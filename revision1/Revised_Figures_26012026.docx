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A8DB" w14:textId="77777777" w:rsidR="0086671D" w:rsidRDefault="0086671D" w:rsidP="0086671D">
      <w:pPr>
        <w:pStyle w:val="Compact"/>
      </w:pPr>
    </w:p>
    <w:p w14:paraId="1CC525A8" w14:textId="1B6228AC" w:rsidR="00B13E27" w:rsidRDefault="003C4332" w:rsidP="003C4332">
      <w:pPr>
        <w:jc w:val="center"/>
        <w:rPr>
          <w:b/>
          <w:bCs/>
        </w:rPr>
      </w:pPr>
      <w:r>
        <w:rPr>
          <w:b/>
          <w:bCs/>
          <w:noProof/>
          <w14:ligatures w14:val="standardContextual"/>
        </w:rPr>
        <w:drawing>
          <wp:inline distT="0" distB="0" distL="0" distR="0" wp14:anchorId="1FBF2208" wp14:editId="278FD334">
            <wp:extent cx="5059323" cy="5697764"/>
            <wp:effectExtent l="0" t="0" r="8255" b="0"/>
            <wp:docPr id="154035285" name="Picture 2" descr="A diagram of a geck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285" name="Picture 2" descr="A diagram of a gecko&#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62512" cy="5701356"/>
                    </a:xfrm>
                    <a:prstGeom prst="rect">
                      <a:avLst/>
                    </a:prstGeom>
                  </pic:spPr>
                </pic:pic>
              </a:graphicData>
            </a:graphic>
          </wp:inline>
        </w:drawing>
      </w:r>
    </w:p>
    <w:p w14:paraId="5F952B43" w14:textId="0BF84E75" w:rsidR="00747A63" w:rsidRPr="00D56769" w:rsidRDefault="00B13E27" w:rsidP="00D56769">
      <w:pPr>
        <w:jc w:val="both"/>
      </w:pPr>
      <w:r>
        <w:rPr>
          <w:b/>
          <w:bCs/>
        </w:rPr>
        <w:t xml:space="preserve">Figure 1 – </w:t>
      </w:r>
      <w:r w:rsidR="003E1612">
        <w:t xml:space="preserve">Developing animals can be exposed to stressors both prenatally (during gestation or </w:t>
      </w:r>
      <w:r w:rsidR="003E1612">
        <w:rPr>
          <w:i/>
          <w:iCs/>
        </w:rPr>
        <w:t xml:space="preserve">in </w:t>
      </w:r>
      <w:proofErr w:type="spellStart"/>
      <w:r w:rsidR="003E1612">
        <w:rPr>
          <w:i/>
          <w:iCs/>
        </w:rPr>
        <w:t>ovo</w:t>
      </w:r>
      <w:proofErr w:type="spellEnd"/>
      <w:r w:rsidR="003E1612">
        <w:t>) and postnatally though direct exposure to environmental conditions and</w:t>
      </w:r>
      <w:r w:rsidR="008E719A">
        <w:t xml:space="preserve">, in some species, </w:t>
      </w:r>
      <w:r w:rsidR="00FA388D">
        <w:t xml:space="preserve">though </w:t>
      </w:r>
      <w:r w:rsidR="003E1612">
        <w:t xml:space="preserve">parental effects including parental care and maternal effects. </w:t>
      </w:r>
      <w:r w:rsidR="008E719A">
        <w:t xml:space="preserve">The term ‘developmental stressors’ is broadly used to refer to conditions that are sub-optimal such as exposure to elevated levels of glucocorticoid (GC) hormones, parental care deprivation, nutritional imbalance (i.e., excessive or insufficient nutrition), and psychological disturbances such as </w:t>
      </w:r>
      <w:r w:rsidR="00FA388D">
        <w:t>social isolation</w:t>
      </w:r>
      <w:r w:rsidR="008E719A">
        <w:t xml:space="preserve"> and exposure to anthropogenic disturbances such as artificial light and noise. </w:t>
      </w:r>
      <w:r w:rsidR="003E1612">
        <w:t>Exposure to stressors during development can affect mitochondrial respiratory function through</w:t>
      </w:r>
      <w:r w:rsidR="008E719A">
        <w:t xml:space="preserve"> direct effects on traits that affect aerobic respiration, metabolic capacity, oxidative stress, oxidative damage, and antioxidant defenses. Additionally, developmental stressors can indirectly affect mitochondrial respiratory function through programmatic effects on the hypothalamic-pituitary-adrenal/</w:t>
      </w:r>
      <w:proofErr w:type="spellStart"/>
      <w:r w:rsidR="008E719A">
        <w:t>interrenal</w:t>
      </w:r>
      <w:proofErr w:type="spellEnd"/>
      <w:r w:rsidR="008E719A">
        <w:t xml:space="preserve"> (HPA/HPI) axis. </w:t>
      </w:r>
      <w:r w:rsidR="00D56769">
        <w:t>In vertebrates, the HPA/I axis regulates the release of GCs that play important roles in metabolic responses to energetically demanding or stressful conditions. Exposure to stressors during development can have sustained effects on HPA/I axis function across life and, in this way, indirectly affect mitochondrial respiratory function</w:t>
      </w:r>
      <w:r w:rsidR="00FA388D">
        <w:t xml:space="preserve"> through changes in GC secretion and regulation</w:t>
      </w:r>
      <w:r w:rsidR="00D56769">
        <w:t xml:space="preserve">. </w:t>
      </w:r>
    </w:p>
    <w:p w14:paraId="0DF9D09D" w14:textId="19E723DC" w:rsidR="00747A63" w:rsidRDefault="0002625E" w:rsidP="0086671D">
      <w:pPr>
        <w:rPr>
          <w:b/>
          <w:bCs/>
        </w:rPr>
      </w:pPr>
      <w:r>
        <w:rPr>
          <w:b/>
          <w:bCs/>
          <w:noProof/>
        </w:rPr>
        <w:lastRenderedPageBreak/>
        <w:drawing>
          <wp:inline distT="0" distB="0" distL="0" distR="0" wp14:anchorId="5F439A27" wp14:editId="53576445">
            <wp:extent cx="5914800" cy="8366400"/>
            <wp:effectExtent l="0" t="0" r="0" b="0"/>
            <wp:docPr id="168443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4800" cy="8366400"/>
                    </a:xfrm>
                    <a:prstGeom prst="rect">
                      <a:avLst/>
                    </a:prstGeom>
                    <a:noFill/>
                  </pic:spPr>
                </pic:pic>
              </a:graphicData>
            </a:graphic>
          </wp:inline>
        </w:drawing>
      </w:r>
    </w:p>
    <w:p w14:paraId="6CFA43FE" w14:textId="77777777" w:rsidR="00361D98" w:rsidRDefault="00361D98" w:rsidP="00361D98">
      <w:pPr>
        <w:rPr>
          <w:b/>
          <w:bCs/>
        </w:rPr>
      </w:pPr>
      <w:r>
        <w:rPr>
          <w:b/>
          <w:bCs/>
        </w:rPr>
        <w:t>Figure 2 – Flowchart of search results and study selection.</w:t>
      </w:r>
    </w:p>
    <w:p w14:paraId="598A3E88" w14:textId="77777777" w:rsidR="00361D98" w:rsidRDefault="00361D98" w:rsidP="0086671D">
      <w:pPr>
        <w:rPr>
          <w:b/>
          <w:bCs/>
        </w:rPr>
      </w:pPr>
    </w:p>
    <w:p w14:paraId="26DF92C8" w14:textId="77777777" w:rsidR="0086671D" w:rsidRDefault="0086671D" w:rsidP="0086671D">
      <w:pPr>
        <w:pStyle w:val="Compact"/>
      </w:pPr>
    </w:p>
    <w:p w14:paraId="57280611" w14:textId="77777777" w:rsidR="0086671D" w:rsidRDefault="0086671D" w:rsidP="0086671D">
      <w:pPr>
        <w:pStyle w:val="Compact"/>
      </w:pPr>
    </w:p>
    <w:p w14:paraId="09F0AB9E" w14:textId="18E9AF20" w:rsidR="0086671D" w:rsidRDefault="0086671D" w:rsidP="0086671D">
      <w:pPr>
        <w:pStyle w:val="Compact"/>
      </w:pPr>
    </w:p>
    <w:p w14:paraId="73A2D8A8" w14:textId="140FA4C7" w:rsidR="0086671D" w:rsidRDefault="0086671D" w:rsidP="0086671D">
      <w:pPr>
        <w:pStyle w:val="Compact"/>
      </w:pPr>
    </w:p>
    <w:p w14:paraId="4DE1CCF5" w14:textId="5389AE49" w:rsidR="0086671D" w:rsidRDefault="0086671D" w:rsidP="0086671D">
      <w:pPr>
        <w:pStyle w:val="Compact"/>
      </w:pPr>
    </w:p>
    <w:p w14:paraId="6839AC32" w14:textId="475269FA" w:rsidR="0086671D" w:rsidRDefault="00FC6E5B" w:rsidP="0086671D">
      <w:pPr>
        <w:pStyle w:val="Compact"/>
      </w:pPr>
      <w:r w:rsidRPr="00FC6E5B">
        <w:rPr>
          <w:noProof/>
        </w:rPr>
        <mc:AlternateContent>
          <mc:Choice Requires="wpg">
            <w:drawing>
              <wp:anchor distT="0" distB="0" distL="114300" distR="114300" simplePos="0" relativeHeight="251660288" behindDoc="0" locked="0" layoutInCell="1" allowOverlap="1" wp14:anchorId="3FB87C8E" wp14:editId="58C6F4B7">
                <wp:simplePos x="0" y="0"/>
                <wp:positionH relativeFrom="column">
                  <wp:posOffset>0</wp:posOffset>
                </wp:positionH>
                <wp:positionV relativeFrom="paragraph">
                  <wp:posOffset>-4354</wp:posOffset>
                </wp:positionV>
                <wp:extent cx="5731083" cy="5950897"/>
                <wp:effectExtent l="0" t="0" r="3175" b="0"/>
                <wp:wrapTopAndBottom/>
                <wp:docPr id="12" name="Group 11">
                  <a:extLst xmlns:a="http://schemas.openxmlformats.org/drawingml/2006/main">
                    <a:ext uri="{FF2B5EF4-FFF2-40B4-BE49-F238E27FC236}">
                      <a16:creationId xmlns:a16="http://schemas.microsoft.com/office/drawing/2014/main" id="{6916FCCA-811A-3174-BC59-887A3586C3B3}"/>
                    </a:ext>
                  </a:extLst>
                </wp:docPr>
                <wp:cNvGraphicFramePr/>
                <a:graphic xmlns:a="http://schemas.openxmlformats.org/drawingml/2006/main">
                  <a:graphicData uri="http://schemas.microsoft.com/office/word/2010/wordprocessingGroup">
                    <wpg:wgp>
                      <wpg:cNvGrpSpPr/>
                      <wpg:grpSpPr>
                        <a:xfrm>
                          <a:off x="0" y="0"/>
                          <a:ext cx="5731083" cy="5950897"/>
                          <a:chOff x="0" y="0"/>
                          <a:chExt cx="5731083" cy="5950897"/>
                        </a:xfrm>
                      </wpg:grpSpPr>
                      <pic:pic xmlns:pic="http://schemas.openxmlformats.org/drawingml/2006/picture">
                        <pic:nvPicPr>
                          <pic:cNvPr id="27055173" name="Picture">
                            <a:extLst>
                              <a:ext uri="{FF2B5EF4-FFF2-40B4-BE49-F238E27FC236}">
                                <a16:creationId xmlns:a16="http://schemas.microsoft.com/office/drawing/2014/main" id="{C9DCC91F-3980-FBDF-A3C3-A18592AA9467}"/>
                              </a:ext>
                            </a:extLst>
                          </pic:cNvPr>
                          <pic:cNvPicPr>
                            <a:picLocks noChangeAspect="1"/>
                          </pic:cNvPicPr>
                        </pic:nvPicPr>
                        <pic:blipFill>
                          <a:blip r:embed="rId7"/>
                          <a:stretch>
                            <a:fillRect/>
                          </a:stretch>
                        </pic:blipFill>
                        <pic:spPr bwMode="auto">
                          <a:xfrm>
                            <a:off x="0" y="0"/>
                            <a:ext cx="4268225" cy="5950897"/>
                          </a:xfrm>
                          <a:prstGeom prst="rect">
                            <a:avLst/>
                          </a:prstGeom>
                          <a:noFill/>
                          <a:ln w="9525">
                            <a:noFill/>
                            <a:headEnd/>
                            <a:tailEnd/>
                          </a:ln>
                        </pic:spPr>
                      </pic:pic>
                      <pic:pic xmlns:pic="http://schemas.openxmlformats.org/drawingml/2006/picture">
                        <pic:nvPicPr>
                          <pic:cNvPr id="541850261" name="Picture 541850261">
                            <a:extLst>
                              <a:ext uri="{FF2B5EF4-FFF2-40B4-BE49-F238E27FC236}">
                                <a16:creationId xmlns:a16="http://schemas.microsoft.com/office/drawing/2014/main" id="{661E71C8-1C6A-61D0-9EF3-19A21EDB55CA}"/>
                              </a:ext>
                            </a:extLst>
                          </pic:cNvPr>
                          <pic:cNvPicPr>
                            <a:picLocks noChangeAspect="1"/>
                          </pic:cNvPicPr>
                        </pic:nvPicPr>
                        <pic:blipFill>
                          <a:blip r:embed="rId8"/>
                          <a:stretch>
                            <a:fillRect/>
                          </a:stretch>
                        </pic:blipFill>
                        <pic:spPr>
                          <a:xfrm>
                            <a:off x="4219083" y="344619"/>
                            <a:ext cx="1008000" cy="797348"/>
                          </a:xfrm>
                          <a:prstGeom prst="rect">
                            <a:avLst/>
                          </a:prstGeom>
                        </pic:spPr>
                      </pic:pic>
                      <pic:pic xmlns:pic="http://schemas.openxmlformats.org/drawingml/2006/picture">
                        <pic:nvPicPr>
                          <pic:cNvPr id="705371807" name="Picture 705371807">
                            <a:extLst>
                              <a:ext uri="{FF2B5EF4-FFF2-40B4-BE49-F238E27FC236}">
                                <a16:creationId xmlns:a16="http://schemas.microsoft.com/office/drawing/2014/main" id="{2579235F-43D3-E32B-B204-C97B86A05DA5}"/>
                              </a:ext>
                            </a:extLst>
                          </pic:cNvPr>
                          <pic:cNvPicPr>
                            <a:picLocks noChangeAspect="1"/>
                          </pic:cNvPicPr>
                        </pic:nvPicPr>
                        <pic:blipFill>
                          <a:blip r:embed="rId9"/>
                          <a:stretch>
                            <a:fillRect/>
                          </a:stretch>
                        </pic:blipFill>
                        <pic:spPr>
                          <a:xfrm flipH="1">
                            <a:off x="4219083" y="1504576"/>
                            <a:ext cx="1008000" cy="930234"/>
                          </a:xfrm>
                          <a:prstGeom prst="rect">
                            <a:avLst/>
                          </a:prstGeom>
                        </pic:spPr>
                      </pic:pic>
                      <pic:pic xmlns:pic="http://schemas.openxmlformats.org/drawingml/2006/picture">
                        <pic:nvPicPr>
                          <pic:cNvPr id="172611686" name="Picture 172611686">
                            <a:extLst>
                              <a:ext uri="{FF2B5EF4-FFF2-40B4-BE49-F238E27FC236}">
                                <a16:creationId xmlns:a16="http://schemas.microsoft.com/office/drawing/2014/main" id="{7BA417E8-E492-EE1C-A166-9CCFDBFDFA6A}"/>
                              </a:ext>
                            </a:extLst>
                          </pic:cNvPr>
                          <pic:cNvPicPr>
                            <a:picLocks noChangeAspect="1"/>
                          </pic:cNvPicPr>
                        </pic:nvPicPr>
                        <pic:blipFill>
                          <a:blip r:embed="rId10"/>
                          <a:stretch>
                            <a:fillRect/>
                          </a:stretch>
                        </pic:blipFill>
                        <pic:spPr>
                          <a:xfrm>
                            <a:off x="4219083" y="2797419"/>
                            <a:ext cx="1509658" cy="563173"/>
                          </a:xfrm>
                          <a:prstGeom prst="rect">
                            <a:avLst/>
                          </a:prstGeom>
                        </pic:spPr>
                      </pic:pic>
                      <pic:pic xmlns:pic="http://schemas.openxmlformats.org/drawingml/2006/picture">
                        <pic:nvPicPr>
                          <pic:cNvPr id="778274081" name="Picture 778274081">
                            <a:extLst>
                              <a:ext uri="{FF2B5EF4-FFF2-40B4-BE49-F238E27FC236}">
                                <a16:creationId xmlns:a16="http://schemas.microsoft.com/office/drawing/2014/main" id="{5C2E03A1-5073-E844-741B-14F1C8583564}"/>
                              </a:ext>
                            </a:extLst>
                          </pic:cNvPr>
                          <pic:cNvPicPr>
                            <a:picLocks noChangeAspect="1"/>
                          </pic:cNvPicPr>
                        </pic:nvPicPr>
                        <pic:blipFill>
                          <a:blip r:embed="rId11"/>
                          <a:stretch>
                            <a:fillRect/>
                          </a:stretch>
                        </pic:blipFill>
                        <pic:spPr>
                          <a:xfrm>
                            <a:off x="4219083" y="4661668"/>
                            <a:ext cx="1512000" cy="546328"/>
                          </a:xfrm>
                          <a:prstGeom prst="rect">
                            <a:avLst/>
                          </a:prstGeom>
                        </pic:spPr>
                      </pic:pic>
                      <pic:pic xmlns:pic="http://schemas.openxmlformats.org/drawingml/2006/picture">
                        <pic:nvPicPr>
                          <pic:cNvPr id="391648083" name="Picture 391648083">
                            <a:extLst>
                              <a:ext uri="{FF2B5EF4-FFF2-40B4-BE49-F238E27FC236}">
                                <a16:creationId xmlns:a16="http://schemas.microsoft.com/office/drawing/2014/main" id="{52026C30-8BF8-70B7-5DCF-A1D04C6209FD}"/>
                              </a:ext>
                            </a:extLst>
                          </pic:cNvPr>
                          <pic:cNvPicPr>
                            <a:picLocks noChangeAspect="1"/>
                          </pic:cNvPicPr>
                        </pic:nvPicPr>
                        <pic:blipFill>
                          <a:blip r:embed="rId12"/>
                          <a:stretch>
                            <a:fillRect/>
                          </a:stretch>
                        </pic:blipFill>
                        <pic:spPr>
                          <a:xfrm>
                            <a:off x="4219083" y="3723201"/>
                            <a:ext cx="1512000" cy="575860"/>
                          </a:xfrm>
                          <a:prstGeom prst="rect">
                            <a:avLst/>
                          </a:prstGeom>
                        </pic:spPr>
                      </pic:pic>
                    </wpg:wgp>
                  </a:graphicData>
                </a:graphic>
              </wp:anchor>
            </w:drawing>
          </mc:Choice>
          <mc:Fallback>
            <w:pict>
              <v:group w14:anchorId="07C20CD2" id="Group 11" o:spid="_x0000_s1026" style="position:absolute;margin-left:0;margin-top:-.35pt;width:451.25pt;height:468.55pt;z-index:251660288" coordsize="57310,59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style="position:absolute;width:42682;height:59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">
                  <v:imagedata r:id="rId13" o:title=""/>
                </v:shape>
                <v:shape id="Picture 541850261" o:spid="_x0000_s1028" type="#_x0000_t75" style="position:absolute;left:42190;top:3446;width:10080;height:7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">
                  <v:imagedata r:id="rId14" o:title=""/>
                </v:shape>
                <v:shape id="Picture 705371807" o:spid="_x0000_s1029" type="#_x0000_t75" style="position:absolute;left:42190;top:15045;width:10080;height:930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">
                  <v:imagedata r:id="rId15" o:title=""/>
                </v:shape>
                <v:shape id="Picture 172611686" o:spid="_x0000_s1030" type="#_x0000_t75" style="position:absolute;left:42190;top:27974;width:15097;height:5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">
                  <v:imagedata r:id="rId16" o:title=""/>
                </v:shape>
                <v:shape id="Picture 778274081" o:spid="_x0000_s1031" type="#_x0000_t75" style="position:absolute;left:42190;top:46616;width:15120;height:5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">
                  <v:imagedata r:id="rId17" o:title=""/>
                </v:shape>
                <v:shape id="Picture 391648083" o:spid="_x0000_s1032" type="#_x0000_t75" style="position:absolute;left:42190;top:37232;width:15120;height:5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">
                  <v:imagedata r:id="rId18" o:title=""/>
                </v:shape>
                <w10:wrap type="topAndBottom"/>
              </v:group>
            </w:pict>
          </mc:Fallback>
        </mc:AlternateContent>
      </w:r>
    </w:p>
    <w:p w14:paraId="45F141B2" w14:textId="2DE7460E" w:rsidR="008738E1" w:rsidRDefault="008738E1" w:rsidP="00FB40AB">
      <w:pPr>
        <w:jc w:val="both"/>
      </w:pPr>
      <w:r w:rsidRPr="0086671D">
        <w:rPr>
          <w:b/>
          <w:bCs/>
        </w:rPr>
        <w:t>Figure </w:t>
      </w:r>
      <w:r>
        <w:rPr>
          <w:b/>
          <w:bCs/>
        </w:rPr>
        <w:t>3</w:t>
      </w:r>
      <w:r w:rsidRPr="0086671D">
        <w:rPr>
          <w:b/>
          <w:bCs/>
        </w:rPr>
        <w:t xml:space="preserve"> -</w:t>
      </w:r>
      <w:r>
        <w:t xml:space="preserve"> </w:t>
      </w:r>
      <w:r>
        <w:rPr>
          <w:b/>
          <w:bCs/>
        </w:rPr>
        <w:t>Phylogeny of species included in the meta-analysis</w:t>
      </w:r>
      <w:r>
        <w:t xml:space="preserve">. Phylogenetic relationships and divergence times are based on </w:t>
      </w:r>
      <w:proofErr w:type="spellStart"/>
      <w:r>
        <w:t>TimeTree</w:t>
      </w:r>
      <w:proofErr w:type="spellEnd"/>
      <w:r>
        <w:t xml:space="preserve"> [timetree.org; Kumar </w:t>
      </w:r>
      <w:r>
        <w:rPr>
          <w:i/>
          <w:iCs/>
        </w:rPr>
        <w:t>et al.</w:t>
      </w:r>
      <w:r>
        <w:t xml:space="preserve"> (2022)]. The phylogeny was pruned to only include species in the dataset.</w:t>
      </w:r>
      <w:r w:rsidR="00FC6E5B">
        <w:t xml:space="preserve"> The animal silhouettes are from </w:t>
      </w:r>
      <w:proofErr w:type="spellStart"/>
      <w:r w:rsidR="00FC6E5B" w:rsidRPr="00FC6E5B">
        <w:t>PhyloPic</w:t>
      </w:r>
      <w:proofErr w:type="spellEnd"/>
      <w:r w:rsidR="00FC6E5B" w:rsidRPr="00FC6E5B">
        <w:t xml:space="preserve"> (www.phylopic.org) and w</w:t>
      </w:r>
      <w:r w:rsidR="00FC6E5B">
        <w:t>ere</w:t>
      </w:r>
      <w:r w:rsidR="00FC6E5B" w:rsidRPr="00FC6E5B">
        <w:t xml:space="preserve"> contributed by </w:t>
      </w:r>
      <w:r w:rsidR="00FC6E5B">
        <w:t xml:space="preserve">Andy Wilson (2023; </w:t>
      </w:r>
      <w:r w:rsidR="00FC6E5B" w:rsidRPr="00FC6E5B">
        <w:t>CC0 1.0</w:t>
      </w:r>
      <w:r w:rsidR="00FC6E5B">
        <w:t xml:space="preserve">), </w:t>
      </w:r>
      <w:proofErr w:type="spellStart"/>
      <w:r w:rsidR="00FC6E5B">
        <w:t>Mozillian</w:t>
      </w:r>
      <w:proofErr w:type="spellEnd"/>
      <w:r w:rsidR="00FC6E5B">
        <w:t xml:space="preserve"> (2024; </w:t>
      </w:r>
      <w:r w:rsidR="00FC6E5B" w:rsidRPr="00FC6E5B">
        <w:t>CC0 1.0</w:t>
      </w:r>
      <w:r w:rsidR="00FC6E5B">
        <w:t xml:space="preserve">), Beth Reinke </w:t>
      </w:r>
      <w:r w:rsidR="00FC6E5B" w:rsidRPr="00FC6E5B">
        <w:t>(20</w:t>
      </w:r>
      <w:r w:rsidR="00FC6E5B">
        <w:t>21</w:t>
      </w:r>
      <w:r w:rsidR="00FC6E5B" w:rsidRPr="00FC6E5B">
        <w:t>; CC0 1.0)</w:t>
      </w:r>
      <w:r w:rsidR="00FC6E5B">
        <w:t xml:space="preserve">, Denis Lafage </w:t>
      </w:r>
      <w:r w:rsidR="00FC6E5B" w:rsidRPr="00FC6E5B">
        <w:t>(20</w:t>
      </w:r>
      <w:r w:rsidR="00FC6E5B">
        <w:t>20</w:t>
      </w:r>
      <w:r w:rsidR="00FC6E5B" w:rsidRPr="00FC6E5B">
        <w:t>; CC0 1.0)</w:t>
      </w:r>
      <w:r w:rsidR="00FC6E5B">
        <w:t xml:space="preserve">, and Steven Traver </w:t>
      </w:r>
      <w:r w:rsidR="00FC6E5B" w:rsidRPr="00FC6E5B">
        <w:t>(20</w:t>
      </w:r>
      <w:r w:rsidR="00FC6E5B">
        <w:t>12</w:t>
      </w:r>
      <w:r w:rsidR="00FC6E5B" w:rsidRPr="00FC6E5B">
        <w:t>; CC0 1.0)</w:t>
      </w:r>
      <w:r w:rsidR="00FC6E5B">
        <w:t xml:space="preserve">. </w:t>
      </w:r>
    </w:p>
    <w:p w14:paraId="3662BDE7" w14:textId="59A5839A" w:rsidR="0086671D" w:rsidRDefault="0086671D" w:rsidP="0086671D">
      <w:pPr>
        <w:pStyle w:val="Compact"/>
      </w:pPr>
    </w:p>
    <w:p w14:paraId="22E526DE" w14:textId="17A25C3B" w:rsidR="0086671D" w:rsidRDefault="0086671D" w:rsidP="0086671D">
      <w:pPr>
        <w:pStyle w:val="Compact"/>
      </w:pPr>
    </w:p>
    <w:p w14:paraId="1B1BBD6C" w14:textId="12DFE4B0" w:rsidR="0086671D" w:rsidRDefault="0086671D" w:rsidP="0086671D">
      <w:pPr>
        <w:pStyle w:val="Compact"/>
      </w:pPr>
    </w:p>
    <w:p w14:paraId="66F35661" w14:textId="2172CA6D" w:rsidR="00FB40AB" w:rsidRPr="00FB40AB" w:rsidRDefault="0040344F" w:rsidP="0086671D">
      <w:pPr>
        <w:pStyle w:val="Compact"/>
      </w:pPr>
      <w:ins w:id="0" w:author="Daniel Noble" w:date="2026-01-28T14:02:00Z" w16du:dateUtc="2026-01-28T13:02:00Z">
        <w:r>
          <w:rPr>
            <w:b/>
            <w:bCs/>
            <w:noProof/>
            <w14:ligatures w14:val="standardContextual"/>
          </w:rPr>
          <w:drawing>
            <wp:inline distT="0" distB="0" distL="0" distR="0" wp14:anchorId="4BCC7C28" wp14:editId="650F445E">
              <wp:extent cx="5731510" cy="3705225"/>
              <wp:effectExtent l="0" t="0" r="0" b="3175"/>
              <wp:docPr id="621740357" name="Picture 29" descr="A collage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40357" name="Picture 29" descr="A collage of graphs showing different types of data&#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05225"/>
                      </a:xfrm>
                      <a:prstGeom prst="rect">
                        <a:avLst/>
                      </a:prstGeom>
                    </pic:spPr>
                  </pic:pic>
                </a:graphicData>
              </a:graphic>
            </wp:inline>
          </w:drawing>
        </w:r>
      </w:ins>
      <w:del w:id="1" w:author="Daniel Noble" w:date="2026-01-28T14:02:00Z" w16du:dateUtc="2026-01-28T13:02:00Z">
        <w:r w:rsidR="00FB40AB" w:rsidRPr="00FB40AB" w:rsidDel="0040344F">
          <w:rPr>
            <w:b/>
            <w:bCs/>
            <w:noProof/>
          </w:rPr>
          <mc:AlternateContent>
            <mc:Choice Requires="wpg">
              <w:drawing>
                <wp:anchor distT="0" distB="0" distL="114300" distR="114300" simplePos="0" relativeHeight="251662336" behindDoc="0" locked="0" layoutInCell="1" allowOverlap="1" wp14:anchorId="53FA7F6A" wp14:editId="06126D1C">
                  <wp:simplePos x="0" y="0"/>
                  <wp:positionH relativeFrom="margin">
                    <wp:posOffset>-468630</wp:posOffset>
                  </wp:positionH>
                  <wp:positionV relativeFrom="page">
                    <wp:posOffset>1063625</wp:posOffset>
                  </wp:positionV>
                  <wp:extent cx="6690360" cy="3959860"/>
                  <wp:effectExtent l="0" t="0" r="0" b="2540"/>
                  <wp:wrapTopAndBottom/>
                  <wp:docPr id="13" name="Group 12">
                    <a:extLst xmlns:a="http://schemas.openxmlformats.org/drawingml/2006/main">
                      <a:ext uri="{FF2B5EF4-FFF2-40B4-BE49-F238E27FC236}">
                        <a16:creationId xmlns:a16="http://schemas.microsoft.com/office/drawing/2014/main" id="{B9D0BA9C-6F5A-DD7B-8137-B55635AEDB96}"/>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90360" cy="3959860"/>
                            <a:chOff x="0" y="0"/>
                            <a:chExt cx="8928341" cy="5284201"/>
                          </a:xfrm>
                        </wpg:grpSpPr>
                        <pic:pic xmlns:pic="http://schemas.openxmlformats.org/drawingml/2006/picture">
                          <pic:nvPicPr>
                            <pic:cNvPr id="623318774" name="Picture">
                              <a:extLst>
                                <a:ext uri="{FF2B5EF4-FFF2-40B4-BE49-F238E27FC236}">
                                  <a16:creationId xmlns:a16="http://schemas.microsoft.com/office/drawing/2014/main" id="{6CFBC90C-4F52-194E-A12C-24E0B92DEDBE}"/>
                                </a:ext>
                              </a:extLst>
                            </pic:cNvPr>
                            <pic:cNvPicPr>
                              <a:picLocks noChangeAspect="1"/>
                            </pic:cNvPicPr>
                          </pic:nvPicPr>
                          <pic:blipFill>
                            <a:blip r:embed="rId20"/>
                            <a:stretch>
                              <a:fillRect/>
                            </a:stretch>
                          </pic:blipFill>
                          <pic:spPr bwMode="auto">
                            <a:xfrm>
                              <a:off x="0" y="0"/>
                              <a:ext cx="8928341" cy="5284201"/>
                            </a:xfrm>
                            <a:prstGeom prst="rect">
                              <a:avLst/>
                            </a:prstGeom>
                            <a:noFill/>
                            <a:ln w="9525">
                              <a:noFill/>
                              <a:headEnd/>
                              <a:tailEnd/>
                            </a:ln>
                          </pic:spPr>
                        </pic:pic>
                        <wps:wsp>
                          <wps:cNvPr id="657063056" name="Rectangle 657063056">
                            <a:extLst>
                              <a:ext uri="{FF2B5EF4-FFF2-40B4-BE49-F238E27FC236}">
                                <a16:creationId xmlns:a16="http://schemas.microsoft.com/office/drawing/2014/main" id="{1B946529-AE84-581D-64B6-5F0506CB6448}"/>
                              </a:ext>
                            </a:extLst>
                          </wps:cNvPr>
                          <wps:cNvSpPr/>
                          <wps:spPr>
                            <a:xfrm>
                              <a:off x="862643" y="19947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776880" name="Rectangle 44776880">
                            <a:extLst>
                              <a:ext uri="{FF2B5EF4-FFF2-40B4-BE49-F238E27FC236}">
                                <a16:creationId xmlns:a16="http://schemas.microsoft.com/office/drawing/2014/main" id="{57F1AD39-2A30-4A44-21A9-E225BB7C4EDC}"/>
                              </a:ext>
                            </a:extLst>
                          </wps:cNvPr>
                          <wps:cNvSpPr/>
                          <wps:spPr>
                            <a:xfrm>
                              <a:off x="5145656" y="222138"/>
                              <a:ext cx="1634707" cy="22164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2777639" name="Rectangle 822777639">
                            <a:extLst>
                              <a:ext uri="{FF2B5EF4-FFF2-40B4-BE49-F238E27FC236}">
                                <a16:creationId xmlns:a16="http://schemas.microsoft.com/office/drawing/2014/main" id="{FE070A33-6D58-1C70-85A3-B0BC61A7E4E7}"/>
                              </a:ext>
                            </a:extLst>
                          </wps:cNvPr>
                          <wps:cNvSpPr/>
                          <wps:spPr>
                            <a:xfrm>
                              <a:off x="727493" y="2804038"/>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3629551" name="Rectangle 663629551">
                            <a:extLst>
                              <a:ext uri="{FF2B5EF4-FFF2-40B4-BE49-F238E27FC236}">
                                <a16:creationId xmlns:a16="http://schemas.microsoft.com/office/drawing/2014/main" id="{9A153AAF-8348-6527-0A40-5C1838E067C5}"/>
                              </a:ext>
                            </a:extLst>
                          </wps:cNvPr>
                          <wps:cNvSpPr/>
                          <wps:spPr>
                            <a:xfrm>
                              <a:off x="4934311" y="2829176"/>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3584677" name="TextBox 4">
                            <a:extLst>
                              <a:ext uri="{FF2B5EF4-FFF2-40B4-BE49-F238E27FC236}">
                                <a16:creationId xmlns:a16="http://schemas.microsoft.com/office/drawing/2014/main" id="{23678BC9-1161-313E-4F03-430E007928A2}"/>
                              </a:ext>
                            </a:extLst>
                          </wps:cNvPr>
                          <wps:cNvSpPr txBox="1"/>
                          <wps:spPr>
                            <a:xfrm>
                              <a:off x="727296" y="153824"/>
                              <a:ext cx="1767841" cy="548735"/>
                            </a:xfrm>
                            <a:prstGeom prst="rect">
                              <a:avLst/>
                            </a:prstGeom>
                            <a:noFill/>
                          </wps:spPr>
                          <wps:txbx>
                            <w:txbxContent>
                              <w:p w14:paraId="28F5C5EE"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noAutofit/>
                          </wps:bodyPr>
                        </wps:wsp>
                        <wps:wsp>
                          <wps:cNvPr id="104946505" name="TextBox 5">
                            <a:extLst>
                              <a:ext uri="{FF2B5EF4-FFF2-40B4-BE49-F238E27FC236}">
                                <a16:creationId xmlns:a16="http://schemas.microsoft.com/office/drawing/2014/main" id="{61AC553A-0F79-3F8B-A9D7-6E5D4D784939}"/>
                              </a:ext>
                            </a:extLst>
                          </wps:cNvPr>
                          <wps:cNvSpPr txBox="1"/>
                          <wps:spPr>
                            <a:xfrm>
                              <a:off x="5091082" y="153824"/>
                              <a:ext cx="2574224" cy="801136"/>
                            </a:xfrm>
                            <a:prstGeom prst="rect">
                              <a:avLst/>
                            </a:prstGeom>
                            <a:noFill/>
                          </wps:spPr>
                          <wps:txbx>
                            <w:txbxContent>
                              <w:p w14:paraId="77B6F501"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wps:txbx>
                          <wps:bodyPr wrap="square" rtlCol="0">
                            <a:noAutofit/>
                          </wps:bodyPr>
                        </wps:wsp>
                        <wps:wsp>
                          <wps:cNvPr id="1773173978" name="TextBox 6">
                            <a:extLst>
                              <a:ext uri="{FF2B5EF4-FFF2-40B4-BE49-F238E27FC236}">
                                <a16:creationId xmlns:a16="http://schemas.microsoft.com/office/drawing/2014/main" id="{6CF64A22-E877-8F0A-47B9-7160382603BD}"/>
                              </a:ext>
                            </a:extLst>
                          </wps:cNvPr>
                          <wps:cNvSpPr txBox="1"/>
                          <wps:spPr>
                            <a:xfrm>
                              <a:off x="727296" y="2730641"/>
                              <a:ext cx="2571640" cy="801136"/>
                            </a:xfrm>
                            <a:prstGeom prst="rect">
                              <a:avLst/>
                            </a:prstGeom>
                            <a:noFill/>
                          </wps:spPr>
                          <wps:txbx>
                            <w:txbxContent>
                              <w:p w14:paraId="40E21462"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noAutofit/>
                          </wps:bodyPr>
                        </wps:wsp>
                        <wps:wsp>
                          <wps:cNvPr id="2054559026" name="TextBox 7">
                            <a:extLst>
                              <a:ext uri="{FF2B5EF4-FFF2-40B4-BE49-F238E27FC236}">
                                <a16:creationId xmlns:a16="http://schemas.microsoft.com/office/drawing/2014/main" id="{73A3A7D5-F035-F48E-F0AE-2080AA00489D}"/>
                              </a:ext>
                            </a:extLst>
                          </wps:cNvPr>
                          <wps:cNvSpPr txBox="1"/>
                          <wps:spPr>
                            <a:xfrm>
                              <a:off x="5091082" y="2735137"/>
                              <a:ext cx="2574224" cy="548735"/>
                            </a:xfrm>
                            <a:prstGeom prst="rect">
                              <a:avLst/>
                            </a:prstGeom>
                            <a:noFill/>
                          </wps:spPr>
                          <wps:txbx>
                            <w:txbxContent>
                              <w:p w14:paraId="3C34D888"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3FA7F6A" id="Group 12" o:spid="_x0000_s1026" style="position:absolute;margin-left:-36.9pt;margin-top:83.75pt;width:526.8pt;height:311.8pt;z-index:251662336;mso-position-horizontal-relative:margin;mso-position-vertical-relative:page;mso-width-relative:margin;mso-height-relative:margin" coordsize="89283,528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27" type="#_x0000_t75" style="position:absolute;width:89283;height:52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">
                    <v:imagedata r:id="rId21" o:title=""/>
                  </v:shape>
                  <v:rect id="Rectangle 657063056" o:spid="_x0000_s1028" style="position:absolute;left:8626;top:1994;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" fillcolor="white [3212]" strokecolor="white [3212]" strokeweight="1pt"/>
                  <v:rect id="Rectangle 44776880" o:spid="_x0000_s1029" style="position:absolute;left:51456;top:2221;width:16347;height:2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" fillcolor="white [3212]" strokecolor="white [3212]" strokeweight="1pt"/>
                  <v:rect id="Rectangle 822777639" o:spid="_x0000_s1030" style="position:absolute;left:7274;top:28040;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" fillcolor="white [3212]" strokecolor="white [3212]" strokeweight="1pt"/>
                  <v:rect id="Rectangle 663629551" o:spid="_x0000_s1031" style="position:absolute;left:49343;top:28291;width:12335;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" fillcolor="white [3212]" strokecolor="white [3212]" strokeweight="1pt"/>
                  <v:shapetype id="_x0000_t202" coordsize="21600,21600" o:spt="202" path="m,l,21600r21600,l21600,xe">
                    <v:stroke joinstyle="miter"/>
                    <v:path gradientshapeok="t" o:connecttype="rect"/>
                  </v:shapetype>
                  <v:shape id="TextBox 4" o:spid="_x0000_s1032" type="#_x0000_t202" style="position:absolute;left:7272;top:1538;width:17679;height:5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" filled="f" stroked="f">
                    <v:textbox>
                      <w:txbxContent>
                        <w:p w14:paraId="28F5C5EE"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5" o:spid="_x0000_s1033" type="#_x0000_t202" style="position:absolute;left:50910;top:1538;width:25743;height:8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" filled="f" stroked="f">
                    <v:textbox>
                      <w:txbxContent>
                        <w:p w14:paraId="77B6F501"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v:textbox>
                  </v:shape>
                  <v:shape id="TextBox 6" o:spid="_x0000_s1034" type="#_x0000_t202" style="position:absolute;left:7272;top:27306;width:25717;height:8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" filled="f" stroked="f">
                    <v:textbox>
                      <w:txbxContent>
                        <w:p w14:paraId="40E21462"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7" o:spid="_x0000_s1035" type="#_x0000_t202" style="position:absolute;left:50910;top:27351;width:25743;height:54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" filled="f" stroked="f">
                    <v:textbox>
                      <w:txbxContent>
                        <w:p w14:paraId="3C34D888"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topAndBottom" anchorx="margin" anchory="page"/>
                </v:group>
              </w:pict>
            </mc:Fallback>
          </mc:AlternateContent>
        </w:r>
      </w:del>
    </w:p>
    <w:p w14:paraId="0AA9CAA3" w14:textId="1EB6DA8D" w:rsidR="0086671D" w:rsidRDefault="0086671D" w:rsidP="00FB40AB">
      <w:pPr>
        <w:pStyle w:val="Compact"/>
        <w:jc w:val="both"/>
        <w:rPr>
          <w:noProof/>
        </w:rPr>
      </w:pPr>
      <w:r w:rsidRPr="0086671D">
        <w:rPr>
          <w:b/>
          <w:bCs/>
        </w:rPr>
        <w:t>Figure </w:t>
      </w:r>
      <w:r w:rsidR="007B0779">
        <w:rPr>
          <w:b/>
          <w:bCs/>
        </w:rPr>
        <w:t>4</w:t>
      </w:r>
      <w:r w:rsidRPr="0086671D">
        <w:rPr>
          <w:b/>
          <w:bCs/>
        </w:rPr>
        <w:t xml:space="preserve"> -</w:t>
      </w:r>
      <w:r>
        <w:t xml:space="preserve"> </w:t>
      </w:r>
      <w:r>
        <w:rPr>
          <w:b/>
          <w:bCs/>
        </w:rPr>
        <w:t xml:space="preserve">Overall meta-analytic mean estimates for each developmental stressor category (a) </w:t>
      </w:r>
      <w:r w:rsidR="00A33655">
        <w:rPr>
          <w:b/>
          <w:bCs/>
        </w:rPr>
        <w:t>glucocorticoid exposure</w:t>
      </w:r>
      <w:r>
        <w:rPr>
          <w:b/>
          <w:bCs/>
        </w:rPr>
        <w:t xml:space="preserve">, (b) </w:t>
      </w:r>
      <w:r w:rsidR="00A33655">
        <w:rPr>
          <w:b/>
          <w:bCs/>
        </w:rPr>
        <w:t>parental care deprivation</w:t>
      </w:r>
      <w:r>
        <w:rPr>
          <w:b/>
          <w:bCs/>
        </w:rPr>
        <w:t xml:space="preserve">, (c) </w:t>
      </w:r>
      <w:r w:rsidR="00A33655">
        <w:rPr>
          <w:b/>
          <w:bCs/>
        </w:rPr>
        <w:t>psychological disturbance,</w:t>
      </w:r>
      <w:r>
        <w:rPr>
          <w:b/>
          <w:bCs/>
        </w:rPr>
        <w:t xml:space="preserve"> and (d) nutritional </w:t>
      </w:r>
      <w:r w:rsidR="00A33655">
        <w:rPr>
          <w:b/>
          <w:bCs/>
        </w:rPr>
        <w:t>imbalance</w:t>
      </w:r>
      <w:r>
        <w:t xml:space="preserve">. Mean estimates are shown as large points, with 95% confidence (thick black bars) and prediction (thin black bars). The number of effects (k) along with the number of studies (in </w:t>
      </w:r>
      <w:r w:rsidR="005974D1">
        <w:t>parentheses</w:t>
      </w:r>
      <w:r>
        <w:t xml:space="preserve">) are provided for each stressor category. </w:t>
      </w:r>
      <w:bookmarkStart w:id="2" w:name="_Hlk220325399"/>
      <w:r>
        <w:t>The dashed line</w:t>
      </w:r>
      <w:ins w:id="3" w:author="Ondi Crino" w:date="2026-01-26T13:03:00Z" w16du:dateUtc="2026-01-26T02:33:00Z">
        <w:r w:rsidR="00E16738">
          <w:t>s</w:t>
        </w:r>
      </w:ins>
      <w:r>
        <w:t xml:space="preserve"> represent</w:t>
      </w:r>
      <w:del w:id="4" w:author="Ondi Crino" w:date="2026-01-26T13:08:00Z" w16du:dateUtc="2026-01-26T02:38:00Z">
        <w:r w:rsidDel="00E16738">
          <w:delText>s</w:delText>
        </w:r>
      </w:del>
      <w:r>
        <w:t xml:space="preserve"> no effect </w:t>
      </w:r>
      <w:ins w:id="5" w:author="Ondi Crino" w:date="2026-01-26T12:52:00Z" w16du:dateUtc="2026-01-26T02:22:00Z">
        <w:r w:rsidR="008E5A62">
          <w:t xml:space="preserve">where the </w:t>
        </w:r>
      </w:ins>
      <w:ins w:id="6" w:author="Ondi Crino" w:date="2026-01-26T12:53:00Z" w16du:dateUtc="2026-01-26T02:23:00Z">
        <w:r w:rsidR="008E5A62">
          <w:t xml:space="preserve">estimate of the standardized mean difference between </w:t>
        </w:r>
      </w:ins>
      <w:ins w:id="7" w:author="Ondi Crino" w:date="2026-01-26T13:05:00Z" w16du:dateUtc="2026-01-26T02:35:00Z">
        <w:r w:rsidR="00E16738">
          <w:t xml:space="preserve">the treatment and control </w:t>
        </w:r>
      </w:ins>
      <w:ins w:id="8" w:author="Ondi Crino" w:date="2026-01-26T12:53:00Z" w16du:dateUtc="2026-01-26T02:23:00Z">
        <w:r w:rsidR="008E5A62">
          <w:t xml:space="preserve">groups </w:t>
        </w:r>
      </w:ins>
      <w:r>
        <w:t>(</w:t>
      </w:r>
      <w:del w:id="9" w:author="Ondi Crino" w:date="2026-01-26T12:59:00Z" w16du:dateUtc="2026-01-26T02:29:00Z">
        <w:r w:rsidDel="008E5A62">
          <w:delText>i</w:delText>
        </w:r>
      </w:del>
      <w:del w:id="10" w:author="Ondi Crino" w:date="2026-01-26T12:58:00Z" w16du:dateUtc="2026-01-26T02:28:00Z">
        <w:r w:rsidDel="008E5A62">
          <w:delText>.e.,</w:delText>
        </w:r>
      </w:del>
      <w:r>
        <w:t xml:space="preserve"> </w:t>
      </w:r>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11" w:author="Ondi Crino" w:date="2026-01-26T12:53:00Z" w16du:dateUtc="2026-01-26T02:23:00Z">
        <w:r w:rsidDel="008E5A62">
          <w:delText xml:space="preserve"> = 0</w:delText>
        </w:r>
      </w:del>
      <w:r>
        <w:t>)</w:t>
      </w:r>
      <w:ins w:id="12" w:author="Ondi Crino" w:date="2026-01-26T12:53:00Z" w16du:dateUtc="2026-01-26T02:23:00Z">
        <w:r w:rsidR="008E5A62">
          <w:t xml:space="preserve"> </w:t>
        </w:r>
      </w:ins>
      <w:ins w:id="13" w:author="Ondi Crino" w:date="2026-01-26T12:58:00Z" w16du:dateUtc="2026-01-26T02:28:00Z">
        <w:r w:rsidR="008E5A62">
          <w:t>equals</w:t>
        </w:r>
      </w:ins>
      <w:ins w:id="14" w:author="Ondi Crino" w:date="2026-01-26T12:53:00Z" w16du:dateUtc="2026-01-26T02:23:00Z">
        <w:r w:rsidR="008E5A62">
          <w:t xml:space="preserve"> zero</w:t>
        </w:r>
      </w:ins>
      <w:r>
        <w:t xml:space="preserve">. </w:t>
      </w:r>
      <w:bookmarkEnd w:id="2"/>
      <w:r>
        <w:t xml:space="preserve">Raw data </w:t>
      </w:r>
      <w:ins w:id="15" w:author="Daniel Noble" w:date="2026-01-28T14:03:00Z" w16du:dateUtc="2026-01-28T13:03:00Z">
        <w:r w:rsidR="0040344F">
          <w:t>(transparent points)</w:t>
        </w:r>
      </w:ins>
      <w:ins w:id="16" w:author="Daniel Noble" w:date="2026-01-28T14:04:00Z" w16du:dateUtc="2026-01-28T13:04:00Z">
        <w:r w:rsidR="00151415">
          <w:t xml:space="preserve"> </w:t>
        </w:r>
      </w:ins>
      <w:r>
        <w:t>are also shown and are weighted by their inverse sampling error (precision). Note raw data is truncated for ease of visualisation.</w:t>
      </w:r>
      <w:r w:rsidRPr="0086671D">
        <w:rPr>
          <w:noProof/>
        </w:rPr>
        <w:t xml:space="preserve"> </w:t>
      </w:r>
      <w:ins w:id="17" w:author="Daniel Noble" w:date="2026-01-28T15:37:00Z" w16du:dateUtc="2026-01-28T14:37:00Z">
        <w:r w:rsidR="00915160">
          <w:rPr>
            <w:noProof/>
          </w:rPr>
          <w:t xml:space="preserve">Note </w:t>
        </w:r>
        <w:r w:rsidR="00B74AC7">
          <w:rPr>
            <w:noProof/>
          </w:rPr>
          <w:t xml:space="preserve">that </w:t>
        </w:r>
        <w:r w:rsidR="00915160">
          <w:rPr>
            <w:noProof/>
          </w:rPr>
          <w:t xml:space="preserve">there was some evidence for publication bias for studies on </w:t>
        </w:r>
      </w:ins>
      <w:ins w:id="18" w:author="Daniel Noble" w:date="2026-01-28T15:38:00Z" w16du:dateUtc="2026-01-28T14:38:00Z">
        <w:r w:rsidR="00787E82">
          <w:rPr>
            <w:noProof/>
          </w:rPr>
          <w:t>psychological disturbance</w:t>
        </w:r>
      </w:ins>
      <w:ins w:id="19" w:author="Daniel Noble" w:date="2026-01-28T15:37:00Z" w16du:dateUtc="2026-01-28T14:37:00Z">
        <w:r w:rsidR="00915160">
          <w:rPr>
            <w:noProof/>
          </w:rPr>
          <w:t>, see results.</w:t>
        </w:r>
      </w:ins>
    </w:p>
    <w:p w14:paraId="2603E6EC" w14:textId="77777777" w:rsidR="0086671D" w:rsidRDefault="0086671D" w:rsidP="0086671D">
      <w:pPr>
        <w:pStyle w:val="Compact"/>
        <w:rPr>
          <w:noProof/>
        </w:rPr>
      </w:pPr>
    </w:p>
    <w:p w14:paraId="74D72ACA" w14:textId="268E3D54" w:rsidR="0086671D" w:rsidRDefault="0086671D" w:rsidP="0086671D">
      <w:pPr>
        <w:pStyle w:val="Compact"/>
        <w:rPr>
          <w:noProof/>
        </w:rPr>
      </w:pPr>
    </w:p>
    <w:p w14:paraId="54028C1E" w14:textId="77777777" w:rsidR="0086671D" w:rsidRDefault="0086671D" w:rsidP="0086671D">
      <w:pPr>
        <w:pStyle w:val="Compact"/>
        <w:rPr>
          <w:noProof/>
        </w:rPr>
      </w:pPr>
    </w:p>
    <w:p w14:paraId="4E804CBB" w14:textId="77777777" w:rsidR="0086671D" w:rsidRDefault="0086671D" w:rsidP="0086671D">
      <w:pPr>
        <w:pStyle w:val="Compact"/>
        <w:rPr>
          <w:noProof/>
        </w:rPr>
      </w:pPr>
    </w:p>
    <w:p w14:paraId="16E44FDD" w14:textId="77777777" w:rsidR="0086671D" w:rsidRDefault="0086671D" w:rsidP="0086671D">
      <w:pPr>
        <w:pStyle w:val="Compact"/>
        <w:rPr>
          <w:noProof/>
        </w:rPr>
      </w:pPr>
    </w:p>
    <w:p w14:paraId="438BFA6E" w14:textId="77777777" w:rsidR="0086671D" w:rsidRDefault="0086671D" w:rsidP="0086671D">
      <w:pPr>
        <w:pStyle w:val="Compact"/>
        <w:rPr>
          <w:noProof/>
        </w:rPr>
      </w:pPr>
    </w:p>
    <w:p w14:paraId="360493FB" w14:textId="77777777" w:rsidR="0086671D" w:rsidRDefault="0086671D" w:rsidP="0086671D">
      <w:pPr>
        <w:pStyle w:val="Compact"/>
        <w:rPr>
          <w:noProof/>
        </w:rPr>
      </w:pPr>
    </w:p>
    <w:p w14:paraId="714DDC4C" w14:textId="2D2FE76C" w:rsidR="0086671D" w:rsidRDefault="0086671D" w:rsidP="0086671D">
      <w:pPr>
        <w:pStyle w:val="Compact"/>
        <w:rPr>
          <w:noProof/>
        </w:rPr>
      </w:pPr>
    </w:p>
    <w:p w14:paraId="258D043A" w14:textId="17D85655" w:rsidR="0086671D" w:rsidRDefault="0086671D" w:rsidP="0086671D">
      <w:pPr>
        <w:pStyle w:val="Compact"/>
        <w:rPr>
          <w:noProof/>
        </w:rPr>
      </w:pPr>
    </w:p>
    <w:p w14:paraId="36847554" w14:textId="77777777" w:rsidR="0086671D" w:rsidRDefault="0086671D" w:rsidP="0086671D">
      <w:pPr>
        <w:pStyle w:val="Compact"/>
        <w:rPr>
          <w:noProof/>
        </w:rPr>
      </w:pPr>
    </w:p>
    <w:p w14:paraId="1C143059" w14:textId="019EFF38" w:rsidR="0086671D" w:rsidRDefault="0086671D" w:rsidP="0086671D">
      <w:pPr>
        <w:pStyle w:val="Compact"/>
        <w:rPr>
          <w:noProof/>
        </w:rPr>
      </w:pPr>
    </w:p>
    <w:p w14:paraId="14FBA378" w14:textId="7AC9EC13" w:rsidR="0086671D" w:rsidRDefault="0086671D" w:rsidP="0086671D">
      <w:pPr>
        <w:pStyle w:val="Compact"/>
        <w:rPr>
          <w:noProof/>
        </w:rPr>
      </w:pPr>
    </w:p>
    <w:p w14:paraId="19CEC750" w14:textId="620996DA" w:rsidR="0086671D" w:rsidRDefault="00FB40AB" w:rsidP="0086671D">
      <w:pPr>
        <w:pStyle w:val="Compact"/>
        <w:rPr>
          <w:noProof/>
        </w:rPr>
      </w:pPr>
      <w:del w:id="20" w:author="Daniel Noble" w:date="2026-01-28T14:16:00Z" w16du:dateUtc="2026-01-28T13:16:00Z">
        <w:r w:rsidRPr="00FB40AB" w:rsidDel="00104BB1">
          <w:rPr>
            <w:noProof/>
          </w:rPr>
          <mc:AlternateContent>
            <mc:Choice Requires="wpg">
              <w:drawing>
                <wp:anchor distT="0" distB="0" distL="114300" distR="114300" simplePos="0" relativeHeight="251664384" behindDoc="0" locked="0" layoutInCell="1" allowOverlap="1" wp14:anchorId="23EB655D" wp14:editId="24ED214F">
                  <wp:simplePos x="0" y="0"/>
                  <wp:positionH relativeFrom="margin">
                    <wp:align>center</wp:align>
                  </wp:positionH>
                  <wp:positionV relativeFrom="page">
                    <wp:posOffset>1094105</wp:posOffset>
                  </wp:positionV>
                  <wp:extent cx="6688455" cy="4479290"/>
                  <wp:effectExtent l="0" t="0" r="0" b="0"/>
                  <wp:wrapTopAndBottom/>
                  <wp:docPr id="1580494982"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88455" cy="4479290"/>
                            <a:chOff x="0" y="0"/>
                            <a:chExt cx="8928000" cy="5978875"/>
                          </a:xfrm>
                        </wpg:grpSpPr>
                        <pic:pic xmlns:pic="http://schemas.openxmlformats.org/drawingml/2006/picture">
                          <pic:nvPicPr>
                            <pic:cNvPr id="643060968" name="Picture"/>
                            <pic:cNvPicPr>
                              <a:picLocks noChangeAspect="1"/>
                            </pic:cNvPicPr>
                          </pic:nvPicPr>
                          <pic:blipFill>
                            <a:blip r:embed="rId22"/>
                            <a:stretch>
                              <a:fillRect/>
                            </a:stretch>
                          </pic:blipFill>
                          <pic:spPr bwMode="auto">
                            <a:xfrm>
                              <a:off x="0" y="0"/>
                              <a:ext cx="8928000" cy="5978875"/>
                            </a:xfrm>
                            <a:prstGeom prst="rect">
                              <a:avLst/>
                            </a:prstGeom>
                            <a:noFill/>
                            <a:ln w="9525">
                              <a:noFill/>
                              <a:headEnd/>
                              <a:tailEnd/>
                            </a:ln>
                          </pic:spPr>
                        </pic:pic>
                        <wps:wsp>
                          <wps:cNvPr id="630763783" name="Rectangle 630763783"/>
                          <wps:cNvSpPr/>
                          <wps:spPr>
                            <a:xfrm>
                              <a:off x="1195023" y="12982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7163858" name="Rectangle 1167163858"/>
                          <wps:cNvSpPr/>
                          <wps:spPr>
                            <a:xfrm>
                              <a:off x="5711981" y="15790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80793643" name="Rectangle 1580793643"/>
                          <wps:cNvSpPr/>
                          <wps:spPr>
                            <a:xfrm>
                              <a:off x="871562" y="3008184"/>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7876074" name="Rectangle 927876074"/>
                          <wps:cNvSpPr/>
                          <wps:spPr>
                            <a:xfrm>
                              <a:off x="5508876" y="302693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2713287" name="TextBox 8"/>
                          <wps:cNvSpPr txBox="1"/>
                          <wps:spPr>
                            <a:xfrm>
                              <a:off x="827536" y="73159"/>
                              <a:ext cx="1768048" cy="539842"/>
                            </a:xfrm>
                            <a:prstGeom prst="rect">
                              <a:avLst/>
                            </a:prstGeom>
                            <a:noFill/>
                          </wps:spPr>
                          <wps:txbx>
                            <w:txbxContent>
                              <w:p w14:paraId="395DBC2F"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spAutoFit/>
                          </wps:bodyPr>
                        </wps:wsp>
                        <wps:wsp>
                          <wps:cNvPr id="515260070" name="TextBox 9"/>
                          <wps:cNvSpPr txBox="1"/>
                          <wps:spPr>
                            <a:xfrm>
                              <a:off x="5268609" y="78059"/>
                              <a:ext cx="2573248" cy="539842"/>
                            </a:xfrm>
                            <a:prstGeom prst="rect">
                              <a:avLst/>
                            </a:prstGeom>
                            <a:noFill/>
                          </wps:spPr>
                          <wps:txbx>
                            <w:txbxContent>
                              <w:p w14:paraId="677E147D"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wps:txbx>
                          <wps:bodyPr wrap="square" rtlCol="0">
                            <a:spAutoFit/>
                          </wps:bodyPr>
                        </wps:wsp>
                        <wps:wsp>
                          <wps:cNvPr id="1456126138" name="TextBox 10"/>
                          <wps:cNvSpPr txBox="1"/>
                          <wps:spPr>
                            <a:xfrm>
                              <a:off x="900991" y="3038387"/>
                              <a:ext cx="2987019" cy="539913"/>
                            </a:xfrm>
                            <a:prstGeom prst="rect">
                              <a:avLst/>
                            </a:prstGeom>
                            <a:noFill/>
                          </wps:spPr>
                          <wps:txbx>
                            <w:txbxContent>
                              <w:p w14:paraId="6B439D5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spAutoFit/>
                          </wps:bodyPr>
                        </wps:wsp>
                        <wps:wsp>
                          <wps:cNvPr id="2050099268" name="TextBox 11"/>
                          <wps:cNvSpPr txBox="1"/>
                          <wps:spPr>
                            <a:xfrm>
                              <a:off x="5319462" y="3038387"/>
                              <a:ext cx="2573248" cy="539842"/>
                            </a:xfrm>
                            <a:prstGeom prst="rect">
                              <a:avLst/>
                            </a:prstGeom>
                            <a:noFill/>
                          </wps:spPr>
                          <wps:txbx>
                            <w:txbxContent>
                              <w:p w14:paraId="05442CC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3EB655D" id="_x0000_s1036" style="position:absolute;margin-left:0;margin-top:86.15pt;width:526.65pt;height:352.7pt;z-index:251664384;mso-position-horizontal:center;mso-position-horizontal-relative:margin;mso-position-vertical-relative:page;mso-width-relative:margin;mso-height-relative:margin" coordsize="89280,59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">
                  <o:lock v:ext="edit" aspectratio="t"/>
                  <v:shape id="Picture" o:spid="_x0000_s1037" type="#_x0000_t75" style="position:absolute;width:89280;height:59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">
                    <v:imagedata r:id="rId23" o:title=""/>
                  </v:shape>
                  <v:rect id="Rectangle 630763783" o:spid="_x0000_s1038" style="position:absolute;left:11950;top:1298;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" fillcolor="white [3212]" strokecolor="white [3212]" strokeweight="1pt"/>
                  <v:rect id="Rectangle 1167163858" o:spid="_x0000_s1039" style="position:absolute;left:57119;top:1579;width:12336;height:3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" fillcolor="white [3212]" strokecolor="white [3212]" strokeweight="1pt"/>
                  <v:rect id="Rectangle 1580793643" o:spid="_x0000_s1040" style="position:absolute;left:8715;top:30081;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" fillcolor="white [3212]" strokecolor="white [3212]" strokeweight="1pt"/>
                  <v:rect id="Rectangle 927876074" o:spid="_x0000_s1041" style="position:absolute;left:55088;top:30269;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" fillcolor="white [3212]" strokecolor="white [3212]" strokeweight="1pt"/>
                  <v:shape id="TextBox 8" o:spid="_x0000_s1042" type="#_x0000_t202" style="position:absolute;left:8275;top:731;width:17680;height:53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" filled="f" stroked="f">
                    <v:textbox style="mso-fit-shape-to-text:t">
                      <w:txbxContent>
                        <w:p w14:paraId="395DBC2F"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9" o:spid="_x0000_s1043" type="#_x0000_t202" style="position:absolute;left:52686;top:780;width:25732;height:53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" filled="f" stroked="f">
                    <v:textbox style="mso-fit-shape-to-text:t">
                      <w:txbxContent>
                        <w:p w14:paraId="677E147D"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Parental care deprivation</w:t>
                          </w:r>
                        </w:p>
                      </w:txbxContent>
                    </v:textbox>
                  </v:shape>
                  <v:shape id="TextBox 10" o:spid="_x0000_s1044" type="#_x0000_t202" style="position:absolute;left:9009;top:30383;width:29871;height:5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" filled="f" stroked="f">
                    <v:textbox style="mso-fit-shape-to-text:t">
                      <w:txbxContent>
                        <w:p w14:paraId="6B439D5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11" o:spid="_x0000_s1045" type="#_x0000_t202" style="position:absolute;left:53194;top:30383;width:25733;height:53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" filled="f" stroked="f">
                    <v:textbox style="mso-fit-shape-to-text:t">
                      <w:txbxContent>
                        <w:p w14:paraId="05442CC4" w14:textId="77777777" w:rsidR="00FB40AB" w:rsidRDefault="00FB40AB" w:rsidP="00FB40AB">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topAndBottom" anchorx="margin" anchory="page"/>
                </v:group>
              </w:pict>
            </mc:Fallback>
          </mc:AlternateContent>
        </w:r>
      </w:del>
    </w:p>
    <w:p w14:paraId="02AF8C9C" w14:textId="60FFB51C" w:rsidR="0086671D" w:rsidRDefault="0086671D" w:rsidP="0086671D">
      <w:pPr>
        <w:pStyle w:val="Compact"/>
        <w:rPr>
          <w:noProof/>
        </w:rPr>
      </w:pPr>
    </w:p>
    <w:p w14:paraId="44582448" w14:textId="1CA6DEC6" w:rsidR="00FB40AB" w:rsidRDefault="00104BB1" w:rsidP="00FB40AB">
      <w:pPr>
        <w:pStyle w:val="Compact"/>
        <w:jc w:val="both"/>
      </w:pPr>
      <w:ins w:id="21" w:author="Daniel Noble" w:date="2026-01-28T14:18:00Z" w16du:dateUtc="2026-01-28T13:18:00Z">
        <w:r>
          <w:rPr>
            <w:b/>
            <w:bCs/>
            <w:noProof/>
            <w14:ligatures w14:val="standardContextual"/>
          </w:rPr>
          <w:lastRenderedPageBreak/>
          <w:drawing>
            <wp:inline distT="0" distB="0" distL="0" distR="0" wp14:anchorId="48BD1AAF" wp14:editId="0E2D2F6A">
              <wp:extent cx="5731510" cy="4029710"/>
              <wp:effectExtent l="0" t="0" r="0" b="0"/>
              <wp:docPr id="1847202526" name="Picture 31" descr="A collage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02526" name="Picture 31" descr="A collage of graphs showing different colo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ins>
      <w:r w:rsidR="00FB40AB" w:rsidRPr="0086671D">
        <w:rPr>
          <w:b/>
          <w:bCs/>
        </w:rPr>
        <w:t>Figure </w:t>
      </w:r>
      <w:r w:rsidR="00FB40AB">
        <w:rPr>
          <w:b/>
          <w:bCs/>
        </w:rPr>
        <w:t>5</w:t>
      </w:r>
      <w:r w:rsidR="00FB40AB" w:rsidRPr="0086671D">
        <w:rPr>
          <w:b/>
          <w:bCs/>
        </w:rPr>
        <w:t xml:space="preserve"> - Ov</w:t>
      </w:r>
      <w:r w:rsidR="00FB40AB">
        <w:rPr>
          <w:b/>
          <w:bCs/>
        </w:rPr>
        <w:t xml:space="preserve">erall meta-analytic mean estimates across each functional trait category for each developmental stressor type (a) </w:t>
      </w:r>
      <w:r w:rsidR="00A33655">
        <w:rPr>
          <w:b/>
          <w:bCs/>
        </w:rPr>
        <w:t>glucocorticoid exposure</w:t>
      </w:r>
      <w:r w:rsidR="00FB40AB">
        <w:rPr>
          <w:b/>
          <w:bCs/>
        </w:rPr>
        <w:t xml:space="preserve">, (b) </w:t>
      </w:r>
      <w:r w:rsidR="00A33655">
        <w:rPr>
          <w:b/>
          <w:bCs/>
        </w:rPr>
        <w:t>parental care deprivation</w:t>
      </w:r>
      <w:r w:rsidR="00FB40AB">
        <w:rPr>
          <w:b/>
          <w:bCs/>
        </w:rPr>
        <w:t xml:space="preserve">, (c) </w:t>
      </w:r>
      <w:r w:rsidR="00A33655">
        <w:rPr>
          <w:b/>
          <w:bCs/>
        </w:rPr>
        <w:t xml:space="preserve">psychological </w:t>
      </w:r>
      <w:r w:rsidR="00FB40AB">
        <w:rPr>
          <w:b/>
          <w:bCs/>
        </w:rPr>
        <w:t>disturbance</w:t>
      </w:r>
      <w:r w:rsidR="00A33655">
        <w:rPr>
          <w:b/>
          <w:bCs/>
        </w:rPr>
        <w:t>,</w:t>
      </w:r>
      <w:r w:rsidR="00FB40AB">
        <w:rPr>
          <w:b/>
          <w:bCs/>
        </w:rPr>
        <w:t xml:space="preserve"> and (d) nutritional </w:t>
      </w:r>
      <w:r w:rsidR="00A33655">
        <w:rPr>
          <w:b/>
          <w:bCs/>
        </w:rPr>
        <w:t>imbalance</w:t>
      </w:r>
      <w:r w:rsidR="00FB40AB">
        <w:t>. Mean estimates are shown as large points, with 95% confidence (thick black bars) and prediction (thin black bars). The number of effects (k) along with the number of studies (in parentheses) are shown provided for each trait category. The dashed line</w:t>
      </w:r>
      <w:ins w:id="22" w:author="Ondi Crino" w:date="2026-01-26T13:02:00Z" w16du:dateUtc="2026-01-26T02:32:00Z">
        <w:r w:rsidR="00E16738">
          <w:t>s</w:t>
        </w:r>
      </w:ins>
      <w:r w:rsidR="00FB40AB">
        <w:t xml:space="preserve"> represent</w:t>
      </w:r>
      <w:del w:id="23" w:author="Ondi Crino" w:date="2026-01-26T13:03:00Z" w16du:dateUtc="2026-01-26T02:33:00Z">
        <w:r w:rsidR="00FB40AB" w:rsidDel="00E16738">
          <w:delText>s</w:delText>
        </w:r>
      </w:del>
      <w:r w:rsidR="00FB40AB">
        <w:t xml:space="preserve"> no effect</w:t>
      </w:r>
      <w:ins w:id="24" w:author="Ondi Crino" w:date="2026-01-26T12:59:00Z" w16du:dateUtc="2026-01-26T02:29:00Z">
        <w:r w:rsidR="008E5A62">
          <w:t xml:space="preserve"> where the </w:t>
        </w:r>
      </w:ins>
      <w:ins w:id="25" w:author="Ondi Crino" w:date="2026-01-26T13:00:00Z" w16du:dateUtc="2026-01-26T02:30:00Z">
        <w:r w:rsidR="008E5A62">
          <w:t xml:space="preserve">estimate of the </w:t>
        </w:r>
      </w:ins>
      <w:ins w:id="26" w:author="Ondi Crino" w:date="2026-01-26T12:59:00Z" w16du:dateUtc="2026-01-26T02:29:00Z">
        <w:r w:rsidR="008E5A62">
          <w:t xml:space="preserve">standardized mean difference between </w:t>
        </w:r>
      </w:ins>
      <w:ins w:id="27" w:author="Ondi Crino" w:date="2026-01-26T13:05:00Z" w16du:dateUtc="2026-01-26T02:35:00Z">
        <w:r w:rsidR="00E16738">
          <w:t xml:space="preserve">treatment and control </w:t>
        </w:r>
      </w:ins>
      <w:ins w:id="28" w:author="Ondi Crino" w:date="2026-01-26T12:59:00Z" w16du:dateUtc="2026-01-26T02:29:00Z">
        <w:r w:rsidR="008E5A62">
          <w:t>groups</w:t>
        </w:r>
      </w:ins>
      <w:r w:rsidR="00FB40AB">
        <w:t xml:space="preserve"> (</w:t>
      </w:r>
      <w:del w:id="29" w:author="Ondi Crino" w:date="2026-01-26T12:59:00Z" w16du:dateUtc="2026-01-26T02:29:00Z">
        <w:r w:rsidR="00FB40AB" w:rsidDel="008E5A62">
          <w:delText>i.e.,</w:delText>
        </w:r>
      </w:del>
      <w:r w:rsidR="00FB40AB">
        <w:t xml:space="preserve"> </w:t>
      </w:r>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30" w:author="Ondi Crino" w:date="2026-01-26T12:59:00Z" w16du:dateUtc="2026-01-26T02:29:00Z">
        <w:r w:rsidR="00FB40AB" w:rsidDel="008E5A62">
          <w:delText xml:space="preserve"> = 0</w:delText>
        </w:r>
      </w:del>
      <w:r w:rsidR="00FB40AB">
        <w:t>)</w:t>
      </w:r>
      <w:ins w:id="31" w:author="Ondi Crino" w:date="2026-01-26T12:59:00Z" w16du:dateUtc="2026-01-26T02:29:00Z">
        <w:r w:rsidR="008E5A62">
          <w:t xml:space="preserve"> equals zero</w:t>
        </w:r>
      </w:ins>
      <w:r w:rsidR="00FB40AB">
        <w:t xml:space="preserve">. Raw data </w:t>
      </w:r>
      <w:ins w:id="32" w:author="Daniel Noble" w:date="2026-01-28T14:04:00Z" w16du:dateUtc="2026-01-28T13:04:00Z">
        <w:r w:rsidR="00151415">
          <w:t xml:space="preserve">(transparent points) </w:t>
        </w:r>
      </w:ins>
      <w:r w:rsidR="00FB40AB">
        <w:t xml:space="preserve">are also shown and are weighted by their inverse sampling error (precision). Note raw data </w:t>
      </w:r>
      <w:r w:rsidR="00A33655">
        <w:t>is</w:t>
      </w:r>
      <w:r w:rsidR="00FB40AB">
        <w:t xml:space="preserve"> truncated for ease of visualisation.</w:t>
      </w:r>
    </w:p>
    <w:p w14:paraId="7D4548BE" w14:textId="77777777" w:rsidR="0086671D" w:rsidRDefault="0086671D" w:rsidP="0086671D">
      <w:pPr>
        <w:pStyle w:val="Compact"/>
        <w:rPr>
          <w:noProof/>
        </w:rPr>
      </w:pPr>
    </w:p>
    <w:p w14:paraId="76EA8117" w14:textId="77777777" w:rsidR="00FB40AB" w:rsidRDefault="00FB40AB" w:rsidP="0086671D">
      <w:pPr>
        <w:pStyle w:val="Compact"/>
        <w:rPr>
          <w:b/>
          <w:bCs/>
        </w:rPr>
      </w:pPr>
    </w:p>
    <w:p w14:paraId="1CD76FFB" w14:textId="77777777" w:rsidR="00FB40AB" w:rsidRDefault="00FB40AB" w:rsidP="0086671D">
      <w:pPr>
        <w:pStyle w:val="Compact"/>
        <w:rPr>
          <w:b/>
          <w:bCs/>
        </w:rPr>
      </w:pPr>
    </w:p>
    <w:p w14:paraId="798B635D" w14:textId="77777777" w:rsidR="00FB40AB" w:rsidRDefault="00FB40AB" w:rsidP="0086671D">
      <w:pPr>
        <w:pStyle w:val="Compact"/>
        <w:rPr>
          <w:b/>
          <w:bCs/>
        </w:rPr>
      </w:pPr>
    </w:p>
    <w:p w14:paraId="317B9D73" w14:textId="5A344536" w:rsidR="0086671D" w:rsidRDefault="0086671D" w:rsidP="0086671D">
      <w:pPr>
        <w:pStyle w:val="Compact"/>
      </w:pPr>
    </w:p>
    <w:p w14:paraId="70C6A269" w14:textId="0A0BED67" w:rsidR="0086671D" w:rsidRDefault="0086671D" w:rsidP="0086671D">
      <w:pPr>
        <w:pStyle w:val="Compact"/>
      </w:pPr>
    </w:p>
    <w:p w14:paraId="4F9E8D81" w14:textId="33C2B6D4" w:rsidR="0086671D" w:rsidRDefault="0086671D" w:rsidP="0086671D">
      <w:pPr>
        <w:pStyle w:val="Compact"/>
      </w:pPr>
    </w:p>
    <w:p w14:paraId="016D5420" w14:textId="0EED1044" w:rsidR="0086671D" w:rsidRDefault="0086671D" w:rsidP="0086671D">
      <w:pPr>
        <w:pStyle w:val="Compact"/>
      </w:pPr>
    </w:p>
    <w:p w14:paraId="0D4B9529" w14:textId="77777777" w:rsidR="0086671D" w:rsidRDefault="0086671D" w:rsidP="0086671D">
      <w:pPr>
        <w:pStyle w:val="Compact"/>
      </w:pPr>
    </w:p>
    <w:p w14:paraId="288CDE75" w14:textId="77777777" w:rsidR="0086671D" w:rsidRDefault="0086671D" w:rsidP="0086671D">
      <w:pPr>
        <w:pStyle w:val="Compact"/>
      </w:pPr>
    </w:p>
    <w:p w14:paraId="6D334C0A" w14:textId="77777777" w:rsidR="0086671D" w:rsidRDefault="0086671D" w:rsidP="0086671D">
      <w:pPr>
        <w:pStyle w:val="Compact"/>
      </w:pPr>
    </w:p>
    <w:p w14:paraId="6429CF75" w14:textId="7C67C5CF" w:rsidR="0086671D" w:rsidRDefault="0086671D" w:rsidP="0086671D">
      <w:pPr>
        <w:pStyle w:val="Compact"/>
      </w:pPr>
    </w:p>
    <w:p w14:paraId="1F3EEC62" w14:textId="32414875" w:rsidR="0086671D" w:rsidRDefault="0086671D" w:rsidP="0086671D">
      <w:pPr>
        <w:pStyle w:val="Compact"/>
      </w:pPr>
    </w:p>
    <w:p w14:paraId="6B2B822C" w14:textId="1F1099B9" w:rsidR="00080DB4" w:rsidRDefault="00080DB4" w:rsidP="0086671D">
      <w:pPr>
        <w:pStyle w:val="Compact"/>
      </w:pPr>
    </w:p>
    <w:p w14:paraId="19C325C2" w14:textId="6B16ED85" w:rsidR="00080DB4" w:rsidRDefault="00080DB4" w:rsidP="0086671D">
      <w:pPr>
        <w:pStyle w:val="Compact"/>
      </w:pPr>
      <w:del w:id="33" w:author="Daniel Noble" w:date="2026-01-28T14:38:00Z" w16du:dateUtc="2026-01-28T13:38:00Z">
        <w:r w:rsidRPr="00451D53" w:rsidDel="00FF5C3A">
          <w:rPr>
            <w:noProof/>
          </w:rPr>
          <mc:AlternateContent>
            <mc:Choice Requires="wpg">
              <w:drawing>
                <wp:anchor distT="0" distB="0" distL="114300" distR="114300" simplePos="0" relativeHeight="251666432" behindDoc="0" locked="0" layoutInCell="1" allowOverlap="1" wp14:anchorId="69AFA006" wp14:editId="69A2F35C">
                  <wp:simplePos x="0" y="0"/>
                  <wp:positionH relativeFrom="margin">
                    <wp:align>center</wp:align>
                  </wp:positionH>
                  <wp:positionV relativeFrom="page">
                    <wp:posOffset>1402080</wp:posOffset>
                  </wp:positionV>
                  <wp:extent cx="7117080" cy="2599055"/>
                  <wp:effectExtent l="0" t="0" r="7620" b="0"/>
                  <wp:wrapSquare wrapText="bothSides"/>
                  <wp:docPr id="984548045" name="Group 1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117080" cy="2599055"/>
                            <a:chOff x="0" y="0"/>
                            <a:chExt cx="9550013" cy="3487529"/>
                          </a:xfrm>
                        </wpg:grpSpPr>
                        <pic:pic xmlns:pic="http://schemas.openxmlformats.org/drawingml/2006/picture">
                          <pic:nvPicPr>
                            <pic:cNvPr id="347021424" name="Picture"/>
                            <pic:cNvPicPr>
                              <a:picLocks noChangeAspect="1"/>
                            </pic:cNvPicPr>
                          </pic:nvPicPr>
                          <pic:blipFill>
                            <a:blip r:embed="rId25"/>
                            <a:stretch>
                              <a:fillRect/>
                            </a:stretch>
                          </pic:blipFill>
                          <pic:spPr bwMode="auto">
                            <a:xfrm>
                              <a:off x="0" y="0"/>
                              <a:ext cx="9550013" cy="3487529"/>
                            </a:xfrm>
                            <a:prstGeom prst="rect">
                              <a:avLst/>
                            </a:prstGeom>
                            <a:noFill/>
                            <a:ln w="9525">
                              <a:noFill/>
                              <a:headEnd/>
                              <a:tailEnd/>
                            </a:ln>
                          </pic:spPr>
                        </pic:pic>
                        <wps:wsp>
                          <wps:cNvPr id="1006205568" name="Rectangle 1006205568"/>
                          <wps:cNvSpPr/>
                          <wps:spPr>
                            <a:xfrm>
                              <a:off x="849445" y="110290"/>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5609188" name="Rectangle 485609188"/>
                          <wps:cNvSpPr/>
                          <wps:spPr>
                            <a:xfrm>
                              <a:off x="3858060" y="110290"/>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6867969" name="Rectangle 1526867969"/>
                          <wps:cNvSpPr/>
                          <wps:spPr>
                            <a:xfrm>
                              <a:off x="6940308" y="76827"/>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5791061" name="TextBox 7"/>
                          <wps:cNvSpPr txBox="1"/>
                          <wps:spPr>
                            <a:xfrm>
                              <a:off x="411499" y="66646"/>
                              <a:ext cx="1768018" cy="542739"/>
                            </a:xfrm>
                            <a:prstGeom prst="rect">
                              <a:avLst/>
                            </a:prstGeom>
                            <a:noFill/>
                          </wps:spPr>
                          <wps:txbx>
                            <w:txbxContent>
                              <w:p w14:paraId="6491E334"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Glucocorticoids</w:t>
                                </w:r>
                              </w:p>
                            </w:txbxContent>
                          </wps:txbx>
                          <wps:bodyPr wrap="square" rtlCol="0">
                            <a:spAutoFit/>
                          </wps:bodyPr>
                        </wps:wsp>
                        <wps:wsp>
                          <wps:cNvPr id="1795190126" name="TextBox 8"/>
                          <wps:cNvSpPr txBox="1"/>
                          <wps:spPr>
                            <a:xfrm>
                              <a:off x="3441386" y="66636"/>
                              <a:ext cx="3000092" cy="542739"/>
                            </a:xfrm>
                            <a:prstGeom prst="rect">
                              <a:avLst/>
                            </a:prstGeom>
                            <a:noFill/>
                          </wps:spPr>
                          <wps:txbx>
                            <w:txbxContent>
                              <w:p w14:paraId="4BC635E1"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Psychological disturbance</w:t>
                                </w:r>
                              </w:p>
                            </w:txbxContent>
                          </wps:txbx>
                          <wps:bodyPr wrap="square" rtlCol="0">
                            <a:spAutoFit/>
                          </wps:bodyPr>
                        </wps:wsp>
                        <wps:wsp>
                          <wps:cNvPr id="366852076" name="TextBox 9"/>
                          <wps:cNvSpPr txBox="1"/>
                          <wps:spPr>
                            <a:xfrm>
                              <a:off x="6633660" y="66646"/>
                              <a:ext cx="2573211" cy="542739"/>
                            </a:xfrm>
                            <a:prstGeom prst="rect">
                              <a:avLst/>
                            </a:prstGeom>
                            <a:noFill/>
                          </wps:spPr>
                          <wps:txbx>
                            <w:txbxContent>
                              <w:p w14:paraId="0E0DE7DC"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9AFA006" id="Group 11" o:spid="_x0000_s1046" style="position:absolute;margin-left:0;margin-top:110.4pt;width:560.4pt;height:204.65pt;z-index:251666432;mso-position-horizontal:center;mso-position-horizontal-relative:margin;mso-position-vertical-relative:page;mso-width-relative:margin;mso-height-relative:margin" coordsize="95500,348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">
                  <o:lock v:ext="edit" aspectratio="t"/>
                  <v:shape id="Picture" o:spid="_x0000_s1047" type="#_x0000_t75" style="position:absolute;width:95500;height:348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">
                    <v:imagedata r:id="rId26" o:title=""/>
                  </v:shape>
                  <v:rect id="Rectangle 1006205568" o:spid="_x0000_s1048" style="position:absolute;left:8494;top:1102;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" fillcolor="white [3212]" strokecolor="white [3212]" strokeweight="1pt"/>
                  <v:rect id="Rectangle 485609188" o:spid="_x0000_s1049" style="position:absolute;left:38580;top:1102;width:12336;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" fillcolor="white [3212]" strokecolor="white [3212]" strokeweight="1pt"/>
                  <v:rect id="Rectangle 1526867969" o:spid="_x0000_s1050" style="position:absolute;left:69403;top:768;width:12335;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" fillcolor="white [3212]" strokecolor="white [3212]" strokeweight="1pt"/>
                  <v:shape id="TextBox 7" o:spid="_x0000_s1051" type="#_x0000_t202" style="position:absolute;left:4114;top:666;width:17681;height:54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" filled="f" stroked="f">
                    <v:textbox style="mso-fit-shape-to-text:t">
                      <w:txbxContent>
                        <w:p w14:paraId="6491E334"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Glucocorticoids</w:t>
                          </w:r>
                        </w:p>
                      </w:txbxContent>
                    </v:textbox>
                  </v:shape>
                  <v:shape id="TextBox 8" o:spid="_x0000_s1052" type="#_x0000_t202" style="position:absolute;left:34413;top:666;width:30001;height:54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" filled="f" stroked="f">
                    <v:textbox style="mso-fit-shape-to-text:t">
                      <w:txbxContent>
                        <w:p w14:paraId="4BC635E1"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Psychological disturbance</w:t>
                          </w:r>
                        </w:p>
                      </w:txbxContent>
                    </v:textbox>
                  </v:shape>
                  <v:shape id="TextBox 9" o:spid="_x0000_s1053" type="#_x0000_t202" style="position:absolute;left:66336;top:666;width:25732;height:54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" filled="f" stroked="f">
                    <v:textbox style="mso-fit-shape-to-text:t">
                      <w:txbxContent>
                        <w:p w14:paraId="0E0DE7DC" w14:textId="77777777" w:rsidR="00451D53" w:rsidRDefault="00451D53" w:rsidP="00451D53">
                          <w:pPr>
                            <w:rPr>
                              <w:rFonts w:asciiTheme="minorHAnsi" w:hAnsi="Aptos"/>
                              <w:b/>
                              <w:bCs/>
                              <w:color w:val="000000" w:themeColor="text1"/>
                              <w:kern w:val="24"/>
                            </w:rPr>
                          </w:pPr>
                          <w:r>
                            <w:rPr>
                              <w:rFonts w:asciiTheme="minorHAnsi" w:hAnsi="Aptos"/>
                              <w:b/>
                              <w:bCs/>
                              <w:color w:val="000000" w:themeColor="text1"/>
                              <w:kern w:val="24"/>
                            </w:rPr>
                            <w:t>Nutritional imbalance</w:t>
                          </w:r>
                        </w:p>
                      </w:txbxContent>
                    </v:textbox>
                  </v:shape>
                  <w10:wrap type="square" anchorx="margin" anchory="page"/>
                </v:group>
              </w:pict>
            </mc:Fallback>
          </mc:AlternateContent>
        </w:r>
      </w:del>
    </w:p>
    <w:p w14:paraId="59E862EE" w14:textId="77777777" w:rsidR="00080DB4" w:rsidRDefault="00080DB4" w:rsidP="00A33655">
      <w:pPr>
        <w:pStyle w:val="Compact"/>
        <w:jc w:val="both"/>
        <w:rPr>
          <w:b/>
          <w:bCs/>
        </w:rPr>
      </w:pPr>
    </w:p>
    <w:p w14:paraId="19BEE13F" w14:textId="32812C33" w:rsidR="0086671D" w:rsidRDefault="00FF5C3A" w:rsidP="00A33655">
      <w:pPr>
        <w:pStyle w:val="Compact"/>
        <w:jc w:val="both"/>
      </w:pPr>
      <w:ins w:id="34" w:author="Daniel Noble" w:date="2026-01-28T14:38:00Z" w16du:dateUtc="2026-01-28T13:38:00Z">
        <w:r>
          <w:rPr>
            <w:b/>
            <w:bCs/>
            <w:noProof/>
            <w14:ligatures w14:val="standardContextual"/>
          </w:rPr>
          <w:lastRenderedPageBreak/>
          <w:drawing>
            <wp:inline distT="0" distB="0" distL="0" distR="0" wp14:anchorId="2089646A" wp14:editId="50D90DC8">
              <wp:extent cx="5731510" cy="2065020"/>
              <wp:effectExtent l="0" t="0" r="0" b="5080"/>
              <wp:docPr id="2504976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7697" name="Picture 2504976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065020"/>
                      </a:xfrm>
                      <a:prstGeom prst="rect">
                        <a:avLst/>
                      </a:prstGeom>
                    </pic:spPr>
                  </pic:pic>
                </a:graphicData>
              </a:graphic>
            </wp:inline>
          </w:drawing>
        </w:r>
      </w:ins>
      <w:r w:rsidR="0086671D" w:rsidRPr="0086671D">
        <w:rPr>
          <w:b/>
          <w:bCs/>
        </w:rPr>
        <w:t>Figure </w:t>
      </w:r>
      <w:r w:rsidR="007B0779">
        <w:rPr>
          <w:b/>
          <w:bCs/>
        </w:rPr>
        <w:t>6</w:t>
      </w:r>
      <w:r w:rsidR="0086671D" w:rsidRPr="0086671D">
        <w:rPr>
          <w:b/>
          <w:bCs/>
        </w:rPr>
        <w:t xml:space="preserve"> -</w:t>
      </w:r>
      <w:r w:rsidR="0086671D">
        <w:t xml:space="preserve"> </w:t>
      </w:r>
      <w:r w:rsidR="0086671D">
        <w:rPr>
          <w:b/>
          <w:bCs/>
        </w:rPr>
        <w:t xml:space="preserve">Overall meta-analytic mean estimates for each taxonomic group (class) across developmental stressors (a) </w:t>
      </w:r>
      <w:r w:rsidR="00A33655">
        <w:rPr>
          <w:b/>
          <w:bCs/>
        </w:rPr>
        <w:t>glucocorticoid exposure</w:t>
      </w:r>
      <w:r w:rsidR="0086671D">
        <w:rPr>
          <w:b/>
          <w:bCs/>
        </w:rPr>
        <w:t xml:space="preserve">, (b) </w:t>
      </w:r>
      <w:r w:rsidR="00A33655">
        <w:rPr>
          <w:b/>
          <w:bCs/>
        </w:rPr>
        <w:t>psychological disturbance,</w:t>
      </w:r>
      <w:r w:rsidR="0086671D">
        <w:rPr>
          <w:b/>
          <w:bCs/>
        </w:rPr>
        <w:t xml:space="preserve"> and (</w:t>
      </w:r>
      <w:r w:rsidR="00451D53">
        <w:rPr>
          <w:b/>
          <w:bCs/>
        </w:rPr>
        <w:t>c</w:t>
      </w:r>
      <w:r w:rsidR="0086671D">
        <w:rPr>
          <w:b/>
          <w:bCs/>
        </w:rPr>
        <w:t xml:space="preserve">) nutritional </w:t>
      </w:r>
      <w:r w:rsidR="00A33655">
        <w:rPr>
          <w:b/>
          <w:bCs/>
        </w:rPr>
        <w:t>imbalance</w:t>
      </w:r>
      <w:r w:rsidR="0086671D">
        <w:t xml:space="preserve">. Mean estimates are shown as large points, with 95% confidence (thick black bars) and prediction (thin black bars). The number of effects (k) along with the number of studies (in </w:t>
      </w:r>
      <w:r w:rsidR="00A33655">
        <w:t>parentheses</w:t>
      </w:r>
      <w:r w:rsidR="0086671D">
        <w:t>) are shown provided for each class. The dashed line</w:t>
      </w:r>
      <w:ins w:id="35" w:author="Ondi Crino" w:date="2026-01-26T13:02:00Z" w16du:dateUtc="2026-01-26T02:32:00Z">
        <w:r w:rsidR="008E5A62">
          <w:t>s</w:t>
        </w:r>
      </w:ins>
      <w:r w:rsidR="0086671D">
        <w:t xml:space="preserve"> represent</w:t>
      </w:r>
      <w:del w:id="36" w:author="Ondi Crino" w:date="2026-01-26T13:02:00Z" w16du:dateUtc="2026-01-26T02:32:00Z">
        <w:r w:rsidR="0086671D" w:rsidDel="008E5A62">
          <w:delText>s</w:delText>
        </w:r>
      </w:del>
      <w:r w:rsidR="0086671D">
        <w:t xml:space="preserve"> no effect</w:t>
      </w:r>
      <w:ins w:id="37" w:author="Ondi Crino" w:date="2026-01-26T13:00:00Z" w16du:dateUtc="2026-01-26T02:30:00Z">
        <w:r w:rsidR="008E5A62">
          <w:t xml:space="preserve"> where the estimate of the standardized mean difference between </w:t>
        </w:r>
      </w:ins>
      <w:ins w:id="38" w:author="Ondi Crino" w:date="2026-01-26T13:05:00Z" w16du:dateUtc="2026-01-26T02:35:00Z">
        <w:r w:rsidR="00E16738">
          <w:t xml:space="preserve">treatment and control </w:t>
        </w:r>
      </w:ins>
      <w:ins w:id="39" w:author="Ondi Crino" w:date="2026-01-26T13:00:00Z" w16du:dateUtc="2026-01-26T02:30:00Z">
        <w:r w:rsidR="008E5A62">
          <w:t>groups</w:t>
        </w:r>
      </w:ins>
      <w:r w:rsidR="0086671D">
        <w:t xml:space="preserve"> (</w:t>
      </w:r>
      <w:del w:id="40" w:author="Ondi Crino" w:date="2026-01-26T13:00:00Z" w16du:dateUtc="2026-01-26T02:30:00Z">
        <w:r w:rsidR="0086671D" w:rsidDel="008E5A62">
          <w:delText xml:space="preserve">i.e., </w:delText>
        </w:r>
      </w:del>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41" w:author="Ondi Crino" w:date="2026-01-26T13:00:00Z" w16du:dateUtc="2026-01-26T02:30:00Z">
        <w:r w:rsidR="0086671D" w:rsidDel="008E5A62">
          <w:delText xml:space="preserve"> = 0</w:delText>
        </w:r>
      </w:del>
      <w:r w:rsidR="0086671D">
        <w:t>)</w:t>
      </w:r>
      <w:ins w:id="42" w:author="Ondi Crino" w:date="2026-01-26T13:00:00Z" w16du:dateUtc="2026-01-26T02:30:00Z">
        <w:r w:rsidR="008E5A62">
          <w:t xml:space="preserve"> equals zero</w:t>
        </w:r>
      </w:ins>
      <w:r w:rsidR="0086671D">
        <w:t xml:space="preserve">. Raw data </w:t>
      </w:r>
      <w:ins w:id="43" w:author="Daniel Noble" w:date="2026-01-28T14:04:00Z" w16du:dateUtc="2026-01-28T13:04:00Z">
        <w:r w:rsidR="00151415">
          <w:t xml:space="preserve">(transparent points) </w:t>
        </w:r>
      </w:ins>
      <w:r w:rsidR="0086671D">
        <w:t>are also shown and are weighted by their inverse sampling error (precision). Note raw data is truncated for ease of visualisation.</w:t>
      </w:r>
    </w:p>
    <w:p w14:paraId="02218373" w14:textId="29872AC9" w:rsidR="0086671D" w:rsidRDefault="0086671D" w:rsidP="0086671D">
      <w:pPr>
        <w:pStyle w:val="Compact"/>
      </w:pPr>
    </w:p>
    <w:p w14:paraId="6AE90BD5" w14:textId="7FE974B0" w:rsidR="0086671D" w:rsidRDefault="0086671D" w:rsidP="0086671D">
      <w:pPr>
        <w:pStyle w:val="Compact"/>
      </w:pPr>
    </w:p>
    <w:p w14:paraId="54AC3320" w14:textId="0D403B05" w:rsidR="0086671D" w:rsidRDefault="0086671D" w:rsidP="0086671D">
      <w:pPr>
        <w:pStyle w:val="Compact"/>
      </w:pPr>
    </w:p>
    <w:p w14:paraId="38BB4496" w14:textId="647348AE" w:rsidR="0086671D" w:rsidRDefault="0086671D" w:rsidP="0086671D">
      <w:pPr>
        <w:pStyle w:val="Compact"/>
      </w:pPr>
    </w:p>
    <w:p w14:paraId="3A1CDF29" w14:textId="77777777" w:rsidR="0086671D" w:rsidRDefault="0086671D" w:rsidP="0086671D">
      <w:pPr>
        <w:pStyle w:val="Compact"/>
      </w:pPr>
    </w:p>
    <w:p w14:paraId="13738499" w14:textId="77777777" w:rsidR="0086671D" w:rsidRDefault="0086671D" w:rsidP="0086671D">
      <w:pPr>
        <w:pStyle w:val="Compact"/>
      </w:pPr>
    </w:p>
    <w:p w14:paraId="4C520F02" w14:textId="77777777" w:rsidR="0086671D" w:rsidRDefault="0086671D" w:rsidP="0086671D">
      <w:pPr>
        <w:pStyle w:val="Compact"/>
      </w:pPr>
    </w:p>
    <w:p w14:paraId="166431F6" w14:textId="77777777" w:rsidR="0086671D" w:rsidRDefault="0086671D" w:rsidP="0086671D">
      <w:pPr>
        <w:pStyle w:val="Compact"/>
      </w:pPr>
    </w:p>
    <w:p w14:paraId="7493E290" w14:textId="77777777" w:rsidR="0086671D" w:rsidRDefault="0086671D" w:rsidP="0086671D">
      <w:pPr>
        <w:pStyle w:val="Compact"/>
      </w:pPr>
    </w:p>
    <w:p w14:paraId="6996B29E" w14:textId="77777777" w:rsidR="0086671D" w:rsidRDefault="0086671D" w:rsidP="0086671D">
      <w:pPr>
        <w:pStyle w:val="Compact"/>
      </w:pPr>
    </w:p>
    <w:p w14:paraId="5B209752" w14:textId="6AD6780C" w:rsidR="0086671D" w:rsidRDefault="0086671D" w:rsidP="0086671D">
      <w:pPr>
        <w:pStyle w:val="Compact"/>
      </w:pPr>
    </w:p>
    <w:p w14:paraId="75FFBBD6" w14:textId="6634034E" w:rsidR="0086671D" w:rsidRDefault="0086671D" w:rsidP="0086671D">
      <w:pPr>
        <w:pStyle w:val="Compact"/>
      </w:pPr>
    </w:p>
    <w:p w14:paraId="1FD89927" w14:textId="034A4CCD" w:rsidR="0086671D" w:rsidRDefault="0086671D" w:rsidP="0086671D">
      <w:pPr>
        <w:pStyle w:val="Compact"/>
      </w:pPr>
    </w:p>
    <w:p w14:paraId="45970870" w14:textId="23EF6E3E" w:rsidR="0086671D" w:rsidRDefault="0086671D" w:rsidP="0086671D">
      <w:pPr>
        <w:pStyle w:val="Compact"/>
      </w:pPr>
    </w:p>
    <w:p w14:paraId="761AFDF9" w14:textId="1D9998CF" w:rsidR="0086671D" w:rsidRDefault="0086671D" w:rsidP="0086671D">
      <w:pPr>
        <w:pStyle w:val="Compact"/>
      </w:pPr>
    </w:p>
    <w:p w14:paraId="5D587062" w14:textId="434CF453" w:rsidR="0086671D" w:rsidRDefault="0086671D" w:rsidP="0086671D">
      <w:pPr>
        <w:pStyle w:val="Compact"/>
      </w:pPr>
    </w:p>
    <w:p w14:paraId="334BEAEB" w14:textId="77777777" w:rsidR="0086671D" w:rsidRDefault="0086671D" w:rsidP="0086671D">
      <w:pPr>
        <w:pStyle w:val="Compact"/>
      </w:pPr>
    </w:p>
    <w:p w14:paraId="032955ED" w14:textId="77777777" w:rsidR="0086671D" w:rsidRDefault="0086671D" w:rsidP="0086671D">
      <w:pPr>
        <w:pStyle w:val="Compact"/>
      </w:pPr>
    </w:p>
    <w:p w14:paraId="0F72B7A7" w14:textId="77777777" w:rsidR="0086671D" w:rsidRDefault="0086671D" w:rsidP="0086671D">
      <w:pPr>
        <w:pStyle w:val="Compact"/>
      </w:pPr>
    </w:p>
    <w:p w14:paraId="6C0B640F" w14:textId="77777777" w:rsidR="0086671D" w:rsidRDefault="0086671D" w:rsidP="0086671D">
      <w:pPr>
        <w:pStyle w:val="Compact"/>
      </w:pPr>
    </w:p>
    <w:p w14:paraId="0C67C413" w14:textId="4A11A7B6" w:rsidR="0086671D" w:rsidRDefault="0086671D" w:rsidP="0086671D">
      <w:pPr>
        <w:pStyle w:val="Compact"/>
      </w:pPr>
    </w:p>
    <w:p w14:paraId="53ECB874" w14:textId="3617FFC2" w:rsidR="0086671D" w:rsidRDefault="00FF5C3A" w:rsidP="0086671D">
      <w:pPr>
        <w:pStyle w:val="Compact"/>
      </w:pPr>
      <w:ins w:id="44" w:author="Daniel Noble" w:date="2026-01-28T14:43:00Z" w16du:dateUtc="2026-01-28T13:43:00Z">
        <w:r>
          <w:rPr>
            <w:noProof/>
            <w14:ligatures w14:val="standardContextual"/>
          </w:rPr>
          <w:lastRenderedPageBreak/>
          <w:drawing>
            <wp:inline distT="0" distB="0" distL="0" distR="0" wp14:anchorId="51BB78C3" wp14:editId="3650B268">
              <wp:extent cx="5731510" cy="2061210"/>
              <wp:effectExtent l="0" t="0" r="0" b="0"/>
              <wp:docPr id="240711630" name="Picture 33" descr="A diagram of a analy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630" name="Picture 33" descr="A diagram of a analys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061210"/>
                      </a:xfrm>
                      <a:prstGeom prst="rect">
                        <a:avLst/>
                      </a:prstGeom>
                    </pic:spPr>
                  </pic:pic>
                </a:graphicData>
              </a:graphic>
            </wp:inline>
          </w:drawing>
        </w:r>
      </w:ins>
    </w:p>
    <w:p w14:paraId="7DAF860D" w14:textId="098A5265" w:rsidR="00451D53" w:rsidRPr="00080DB4" w:rsidRDefault="00977BDA" w:rsidP="00080DB4">
      <w:pPr>
        <w:pStyle w:val="Compact"/>
      </w:pPr>
      <w:del w:id="45" w:author="Daniel Noble" w:date="2026-01-28T14:43:00Z" w16du:dateUtc="2026-01-28T13:43:00Z">
        <w:r w:rsidRPr="00977BDA" w:rsidDel="00FF5C3A">
          <w:rPr>
            <w:noProof/>
          </w:rPr>
          <mc:AlternateContent>
            <mc:Choice Requires="wpg">
              <w:drawing>
                <wp:anchor distT="0" distB="0" distL="114300" distR="114300" simplePos="0" relativeHeight="251668480" behindDoc="0" locked="0" layoutInCell="1" allowOverlap="1" wp14:anchorId="1CE6B1D9" wp14:editId="1A879874">
                  <wp:simplePos x="0" y="0"/>
                  <wp:positionH relativeFrom="column">
                    <wp:posOffset>-756920</wp:posOffset>
                  </wp:positionH>
                  <wp:positionV relativeFrom="paragraph">
                    <wp:posOffset>0</wp:posOffset>
                  </wp:positionV>
                  <wp:extent cx="7199630" cy="2338705"/>
                  <wp:effectExtent l="0" t="0" r="1270" b="4445"/>
                  <wp:wrapTopAndBottom/>
                  <wp:docPr id="11" name="Group 10">
                    <a:extLst xmlns:a="http://schemas.openxmlformats.org/drawingml/2006/main">
                      <a:ext uri="{FF2B5EF4-FFF2-40B4-BE49-F238E27FC236}">
                        <a16:creationId xmlns:a16="http://schemas.microsoft.com/office/drawing/2014/main" id="{278F38B4-0310-1495-5C51-901EFB9E08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199630" cy="2338705"/>
                            <a:chOff x="0" y="0"/>
                            <a:chExt cx="9938606" cy="3228110"/>
                          </a:xfrm>
                        </wpg:grpSpPr>
                        <pic:pic xmlns:pic="http://schemas.openxmlformats.org/drawingml/2006/picture">
                          <pic:nvPicPr>
                            <pic:cNvPr id="267357232" name="Picture">
                              <a:extLst>
                                <a:ext uri="{FF2B5EF4-FFF2-40B4-BE49-F238E27FC236}">
                                  <a16:creationId xmlns:a16="http://schemas.microsoft.com/office/drawing/2014/main" id="{2D0ACF15-14D0-543A-CDCE-98C8BE0408DB}"/>
                                </a:ext>
                              </a:extLst>
                            </pic:cNvPr>
                            <pic:cNvPicPr>
                              <a:picLocks noChangeAspect="1"/>
                            </pic:cNvPicPr>
                          </pic:nvPicPr>
                          <pic:blipFill>
                            <a:blip r:embed="rId29"/>
                            <a:stretch>
                              <a:fillRect/>
                            </a:stretch>
                          </pic:blipFill>
                          <pic:spPr bwMode="auto">
                            <a:xfrm>
                              <a:off x="0" y="0"/>
                              <a:ext cx="9938606" cy="3228110"/>
                            </a:xfrm>
                            <a:prstGeom prst="rect">
                              <a:avLst/>
                            </a:prstGeom>
                            <a:noFill/>
                            <a:ln w="9525">
                              <a:noFill/>
                              <a:headEnd/>
                              <a:tailEnd/>
                            </a:ln>
                          </pic:spPr>
                        </pic:pic>
                        <wps:wsp>
                          <wps:cNvPr id="1712838831" name="Rectangle 1712838831">
                            <a:extLst>
                              <a:ext uri="{FF2B5EF4-FFF2-40B4-BE49-F238E27FC236}">
                                <a16:creationId xmlns:a16="http://schemas.microsoft.com/office/drawing/2014/main" id="{54972522-5FBB-609B-8A8C-41B7DD563106}"/>
                              </a:ext>
                            </a:extLst>
                          </wps:cNvPr>
                          <wps:cNvSpPr/>
                          <wps:spPr>
                            <a:xfrm>
                              <a:off x="803520" y="98431"/>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0231866" name="Rectangle 1720231866">
                            <a:extLst>
                              <a:ext uri="{FF2B5EF4-FFF2-40B4-BE49-F238E27FC236}">
                                <a16:creationId xmlns:a16="http://schemas.microsoft.com/office/drawing/2014/main" id="{E0FA0F64-CEA2-2490-E791-06631C47275B}"/>
                              </a:ext>
                            </a:extLst>
                          </wps:cNvPr>
                          <wps:cNvSpPr/>
                          <wps:spPr>
                            <a:xfrm flipV="1">
                              <a:off x="4027487" y="98431"/>
                              <a:ext cx="1233577" cy="28194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5097052" name="Rectangle 645097052">
                            <a:extLst>
                              <a:ext uri="{FF2B5EF4-FFF2-40B4-BE49-F238E27FC236}">
                                <a16:creationId xmlns:a16="http://schemas.microsoft.com/office/drawing/2014/main" id="{6465BE1C-88A9-AEF6-F797-730A589561FD}"/>
                              </a:ext>
                            </a:extLst>
                          </wps:cNvPr>
                          <wps:cNvSpPr/>
                          <wps:spPr>
                            <a:xfrm>
                              <a:off x="7251454" y="72603"/>
                              <a:ext cx="1233577" cy="30777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2485666" name="TextBox 7">
                            <a:extLst>
                              <a:ext uri="{FF2B5EF4-FFF2-40B4-BE49-F238E27FC236}">
                                <a16:creationId xmlns:a16="http://schemas.microsoft.com/office/drawing/2014/main" id="{45F8C32D-4A31-D117-ACD9-71F8B82AFC0A}"/>
                              </a:ext>
                            </a:extLst>
                          </wps:cNvPr>
                          <wps:cNvSpPr txBox="1"/>
                          <wps:spPr>
                            <a:xfrm>
                              <a:off x="379615" y="44295"/>
                              <a:ext cx="1768837" cy="537185"/>
                            </a:xfrm>
                            <a:prstGeom prst="rect">
                              <a:avLst/>
                            </a:prstGeom>
                            <a:noFill/>
                          </wps:spPr>
                          <wps:txbx>
                            <w:txbxContent>
                              <w:p w14:paraId="7238292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Glucocorticoids</w:t>
                                </w:r>
                              </w:p>
                            </w:txbxContent>
                          </wps:txbx>
                          <wps:bodyPr wrap="square" rtlCol="0">
                            <a:spAutoFit/>
                          </wps:bodyPr>
                        </wps:wsp>
                        <wps:wsp>
                          <wps:cNvPr id="172433937" name="TextBox 8">
                            <a:extLst>
                              <a:ext uri="{FF2B5EF4-FFF2-40B4-BE49-F238E27FC236}">
                                <a16:creationId xmlns:a16="http://schemas.microsoft.com/office/drawing/2014/main" id="{1ED5D33C-ED69-A09B-F6DE-6B48F05F2595}"/>
                              </a:ext>
                            </a:extLst>
                          </wps:cNvPr>
                          <wps:cNvSpPr txBox="1"/>
                          <wps:spPr>
                            <a:xfrm>
                              <a:off x="3632381" y="44287"/>
                              <a:ext cx="2918994" cy="537288"/>
                            </a:xfrm>
                            <a:prstGeom prst="rect">
                              <a:avLst/>
                            </a:prstGeom>
                            <a:noFill/>
                          </wps:spPr>
                          <wps:txbx>
                            <w:txbxContent>
                              <w:p w14:paraId="6F90C21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Psychological disturbance</w:t>
                                </w:r>
                              </w:p>
                            </w:txbxContent>
                          </wps:txbx>
                          <wps:bodyPr wrap="square" rtlCol="0">
                            <a:spAutoFit/>
                          </wps:bodyPr>
                        </wps:wsp>
                        <wps:wsp>
                          <wps:cNvPr id="776528562" name="TextBox 9">
                            <a:extLst>
                              <a:ext uri="{FF2B5EF4-FFF2-40B4-BE49-F238E27FC236}">
                                <a16:creationId xmlns:a16="http://schemas.microsoft.com/office/drawing/2014/main" id="{F50072FE-D927-5F42-503F-B5CF9FCE1A79}"/>
                              </a:ext>
                            </a:extLst>
                          </wps:cNvPr>
                          <wps:cNvSpPr txBox="1"/>
                          <wps:spPr>
                            <a:xfrm>
                              <a:off x="6875275" y="44295"/>
                              <a:ext cx="2989997" cy="537288"/>
                            </a:xfrm>
                            <a:prstGeom prst="rect">
                              <a:avLst/>
                            </a:prstGeom>
                            <a:noFill/>
                          </wps:spPr>
                          <wps:txbx>
                            <w:txbxContent>
                              <w:p w14:paraId="1F73F535"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Nutritional imbalance</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CE6B1D9" id="Group 10" o:spid="_x0000_s1054" style="position:absolute;margin-left:-59.6pt;margin-top:0;width:566.9pt;height:184.15pt;z-index:251668480;mso-width-relative:margin;mso-height-relative:margin" coordsize="99386,322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">
                  <o:lock v:ext="edit" aspectratio="t"/>
                  <v:shape id="Picture" o:spid="_x0000_s1055" type="#_x0000_t75" style="position:absolute;width:99386;height:322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">
                    <v:imagedata r:id="rId30" o:title=""/>
                  </v:shape>
                  <v:rect id="Rectangle 1712838831" o:spid="_x0000_s1056" style="position:absolute;left:8035;top:984;width:12335;height:3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" fillcolor="white [3212]" strokecolor="white [3212]" strokeweight="1pt"/>
                  <v:rect id="Rectangle 1720231866" o:spid="_x0000_s1057" style="position:absolute;left:40274;top:984;width:12336;height:2819;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" fillcolor="white [3212]" strokecolor="white [3212]" strokeweight="1pt"/>
                  <v:rect id="Rectangle 645097052" o:spid="_x0000_s1058" style="position:absolute;left:72514;top:726;width:12336;height:30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" fillcolor="white [3212]" strokecolor="white [3212]" strokeweight="1pt"/>
                  <v:shape id="TextBox 7" o:spid="_x0000_s1059" type="#_x0000_t202" style="position:absolute;left:3796;top:442;width:17688;height:5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" filled="f" stroked="f">
                    <v:textbox style="mso-fit-shape-to-text:t">
                      <w:txbxContent>
                        <w:p w14:paraId="7238292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Glucocorticoids</w:t>
                          </w:r>
                        </w:p>
                      </w:txbxContent>
                    </v:textbox>
                  </v:shape>
                  <v:shape id="TextBox 8" o:spid="_x0000_s1060" type="#_x0000_t202" style="position:absolute;left:36323;top:442;width:29190;height:5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" filled="f" stroked="f">
                    <v:textbox style="mso-fit-shape-to-text:t">
                      <w:txbxContent>
                        <w:p w14:paraId="6F90C21E"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Psychological disturbance</w:t>
                          </w:r>
                        </w:p>
                      </w:txbxContent>
                    </v:textbox>
                  </v:shape>
                  <v:shape id="TextBox 9" o:spid="_x0000_s1061" type="#_x0000_t202" style="position:absolute;left:68752;top:442;width:29900;height:53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" filled="f" stroked="f">
                    <v:textbox style="mso-fit-shape-to-text:t">
                      <w:txbxContent>
                        <w:p w14:paraId="1F73F535" w14:textId="77777777" w:rsidR="00977BDA" w:rsidRPr="00977BDA" w:rsidRDefault="00977BDA" w:rsidP="00977BDA">
                          <w:pPr>
                            <w:rPr>
                              <w:rFonts w:asciiTheme="minorHAnsi" w:hAnsi="Aptos"/>
                              <w:b/>
                              <w:bCs/>
                              <w:color w:val="000000" w:themeColor="text1"/>
                              <w:kern w:val="24"/>
                              <w:sz w:val="22"/>
                              <w:szCs w:val="22"/>
                            </w:rPr>
                          </w:pPr>
                          <w:r w:rsidRPr="00977BDA">
                            <w:rPr>
                              <w:rFonts w:asciiTheme="minorHAnsi" w:hAnsi="Aptos"/>
                              <w:b/>
                              <w:bCs/>
                              <w:color w:val="000000" w:themeColor="text1"/>
                              <w:kern w:val="24"/>
                              <w:sz w:val="22"/>
                              <w:szCs w:val="22"/>
                            </w:rPr>
                            <w:t>Nutritional imbalance</w:t>
                          </w:r>
                        </w:p>
                      </w:txbxContent>
                    </v:textbox>
                  </v:shape>
                  <w10:wrap type="topAndBottom"/>
                </v:group>
              </w:pict>
            </mc:Fallback>
          </mc:AlternateContent>
        </w:r>
      </w:del>
    </w:p>
    <w:p w14:paraId="6D737B92" w14:textId="30A0590C" w:rsidR="0086671D" w:rsidRDefault="0086671D" w:rsidP="00977BDA">
      <w:pPr>
        <w:pStyle w:val="Compact"/>
        <w:jc w:val="both"/>
      </w:pPr>
      <w:r w:rsidRPr="0086671D">
        <w:rPr>
          <w:b/>
          <w:bCs/>
        </w:rPr>
        <w:t>Figure </w:t>
      </w:r>
      <w:r w:rsidR="007B0779">
        <w:rPr>
          <w:b/>
          <w:bCs/>
        </w:rPr>
        <w:t>7</w:t>
      </w:r>
      <w:r w:rsidRPr="0086671D">
        <w:rPr>
          <w:b/>
          <w:bCs/>
        </w:rPr>
        <w:t xml:space="preserve"> - </w:t>
      </w:r>
      <w:r>
        <w:rPr>
          <w:b/>
          <w:bCs/>
        </w:rPr>
        <w:t xml:space="preserve">Overall meta-analytic mean estimates different stages of manipulation (pre-natal, post-natal or both) across different developmental stressors (a) </w:t>
      </w:r>
      <w:r w:rsidR="00451D53">
        <w:rPr>
          <w:b/>
          <w:bCs/>
        </w:rPr>
        <w:t>glucocorticoid exposure</w:t>
      </w:r>
      <w:r>
        <w:rPr>
          <w:b/>
          <w:bCs/>
        </w:rPr>
        <w:t xml:space="preserve">, (b) </w:t>
      </w:r>
      <w:r w:rsidR="00451D53">
        <w:rPr>
          <w:b/>
          <w:bCs/>
        </w:rPr>
        <w:t>psychological disturbance, and</w:t>
      </w:r>
      <w:r>
        <w:rPr>
          <w:b/>
          <w:bCs/>
        </w:rPr>
        <w:t xml:space="preserve"> (c) nutritional </w:t>
      </w:r>
      <w:r w:rsidR="00451D53">
        <w:rPr>
          <w:b/>
          <w:bCs/>
        </w:rPr>
        <w:t>imbalance</w:t>
      </w:r>
      <w:r>
        <w:t xml:space="preserve">. Mean estimates are shown as large points, with 95% confidence (thick black bars) and prediction (thin black bars). The number of effects (k) along with the number of studies (in </w:t>
      </w:r>
      <w:del w:id="46" w:author="Ondi Crino" w:date="2026-01-26T13:01:00Z" w16du:dateUtc="2026-01-26T02:31:00Z">
        <w:r w:rsidDel="008E5A62">
          <w:delText>parantheses</w:delText>
        </w:r>
      </w:del>
      <w:ins w:id="47" w:author="Ondi Crino" w:date="2026-01-26T13:01:00Z" w16du:dateUtc="2026-01-26T02:31:00Z">
        <w:r w:rsidR="008E5A62">
          <w:t>parentheses</w:t>
        </w:r>
      </w:ins>
      <w:r>
        <w:t>) are shown provided for each stage. The dashed line</w:t>
      </w:r>
      <w:ins w:id="48" w:author="Ondi Crino" w:date="2026-01-26T13:01:00Z" w16du:dateUtc="2026-01-26T02:31:00Z">
        <w:r w:rsidR="008E5A62">
          <w:t>s</w:t>
        </w:r>
      </w:ins>
      <w:r>
        <w:t xml:space="preserve"> represent</w:t>
      </w:r>
      <w:del w:id="49" w:author="Ondi Crino" w:date="2026-01-26T13:02:00Z" w16du:dateUtc="2026-01-26T02:32:00Z">
        <w:r w:rsidDel="008E5A62">
          <w:delText>s</w:delText>
        </w:r>
      </w:del>
      <w:r>
        <w:t xml:space="preserve"> no effect </w:t>
      </w:r>
      <w:ins w:id="50" w:author="Ondi Crino" w:date="2026-01-26T13:01:00Z" w16du:dateUtc="2026-01-26T02:31:00Z">
        <w:r w:rsidR="008E5A62">
          <w:t>where the estimates of the standardized mean difference</w:t>
        </w:r>
      </w:ins>
      <w:ins w:id="51" w:author="Ondi Crino" w:date="2026-01-26T13:04:00Z" w16du:dateUtc="2026-01-26T02:34:00Z">
        <w:r w:rsidR="00E16738">
          <w:t xml:space="preserve"> </w:t>
        </w:r>
      </w:ins>
      <w:ins w:id="52" w:author="Ondi Crino" w:date="2026-01-26T13:01:00Z" w16du:dateUtc="2026-01-26T02:31:00Z">
        <w:r w:rsidR="008E5A62">
          <w:t>betwee</w:t>
        </w:r>
      </w:ins>
      <w:ins w:id="53" w:author="Ondi Crino" w:date="2026-01-26T13:02:00Z" w16du:dateUtc="2026-01-26T02:32:00Z">
        <w:r w:rsidR="008E5A62">
          <w:t xml:space="preserve">n </w:t>
        </w:r>
      </w:ins>
      <w:ins w:id="54" w:author="Ondi Crino" w:date="2026-01-26T13:04:00Z" w16du:dateUtc="2026-01-26T02:34:00Z">
        <w:r w:rsidR="00E16738">
          <w:t xml:space="preserve">treatment and control </w:t>
        </w:r>
      </w:ins>
      <w:ins w:id="55" w:author="Ondi Crino" w:date="2026-01-26T13:02:00Z" w16du:dateUtc="2026-01-26T02:32:00Z">
        <w:r w:rsidR="008E5A62">
          <w:t xml:space="preserve">groups </w:t>
        </w:r>
      </w:ins>
      <w:r>
        <w:t>(</w:t>
      </w:r>
      <w:del w:id="56" w:author="Ondi Crino" w:date="2026-01-26T13:02:00Z" w16du:dateUtc="2026-01-26T02:32:00Z">
        <w:r w:rsidDel="008E5A62">
          <w:delText xml:space="preserve">i.e., </w:delText>
        </w:r>
      </w:del>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del w:id="57" w:author="Ondi Crino" w:date="2026-01-26T13:02:00Z" w16du:dateUtc="2026-01-26T02:32:00Z">
        <w:r w:rsidDel="008E5A62">
          <w:delText xml:space="preserve"> = 0</w:delText>
        </w:r>
      </w:del>
      <w:r>
        <w:t>)</w:t>
      </w:r>
      <w:ins w:id="58" w:author="Ondi Crino" w:date="2026-01-26T13:02:00Z" w16du:dateUtc="2026-01-26T02:32:00Z">
        <w:r w:rsidR="008E5A62">
          <w:t xml:space="preserve"> equals zero</w:t>
        </w:r>
      </w:ins>
      <w:r>
        <w:t xml:space="preserve">. Raw data </w:t>
      </w:r>
      <w:ins w:id="59" w:author="Daniel Noble" w:date="2026-01-28T14:04:00Z" w16du:dateUtc="2026-01-28T13:04:00Z">
        <w:r w:rsidR="00151415">
          <w:t xml:space="preserve">(transparent points) </w:t>
        </w:r>
      </w:ins>
      <w:r>
        <w:t>are also shown and are weighted by their inverse sampling error (precision). Note raw data is truncated for ease of visualisation.</w:t>
      </w:r>
    </w:p>
    <w:p w14:paraId="5BC41EC1" w14:textId="77777777" w:rsidR="0086671D" w:rsidRDefault="0086671D" w:rsidP="0086671D">
      <w:pPr>
        <w:pStyle w:val="Compact"/>
      </w:pPr>
    </w:p>
    <w:p w14:paraId="69DF51B8" w14:textId="74E45874" w:rsidR="0086671D" w:rsidRDefault="0086671D" w:rsidP="0086671D">
      <w:pPr>
        <w:pStyle w:val="Compact"/>
      </w:pPr>
    </w:p>
    <w:p w14:paraId="12730C0E" w14:textId="77777777" w:rsidR="0086671D" w:rsidRDefault="0086671D" w:rsidP="0086671D">
      <w:pPr>
        <w:pStyle w:val="Compact"/>
      </w:pPr>
    </w:p>
    <w:p w14:paraId="025409FB" w14:textId="77777777" w:rsidR="0086671D" w:rsidRDefault="0086671D" w:rsidP="0086671D">
      <w:pPr>
        <w:pStyle w:val="Compact"/>
      </w:pPr>
    </w:p>
    <w:p w14:paraId="07F63CB4" w14:textId="77777777" w:rsidR="0086671D" w:rsidRDefault="0086671D" w:rsidP="0086671D">
      <w:pPr>
        <w:pStyle w:val="Compact"/>
      </w:pPr>
    </w:p>
    <w:p w14:paraId="2CF9D4B7" w14:textId="77777777" w:rsidR="0086671D" w:rsidRDefault="0086671D" w:rsidP="0086671D">
      <w:pPr>
        <w:pStyle w:val="Compact"/>
      </w:pPr>
    </w:p>
    <w:p w14:paraId="5F2C1015" w14:textId="77777777" w:rsidR="0086671D" w:rsidRDefault="0086671D" w:rsidP="0086671D">
      <w:pPr>
        <w:pStyle w:val="Compact"/>
      </w:pPr>
    </w:p>
    <w:p w14:paraId="03D1A202" w14:textId="77777777" w:rsidR="0086671D" w:rsidRDefault="0086671D" w:rsidP="0086671D">
      <w:pPr>
        <w:pStyle w:val="Compact"/>
      </w:pPr>
    </w:p>
    <w:p w14:paraId="7E255863" w14:textId="77777777" w:rsidR="0086671D" w:rsidRDefault="0086671D" w:rsidP="0086671D">
      <w:pPr>
        <w:pStyle w:val="Compact"/>
      </w:pPr>
    </w:p>
    <w:p w14:paraId="5C1E4F47" w14:textId="77777777" w:rsidR="0086671D" w:rsidRDefault="0086671D" w:rsidP="0086671D">
      <w:pPr>
        <w:pStyle w:val="Compact"/>
      </w:pPr>
    </w:p>
    <w:p w14:paraId="18E99405" w14:textId="77777777" w:rsidR="0086671D" w:rsidRDefault="0086671D" w:rsidP="0086671D">
      <w:pPr>
        <w:pStyle w:val="Compact"/>
      </w:pPr>
    </w:p>
    <w:p w14:paraId="5DDDF116" w14:textId="77777777" w:rsidR="0086671D" w:rsidRDefault="0086671D" w:rsidP="0086671D">
      <w:pPr>
        <w:pStyle w:val="Compact"/>
      </w:pPr>
    </w:p>
    <w:p w14:paraId="34CE0EFF" w14:textId="77777777" w:rsidR="0086671D" w:rsidRDefault="0086671D" w:rsidP="0086671D">
      <w:pPr>
        <w:pStyle w:val="Compact"/>
      </w:pPr>
    </w:p>
    <w:p w14:paraId="6CDEA31F" w14:textId="77777777" w:rsidR="006A5A5B" w:rsidRDefault="006A5A5B" w:rsidP="0086671D">
      <w:pPr>
        <w:pStyle w:val="Compact"/>
      </w:pPr>
    </w:p>
    <w:p w14:paraId="0272F247" w14:textId="77777777" w:rsidR="006A5A5B" w:rsidRDefault="006A5A5B" w:rsidP="0086671D">
      <w:pPr>
        <w:pStyle w:val="Compact"/>
      </w:pPr>
    </w:p>
    <w:p w14:paraId="415A1AC0" w14:textId="77777777" w:rsidR="006A5A5B" w:rsidRDefault="006A5A5B" w:rsidP="0086671D">
      <w:pPr>
        <w:pStyle w:val="Compact"/>
      </w:pPr>
    </w:p>
    <w:p w14:paraId="5EAD837A" w14:textId="77777777" w:rsidR="006A5A5B" w:rsidRDefault="006A5A5B" w:rsidP="0086671D">
      <w:pPr>
        <w:pStyle w:val="Compact"/>
      </w:pPr>
    </w:p>
    <w:p w14:paraId="4646732E" w14:textId="77777777" w:rsidR="006A5A5B" w:rsidRDefault="006A5A5B" w:rsidP="0086671D">
      <w:pPr>
        <w:pStyle w:val="Compact"/>
      </w:pPr>
    </w:p>
    <w:p w14:paraId="5D9979CE" w14:textId="77777777" w:rsidR="006A5A5B" w:rsidRDefault="006A5A5B" w:rsidP="0086671D">
      <w:pPr>
        <w:pStyle w:val="Compact"/>
      </w:pPr>
    </w:p>
    <w:p w14:paraId="46664B3C" w14:textId="77777777" w:rsidR="0086671D" w:rsidRDefault="0086671D" w:rsidP="0086671D">
      <w:pPr>
        <w:pStyle w:val="Compact"/>
      </w:pPr>
    </w:p>
    <w:p w14:paraId="6E8655B7" w14:textId="77777777" w:rsidR="0086671D" w:rsidRDefault="0086671D" w:rsidP="0086671D">
      <w:pPr>
        <w:pStyle w:val="Compact"/>
      </w:pPr>
    </w:p>
    <w:p w14:paraId="1A310ED5" w14:textId="77777777" w:rsidR="0086671D" w:rsidRDefault="0086671D" w:rsidP="0086671D">
      <w:pPr>
        <w:pStyle w:val="Compact"/>
      </w:pPr>
    </w:p>
    <w:p w14:paraId="576B5C4B" w14:textId="77777777" w:rsidR="0086671D" w:rsidRDefault="0086671D" w:rsidP="0086671D">
      <w:pPr>
        <w:pStyle w:val="Compact"/>
      </w:pPr>
    </w:p>
    <w:p w14:paraId="124EDF33" w14:textId="77777777" w:rsidR="0086671D" w:rsidRDefault="0086671D" w:rsidP="0086671D">
      <w:pPr>
        <w:pStyle w:val="Compact"/>
      </w:pPr>
    </w:p>
    <w:p w14:paraId="6D229AA8" w14:textId="05F5AB2F" w:rsidR="0086671D" w:rsidRDefault="0086671D" w:rsidP="0086671D">
      <w:pPr>
        <w:pStyle w:val="Compact"/>
      </w:pPr>
      <w:del w:id="60" w:author="Daniel Noble" w:date="2026-01-28T15:22:00Z" w16du:dateUtc="2026-01-28T14:22:00Z">
        <w:r w:rsidDel="00EF0FEA">
          <w:rPr>
            <w:noProof/>
          </w:rPr>
          <w:drawing>
            <wp:inline distT="0" distB="0" distL="0" distR="0" wp14:anchorId="5982B021" wp14:editId="3CB4D4DC">
              <wp:extent cx="5731510" cy="2547580"/>
              <wp:effectExtent l="0" t="0" r="2540" b="5715"/>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sults_files/figure-docx/fig-orchard_nutrition-1.png"/>
                      <pic:cNvPicPr>
                        <a:picLocks noChangeAspect="1" noChangeArrowheads="1"/>
                      </pic:cNvPicPr>
                    </pic:nvPicPr>
                    <pic:blipFill>
                      <a:blip r:embed="rId31"/>
                      <a:stretch>
                        <a:fillRect/>
                      </a:stretch>
                    </pic:blipFill>
                    <pic:spPr bwMode="auto">
                      <a:xfrm>
                        <a:off x="0" y="0"/>
                        <a:ext cx="5731510" cy="2547580"/>
                      </a:xfrm>
                      <a:prstGeom prst="rect">
                        <a:avLst/>
                      </a:prstGeom>
                      <a:noFill/>
                      <a:ln w="9525">
                        <a:noFill/>
                        <a:headEnd/>
                        <a:tailEnd/>
                      </a:ln>
                    </pic:spPr>
                  </pic:pic>
                </a:graphicData>
              </a:graphic>
            </wp:inline>
          </w:drawing>
        </w:r>
      </w:del>
    </w:p>
    <w:p w14:paraId="166C7CB2" w14:textId="1B5250B3" w:rsidR="0086671D" w:rsidRDefault="00EF0FEA" w:rsidP="00977BDA">
      <w:pPr>
        <w:pStyle w:val="Compact"/>
        <w:jc w:val="both"/>
      </w:pPr>
      <w:ins w:id="61" w:author="Daniel Noble" w:date="2026-01-28T15:22:00Z" w16du:dateUtc="2026-01-28T14:22:00Z">
        <w:r>
          <w:rPr>
            <w:noProof/>
            <w14:ligatures w14:val="standardContextual"/>
          </w:rPr>
          <w:lastRenderedPageBreak/>
          <w:drawing>
            <wp:inline distT="0" distB="0" distL="0" distR="0" wp14:anchorId="3FEEAA22" wp14:editId="703888BE">
              <wp:extent cx="5731510" cy="2587625"/>
              <wp:effectExtent l="0" t="0" r="0" b="3175"/>
              <wp:docPr id="1356102109" name="Picture 34" descr="A diagram of food and gastrointestinal tra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02109" name="Picture 34" descr="A diagram of food and gastrointestinal trac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ins>
    </w:p>
    <w:p w14:paraId="13C48C7B" w14:textId="4F426EB8" w:rsidR="00977BDA" w:rsidRDefault="00977BDA" w:rsidP="00977BDA">
      <w:pPr>
        <w:pStyle w:val="Compact"/>
        <w:jc w:val="both"/>
      </w:pPr>
      <w:r>
        <w:rPr>
          <w:b/>
          <w:bCs/>
        </w:rPr>
        <w:t>Figure</w:t>
      </w:r>
      <w:r>
        <w:t> </w:t>
      </w:r>
      <w:r w:rsidR="000D0ED6">
        <w:rPr>
          <w:b/>
          <w:bCs/>
        </w:rPr>
        <w:t>8</w:t>
      </w:r>
      <w:r w:rsidRPr="0086671D">
        <w:rPr>
          <w:b/>
          <w:bCs/>
        </w:rPr>
        <w:t xml:space="preserve"> -</w:t>
      </w:r>
      <w:r>
        <w:t xml:space="preserve"> </w:t>
      </w:r>
      <w:r>
        <w:rPr>
          <w:b/>
          <w:bCs/>
        </w:rPr>
        <w:t xml:space="preserve">Overall meta-analytic mean estimates for nutritional </w:t>
      </w:r>
      <w:del w:id="62" w:author="Daniel Noble" w:date="2026-01-28T15:23:00Z" w16du:dateUtc="2026-01-28T14:23:00Z">
        <w:r w:rsidDel="00EF0FEA">
          <w:rPr>
            <w:b/>
            <w:bCs/>
          </w:rPr>
          <w:delText xml:space="preserve">stressors </w:delText>
        </w:r>
      </w:del>
      <w:ins w:id="63" w:author="Daniel Noble" w:date="2026-01-28T15:23:00Z" w16du:dateUtc="2026-01-28T14:23:00Z">
        <w:r w:rsidR="00EF0FEA">
          <w:rPr>
            <w:b/>
            <w:bCs/>
          </w:rPr>
          <w:t xml:space="preserve">imbalance </w:t>
        </w:r>
      </w:ins>
      <w:r>
        <w:rPr>
          <w:b/>
          <w:bCs/>
        </w:rPr>
        <w:t>(a) under- and over-nutrition and (b) nutrition type</w:t>
      </w:r>
      <w:r>
        <w:t>. Mean estimates are shown as large points, with 95% confidence (thick black bars) and prediction (thin black bars). The number of effects (k) along with the number of studies (in parentheses) are shown provided for each stressor type. The dashed line</w:t>
      </w:r>
      <w:ins w:id="64" w:author="Ondi Crino" w:date="2026-01-26T13:03:00Z" w16du:dateUtc="2026-01-26T02:33:00Z">
        <w:r w:rsidR="00E16738">
          <w:t>s</w:t>
        </w:r>
      </w:ins>
      <w:r>
        <w:t xml:space="preserve"> represent</w:t>
      </w:r>
      <w:del w:id="65" w:author="Ondi Crino" w:date="2026-01-26T13:03:00Z" w16du:dateUtc="2026-01-26T02:33:00Z">
        <w:r w:rsidDel="00E16738">
          <w:delText>s</w:delText>
        </w:r>
      </w:del>
      <w:r>
        <w:t xml:space="preserve"> no effect </w:t>
      </w:r>
      <w:ins w:id="66" w:author="Ondi Crino" w:date="2026-01-26T13:03:00Z" w16du:dateUtc="2026-01-26T02:33:00Z">
        <w:r w:rsidR="00E16738">
          <w:t xml:space="preserve">where the </w:t>
        </w:r>
      </w:ins>
      <w:ins w:id="67" w:author="Ondi Crino" w:date="2026-01-26T13:05:00Z" w16du:dateUtc="2026-01-26T02:35:00Z">
        <w:r w:rsidR="00E16738">
          <w:t xml:space="preserve">estimates of the </w:t>
        </w:r>
      </w:ins>
      <w:ins w:id="68" w:author="Ondi Crino" w:date="2026-01-26T13:03:00Z" w16du:dateUtc="2026-01-26T02:33:00Z">
        <w:r w:rsidR="00E16738">
          <w:t xml:space="preserve">standardized mean difference </w:t>
        </w:r>
      </w:ins>
      <w:ins w:id="69" w:author="Ondi Crino" w:date="2026-01-26T13:04:00Z" w16du:dateUtc="2026-01-26T02:34:00Z">
        <w:r w:rsidR="00E16738">
          <w:t xml:space="preserve">between treatment and control groups </w:t>
        </w:r>
      </w:ins>
      <w:r>
        <w:t>(</w:t>
      </w:r>
      <w:del w:id="70" w:author="Ondi Crino" w:date="2026-01-26T13:04:00Z" w16du:dateUtc="2026-01-26T02:34:00Z">
        <w:r w:rsidDel="00E16738">
          <w:delText xml:space="preserve">i.e., </w:delText>
        </w:r>
      </w:del>
      <w:bookmarkStart w:id="71" w:name="_Hlk220325452"/>
      <m:oMath>
        <m:r>
          <w:rPr>
            <w:rFonts w:ascii="Cambria Math" w:hAnsi="Cambria Math"/>
          </w:rPr>
          <m:t>SM</m:t>
        </m:r>
        <m:sSub>
          <m:sSubPr>
            <m:ctrlPr>
              <w:rPr>
                <w:rFonts w:ascii="Cambria Math" w:hAnsi="Cambria Math"/>
              </w:rPr>
            </m:ctrlPr>
          </m:sSubPr>
          <m:e>
            <m:r>
              <w:rPr>
                <w:rFonts w:ascii="Cambria Math" w:hAnsi="Cambria Math"/>
              </w:rPr>
              <m:t>D</m:t>
            </m:r>
          </m:e>
          <m:sub>
            <m:r>
              <w:rPr>
                <w:rFonts w:ascii="Cambria Math" w:hAnsi="Cambria Math"/>
              </w:rPr>
              <m:t>H</m:t>
            </m:r>
          </m:sub>
        </m:sSub>
      </m:oMath>
      <w:bookmarkEnd w:id="71"/>
      <w:del w:id="72" w:author="Ondi Crino" w:date="2026-01-26T13:04:00Z" w16du:dateUtc="2026-01-26T02:34:00Z">
        <w:r w:rsidDel="00E16738">
          <w:delText xml:space="preserve"> = 0</w:delText>
        </w:r>
      </w:del>
      <w:r>
        <w:t>)</w:t>
      </w:r>
      <w:ins w:id="73" w:author="Ondi Crino" w:date="2026-01-26T13:04:00Z" w16du:dateUtc="2026-01-26T02:34:00Z">
        <w:r w:rsidR="00E16738">
          <w:t xml:space="preserve"> equals zero</w:t>
        </w:r>
      </w:ins>
      <w:r>
        <w:t xml:space="preserve">. Raw data </w:t>
      </w:r>
      <w:ins w:id="74" w:author="Daniel Noble" w:date="2026-01-28T14:04:00Z" w16du:dateUtc="2026-01-28T13:04:00Z">
        <w:r w:rsidR="00151415">
          <w:t xml:space="preserve">(transparent points) </w:t>
        </w:r>
      </w:ins>
      <w:r>
        <w:t>are also shown and are weighted by their inverse sampling error (precision). Note raw data is truncated for ease of visualisation.</w:t>
      </w:r>
    </w:p>
    <w:p w14:paraId="4E6BAC79" w14:textId="77777777" w:rsidR="00977BDA" w:rsidRDefault="00977BDA" w:rsidP="0086671D">
      <w:pPr>
        <w:pStyle w:val="Compact"/>
      </w:pPr>
    </w:p>
    <w:sectPr w:rsidR="00977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7288"/>
    <w:multiLevelType w:val="hybridMultilevel"/>
    <w:tmpl w:val="465C928E"/>
    <w:lvl w:ilvl="0" w:tplc="C5AE4D6C">
      <w:start w:val="1"/>
      <w:numFmt w:val="bullet"/>
      <w:lvlText w:val="•"/>
      <w:lvlJc w:val="left"/>
      <w:pPr>
        <w:tabs>
          <w:tab w:val="num" w:pos="720"/>
        </w:tabs>
        <w:ind w:left="720" w:hanging="360"/>
      </w:pPr>
      <w:rPr>
        <w:rFonts w:ascii="Arial" w:hAnsi="Arial" w:hint="default"/>
      </w:rPr>
    </w:lvl>
    <w:lvl w:ilvl="1" w:tplc="7B24B590" w:tentative="1">
      <w:start w:val="1"/>
      <w:numFmt w:val="bullet"/>
      <w:lvlText w:val="•"/>
      <w:lvlJc w:val="left"/>
      <w:pPr>
        <w:tabs>
          <w:tab w:val="num" w:pos="1440"/>
        </w:tabs>
        <w:ind w:left="1440" w:hanging="360"/>
      </w:pPr>
      <w:rPr>
        <w:rFonts w:ascii="Arial" w:hAnsi="Arial" w:hint="default"/>
      </w:rPr>
    </w:lvl>
    <w:lvl w:ilvl="2" w:tplc="F13E81F6" w:tentative="1">
      <w:start w:val="1"/>
      <w:numFmt w:val="bullet"/>
      <w:lvlText w:val="•"/>
      <w:lvlJc w:val="left"/>
      <w:pPr>
        <w:tabs>
          <w:tab w:val="num" w:pos="2160"/>
        </w:tabs>
        <w:ind w:left="2160" w:hanging="360"/>
      </w:pPr>
      <w:rPr>
        <w:rFonts w:ascii="Arial" w:hAnsi="Arial" w:hint="default"/>
      </w:rPr>
    </w:lvl>
    <w:lvl w:ilvl="3" w:tplc="3D04395E" w:tentative="1">
      <w:start w:val="1"/>
      <w:numFmt w:val="bullet"/>
      <w:lvlText w:val="•"/>
      <w:lvlJc w:val="left"/>
      <w:pPr>
        <w:tabs>
          <w:tab w:val="num" w:pos="2880"/>
        </w:tabs>
        <w:ind w:left="2880" w:hanging="360"/>
      </w:pPr>
      <w:rPr>
        <w:rFonts w:ascii="Arial" w:hAnsi="Arial" w:hint="default"/>
      </w:rPr>
    </w:lvl>
    <w:lvl w:ilvl="4" w:tplc="55D8AD64" w:tentative="1">
      <w:start w:val="1"/>
      <w:numFmt w:val="bullet"/>
      <w:lvlText w:val="•"/>
      <w:lvlJc w:val="left"/>
      <w:pPr>
        <w:tabs>
          <w:tab w:val="num" w:pos="3600"/>
        </w:tabs>
        <w:ind w:left="3600" w:hanging="360"/>
      </w:pPr>
      <w:rPr>
        <w:rFonts w:ascii="Arial" w:hAnsi="Arial" w:hint="default"/>
      </w:rPr>
    </w:lvl>
    <w:lvl w:ilvl="5" w:tplc="6D9C6C94" w:tentative="1">
      <w:start w:val="1"/>
      <w:numFmt w:val="bullet"/>
      <w:lvlText w:val="•"/>
      <w:lvlJc w:val="left"/>
      <w:pPr>
        <w:tabs>
          <w:tab w:val="num" w:pos="4320"/>
        </w:tabs>
        <w:ind w:left="4320" w:hanging="360"/>
      </w:pPr>
      <w:rPr>
        <w:rFonts w:ascii="Arial" w:hAnsi="Arial" w:hint="default"/>
      </w:rPr>
    </w:lvl>
    <w:lvl w:ilvl="6" w:tplc="0C2E80C4" w:tentative="1">
      <w:start w:val="1"/>
      <w:numFmt w:val="bullet"/>
      <w:lvlText w:val="•"/>
      <w:lvlJc w:val="left"/>
      <w:pPr>
        <w:tabs>
          <w:tab w:val="num" w:pos="5040"/>
        </w:tabs>
        <w:ind w:left="5040" w:hanging="360"/>
      </w:pPr>
      <w:rPr>
        <w:rFonts w:ascii="Arial" w:hAnsi="Arial" w:hint="default"/>
      </w:rPr>
    </w:lvl>
    <w:lvl w:ilvl="7" w:tplc="4A3AF970" w:tentative="1">
      <w:start w:val="1"/>
      <w:numFmt w:val="bullet"/>
      <w:lvlText w:val="•"/>
      <w:lvlJc w:val="left"/>
      <w:pPr>
        <w:tabs>
          <w:tab w:val="num" w:pos="5760"/>
        </w:tabs>
        <w:ind w:left="5760" w:hanging="360"/>
      </w:pPr>
      <w:rPr>
        <w:rFonts w:ascii="Arial" w:hAnsi="Arial" w:hint="default"/>
      </w:rPr>
    </w:lvl>
    <w:lvl w:ilvl="8" w:tplc="04625C7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7F4E9E"/>
    <w:multiLevelType w:val="hybridMultilevel"/>
    <w:tmpl w:val="A9F6E942"/>
    <w:lvl w:ilvl="0" w:tplc="10167FD2">
      <w:start w:val="1"/>
      <w:numFmt w:val="bullet"/>
      <w:lvlText w:val="•"/>
      <w:lvlJc w:val="left"/>
      <w:pPr>
        <w:tabs>
          <w:tab w:val="num" w:pos="720"/>
        </w:tabs>
        <w:ind w:left="720" w:hanging="360"/>
      </w:pPr>
      <w:rPr>
        <w:rFonts w:ascii="Arial" w:hAnsi="Arial" w:hint="default"/>
      </w:rPr>
    </w:lvl>
    <w:lvl w:ilvl="1" w:tplc="3A0E8824" w:tentative="1">
      <w:start w:val="1"/>
      <w:numFmt w:val="bullet"/>
      <w:lvlText w:val="•"/>
      <w:lvlJc w:val="left"/>
      <w:pPr>
        <w:tabs>
          <w:tab w:val="num" w:pos="1440"/>
        </w:tabs>
        <w:ind w:left="1440" w:hanging="360"/>
      </w:pPr>
      <w:rPr>
        <w:rFonts w:ascii="Arial" w:hAnsi="Arial" w:hint="default"/>
      </w:rPr>
    </w:lvl>
    <w:lvl w:ilvl="2" w:tplc="390E447E" w:tentative="1">
      <w:start w:val="1"/>
      <w:numFmt w:val="bullet"/>
      <w:lvlText w:val="•"/>
      <w:lvlJc w:val="left"/>
      <w:pPr>
        <w:tabs>
          <w:tab w:val="num" w:pos="2160"/>
        </w:tabs>
        <w:ind w:left="2160" w:hanging="360"/>
      </w:pPr>
      <w:rPr>
        <w:rFonts w:ascii="Arial" w:hAnsi="Arial" w:hint="default"/>
      </w:rPr>
    </w:lvl>
    <w:lvl w:ilvl="3" w:tplc="F82C7B96" w:tentative="1">
      <w:start w:val="1"/>
      <w:numFmt w:val="bullet"/>
      <w:lvlText w:val="•"/>
      <w:lvlJc w:val="left"/>
      <w:pPr>
        <w:tabs>
          <w:tab w:val="num" w:pos="2880"/>
        </w:tabs>
        <w:ind w:left="2880" w:hanging="360"/>
      </w:pPr>
      <w:rPr>
        <w:rFonts w:ascii="Arial" w:hAnsi="Arial" w:hint="default"/>
      </w:rPr>
    </w:lvl>
    <w:lvl w:ilvl="4" w:tplc="D13A2D34" w:tentative="1">
      <w:start w:val="1"/>
      <w:numFmt w:val="bullet"/>
      <w:lvlText w:val="•"/>
      <w:lvlJc w:val="left"/>
      <w:pPr>
        <w:tabs>
          <w:tab w:val="num" w:pos="3600"/>
        </w:tabs>
        <w:ind w:left="3600" w:hanging="360"/>
      </w:pPr>
      <w:rPr>
        <w:rFonts w:ascii="Arial" w:hAnsi="Arial" w:hint="default"/>
      </w:rPr>
    </w:lvl>
    <w:lvl w:ilvl="5" w:tplc="6DCC8F36" w:tentative="1">
      <w:start w:val="1"/>
      <w:numFmt w:val="bullet"/>
      <w:lvlText w:val="•"/>
      <w:lvlJc w:val="left"/>
      <w:pPr>
        <w:tabs>
          <w:tab w:val="num" w:pos="4320"/>
        </w:tabs>
        <w:ind w:left="4320" w:hanging="360"/>
      </w:pPr>
      <w:rPr>
        <w:rFonts w:ascii="Arial" w:hAnsi="Arial" w:hint="default"/>
      </w:rPr>
    </w:lvl>
    <w:lvl w:ilvl="6" w:tplc="9B3AAC6A" w:tentative="1">
      <w:start w:val="1"/>
      <w:numFmt w:val="bullet"/>
      <w:lvlText w:val="•"/>
      <w:lvlJc w:val="left"/>
      <w:pPr>
        <w:tabs>
          <w:tab w:val="num" w:pos="5040"/>
        </w:tabs>
        <w:ind w:left="5040" w:hanging="360"/>
      </w:pPr>
      <w:rPr>
        <w:rFonts w:ascii="Arial" w:hAnsi="Arial" w:hint="default"/>
      </w:rPr>
    </w:lvl>
    <w:lvl w:ilvl="7" w:tplc="E4F0608A" w:tentative="1">
      <w:start w:val="1"/>
      <w:numFmt w:val="bullet"/>
      <w:lvlText w:val="•"/>
      <w:lvlJc w:val="left"/>
      <w:pPr>
        <w:tabs>
          <w:tab w:val="num" w:pos="5760"/>
        </w:tabs>
        <w:ind w:left="5760" w:hanging="360"/>
      </w:pPr>
      <w:rPr>
        <w:rFonts w:ascii="Arial" w:hAnsi="Arial" w:hint="default"/>
      </w:rPr>
    </w:lvl>
    <w:lvl w:ilvl="8" w:tplc="26EA2334" w:tentative="1">
      <w:start w:val="1"/>
      <w:numFmt w:val="bullet"/>
      <w:lvlText w:val="•"/>
      <w:lvlJc w:val="left"/>
      <w:pPr>
        <w:tabs>
          <w:tab w:val="num" w:pos="6480"/>
        </w:tabs>
        <w:ind w:left="6480" w:hanging="360"/>
      </w:pPr>
      <w:rPr>
        <w:rFonts w:ascii="Arial" w:hAnsi="Arial" w:hint="default"/>
      </w:rPr>
    </w:lvl>
  </w:abstractNum>
  <w:num w:numId="1" w16cid:durableId="1856654134">
    <w:abstractNumId w:val="0"/>
  </w:num>
  <w:num w:numId="2" w16cid:durableId="17036275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rson w15:author="Ondi Crino">
    <w15:presenceInfo w15:providerId="AD" w15:userId="S::crin0006@flinders.edu.au::14d01f18-b834-4109-ba44-5cbdcf7d2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1D"/>
    <w:rsid w:val="0002625E"/>
    <w:rsid w:val="00080DB4"/>
    <w:rsid w:val="000D0ED6"/>
    <w:rsid w:val="00104BB1"/>
    <w:rsid w:val="00151415"/>
    <w:rsid w:val="0018540F"/>
    <w:rsid w:val="001C5B4F"/>
    <w:rsid w:val="0021667F"/>
    <w:rsid w:val="00227A09"/>
    <w:rsid w:val="00252FA6"/>
    <w:rsid w:val="00361D98"/>
    <w:rsid w:val="003C4332"/>
    <w:rsid w:val="003E1612"/>
    <w:rsid w:val="003E470C"/>
    <w:rsid w:val="00400715"/>
    <w:rsid w:val="0040344F"/>
    <w:rsid w:val="00435859"/>
    <w:rsid w:val="00451D53"/>
    <w:rsid w:val="004E6DD4"/>
    <w:rsid w:val="005220A2"/>
    <w:rsid w:val="00544689"/>
    <w:rsid w:val="00567022"/>
    <w:rsid w:val="005974D1"/>
    <w:rsid w:val="00690FD6"/>
    <w:rsid w:val="006A5A5B"/>
    <w:rsid w:val="00731967"/>
    <w:rsid w:val="00747A63"/>
    <w:rsid w:val="00787E82"/>
    <w:rsid w:val="007B0779"/>
    <w:rsid w:val="00811233"/>
    <w:rsid w:val="0086671D"/>
    <w:rsid w:val="008738E1"/>
    <w:rsid w:val="008E5A62"/>
    <w:rsid w:val="008E719A"/>
    <w:rsid w:val="00915160"/>
    <w:rsid w:val="00977BDA"/>
    <w:rsid w:val="00A33655"/>
    <w:rsid w:val="00A35D0A"/>
    <w:rsid w:val="00AE110B"/>
    <w:rsid w:val="00B13E27"/>
    <w:rsid w:val="00B74AC7"/>
    <w:rsid w:val="00B951D3"/>
    <w:rsid w:val="00BA2D27"/>
    <w:rsid w:val="00D03ACD"/>
    <w:rsid w:val="00D56769"/>
    <w:rsid w:val="00E16738"/>
    <w:rsid w:val="00EF0FEA"/>
    <w:rsid w:val="00EF20F9"/>
    <w:rsid w:val="00F57DBE"/>
    <w:rsid w:val="00F94282"/>
    <w:rsid w:val="00FA388D"/>
    <w:rsid w:val="00FB40AB"/>
    <w:rsid w:val="00FC6E5B"/>
    <w:rsid w:val="00FF5C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BF02"/>
  <w15:chartTrackingRefBased/>
  <w15:docId w15:val="{9A0ECF66-F30D-41E4-8B47-51AAB619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71D"/>
    <w:pPr>
      <w:spacing w:after="200" w:line="240" w:lineRule="auto"/>
    </w:pPr>
    <w:rPr>
      <w:rFonts w:ascii="Times New Roman" w:hAnsi="Times New Roman"/>
      <w:kern w:val="0"/>
      <w:sz w:val="24"/>
      <w:szCs w:val="24"/>
      <w:lang w:val="en-US"/>
      <w14:ligatures w14:val="none"/>
    </w:rPr>
  </w:style>
  <w:style w:type="paragraph" w:styleId="Heading1">
    <w:name w:val="heading 1"/>
    <w:basedOn w:val="Normal"/>
    <w:next w:val="Normal"/>
    <w:link w:val="Heading1Char"/>
    <w:uiPriority w:val="9"/>
    <w:qFormat/>
    <w:rsid w:val="0086671D"/>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86671D"/>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86671D"/>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86671D"/>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AU"/>
      <w14:ligatures w14:val="standardContextual"/>
    </w:rPr>
  </w:style>
  <w:style w:type="paragraph" w:styleId="Heading5">
    <w:name w:val="heading 5"/>
    <w:basedOn w:val="Normal"/>
    <w:next w:val="Normal"/>
    <w:link w:val="Heading5Char"/>
    <w:uiPriority w:val="9"/>
    <w:semiHidden/>
    <w:unhideWhenUsed/>
    <w:qFormat/>
    <w:rsid w:val="0086671D"/>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AU"/>
      <w14:ligatures w14:val="standardContextual"/>
    </w:rPr>
  </w:style>
  <w:style w:type="paragraph" w:styleId="Heading6">
    <w:name w:val="heading 6"/>
    <w:basedOn w:val="Normal"/>
    <w:next w:val="Normal"/>
    <w:link w:val="Heading6Char"/>
    <w:uiPriority w:val="9"/>
    <w:semiHidden/>
    <w:unhideWhenUsed/>
    <w:qFormat/>
    <w:rsid w:val="0086671D"/>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val="en-AU"/>
      <w14:ligatures w14:val="standardContextual"/>
    </w:rPr>
  </w:style>
  <w:style w:type="paragraph" w:styleId="Heading7">
    <w:name w:val="heading 7"/>
    <w:basedOn w:val="Normal"/>
    <w:next w:val="Normal"/>
    <w:link w:val="Heading7Char"/>
    <w:uiPriority w:val="9"/>
    <w:semiHidden/>
    <w:unhideWhenUsed/>
    <w:qFormat/>
    <w:rsid w:val="0086671D"/>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val="en-AU"/>
      <w14:ligatures w14:val="standardContextual"/>
    </w:rPr>
  </w:style>
  <w:style w:type="paragraph" w:styleId="Heading8">
    <w:name w:val="heading 8"/>
    <w:basedOn w:val="Normal"/>
    <w:next w:val="Normal"/>
    <w:link w:val="Heading8Char"/>
    <w:uiPriority w:val="9"/>
    <w:semiHidden/>
    <w:unhideWhenUsed/>
    <w:qFormat/>
    <w:rsid w:val="0086671D"/>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val="en-AU"/>
      <w14:ligatures w14:val="standardContextual"/>
    </w:rPr>
  </w:style>
  <w:style w:type="paragraph" w:styleId="Heading9">
    <w:name w:val="heading 9"/>
    <w:basedOn w:val="Normal"/>
    <w:next w:val="Normal"/>
    <w:link w:val="Heading9Char"/>
    <w:uiPriority w:val="9"/>
    <w:semiHidden/>
    <w:unhideWhenUsed/>
    <w:qFormat/>
    <w:rsid w:val="0086671D"/>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1D"/>
    <w:rPr>
      <w:rFonts w:eastAsiaTheme="majorEastAsia" w:cstheme="majorBidi"/>
      <w:color w:val="272727" w:themeColor="text1" w:themeTint="D8"/>
    </w:rPr>
  </w:style>
  <w:style w:type="paragraph" w:styleId="Title">
    <w:name w:val="Title"/>
    <w:basedOn w:val="Normal"/>
    <w:next w:val="Normal"/>
    <w:link w:val="TitleChar"/>
    <w:uiPriority w:val="10"/>
    <w:qFormat/>
    <w:rsid w:val="0086671D"/>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86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1D"/>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86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1D"/>
    <w:pPr>
      <w:spacing w:before="160" w:after="160" w:line="259" w:lineRule="auto"/>
      <w:jc w:val="center"/>
    </w:pPr>
    <w:rPr>
      <w:rFonts w:asciiTheme="minorHAnsi" w:hAnsiTheme="minorHAnsi"/>
      <w:i/>
      <w:iCs/>
      <w:color w:val="404040" w:themeColor="text1" w:themeTint="BF"/>
      <w:kern w:val="2"/>
      <w:sz w:val="22"/>
      <w:szCs w:val="22"/>
      <w:lang w:val="en-AU"/>
      <w14:ligatures w14:val="standardContextual"/>
    </w:rPr>
  </w:style>
  <w:style w:type="character" w:customStyle="1" w:styleId="QuoteChar">
    <w:name w:val="Quote Char"/>
    <w:basedOn w:val="DefaultParagraphFont"/>
    <w:link w:val="Quote"/>
    <w:uiPriority w:val="29"/>
    <w:rsid w:val="0086671D"/>
    <w:rPr>
      <w:i/>
      <w:iCs/>
      <w:color w:val="404040" w:themeColor="text1" w:themeTint="BF"/>
    </w:rPr>
  </w:style>
  <w:style w:type="paragraph" w:styleId="ListParagraph">
    <w:name w:val="List Paragraph"/>
    <w:basedOn w:val="Normal"/>
    <w:uiPriority w:val="34"/>
    <w:qFormat/>
    <w:rsid w:val="0086671D"/>
    <w:pPr>
      <w:spacing w:after="160" w:line="259" w:lineRule="auto"/>
      <w:ind w:left="720"/>
      <w:contextualSpacing/>
    </w:pPr>
    <w:rPr>
      <w:rFonts w:asciiTheme="minorHAnsi" w:hAnsiTheme="minorHAnsi"/>
      <w:kern w:val="2"/>
      <w:sz w:val="22"/>
      <w:szCs w:val="22"/>
      <w:lang w:val="en-AU"/>
      <w14:ligatures w14:val="standardContextual"/>
    </w:rPr>
  </w:style>
  <w:style w:type="character" w:styleId="IntenseEmphasis">
    <w:name w:val="Intense Emphasis"/>
    <w:basedOn w:val="DefaultParagraphFont"/>
    <w:uiPriority w:val="21"/>
    <w:qFormat/>
    <w:rsid w:val="0086671D"/>
    <w:rPr>
      <w:i/>
      <w:iCs/>
      <w:color w:val="0F4761" w:themeColor="accent1" w:themeShade="BF"/>
    </w:rPr>
  </w:style>
  <w:style w:type="paragraph" w:styleId="IntenseQuote">
    <w:name w:val="Intense Quote"/>
    <w:basedOn w:val="Normal"/>
    <w:next w:val="Normal"/>
    <w:link w:val="IntenseQuoteChar"/>
    <w:uiPriority w:val="30"/>
    <w:qFormat/>
    <w:rsid w:val="0086671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kern w:val="2"/>
      <w:sz w:val="22"/>
      <w:szCs w:val="22"/>
      <w:lang w:val="en-AU"/>
      <w14:ligatures w14:val="standardContextual"/>
    </w:rPr>
  </w:style>
  <w:style w:type="character" w:customStyle="1" w:styleId="IntenseQuoteChar">
    <w:name w:val="Intense Quote Char"/>
    <w:basedOn w:val="DefaultParagraphFont"/>
    <w:link w:val="IntenseQuote"/>
    <w:uiPriority w:val="30"/>
    <w:rsid w:val="0086671D"/>
    <w:rPr>
      <w:i/>
      <w:iCs/>
      <w:color w:val="0F4761" w:themeColor="accent1" w:themeShade="BF"/>
    </w:rPr>
  </w:style>
  <w:style w:type="character" w:styleId="IntenseReference">
    <w:name w:val="Intense Reference"/>
    <w:basedOn w:val="DefaultParagraphFont"/>
    <w:uiPriority w:val="32"/>
    <w:qFormat/>
    <w:rsid w:val="0086671D"/>
    <w:rPr>
      <w:b/>
      <w:bCs/>
      <w:smallCaps/>
      <w:color w:val="0F4761" w:themeColor="accent1" w:themeShade="BF"/>
      <w:spacing w:val="5"/>
    </w:rPr>
  </w:style>
  <w:style w:type="paragraph" w:customStyle="1" w:styleId="Compact">
    <w:name w:val="Compact"/>
    <w:basedOn w:val="BodyText"/>
    <w:qFormat/>
    <w:rsid w:val="0086671D"/>
    <w:pPr>
      <w:spacing w:before="36" w:after="36"/>
    </w:pPr>
  </w:style>
  <w:style w:type="table" w:customStyle="1" w:styleId="Table">
    <w:name w:val="Table"/>
    <w:semiHidden/>
    <w:unhideWhenUsed/>
    <w:qFormat/>
    <w:rsid w:val="0086671D"/>
    <w:pPr>
      <w:spacing w:after="200" w:line="240" w:lineRule="auto"/>
    </w:pPr>
    <w:rPr>
      <w:kern w:val="0"/>
      <w:sz w:val="24"/>
      <w:szCs w:val="24"/>
      <w:lang w:val="en-US"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86671D"/>
    <w:pPr>
      <w:spacing w:after="120"/>
    </w:pPr>
    <w:rPr>
      <w:i w:val="0"/>
      <w:iCs w:val="0"/>
      <w:color w:val="auto"/>
      <w:sz w:val="24"/>
      <w:szCs w:val="24"/>
    </w:rPr>
  </w:style>
  <w:style w:type="paragraph" w:styleId="BodyText">
    <w:name w:val="Body Text"/>
    <w:basedOn w:val="Normal"/>
    <w:link w:val="BodyTextChar"/>
    <w:uiPriority w:val="99"/>
    <w:semiHidden/>
    <w:unhideWhenUsed/>
    <w:rsid w:val="0086671D"/>
    <w:pPr>
      <w:spacing w:after="120"/>
    </w:pPr>
  </w:style>
  <w:style w:type="character" w:customStyle="1" w:styleId="BodyTextChar">
    <w:name w:val="Body Text Char"/>
    <w:basedOn w:val="DefaultParagraphFont"/>
    <w:link w:val="BodyText"/>
    <w:uiPriority w:val="99"/>
    <w:semiHidden/>
    <w:rsid w:val="0086671D"/>
    <w:rPr>
      <w:rFonts w:ascii="Times New Roman" w:hAnsi="Times New Roman"/>
      <w:kern w:val="0"/>
      <w:sz w:val="24"/>
      <w:szCs w:val="24"/>
      <w:lang w:val="en-US"/>
      <w14:ligatures w14:val="none"/>
    </w:rPr>
  </w:style>
  <w:style w:type="paragraph" w:styleId="Caption">
    <w:name w:val="caption"/>
    <w:basedOn w:val="Normal"/>
    <w:next w:val="Normal"/>
    <w:uiPriority w:val="35"/>
    <w:semiHidden/>
    <w:unhideWhenUsed/>
    <w:qFormat/>
    <w:rsid w:val="0086671D"/>
    <w:rPr>
      <w:i/>
      <w:iCs/>
      <w:color w:val="0E2841" w:themeColor="text2"/>
      <w:sz w:val="18"/>
      <w:szCs w:val="18"/>
    </w:rPr>
  </w:style>
  <w:style w:type="paragraph" w:styleId="Revision">
    <w:name w:val="Revision"/>
    <w:hidden/>
    <w:uiPriority w:val="99"/>
    <w:semiHidden/>
    <w:rsid w:val="008E5A62"/>
    <w:pPr>
      <w:spacing w:after="0" w:line="240" w:lineRule="auto"/>
    </w:pPr>
    <w:rPr>
      <w:rFonts w:ascii="Times New Roman" w:hAnsi="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microsoft.com/office/2011/relationships/people" Target="peop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838</Words>
  <Characters>5004</Characters>
  <Application>Microsoft Office Word</Application>
  <DocSecurity>0</DocSecurity>
  <Lines>163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Daniel Noble</cp:lastModifiedBy>
  <cp:revision>10</cp:revision>
  <dcterms:created xsi:type="dcterms:W3CDTF">2026-01-26T02:16:00Z</dcterms:created>
  <dcterms:modified xsi:type="dcterms:W3CDTF">2026-01-28T14:52:00Z</dcterms:modified>
</cp:coreProperties>
</file>