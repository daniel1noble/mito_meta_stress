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2611" w:type="dxa"/>
        <w:tblLayout w:type="fixed"/>
        <w:tblLook w:val="04A0" w:firstRow="1" w:lastRow="0" w:firstColumn="1" w:lastColumn="0" w:noHBand="0" w:noVBand="1"/>
      </w:tblPr>
      <w:tblGrid>
        <w:gridCol w:w="2405"/>
        <w:gridCol w:w="3402"/>
        <w:gridCol w:w="4111"/>
        <w:gridCol w:w="2693"/>
      </w:tblGrid>
      <w:tr w:rsidR="008B1236" w:rsidRPr="00FF14F0" w14:paraId="3492B565" w14:textId="42F2474E" w:rsidTr="001822F1">
        <w:tc>
          <w:tcPr>
            <w:tcW w:w="2405" w:type="dxa"/>
          </w:tcPr>
          <w:p w14:paraId="6189FAE4" w14:textId="3CE516E3" w:rsidR="008B1236" w:rsidRPr="003D41CF" w:rsidRDefault="008B12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Category </w:t>
            </w:r>
          </w:p>
        </w:tc>
        <w:tc>
          <w:tcPr>
            <w:tcW w:w="3402" w:type="dxa"/>
          </w:tcPr>
          <w:p w14:paraId="056ADCAA" w14:textId="6BDA5456" w:rsidR="008B1236" w:rsidRPr="00FF14F0" w:rsidRDefault="008B12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  <w:r w:rsidR="00A12C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of manipulation</w:t>
            </w:r>
          </w:p>
        </w:tc>
        <w:tc>
          <w:tcPr>
            <w:tcW w:w="4111" w:type="dxa"/>
          </w:tcPr>
          <w:p w14:paraId="6FA02572" w14:textId="30F6E1F9" w:rsidR="008B1236" w:rsidRPr="00FF14F0" w:rsidRDefault="008B12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2693" w:type="dxa"/>
          </w:tcPr>
          <w:p w14:paraId="6DC96F63" w14:textId="43791745" w:rsidR="008B1236" w:rsidRPr="00FF14F0" w:rsidRDefault="008B12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References</w:t>
            </w:r>
          </w:p>
        </w:tc>
      </w:tr>
      <w:tr w:rsidR="008B1236" w:rsidRPr="00FF14F0" w14:paraId="57D0B2E4" w14:textId="71ACC7DC" w:rsidTr="001822F1">
        <w:tc>
          <w:tcPr>
            <w:tcW w:w="2405" w:type="dxa"/>
          </w:tcPr>
          <w:p w14:paraId="65653A5C" w14:textId="6834CCE6" w:rsidR="008B1236" w:rsidRPr="00FF14F0" w:rsidRDefault="00363402" w:rsidP="003D41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Glucocorticoid exposure</w:t>
            </w:r>
          </w:p>
        </w:tc>
        <w:tc>
          <w:tcPr>
            <w:tcW w:w="3402" w:type="dxa"/>
          </w:tcPr>
          <w:p w14:paraId="777CB8B4" w14:textId="0608EDEB" w:rsidR="008B1236" w:rsidRPr="00FF14F0" w:rsidRDefault="00A12C91" w:rsidP="003D41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Increased exposure to glucocorticoid hormones either directly through exposure of study animal to elevated levels or indirectly through maternal exposure</w:t>
            </w:r>
          </w:p>
        </w:tc>
        <w:tc>
          <w:tcPr>
            <w:tcW w:w="4111" w:type="dxa"/>
          </w:tcPr>
          <w:p w14:paraId="06C6D711" w14:textId="49245C42" w:rsidR="008B1236" w:rsidRPr="00FF14F0" w:rsidRDefault="00DE6556" w:rsidP="003D41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Glucocorticoid supplementation through feeding, injection of glucocorticoids into eggs, maternal exposure through dexamethasone injection </w:t>
            </w:r>
          </w:p>
        </w:tc>
        <w:tc>
          <w:tcPr>
            <w:tcW w:w="2693" w:type="dxa"/>
          </w:tcPr>
          <w:p w14:paraId="15355C74" w14:textId="0B11086A" w:rsidR="008B1236" w:rsidRPr="00FF14F0" w:rsidRDefault="004113CC" w:rsidP="003D41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Casagrande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(2020), Chen et al. (2021), </w:t>
            </w:r>
            <w:proofErr w:type="spellStart"/>
            <w:r w:rsidR="00DE6556"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Cossrin-Sevrin</w:t>
            </w:r>
            <w:proofErr w:type="spellEnd"/>
            <w:r w:rsidR="00DE6556"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(2022), Crino et al. </w:t>
            </w:r>
            <w:r w:rsidR="00DE6556">
              <w:rPr>
                <w:rFonts w:ascii="Times New Roman" w:hAnsi="Times New Roman" w:cs="Times New Roman"/>
                <w:sz w:val="24"/>
                <w:szCs w:val="24"/>
              </w:rPr>
              <w:t>(2022)</w:t>
            </w:r>
          </w:p>
        </w:tc>
      </w:tr>
      <w:tr w:rsidR="00DF4B0F" w:rsidRPr="00FF14F0" w14:paraId="7FF98CA9" w14:textId="77777777" w:rsidTr="001822F1">
        <w:tc>
          <w:tcPr>
            <w:tcW w:w="2405" w:type="dxa"/>
          </w:tcPr>
          <w:p w14:paraId="682D99E8" w14:textId="1AA1CD07" w:rsidR="00DF4B0F" w:rsidRPr="003D41CF" w:rsidRDefault="00363402" w:rsidP="003D41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Nutrition</w:t>
            </w:r>
            <w:r w:rsidR="00D069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al imbalance </w:t>
            </w:r>
          </w:p>
        </w:tc>
        <w:tc>
          <w:tcPr>
            <w:tcW w:w="3402" w:type="dxa"/>
          </w:tcPr>
          <w:p w14:paraId="3876366B" w14:textId="5DBEBE55" w:rsidR="00DF4B0F" w:rsidRPr="00D33F07" w:rsidRDefault="004113CC" w:rsidP="003D41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Manipulations that alter total calories or macronutrients including carbohydrates, fat, and protein</w:t>
            </w:r>
            <w:r w:rsidR="00D33F0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can include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Overnutrition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Undernutrition</w:t>
            </w:r>
            <w:r w:rsidR="00D33F07">
              <w:rPr>
                <w:rFonts w:ascii="Times New Roman" w:hAnsi="Times New Roman" w:cs="Times New Roman"/>
                <w:sz w:val="24"/>
                <w:szCs w:val="24"/>
              </w:rPr>
              <w:t>), can be indirect (imposed on mothers) or direct (imposed on study animal)</w:t>
            </w:r>
          </w:p>
        </w:tc>
        <w:tc>
          <w:tcPr>
            <w:tcW w:w="4111" w:type="dxa"/>
          </w:tcPr>
          <w:p w14:paraId="2A12783F" w14:textId="0CD06109" w:rsidR="00DF4B0F" w:rsidRPr="00FF14F0" w:rsidRDefault="004113CC" w:rsidP="003D41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Diets with an overabundance of calories or restricted calories, high/low macronutrient diets, clutch/litter size manipulations that affect food availability</w:t>
            </w:r>
          </w:p>
        </w:tc>
        <w:tc>
          <w:tcPr>
            <w:tcW w:w="2693" w:type="dxa"/>
          </w:tcPr>
          <w:p w14:paraId="219BC668" w14:textId="425D2835" w:rsidR="00DF4B0F" w:rsidRPr="00FF14F0" w:rsidRDefault="004113CC" w:rsidP="003D41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Braz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(2020), Castro et al. (2015), </w:t>
            </w:r>
            <w:r w:rsidR="00D33F07"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Jousse et al. (2014), </w:t>
            </w:r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Santana et al.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(2019)</w:t>
            </w:r>
          </w:p>
        </w:tc>
      </w:tr>
      <w:tr w:rsidR="00136646" w:rsidRPr="00FF14F0" w14:paraId="0BB4ADD3" w14:textId="77777777" w:rsidTr="001822F1">
        <w:tc>
          <w:tcPr>
            <w:tcW w:w="2405" w:type="dxa"/>
          </w:tcPr>
          <w:p w14:paraId="4F483F10" w14:textId="2D7F6B7A" w:rsidR="00136646" w:rsidRDefault="00136646" w:rsidP="001366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Parental care deprivation</w:t>
            </w:r>
          </w:p>
        </w:tc>
        <w:tc>
          <w:tcPr>
            <w:tcW w:w="3402" w:type="dxa"/>
          </w:tcPr>
          <w:p w14:paraId="21A82188" w14:textId="29317D66" w:rsidR="00136646" w:rsidRDefault="00136646" w:rsidP="00136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Removal of parent (often mother) during postnatal care </w:t>
            </w:r>
          </w:p>
        </w:tc>
        <w:tc>
          <w:tcPr>
            <w:tcW w:w="4111" w:type="dxa"/>
          </w:tcPr>
          <w:p w14:paraId="4A1B1448" w14:textId="6AA4738A" w:rsidR="00136646" w:rsidRDefault="00136646" w:rsidP="00136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Rodent mothers removed for period during postnatal care (e.g., 3 hours/day)</w:t>
            </w:r>
          </w:p>
        </w:tc>
        <w:tc>
          <w:tcPr>
            <w:tcW w:w="2693" w:type="dxa"/>
          </w:tcPr>
          <w:p w14:paraId="0BE5D8A3" w14:textId="41F16BE5" w:rsidR="00136646" w:rsidRDefault="00136646" w:rsidP="00136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Abelaira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(2021), </w:t>
            </w: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Banqueri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(2020), do Prado et al. (2015)</w:t>
            </w:r>
          </w:p>
        </w:tc>
      </w:tr>
      <w:tr w:rsidR="00136646" w:rsidRPr="00FF14F0" w14:paraId="67D79846" w14:textId="77777777" w:rsidTr="001822F1">
        <w:tc>
          <w:tcPr>
            <w:tcW w:w="2405" w:type="dxa"/>
          </w:tcPr>
          <w:p w14:paraId="62E9493C" w14:textId="32887FDF" w:rsidR="00136646" w:rsidRDefault="00136646" w:rsidP="001366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Psychological disturbance</w:t>
            </w:r>
          </w:p>
        </w:tc>
        <w:tc>
          <w:tcPr>
            <w:tcW w:w="3402" w:type="dxa"/>
          </w:tcPr>
          <w:p w14:paraId="2AAB6494" w14:textId="1381F50C" w:rsidR="00136646" w:rsidRDefault="00136646" w:rsidP="00136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Exposure to stimuli that are considered stressful and could increase glucocorticoid levels (although not measured)</w:t>
            </w:r>
          </w:p>
        </w:tc>
        <w:tc>
          <w:tcPr>
            <w:tcW w:w="4111" w:type="dxa"/>
          </w:tcPr>
          <w:p w14:paraId="0C3E5D2E" w14:textId="2A881106" w:rsidR="00136646" w:rsidRDefault="00136646" w:rsidP="00136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Handling stress, light exposure, maternal restraint during gestation, tank water draining or agitation, social isolation</w:t>
            </w:r>
          </w:p>
        </w:tc>
        <w:tc>
          <w:tcPr>
            <w:tcW w:w="2693" w:type="dxa"/>
          </w:tcPr>
          <w:p w14:paraId="4F897844" w14:textId="25A832BC" w:rsidR="00136646" w:rsidRDefault="00136646" w:rsidP="00136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Castro et al. (2018), </w:t>
            </w: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Sonei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(2017), </w:t>
            </w: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Toniazzo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(2019), Zheng et al.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(2015)</w:t>
            </w:r>
          </w:p>
        </w:tc>
      </w:tr>
    </w:tbl>
    <w:p w14:paraId="6431F8F7" w14:textId="2A0712FB" w:rsidR="00BA458D" w:rsidRDefault="00BA458D">
      <w:pPr>
        <w:rPr>
          <w:rFonts w:ascii="Times New Roman" w:hAnsi="Times New Roman" w:cs="Times New Roman"/>
          <w:sz w:val="24"/>
          <w:szCs w:val="24"/>
        </w:rPr>
      </w:pPr>
      <w:r w:rsidRPr="00136646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AEC96D" wp14:editId="1CB0D9B6">
                <wp:simplePos x="0" y="0"/>
                <wp:positionH relativeFrom="margin">
                  <wp:posOffset>0</wp:posOffset>
                </wp:positionH>
                <wp:positionV relativeFrom="paragraph">
                  <wp:posOffset>337820</wp:posOffset>
                </wp:positionV>
                <wp:extent cx="7974330" cy="1404620"/>
                <wp:effectExtent l="0" t="0" r="7620" b="88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743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E65B43" w14:textId="7E5A5E60" w:rsidR="00BA458D" w:rsidRPr="00136646" w:rsidRDefault="00BA458D" w:rsidP="00BA458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3664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Table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</w:t>
                            </w:r>
                            <w:r w:rsidRPr="0013664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Categories of conditions that are commonly used to manipulate development stress</w:t>
                            </w:r>
                            <w:r w:rsidR="00E62DB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in vertebrates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8AEC96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6.6pt;width:627.9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" stroked="f">
                <v:textbox style="mso-fit-shape-to-text:t">
                  <w:txbxContent>
                    <w:p w14:paraId="0CE65B43" w14:textId="7E5A5E60" w:rsidR="00BA458D" w:rsidRPr="00136646" w:rsidRDefault="00BA458D" w:rsidP="00BA458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3664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Table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1</w:t>
                      </w:r>
                      <w:r w:rsidRPr="0013664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.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Categories of conditions that are commonly used to manipulate development stress</w:t>
                      </w:r>
                      <w:r w:rsidR="00E62DB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in vertebrates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F2D1C7C" w14:textId="109B1F29" w:rsidR="00BA458D" w:rsidRDefault="00BA458D">
      <w:pPr>
        <w:rPr>
          <w:rFonts w:ascii="Times New Roman" w:hAnsi="Times New Roman" w:cs="Times New Roman"/>
          <w:sz w:val="24"/>
          <w:szCs w:val="24"/>
        </w:rPr>
      </w:pPr>
    </w:p>
    <w:p w14:paraId="3EA8083B" w14:textId="77777777" w:rsidR="00BA458D" w:rsidRDefault="00BA458D">
      <w:pPr>
        <w:rPr>
          <w:rFonts w:ascii="Times New Roman" w:hAnsi="Times New Roman" w:cs="Times New Roman"/>
          <w:sz w:val="24"/>
          <w:szCs w:val="24"/>
        </w:rPr>
      </w:pPr>
    </w:p>
    <w:p w14:paraId="45765D78" w14:textId="77777777" w:rsidR="00BA458D" w:rsidRDefault="00BA458D">
      <w:pPr>
        <w:rPr>
          <w:rFonts w:ascii="Times New Roman" w:hAnsi="Times New Roman" w:cs="Times New Roman"/>
          <w:sz w:val="24"/>
          <w:szCs w:val="24"/>
        </w:rPr>
      </w:pPr>
    </w:p>
    <w:p w14:paraId="5A78239F" w14:textId="77777777" w:rsidR="00BA458D" w:rsidRDefault="00BA458D">
      <w:pPr>
        <w:rPr>
          <w:rFonts w:ascii="Times New Roman" w:hAnsi="Times New Roman" w:cs="Times New Roman"/>
          <w:sz w:val="24"/>
          <w:szCs w:val="24"/>
        </w:rPr>
      </w:pPr>
    </w:p>
    <w:p w14:paraId="42A23ED9" w14:textId="77777777" w:rsidR="00BA458D" w:rsidRDefault="00BA458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2611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3402"/>
        <w:gridCol w:w="4111"/>
        <w:gridCol w:w="2693"/>
      </w:tblGrid>
      <w:tr w:rsidR="00574437" w:rsidRPr="00FF14F0" w14:paraId="3EBCDF07" w14:textId="77777777" w:rsidTr="00513ED0">
        <w:tc>
          <w:tcPr>
            <w:tcW w:w="2405" w:type="dxa"/>
            <w:gridSpan w:val="2"/>
          </w:tcPr>
          <w:p w14:paraId="3A74A7E4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14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Antioxidant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defence</w:t>
            </w:r>
          </w:p>
        </w:tc>
        <w:tc>
          <w:tcPr>
            <w:tcW w:w="3402" w:type="dxa"/>
          </w:tcPr>
          <w:p w14:paraId="285996F1" w14:textId="77777777" w:rsidR="00574437" w:rsidRPr="000D45AB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Molecules that directly neutralize reactive oxygen species (i.e., antioxidants) or indirectly contribute to antioxidant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defense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by supplying electrons to drive redox reactions</w:t>
            </w:r>
          </w:p>
        </w:tc>
        <w:tc>
          <w:tcPr>
            <w:tcW w:w="4111" w:type="dxa"/>
          </w:tcPr>
          <w:p w14:paraId="10006F79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Catalase (CAT), reduced glutathione (GSH), superoxide dismutase (SOD)</w:t>
            </w:r>
          </w:p>
        </w:tc>
        <w:tc>
          <w:tcPr>
            <w:tcW w:w="2693" w:type="dxa"/>
          </w:tcPr>
          <w:p w14:paraId="7BC13937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Napolitano et al. (2021), Oyewole and Birch-Machin (2015)</w:t>
            </w:r>
          </w:p>
        </w:tc>
      </w:tr>
      <w:tr w:rsidR="00574437" w:rsidRPr="00FF14F0" w14:paraId="5FDF3481" w14:textId="77777777" w:rsidTr="00513ED0">
        <w:tc>
          <w:tcPr>
            <w:tcW w:w="704" w:type="dxa"/>
          </w:tcPr>
          <w:p w14:paraId="6EC4E6AF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2D2AAEF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FF14F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Enzymatic</w:t>
            </w:r>
          </w:p>
        </w:tc>
        <w:tc>
          <w:tcPr>
            <w:tcW w:w="3402" w:type="dxa"/>
          </w:tcPr>
          <w:p w14:paraId="36F440E8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Catalyze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reactions that neutralize reactive oxygen species (ROS) and reactive nitrogen species (RNS)</w:t>
            </w:r>
          </w:p>
        </w:tc>
        <w:tc>
          <w:tcPr>
            <w:tcW w:w="4111" w:type="dxa"/>
          </w:tcPr>
          <w:p w14:paraId="536AD2F5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CAT, glutathione peroxidase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GPx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), glutathione reductase (GR), glutathione S-transferase (GST), SOD</w:t>
            </w:r>
          </w:p>
        </w:tc>
        <w:tc>
          <w:tcPr>
            <w:tcW w:w="2693" w:type="dxa"/>
          </w:tcPr>
          <w:p w14:paraId="442BD034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Abelaira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(2021), </w:t>
            </w: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Madkour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(2022),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Prokic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et al. (2021)</w:t>
            </w:r>
          </w:p>
        </w:tc>
      </w:tr>
      <w:tr w:rsidR="00574437" w:rsidRPr="00FF14F0" w14:paraId="5B5FDE0B" w14:textId="77777777" w:rsidTr="00513ED0">
        <w:tc>
          <w:tcPr>
            <w:tcW w:w="704" w:type="dxa"/>
          </w:tcPr>
          <w:p w14:paraId="10EE1BFF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9B4C507" w14:textId="77777777" w:rsidR="00574437" w:rsidRPr="00FF14F0" w:rsidRDefault="00574437" w:rsidP="00513ED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Non-Enzymatic</w:t>
            </w:r>
          </w:p>
        </w:tc>
        <w:tc>
          <w:tcPr>
            <w:tcW w:w="3402" w:type="dxa"/>
          </w:tcPr>
          <w:p w14:paraId="46F76AA5" w14:textId="77777777" w:rsidR="00574437" w:rsidRPr="000D45AB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5AB">
              <w:rPr>
                <w:rFonts w:ascii="Times New Roman" w:hAnsi="Times New Roman" w:cs="Times New Roman"/>
                <w:sz w:val="24"/>
                <w:szCs w:val="24"/>
              </w:rPr>
              <w:t>Neutralize ROS and RNS by donating electrons</w:t>
            </w:r>
          </w:p>
        </w:tc>
        <w:tc>
          <w:tcPr>
            <w:tcW w:w="4111" w:type="dxa"/>
          </w:tcPr>
          <w:p w14:paraId="1CC31243" w14:textId="77777777" w:rsidR="00574437" w:rsidRPr="000D45AB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5AB">
              <w:rPr>
                <w:rFonts w:ascii="Times New Roman" w:hAnsi="Times New Roman" w:cs="Times New Roman"/>
                <w:sz w:val="24"/>
                <w:szCs w:val="24"/>
              </w:rPr>
              <w:t xml:space="preserve">GSH, </w:t>
            </w:r>
            <w:proofErr w:type="spellStart"/>
            <w:r w:rsidRPr="000D45AB">
              <w:rPr>
                <w:rFonts w:ascii="Times New Roman" w:hAnsi="Times New Roman" w:cs="Times New Roman"/>
                <w:sz w:val="24"/>
                <w:szCs w:val="24"/>
              </w:rPr>
              <w:t>sulfhydryl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proofErr w:type="spellEnd"/>
            <w:r w:rsidRPr="000D45AB">
              <w:rPr>
                <w:rFonts w:ascii="Times New Roman" w:hAnsi="Times New Roman" w:cs="Times New Roman"/>
                <w:sz w:val="24"/>
                <w:szCs w:val="24"/>
              </w:rPr>
              <w:t>, thiols, total radical-trapping antioxidant potential (TRAP)</w:t>
            </w:r>
          </w:p>
        </w:tc>
        <w:tc>
          <w:tcPr>
            <w:tcW w:w="2693" w:type="dxa"/>
          </w:tcPr>
          <w:p w14:paraId="02A05169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Amini-Khoei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(2017), </w:t>
            </w: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Prokic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(2021), Stone et al. (2016)</w:t>
            </w:r>
          </w:p>
        </w:tc>
      </w:tr>
      <w:tr w:rsidR="00574437" w:rsidRPr="00FF14F0" w14:paraId="63784CFD" w14:textId="77777777" w:rsidTr="00513ED0">
        <w:tc>
          <w:tcPr>
            <w:tcW w:w="704" w:type="dxa"/>
          </w:tcPr>
          <w:p w14:paraId="07D62EFC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ED51BA4" w14:textId="77777777" w:rsidR="00574437" w:rsidRDefault="00574437" w:rsidP="00513ED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General</w:t>
            </w:r>
          </w:p>
        </w:tc>
        <w:tc>
          <w:tcPr>
            <w:tcW w:w="3402" w:type="dxa"/>
          </w:tcPr>
          <w:p w14:paraId="10922EDC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overall capacity of a biological sample to neutralize free radicals</w:t>
            </w:r>
          </w:p>
        </w:tc>
        <w:tc>
          <w:tcPr>
            <w:tcW w:w="4111" w:type="dxa"/>
          </w:tcPr>
          <w:p w14:paraId="531C5DF3" w14:textId="77777777" w:rsidR="00574437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antioxidant capacity (TAC or T-AOC), total antioxidant response (TAR), NADPH</w:t>
            </w:r>
          </w:p>
        </w:tc>
        <w:tc>
          <w:tcPr>
            <w:tcW w:w="2693" w:type="dxa"/>
          </w:tcPr>
          <w:p w14:paraId="024D1DAE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Baker et al. (2007), Ferreira et al.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(2016), Wang et al. (2019)</w:t>
            </w:r>
          </w:p>
        </w:tc>
      </w:tr>
      <w:tr w:rsidR="00574437" w:rsidRPr="00FF14F0" w14:paraId="6E05C08F" w14:textId="77777777" w:rsidTr="00513ED0">
        <w:tc>
          <w:tcPr>
            <w:tcW w:w="2405" w:type="dxa"/>
            <w:gridSpan w:val="2"/>
          </w:tcPr>
          <w:p w14:paraId="192E6945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41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Metabolic capacity</w:t>
            </w:r>
          </w:p>
        </w:tc>
        <w:tc>
          <w:tcPr>
            <w:tcW w:w="3402" w:type="dxa"/>
          </w:tcPr>
          <w:p w14:paraId="24894101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scope of mitochondria to produce ATP</w:t>
            </w:r>
          </w:p>
        </w:tc>
        <w:tc>
          <w:tcPr>
            <w:tcW w:w="4111" w:type="dxa"/>
          </w:tcPr>
          <w:p w14:paraId="408F7B09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ATP, β</w:t>
            </w:r>
            <w:r w:rsidRPr="009A065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9A065B">
              <w:rPr>
                <w:rFonts w:ascii="Times New Roman" w:hAnsi="Times New Roman" w:cs="Times New Roman"/>
                <w:sz w:val="24"/>
                <w:szCs w:val="24"/>
              </w:rPr>
              <w:t>hydroxyacyl</w:t>
            </w:r>
            <w:proofErr w:type="spellEnd"/>
            <w:r w:rsidRPr="009A065B">
              <w:rPr>
                <w:rFonts w:ascii="Times New Roman" w:hAnsi="Times New Roman" w:cs="Times New Roman"/>
                <w:sz w:val="24"/>
                <w:szCs w:val="24"/>
              </w:rPr>
              <w:t xml:space="preserve"> CoA </w:t>
            </w:r>
            <w:r w:rsidRPr="000D45AB">
              <w:rPr>
                <w:rFonts w:ascii="Times New Roman" w:hAnsi="Times New Roman" w:cs="Times New Roman"/>
                <w:sz w:val="24"/>
                <w:szCs w:val="24"/>
              </w:rPr>
              <w:t>citrate synthase, cytochrome c oxidase (COX),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metabolic enzymes (e.g., </w:t>
            </w:r>
            <w:r w:rsidRPr="00C37B21">
              <w:rPr>
                <w:rFonts w:ascii="Times New Roman" w:hAnsi="Times New Roman" w:cs="Times New Roman"/>
                <w:sz w:val="24"/>
                <w:szCs w:val="24"/>
              </w:rPr>
              <w:t>aspartate aminotransferase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),</w:t>
            </w:r>
            <w:r w:rsidRPr="000D45AB">
              <w:rPr>
                <w:rFonts w:ascii="Times New Roman" w:hAnsi="Times New Roman" w:cs="Times New Roman"/>
                <w:sz w:val="24"/>
                <w:szCs w:val="24"/>
              </w:rPr>
              <w:t xml:space="preserve"> ETS protein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complexes (complex I – V), membrane potential, mitochondrial number/density, mitochondrial traits (cristae length, mitochondrial swelling)</w:t>
            </w:r>
          </w:p>
        </w:tc>
        <w:tc>
          <w:tcPr>
            <w:tcW w:w="2693" w:type="dxa"/>
          </w:tcPr>
          <w:p w14:paraId="5B6FE089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Banqueri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(2020), </w:t>
            </w: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Burness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(2000), Simoes-Alves et al. (2019), Wen et al.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(2017)</w:t>
            </w:r>
          </w:p>
        </w:tc>
      </w:tr>
      <w:tr w:rsidR="00574437" w:rsidRPr="00FF14F0" w14:paraId="1F986380" w14:textId="77777777" w:rsidTr="00513ED0">
        <w:tc>
          <w:tcPr>
            <w:tcW w:w="2405" w:type="dxa"/>
            <w:gridSpan w:val="2"/>
          </w:tcPr>
          <w:p w14:paraId="6DB91127" w14:textId="77777777" w:rsidR="00574437" w:rsidRPr="003D41CF" w:rsidRDefault="00574437" w:rsidP="00513E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14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Oxidative damage </w:t>
            </w:r>
          </w:p>
        </w:tc>
        <w:tc>
          <w:tcPr>
            <w:tcW w:w="3402" w:type="dxa"/>
          </w:tcPr>
          <w:p w14:paraId="6FD3F1E3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Changes to the structure of molecules due to reactive oxygen species (ROS) and reactive nitrogen species (RNS)</w:t>
            </w:r>
          </w:p>
        </w:tc>
        <w:tc>
          <w:tcPr>
            <w:tcW w:w="4111" w:type="dxa"/>
          </w:tcPr>
          <w:p w14:paraId="30F380E2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Malondialdehyde (MDA), protein carbonyls</w:t>
            </w:r>
          </w:p>
        </w:tc>
        <w:tc>
          <w:tcPr>
            <w:tcW w:w="2693" w:type="dxa"/>
          </w:tcPr>
          <w:p w14:paraId="08A43BD7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Brand and Nicholls (2011), Nissanka and Moraes (2017)</w:t>
            </w:r>
          </w:p>
        </w:tc>
      </w:tr>
      <w:tr w:rsidR="00574437" w:rsidRPr="00FF14F0" w14:paraId="0D5B432E" w14:textId="77777777" w:rsidTr="00513ED0">
        <w:tc>
          <w:tcPr>
            <w:tcW w:w="704" w:type="dxa"/>
          </w:tcPr>
          <w:p w14:paraId="342DE869" w14:textId="77777777" w:rsidR="00574437" w:rsidRPr="00FF14F0" w:rsidRDefault="00574437" w:rsidP="00513ED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6039E5D9" w14:textId="77777777" w:rsidR="00574437" w:rsidRPr="00FF14F0" w:rsidRDefault="00574437" w:rsidP="00513ED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DNA</w:t>
            </w:r>
          </w:p>
        </w:tc>
        <w:tc>
          <w:tcPr>
            <w:tcW w:w="3402" w:type="dxa"/>
          </w:tcPr>
          <w:p w14:paraId="2833B0A4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Oxidative damage of DNA</w:t>
            </w:r>
          </w:p>
        </w:tc>
        <w:tc>
          <w:tcPr>
            <w:tcW w:w="4111" w:type="dxa"/>
          </w:tcPr>
          <w:p w14:paraId="620C5240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420">
              <w:rPr>
                <w:rFonts w:ascii="Times New Roman" w:hAnsi="Times New Roman" w:cs="Times New Roman"/>
                <w:sz w:val="24"/>
                <w:szCs w:val="24"/>
              </w:rPr>
              <w:t>8-hdyroxo-2-deoxy guanosine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937420">
              <w:rPr>
                <w:rFonts w:ascii="Times New Roman" w:hAnsi="Times New Roman" w:cs="Times New Roman"/>
                <w:sz w:val="24"/>
                <w:szCs w:val="24"/>
              </w:rPr>
              <w:t>8-OHdG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), apurinic/apyrimidinic (AP) sites in genomic DNA</w:t>
            </w:r>
          </w:p>
        </w:tc>
        <w:tc>
          <w:tcPr>
            <w:tcW w:w="2693" w:type="dxa"/>
          </w:tcPr>
          <w:p w14:paraId="0DBC56D1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Dettleff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(2020), Reichert et al.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(2015), Stier et al. (2020)</w:t>
            </w:r>
          </w:p>
        </w:tc>
      </w:tr>
      <w:tr w:rsidR="00574437" w:rsidRPr="00FF14F0" w14:paraId="66FC1B45" w14:textId="77777777" w:rsidTr="00513ED0">
        <w:tc>
          <w:tcPr>
            <w:tcW w:w="704" w:type="dxa"/>
          </w:tcPr>
          <w:p w14:paraId="012CF87B" w14:textId="77777777" w:rsidR="00574437" w:rsidRPr="00FF14F0" w:rsidRDefault="00574437" w:rsidP="00513ED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35454613" w14:textId="77777777" w:rsidR="00574437" w:rsidRPr="00FF14F0" w:rsidRDefault="00574437" w:rsidP="00513ED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Lipids</w:t>
            </w:r>
          </w:p>
        </w:tc>
        <w:tc>
          <w:tcPr>
            <w:tcW w:w="3402" w:type="dxa"/>
          </w:tcPr>
          <w:p w14:paraId="3D9E1401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Oxidative damage of lipids</w:t>
            </w:r>
          </w:p>
        </w:tc>
        <w:tc>
          <w:tcPr>
            <w:tcW w:w="4111" w:type="dxa"/>
          </w:tcPr>
          <w:p w14:paraId="74724C2E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14CD">
              <w:rPr>
                <w:rFonts w:ascii="Times New Roman" w:hAnsi="Times New Roman" w:cs="Times New Roman"/>
                <w:sz w:val="24"/>
                <w:szCs w:val="24"/>
              </w:rPr>
              <w:t xml:space="preserve">4-hydroxynonenal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(4HNE) </w:t>
            </w:r>
            <w:r w:rsidRPr="004314CD">
              <w:rPr>
                <w:rFonts w:ascii="Times New Roman" w:hAnsi="Times New Roman" w:cs="Times New Roman"/>
                <w:sz w:val="24"/>
                <w:szCs w:val="24"/>
              </w:rPr>
              <w:t>adducts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MDA,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thiobarbituric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acid reactive substances (TBARS)</w:t>
            </w:r>
          </w:p>
        </w:tc>
        <w:tc>
          <w:tcPr>
            <w:tcW w:w="2693" w:type="dxa"/>
          </w:tcPr>
          <w:p w14:paraId="5FE172C0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Prokic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(2021), </w:t>
            </w: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Zengin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(2021), Zhang et al.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(2009)</w:t>
            </w:r>
          </w:p>
        </w:tc>
      </w:tr>
      <w:tr w:rsidR="00574437" w:rsidRPr="00FF14F0" w14:paraId="4C1B1CA5" w14:textId="77777777" w:rsidTr="00513ED0">
        <w:tc>
          <w:tcPr>
            <w:tcW w:w="704" w:type="dxa"/>
          </w:tcPr>
          <w:p w14:paraId="70AF1901" w14:textId="77777777" w:rsidR="00574437" w:rsidRPr="00FF14F0" w:rsidRDefault="00574437" w:rsidP="00513ED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085F2DA2" w14:textId="77777777" w:rsidR="00574437" w:rsidRPr="00FF14F0" w:rsidRDefault="00574437" w:rsidP="00513ED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Proteins</w:t>
            </w:r>
          </w:p>
        </w:tc>
        <w:tc>
          <w:tcPr>
            <w:tcW w:w="3402" w:type="dxa"/>
          </w:tcPr>
          <w:p w14:paraId="4666537A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Oxidative damage of proteins</w:t>
            </w:r>
          </w:p>
        </w:tc>
        <w:tc>
          <w:tcPr>
            <w:tcW w:w="4111" w:type="dxa"/>
          </w:tcPr>
          <w:p w14:paraId="5E9D4EED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420">
              <w:rPr>
                <w:rFonts w:ascii="Times New Roman" w:hAnsi="Times New Roman" w:cs="Times New Roman"/>
                <w:sz w:val="24"/>
                <w:szCs w:val="24"/>
              </w:rPr>
              <w:t xml:space="preserve">3-nitrotyrosine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(3NT), protein carbonyls </w:t>
            </w:r>
          </w:p>
        </w:tc>
        <w:tc>
          <w:tcPr>
            <w:tcW w:w="2693" w:type="dxa"/>
          </w:tcPr>
          <w:p w14:paraId="53E9D19B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Alfaradhi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(2014), Feng et al.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(2012), Reus et al. (2017)</w:t>
            </w:r>
          </w:p>
        </w:tc>
      </w:tr>
      <w:tr w:rsidR="00574437" w:rsidRPr="00FF14F0" w14:paraId="5EE27DA4" w14:textId="77777777" w:rsidTr="00513ED0">
        <w:tc>
          <w:tcPr>
            <w:tcW w:w="704" w:type="dxa"/>
          </w:tcPr>
          <w:p w14:paraId="4726D104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72D4F96" w14:textId="77777777" w:rsidR="00574437" w:rsidRPr="004314CD" w:rsidRDefault="00574437" w:rsidP="00513ED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General</w:t>
            </w:r>
          </w:p>
        </w:tc>
        <w:tc>
          <w:tcPr>
            <w:tcW w:w="3402" w:type="dxa"/>
          </w:tcPr>
          <w:p w14:paraId="6052EBC2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Measures that capture oxidative damage across a range of molecules</w:t>
            </w:r>
          </w:p>
        </w:tc>
        <w:tc>
          <w:tcPr>
            <w:tcW w:w="4111" w:type="dxa"/>
          </w:tcPr>
          <w:p w14:paraId="682B4924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Reactive oxygen metabolites (ROM), global oxidative status (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oxy-score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2693" w:type="dxa"/>
          </w:tcPr>
          <w:p w14:paraId="5FA1D7D9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Braz et al. (2020), Constantini (2010)</w:t>
            </w:r>
          </w:p>
        </w:tc>
      </w:tr>
      <w:tr w:rsidR="00574437" w:rsidRPr="00FF14F0" w14:paraId="6274CEC8" w14:textId="77777777" w:rsidTr="00513ED0">
        <w:tc>
          <w:tcPr>
            <w:tcW w:w="2405" w:type="dxa"/>
            <w:gridSpan w:val="2"/>
          </w:tcPr>
          <w:p w14:paraId="31FAE64E" w14:textId="77777777" w:rsidR="00574437" w:rsidRPr="004314CD" w:rsidRDefault="00574437" w:rsidP="00513ED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Oxidative/nitrosative stress</w:t>
            </w:r>
          </w:p>
        </w:tc>
        <w:tc>
          <w:tcPr>
            <w:tcW w:w="3402" w:type="dxa"/>
          </w:tcPr>
          <w:p w14:paraId="0161FD21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 imbalance between reactive oxygen/nitrogen species production and antioxidant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defenses</w:t>
            </w:r>
            <w:proofErr w:type="spellEnd"/>
          </w:p>
        </w:tc>
        <w:tc>
          <w:tcPr>
            <w:tcW w:w="4111" w:type="dxa"/>
          </w:tcPr>
          <w:p w14:paraId="273896B5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Hydrogen peroxide (H</w:t>
            </w:r>
            <w:r w:rsidRPr="00952A2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952A2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93742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GSH/GSSG, nitrite, oxidized glutathione (GSSG), superoxide anion (i.e., ROS)</w:t>
            </w:r>
          </w:p>
        </w:tc>
        <w:tc>
          <w:tcPr>
            <w:tcW w:w="2693" w:type="dxa"/>
          </w:tcPr>
          <w:p w14:paraId="40FA6EAE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Abelaira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(2021), do Prado et al.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(2015), Yap et al. (2022)</w:t>
            </w:r>
          </w:p>
        </w:tc>
      </w:tr>
      <w:tr w:rsidR="00574437" w:rsidRPr="00FF14F0" w14:paraId="7D686D87" w14:textId="77777777" w:rsidTr="00513ED0">
        <w:tc>
          <w:tcPr>
            <w:tcW w:w="2405" w:type="dxa"/>
            <w:gridSpan w:val="2"/>
          </w:tcPr>
          <w:p w14:paraId="362DAE6A" w14:textId="77777777" w:rsidR="00574437" w:rsidRDefault="00574437" w:rsidP="00513ED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F14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Respiration</w:t>
            </w:r>
          </w:p>
        </w:tc>
        <w:tc>
          <w:tcPr>
            <w:tcW w:w="3402" w:type="dxa"/>
          </w:tcPr>
          <w:p w14:paraId="1188F798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Mitochondrial oxygen consumption</w:t>
            </w:r>
          </w:p>
        </w:tc>
        <w:tc>
          <w:tcPr>
            <w:tcW w:w="4111" w:type="dxa"/>
          </w:tcPr>
          <w:p w14:paraId="4E8F48F3" w14:textId="0E079B00" w:rsidR="00574437" w:rsidRPr="00FC01D1" w:rsidRDefault="00574437" w:rsidP="00513ED0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Basal respiration, </w:t>
            </w: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oxidative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phosphorylation (OXP</w:t>
            </w:r>
            <w:r w:rsidR="007E7AA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H</w:t>
            </w:r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OS) respiration</w:t>
            </w:r>
          </w:p>
        </w:tc>
        <w:tc>
          <w:tcPr>
            <w:tcW w:w="2693" w:type="dxa"/>
          </w:tcPr>
          <w:p w14:paraId="69EE7E19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Brand (2005), Brand and Nicholls (2011)</w:t>
            </w:r>
          </w:p>
        </w:tc>
      </w:tr>
      <w:tr w:rsidR="00574437" w:rsidRPr="00FF14F0" w14:paraId="602F42EE" w14:textId="77777777" w:rsidTr="00513ED0">
        <w:tc>
          <w:tcPr>
            <w:tcW w:w="704" w:type="dxa"/>
          </w:tcPr>
          <w:p w14:paraId="2A3EDC30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1701" w:type="dxa"/>
          </w:tcPr>
          <w:p w14:paraId="4891F8ED" w14:textId="77777777" w:rsidR="00574437" w:rsidRPr="00DF4B0F" w:rsidRDefault="00574437" w:rsidP="00513ED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Basal</w:t>
            </w:r>
          </w:p>
        </w:tc>
        <w:tc>
          <w:tcPr>
            <w:tcW w:w="3402" w:type="dxa"/>
          </w:tcPr>
          <w:p w14:paraId="23076D9F" w14:textId="6E2945CB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Oxygen consumed in the presence of metabolic substrates but without </w:t>
            </w:r>
            <w:r w:rsidR="007E7AAC">
              <w:rPr>
                <w:rFonts w:ascii="Times New Roman" w:hAnsi="Times New Roman" w:cs="Times New Roman"/>
                <w:sz w:val="24"/>
                <w:szCs w:val="24"/>
              </w:rPr>
              <w:t xml:space="preserve">exogenous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ADP stimulation </w:t>
            </w:r>
          </w:p>
        </w:tc>
        <w:tc>
          <w:tcPr>
            <w:tcW w:w="4111" w:type="dxa"/>
          </w:tcPr>
          <w:p w14:paraId="6F053836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Cellular metabolic rate, state 2 respiration</w:t>
            </w:r>
          </w:p>
        </w:tc>
        <w:tc>
          <w:tcPr>
            <w:tcW w:w="2693" w:type="dxa"/>
          </w:tcPr>
          <w:p w14:paraId="364A6C73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de</w:t>
            </w:r>
            <w:proofErr w:type="gram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Moura Freitas et al. (2018), Gallagher et al. (2005), Price et al.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(2017)</w:t>
            </w:r>
          </w:p>
        </w:tc>
      </w:tr>
      <w:tr w:rsidR="00574437" w:rsidRPr="00FF14F0" w14:paraId="15F5428E" w14:textId="77777777" w:rsidTr="00513ED0">
        <w:tc>
          <w:tcPr>
            <w:tcW w:w="704" w:type="dxa"/>
          </w:tcPr>
          <w:p w14:paraId="1027856C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1701" w:type="dxa"/>
          </w:tcPr>
          <w:p w14:paraId="5736355C" w14:textId="77777777" w:rsidR="00574437" w:rsidRPr="00DF4B0F" w:rsidRDefault="00574437" w:rsidP="00513ED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Total OXPHOS</w:t>
            </w:r>
          </w:p>
        </w:tc>
        <w:tc>
          <w:tcPr>
            <w:tcW w:w="3402" w:type="dxa"/>
          </w:tcPr>
          <w:p w14:paraId="55A9DBF1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oxygen consumed during oxidative phosphorylation</w:t>
            </w:r>
          </w:p>
        </w:tc>
        <w:tc>
          <w:tcPr>
            <w:tcW w:w="4111" w:type="dxa"/>
          </w:tcPr>
          <w:p w14:paraId="70679E5D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ADP-stimulated respiration, maximal respiration, OXPHOS respiration, </w:t>
            </w:r>
            <w:r w:rsidRPr="00E62DBC">
              <w:rPr>
                <w:rFonts w:ascii="Times New Roman" w:hAnsi="Times New Roman" w:cs="Times New Roman"/>
                <w:sz w:val="24"/>
                <w:szCs w:val="24"/>
              </w:rPr>
              <w:t>routine,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state 3</w:t>
            </w:r>
          </w:p>
        </w:tc>
        <w:tc>
          <w:tcPr>
            <w:tcW w:w="2693" w:type="dxa"/>
          </w:tcPr>
          <w:p w14:paraId="5233529D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Casagrande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(2020), Ferreira et al.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(2016), Price et al. (2017),</w:t>
            </w:r>
          </w:p>
        </w:tc>
      </w:tr>
      <w:tr w:rsidR="00574437" w:rsidRPr="00FF14F0" w14:paraId="3AE3B922" w14:textId="77777777" w:rsidTr="00513ED0">
        <w:tc>
          <w:tcPr>
            <w:tcW w:w="704" w:type="dxa"/>
          </w:tcPr>
          <w:p w14:paraId="7D06FC2D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1701" w:type="dxa"/>
          </w:tcPr>
          <w:p w14:paraId="10054C34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ATP-linked OXPHOS</w:t>
            </w:r>
          </w:p>
        </w:tc>
        <w:tc>
          <w:tcPr>
            <w:tcW w:w="3402" w:type="dxa"/>
          </w:tcPr>
          <w:p w14:paraId="36491220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Oxygen consumption linked to the production of ATP during oxidative phosphorylation (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Total OXPHOS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Leak)</w:t>
            </w:r>
          </w:p>
        </w:tc>
        <w:tc>
          <w:tcPr>
            <w:tcW w:w="4111" w:type="dxa"/>
          </w:tcPr>
          <w:p w14:paraId="2C49280C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OXPHOS respiration</w:t>
            </w:r>
          </w:p>
        </w:tc>
        <w:tc>
          <w:tcPr>
            <w:tcW w:w="2693" w:type="dxa"/>
          </w:tcPr>
          <w:p w14:paraId="0D9226B5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Cossrin-Sevrin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(2022), Crino et al.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(2022), Stier et al. (2022)</w:t>
            </w:r>
          </w:p>
        </w:tc>
      </w:tr>
      <w:tr w:rsidR="00574437" w:rsidRPr="00FF14F0" w14:paraId="73D6922B" w14:textId="77777777" w:rsidTr="00513ED0">
        <w:tc>
          <w:tcPr>
            <w:tcW w:w="704" w:type="dxa"/>
          </w:tcPr>
          <w:p w14:paraId="4D421CDA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1701" w:type="dxa"/>
          </w:tcPr>
          <w:p w14:paraId="7C59A651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Leak</w:t>
            </w:r>
          </w:p>
        </w:tc>
        <w:tc>
          <w:tcPr>
            <w:tcW w:w="3402" w:type="dxa"/>
          </w:tcPr>
          <w:p w14:paraId="164E6A70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Oxygen consumed due to proton leak; often measured using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oligomycin to inhibit ATP synthase</w:t>
            </w:r>
          </w:p>
        </w:tc>
        <w:tc>
          <w:tcPr>
            <w:tcW w:w="4111" w:type="dxa"/>
          </w:tcPr>
          <w:p w14:paraId="59560BA6" w14:textId="064EFBD8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State 4 respiration</w:t>
            </w:r>
            <w:r w:rsidR="007E7AAC">
              <w:rPr>
                <w:rFonts w:ascii="Times New Roman" w:hAnsi="Times New Roman" w:cs="Times New Roman"/>
                <w:sz w:val="24"/>
                <w:szCs w:val="24"/>
              </w:rPr>
              <w:t>, LEAK respiration</w:t>
            </w:r>
            <w:r w:rsidR="00E62DBC">
              <w:rPr>
                <w:rFonts w:ascii="Times New Roman" w:hAnsi="Times New Roman" w:cs="Times New Roman"/>
                <w:sz w:val="24"/>
                <w:szCs w:val="24"/>
              </w:rPr>
              <w:t>, non-phosphorylating respiration</w:t>
            </w:r>
          </w:p>
        </w:tc>
        <w:tc>
          <w:tcPr>
            <w:tcW w:w="2693" w:type="dxa"/>
          </w:tcPr>
          <w:p w14:paraId="5509CBA6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Crino et al. (2022), de Moura Freitas et al.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(2018), Khamoui et al. (2018)</w:t>
            </w:r>
          </w:p>
        </w:tc>
      </w:tr>
      <w:tr w:rsidR="00574437" w:rsidRPr="00FF14F0" w14:paraId="3F7EA073" w14:textId="77777777" w:rsidTr="00513ED0">
        <w:tc>
          <w:tcPr>
            <w:tcW w:w="704" w:type="dxa"/>
          </w:tcPr>
          <w:p w14:paraId="09B266EC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1701" w:type="dxa"/>
          </w:tcPr>
          <w:p w14:paraId="1C232369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ETS</w:t>
            </w:r>
          </w:p>
        </w:tc>
        <w:tc>
          <w:tcPr>
            <w:tcW w:w="3402" w:type="dxa"/>
          </w:tcPr>
          <w:p w14:paraId="0B12250D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Oxygen consumed when the electron transport chain (ETC) is uncoupled from ATP synthesis</w:t>
            </w:r>
          </w:p>
        </w:tc>
        <w:tc>
          <w:tcPr>
            <w:tcW w:w="4111" w:type="dxa"/>
          </w:tcPr>
          <w:p w14:paraId="52241626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Maximum uncoupled respiration</w:t>
            </w:r>
          </w:p>
        </w:tc>
        <w:tc>
          <w:tcPr>
            <w:tcW w:w="2693" w:type="dxa"/>
          </w:tcPr>
          <w:p w14:paraId="4D729302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Braz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(2020), </w:t>
            </w: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Casagrande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(2020), Yap et al. (2022)</w:t>
            </w:r>
          </w:p>
        </w:tc>
      </w:tr>
      <w:tr w:rsidR="00574437" w:rsidRPr="00FF14F0" w14:paraId="7643229B" w14:textId="77777777" w:rsidTr="00513ED0">
        <w:tc>
          <w:tcPr>
            <w:tcW w:w="704" w:type="dxa"/>
          </w:tcPr>
          <w:p w14:paraId="77DE24C1" w14:textId="77777777" w:rsidR="00574437" w:rsidRPr="0057781D" w:rsidRDefault="00574437" w:rsidP="00513E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2034FD2C" w14:textId="32EEF139" w:rsidR="00574437" w:rsidRPr="0057781D" w:rsidRDefault="00574437" w:rsidP="00513E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Mitochondrial </w:t>
            </w:r>
            <w:r w:rsidR="007E7AA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coupling</w:t>
            </w:r>
          </w:p>
        </w:tc>
        <w:tc>
          <w:tcPr>
            <w:tcW w:w="3402" w:type="dxa"/>
          </w:tcPr>
          <w:p w14:paraId="2BE13A9B" w14:textId="081A6B29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Measures of how </w:t>
            </w:r>
            <w:r w:rsidR="007E7AAC">
              <w:rPr>
                <w:rFonts w:ascii="Times New Roman" w:hAnsi="Times New Roman" w:cs="Times New Roman"/>
                <w:sz w:val="24"/>
                <w:szCs w:val="24"/>
              </w:rPr>
              <w:t>efficiently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mitochondria </w:t>
            </w:r>
            <w:r w:rsidR="007E7AAC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oxygen and substrates </w:t>
            </w:r>
            <w:r w:rsidR="007E7AAC">
              <w:rPr>
                <w:rFonts w:ascii="Times New Roman" w:hAnsi="Times New Roman" w:cs="Times New Roman"/>
                <w:sz w:val="24"/>
                <w:szCs w:val="24"/>
              </w:rPr>
              <w:t>to support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ATP</w:t>
            </w:r>
            <w:r w:rsidR="007E7AAC">
              <w:rPr>
                <w:rFonts w:ascii="Times New Roman" w:hAnsi="Times New Roman" w:cs="Times New Roman"/>
                <w:sz w:val="24"/>
                <w:szCs w:val="24"/>
              </w:rPr>
              <w:t xml:space="preserve"> production</w:t>
            </w:r>
          </w:p>
        </w:tc>
        <w:tc>
          <w:tcPr>
            <w:tcW w:w="4111" w:type="dxa"/>
          </w:tcPr>
          <w:p w14:paraId="7A9219EE" w14:textId="21454B18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ATP yield per oxygen molecule consumed (ATP/O), Coupling efficiency, flux control ratios (FCR</w:t>
            </w:r>
            <w:r w:rsidRPr="001822F1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L/R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FCR</w:t>
            </w:r>
            <w:r w:rsidRPr="00B113A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L/ETS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), OXPHOS coupling efficiency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OxCE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), respiratory control ratio (RCR), phosphate</w:t>
            </w:r>
            <w:r w:rsidR="00E62DBC">
              <w:rPr>
                <w:rFonts w:ascii="Times New Roman" w:hAnsi="Times New Roman" w:cs="Times New Roman"/>
                <w:sz w:val="24"/>
                <w:szCs w:val="24"/>
              </w:rPr>
              <w:t>-to-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oxygen (P/O) ratio</w:t>
            </w:r>
          </w:p>
        </w:tc>
        <w:tc>
          <w:tcPr>
            <w:tcW w:w="2693" w:type="dxa"/>
          </w:tcPr>
          <w:p w14:paraId="51F9C68E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Jorgensen et al. (2019), </w:t>
            </w: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Stier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(2022),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Voituron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et al. (2021)</w:t>
            </w:r>
          </w:p>
        </w:tc>
      </w:tr>
      <w:tr w:rsidR="00574437" w:rsidRPr="00FF14F0" w14:paraId="368AF02C" w14:textId="77777777" w:rsidTr="00513ED0">
        <w:tc>
          <w:tcPr>
            <w:tcW w:w="704" w:type="dxa"/>
          </w:tcPr>
          <w:p w14:paraId="0893792A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C9C069E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Mitochondrial capacity</w:t>
            </w:r>
          </w:p>
        </w:tc>
        <w:tc>
          <w:tcPr>
            <w:tcW w:w="3402" w:type="dxa"/>
          </w:tcPr>
          <w:p w14:paraId="28B6A461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Measures of the fraction of ETS maximum capacity used under endogenous cellular conditions</w:t>
            </w:r>
          </w:p>
        </w:tc>
        <w:tc>
          <w:tcPr>
            <w:tcW w:w="4111" w:type="dxa"/>
          </w:tcPr>
          <w:p w14:paraId="01CCF3EF" w14:textId="77777777" w:rsidR="00574437" w:rsidRPr="008437C9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FCR</w:t>
            </w:r>
            <w:r w:rsidRPr="006D748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R/ETS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mitochondrial aerobic scope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ets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leak)</w:t>
            </w:r>
          </w:p>
        </w:tc>
        <w:tc>
          <w:tcPr>
            <w:tcW w:w="2693" w:type="dxa"/>
          </w:tcPr>
          <w:p w14:paraId="2EB6D15F" w14:textId="77777777" w:rsidR="00574437" w:rsidRPr="00FF14F0" w:rsidRDefault="00574437" w:rsidP="00513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Cossin-</w:t>
            </w: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Sevrin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(2022), </w:t>
            </w:r>
            <w:proofErr w:type="spellStart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Stier</w:t>
            </w:r>
            <w:proofErr w:type="spellEnd"/>
            <w:r w:rsidRPr="00FC01D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al.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(2022),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Voituron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et al. (2021)</w:t>
            </w:r>
          </w:p>
        </w:tc>
      </w:tr>
    </w:tbl>
    <w:p w14:paraId="0B2C9D7B" w14:textId="77777777" w:rsidR="00574437" w:rsidRPr="00FF14F0" w:rsidRDefault="00574437" w:rsidP="00574437">
      <w:pPr>
        <w:rPr>
          <w:rFonts w:ascii="Times New Roman" w:hAnsi="Times New Roman" w:cs="Times New Roman"/>
          <w:sz w:val="24"/>
          <w:szCs w:val="24"/>
        </w:rPr>
      </w:pPr>
      <w:r w:rsidRPr="008B3326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9A234D3" wp14:editId="6ED164E1">
                <wp:simplePos x="0" y="0"/>
                <wp:positionH relativeFrom="margin">
                  <wp:align>left</wp:align>
                </wp:positionH>
                <wp:positionV relativeFrom="paragraph">
                  <wp:posOffset>138430</wp:posOffset>
                </wp:positionV>
                <wp:extent cx="7994650" cy="1404620"/>
                <wp:effectExtent l="0" t="0" r="6350" b="8890"/>
                <wp:wrapSquare wrapText="bothSides"/>
                <wp:docPr id="9719337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94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8B339A" w14:textId="0F6D0EF8" w:rsidR="00574437" w:rsidRPr="008B3326" w:rsidRDefault="00574437" w:rsidP="0057443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Hlk220397622"/>
                            <w:bookmarkStart w:id="1" w:name="_Hlk220397623"/>
                            <w:r w:rsidRPr="008B33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Table 2.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Categories of mitochondrial and cellular traits that affect mitochondrial </w:t>
                            </w:r>
                            <w:r w:rsidR="00E62DB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respiratory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function. 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9A234D3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0;margin-top:10.9pt;width:629.5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" stroked="f">
                <v:textbox style="mso-fit-shape-to-text:t">
                  <w:txbxContent>
                    <w:p w14:paraId="3E8B339A" w14:textId="0F6D0EF8" w:rsidR="00574437" w:rsidRPr="008B3326" w:rsidRDefault="00574437" w:rsidP="0057443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2" w:name="_Hlk220397622"/>
                      <w:bookmarkStart w:id="3" w:name="_Hlk220397623"/>
                      <w:r w:rsidRPr="008B332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Table 2.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Categories of mitochondrial and cellular traits that affect mitochondrial </w:t>
                      </w:r>
                      <w:r w:rsidR="00E62DB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respiratory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function. </w:t>
                      </w:r>
                      <w:bookmarkEnd w:id="2"/>
                      <w:bookmarkEnd w:id="3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0515C95" w14:textId="77777777" w:rsidR="00BA458D" w:rsidRDefault="00BA458D">
      <w:pPr>
        <w:rPr>
          <w:rFonts w:ascii="Times New Roman" w:hAnsi="Times New Roman" w:cs="Times New Roman"/>
          <w:sz w:val="24"/>
          <w:szCs w:val="24"/>
        </w:rPr>
      </w:pPr>
    </w:p>
    <w:p w14:paraId="32554936" w14:textId="77777777" w:rsidR="00BA458D" w:rsidRDefault="00BA458D">
      <w:pPr>
        <w:rPr>
          <w:rFonts w:ascii="Times New Roman" w:hAnsi="Times New Roman" w:cs="Times New Roman"/>
          <w:sz w:val="24"/>
          <w:szCs w:val="24"/>
        </w:rPr>
      </w:pPr>
    </w:p>
    <w:p w14:paraId="359A2B36" w14:textId="64C3573C" w:rsidR="00F94282" w:rsidRDefault="00F94282">
      <w:pPr>
        <w:rPr>
          <w:rFonts w:ascii="Times New Roman" w:hAnsi="Times New Roman" w:cs="Times New Roman"/>
          <w:sz w:val="24"/>
          <w:szCs w:val="24"/>
        </w:rPr>
      </w:pPr>
    </w:p>
    <w:p w14:paraId="1CBBEB6C" w14:textId="77777777" w:rsidR="00574437" w:rsidRDefault="00574437">
      <w:pPr>
        <w:rPr>
          <w:rFonts w:ascii="Times New Roman" w:hAnsi="Times New Roman" w:cs="Times New Roman"/>
          <w:sz w:val="24"/>
          <w:szCs w:val="24"/>
        </w:rPr>
      </w:pPr>
    </w:p>
    <w:p w14:paraId="64025DD3" w14:textId="77777777" w:rsidR="00574437" w:rsidRDefault="00574437">
      <w:pPr>
        <w:rPr>
          <w:rFonts w:ascii="Times New Roman" w:hAnsi="Times New Roman" w:cs="Times New Roman"/>
          <w:sz w:val="24"/>
          <w:szCs w:val="24"/>
        </w:rPr>
      </w:pPr>
    </w:p>
    <w:p w14:paraId="3D89BA34" w14:textId="77777777" w:rsidR="00574437" w:rsidRDefault="00574437">
      <w:pPr>
        <w:rPr>
          <w:rFonts w:ascii="Times New Roman" w:hAnsi="Times New Roman" w:cs="Times New Roman"/>
          <w:sz w:val="24"/>
          <w:szCs w:val="24"/>
        </w:rPr>
      </w:pPr>
    </w:p>
    <w:p w14:paraId="44A6D5F0" w14:textId="77777777" w:rsidR="00574437" w:rsidRDefault="00574437">
      <w:pPr>
        <w:rPr>
          <w:rFonts w:ascii="Times New Roman" w:hAnsi="Times New Roman" w:cs="Times New Roman"/>
          <w:sz w:val="24"/>
          <w:szCs w:val="24"/>
        </w:rPr>
      </w:pPr>
    </w:p>
    <w:p w14:paraId="37281290" w14:textId="77777777" w:rsidR="00574437" w:rsidRDefault="00574437">
      <w:pPr>
        <w:rPr>
          <w:rFonts w:ascii="Times New Roman" w:hAnsi="Times New Roman" w:cs="Times New Roman"/>
          <w:sz w:val="24"/>
          <w:szCs w:val="24"/>
        </w:rPr>
      </w:pPr>
    </w:p>
    <w:p w14:paraId="62419D84" w14:textId="77777777" w:rsidR="00574437" w:rsidRPr="00E62DBC" w:rsidRDefault="00574437">
      <w:pPr>
        <w:rPr>
          <w:rFonts w:ascii="Times New Roman" w:hAnsi="Times New Roman" w:cs="Times New Roman"/>
        </w:rPr>
      </w:pPr>
    </w:p>
    <w:p w14:paraId="796D9FC6" w14:textId="77777777" w:rsidR="00574437" w:rsidRDefault="00574437" w:rsidP="00574437">
      <w:pPr>
        <w:pStyle w:val="ImageCaption"/>
        <w:spacing w:before="200"/>
      </w:pPr>
      <w:bookmarkStart w:id="4" w:name="tbl-heterogeneity"/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160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E62DBC" w:rsidRPr="00E62DBC" w14:paraId="0E053DA5" w14:textId="77777777" w:rsidTr="00D55795">
        <w:trPr>
          <w:tblHeader/>
          <w:jc w:val="center"/>
        </w:trPr>
        <w:tc>
          <w:tcPr>
            <w:tcW w:w="21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bookmarkEnd w:id="4"/>
          <w:p w14:paraId="698DEF16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Stressor</m:t>
                </m:r>
              </m:oMath>
            </m:oMathPara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A0AD1" w14:textId="77777777" w:rsidR="00E62DBC" w:rsidRPr="00E62DBC" w:rsidRDefault="00000000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effects</m:t>
                    </m:r>
                  </m:sub>
                </m:sSub>
              </m:oMath>
            </m:oMathPara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DB603" w14:textId="77777777" w:rsidR="00E62DBC" w:rsidRPr="00E62DBC" w:rsidRDefault="00000000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species</m:t>
                    </m:r>
                  </m:sub>
                </m:sSub>
              </m:oMath>
            </m:oMathPara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C72DF" w14:textId="77777777" w:rsidR="00E62DBC" w:rsidRPr="00E62DBC" w:rsidRDefault="00000000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study</m:t>
                    </m:r>
                  </m:sub>
                </m:sSub>
              </m:oMath>
            </m:oMathPara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FB06C" w14:textId="77777777" w:rsidR="00E62DBC" w:rsidRPr="00E62DBC" w:rsidRDefault="00000000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total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01026" w14:textId="77777777" w:rsidR="00E62DBC" w:rsidRPr="00E62DBC" w:rsidRDefault="00000000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study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877BE" w14:textId="77777777" w:rsidR="00E62DBC" w:rsidRPr="00E62DBC" w:rsidRDefault="00000000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phylogeny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68A44" w14:textId="4A2BCBA4" w:rsidR="00E62DBC" w:rsidRPr="00E62DBC" w:rsidRDefault="00000000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  <m:sub>
                    <m:r>
                      <w:ins w:id="5" w:author="Ondi Crino" w:date="2026-01-27T09:54:00Z" w16du:dateUtc="2026-01-26T23:24:00Z">
                        <w:rPr>
                          <w:rFonts w:ascii="Cambria Math" w:hAnsi="Cambria Math" w:cs="Times New Roman"/>
                        </w:rPr>
                        <m:t>matrix</m:t>
                      </w:ins>
                    </m:r>
                    <m:r>
                      <w:del w:id="6" w:author="Ondi Crino" w:date="2026-01-27T09:54:00Z" w16du:dateUtc="2026-01-26T23:24:00Z">
                        <w:rPr>
                          <w:rFonts w:ascii="Cambria Math" w:hAnsi="Cambria Math" w:cs="Times New Roman"/>
                        </w:rPr>
                        <m:t>tissue</m:t>
                      </w:del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32F2A" w14:textId="77777777" w:rsidR="00E62DBC" w:rsidRPr="00E62DBC" w:rsidRDefault="00000000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obs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</w:tr>
      <w:tr w:rsidR="00E62DBC" w:rsidRPr="00E62DBC" w14:paraId="121EAD50" w14:textId="77777777" w:rsidTr="00D55795">
        <w:trPr>
          <w:jc w:val="center"/>
        </w:trPr>
        <w:tc>
          <w:tcPr>
            <w:tcW w:w="21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A9F2E" w14:textId="4078FEED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Glucocorticoids</w:t>
            </w:r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9A969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140</w:t>
            </w:r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50B2C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8</w:t>
            </w:r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A4B48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10</w:t>
            </w:r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7011F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86</w:t>
            </w:r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2AE64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12.2</w:t>
            </w:r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93202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0</w:t>
            </w:r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0550F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68</w:t>
            </w:r>
          </w:p>
        </w:tc>
        <w:tc>
          <w:tcPr>
            <w:tcW w:w="93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C1497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6.6</w:t>
            </w:r>
          </w:p>
        </w:tc>
      </w:tr>
      <w:tr w:rsidR="00E62DBC" w:rsidRPr="00E62DBC" w14:paraId="6B69CE6B" w14:textId="77777777" w:rsidTr="00D55795">
        <w:trPr>
          <w:jc w:val="center"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BA257" w14:textId="6454A2DC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Psychological disturbance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FBA00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190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F5609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8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46E6A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16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C957F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80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023CB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57.2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A09D9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11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A147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0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FD34C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11.8</w:t>
            </w:r>
          </w:p>
        </w:tc>
      </w:tr>
      <w:tr w:rsidR="00E62DBC" w:rsidRPr="00E62DBC" w14:paraId="433AEF33" w14:textId="77777777" w:rsidTr="00D55795">
        <w:trPr>
          <w:jc w:val="center"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0C778" w14:textId="129E7534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Nutritional imbalance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1364F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645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D6E3C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15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ABF19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51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210F9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80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21A11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8.6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ED072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13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F9030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10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B550F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47.9</w:t>
            </w:r>
          </w:p>
        </w:tc>
      </w:tr>
      <w:tr w:rsidR="00E62DBC" w:rsidRPr="00E62DBC" w14:paraId="491CF3A7" w14:textId="77777777" w:rsidTr="00D55795">
        <w:trPr>
          <w:jc w:val="center"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74DB2" w14:textId="5028E3E0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Parental care deprivation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C7B29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172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D910A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2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1E880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10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1555B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82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4829E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36.8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392EF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–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8A2C1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–</w:t>
            </w:r>
          </w:p>
        </w:tc>
        <w:tc>
          <w:tcPr>
            <w:tcW w:w="93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8BCBA" w14:textId="77777777" w:rsidR="00E62DBC" w:rsidRPr="00E62DBC" w:rsidRDefault="00E62DBC" w:rsidP="00D557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</w:rPr>
            </w:pPr>
            <w:r w:rsidRPr="00E62DBC">
              <w:rPr>
                <w:rFonts w:ascii="Times New Roman" w:eastAsia="Helvetica" w:hAnsi="Times New Roman" w:cs="Times New Roman"/>
                <w:color w:val="000000"/>
              </w:rPr>
              <w:t>45.1</w:t>
            </w:r>
          </w:p>
        </w:tc>
      </w:tr>
    </w:tbl>
    <w:p w14:paraId="6C575B47" w14:textId="77777777" w:rsidR="00574437" w:rsidRDefault="00574437" w:rsidP="00574437"/>
    <w:p w14:paraId="6E55B624" w14:textId="77E3C550" w:rsidR="00574437" w:rsidRPr="00574437" w:rsidRDefault="00574437" w:rsidP="00574437">
      <w:pPr>
        <w:rPr>
          <w:rFonts w:ascii="Times New Roman" w:hAnsi="Times New Roman" w:cs="Times New Roman"/>
          <w:sz w:val="24"/>
          <w:szCs w:val="24"/>
        </w:rPr>
      </w:pPr>
      <w:r w:rsidRPr="00574437">
        <w:rPr>
          <w:rFonts w:ascii="Times New Roman" w:hAnsi="Times New Roman" w:cs="Times New Roman"/>
          <w:b/>
          <w:bCs/>
          <w:sz w:val="24"/>
          <w:szCs w:val="24"/>
        </w:rPr>
        <w:t>Table 3.</w:t>
      </w:r>
      <w:r w:rsidRPr="00574437">
        <w:rPr>
          <w:rFonts w:ascii="Times New Roman" w:hAnsi="Times New Roman" w:cs="Times New Roman"/>
          <w:sz w:val="24"/>
          <w:szCs w:val="24"/>
        </w:rPr>
        <w:t xml:space="preserve"> Relative heterogeneity estimates (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574437">
        <w:rPr>
          <w:rFonts w:ascii="Times New Roman" w:hAnsi="Times New Roman" w:cs="Times New Roman"/>
          <w:sz w:val="24"/>
          <w:szCs w:val="24"/>
        </w:rPr>
        <w:t>), sample sizes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effects</m:t>
            </m:r>
          </m:sub>
        </m:sSub>
      </m:oMath>
      <w:r w:rsidRPr="00574437">
        <w:rPr>
          <w:rFonts w:ascii="Times New Roman" w:hAnsi="Times New Roman" w:cs="Times New Roman"/>
          <w:sz w:val="24"/>
          <w:szCs w:val="24"/>
        </w:rPr>
        <w:t>), number of studies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study</m:t>
            </m:r>
          </m:sub>
        </m:sSub>
      </m:oMath>
      <w:r w:rsidRPr="00574437">
        <w:rPr>
          <w:rFonts w:ascii="Times New Roman" w:hAnsi="Times New Roman" w:cs="Times New Roman"/>
          <w:sz w:val="24"/>
          <w:szCs w:val="24"/>
        </w:rPr>
        <w:t>) and number of species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species</m:t>
            </m:r>
          </m:sub>
        </m:sSub>
      </m:oMath>
      <w:r w:rsidRPr="00574437">
        <w:rPr>
          <w:rFonts w:ascii="Times New Roman" w:hAnsi="Times New Roman" w:cs="Times New Roman"/>
          <w:sz w:val="24"/>
          <w:szCs w:val="24"/>
        </w:rPr>
        <w:t xml:space="preserve">) for each of the developmental stressor categories. Relative heterogeneity is reported as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574437">
        <w:rPr>
          <w:rFonts w:ascii="Times New Roman" w:hAnsi="Times New Roman" w:cs="Times New Roman"/>
          <w:sz w:val="24"/>
          <w:szCs w:val="24"/>
        </w:rPr>
        <w:t xml:space="preserve"> (in percent) based on the intercept-only multi-level meta-analytic model. Total heterogeneity, along with stratified version of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574437">
        <w:rPr>
          <w:rFonts w:ascii="Times New Roman" w:hAnsi="Times New Roman" w:cs="Times New Roman"/>
          <w:sz w:val="24"/>
          <w:szCs w:val="24"/>
        </w:rPr>
        <w:t xml:space="preserve"> (study, phylogeny, </w:t>
      </w:r>
      <w:ins w:id="7" w:author="Ondi Crino" w:date="2026-01-27T09:55:00Z" w16du:dateUtc="2026-01-26T23:25:00Z">
        <w:r w:rsidR="003758B8">
          <w:rPr>
            <w:rFonts w:ascii="Times New Roman" w:hAnsi="Times New Roman" w:cs="Times New Roman"/>
            <w:sz w:val="24"/>
            <w:szCs w:val="24"/>
          </w:rPr>
          <w:t>matrix</w:t>
        </w:r>
      </w:ins>
      <w:del w:id="8" w:author="Ondi Crino" w:date="2026-01-27T09:54:00Z" w16du:dateUtc="2026-01-26T23:24:00Z">
        <w:r w:rsidRPr="00574437" w:rsidDel="003758B8">
          <w:rPr>
            <w:rFonts w:ascii="Times New Roman" w:hAnsi="Times New Roman" w:cs="Times New Roman"/>
            <w:sz w:val="24"/>
            <w:szCs w:val="24"/>
          </w:rPr>
          <w:delText>tissue type</w:delText>
        </w:r>
      </w:del>
      <w:ins w:id="9" w:author="Ondi Crino" w:date="2026-01-27T09:55:00Z" w16du:dateUtc="2026-01-26T23:25:00Z">
        <w:r w:rsidR="003758B8">
          <w:rPr>
            <w:rFonts w:ascii="Times New Roman" w:hAnsi="Times New Roman" w:cs="Times New Roman"/>
            <w:sz w:val="24"/>
            <w:szCs w:val="24"/>
          </w:rPr>
          <w:t>,</w:t>
        </w:r>
      </w:ins>
      <w:r w:rsidRPr="00574437">
        <w:rPr>
          <w:rFonts w:ascii="Times New Roman" w:hAnsi="Times New Roman" w:cs="Times New Roman"/>
          <w:sz w:val="24"/>
          <w:szCs w:val="24"/>
        </w:rPr>
        <w:t xml:space="preserve"> and observation) are also provided.</w:t>
      </w:r>
      <w:r w:rsidR="008536EB">
        <w:rPr>
          <w:rFonts w:ascii="Times New Roman" w:hAnsi="Times New Roman" w:cs="Times New Roman"/>
          <w:sz w:val="24"/>
          <w:szCs w:val="24"/>
        </w:rPr>
        <w:t xml:space="preserve"> Additional </w:t>
      </w:r>
      <w:r w:rsidRPr="00574437">
        <w:rPr>
          <w:rFonts w:ascii="Times New Roman" w:hAnsi="Times New Roman" w:cs="Times New Roman"/>
          <w:sz w:val="24"/>
          <w:szCs w:val="24"/>
        </w:rPr>
        <w:t xml:space="preserve">heterogeneity measures </w:t>
      </w:r>
      <w:r w:rsidR="008536EB">
        <w:rPr>
          <w:rFonts w:ascii="Times New Roman" w:hAnsi="Times New Roman" w:cs="Times New Roman"/>
          <w:sz w:val="24"/>
          <w:szCs w:val="24"/>
        </w:rPr>
        <w:t xml:space="preserve">are provided </w:t>
      </w:r>
      <w:r w:rsidRPr="00574437">
        <w:rPr>
          <w:rFonts w:ascii="Times New Roman" w:hAnsi="Times New Roman" w:cs="Times New Roman"/>
          <w:sz w:val="24"/>
          <w:szCs w:val="24"/>
        </w:rPr>
        <w:t xml:space="preserve">in the </w:t>
      </w:r>
      <w:r w:rsidR="008536EB">
        <w:rPr>
          <w:rFonts w:ascii="Times New Roman" w:hAnsi="Times New Roman" w:cs="Times New Roman"/>
          <w:sz w:val="24"/>
          <w:szCs w:val="24"/>
        </w:rPr>
        <w:t>S</w:t>
      </w:r>
      <w:r w:rsidRPr="00574437">
        <w:rPr>
          <w:rFonts w:ascii="Times New Roman" w:hAnsi="Times New Roman" w:cs="Times New Roman"/>
          <w:sz w:val="24"/>
          <w:szCs w:val="24"/>
        </w:rPr>
        <w:t xml:space="preserve">upplementary </w:t>
      </w:r>
      <w:r w:rsidR="008536EB">
        <w:rPr>
          <w:rFonts w:ascii="Times New Roman" w:hAnsi="Times New Roman" w:cs="Times New Roman"/>
          <w:sz w:val="24"/>
          <w:szCs w:val="24"/>
        </w:rPr>
        <w:t>M</w:t>
      </w:r>
      <w:r w:rsidRPr="00574437">
        <w:rPr>
          <w:rFonts w:ascii="Times New Roman" w:hAnsi="Times New Roman" w:cs="Times New Roman"/>
          <w:sz w:val="24"/>
          <w:szCs w:val="24"/>
        </w:rPr>
        <w:t>aterial</w:t>
      </w:r>
      <w:r w:rsidR="008536EB">
        <w:rPr>
          <w:rFonts w:ascii="Times New Roman" w:hAnsi="Times New Roman" w:cs="Times New Roman"/>
          <w:sz w:val="24"/>
          <w:szCs w:val="24"/>
        </w:rPr>
        <w:t>s</w:t>
      </w:r>
      <w:r w:rsidRPr="00574437">
        <w:rPr>
          <w:rFonts w:ascii="Times New Roman" w:hAnsi="Times New Roman" w:cs="Times New Roman"/>
          <w:sz w:val="24"/>
          <w:szCs w:val="24"/>
        </w:rPr>
        <w:t>.</w:t>
      </w:r>
    </w:p>
    <w:p w14:paraId="073680F9" w14:textId="77777777" w:rsidR="00574437" w:rsidRPr="00FF14F0" w:rsidRDefault="00574437">
      <w:pPr>
        <w:rPr>
          <w:rFonts w:ascii="Times New Roman" w:hAnsi="Times New Roman" w:cs="Times New Roman"/>
          <w:sz w:val="24"/>
          <w:szCs w:val="24"/>
        </w:rPr>
      </w:pPr>
    </w:p>
    <w:sectPr w:rsidR="00574437" w:rsidRPr="00FF14F0" w:rsidSect="00DA199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ndi Crino">
    <w15:presenceInfo w15:providerId="AD" w15:userId="S::crin0006@flinders.edu.au::14d01f18-b834-4109-ba44-5cbdcf7d2f8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trackRevision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997"/>
    <w:rsid w:val="00087F53"/>
    <w:rsid w:val="000D1A5F"/>
    <w:rsid w:val="00103BA4"/>
    <w:rsid w:val="001147C8"/>
    <w:rsid w:val="00136646"/>
    <w:rsid w:val="001822F1"/>
    <w:rsid w:val="00191297"/>
    <w:rsid w:val="001C5B4F"/>
    <w:rsid w:val="001F578A"/>
    <w:rsid w:val="0021667F"/>
    <w:rsid w:val="003133F8"/>
    <w:rsid w:val="00314C7C"/>
    <w:rsid w:val="00332FFE"/>
    <w:rsid w:val="00363402"/>
    <w:rsid w:val="003758B8"/>
    <w:rsid w:val="003A5E81"/>
    <w:rsid w:val="003D41CF"/>
    <w:rsid w:val="003E116C"/>
    <w:rsid w:val="004113CC"/>
    <w:rsid w:val="00414E9E"/>
    <w:rsid w:val="00416AA7"/>
    <w:rsid w:val="00417EFE"/>
    <w:rsid w:val="004314CD"/>
    <w:rsid w:val="0046065E"/>
    <w:rsid w:val="004B7F06"/>
    <w:rsid w:val="004E6DD4"/>
    <w:rsid w:val="00544689"/>
    <w:rsid w:val="00567022"/>
    <w:rsid w:val="00574437"/>
    <w:rsid w:val="0057781D"/>
    <w:rsid w:val="00625FC0"/>
    <w:rsid w:val="00647ED6"/>
    <w:rsid w:val="006868D8"/>
    <w:rsid w:val="00690FD6"/>
    <w:rsid w:val="006D7028"/>
    <w:rsid w:val="006D7484"/>
    <w:rsid w:val="006F4D2F"/>
    <w:rsid w:val="0072604A"/>
    <w:rsid w:val="0074564B"/>
    <w:rsid w:val="00750585"/>
    <w:rsid w:val="007A745D"/>
    <w:rsid w:val="007E4C3B"/>
    <w:rsid w:val="007E7AAC"/>
    <w:rsid w:val="008536EB"/>
    <w:rsid w:val="008B1236"/>
    <w:rsid w:val="009103CE"/>
    <w:rsid w:val="00937420"/>
    <w:rsid w:val="00952A2E"/>
    <w:rsid w:val="00961792"/>
    <w:rsid w:val="009716DC"/>
    <w:rsid w:val="009812C3"/>
    <w:rsid w:val="00A12C91"/>
    <w:rsid w:val="00AF6CD0"/>
    <w:rsid w:val="00B113A8"/>
    <w:rsid w:val="00B165A1"/>
    <w:rsid w:val="00B52868"/>
    <w:rsid w:val="00BA458D"/>
    <w:rsid w:val="00C14CC2"/>
    <w:rsid w:val="00C3724A"/>
    <w:rsid w:val="00C478A0"/>
    <w:rsid w:val="00CD4E93"/>
    <w:rsid w:val="00D0696C"/>
    <w:rsid w:val="00D077CB"/>
    <w:rsid w:val="00D13725"/>
    <w:rsid w:val="00D33F07"/>
    <w:rsid w:val="00D81116"/>
    <w:rsid w:val="00DA1997"/>
    <w:rsid w:val="00DA538B"/>
    <w:rsid w:val="00DA7DE3"/>
    <w:rsid w:val="00DD3D09"/>
    <w:rsid w:val="00DE6556"/>
    <w:rsid w:val="00DF4B0F"/>
    <w:rsid w:val="00E017C3"/>
    <w:rsid w:val="00E15A9C"/>
    <w:rsid w:val="00E57967"/>
    <w:rsid w:val="00E62DBC"/>
    <w:rsid w:val="00EA5E69"/>
    <w:rsid w:val="00F5446F"/>
    <w:rsid w:val="00F66240"/>
    <w:rsid w:val="00F94282"/>
    <w:rsid w:val="00FB184B"/>
    <w:rsid w:val="00FC01D1"/>
    <w:rsid w:val="00FF1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C5094"/>
  <w15:chartTrackingRefBased/>
  <w15:docId w15:val="{402D76DA-DEA0-43E9-8891-EFC8395A8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9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19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47E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47ED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47ED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7E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7ED6"/>
    <w:rPr>
      <w:b/>
      <w:bCs/>
      <w:sz w:val="20"/>
      <w:szCs w:val="20"/>
    </w:rPr>
  </w:style>
  <w:style w:type="paragraph" w:customStyle="1" w:styleId="ImageCaption">
    <w:name w:val="Image Caption"/>
    <w:basedOn w:val="Caption"/>
    <w:rsid w:val="00574437"/>
    <w:pPr>
      <w:spacing w:after="120"/>
    </w:pPr>
    <w:rPr>
      <w:rFonts w:ascii="Times New Roman" w:hAnsi="Times New Roman"/>
      <w:i w:val="0"/>
      <w:iCs w:val="0"/>
      <w:color w:val="auto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7443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Revision">
    <w:name w:val="Revision"/>
    <w:hidden/>
    <w:uiPriority w:val="99"/>
    <w:semiHidden/>
    <w:rsid w:val="00314C7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B89AE6-1BB0-43D5-9BA9-6DE93C477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1302</Words>
  <Characters>5782</Characters>
  <Application>Microsoft Office Word</Application>
  <DocSecurity>0</DocSecurity>
  <Lines>118</Lines>
  <Paragraphs>70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Ondi Crino</dc:creator>
  <cp:keywords/>
  <dc:description/>
  <cp:lastModifiedBy>Ondi Crino</cp:lastModifiedBy>
  <cp:revision>2</cp:revision>
  <dcterms:created xsi:type="dcterms:W3CDTF">2026-01-27T03:22:00Z</dcterms:created>
  <dcterms:modified xsi:type="dcterms:W3CDTF">2026-01-27T03:22:00Z</dcterms:modified>
</cp:coreProperties>
</file>