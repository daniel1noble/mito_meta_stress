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4D027" w14:textId="60784560" w:rsidR="00BC7294" w:rsidRDefault="001C1FA9" w:rsidP="004B1DDD">
      <w:pPr>
        <w:jc w:val="center"/>
        <w:rPr>
          <w:rFonts w:ascii="Times New Roman" w:hAnsi="Times New Roman" w:cs="Times New Roman"/>
          <w:sz w:val="24"/>
          <w:szCs w:val="24"/>
        </w:rPr>
      </w:pPr>
      <w:bookmarkStart w:id="0" w:name="_Hlk211259322"/>
      <w:r>
        <w:rPr>
          <w:rFonts w:ascii="Times New Roman" w:hAnsi="Times New Roman" w:cs="Times New Roman"/>
          <w:sz w:val="24"/>
          <w:szCs w:val="24"/>
        </w:rPr>
        <w:t>How d</w:t>
      </w:r>
      <w:r w:rsidR="00BC7294" w:rsidRPr="00213808">
        <w:rPr>
          <w:rFonts w:ascii="Times New Roman" w:hAnsi="Times New Roman" w:cs="Times New Roman"/>
          <w:sz w:val="24"/>
          <w:szCs w:val="24"/>
        </w:rPr>
        <w:t xml:space="preserve">evelopmental </w:t>
      </w:r>
      <w:r w:rsidR="00B04012">
        <w:rPr>
          <w:rFonts w:ascii="Times New Roman" w:hAnsi="Times New Roman" w:cs="Times New Roman"/>
          <w:sz w:val="24"/>
          <w:szCs w:val="24"/>
        </w:rPr>
        <w:t>stress</w:t>
      </w:r>
      <w:r w:rsidR="00FB153F">
        <w:rPr>
          <w:rFonts w:ascii="Times New Roman" w:hAnsi="Times New Roman" w:cs="Times New Roman"/>
          <w:sz w:val="24"/>
          <w:szCs w:val="24"/>
        </w:rPr>
        <w:t>ors</w:t>
      </w:r>
      <w:r>
        <w:rPr>
          <w:rFonts w:ascii="Times New Roman" w:hAnsi="Times New Roman" w:cs="Times New Roman"/>
          <w:sz w:val="24"/>
          <w:szCs w:val="24"/>
        </w:rPr>
        <w:t xml:space="preserve"> affect </w:t>
      </w:r>
      <w:r w:rsidR="00BC7294" w:rsidRPr="00213808">
        <w:rPr>
          <w:rFonts w:ascii="Times New Roman" w:hAnsi="Times New Roman" w:cs="Times New Roman"/>
          <w:sz w:val="24"/>
          <w:szCs w:val="24"/>
        </w:rPr>
        <w:t>mitochondrial</w:t>
      </w:r>
      <w:r w:rsidR="00DD6194">
        <w:rPr>
          <w:rFonts w:ascii="Times New Roman" w:hAnsi="Times New Roman" w:cs="Times New Roman"/>
          <w:sz w:val="24"/>
          <w:szCs w:val="24"/>
        </w:rPr>
        <w:t xml:space="preserve"> respiratory</w:t>
      </w:r>
      <w:r w:rsidR="00BC7294" w:rsidRPr="00213808">
        <w:rPr>
          <w:rFonts w:ascii="Times New Roman" w:hAnsi="Times New Roman" w:cs="Times New Roman"/>
          <w:sz w:val="24"/>
          <w:szCs w:val="24"/>
        </w:rPr>
        <w:t xml:space="preserve"> function: A systematic review and meta-analysis</w:t>
      </w:r>
    </w:p>
    <w:p w14:paraId="063332CA" w14:textId="753026D4" w:rsidR="004B1DDD" w:rsidRDefault="004B1DDD" w:rsidP="004B1DDD">
      <w:pPr>
        <w:jc w:val="center"/>
        <w:rPr>
          <w:rFonts w:ascii="Times New Roman" w:hAnsi="Times New Roman" w:cs="Times New Roman"/>
          <w:sz w:val="24"/>
          <w:szCs w:val="24"/>
        </w:rPr>
      </w:pPr>
    </w:p>
    <w:p w14:paraId="534E7CBD" w14:textId="46FB07A2" w:rsidR="004B1DDD" w:rsidRDefault="004B1DDD" w:rsidP="004B1DDD">
      <w:pPr>
        <w:jc w:val="center"/>
        <w:rPr>
          <w:rFonts w:ascii="Times New Roman" w:hAnsi="Times New Roman" w:cs="Times New Roman"/>
          <w:sz w:val="24"/>
          <w:szCs w:val="24"/>
        </w:rPr>
      </w:pPr>
    </w:p>
    <w:p w14:paraId="2760B61C" w14:textId="28170591" w:rsidR="00D62800" w:rsidRDefault="00D62800" w:rsidP="004B1DDD">
      <w:pPr>
        <w:jc w:val="center"/>
        <w:rPr>
          <w:rFonts w:ascii="Times New Roman" w:hAnsi="Times New Roman" w:cs="Times New Roman"/>
          <w:sz w:val="24"/>
          <w:szCs w:val="24"/>
        </w:rPr>
      </w:pPr>
    </w:p>
    <w:p w14:paraId="163D5722" w14:textId="6DBEC4F2" w:rsidR="00D62800" w:rsidRDefault="00D62800" w:rsidP="004B1DDD">
      <w:pPr>
        <w:jc w:val="center"/>
        <w:rPr>
          <w:rFonts w:ascii="Times New Roman" w:hAnsi="Times New Roman" w:cs="Times New Roman"/>
          <w:sz w:val="24"/>
          <w:szCs w:val="24"/>
        </w:rPr>
      </w:pPr>
    </w:p>
    <w:p w14:paraId="4A9669A8" w14:textId="6C084F46" w:rsidR="00D62800" w:rsidRDefault="00D62800" w:rsidP="004B1DDD">
      <w:pPr>
        <w:jc w:val="center"/>
        <w:rPr>
          <w:rFonts w:ascii="Times New Roman" w:hAnsi="Times New Roman" w:cs="Times New Roman"/>
          <w:sz w:val="24"/>
          <w:szCs w:val="24"/>
        </w:rPr>
      </w:pPr>
    </w:p>
    <w:p w14:paraId="15D6282B" w14:textId="32C0486F" w:rsidR="00D62800" w:rsidRDefault="00D62800" w:rsidP="004B1DDD">
      <w:pPr>
        <w:jc w:val="center"/>
        <w:rPr>
          <w:rFonts w:ascii="Times New Roman" w:hAnsi="Times New Roman" w:cs="Times New Roman"/>
          <w:sz w:val="24"/>
          <w:szCs w:val="24"/>
        </w:rPr>
      </w:pPr>
    </w:p>
    <w:p w14:paraId="15A78F7C" w14:textId="4A89199A" w:rsidR="00D62800" w:rsidRDefault="00D62800" w:rsidP="004B1DDD">
      <w:pPr>
        <w:jc w:val="center"/>
        <w:rPr>
          <w:rFonts w:ascii="Times New Roman" w:hAnsi="Times New Roman" w:cs="Times New Roman"/>
          <w:sz w:val="24"/>
          <w:szCs w:val="24"/>
        </w:rPr>
      </w:pPr>
    </w:p>
    <w:p w14:paraId="08A8032A" w14:textId="77777777" w:rsidR="00D62800" w:rsidRDefault="00D62800" w:rsidP="006E6269">
      <w:pPr>
        <w:spacing w:line="480" w:lineRule="auto"/>
        <w:jc w:val="center"/>
        <w:rPr>
          <w:rFonts w:ascii="Times New Roman" w:hAnsi="Times New Roman" w:cs="Times New Roman"/>
          <w:sz w:val="24"/>
          <w:szCs w:val="24"/>
        </w:rPr>
      </w:pPr>
    </w:p>
    <w:p w14:paraId="61BA48C1" w14:textId="55188712" w:rsidR="004B1DDD" w:rsidRDefault="004B1DDD" w:rsidP="006E6269">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Ondi</w:t>
      </w:r>
      <w:r w:rsidR="0039415D">
        <w:rPr>
          <w:rFonts w:ascii="Times New Roman" w:hAnsi="Times New Roman" w:cs="Times New Roman"/>
          <w:sz w:val="24"/>
          <w:szCs w:val="24"/>
        </w:rPr>
        <w:t xml:space="preserve"> L.</w:t>
      </w:r>
      <w:r>
        <w:rPr>
          <w:rFonts w:ascii="Times New Roman" w:hAnsi="Times New Roman" w:cs="Times New Roman"/>
          <w:sz w:val="24"/>
          <w:szCs w:val="24"/>
        </w:rPr>
        <w:t xml:space="preserve"> Crino</w:t>
      </w:r>
      <w:r w:rsidR="006E6269" w:rsidRPr="006E6269">
        <w:rPr>
          <w:rFonts w:ascii="Times New Roman" w:hAnsi="Times New Roman" w:cs="Times New Roman"/>
          <w:sz w:val="24"/>
          <w:szCs w:val="24"/>
          <w:vertAlign w:val="superscript"/>
        </w:rPr>
        <w:t>1</w:t>
      </w:r>
      <w:r w:rsidR="00BC5D12">
        <w:rPr>
          <w:rFonts w:ascii="Times New Roman" w:hAnsi="Times New Roman" w:cs="Times New Roman"/>
          <w:sz w:val="24"/>
          <w:szCs w:val="24"/>
          <w:vertAlign w:val="superscript"/>
        </w:rPr>
        <w:t>,2</w:t>
      </w:r>
      <w:r w:rsidR="006E6269" w:rsidRPr="006E6269">
        <w:rPr>
          <w:rFonts w:ascii="Times New Roman" w:hAnsi="Times New Roman" w:cs="Times New Roman"/>
          <w:sz w:val="24"/>
          <w:szCs w:val="24"/>
          <w:vertAlign w:val="superscript"/>
        </w:rPr>
        <w:t>*</w:t>
      </w:r>
      <w:r>
        <w:rPr>
          <w:rFonts w:ascii="Times New Roman" w:hAnsi="Times New Roman" w:cs="Times New Roman"/>
          <w:sz w:val="24"/>
          <w:szCs w:val="24"/>
        </w:rPr>
        <w:t xml:space="preserve">, </w:t>
      </w:r>
      <w:r w:rsidR="00A77419">
        <w:rPr>
          <w:rFonts w:ascii="Times New Roman" w:hAnsi="Times New Roman" w:cs="Times New Roman"/>
          <w:sz w:val="24"/>
          <w:szCs w:val="24"/>
        </w:rPr>
        <w:t>Chris</w:t>
      </w:r>
      <w:r w:rsidR="00BC5D12">
        <w:rPr>
          <w:rFonts w:ascii="Times New Roman" w:hAnsi="Times New Roman" w:cs="Times New Roman"/>
          <w:sz w:val="24"/>
          <w:szCs w:val="24"/>
        </w:rPr>
        <w:t>topher</w:t>
      </w:r>
      <w:r w:rsidR="00A77419">
        <w:rPr>
          <w:rFonts w:ascii="Times New Roman" w:hAnsi="Times New Roman" w:cs="Times New Roman"/>
          <w:sz w:val="24"/>
          <w:szCs w:val="24"/>
        </w:rPr>
        <w:t xml:space="preserve"> </w:t>
      </w:r>
      <w:r w:rsidR="00E6014F">
        <w:rPr>
          <w:rFonts w:ascii="Times New Roman" w:hAnsi="Times New Roman" w:cs="Times New Roman"/>
          <w:sz w:val="24"/>
          <w:szCs w:val="24"/>
        </w:rPr>
        <w:t xml:space="preserve">R. </w:t>
      </w:r>
      <w:r w:rsidR="00A77419">
        <w:rPr>
          <w:rFonts w:ascii="Times New Roman" w:hAnsi="Times New Roman" w:cs="Times New Roman"/>
          <w:sz w:val="24"/>
          <w:szCs w:val="24"/>
        </w:rPr>
        <w:t>Friesen</w:t>
      </w:r>
      <w:r w:rsidR="00BC5D12">
        <w:rPr>
          <w:rFonts w:ascii="Times New Roman" w:hAnsi="Times New Roman" w:cs="Times New Roman"/>
          <w:sz w:val="24"/>
          <w:szCs w:val="24"/>
          <w:vertAlign w:val="superscript"/>
        </w:rPr>
        <w:t>3</w:t>
      </w:r>
      <w:r w:rsidR="00A77419">
        <w:rPr>
          <w:rFonts w:ascii="Times New Roman" w:hAnsi="Times New Roman" w:cs="Times New Roman"/>
          <w:sz w:val="24"/>
          <w:szCs w:val="24"/>
        </w:rPr>
        <w:t>,</w:t>
      </w:r>
      <w:r>
        <w:rPr>
          <w:rFonts w:ascii="Times New Roman" w:hAnsi="Times New Roman" w:cs="Times New Roman"/>
          <w:sz w:val="24"/>
          <w:szCs w:val="24"/>
        </w:rPr>
        <w:t xml:space="preserve"> Geoff</w:t>
      </w:r>
      <w:r w:rsidR="00A45233">
        <w:rPr>
          <w:rFonts w:ascii="Times New Roman" w:hAnsi="Times New Roman" w:cs="Times New Roman"/>
          <w:sz w:val="24"/>
          <w:szCs w:val="24"/>
        </w:rPr>
        <w:t>rey</w:t>
      </w:r>
      <w:r>
        <w:rPr>
          <w:rFonts w:ascii="Times New Roman" w:hAnsi="Times New Roman" w:cs="Times New Roman"/>
          <w:sz w:val="24"/>
          <w:szCs w:val="24"/>
        </w:rPr>
        <w:t xml:space="preserve"> </w:t>
      </w:r>
      <w:r w:rsidR="00E6014F">
        <w:rPr>
          <w:rFonts w:ascii="Times New Roman" w:hAnsi="Times New Roman" w:cs="Times New Roman"/>
          <w:sz w:val="24"/>
          <w:szCs w:val="24"/>
        </w:rPr>
        <w:t xml:space="preserve">E. </w:t>
      </w:r>
      <w:r>
        <w:rPr>
          <w:rFonts w:ascii="Times New Roman" w:hAnsi="Times New Roman" w:cs="Times New Roman"/>
          <w:sz w:val="24"/>
          <w:szCs w:val="24"/>
        </w:rPr>
        <w:t>Hill</w:t>
      </w:r>
      <w:r w:rsidR="003F5410">
        <w:rPr>
          <w:rFonts w:ascii="Times New Roman" w:hAnsi="Times New Roman" w:cs="Times New Roman"/>
          <w:sz w:val="24"/>
          <w:szCs w:val="24"/>
          <w:vertAlign w:val="superscript"/>
        </w:rPr>
        <w:t>4</w:t>
      </w:r>
      <w:r>
        <w:rPr>
          <w:rFonts w:ascii="Times New Roman" w:hAnsi="Times New Roman" w:cs="Times New Roman"/>
          <w:sz w:val="24"/>
          <w:szCs w:val="24"/>
        </w:rPr>
        <w:t xml:space="preserve">, </w:t>
      </w:r>
      <w:r w:rsidR="00A77419">
        <w:rPr>
          <w:rFonts w:ascii="Times New Roman" w:hAnsi="Times New Roman" w:cs="Times New Roman"/>
          <w:sz w:val="24"/>
          <w:szCs w:val="24"/>
        </w:rPr>
        <w:t xml:space="preserve">Dalton </w:t>
      </w:r>
      <w:r w:rsidR="00E6014F">
        <w:rPr>
          <w:rFonts w:ascii="Times New Roman" w:hAnsi="Times New Roman" w:cs="Times New Roman"/>
          <w:sz w:val="24"/>
          <w:szCs w:val="24"/>
        </w:rPr>
        <w:t xml:space="preserve">C. </w:t>
      </w:r>
      <w:r w:rsidR="00A77419">
        <w:rPr>
          <w:rFonts w:ascii="Times New Roman" w:hAnsi="Times New Roman" w:cs="Times New Roman"/>
          <w:sz w:val="24"/>
          <w:szCs w:val="24"/>
        </w:rPr>
        <w:t>Leibold</w:t>
      </w:r>
      <w:r w:rsidR="00BC5D12">
        <w:rPr>
          <w:rFonts w:ascii="Times New Roman" w:hAnsi="Times New Roman" w:cs="Times New Roman"/>
          <w:sz w:val="24"/>
          <w:szCs w:val="24"/>
          <w:vertAlign w:val="superscript"/>
        </w:rPr>
        <w:t>2</w:t>
      </w:r>
      <w:r w:rsidR="00A77419">
        <w:rPr>
          <w:rFonts w:ascii="Times New Roman" w:hAnsi="Times New Roman" w:cs="Times New Roman"/>
          <w:sz w:val="24"/>
          <w:szCs w:val="24"/>
        </w:rPr>
        <w:t>, Pablo Recio</w:t>
      </w:r>
      <w:r w:rsidR="006E6269" w:rsidRPr="006E6269">
        <w:rPr>
          <w:rFonts w:ascii="Times New Roman" w:hAnsi="Times New Roman" w:cs="Times New Roman"/>
          <w:sz w:val="24"/>
          <w:szCs w:val="24"/>
          <w:vertAlign w:val="superscript"/>
        </w:rPr>
        <w:t>1</w:t>
      </w:r>
      <w:r w:rsidR="00BC5D12">
        <w:rPr>
          <w:rFonts w:ascii="Times New Roman" w:hAnsi="Times New Roman" w:cs="Times New Roman"/>
          <w:sz w:val="24"/>
          <w:szCs w:val="24"/>
          <w:vertAlign w:val="superscript"/>
        </w:rPr>
        <w:t>,2</w:t>
      </w:r>
      <w:r w:rsidR="00A77419">
        <w:rPr>
          <w:rFonts w:ascii="Times New Roman" w:hAnsi="Times New Roman" w:cs="Times New Roman"/>
          <w:sz w:val="24"/>
          <w:szCs w:val="24"/>
        </w:rPr>
        <w:t>,</w:t>
      </w:r>
      <w:r w:rsidR="0039415D">
        <w:rPr>
          <w:rFonts w:ascii="Times New Roman" w:hAnsi="Times New Roman" w:cs="Times New Roman"/>
          <w:sz w:val="24"/>
          <w:szCs w:val="24"/>
        </w:rPr>
        <w:t xml:space="preserve"> </w:t>
      </w:r>
      <w:r>
        <w:rPr>
          <w:rFonts w:ascii="Times New Roman" w:hAnsi="Times New Roman" w:cs="Times New Roman"/>
          <w:sz w:val="24"/>
          <w:szCs w:val="24"/>
        </w:rPr>
        <w:t>Karine Salin</w:t>
      </w:r>
      <w:r w:rsidR="003F5410">
        <w:rPr>
          <w:rFonts w:ascii="Times New Roman" w:hAnsi="Times New Roman" w:cs="Times New Roman"/>
          <w:sz w:val="24"/>
          <w:szCs w:val="24"/>
          <w:vertAlign w:val="superscript"/>
        </w:rPr>
        <w:t>5</w:t>
      </w:r>
      <w:r>
        <w:rPr>
          <w:rFonts w:ascii="Times New Roman" w:hAnsi="Times New Roman" w:cs="Times New Roman"/>
          <w:sz w:val="24"/>
          <w:szCs w:val="24"/>
        </w:rPr>
        <w:t xml:space="preserve">, </w:t>
      </w:r>
      <w:r w:rsidR="00A77419">
        <w:rPr>
          <w:rFonts w:ascii="Times New Roman" w:hAnsi="Times New Roman" w:cs="Times New Roman"/>
          <w:sz w:val="24"/>
          <w:szCs w:val="24"/>
        </w:rPr>
        <w:t>Kris</w:t>
      </w:r>
      <w:r w:rsidR="002A4CAD">
        <w:rPr>
          <w:rFonts w:ascii="Times New Roman" w:hAnsi="Times New Roman" w:cs="Times New Roman"/>
          <w:sz w:val="24"/>
          <w:szCs w:val="24"/>
        </w:rPr>
        <w:t>toffer</w:t>
      </w:r>
      <w:r w:rsidR="00E6014F">
        <w:rPr>
          <w:rFonts w:ascii="Times New Roman" w:hAnsi="Times New Roman" w:cs="Times New Roman"/>
          <w:sz w:val="24"/>
          <w:szCs w:val="24"/>
        </w:rPr>
        <w:t xml:space="preserve"> H.</w:t>
      </w:r>
      <w:r w:rsidR="00A77419">
        <w:rPr>
          <w:rFonts w:ascii="Times New Roman" w:hAnsi="Times New Roman" w:cs="Times New Roman"/>
          <w:sz w:val="24"/>
          <w:szCs w:val="24"/>
        </w:rPr>
        <w:t xml:space="preserve"> Wild</w:t>
      </w:r>
      <w:r w:rsidR="00BC5D12">
        <w:rPr>
          <w:rFonts w:ascii="Times New Roman" w:hAnsi="Times New Roman" w:cs="Times New Roman"/>
          <w:sz w:val="24"/>
          <w:szCs w:val="24"/>
          <w:vertAlign w:val="superscript"/>
        </w:rPr>
        <w:t>2</w:t>
      </w:r>
      <w:r w:rsidR="006E6269">
        <w:rPr>
          <w:rFonts w:ascii="Times New Roman" w:hAnsi="Times New Roman" w:cs="Times New Roman"/>
          <w:sz w:val="24"/>
          <w:szCs w:val="24"/>
          <w:vertAlign w:val="superscript"/>
        </w:rPr>
        <w:t>,</w:t>
      </w:r>
      <w:r w:rsidR="003F5410">
        <w:rPr>
          <w:rFonts w:ascii="Times New Roman" w:hAnsi="Times New Roman" w:cs="Times New Roman"/>
          <w:sz w:val="24"/>
          <w:szCs w:val="24"/>
          <w:vertAlign w:val="superscript"/>
        </w:rPr>
        <w:t>6</w:t>
      </w:r>
      <w:r w:rsidR="00A77419">
        <w:rPr>
          <w:rFonts w:ascii="Times New Roman" w:hAnsi="Times New Roman" w:cs="Times New Roman"/>
          <w:sz w:val="24"/>
          <w:szCs w:val="24"/>
        </w:rPr>
        <w:t xml:space="preserve">, </w:t>
      </w:r>
      <w:r>
        <w:rPr>
          <w:rFonts w:ascii="Times New Roman" w:hAnsi="Times New Roman" w:cs="Times New Roman"/>
          <w:sz w:val="24"/>
          <w:szCs w:val="24"/>
        </w:rPr>
        <w:t>Dan</w:t>
      </w:r>
      <w:r w:rsidR="003B7644">
        <w:rPr>
          <w:rFonts w:ascii="Times New Roman" w:hAnsi="Times New Roman" w:cs="Times New Roman"/>
          <w:sz w:val="24"/>
          <w:szCs w:val="24"/>
        </w:rPr>
        <w:t>iel</w:t>
      </w:r>
      <w:r w:rsidR="0039415D">
        <w:rPr>
          <w:rFonts w:ascii="Times New Roman" w:hAnsi="Times New Roman" w:cs="Times New Roman"/>
          <w:sz w:val="24"/>
          <w:szCs w:val="24"/>
        </w:rPr>
        <w:t xml:space="preserve"> W.A.</w:t>
      </w:r>
      <w:r>
        <w:rPr>
          <w:rFonts w:ascii="Times New Roman" w:hAnsi="Times New Roman" w:cs="Times New Roman"/>
          <w:sz w:val="24"/>
          <w:szCs w:val="24"/>
        </w:rPr>
        <w:t xml:space="preserve"> Noble</w:t>
      </w:r>
      <w:r w:rsidR="00BC5D12">
        <w:rPr>
          <w:rFonts w:ascii="Times New Roman" w:hAnsi="Times New Roman" w:cs="Times New Roman"/>
          <w:sz w:val="24"/>
          <w:szCs w:val="24"/>
          <w:vertAlign w:val="superscript"/>
        </w:rPr>
        <w:t>2</w:t>
      </w:r>
    </w:p>
    <w:bookmarkEnd w:id="0"/>
    <w:p w14:paraId="757D4483" w14:textId="77777777" w:rsidR="004B1DDD" w:rsidRDefault="004B1DDD" w:rsidP="006E6269">
      <w:pPr>
        <w:spacing w:line="480" w:lineRule="auto"/>
        <w:jc w:val="center"/>
        <w:rPr>
          <w:rFonts w:ascii="Times New Roman" w:hAnsi="Times New Roman" w:cs="Times New Roman"/>
          <w:sz w:val="24"/>
          <w:szCs w:val="24"/>
        </w:rPr>
      </w:pPr>
    </w:p>
    <w:p w14:paraId="4C95E2F3" w14:textId="411C7D32" w:rsidR="00BC7294" w:rsidRDefault="00BC7294" w:rsidP="006E6269">
      <w:pPr>
        <w:spacing w:line="480" w:lineRule="auto"/>
        <w:rPr>
          <w:rFonts w:ascii="Times New Roman" w:hAnsi="Times New Roman" w:cs="Times New Roman"/>
          <w:sz w:val="24"/>
          <w:szCs w:val="24"/>
        </w:rPr>
      </w:pPr>
    </w:p>
    <w:p w14:paraId="0AD9E156" w14:textId="77777777" w:rsidR="00BC5D12" w:rsidRDefault="00BC5D12" w:rsidP="006E6269">
      <w:pPr>
        <w:spacing w:after="0" w:line="240" w:lineRule="auto"/>
        <w:contextualSpacing/>
        <w:rPr>
          <w:rFonts w:ascii="Times New Roman" w:hAnsi="Times New Roman" w:cs="Times New Roman"/>
          <w:i/>
          <w:iCs/>
          <w:sz w:val="24"/>
          <w:szCs w:val="24"/>
        </w:rPr>
      </w:pPr>
      <w:bookmarkStart w:id="1" w:name="_Hlk211259372"/>
      <w:r w:rsidRPr="0058176A">
        <w:rPr>
          <w:rFonts w:ascii="Times New Roman" w:hAnsi="Times New Roman" w:cs="Times New Roman"/>
          <w:i/>
          <w:iCs/>
          <w:sz w:val="24"/>
          <w:szCs w:val="24"/>
          <w:vertAlign w:val="superscript"/>
        </w:rPr>
        <w:t xml:space="preserve">1 </w:t>
      </w:r>
      <w:r w:rsidRPr="009A2216">
        <w:rPr>
          <w:rFonts w:ascii="Times New Roman" w:hAnsi="Times New Roman" w:cs="Times New Roman"/>
          <w:i/>
          <w:iCs/>
          <w:sz w:val="24"/>
          <w:szCs w:val="24"/>
        </w:rPr>
        <w:t>College of Science and Engineering, Flinders University, Bedford Park, SA 5001, Australia</w:t>
      </w:r>
    </w:p>
    <w:p w14:paraId="4206E8F0" w14:textId="77777777" w:rsidR="00BC5D12" w:rsidRDefault="00BC5D12" w:rsidP="006E6269">
      <w:pPr>
        <w:spacing w:after="0" w:line="240" w:lineRule="auto"/>
        <w:contextualSpacing/>
        <w:rPr>
          <w:rFonts w:ascii="Times New Roman" w:hAnsi="Times New Roman" w:cs="Times New Roman"/>
          <w:i/>
          <w:iCs/>
          <w:sz w:val="24"/>
          <w:szCs w:val="24"/>
        </w:rPr>
      </w:pPr>
    </w:p>
    <w:p w14:paraId="14EF3308" w14:textId="551E6A1E" w:rsidR="0039415D" w:rsidRDefault="00BC5D12" w:rsidP="006E6269">
      <w:pPr>
        <w:spacing w:after="0" w:line="240" w:lineRule="auto"/>
        <w:contextualSpacing/>
        <w:rPr>
          <w:rFonts w:ascii="Times New Roman" w:eastAsia="Times New Roman" w:hAnsi="Times New Roman" w:cs="Times New Roman"/>
          <w:i/>
        </w:rPr>
      </w:pPr>
      <w:r>
        <w:rPr>
          <w:rFonts w:ascii="Times New Roman" w:eastAsia="Times New Roman" w:hAnsi="Times New Roman" w:cs="Times New Roman"/>
          <w:i/>
          <w:vertAlign w:val="superscript"/>
        </w:rPr>
        <w:t>2</w:t>
      </w:r>
      <w:r w:rsidR="0039415D" w:rsidRPr="00CE77B7">
        <w:rPr>
          <w:rFonts w:ascii="Times New Roman" w:eastAsia="Times New Roman" w:hAnsi="Times New Roman" w:cs="Times New Roman"/>
          <w:i/>
        </w:rPr>
        <w:t>Division of Ecology and Evolution, Research School of Biology, The Australian National University, Canberra, ACT, Australia</w:t>
      </w:r>
    </w:p>
    <w:p w14:paraId="7B289859" w14:textId="77777777" w:rsidR="006E6269" w:rsidRPr="00CE77B7" w:rsidRDefault="006E6269" w:rsidP="006E6269">
      <w:pPr>
        <w:spacing w:after="0" w:line="240" w:lineRule="auto"/>
        <w:contextualSpacing/>
        <w:rPr>
          <w:rFonts w:ascii="Times New Roman" w:eastAsia="Times New Roman" w:hAnsi="Times New Roman" w:cs="Times New Roman"/>
          <w:i/>
        </w:rPr>
      </w:pPr>
    </w:p>
    <w:p w14:paraId="2C9E43E1" w14:textId="77777777" w:rsidR="003F5410" w:rsidRDefault="00BC5D12" w:rsidP="003F5410">
      <w:pPr>
        <w:spacing w:line="240" w:lineRule="auto"/>
        <w:rPr>
          <w:rFonts w:ascii="Times New Roman" w:hAnsi="Times New Roman" w:cs="Times New Roman"/>
          <w:i/>
          <w:iCs/>
          <w:sz w:val="24"/>
          <w:szCs w:val="24"/>
        </w:rPr>
      </w:pPr>
      <w:r>
        <w:rPr>
          <w:rFonts w:ascii="Times New Roman" w:hAnsi="Times New Roman" w:cs="Times New Roman"/>
          <w:i/>
          <w:iCs/>
          <w:sz w:val="24"/>
          <w:szCs w:val="24"/>
          <w:vertAlign w:val="superscript"/>
        </w:rPr>
        <w:t>3</w:t>
      </w:r>
      <w:r w:rsidR="0039415D">
        <w:rPr>
          <w:rFonts w:ascii="Times New Roman" w:hAnsi="Times New Roman" w:cs="Times New Roman"/>
          <w:i/>
          <w:iCs/>
          <w:sz w:val="24"/>
          <w:szCs w:val="24"/>
        </w:rPr>
        <w:t xml:space="preserve">School of Science, Faculty of Science, Medicine and Health, University of Wollongong, NSW, Australia </w:t>
      </w:r>
    </w:p>
    <w:p w14:paraId="6AA17415" w14:textId="79ABA1FD" w:rsidR="0039415D" w:rsidRDefault="003F5410" w:rsidP="003F5410">
      <w:pPr>
        <w:spacing w:line="240" w:lineRule="auto"/>
        <w:rPr>
          <w:rFonts w:ascii="Times New Roman" w:hAnsi="Times New Roman" w:cs="Times New Roman"/>
          <w:i/>
          <w:iCs/>
          <w:sz w:val="24"/>
          <w:szCs w:val="24"/>
        </w:rPr>
      </w:pPr>
      <w:r>
        <w:rPr>
          <w:rFonts w:ascii="Times New Roman" w:hAnsi="Times New Roman" w:cs="Times New Roman"/>
          <w:i/>
          <w:iCs/>
          <w:sz w:val="24"/>
          <w:szCs w:val="24"/>
          <w:vertAlign w:val="superscript"/>
        </w:rPr>
        <w:t>4</w:t>
      </w:r>
      <w:r w:rsidR="0039415D">
        <w:rPr>
          <w:rFonts w:ascii="Times New Roman" w:hAnsi="Times New Roman" w:cs="Times New Roman"/>
          <w:i/>
          <w:iCs/>
          <w:sz w:val="24"/>
          <w:szCs w:val="24"/>
        </w:rPr>
        <w:t>Department of Biological Sciences, Auburn University, Auburn, AL, U.S.A.</w:t>
      </w:r>
    </w:p>
    <w:p w14:paraId="12D88B18" w14:textId="48338F5C" w:rsidR="0039415D" w:rsidRPr="00097A47" w:rsidRDefault="003F5410" w:rsidP="006E6269">
      <w:pPr>
        <w:spacing w:line="240" w:lineRule="auto"/>
        <w:rPr>
          <w:rFonts w:ascii="Times New Roman" w:hAnsi="Times New Roman" w:cs="Times New Roman"/>
          <w:sz w:val="24"/>
          <w:szCs w:val="24"/>
          <w:lang w:val="fr-FR"/>
        </w:rPr>
      </w:pPr>
      <w:r>
        <w:rPr>
          <w:rFonts w:ascii="Times New Roman" w:hAnsi="Times New Roman" w:cs="Times New Roman"/>
          <w:i/>
          <w:iCs/>
          <w:sz w:val="24"/>
          <w:szCs w:val="24"/>
          <w:vertAlign w:val="superscript"/>
          <w:lang w:val="fr-FR"/>
        </w:rPr>
        <w:t>5</w:t>
      </w:r>
      <w:r w:rsidR="00E6014F" w:rsidRPr="00097A47">
        <w:rPr>
          <w:rFonts w:ascii="Times New Roman" w:hAnsi="Times New Roman" w:cs="Times New Roman"/>
          <w:i/>
          <w:iCs/>
          <w:sz w:val="24"/>
          <w:szCs w:val="24"/>
          <w:lang w:val="fr-FR"/>
        </w:rPr>
        <w:t xml:space="preserve">Université de Brest, Ifremer, CNRS, IRD, </w:t>
      </w:r>
      <w:proofErr w:type="spellStart"/>
      <w:r w:rsidR="00E6014F" w:rsidRPr="00097A47">
        <w:rPr>
          <w:rFonts w:ascii="Times New Roman" w:hAnsi="Times New Roman" w:cs="Times New Roman"/>
          <w:i/>
          <w:iCs/>
          <w:sz w:val="24"/>
          <w:szCs w:val="24"/>
          <w:lang w:val="fr-FR"/>
        </w:rPr>
        <w:t>Laboratory</w:t>
      </w:r>
      <w:proofErr w:type="spellEnd"/>
      <w:r w:rsidR="00E6014F" w:rsidRPr="00097A47">
        <w:rPr>
          <w:rFonts w:ascii="Times New Roman" w:hAnsi="Times New Roman" w:cs="Times New Roman"/>
          <w:i/>
          <w:iCs/>
          <w:sz w:val="24"/>
          <w:szCs w:val="24"/>
          <w:lang w:val="fr-FR"/>
        </w:rPr>
        <w:t xml:space="preserve"> of </w:t>
      </w:r>
      <w:proofErr w:type="spellStart"/>
      <w:r w:rsidR="00E6014F" w:rsidRPr="00097A47">
        <w:rPr>
          <w:rFonts w:ascii="Times New Roman" w:hAnsi="Times New Roman" w:cs="Times New Roman"/>
          <w:i/>
          <w:iCs/>
          <w:sz w:val="24"/>
          <w:szCs w:val="24"/>
          <w:lang w:val="fr-FR"/>
        </w:rPr>
        <w:t>Environmental</w:t>
      </w:r>
      <w:proofErr w:type="spellEnd"/>
      <w:r w:rsidR="00E6014F" w:rsidRPr="00097A47">
        <w:rPr>
          <w:rFonts w:ascii="Times New Roman" w:hAnsi="Times New Roman" w:cs="Times New Roman"/>
          <w:i/>
          <w:iCs/>
          <w:sz w:val="24"/>
          <w:szCs w:val="24"/>
          <w:lang w:val="fr-FR"/>
        </w:rPr>
        <w:t xml:space="preserve"> Marine Sciences, Plouzané, France</w:t>
      </w:r>
    </w:p>
    <w:p w14:paraId="4156C44D" w14:textId="46C440E6" w:rsidR="0039415D" w:rsidRPr="0039415D" w:rsidRDefault="003F5410" w:rsidP="00BC7294">
      <w:pPr>
        <w:rPr>
          <w:rFonts w:ascii="Times New Roman" w:hAnsi="Times New Roman" w:cs="Times New Roman"/>
          <w:i/>
          <w:iCs/>
          <w:sz w:val="24"/>
          <w:szCs w:val="24"/>
        </w:rPr>
      </w:pPr>
      <w:r>
        <w:rPr>
          <w:rFonts w:ascii="Times New Roman" w:hAnsi="Times New Roman" w:cs="Times New Roman"/>
          <w:i/>
          <w:iCs/>
          <w:sz w:val="24"/>
          <w:szCs w:val="24"/>
          <w:vertAlign w:val="superscript"/>
        </w:rPr>
        <w:t>6</w:t>
      </w:r>
      <w:r w:rsidR="006E6269">
        <w:rPr>
          <w:rFonts w:ascii="Times New Roman" w:hAnsi="Times New Roman" w:cs="Times New Roman"/>
          <w:i/>
          <w:iCs/>
          <w:sz w:val="24"/>
          <w:szCs w:val="24"/>
        </w:rPr>
        <w:t xml:space="preserve">School of </w:t>
      </w:r>
      <w:proofErr w:type="spellStart"/>
      <w:r w:rsidR="006E6269">
        <w:rPr>
          <w:rFonts w:ascii="Times New Roman" w:hAnsi="Times New Roman" w:cs="Times New Roman"/>
          <w:i/>
          <w:iCs/>
          <w:sz w:val="24"/>
          <w:szCs w:val="24"/>
        </w:rPr>
        <w:t>BioSciences</w:t>
      </w:r>
      <w:proofErr w:type="spellEnd"/>
      <w:r w:rsidR="006E6269">
        <w:rPr>
          <w:rFonts w:ascii="Times New Roman" w:hAnsi="Times New Roman" w:cs="Times New Roman"/>
          <w:i/>
          <w:iCs/>
          <w:sz w:val="24"/>
          <w:szCs w:val="24"/>
        </w:rPr>
        <w:t>, University of Melbourne, Parkville, VIC, Australia</w:t>
      </w:r>
    </w:p>
    <w:bookmarkEnd w:id="1"/>
    <w:p w14:paraId="2504FA66" w14:textId="4520C9B7" w:rsidR="0039415D" w:rsidRDefault="0039415D" w:rsidP="00BC7294">
      <w:pPr>
        <w:rPr>
          <w:rFonts w:ascii="Times New Roman" w:hAnsi="Times New Roman" w:cs="Times New Roman"/>
          <w:sz w:val="24"/>
          <w:szCs w:val="24"/>
        </w:rPr>
      </w:pPr>
    </w:p>
    <w:p w14:paraId="15E75896" w14:textId="56308F8E" w:rsidR="0039415D" w:rsidRDefault="0039415D" w:rsidP="00BC7294">
      <w:pPr>
        <w:rPr>
          <w:rFonts w:ascii="Times New Roman" w:hAnsi="Times New Roman" w:cs="Times New Roman"/>
          <w:sz w:val="24"/>
          <w:szCs w:val="24"/>
        </w:rPr>
      </w:pPr>
    </w:p>
    <w:p w14:paraId="20002583" w14:textId="417A224B" w:rsidR="0039415D" w:rsidRDefault="0039415D" w:rsidP="00BC7294">
      <w:pPr>
        <w:rPr>
          <w:rFonts w:ascii="Times New Roman" w:hAnsi="Times New Roman" w:cs="Times New Roman"/>
          <w:sz w:val="24"/>
          <w:szCs w:val="24"/>
        </w:rPr>
      </w:pPr>
    </w:p>
    <w:p w14:paraId="4D047CC4" w14:textId="77777777" w:rsidR="0039415D" w:rsidRDefault="0039415D" w:rsidP="00BC7294">
      <w:pPr>
        <w:rPr>
          <w:rFonts w:ascii="Times New Roman" w:hAnsi="Times New Roman" w:cs="Times New Roman"/>
          <w:sz w:val="24"/>
          <w:szCs w:val="24"/>
        </w:rPr>
      </w:pPr>
    </w:p>
    <w:p w14:paraId="23326C5C" w14:textId="4CE884EA" w:rsidR="004B1DDD" w:rsidRDefault="00D62800" w:rsidP="00BC7294">
      <w:pPr>
        <w:rPr>
          <w:rFonts w:ascii="Times New Roman" w:hAnsi="Times New Roman" w:cs="Times New Roman"/>
          <w:sz w:val="24"/>
          <w:szCs w:val="24"/>
        </w:rPr>
      </w:pPr>
      <w:r>
        <w:rPr>
          <w:rFonts w:ascii="Times New Roman" w:hAnsi="Times New Roman" w:cs="Times New Roman"/>
          <w:sz w:val="24"/>
          <w:szCs w:val="24"/>
        </w:rPr>
        <w:t xml:space="preserve">Key words: </w:t>
      </w:r>
      <w:r w:rsidR="00FB153F">
        <w:rPr>
          <w:rFonts w:ascii="Times New Roman" w:hAnsi="Times New Roman" w:cs="Times New Roman"/>
          <w:sz w:val="24"/>
          <w:szCs w:val="24"/>
        </w:rPr>
        <w:t>C</w:t>
      </w:r>
      <w:r>
        <w:rPr>
          <w:rFonts w:ascii="Times New Roman" w:hAnsi="Times New Roman" w:cs="Times New Roman"/>
          <w:sz w:val="24"/>
          <w:szCs w:val="24"/>
        </w:rPr>
        <w:t xml:space="preserve">ellular respiration, </w:t>
      </w:r>
      <w:r w:rsidR="0039415D">
        <w:rPr>
          <w:rFonts w:ascii="Times New Roman" w:hAnsi="Times New Roman" w:cs="Times New Roman"/>
          <w:sz w:val="24"/>
          <w:szCs w:val="24"/>
        </w:rPr>
        <w:t xml:space="preserve">corticosterone, cortisol, </w:t>
      </w:r>
      <w:r>
        <w:rPr>
          <w:rFonts w:ascii="Times New Roman" w:hAnsi="Times New Roman" w:cs="Times New Roman"/>
          <w:sz w:val="24"/>
          <w:szCs w:val="24"/>
        </w:rPr>
        <w:t xml:space="preserve">developmental programming, </w:t>
      </w:r>
      <w:r w:rsidR="00BB30EA">
        <w:rPr>
          <w:rFonts w:ascii="Times New Roman" w:hAnsi="Times New Roman" w:cs="Times New Roman"/>
          <w:sz w:val="24"/>
          <w:szCs w:val="24"/>
        </w:rPr>
        <w:t xml:space="preserve">glucocorticoids, </w:t>
      </w:r>
      <w:r w:rsidR="00097A47">
        <w:rPr>
          <w:rFonts w:ascii="Times New Roman" w:hAnsi="Times New Roman" w:cs="Times New Roman"/>
          <w:sz w:val="24"/>
          <w:szCs w:val="24"/>
        </w:rPr>
        <w:t xml:space="preserve">mitochondria, </w:t>
      </w:r>
      <w:r w:rsidR="0039415D">
        <w:rPr>
          <w:rFonts w:ascii="Times New Roman" w:hAnsi="Times New Roman" w:cs="Times New Roman"/>
          <w:sz w:val="24"/>
          <w:szCs w:val="24"/>
        </w:rPr>
        <w:t xml:space="preserve">nutrition, </w:t>
      </w:r>
      <w:r w:rsidR="000C560A">
        <w:rPr>
          <w:rFonts w:ascii="Times New Roman" w:hAnsi="Times New Roman" w:cs="Times New Roman"/>
          <w:sz w:val="24"/>
          <w:szCs w:val="24"/>
        </w:rPr>
        <w:t>oxidative phosphorylation</w:t>
      </w:r>
      <w:r w:rsidR="00097A47">
        <w:rPr>
          <w:rFonts w:ascii="Times New Roman" w:hAnsi="Times New Roman" w:cs="Times New Roman"/>
          <w:sz w:val="24"/>
          <w:szCs w:val="24"/>
        </w:rPr>
        <w:t>, stress</w:t>
      </w:r>
    </w:p>
    <w:p w14:paraId="7806B31E" w14:textId="3639F231" w:rsidR="003F2546" w:rsidRDefault="00BC7294" w:rsidP="00BC7294">
      <w:pPr>
        <w:spacing w:line="480" w:lineRule="auto"/>
        <w:rPr>
          <w:rFonts w:ascii="Times New Roman" w:hAnsi="Times New Roman" w:cs="Times New Roman"/>
          <w:sz w:val="24"/>
          <w:szCs w:val="24"/>
          <w:lang w:val="en-US"/>
        </w:rPr>
        <w:sectPr w:rsidR="003F2546" w:rsidSect="00D62800">
          <w:footerReference w:type="default" r:id="rId8"/>
          <w:type w:val="continuous"/>
          <w:pgSz w:w="11906" w:h="16838" w:code="9"/>
          <w:pgMar w:top="1440" w:right="1440" w:bottom="1440" w:left="1440" w:header="709" w:footer="709" w:gutter="0"/>
          <w:lnNumType w:countBy="1" w:restart="continuous"/>
          <w:cols w:space="708"/>
          <w:docGrid w:linePitch="360"/>
        </w:sectPr>
      </w:pPr>
      <w:r w:rsidRPr="00BC7294">
        <w:rPr>
          <w:rFonts w:ascii="Times New Roman" w:hAnsi="Times New Roman" w:cs="Times New Roman"/>
          <w:b/>
          <w:bCs/>
          <w:sz w:val="24"/>
          <w:szCs w:val="24"/>
          <w:lang w:val="en-US"/>
        </w:rPr>
        <w:lastRenderedPageBreak/>
        <w:t>Abstract:</w:t>
      </w:r>
      <w:r>
        <w:rPr>
          <w:rFonts w:ascii="Times New Roman" w:hAnsi="Times New Roman" w:cs="Times New Roman"/>
          <w:sz w:val="24"/>
          <w:szCs w:val="24"/>
          <w:lang w:val="en-US"/>
        </w:rPr>
        <w:t xml:space="preserve"> </w:t>
      </w:r>
      <w:r w:rsidR="00800EDC">
        <w:rPr>
          <w:rFonts w:ascii="Times New Roman" w:hAnsi="Times New Roman" w:cs="Times New Roman"/>
          <w:sz w:val="24"/>
          <w:szCs w:val="24"/>
          <w:lang w:val="en-US"/>
        </w:rPr>
        <w:t>The environment</w:t>
      </w:r>
      <w:r w:rsidR="00A22F3A">
        <w:rPr>
          <w:rFonts w:ascii="Times New Roman" w:hAnsi="Times New Roman" w:cs="Times New Roman"/>
          <w:sz w:val="24"/>
          <w:szCs w:val="24"/>
          <w:lang w:val="en-US"/>
        </w:rPr>
        <w:t>al conditions experienced during early development</w:t>
      </w:r>
      <w:r w:rsidR="00800EDC">
        <w:rPr>
          <w:rFonts w:ascii="Times New Roman" w:hAnsi="Times New Roman" w:cs="Times New Roman"/>
          <w:sz w:val="24"/>
          <w:szCs w:val="24"/>
          <w:lang w:val="en-US"/>
        </w:rPr>
        <w:t xml:space="preserve"> can have powerful and sustained effects on animal morphology, physiology, behavior, and performance. </w:t>
      </w:r>
      <w:r w:rsidR="00A22F3A">
        <w:rPr>
          <w:rFonts w:ascii="Times New Roman" w:hAnsi="Times New Roman" w:cs="Times New Roman"/>
          <w:sz w:val="24"/>
          <w:szCs w:val="24"/>
          <w:lang w:val="en-US"/>
        </w:rPr>
        <w:t>Such d</w:t>
      </w:r>
      <w:r w:rsidR="00800EDC">
        <w:rPr>
          <w:rFonts w:ascii="Times New Roman" w:hAnsi="Times New Roman" w:cs="Times New Roman"/>
          <w:sz w:val="24"/>
          <w:szCs w:val="24"/>
          <w:lang w:val="en-US"/>
        </w:rPr>
        <w:t xml:space="preserve">evelopmental effects can influence </w:t>
      </w:r>
      <w:r w:rsidR="008D547E">
        <w:rPr>
          <w:rFonts w:ascii="Times New Roman" w:hAnsi="Times New Roman" w:cs="Times New Roman"/>
          <w:sz w:val="24"/>
          <w:szCs w:val="24"/>
          <w:lang w:val="en-US"/>
        </w:rPr>
        <w:t xml:space="preserve">reproductive success, </w:t>
      </w:r>
      <w:r w:rsidR="00800EDC">
        <w:rPr>
          <w:rFonts w:ascii="Times New Roman" w:hAnsi="Times New Roman" w:cs="Times New Roman"/>
          <w:sz w:val="24"/>
          <w:szCs w:val="24"/>
          <w:lang w:val="en-US"/>
        </w:rPr>
        <w:t xml:space="preserve">survival, and life-history strategies and </w:t>
      </w:r>
      <w:r>
        <w:rPr>
          <w:rFonts w:ascii="Times New Roman" w:hAnsi="Times New Roman" w:cs="Times New Roman"/>
          <w:sz w:val="24"/>
          <w:szCs w:val="24"/>
          <w:lang w:val="en-US"/>
        </w:rPr>
        <w:t xml:space="preserve">can </w:t>
      </w:r>
      <w:r w:rsidR="00800EDC">
        <w:rPr>
          <w:rFonts w:ascii="Times New Roman" w:hAnsi="Times New Roman" w:cs="Times New Roman"/>
          <w:sz w:val="24"/>
          <w:szCs w:val="24"/>
          <w:lang w:val="en-US"/>
        </w:rPr>
        <w:t>be transmitted across generations (</w:t>
      </w:r>
      <w:r w:rsidR="00800EDC" w:rsidRPr="00C77302">
        <w:rPr>
          <w:rFonts w:ascii="Times New Roman" w:hAnsi="Times New Roman" w:cs="Times New Roman"/>
          <w:i/>
          <w:iCs/>
          <w:sz w:val="24"/>
          <w:szCs w:val="24"/>
          <w:lang w:val="en-US"/>
        </w:rPr>
        <w:t>i.e.</w:t>
      </w:r>
      <w:r w:rsidR="00800EDC">
        <w:rPr>
          <w:rFonts w:ascii="Times New Roman" w:hAnsi="Times New Roman" w:cs="Times New Roman"/>
          <w:sz w:val="24"/>
          <w:szCs w:val="24"/>
          <w:lang w:val="en-US"/>
        </w:rPr>
        <w:t>, trans and intergenerational effects)</w:t>
      </w:r>
      <w:r w:rsidR="00023BB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In this way, developmental effects can be </w:t>
      </w:r>
      <w:r w:rsidR="00800EDC">
        <w:rPr>
          <w:rFonts w:ascii="Times New Roman" w:hAnsi="Times New Roman" w:cs="Times New Roman"/>
          <w:sz w:val="24"/>
          <w:szCs w:val="24"/>
          <w:lang w:val="en-US"/>
        </w:rPr>
        <w:t>powerful driver</w:t>
      </w:r>
      <w:r>
        <w:rPr>
          <w:rFonts w:ascii="Times New Roman" w:hAnsi="Times New Roman" w:cs="Times New Roman"/>
          <w:sz w:val="24"/>
          <w:szCs w:val="24"/>
          <w:lang w:val="en-US"/>
        </w:rPr>
        <w:t>s</w:t>
      </w:r>
      <w:r w:rsidR="00800EDC">
        <w:rPr>
          <w:rFonts w:ascii="Times New Roman" w:hAnsi="Times New Roman" w:cs="Times New Roman"/>
          <w:sz w:val="24"/>
          <w:szCs w:val="24"/>
          <w:lang w:val="en-US"/>
        </w:rPr>
        <w:t xml:space="preserve"> of evolutionary change</w:t>
      </w:r>
      <w:r>
        <w:rPr>
          <w:rFonts w:ascii="Times New Roman" w:hAnsi="Times New Roman" w:cs="Times New Roman"/>
          <w:sz w:val="24"/>
          <w:szCs w:val="24"/>
          <w:lang w:val="en-US"/>
        </w:rPr>
        <w:t xml:space="preserve">. </w:t>
      </w:r>
      <w:r w:rsidR="00216085">
        <w:rPr>
          <w:rFonts w:ascii="Times New Roman" w:hAnsi="Times New Roman" w:cs="Times New Roman"/>
          <w:sz w:val="24"/>
          <w:szCs w:val="24"/>
          <w:lang w:val="en-US"/>
        </w:rPr>
        <w:t xml:space="preserve">Given that </w:t>
      </w:r>
      <w:r w:rsidR="003A651C">
        <w:rPr>
          <w:rFonts w:ascii="Times New Roman" w:hAnsi="Times New Roman" w:cs="Times New Roman"/>
          <w:sz w:val="24"/>
          <w:szCs w:val="24"/>
          <w:lang w:val="en-US"/>
        </w:rPr>
        <w:t>the environment</w:t>
      </w:r>
      <w:r w:rsidR="00A45233">
        <w:rPr>
          <w:rFonts w:ascii="Times New Roman" w:hAnsi="Times New Roman" w:cs="Times New Roman"/>
          <w:sz w:val="24"/>
          <w:szCs w:val="24"/>
          <w:lang w:val="en-US"/>
        </w:rPr>
        <w:t xml:space="preserve"> during development</w:t>
      </w:r>
      <w:r w:rsidR="003A651C">
        <w:rPr>
          <w:rFonts w:ascii="Times New Roman" w:hAnsi="Times New Roman" w:cs="Times New Roman"/>
          <w:sz w:val="24"/>
          <w:szCs w:val="24"/>
          <w:lang w:val="en-US"/>
        </w:rPr>
        <w:t xml:space="preserve"> </w:t>
      </w:r>
      <w:r w:rsidR="00216085">
        <w:rPr>
          <w:rFonts w:ascii="Times New Roman" w:hAnsi="Times New Roman" w:cs="Times New Roman"/>
          <w:sz w:val="24"/>
          <w:szCs w:val="24"/>
          <w:lang w:val="en-US"/>
        </w:rPr>
        <w:t xml:space="preserve">affects a range of phenotypic traits, it has been </w:t>
      </w:r>
      <w:r w:rsidR="00737A54">
        <w:rPr>
          <w:rFonts w:ascii="Times New Roman" w:hAnsi="Times New Roman" w:cs="Times New Roman"/>
          <w:sz w:val="24"/>
          <w:szCs w:val="24"/>
          <w:lang w:val="en-US"/>
        </w:rPr>
        <w:t xml:space="preserve">proposed that </w:t>
      </w:r>
      <w:r w:rsidR="00A45233">
        <w:rPr>
          <w:rFonts w:ascii="Times New Roman" w:hAnsi="Times New Roman" w:cs="Times New Roman"/>
          <w:sz w:val="24"/>
          <w:szCs w:val="24"/>
          <w:lang w:val="en-US"/>
        </w:rPr>
        <w:t xml:space="preserve">physiological responses to </w:t>
      </w:r>
      <w:r w:rsidR="009F07BD">
        <w:rPr>
          <w:rFonts w:ascii="Times New Roman" w:hAnsi="Times New Roman" w:cs="Times New Roman"/>
          <w:sz w:val="24"/>
          <w:szCs w:val="24"/>
          <w:lang w:val="en-US"/>
        </w:rPr>
        <w:t xml:space="preserve">developmental </w:t>
      </w:r>
      <w:r w:rsidR="00A45233">
        <w:rPr>
          <w:rFonts w:ascii="Times New Roman" w:hAnsi="Times New Roman" w:cs="Times New Roman"/>
          <w:sz w:val="24"/>
          <w:szCs w:val="24"/>
          <w:lang w:val="en-US"/>
        </w:rPr>
        <w:t xml:space="preserve">conditions </w:t>
      </w:r>
      <w:r w:rsidR="00737A54">
        <w:rPr>
          <w:rFonts w:ascii="Times New Roman" w:hAnsi="Times New Roman" w:cs="Times New Roman"/>
          <w:sz w:val="24"/>
          <w:szCs w:val="24"/>
          <w:lang w:val="en-US"/>
        </w:rPr>
        <w:t>are modulated through cellular mechanisms that are shared across cell and tissue types</w:t>
      </w:r>
      <w:r w:rsidR="002442AC">
        <w:rPr>
          <w:rFonts w:ascii="Times New Roman" w:hAnsi="Times New Roman" w:cs="Times New Roman"/>
          <w:sz w:val="24"/>
          <w:szCs w:val="24"/>
          <w:lang w:val="en-US"/>
        </w:rPr>
        <w:t xml:space="preserve"> such as mitochondrial function</w:t>
      </w:r>
      <w:r w:rsidR="00737A54">
        <w:rPr>
          <w:rFonts w:ascii="Times New Roman" w:hAnsi="Times New Roman" w:cs="Times New Roman"/>
          <w:sz w:val="24"/>
          <w:szCs w:val="24"/>
          <w:lang w:val="en-US"/>
        </w:rPr>
        <w:t xml:space="preserve">. Mitochondrial </w:t>
      </w:r>
      <w:r w:rsidR="00A45233">
        <w:rPr>
          <w:rFonts w:ascii="Times New Roman" w:hAnsi="Times New Roman" w:cs="Times New Roman"/>
          <w:sz w:val="24"/>
          <w:szCs w:val="24"/>
          <w:lang w:val="en-US"/>
        </w:rPr>
        <w:t xml:space="preserve">respiratory </w:t>
      </w:r>
      <w:r w:rsidR="00737A54">
        <w:rPr>
          <w:rFonts w:ascii="Times New Roman" w:hAnsi="Times New Roman" w:cs="Times New Roman"/>
          <w:sz w:val="24"/>
          <w:szCs w:val="24"/>
          <w:lang w:val="en-US"/>
        </w:rPr>
        <w:t>function is highly sensitive to environmental condition</w:t>
      </w:r>
      <w:r w:rsidR="00D7314B">
        <w:rPr>
          <w:rFonts w:ascii="Times New Roman" w:hAnsi="Times New Roman" w:cs="Times New Roman"/>
          <w:sz w:val="24"/>
          <w:szCs w:val="24"/>
          <w:lang w:val="en-US"/>
        </w:rPr>
        <w:t xml:space="preserve">s and exposure to adverse conditions during development can have sustained effects on different aspects of </w:t>
      </w:r>
      <w:r w:rsidR="00A45233">
        <w:rPr>
          <w:rFonts w:ascii="Times New Roman" w:hAnsi="Times New Roman" w:cs="Times New Roman"/>
          <w:sz w:val="24"/>
          <w:szCs w:val="24"/>
          <w:lang w:val="en-US"/>
        </w:rPr>
        <w:t>aerobic respiration in mitochondria</w:t>
      </w:r>
      <w:r w:rsidR="00D7314B">
        <w:rPr>
          <w:rFonts w:ascii="Times New Roman" w:hAnsi="Times New Roman" w:cs="Times New Roman"/>
          <w:sz w:val="24"/>
          <w:szCs w:val="24"/>
          <w:lang w:val="en-US"/>
        </w:rPr>
        <w:t>. However, it is currently unknown</w:t>
      </w:r>
      <w:r w:rsidR="003A651C">
        <w:rPr>
          <w:rFonts w:ascii="Times New Roman" w:hAnsi="Times New Roman" w:cs="Times New Roman"/>
          <w:sz w:val="24"/>
          <w:szCs w:val="24"/>
          <w:lang w:val="en-US"/>
        </w:rPr>
        <w:t xml:space="preserve"> if these effects are</w:t>
      </w:r>
      <w:r w:rsidR="00872AD3">
        <w:rPr>
          <w:rFonts w:ascii="Times New Roman" w:hAnsi="Times New Roman" w:cs="Times New Roman"/>
          <w:sz w:val="24"/>
          <w:szCs w:val="24"/>
          <w:lang w:val="en-US"/>
        </w:rPr>
        <w:t xml:space="preserve"> widespread</w:t>
      </w:r>
      <w:r w:rsidR="003A651C">
        <w:rPr>
          <w:rFonts w:ascii="Times New Roman" w:hAnsi="Times New Roman" w:cs="Times New Roman"/>
          <w:sz w:val="24"/>
          <w:szCs w:val="24"/>
          <w:lang w:val="en-US"/>
        </w:rPr>
        <w:t xml:space="preserve"> across taxonomic groups</w:t>
      </w:r>
      <w:r w:rsidR="00872AD3">
        <w:rPr>
          <w:rFonts w:ascii="Times New Roman" w:hAnsi="Times New Roman" w:cs="Times New Roman"/>
          <w:sz w:val="24"/>
          <w:szCs w:val="24"/>
          <w:lang w:val="en-US"/>
        </w:rPr>
        <w:t xml:space="preserve"> and </w:t>
      </w:r>
      <w:r w:rsidR="003A651C">
        <w:rPr>
          <w:rFonts w:ascii="Times New Roman" w:hAnsi="Times New Roman" w:cs="Times New Roman"/>
          <w:sz w:val="24"/>
          <w:szCs w:val="24"/>
          <w:lang w:val="en-US"/>
        </w:rPr>
        <w:t>which components of</w:t>
      </w:r>
      <w:r w:rsidR="00872AD3">
        <w:rPr>
          <w:rFonts w:ascii="Times New Roman" w:hAnsi="Times New Roman" w:cs="Times New Roman"/>
          <w:sz w:val="24"/>
          <w:szCs w:val="24"/>
          <w:lang w:val="en-US"/>
        </w:rPr>
        <w:t xml:space="preserve"> mitochondrial </w:t>
      </w:r>
      <w:r w:rsidR="00A45233">
        <w:rPr>
          <w:rFonts w:ascii="Times New Roman" w:hAnsi="Times New Roman" w:cs="Times New Roman"/>
          <w:sz w:val="24"/>
          <w:szCs w:val="24"/>
          <w:lang w:val="en-US"/>
        </w:rPr>
        <w:t xml:space="preserve">respiratory </w:t>
      </w:r>
      <w:r w:rsidR="00922EBA">
        <w:rPr>
          <w:rFonts w:ascii="Times New Roman" w:hAnsi="Times New Roman" w:cs="Times New Roman"/>
          <w:sz w:val="24"/>
          <w:szCs w:val="24"/>
          <w:lang w:val="en-US"/>
        </w:rPr>
        <w:t>function</w:t>
      </w:r>
      <w:r w:rsidR="003A651C">
        <w:rPr>
          <w:rFonts w:ascii="Times New Roman" w:hAnsi="Times New Roman" w:cs="Times New Roman"/>
          <w:sz w:val="24"/>
          <w:szCs w:val="24"/>
          <w:lang w:val="en-US"/>
        </w:rPr>
        <w:t xml:space="preserve"> are most likely to be affected</w:t>
      </w:r>
      <w:r w:rsidR="00C77302">
        <w:rPr>
          <w:rFonts w:ascii="Times New Roman" w:hAnsi="Times New Roman" w:cs="Times New Roman"/>
          <w:sz w:val="24"/>
          <w:szCs w:val="24"/>
          <w:lang w:val="en-US"/>
        </w:rPr>
        <w:t xml:space="preserve"> by the environment</w:t>
      </w:r>
      <w:r w:rsidR="00A45233">
        <w:rPr>
          <w:rFonts w:ascii="Times New Roman" w:hAnsi="Times New Roman" w:cs="Times New Roman"/>
          <w:sz w:val="24"/>
          <w:szCs w:val="24"/>
          <w:lang w:val="en-US"/>
        </w:rPr>
        <w:t xml:space="preserve"> during development</w:t>
      </w:r>
      <w:r w:rsidR="00872AD3">
        <w:rPr>
          <w:rFonts w:ascii="Times New Roman" w:hAnsi="Times New Roman" w:cs="Times New Roman"/>
          <w:sz w:val="24"/>
          <w:szCs w:val="24"/>
          <w:lang w:val="en-US"/>
        </w:rPr>
        <w:t xml:space="preserve">. </w:t>
      </w:r>
      <w:r w:rsidR="00D7314B">
        <w:rPr>
          <w:rFonts w:ascii="Times New Roman" w:hAnsi="Times New Roman" w:cs="Times New Roman"/>
          <w:sz w:val="24"/>
          <w:szCs w:val="24"/>
          <w:lang w:val="en-US"/>
        </w:rPr>
        <w:t xml:space="preserve">We compiled data from </w:t>
      </w:r>
      <w:r w:rsidR="007817F9">
        <w:rPr>
          <w:rFonts w:ascii="Times New Roman" w:hAnsi="Times New Roman" w:cs="Times New Roman"/>
          <w:sz w:val="24"/>
          <w:szCs w:val="24"/>
          <w:lang w:val="en-US"/>
        </w:rPr>
        <w:t>86</w:t>
      </w:r>
      <w:r w:rsidR="00D7314B">
        <w:rPr>
          <w:rFonts w:ascii="Times New Roman" w:hAnsi="Times New Roman" w:cs="Times New Roman"/>
          <w:sz w:val="24"/>
          <w:szCs w:val="24"/>
          <w:lang w:val="en-US"/>
        </w:rPr>
        <w:t xml:space="preserve"> studies to examine the effects of</w:t>
      </w:r>
      <w:r w:rsidR="00E86729">
        <w:rPr>
          <w:rFonts w:ascii="Times New Roman" w:hAnsi="Times New Roman" w:cs="Times New Roman"/>
          <w:sz w:val="24"/>
          <w:szCs w:val="24"/>
          <w:lang w:val="en-US"/>
        </w:rPr>
        <w:t xml:space="preserve"> </w:t>
      </w:r>
      <w:r w:rsidR="005601CB" w:rsidRPr="00421CDF">
        <w:rPr>
          <w:rFonts w:ascii="Times New Roman" w:hAnsi="Times New Roman" w:cs="Times New Roman"/>
          <w:sz w:val="24"/>
          <w:szCs w:val="24"/>
          <w:lang w:val="en-US"/>
        </w:rPr>
        <w:t xml:space="preserve">developmental </w:t>
      </w:r>
      <w:r w:rsidR="00C025E4">
        <w:rPr>
          <w:rFonts w:ascii="Times New Roman" w:hAnsi="Times New Roman" w:cs="Times New Roman"/>
          <w:sz w:val="24"/>
          <w:szCs w:val="24"/>
          <w:lang w:val="en-US"/>
        </w:rPr>
        <w:t xml:space="preserve">stressors </w:t>
      </w:r>
      <w:r w:rsidR="005601CB">
        <w:rPr>
          <w:rFonts w:ascii="Times New Roman" w:hAnsi="Times New Roman" w:cs="Times New Roman"/>
          <w:sz w:val="24"/>
          <w:szCs w:val="24"/>
          <w:lang w:val="en-US"/>
        </w:rPr>
        <w:t>(nutrition</w:t>
      </w:r>
      <w:r w:rsidR="00AF7119">
        <w:rPr>
          <w:rFonts w:ascii="Times New Roman" w:hAnsi="Times New Roman" w:cs="Times New Roman"/>
          <w:sz w:val="24"/>
          <w:szCs w:val="24"/>
          <w:lang w:val="en-US"/>
        </w:rPr>
        <w:t>al imbalance</w:t>
      </w:r>
      <w:r w:rsidR="005601CB">
        <w:rPr>
          <w:rFonts w:ascii="Times New Roman" w:hAnsi="Times New Roman" w:cs="Times New Roman"/>
          <w:sz w:val="24"/>
          <w:szCs w:val="24"/>
          <w:lang w:val="en-US"/>
        </w:rPr>
        <w:t>,</w:t>
      </w:r>
      <w:r w:rsidR="00E86729">
        <w:rPr>
          <w:rFonts w:ascii="Times New Roman" w:hAnsi="Times New Roman" w:cs="Times New Roman"/>
          <w:sz w:val="24"/>
          <w:szCs w:val="24"/>
          <w:lang w:val="en-US"/>
        </w:rPr>
        <w:t xml:space="preserve"> </w:t>
      </w:r>
      <w:r w:rsidR="005601CB">
        <w:rPr>
          <w:rFonts w:ascii="Times New Roman" w:hAnsi="Times New Roman" w:cs="Times New Roman"/>
          <w:sz w:val="24"/>
          <w:szCs w:val="24"/>
          <w:lang w:val="en-US"/>
        </w:rPr>
        <w:t>glucocorticoid hormone</w:t>
      </w:r>
      <w:r w:rsidR="00AF7119">
        <w:rPr>
          <w:rFonts w:ascii="Times New Roman" w:hAnsi="Times New Roman" w:cs="Times New Roman"/>
          <w:sz w:val="24"/>
          <w:szCs w:val="24"/>
          <w:lang w:val="en-US"/>
        </w:rPr>
        <w:t xml:space="preserve"> exposure</w:t>
      </w:r>
      <w:r w:rsidR="005601CB">
        <w:rPr>
          <w:rFonts w:ascii="Times New Roman" w:hAnsi="Times New Roman" w:cs="Times New Roman"/>
          <w:sz w:val="24"/>
          <w:szCs w:val="24"/>
          <w:lang w:val="en-US"/>
        </w:rPr>
        <w:t xml:space="preserve">, parental </w:t>
      </w:r>
      <w:r w:rsidR="00A75964">
        <w:rPr>
          <w:rFonts w:ascii="Times New Roman" w:hAnsi="Times New Roman" w:cs="Times New Roman"/>
          <w:sz w:val="24"/>
          <w:szCs w:val="24"/>
          <w:lang w:val="en-US"/>
        </w:rPr>
        <w:t xml:space="preserve">care </w:t>
      </w:r>
      <w:r w:rsidR="00AF7119">
        <w:rPr>
          <w:rFonts w:ascii="Times New Roman" w:hAnsi="Times New Roman" w:cs="Times New Roman"/>
          <w:sz w:val="24"/>
          <w:szCs w:val="24"/>
          <w:lang w:val="en-US"/>
        </w:rPr>
        <w:t>deprivation</w:t>
      </w:r>
      <w:r w:rsidR="005601CB">
        <w:rPr>
          <w:rFonts w:ascii="Times New Roman" w:hAnsi="Times New Roman" w:cs="Times New Roman"/>
          <w:sz w:val="24"/>
          <w:szCs w:val="24"/>
          <w:lang w:val="en-US"/>
        </w:rPr>
        <w:t>, and psychological disturbance)</w:t>
      </w:r>
      <w:r w:rsidR="00D7314B">
        <w:rPr>
          <w:rFonts w:ascii="Times New Roman" w:hAnsi="Times New Roman" w:cs="Times New Roman"/>
          <w:sz w:val="24"/>
          <w:szCs w:val="24"/>
          <w:lang w:val="en-US"/>
        </w:rPr>
        <w:t xml:space="preserve"> on mitochondrial</w:t>
      </w:r>
      <w:r w:rsidR="00A45233">
        <w:rPr>
          <w:rFonts w:ascii="Times New Roman" w:hAnsi="Times New Roman" w:cs="Times New Roman"/>
          <w:sz w:val="24"/>
          <w:szCs w:val="24"/>
          <w:lang w:val="en-US"/>
        </w:rPr>
        <w:t xml:space="preserve"> respiratory</w:t>
      </w:r>
      <w:r w:rsidR="00D7314B">
        <w:rPr>
          <w:rFonts w:ascii="Times New Roman" w:hAnsi="Times New Roman" w:cs="Times New Roman"/>
          <w:sz w:val="24"/>
          <w:szCs w:val="24"/>
          <w:lang w:val="en-US"/>
        </w:rPr>
        <w:t xml:space="preserve"> function</w:t>
      </w:r>
      <w:r w:rsidR="007C4D96">
        <w:rPr>
          <w:rFonts w:ascii="Times New Roman" w:hAnsi="Times New Roman" w:cs="Times New Roman"/>
          <w:sz w:val="24"/>
          <w:szCs w:val="24"/>
          <w:lang w:val="en-US"/>
        </w:rPr>
        <w:t xml:space="preserve"> using meta-analysis</w:t>
      </w:r>
      <w:r w:rsidR="00D7314B">
        <w:rPr>
          <w:rFonts w:ascii="Times New Roman" w:hAnsi="Times New Roman" w:cs="Times New Roman"/>
          <w:sz w:val="24"/>
          <w:szCs w:val="24"/>
          <w:lang w:val="en-US"/>
        </w:rPr>
        <w:t xml:space="preserve">. </w:t>
      </w:r>
      <w:r w:rsidR="007C4D96">
        <w:rPr>
          <w:rFonts w:ascii="Times New Roman" w:hAnsi="Times New Roman" w:cs="Times New Roman"/>
          <w:sz w:val="24"/>
          <w:szCs w:val="24"/>
          <w:lang w:val="en-US"/>
        </w:rPr>
        <w:t>We</w:t>
      </w:r>
      <w:r w:rsidR="00C025E4">
        <w:rPr>
          <w:rFonts w:ascii="Times New Roman" w:hAnsi="Times New Roman" w:cs="Times New Roman"/>
          <w:sz w:val="24"/>
          <w:szCs w:val="24"/>
          <w:lang w:val="en-US"/>
        </w:rPr>
        <w:t xml:space="preserve"> sought to uncover </w:t>
      </w:r>
      <w:r w:rsidR="0040603A">
        <w:rPr>
          <w:rFonts w:ascii="Times New Roman" w:hAnsi="Times New Roman" w:cs="Times New Roman"/>
          <w:sz w:val="24"/>
          <w:szCs w:val="24"/>
          <w:lang w:val="en-US"/>
        </w:rPr>
        <w:t xml:space="preserve">whether there are general </w:t>
      </w:r>
      <w:r w:rsidR="00C025E4">
        <w:rPr>
          <w:rFonts w:ascii="Times New Roman" w:hAnsi="Times New Roman" w:cs="Times New Roman"/>
          <w:sz w:val="24"/>
          <w:szCs w:val="24"/>
          <w:lang w:val="en-US"/>
        </w:rPr>
        <w:t>effect</w:t>
      </w:r>
      <w:r w:rsidR="0040603A">
        <w:rPr>
          <w:rFonts w:ascii="Times New Roman" w:hAnsi="Times New Roman" w:cs="Times New Roman"/>
          <w:sz w:val="24"/>
          <w:szCs w:val="24"/>
          <w:lang w:val="en-US"/>
        </w:rPr>
        <w:t>s</w:t>
      </w:r>
      <w:r w:rsidR="00C025E4">
        <w:rPr>
          <w:rFonts w:ascii="Times New Roman" w:hAnsi="Times New Roman" w:cs="Times New Roman"/>
          <w:sz w:val="24"/>
          <w:szCs w:val="24"/>
          <w:lang w:val="en-US"/>
        </w:rPr>
        <w:t xml:space="preserve"> of developmental stressors on different aspects </w:t>
      </w:r>
      <w:r w:rsidR="004F7C95">
        <w:rPr>
          <w:rFonts w:ascii="Times New Roman" w:hAnsi="Times New Roman" w:cs="Times New Roman"/>
          <w:sz w:val="24"/>
          <w:szCs w:val="24"/>
          <w:lang w:val="en-US"/>
        </w:rPr>
        <w:t>o</w:t>
      </w:r>
      <w:r w:rsidR="00C025E4">
        <w:rPr>
          <w:rFonts w:ascii="Times New Roman" w:hAnsi="Times New Roman" w:cs="Times New Roman"/>
          <w:sz w:val="24"/>
          <w:szCs w:val="24"/>
          <w:lang w:val="en-US"/>
        </w:rPr>
        <w:t>f</w:t>
      </w:r>
      <w:r w:rsidR="004F7C95">
        <w:rPr>
          <w:rFonts w:ascii="Times New Roman" w:hAnsi="Times New Roman" w:cs="Times New Roman"/>
          <w:sz w:val="24"/>
          <w:szCs w:val="24"/>
          <w:lang w:val="en-US"/>
        </w:rPr>
        <w:t xml:space="preserve"> mitochondrial respiratory function (antioxidants, metabolic capacity, oxidative damage, oxidative stress, and aerobic respiration).</w:t>
      </w:r>
      <w:r w:rsidR="00C025E4">
        <w:rPr>
          <w:rFonts w:ascii="Times New Roman" w:hAnsi="Times New Roman" w:cs="Times New Roman"/>
          <w:sz w:val="24"/>
          <w:szCs w:val="24"/>
          <w:lang w:val="en-US"/>
        </w:rPr>
        <w:t xml:space="preserve"> </w:t>
      </w:r>
      <w:r w:rsidR="00BC5D12" w:rsidRPr="00F3488F">
        <w:rPr>
          <w:rFonts w:ascii="Times New Roman" w:hAnsi="Times New Roman" w:cs="Times New Roman"/>
          <w:sz w:val="24"/>
          <w:szCs w:val="24"/>
          <w:lang w:val="en-US"/>
        </w:rPr>
        <w:t xml:space="preserve">We tested how developmental stressor type, </w:t>
      </w:r>
      <w:r w:rsidR="00E86729">
        <w:rPr>
          <w:rFonts w:ascii="Times New Roman" w:hAnsi="Times New Roman" w:cs="Times New Roman"/>
          <w:sz w:val="24"/>
          <w:szCs w:val="24"/>
          <w:lang w:val="en-US"/>
        </w:rPr>
        <w:t>together with</w:t>
      </w:r>
      <w:r w:rsidR="00E86729" w:rsidRPr="00F3488F">
        <w:rPr>
          <w:rFonts w:ascii="Times New Roman" w:hAnsi="Times New Roman" w:cs="Times New Roman"/>
          <w:sz w:val="24"/>
          <w:szCs w:val="24"/>
          <w:lang w:val="en-US"/>
        </w:rPr>
        <w:t xml:space="preserve"> </w:t>
      </w:r>
      <w:r w:rsidR="00BC5D12" w:rsidRPr="00F3488F">
        <w:rPr>
          <w:rFonts w:ascii="Times New Roman" w:hAnsi="Times New Roman" w:cs="Times New Roman"/>
          <w:sz w:val="24"/>
          <w:szCs w:val="24"/>
          <w:lang w:val="en-US"/>
        </w:rPr>
        <w:t>timing of exposure (prenatal vs. postnatal),</w:t>
      </w:r>
      <w:r w:rsidR="00E86729">
        <w:rPr>
          <w:rFonts w:ascii="Times New Roman" w:hAnsi="Times New Roman" w:cs="Times New Roman"/>
          <w:sz w:val="24"/>
          <w:szCs w:val="24"/>
          <w:lang w:val="en-US"/>
        </w:rPr>
        <w:t xml:space="preserve"> </w:t>
      </w:r>
      <w:r w:rsidR="00BC5D12" w:rsidRPr="00F3488F">
        <w:rPr>
          <w:rFonts w:ascii="Times New Roman" w:hAnsi="Times New Roman" w:cs="Times New Roman"/>
          <w:sz w:val="24"/>
          <w:szCs w:val="24"/>
          <w:lang w:val="en-US"/>
        </w:rPr>
        <w:t xml:space="preserve">sex, and taxonomy influence the magnitude, direction, and duration of their effects on mitochondrial </w:t>
      </w:r>
      <w:r w:rsidR="002544E9">
        <w:rPr>
          <w:rFonts w:ascii="Times New Roman" w:hAnsi="Times New Roman" w:cs="Times New Roman"/>
          <w:sz w:val="24"/>
          <w:szCs w:val="24"/>
          <w:lang w:val="en-US"/>
        </w:rPr>
        <w:t xml:space="preserve">respiratory </w:t>
      </w:r>
      <w:r w:rsidR="00BC5D12" w:rsidRPr="00F3488F">
        <w:rPr>
          <w:rFonts w:ascii="Times New Roman" w:hAnsi="Times New Roman" w:cs="Times New Roman"/>
          <w:sz w:val="24"/>
          <w:szCs w:val="24"/>
          <w:lang w:val="en-US"/>
        </w:rPr>
        <w:t>function</w:t>
      </w:r>
      <w:r w:rsidR="00BC5D12">
        <w:rPr>
          <w:rFonts w:ascii="Times New Roman" w:hAnsi="Times New Roman" w:cs="Times New Roman"/>
          <w:sz w:val="24"/>
          <w:szCs w:val="24"/>
          <w:lang w:val="en-US"/>
        </w:rPr>
        <w:t xml:space="preserve">. </w:t>
      </w:r>
      <w:r w:rsidR="00564AB9">
        <w:rPr>
          <w:rFonts w:ascii="Times New Roman" w:hAnsi="Times New Roman" w:cs="Times New Roman"/>
          <w:sz w:val="24"/>
          <w:szCs w:val="24"/>
          <w:lang w:val="en-US"/>
        </w:rPr>
        <w:t xml:space="preserve">Finally, we tested which </w:t>
      </w:r>
      <w:r w:rsidR="00704CE3">
        <w:rPr>
          <w:rFonts w:ascii="Times New Roman" w:hAnsi="Times New Roman" w:cs="Times New Roman"/>
          <w:sz w:val="24"/>
          <w:szCs w:val="24"/>
          <w:lang w:val="en-US"/>
        </w:rPr>
        <w:t xml:space="preserve">aspects of </w:t>
      </w:r>
      <w:r w:rsidR="00564AB9">
        <w:rPr>
          <w:rFonts w:ascii="Times New Roman" w:hAnsi="Times New Roman" w:cs="Times New Roman"/>
          <w:sz w:val="24"/>
          <w:szCs w:val="24"/>
          <w:lang w:val="en-US"/>
        </w:rPr>
        <w:t>mitochondrial</w:t>
      </w:r>
      <w:r w:rsidR="004F7C95">
        <w:rPr>
          <w:rFonts w:ascii="Times New Roman" w:hAnsi="Times New Roman" w:cs="Times New Roman"/>
          <w:sz w:val="24"/>
          <w:szCs w:val="24"/>
          <w:lang w:val="en-US"/>
        </w:rPr>
        <w:t xml:space="preserve"> respiratory function</w:t>
      </w:r>
      <w:r w:rsidR="00564AB9">
        <w:rPr>
          <w:rFonts w:ascii="Times New Roman" w:hAnsi="Times New Roman" w:cs="Times New Roman"/>
          <w:sz w:val="24"/>
          <w:szCs w:val="24"/>
          <w:lang w:val="en-US"/>
        </w:rPr>
        <w:t xml:space="preserve"> were most impacted by developmental stressors. </w:t>
      </w:r>
      <w:bookmarkStart w:id="2" w:name="_Hlk220321028"/>
      <w:r w:rsidR="007C4D96">
        <w:rPr>
          <w:rFonts w:ascii="Times New Roman" w:hAnsi="Times New Roman" w:cs="Times New Roman"/>
          <w:sz w:val="24"/>
          <w:szCs w:val="24"/>
          <w:lang w:val="en-US"/>
        </w:rPr>
        <w:t>We found</w:t>
      </w:r>
      <w:r w:rsidR="004D2B0D">
        <w:rPr>
          <w:rFonts w:ascii="Times New Roman" w:hAnsi="Times New Roman" w:cs="Times New Roman"/>
          <w:sz w:val="24"/>
          <w:szCs w:val="24"/>
          <w:lang w:val="en-US"/>
        </w:rPr>
        <w:t xml:space="preserve"> that exposure to glucocorticoids, parental </w:t>
      </w:r>
      <w:r w:rsidR="00A75964">
        <w:rPr>
          <w:rFonts w:ascii="Times New Roman" w:hAnsi="Times New Roman" w:cs="Times New Roman"/>
          <w:sz w:val="24"/>
          <w:szCs w:val="24"/>
          <w:lang w:val="en-US"/>
        </w:rPr>
        <w:t xml:space="preserve">care </w:t>
      </w:r>
      <w:r w:rsidR="004D2B0D">
        <w:rPr>
          <w:rFonts w:ascii="Times New Roman" w:hAnsi="Times New Roman" w:cs="Times New Roman"/>
          <w:sz w:val="24"/>
          <w:szCs w:val="24"/>
          <w:lang w:val="en-US"/>
        </w:rPr>
        <w:t>deprivation, and psychological disturbances during development</w:t>
      </w:r>
      <w:r w:rsidR="00704CE3">
        <w:rPr>
          <w:rFonts w:ascii="Times New Roman" w:hAnsi="Times New Roman" w:cs="Times New Roman"/>
          <w:sz w:val="24"/>
          <w:szCs w:val="24"/>
          <w:lang w:val="en-US"/>
        </w:rPr>
        <w:t xml:space="preserve"> generally</w:t>
      </w:r>
      <w:r w:rsidR="004D2B0D">
        <w:rPr>
          <w:rFonts w:ascii="Times New Roman" w:hAnsi="Times New Roman" w:cs="Times New Roman"/>
          <w:sz w:val="24"/>
          <w:szCs w:val="24"/>
          <w:lang w:val="en-US"/>
        </w:rPr>
        <w:t xml:space="preserve"> decreased mitochondrial </w:t>
      </w:r>
      <w:r w:rsidR="00A45233">
        <w:rPr>
          <w:rFonts w:ascii="Times New Roman" w:hAnsi="Times New Roman" w:cs="Times New Roman"/>
          <w:sz w:val="24"/>
          <w:szCs w:val="24"/>
          <w:lang w:val="en-US"/>
        </w:rPr>
        <w:t xml:space="preserve">respiratory </w:t>
      </w:r>
      <w:r w:rsidR="004D2B0D">
        <w:rPr>
          <w:rFonts w:ascii="Times New Roman" w:hAnsi="Times New Roman" w:cs="Times New Roman"/>
          <w:sz w:val="24"/>
          <w:szCs w:val="24"/>
          <w:lang w:val="en-US"/>
        </w:rPr>
        <w:t>function</w:t>
      </w:r>
      <w:r w:rsidR="00704CE3">
        <w:rPr>
          <w:rFonts w:ascii="Times New Roman" w:hAnsi="Times New Roman" w:cs="Times New Roman"/>
          <w:sz w:val="24"/>
          <w:szCs w:val="24"/>
          <w:lang w:val="en-US"/>
        </w:rPr>
        <w:t xml:space="preserve"> as indicated by </w:t>
      </w:r>
      <w:ins w:id="3" w:author="Ondi Crino" w:date="2026-01-26T11:55:00Z" w16du:dateUtc="2026-01-26T01:25:00Z">
        <w:r w:rsidR="006671CE">
          <w:rPr>
            <w:rFonts w:ascii="Times New Roman" w:hAnsi="Times New Roman" w:cs="Times New Roman"/>
            <w:sz w:val="24"/>
            <w:szCs w:val="24"/>
            <w:lang w:val="en-US"/>
          </w:rPr>
          <w:lastRenderedPageBreak/>
          <w:t>increased production of reactive oxygen species, increased oxidative dama</w:t>
        </w:r>
      </w:ins>
      <w:ins w:id="4" w:author="Ondi Crino" w:date="2026-01-26T11:56:00Z" w16du:dateUtc="2026-01-26T01:26:00Z">
        <w:r w:rsidR="006671CE">
          <w:rPr>
            <w:rFonts w:ascii="Times New Roman" w:hAnsi="Times New Roman" w:cs="Times New Roman"/>
            <w:sz w:val="24"/>
            <w:szCs w:val="24"/>
            <w:lang w:val="en-US"/>
          </w:rPr>
          <w:t xml:space="preserve">ge, and </w:t>
        </w:r>
      </w:ins>
      <w:r w:rsidR="00704CE3">
        <w:rPr>
          <w:rFonts w:ascii="Times New Roman" w:hAnsi="Times New Roman" w:cs="Times New Roman"/>
          <w:sz w:val="24"/>
          <w:szCs w:val="24"/>
          <w:lang w:val="en-US"/>
        </w:rPr>
        <w:t>reduced oxygen consumption, metabolic capacity, and antioxidant levels</w:t>
      </w:r>
      <w:bookmarkEnd w:id="2"/>
      <w:ins w:id="5" w:author="Ondi Crino" w:date="2026-01-26T11:56:00Z" w16du:dateUtc="2026-01-26T01:26:00Z">
        <w:r w:rsidR="006671CE">
          <w:rPr>
            <w:rFonts w:ascii="Times New Roman" w:hAnsi="Times New Roman" w:cs="Times New Roman"/>
            <w:sz w:val="24"/>
            <w:szCs w:val="24"/>
            <w:lang w:val="en-US"/>
          </w:rPr>
          <w:t>.</w:t>
        </w:r>
      </w:ins>
      <w:r w:rsidR="00704CE3">
        <w:rPr>
          <w:rFonts w:ascii="Times New Roman" w:hAnsi="Times New Roman" w:cs="Times New Roman"/>
          <w:sz w:val="24"/>
          <w:szCs w:val="24"/>
          <w:lang w:val="en-US"/>
        </w:rPr>
        <w:t xml:space="preserve"> </w:t>
      </w:r>
      <w:del w:id="6" w:author="Ondi Crino" w:date="2026-01-26T11:56:00Z" w16du:dateUtc="2026-01-26T01:26:00Z">
        <w:r w:rsidR="00704CE3" w:rsidDel="006671CE">
          <w:rPr>
            <w:rFonts w:ascii="Times New Roman" w:hAnsi="Times New Roman" w:cs="Times New Roman"/>
            <w:sz w:val="24"/>
            <w:szCs w:val="24"/>
            <w:lang w:val="en-US"/>
          </w:rPr>
          <w:delText>and increased production of reactive oxygen species and oxidative damage</w:delText>
        </w:r>
        <w:r w:rsidR="004D2B0D" w:rsidDel="006671CE">
          <w:rPr>
            <w:rFonts w:ascii="Times New Roman" w:hAnsi="Times New Roman" w:cs="Times New Roman"/>
            <w:sz w:val="24"/>
            <w:szCs w:val="24"/>
            <w:lang w:val="en-US"/>
          </w:rPr>
          <w:delText xml:space="preserve">. </w:delText>
        </w:r>
      </w:del>
      <w:r w:rsidR="004D2B0D">
        <w:rPr>
          <w:rFonts w:ascii="Times New Roman" w:hAnsi="Times New Roman" w:cs="Times New Roman"/>
          <w:sz w:val="24"/>
          <w:szCs w:val="24"/>
          <w:lang w:val="en-US"/>
        </w:rPr>
        <w:t xml:space="preserve">Nutritional imbalances (including </w:t>
      </w:r>
      <w:r w:rsidR="00A75964">
        <w:rPr>
          <w:rFonts w:ascii="Times New Roman" w:hAnsi="Times New Roman" w:cs="Times New Roman"/>
          <w:sz w:val="24"/>
          <w:szCs w:val="24"/>
          <w:lang w:val="en-US"/>
        </w:rPr>
        <w:t>both restricted and excessive nutrition)</w:t>
      </w:r>
      <w:r w:rsidR="004D2B0D">
        <w:rPr>
          <w:rFonts w:ascii="Times New Roman" w:hAnsi="Times New Roman" w:cs="Times New Roman"/>
          <w:sz w:val="24"/>
          <w:szCs w:val="24"/>
          <w:lang w:val="en-US"/>
        </w:rPr>
        <w:t xml:space="preserve"> during development had a slight negative effect on mitochondrial</w:t>
      </w:r>
      <w:r w:rsidR="002544E9">
        <w:rPr>
          <w:rFonts w:ascii="Times New Roman" w:hAnsi="Times New Roman" w:cs="Times New Roman"/>
          <w:sz w:val="24"/>
          <w:szCs w:val="24"/>
          <w:lang w:val="en-US"/>
        </w:rPr>
        <w:t xml:space="preserve"> respiratory</w:t>
      </w:r>
      <w:r w:rsidR="004D2B0D">
        <w:rPr>
          <w:rFonts w:ascii="Times New Roman" w:hAnsi="Times New Roman" w:cs="Times New Roman"/>
          <w:sz w:val="24"/>
          <w:szCs w:val="24"/>
          <w:lang w:val="en-US"/>
        </w:rPr>
        <w:t xml:space="preserve"> function</w:t>
      </w:r>
      <w:r w:rsidR="00A75964">
        <w:rPr>
          <w:rFonts w:ascii="Times New Roman" w:hAnsi="Times New Roman" w:cs="Times New Roman"/>
          <w:sz w:val="24"/>
          <w:szCs w:val="24"/>
          <w:lang w:val="en-US"/>
        </w:rPr>
        <w:t xml:space="preserve">, but this effect may be influenced by publication bias. Overall, our results </w:t>
      </w:r>
      <w:r w:rsidR="00704CE3">
        <w:rPr>
          <w:rFonts w:ascii="Times New Roman" w:hAnsi="Times New Roman" w:cs="Times New Roman"/>
          <w:sz w:val="24"/>
          <w:szCs w:val="24"/>
          <w:lang w:val="en-US"/>
        </w:rPr>
        <w:t>show</w:t>
      </w:r>
      <w:r w:rsidR="007C4D96">
        <w:rPr>
          <w:rFonts w:ascii="Times New Roman" w:hAnsi="Times New Roman" w:cs="Times New Roman"/>
          <w:sz w:val="24"/>
          <w:szCs w:val="24"/>
          <w:lang w:val="en-US"/>
        </w:rPr>
        <w:t xml:space="preserve"> that </w:t>
      </w:r>
      <w:r w:rsidR="00A75964">
        <w:rPr>
          <w:rFonts w:ascii="Times New Roman" w:hAnsi="Times New Roman" w:cs="Times New Roman"/>
          <w:sz w:val="24"/>
          <w:szCs w:val="24"/>
          <w:lang w:val="en-US"/>
        </w:rPr>
        <w:t xml:space="preserve">exposure to stressors during development </w:t>
      </w:r>
      <w:r w:rsidR="00A45233">
        <w:rPr>
          <w:rFonts w:ascii="Times New Roman" w:hAnsi="Times New Roman" w:cs="Times New Roman"/>
          <w:sz w:val="24"/>
          <w:szCs w:val="24"/>
          <w:lang w:val="en-US"/>
        </w:rPr>
        <w:t>negatively impacts aerobic respiration in</w:t>
      </w:r>
      <w:r w:rsidR="00E61771">
        <w:rPr>
          <w:rFonts w:ascii="Times New Roman" w:hAnsi="Times New Roman" w:cs="Times New Roman"/>
          <w:sz w:val="24"/>
          <w:szCs w:val="24"/>
          <w:lang w:val="en-US"/>
        </w:rPr>
        <w:t xml:space="preserve"> mitochondria </w:t>
      </w:r>
      <w:r w:rsidR="00704CE3">
        <w:rPr>
          <w:rFonts w:ascii="Times New Roman" w:hAnsi="Times New Roman" w:cs="Times New Roman"/>
          <w:sz w:val="24"/>
          <w:szCs w:val="24"/>
          <w:lang w:val="en-US"/>
        </w:rPr>
        <w:t xml:space="preserve">and suggest that changes in mitochondrial respiratory function may link developmental stressors to changes in </w:t>
      </w:r>
      <w:r w:rsidR="001D5514">
        <w:rPr>
          <w:rFonts w:ascii="Times New Roman" w:hAnsi="Times New Roman" w:cs="Times New Roman"/>
          <w:sz w:val="24"/>
          <w:szCs w:val="24"/>
          <w:lang w:val="en-US"/>
        </w:rPr>
        <w:t xml:space="preserve">whole animal </w:t>
      </w:r>
      <w:r w:rsidR="00704CE3">
        <w:rPr>
          <w:rFonts w:ascii="Times New Roman" w:hAnsi="Times New Roman" w:cs="Times New Roman"/>
          <w:sz w:val="24"/>
          <w:szCs w:val="24"/>
          <w:lang w:val="en-US"/>
        </w:rPr>
        <w:t>traits and individual fitness</w:t>
      </w:r>
      <w:r w:rsidR="001D5514">
        <w:rPr>
          <w:rFonts w:ascii="Times New Roman" w:hAnsi="Times New Roman" w:cs="Times New Roman"/>
          <w:sz w:val="24"/>
          <w:szCs w:val="24"/>
          <w:lang w:val="en-US"/>
        </w:rPr>
        <w:t xml:space="preserve">. </w:t>
      </w:r>
    </w:p>
    <w:sdt>
      <w:sdtPr>
        <w:rPr>
          <w:rFonts w:asciiTheme="minorHAnsi" w:hAnsiTheme="minorHAnsi" w:cstheme="minorBidi"/>
          <w:b w:val="0"/>
          <w:bCs w:val="0"/>
          <w:sz w:val="22"/>
          <w:szCs w:val="22"/>
          <w:lang w:val="en-AU"/>
        </w:rPr>
        <w:id w:val="-486946523"/>
        <w:docPartObj>
          <w:docPartGallery w:val="Table of Contents"/>
          <w:docPartUnique/>
        </w:docPartObj>
      </w:sdtPr>
      <w:sdtEndPr>
        <w:rPr>
          <w:noProof/>
        </w:rPr>
      </w:sdtEndPr>
      <w:sdtContent>
        <w:p w14:paraId="49ADA377" w14:textId="148B60C1" w:rsidR="00D72B71" w:rsidRPr="003F2546" w:rsidRDefault="003F2546" w:rsidP="003F2546">
          <w:pPr>
            <w:pStyle w:val="TOCHeading"/>
            <w:spacing w:after="120" w:line="240" w:lineRule="auto"/>
          </w:pPr>
          <w:r w:rsidRPr="003F2546">
            <w:t>CONTENTS</w:t>
          </w:r>
        </w:p>
        <w:p w14:paraId="5B2FF113" w14:textId="45A8C1EB" w:rsidR="003F2546" w:rsidRDefault="003F2546">
          <w:pPr>
            <w:pStyle w:val="TOC1"/>
            <w:tabs>
              <w:tab w:val="right" w:leader="dot" w:pos="9016"/>
            </w:tabs>
            <w:rPr>
              <w:rFonts w:asciiTheme="minorHAnsi" w:eastAsiaTheme="minorEastAsia" w:hAnsiTheme="minorHAnsi" w:cstheme="minorBidi"/>
              <w:bCs w:val="0"/>
              <w:iCs w:val="0"/>
              <w:noProof/>
              <w:kern w:val="2"/>
              <w:lang w:eastAsia="en-GB"/>
              <w14:ligatures w14:val="standardContextual"/>
            </w:rPr>
          </w:pPr>
          <w:r>
            <w:rPr>
              <w:bCs w:val="0"/>
            </w:rPr>
            <w:fldChar w:fldCharType="begin"/>
          </w:r>
          <w:r>
            <w:rPr>
              <w:bCs w:val="0"/>
            </w:rPr>
            <w:instrText xml:space="preserve"> TOC \o "1-3" \h \z \u </w:instrText>
          </w:r>
          <w:r>
            <w:rPr>
              <w:bCs w:val="0"/>
            </w:rPr>
            <w:fldChar w:fldCharType="separate"/>
          </w:r>
          <w:hyperlink w:anchor="_Toc211373575" w:history="1">
            <w:r w:rsidRPr="001840FA">
              <w:rPr>
                <w:rStyle w:val="Hyperlink"/>
                <w:noProof/>
              </w:rPr>
              <w:t>I. INTRODUCTION</w:t>
            </w:r>
            <w:r>
              <w:rPr>
                <w:noProof/>
                <w:webHidden/>
              </w:rPr>
              <w:tab/>
            </w:r>
            <w:r>
              <w:rPr>
                <w:noProof/>
                <w:webHidden/>
              </w:rPr>
              <w:fldChar w:fldCharType="begin"/>
            </w:r>
            <w:r>
              <w:rPr>
                <w:noProof/>
                <w:webHidden/>
              </w:rPr>
              <w:instrText xml:space="preserve"> PAGEREF _Toc211373575 \h </w:instrText>
            </w:r>
            <w:r>
              <w:rPr>
                <w:noProof/>
                <w:webHidden/>
              </w:rPr>
            </w:r>
            <w:r>
              <w:rPr>
                <w:noProof/>
                <w:webHidden/>
              </w:rPr>
              <w:fldChar w:fldCharType="separate"/>
            </w:r>
            <w:r>
              <w:rPr>
                <w:noProof/>
                <w:webHidden/>
              </w:rPr>
              <w:t>4</w:t>
            </w:r>
            <w:r>
              <w:rPr>
                <w:noProof/>
                <w:webHidden/>
              </w:rPr>
              <w:fldChar w:fldCharType="end"/>
            </w:r>
          </w:hyperlink>
        </w:p>
        <w:p w14:paraId="594055C5" w14:textId="6646F131"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76" w:history="1">
            <w:r w:rsidRPr="001840FA">
              <w:rPr>
                <w:rStyle w:val="Hyperlink"/>
                <w:noProof/>
              </w:rPr>
              <w:t>(1) Developmental stressors - phenotypic and fitness effects</w:t>
            </w:r>
            <w:r>
              <w:rPr>
                <w:noProof/>
                <w:webHidden/>
              </w:rPr>
              <w:tab/>
            </w:r>
            <w:r>
              <w:rPr>
                <w:noProof/>
                <w:webHidden/>
              </w:rPr>
              <w:fldChar w:fldCharType="begin"/>
            </w:r>
            <w:r>
              <w:rPr>
                <w:noProof/>
                <w:webHidden/>
              </w:rPr>
              <w:instrText xml:space="preserve"> PAGEREF _Toc211373576 \h </w:instrText>
            </w:r>
            <w:r>
              <w:rPr>
                <w:noProof/>
                <w:webHidden/>
              </w:rPr>
            </w:r>
            <w:r>
              <w:rPr>
                <w:noProof/>
                <w:webHidden/>
              </w:rPr>
              <w:fldChar w:fldCharType="separate"/>
            </w:r>
            <w:r>
              <w:rPr>
                <w:noProof/>
                <w:webHidden/>
              </w:rPr>
              <w:t>4</w:t>
            </w:r>
            <w:r>
              <w:rPr>
                <w:noProof/>
                <w:webHidden/>
              </w:rPr>
              <w:fldChar w:fldCharType="end"/>
            </w:r>
          </w:hyperlink>
        </w:p>
        <w:p w14:paraId="142747AD" w14:textId="6EFF58A0"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77" w:history="1">
            <w:r w:rsidRPr="001840FA">
              <w:rPr>
                <w:rStyle w:val="Hyperlink"/>
                <w:noProof/>
              </w:rPr>
              <w:t>(2) Mitochondria as potential mediators of developmental stressors</w:t>
            </w:r>
            <w:r>
              <w:rPr>
                <w:noProof/>
                <w:webHidden/>
              </w:rPr>
              <w:tab/>
            </w:r>
            <w:r>
              <w:rPr>
                <w:noProof/>
                <w:webHidden/>
              </w:rPr>
              <w:fldChar w:fldCharType="begin"/>
            </w:r>
            <w:r>
              <w:rPr>
                <w:noProof/>
                <w:webHidden/>
              </w:rPr>
              <w:instrText xml:space="preserve"> PAGEREF _Toc211373577 \h </w:instrText>
            </w:r>
            <w:r>
              <w:rPr>
                <w:noProof/>
                <w:webHidden/>
              </w:rPr>
            </w:r>
            <w:r>
              <w:rPr>
                <w:noProof/>
                <w:webHidden/>
              </w:rPr>
              <w:fldChar w:fldCharType="separate"/>
            </w:r>
            <w:r>
              <w:rPr>
                <w:noProof/>
                <w:webHidden/>
              </w:rPr>
              <w:t>6</w:t>
            </w:r>
            <w:r>
              <w:rPr>
                <w:noProof/>
                <w:webHidden/>
              </w:rPr>
              <w:fldChar w:fldCharType="end"/>
            </w:r>
          </w:hyperlink>
        </w:p>
        <w:p w14:paraId="41F57AE9" w14:textId="44553214"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78" w:history="1">
            <w:r w:rsidRPr="001840FA">
              <w:rPr>
                <w:rStyle w:val="Hyperlink"/>
                <w:noProof/>
              </w:rPr>
              <w:t>(3) Developmental stressors and mitochondrial respiratory function – evidence from studies on nutritional imbalance and glucocorticoid exposure</w:t>
            </w:r>
            <w:r>
              <w:rPr>
                <w:noProof/>
                <w:webHidden/>
              </w:rPr>
              <w:tab/>
            </w:r>
            <w:r>
              <w:rPr>
                <w:noProof/>
                <w:webHidden/>
              </w:rPr>
              <w:fldChar w:fldCharType="begin"/>
            </w:r>
            <w:r>
              <w:rPr>
                <w:noProof/>
                <w:webHidden/>
              </w:rPr>
              <w:instrText xml:space="preserve"> PAGEREF _Toc211373578 \h </w:instrText>
            </w:r>
            <w:r>
              <w:rPr>
                <w:noProof/>
                <w:webHidden/>
              </w:rPr>
            </w:r>
            <w:r>
              <w:rPr>
                <w:noProof/>
                <w:webHidden/>
              </w:rPr>
              <w:fldChar w:fldCharType="separate"/>
            </w:r>
            <w:r>
              <w:rPr>
                <w:noProof/>
                <w:webHidden/>
              </w:rPr>
              <w:t>7</w:t>
            </w:r>
            <w:r>
              <w:rPr>
                <w:noProof/>
                <w:webHidden/>
              </w:rPr>
              <w:fldChar w:fldCharType="end"/>
            </w:r>
          </w:hyperlink>
        </w:p>
        <w:p w14:paraId="017905EE" w14:textId="2283EF41"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79" w:history="1">
            <w:r w:rsidRPr="001840FA">
              <w:rPr>
                <w:rStyle w:val="Hyperlink"/>
                <w:noProof/>
              </w:rPr>
              <w:t>(4) Assessing the effects of developmental stressors on mitochondrial respiratory function – a meta-analytical approach</w:t>
            </w:r>
            <w:r>
              <w:rPr>
                <w:noProof/>
                <w:webHidden/>
              </w:rPr>
              <w:tab/>
            </w:r>
            <w:r>
              <w:rPr>
                <w:noProof/>
                <w:webHidden/>
              </w:rPr>
              <w:fldChar w:fldCharType="begin"/>
            </w:r>
            <w:r>
              <w:rPr>
                <w:noProof/>
                <w:webHidden/>
              </w:rPr>
              <w:instrText xml:space="preserve"> PAGEREF _Toc211373579 \h </w:instrText>
            </w:r>
            <w:r>
              <w:rPr>
                <w:noProof/>
                <w:webHidden/>
              </w:rPr>
            </w:r>
            <w:r>
              <w:rPr>
                <w:noProof/>
                <w:webHidden/>
              </w:rPr>
              <w:fldChar w:fldCharType="separate"/>
            </w:r>
            <w:r>
              <w:rPr>
                <w:noProof/>
                <w:webHidden/>
              </w:rPr>
              <w:t>10</w:t>
            </w:r>
            <w:r>
              <w:rPr>
                <w:noProof/>
                <w:webHidden/>
              </w:rPr>
              <w:fldChar w:fldCharType="end"/>
            </w:r>
          </w:hyperlink>
        </w:p>
        <w:p w14:paraId="1AE5214D" w14:textId="1A518928" w:rsidR="003F2546" w:rsidRDefault="003F2546">
          <w:pPr>
            <w:pStyle w:val="TOC1"/>
            <w:tabs>
              <w:tab w:val="right" w:leader="dot" w:pos="9016"/>
            </w:tabs>
            <w:rPr>
              <w:rFonts w:asciiTheme="minorHAnsi" w:eastAsiaTheme="minorEastAsia" w:hAnsiTheme="minorHAnsi" w:cstheme="minorBidi"/>
              <w:bCs w:val="0"/>
              <w:iCs w:val="0"/>
              <w:noProof/>
              <w:kern w:val="2"/>
              <w:lang w:eastAsia="en-GB"/>
              <w14:ligatures w14:val="standardContextual"/>
            </w:rPr>
          </w:pPr>
          <w:hyperlink w:anchor="_Toc211373580" w:history="1">
            <w:r w:rsidRPr="001840FA">
              <w:rPr>
                <w:rStyle w:val="Hyperlink"/>
                <w:noProof/>
              </w:rPr>
              <w:t>II. METHODS</w:t>
            </w:r>
            <w:r>
              <w:rPr>
                <w:noProof/>
                <w:webHidden/>
              </w:rPr>
              <w:tab/>
            </w:r>
            <w:r>
              <w:rPr>
                <w:noProof/>
                <w:webHidden/>
              </w:rPr>
              <w:fldChar w:fldCharType="begin"/>
            </w:r>
            <w:r>
              <w:rPr>
                <w:noProof/>
                <w:webHidden/>
              </w:rPr>
              <w:instrText xml:space="preserve"> PAGEREF _Toc211373580 \h </w:instrText>
            </w:r>
            <w:r>
              <w:rPr>
                <w:noProof/>
                <w:webHidden/>
              </w:rPr>
            </w:r>
            <w:r>
              <w:rPr>
                <w:noProof/>
                <w:webHidden/>
              </w:rPr>
              <w:fldChar w:fldCharType="separate"/>
            </w:r>
            <w:r>
              <w:rPr>
                <w:noProof/>
                <w:webHidden/>
              </w:rPr>
              <w:t>12</w:t>
            </w:r>
            <w:r>
              <w:rPr>
                <w:noProof/>
                <w:webHidden/>
              </w:rPr>
              <w:fldChar w:fldCharType="end"/>
            </w:r>
          </w:hyperlink>
        </w:p>
        <w:p w14:paraId="633B5665" w14:textId="4E138F5E"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81" w:history="1">
            <w:r w:rsidRPr="001840FA">
              <w:rPr>
                <w:rStyle w:val="Hyperlink"/>
                <w:noProof/>
              </w:rPr>
              <w:t>(1) Data collection</w:t>
            </w:r>
            <w:r>
              <w:rPr>
                <w:noProof/>
                <w:webHidden/>
              </w:rPr>
              <w:tab/>
            </w:r>
            <w:r>
              <w:rPr>
                <w:noProof/>
                <w:webHidden/>
              </w:rPr>
              <w:fldChar w:fldCharType="begin"/>
            </w:r>
            <w:r>
              <w:rPr>
                <w:noProof/>
                <w:webHidden/>
              </w:rPr>
              <w:instrText xml:space="preserve"> PAGEREF _Toc211373581 \h </w:instrText>
            </w:r>
            <w:r>
              <w:rPr>
                <w:noProof/>
                <w:webHidden/>
              </w:rPr>
            </w:r>
            <w:r>
              <w:rPr>
                <w:noProof/>
                <w:webHidden/>
              </w:rPr>
              <w:fldChar w:fldCharType="separate"/>
            </w:r>
            <w:r>
              <w:rPr>
                <w:noProof/>
                <w:webHidden/>
              </w:rPr>
              <w:t>12</w:t>
            </w:r>
            <w:r>
              <w:rPr>
                <w:noProof/>
                <w:webHidden/>
              </w:rPr>
              <w:fldChar w:fldCharType="end"/>
            </w:r>
          </w:hyperlink>
        </w:p>
        <w:p w14:paraId="766E5AB6" w14:textId="62D3F089"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82" w:history="1">
            <w:r w:rsidRPr="001840FA">
              <w:rPr>
                <w:rStyle w:val="Hyperlink"/>
                <w:noProof/>
              </w:rPr>
              <w:t>(2) Calculating effect sizes</w:t>
            </w:r>
            <w:r>
              <w:rPr>
                <w:noProof/>
                <w:webHidden/>
              </w:rPr>
              <w:tab/>
            </w:r>
            <w:r>
              <w:rPr>
                <w:noProof/>
                <w:webHidden/>
              </w:rPr>
              <w:fldChar w:fldCharType="begin"/>
            </w:r>
            <w:r>
              <w:rPr>
                <w:noProof/>
                <w:webHidden/>
              </w:rPr>
              <w:instrText xml:space="preserve"> PAGEREF _Toc211373582 \h </w:instrText>
            </w:r>
            <w:r>
              <w:rPr>
                <w:noProof/>
                <w:webHidden/>
              </w:rPr>
            </w:r>
            <w:r>
              <w:rPr>
                <w:noProof/>
                <w:webHidden/>
              </w:rPr>
              <w:fldChar w:fldCharType="separate"/>
            </w:r>
            <w:r>
              <w:rPr>
                <w:noProof/>
                <w:webHidden/>
              </w:rPr>
              <w:t>14</w:t>
            </w:r>
            <w:r>
              <w:rPr>
                <w:noProof/>
                <w:webHidden/>
              </w:rPr>
              <w:fldChar w:fldCharType="end"/>
            </w:r>
          </w:hyperlink>
        </w:p>
        <w:p w14:paraId="029ADD93" w14:textId="0FD98A74"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83" w:history="1">
            <w:r w:rsidRPr="001840FA">
              <w:rPr>
                <w:rStyle w:val="Hyperlink"/>
                <w:noProof/>
              </w:rPr>
              <w:t>(3) Meta-analysis</w:t>
            </w:r>
            <w:r>
              <w:rPr>
                <w:noProof/>
                <w:webHidden/>
              </w:rPr>
              <w:tab/>
            </w:r>
            <w:r>
              <w:rPr>
                <w:noProof/>
                <w:webHidden/>
              </w:rPr>
              <w:fldChar w:fldCharType="begin"/>
            </w:r>
            <w:r>
              <w:rPr>
                <w:noProof/>
                <w:webHidden/>
              </w:rPr>
              <w:instrText xml:space="preserve"> PAGEREF _Toc211373583 \h </w:instrText>
            </w:r>
            <w:r>
              <w:rPr>
                <w:noProof/>
                <w:webHidden/>
              </w:rPr>
            </w:r>
            <w:r>
              <w:rPr>
                <w:noProof/>
                <w:webHidden/>
              </w:rPr>
              <w:fldChar w:fldCharType="separate"/>
            </w:r>
            <w:r>
              <w:rPr>
                <w:noProof/>
                <w:webHidden/>
              </w:rPr>
              <w:t>14</w:t>
            </w:r>
            <w:r>
              <w:rPr>
                <w:noProof/>
                <w:webHidden/>
              </w:rPr>
              <w:fldChar w:fldCharType="end"/>
            </w:r>
          </w:hyperlink>
        </w:p>
        <w:p w14:paraId="0A3301A2" w14:textId="6F2FF672" w:rsidR="003F2546" w:rsidRDefault="003F2546">
          <w:pPr>
            <w:pStyle w:val="TOC3"/>
            <w:tabs>
              <w:tab w:val="right" w:leader="dot" w:pos="9016"/>
            </w:tabs>
            <w:rPr>
              <w:rFonts w:asciiTheme="minorHAnsi" w:eastAsiaTheme="minorEastAsia" w:hAnsiTheme="minorHAnsi" w:cstheme="minorBidi"/>
              <w:noProof/>
              <w:kern w:val="2"/>
              <w:szCs w:val="24"/>
              <w:lang w:eastAsia="en-GB"/>
              <w14:ligatures w14:val="standardContextual"/>
            </w:rPr>
          </w:pPr>
          <w:hyperlink w:anchor="_Toc211373584" w:history="1">
            <w:r w:rsidRPr="001840FA">
              <w:rPr>
                <w:rStyle w:val="Hyperlink"/>
                <w:noProof/>
              </w:rPr>
              <w:t>(a) Multi-level meta-analysis (MLMA) models</w:t>
            </w:r>
            <w:r>
              <w:rPr>
                <w:noProof/>
                <w:webHidden/>
              </w:rPr>
              <w:tab/>
            </w:r>
            <w:r>
              <w:rPr>
                <w:noProof/>
                <w:webHidden/>
              </w:rPr>
              <w:fldChar w:fldCharType="begin"/>
            </w:r>
            <w:r>
              <w:rPr>
                <w:noProof/>
                <w:webHidden/>
              </w:rPr>
              <w:instrText xml:space="preserve"> PAGEREF _Toc211373584 \h </w:instrText>
            </w:r>
            <w:r>
              <w:rPr>
                <w:noProof/>
                <w:webHidden/>
              </w:rPr>
            </w:r>
            <w:r>
              <w:rPr>
                <w:noProof/>
                <w:webHidden/>
              </w:rPr>
              <w:fldChar w:fldCharType="separate"/>
            </w:r>
            <w:r>
              <w:rPr>
                <w:noProof/>
                <w:webHidden/>
              </w:rPr>
              <w:t>15</w:t>
            </w:r>
            <w:r>
              <w:rPr>
                <w:noProof/>
                <w:webHidden/>
              </w:rPr>
              <w:fldChar w:fldCharType="end"/>
            </w:r>
          </w:hyperlink>
        </w:p>
        <w:p w14:paraId="61D2644A" w14:textId="2B598771" w:rsidR="003F2546" w:rsidRDefault="003F2546">
          <w:pPr>
            <w:pStyle w:val="TOC3"/>
            <w:tabs>
              <w:tab w:val="right" w:leader="dot" w:pos="9016"/>
            </w:tabs>
            <w:rPr>
              <w:rFonts w:asciiTheme="minorHAnsi" w:eastAsiaTheme="minorEastAsia" w:hAnsiTheme="minorHAnsi" w:cstheme="minorBidi"/>
              <w:noProof/>
              <w:kern w:val="2"/>
              <w:szCs w:val="24"/>
              <w:lang w:eastAsia="en-GB"/>
              <w14:ligatures w14:val="standardContextual"/>
            </w:rPr>
          </w:pPr>
          <w:hyperlink w:anchor="_Toc211373585" w:history="1">
            <w:r w:rsidRPr="001840FA">
              <w:rPr>
                <w:rStyle w:val="Hyperlink"/>
                <w:noProof/>
              </w:rPr>
              <w:t>(b) Multi-level meta-regression (MLMR) models</w:t>
            </w:r>
            <w:r>
              <w:rPr>
                <w:noProof/>
                <w:webHidden/>
              </w:rPr>
              <w:tab/>
            </w:r>
            <w:r>
              <w:rPr>
                <w:noProof/>
                <w:webHidden/>
              </w:rPr>
              <w:fldChar w:fldCharType="begin"/>
            </w:r>
            <w:r>
              <w:rPr>
                <w:noProof/>
                <w:webHidden/>
              </w:rPr>
              <w:instrText xml:space="preserve"> PAGEREF _Toc211373585 \h </w:instrText>
            </w:r>
            <w:r>
              <w:rPr>
                <w:noProof/>
                <w:webHidden/>
              </w:rPr>
            </w:r>
            <w:r>
              <w:rPr>
                <w:noProof/>
                <w:webHidden/>
              </w:rPr>
              <w:fldChar w:fldCharType="separate"/>
            </w:r>
            <w:r>
              <w:rPr>
                <w:noProof/>
                <w:webHidden/>
              </w:rPr>
              <w:t>16</w:t>
            </w:r>
            <w:r>
              <w:rPr>
                <w:noProof/>
                <w:webHidden/>
              </w:rPr>
              <w:fldChar w:fldCharType="end"/>
            </w:r>
          </w:hyperlink>
        </w:p>
        <w:p w14:paraId="5F5E63CE" w14:textId="374E358D" w:rsidR="003F2546" w:rsidRDefault="003F2546">
          <w:pPr>
            <w:pStyle w:val="TOC3"/>
            <w:tabs>
              <w:tab w:val="right" w:leader="dot" w:pos="9016"/>
            </w:tabs>
            <w:rPr>
              <w:rFonts w:asciiTheme="minorHAnsi" w:eastAsiaTheme="minorEastAsia" w:hAnsiTheme="minorHAnsi" w:cstheme="minorBidi"/>
              <w:noProof/>
              <w:kern w:val="2"/>
              <w:szCs w:val="24"/>
              <w:lang w:eastAsia="en-GB"/>
              <w14:ligatures w14:val="standardContextual"/>
            </w:rPr>
          </w:pPr>
          <w:hyperlink w:anchor="_Toc211373586" w:history="1">
            <w:r w:rsidRPr="001840FA">
              <w:rPr>
                <w:rStyle w:val="Hyperlink"/>
                <w:noProof/>
              </w:rPr>
              <w:t>(c) Sensitivity analysis and publication bias</w:t>
            </w:r>
            <w:r>
              <w:rPr>
                <w:noProof/>
                <w:webHidden/>
              </w:rPr>
              <w:tab/>
            </w:r>
            <w:r>
              <w:rPr>
                <w:noProof/>
                <w:webHidden/>
              </w:rPr>
              <w:fldChar w:fldCharType="begin"/>
            </w:r>
            <w:r>
              <w:rPr>
                <w:noProof/>
                <w:webHidden/>
              </w:rPr>
              <w:instrText xml:space="preserve"> PAGEREF _Toc211373586 \h </w:instrText>
            </w:r>
            <w:r>
              <w:rPr>
                <w:noProof/>
                <w:webHidden/>
              </w:rPr>
            </w:r>
            <w:r>
              <w:rPr>
                <w:noProof/>
                <w:webHidden/>
              </w:rPr>
              <w:fldChar w:fldCharType="separate"/>
            </w:r>
            <w:r>
              <w:rPr>
                <w:noProof/>
                <w:webHidden/>
              </w:rPr>
              <w:t>17</w:t>
            </w:r>
            <w:r>
              <w:rPr>
                <w:noProof/>
                <w:webHidden/>
              </w:rPr>
              <w:fldChar w:fldCharType="end"/>
            </w:r>
          </w:hyperlink>
        </w:p>
        <w:p w14:paraId="4327CD32" w14:textId="33AB4095" w:rsidR="003F2546" w:rsidRDefault="003F2546">
          <w:pPr>
            <w:pStyle w:val="TOC1"/>
            <w:tabs>
              <w:tab w:val="right" w:leader="dot" w:pos="9016"/>
            </w:tabs>
            <w:rPr>
              <w:rFonts w:asciiTheme="minorHAnsi" w:eastAsiaTheme="minorEastAsia" w:hAnsiTheme="minorHAnsi" w:cstheme="minorBidi"/>
              <w:bCs w:val="0"/>
              <w:iCs w:val="0"/>
              <w:noProof/>
              <w:kern w:val="2"/>
              <w:lang w:eastAsia="en-GB"/>
              <w14:ligatures w14:val="standardContextual"/>
            </w:rPr>
          </w:pPr>
          <w:hyperlink w:anchor="_Toc211373587" w:history="1">
            <w:r w:rsidRPr="001840FA">
              <w:rPr>
                <w:rStyle w:val="Hyperlink"/>
                <w:noProof/>
              </w:rPr>
              <w:t>III. RESULTS</w:t>
            </w:r>
            <w:r>
              <w:rPr>
                <w:noProof/>
                <w:webHidden/>
              </w:rPr>
              <w:tab/>
            </w:r>
            <w:r>
              <w:rPr>
                <w:noProof/>
                <w:webHidden/>
              </w:rPr>
              <w:fldChar w:fldCharType="begin"/>
            </w:r>
            <w:r>
              <w:rPr>
                <w:noProof/>
                <w:webHidden/>
              </w:rPr>
              <w:instrText xml:space="preserve"> PAGEREF _Toc211373587 \h </w:instrText>
            </w:r>
            <w:r>
              <w:rPr>
                <w:noProof/>
                <w:webHidden/>
              </w:rPr>
            </w:r>
            <w:r>
              <w:rPr>
                <w:noProof/>
                <w:webHidden/>
              </w:rPr>
              <w:fldChar w:fldCharType="separate"/>
            </w:r>
            <w:r>
              <w:rPr>
                <w:noProof/>
                <w:webHidden/>
              </w:rPr>
              <w:t>18</w:t>
            </w:r>
            <w:r>
              <w:rPr>
                <w:noProof/>
                <w:webHidden/>
              </w:rPr>
              <w:fldChar w:fldCharType="end"/>
            </w:r>
          </w:hyperlink>
        </w:p>
        <w:p w14:paraId="68F7DE90" w14:textId="70456A4A"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88" w:history="1">
            <w:r w:rsidRPr="001840FA">
              <w:rPr>
                <w:rStyle w:val="Hyperlink"/>
                <w:noProof/>
              </w:rPr>
              <w:t>(1) Glucocorticoid exposure – impacts on mitochondrial respiratory function</w:t>
            </w:r>
            <w:r>
              <w:rPr>
                <w:noProof/>
                <w:webHidden/>
              </w:rPr>
              <w:tab/>
            </w:r>
            <w:r>
              <w:rPr>
                <w:noProof/>
                <w:webHidden/>
              </w:rPr>
              <w:fldChar w:fldCharType="begin"/>
            </w:r>
            <w:r>
              <w:rPr>
                <w:noProof/>
                <w:webHidden/>
              </w:rPr>
              <w:instrText xml:space="preserve"> PAGEREF _Toc211373588 \h </w:instrText>
            </w:r>
            <w:r>
              <w:rPr>
                <w:noProof/>
                <w:webHidden/>
              </w:rPr>
            </w:r>
            <w:r>
              <w:rPr>
                <w:noProof/>
                <w:webHidden/>
              </w:rPr>
              <w:fldChar w:fldCharType="separate"/>
            </w:r>
            <w:r>
              <w:rPr>
                <w:noProof/>
                <w:webHidden/>
              </w:rPr>
              <w:t>18</w:t>
            </w:r>
            <w:r>
              <w:rPr>
                <w:noProof/>
                <w:webHidden/>
              </w:rPr>
              <w:fldChar w:fldCharType="end"/>
            </w:r>
          </w:hyperlink>
        </w:p>
        <w:p w14:paraId="08222DA2" w14:textId="7DE381DD"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89" w:history="1">
            <w:r w:rsidRPr="001840FA">
              <w:rPr>
                <w:rStyle w:val="Hyperlink"/>
                <w:noProof/>
              </w:rPr>
              <w:t>(2) Parental care deprivation – impacts on mitochondrial respiratory function</w:t>
            </w:r>
            <w:r>
              <w:rPr>
                <w:noProof/>
                <w:webHidden/>
              </w:rPr>
              <w:tab/>
            </w:r>
            <w:r>
              <w:rPr>
                <w:noProof/>
                <w:webHidden/>
              </w:rPr>
              <w:fldChar w:fldCharType="begin"/>
            </w:r>
            <w:r>
              <w:rPr>
                <w:noProof/>
                <w:webHidden/>
              </w:rPr>
              <w:instrText xml:space="preserve"> PAGEREF _Toc211373589 \h </w:instrText>
            </w:r>
            <w:r>
              <w:rPr>
                <w:noProof/>
                <w:webHidden/>
              </w:rPr>
            </w:r>
            <w:r>
              <w:rPr>
                <w:noProof/>
                <w:webHidden/>
              </w:rPr>
              <w:fldChar w:fldCharType="separate"/>
            </w:r>
            <w:r>
              <w:rPr>
                <w:noProof/>
                <w:webHidden/>
              </w:rPr>
              <w:t>19</w:t>
            </w:r>
            <w:r>
              <w:rPr>
                <w:noProof/>
                <w:webHidden/>
              </w:rPr>
              <w:fldChar w:fldCharType="end"/>
            </w:r>
          </w:hyperlink>
        </w:p>
        <w:p w14:paraId="223D41DF" w14:textId="61540F05"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90" w:history="1">
            <w:r w:rsidRPr="001840FA">
              <w:rPr>
                <w:rStyle w:val="Hyperlink"/>
                <w:noProof/>
              </w:rPr>
              <w:t>(3) Psychological disturbance – impacts on mitochondrial respiratory function</w:t>
            </w:r>
            <w:r>
              <w:rPr>
                <w:noProof/>
                <w:webHidden/>
              </w:rPr>
              <w:tab/>
            </w:r>
            <w:r>
              <w:rPr>
                <w:noProof/>
                <w:webHidden/>
              </w:rPr>
              <w:fldChar w:fldCharType="begin"/>
            </w:r>
            <w:r>
              <w:rPr>
                <w:noProof/>
                <w:webHidden/>
              </w:rPr>
              <w:instrText xml:space="preserve"> PAGEREF _Toc211373590 \h </w:instrText>
            </w:r>
            <w:r>
              <w:rPr>
                <w:noProof/>
                <w:webHidden/>
              </w:rPr>
            </w:r>
            <w:r>
              <w:rPr>
                <w:noProof/>
                <w:webHidden/>
              </w:rPr>
              <w:fldChar w:fldCharType="separate"/>
            </w:r>
            <w:r>
              <w:rPr>
                <w:noProof/>
                <w:webHidden/>
              </w:rPr>
              <w:t>20</w:t>
            </w:r>
            <w:r>
              <w:rPr>
                <w:noProof/>
                <w:webHidden/>
              </w:rPr>
              <w:fldChar w:fldCharType="end"/>
            </w:r>
          </w:hyperlink>
        </w:p>
        <w:p w14:paraId="2314CD53" w14:textId="1FAB7186"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91" w:history="1">
            <w:r w:rsidRPr="001840FA">
              <w:rPr>
                <w:rStyle w:val="Hyperlink"/>
                <w:noProof/>
              </w:rPr>
              <w:t>(4) Nutritional imbalance – impacts on mitochondrial respiratory function</w:t>
            </w:r>
            <w:r>
              <w:rPr>
                <w:noProof/>
                <w:webHidden/>
              </w:rPr>
              <w:tab/>
            </w:r>
            <w:r>
              <w:rPr>
                <w:noProof/>
                <w:webHidden/>
              </w:rPr>
              <w:fldChar w:fldCharType="begin"/>
            </w:r>
            <w:r>
              <w:rPr>
                <w:noProof/>
                <w:webHidden/>
              </w:rPr>
              <w:instrText xml:space="preserve"> PAGEREF _Toc211373591 \h </w:instrText>
            </w:r>
            <w:r>
              <w:rPr>
                <w:noProof/>
                <w:webHidden/>
              </w:rPr>
            </w:r>
            <w:r>
              <w:rPr>
                <w:noProof/>
                <w:webHidden/>
              </w:rPr>
              <w:fldChar w:fldCharType="separate"/>
            </w:r>
            <w:r>
              <w:rPr>
                <w:noProof/>
                <w:webHidden/>
              </w:rPr>
              <w:t>21</w:t>
            </w:r>
            <w:r>
              <w:rPr>
                <w:noProof/>
                <w:webHidden/>
              </w:rPr>
              <w:fldChar w:fldCharType="end"/>
            </w:r>
          </w:hyperlink>
        </w:p>
        <w:p w14:paraId="70159D4D" w14:textId="14CAD927" w:rsidR="003F2546" w:rsidRDefault="003F2546">
          <w:pPr>
            <w:pStyle w:val="TOC1"/>
            <w:tabs>
              <w:tab w:val="right" w:leader="dot" w:pos="9016"/>
            </w:tabs>
            <w:rPr>
              <w:rFonts w:asciiTheme="minorHAnsi" w:eastAsiaTheme="minorEastAsia" w:hAnsiTheme="minorHAnsi" w:cstheme="minorBidi"/>
              <w:bCs w:val="0"/>
              <w:iCs w:val="0"/>
              <w:noProof/>
              <w:kern w:val="2"/>
              <w:lang w:eastAsia="en-GB"/>
              <w14:ligatures w14:val="standardContextual"/>
            </w:rPr>
          </w:pPr>
          <w:hyperlink w:anchor="_Toc211373592" w:history="1">
            <w:r w:rsidRPr="001840FA">
              <w:rPr>
                <w:rStyle w:val="Hyperlink"/>
                <w:noProof/>
              </w:rPr>
              <w:t>IV. DISCUSSION</w:t>
            </w:r>
            <w:r>
              <w:rPr>
                <w:noProof/>
                <w:webHidden/>
              </w:rPr>
              <w:tab/>
            </w:r>
            <w:r>
              <w:rPr>
                <w:noProof/>
                <w:webHidden/>
              </w:rPr>
              <w:fldChar w:fldCharType="begin"/>
            </w:r>
            <w:r>
              <w:rPr>
                <w:noProof/>
                <w:webHidden/>
              </w:rPr>
              <w:instrText xml:space="preserve"> PAGEREF _Toc211373592 \h </w:instrText>
            </w:r>
            <w:r>
              <w:rPr>
                <w:noProof/>
                <w:webHidden/>
              </w:rPr>
            </w:r>
            <w:r>
              <w:rPr>
                <w:noProof/>
                <w:webHidden/>
              </w:rPr>
              <w:fldChar w:fldCharType="separate"/>
            </w:r>
            <w:r>
              <w:rPr>
                <w:noProof/>
                <w:webHidden/>
              </w:rPr>
              <w:t>22</w:t>
            </w:r>
            <w:r>
              <w:rPr>
                <w:noProof/>
                <w:webHidden/>
              </w:rPr>
              <w:fldChar w:fldCharType="end"/>
            </w:r>
          </w:hyperlink>
        </w:p>
        <w:p w14:paraId="08407D00" w14:textId="2E08EB19"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93" w:history="1">
            <w:r w:rsidRPr="001840FA">
              <w:rPr>
                <w:rStyle w:val="Hyperlink"/>
                <w:noProof/>
              </w:rPr>
              <w:t>(1) Exposure to glucocorticoids, parental care deprivation, and psychological disturbances during development reduce mitochondrial respiratory function</w:t>
            </w:r>
            <w:r>
              <w:rPr>
                <w:noProof/>
                <w:webHidden/>
              </w:rPr>
              <w:tab/>
            </w:r>
            <w:r>
              <w:rPr>
                <w:noProof/>
                <w:webHidden/>
              </w:rPr>
              <w:fldChar w:fldCharType="begin"/>
            </w:r>
            <w:r>
              <w:rPr>
                <w:noProof/>
                <w:webHidden/>
              </w:rPr>
              <w:instrText xml:space="preserve"> PAGEREF _Toc211373593 \h </w:instrText>
            </w:r>
            <w:r>
              <w:rPr>
                <w:noProof/>
                <w:webHidden/>
              </w:rPr>
            </w:r>
            <w:r>
              <w:rPr>
                <w:noProof/>
                <w:webHidden/>
              </w:rPr>
              <w:fldChar w:fldCharType="separate"/>
            </w:r>
            <w:r>
              <w:rPr>
                <w:noProof/>
                <w:webHidden/>
              </w:rPr>
              <w:t>24</w:t>
            </w:r>
            <w:r>
              <w:rPr>
                <w:noProof/>
                <w:webHidden/>
              </w:rPr>
              <w:fldChar w:fldCharType="end"/>
            </w:r>
          </w:hyperlink>
        </w:p>
        <w:p w14:paraId="2D081D60" w14:textId="73BD47A2"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94" w:history="1">
            <w:r w:rsidRPr="001840FA">
              <w:rPr>
                <w:rStyle w:val="Hyperlink"/>
                <w:noProof/>
              </w:rPr>
              <w:t>(2) Nutritional imbalances during development and mitochondrial respiratory function</w:t>
            </w:r>
            <w:r>
              <w:rPr>
                <w:noProof/>
                <w:webHidden/>
              </w:rPr>
              <w:tab/>
            </w:r>
            <w:r>
              <w:rPr>
                <w:noProof/>
                <w:webHidden/>
              </w:rPr>
              <w:fldChar w:fldCharType="begin"/>
            </w:r>
            <w:r>
              <w:rPr>
                <w:noProof/>
                <w:webHidden/>
              </w:rPr>
              <w:instrText xml:space="preserve"> PAGEREF _Toc211373594 \h </w:instrText>
            </w:r>
            <w:r>
              <w:rPr>
                <w:noProof/>
                <w:webHidden/>
              </w:rPr>
            </w:r>
            <w:r>
              <w:rPr>
                <w:noProof/>
                <w:webHidden/>
              </w:rPr>
              <w:fldChar w:fldCharType="separate"/>
            </w:r>
            <w:r>
              <w:rPr>
                <w:noProof/>
                <w:webHidden/>
              </w:rPr>
              <w:t>25</w:t>
            </w:r>
            <w:r>
              <w:rPr>
                <w:noProof/>
                <w:webHidden/>
              </w:rPr>
              <w:fldChar w:fldCharType="end"/>
            </w:r>
          </w:hyperlink>
        </w:p>
        <w:p w14:paraId="2B5BC471" w14:textId="11F2A576"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95" w:history="1">
            <w:r w:rsidRPr="001840FA">
              <w:rPr>
                <w:rStyle w:val="Hyperlink"/>
                <w:noProof/>
              </w:rPr>
              <w:t>(3) Timing of exposure to developmental stressors</w:t>
            </w:r>
            <w:r>
              <w:rPr>
                <w:noProof/>
                <w:webHidden/>
              </w:rPr>
              <w:tab/>
            </w:r>
            <w:r>
              <w:rPr>
                <w:noProof/>
                <w:webHidden/>
              </w:rPr>
              <w:fldChar w:fldCharType="begin"/>
            </w:r>
            <w:r>
              <w:rPr>
                <w:noProof/>
                <w:webHidden/>
              </w:rPr>
              <w:instrText xml:space="preserve"> PAGEREF _Toc211373595 \h </w:instrText>
            </w:r>
            <w:r>
              <w:rPr>
                <w:noProof/>
                <w:webHidden/>
              </w:rPr>
            </w:r>
            <w:r>
              <w:rPr>
                <w:noProof/>
                <w:webHidden/>
              </w:rPr>
              <w:fldChar w:fldCharType="separate"/>
            </w:r>
            <w:r>
              <w:rPr>
                <w:noProof/>
                <w:webHidden/>
              </w:rPr>
              <w:t>27</w:t>
            </w:r>
            <w:r>
              <w:rPr>
                <w:noProof/>
                <w:webHidden/>
              </w:rPr>
              <w:fldChar w:fldCharType="end"/>
            </w:r>
          </w:hyperlink>
        </w:p>
        <w:p w14:paraId="7A8BF159" w14:textId="513D2386"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96" w:history="1">
            <w:r w:rsidRPr="001840FA">
              <w:rPr>
                <w:rStyle w:val="Hyperlink"/>
                <w:noProof/>
              </w:rPr>
              <w:t>(4) Potential effects of developmentally induced changes in mitochondrial respiratory function on organismal function and fitness</w:t>
            </w:r>
            <w:r>
              <w:rPr>
                <w:noProof/>
                <w:webHidden/>
              </w:rPr>
              <w:tab/>
            </w:r>
            <w:r>
              <w:rPr>
                <w:noProof/>
                <w:webHidden/>
              </w:rPr>
              <w:fldChar w:fldCharType="begin"/>
            </w:r>
            <w:r>
              <w:rPr>
                <w:noProof/>
                <w:webHidden/>
              </w:rPr>
              <w:instrText xml:space="preserve"> PAGEREF _Toc211373596 \h </w:instrText>
            </w:r>
            <w:r>
              <w:rPr>
                <w:noProof/>
                <w:webHidden/>
              </w:rPr>
            </w:r>
            <w:r>
              <w:rPr>
                <w:noProof/>
                <w:webHidden/>
              </w:rPr>
              <w:fldChar w:fldCharType="separate"/>
            </w:r>
            <w:r>
              <w:rPr>
                <w:noProof/>
                <w:webHidden/>
              </w:rPr>
              <w:t>28</w:t>
            </w:r>
            <w:r>
              <w:rPr>
                <w:noProof/>
                <w:webHidden/>
              </w:rPr>
              <w:fldChar w:fldCharType="end"/>
            </w:r>
          </w:hyperlink>
        </w:p>
        <w:p w14:paraId="65B6DC6A" w14:textId="632B8683" w:rsidR="003F2546" w:rsidRDefault="003F254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11373597" w:history="1">
            <w:r w:rsidRPr="001840FA">
              <w:rPr>
                <w:rStyle w:val="Hyperlink"/>
                <w:noProof/>
              </w:rPr>
              <w:t>(5) Limitations and future directions</w:t>
            </w:r>
            <w:r>
              <w:rPr>
                <w:noProof/>
                <w:webHidden/>
              </w:rPr>
              <w:tab/>
            </w:r>
            <w:r>
              <w:rPr>
                <w:noProof/>
                <w:webHidden/>
              </w:rPr>
              <w:fldChar w:fldCharType="begin"/>
            </w:r>
            <w:r>
              <w:rPr>
                <w:noProof/>
                <w:webHidden/>
              </w:rPr>
              <w:instrText xml:space="preserve"> PAGEREF _Toc211373597 \h </w:instrText>
            </w:r>
            <w:r>
              <w:rPr>
                <w:noProof/>
                <w:webHidden/>
              </w:rPr>
            </w:r>
            <w:r>
              <w:rPr>
                <w:noProof/>
                <w:webHidden/>
              </w:rPr>
              <w:fldChar w:fldCharType="separate"/>
            </w:r>
            <w:r>
              <w:rPr>
                <w:noProof/>
                <w:webHidden/>
              </w:rPr>
              <w:t>29</w:t>
            </w:r>
            <w:r>
              <w:rPr>
                <w:noProof/>
                <w:webHidden/>
              </w:rPr>
              <w:fldChar w:fldCharType="end"/>
            </w:r>
          </w:hyperlink>
        </w:p>
        <w:p w14:paraId="3332BCBA" w14:textId="42ECBF9F" w:rsidR="003F2546" w:rsidRDefault="003F2546">
          <w:pPr>
            <w:pStyle w:val="TOC1"/>
            <w:tabs>
              <w:tab w:val="right" w:leader="dot" w:pos="9016"/>
            </w:tabs>
            <w:rPr>
              <w:rFonts w:asciiTheme="minorHAnsi" w:eastAsiaTheme="minorEastAsia" w:hAnsiTheme="minorHAnsi" w:cstheme="minorBidi"/>
              <w:bCs w:val="0"/>
              <w:iCs w:val="0"/>
              <w:noProof/>
              <w:kern w:val="2"/>
              <w:lang w:eastAsia="en-GB"/>
              <w14:ligatures w14:val="standardContextual"/>
            </w:rPr>
          </w:pPr>
          <w:hyperlink w:anchor="_Toc211373598" w:history="1">
            <w:r w:rsidRPr="001840FA">
              <w:rPr>
                <w:rStyle w:val="Hyperlink"/>
                <w:noProof/>
              </w:rPr>
              <w:t>V. CONCLUSIONS</w:t>
            </w:r>
            <w:r>
              <w:rPr>
                <w:noProof/>
                <w:webHidden/>
              </w:rPr>
              <w:tab/>
            </w:r>
            <w:r>
              <w:rPr>
                <w:noProof/>
                <w:webHidden/>
              </w:rPr>
              <w:fldChar w:fldCharType="begin"/>
            </w:r>
            <w:r>
              <w:rPr>
                <w:noProof/>
                <w:webHidden/>
              </w:rPr>
              <w:instrText xml:space="preserve"> PAGEREF _Toc211373598 \h </w:instrText>
            </w:r>
            <w:r>
              <w:rPr>
                <w:noProof/>
                <w:webHidden/>
              </w:rPr>
            </w:r>
            <w:r>
              <w:rPr>
                <w:noProof/>
                <w:webHidden/>
              </w:rPr>
              <w:fldChar w:fldCharType="separate"/>
            </w:r>
            <w:r>
              <w:rPr>
                <w:noProof/>
                <w:webHidden/>
              </w:rPr>
              <w:t>30</w:t>
            </w:r>
            <w:r>
              <w:rPr>
                <w:noProof/>
                <w:webHidden/>
              </w:rPr>
              <w:fldChar w:fldCharType="end"/>
            </w:r>
          </w:hyperlink>
        </w:p>
        <w:p w14:paraId="3C7F0CD4" w14:textId="402C088E" w:rsidR="003F2546" w:rsidRDefault="003F2546">
          <w:pPr>
            <w:pStyle w:val="TOC1"/>
            <w:tabs>
              <w:tab w:val="right" w:leader="dot" w:pos="9016"/>
            </w:tabs>
            <w:rPr>
              <w:rFonts w:asciiTheme="minorHAnsi" w:eastAsiaTheme="minorEastAsia" w:hAnsiTheme="minorHAnsi" w:cstheme="minorBidi"/>
              <w:bCs w:val="0"/>
              <w:iCs w:val="0"/>
              <w:noProof/>
              <w:kern w:val="2"/>
              <w:lang w:eastAsia="en-GB"/>
              <w14:ligatures w14:val="standardContextual"/>
            </w:rPr>
          </w:pPr>
          <w:hyperlink w:anchor="_Toc211373599" w:history="1">
            <w:r w:rsidRPr="001840FA">
              <w:rPr>
                <w:rStyle w:val="Hyperlink"/>
                <w:noProof/>
              </w:rPr>
              <w:t>VI. ACKNOWLEDGMENTS</w:t>
            </w:r>
            <w:r>
              <w:rPr>
                <w:noProof/>
                <w:webHidden/>
              </w:rPr>
              <w:tab/>
            </w:r>
            <w:r>
              <w:rPr>
                <w:noProof/>
                <w:webHidden/>
              </w:rPr>
              <w:fldChar w:fldCharType="begin"/>
            </w:r>
            <w:r>
              <w:rPr>
                <w:noProof/>
                <w:webHidden/>
              </w:rPr>
              <w:instrText xml:space="preserve"> PAGEREF _Toc211373599 \h </w:instrText>
            </w:r>
            <w:r>
              <w:rPr>
                <w:noProof/>
                <w:webHidden/>
              </w:rPr>
            </w:r>
            <w:r>
              <w:rPr>
                <w:noProof/>
                <w:webHidden/>
              </w:rPr>
              <w:fldChar w:fldCharType="separate"/>
            </w:r>
            <w:r>
              <w:rPr>
                <w:noProof/>
                <w:webHidden/>
              </w:rPr>
              <w:t>31</w:t>
            </w:r>
            <w:r>
              <w:rPr>
                <w:noProof/>
                <w:webHidden/>
              </w:rPr>
              <w:fldChar w:fldCharType="end"/>
            </w:r>
          </w:hyperlink>
        </w:p>
        <w:p w14:paraId="711BF203" w14:textId="64AF8316" w:rsidR="003F2546" w:rsidRDefault="003F2546">
          <w:pPr>
            <w:pStyle w:val="TOC1"/>
            <w:tabs>
              <w:tab w:val="right" w:leader="dot" w:pos="9016"/>
            </w:tabs>
            <w:rPr>
              <w:rFonts w:asciiTheme="minorHAnsi" w:eastAsiaTheme="minorEastAsia" w:hAnsiTheme="minorHAnsi" w:cstheme="minorBidi"/>
              <w:bCs w:val="0"/>
              <w:iCs w:val="0"/>
              <w:noProof/>
              <w:kern w:val="2"/>
              <w:lang w:eastAsia="en-GB"/>
              <w14:ligatures w14:val="standardContextual"/>
            </w:rPr>
          </w:pPr>
          <w:hyperlink w:anchor="_Toc211373600" w:history="1">
            <w:r w:rsidRPr="001840FA">
              <w:rPr>
                <w:rStyle w:val="Hyperlink"/>
                <w:noProof/>
              </w:rPr>
              <w:t>VII. DATA AVALIBILITY STATMENT</w:t>
            </w:r>
            <w:r>
              <w:rPr>
                <w:noProof/>
                <w:webHidden/>
              </w:rPr>
              <w:tab/>
            </w:r>
            <w:r>
              <w:rPr>
                <w:noProof/>
                <w:webHidden/>
              </w:rPr>
              <w:fldChar w:fldCharType="begin"/>
            </w:r>
            <w:r>
              <w:rPr>
                <w:noProof/>
                <w:webHidden/>
              </w:rPr>
              <w:instrText xml:space="preserve"> PAGEREF _Toc211373600 \h </w:instrText>
            </w:r>
            <w:r>
              <w:rPr>
                <w:noProof/>
                <w:webHidden/>
              </w:rPr>
            </w:r>
            <w:r>
              <w:rPr>
                <w:noProof/>
                <w:webHidden/>
              </w:rPr>
              <w:fldChar w:fldCharType="separate"/>
            </w:r>
            <w:r>
              <w:rPr>
                <w:noProof/>
                <w:webHidden/>
              </w:rPr>
              <w:t>31</w:t>
            </w:r>
            <w:r>
              <w:rPr>
                <w:noProof/>
                <w:webHidden/>
              </w:rPr>
              <w:fldChar w:fldCharType="end"/>
            </w:r>
          </w:hyperlink>
        </w:p>
        <w:p w14:paraId="2564F85B" w14:textId="68F062B9" w:rsidR="00D72B71" w:rsidRDefault="003F2546">
          <w:r>
            <w:rPr>
              <w:rFonts w:ascii="Times New Roman" w:hAnsi="Times New Roman" w:cstheme="minorHAnsi"/>
              <w:bCs/>
              <w:sz w:val="24"/>
              <w:szCs w:val="24"/>
            </w:rPr>
            <w:fldChar w:fldCharType="end"/>
          </w:r>
        </w:p>
      </w:sdtContent>
    </w:sdt>
    <w:p w14:paraId="1DBB932E" w14:textId="77777777" w:rsidR="003F2546" w:rsidRDefault="003F2546" w:rsidP="00BC7294">
      <w:pPr>
        <w:spacing w:line="480" w:lineRule="auto"/>
        <w:rPr>
          <w:rFonts w:ascii="Times New Roman" w:hAnsi="Times New Roman" w:cs="Times New Roman"/>
          <w:b/>
          <w:bCs/>
          <w:sz w:val="24"/>
          <w:szCs w:val="24"/>
          <w:lang w:val="en-US"/>
        </w:rPr>
        <w:sectPr w:rsidR="003F2546" w:rsidSect="003F2546">
          <w:pgSz w:w="11906" w:h="16838" w:code="9"/>
          <w:pgMar w:top="1440" w:right="1440" w:bottom="1440" w:left="1440" w:header="709" w:footer="709" w:gutter="0"/>
          <w:lnNumType w:countBy="1" w:restart="continuous"/>
          <w:cols w:space="708"/>
          <w:docGrid w:linePitch="360"/>
        </w:sectPr>
      </w:pPr>
    </w:p>
    <w:p w14:paraId="3067FB21" w14:textId="18CFA469" w:rsidR="004B1DDD" w:rsidRDefault="00575037" w:rsidP="00D72B71">
      <w:pPr>
        <w:pStyle w:val="Heading1"/>
      </w:pPr>
      <w:bookmarkStart w:id="7" w:name="_Toc211373575"/>
      <w:r>
        <w:lastRenderedPageBreak/>
        <w:t>I</w:t>
      </w:r>
      <w:r w:rsidR="00B36894">
        <w:t xml:space="preserve">. </w:t>
      </w:r>
      <w:r w:rsidR="004B1DDD" w:rsidRPr="00D72B71">
        <w:t>I</w:t>
      </w:r>
      <w:r w:rsidR="00B36894" w:rsidRPr="00D72B71">
        <w:t>NTRODUCTION</w:t>
      </w:r>
      <w:bookmarkEnd w:id="7"/>
      <w:r w:rsidR="00B36894">
        <w:t xml:space="preserve"> </w:t>
      </w:r>
    </w:p>
    <w:p w14:paraId="24F44425" w14:textId="73F35F80" w:rsidR="00C246DC" w:rsidRPr="00103DD0" w:rsidRDefault="00C246DC" w:rsidP="00D72B71">
      <w:pPr>
        <w:pStyle w:val="Heading2"/>
      </w:pPr>
      <w:bookmarkStart w:id="8" w:name="_Toc211373576"/>
      <w:r w:rsidRPr="00103DD0">
        <w:t xml:space="preserve">(1) </w:t>
      </w:r>
      <w:r w:rsidRPr="00D72B71">
        <w:t>Developmental stress</w:t>
      </w:r>
      <w:r w:rsidR="005E1AE7" w:rsidRPr="00D72B71">
        <w:t>ors</w:t>
      </w:r>
      <w:r w:rsidRPr="00D72B71">
        <w:t xml:space="preserve"> </w:t>
      </w:r>
      <w:r w:rsidR="005E1AE7" w:rsidRPr="00D72B71">
        <w:t xml:space="preserve">- </w:t>
      </w:r>
      <w:r w:rsidRPr="00D72B71">
        <w:t>phenotypic and fitness effects</w:t>
      </w:r>
      <w:bookmarkEnd w:id="8"/>
    </w:p>
    <w:p w14:paraId="74350441" w14:textId="5B70EFAF" w:rsidR="00E421A7" w:rsidRDefault="00C67D18" w:rsidP="00486E5D">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The developmental environment has long been recognized as a powerful force that shapes adult phenotype</w:t>
      </w:r>
      <w:r w:rsidR="00C54C3E">
        <w:rPr>
          <w:rFonts w:ascii="Times New Roman" w:hAnsi="Times New Roman" w:cs="Times New Roman"/>
          <w:sz w:val="24"/>
          <w:szCs w:val="24"/>
          <w:lang w:val="en-US"/>
        </w:rPr>
        <w:t>s</w:t>
      </w:r>
      <w:r w:rsidR="00C30229">
        <w:rPr>
          <w:rFonts w:ascii="Times New Roman" w:hAnsi="Times New Roman" w:cs="Times New Roman"/>
          <w:sz w:val="24"/>
          <w:szCs w:val="24"/>
          <w:lang w:val="en-US"/>
        </w:rPr>
        <w:t xml:space="preserve"> </w:t>
      </w:r>
      <w:r w:rsidR="00162736">
        <w:rPr>
          <w:rFonts w:ascii="Times New Roman" w:hAnsi="Times New Roman" w:cs="Times New Roman"/>
          <w:sz w:val="24"/>
          <w:szCs w:val="24"/>
          <w:lang w:val="en-US"/>
        </w:rPr>
        <w:t xml:space="preserve">and </w:t>
      </w:r>
      <w:r w:rsidR="00C54C3E">
        <w:rPr>
          <w:rFonts w:ascii="Times New Roman" w:hAnsi="Times New Roman" w:cs="Times New Roman"/>
          <w:sz w:val="24"/>
          <w:szCs w:val="24"/>
          <w:lang w:val="en-US"/>
        </w:rPr>
        <w:t xml:space="preserve">evolutionary </w:t>
      </w:r>
      <w:r w:rsidR="00162736">
        <w:rPr>
          <w:rFonts w:ascii="Times New Roman" w:hAnsi="Times New Roman" w:cs="Times New Roman"/>
          <w:sz w:val="24"/>
          <w:szCs w:val="24"/>
          <w:lang w:val="en-US"/>
        </w:rPr>
        <w:t xml:space="preserve">fitness </w:t>
      </w:r>
      <w:r w:rsidR="00C30229">
        <w:rPr>
          <w:rFonts w:ascii="Times New Roman" w:hAnsi="Times New Roman" w:cs="Times New Roman"/>
          <w:sz w:val="24"/>
          <w:szCs w:val="24"/>
          <w:lang w:val="en-US"/>
        </w:rPr>
        <w:fldChar w:fldCharType="begin">
          <w:fldData xml:space="preserve">PEVuZE5vdGU+PENpdGU+PEF1dGhvcj5Nb3Vzc2VhdTwvQXV0aG9yPjxZZWFyPjE5OTg8L1llYXI+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==
</w:fldData>
        </w:fldChar>
      </w:r>
      <w:r w:rsidR="00427FD1">
        <w:rPr>
          <w:rFonts w:ascii="Times New Roman" w:hAnsi="Times New Roman" w:cs="Times New Roman"/>
          <w:sz w:val="24"/>
          <w:szCs w:val="24"/>
          <w:lang w:val="en-US"/>
        </w:rPr>
        <w:instrText xml:space="preserve"> ADDIN EN.CITE </w:instrText>
      </w:r>
      <w:r w:rsidR="00427FD1">
        <w:rPr>
          <w:rFonts w:ascii="Times New Roman" w:hAnsi="Times New Roman" w:cs="Times New Roman"/>
          <w:sz w:val="24"/>
          <w:szCs w:val="24"/>
          <w:lang w:val="en-US"/>
        </w:rPr>
        <w:fldChar w:fldCharType="begin">
          <w:fldData xml:space="preserve">PEVuZE5vdGU+PENpdGU+PEF1dGhvcj5Nb3Vzc2VhdTwvQXV0aG9yPjxZZWFyPjE5OTg8L1llYXI+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==
</w:fldData>
        </w:fldChar>
      </w:r>
      <w:r w:rsidR="00427FD1">
        <w:rPr>
          <w:rFonts w:ascii="Times New Roman" w:hAnsi="Times New Roman" w:cs="Times New Roman"/>
          <w:sz w:val="24"/>
          <w:szCs w:val="24"/>
          <w:lang w:val="en-US"/>
        </w:rPr>
        <w:instrText xml:space="preserve"> ADDIN EN.CITE.DATA </w:instrText>
      </w:r>
      <w:r w:rsidR="00427FD1">
        <w:rPr>
          <w:rFonts w:ascii="Times New Roman" w:hAnsi="Times New Roman" w:cs="Times New Roman"/>
          <w:sz w:val="24"/>
          <w:szCs w:val="24"/>
          <w:lang w:val="en-US"/>
        </w:rPr>
      </w:r>
      <w:r w:rsidR="00427FD1">
        <w:rPr>
          <w:rFonts w:ascii="Times New Roman" w:hAnsi="Times New Roman" w:cs="Times New Roman"/>
          <w:sz w:val="24"/>
          <w:szCs w:val="24"/>
          <w:lang w:val="en-US"/>
        </w:rPr>
        <w:fldChar w:fldCharType="end"/>
      </w:r>
      <w:r w:rsidR="00C30229">
        <w:rPr>
          <w:rFonts w:ascii="Times New Roman" w:hAnsi="Times New Roman" w:cs="Times New Roman"/>
          <w:sz w:val="24"/>
          <w:szCs w:val="24"/>
          <w:lang w:val="en-US"/>
        </w:rPr>
      </w:r>
      <w:r w:rsidR="00C30229">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(Mousseau &amp; Fox, 1998; Sheldon, 2002; Stamps, 2003; Lindstrom, 1999)</w:t>
      </w:r>
      <w:r w:rsidR="00C30229">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r w:rsidR="00BC5D12">
        <w:rPr>
          <w:rFonts w:ascii="Times New Roman" w:hAnsi="Times New Roman" w:cs="Times New Roman"/>
          <w:sz w:val="24"/>
          <w:szCs w:val="24"/>
          <w:lang w:val="en-US"/>
        </w:rPr>
        <w:t xml:space="preserve">In </w:t>
      </w:r>
      <w:r w:rsidR="00C54C3E">
        <w:rPr>
          <w:rFonts w:ascii="Times New Roman" w:hAnsi="Times New Roman" w:cs="Times New Roman"/>
          <w:sz w:val="24"/>
          <w:szCs w:val="24"/>
          <w:lang w:val="en-US"/>
        </w:rPr>
        <w:t>many taxa</w:t>
      </w:r>
      <w:r w:rsidR="00BC5D12">
        <w:rPr>
          <w:rFonts w:ascii="Times New Roman" w:hAnsi="Times New Roman" w:cs="Times New Roman"/>
          <w:sz w:val="24"/>
          <w:szCs w:val="24"/>
          <w:lang w:val="en-US"/>
        </w:rPr>
        <w:t>,</w:t>
      </w:r>
      <w:r w:rsidR="00C30229">
        <w:rPr>
          <w:rFonts w:ascii="Times New Roman" w:hAnsi="Times New Roman" w:cs="Times New Roman"/>
          <w:sz w:val="24"/>
          <w:szCs w:val="24"/>
          <w:lang w:val="en-US"/>
        </w:rPr>
        <w:t xml:space="preserve"> </w:t>
      </w:r>
      <w:r w:rsidR="00A45233">
        <w:rPr>
          <w:rFonts w:ascii="Times New Roman" w:hAnsi="Times New Roman" w:cs="Times New Roman"/>
          <w:sz w:val="24"/>
          <w:szCs w:val="24"/>
          <w:lang w:val="en-US"/>
        </w:rPr>
        <w:t xml:space="preserve">the environment in which an individual develops </w:t>
      </w:r>
      <w:r w:rsidR="00C30229">
        <w:rPr>
          <w:rFonts w:ascii="Times New Roman" w:hAnsi="Times New Roman" w:cs="Times New Roman"/>
          <w:sz w:val="24"/>
          <w:szCs w:val="24"/>
          <w:lang w:val="en-US"/>
        </w:rPr>
        <w:t xml:space="preserve">can </w:t>
      </w:r>
      <w:r w:rsidR="007E069D">
        <w:rPr>
          <w:rFonts w:ascii="Times New Roman" w:hAnsi="Times New Roman" w:cs="Times New Roman"/>
          <w:sz w:val="24"/>
          <w:szCs w:val="24"/>
          <w:lang w:val="en-US"/>
        </w:rPr>
        <w:t>shape</w:t>
      </w:r>
      <w:r w:rsidR="00C30229">
        <w:rPr>
          <w:rFonts w:ascii="Times New Roman" w:hAnsi="Times New Roman" w:cs="Times New Roman"/>
          <w:sz w:val="24"/>
          <w:szCs w:val="24"/>
          <w:lang w:val="en-US"/>
        </w:rPr>
        <w:t xml:space="preserve"> </w:t>
      </w:r>
      <w:r w:rsidR="00247DE7">
        <w:rPr>
          <w:rFonts w:ascii="Times New Roman" w:hAnsi="Times New Roman" w:cs="Times New Roman"/>
          <w:sz w:val="24"/>
          <w:szCs w:val="24"/>
          <w:lang w:val="en-US"/>
        </w:rPr>
        <w:t>morphology</w:t>
      </w:r>
      <w:r w:rsidR="007E069D">
        <w:rPr>
          <w:rFonts w:ascii="Times New Roman" w:hAnsi="Times New Roman" w:cs="Times New Roman"/>
          <w:sz w:val="24"/>
          <w:szCs w:val="24"/>
          <w:lang w:val="en-US"/>
        </w:rPr>
        <w:t>,</w:t>
      </w:r>
      <w:r w:rsidR="00C30229">
        <w:rPr>
          <w:rFonts w:ascii="Times New Roman" w:hAnsi="Times New Roman" w:cs="Times New Roman"/>
          <w:sz w:val="24"/>
          <w:szCs w:val="24"/>
          <w:lang w:val="en-US"/>
        </w:rPr>
        <w:t xml:space="preserve"> </w:t>
      </w:r>
      <w:r w:rsidR="00247DE7">
        <w:rPr>
          <w:rFonts w:ascii="Times New Roman" w:hAnsi="Times New Roman" w:cs="Times New Roman"/>
          <w:sz w:val="24"/>
          <w:szCs w:val="24"/>
          <w:lang w:val="en-US"/>
        </w:rPr>
        <w:t>physiology</w:t>
      </w:r>
      <w:r w:rsidR="00C30229">
        <w:rPr>
          <w:rFonts w:ascii="Times New Roman" w:hAnsi="Times New Roman" w:cs="Times New Roman"/>
          <w:sz w:val="24"/>
          <w:szCs w:val="24"/>
          <w:lang w:val="en-US"/>
        </w:rPr>
        <w:t xml:space="preserve">, performance, </w:t>
      </w:r>
      <w:r w:rsidR="007E069D">
        <w:rPr>
          <w:rFonts w:ascii="Times New Roman" w:hAnsi="Times New Roman" w:cs="Times New Roman"/>
          <w:sz w:val="24"/>
          <w:szCs w:val="24"/>
          <w:lang w:val="en-US"/>
        </w:rPr>
        <w:t xml:space="preserve">and </w:t>
      </w:r>
      <w:r w:rsidR="00C30229">
        <w:rPr>
          <w:rFonts w:ascii="Times New Roman" w:hAnsi="Times New Roman" w:cs="Times New Roman"/>
          <w:sz w:val="24"/>
          <w:szCs w:val="24"/>
          <w:lang w:val="en-US"/>
        </w:rPr>
        <w:t>behavior</w:t>
      </w:r>
      <w:r w:rsidR="007E069D">
        <w:rPr>
          <w:rFonts w:ascii="Times New Roman" w:hAnsi="Times New Roman" w:cs="Times New Roman"/>
          <w:sz w:val="24"/>
          <w:szCs w:val="24"/>
          <w:lang w:val="en-US"/>
        </w:rPr>
        <w:t xml:space="preserve">al traits with consequences </w:t>
      </w:r>
      <w:r w:rsidR="00C54C3E">
        <w:rPr>
          <w:rFonts w:ascii="Times New Roman" w:hAnsi="Times New Roman" w:cs="Times New Roman"/>
          <w:sz w:val="24"/>
          <w:szCs w:val="24"/>
          <w:lang w:val="en-US"/>
        </w:rPr>
        <w:t xml:space="preserve">for </w:t>
      </w:r>
      <w:r w:rsidR="00162736">
        <w:rPr>
          <w:rFonts w:ascii="Times New Roman" w:hAnsi="Times New Roman" w:cs="Times New Roman"/>
          <w:sz w:val="24"/>
          <w:szCs w:val="24"/>
          <w:lang w:val="en-US"/>
        </w:rPr>
        <w:t xml:space="preserve">reproductive success and survival </w:t>
      </w:r>
      <w:r w:rsidR="00A943B5">
        <w:rPr>
          <w:rFonts w:ascii="Times New Roman" w:hAnsi="Times New Roman" w:cs="Times New Roman"/>
          <w:sz w:val="24"/>
          <w:szCs w:val="24"/>
          <w:lang w:val="en-US"/>
        </w:rPr>
        <w:fldChar w:fldCharType="begin">
          <w:fldData xml:space="preserve">PEVuZE5vdGU+PENpdGU+PEF1dGhvcj5Ob2JsZTwvQXV0aG9yPjxZZWFyPjIwMTg8L1llYXI+PFJl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</w:fldData>
        </w:fldChar>
      </w:r>
      <w:r w:rsidR="00427FD1">
        <w:rPr>
          <w:rFonts w:ascii="Times New Roman" w:hAnsi="Times New Roman" w:cs="Times New Roman"/>
          <w:sz w:val="24"/>
          <w:szCs w:val="24"/>
          <w:lang w:val="en-US"/>
        </w:rPr>
        <w:instrText xml:space="preserve"> ADDIN EN.CITE </w:instrText>
      </w:r>
      <w:r w:rsidR="00427FD1">
        <w:rPr>
          <w:rFonts w:ascii="Times New Roman" w:hAnsi="Times New Roman" w:cs="Times New Roman"/>
          <w:sz w:val="24"/>
          <w:szCs w:val="24"/>
          <w:lang w:val="en-US"/>
        </w:rPr>
        <w:fldChar w:fldCharType="begin">
          <w:fldData xml:space="preserve">PEVuZE5vdGU+PENpdGU+PEF1dGhvcj5Ob2JsZTwvQXV0aG9yPjxZZWFyPjIwMTg8L1llYXI+PFJl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</w:fldData>
        </w:fldChar>
      </w:r>
      <w:r w:rsidR="00427FD1">
        <w:rPr>
          <w:rFonts w:ascii="Times New Roman" w:hAnsi="Times New Roman" w:cs="Times New Roman"/>
          <w:sz w:val="24"/>
          <w:szCs w:val="24"/>
          <w:lang w:val="en-US"/>
        </w:rPr>
        <w:instrText xml:space="preserve"> ADDIN EN.CITE.DATA </w:instrText>
      </w:r>
      <w:r w:rsidR="00427FD1">
        <w:rPr>
          <w:rFonts w:ascii="Times New Roman" w:hAnsi="Times New Roman" w:cs="Times New Roman"/>
          <w:sz w:val="24"/>
          <w:szCs w:val="24"/>
          <w:lang w:val="en-US"/>
        </w:rPr>
      </w:r>
      <w:r w:rsidR="00427FD1">
        <w:rPr>
          <w:rFonts w:ascii="Times New Roman" w:hAnsi="Times New Roman" w:cs="Times New Roman"/>
          <w:sz w:val="24"/>
          <w:szCs w:val="24"/>
          <w:lang w:val="en-US"/>
        </w:rPr>
        <w:fldChar w:fldCharType="end"/>
      </w:r>
      <w:r w:rsidR="00A943B5">
        <w:rPr>
          <w:rFonts w:ascii="Times New Roman" w:hAnsi="Times New Roman" w:cs="Times New Roman"/>
          <w:sz w:val="24"/>
          <w:szCs w:val="24"/>
          <w:lang w:val="en-US"/>
        </w:rPr>
      </w:r>
      <w:r w:rsidR="00A943B5">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(Noble, Stenhouse &amp; Schwanz, 2018; Eyck</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2019; Lu</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2019; O'Dea</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2019; Buchanan</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2004; Crino &amp; Breuner, 2015)</w:t>
      </w:r>
      <w:r w:rsidR="00A943B5">
        <w:rPr>
          <w:rFonts w:ascii="Times New Roman" w:hAnsi="Times New Roman" w:cs="Times New Roman"/>
          <w:sz w:val="24"/>
          <w:szCs w:val="24"/>
          <w:lang w:val="en-US"/>
        </w:rPr>
        <w:fldChar w:fldCharType="end"/>
      </w:r>
      <w:r w:rsidR="00C30229">
        <w:rPr>
          <w:rFonts w:ascii="Times New Roman" w:hAnsi="Times New Roman" w:cs="Times New Roman"/>
          <w:sz w:val="24"/>
          <w:szCs w:val="24"/>
          <w:lang w:val="en-US"/>
        </w:rPr>
        <w:t xml:space="preserve">. </w:t>
      </w:r>
      <w:r w:rsidR="00DA66B5">
        <w:rPr>
          <w:rFonts w:ascii="Times New Roman" w:hAnsi="Times New Roman" w:cs="Times New Roman"/>
          <w:sz w:val="24"/>
          <w:szCs w:val="24"/>
          <w:lang w:val="en-US"/>
        </w:rPr>
        <w:t xml:space="preserve">Furthermore, </w:t>
      </w:r>
      <w:r w:rsidR="00BC5D12">
        <w:rPr>
          <w:rFonts w:ascii="Times New Roman" w:hAnsi="Times New Roman" w:cs="Times New Roman"/>
          <w:sz w:val="24"/>
          <w:szCs w:val="24"/>
          <w:lang w:val="en-US"/>
        </w:rPr>
        <w:t>the</w:t>
      </w:r>
      <w:r w:rsidR="00DA66B5">
        <w:rPr>
          <w:rFonts w:ascii="Times New Roman" w:hAnsi="Times New Roman" w:cs="Times New Roman"/>
          <w:sz w:val="24"/>
          <w:szCs w:val="24"/>
          <w:lang w:val="en-US"/>
        </w:rPr>
        <w:t xml:space="preserve"> developmental conditions experienced in one generation can </w:t>
      </w:r>
      <w:r w:rsidR="00BC5D12">
        <w:rPr>
          <w:rFonts w:ascii="Times New Roman" w:hAnsi="Times New Roman" w:cs="Times New Roman"/>
          <w:sz w:val="24"/>
          <w:szCs w:val="24"/>
          <w:lang w:val="en-US"/>
        </w:rPr>
        <w:t>influence</w:t>
      </w:r>
      <w:r w:rsidR="00DA66B5">
        <w:rPr>
          <w:rFonts w:ascii="Times New Roman" w:hAnsi="Times New Roman" w:cs="Times New Roman"/>
          <w:sz w:val="24"/>
          <w:szCs w:val="24"/>
          <w:lang w:val="en-US"/>
        </w:rPr>
        <w:t xml:space="preserve"> future generations </w:t>
      </w:r>
      <w:r w:rsidR="00E421A7">
        <w:rPr>
          <w:rFonts w:ascii="Times New Roman" w:hAnsi="Times New Roman" w:cs="Times New Roman"/>
          <w:sz w:val="24"/>
          <w:szCs w:val="24"/>
          <w:lang w:val="en-US"/>
        </w:rPr>
        <w:t xml:space="preserve">through </w:t>
      </w:r>
      <w:r w:rsidR="00BC5D12">
        <w:rPr>
          <w:rFonts w:ascii="Times New Roman" w:hAnsi="Times New Roman" w:cs="Times New Roman"/>
          <w:sz w:val="24"/>
          <w:szCs w:val="24"/>
          <w:lang w:val="en-US"/>
        </w:rPr>
        <w:t xml:space="preserve">non-genetic </w:t>
      </w:r>
      <w:r w:rsidR="00E421A7">
        <w:rPr>
          <w:rFonts w:ascii="Times New Roman" w:hAnsi="Times New Roman" w:cs="Times New Roman"/>
          <w:sz w:val="24"/>
          <w:szCs w:val="24"/>
          <w:lang w:val="en-US"/>
        </w:rPr>
        <w:t xml:space="preserve">parental effects and </w:t>
      </w:r>
      <w:r w:rsidR="00C54C3E">
        <w:rPr>
          <w:rFonts w:ascii="Times New Roman" w:hAnsi="Times New Roman" w:cs="Times New Roman"/>
          <w:sz w:val="24"/>
          <w:szCs w:val="24"/>
          <w:lang w:val="en-US"/>
        </w:rPr>
        <w:t xml:space="preserve">heritable </w:t>
      </w:r>
      <w:r w:rsidR="00E421A7">
        <w:rPr>
          <w:rFonts w:ascii="Times New Roman" w:hAnsi="Times New Roman" w:cs="Times New Roman"/>
          <w:sz w:val="24"/>
          <w:szCs w:val="24"/>
          <w:lang w:val="en-US"/>
        </w:rPr>
        <w:t xml:space="preserve">changes in gene expression related to histone methylation and other epigenetic modifications </w:t>
      </w:r>
      <w:r w:rsidR="00A72701">
        <w:rPr>
          <w:rFonts w:ascii="Times New Roman" w:hAnsi="Times New Roman" w:cs="Times New Roman"/>
          <w:sz w:val="24"/>
          <w:szCs w:val="24"/>
          <w:lang w:val="en-US"/>
        </w:rPr>
        <w:fldChar w:fldCharType="begin">
          <w:fldData xml:space="preserve">PEVuZE5vdGU+PENpdGU+PEF1dGhvcj5MZWdvZmY8L0F1dGhvcj48WWVhcj4yMDE5PC9ZZWFyPjxS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==
</w:fldData>
        </w:fldChar>
      </w:r>
      <w:r w:rsidR="00427FD1">
        <w:rPr>
          <w:rFonts w:ascii="Times New Roman" w:hAnsi="Times New Roman" w:cs="Times New Roman"/>
          <w:sz w:val="24"/>
          <w:szCs w:val="24"/>
          <w:lang w:val="en-US"/>
        </w:rPr>
        <w:instrText xml:space="preserve"> ADDIN EN.CITE </w:instrText>
      </w:r>
      <w:r w:rsidR="00427FD1">
        <w:rPr>
          <w:rFonts w:ascii="Times New Roman" w:hAnsi="Times New Roman" w:cs="Times New Roman"/>
          <w:sz w:val="24"/>
          <w:szCs w:val="24"/>
          <w:lang w:val="en-US"/>
        </w:rPr>
        <w:fldChar w:fldCharType="begin">
          <w:fldData xml:space="preserve">PEVuZE5vdGU+PENpdGU+PEF1dGhvcj5MZWdvZmY8L0F1dGhvcj48WWVhcj4yMDE5PC9ZZWFyPjxS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==
</w:fldData>
        </w:fldChar>
      </w:r>
      <w:r w:rsidR="00427FD1">
        <w:rPr>
          <w:rFonts w:ascii="Times New Roman" w:hAnsi="Times New Roman" w:cs="Times New Roman"/>
          <w:sz w:val="24"/>
          <w:szCs w:val="24"/>
          <w:lang w:val="en-US"/>
        </w:rPr>
        <w:instrText xml:space="preserve"> ADDIN EN.CITE.DATA </w:instrText>
      </w:r>
      <w:r w:rsidR="00427FD1">
        <w:rPr>
          <w:rFonts w:ascii="Times New Roman" w:hAnsi="Times New Roman" w:cs="Times New Roman"/>
          <w:sz w:val="24"/>
          <w:szCs w:val="24"/>
          <w:lang w:val="en-US"/>
        </w:rPr>
      </w:r>
      <w:r w:rsidR="00427FD1">
        <w:rPr>
          <w:rFonts w:ascii="Times New Roman" w:hAnsi="Times New Roman" w:cs="Times New Roman"/>
          <w:sz w:val="24"/>
          <w:szCs w:val="24"/>
          <w:lang w:val="en-US"/>
        </w:rPr>
        <w:fldChar w:fldCharType="end"/>
      </w:r>
      <w:r w:rsidR="00A72701">
        <w:rPr>
          <w:rFonts w:ascii="Times New Roman" w:hAnsi="Times New Roman" w:cs="Times New Roman"/>
          <w:sz w:val="24"/>
          <w:szCs w:val="24"/>
          <w:lang w:val="en-US"/>
        </w:rPr>
      </w:r>
      <w:r w:rsidR="00A72701">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(transgenerational effects; Legoff</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2019; Ruuskanen, 2024)</w:t>
      </w:r>
      <w:r w:rsidR="00A72701">
        <w:rPr>
          <w:rFonts w:ascii="Times New Roman" w:hAnsi="Times New Roman" w:cs="Times New Roman"/>
          <w:sz w:val="24"/>
          <w:szCs w:val="24"/>
          <w:lang w:val="en-US"/>
        </w:rPr>
        <w:fldChar w:fldCharType="end"/>
      </w:r>
      <w:r w:rsidR="00DA66B5">
        <w:rPr>
          <w:rFonts w:ascii="Times New Roman" w:hAnsi="Times New Roman" w:cs="Times New Roman"/>
          <w:sz w:val="24"/>
          <w:szCs w:val="24"/>
          <w:lang w:val="en-US"/>
        </w:rPr>
        <w:t xml:space="preserve">. </w:t>
      </w:r>
      <w:r w:rsidR="00B04012">
        <w:rPr>
          <w:rFonts w:ascii="Times New Roman" w:hAnsi="Times New Roman" w:cs="Times New Roman"/>
          <w:sz w:val="24"/>
          <w:szCs w:val="24"/>
          <w:lang w:val="en-US"/>
        </w:rPr>
        <w:t xml:space="preserve">Overall, </w:t>
      </w:r>
      <w:r w:rsidR="00247DE7">
        <w:rPr>
          <w:rFonts w:ascii="Times New Roman" w:hAnsi="Times New Roman" w:cs="Times New Roman"/>
          <w:sz w:val="24"/>
          <w:szCs w:val="24"/>
          <w:lang w:val="en-US"/>
        </w:rPr>
        <w:t>the environment during development</w:t>
      </w:r>
      <w:r w:rsidR="00B04012">
        <w:rPr>
          <w:rFonts w:ascii="Times New Roman" w:hAnsi="Times New Roman" w:cs="Times New Roman"/>
          <w:sz w:val="24"/>
          <w:szCs w:val="24"/>
          <w:lang w:val="en-US"/>
        </w:rPr>
        <w:t xml:space="preserve"> can </w:t>
      </w:r>
      <w:r w:rsidR="00BC5D12">
        <w:rPr>
          <w:rFonts w:ascii="Times New Roman" w:hAnsi="Times New Roman" w:cs="Times New Roman"/>
          <w:sz w:val="24"/>
          <w:szCs w:val="24"/>
          <w:lang w:val="en-US"/>
        </w:rPr>
        <w:t>affect</w:t>
      </w:r>
      <w:r w:rsidR="00B04012">
        <w:rPr>
          <w:rFonts w:ascii="Times New Roman" w:hAnsi="Times New Roman" w:cs="Times New Roman"/>
          <w:sz w:val="24"/>
          <w:szCs w:val="24"/>
          <w:lang w:val="en-US"/>
        </w:rPr>
        <w:t xml:space="preserve"> individual fitness</w:t>
      </w:r>
      <w:r w:rsidR="00BC5D12">
        <w:rPr>
          <w:rFonts w:ascii="Times New Roman" w:hAnsi="Times New Roman" w:cs="Times New Roman"/>
          <w:sz w:val="24"/>
          <w:szCs w:val="24"/>
          <w:lang w:val="en-US"/>
        </w:rPr>
        <w:t xml:space="preserve">, which in </w:t>
      </w:r>
      <w:r w:rsidR="00BD52C6">
        <w:rPr>
          <w:rFonts w:ascii="Times New Roman" w:hAnsi="Times New Roman" w:cs="Times New Roman"/>
          <w:sz w:val="24"/>
          <w:szCs w:val="24"/>
          <w:lang w:val="en-US"/>
        </w:rPr>
        <w:t xml:space="preserve">turn alters </w:t>
      </w:r>
      <w:r w:rsidR="00B04012">
        <w:rPr>
          <w:rFonts w:ascii="Times New Roman" w:hAnsi="Times New Roman" w:cs="Times New Roman"/>
          <w:sz w:val="24"/>
          <w:szCs w:val="24"/>
          <w:lang w:val="en-US"/>
        </w:rPr>
        <w:t xml:space="preserve">population-level </w:t>
      </w:r>
      <w:r w:rsidR="0040603A">
        <w:rPr>
          <w:rFonts w:ascii="Times New Roman" w:hAnsi="Times New Roman" w:cs="Times New Roman"/>
          <w:sz w:val="24"/>
          <w:szCs w:val="24"/>
          <w:lang w:val="en-US"/>
        </w:rPr>
        <w:t xml:space="preserve">dynamics </w:t>
      </w:r>
      <w:r w:rsidR="00216CF3">
        <w:rPr>
          <w:rFonts w:ascii="Times New Roman" w:hAnsi="Times New Roman" w:cs="Times New Roman"/>
          <w:sz w:val="24"/>
          <w:szCs w:val="24"/>
          <w:lang w:val="en-US"/>
        </w:rPr>
        <w:t xml:space="preserve">and </w:t>
      </w:r>
      <w:r w:rsidR="00BD52C6">
        <w:rPr>
          <w:rFonts w:ascii="Times New Roman" w:hAnsi="Times New Roman" w:cs="Times New Roman"/>
          <w:sz w:val="24"/>
          <w:szCs w:val="24"/>
          <w:lang w:val="en-US"/>
        </w:rPr>
        <w:t>shapes</w:t>
      </w:r>
      <w:r w:rsidR="00822963">
        <w:rPr>
          <w:rFonts w:ascii="Times New Roman" w:hAnsi="Times New Roman" w:cs="Times New Roman"/>
          <w:sz w:val="24"/>
          <w:szCs w:val="24"/>
          <w:lang w:val="en-US"/>
        </w:rPr>
        <w:t xml:space="preserve"> ecological and</w:t>
      </w:r>
      <w:r w:rsidR="00216CF3">
        <w:rPr>
          <w:rFonts w:ascii="Times New Roman" w:hAnsi="Times New Roman" w:cs="Times New Roman"/>
          <w:sz w:val="24"/>
          <w:szCs w:val="24"/>
          <w:lang w:val="en-US"/>
        </w:rPr>
        <w:t xml:space="preserve"> evolutionary </w:t>
      </w:r>
      <w:r w:rsidR="00822963">
        <w:rPr>
          <w:rFonts w:ascii="Times New Roman" w:hAnsi="Times New Roman" w:cs="Times New Roman"/>
          <w:sz w:val="24"/>
          <w:szCs w:val="24"/>
          <w:lang w:val="en-US"/>
        </w:rPr>
        <w:t>patterns</w:t>
      </w:r>
      <w:r w:rsidR="00216CF3">
        <w:rPr>
          <w:rFonts w:ascii="Times New Roman" w:hAnsi="Times New Roman" w:cs="Times New Roman"/>
          <w:sz w:val="24"/>
          <w:szCs w:val="24"/>
          <w:lang w:val="en-US"/>
        </w:rPr>
        <w:t xml:space="preserve"> </w:t>
      </w:r>
      <w:r w:rsidR="00D55235">
        <w:rPr>
          <w:rFonts w:ascii="Times New Roman" w:hAnsi="Times New Roman" w:cs="Times New Roman"/>
          <w:sz w:val="24"/>
          <w:szCs w:val="24"/>
          <w:lang w:val="en-US"/>
        </w:rPr>
        <w:fldChar w:fldCharType="begin">
          <w:fldData xml:space="preserve">PEVuZE5vdGU+PENpdGU+PEF1dGhvcj5Mb3ZlPC9BdXRob3I+PFllYXI+MjAxMzwvWWVhcj48UmVj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PEVuZE5vdGU+PENpdGU+PEF1dGhvcj5Mb3ZlPC9BdXRob3I+PFllYXI+MjAxMzwvWWVhcj48UmVj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D55235">
        <w:rPr>
          <w:rFonts w:ascii="Times New Roman" w:hAnsi="Times New Roman" w:cs="Times New Roman"/>
          <w:sz w:val="24"/>
          <w:szCs w:val="24"/>
          <w:lang w:val="en-US"/>
        </w:rPr>
      </w:r>
      <w:r w:rsidR="00D55235">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(Love, McGowan &amp; Sheriff, 2013; Monaghan, 2008; Chaby, 2016)</w:t>
      </w:r>
      <w:r w:rsidR="00D55235">
        <w:rPr>
          <w:rFonts w:ascii="Times New Roman" w:hAnsi="Times New Roman" w:cs="Times New Roman"/>
          <w:sz w:val="24"/>
          <w:szCs w:val="24"/>
          <w:lang w:val="en-US"/>
        </w:rPr>
        <w:fldChar w:fldCharType="end"/>
      </w:r>
      <w:r w:rsidR="00B04012">
        <w:rPr>
          <w:rFonts w:ascii="Times New Roman" w:hAnsi="Times New Roman" w:cs="Times New Roman"/>
          <w:sz w:val="24"/>
          <w:szCs w:val="24"/>
          <w:lang w:val="en-US"/>
        </w:rPr>
        <w:t xml:space="preserve">. </w:t>
      </w:r>
    </w:p>
    <w:p w14:paraId="1CA8CDB1" w14:textId="6E089F13" w:rsidR="00DD1F7D" w:rsidRDefault="00D5309B" w:rsidP="008F6968">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Developmental effects have </w:t>
      </w:r>
      <w:r w:rsidR="00E421A7">
        <w:rPr>
          <w:rFonts w:ascii="Times New Roman" w:hAnsi="Times New Roman" w:cs="Times New Roman"/>
          <w:sz w:val="24"/>
          <w:szCs w:val="24"/>
          <w:lang w:val="en-US"/>
        </w:rPr>
        <w:t xml:space="preserve">been </w:t>
      </w:r>
      <w:r>
        <w:rPr>
          <w:rFonts w:ascii="Times New Roman" w:hAnsi="Times New Roman" w:cs="Times New Roman"/>
          <w:sz w:val="24"/>
          <w:szCs w:val="24"/>
          <w:lang w:val="en-US"/>
        </w:rPr>
        <w:t xml:space="preserve">extensively </w:t>
      </w:r>
      <w:r w:rsidR="00E421A7">
        <w:rPr>
          <w:rFonts w:ascii="Times New Roman" w:hAnsi="Times New Roman" w:cs="Times New Roman"/>
          <w:sz w:val="24"/>
          <w:szCs w:val="24"/>
          <w:lang w:val="en-US"/>
        </w:rPr>
        <w:t xml:space="preserve">studied in vertebrates </w:t>
      </w:r>
      <w:r w:rsidR="00160356">
        <w:rPr>
          <w:rFonts w:ascii="Times New Roman" w:hAnsi="Times New Roman" w:cs="Times New Roman"/>
          <w:sz w:val="24"/>
          <w:szCs w:val="24"/>
          <w:lang w:val="en-US"/>
        </w:rPr>
        <w:t>in the context</w:t>
      </w:r>
      <w:r w:rsidR="00E421A7">
        <w:rPr>
          <w:rFonts w:ascii="Times New Roman" w:hAnsi="Times New Roman" w:cs="Times New Roman"/>
          <w:sz w:val="24"/>
          <w:szCs w:val="24"/>
          <w:lang w:val="en-US"/>
        </w:rPr>
        <w:t xml:space="preserve"> of developmental stress</w:t>
      </w:r>
      <w:r w:rsidR="00E10305">
        <w:rPr>
          <w:rFonts w:ascii="Times New Roman" w:hAnsi="Times New Roman" w:cs="Times New Roman"/>
          <w:sz w:val="24"/>
          <w:szCs w:val="24"/>
          <w:lang w:val="en-US"/>
        </w:rPr>
        <w:t>ors</w:t>
      </w:r>
      <w:r w:rsidR="00B04012">
        <w:rPr>
          <w:rFonts w:ascii="Times New Roman" w:hAnsi="Times New Roman" w:cs="Times New Roman"/>
          <w:sz w:val="24"/>
          <w:szCs w:val="24"/>
          <w:lang w:val="en-US"/>
        </w:rPr>
        <w:t xml:space="preserve"> </w:t>
      </w:r>
      <w:r w:rsidR="00D55235">
        <w:rPr>
          <w:rFonts w:ascii="Times New Roman" w:hAnsi="Times New Roman" w:cs="Times New Roman"/>
          <w:sz w:val="24"/>
          <w:szCs w:val="24"/>
          <w:lang w:val="en-US"/>
        </w:rPr>
        <w:fldChar w:fldCharType="begin">
          <w:fldData xml:space="preserve">PEVuZE5vdGU+PENpdGU+PEF1dGhvcj5XYWRhPC9BdXRob3I+PFllYXI+MjAyMTwvWWVhcj48UmVj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PEVuZE5vdGU+PENpdGU+PEF1dGhvcj5XYWRhPC9BdXRob3I+PFllYXI+MjAyMTwvWWVhcj48UmVj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D55235">
        <w:rPr>
          <w:rFonts w:ascii="Times New Roman" w:hAnsi="Times New Roman" w:cs="Times New Roman"/>
          <w:sz w:val="24"/>
          <w:szCs w:val="24"/>
          <w:lang w:val="en-US"/>
        </w:rPr>
      </w:r>
      <w:r w:rsidR="00D55235">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(reviewed in Wada &amp; Coutts, 2021; McGowan &amp; Matthews, 2018; Nesan &amp; Vijayan, 2013; Spencer &amp; MacDougall-Shackleton, 2011)</w:t>
      </w:r>
      <w:r w:rsidR="00D55235">
        <w:rPr>
          <w:rFonts w:ascii="Times New Roman" w:hAnsi="Times New Roman" w:cs="Times New Roman"/>
          <w:sz w:val="24"/>
          <w:szCs w:val="24"/>
          <w:lang w:val="en-US"/>
        </w:rPr>
        <w:fldChar w:fldCharType="end"/>
      </w:r>
      <w:r w:rsidR="00E421A7">
        <w:rPr>
          <w:rFonts w:ascii="Times New Roman" w:hAnsi="Times New Roman" w:cs="Times New Roman"/>
          <w:sz w:val="24"/>
          <w:szCs w:val="24"/>
          <w:lang w:val="en-US"/>
        </w:rPr>
        <w:t xml:space="preserve">. </w:t>
      </w:r>
      <w:r w:rsidR="00B04012">
        <w:rPr>
          <w:rFonts w:ascii="Times New Roman" w:hAnsi="Times New Roman" w:cs="Times New Roman"/>
          <w:sz w:val="24"/>
          <w:szCs w:val="24"/>
          <w:lang w:val="en-US"/>
        </w:rPr>
        <w:t xml:space="preserve">Although </w:t>
      </w:r>
      <w:r w:rsidR="00E10305">
        <w:rPr>
          <w:rFonts w:ascii="Times New Roman" w:hAnsi="Times New Roman" w:cs="Times New Roman"/>
          <w:sz w:val="24"/>
          <w:szCs w:val="24"/>
          <w:lang w:val="en-US"/>
        </w:rPr>
        <w:t>‘</w:t>
      </w:r>
      <w:r w:rsidR="00B04012">
        <w:rPr>
          <w:rFonts w:ascii="Times New Roman" w:hAnsi="Times New Roman" w:cs="Times New Roman"/>
          <w:sz w:val="24"/>
          <w:szCs w:val="24"/>
          <w:lang w:val="en-US"/>
        </w:rPr>
        <w:t>developmental stress</w:t>
      </w:r>
      <w:r w:rsidR="00E10305">
        <w:rPr>
          <w:rFonts w:ascii="Times New Roman" w:hAnsi="Times New Roman" w:cs="Times New Roman"/>
          <w:sz w:val="24"/>
          <w:szCs w:val="24"/>
          <w:lang w:val="en-US"/>
        </w:rPr>
        <w:t>ors’</w:t>
      </w:r>
      <w:r w:rsidR="00B04012">
        <w:rPr>
          <w:rFonts w:ascii="Times New Roman" w:hAnsi="Times New Roman" w:cs="Times New Roman"/>
          <w:sz w:val="24"/>
          <w:szCs w:val="24"/>
          <w:lang w:val="en-US"/>
        </w:rPr>
        <w:t xml:space="preserve"> is a broad term, it generally refer</w:t>
      </w:r>
      <w:r w:rsidR="00D75670">
        <w:rPr>
          <w:rFonts w:ascii="Times New Roman" w:hAnsi="Times New Roman" w:cs="Times New Roman"/>
          <w:sz w:val="24"/>
          <w:szCs w:val="24"/>
          <w:lang w:val="en-US"/>
        </w:rPr>
        <w:t>s</w:t>
      </w:r>
      <w:r w:rsidR="00B04012">
        <w:rPr>
          <w:rFonts w:ascii="Times New Roman" w:hAnsi="Times New Roman" w:cs="Times New Roman"/>
          <w:sz w:val="24"/>
          <w:szCs w:val="24"/>
          <w:lang w:val="en-US"/>
        </w:rPr>
        <w:t xml:space="preserve"> to a range of sub-optimal conditions experienced by animals </w:t>
      </w:r>
      <w:r w:rsidR="00C54C3E">
        <w:rPr>
          <w:rFonts w:ascii="Times New Roman" w:hAnsi="Times New Roman" w:cs="Times New Roman"/>
          <w:sz w:val="24"/>
          <w:szCs w:val="24"/>
          <w:lang w:val="en-US"/>
        </w:rPr>
        <w:t xml:space="preserve">during </w:t>
      </w:r>
      <w:r w:rsidR="00B04012">
        <w:rPr>
          <w:rFonts w:ascii="Times New Roman" w:hAnsi="Times New Roman" w:cs="Times New Roman"/>
          <w:sz w:val="24"/>
          <w:szCs w:val="24"/>
          <w:lang w:val="en-US"/>
        </w:rPr>
        <w:t>pre</w:t>
      </w:r>
      <w:r w:rsidR="00BD52C6">
        <w:rPr>
          <w:rFonts w:ascii="Times New Roman" w:hAnsi="Times New Roman" w:cs="Times New Roman"/>
          <w:sz w:val="24"/>
          <w:szCs w:val="24"/>
          <w:lang w:val="en-US"/>
        </w:rPr>
        <w:t>-</w:t>
      </w:r>
      <w:r w:rsidR="00B04012">
        <w:rPr>
          <w:rFonts w:ascii="Times New Roman" w:hAnsi="Times New Roman" w:cs="Times New Roman"/>
          <w:sz w:val="24"/>
          <w:szCs w:val="24"/>
          <w:lang w:val="en-US"/>
        </w:rPr>
        <w:t xml:space="preserve"> or postnatal development</w:t>
      </w:r>
      <w:r w:rsidR="00BD52C6">
        <w:rPr>
          <w:rFonts w:ascii="Times New Roman" w:hAnsi="Times New Roman" w:cs="Times New Roman"/>
          <w:sz w:val="24"/>
          <w:szCs w:val="24"/>
          <w:lang w:val="en-US"/>
        </w:rPr>
        <w:t xml:space="preserve"> </w:t>
      </w:r>
      <w:r w:rsidR="00BD52C6">
        <w:rPr>
          <w:rFonts w:ascii="Times New Roman" w:hAnsi="Times New Roman" w:cs="Times New Roman"/>
          <w:sz w:val="24"/>
          <w:szCs w:val="24"/>
          <w:lang w:val="en-US"/>
        </w:rPr>
        <w:fldChar w:fldCharType="begin"/>
      </w:r>
      <w:r w:rsidR="00040C2B">
        <w:rPr>
          <w:rFonts w:ascii="Times New Roman" w:hAnsi="Times New Roman" w:cs="Times New Roman"/>
          <w:sz w:val="24"/>
          <w:szCs w:val="24"/>
          <w:lang w:val="en-US"/>
        </w:rPr>
        <w:instrText xml:space="preserve"> ADDIN EN.CITE &lt;EndNote&gt;&lt;Cite&gt;&lt;Author&gt;Crino&lt;/Author&gt;&lt;Year&gt;2015&lt;/Year&gt;&lt;RecNum&gt;142&lt;/RecNum&gt;&lt;DisplayText&gt;(Crino &amp;amp; Breuner, 2015)&lt;/DisplayText&gt;&lt;record&gt;&lt;rec-number&gt;142&lt;/rec-number&gt;&lt;foreign-keys&gt;&lt;key app="EN" db-id="svdp5t22ptsev2evxdivrv0xp5epz52f5fxd" timestamp="1698271859"&gt;142&lt;/key&gt;&lt;/foreign-keys&gt;&lt;ref-type name="Journal Article"&gt;17&lt;/ref-type&gt;&lt;contributors&gt;&lt;authors&gt;&lt;author&gt;Crino, O. L.&lt;/author&gt;&lt;author&gt;Breuner, C. W.&lt;/author&gt;&lt;/authors&gt;&lt;/contributors&gt;&lt;auth-address&gt;Deakin Univ, Ctr Integrat Ecol, Geelong, Vic 3217, Australia&amp;#xD;Univ Montana, Organismal Biol &amp;amp; Ecol, Missoula, MT 59812 USA&lt;/auth-address&gt;&lt;titles&gt;&lt;title&gt;Developmental stress: evidence for positive phenotypic and fitness effects in birds&lt;/title&gt;&lt;secondary-title&gt;Journal of Ornithology&lt;/secondary-title&gt;&lt;alt-title&gt;J Ornithol&lt;/alt-title&gt;&lt;/titles&gt;&lt;periodical&gt;&lt;full-title&gt;Journal of Ornithology&lt;/full-title&gt;&lt;abbr-1&gt;J Ornithol&lt;/abbr-1&gt;&lt;/periodical&gt;&lt;alt-periodical&gt;&lt;full-title&gt;Journal of Ornithology&lt;/full-title&gt;&lt;abbr-1&gt;J Ornithol&lt;/abbr-1&gt;&lt;/alt-periodical&gt;&lt;pages&gt;S389-S398&lt;/pages&gt;&lt;volume&gt;156&lt;/volume&gt;&lt;keywords&gt;&lt;keyword&gt;birds&lt;/keyword&gt;&lt;keyword&gt;corticosterone&lt;/keyword&gt;&lt;keyword&gt;developmental stress&lt;/keyword&gt;&lt;keyword&gt;fitness&lt;/keyword&gt;&lt;keyword&gt;nestlings&lt;/keyword&gt;&lt;keyword&gt;performance&lt;/keyword&gt;&lt;keyword&gt;phenotypic plasticity&lt;/keyword&gt;&lt;keyword&gt;pituitary-adrenal axis&lt;/keyword&gt;&lt;keyword&gt;early-life stress&lt;/keyword&gt;&lt;keyword&gt;corticosterone exposure&lt;/keyword&gt;&lt;keyword&gt;hippocampal structure&lt;/keyword&gt;&lt;keyword&gt;physiological stress&lt;/keyword&gt;&lt;keyword&gt;embryonic exposure&lt;/keyword&gt;&lt;keyword&gt;nutritional stress&lt;/keyword&gt;&lt;keyword&gt;begging behavior&lt;/keyword&gt;&lt;keyword&gt;prenatal stress&lt;/keyword&gt;&lt;keyword&gt;honest signal&lt;/keyword&gt;&lt;/keywords&gt;&lt;dates&gt;&lt;year&gt;2015&lt;/year&gt;&lt;pub-dates&gt;&lt;date&gt;Dec&lt;/date&gt;&lt;/pub-dates&gt;&lt;/dates&gt;&lt;isbn&gt;2193-7192&lt;/isbn&gt;&lt;accession-num&gt;WOS:000367457200034&lt;/accession-num&gt;&lt;urls&gt;&lt;related-urls&gt;&lt;url&gt;&amp;lt;Go to ISI&amp;gt;://WOS:000367457200034&lt;/url&gt;&lt;/related-urls&gt;&lt;/urls&gt;&lt;electronic-resource-num&gt;10.1007/s10336-015-1236-z&lt;/electronic-resource-num&gt;&lt;language&gt;English&lt;/language&gt;&lt;/record&gt;&lt;/Cite&gt;&lt;/EndNote&gt;</w:instrText>
      </w:r>
      <w:r w:rsidR="00BD52C6">
        <w:rPr>
          <w:rFonts w:ascii="Times New Roman" w:hAnsi="Times New Roman" w:cs="Times New Roman"/>
          <w:sz w:val="24"/>
          <w:szCs w:val="24"/>
          <w:lang w:val="en-US"/>
        </w:rPr>
        <w:fldChar w:fldCharType="separate"/>
      </w:r>
      <w:r w:rsidR="00BD52C6">
        <w:rPr>
          <w:rFonts w:ascii="Times New Roman" w:hAnsi="Times New Roman" w:cs="Times New Roman"/>
          <w:noProof/>
          <w:sz w:val="24"/>
          <w:szCs w:val="24"/>
          <w:lang w:val="en-US"/>
        </w:rPr>
        <w:t>(Crino &amp; Breuner, 2015)</w:t>
      </w:r>
      <w:r w:rsidR="00BD52C6">
        <w:rPr>
          <w:rFonts w:ascii="Times New Roman" w:hAnsi="Times New Roman" w:cs="Times New Roman"/>
          <w:sz w:val="24"/>
          <w:szCs w:val="24"/>
          <w:lang w:val="en-US"/>
        </w:rPr>
        <w:fldChar w:fldCharType="end"/>
      </w:r>
      <w:r w:rsidR="00C54C3E">
        <w:rPr>
          <w:rFonts w:ascii="Times New Roman" w:hAnsi="Times New Roman" w:cs="Times New Roman"/>
          <w:sz w:val="24"/>
          <w:szCs w:val="24"/>
          <w:lang w:val="en-US"/>
        </w:rPr>
        <w:t>. These conditions include</w:t>
      </w:r>
      <w:r w:rsidR="00B04012">
        <w:rPr>
          <w:rFonts w:ascii="Times New Roman" w:hAnsi="Times New Roman" w:cs="Times New Roman"/>
          <w:sz w:val="24"/>
          <w:szCs w:val="24"/>
          <w:lang w:val="en-US"/>
        </w:rPr>
        <w:t xml:space="preserve"> </w:t>
      </w:r>
      <w:r w:rsidR="00BD52C6">
        <w:rPr>
          <w:rFonts w:ascii="Times New Roman" w:hAnsi="Times New Roman" w:cs="Times New Roman"/>
          <w:sz w:val="24"/>
          <w:szCs w:val="24"/>
          <w:lang w:val="en-US"/>
        </w:rPr>
        <w:t xml:space="preserve">energetic and </w:t>
      </w:r>
      <w:r w:rsidR="00AD6AE7">
        <w:rPr>
          <w:rFonts w:ascii="Times New Roman" w:hAnsi="Times New Roman" w:cs="Times New Roman"/>
          <w:sz w:val="24"/>
          <w:szCs w:val="24"/>
          <w:lang w:val="en-US"/>
        </w:rPr>
        <w:t>nutritional imbalance</w:t>
      </w:r>
      <w:r w:rsidR="00E10305">
        <w:rPr>
          <w:rFonts w:ascii="Times New Roman" w:hAnsi="Times New Roman" w:cs="Times New Roman"/>
          <w:sz w:val="24"/>
          <w:szCs w:val="24"/>
          <w:lang w:val="en-US"/>
        </w:rPr>
        <w:t>s</w:t>
      </w:r>
      <w:r w:rsidR="00BD52C6">
        <w:rPr>
          <w:rFonts w:ascii="Times New Roman" w:hAnsi="Times New Roman" w:cs="Times New Roman"/>
          <w:sz w:val="24"/>
          <w:szCs w:val="24"/>
          <w:lang w:val="en-US"/>
        </w:rPr>
        <w:t xml:space="preserve"> (e.g., excessive or insufficient nutrition)</w:t>
      </w:r>
      <w:r w:rsidR="00AF1CEA">
        <w:rPr>
          <w:rFonts w:ascii="Times New Roman" w:hAnsi="Times New Roman" w:cs="Times New Roman"/>
          <w:sz w:val="24"/>
          <w:szCs w:val="24"/>
          <w:lang w:val="en-US"/>
        </w:rPr>
        <w:t xml:space="preserve">, exposure to </w:t>
      </w:r>
      <w:r w:rsidR="00BD52C6">
        <w:rPr>
          <w:rFonts w:ascii="Times New Roman" w:hAnsi="Times New Roman" w:cs="Times New Roman"/>
          <w:sz w:val="24"/>
          <w:szCs w:val="24"/>
          <w:lang w:val="en-US"/>
        </w:rPr>
        <w:t xml:space="preserve">elevated levels of </w:t>
      </w:r>
      <w:r w:rsidR="00AF1CEA">
        <w:rPr>
          <w:rFonts w:ascii="Times New Roman" w:hAnsi="Times New Roman" w:cs="Times New Roman"/>
          <w:sz w:val="24"/>
          <w:szCs w:val="24"/>
          <w:lang w:val="en-US"/>
        </w:rPr>
        <w:t>glucocorticoid</w:t>
      </w:r>
      <w:r w:rsidR="00B27D7A">
        <w:rPr>
          <w:rFonts w:ascii="Times New Roman" w:hAnsi="Times New Roman" w:cs="Times New Roman"/>
          <w:sz w:val="24"/>
          <w:szCs w:val="24"/>
          <w:lang w:val="en-US"/>
        </w:rPr>
        <w:t xml:space="preserve">s (steroid hormones </w:t>
      </w:r>
      <w:r w:rsidR="00BD52C6">
        <w:rPr>
          <w:rFonts w:ascii="Times New Roman" w:hAnsi="Times New Roman" w:cs="Times New Roman"/>
          <w:sz w:val="24"/>
          <w:szCs w:val="24"/>
          <w:lang w:val="en-US"/>
        </w:rPr>
        <w:t xml:space="preserve">that regulate </w:t>
      </w:r>
      <w:r w:rsidR="00B27D7A">
        <w:rPr>
          <w:rFonts w:ascii="Times New Roman" w:hAnsi="Times New Roman" w:cs="Times New Roman"/>
          <w:sz w:val="24"/>
          <w:szCs w:val="24"/>
          <w:lang w:val="en-US"/>
        </w:rPr>
        <w:t>metabolism and stress responses in vertebrates)</w:t>
      </w:r>
      <w:r w:rsidR="00AF1CEA">
        <w:rPr>
          <w:rFonts w:ascii="Times New Roman" w:hAnsi="Times New Roman" w:cs="Times New Roman"/>
          <w:sz w:val="24"/>
          <w:szCs w:val="24"/>
          <w:lang w:val="en-US"/>
        </w:rPr>
        <w:t>, psychological disturbances such as reduced social contact</w:t>
      </w:r>
      <w:r w:rsidR="00B27D7A">
        <w:rPr>
          <w:rFonts w:ascii="Times New Roman" w:hAnsi="Times New Roman" w:cs="Times New Roman"/>
          <w:sz w:val="24"/>
          <w:szCs w:val="24"/>
          <w:lang w:val="en-US"/>
        </w:rPr>
        <w:t xml:space="preserve"> and anthropogenic </w:t>
      </w:r>
      <w:r w:rsidR="00BD52C6">
        <w:rPr>
          <w:rFonts w:ascii="Times New Roman" w:hAnsi="Times New Roman" w:cs="Times New Roman"/>
          <w:sz w:val="24"/>
          <w:szCs w:val="24"/>
          <w:lang w:val="en-US"/>
        </w:rPr>
        <w:t>stressors</w:t>
      </w:r>
      <w:r w:rsidR="00C74573">
        <w:rPr>
          <w:rFonts w:ascii="Times New Roman" w:hAnsi="Times New Roman" w:cs="Times New Roman"/>
          <w:sz w:val="24"/>
          <w:szCs w:val="24"/>
          <w:lang w:val="en-US"/>
        </w:rPr>
        <w:t>, and reduced parental care</w:t>
      </w:r>
      <w:r w:rsidR="00AF1CEA">
        <w:rPr>
          <w:rFonts w:ascii="Times New Roman" w:hAnsi="Times New Roman" w:cs="Times New Roman"/>
          <w:sz w:val="24"/>
          <w:szCs w:val="24"/>
          <w:lang w:val="en-US"/>
        </w:rPr>
        <w:t xml:space="preserve"> </w:t>
      </w:r>
      <w:r w:rsidR="00BC2B8B">
        <w:rPr>
          <w:rFonts w:ascii="Times New Roman" w:hAnsi="Times New Roman" w:cs="Times New Roman"/>
          <w:sz w:val="24"/>
          <w:szCs w:val="24"/>
          <w:lang w:val="en-US"/>
        </w:rPr>
        <w:fldChar w:fldCharType="begin">
          <w:fldData xml:space="preserve">PEVuZE5vdGU+PENpdGU+PEF1dGhvcj5DcmlubzwvQXV0aG9yPjxZZWFyPjIwMTU8L1llYXI+PFJl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PEVuZE5vdGU+PENpdGU+PEF1dGhvcj5DcmlubzwvQXV0aG9yPjxZZWFyPjIwMTU8L1llYXI+PFJl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BC2B8B">
        <w:rPr>
          <w:rFonts w:ascii="Times New Roman" w:hAnsi="Times New Roman" w:cs="Times New Roman"/>
          <w:sz w:val="24"/>
          <w:szCs w:val="24"/>
          <w:lang w:val="en-US"/>
        </w:rPr>
      </w:r>
      <w:r w:rsidR="00BC2B8B">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(reviewed in Crino &amp; Breuner, 2015; Eyck</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2019; Spencer &amp; MacDougall-Shackleton, 2011)</w:t>
      </w:r>
      <w:r w:rsidR="00BC2B8B">
        <w:rPr>
          <w:rFonts w:ascii="Times New Roman" w:hAnsi="Times New Roman" w:cs="Times New Roman"/>
          <w:sz w:val="24"/>
          <w:szCs w:val="24"/>
          <w:lang w:val="en-US"/>
        </w:rPr>
        <w:fldChar w:fldCharType="end"/>
      </w:r>
      <w:r w:rsidR="00AF1CEA">
        <w:rPr>
          <w:rFonts w:ascii="Times New Roman" w:hAnsi="Times New Roman" w:cs="Times New Roman"/>
          <w:sz w:val="24"/>
          <w:szCs w:val="24"/>
          <w:lang w:val="en-US"/>
        </w:rPr>
        <w:t xml:space="preserve">. </w:t>
      </w:r>
      <w:r w:rsidR="00323FB9">
        <w:rPr>
          <w:rFonts w:ascii="Times New Roman" w:hAnsi="Times New Roman" w:cs="Times New Roman"/>
          <w:sz w:val="24"/>
          <w:szCs w:val="24"/>
          <w:lang w:val="en-US"/>
        </w:rPr>
        <w:lastRenderedPageBreak/>
        <w:t>Developmental stress</w:t>
      </w:r>
      <w:r w:rsidR="00E10305">
        <w:rPr>
          <w:rFonts w:ascii="Times New Roman" w:hAnsi="Times New Roman" w:cs="Times New Roman"/>
          <w:sz w:val="24"/>
          <w:szCs w:val="24"/>
          <w:lang w:val="en-US"/>
        </w:rPr>
        <w:t>ors</w:t>
      </w:r>
      <w:r w:rsidR="00323FB9">
        <w:rPr>
          <w:rFonts w:ascii="Times New Roman" w:hAnsi="Times New Roman" w:cs="Times New Roman"/>
          <w:sz w:val="24"/>
          <w:szCs w:val="24"/>
          <w:lang w:val="en-US"/>
        </w:rPr>
        <w:t xml:space="preserve"> </w:t>
      </w:r>
      <w:r w:rsidR="00B27D7A">
        <w:rPr>
          <w:rFonts w:ascii="Times New Roman" w:hAnsi="Times New Roman" w:cs="Times New Roman"/>
          <w:sz w:val="24"/>
          <w:szCs w:val="24"/>
          <w:lang w:val="en-US"/>
        </w:rPr>
        <w:t>affect</w:t>
      </w:r>
      <w:r w:rsidR="00BD52C6">
        <w:rPr>
          <w:rFonts w:ascii="Times New Roman" w:hAnsi="Times New Roman" w:cs="Times New Roman"/>
          <w:sz w:val="24"/>
          <w:szCs w:val="24"/>
          <w:lang w:val="en-US"/>
        </w:rPr>
        <w:t xml:space="preserve"> many</w:t>
      </w:r>
      <w:r w:rsidR="00323FB9">
        <w:rPr>
          <w:rFonts w:ascii="Times New Roman" w:hAnsi="Times New Roman" w:cs="Times New Roman"/>
          <w:sz w:val="24"/>
          <w:szCs w:val="24"/>
          <w:lang w:val="en-US"/>
        </w:rPr>
        <w:t xml:space="preserve"> traits, including cogniti</w:t>
      </w:r>
      <w:r w:rsidR="00C54C3E">
        <w:rPr>
          <w:rFonts w:ascii="Times New Roman" w:hAnsi="Times New Roman" w:cs="Times New Roman"/>
          <w:sz w:val="24"/>
          <w:szCs w:val="24"/>
          <w:lang w:val="en-US"/>
        </w:rPr>
        <w:t>on</w:t>
      </w:r>
      <w:r w:rsidR="00323FB9">
        <w:rPr>
          <w:rFonts w:ascii="Times New Roman" w:hAnsi="Times New Roman" w:cs="Times New Roman"/>
          <w:sz w:val="24"/>
          <w:szCs w:val="24"/>
          <w:lang w:val="en-US"/>
        </w:rPr>
        <w:t>, immune function, body size</w:t>
      </w:r>
      <w:r w:rsidR="00C54C3E">
        <w:rPr>
          <w:rFonts w:ascii="Times New Roman" w:hAnsi="Times New Roman" w:cs="Times New Roman"/>
          <w:sz w:val="24"/>
          <w:szCs w:val="24"/>
          <w:lang w:val="en-US"/>
        </w:rPr>
        <w:t>,</w:t>
      </w:r>
      <w:r w:rsidR="00323FB9">
        <w:rPr>
          <w:rFonts w:ascii="Times New Roman" w:hAnsi="Times New Roman" w:cs="Times New Roman"/>
          <w:sz w:val="24"/>
          <w:szCs w:val="24"/>
          <w:lang w:val="en-US"/>
        </w:rPr>
        <w:t xml:space="preserve"> morphology, </w:t>
      </w:r>
      <w:r w:rsidR="00F0371E">
        <w:rPr>
          <w:rFonts w:ascii="Times New Roman" w:hAnsi="Times New Roman" w:cs="Times New Roman"/>
          <w:sz w:val="24"/>
          <w:szCs w:val="24"/>
          <w:lang w:val="en-US"/>
        </w:rPr>
        <w:t>animal performance</w:t>
      </w:r>
      <w:r w:rsidR="00F0371E" w:rsidRPr="00611310">
        <w:rPr>
          <w:rFonts w:ascii="Times New Roman" w:hAnsi="Times New Roman" w:cs="Times New Roman"/>
          <w:sz w:val="24"/>
          <w:szCs w:val="24"/>
          <w:lang w:val="en-US"/>
        </w:rPr>
        <w:t xml:space="preserve">, </w:t>
      </w:r>
      <w:r w:rsidR="00AD6AE7" w:rsidRPr="00611310">
        <w:rPr>
          <w:rFonts w:ascii="Times New Roman" w:hAnsi="Times New Roman" w:cs="Times New Roman"/>
          <w:sz w:val="24"/>
          <w:szCs w:val="24"/>
          <w:lang w:val="en-US"/>
        </w:rPr>
        <w:t xml:space="preserve">sexually selected traits, </w:t>
      </w:r>
      <w:r w:rsidR="00323FB9" w:rsidRPr="00611310">
        <w:rPr>
          <w:rFonts w:ascii="Times New Roman" w:hAnsi="Times New Roman" w:cs="Times New Roman"/>
          <w:sz w:val="24"/>
          <w:szCs w:val="24"/>
          <w:lang w:val="en-US"/>
        </w:rPr>
        <w:t xml:space="preserve">and life-history strategies </w:t>
      </w:r>
      <w:r w:rsidR="00BC2B8B" w:rsidRPr="00611310">
        <w:rPr>
          <w:rFonts w:ascii="Times New Roman" w:hAnsi="Times New Roman" w:cs="Times New Roman"/>
          <w:sz w:val="24"/>
          <w:szCs w:val="24"/>
          <w:lang w:val="en-US"/>
        </w:rPr>
        <w:fldChar w:fldCharType="begin">
          <w:fldData xml:space="preserve">PEVuZE5vdGU+PENpdGU+PEF1dGhvcj5LcmFmdDwvQXV0aG9yPjxZZWFyPjIwMjQ8L1llYXI+PFJl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PEVuZE5vdGU+PENpdGU+PEF1dGhvcj5LcmFmdDwvQXV0aG9yPjxZZWFyPjIwMjQ8L1llYXI+PFJl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BC2B8B" w:rsidRPr="00611310">
        <w:rPr>
          <w:rFonts w:ascii="Times New Roman" w:hAnsi="Times New Roman" w:cs="Times New Roman"/>
          <w:sz w:val="24"/>
          <w:szCs w:val="24"/>
          <w:lang w:val="en-US"/>
        </w:rPr>
      </w:r>
      <w:r w:rsidR="00BC2B8B" w:rsidRPr="00611310">
        <w:rPr>
          <w:rFonts w:ascii="Times New Roman" w:hAnsi="Times New Roman" w:cs="Times New Roman"/>
          <w:sz w:val="24"/>
          <w:szCs w:val="24"/>
          <w:lang w:val="en-US"/>
        </w:rPr>
        <w:fldChar w:fldCharType="separate"/>
      </w:r>
      <w:r w:rsidR="00E7310C" w:rsidRPr="00611310">
        <w:rPr>
          <w:rFonts w:ascii="Times New Roman" w:hAnsi="Times New Roman" w:cs="Times New Roman"/>
          <w:noProof/>
          <w:sz w:val="24"/>
          <w:szCs w:val="24"/>
          <w:lang w:val="en-US"/>
        </w:rPr>
        <w:t>(e.g., Kraft</w:t>
      </w:r>
      <w:r w:rsidR="00E7310C" w:rsidRPr="00611310">
        <w:rPr>
          <w:rFonts w:ascii="Times New Roman" w:hAnsi="Times New Roman" w:cs="Times New Roman"/>
          <w:i/>
          <w:noProof/>
          <w:sz w:val="24"/>
          <w:szCs w:val="24"/>
          <w:lang w:val="en-US"/>
        </w:rPr>
        <w:t xml:space="preserve"> et al.</w:t>
      </w:r>
      <w:r w:rsidR="00E7310C" w:rsidRPr="00611310">
        <w:rPr>
          <w:rFonts w:ascii="Times New Roman" w:hAnsi="Times New Roman" w:cs="Times New Roman"/>
          <w:noProof/>
          <w:sz w:val="24"/>
          <w:szCs w:val="24"/>
          <w:lang w:val="en-US"/>
        </w:rPr>
        <w:t>, 2024; Brumm</w:t>
      </w:r>
      <w:r w:rsidR="00E7310C" w:rsidRPr="00611310">
        <w:rPr>
          <w:rFonts w:ascii="Times New Roman" w:hAnsi="Times New Roman" w:cs="Times New Roman"/>
          <w:i/>
          <w:noProof/>
          <w:sz w:val="24"/>
          <w:szCs w:val="24"/>
          <w:lang w:val="en-US"/>
        </w:rPr>
        <w:t xml:space="preserve"> et al.</w:t>
      </w:r>
      <w:r w:rsidR="00E7310C" w:rsidRPr="00611310">
        <w:rPr>
          <w:rFonts w:ascii="Times New Roman" w:hAnsi="Times New Roman" w:cs="Times New Roman"/>
          <w:noProof/>
          <w:sz w:val="24"/>
          <w:szCs w:val="24"/>
          <w:lang w:val="en-US"/>
        </w:rPr>
        <w:t>, 2021; Crino</w:t>
      </w:r>
      <w:r w:rsidR="00E7310C" w:rsidRPr="00611310">
        <w:rPr>
          <w:rFonts w:ascii="Times New Roman" w:hAnsi="Times New Roman" w:cs="Times New Roman"/>
          <w:i/>
          <w:noProof/>
          <w:sz w:val="24"/>
          <w:szCs w:val="24"/>
          <w:lang w:val="en-US"/>
        </w:rPr>
        <w:t xml:space="preserve"> et al.</w:t>
      </w:r>
      <w:r w:rsidR="00E7310C" w:rsidRPr="00611310">
        <w:rPr>
          <w:rFonts w:ascii="Times New Roman" w:hAnsi="Times New Roman" w:cs="Times New Roman"/>
          <w:noProof/>
          <w:sz w:val="24"/>
          <w:szCs w:val="24"/>
          <w:lang w:val="en-US"/>
        </w:rPr>
        <w:t>, 2024c; Crino</w:t>
      </w:r>
      <w:r w:rsidR="00E7310C" w:rsidRPr="00611310">
        <w:rPr>
          <w:rFonts w:ascii="Times New Roman" w:hAnsi="Times New Roman" w:cs="Times New Roman"/>
          <w:i/>
          <w:noProof/>
          <w:sz w:val="24"/>
          <w:szCs w:val="24"/>
          <w:lang w:val="en-US"/>
        </w:rPr>
        <w:t xml:space="preserve"> et al.</w:t>
      </w:r>
      <w:r w:rsidR="00E7310C" w:rsidRPr="00611310">
        <w:rPr>
          <w:rFonts w:ascii="Times New Roman" w:hAnsi="Times New Roman" w:cs="Times New Roman"/>
          <w:noProof/>
          <w:sz w:val="24"/>
          <w:szCs w:val="24"/>
          <w:lang w:val="en-US"/>
        </w:rPr>
        <w:t>, 2022)</w:t>
      </w:r>
      <w:r w:rsidR="00BC2B8B" w:rsidRPr="00611310">
        <w:rPr>
          <w:rFonts w:ascii="Times New Roman" w:hAnsi="Times New Roman" w:cs="Times New Roman"/>
          <w:sz w:val="24"/>
          <w:szCs w:val="24"/>
          <w:lang w:val="en-US"/>
        </w:rPr>
        <w:fldChar w:fldCharType="end"/>
      </w:r>
      <w:r w:rsidR="00323FB9">
        <w:rPr>
          <w:rFonts w:ascii="Times New Roman" w:hAnsi="Times New Roman" w:cs="Times New Roman"/>
          <w:sz w:val="24"/>
          <w:szCs w:val="24"/>
          <w:lang w:val="en-US"/>
        </w:rPr>
        <w:t xml:space="preserve">. </w:t>
      </w:r>
      <w:r w:rsidR="00EC1F1E">
        <w:rPr>
          <w:rFonts w:ascii="Times New Roman" w:hAnsi="Times New Roman" w:cs="Times New Roman"/>
          <w:sz w:val="24"/>
          <w:szCs w:val="24"/>
          <w:lang w:val="en-US"/>
        </w:rPr>
        <w:t xml:space="preserve">The </w:t>
      </w:r>
      <w:r w:rsidR="00BD52C6">
        <w:rPr>
          <w:rFonts w:ascii="Times New Roman" w:hAnsi="Times New Roman" w:cs="Times New Roman"/>
          <w:sz w:val="24"/>
          <w:szCs w:val="24"/>
          <w:lang w:val="en-US"/>
        </w:rPr>
        <w:t xml:space="preserve">effects of developmental stressors can persist </w:t>
      </w:r>
      <w:r w:rsidR="00EC1F1E">
        <w:rPr>
          <w:rFonts w:ascii="Times New Roman" w:hAnsi="Times New Roman" w:cs="Times New Roman"/>
          <w:sz w:val="24"/>
          <w:szCs w:val="24"/>
          <w:lang w:val="en-US"/>
        </w:rPr>
        <w:t xml:space="preserve">across an individual’s lifespan </w:t>
      </w:r>
      <w:r w:rsidR="00AE362A">
        <w:rPr>
          <w:rFonts w:ascii="Times New Roman" w:hAnsi="Times New Roman" w:cs="Times New Roman"/>
          <w:sz w:val="24"/>
          <w:szCs w:val="24"/>
          <w:lang w:val="en-US"/>
        </w:rPr>
        <w:t>and</w:t>
      </w:r>
      <w:r w:rsidR="003729D0">
        <w:rPr>
          <w:rFonts w:ascii="Times New Roman" w:hAnsi="Times New Roman" w:cs="Times New Roman"/>
          <w:sz w:val="24"/>
          <w:szCs w:val="24"/>
          <w:lang w:val="en-US"/>
        </w:rPr>
        <w:t xml:space="preserve"> </w:t>
      </w:r>
      <w:r w:rsidR="00AE362A">
        <w:rPr>
          <w:rFonts w:ascii="Times New Roman" w:hAnsi="Times New Roman" w:cs="Times New Roman"/>
          <w:sz w:val="24"/>
          <w:szCs w:val="24"/>
          <w:lang w:val="en-US"/>
        </w:rPr>
        <w:t xml:space="preserve">affect future generations through </w:t>
      </w:r>
      <w:r w:rsidR="007A6002">
        <w:rPr>
          <w:rFonts w:ascii="Times New Roman" w:hAnsi="Times New Roman" w:cs="Times New Roman"/>
          <w:sz w:val="24"/>
          <w:szCs w:val="24"/>
          <w:lang w:val="en-US"/>
        </w:rPr>
        <w:t xml:space="preserve">parental effects and </w:t>
      </w:r>
      <w:r w:rsidR="00C54C3E">
        <w:rPr>
          <w:rFonts w:ascii="Times New Roman" w:hAnsi="Times New Roman" w:cs="Times New Roman"/>
          <w:sz w:val="24"/>
          <w:szCs w:val="24"/>
          <w:lang w:val="en-US"/>
        </w:rPr>
        <w:t xml:space="preserve">heritable </w:t>
      </w:r>
      <w:r w:rsidR="00AE362A">
        <w:rPr>
          <w:rFonts w:ascii="Times New Roman" w:hAnsi="Times New Roman" w:cs="Times New Roman"/>
          <w:sz w:val="24"/>
          <w:szCs w:val="24"/>
          <w:lang w:val="en-US"/>
        </w:rPr>
        <w:t xml:space="preserve">epigenetic </w:t>
      </w:r>
      <w:r w:rsidR="00C54C3E">
        <w:rPr>
          <w:rFonts w:ascii="Times New Roman" w:hAnsi="Times New Roman" w:cs="Times New Roman"/>
          <w:sz w:val="24"/>
          <w:szCs w:val="24"/>
          <w:lang w:val="en-US"/>
        </w:rPr>
        <w:t xml:space="preserve">changes </w:t>
      </w:r>
      <w:r w:rsidR="007A6002">
        <w:rPr>
          <w:rFonts w:ascii="Times New Roman" w:hAnsi="Times New Roman" w:cs="Times New Roman"/>
          <w:sz w:val="24"/>
          <w:szCs w:val="24"/>
          <w:lang w:val="en-US"/>
        </w:rPr>
        <w:fldChar w:fldCharType="begin">
          <w:fldData xml:space="preserve">PEVuZE5vdGU+PENpdGU+PEF1dGhvcj5WYWlzZXJtYW48L0F1dGhvcj48WWVhcj4yMDE1PC9ZZWFy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PEVuZE5vdGU+PENpdGU+PEF1dGhvcj5WYWlzZXJtYW48L0F1dGhvcj48WWVhcj4yMDE1PC9ZZWFy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7A6002">
        <w:rPr>
          <w:rFonts w:ascii="Times New Roman" w:hAnsi="Times New Roman" w:cs="Times New Roman"/>
          <w:sz w:val="24"/>
          <w:szCs w:val="24"/>
          <w:lang w:val="en-US"/>
        </w:rPr>
      </w:r>
      <w:r w:rsidR="007A6002">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(reviewed in Vaiserman, 2015; Crino</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2024a)</w:t>
      </w:r>
      <w:r w:rsidR="007A6002">
        <w:rPr>
          <w:rFonts w:ascii="Times New Roman" w:hAnsi="Times New Roman" w:cs="Times New Roman"/>
          <w:sz w:val="24"/>
          <w:szCs w:val="24"/>
          <w:lang w:val="en-US"/>
        </w:rPr>
        <w:fldChar w:fldCharType="end"/>
      </w:r>
      <w:r w:rsidR="00AE362A">
        <w:rPr>
          <w:rFonts w:ascii="Times New Roman" w:hAnsi="Times New Roman" w:cs="Times New Roman"/>
          <w:sz w:val="24"/>
          <w:szCs w:val="24"/>
          <w:lang w:val="en-US"/>
        </w:rPr>
        <w:t>. In these ways, developmental stress</w:t>
      </w:r>
      <w:r w:rsidR="00E10305">
        <w:rPr>
          <w:rFonts w:ascii="Times New Roman" w:hAnsi="Times New Roman" w:cs="Times New Roman"/>
          <w:sz w:val="24"/>
          <w:szCs w:val="24"/>
          <w:lang w:val="en-US"/>
        </w:rPr>
        <w:t>ors</w:t>
      </w:r>
      <w:r w:rsidR="00AE362A">
        <w:rPr>
          <w:rFonts w:ascii="Times New Roman" w:hAnsi="Times New Roman" w:cs="Times New Roman"/>
          <w:sz w:val="24"/>
          <w:szCs w:val="24"/>
          <w:lang w:val="en-US"/>
        </w:rPr>
        <w:t xml:space="preserve"> experienced in one generation can affect individual survival and reproductive success </w:t>
      </w:r>
      <w:r w:rsidR="000A12D9">
        <w:rPr>
          <w:rFonts w:ascii="Times New Roman" w:hAnsi="Times New Roman" w:cs="Times New Roman"/>
          <w:sz w:val="24"/>
          <w:szCs w:val="24"/>
          <w:lang w:val="en-US"/>
        </w:rPr>
        <w:t>in subsequent generations</w:t>
      </w:r>
      <w:r w:rsidR="00BD52C6">
        <w:rPr>
          <w:rFonts w:ascii="Times New Roman" w:hAnsi="Times New Roman" w:cs="Times New Roman"/>
          <w:sz w:val="24"/>
          <w:szCs w:val="24"/>
          <w:lang w:val="en-US"/>
        </w:rPr>
        <w:t xml:space="preserve">, ultimately altering </w:t>
      </w:r>
      <w:r w:rsidR="000A12D9">
        <w:rPr>
          <w:rFonts w:ascii="Times New Roman" w:hAnsi="Times New Roman" w:cs="Times New Roman"/>
          <w:sz w:val="24"/>
          <w:szCs w:val="24"/>
          <w:lang w:val="en-US"/>
        </w:rPr>
        <w:t>longer-term</w:t>
      </w:r>
      <w:r w:rsidR="00AE362A">
        <w:rPr>
          <w:rFonts w:ascii="Times New Roman" w:hAnsi="Times New Roman" w:cs="Times New Roman"/>
          <w:sz w:val="24"/>
          <w:szCs w:val="24"/>
          <w:lang w:val="en-US"/>
        </w:rPr>
        <w:t xml:space="preserve"> population-level </w:t>
      </w:r>
      <w:r w:rsidR="000A12D9">
        <w:rPr>
          <w:rFonts w:ascii="Times New Roman" w:hAnsi="Times New Roman" w:cs="Times New Roman"/>
          <w:sz w:val="24"/>
          <w:szCs w:val="24"/>
          <w:lang w:val="en-US"/>
        </w:rPr>
        <w:t xml:space="preserve">trends </w:t>
      </w:r>
      <w:r w:rsidR="002B261A">
        <w:rPr>
          <w:rFonts w:ascii="Times New Roman" w:hAnsi="Times New Roman" w:cs="Times New Roman"/>
          <w:sz w:val="24"/>
          <w:szCs w:val="24"/>
          <w:lang w:val="en-US"/>
        </w:rPr>
        <w:fldChar w:fldCharType="begin">
          <w:fldData xml:space="preserve">PEVuZE5vdGU+PENpdGU+PEF1dGhvcj5DcmlubzwvQXV0aG9yPjxZZWFyPjIwMjQ8L1llYXI+PFJl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PEVuZE5vdGU+PENpdGU+PEF1dGhvcj5DcmlubzwvQXV0aG9yPjxZZWFyPjIwMjQ8L1llYXI+PFJl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2B261A">
        <w:rPr>
          <w:rFonts w:ascii="Times New Roman" w:hAnsi="Times New Roman" w:cs="Times New Roman"/>
          <w:sz w:val="24"/>
          <w:szCs w:val="24"/>
          <w:lang w:val="en-US"/>
        </w:rPr>
      </w:r>
      <w:r w:rsidR="002B261A">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(Crino</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2024a; Mentesana &amp; Hau, 2022; Constantinof, Moisiadis &amp; Matthews, 2016)</w:t>
      </w:r>
      <w:r w:rsidR="002B261A">
        <w:rPr>
          <w:rFonts w:ascii="Times New Roman" w:hAnsi="Times New Roman" w:cs="Times New Roman"/>
          <w:sz w:val="24"/>
          <w:szCs w:val="24"/>
          <w:lang w:val="en-US"/>
        </w:rPr>
        <w:fldChar w:fldCharType="end"/>
      </w:r>
      <w:r w:rsidR="00AE362A">
        <w:rPr>
          <w:rFonts w:ascii="Times New Roman" w:hAnsi="Times New Roman" w:cs="Times New Roman"/>
          <w:sz w:val="24"/>
          <w:szCs w:val="24"/>
          <w:lang w:val="en-US"/>
        </w:rPr>
        <w:t xml:space="preserve">. </w:t>
      </w:r>
    </w:p>
    <w:p w14:paraId="6923B96B" w14:textId="77777777" w:rsidR="00DD1F7D" w:rsidRDefault="00DD1F7D" w:rsidP="00BE4C80">
      <w:pPr>
        <w:spacing w:line="480" w:lineRule="auto"/>
        <w:rPr>
          <w:rFonts w:ascii="Times New Roman" w:hAnsi="Times New Roman" w:cs="Times New Roman"/>
          <w:sz w:val="24"/>
          <w:szCs w:val="24"/>
          <w:lang w:val="en-US"/>
        </w:rPr>
      </w:pPr>
    </w:p>
    <w:p w14:paraId="759CBC64" w14:textId="3639236A" w:rsidR="00C246DC" w:rsidRPr="00103DD0" w:rsidRDefault="00C246DC" w:rsidP="00D72B71">
      <w:pPr>
        <w:pStyle w:val="Heading2"/>
      </w:pPr>
      <w:bookmarkStart w:id="9" w:name="_Toc211373577"/>
      <w:r w:rsidRPr="00103DD0">
        <w:t xml:space="preserve">(2) </w:t>
      </w:r>
      <w:r w:rsidR="00486E5D" w:rsidRPr="00103DD0">
        <w:t xml:space="preserve">Mitochondria as potential mediators of developmental </w:t>
      </w:r>
      <w:r w:rsidR="007979B8" w:rsidRPr="00103DD0">
        <w:t>stressors</w:t>
      </w:r>
      <w:bookmarkEnd w:id="9"/>
    </w:p>
    <w:p w14:paraId="219E333D" w14:textId="7F221722" w:rsidR="00FC654C" w:rsidRDefault="00D656F7" w:rsidP="00486E5D">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Although t</w:t>
      </w:r>
      <w:r w:rsidR="009747F8">
        <w:rPr>
          <w:rFonts w:ascii="Times New Roman" w:hAnsi="Times New Roman" w:cs="Times New Roman"/>
          <w:sz w:val="24"/>
          <w:szCs w:val="24"/>
          <w:lang w:val="en-US"/>
        </w:rPr>
        <w:t xml:space="preserve">he effects of developmental </w:t>
      </w:r>
      <w:r w:rsidR="00AF1CEA">
        <w:rPr>
          <w:rFonts w:ascii="Times New Roman" w:hAnsi="Times New Roman" w:cs="Times New Roman"/>
          <w:sz w:val="24"/>
          <w:szCs w:val="24"/>
          <w:lang w:val="en-US"/>
        </w:rPr>
        <w:t>stress</w:t>
      </w:r>
      <w:r w:rsidR="00C10474">
        <w:rPr>
          <w:rFonts w:ascii="Times New Roman" w:hAnsi="Times New Roman" w:cs="Times New Roman"/>
          <w:sz w:val="24"/>
          <w:szCs w:val="24"/>
          <w:lang w:val="en-US"/>
        </w:rPr>
        <w:t xml:space="preserve">ors </w:t>
      </w:r>
      <w:r w:rsidR="009747F8">
        <w:rPr>
          <w:rFonts w:ascii="Times New Roman" w:hAnsi="Times New Roman" w:cs="Times New Roman"/>
          <w:sz w:val="24"/>
          <w:szCs w:val="24"/>
          <w:lang w:val="en-US"/>
        </w:rPr>
        <w:t xml:space="preserve">on </w:t>
      </w:r>
      <w:r w:rsidR="00AC7BE4">
        <w:rPr>
          <w:rFonts w:ascii="Times New Roman" w:hAnsi="Times New Roman" w:cs="Times New Roman"/>
          <w:sz w:val="24"/>
          <w:szCs w:val="24"/>
          <w:lang w:val="en-US"/>
        </w:rPr>
        <w:t xml:space="preserve">whole-animal </w:t>
      </w:r>
      <w:r w:rsidR="00205DF8">
        <w:rPr>
          <w:rFonts w:ascii="Times New Roman" w:hAnsi="Times New Roman" w:cs="Times New Roman"/>
          <w:sz w:val="24"/>
          <w:szCs w:val="24"/>
          <w:lang w:val="en-US"/>
        </w:rPr>
        <w:t xml:space="preserve">traits </w:t>
      </w:r>
      <w:r w:rsidR="00E073D0">
        <w:rPr>
          <w:rFonts w:ascii="Times New Roman" w:hAnsi="Times New Roman" w:cs="Times New Roman"/>
          <w:sz w:val="24"/>
          <w:szCs w:val="24"/>
          <w:lang w:val="en-US"/>
        </w:rPr>
        <w:t>have</w:t>
      </w:r>
      <w:r w:rsidR="00205DF8">
        <w:rPr>
          <w:rFonts w:ascii="Times New Roman" w:hAnsi="Times New Roman" w:cs="Times New Roman"/>
          <w:sz w:val="24"/>
          <w:szCs w:val="24"/>
          <w:lang w:val="en-US"/>
        </w:rPr>
        <w:t xml:space="preserve"> been well studied, </w:t>
      </w:r>
      <w:r w:rsidR="005C61D2">
        <w:rPr>
          <w:rFonts w:ascii="Times New Roman" w:hAnsi="Times New Roman" w:cs="Times New Roman"/>
          <w:sz w:val="24"/>
          <w:szCs w:val="24"/>
          <w:lang w:val="en-US"/>
        </w:rPr>
        <w:t xml:space="preserve">far </w:t>
      </w:r>
      <w:r w:rsidR="00205DF8">
        <w:rPr>
          <w:rFonts w:ascii="Times New Roman" w:hAnsi="Times New Roman" w:cs="Times New Roman"/>
          <w:sz w:val="24"/>
          <w:szCs w:val="24"/>
          <w:lang w:val="en-US"/>
        </w:rPr>
        <w:t>l</w:t>
      </w:r>
      <w:r w:rsidR="00B41E47">
        <w:rPr>
          <w:rFonts w:ascii="Times New Roman" w:hAnsi="Times New Roman" w:cs="Times New Roman"/>
          <w:sz w:val="24"/>
          <w:szCs w:val="24"/>
          <w:lang w:val="en-US"/>
        </w:rPr>
        <w:t>ess</w:t>
      </w:r>
      <w:r w:rsidR="00205DF8">
        <w:rPr>
          <w:rFonts w:ascii="Times New Roman" w:hAnsi="Times New Roman" w:cs="Times New Roman"/>
          <w:sz w:val="24"/>
          <w:szCs w:val="24"/>
          <w:lang w:val="en-US"/>
        </w:rPr>
        <w:t xml:space="preserve"> is known about the </w:t>
      </w:r>
      <w:r w:rsidR="00B41E47">
        <w:rPr>
          <w:rFonts w:ascii="Times New Roman" w:hAnsi="Times New Roman" w:cs="Times New Roman"/>
          <w:sz w:val="24"/>
          <w:szCs w:val="24"/>
          <w:lang w:val="en-US"/>
        </w:rPr>
        <w:t xml:space="preserve">underlying cellular </w:t>
      </w:r>
      <w:r w:rsidR="00205DF8">
        <w:rPr>
          <w:rFonts w:ascii="Times New Roman" w:hAnsi="Times New Roman" w:cs="Times New Roman"/>
          <w:sz w:val="24"/>
          <w:szCs w:val="24"/>
          <w:lang w:val="en-US"/>
        </w:rPr>
        <w:t xml:space="preserve">mechanisms that regulate such effects. </w:t>
      </w:r>
      <w:r w:rsidR="00BD52C6">
        <w:rPr>
          <w:rFonts w:ascii="Times New Roman" w:hAnsi="Times New Roman" w:cs="Times New Roman"/>
          <w:sz w:val="24"/>
          <w:szCs w:val="24"/>
          <w:lang w:val="en-US"/>
        </w:rPr>
        <w:t xml:space="preserve">Recently, </w:t>
      </w:r>
      <w:r w:rsidR="004461C0">
        <w:rPr>
          <w:rFonts w:ascii="Times New Roman" w:hAnsi="Times New Roman" w:cs="Times New Roman"/>
          <w:sz w:val="24"/>
          <w:szCs w:val="24"/>
          <w:lang w:val="en-US"/>
        </w:rPr>
        <w:t xml:space="preserve">mitochondrial </w:t>
      </w:r>
      <w:r w:rsidR="00711E60">
        <w:rPr>
          <w:rFonts w:ascii="Times New Roman" w:hAnsi="Times New Roman" w:cs="Times New Roman"/>
          <w:sz w:val="24"/>
          <w:szCs w:val="24"/>
          <w:lang w:val="en-US"/>
        </w:rPr>
        <w:t xml:space="preserve">respiratory </w:t>
      </w:r>
      <w:r w:rsidR="004461C0">
        <w:rPr>
          <w:rFonts w:ascii="Times New Roman" w:hAnsi="Times New Roman" w:cs="Times New Roman"/>
          <w:sz w:val="24"/>
          <w:szCs w:val="24"/>
          <w:lang w:val="en-US"/>
        </w:rPr>
        <w:t xml:space="preserve">function </w:t>
      </w:r>
      <w:r w:rsidR="002E47DA">
        <w:rPr>
          <w:rFonts w:ascii="Times New Roman" w:hAnsi="Times New Roman" w:cs="Times New Roman"/>
          <w:sz w:val="24"/>
          <w:szCs w:val="24"/>
          <w:lang w:val="en-US"/>
        </w:rPr>
        <w:t>(Box 1)</w:t>
      </w:r>
      <w:r w:rsidR="00BD52C6">
        <w:rPr>
          <w:rFonts w:ascii="Times New Roman" w:hAnsi="Times New Roman" w:cs="Times New Roman"/>
          <w:sz w:val="24"/>
          <w:szCs w:val="24"/>
          <w:lang w:val="en-US"/>
        </w:rPr>
        <w:t xml:space="preserve"> has been identified as a</w:t>
      </w:r>
      <w:r w:rsidR="00711E60">
        <w:rPr>
          <w:rFonts w:ascii="Times New Roman" w:hAnsi="Times New Roman" w:cs="Times New Roman"/>
          <w:sz w:val="24"/>
          <w:szCs w:val="24"/>
          <w:lang w:val="en-US"/>
        </w:rPr>
        <w:t>n</w:t>
      </w:r>
      <w:r w:rsidR="00BD52C6">
        <w:rPr>
          <w:rFonts w:ascii="Times New Roman" w:hAnsi="Times New Roman" w:cs="Times New Roman"/>
          <w:sz w:val="24"/>
          <w:szCs w:val="24"/>
          <w:lang w:val="en-US"/>
        </w:rPr>
        <w:t xml:space="preserve"> </w:t>
      </w:r>
      <w:r w:rsidR="00711E60">
        <w:rPr>
          <w:rFonts w:ascii="Times New Roman" w:hAnsi="Times New Roman" w:cs="Times New Roman"/>
          <w:sz w:val="24"/>
          <w:szCs w:val="24"/>
          <w:lang w:val="en-US"/>
        </w:rPr>
        <w:t xml:space="preserve">important </w:t>
      </w:r>
      <w:r w:rsidR="004461C0">
        <w:rPr>
          <w:rFonts w:ascii="Times New Roman" w:hAnsi="Times New Roman" w:cs="Times New Roman"/>
          <w:sz w:val="24"/>
          <w:szCs w:val="24"/>
          <w:lang w:val="en-US"/>
        </w:rPr>
        <w:t xml:space="preserve">cellular mechanism that links </w:t>
      </w:r>
      <w:r w:rsidR="00D96552">
        <w:rPr>
          <w:rFonts w:ascii="Times New Roman" w:hAnsi="Times New Roman" w:cs="Times New Roman"/>
          <w:sz w:val="24"/>
          <w:szCs w:val="24"/>
          <w:lang w:val="en-US"/>
        </w:rPr>
        <w:t>developmental conditions</w:t>
      </w:r>
      <w:r w:rsidR="00AF1C1C">
        <w:rPr>
          <w:rFonts w:ascii="Times New Roman" w:hAnsi="Times New Roman" w:cs="Times New Roman"/>
          <w:sz w:val="24"/>
          <w:szCs w:val="24"/>
          <w:lang w:val="en-US"/>
        </w:rPr>
        <w:t xml:space="preserve"> </w:t>
      </w:r>
      <w:r w:rsidR="004461C0">
        <w:rPr>
          <w:rFonts w:ascii="Times New Roman" w:hAnsi="Times New Roman" w:cs="Times New Roman"/>
          <w:sz w:val="24"/>
          <w:szCs w:val="24"/>
          <w:lang w:val="en-US"/>
        </w:rPr>
        <w:t xml:space="preserve">to </w:t>
      </w:r>
      <w:r w:rsidR="00380386">
        <w:rPr>
          <w:rFonts w:ascii="Times New Roman" w:hAnsi="Times New Roman" w:cs="Times New Roman"/>
          <w:sz w:val="24"/>
          <w:szCs w:val="24"/>
          <w:lang w:val="en-US"/>
        </w:rPr>
        <w:t xml:space="preserve">both short- and long-term </w:t>
      </w:r>
      <w:r w:rsidR="004461C0">
        <w:rPr>
          <w:rFonts w:ascii="Times New Roman" w:hAnsi="Times New Roman" w:cs="Times New Roman"/>
          <w:sz w:val="24"/>
          <w:szCs w:val="24"/>
          <w:lang w:val="en-US"/>
        </w:rPr>
        <w:t xml:space="preserve">changes in </w:t>
      </w:r>
      <w:r w:rsidR="0040603A">
        <w:rPr>
          <w:rFonts w:ascii="Times New Roman" w:hAnsi="Times New Roman" w:cs="Times New Roman"/>
          <w:sz w:val="24"/>
          <w:szCs w:val="24"/>
          <w:lang w:val="en-US"/>
        </w:rPr>
        <w:t>phenotype</w:t>
      </w:r>
      <w:r w:rsidR="00C223E4">
        <w:rPr>
          <w:rFonts w:ascii="Times New Roman" w:hAnsi="Times New Roman" w:cs="Times New Roman"/>
          <w:sz w:val="24"/>
          <w:szCs w:val="24"/>
          <w:lang w:val="en-US"/>
        </w:rPr>
        <w:t xml:space="preserve">, </w:t>
      </w:r>
      <w:r w:rsidR="004461C0">
        <w:rPr>
          <w:rFonts w:ascii="Times New Roman" w:hAnsi="Times New Roman" w:cs="Times New Roman"/>
          <w:sz w:val="24"/>
          <w:szCs w:val="24"/>
          <w:lang w:val="en-US"/>
        </w:rPr>
        <w:t>performance</w:t>
      </w:r>
      <w:r w:rsidR="00C223E4">
        <w:rPr>
          <w:rFonts w:ascii="Times New Roman" w:hAnsi="Times New Roman" w:cs="Times New Roman"/>
          <w:sz w:val="24"/>
          <w:szCs w:val="24"/>
          <w:lang w:val="en-US"/>
        </w:rPr>
        <w:t>, and pathology</w:t>
      </w:r>
      <w:r w:rsidR="004461C0">
        <w:rPr>
          <w:rFonts w:ascii="Times New Roman" w:hAnsi="Times New Roman" w:cs="Times New Roman"/>
          <w:sz w:val="24"/>
          <w:szCs w:val="24"/>
          <w:lang w:val="en-US"/>
        </w:rPr>
        <w:t xml:space="preserve"> </w:t>
      </w:r>
      <w:r w:rsidR="001A109C">
        <w:rPr>
          <w:rFonts w:ascii="Times New Roman" w:hAnsi="Times New Roman" w:cs="Times New Roman"/>
          <w:sz w:val="24"/>
          <w:szCs w:val="24"/>
          <w:lang w:val="en-US"/>
        </w:rPr>
        <w:fldChar w:fldCharType="begin">
          <w:fldData xml:space="preserve">PEVuZE5vdGU+PENpdGU+PEF1dGhvcj5aaGFvPC9BdXRob3I+PFllYXI+MjAyMjwvWWVhcj48UmVj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PEVuZE5vdGU+PENpdGU+PEF1dGhvcj5aaGFvPC9BdXRob3I+PFllYXI+MjAyMjwvWWVhcj48UmVj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1A109C">
        <w:rPr>
          <w:rFonts w:ascii="Times New Roman" w:hAnsi="Times New Roman" w:cs="Times New Roman"/>
          <w:sz w:val="24"/>
          <w:szCs w:val="24"/>
          <w:lang w:val="en-US"/>
        </w:rPr>
      </w:r>
      <w:r w:rsidR="001A109C">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(reviewed in Zhao</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2022; Gyllenhammer</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2020; Daniels, Olsen &amp; Tyrka, 2020)</w:t>
      </w:r>
      <w:r w:rsidR="001A109C">
        <w:rPr>
          <w:rFonts w:ascii="Times New Roman" w:hAnsi="Times New Roman" w:cs="Times New Roman"/>
          <w:sz w:val="24"/>
          <w:szCs w:val="24"/>
          <w:lang w:val="en-US"/>
        </w:rPr>
        <w:fldChar w:fldCharType="end"/>
      </w:r>
      <w:r w:rsidR="002878D5">
        <w:rPr>
          <w:rFonts w:ascii="Times New Roman" w:hAnsi="Times New Roman" w:cs="Times New Roman"/>
          <w:sz w:val="24"/>
          <w:szCs w:val="24"/>
          <w:lang w:val="en-US"/>
        </w:rPr>
        <w:t>.</w:t>
      </w:r>
      <w:r w:rsidR="004461C0">
        <w:rPr>
          <w:rFonts w:ascii="Times New Roman" w:hAnsi="Times New Roman" w:cs="Times New Roman"/>
          <w:sz w:val="24"/>
          <w:szCs w:val="24"/>
          <w:lang w:val="en-US"/>
        </w:rPr>
        <w:t xml:space="preserve"> Mitochondria are cell organelles that are </w:t>
      </w:r>
      <w:r w:rsidR="005C61D2">
        <w:rPr>
          <w:rFonts w:ascii="Times New Roman" w:hAnsi="Times New Roman" w:cs="Times New Roman"/>
          <w:sz w:val="24"/>
          <w:szCs w:val="24"/>
          <w:lang w:val="en-US"/>
        </w:rPr>
        <w:t xml:space="preserve">vital </w:t>
      </w:r>
      <w:r w:rsidR="004461C0">
        <w:rPr>
          <w:rFonts w:ascii="Times New Roman" w:hAnsi="Times New Roman" w:cs="Times New Roman"/>
          <w:sz w:val="24"/>
          <w:szCs w:val="24"/>
          <w:lang w:val="en-US"/>
        </w:rPr>
        <w:t>for a range of functions</w:t>
      </w:r>
      <w:r w:rsidR="00AF1C1C">
        <w:rPr>
          <w:rFonts w:ascii="Times New Roman" w:hAnsi="Times New Roman" w:cs="Times New Roman"/>
          <w:sz w:val="24"/>
          <w:szCs w:val="24"/>
          <w:lang w:val="en-US"/>
        </w:rPr>
        <w:t>,</w:t>
      </w:r>
      <w:r w:rsidR="004461C0">
        <w:rPr>
          <w:rFonts w:ascii="Times New Roman" w:hAnsi="Times New Roman" w:cs="Times New Roman"/>
          <w:sz w:val="24"/>
          <w:szCs w:val="24"/>
          <w:lang w:val="en-US"/>
        </w:rPr>
        <w:t xml:space="preserve"> including signal transduction pathways, calcium regulation, apoptosis, and the production of cellular energy (adenosine triphosphate, ATP) </w:t>
      </w:r>
      <w:r w:rsidR="00AF1C1C">
        <w:rPr>
          <w:rFonts w:ascii="Times New Roman" w:hAnsi="Times New Roman" w:cs="Times New Roman"/>
          <w:sz w:val="24"/>
          <w:szCs w:val="24"/>
          <w:lang w:val="en-US"/>
        </w:rPr>
        <w:t xml:space="preserve">through </w:t>
      </w:r>
      <w:r w:rsidR="004461C0">
        <w:rPr>
          <w:rFonts w:ascii="Times New Roman" w:hAnsi="Times New Roman" w:cs="Times New Roman"/>
          <w:sz w:val="24"/>
          <w:szCs w:val="24"/>
          <w:lang w:val="en-US"/>
        </w:rPr>
        <w:t xml:space="preserve"> oxidative phosphorylation </w:t>
      </w:r>
      <w:r w:rsidR="007A4976">
        <w:rPr>
          <w:rFonts w:ascii="Times New Roman" w:hAnsi="Times New Roman" w:cs="Times New Roman"/>
          <w:sz w:val="24"/>
          <w:szCs w:val="24"/>
          <w:lang w:val="en-US"/>
        </w:rPr>
        <w:fldChar w:fldCharType="begin">
          <w:fldData xml:space="preserve">PEVuZE5vdGU+PENpdGU+PEF1dGhvcj5LYXNhaGFyYTwvQXV0aG9yPjxZZWFyPjIwMTQ8L1llYXI+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PEVuZE5vdGU+PENpdGU+PEF1dGhvcj5LYXNhaGFyYTwvQXV0aG9yPjxZZWFyPjIwMTQ8L1llYXI+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7A4976">
        <w:rPr>
          <w:rFonts w:ascii="Times New Roman" w:hAnsi="Times New Roman" w:cs="Times New Roman"/>
          <w:sz w:val="24"/>
          <w:szCs w:val="24"/>
          <w:lang w:val="en-US"/>
        </w:rPr>
      </w:r>
      <w:r w:rsidR="007A4976">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(OXPHOS; Kasahara &amp; Scorrano, 2014; Chandel, 2015; Hill, 2019)</w:t>
      </w:r>
      <w:r w:rsidR="007A4976">
        <w:rPr>
          <w:rFonts w:ascii="Times New Roman" w:hAnsi="Times New Roman" w:cs="Times New Roman"/>
          <w:sz w:val="24"/>
          <w:szCs w:val="24"/>
          <w:lang w:val="en-US"/>
        </w:rPr>
        <w:fldChar w:fldCharType="end"/>
      </w:r>
      <w:r w:rsidR="001A109C">
        <w:rPr>
          <w:rFonts w:ascii="Times New Roman" w:hAnsi="Times New Roman" w:cs="Times New Roman"/>
          <w:sz w:val="24"/>
          <w:szCs w:val="24"/>
          <w:lang w:val="en-US"/>
        </w:rPr>
        <w:t xml:space="preserve">. </w:t>
      </w:r>
      <w:r w:rsidR="006B6EFA">
        <w:rPr>
          <w:rFonts w:ascii="Times New Roman" w:hAnsi="Times New Roman" w:cs="Times New Roman"/>
          <w:sz w:val="24"/>
          <w:szCs w:val="24"/>
          <w:lang w:val="en-US"/>
        </w:rPr>
        <w:t xml:space="preserve">Mitochondrial </w:t>
      </w:r>
      <w:r w:rsidR="00DD6194">
        <w:rPr>
          <w:rFonts w:ascii="Times New Roman" w:hAnsi="Times New Roman" w:cs="Times New Roman"/>
          <w:sz w:val="24"/>
          <w:szCs w:val="24"/>
          <w:lang w:val="en-US"/>
        </w:rPr>
        <w:t xml:space="preserve">respiratory </w:t>
      </w:r>
      <w:r w:rsidR="006B6EFA">
        <w:rPr>
          <w:rFonts w:ascii="Times New Roman" w:hAnsi="Times New Roman" w:cs="Times New Roman"/>
          <w:sz w:val="24"/>
          <w:szCs w:val="24"/>
          <w:lang w:val="en-US"/>
        </w:rPr>
        <w:t xml:space="preserve">function affects the </w:t>
      </w:r>
      <w:r w:rsidR="00AC7BE4">
        <w:rPr>
          <w:rFonts w:ascii="Times New Roman" w:hAnsi="Times New Roman" w:cs="Times New Roman"/>
          <w:sz w:val="24"/>
          <w:szCs w:val="24"/>
          <w:lang w:val="en-US"/>
        </w:rPr>
        <w:t xml:space="preserve">rate </w:t>
      </w:r>
      <w:r w:rsidR="006B6EFA">
        <w:rPr>
          <w:rFonts w:ascii="Times New Roman" w:hAnsi="Times New Roman" w:cs="Times New Roman"/>
          <w:sz w:val="24"/>
          <w:szCs w:val="24"/>
          <w:lang w:val="en-US"/>
        </w:rPr>
        <w:t xml:space="preserve">of ATP production and the </w:t>
      </w:r>
      <w:r w:rsidR="00AC7BE4">
        <w:rPr>
          <w:rFonts w:ascii="Times New Roman" w:hAnsi="Times New Roman" w:cs="Times New Roman"/>
          <w:sz w:val="24"/>
          <w:szCs w:val="24"/>
          <w:lang w:val="en-US"/>
        </w:rPr>
        <w:t xml:space="preserve">generation </w:t>
      </w:r>
      <w:r w:rsidR="006B6EFA">
        <w:rPr>
          <w:rFonts w:ascii="Times New Roman" w:hAnsi="Times New Roman" w:cs="Times New Roman"/>
          <w:sz w:val="24"/>
          <w:szCs w:val="24"/>
          <w:lang w:val="en-US"/>
        </w:rPr>
        <w:t>of metabolic byproducts such as reactive oxygen species (ROS)</w:t>
      </w:r>
      <w:r w:rsidR="00B631D3">
        <w:rPr>
          <w:rFonts w:ascii="Times New Roman" w:hAnsi="Times New Roman" w:cs="Times New Roman"/>
          <w:sz w:val="24"/>
          <w:szCs w:val="24"/>
          <w:lang w:val="en-US"/>
        </w:rPr>
        <w:t>, which</w:t>
      </w:r>
      <w:r w:rsidR="006B6EFA">
        <w:rPr>
          <w:rFonts w:ascii="Times New Roman" w:hAnsi="Times New Roman" w:cs="Times New Roman"/>
          <w:sz w:val="24"/>
          <w:szCs w:val="24"/>
          <w:lang w:val="en-US"/>
        </w:rPr>
        <w:t xml:space="preserve"> </w:t>
      </w:r>
      <w:r w:rsidR="005C61D2">
        <w:rPr>
          <w:rFonts w:ascii="Times New Roman" w:hAnsi="Times New Roman" w:cs="Times New Roman"/>
          <w:sz w:val="24"/>
          <w:szCs w:val="24"/>
          <w:lang w:val="en-US"/>
        </w:rPr>
        <w:t>can cause</w:t>
      </w:r>
      <w:r w:rsidR="006B6EFA">
        <w:rPr>
          <w:rFonts w:ascii="Times New Roman" w:hAnsi="Times New Roman" w:cs="Times New Roman"/>
          <w:sz w:val="24"/>
          <w:szCs w:val="24"/>
          <w:lang w:val="en-US"/>
        </w:rPr>
        <w:t xml:space="preserve"> oxidative damage and </w:t>
      </w:r>
      <w:r w:rsidR="005C61D2">
        <w:rPr>
          <w:rFonts w:ascii="Times New Roman" w:hAnsi="Times New Roman" w:cs="Times New Roman"/>
          <w:sz w:val="24"/>
          <w:szCs w:val="24"/>
          <w:lang w:val="en-US"/>
        </w:rPr>
        <w:t xml:space="preserve">accelerate </w:t>
      </w:r>
      <w:r w:rsidR="006B6EFA">
        <w:rPr>
          <w:rFonts w:ascii="Times New Roman" w:hAnsi="Times New Roman" w:cs="Times New Roman"/>
          <w:sz w:val="24"/>
          <w:szCs w:val="24"/>
          <w:lang w:val="en-US"/>
        </w:rPr>
        <w:t>senescence</w:t>
      </w:r>
      <w:r w:rsidR="00D96552">
        <w:rPr>
          <w:rFonts w:ascii="Times New Roman" w:hAnsi="Times New Roman" w:cs="Times New Roman"/>
          <w:sz w:val="24"/>
          <w:szCs w:val="24"/>
          <w:lang w:val="en-US"/>
        </w:rPr>
        <w:t xml:space="preserve"> </w:t>
      </w:r>
      <w:r w:rsidR="00D96552">
        <w:rPr>
          <w:rFonts w:ascii="Times New Roman" w:hAnsi="Times New Roman" w:cs="Times New Roman"/>
          <w:sz w:val="24"/>
          <w:szCs w:val="24"/>
          <w:lang w:val="en-US"/>
        </w:rPr>
        <w:fldChar w:fldCharType="begin">
          <w:fldData xml:space="preserve">PEVuZE5vdGU+PENpdGU+PEF1dGhvcj5CcmFuZDwvQXV0aG9yPjxZZWFyPjIwMDA8L1llYXI+PFJl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PEVuZE5vdGU+PENpdGU+PEF1dGhvcj5CcmFuZDwvQXV0aG9yPjxZZWFyPjIwMDA8L1llYXI+PFJl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D96552">
        <w:rPr>
          <w:rFonts w:ascii="Times New Roman" w:hAnsi="Times New Roman" w:cs="Times New Roman"/>
          <w:sz w:val="24"/>
          <w:szCs w:val="24"/>
          <w:lang w:val="en-US"/>
        </w:rPr>
      </w:r>
      <w:r w:rsidR="00D96552">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(Brand, 2000; Metcalfe &amp; Olsson, 2022)</w:t>
      </w:r>
      <w:r w:rsidR="00D96552">
        <w:rPr>
          <w:rFonts w:ascii="Times New Roman" w:hAnsi="Times New Roman" w:cs="Times New Roman"/>
          <w:sz w:val="24"/>
          <w:szCs w:val="24"/>
          <w:lang w:val="en-US"/>
        </w:rPr>
        <w:fldChar w:fldCharType="end"/>
      </w:r>
      <w:r w:rsidR="006B6EFA">
        <w:rPr>
          <w:rFonts w:ascii="Times New Roman" w:hAnsi="Times New Roman" w:cs="Times New Roman"/>
          <w:sz w:val="24"/>
          <w:szCs w:val="24"/>
          <w:lang w:val="en-US"/>
        </w:rPr>
        <w:t xml:space="preserve">. </w:t>
      </w:r>
      <w:r w:rsidR="00FC654C">
        <w:rPr>
          <w:rFonts w:ascii="Times New Roman" w:hAnsi="Times New Roman" w:cs="Times New Roman"/>
          <w:sz w:val="24"/>
          <w:szCs w:val="24"/>
          <w:lang w:val="en-US"/>
        </w:rPr>
        <w:t>Mitochondria</w:t>
      </w:r>
      <w:r w:rsidR="00B631D3">
        <w:rPr>
          <w:rFonts w:ascii="Times New Roman" w:hAnsi="Times New Roman" w:cs="Times New Roman"/>
          <w:sz w:val="24"/>
          <w:szCs w:val="24"/>
          <w:lang w:val="en-US"/>
        </w:rPr>
        <w:t>l</w:t>
      </w:r>
      <w:r w:rsidR="00FC654C">
        <w:rPr>
          <w:rFonts w:ascii="Times New Roman" w:hAnsi="Times New Roman" w:cs="Times New Roman"/>
          <w:sz w:val="24"/>
          <w:szCs w:val="24"/>
          <w:lang w:val="en-US"/>
        </w:rPr>
        <w:t xml:space="preserve"> </w:t>
      </w:r>
      <w:r w:rsidR="00DD6194">
        <w:rPr>
          <w:rFonts w:ascii="Times New Roman" w:hAnsi="Times New Roman" w:cs="Times New Roman"/>
          <w:sz w:val="24"/>
          <w:szCs w:val="24"/>
          <w:lang w:val="en-US"/>
        </w:rPr>
        <w:t xml:space="preserve">respiratory </w:t>
      </w:r>
      <w:r w:rsidR="00FC654C">
        <w:rPr>
          <w:rFonts w:ascii="Times New Roman" w:hAnsi="Times New Roman" w:cs="Times New Roman"/>
          <w:sz w:val="24"/>
          <w:szCs w:val="24"/>
          <w:lang w:val="en-US"/>
        </w:rPr>
        <w:t xml:space="preserve">function </w:t>
      </w:r>
      <w:r w:rsidR="00B631D3">
        <w:rPr>
          <w:rFonts w:ascii="Times New Roman" w:hAnsi="Times New Roman" w:cs="Times New Roman"/>
          <w:sz w:val="24"/>
          <w:szCs w:val="24"/>
          <w:lang w:val="en-US"/>
        </w:rPr>
        <w:t xml:space="preserve">varies plastically across tissues, with an organism’s homeostatic state and </w:t>
      </w:r>
      <w:r w:rsidR="00B631D3">
        <w:rPr>
          <w:rFonts w:ascii="Times New Roman" w:hAnsi="Times New Roman" w:cs="Times New Roman"/>
          <w:sz w:val="24"/>
          <w:szCs w:val="24"/>
          <w:lang w:val="en-US"/>
        </w:rPr>
        <w:lastRenderedPageBreak/>
        <w:t xml:space="preserve">life-history stage, </w:t>
      </w:r>
      <w:r w:rsidR="005C61D2">
        <w:rPr>
          <w:rFonts w:ascii="Times New Roman" w:hAnsi="Times New Roman" w:cs="Times New Roman"/>
          <w:sz w:val="24"/>
          <w:szCs w:val="24"/>
          <w:lang w:val="en-US"/>
        </w:rPr>
        <w:t xml:space="preserve">as well as among </w:t>
      </w:r>
      <w:r w:rsidR="00FC654C">
        <w:rPr>
          <w:rFonts w:ascii="Times New Roman" w:hAnsi="Times New Roman" w:cs="Times New Roman"/>
          <w:sz w:val="24"/>
          <w:szCs w:val="24"/>
          <w:lang w:val="en-US"/>
        </w:rPr>
        <w:t>individuals and across populations</w:t>
      </w:r>
      <w:r w:rsidR="00B631D3">
        <w:rPr>
          <w:rFonts w:ascii="Times New Roman" w:hAnsi="Times New Roman" w:cs="Times New Roman"/>
          <w:sz w:val="24"/>
          <w:szCs w:val="24"/>
          <w:lang w:val="en-US"/>
        </w:rPr>
        <w:t>,</w:t>
      </w:r>
      <w:r w:rsidR="00FC654C">
        <w:rPr>
          <w:rFonts w:ascii="Times New Roman" w:hAnsi="Times New Roman" w:cs="Times New Roman"/>
          <w:sz w:val="24"/>
          <w:szCs w:val="24"/>
          <w:lang w:val="en-US"/>
        </w:rPr>
        <w:t xml:space="preserve"> </w:t>
      </w:r>
      <w:r w:rsidR="00C835FA">
        <w:rPr>
          <w:rFonts w:ascii="Times New Roman" w:hAnsi="Times New Roman" w:cs="Times New Roman"/>
          <w:sz w:val="24"/>
          <w:szCs w:val="24"/>
          <w:lang w:val="en-US"/>
        </w:rPr>
        <w:t xml:space="preserve">even in the absence of </w:t>
      </w:r>
      <w:r w:rsidR="00B631D3">
        <w:rPr>
          <w:rFonts w:ascii="Times New Roman" w:hAnsi="Times New Roman" w:cs="Times New Roman"/>
          <w:sz w:val="24"/>
          <w:szCs w:val="24"/>
          <w:lang w:val="en-US"/>
        </w:rPr>
        <w:t>genetic</w:t>
      </w:r>
      <w:r w:rsidR="00C835FA">
        <w:rPr>
          <w:rFonts w:ascii="Times New Roman" w:hAnsi="Times New Roman" w:cs="Times New Roman"/>
          <w:sz w:val="24"/>
          <w:szCs w:val="24"/>
          <w:lang w:val="en-US"/>
        </w:rPr>
        <w:t xml:space="preserve"> differences among individuals/populations </w:t>
      </w:r>
      <w:r w:rsidR="00C223E4">
        <w:rPr>
          <w:rFonts w:ascii="Times New Roman" w:hAnsi="Times New Roman" w:cs="Times New Roman"/>
          <w:sz w:val="24"/>
          <w:szCs w:val="24"/>
          <w:lang w:val="en-US"/>
        </w:rPr>
        <w:fldChar w:fldCharType="begin">
          <w:fldData xml:space="preserve">PEVuZE5vdGU+PENpdGU+PEF1dGhvcj5TYWxpbjwvQXV0aG9yPjxZZWFyPjIwMTU8L1llYXI+PFJl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PEVuZE5vdGU+PENpdGU+PEF1dGhvcj5TYWxpbjwvQXV0aG9yPjxZZWFyPjIwMTU8L1llYXI+PFJl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C223E4">
        <w:rPr>
          <w:rFonts w:ascii="Times New Roman" w:hAnsi="Times New Roman" w:cs="Times New Roman"/>
          <w:sz w:val="24"/>
          <w:szCs w:val="24"/>
          <w:lang w:val="en-US"/>
        </w:rPr>
      </w:r>
      <w:r w:rsidR="00C223E4">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(e.g., Salin</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2015; Cooper, Hammad &amp; Montooth, 2014; Casagrande</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2023)</w:t>
      </w:r>
      <w:r w:rsidR="00C223E4">
        <w:rPr>
          <w:rFonts w:ascii="Times New Roman" w:hAnsi="Times New Roman" w:cs="Times New Roman"/>
          <w:sz w:val="24"/>
          <w:szCs w:val="24"/>
          <w:lang w:val="en-US"/>
        </w:rPr>
        <w:fldChar w:fldCharType="end"/>
      </w:r>
      <w:r w:rsidR="00FC654C">
        <w:rPr>
          <w:rFonts w:ascii="Times New Roman" w:hAnsi="Times New Roman" w:cs="Times New Roman"/>
          <w:sz w:val="24"/>
          <w:szCs w:val="24"/>
          <w:lang w:val="en-US"/>
        </w:rPr>
        <w:t xml:space="preserve">. Such plastic mitochondrial responses allow organisms to meet </w:t>
      </w:r>
      <w:r w:rsidR="00B631D3">
        <w:rPr>
          <w:rFonts w:ascii="Times New Roman" w:hAnsi="Times New Roman" w:cs="Times New Roman"/>
          <w:sz w:val="24"/>
          <w:szCs w:val="24"/>
          <w:lang w:val="en-US"/>
        </w:rPr>
        <w:t xml:space="preserve">changing </w:t>
      </w:r>
      <w:r w:rsidR="00FC654C">
        <w:rPr>
          <w:rFonts w:ascii="Times New Roman" w:hAnsi="Times New Roman" w:cs="Times New Roman"/>
          <w:sz w:val="24"/>
          <w:szCs w:val="24"/>
          <w:lang w:val="en-US"/>
        </w:rPr>
        <w:t xml:space="preserve">metabolic demands </w:t>
      </w:r>
      <w:r w:rsidR="005C61D2">
        <w:rPr>
          <w:rFonts w:ascii="Times New Roman" w:hAnsi="Times New Roman" w:cs="Times New Roman"/>
          <w:sz w:val="24"/>
          <w:szCs w:val="24"/>
          <w:lang w:val="en-US"/>
        </w:rPr>
        <w:t xml:space="preserve">depending on the </w:t>
      </w:r>
      <w:r w:rsidR="00FC654C">
        <w:rPr>
          <w:rFonts w:ascii="Times New Roman" w:hAnsi="Times New Roman" w:cs="Times New Roman"/>
          <w:sz w:val="24"/>
          <w:szCs w:val="24"/>
          <w:lang w:val="en-US"/>
        </w:rPr>
        <w:t>environmental conditions and</w:t>
      </w:r>
      <w:r w:rsidR="005C61D2">
        <w:rPr>
          <w:rFonts w:ascii="Times New Roman" w:hAnsi="Times New Roman" w:cs="Times New Roman"/>
          <w:sz w:val="24"/>
          <w:szCs w:val="24"/>
          <w:lang w:val="en-US"/>
        </w:rPr>
        <w:t>/or</w:t>
      </w:r>
      <w:r w:rsidR="00FC654C">
        <w:rPr>
          <w:rFonts w:ascii="Times New Roman" w:hAnsi="Times New Roman" w:cs="Times New Roman"/>
          <w:sz w:val="24"/>
          <w:szCs w:val="24"/>
          <w:lang w:val="en-US"/>
        </w:rPr>
        <w:t xml:space="preserve"> life-history stages </w:t>
      </w:r>
      <w:r w:rsidR="00FC654C">
        <w:rPr>
          <w:rFonts w:ascii="Times New Roman" w:hAnsi="Times New Roman" w:cs="Times New Roman"/>
          <w:sz w:val="24"/>
          <w:szCs w:val="24"/>
          <w:lang w:val="en-US"/>
        </w:rPr>
        <w:fldChar w:fldCharType="begin">
          <w:fldData xml:space="preserve">PEVuZE5vdGU+PENpdGU+PEF1dGhvcj5Ib29kPC9BdXRob3I+PFllYXI+MjAyNDwvWWVhcj48UmVj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PEVuZE5vdGU+PENpdGU+PEF1dGhvcj5Ib29kPC9BdXRob3I+PFllYXI+MjAyNDwvWWVhcj48UmVj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FC654C">
        <w:rPr>
          <w:rFonts w:ascii="Times New Roman" w:hAnsi="Times New Roman" w:cs="Times New Roman"/>
          <w:sz w:val="24"/>
          <w:szCs w:val="24"/>
          <w:lang w:val="en-US"/>
        </w:rPr>
      </w:r>
      <w:r w:rsidR="00FC654C">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(Hood, 2024; Heine &amp; Hood, 2020)</w:t>
      </w:r>
      <w:r w:rsidR="00FC654C">
        <w:rPr>
          <w:rFonts w:ascii="Times New Roman" w:hAnsi="Times New Roman" w:cs="Times New Roman"/>
          <w:sz w:val="24"/>
          <w:szCs w:val="24"/>
          <w:lang w:val="en-US"/>
        </w:rPr>
        <w:fldChar w:fldCharType="end"/>
      </w:r>
      <w:r w:rsidR="00FC654C">
        <w:rPr>
          <w:rFonts w:ascii="Times New Roman" w:hAnsi="Times New Roman" w:cs="Times New Roman"/>
          <w:sz w:val="24"/>
          <w:szCs w:val="24"/>
          <w:lang w:val="en-US"/>
        </w:rPr>
        <w:t>.</w:t>
      </w:r>
    </w:p>
    <w:p w14:paraId="026CAD50" w14:textId="615952C2" w:rsidR="00E916A0" w:rsidRDefault="007F694E" w:rsidP="005C61D2">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Although mitochondria are plastic, developmental conditions can canalize their</w:t>
      </w:r>
      <w:r w:rsidR="00E916A0">
        <w:rPr>
          <w:rFonts w:ascii="Times New Roman" w:hAnsi="Times New Roman" w:cs="Times New Roman"/>
          <w:sz w:val="24"/>
          <w:szCs w:val="24"/>
          <w:lang w:val="en-US"/>
        </w:rPr>
        <w:t xml:space="preserve"> function such that </w:t>
      </w:r>
      <w:r>
        <w:rPr>
          <w:rFonts w:ascii="Times New Roman" w:hAnsi="Times New Roman" w:cs="Times New Roman"/>
          <w:sz w:val="24"/>
          <w:szCs w:val="24"/>
          <w:lang w:val="en-US"/>
        </w:rPr>
        <w:t xml:space="preserve">plastic responses </w:t>
      </w:r>
      <w:r w:rsidR="00E916A0">
        <w:rPr>
          <w:rFonts w:ascii="Times New Roman" w:hAnsi="Times New Roman" w:cs="Times New Roman"/>
          <w:sz w:val="24"/>
          <w:szCs w:val="24"/>
          <w:lang w:val="en-US"/>
        </w:rPr>
        <w:t xml:space="preserve">in later life </w:t>
      </w:r>
      <w:r>
        <w:rPr>
          <w:rFonts w:ascii="Times New Roman" w:hAnsi="Times New Roman" w:cs="Times New Roman"/>
          <w:sz w:val="24"/>
          <w:szCs w:val="24"/>
          <w:lang w:val="en-US"/>
        </w:rPr>
        <w:t>are</w:t>
      </w:r>
      <w:r w:rsidR="00E916A0">
        <w:rPr>
          <w:rFonts w:ascii="Times New Roman" w:hAnsi="Times New Roman" w:cs="Times New Roman"/>
          <w:sz w:val="24"/>
          <w:szCs w:val="24"/>
          <w:lang w:val="en-US"/>
        </w:rPr>
        <w:t xml:space="preserve"> </w:t>
      </w:r>
      <w:r w:rsidR="00B631D3">
        <w:rPr>
          <w:rFonts w:ascii="Times New Roman" w:hAnsi="Times New Roman" w:cs="Times New Roman"/>
          <w:sz w:val="24"/>
          <w:szCs w:val="24"/>
          <w:lang w:val="en-US"/>
        </w:rPr>
        <w:t xml:space="preserve">muted or </w:t>
      </w:r>
      <w:r w:rsidR="00580AD6">
        <w:rPr>
          <w:rFonts w:ascii="Times New Roman" w:hAnsi="Times New Roman" w:cs="Times New Roman"/>
          <w:sz w:val="24"/>
          <w:szCs w:val="24"/>
          <w:lang w:val="en-US"/>
        </w:rPr>
        <w:t xml:space="preserve">modulated by early life experiences </w:t>
      </w:r>
      <w:r w:rsidR="00D55B27">
        <w:rPr>
          <w:rFonts w:ascii="Times New Roman" w:hAnsi="Times New Roman" w:cs="Times New Roman"/>
          <w:sz w:val="24"/>
          <w:szCs w:val="24"/>
          <w:lang w:val="en-US"/>
        </w:rPr>
        <w:fldChar w:fldCharType="begin">
          <w:fldData xml:space="preserve">PEVuZE5vdGU+PENpdGU+PEF1dGhvcj5HcmlsbzwvQXV0aG9yPjxZZWFyPjIwMjE8L1llYXI+PFJl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</w:fldData>
        </w:fldChar>
      </w:r>
      <w:r w:rsidR="00FB1D1D">
        <w:rPr>
          <w:rFonts w:ascii="Times New Roman" w:hAnsi="Times New Roman" w:cs="Times New Roman"/>
          <w:sz w:val="24"/>
          <w:szCs w:val="24"/>
          <w:lang w:val="en-US"/>
        </w:rPr>
        <w:instrText xml:space="preserve"> ADDIN EN.CITE </w:instrText>
      </w:r>
      <w:r w:rsidR="00FB1D1D">
        <w:rPr>
          <w:rFonts w:ascii="Times New Roman" w:hAnsi="Times New Roman" w:cs="Times New Roman"/>
          <w:sz w:val="24"/>
          <w:szCs w:val="24"/>
          <w:lang w:val="en-US"/>
        </w:rPr>
        <w:fldChar w:fldCharType="begin">
          <w:fldData xml:space="preserve">PEVuZE5vdGU+PENpdGU+PEF1dGhvcj5HcmlsbzwvQXV0aG9yPjxZZWFyPjIwMjE8L1llYXI+PFJl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</w:fldData>
        </w:fldChar>
      </w:r>
      <w:r w:rsidR="00FB1D1D">
        <w:rPr>
          <w:rFonts w:ascii="Times New Roman" w:hAnsi="Times New Roman" w:cs="Times New Roman"/>
          <w:sz w:val="24"/>
          <w:szCs w:val="24"/>
          <w:lang w:val="en-US"/>
        </w:rPr>
        <w:instrText xml:space="preserve"> ADDIN EN.CITE.DATA </w:instrText>
      </w:r>
      <w:r w:rsidR="00FB1D1D">
        <w:rPr>
          <w:rFonts w:ascii="Times New Roman" w:hAnsi="Times New Roman" w:cs="Times New Roman"/>
          <w:sz w:val="24"/>
          <w:szCs w:val="24"/>
          <w:lang w:val="en-US"/>
        </w:rPr>
      </w:r>
      <w:r w:rsidR="00FB1D1D">
        <w:rPr>
          <w:rFonts w:ascii="Times New Roman" w:hAnsi="Times New Roman" w:cs="Times New Roman"/>
          <w:sz w:val="24"/>
          <w:szCs w:val="24"/>
          <w:lang w:val="en-US"/>
        </w:rPr>
        <w:fldChar w:fldCharType="end"/>
      </w:r>
      <w:r w:rsidR="00D55B27">
        <w:rPr>
          <w:rFonts w:ascii="Times New Roman" w:hAnsi="Times New Roman" w:cs="Times New Roman"/>
          <w:sz w:val="24"/>
          <w:szCs w:val="24"/>
          <w:lang w:val="en-US"/>
        </w:rPr>
      </w:r>
      <w:r w:rsidR="00D55B27">
        <w:rPr>
          <w:rFonts w:ascii="Times New Roman" w:hAnsi="Times New Roman" w:cs="Times New Roman"/>
          <w:sz w:val="24"/>
          <w:szCs w:val="24"/>
          <w:lang w:val="en-US"/>
        </w:rPr>
        <w:fldChar w:fldCharType="separate"/>
      </w:r>
      <w:r w:rsidR="00FB1D1D">
        <w:rPr>
          <w:rFonts w:ascii="Times New Roman" w:hAnsi="Times New Roman" w:cs="Times New Roman"/>
          <w:noProof/>
          <w:sz w:val="24"/>
          <w:szCs w:val="24"/>
          <w:lang w:val="en-US"/>
        </w:rPr>
        <w:t>(Fig. 1; Grilo</w:t>
      </w:r>
      <w:r w:rsidR="00FB1D1D" w:rsidRPr="00FB1D1D">
        <w:rPr>
          <w:rFonts w:ascii="Times New Roman" w:hAnsi="Times New Roman" w:cs="Times New Roman"/>
          <w:i/>
          <w:noProof/>
          <w:sz w:val="24"/>
          <w:szCs w:val="24"/>
          <w:lang w:val="en-US"/>
        </w:rPr>
        <w:t xml:space="preserve"> et al.</w:t>
      </w:r>
      <w:r w:rsidR="00FB1D1D">
        <w:rPr>
          <w:rFonts w:ascii="Times New Roman" w:hAnsi="Times New Roman" w:cs="Times New Roman"/>
          <w:noProof/>
          <w:sz w:val="24"/>
          <w:szCs w:val="24"/>
          <w:lang w:val="en-US"/>
        </w:rPr>
        <w:t>, 2021; Gyllenhammer</w:t>
      </w:r>
      <w:r w:rsidR="00FB1D1D" w:rsidRPr="00FB1D1D">
        <w:rPr>
          <w:rFonts w:ascii="Times New Roman" w:hAnsi="Times New Roman" w:cs="Times New Roman"/>
          <w:i/>
          <w:noProof/>
          <w:sz w:val="24"/>
          <w:szCs w:val="24"/>
          <w:lang w:val="en-US"/>
        </w:rPr>
        <w:t xml:space="preserve"> et al.</w:t>
      </w:r>
      <w:r w:rsidR="00FB1D1D">
        <w:rPr>
          <w:rFonts w:ascii="Times New Roman" w:hAnsi="Times New Roman" w:cs="Times New Roman"/>
          <w:noProof/>
          <w:sz w:val="24"/>
          <w:szCs w:val="24"/>
          <w:lang w:val="en-US"/>
        </w:rPr>
        <w:t>, 2020)</w:t>
      </w:r>
      <w:r w:rsidR="00D55B27">
        <w:rPr>
          <w:rFonts w:ascii="Times New Roman" w:hAnsi="Times New Roman" w:cs="Times New Roman"/>
          <w:sz w:val="24"/>
          <w:szCs w:val="24"/>
          <w:lang w:val="en-US"/>
        </w:rPr>
        <w:fldChar w:fldCharType="end"/>
      </w:r>
      <w:r w:rsidR="00580AD6">
        <w:rPr>
          <w:rFonts w:ascii="Times New Roman" w:hAnsi="Times New Roman" w:cs="Times New Roman"/>
          <w:sz w:val="24"/>
          <w:szCs w:val="24"/>
          <w:lang w:val="en-US"/>
        </w:rPr>
        <w:t>.</w:t>
      </w:r>
      <w:r w:rsidR="00744E4A">
        <w:rPr>
          <w:rFonts w:ascii="Times New Roman" w:hAnsi="Times New Roman" w:cs="Times New Roman"/>
          <w:sz w:val="24"/>
          <w:szCs w:val="24"/>
          <w:lang w:val="en-US"/>
        </w:rPr>
        <w:t xml:space="preserve"> </w:t>
      </w:r>
      <w:r w:rsidR="005C61D2">
        <w:rPr>
          <w:rFonts w:ascii="Times New Roman" w:hAnsi="Times New Roman" w:cs="Times New Roman"/>
          <w:sz w:val="24"/>
          <w:szCs w:val="24"/>
          <w:lang w:val="en-US"/>
        </w:rPr>
        <w:t xml:space="preserve">These </w:t>
      </w:r>
      <w:r w:rsidR="005807D5">
        <w:rPr>
          <w:rFonts w:ascii="Times New Roman" w:hAnsi="Times New Roman" w:cs="Times New Roman"/>
          <w:sz w:val="24"/>
          <w:szCs w:val="24"/>
          <w:lang w:val="en-US"/>
        </w:rPr>
        <w:t>‘programmatic’ changes to mitochondria</w:t>
      </w:r>
      <w:r w:rsidR="00E10305">
        <w:rPr>
          <w:rFonts w:ascii="Times New Roman" w:hAnsi="Times New Roman" w:cs="Times New Roman"/>
          <w:sz w:val="24"/>
          <w:szCs w:val="24"/>
          <w:lang w:val="en-US"/>
        </w:rPr>
        <w:t>l</w:t>
      </w:r>
      <w:r w:rsidR="005807D5">
        <w:rPr>
          <w:rFonts w:ascii="Times New Roman" w:hAnsi="Times New Roman" w:cs="Times New Roman"/>
          <w:sz w:val="24"/>
          <w:szCs w:val="24"/>
          <w:lang w:val="en-US"/>
        </w:rPr>
        <w:t xml:space="preserve"> </w:t>
      </w:r>
      <w:r w:rsidR="00711E60">
        <w:rPr>
          <w:rFonts w:ascii="Times New Roman" w:hAnsi="Times New Roman" w:cs="Times New Roman"/>
          <w:sz w:val="24"/>
          <w:szCs w:val="24"/>
          <w:lang w:val="en-US"/>
        </w:rPr>
        <w:t xml:space="preserve">respiratory </w:t>
      </w:r>
      <w:r w:rsidR="005807D5">
        <w:rPr>
          <w:rFonts w:ascii="Times New Roman" w:hAnsi="Times New Roman" w:cs="Times New Roman"/>
          <w:sz w:val="24"/>
          <w:szCs w:val="24"/>
          <w:lang w:val="en-US"/>
        </w:rPr>
        <w:t xml:space="preserve">function </w:t>
      </w:r>
      <w:r w:rsidR="008A1DE4">
        <w:rPr>
          <w:rFonts w:ascii="Times New Roman" w:hAnsi="Times New Roman" w:cs="Times New Roman"/>
          <w:sz w:val="24"/>
          <w:szCs w:val="24"/>
          <w:lang w:val="en-US"/>
        </w:rPr>
        <w:t xml:space="preserve">have been proposed to </w:t>
      </w:r>
      <w:r w:rsidR="005807D5">
        <w:rPr>
          <w:rFonts w:ascii="Times New Roman" w:hAnsi="Times New Roman" w:cs="Times New Roman"/>
          <w:sz w:val="24"/>
          <w:szCs w:val="24"/>
          <w:lang w:val="en-US"/>
        </w:rPr>
        <w:t xml:space="preserve">underlie </w:t>
      </w:r>
      <w:r w:rsidR="000678FE">
        <w:rPr>
          <w:rFonts w:ascii="Times New Roman" w:hAnsi="Times New Roman" w:cs="Times New Roman"/>
          <w:sz w:val="24"/>
          <w:szCs w:val="24"/>
          <w:lang w:val="en-US"/>
        </w:rPr>
        <w:t>the long-term effects of developmental conditions</w:t>
      </w:r>
      <w:r w:rsidR="00C10474">
        <w:rPr>
          <w:rFonts w:ascii="Times New Roman" w:hAnsi="Times New Roman" w:cs="Times New Roman"/>
          <w:sz w:val="24"/>
          <w:szCs w:val="24"/>
          <w:lang w:val="en-US"/>
        </w:rPr>
        <w:t xml:space="preserve"> </w:t>
      </w:r>
      <w:r w:rsidR="000678FE">
        <w:rPr>
          <w:rFonts w:ascii="Times New Roman" w:hAnsi="Times New Roman" w:cs="Times New Roman"/>
          <w:sz w:val="24"/>
          <w:szCs w:val="24"/>
          <w:lang w:val="en-US"/>
        </w:rPr>
        <w:t xml:space="preserve">on phenotype </w:t>
      </w:r>
      <w:r w:rsidR="008A1DE4">
        <w:rPr>
          <w:rFonts w:ascii="Times New Roman" w:hAnsi="Times New Roman" w:cs="Times New Roman"/>
          <w:sz w:val="24"/>
          <w:szCs w:val="24"/>
          <w:lang w:val="en-US"/>
        </w:rPr>
        <w:fldChar w:fldCharType="begin">
          <w:fldData xml:space="preserve">PEVuZE5vdGU+PENpdGU+PEF1dGhvcj5HeWxsZW5oYW1tZXI8L0F1dGhvcj48WWVhcj4yMDIwPC9Z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PEVuZE5vdGU+PENpdGU+PEF1dGhvcj5HeWxsZW5oYW1tZXI8L0F1dGhvcj48WWVhcj4yMDIwPC9Z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8A1DE4">
        <w:rPr>
          <w:rFonts w:ascii="Times New Roman" w:hAnsi="Times New Roman" w:cs="Times New Roman"/>
          <w:sz w:val="24"/>
          <w:szCs w:val="24"/>
          <w:lang w:val="en-US"/>
        </w:rPr>
      </w:r>
      <w:r w:rsidR="008A1DE4">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(Gyllenhammer</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2020; Grilo</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2021; Fernandez-Twinn &amp; Ozanne, 2010; Symonds</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2009)</w:t>
      </w:r>
      <w:r w:rsidR="008A1DE4">
        <w:rPr>
          <w:rFonts w:ascii="Times New Roman" w:hAnsi="Times New Roman" w:cs="Times New Roman"/>
          <w:sz w:val="24"/>
          <w:szCs w:val="24"/>
          <w:lang w:val="en-US"/>
        </w:rPr>
        <w:fldChar w:fldCharType="end"/>
      </w:r>
      <w:r w:rsidR="005807D5">
        <w:rPr>
          <w:rFonts w:ascii="Times New Roman" w:hAnsi="Times New Roman" w:cs="Times New Roman"/>
          <w:sz w:val="24"/>
          <w:szCs w:val="24"/>
          <w:lang w:val="en-US"/>
        </w:rPr>
        <w:t xml:space="preserve">. </w:t>
      </w:r>
      <w:r w:rsidR="00B631D3">
        <w:rPr>
          <w:rFonts w:ascii="Times New Roman" w:hAnsi="Times New Roman" w:cs="Times New Roman"/>
          <w:sz w:val="24"/>
          <w:szCs w:val="24"/>
          <w:lang w:val="en-US"/>
        </w:rPr>
        <w:t>S</w:t>
      </w:r>
      <w:r w:rsidR="005B0BE8">
        <w:rPr>
          <w:rFonts w:ascii="Times New Roman" w:hAnsi="Times New Roman" w:cs="Times New Roman"/>
          <w:sz w:val="24"/>
          <w:szCs w:val="24"/>
          <w:lang w:val="en-US"/>
        </w:rPr>
        <w:t xml:space="preserve">everal observations support </w:t>
      </w:r>
      <w:r w:rsidR="007A4976">
        <w:rPr>
          <w:rFonts w:ascii="Times New Roman" w:hAnsi="Times New Roman" w:cs="Times New Roman"/>
          <w:sz w:val="24"/>
          <w:szCs w:val="24"/>
          <w:lang w:val="en-US"/>
        </w:rPr>
        <w:t>th</w:t>
      </w:r>
      <w:r w:rsidR="003F6873">
        <w:rPr>
          <w:rFonts w:ascii="Times New Roman" w:hAnsi="Times New Roman" w:cs="Times New Roman"/>
          <w:sz w:val="24"/>
          <w:szCs w:val="24"/>
          <w:lang w:val="en-US"/>
        </w:rPr>
        <w:t>is</w:t>
      </w:r>
      <w:r w:rsidR="007A4976">
        <w:rPr>
          <w:rFonts w:ascii="Times New Roman" w:hAnsi="Times New Roman" w:cs="Times New Roman"/>
          <w:sz w:val="24"/>
          <w:szCs w:val="24"/>
          <w:lang w:val="en-US"/>
        </w:rPr>
        <w:t xml:space="preserve"> hypothesis. </w:t>
      </w:r>
      <w:r w:rsidR="009805EF">
        <w:rPr>
          <w:rFonts w:ascii="Times New Roman" w:hAnsi="Times New Roman" w:cs="Times New Roman"/>
          <w:sz w:val="24"/>
          <w:szCs w:val="24"/>
          <w:lang w:val="en-US"/>
        </w:rPr>
        <w:t>First</w:t>
      </w:r>
      <w:r w:rsidR="008B417F">
        <w:rPr>
          <w:rFonts w:ascii="Times New Roman" w:hAnsi="Times New Roman" w:cs="Times New Roman"/>
          <w:sz w:val="24"/>
          <w:szCs w:val="24"/>
          <w:lang w:val="en-US"/>
        </w:rPr>
        <w:t xml:space="preserve">, </w:t>
      </w:r>
      <w:r w:rsidR="007E498A">
        <w:rPr>
          <w:rFonts w:ascii="Times New Roman" w:hAnsi="Times New Roman" w:cs="Times New Roman"/>
          <w:sz w:val="24"/>
          <w:szCs w:val="24"/>
          <w:lang w:val="en-US"/>
        </w:rPr>
        <w:t>developmentally induced</w:t>
      </w:r>
      <w:r w:rsidR="00391A10">
        <w:rPr>
          <w:rFonts w:ascii="Times New Roman" w:hAnsi="Times New Roman" w:cs="Times New Roman"/>
          <w:sz w:val="24"/>
          <w:szCs w:val="24"/>
          <w:lang w:val="en-US"/>
        </w:rPr>
        <w:t xml:space="preserve"> </w:t>
      </w:r>
      <w:r w:rsidR="007A4976">
        <w:rPr>
          <w:rFonts w:ascii="Times New Roman" w:hAnsi="Times New Roman" w:cs="Times New Roman"/>
          <w:sz w:val="24"/>
          <w:szCs w:val="24"/>
          <w:lang w:val="en-US"/>
        </w:rPr>
        <w:t xml:space="preserve">changes in mitochondrial </w:t>
      </w:r>
      <w:r w:rsidR="00711E60">
        <w:rPr>
          <w:rFonts w:ascii="Times New Roman" w:hAnsi="Times New Roman" w:cs="Times New Roman"/>
          <w:sz w:val="24"/>
          <w:szCs w:val="24"/>
          <w:lang w:val="en-US"/>
        </w:rPr>
        <w:t xml:space="preserve">respiratory </w:t>
      </w:r>
      <w:r w:rsidR="007A4976">
        <w:rPr>
          <w:rFonts w:ascii="Times New Roman" w:hAnsi="Times New Roman" w:cs="Times New Roman"/>
          <w:sz w:val="24"/>
          <w:szCs w:val="24"/>
          <w:lang w:val="en-US"/>
        </w:rPr>
        <w:t xml:space="preserve">function can </w:t>
      </w:r>
      <w:r w:rsidR="00391A10">
        <w:rPr>
          <w:rFonts w:ascii="Times New Roman" w:hAnsi="Times New Roman" w:cs="Times New Roman"/>
          <w:sz w:val="24"/>
          <w:szCs w:val="24"/>
          <w:lang w:val="en-US"/>
        </w:rPr>
        <w:t xml:space="preserve">persist </w:t>
      </w:r>
      <w:r w:rsidR="007A4976">
        <w:rPr>
          <w:rFonts w:ascii="Times New Roman" w:hAnsi="Times New Roman" w:cs="Times New Roman"/>
          <w:sz w:val="24"/>
          <w:szCs w:val="24"/>
          <w:lang w:val="en-US"/>
        </w:rPr>
        <w:t>past early life</w:t>
      </w:r>
      <w:r w:rsidR="00391A10">
        <w:rPr>
          <w:rFonts w:ascii="Times New Roman" w:hAnsi="Times New Roman" w:cs="Times New Roman"/>
          <w:sz w:val="24"/>
          <w:szCs w:val="24"/>
          <w:lang w:val="en-US"/>
        </w:rPr>
        <w:t>, into adulthood,</w:t>
      </w:r>
      <w:r w:rsidR="007A4976">
        <w:rPr>
          <w:rFonts w:ascii="Times New Roman" w:hAnsi="Times New Roman" w:cs="Times New Roman"/>
          <w:sz w:val="24"/>
          <w:szCs w:val="24"/>
          <w:lang w:val="en-US"/>
        </w:rPr>
        <w:t xml:space="preserve"> and </w:t>
      </w:r>
      <w:r w:rsidR="00391A10">
        <w:rPr>
          <w:rFonts w:ascii="Times New Roman" w:hAnsi="Times New Roman" w:cs="Times New Roman"/>
          <w:sz w:val="24"/>
          <w:szCs w:val="24"/>
          <w:lang w:val="en-US"/>
        </w:rPr>
        <w:t xml:space="preserve">even </w:t>
      </w:r>
      <w:r w:rsidR="005C61D2">
        <w:rPr>
          <w:rFonts w:ascii="Times New Roman" w:hAnsi="Times New Roman" w:cs="Times New Roman"/>
          <w:sz w:val="24"/>
          <w:szCs w:val="24"/>
          <w:lang w:val="en-US"/>
        </w:rPr>
        <w:t xml:space="preserve">be inherited by subsequent </w:t>
      </w:r>
      <w:r w:rsidR="007A4976">
        <w:rPr>
          <w:rFonts w:ascii="Times New Roman" w:hAnsi="Times New Roman" w:cs="Times New Roman"/>
          <w:sz w:val="24"/>
          <w:szCs w:val="24"/>
          <w:lang w:val="en-US"/>
        </w:rPr>
        <w:t xml:space="preserve">generations </w:t>
      </w:r>
      <w:r w:rsidR="00391A10">
        <w:rPr>
          <w:rFonts w:ascii="Times New Roman" w:hAnsi="Times New Roman" w:cs="Times New Roman"/>
          <w:sz w:val="24"/>
          <w:szCs w:val="24"/>
          <w:lang w:val="en-US"/>
        </w:rPr>
        <w:fldChar w:fldCharType="begin">
          <w:fldData xml:space="preserve">PEVuZE5vdGU+PENpdGU+PEF1dGhvcj5TYWJlbjwvQXV0aG9yPjxZZWFyPjIwMTY8L1llYXI+PFJl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PEVuZE5vdGU+PENpdGU+PEF1dGhvcj5TYWJlbjwvQXV0aG9yPjxZZWFyPjIwMTY8L1llYXI+PFJl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391A10">
        <w:rPr>
          <w:rFonts w:ascii="Times New Roman" w:hAnsi="Times New Roman" w:cs="Times New Roman"/>
          <w:sz w:val="24"/>
          <w:szCs w:val="24"/>
          <w:lang w:val="en-US"/>
        </w:rPr>
      </w:r>
      <w:r w:rsidR="00391A10">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(e.g., Saben</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2016; Hanafi</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2016; Alfaradhi</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2014; Casagrande</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2020; Stier, Monaghan &amp; Metcalfe, 2022)</w:t>
      </w:r>
      <w:r w:rsidR="00391A10">
        <w:rPr>
          <w:rFonts w:ascii="Times New Roman" w:hAnsi="Times New Roman" w:cs="Times New Roman"/>
          <w:sz w:val="24"/>
          <w:szCs w:val="24"/>
          <w:lang w:val="en-US"/>
        </w:rPr>
        <w:fldChar w:fldCharType="end"/>
      </w:r>
      <w:r w:rsidR="007A4976">
        <w:rPr>
          <w:rFonts w:ascii="Times New Roman" w:hAnsi="Times New Roman" w:cs="Times New Roman"/>
          <w:sz w:val="24"/>
          <w:szCs w:val="24"/>
          <w:lang w:val="en-US"/>
        </w:rPr>
        <w:t xml:space="preserve">. </w:t>
      </w:r>
      <w:r w:rsidR="009805EF">
        <w:rPr>
          <w:rFonts w:ascii="Times New Roman" w:hAnsi="Times New Roman" w:cs="Times New Roman"/>
          <w:sz w:val="24"/>
          <w:szCs w:val="24"/>
          <w:lang w:val="en-US"/>
        </w:rPr>
        <w:t xml:space="preserve">Second, developmental conditions often affect a range of traits within an individual, suggesting that these responses are modulated by cellular mechanisms that are shared across cell and tissue types </w:t>
      </w:r>
      <w:r w:rsidR="009805EF">
        <w:rPr>
          <w:rFonts w:ascii="Times New Roman" w:hAnsi="Times New Roman" w:cs="Times New Roman"/>
          <w:sz w:val="24"/>
          <w:szCs w:val="24"/>
          <w:lang w:val="en-US"/>
        </w:rPr>
        <w:fldChar w:fldCharType="begin">
          <w:fldData xml:space="preserve">PEVuZE5vdGU+PENpdGU+PEF1dGhvcj5HeWxsZW5oYW1tZXI8L0F1dGhvcj48WWVhcj4yMDIwPC9Z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PEVuZE5vdGU+PENpdGU+PEF1dGhvcj5HeWxsZW5oYW1tZXI8L0F1dGhvcj48WWVhcj4yMDIwPC9Z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9805EF">
        <w:rPr>
          <w:rFonts w:ascii="Times New Roman" w:hAnsi="Times New Roman" w:cs="Times New Roman"/>
          <w:sz w:val="24"/>
          <w:szCs w:val="24"/>
          <w:lang w:val="en-US"/>
        </w:rPr>
      </w:r>
      <w:r w:rsidR="009805EF">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(Gyllenhammer</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2020)</w:t>
      </w:r>
      <w:r w:rsidR="009805EF">
        <w:rPr>
          <w:rFonts w:ascii="Times New Roman" w:hAnsi="Times New Roman" w:cs="Times New Roman"/>
          <w:sz w:val="24"/>
          <w:szCs w:val="24"/>
          <w:lang w:val="en-US"/>
        </w:rPr>
        <w:fldChar w:fldCharType="end"/>
      </w:r>
      <w:r w:rsidR="009805EF">
        <w:rPr>
          <w:rFonts w:ascii="Times New Roman" w:hAnsi="Times New Roman" w:cs="Times New Roman"/>
          <w:sz w:val="24"/>
          <w:szCs w:val="24"/>
          <w:lang w:val="en-US"/>
        </w:rPr>
        <w:t xml:space="preserve">. </w:t>
      </w:r>
      <w:r w:rsidR="00BB21C2">
        <w:rPr>
          <w:rFonts w:ascii="Times New Roman" w:hAnsi="Times New Roman" w:cs="Times New Roman"/>
          <w:sz w:val="24"/>
          <w:szCs w:val="24"/>
          <w:lang w:val="en-US"/>
        </w:rPr>
        <w:t xml:space="preserve">Third, mitochondrial </w:t>
      </w:r>
      <w:r w:rsidR="00711E60">
        <w:rPr>
          <w:rFonts w:ascii="Times New Roman" w:hAnsi="Times New Roman" w:cs="Times New Roman"/>
          <w:sz w:val="24"/>
          <w:szCs w:val="24"/>
          <w:lang w:val="en-US"/>
        </w:rPr>
        <w:t xml:space="preserve">respiratory </w:t>
      </w:r>
      <w:r w:rsidR="00BB21C2">
        <w:rPr>
          <w:rFonts w:ascii="Times New Roman" w:hAnsi="Times New Roman" w:cs="Times New Roman"/>
          <w:sz w:val="24"/>
          <w:szCs w:val="24"/>
          <w:lang w:val="en-US"/>
        </w:rPr>
        <w:t>function is intrinsically linked to physiological stress responses in vertebrates through</w:t>
      </w:r>
      <w:r w:rsidR="00356039">
        <w:rPr>
          <w:rFonts w:ascii="Times New Roman" w:hAnsi="Times New Roman" w:cs="Times New Roman"/>
          <w:sz w:val="24"/>
          <w:szCs w:val="24"/>
          <w:lang w:val="en-US"/>
        </w:rPr>
        <w:t xml:space="preserve"> the involvement of mitochondria in the </w:t>
      </w:r>
      <w:r w:rsidR="00BB21C2">
        <w:rPr>
          <w:rFonts w:ascii="Times New Roman" w:hAnsi="Times New Roman" w:cs="Times New Roman"/>
          <w:sz w:val="24"/>
          <w:szCs w:val="24"/>
          <w:lang w:val="en-US"/>
        </w:rPr>
        <w:t xml:space="preserve">production of glucocorticoid hormones and </w:t>
      </w:r>
      <w:r w:rsidR="00356039">
        <w:rPr>
          <w:rFonts w:ascii="Times New Roman" w:hAnsi="Times New Roman" w:cs="Times New Roman"/>
          <w:sz w:val="24"/>
          <w:szCs w:val="24"/>
          <w:lang w:val="en-US"/>
        </w:rPr>
        <w:t xml:space="preserve">their </w:t>
      </w:r>
      <w:r w:rsidR="00BB21C2">
        <w:rPr>
          <w:rFonts w:ascii="Times New Roman" w:hAnsi="Times New Roman" w:cs="Times New Roman"/>
          <w:sz w:val="24"/>
          <w:szCs w:val="24"/>
          <w:lang w:val="en-US"/>
        </w:rPr>
        <w:t xml:space="preserve">interactions with glucocorticoids to regulate energy availability </w:t>
      </w:r>
      <w:r w:rsidR="003D30D7">
        <w:rPr>
          <w:rFonts w:ascii="Times New Roman" w:hAnsi="Times New Roman" w:cs="Times New Roman"/>
          <w:sz w:val="24"/>
          <w:szCs w:val="24"/>
          <w:lang w:val="en-US"/>
        </w:rPr>
        <w:fldChar w:fldCharType="begin">
          <w:fldData xml:space="preserve">PEVuZE5vdGU+PENpdGU+PEF1dGhvcj5QaWNhcmQ8L0F1dGhvcj48WWVhcj4yMDE4PC9ZZWFyPjxS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PEVuZE5vdGU+PENpdGU+PEF1dGhvcj5QaWNhcmQ8L0F1dGhvcj48WWVhcj4yMDE4PC9ZZWFyPjxS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3D30D7">
        <w:rPr>
          <w:rFonts w:ascii="Times New Roman" w:hAnsi="Times New Roman" w:cs="Times New Roman"/>
          <w:sz w:val="24"/>
          <w:szCs w:val="24"/>
          <w:lang w:val="en-US"/>
        </w:rPr>
      </w:r>
      <w:r w:rsidR="003D30D7">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(Picard</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2018; Lee</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2013; Miller, 2011; Manoli</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2007)</w:t>
      </w:r>
      <w:r w:rsidR="003D30D7">
        <w:rPr>
          <w:rFonts w:ascii="Times New Roman" w:hAnsi="Times New Roman" w:cs="Times New Roman"/>
          <w:sz w:val="24"/>
          <w:szCs w:val="24"/>
          <w:lang w:val="en-US"/>
        </w:rPr>
        <w:fldChar w:fldCharType="end"/>
      </w:r>
      <w:r w:rsidR="00BB21C2">
        <w:rPr>
          <w:rFonts w:ascii="Times New Roman" w:hAnsi="Times New Roman" w:cs="Times New Roman"/>
          <w:sz w:val="24"/>
          <w:szCs w:val="24"/>
          <w:lang w:val="en-US"/>
        </w:rPr>
        <w:t xml:space="preserve">. </w:t>
      </w:r>
      <w:r w:rsidR="003F6873">
        <w:rPr>
          <w:rFonts w:ascii="Times New Roman" w:hAnsi="Times New Roman" w:cs="Times New Roman"/>
          <w:sz w:val="24"/>
          <w:szCs w:val="24"/>
          <w:lang w:val="en-US"/>
        </w:rPr>
        <w:t>T</w:t>
      </w:r>
      <w:r w:rsidR="001A1D1D">
        <w:rPr>
          <w:rFonts w:ascii="Times New Roman" w:hAnsi="Times New Roman" w:cs="Times New Roman"/>
          <w:sz w:val="24"/>
          <w:szCs w:val="24"/>
          <w:lang w:val="en-US"/>
        </w:rPr>
        <w:t xml:space="preserve">ogether, these observations suggest the potential that developmental </w:t>
      </w:r>
      <w:r w:rsidR="00EF417C">
        <w:rPr>
          <w:rFonts w:ascii="Times New Roman" w:hAnsi="Times New Roman" w:cs="Times New Roman"/>
          <w:sz w:val="24"/>
          <w:szCs w:val="24"/>
          <w:lang w:val="en-US"/>
        </w:rPr>
        <w:t xml:space="preserve">exposure to </w:t>
      </w:r>
      <w:r w:rsidR="001A1D1D">
        <w:rPr>
          <w:rFonts w:ascii="Times New Roman" w:hAnsi="Times New Roman" w:cs="Times New Roman"/>
          <w:sz w:val="24"/>
          <w:szCs w:val="24"/>
          <w:lang w:val="en-US"/>
        </w:rPr>
        <w:t xml:space="preserve">elevated </w:t>
      </w:r>
      <w:r w:rsidR="00EF417C">
        <w:rPr>
          <w:rFonts w:ascii="Times New Roman" w:hAnsi="Times New Roman" w:cs="Times New Roman"/>
          <w:sz w:val="24"/>
          <w:szCs w:val="24"/>
          <w:lang w:val="en-US"/>
        </w:rPr>
        <w:t>glucocorticoids</w:t>
      </w:r>
      <w:r w:rsidR="001A1D1D">
        <w:rPr>
          <w:rFonts w:ascii="Times New Roman" w:hAnsi="Times New Roman" w:cs="Times New Roman"/>
          <w:sz w:val="24"/>
          <w:szCs w:val="24"/>
          <w:lang w:val="en-US"/>
        </w:rPr>
        <w:t xml:space="preserve"> during development </w:t>
      </w:r>
      <w:r w:rsidR="004D2B0D">
        <w:rPr>
          <w:rFonts w:ascii="Times New Roman" w:hAnsi="Times New Roman" w:cs="Times New Roman"/>
          <w:sz w:val="24"/>
          <w:szCs w:val="24"/>
          <w:lang w:val="en-US"/>
        </w:rPr>
        <w:t xml:space="preserve">induced programmatic changes in mitochondrial </w:t>
      </w:r>
      <w:r w:rsidR="00711E60">
        <w:rPr>
          <w:rFonts w:ascii="Times New Roman" w:hAnsi="Times New Roman" w:cs="Times New Roman"/>
          <w:sz w:val="24"/>
          <w:szCs w:val="24"/>
          <w:lang w:val="en-US"/>
        </w:rPr>
        <w:t xml:space="preserve">respiratory </w:t>
      </w:r>
      <w:r w:rsidR="004D2B0D">
        <w:rPr>
          <w:rFonts w:ascii="Times New Roman" w:hAnsi="Times New Roman" w:cs="Times New Roman"/>
          <w:sz w:val="24"/>
          <w:szCs w:val="24"/>
          <w:lang w:val="en-US"/>
        </w:rPr>
        <w:t xml:space="preserve">function that, in turn, drive sustained </w:t>
      </w:r>
      <w:r w:rsidR="00E10305">
        <w:rPr>
          <w:rFonts w:ascii="Times New Roman" w:hAnsi="Times New Roman" w:cs="Times New Roman"/>
          <w:sz w:val="24"/>
          <w:szCs w:val="24"/>
          <w:lang w:val="en-US"/>
        </w:rPr>
        <w:t xml:space="preserve">changes in phenotype and performance. </w:t>
      </w:r>
    </w:p>
    <w:p w14:paraId="62767CA3" w14:textId="77777777" w:rsidR="0056672E" w:rsidRDefault="0056672E" w:rsidP="00ED6FDA">
      <w:pPr>
        <w:spacing w:line="480" w:lineRule="auto"/>
        <w:ind w:firstLine="720"/>
        <w:rPr>
          <w:rFonts w:ascii="Times New Roman" w:hAnsi="Times New Roman" w:cs="Times New Roman"/>
          <w:sz w:val="24"/>
          <w:szCs w:val="24"/>
          <w:lang w:val="en-US"/>
        </w:rPr>
      </w:pPr>
    </w:p>
    <w:p w14:paraId="2C1837CD" w14:textId="71BBFD6C" w:rsidR="00981010" w:rsidRPr="00103DD0" w:rsidRDefault="00981010" w:rsidP="00D72B71">
      <w:pPr>
        <w:pStyle w:val="Heading2"/>
      </w:pPr>
      <w:bookmarkStart w:id="10" w:name="_Toc211373578"/>
      <w:bookmarkStart w:id="11" w:name="_Hlk220407188"/>
      <w:r w:rsidRPr="00103DD0">
        <w:lastRenderedPageBreak/>
        <w:t xml:space="preserve">(3) Developmental stressors and mitochondrial </w:t>
      </w:r>
      <w:r w:rsidR="00711E60" w:rsidRPr="00103DD0">
        <w:t xml:space="preserve">respiratory </w:t>
      </w:r>
      <w:r w:rsidRPr="00103DD0">
        <w:t xml:space="preserve">function – </w:t>
      </w:r>
      <w:r w:rsidR="00FC654C" w:rsidRPr="00103DD0">
        <w:t xml:space="preserve">evidence </w:t>
      </w:r>
      <w:r w:rsidR="00B67C38" w:rsidRPr="00103DD0">
        <w:t xml:space="preserve">from </w:t>
      </w:r>
      <w:r w:rsidR="00174977" w:rsidRPr="00103DD0">
        <w:t>studies on nutritional imbalance and glucocorticoid exposure</w:t>
      </w:r>
      <w:bookmarkEnd w:id="10"/>
      <w:r w:rsidR="00174977" w:rsidRPr="00103DD0">
        <w:t xml:space="preserve"> </w:t>
      </w:r>
    </w:p>
    <w:bookmarkEnd w:id="11"/>
    <w:p w14:paraId="444C35C8" w14:textId="306265A2" w:rsidR="00BD3E7D" w:rsidRDefault="00577BAC" w:rsidP="00A77F69">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M</w:t>
      </w:r>
      <w:r w:rsidR="00CA25B1">
        <w:rPr>
          <w:rFonts w:ascii="Times New Roman" w:hAnsi="Times New Roman" w:cs="Times New Roman"/>
          <w:sz w:val="24"/>
          <w:szCs w:val="24"/>
          <w:lang w:val="en-US"/>
        </w:rPr>
        <w:t xml:space="preserve">any developmental conditions could </w:t>
      </w:r>
      <w:r w:rsidR="00174977">
        <w:rPr>
          <w:rFonts w:ascii="Times New Roman" w:hAnsi="Times New Roman" w:cs="Times New Roman"/>
          <w:sz w:val="24"/>
          <w:szCs w:val="24"/>
          <w:lang w:val="en-US"/>
        </w:rPr>
        <w:t xml:space="preserve">have sustained </w:t>
      </w:r>
      <w:r w:rsidR="00A47F16">
        <w:rPr>
          <w:rFonts w:ascii="Times New Roman" w:hAnsi="Times New Roman" w:cs="Times New Roman"/>
          <w:sz w:val="24"/>
          <w:szCs w:val="24"/>
          <w:lang w:val="en-US"/>
        </w:rPr>
        <w:t xml:space="preserve">or programmatic </w:t>
      </w:r>
      <w:r w:rsidR="00174977">
        <w:rPr>
          <w:rFonts w:ascii="Times New Roman" w:hAnsi="Times New Roman" w:cs="Times New Roman"/>
          <w:sz w:val="24"/>
          <w:szCs w:val="24"/>
          <w:lang w:val="en-US"/>
        </w:rPr>
        <w:t xml:space="preserve">effects </w:t>
      </w:r>
      <w:r w:rsidR="00463AC4">
        <w:rPr>
          <w:rFonts w:ascii="Times New Roman" w:hAnsi="Times New Roman" w:cs="Times New Roman"/>
          <w:sz w:val="24"/>
          <w:szCs w:val="24"/>
          <w:lang w:val="en-US"/>
        </w:rPr>
        <w:t xml:space="preserve">on mitochondrial </w:t>
      </w:r>
      <w:r w:rsidR="00711E60">
        <w:rPr>
          <w:rFonts w:ascii="Times New Roman" w:hAnsi="Times New Roman" w:cs="Times New Roman"/>
          <w:sz w:val="24"/>
          <w:szCs w:val="24"/>
          <w:lang w:val="en-US"/>
        </w:rPr>
        <w:t xml:space="preserve">respiratory </w:t>
      </w:r>
      <w:r w:rsidR="00463AC4">
        <w:rPr>
          <w:rFonts w:ascii="Times New Roman" w:hAnsi="Times New Roman" w:cs="Times New Roman"/>
          <w:sz w:val="24"/>
          <w:szCs w:val="24"/>
          <w:lang w:val="en-US"/>
        </w:rPr>
        <w:t xml:space="preserve">function. </w:t>
      </w:r>
      <w:r w:rsidR="00BD3E7D">
        <w:rPr>
          <w:rFonts w:ascii="Times New Roman" w:hAnsi="Times New Roman" w:cs="Times New Roman"/>
          <w:sz w:val="24"/>
          <w:szCs w:val="24"/>
          <w:lang w:val="en-US"/>
        </w:rPr>
        <w:t xml:space="preserve">A substantial body of </w:t>
      </w:r>
      <w:r w:rsidR="007C7645">
        <w:rPr>
          <w:rFonts w:ascii="Times New Roman" w:hAnsi="Times New Roman" w:cs="Times New Roman"/>
          <w:sz w:val="24"/>
          <w:szCs w:val="24"/>
          <w:lang w:val="en-US"/>
        </w:rPr>
        <w:t xml:space="preserve">biomedical </w:t>
      </w:r>
      <w:r w:rsidR="00BD3E7D">
        <w:rPr>
          <w:rFonts w:ascii="Times New Roman" w:hAnsi="Times New Roman" w:cs="Times New Roman"/>
          <w:sz w:val="24"/>
          <w:szCs w:val="24"/>
          <w:lang w:val="en-US"/>
        </w:rPr>
        <w:t>research</w:t>
      </w:r>
      <w:r w:rsidR="00BC28E9">
        <w:rPr>
          <w:rFonts w:ascii="Times New Roman" w:hAnsi="Times New Roman" w:cs="Times New Roman"/>
          <w:sz w:val="24"/>
          <w:szCs w:val="24"/>
          <w:lang w:val="en-US"/>
        </w:rPr>
        <w:t xml:space="preserve"> </w:t>
      </w:r>
      <w:r w:rsidR="00BD3E7D">
        <w:rPr>
          <w:rFonts w:ascii="Times New Roman" w:hAnsi="Times New Roman" w:cs="Times New Roman"/>
          <w:sz w:val="24"/>
          <w:szCs w:val="24"/>
          <w:lang w:val="en-US"/>
        </w:rPr>
        <w:t xml:space="preserve">has investigated the links between nutritional imbalances during development, mitochondrial </w:t>
      </w:r>
      <w:r w:rsidR="00711E60">
        <w:rPr>
          <w:rFonts w:ascii="Times New Roman" w:hAnsi="Times New Roman" w:cs="Times New Roman"/>
          <w:sz w:val="24"/>
          <w:szCs w:val="24"/>
          <w:lang w:val="en-US"/>
        </w:rPr>
        <w:t xml:space="preserve">respiratory </w:t>
      </w:r>
      <w:r w:rsidR="00BD3E7D">
        <w:rPr>
          <w:rFonts w:ascii="Times New Roman" w:hAnsi="Times New Roman" w:cs="Times New Roman"/>
          <w:sz w:val="24"/>
          <w:szCs w:val="24"/>
          <w:lang w:val="en-US"/>
        </w:rPr>
        <w:t xml:space="preserve">function, and the emergence of metabolic disorders, cancer, and other pathologies later </w:t>
      </w:r>
      <w:r w:rsidR="007C7645">
        <w:rPr>
          <w:rFonts w:ascii="Times New Roman" w:hAnsi="Times New Roman" w:cs="Times New Roman"/>
          <w:sz w:val="24"/>
          <w:szCs w:val="24"/>
          <w:lang w:val="en-US"/>
        </w:rPr>
        <w:t xml:space="preserve">in </w:t>
      </w:r>
      <w:r w:rsidR="00BD3E7D">
        <w:rPr>
          <w:rFonts w:ascii="Times New Roman" w:hAnsi="Times New Roman" w:cs="Times New Roman"/>
          <w:sz w:val="24"/>
          <w:szCs w:val="24"/>
          <w:lang w:val="en-US"/>
        </w:rPr>
        <w:t xml:space="preserve">life </w:t>
      </w:r>
      <w:r w:rsidR="000631B8">
        <w:rPr>
          <w:rFonts w:ascii="Times New Roman" w:hAnsi="Times New Roman" w:cs="Times New Roman"/>
          <w:sz w:val="24"/>
          <w:szCs w:val="24"/>
          <w:lang w:val="en-US"/>
        </w:rPr>
        <w:fldChar w:fldCharType="begin">
          <w:fldData xml:space="preserve">PEVuZE5vdGU+PENpdGU+PEF1dGhvcj5HcmlsbzwvQXV0aG9yPjxZZWFyPjIwMjE8L1llYXI+PFJl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PEVuZE5vdGU+PENpdGU+PEF1dGhvcj5HcmlsbzwvQXV0aG9yPjxZZWFyPjIwMjE8L1llYXI+PFJl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0631B8">
        <w:rPr>
          <w:rFonts w:ascii="Times New Roman" w:hAnsi="Times New Roman" w:cs="Times New Roman"/>
          <w:sz w:val="24"/>
          <w:szCs w:val="24"/>
          <w:lang w:val="en-US"/>
        </w:rPr>
      </w:r>
      <w:r w:rsidR="000631B8">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(reviewed in Grilo</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2021; Symonds</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2009; Hoffman</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2021)</w:t>
      </w:r>
      <w:r w:rsidR="000631B8">
        <w:rPr>
          <w:rFonts w:ascii="Times New Roman" w:hAnsi="Times New Roman" w:cs="Times New Roman"/>
          <w:sz w:val="24"/>
          <w:szCs w:val="24"/>
          <w:lang w:val="en-US"/>
        </w:rPr>
        <w:fldChar w:fldCharType="end"/>
      </w:r>
      <w:r w:rsidR="00BD3E7D">
        <w:rPr>
          <w:rFonts w:ascii="Times New Roman" w:hAnsi="Times New Roman" w:cs="Times New Roman"/>
          <w:sz w:val="24"/>
          <w:szCs w:val="24"/>
          <w:lang w:val="en-US"/>
        </w:rPr>
        <w:t xml:space="preserve">. </w:t>
      </w:r>
      <w:bookmarkStart w:id="12" w:name="_Hlk220319885"/>
      <w:r w:rsidR="00BD3E7D">
        <w:rPr>
          <w:rFonts w:ascii="Times New Roman" w:hAnsi="Times New Roman" w:cs="Times New Roman"/>
          <w:sz w:val="24"/>
          <w:szCs w:val="24"/>
          <w:lang w:val="en-US"/>
        </w:rPr>
        <w:t xml:space="preserve">Nutritional imbalances </w:t>
      </w:r>
      <w:r>
        <w:rPr>
          <w:rFonts w:ascii="Times New Roman" w:hAnsi="Times New Roman" w:cs="Times New Roman"/>
          <w:sz w:val="24"/>
          <w:szCs w:val="24"/>
          <w:lang w:val="en-US"/>
        </w:rPr>
        <w:t xml:space="preserve">such as </w:t>
      </w:r>
      <w:r w:rsidR="00BD3E7D">
        <w:rPr>
          <w:rFonts w:ascii="Times New Roman" w:hAnsi="Times New Roman" w:cs="Times New Roman"/>
          <w:sz w:val="24"/>
          <w:szCs w:val="24"/>
          <w:lang w:val="en-US"/>
        </w:rPr>
        <w:t xml:space="preserve">macronutrient excess </w:t>
      </w:r>
      <w:r>
        <w:rPr>
          <w:rFonts w:ascii="Times New Roman" w:hAnsi="Times New Roman" w:cs="Times New Roman"/>
          <w:sz w:val="24"/>
          <w:szCs w:val="24"/>
          <w:lang w:val="en-US"/>
        </w:rPr>
        <w:t>or</w:t>
      </w:r>
      <w:r w:rsidR="00BD3E7D">
        <w:rPr>
          <w:rFonts w:ascii="Times New Roman" w:hAnsi="Times New Roman" w:cs="Times New Roman"/>
          <w:sz w:val="24"/>
          <w:szCs w:val="24"/>
          <w:lang w:val="en-US"/>
        </w:rPr>
        <w:t xml:space="preserve"> deficiency affect mitochondrial traits including biogenesis, structure, antioxidant </w:t>
      </w:r>
      <w:r w:rsidR="00086AEA">
        <w:rPr>
          <w:rFonts w:ascii="Times New Roman" w:hAnsi="Times New Roman" w:cs="Times New Roman"/>
          <w:sz w:val="24"/>
          <w:szCs w:val="24"/>
          <w:lang w:val="en-US"/>
        </w:rPr>
        <w:t>biosynthesis</w:t>
      </w:r>
      <w:r w:rsidR="00BD3E7D">
        <w:rPr>
          <w:rFonts w:ascii="Times New Roman" w:hAnsi="Times New Roman" w:cs="Times New Roman"/>
          <w:sz w:val="24"/>
          <w:szCs w:val="24"/>
          <w:lang w:val="en-US"/>
        </w:rPr>
        <w:t xml:space="preserve">, and </w:t>
      </w:r>
      <w:ins w:id="13" w:author="Ondi Crino" w:date="2026-01-26T11:35:00Z" w16du:dateUtc="2026-01-26T01:05:00Z">
        <w:r w:rsidR="00E71794">
          <w:rPr>
            <w:rFonts w:ascii="Times New Roman" w:hAnsi="Times New Roman" w:cs="Times New Roman"/>
            <w:sz w:val="24"/>
            <w:szCs w:val="24"/>
            <w:lang w:val="en-US"/>
          </w:rPr>
          <w:t xml:space="preserve">OXPHOS </w:t>
        </w:r>
      </w:ins>
      <w:ins w:id="14" w:author="Ondi Crino" w:date="2026-01-26T11:34:00Z" w16du:dateUtc="2026-01-26T01:04:00Z">
        <w:r w:rsidR="00E71794">
          <w:rPr>
            <w:rFonts w:ascii="Times New Roman" w:hAnsi="Times New Roman" w:cs="Times New Roman"/>
            <w:sz w:val="24"/>
            <w:szCs w:val="24"/>
            <w:lang w:val="en-US"/>
          </w:rPr>
          <w:t>activity</w:t>
        </w:r>
      </w:ins>
      <w:bookmarkEnd w:id="12"/>
      <w:del w:id="15" w:author="Ondi Crino" w:date="2026-01-26T11:31:00Z" w16du:dateUtc="2026-01-26T01:01:00Z">
        <w:r w:rsidR="00BD3E7D" w:rsidDel="00B82729">
          <w:rPr>
            <w:rFonts w:ascii="Times New Roman" w:hAnsi="Times New Roman" w:cs="Times New Roman"/>
            <w:sz w:val="24"/>
            <w:szCs w:val="24"/>
            <w:lang w:val="en-US"/>
          </w:rPr>
          <w:delText>metabolism</w:delText>
        </w:r>
      </w:del>
      <w:r w:rsidR="00BD3E7D">
        <w:rPr>
          <w:rFonts w:ascii="Times New Roman" w:hAnsi="Times New Roman" w:cs="Times New Roman"/>
          <w:sz w:val="24"/>
          <w:szCs w:val="24"/>
          <w:lang w:val="en-US"/>
        </w:rPr>
        <w:t xml:space="preserve"> </w:t>
      </w:r>
      <w:r w:rsidR="005C512C">
        <w:rPr>
          <w:rFonts w:ascii="Times New Roman" w:hAnsi="Times New Roman" w:cs="Times New Roman"/>
          <w:sz w:val="24"/>
          <w:szCs w:val="24"/>
          <w:lang w:val="en-US"/>
        </w:rPr>
        <w:fldChar w:fldCharType="begin">
          <w:fldData xml:space="preserve">PEVuZE5vdGU+PENpdGU+PEF1dGhvcj5LZXJlbGl1azwvQXV0aG9yPjxZZWFyPjIwMTc8L1llYXI+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PEVuZE5vdGU+PENpdGU+PEF1dGhvcj5LZXJlbGl1azwvQXV0aG9yPjxZZWFyPjIwMTc8L1llYXI+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5C512C">
        <w:rPr>
          <w:rFonts w:ascii="Times New Roman" w:hAnsi="Times New Roman" w:cs="Times New Roman"/>
          <w:sz w:val="24"/>
          <w:szCs w:val="24"/>
          <w:lang w:val="en-US"/>
        </w:rPr>
      </w:r>
      <w:r w:rsidR="005C512C">
        <w:rPr>
          <w:rFonts w:ascii="Times New Roman" w:hAnsi="Times New Roman" w:cs="Times New Roman"/>
          <w:sz w:val="24"/>
          <w:szCs w:val="24"/>
          <w:lang w:val="en-US"/>
        </w:rPr>
        <w:fldChar w:fldCharType="separate"/>
      </w:r>
      <w:r w:rsidR="00BB4830">
        <w:rPr>
          <w:rFonts w:ascii="Times New Roman" w:hAnsi="Times New Roman" w:cs="Times New Roman"/>
          <w:noProof/>
          <w:sz w:val="24"/>
          <w:szCs w:val="24"/>
          <w:lang w:val="en-US"/>
        </w:rPr>
        <w:t>(Kereliuk, Brawerman &amp; Dolinsky, 2017; Armitage</w:t>
      </w:r>
      <w:r w:rsidR="00BB4830" w:rsidRPr="00BB4830">
        <w:rPr>
          <w:rFonts w:ascii="Times New Roman" w:hAnsi="Times New Roman" w:cs="Times New Roman"/>
          <w:i/>
          <w:noProof/>
          <w:sz w:val="24"/>
          <w:szCs w:val="24"/>
          <w:lang w:val="en-US"/>
        </w:rPr>
        <w:t xml:space="preserve"> et al.</w:t>
      </w:r>
      <w:r w:rsidR="00BB4830">
        <w:rPr>
          <w:rFonts w:ascii="Times New Roman" w:hAnsi="Times New Roman" w:cs="Times New Roman"/>
          <w:noProof/>
          <w:sz w:val="24"/>
          <w:szCs w:val="24"/>
          <w:lang w:val="en-US"/>
        </w:rPr>
        <w:t>, 2004)</w:t>
      </w:r>
      <w:r w:rsidR="005C512C">
        <w:rPr>
          <w:rFonts w:ascii="Times New Roman" w:hAnsi="Times New Roman" w:cs="Times New Roman"/>
          <w:sz w:val="24"/>
          <w:szCs w:val="24"/>
          <w:lang w:val="en-US"/>
        </w:rPr>
        <w:fldChar w:fldCharType="end"/>
      </w:r>
      <w:r w:rsidR="00BD3E7D">
        <w:rPr>
          <w:rFonts w:ascii="Times New Roman" w:hAnsi="Times New Roman" w:cs="Times New Roman"/>
          <w:sz w:val="24"/>
          <w:szCs w:val="24"/>
          <w:lang w:val="en-US"/>
        </w:rPr>
        <w:t xml:space="preserve">. The nutritional environment experienced </w:t>
      </w:r>
      <w:r>
        <w:rPr>
          <w:rFonts w:ascii="Times New Roman" w:hAnsi="Times New Roman" w:cs="Times New Roman"/>
          <w:sz w:val="24"/>
          <w:szCs w:val="24"/>
          <w:lang w:val="en-US"/>
        </w:rPr>
        <w:t xml:space="preserve">during development </w:t>
      </w:r>
      <w:r w:rsidR="00BD3E7D">
        <w:rPr>
          <w:rFonts w:ascii="Times New Roman" w:hAnsi="Times New Roman" w:cs="Times New Roman"/>
          <w:sz w:val="24"/>
          <w:szCs w:val="24"/>
          <w:lang w:val="en-US"/>
        </w:rPr>
        <w:t>has been proposed to program physiological systems</w:t>
      </w:r>
      <w:r w:rsidR="00FA4DFF">
        <w:rPr>
          <w:rFonts w:ascii="Times New Roman" w:hAnsi="Times New Roman" w:cs="Times New Roman"/>
          <w:sz w:val="24"/>
          <w:szCs w:val="24"/>
          <w:lang w:val="en-US"/>
        </w:rPr>
        <w:t xml:space="preserve"> through changes in mitochondrial </w:t>
      </w:r>
      <w:r w:rsidR="00711E60">
        <w:rPr>
          <w:rFonts w:ascii="Times New Roman" w:hAnsi="Times New Roman" w:cs="Times New Roman"/>
          <w:sz w:val="24"/>
          <w:szCs w:val="24"/>
          <w:lang w:val="en-US"/>
        </w:rPr>
        <w:t xml:space="preserve">respiratory </w:t>
      </w:r>
      <w:r w:rsidR="00FA4DFF">
        <w:rPr>
          <w:rFonts w:ascii="Times New Roman" w:hAnsi="Times New Roman" w:cs="Times New Roman"/>
          <w:sz w:val="24"/>
          <w:szCs w:val="24"/>
          <w:lang w:val="en-US"/>
        </w:rPr>
        <w:t>function</w:t>
      </w:r>
      <w:r w:rsidR="00BD3E7D">
        <w:rPr>
          <w:rFonts w:ascii="Times New Roman" w:hAnsi="Times New Roman" w:cs="Times New Roman"/>
          <w:sz w:val="24"/>
          <w:szCs w:val="24"/>
          <w:lang w:val="en-US"/>
        </w:rPr>
        <w:t xml:space="preserve"> </w:t>
      </w:r>
      <w:r w:rsidR="007C7645">
        <w:rPr>
          <w:rFonts w:ascii="Times New Roman" w:hAnsi="Times New Roman" w:cs="Times New Roman"/>
          <w:sz w:val="24"/>
          <w:szCs w:val="24"/>
          <w:lang w:val="en-US"/>
        </w:rPr>
        <w:t xml:space="preserve">that </w:t>
      </w:r>
      <w:r>
        <w:rPr>
          <w:rFonts w:ascii="Times New Roman" w:hAnsi="Times New Roman" w:cs="Times New Roman"/>
          <w:sz w:val="24"/>
          <w:szCs w:val="24"/>
          <w:lang w:val="en-US"/>
        </w:rPr>
        <w:t>persist throughout</w:t>
      </w:r>
      <w:r w:rsidR="00BD3E7D">
        <w:rPr>
          <w:rFonts w:ascii="Times New Roman" w:hAnsi="Times New Roman" w:cs="Times New Roman"/>
          <w:sz w:val="24"/>
          <w:szCs w:val="24"/>
          <w:lang w:val="en-US"/>
        </w:rPr>
        <w:t xml:space="preserve"> life and can </w:t>
      </w:r>
      <w:r w:rsidR="007C7645">
        <w:rPr>
          <w:rFonts w:ascii="Times New Roman" w:hAnsi="Times New Roman" w:cs="Times New Roman"/>
          <w:sz w:val="24"/>
          <w:szCs w:val="24"/>
          <w:lang w:val="en-US"/>
        </w:rPr>
        <w:t xml:space="preserve">be inherited by subsequent </w:t>
      </w:r>
      <w:r w:rsidR="00BD3E7D">
        <w:rPr>
          <w:rFonts w:ascii="Times New Roman" w:hAnsi="Times New Roman" w:cs="Times New Roman"/>
          <w:sz w:val="24"/>
          <w:szCs w:val="24"/>
          <w:lang w:val="en-US"/>
        </w:rPr>
        <w:t xml:space="preserve">generations </w:t>
      </w:r>
      <w:r w:rsidR="00A73902">
        <w:rPr>
          <w:rFonts w:ascii="Times New Roman" w:hAnsi="Times New Roman" w:cs="Times New Roman"/>
          <w:sz w:val="24"/>
          <w:szCs w:val="24"/>
          <w:lang w:val="en-US"/>
        </w:rPr>
        <w:fldChar w:fldCharType="begin">
          <w:fldData xml:space="preserve">PEVuZE5vdGU+PENpdGU+PEF1dGhvcj5CdXJkZ2U8L0F1dGhvcj48WWVhcj4yMDA3PC9ZZWFyPjxS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PEVuZE5vdGU+PENpdGU+PEF1dGhvcj5CdXJkZ2U8L0F1dGhvcj48WWVhcj4yMDA3PC9ZZWFyPjxS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A73902">
        <w:rPr>
          <w:rFonts w:ascii="Times New Roman" w:hAnsi="Times New Roman" w:cs="Times New Roman"/>
          <w:sz w:val="24"/>
          <w:szCs w:val="24"/>
          <w:lang w:val="en-US"/>
        </w:rPr>
      </w:r>
      <w:r w:rsidR="00A73902">
        <w:rPr>
          <w:rFonts w:ascii="Times New Roman" w:hAnsi="Times New Roman" w:cs="Times New Roman"/>
          <w:sz w:val="24"/>
          <w:szCs w:val="24"/>
          <w:lang w:val="en-US"/>
        </w:rPr>
        <w:fldChar w:fldCharType="separate"/>
      </w:r>
      <w:r w:rsidR="00194965">
        <w:rPr>
          <w:rFonts w:ascii="Times New Roman" w:hAnsi="Times New Roman" w:cs="Times New Roman"/>
          <w:noProof/>
          <w:sz w:val="24"/>
          <w:szCs w:val="24"/>
          <w:lang w:val="en-US"/>
        </w:rPr>
        <w:t>(Burdge</w:t>
      </w:r>
      <w:r w:rsidR="00194965" w:rsidRPr="00194965">
        <w:rPr>
          <w:rFonts w:ascii="Times New Roman" w:hAnsi="Times New Roman" w:cs="Times New Roman"/>
          <w:i/>
          <w:noProof/>
          <w:sz w:val="24"/>
          <w:szCs w:val="24"/>
          <w:lang w:val="en-US"/>
        </w:rPr>
        <w:t xml:space="preserve"> et al.</w:t>
      </w:r>
      <w:r w:rsidR="00194965">
        <w:rPr>
          <w:rFonts w:ascii="Times New Roman" w:hAnsi="Times New Roman" w:cs="Times New Roman"/>
          <w:noProof/>
          <w:sz w:val="24"/>
          <w:szCs w:val="24"/>
          <w:lang w:val="en-US"/>
        </w:rPr>
        <w:t>, 2007; Grilo</w:t>
      </w:r>
      <w:r w:rsidR="00194965" w:rsidRPr="00194965">
        <w:rPr>
          <w:rFonts w:ascii="Times New Roman" w:hAnsi="Times New Roman" w:cs="Times New Roman"/>
          <w:i/>
          <w:noProof/>
          <w:sz w:val="24"/>
          <w:szCs w:val="24"/>
          <w:lang w:val="en-US"/>
        </w:rPr>
        <w:t xml:space="preserve"> et al.</w:t>
      </w:r>
      <w:r w:rsidR="00194965">
        <w:rPr>
          <w:rFonts w:ascii="Times New Roman" w:hAnsi="Times New Roman" w:cs="Times New Roman"/>
          <w:noProof/>
          <w:sz w:val="24"/>
          <w:szCs w:val="24"/>
          <w:lang w:val="en-US"/>
        </w:rPr>
        <w:t>, 2021)</w:t>
      </w:r>
      <w:r w:rsidR="00A73902">
        <w:rPr>
          <w:rFonts w:ascii="Times New Roman" w:hAnsi="Times New Roman" w:cs="Times New Roman"/>
          <w:sz w:val="24"/>
          <w:szCs w:val="24"/>
          <w:lang w:val="en-US"/>
        </w:rPr>
        <w:fldChar w:fldCharType="end"/>
      </w:r>
      <w:r w:rsidR="00BD3E7D">
        <w:rPr>
          <w:rFonts w:ascii="Times New Roman" w:hAnsi="Times New Roman" w:cs="Times New Roman"/>
          <w:sz w:val="24"/>
          <w:szCs w:val="24"/>
          <w:lang w:val="en-US"/>
        </w:rPr>
        <w:t xml:space="preserve">. </w:t>
      </w:r>
      <w:r w:rsidR="007C7645">
        <w:rPr>
          <w:rFonts w:ascii="Times New Roman" w:hAnsi="Times New Roman" w:cs="Times New Roman"/>
          <w:sz w:val="24"/>
          <w:szCs w:val="24"/>
          <w:lang w:val="en-US"/>
        </w:rPr>
        <w:t>If</w:t>
      </w:r>
      <w:r w:rsidR="00BD3E7D">
        <w:rPr>
          <w:rFonts w:ascii="Times New Roman" w:hAnsi="Times New Roman" w:cs="Times New Roman"/>
          <w:sz w:val="24"/>
          <w:szCs w:val="24"/>
          <w:lang w:val="en-US"/>
        </w:rPr>
        <w:t xml:space="preserve"> the developmental environment matches the post-developmental environment, programmatic developmental effects can induce physiological changes that </w:t>
      </w:r>
      <w:r>
        <w:rPr>
          <w:rFonts w:ascii="Times New Roman" w:hAnsi="Times New Roman" w:cs="Times New Roman"/>
          <w:sz w:val="24"/>
          <w:szCs w:val="24"/>
          <w:lang w:val="en-US"/>
        </w:rPr>
        <w:t>enhance the likelihood of</w:t>
      </w:r>
      <w:r w:rsidR="00BD3E7D">
        <w:rPr>
          <w:rFonts w:ascii="Times New Roman" w:hAnsi="Times New Roman" w:cs="Times New Roman"/>
          <w:sz w:val="24"/>
          <w:szCs w:val="24"/>
          <w:lang w:val="en-US"/>
        </w:rPr>
        <w:t xml:space="preserve"> survival</w:t>
      </w:r>
      <w:r>
        <w:rPr>
          <w:rFonts w:ascii="Times New Roman" w:hAnsi="Times New Roman" w:cs="Times New Roman"/>
          <w:sz w:val="24"/>
          <w:szCs w:val="24"/>
          <w:lang w:val="en-US"/>
        </w:rPr>
        <w:t xml:space="preserve"> and thus potentially fitness as well</w:t>
      </w:r>
      <w:r w:rsidR="00BD3E7D">
        <w:rPr>
          <w:rFonts w:ascii="Times New Roman" w:hAnsi="Times New Roman" w:cs="Times New Roman"/>
          <w:sz w:val="24"/>
          <w:szCs w:val="24"/>
          <w:lang w:val="en-US"/>
        </w:rPr>
        <w:t xml:space="preserve"> </w:t>
      </w:r>
      <w:r w:rsidR="00885619">
        <w:rPr>
          <w:rFonts w:ascii="Times New Roman" w:hAnsi="Times New Roman" w:cs="Times New Roman"/>
          <w:sz w:val="24"/>
          <w:szCs w:val="24"/>
          <w:lang w:val="en-US"/>
        </w:rPr>
        <w:fldChar w:fldCharType="begin"/>
      </w:r>
      <w:r w:rsidR="00040C2B">
        <w:rPr>
          <w:rFonts w:ascii="Times New Roman" w:hAnsi="Times New Roman" w:cs="Times New Roman"/>
          <w:sz w:val="24"/>
          <w:szCs w:val="24"/>
          <w:lang w:val="en-US"/>
        </w:rPr>
        <w:instrText xml:space="preserve"> ADDIN EN.CITE &lt;EndNote&gt;&lt;Cite&gt;&lt;Author&gt;Hales&lt;/Author&gt;&lt;Year&gt;1992&lt;/Year&gt;&lt;RecNum&gt;506&lt;/RecNum&gt;&lt;Prefix&gt;i.e.`, the &amp;apos;thrifty phenotype&amp;apos; hypothesis`; &lt;/Prefix&gt;&lt;DisplayText&gt;(i.e., the &amp;apos;thrifty phenotype&amp;apos; hypothesis; Hales &amp;amp; Barker, 1992)&lt;/DisplayText&gt;&lt;record&gt;&lt;rec-number&gt;506&lt;/rec-number&gt;&lt;foreign-keys&gt;&lt;key app="EN" db-id="svdp5t22ptsev2evxdivrv0xp5epz52f5fxd" timestamp="1751929797"&gt;506&lt;/key&gt;&lt;/foreign-keys&gt;&lt;ref-type name="Journal Article"&gt;17&lt;/ref-type&gt;&lt;contributors&gt;&lt;authors&gt;&lt;author&gt;Hales, C. N.&lt;/author&gt;&lt;author&gt;Barker, D. J. P.&lt;/author&gt;&lt;/authors&gt;&lt;/contributors&gt;&lt;auth-address&gt;Univ Southampton, Southampton Gen Hosp, Mrc, Environm Epidemiol Unit, Southampton S09 4xy, England&lt;/auth-address&gt;&lt;titles&gt;&lt;title&gt;Type-2 (on-Insulin-Dependent) Diabetes-Mellitus - the Thrifty Phenotype Hypothesis&lt;/title&gt;&lt;secondary-title&gt;Diabetologia&lt;/secondary-title&gt;&lt;alt-title&gt;Diabetologia&lt;/alt-title&gt;&lt;/titles&gt;&lt;periodical&gt;&lt;full-title&gt;Diabetologia&lt;/full-title&gt;&lt;abbr-1&gt;Diabetologia&lt;/abbr-1&gt;&lt;/periodical&gt;&lt;alt-periodical&gt;&lt;full-title&gt;Diabetologia&lt;/full-title&gt;&lt;abbr-1&gt;Diabetologia&lt;/abbr-1&gt;&lt;/alt-periodical&gt;&lt;pages&gt;595-601&lt;/pages&gt;&lt;volume&gt;35&lt;/volume&gt;&lt;number&gt;7&lt;/number&gt;&lt;keywords&gt;&lt;keyword&gt;ischemic heart-disease&lt;/keyword&gt;&lt;keyword&gt;human growth hormone&lt;/keyword&gt;&lt;keyword&gt;glucose-tolerance&lt;/keyword&gt;&lt;keyword&gt;circulating proinsulin&lt;/keyword&gt;&lt;keyword&gt;persistent impairment&lt;/keyword&gt;&lt;keyword&gt;2-site assay&lt;/keyword&gt;&lt;keyword&gt;oral glucose&lt;/keyword&gt;&lt;keyword&gt;responses&lt;/keyword&gt;&lt;keyword&gt;serum&lt;/keyword&gt;&lt;keyword&gt;secretion&lt;/keyword&gt;&lt;/keywords&gt;&lt;dates&gt;&lt;year&gt;1992&lt;/year&gt;&lt;pub-dates&gt;&lt;date&gt;Jul&lt;/date&gt;&lt;/pub-dates&gt;&lt;/dates&gt;&lt;isbn&gt;0012-186x&lt;/isbn&gt;&lt;accession-num&gt;WOS:A1992JA68400001&lt;/accession-num&gt;&lt;urls&gt;&lt;related-urls&gt;&lt;url&gt;&amp;lt;Go to ISI&amp;gt;://WOS:A1992JA68400001&lt;/url&gt;&lt;/related-urls&gt;&lt;/urls&gt;&lt;electronic-resource-num&gt;Doi 10.1007/Bf00400248&lt;/electronic-resource-num&gt;&lt;language&gt;English&lt;/language&gt;&lt;/record&gt;&lt;/Cite&gt;&lt;/EndNote&gt;</w:instrText>
      </w:r>
      <w:r w:rsidR="00885619">
        <w:rPr>
          <w:rFonts w:ascii="Times New Roman" w:hAnsi="Times New Roman" w:cs="Times New Roman"/>
          <w:sz w:val="24"/>
          <w:szCs w:val="24"/>
          <w:lang w:val="en-US"/>
        </w:rPr>
        <w:fldChar w:fldCharType="separate"/>
      </w:r>
      <w:r w:rsidR="00555776">
        <w:rPr>
          <w:rFonts w:ascii="Times New Roman" w:hAnsi="Times New Roman" w:cs="Times New Roman"/>
          <w:noProof/>
          <w:sz w:val="24"/>
          <w:szCs w:val="24"/>
          <w:lang w:val="en-US"/>
        </w:rPr>
        <w:t>(i.e., the 'thrifty phenotype' hypothesis; Hales &amp; Barker, 1992)</w:t>
      </w:r>
      <w:r w:rsidR="00885619">
        <w:rPr>
          <w:rFonts w:ascii="Times New Roman" w:hAnsi="Times New Roman" w:cs="Times New Roman"/>
          <w:sz w:val="24"/>
          <w:szCs w:val="24"/>
          <w:lang w:val="en-US"/>
        </w:rPr>
        <w:fldChar w:fldCharType="end"/>
      </w:r>
      <w:r w:rsidR="00BD3E7D">
        <w:rPr>
          <w:rFonts w:ascii="Times New Roman" w:hAnsi="Times New Roman" w:cs="Times New Roman"/>
          <w:sz w:val="24"/>
          <w:szCs w:val="24"/>
          <w:lang w:val="en-US"/>
        </w:rPr>
        <w:t xml:space="preserve">. </w:t>
      </w:r>
      <w:r w:rsidR="007C7645">
        <w:rPr>
          <w:rFonts w:ascii="Times New Roman" w:hAnsi="Times New Roman" w:cs="Times New Roman"/>
          <w:sz w:val="24"/>
          <w:szCs w:val="24"/>
          <w:lang w:val="en-US"/>
        </w:rPr>
        <w:t>Conversely</w:t>
      </w:r>
      <w:r w:rsidR="004B6A46">
        <w:rPr>
          <w:rFonts w:ascii="Times New Roman" w:hAnsi="Times New Roman" w:cs="Times New Roman"/>
          <w:sz w:val="24"/>
          <w:szCs w:val="24"/>
          <w:lang w:val="en-US"/>
        </w:rPr>
        <w:t>, mismatches between the developmental and post-developmental environments</w:t>
      </w:r>
      <w:r w:rsidR="007C7645">
        <w:rPr>
          <w:rFonts w:ascii="Times New Roman" w:hAnsi="Times New Roman" w:cs="Times New Roman"/>
          <w:sz w:val="24"/>
          <w:szCs w:val="24"/>
          <w:lang w:val="en-US"/>
        </w:rPr>
        <w:t>,</w:t>
      </w:r>
      <w:r w:rsidR="004B6A46">
        <w:rPr>
          <w:rFonts w:ascii="Times New Roman" w:hAnsi="Times New Roman" w:cs="Times New Roman"/>
          <w:sz w:val="24"/>
          <w:szCs w:val="24"/>
          <w:lang w:val="en-US"/>
        </w:rPr>
        <w:t xml:space="preserve"> such as restricted nutrition during development and excess nutrition during the postnatal period</w:t>
      </w:r>
      <w:r w:rsidR="007C7645">
        <w:rPr>
          <w:rFonts w:ascii="Times New Roman" w:hAnsi="Times New Roman" w:cs="Times New Roman"/>
          <w:sz w:val="24"/>
          <w:szCs w:val="24"/>
          <w:lang w:val="en-US"/>
        </w:rPr>
        <w:t>,</w:t>
      </w:r>
      <w:r w:rsidR="004B6A46">
        <w:rPr>
          <w:rFonts w:ascii="Times New Roman" w:hAnsi="Times New Roman" w:cs="Times New Roman"/>
          <w:sz w:val="24"/>
          <w:szCs w:val="24"/>
          <w:lang w:val="en-US"/>
        </w:rPr>
        <w:t xml:space="preserve"> </w:t>
      </w:r>
      <w:r w:rsidR="007C7645">
        <w:rPr>
          <w:rFonts w:ascii="Times New Roman" w:hAnsi="Times New Roman" w:cs="Times New Roman"/>
          <w:sz w:val="24"/>
          <w:szCs w:val="24"/>
          <w:lang w:val="en-US"/>
        </w:rPr>
        <w:t>can</w:t>
      </w:r>
      <w:r w:rsidR="004B6A46">
        <w:rPr>
          <w:rFonts w:ascii="Times New Roman" w:hAnsi="Times New Roman" w:cs="Times New Roman"/>
          <w:sz w:val="24"/>
          <w:szCs w:val="24"/>
          <w:lang w:val="en-US"/>
        </w:rPr>
        <w:t xml:space="preserve"> </w:t>
      </w:r>
      <w:r w:rsidR="007C7645">
        <w:rPr>
          <w:rFonts w:ascii="Times New Roman" w:hAnsi="Times New Roman" w:cs="Times New Roman"/>
          <w:sz w:val="24"/>
          <w:szCs w:val="24"/>
          <w:lang w:val="en-US"/>
        </w:rPr>
        <w:t xml:space="preserve">induce physiological changes that </w:t>
      </w:r>
      <w:r>
        <w:rPr>
          <w:rFonts w:ascii="Times New Roman" w:hAnsi="Times New Roman" w:cs="Times New Roman"/>
          <w:sz w:val="24"/>
          <w:szCs w:val="24"/>
          <w:lang w:val="en-US"/>
        </w:rPr>
        <w:t xml:space="preserve">increase the likelihood of morbidity (e.g., </w:t>
      </w:r>
      <w:r w:rsidR="004B6A46">
        <w:rPr>
          <w:rFonts w:ascii="Times New Roman" w:hAnsi="Times New Roman" w:cs="Times New Roman"/>
          <w:sz w:val="24"/>
          <w:szCs w:val="24"/>
          <w:lang w:val="en-US"/>
        </w:rPr>
        <w:t>metabolic dysfunction and disease</w:t>
      </w:r>
      <w:r>
        <w:rPr>
          <w:rFonts w:ascii="Times New Roman" w:hAnsi="Times New Roman" w:cs="Times New Roman"/>
          <w:sz w:val="24"/>
          <w:szCs w:val="24"/>
          <w:lang w:val="en-US"/>
        </w:rPr>
        <w:t>) and early mortality</w:t>
      </w:r>
      <w:r w:rsidR="004B6A46">
        <w:rPr>
          <w:rFonts w:ascii="Times New Roman" w:hAnsi="Times New Roman" w:cs="Times New Roman"/>
          <w:sz w:val="24"/>
          <w:szCs w:val="24"/>
          <w:lang w:val="en-US"/>
        </w:rPr>
        <w:t xml:space="preserve"> </w:t>
      </w:r>
      <w:r w:rsidR="00555776">
        <w:rPr>
          <w:rFonts w:ascii="Times New Roman" w:hAnsi="Times New Roman" w:cs="Times New Roman"/>
          <w:sz w:val="24"/>
          <w:szCs w:val="24"/>
          <w:lang w:val="en-US"/>
        </w:rPr>
        <w:fldChar w:fldCharType="begin">
          <w:fldData xml:space="preserve">PEVuZE5vdGU+PENpdGU+PEF1dGhvcj5HbHVja21hbjwvQXV0aG9yPjxZZWFyPjIwMDQ8L1llYXI+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PEVuZE5vdGU+PENpdGU+PEF1dGhvcj5HbHVja21hbjwvQXV0aG9yPjxZZWFyPjIwMDQ8L1llYXI+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555776">
        <w:rPr>
          <w:rFonts w:ascii="Times New Roman" w:hAnsi="Times New Roman" w:cs="Times New Roman"/>
          <w:sz w:val="24"/>
          <w:szCs w:val="24"/>
          <w:lang w:val="en-US"/>
        </w:rPr>
      </w:r>
      <w:r w:rsidR="00555776">
        <w:rPr>
          <w:rFonts w:ascii="Times New Roman" w:hAnsi="Times New Roman" w:cs="Times New Roman"/>
          <w:sz w:val="24"/>
          <w:szCs w:val="24"/>
          <w:lang w:val="en-US"/>
        </w:rPr>
        <w:fldChar w:fldCharType="separate"/>
      </w:r>
      <w:r w:rsidR="00BB4830">
        <w:rPr>
          <w:rFonts w:ascii="Times New Roman" w:hAnsi="Times New Roman" w:cs="Times New Roman"/>
          <w:noProof/>
          <w:sz w:val="24"/>
          <w:szCs w:val="24"/>
          <w:lang w:val="en-US"/>
        </w:rPr>
        <w:t>(Gluckman &amp; Hanson, 2004; Wells, 2003; Wells, 2006)</w:t>
      </w:r>
      <w:r w:rsidR="00555776">
        <w:rPr>
          <w:rFonts w:ascii="Times New Roman" w:hAnsi="Times New Roman" w:cs="Times New Roman"/>
          <w:sz w:val="24"/>
          <w:szCs w:val="24"/>
          <w:lang w:val="en-US"/>
        </w:rPr>
        <w:fldChar w:fldCharType="end"/>
      </w:r>
      <w:r w:rsidR="004B6A46">
        <w:rPr>
          <w:rFonts w:ascii="Times New Roman" w:hAnsi="Times New Roman" w:cs="Times New Roman"/>
          <w:sz w:val="24"/>
          <w:szCs w:val="24"/>
          <w:lang w:val="en-US"/>
        </w:rPr>
        <w:t xml:space="preserve">. </w:t>
      </w:r>
      <w:r w:rsidR="00BD3E7D">
        <w:rPr>
          <w:rFonts w:ascii="Times New Roman" w:hAnsi="Times New Roman" w:cs="Times New Roman"/>
          <w:sz w:val="24"/>
          <w:szCs w:val="24"/>
          <w:lang w:val="en-US"/>
        </w:rPr>
        <w:t xml:space="preserve">Due to the links </w:t>
      </w:r>
      <w:r w:rsidR="007C7645">
        <w:rPr>
          <w:rFonts w:ascii="Times New Roman" w:hAnsi="Times New Roman" w:cs="Times New Roman"/>
          <w:sz w:val="24"/>
          <w:szCs w:val="24"/>
          <w:lang w:val="en-US"/>
        </w:rPr>
        <w:t xml:space="preserve">between mitochondrial </w:t>
      </w:r>
      <w:r w:rsidR="00711E60">
        <w:rPr>
          <w:rFonts w:ascii="Times New Roman" w:hAnsi="Times New Roman" w:cs="Times New Roman"/>
          <w:sz w:val="24"/>
          <w:szCs w:val="24"/>
          <w:lang w:val="en-US"/>
        </w:rPr>
        <w:t xml:space="preserve">respiratory </w:t>
      </w:r>
      <w:r w:rsidR="007C7645">
        <w:rPr>
          <w:rFonts w:ascii="Times New Roman" w:hAnsi="Times New Roman" w:cs="Times New Roman"/>
          <w:sz w:val="24"/>
          <w:szCs w:val="24"/>
          <w:lang w:val="en-US"/>
        </w:rPr>
        <w:t xml:space="preserve">function and </w:t>
      </w:r>
      <w:r w:rsidR="00BD3E7D">
        <w:rPr>
          <w:rFonts w:ascii="Times New Roman" w:hAnsi="Times New Roman" w:cs="Times New Roman"/>
          <w:sz w:val="24"/>
          <w:szCs w:val="24"/>
          <w:lang w:val="en-US"/>
        </w:rPr>
        <w:t xml:space="preserve">human health and metabolic diseases, </w:t>
      </w:r>
      <w:r>
        <w:rPr>
          <w:rFonts w:ascii="Times New Roman" w:hAnsi="Times New Roman" w:cs="Times New Roman"/>
          <w:sz w:val="24"/>
          <w:szCs w:val="24"/>
          <w:lang w:val="en-US"/>
        </w:rPr>
        <w:t>numerous</w:t>
      </w:r>
      <w:r w:rsidR="00BD3E7D">
        <w:rPr>
          <w:rFonts w:ascii="Times New Roman" w:hAnsi="Times New Roman" w:cs="Times New Roman"/>
          <w:sz w:val="24"/>
          <w:szCs w:val="24"/>
          <w:lang w:val="en-US"/>
        </w:rPr>
        <w:t xml:space="preserve"> studies have examined the effects of early life nutrition on mitochondrial </w:t>
      </w:r>
      <w:r w:rsidR="00711E60">
        <w:rPr>
          <w:rFonts w:ascii="Times New Roman" w:hAnsi="Times New Roman" w:cs="Times New Roman"/>
          <w:sz w:val="24"/>
          <w:szCs w:val="24"/>
          <w:lang w:val="en-US"/>
        </w:rPr>
        <w:t xml:space="preserve">respiratory </w:t>
      </w:r>
      <w:r w:rsidR="00BD3E7D">
        <w:rPr>
          <w:rFonts w:ascii="Times New Roman" w:hAnsi="Times New Roman" w:cs="Times New Roman"/>
          <w:sz w:val="24"/>
          <w:szCs w:val="24"/>
          <w:lang w:val="en-US"/>
        </w:rPr>
        <w:t>function. However, it is still unclear which macronutrients (fat, carbohydrates, protein) are most influential in driving the effects of nutrition on mitochondria function</w:t>
      </w:r>
      <w:r w:rsidR="00ED6FDA">
        <w:rPr>
          <w:rFonts w:ascii="Times New Roman" w:hAnsi="Times New Roman" w:cs="Times New Roman"/>
          <w:sz w:val="24"/>
          <w:szCs w:val="24"/>
          <w:lang w:val="en-US"/>
        </w:rPr>
        <w:t xml:space="preserve"> </w:t>
      </w:r>
      <w:r w:rsidR="00C47540">
        <w:rPr>
          <w:rFonts w:ascii="Times New Roman" w:hAnsi="Times New Roman" w:cs="Times New Roman"/>
          <w:sz w:val="24"/>
          <w:szCs w:val="24"/>
          <w:lang w:val="en-US"/>
        </w:rPr>
        <w:fldChar w:fldCharType="begin">
          <w:fldData xml:space="preserve">PEVuZE5vdGU+PENpdGU+PEF1dGhvcj5LZXJlbGl1azwvQXV0aG9yPjxZZWFyPjIwMTc8L1llYXI+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PEVuZE5vdGU+PENpdGU+PEF1dGhvcj5LZXJlbGl1azwvQXV0aG9yPjxZZWFyPjIwMTc8L1llYXI+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C47540">
        <w:rPr>
          <w:rFonts w:ascii="Times New Roman" w:hAnsi="Times New Roman" w:cs="Times New Roman"/>
          <w:sz w:val="24"/>
          <w:szCs w:val="24"/>
          <w:lang w:val="en-US"/>
        </w:rPr>
      </w:r>
      <w:r w:rsidR="00C47540">
        <w:rPr>
          <w:rFonts w:ascii="Times New Roman" w:hAnsi="Times New Roman" w:cs="Times New Roman"/>
          <w:sz w:val="24"/>
          <w:szCs w:val="24"/>
          <w:lang w:val="en-US"/>
        </w:rPr>
        <w:fldChar w:fldCharType="separate"/>
      </w:r>
      <w:r w:rsidR="00C47540">
        <w:rPr>
          <w:rFonts w:ascii="Times New Roman" w:hAnsi="Times New Roman" w:cs="Times New Roman"/>
          <w:noProof/>
          <w:sz w:val="24"/>
          <w:szCs w:val="24"/>
          <w:lang w:val="en-US"/>
        </w:rPr>
        <w:t>(Kereliuk</w:t>
      </w:r>
      <w:r w:rsidR="00C47540" w:rsidRPr="00C47540">
        <w:rPr>
          <w:rFonts w:ascii="Times New Roman" w:hAnsi="Times New Roman" w:cs="Times New Roman"/>
          <w:i/>
          <w:noProof/>
          <w:sz w:val="24"/>
          <w:szCs w:val="24"/>
          <w:lang w:val="en-US"/>
        </w:rPr>
        <w:t xml:space="preserve"> et al.</w:t>
      </w:r>
      <w:r w:rsidR="00C47540">
        <w:rPr>
          <w:rFonts w:ascii="Times New Roman" w:hAnsi="Times New Roman" w:cs="Times New Roman"/>
          <w:noProof/>
          <w:sz w:val="24"/>
          <w:szCs w:val="24"/>
          <w:lang w:val="en-US"/>
        </w:rPr>
        <w:t>, 2017; Rodríguez-Cano</w:t>
      </w:r>
      <w:r w:rsidR="00C47540" w:rsidRPr="00C47540">
        <w:rPr>
          <w:rFonts w:ascii="Times New Roman" w:hAnsi="Times New Roman" w:cs="Times New Roman"/>
          <w:i/>
          <w:noProof/>
          <w:sz w:val="24"/>
          <w:szCs w:val="24"/>
          <w:lang w:val="en-US"/>
        </w:rPr>
        <w:t xml:space="preserve"> et al.</w:t>
      </w:r>
      <w:r w:rsidR="00C47540">
        <w:rPr>
          <w:rFonts w:ascii="Times New Roman" w:hAnsi="Times New Roman" w:cs="Times New Roman"/>
          <w:noProof/>
          <w:sz w:val="24"/>
          <w:szCs w:val="24"/>
          <w:lang w:val="en-US"/>
        </w:rPr>
        <w:t>, 2020)</w:t>
      </w:r>
      <w:r w:rsidR="00C47540">
        <w:rPr>
          <w:rFonts w:ascii="Times New Roman" w:hAnsi="Times New Roman" w:cs="Times New Roman"/>
          <w:sz w:val="24"/>
          <w:szCs w:val="24"/>
          <w:lang w:val="en-US"/>
        </w:rPr>
        <w:fldChar w:fldCharType="end"/>
      </w:r>
      <w:r w:rsidR="00ED6FDA">
        <w:rPr>
          <w:rFonts w:ascii="Times New Roman" w:hAnsi="Times New Roman" w:cs="Times New Roman"/>
          <w:sz w:val="24"/>
          <w:szCs w:val="24"/>
          <w:lang w:val="en-US"/>
        </w:rPr>
        <w:t xml:space="preserve">. </w:t>
      </w:r>
      <w:r w:rsidR="00ED6FDA">
        <w:rPr>
          <w:rFonts w:ascii="Times New Roman" w:hAnsi="Times New Roman" w:cs="Times New Roman"/>
          <w:sz w:val="24"/>
          <w:szCs w:val="24"/>
          <w:lang w:val="en-US"/>
        </w:rPr>
        <w:lastRenderedPageBreak/>
        <w:t xml:space="preserve">Additionally, many studies </w:t>
      </w:r>
      <w:r w:rsidR="00DA026B">
        <w:rPr>
          <w:rFonts w:ascii="Times New Roman" w:hAnsi="Times New Roman" w:cs="Times New Roman"/>
          <w:sz w:val="24"/>
          <w:szCs w:val="24"/>
          <w:lang w:val="en-US"/>
        </w:rPr>
        <w:t xml:space="preserve">in </w:t>
      </w:r>
      <w:r w:rsidR="00E86D1A">
        <w:rPr>
          <w:rFonts w:ascii="Times New Roman" w:hAnsi="Times New Roman" w:cs="Times New Roman"/>
          <w:sz w:val="24"/>
          <w:szCs w:val="24"/>
          <w:lang w:val="en-US"/>
        </w:rPr>
        <w:t>medical</w:t>
      </w:r>
      <w:r w:rsidR="00DA026B">
        <w:rPr>
          <w:rFonts w:ascii="Times New Roman" w:hAnsi="Times New Roman" w:cs="Times New Roman"/>
          <w:sz w:val="24"/>
          <w:szCs w:val="24"/>
          <w:lang w:val="en-US"/>
        </w:rPr>
        <w:t xml:space="preserve"> sciences use laboratory mice and rats as model systems to investigate </w:t>
      </w:r>
      <w:r w:rsidR="007C7645">
        <w:rPr>
          <w:rFonts w:ascii="Times New Roman" w:hAnsi="Times New Roman" w:cs="Times New Roman"/>
          <w:sz w:val="24"/>
          <w:szCs w:val="24"/>
          <w:lang w:val="en-US"/>
        </w:rPr>
        <w:t>how</w:t>
      </w:r>
      <w:r w:rsidR="00ED6FDA">
        <w:rPr>
          <w:rFonts w:ascii="Times New Roman" w:hAnsi="Times New Roman" w:cs="Times New Roman"/>
          <w:sz w:val="24"/>
          <w:szCs w:val="24"/>
          <w:lang w:val="en-US"/>
        </w:rPr>
        <w:t xml:space="preserve"> nutritional imbalances </w:t>
      </w:r>
      <w:r w:rsidR="007C7645">
        <w:rPr>
          <w:rFonts w:ascii="Times New Roman" w:hAnsi="Times New Roman" w:cs="Times New Roman"/>
          <w:sz w:val="24"/>
          <w:szCs w:val="24"/>
          <w:lang w:val="en-US"/>
        </w:rPr>
        <w:t xml:space="preserve">affect </w:t>
      </w:r>
      <w:r w:rsidR="00ED6FDA">
        <w:rPr>
          <w:rFonts w:ascii="Times New Roman" w:hAnsi="Times New Roman" w:cs="Times New Roman"/>
          <w:sz w:val="24"/>
          <w:szCs w:val="24"/>
          <w:lang w:val="en-US"/>
        </w:rPr>
        <w:t xml:space="preserve">mitochondrial </w:t>
      </w:r>
      <w:r w:rsidR="00711E60">
        <w:rPr>
          <w:rFonts w:ascii="Times New Roman" w:hAnsi="Times New Roman" w:cs="Times New Roman"/>
          <w:sz w:val="24"/>
          <w:szCs w:val="24"/>
          <w:lang w:val="en-US"/>
        </w:rPr>
        <w:t xml:space="preserve">respiratory </w:t>
      </w:r>
      <w:r w:rsidR="00ED6FDA">
        <w:rPr>
          <w:rFonts w:ascii="Times New Roman" w:hAnsi="Times New Roman" w:cs="Times New Roman"/>
          <w:sz w:val="24"/>
          <w:szCs w:val="24"/>
          <w:lang w:val="en-US"/>
        </w:rPr>
        <w:t>function and metabolic disease</w:t>
      </w:r>
      <w:r w:rsidR="00DA026B">
        <w:rPr>
          <w:rFonts w:ascii="Times New Roman" w:hAnsi="Times New Roman" w:cs="Times New Roman"/>
          <w:sz w:val="24"/>
          <w:szCs w:val="24"/>
          <w:lang w:val="en-US"/>
        </w:rPr>
        <w:t xml:space="preserve">. The prevalent use of laboratory mice and rats as model systems </w:t>
      </w:r>
      <w:r w:rsidR="00F30CA3">
        <w:rPr>
          <w:rFonts w:ascii="Times New Roman" w:hAnsi="Times New Roman" w:cs="Times New Roman"/>
          <w:sz w:val="24"/>
          <w:szCs w:val="24"/>
          <w:lang w:val="en-US"/>
        </w:rPr>
        <w:t xml:space="preserve">may </w:t>
      </w:r>
      <w:r w:rsidR="00DA026B">
        <w:rPr>
          <w:rFonts w:ascii="Times New Roman" w:hAnsi="Times New Roman" w:cs="Times New Roman"/>
          <w:sz w:val="24"/>
          <w:szCs w:val="24"/>
          <w:lang w:val="en-US"/>
        </w:rPr>
        <w:t>limit our ability to extrapolate findings to the genetically diverse, ecologically variable contexts that shape evolutionary processes. For this reason, it</w:t>
      </w:r>
      <w:r w:rsidR="007C7645">
        <w:rPr>
          <w:rFonts w:ascii="Times New Roman" w:hAnsi="Times New Roman" w:cs="Times New Roman"/>
          <w:sz w:val="24"/>
          <w:szCs w:val="24"/>
          <w:lang w:val="en-US"/>
        </w:rPr>
        <w:t xml:space="preserve"> </w:t>
      </w:r>
      <w:r w:rsidR="00ED6FDA">
        <w:rPr>
          <w:rFonts w:ascii="Times New Roman" w:hAnsi="Times New Roman" w:cs="Times New Roman"/>
          <w:sz w:val="24"/>
          <w:szCs w:val="24"/>
          <w:lang w:val="en-US"/>
        </w:rPr>
        <w:t xml:space="preserve">is unclear whether effects from </w:t>
      </w:r>
      <w:r w:rsidR="00F94964">
        <w:rPr>
          <w:rFonts w:ascii="Times New Roman" w:hAnsi="Times New Roman" w:cs="Times New Roman"/>
          <w:sz w:val="24"/>
          <w:szCs w:val="24"/>
          <w:lang w:val="en-US"/>
        </w:rPr>
        <w:t xml:space="preserve">laboratory </w:t>
      </w:r>
      <w:r w:rsidR="007C7645">
        <w:rPr>
          <w:rFonts w:ascii="Times New Roman" w:hAnsi="Times New Roman" w:cs="Times New Roman"/>
          <w:sz w:val="24"/>
          <w:szCs w:val="24"/>
          <w:lang w:val="en-US"/>
        </w:rPr>
        <w:t>rodent</w:t>
      </w:r>
      <w:r w:rsidR="00F94964">
        <w:rPr>
          <w:rFonts w:ascii="Times New Roman" w:hAnsi="Times New Roman" w:cs="Times New Roman"/>
          <w:sz w:val="24"/>
          <w:szCs w:val="24"/>
          <w:lang w:val="en-US"/>
        </w:rPr>
        <w:t>s</w:t>
      </w:r>
      <w:r w:rsidR="007C7645">
        <w:rPr>
          <w:rFonts w:ascii="Times New Roman" w:hAnsi="Times New Roman" w:cs="Times New Roman"/>
          <w:sz w:val="24"/>
          <w:szCs w:val="24"/>
          <w:lang w:val="en-US"/>
        </w:rPr>
        <w:t xml:space="preserve"> </w:t>
      </w:r>
      <w:r w:rsidR="00ED6FDA">
        <w:rPr>
          <w:rFonts w:ascii="Times New Roman" w:hAnsi="Times New Roman" w:cs="Times New Roman"/>
          <w:sz w:val="24"/>
          <w:szCs w:val="24"/>
          <w:lang w:val="en-US"/>
        </w:rPr>
        <w:t>are representative</w:t>
      </w:r>
      <w:r w:rsidR="00BD3E7D">
        <w:rPr>
          <w:rFonts w:ascii="Times New Roman" w:hAnsi="Times New Roman" w:cs="Times New Roman"/>
          <w:sz w:val="24"/>
          <w:szCs w:val="24"/>
          <w:lang w:val="en-US"/>
        </w:rPr>
        <w:t xml:space="preserve"> </w:t>
      </w:r>
      <w:r w:rsidR="007C7645">
        <w:rPr>
          <w:rFonts w:ascii="Times New Roman" w:hAnsi="Times New Roman" w:cs="Times New Roman"/>
          <w:sz w:val="24"/>
          <w:szCs w:val="24"/>
          <w:lang w:val="en-US"/>
        </w:rPr>
        <w:t xml:space="preserve">of how mitochondria respond in other </w:t>
      </w:r>
      <w:r w:rsidR="00BD3E7D">
        <w:rPr>
          <w:rFonts w:ascii="Times New Roman" w:hAnsi="Times New Roman" w:cs="Times New Roman"/>
          <w:sz w:val="24"/>
          <w:szCs w:val="24"/>
          <w:lang w:val="en-US"/>
        </w:rPr>
        <w:t xml:space="preserve">animal </w:t>
      </w:r>
      <w:r w:rsidR="007C7645">
        <w:rPr>
          <w:rFonts w:ascii="Times New Roman" w:hAnsi="Times New Roman" w:cs="Times New Roman"/>
          <w:sz w:val="24"/>
          <w:szCs w:val="24"/>
          <w:lang w:val="en-US"/>
        </w:rPr>
        <w:t>taxa</w:t>
      </w:r>
      <w:r w:rsidR="00F94964">
        <w:rPr>
          <w:rFonts w:ascii="Times New Roman" w:hAnsi="Times New Roman" w:cs="Times New Roman"/>
          <w:sz w:val="24"/>
          <w:szCs w:val="24"/>
          <w:lang w:val="en-US"/>
        </w:rPr>
        <w:t xml:space="preserve"> </w:t>
      </w:r>
      <w:r w:rsidR="00F94964">
        <w:rPr>
          <w:rFonts w:ascii="Times New Roman" w:hAnsi="Times New Roman" w:cs="Times New Roman"/>
          <w:sz w:val="24"/>
          <w:szCs w:val="24"/>
          <w:lang w:val="en-US"/>
        </w:rPr>
        <w:fldChar w:fldCharType="begin">
          <w:fldData xml:space="preserve">PEVuZE5vdGU+PENpdGU+PEF1dGhvcj5NaWxhbmk8L0F1dGhvcj48WWVhcj4yMDIwPC9ZZWFyPjxS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PEVuZE5vdGU+PENpdGU+PEF1dGhvcj5NaWxhbmk8L0F1dGhvcj48WWVhcj4yMDIwPC9ZZWFyPjxS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F94964">
        <w:rPr>
          <w:rFonts w:ascii="Times New Roman" w:hAnsi="Times New Roman" w:cs="Times New Roman"/>
          <w:sz w:val="24"/>
          <w:szCs w:val="24"/>
          <w:lang w:val="en-US"/>
        </w:rPr>
      </w:r>
      <w:r w:rsidR="00F94964">
        <w:rPr>
          <w:rFonts w:ascii="Times New Roman" w:hAnsi="Times New Roman" w:cs="Times New Roman"/>
          <w:sz w:val="24"/>
          <w:szCs w:val="24"/>
          <w:lang w:val="en-US"/>
        </w:rPr>
        <w:fldChar w:fldCharType="separate"/>
      </w:r>
      <w:r w:rsidR="00F94964">
        <w:rPr>
          <w:rFonts w:ascii="Times New Roman" w:hAnsi="Times New Roman" w:cs="Times New Roman"/>
          <w:noProof/>
          <w:sz w:val="24"/>
          <w:szCs w:val="24"/>
          <w:lang w:val="en-US"/>
        </w:rPr>
        <w:t>(Milani &amp; Ghiselli, 2020)</w:t>
      </w:r>
      <w:r w:rsidR="00F94964">
        <w:rPr>
          <w:rFonts w:ascii="Times New Roman" w:hAnsi="Times New Roman" w:cs="Times New Roman"/>
          <w:sz w:val="24"/>
          <w:szCs w:val="24"/>
          <w:lang w:val="en-US"/>
        </w:rPr>
        <w:fldChar w:fldCharType="end"/>
      </w:r>
      <w:r w:rsidR="00BD3E7D">
        <w:rPr>
          <w:rFonts w:ascii="Times New Roman" w:hAnsi="Times New Roman" w:cs="Times New Roman"/>
          <w:sz w:val="24"/>
          <w:szCs w:val="24"/>
          <w:lang w:val="en-US"/>
        </w:rPr>
        <w:t>.</w:t>
      </w:r>
    </w:p>
    <w:p w14:paraId="6054C4A0" w14:textId="3E6F40A9" w:rsidR="000650D8" w:rsidRDefault="00577BAC" w:rsidP="007C7645">
      <w:pPr>
        <w:spacing w:line="480" w:lineRule="auto"/>
        <w:ind w:firstLine="720"/>
        <w:rPr>
          <w:rFonts w:ascii="Times New Roman" w:hAnsi="Times New Roman" w:cs="Times New Roman"/>
          <w:sz w:val="24"/>
          <w:szCs w:val="24"/>
          <w:lang w:val="en-US"/>
        </w:rPr>
      </w:pPr>
      <w:bookmarkStart w:id="16" w:name="_Hlk220407347"/>
      <w:r>
        <w:rPr>
          <w:rFonts w:ascii="Times New Roman" w:hAnsi="Times New Roman" w:cs="Times New Roman"/>
          <w:sz w:val="24"/>
          <w:szCs w:val="24"/>
          <w:lang w:val="en-US"/>
        </w:rPr>
        <w:t xml:space="preserve">Beyond the links between </w:t>
      </w:r>
      <w:r w:rsidR="004A39B1">
        <w:rPr>
          <w:rFonts w:ascii="Times New Roman" w:hAnsi="Times New Roman" w:cs="Times New Roman"/>
          <w:sz w:val="24"/>
          <w:szCs w:val="24"/>
          <w:lang w:val="en-US"/>
        </w:rPr>
        <w:t xml:space="preserve">nutritional imbalances </w:t>
      </w:r>
      <w:r>
        <w:rPr>
          <w:rFonts w:ascii="Times New Roman" w:hAnsi="Times New Roman" w:cs="Times New Roman"/>
          <w:sz w:val="24"/>
          <w:szCs w:val="24"/>
          <w:lang w:val="en-US"/>
        </w:rPr>
        <w:t>and</w:t>
      </w:r>
      <w:r w:rsidR="004A39B1">
        <w:rPr>
          <w:rFonts w:ascii="Times New Roman" w:hAnsi="Times New Roman" w:cs="Times New Roman"/>
          <w:sz w:val="24"/>
          <w:szCs w:val="24"/>
          <w:lang w:val="en-US"/>
        </w:rPr>
        <w:t xml:space="preserve"> mitochondrial function, </w:t>
      </w:r>
      <w:r>
        <w:rPr>
          <w:rFonts w:ascii="Times New Roman" w:hAnsi="Times New Roman" w:cs="Times New Roman"/>
          <w:sz w:val="24"/>
          <w:szCs w:val="24"/>
          <w:lang w:val="en-US"/>
        </w:rPr>
        <w:t xml:space="preserve">recent research has examined how exposure to </w:t>
      </w:r>
      <w:r w:rsidR="004A39B1">
        <w:rPr>
          <w:rFonts w:ascii="Times New Roman" w:hAnsi="Times New Roman" w:cs="Times New Roman"/>
          <w:sz w:val="24"/>
          <w:szCs w:val="24"/>
          <w:lang w:val="en-US"/>
        </w:rPr>
        <w:t>elevated levels of glucocorticoids during development shape</w:t>
      </w:r>
      <w:r>
        <w:rPr>
          <w:rFonts w:ascii="Times New Roman" w:hAnsi="Times New Roman" w:cs="Times New Roman"/>
          <w:sz w:val="24"/>
          <w:szCs w:val="24"/>
          <w:lang w:val="en-US"/>
        </w:rPr>
        <w:t>s</w:t>
      </w:r>
      <w:r w:rsidR="004A39B1">
        <w:rPr>
          <w:rFonts w:ascii="Times New Roman" w:hAnsi="Times New Roman" w:cs="Times New Roman"/>
          <w:sz w:val="24"/>
          <w:szCs w:val="24"/>
          <w:lang w:val="en-US"/>
        </w:rPr>
        <w:t xml:space="preserve"> mitochondrial </w:t>
      </w:r>
      <w:r w:rsidR="00711E60">
        <w:rPr>
          <w:rFonts w:ascii="Times New Roman" w:hAnsi="Times New Roman" w:cs="Times New Roman"/>
          <w:sz w:val="24"/>
          <w:szCs w:val="24"/>
          <w:lang w:val="en-US"/>
        </w:rPr>
        <w:t xml:space="preserve">respiratory </w:t>
      </w:r>
      <w:r w:rsidR="004A39B1">
        <w:rPr>
          <w:rFonts w:ascii="Times New Roman" w:hAnsi="Times New Roman" w:cs="Times New Roman"/>
          <w:sz w:val="24"/>
          <w:szCs w:val="24"/>
          <w:lang w:val="en-US"/>
        </w:rPr>
        <w:t>function across life</w:t>
      </w:r>
      <w:r w:rsidR="00F02A4D">
        <w:rPr>
          <w:rFonts w:ascii="Times New Roman" w:hAnsi="Times New Roman" w:cs="Times New Roman"/>
          <w:sz w:val="24"/>
          <w:szCs w:val="24"/>
          <w:lang w:val="en-US"/>
        </w:rPr>
        <w:t xml:space="preserve"> through </w:t>
      </w:r>
      <w:ins w:id="17" w:author="Ondi Crino" w:date="2026-01-27T11:35:00Z" w16du:dateUtc="2026-01-27T01:05:00Z">
        <w:r w:rsidR="002948F6">
          <w:rPr>
            <w:rFonts w:ascii="Times New Roman" w:hAnsi="Times New Roman" w:cs="Times New Roman"/>
            <w:sz w:val="24"/>
            <w:szCs w:val="24"/>
            <w:lang w:val="en-US"/>
          </w:rPr>
          <w:t xml:space="preserve">direct </w:t>
        </w:r>
      </w:ins>
      <w:ins w:id="18" w:author="Ondi Crino" w:date="2026-01-27T11:34:00Z" w16du:dateUtc="2026-01-27T01:04:00Z">
        <w:r w:rsidR="002948F6">
          <w:rPr>
            <w:rFonts w:ascii="Times New Roman" w:hAnsi="Times New Roman" w:cs="Times New Roman"/>
            <w:sz w:val="24"/>
            <w:szCs w:val="24"/>
            <w:lang w:val="en-US"/>
          </w:rPr>
          <w:t>effects</w:t>
        </w:r>
      </w:ins>
      <w:ins w:id="19" w:author="Ondi Crino" w:date="2026-01-27T11:37:00Z" w16du:dateUtc="2026-01-27T01:07:00Z">
        <w:r w:rsidR="002948F6">
          <w:rPr>
            <w:rFonts w:ascii="Times New Roman" w:hAnsi="Times New Roman" w:cs="Times New Roman"/>
            <w:sz w:val="24"/>
            <w:szCs w:val="24"/>
            <w:lang w:val="en-US"/>
          </w:rPr>
          <w:t xml:space="preserve"> on mitochondria</w:t>
        </w:r>
      </w:ins>
      <w:ins w:id="20" w:author="Ondi Crino" w:date="2026-01-27T11:32:00Z" w16du:dateUtc="2026-01-27T01:02:00Z">
        <w:r w:rsidR="002948F6">
          <w:rPr>
            <w:rFonts w:ascii="Times New Roman" w:hAnsi="Times New Roman" w:cs="Times New Roman"/>
            <w:sz w:val="24"/>
            <w:szCs w:val="24"/>
            <w:lang w:val="en-US"/>
          </w:rPr>
          <w:t xml:space="preserve"> </w:t>
        </w:r>
      </w:ins>
      <w:del w:id="21" w:author="Ondi Crino" w:date="2026-01-27T11:32:00Z" w16du:dateUtc="2026-01-27T01:02:00Z">
        <w:r w:rsidR="00F02A4D" w:rsidDel="002948F6">
          <w:rPr>
            <w:rFonts w:ascii="Times New Roman" w:hAnsi="Times New Roman" w:cs="Times New Roman"/>
            <w:sz w:val="24"/>
            <w:szCs w:val="24"/>
            <w:lang w:val="en-US"/>
          </w:rPr>
          <w:delText>direct</w:delText>
        </w:r>
      </w:del>
      <w:del w:id="22" w:author="Ondi Crino" w:date="2026-01-27T11:34:00Z" w16du:dateUtc="2026-01-27T01:04:00Z">
        <w:r w:rsidR="00F02A4D" w:rsidDel="002948F6">
          <w:rPr>
            <w:rFonts w:ascii="Times New Roman" w:hAnsi="Times New Roman" w:cs="Times New Roman"/>
            <w:sz w:val="24"/>
            <w:szCs w:val="24"/>
            <w:lang w:val="en-US"/>
          </w:rPr>
          <w:delText xml:space="preserve"> </w:delText>
        </w:r>
      </w:del>
      <w:r w:rsidR="00F02A4D">
        <w:rPr>
          <w:rFonts w:ascii="Times New Roman" w:hAnsi="Times New Roman" w:cs="Times New Roman"/>
          <w:sz w:val="24"/>
          <w:szCs w:val="24"/>
          <w:lang w:val="en-US"/>
        </w:rPr>
        <w:t xml:space="preserve">and indirect effects </w:t>
      </w:r>
      <w:ins w:id="23" w:author="Ondi Crino" w:date="2026-01-27T11:35:00Z" w16du:dateUtc="2026-01-27T01:05:00Z">
        <w:r w:rsidR="002948F6">
          <w:rPr>
            <w:rFonts w:ascii="Times New Roman" w:hAnsi="Times New Roman" w:cs="Times New Roman"/>
            <w:sz w:val="24"/>
            <w:szCs w:val="24"/>
            <w:lang w:val="en-US"/>
          </w:rPr>
          <w:t xml:space="preserve">that are modulated through changes in </w:t>
        </w:r>
      </w:ins>
      <w:ins w:id="24" w:author="Ondi Crino" w:date="2026-01-27T11:38:00Z" w16du:dateUtc="2026-01-27T01:08:00Z">
        <w:r w:rsidR="002948F6">
          <w:rPr>
            <w:rFonts w:ascii="Times New Roman" w:hAnsi="Times New Roman" w:cs="Times New Roman"/>
            <w:sz w:val="24"/>
            <w:szCs w:val="24"/>
            <w:lang w:val="en-US"/>
          </w:rPr>
          <w:t xml:space="preserve">hormone regulation </w:t>
        </w:r>
      </w:ins>
      <w:r w:rsidR="00F02A4D">
        <w:rPr>
          <w:rFonts w:ascii="Times New Roman" w:hAnsi="Times New Roman" w:cs="Times New Roman"/>
          <w:sz w:val="24"/>
          <w:szCs w:val="24"/>
          <w:lang w:val="en-US"/>
        </w:rPr>
        <w:t>(</w:t>
      </w:r>
      <w:ins w:id="25" w:author="Ondi Crino" w:date="2026-01-27T11:38:00Z" w16du:dateUtc="2026-01-27T01:08:00Z">
        <w:r w:rsidR="002948F6">
          <w:rPr>
            <w:rFonts w:ascii="Times New Roman" w:hAnsi="Times New Roman" w:cs="Times New Roman"/>
            <w:sz w:val="24"/>
            <w:szCs w:val="24"/>
            <w:lang w:val="en-US"/>
          </w:rPr>
          <w:t xml:space="preserve">see below; </w:t>
        </w:r>
      </w:ins>
      <w:r w:rsidR="00F02A4D">
        <w:rPr>
          <w:rFonts w:ascii="Times New Roman" w:hAnsi="Times New Roman" w:cs="Times New Roman"/>
          <w:sz w:val="24"/>
          <w:szCs w:val="24"/>
          <w:lang w:val="en-US"/>
        </w:rPr>
        <w:t>Fig</w:t>
      </w:r>
      <w:r w:rsidR="00FB1D1D">
        <w:rPr>
          <w:rFonts w:ascii="Times New Roman" w:hAnsi="Times New Roman" w:cs="Times New Roman"/>
          <w:sz w:val="24"/>
          <w:szCs w:val="24"/>
          <w:lang w:val="en-US"/>
        </w:rPr>
        <w:t>.</w:t>
      </w:r>
      <w:r w:rsidR="00F02A4D">
        <w:rPr>
          <w:rFonts w:ascii="Times New Roman" w:hAnsi="Times New Roman" w:cs="Times New Roman"/>
          <w:sz w:val="24"/>
          <w:szCs w:val="24"/>
          <w:lang w:val="en-US"/>
        </w:rPr>
        <w:t xml:space="preserve"> 1</w:t>
      </w:r>
      <w:r w:rsidR="00097A47">
        <w:rPr>
          <w:rFonts w:ascii="Times New Roman" w:hAnsi="Times New Roman" w:cs="Times New Roman"/>
          <w:sz w:val="24"/>
          <w:szCs w:val="24"/>
          <w:lang w:val="en-US"/>
        </w:rPr>
        <w:t>).</w:t>
      </w:r>
      <w:r w:rsidR="00F02A4D">
        <w:rPr>
          <w:rFonts w:ascii="Times New Roman" w:hAnsi="Times New Roman" w:cs="Times New Roman"/>
          <w:sz w:val="24"/>
          <w:szCs w:val="24"/>
          <w:lang w:val="en-US"/>
        </w:rPr>
        <w:t xml:space="preserve"> </w:t>
      </w:r>
      <w:bookmarkEnd w:id="16"/>
      <w:r w:rsidR="00315C28">
        <w:rPr>
          <w:rFonts w:ascii="Times New Roman" w:hAnsi="Times New Roman" w:cs="Times New Roman"/>
          <w:sz w:val="24"/>
          <w:szCs w:val="24"/>
          <w:lang w:val="en-US"/>
        </w:rPr>
        <w:t xml:space="preserve">Developing animals can be directly affected by glucocorticoids from maternal sources during gestation, </w:t>
      </w:r>
      <w:r w:rsidR="00315C28">
        <w:rPr>
          <w:rFonts w:ascii="Times New Roman" w:hAnsi="Times New Roman" w:cs="Times New Roman"/>
          <w:i/>
          <w:iCs/>
          <w:sz w:val="24"/>
          <w:szCs w:val="24"/>
          <w:lang w:val="en-US"/>
        </w:rPr>
        <w:t xml:space="preserve">in </w:t>
      </w:r>
      <w:proofErr w:type="spellStart"/>
      <w:r w:rsidR="00315C28" w:rsidRPr="00315C28">
        <w:rPr>
          <w:rFonts w:ascii="Times New Roman" w:hAnsi="Times New Roman" w:cs="Times New Roman"/>
          <w:i/>
          <w:iCs/>
          <w:sz w:val="24"/>
          <w:szCs w:val="24"/>
          <w:lang w:val="en-US"/>
        </w:rPr>
        <w:t>ovo</w:t>
      </w:r>
      <w:proofErr w:type="spellEnd"/>
      <w:r w:rsidR="00315C28">
        <w:rPr>
          <w:rFonts w:ascii="Times New Roman" w:hAnsi="Times New Roman" w:cs="Times New Roman"/>
          <w:sz w:val="24"/>
          <w:szCs w:val="24"/>
          <w:lang w:val="en-US"/>
        </w:rPr>
        <w:t xml:space="preserve">, and postnatally from breast milk in mammals </w:t>
      </w:r>
      <w:r w:rsidR="007901AB">
        <w:rPr>
          <w:rFonts w:ascii="Times New Roman" w:hAnsi="Times New Roman" w:cs="Times New Roman"/>
          <w:sz w:val="24"/>
          <w:szCs w:val="24"/>
          <w:lang w:val="en-US"/>
        </w:rPr>
        <w:fldChar w:fldCharType="begin">
          <w:fldData xml:space="preserve">PEVuZE5vdGU+PENpdGU+PEF1dGhvcj5Hcm9vdGh1aXM8L0F1dGhvcj48WWVhcj4yMDE5PC9ZZWFy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PEVuZE5vdGU+PENpdGU+PEF1dGhvcj5Hcm9vdGh1aXM8L0F1dGhvcj48WWVhcj4yMDE5PC9ZZWFy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7901AB">
        <w:rPr>
          <w:rFonts w:ascii="Times New Roman" w:hAnsi="Times New Roman" w:cs="Times New Roman"/>
          <w:sz w:val="24"/>
          <w:szCs w:val="24"/>
          <w:lang w:val="en-US"/>
        </w:rPr>
      </w:r>
      <w:r w:rsidR="007901AB">
        <w:rPr>
          <w:rFonts w:ascii="Times New Roman" w:hAnsi="Times New Roman" w:cs="Times New Roman"/>
          <w:sz w:val="24"/>
          <w:szCs w:val="24"/>
          <w:lang w:val="en-US"/>
        </w:rPr>
        <w:fldChar w:fldCharType="separate"/>
      </w:r>
      <w:r w:rsidR="00576426">
        <w:rPr>
          <w:rFonts w:ascii="Times New Roman" w:hAnsi="Times New Roman" w:cs="Times New Roman"/>
          <w:noProof/>
          <w:sz w:val="24"/>
          <w:szCs w:val="24"/>
          <w:lang w:val="en-US"/>
        </w:rPr>
        <w:t>(Groothuis</w:t>
      </w:r>
      <w:r w:rsidR="00576426" w:rsidRPr="00576426">
        <w:rPr>
          <w:rFonts w:ascii="Times New Roman" w:hAnsi="Times New Roman" w:cs="Times New Roman"/>
          <w:i/>
          <w:noProof/>
          <w:sz w:val="24"/>
          <w:szCs w:val="24"/>
          <w:lang w:val="en-US"/>
        </w:rPr>
        <w:t xml:space="preserve"> et al.</w:t>
      </w:r>
      <w:r w:rsidR="00576426">
        <w:rPr>
          <w:rFonts w:ascii="Times New Roman" w:hAnsi="Times New Roman" w:cs="Times New Roman"/>
          <w:noProof/>
          <w:sz w:val="24"/>
          <w:szCs w:val="24"/>
          <w:lang w:val="en-US"/>
        </w:rPr>
        <w:t>, 2019; Stead, Badescu &amp; Boonstra, 2022; Moisiadis &amp; Matthews, 2014)</w:t>
      </w:r>
      <w:r w:rsidR="007901AB">
        <w:rPr>
          <w:rFonts w:ascii="Times New Roman" w:hAnsi="Times New Roman" w:cs="Times New Roman"/>
          <w:sz w:val="24"/>
          <w:szCs w:val="24"/>
          <w:lang w:val="en-US"/>
        </w:rPr>
        <w:fldChar w:fldCharType="end"/>
      </w:r>
      <w:r w:rsidR="00315C28">
        <w:rPr>
          <w:rFonts w:ascii="Times New Roman" w:hAnsi="Times New Roman" w:cs="Times New Roman"/>
          <w:sz w:val="24"/>
          <w:szCs w:val="24"/>
          <w:lang w:val="en-US"/>
        </w:rPr>
        <w:t>. Glucocorticoids interact with glucocorticoid receptors (GRs</w:t>
      </w:r>
      <w:r w:rsidR="00190733">
        <w:rPr>
          <w:rFonts w:ascii="Times New Roman" w:hAnsi="Times New Roman" w:cs="Times New Roman"/>
          <w:sz w:val="24"/>
          <w:szCs w:val="24"/>
          <w:lang w:val="en-US"/>
        </w:rPr>
        <w:t xml:space="preserve">) and mineralocorticoid receptors (MRs) to regulate </w:t>
      </w:r>
      <w:r w:rsidR="00315C28">
        <w:rPr>
          <w:rFonts w:ascii="Times New Roman" w:hAnsi="Times New Roman" w:cs="Times New Roman"/>
          <w:sz w:val="24"/>
          <w:szCs w:val="24"/>
          <w:lang w:val="en-US"/>
        </w:rPr>
        <w:t xml:space="preserve">mitochondrial </w:t>
      </w:r>
      <w:r w:rsidR="00190733">
        <w:rPr>
          <w:rFonts w:ascii="Times New Roman" w:hAnsi="Times New Roman" w:cs="Times New Roman"/>
          <w:sz w:val="24"/>
          <w:szCs w:val="24"/>
          <w:lang w:val="en-US"/>
        </w:rPr>
        <w:t xml:space="preserve">and nuclear-encoded genes </w:t>
      </w:r>
      <w:r w:rsidR="00315C28">
        <w:rPr>
          <w:rFonts w:ascii="Times New Roman" w:hAnsi="Times New Roman" w:cs="Times New Roman"/>
          <w:sz w:val="24"/>
          <w:szCs w:val="24"/>
          <w:lang w:val="en-US"/>
        </w:rPr>
        <w:t>that affect mitochondrial biogenesis</w:t>
      </w:r>
      <w:r w:rsidR="00190733">
        <w:rPr>
          <w:rFonts w:ascii="Times New Roman" w:hAnsi="Times New Roman" w:cs="Times New Roman"/>
          <w:sz w:val="24"/>
          <w:szCs w:val="24"/>
          <w:lang w:val="en-US"/>
        </w:rPr>
        <w:t xml:space="preserve">, structure, and the cellular machinery that underlies production of ATP and ROS </w:t>
      </w:r>
      <w:r w:rsidR="00B87357">
        <w:rPr>
          <w:rFonts w:ascii="Times New Roman" w:hAnsi="Times New Roman" w:cs="Times New Roman"/>
          <w:sz w:val="24"/>
          <w:szCs w:val="24"/>
          <w:lang w:val="en-US"/>
        </w:rPr>
        <w:fldChar w:fldCharType="begin">
          <w:fldData xml:space="preserve">PEVuZE5vdGU+PENpdGU+PEF1dGhvcj5Lb2traW5vcG91bG91PC9BdXRob3I+PFllYXI+MjAyMTwv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PEVuZE5vdGU+PENpdGU+PEF1dGhvcj5Lb2traW5vcG91bG91PC9BdXRob3I+PFllYXI+MjAyMTwv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B87357">
        <w:rPr>
          <w:rFonts w:ascii="Times New Roman" w:hAnsi="Times New Roman" w:cs="Times New Roman"/>
          <w:sz w:val="24"/>
          <w:szCs w:val="24"/>
          <w:lang w:val="en-US"/>
        </w:rPr>
      </w:r>
      <w:r w:rsidR="00B87357">
        <w:rPr>
          <w:rFonts w:ascii="Times New Roman" w:hAnsi="Times New Roman" w:cs="Times New Roman"/>
          <w:sz w:val="24"/>
          <w:szCs w:val="24"/>
          <w:lang w:val="en-US"/>
        </w:rPr>
        <w:fldChar w:fldCharType="separate"/>
      </w:r>
      <w:r w:rsidR="00B87357">
        <w:rPr>
          <w:rFonts w:ascii="Times New Roman" w:hAnsi="Times New Roman" w:cs="Times New Roman"/>
          <w:noProof/>
          <w:sz w:val="24"/>
          <w:szCs w:val="24"/>
          <w:lang w:val="en-US"/>
        </w:rPr>
        <w:t>(Kokkinopoulou &amp; Moutsatsou, 2021; Lee</w:t>
      </w:r>
      <w:r w:rsidR="00B87357" w:rsidRPr="00B87357">
        <w:rPr>
          <w:rFonts w:ascii="Times New Roman" w:hAnsi="Times New Roman" w:cs="Times New Roman"/>
          <w:i/>
          <w:noProof/>
          <w:sz w:val="24"/>
          <w:szCs w:val="24"/>
          <w:lang w:val="en-US"/>
        </w:rPr>
        <w:t xml:space="preserve"> et al.</w:t>
      </w:r>
      <w:r w:rsidR="00B87357">
        <w:rPr>
          <w:rFonts w:ascii="Times New Roman" w:hAnsi="Times New Roman" w:cs="Times New Roman"/>
          <w:noProof/>
          <w:sz w:val="24"/>
          <w:szCs w:val="24"/>
          <w:lang w:val="en-US"/>
        </w:rPr>
        <w:t>, 2013)</w:t>
      </w:r>
      <w:r w:rsidR="00B87357">
        <w:rPr>
          <w:rFonts w:ascii="Times New Roman" w:hAnsi="Times New Roman" w:cs="Times New Roman"/>
          <w:sz w:val="24"/>
          <w:szCs w:val="24"/>
          <w:lang w:val="en-US"/>
        </w:rPr>
        <w:fldChar w:fldCharType="end"/>
      </w:r>
      <w:r w:rsidR="00190733">
        <w:rPr>
          <w:rFonts w:ascii="Times New Roman" w:hAnsi="Times New Roman" w:cs="Times New Roman"/>
          <w:sz w:val="24"/>
          <w:szCs w:val="24"/>
          <w:lang w:val="en-US"/>
        </w:rPr>
        <w:t xml:space="preserve">. </w:t>
      </w:r>
      <w:r w:rsidR="00AF7119">
        <w:rPr>
          <w:rFonts w:ascii="Times New Roman" w:hAnsi="Times New Roman" w:cs="Times New Roman"/>
          <w:sz w:val="24"/>
          <w:szCs w:val="24"/>
          <w:lang w:val="en-US"/>
        </w:rPr>
        <w:t>In developing animals, s</w:t>
      </w:r>
      <w:r w:rsidR="000650D8">
        <w:rPr>
          <w:rFonts w:ascii="Times New Roman" w:hAnsi="Times New Roman" w:cs="Times New Roman"/>
          <w:sz w:val="24"/>
          <w:szCs w:val="24"/>
          <w:lang w:val="en-US"/>
        </w:rPr>
        <w:t xml:space="preserve">uch changes </w:t>
      </w:r>
      <w:r w:rsidR="001A1D1D">
        <w:rPr>
          <w:rFonts w:ascii="Times New Roman" w:hAnsi="Times New Roman" w:cs="Times New Roman"/>
          <w:sz w:val="24"/>
          <w:szCs w:val="24"/>
          <w:lang w:val="en-US"/>
        </w:rPr>
        <w:t xml:space="preserve">in mitochondrial </w:t>
      </w:r>
      <w:r w:rsidR="00711E60">
        <w:rPr>
          <w:rFonts w:ascii="Times New Roman" w:hAnsi="Times New Roman" w:cs="Times New Roman"/>
          <w:sz w:val="24"/>
          <w:szCs w:val="24"/>
          <w:lang w:val="en-US"/>
        </w:rPr>
        <w:t xml:space="preserve">respiratory </w:t>
      </w:r>
      <w:r w:rsidR="001A1D1D">
        <w:rPr>
          <w:rFonts w:ascii="Times New Roman" w:hAnsi="Times New Roman" w:cs="Times New Roman"/>
          <w:sz w:val="24"/>
          <w:szCs w:val="24"/>
          <w:lang w:val="en-US"/>
        </w:rPr>
        <w:t xml:space="preserve">function </w:t>
      </w:r>
      <w:r w:rsidR="000650D8">
        <w:rPr>
          <w:rFonts w:ascii="Times New Roman" w:hAnsi="Times New Roman" w:cs="Times New Roman"/>
          <w:sz w:val="24"/>
          <w:szCs w:val="24"/>
          <w:lang w:val="en-US"/>
        </w:rPr>
        <w:t xml:space="preserve">could have </w:t>
      </w:r>
      <w:r w:rsidR="00AF7119">
        <w:rPr>
          <w:rFonts w:ascii="Times New Roman" w:hAnsi="Times New Roman" w:cs="Times New Roman"/>
          <w:sz w:val="24"/>
          <w:szCs w:val="24"/>
          <w:lang w:val="en-US"/>
        </w:rPr>
        <w:t xml:space="preserve">both </w:t>
      </w:r>
      <w:r w:rsidR="000650D8">
        <w:rPr>
          <w:rFonts w:ascii="Times New Roman" w:hAnsi="Times New Roman" w:cs="Times New Roman"/>
          <w:sz w:val="24"/>
          <w:szCs w:val="24"/>
          <w:lang w:val="en-US"/>
        </w:rPr>
        <w:t xml:space="preserve">short-term </w:t>
      </w:r>
      <w:r w:rsidR="00AF7119">
        <w:rPr>
          <w:rFonts w:ascii="Times New Roman" w:hAnsi="Times New Roman" w:cs="Times New Roman"/>
          <w:sz w:val="24"/>
          <w:szCs w:val="24"/>
          <w:lang w:val="en-US"/>
        </w:rPr>
        <w:t xml:space="preserve">and/or sustained </w:t>
      </w:r>
      <w:r w:rsidR="000650D8">
        <w:rPr>
          <w:rFonts w:ascii="Times New Roman" w:hAnsi="Times New Roman" w:cs="Times New Roman"/>
          <w:sz w:val="24"/>
          <w:szCs w:val="24"/>
          <w:lang w:val="en-US"/>
        </w:rPr>
        <w:t>effects on growth</w:t>
      </w:r>
      <w:r w:rsidR="00AF7119">
        <w:rPr>
          <w:rFonts w:ascii="Times New Roman" w:hAnsi="Times New Roman" w:cs="Times New Roman"/>
          <w:sz w:val="24"/>
          <w:szCs w:val="24"/>
          <w:lang w:val="en-US"/>
        </w:rPr>
        <w:t xml:space="preserve">, </w:t>
      </w:r>
      <w:r w:rsidR="000650D8">
        <w:rPr>
          <w:rFonts w:ascii="Times New Roman" w:hAnsi="Times New Roman" w:cs="Times New Roman"/>
          <w:sz w:val="24"/>
          <w:szCs w:val="24"/>
          <w:lang w:val="en-US"/>
        </w:rPr>
        <w:t>development</w:t>
      </w:r>
      <w:r w:rsidR="00AF7119">
        <w:rPr>
          <w:rFonts w:ascii="Times New Roman" w:hAnsi="Times New Roman" w:cs="Times New Roman"/>
          <w:sz w:val="24"/>
          <w:szCs w:val="24"/>
          <w:lang w:val="en-US"/>
        </w:rPr>
        <w:t>, immune function</w:t>
      </w:r>
      <w:r w:rsidR="001A1D1D">
        <w:rPr>
          <w:rFonts w:ascii="Times New Roman" w:hAnsi="Times New Roman" w:cs="Times New Roman"/>
          <w:sz w:val="24"/>
          <w:szCs w:val="24"/>
          <w:lang w:val="en-US"/>
        </w:rPr>
        <w:t xml:space="preserve">, and other traits. </w:t>
      </w:r>
    </w:p>
    <w:p w14:paraId="1917C292" w14:textId="73A4875C" w:rsidR="00475BED" w:rsidRDefault="00FC654C" w:rsidP="007C7645">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In addition to directly affecting mitochondrial </w:t>
      </w:r>
      <w:r w:rsidR="00711E60">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function, e</w:t>
      </w:r>
      <w:r w:rsidR="004523EA">
        <w:rPr>
          <w:rFonts w:ascii="Times New Roman" w:hAnsi="Times New Roman" w:cs="Times New Roman"/>
          <w:sz w:val="24"/>
          <w:szCs w:val="24"/>
          <w:lang w:val="en-US"/>
        </w:rPr>
        <w:t xml:space="preserve">xposure to glucocorticoids during development could indirectly affect mitochondrial </w:t>
      </w:r>
      <w:r w:rsidR="00711E60">
        <w:rPr>
          <w:rFonts w:ascii="Times New Roman" w:hAnsi="Times New Roman" w:cs="Times New Roman"/>
          <w:sz w:val="24"/>
          <w:szCs w:val="24"/>
          <w:lang w:val="en-US"/>
        </w:rPr>
        <w:t xml:space="preserve">respiratory </w:t>
      </w:r>
      <w:r w:rsidR="004523EA">
        <w:rPr>
          <w:rFonts w:ascii="Times New Roman" w:hAnsi="Times New Roman" w:cs="Times New Roman"/>
          <w:sz w:val="24"/>
          <w:szCs w:val="24"/>
          <w:lang w:val="en-US"/>
        </w:rPr>
        <w:t>function through programmatic effects on the neuroendocrine pathway that regulates the production of glucocorticoids (the hypothalamic-</w:t>
      </w:r>
      <w:r w:rsidR="008D2AD0">
        <w:rPr>
          <w:rFonts w:ascii="Times New Roman" w:hAnsi="Times New Roman" w:cs="Times New Roman"/>
          <w:sz w:val="24"/>
          <w:szCs w:val="24"/>
          <w:lang w:val="en-US"/>
        </w:rPr>
        <w:t>pituitary-</w:t>
      </w:r>
      <w:r w:rsidR="004523EA">
        <w:rPr>
          <w:rFonts w:ascii="Times New Roman" w:hAnsi="Times New Roman" w:cs="Times New Roman"/>
          <w:sz w:val="24"/>
          <w:szCs w:val="24"/>
          <w:lang w:val="en-US"/>
        </w:rPr>
        <w:t>adrenal/</w:t>
      </w:r>
      <w:proofErr w:type="spellStart"/>
      <w:r w:rsidR="004523EA">
        <w:rPr>
          <w:rFonts w:ascii="Times New Roman" w:hAnsi="Times New Roman" w:cs="Times New Roman"/>
          <w:sz w:val="24"/>
          <w:szCs w:val="24"/>
          <w:lang w:val="en-US"/>
        </w:rPr>
        <w:t>interrenal</w:t>
      </w:r>
      <w:proofErr w:type="spellEnd"/>
      <w:r w:rsidR="004523EA">
        <w:rPr>
          <w:rFonts w:ascii="Times New Roman" w:hAnsi="Times New Roman" w:cs="Times New Roman"/>
          <w:sz w:val="24"/>
          <w:szCs w:val="24"/>
          <w:lang w:val="en-US"/>
        </w:rPr>
        <w:t xml:space="preserve"> axis</w:t>
      </w:r>
      <w:r w:rsidR="00611310">
        <w:rPr>
          <w:rFonts w:ascii="Times New Roman" w:hAnsi="Times New Roman" w:cs="Times New Roman"/>
          <w:sz w:val="24"/>
          <w:szCs w:val="24"/>
          <w:lang w:val="en-US"/>
        </w:rPr>
        <w:t>,</w:t>
      </w:r>
      <w:r w:rsidR="000650D8">
        <w:rPr>
          <w:rFonts w:ascii="Times New Roman" w:hAnsi="Times New Roman" w:cs="Times New Roman"/>
          <w:sz w:val="24"/>
          <w:szCs w:val="24"/>
          <w:lang w:val="en-US"/>
        </w:rPr>
        <w:t xml:space="preserve"> HPA/I axis</w:t>
      </w:r>
      <w:r w:rsidR="004523EA">
        <w:rPr>
          <w:rFonts w:ascii="Times New Roman" w:hAnsi="Times New Roman" w:cs="Times New Roman"/>
          <w:sz w:val="24"/>
          <w:szCs w:val="24"/>
          <w:lang w:val="en-US"/>
        </w:rPr>
        <w:t xml:space="preserve">). Exposure to glucocorticoids during development can </w:t>
      </w:r>
      <w:r w:rsidR="005F46B0">
        <w:rPr>
          <w:rFonts w:ascii="Times New Roman" w:hAnsi="Times New Roman" w:cs="Times New Roman"/>
          <w:sz w:val="24"/>
          <w:szCs w:val="24"/>
          <w:lang w:val="en-US"/>
        </w:rPr>
        <w:t>induce epigenetic changes to</w:t>
      </w:r>
      <w:r w:rsidR="00607F70">
        <w:rPr>
          <w:rFonts w:ascii="Times New Roman" w:hAnsi="Times New Roman" w:cs="Times New Roman"/>
          <w:sz w:val="24"/>
          <w:szCs w:val="24"/>
          <w:lang w:val="en-US"/>
        </w:rPr>
        <w:t xml:space="preserve"> </w:t>
      </w:r>
      <w:r w:rsidR="005F46B0">
        <w:rPr>
          <w:rFonts w:ascii="Times New Roman" w:hAnsi="Times New Roman" w:cs="Times New Roman"/>
          <w:sz w:val="24"/>
          <w:szCs w:val="24"/>
          <w:lang w:val="en-US"/>
        </w:rPr>
        <w:t xml:space="preserve">genes that reduce </w:t>
      </w:r>
      <w:r w:rsidR="005F1159">
        <w:rPr>
          <w:rFonts w:ascii="Times New Roman" w:hAnsi="Times New Roman" w:cs="Times New Roman"/>
          <w:sz w:val="24"/>
          <w:szCs w:val="24"/>
          <w:lang w:val="en-US"/>
        </w:rPr>
        <w:t xml:space="preserve">the </w:t>
      </w:r>
      <w:r w:rsidR="005F46B0">
        <w:rPr>
          <w:rFonts w:ascii="Times New Roman" w:hAnsi="Times New Roman" w:cs="Times New Roman"/>
          <w:sz w:val="24"/>
          <w:szCs w:val="24"/>
          <w:lang w:val="en-US"/>
        </w:rPr>
        <w:lastRenderedPageBreak/>
        <w:t xml:space="preserve">expression of </w:t>
      </w:r>
      <w:r w:rsidR="008D2AD0">
        <w:rPr>
          <w:rFonts w:ascii="Times New Roman" w:hAnsi="Times New Roman" w:cs="Times New Roman"/>
          <w:sz w:val="24"/>
          <w:szCs w:val="24"/>
          <w:lang w:val="en-US"/>
        </w:rPr>
        <w:t xml:space="preserve">mRNA and proteins associated with GR </w:t>
      </w:r>
      <w:r w:rsidR="00607F70">
        <w:rPr>
          <w:rFonts w:ascii="Times New Roman" w:hAnsi="Times New Roman" w:cs="Times New Roman"/>
          <w:sz w:val="24"/>
          <w:szCs w:val="24"/>
          <w:lang w:val="en-US"/>
        </w:rPr>
        <w:t>levels</w:t>
      </w:r>
      <w:r w:rsidR="004A39B1">
        <w:rPr>
          <w:rFonts w:ascii="Times New Roman" w:hAnsi="Times New Roman" w:cs="Times New Roman"/>
          <w:sz w:val="24"/>
          <w:szCs w:val="24"/>
          <w:lang w:val="en-US"/>
        </w:rPr>
        <w:t xml:space="preserve"> </w:t>
      </w:r>
      <w:r w:rsidR="00BE4C80">
        <w:rPr>
          <w:rFonts w:ascii="Times New Roman" w:hAnsi="Times New Roman" w:cs="Times New Roman"/>
          <w:sz w:val="24"/>
          <w:szCs w:val="24"/>
          <w:lang w:val="en-US"/>
        </w:rPr>
        <w:fldChar w:fldCharType="begin"/>
      </w:r>
      <w:r w:rsidR="00040C2B">
        <w:rPr>
          <w:rFonts w:ascii="Times New Roman" w:hAnsi="Times New Roman" w:cs="Times New Roman"/>
          <w:sz w:val="24"/>
          <w:szCs w:val="24"/>
          <w:lang w:val="en-US"/>
        </w:rPr>
        <w:instrText xml:space="preserve"> ADDIN EN.CITE &lt;EndNote&gt;&lt;Cite&gt;&lt;Author&gt;Jimeno&lt;/Author&gt;&lt;Year&gt;2019&lt;/Year&gt;&lt;RecNum&gt;389&lt;/RecNum&gt;&lt;DisplayText&gt;(Jimeno&lt;style face="italic"&gt; et al.&lt;/style&gt;, 2019)&lt;/DisplayText&gt;&lt;record&gt;&lt;rec-number&gt;389&lt;/rec-number&gt;&lt;foreign-keys&gt;&lt;key app="EN" db-id="svdp5t22ptsev2evxdivrv0xp5epz52f5fxd" timestamp="1748218347"&gt;389&lt;/key&gt;&lt;/foreign-keys&gt;&lt;ref-type name="Journal Article"&gt;17&lt;/ref-type&gt;&lt;contributors&gt;&lt;authors&gt;&lt;author&gt;Jimeno, B.&lt;/author&gt;&lt;author&gt;Hau, M.&lt;/author&gt;&lt;author&gt;Gómez-Díaz, E.&lt;/author&gt;&lt;author&gt;Verhulst, S.&lt;/author&gt;&lt;/authors&gt;&lt;/contributors&gt;&lt;auth-address&gt;Univ Groningen, Groningen Inst Evolutionary Life Sci, Groningen, Netherlands&amp;#xD;Max Planck Inst Ornithol, Seewiesen, Germany&amp;#xD;Univ Montana, Missoula, MT 59812 USA&amp;#xD;Univ Konstanz, Constance, Germany&amp;#xD;CSIC, Inst Parasitol &amp;amp; Biomed Lopez Neyra, Granada, Spain&amp;#xD;CSIC, Estn Biol Donana, Seville, Spain&lt;/auth-address&gt;&lt;titles&gt;&lt;title&gt;Developmental conditions modulate DNA methylation at the glucocorticoid receptor gene with cascading effects on expression and corticosterone levels in zebra finches&lt;/title&gt;&lt;secondary-title&gt;Scientific Reports&lt;/secondary-title&gt;&lt;alt-title&gt;Sci Rep-Uk&lt;/alt-title&gt;&lt;/titles&gt;&lt;periodical&gt;&lt;full-title&gt;Scientific Reports&lt;/full-title&gt;&lt;abbr-1&gt;Sci Rep-Uk&lt;/abbr-1&gt;&lt;/periodical&gt;&lt;alt-periodical&gt;&lt;full-title&gt;Scientific Reports&lt;/full-title&gt;&lt;abbr-1&gt;Sci Rep-Uk&lt;/abbr-1&gt;&lt;/alt-periodical&gt;&lt;volume&gt;9&lt;/volume&gt;&lt;keywords&gt;&lt;keyword&gt;epigenetic regulation&lt;/keyword&gt;&lt;keyword&gt;prenatal exposure&lt;/keyword&gt;&lt;keyword&gt;maternal-care&lt;/keyword&gt;&lt;keyword&gt;patterns&lt;/keyword&gt;&lt;keyword&gt;cortisol&lt;/keyword&gt;&lt;keyword&gt;survival&lt;/keyword&gt;&lt;keyword&gt;nr3c1&lt;/keyword&gt;&lt;keyword&gt;bdnf&lt;/keyword&gt;&lt;keyword&gt;axis&lt;/keyword&gt;&lt;keyword&gt;drd4&lt;/keyword&gt;&lt;/keywords&gt;&lt;dates&gt;&lt;year&gt;2019&lt;/year&gt;&lt;pub-dates&gt;&lt;date&gt;Nov 1&lt;/date&gt;&lt;/pub-dates&gt;&lt;/dates&gt;&lt;isbn&gt;2045-2322&lt;/isbn&gt;&lt;accession-num&gt;WOS:000493716400010&lt;/accession-num&gt;&lt;urls&gt;&lt;related-urls&gt;&lt;url&gt;&amp;lt;Go to ISI&amp;gt;://WOS:000493716400010&lt;/url&gt;&lt;/related-urls&gt;&lt;/urls&gt;&lt;electronic-resource-num&gt;ARTN 15869&amp;#xD;10.1038/s41598-019-52203-8&lt;/electronic-resource-num&gt;&lt;language&gt;English&lt;/language&gt;&lt;/record&gt;&lt;/Cite&gt;&lt;/EndNote&gt;</w:instrText>
      </w:r>
      <w:r w:rsidR="00BE4C80">
        <w:rPr>
          <w:rFonts w:ascii="Times New Roman" w:hAnsi="Times New Roman" w:cs="Times New Roman"/>
          <w:sz w:val="24"/>
          <w:szCs w:val="24"/>
          <w:lang w:val="en-US"/>
        </w:rPr>
        <w:fldChar w:fldCharType="separate"/>
      </w:r>
      <w:r w:rsidR="00EB55BF">
        <w:rPr>
          <w:rFonts w:ascii="Times New Roman" w:hAnsi="Times New Roman" w:cs="Times New Roman"/>
          <w:noProof/>
          <w:sz w:val="24"/>
          <w:szCs w:val="24"/>
          <w:lang w:val="en-US"/>
        </w:rPr>
        <w:t>(Jimeno</w:t>
      </w:r>
      <w:r w:rsidR="00EB55BF" w:rsidRPr="00EB55BF">
        <w:rPr>
          <w:rFonts w:ascii="Times New Roman" w:hAnsi="Times New Roman" w:cs="Times New Roman"/>
          <w:i/>
          <w:noProof/>
          <w:sz w:val="24"/>
          <w:szCs w:val="24"/>
          <w:lang w:val="en-US"/>
        </w:rPr>
        <w:t xml:space="preserve"> et al.</w:t>
      </w:r>
      <w:r w:rsidR="00EB55BF">
        <w:rPr>
          <w:rFonts w:ascii="Times New Roman" w:hAnsi="Times New Roman" w:cs="Times New Roman"/>
          <w:noProof/>
          <w:sz w:val="24"/>
          <w:szCs w:val="24"/>
          <w:lang w:val="en-US"/>
        </w:rPr>
        <w:t>, 2019)</w:t>
      </w:r>
      <w:r w:rsidR="00BE4C80">
        <w:rPr>
          <w:rFonts w:ascii="Times New Roman" w:hAnsi="Times New Roman" w:cs="Times New Roman"/>
          <w:sz w:val="24"/>
          <w:szCs w:val="24"/>
          <w:lang w:val="en-US"/>
        </w:rPr>
        <w:fldChar w:fldCharType="end"/>
      </w:r>
      <w:r w:rsidR="002A79AB">
        <w:rPr>
          <w:rFonts w:ascii="Times New Roman" w:hAnsi="Times New Roman" w:cs="Times New Roman"/>
          <w:sz w:val="24"/>
          <w:szCs w:val="24"/>
          <w:lang w:val="en-US"/>
        </w:rPr>
        <w:t xml:space="preserve">. Such epigenetic effects have been linked to </w:t>
      </w:r>
      <w:r w:rsidR="008D2AD0">
        <w:rPr>
          <w:rFonts w:ascii="Times New Roman" w:hAnsi="Times New Roman" w:cs="Times New Roman"/>
          <w:sz w:val="24"/>
          <w:szCs w:val="24"/>
          <w:lang w:val="en-US"/>
        </w:rPr>
        <w:t>lifelong changes to the HPA/I</w:t>
      </w:r>
      <w:r w:rsidR="004A39B1">
        <w:rPr>
          <w:rFonts w:ascii="Times New Roman" w:hAnsi="Times New Roman" w:cs="Times New Roman"/>
          <w:sz w:val="24"/>
          <w:szCs w:val="24"/>
          <w:lang w:val="en-US"/>
        </w:rPr>
        <w:t>-</w:t>
      </w:r>
      <w:r w:rsidR="008D2AD0">
        <w:rPr>
          <w:rFonts w:ascii="Times New Roman" w:hAnsi="Times New Roman" w:cs="Times New Roman"/>
          <w:sz w:val="24"/>
          <w:szCs w:val="24"/>
          <w:lang w:val="en-US"/>
        </w:rPr>
        <w:t xml:space="preserve">axis </w:t>
      </w:r>
      <w:r w:rsidR="005F1159">
        <w:rPr>
          <w:rFonts w:ascii="Times New Roman" w:hAnsi="Times New Roman" w:cs="Times New Roman"/>
          <w:sz w:val="24"/>
          <w:szCs w:val="24"/>
          <w:lang w:val="en-US"/>
        </w:rPr>
        <w:t>that affect</w:t>
      </w:r>
      <w:r w:rsidR="008D2AD0">
        <w:rPr>
          <w:rFonts w:ascii="Times New Roman" w:hAnsi="Times New Roman" w:cs="Times New Roman"/>
          <w:sz w:val="24"/>
          <w:szCs w:val="24"/>
          <w:lang w:val="en-US"/>
        </w:rPr>
        <w:t xml:space="preserve"> glucocorticoid regulation </w:t>
      </w:r>
      <w:r w:rsidR="00452658">
        <w:rPr>
          <w:rFonts w:ascii="Times New Roman" w:hAnsi="Times New Roman" w:cs="Times New Roman"/>
          <w:sz w:val="24"/>
          <w:szCs w:val="24"/>
          <w:lang w:val="en-US"/>
        </w:rPr>
        <w:fldChar w:fldCharType="begin">
          <w:fldData xml:space="preserve">PEVuZE5vdGU+PENpdGU+PEF1dGhvcj5NYXR0aGV3czwvQXV0aG9yPjxZZWFyPjIwMTk8L1llYXI+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PEVuZE5vdGU+PENpdGU+PEF1dGhvcj5NYXR0aGV3czwvQXV0aG9yPjxZZWFyPjIwMTk8L1llYXI+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452658">
        <w:rPr>
          <w:rFonts w:ascii="Times New Roman" w:hAnsi="Times New Roman" w:cs="Times New Roman"/>
          <w:sz w:val="24"/>
          <w:szCs w:val="24"/>
          <w:lang w:val="en-US"/>
        </w:rPr>
      </w:r>
      <w:r w:rsidR="00452658">
        <w:rPr>
          <w:rFonts w:ascii="Times New Roman" w:hAnsi="Times New Roman" w:cs="Times New Roman"/>
          <w:sz w:val="24"/>
          <w:szCs w:val="24"/>
          <w:lang w:val="en-US"/>
        </w:rPr>
        <w:fldChar w:fldCharType="separate"/>
      </w:r>
      <w:r w:rsidR="00EB55BF">
        <w:rPr>
          <w:rFonts w:ascii="Times New Roman" w:hAnsi="Times New Roman" w:cs="Times New Roman"/>
          <w:noProof/>
          <w:sz w:val="24"/>
          <w:szCs w:val="24"/>
          <w:lang w:val="en-US"/>
        </w:rPr>
        <w:t>(reviewed in Matthews &amp; McGowan, 2019; Buschdorf &amp; Meaney, 2016; Grace, Kim &amp; Rogers, 2011; Meaney, Szyf &amp; Seckl, 2007)</w:t>
      </w:r>
      <w:r w:rsidR="00452658">
        <w:rPr>
          <w:rFonts w:ascii="Times New Roman" w:hAnsi="Times New Roman" w:cs="Times New Roman"/>
          <w:sz w:val="24"/>
          <w:szCs w:val="24"/>
          <w:lang w:val="en-US"/>
        </w:rPr>
        <w:fldChar w:fldCharType="end"/>
      </w:r>
      <w:r w:rsidR="008D2AD0">
        <w:rPr>
          <w:rFonts w:ascii="Times New Roman" w:hAnsi="Times New Roman" w:cs="Times New Roman"/>
          <w:sz w:val="24"/>
          <w:szCs w:val="24"/>
          <w:lang w:val="en-US"/>
        </w:rPr>
        <w:t>. In t</w:t>
      </w:r>
      <w:r w:rsidR="002A79AB">
        <w:rPr>
          <w:rFonts w:ascii="Times New Roman" w:hAnsi="Times New Roman" w:cs="Times New Roman"/>
          <w:sz w:val="24"/>
          <w:szCs w:val="24"/>
          <w:lang w:val="en-US"/>
        </w:rPr>
        <w:t>h</w:t>
      </w:r>
      <w:r w:rsidR="004A39B1">
        <w:rPr>
          <w:rFonts w:ascii="Times New Roman" w:hAnsi="Times New Roman" w:cs="Times New Roman"/>
          <w:sz w:val="24"/>
          <w:szCs w:val="24"/>
          <w:lang w:val="en-US"/>
        </w:rPr>
        <w:t xml:space="preserve">is way, exposure to elevated glucocorticoids during development can indirectly influence </w:t>
      </w:r>
      <w:r w:rsidR="004A39B1" w:rsidRPr="00607F70">
        <w:rPr>
          <w:rFonts w:ascii="Times New Roman" w:hAnsi="Times New Roman" w:cs="Times New Roman"/>
          <w:sz w:val="24"/>
          <w:szCs w:val="24"/>
          <w:lang w:val="en-US"/>
        </w:rPr>
        <w:t xml:space="preserve">mitochondrial </w:t>
      </w:r>
      <w:r w:rsidR="00711E60">
        <w:rPr>
          <w:rFonts w:ascii="Times New Roman" w:hAnsi="Times New Roman" w:cs="Times New Roman"/>
          <w:sz w:val="24"/>
          <w:szCs w:val="24"/>
          <w:lang w:val="en-US"/>
        </w:rPr>
        <w:t xml:space="preserve">respiratory </w:t>
      </w:r>
      <w:r w:rsidR="004A39B1" w:rsidRPr="00607F70">
        <w:rPr>
          <w:rFonts w:ascii="Times New Roman" w:hAnsi="Times New Roman" w:cs="Times New Roman"/>
          <w:sz w:val="24"/>
          <w:szCs w:val="24"/>
          <w:lang w:val="en-US"/>
        </w:rPr>
        <w:t xml:space="preserve">function through </w:t>
      </w:r>
      <w:ins w:id="26" w:author="Ondi Crino" w:date="2026-01-27T11:41:00Z" w16du:dateUtc="2026-01-27T01:11:00Z">
        <w:r w:rsidR="002948F6">
          <w:rPr>
            <w:rFonts w:ascii="Times New Roman" w:hAnsi="Times New Roman" w:cs="Times New Roman"/>
            <w:sz w:val="24"/>
            <w:szCs w:val="24"/>
            <w:lang w:val="en-US"/>
          </w:rPr>
          <w:t xml:space="preserve">sustained </w:t>
        </w:r>
      </w:ins>
      <w:r w:rsidR="004A39B1" w:rsidRPr="00607F70">
        <w:rPr>
          <w:rFonts w:ascii="Times New Roman" w:hAnsi="Times New Roman" w:cs="Times New Roman"/>
          <w:sz w:val="24"/>
          <w:szCs w:val="24"/>
          <w:lang w:val="en-US"/>
        </w:rPr>
        <w:t xml:space="preserve">changes in endogenous levels of glucocorticoids </w:t>
      </w:r>
      <w:r w:rsidR="00452658" w:rsidRPr="00607F70">
        <w:rPr>
          <w:rFonts w:ascii="Times New Roman" w:hAnsi="Times New Roman" w:cs="Times New Roman"/>
          <w:sz w:val="24"/>
          <w:szCs w:val="24"/>
          <w:lang w:val="en-US"/>
        </w:rPr>
        <w:fldChar w:fldCharType="begin">
          <w:fldData xml:space="preserve">PEVuZE5vdGU+PENpdGU+PEF1dGhvcj5DcmlubzwvQXV0aG9yPjxZZWFyPjIwMjI8L1llYXI+PFJl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PEVuZE5vdGU+PENpdGU+PEF1dGhvcj5DcmlubzwvQXV0aG9yPjxZZWFyPjIwMjI8L1llYXI+PFJl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452658" w:rsidRPr="00607F70">
        <w:rPr>
          <w:rFonts w:ascii="Times New Roman" w:hAnsi="Times New Roman" w:cs="Times New Roman"/>
          <w:sz w:val="24"/>
          <w:szCs w:val="24"/>
          <w:lang w:val="en-US"/>
        </w:rPr>
      </w:r>
      <w:r w:rsidR="00452658" w:rsidRPr="00607F70">
        <w:rPr>
          <w:rFonts w:ascii="Times New Roman" w:hAnsi="Times New Roman" w:cs="Times New Roman"/>
          <w:sz w:val="24"/>
          <w:szCs w:val="24"/>
          <w:lang w:val="en-US"/>
        </w:rPr>
        <w:fldChar w:fldCharType="separate"/>
      </w:r>
      <w:r w:rsidR="00611310" w:rsidRPr="00607F70">
        <w:rPr>
          <w:rFonts w:ascii="Times New Roman" w:hAnsi="Times New Roman" w:cs="Times New Roman"/>
          <w:noProof/>
          <w:sz w:val="24"/>
          <w:szCs w:val="24"/>
          <w:lang w:val="en-US"/>
        </w:rPr>
        <w:t>(Crino</w:t>
      </w:r>
      <w:r w:rsidR="00611310" w:rsidRPr="00607F70">
        <w:rPr>
          <w:rFonts w:ascii="Times New Roman" w:hAnsi="Times New Roman" w:cs="Times New Roman"/>
          <w:i/>
          <w:noProof/>
          <w:sz w:val="24"/>
          <w:szCs w:val="24"/>
          <w:lang w:val="en-US"/>
        </w:rPr>
        <w:t xml:space="preserve"> et al.</w:t>
      </w:r>
      <w:r w:rsidR="00611310" w:rsidRPr="00607F70">
        <w:rPr>
          <w:rFonts w:ascii="Times New Roman" w:hAnsi="Times New Roman" w:cs="Times New Roman"/>
          <w:noProof/>
          <w:sz w:val="24"/>
          <w:szCs w:val="24"/>
          <w:lang w:val="en-US"/>
        </w:rPr>
        <w:t>, 2022)</w:t>
      </w:r>
      <w:r w:rsidR="00452658" w:rsidRPr="00607F70">
        <w:rPr>
          <w:rFonts w:ascii="Times New Roman" w:hAnsi="Times New Roman" w:cs="Times New Roman"/>
          <w:sz w:val="24"/>
          <w:szCs w:val="24"/>
          <w:lang w:val="en-US"/>
        </w:rPr>
        <w:fldChar w:fldCharType="end"/>
      </w:r>
      <w:r w:rsidR="004A39B1" w:rsidRPr="00607F70">
        <w:rPr>
          <w:rFonts w:ascii="Times New Roman" w:hAnsi="Times New Roman" w:cs="Times New Roman"/>
          <w:sz w:val="24"/>
          <w:szCs w:val="24"/>
          <w:lang w:val="en-US"/>
        </w:rPr>
        <w:t xml:space="preserve">. This indirect pathway highlights a potential mechanism to explain how </w:t>
      </w:r>
      <w:r w:rsidR="00607F70" w:rsidRPr="00607F70">
        <w:rPr>
          <w:rFonts w:ascii="Times New Roman" w:hAnsi="Times New Roman" w:cs="Times New Roman"/>
          <w:sz w:val="24"/>
          <w:szCs w:val="24"/>
          <w:lang w:val="en-US"/>
        </w:rPr>
        <w:t xml:space="preserve">exposure to </w:t>
      </w:r>
      <w:r w:rsidR="005F1159" w:rsidRPr="00607F70">
        <w:rPr>
          <w:rFonts w:ascii="Times New Roman" w:hAnsi="Times New Roman" w:cs="Times New Roman"/>
          <w:sz w:val="24"/>
          <w:szCs w:val="24"/>
          <w:lang w:val="en-US"/>
        </w:rPr>
        <w:t xml:space="preserve">‘stressful’ </w:t>
      </w:r>
      <w:r w:rsidR="004A39B1" w:rsidRPr="00607F70">
        <w:rPr>
          <w:rFonts w:ascii="Times New Roman" w:hAnsi="Times New Roman" w:cs="Times New Roman"/>
          <w:sz w:val="24"/>
          <w:szCs w:val="24"/>
          <w:lang w:val="en-US"/>
        </w:rPr>
        <w:t>psychological and anthropogenic disturbances</w:t>
      </w:r>
      <w:r w:rsidR="00607F70" w:rsidRPr="00607F70">
        <w:rPr>
          <w:rFonts w:ascii="Times New Roman" w:hAnsi="Times New Roman" w:cs="Times New Roman"/>
          <w:sz w:val="24"/>
          <w:szCs w:val="24"/>
          <w:lang w:val="en-US"/>
        </w:rPr>
        <w:t xml:space="preserve"> during development</w:t>
      </w:r>
      <w:r w:rsidRPr="00607F70">
        <w:rPr>
          <w:rFonts w:ascii="Times New Roman" w:hAnsi="Times New Roman" w:cs="Times New Roman"/>
          <w:sz w:val="24"/>
          <w:szCs w:val="24"/>
          <w:lang w:val="en-US"/>
        </w:rPr>
        <w:t xml:space="preserve"> </w:t>
      </w:r>
      <w:r w:rsidR="004A39B1" w:rsidRPr="00607F70">
        <w:rPr>
          <w:rFonts w:ascii="Times New Roman" w:hAnsi="Times New Roman" w:cs="Times New Roman"/>
          <w:sz w:val="24"/>
          <w:szCs w:val="24"/>
          <w:lang w:val="en-US"/>
        </w:rPr>
        <w:t xml:space="preserve">can </w:t>
      </w:r>
      <w:r w:rsidR="007A53E2" w:rsidRPr="00607F70">
        <w:rPr>
          <w:rFonts w:ascii="Times New Roman" w:hAnsi="Times New Roman" w:cs="Times New Roman"/>
          <w:sz w:val="24"/>
          <w:szCs w:val="24"/>
          <w:lang w:val="en-US"/>
        </w:rPr>
        <w:t xml:space="preserve">result in </w:t>
      </w:r>
      <w:r w:rsidR="004A39B1" w:rsidRPr="00607F70">
        <w:rPr>
          <w:rFonts w:ascii="Times New Roman" w:hAnsi="Times New Roman" w:cs="Times New Roman"/>
          <w:sz w:val="24"/>
          <w:szCs w:val="24"/>
          <w:lang w:val="en-US"/>
        </w:rPr>
        <w:t xml:space="preserve">both </w:t>
      </w:r>
      <w:r w:rsidR="007A53E2" w:rsidRPr="00607F70">
        <w:rPr>
          <w:rFonts w:ascii="Times New Roman" w:hAnsi="Times New Roman" w:cs="Times New Roman"/>
          <w:sz w:val="24"/>
          <w:szCs w:val="24"/>
          <w:lang w:val="en-US"/>
        </w:rPr>
        <w:t>acute</w:t>
      </w:r>
      <w:r w:rsidR="004A39B1" w:rsidRPr="00607F70">
        <w:rPr>
          <w:rFonts w:ascii="Times New Roman" w:hAnsi="Times New Roman" w:cs="Times New Roman"/>
          <w:sz w:val="24"/>
          <w:szCs w:val="24"/>
          <w:lang w:val="en-US"/>
        </w:rPr>
        <w:t xml:space="preserve"> and sustained effects on mitochondrial </w:t>
      </w:r>
      <w:r w:rsidR="00711E60">
        <w:rPr>
          <w:rFonts w:ascii="Times New Roman" w:hAnsi="Times New Roman" w:cs="Times New Roman"/>
          <w:sz w:val="24"/>
          <w:szCs w:val="24"/>
          <w:lang w:val="en-US"/>
        </w:rPr>
        <w:t xml:space="preserve">respiratory </w:t>
      </w:r>
      <w:r w:rsidR="004A39B1" w:rsidRPr="00607F70">
        <w:rPr>
          <w:rFonts w:ascii="Times New Roman" w:hAnsi="Times New Roman" w:cs="Times New Roman"/>
          <w:sz w:val="24"/>
          <w:szCs w:val="24"/>
          <w:lang w:val="en-US"/>
        </w:rPr>
        <w:t xml:space="preserve">function </w:t>
      </w:r>
      <w:r w:rsidR="00EC0412" w:rsidRPr="00607F70">
        <w:rPr>
          <w:rFonts w:ascii="Times New Roman" w:hAnsi="Times New Roman" w:cs="Times New Roman"/>
          <w:sz w:val="24"/>
          <w:szCs w:val="24"/>
          <w:lang w:val="en-US"/>
        </w:rPr>
        <w:t>that, in turn, affect the expression of phen</w:t>
      </w:r>
      <w:r w:rsidR="00574F9C" w:rsidRPr="00607F70">
        <w:rPr>
          <w:rFonts w:ascii="Times New Roman" w:hAnsi="Times New Roman" w:cs="Times New Roman"/>
          <w:sz w:val="24"/>
          <w:szCs w:val="24"/>
          <w:lang w:val="en-US"/>
        </w:rPr>
        <w:t>o</w:t>
      </w:r>
      <w:r w:rsidR="00EC0412" w:rsidRPr="00607F70">
        <w:rPr>
          <w:rFonts w:ascii="Times New Roman" w:hAnsi="Times New Roman" w:cs="Times New Roman"/>
          <w:sz w:val="24"/>
          <w:szCs w:val="24"/>
          <w:lang w:val="en-US"/>
        </w:rPr>
        <w:t>t</w:t>
      </w:r>
      <w:r w:rsidR="00574F9C" w:rsidRPr="00607F70">
        <w:rPr>
          <w:rFonts w:ascii="Times New Roman" w:hAnsi="Times New Roman" w:cs="Times New Roman"/>
          <w:sz w:val="24"/>
          <w:szCs w:val="24"/>
          <w:lang w:val="en-US"/>
        </w:rPr>
        <w:t>y</w:t>
      </w:r>
      <w:r w:rsidR="00EC0412" w:rsidRPr="00607F70">
        <w:rPr>
          <w:rFonts w:ascii="Times New Roman" w:hAnsi="Times New Roman" w:cs="Times New Roman"/>
          <w:sz w:val="24"/>
          <w:szCs w:val="24"/>
          <w:lang w:val="en-US"/>
        </w:rPr>
        <w:t>pic traits and performance</w:t>
      </w:r>
      <w:r w:rsidR="00372543" w:rsidRPr="00607F70">
        <w:rPr>
          <w:rFonts w:ascii="Times New Roman" w:hAnsi="Times New Roman" w:cs="Times New Roman"/>
          <w:sz w:val="24"/>
          <w:szCs w:val="24"/>
          <w:lang w:val="en-US"/>
        </w:rPr>
        <w:t xml:space="preserve"> </w:t>
      </w:r>
      <w:r w:rsidR="00372543" w:rsidRPr="00607F70">
        <w:rPr>
          <w:rFonts w:ascii="Times New Roman" w:hAnsi="Times New Roman" w:cs="Times New Roman"/>
          <w:sz w:val="24"/>
          <w:szCs w:val="24"/>
          <w:lang w:val="en-US"/>
        </w:rPr>
        <w:fldChar w:fldCharType="begin">
          <w:fldData xml:space="preserve">PEVuZE5vdGU+PENpdGU+PEF1dGhvcj5QaWNhcmQ8L0F1dGhvcj48WWVhcj4yMDE4PC9ZZWFyPjxS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PEVuZE5vdGU+PENpdGU+PEF1dGhvcj5QaWNhcmQ8L0F1dGhvcj48WWVhcj4yMDE4PC9ZZWFyPjxS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372543" w:rsidRPr="00607F70">
        <w:rPr>
          <w:rFonts w:ascii="Times New Roman" w:hAnsi="Times New Roman" w:cs="Times New Roman"/>
          <w:sz w:val="24"/>
          <w:szCs w:val="24"/>
          <w:lang w:val="en-US"/>
        </w:rPr>
      </w:r>
      <w:r w:rsidR="00372543" w:rsidRPr="00607F70">
        <w:rPr>
          <w:rFonts w:ascii="Times New Roman" w:hAnsi="Times New Roman" w:cs="Times New Roman"/>
          <w:sz w:val="24"/>
          <w:szCs w:val="24"/>
          <w:lang w:val="en-US"/>
        </w:rPr>
        <w:fldChar w:fldCharType="separate"/>
      </w:r>
      <w:r w:rsidR="00372543" w:rsidRPr="00607F70">
        <w:rPr>
          <w:rFonts w:ascii="Times New Roman" w:hAnsi="Times New Roman" w:cs="Times New Roman"/>
          <w:noProof/>
          <w:sz w:val="24"/>
          <w:szCs w:val="24"/>
          <w:lang w:val="en-US"/>
        </w:rPr>
        <w:t>(Picard &amp; McEwen, 2018)</w:t>
      </w:r>
      <w:r w:rsidR="00372543" w:rsidRPr="00607F70">
        <w:rPr>
          <w:rFonts w:ascii="Times New Roman" w:hAnsi="Times New Roman" w:cs="Times New Roman"/>
          <w:sz w:val="24"/>
          <w:szCs w:val="24"/>
          <w:lang w:val="en-US"/>
        </w:rPr>
        <w:fldChar w:fldCharType="end"/>
      </w:r>
      <w:r w:rsidR="00EC0412" w:rsidRPr="00607F70">
        <w:rPr>
          <w:rFonts w:ascii="Times New Roman" w:hAnsi="Times New Roman" w:cs="Times New Roman"/>
          <w:sz w:val="24"/>
          <w:szCs w:val="24"/>
          <w:lang w:val="en-US"/>
        </w:rPr>
        <w:t>.</w:t>
      </w:r>
      <w:r w:rsidR="00EC0412">
        <w:rPr>
          <w:rFonts w:ascii="Times New Roman" w:hAnsi="Times New Roman" w:cs="Times New Roman"/>
          <w:sz w:val="24"/>
          <w:szCs w:val="24"/>
          <w:lang w:val="en-US"/>
        </w:rPr>
        <w:t xml:space="preserve"> </w:t>
      </w:r>
    </w:p>
    <w:p w14:paraId="128EB688" w14:textId="77777777" w:rsidR="00372543" w:rsidRDefault="00372543" w:rsidP="007C7645">
      <w:pPr>
        <w:spacing w:line="480" w:lineRule="auto"/>
        <w:ind w:firstLine="720"/>
        <w:rPr>
          <w:rFonts w:ascii="Times New Roman" w:hAnsi="Times New Roman" w:cs="Times New Roman"/>
          <w:sz w:val="24"/>
          <w:szCs w:val="24"/>
          <w:lang w:val="en-US"/>
        </w:rPr>
      </w:pPr>
    </w:p>
    <w:p w14:paraId="688833A0" w14:textId="60B65C3C" w:rsidR="00421CDF" w:rsidRPr="00103DD0" w:rsidRDefault="00A708B5" w:rsidP="00D72B71">
      <w:pPr>
        <w:pStyle w:val="Heading2"/>
      </w:pPr>
      <w:bookmarkStart w:id="27" w:name="_Toc211373579"/>
      <w:bookmarkStart w:id="28" w:name="_Hlk210986191"/>
      <w:r w:rsidRPr="00103DD0">
        <w:t>(</w:t>
      </w:r>
      <w:r w:rsidR="00981010" w:rsidRPr="00103DD0">
        <w:t>4</w:t>
      </w:r>
      <w:r w:rsidRPr="00103DD0">
        <w:t xml:space="preserve">) Assessing the effects of developmental stressors on mitochondrial </w:t>
      </w:r>
      <w:r w:rsidR="00711E60" w:rsidRPr="00103DD0">
        <w:t xml:space="preserve">respiratory </w:t>
      </w:r>
      <w:r w:rsidRPr="00103DD0">
        <w:t>function</w:t>
      </w:r>
      <w:r w:rsidR="00981010" w:rsidRPr="00103DD0">
        <w:t xml:space="preserve"> – a meta-analytical approach</w:t>
      </w:r>
      <w:bookmarkEnd w:id="27"/>
    </w:p>
    <w:bookmarkEnd w:id="28"/>
    <w:p w14:paraId="79EC955A" w14:textId="3FA74012" w:rsidR="00F15AA0" w:rsidRDefault="00FB153F" w:rsidP="00421CDF">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Despite the large body of research examining the sustained effects of developmental stressors on mitochondrial </w:t>
      </w:r>
      <w:r w:rsidR="00711E60">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 xml:space="preserve">function, </w:t>
      </w:r>
      <w:r w:rsidR="0056672E">
        <w:rPr>
          <w:rFonts w:ascii="Times New Roman" w:hAnsi="Times New Roman" w:cs="Times New Roman"/>
          <w:sz w:val="24"/>
          <w:szCs w:val="24"/>
          <w:lang w:val="en-US"/>
        </w:rPr>
        <w:t xml:space="preserve">it is </w:t>
      </w:r>
      <w:r>
        <w:rPr>
          <w:rFonts w:ascii="Times New Roman" w:hAnsi="Times New Roman" w:cs="Times New Roman"/>
          <w:sz w:val="24"/>
          <w:szCs w:val="24"/>
          <w:lang w:val="en-US"/>
        </w:rPr>
        <w:t xml:space="preserve">unclear if </w:t>
      </w:r>
      <w:r w:rsidR="0056672E">
        <w:rPr>
          <w:rFonts w:ascii="Times New Roman" w:hAnsi="Times New Roman" w:cs="Times New Roman"/>
          <w:sz w:val="24"/>
          <w:szCs w:val="24"/>
          <w:lang w:val="en-US"/>
        </w:rPr>
        <w:t>these effects are widespread across taxonomic groups</w:t>
      </w:r>
      <w:r w:rsidR="00F15AA0">
        <w:rPr>
          <w:rFonts w:ascii="Times New Roman" w:hAnsi="Times New Roman" w:cs="Times New Roman"/>
          <w:sz w:val="24"/>
          <w:szCs w:val="24"/>
          <w:lang w:val="en-US"/>
        </w:rPr>
        <w:t>. It is also unclear</w:t>
      </w:r>
      <w:r w:rsidR="0056672E">
        <w:rPr>
          <w:rFonts w:ascii="Times New Roman" w:hAnsi="Times New Roman" w:cs="Times New Roman"/>
          <w:sz w:val="24"/>
          <w:szCs w:val="24"/>
          <w:lang w:val="en-US"/>
        </w:rPr>
        <w:t xml:space="preserve"> which components of mitochondrial </w:t>
      </w:r>
      <w:r w:rsidR="00711E60">
        <w:rPr>
          <w:rFonts w:ascii="Times New Roman" w:hAnsi="Times New Roman" w:cs="Times New Roman"/>
          <w:sz w:val="24"/>
          <w:szCs w:val="24"/>
          <w:lang w:val="en-US"/>
        </w:rPr>
        <w:t xml:space="preserve">respiratory </w:t>
      </w:r>
      <w:r w:rsidR="0056672E">
        <w:rPr>
          <w:rFonts w:ascii="Times New Roman" w:hAnsi="Times New Roman" w:cs="Times New Roman"/>
          <w:sz w:val="24"/>
          <w:szCs w:val="24"/>
          <w:lang w:val="en-US"/>
        </w:rPr>
        <w:t>function are most likely to be</w:t>
      </w:r>
      <w:r>
        <w:rPr>
          <w:rFonts w:ascii="Times New Roman" w:hAnsi="Times New Roman" w:cs="Times New Roman"/>
          <w:sz w:val="24"/>
          <w:szCs w:val="24"/>
          <w:lang w:val="en-US"/>
        </w:rPr>
        <w:t xml:space="preserve"> affected</w:t>
      </w:r>
      <w:r w:rsidR="00B67C38">
        <w:rPr>
          <w:rFonts w:ascii="Times New Roman" w:hAnsi="Times New Roman" w:cs="Times New Roman"/>
          <w:sz w:val="24"/>
          <w:szCs w:val="24"/>
          <w:lang w:val="en-US"/>
        </w:rPr>
        <w:t xml:space="preserve">. </w:t>
      </w:r>
      <w:r w:rsidR="00A708B5" w:rsidRPr="00421CDF">
        <w:rPr>
          <w:rFonts w:ascii="Times New Roman" w:hAnsi="Times New Roman" w:cs="Times New Roman"/>
          <w:sz w:val="24"/>
          <w:szCs w:val="24"/>
          <w:lang w:val="en-US"/>
        </w:rPr>
        <w:t>The effects of d</w:t>
      </w:r>
      <w:r w:rsidR="007F60BC" w:rsidRPr="00421CDF">
        <w:rPr>
          <w:rFonts w:ascii="Times New Roman" w:hAnsi="Times New Roman" w:cs="Times New Roman"/>
          <w:sz w:val="24"/>
          <w:szCs w:val="24"/>
          <w:lang w:val="en-US"/>
        </w:rPr>
        <w:t xml:space="preserve">evelopmental stressors </w:t>
      </w:r>
      <w:r w:rsidR="00A708B5" w:rsidRPr="00421CDF">
        <w:rPr>
          <w:rFonts w:ascii="Times New Roman" w:hAnsi="Times New Roman" w:cs="Times New Roman"/>
          <w:sz w:val="24"/>
          <w:szCs w:val="24"/>
          <w:lang w:val="en-US"/>
        </w:rPr>
        <w:t xml:space="preserve">on mitochondrial traits are </w:t>
      </w:r>
      <w:r w:rsidR="007F60BC" w:rsidRPr="00421CDF">
        <w:rPr>
          <w:rFonts w:ascii="Times New Roman" w:hAnsi="Times New Roman" w:cs="Times New Roman"/>
          <w:sz w:val="24"/>
          <w:szCs w:val="24"/>
          <w:lang w:val="en-US"/>
        </w:rPr>
        <w:t xml:space="preserve">likely </w:t>
      </w:r>
      <w:r w:rsidR="00F15AA0">
        <w:rPr>
          <w:rFonts w:ascii="Times New Roman" w:hAnsi="Times New Roman" w:cs="Times New Roman"/>
          <w:sz w:val="24"/>
          <w:szCs w:val="24"/>
          <w:lang w:val="en-US"/>
        </w:rPr>
        <w:t xml:space="preserve">to be </w:t>
      </w:r>
      <w:r w:rsidR="00014033">
        <w:rPr>
          <w:rFonts w:ascii="Times New Roman" w:hAnsi="Times New Roman" w:cs="Times New Roman"/>
          <w:sz w:val="24"/>
          <w:szCs w:val="24"/>
          <w:lang w:val="en-US"/>
        </w:rPr>
        <w:t>affected by</w:t>
      </w:r>
      <w:r w:rsidR="007F60BC" w:rsidRPr="00421CDF">
        <w:rPr>
          <w:rFonts w:ascii="Times New Roman" w:hAnsi="Times New Roman" w:cs="Times New Roman"/>
          <w:sz w:val="24"/>
          <w:szCs w:val="24"/>
          <w:lang w:val="en-US"/>
        </w:rPr>
        <w:t xml:space="preserve"> the type of stressor</w:t>
      </w:r>
      <w:r w:rsidR="00A708B5" w:rsidRPr="00421CDF">
        <w:rPr>
          <w:rFonts w:ascii="Times New Roman" w:hAnsi="Times New Roman" w:cs="Times New Roman"/>
          <w:sz w:val="24"/>
          <w:szCs w:val="24"/>
          <w:lang w:val="en-US"/>
        </w:rPr>
        <w:t>s</w:t>
      </w:r>
      <w:r w:rsidR="00D3526A">
        <w:rPr>
          <w:rFonts w:ascii="Times New Roman" w:hAnsi="Times New Roman" w:cs="Times New Roman"/>
          <w:sz w:val="24"/>
          <w:szCs w:val="24"/>
          <w:lang w:val="en-US"/>
        </w:rPr>
        <w:t xml:space="preserve"> (</w:t>
      </w:r>
      <w:r w:rsidR="002544E9">
        <w:rPr>
          <w:rFonts w:ascii="Times New Roman" w:hAnsi="Times New Roman" w:cs="Times New Roman"/>
          <w:sz w:val="24"/>
          <w:szCs w:val="24"/>
          <w:lang w:val="en-US"/>
        </w:rPr>
        <w:t xml:space="preserve">e.g., </w:t>
      </w:r>
      <w:r w:rsidR="00D3526A" w:rsidRPr="00014033">
        <w:rPr>
          <w:rFonts w:ascii="Times New Roman" w:hAnsi="Times New Roman" w:cs="Times New Roman"/>
          <w:sz w:val="24"/>
          <w:szCs w:val="24"/>
          <w:lang w:val="en-US"/>
        </w:rPr>
        <w:t>nutritional imbalance</w:t>
      </w:r>
      <w:r w:rsidR="002544E9">
        <w:rPr>
          <w:rFonts w:ascii="Times New Roman" w:hAnsi="Times New Roman" w:cs="Times New Roman"/>
          <w:sz w:val="24"/>
          <w:szCs w:val="24"/>
          <w:lang w:val="en-US"/>
        </w:rPr>
        <w:t xml:space="preserve">, </w:t>
      </w:r>
      <w:r w:rsidR="00D3526A" w:rsidRPr="00014033">
        <w:rPr>
          <w:rFonts w:ascii="Times New Roman" w:hAnsi="Times New Roman" w:cs="Times New Roman"/>
          <w:sz w:val="24"/>
          <w:szCs w:val="24"/>
          <w:lang w:val="en-US"/>
        </w:rPr>
        <w:t>glucocorticoid exposure)</w:t>
      </w:r>
      <w:r w:rsidR="002544E9">
        <w:rPr>
          <w:rFonts w:ascii="Times New Roman" w:hAnsi="Times New Roman" w:cs="Times New Roman"/>
          <w:sz w:val="24"/>
          <w:szCs w:val="24"/>
          <w:lang w:val="en-US"/>
        </w:rPr>
        <w:t xml:space="preserve">, </w:t>
      </w:r>
      <w:r w:rsidR="007F60BC" w:rsidRPr="00421CDF">
        <w:rPr>
          <w:rFonts w:ascii="Times New Roman" w:hAnsi="Times New Roman" w:cs="Times New Roman"/>
          <w:sz w:val="24"/>
          <w:szCs w:val="24"/>
          <w:lang w:val="en-US"/>
        </w:rPr>
        <w:t>the timing of exposure</w:t>
      </w:r>
      <w:r w:rsidR="00A708B5" w:rsidRPr="00421CDF">
        <w:rPr>
          <w:rFonts w:ascii="Times New Roman" w:hAnsi="Times New Roman" w:cs="Times New Roman"/>
          <w:sz w:val="24"/>
          <w:szCs w:val="24"/>
          <w:lang w:val="en-US"/>
        </w:rPr>
        <w:t xml:space="preserve"> to</w:t>
      </w:r>
      <w:r w:rsidR="007F60BC" w:rsidRPr="00421CDF">
        <w:rPr>
          <w:rFonts w:ascii="Times New Roman" w:hAnsi="Times New Roman" w:cs="Times New Roman"/>
          <w:sz w:val="24"/>
          <w:szCs w:val="24"/>
          <w:lang w:val="en-US"/>
        </w:rPr>
        <w:t xml:space="preserve"> the stressor (</w:t>
      </w:r>
      <w:r w:rsidR="007E694B" w:rsidRPr="00421CDF">
        <w:rPr>
          <w:rFonts w:ascii="Times New Roman" w:hAnsi="Times New Roman" w:cs="Times New Roman"/>
          <w:sz w:val="24"/>
          <w:szCs w:val="24"/>
          <w:lang w:val="en-US"/>
        </w:rPr>
        <w:t>i.e</w:t>
      </w:r>
      <w:r w:rsidR="007F60BC" w:rsidRPr="00421CDF">
        <w:rPr>
          <w:rFonts w:ascii="Times New Roman" w:hAnsi="Times New Roman" w:cs="Times New Roman"/>
          <w:sz w:val="24"/>
          <w:szCs w:val="24"/>
          <w:lang w:val="en-US"/>
        </w:rPr>
        <w:t>., prenatal or postnatal</w:t>
      </w:r>
      <w:r w:rsidR="007E694B" w:rsidRPr="00421CDF">
        <w:rPr>
          <w:rFonts w:ascii="Times New Roman" w:hAnsi="Times New Roman" w:cs="Times New Roman"/>
          <w:sz w:val="24"/>
          <w:szCs w:val="24"/>
          <w:lang w:val="en-US"/>
        </w:rPr>
        <w:t>)</w:t>
      </w:r>
      <w:r w:rsidR="002544E9">
        <w:rPr>
          <w:rFonts w:ascii="Times New Roman" w:hAnsi="Times New Roman" w:cs="Times New Roman"/>
          <w:sz w:val="24"/>
          <w:szCs w:val="24"/>
          <w:lang w:val="en-US"/>
        </w:rPr>
        <w:t>,</w:t>
      </w:r>
      <w:r w:rsidR="00014033">
        <w:rPr>
          <w:rFonts w:ascii="Times New Roman" w:hAnsi="Times New Roman" w:cs="Times New Roman"/>
          <w:sz w:val="24"/>
          <w:szCs w:val="24"/>
          <w:lang w:val="en-US"/>
        </w:rPr>
        <w:t xml:space="preserve"> </w:t>
      </w:r>
      <w:r w:rsidR="00A708B5" w:rsidRPr="00421CDF">
        <w:rPr>
          <w:rFonts w:ascii="Times New Roman" w:hAnsi="Times New Roman" w:cs="Times New Roman"/>
          <w:sz w:val="24"/>
          <w:szCs w:val="24"/>
          <w:lang w:val="en-US"/>
        </w:rPr>
        <w:t xml:space="preserve">the </w:t>
      </w:r>
      <w:r w:rsidR="007E694B" w:rsidRPr="00421CDF">
        <w:rPr>
          <w:rFonts w:ascii="Times New Roman" w:hAnsi="Times New Roman" w:cs="Times New Roman"/>
          <w:sz w:val="24"/>
          <w:szCs w:val="24"/>
          <w:lang w:val="en-US"/>
        </w:rPr>
        <w:t xml:space="preserve">duration and </w:t>
      </w:r>
      <w:r w:rsidR="00A708B5" w:rsidRPr="00421CDF">
        <w:rPr>
          <w:rFonts w:ascii="Times New Roman" w:hAnsi="Times New Roman" w:cs="Times New Roman"/>
          <w:sz w:val="24"/>
          <w:szCs w:val="24"/>
          <w:lang w:val="en-US"/>
        </w:rPr>
        <w:t>magnitude of stressors</w:t>
      </w:r>
      <w:r w:rsidR="00014033">
        <w:rPr>
          <w:rFonts w:ascii="Times New Roman" w:hAnsi="Times New Roman" w:cs="Times New Roman"/>
          <w:sz w:val="24"/>
          <w:szCs w:val="24"/>
          <w:lang w:val="en-US"/>
        </w:rPr>
        <w:t xml:space="preserve">, sex, and taxon. </w:t>
      </w:r>
      <w:r w:rsidR="00611310">
        <w:rPr>
          <w:rFonts w:ascii="Times New Roman" w:hAnsi="Times New Roman" w:cs="Times New Roman"/>
          <w:sz w:val="24"/>
          <w:szCs w:val="24"/>
          <w:lang w:val="en-US"/>
        </w:rPr>
        <w:t>Furthermore</w:t>
      </w:r>
      <w:r w:rsidR="00A708B5" w:rsidRPr="00421CDF">
        <w:rPr>
          <w:rFonts w:ascii="Times New Roman" w:hAnsi="Times New Roman" w:cs="Times New Roman"/>
          <w:sz w:val="24"/>
          <w:szCs w:val="24"/>
          <w:lang w:val="en-US"/>
        </w:rPr>
        <w:t xml:space="preserve">, the </w:t>
      </w:r>
      <w:r w:rsidR="00F82EDB">
        <w:rPr>
          <w:rFonts w:ascii="Times New Roman" w:hAnsi="Times New Roman" w:cs="Times New Roman"/>
          <w:sz w:val="24"/>
          <w:szCs w:val="24"/>
          <w:lang w:val="en-US"/>
        </w:rPr>
        <w:t>persistence</w:t>
      </w:r>
      <w:r w:rsidR="00F15AA0" w:rsidRPr="00421CDF">
        <w:rPr>
          <w:rFonts w:ascii="Times New Roman" w:hAnsi="Times New Roman" w:cs="Times New Roman"/>
          <w:sz w:val="24"/>
          <w:szCs w:val="24"/>
          <w:lang w:val="en-US"/>
        </w:rPr>
        <w:t xml:space="preserve"> </w:t>
      </w:r>
      <w:r w:rsidR="00A708B5" w:rsidRPr="00421CDF">
        <w:rPr>
          <w:rFonts w:ascii="Times New Roman" w:hAnsi="Times New Roman" w:cs="Times New Roman"/>
          <w:sz w:val="24"/>
          <w:szCs w:val="24"/>
          <w:lang w:val="en-US"/>
        </w:rPr>
        <w:t xml:space="preserve">of developmentally induced changes to mitochondrial </w:t>
      </w:r>
      <w:r w:rsidR="00711E60">
        <w:rPr>
          <w:rFonts w:ascii="Times New Roman" w:hAnsi="Times New Roman" w:cs="Times New Roman"/>
          <w:sz w:val="24"/>
          <w:szCs w:val="24"/>
          <w:lang w:val="en-US"/>
        </w:rPr>
        <w:t xml:space="preserve">respiratory </w:t>
      </w:r>
      <w:r w:rsidR="00A708B5" w:rsidRPr="00421CDF">
        <w:rPr>
          <w:rFonts w:ascii="Times New Roman" w:hAnsi="Times New Roman" w:cs="Times New Roman"/>
          <w:sz w:val="24"/>
          <w:szCs w:val="24"/>
          <w:lang w:val="en-US"/>
        </w:rPr>
        <w:t xml:space="preserve">function </w:t>
      </w:r>
      <w:r w:rsidR="000369B2" w:rsidRPr="00421CDF">
        <w:rPr>
          <w:rFonts w:ascii="Times New Roman" w:hAnsi="Times New Roman" w:cs="Times New Roman"/>
          <w:sz w:val="24"/>
          <w:szCs w:val="24"/>
          <w:lang w:val="en-US"/>
        </w:rPr>
        <w:t xml:space="preserve">across </w:t>
      </w:r>
      <w:r w:rsidR="00F15AA0">
        <w:rPr>
          <w:rFonts w:ascii="Times New Roman" w:hAnsi="Times New Roman" w:cs="Times New Roman"/>
          <w:sz w:val="24"/>
          <w:szCs w:val="24"/>
          <w:lang w:val="en-US"/>
        </w:rPr>
        <w:t xml:space="preserve">an animal’s </w:t>
      </w:r>
      <w:r w:rsidR="000369B2" w:rsidRPr="00421CDF">
        <w:rPr>
          <w:rFonts w:ascii="Times New Roman" w:hAnsi="Times New Roman" w:cs="Times New Roman"/>
          <w:sz w:val="24"/>
          <w:szCs w:val="24"/>
          <w:lang w:val="en-US"/>
        </w:rPr>
        <w:t>life is</w:t>
      </w:r>
      <w:r w:rsidR="00A708B5" w:rsidRPr="00421CDF">
        <w:rPr>
          <w:rFonts w:ascii="Times New Roman" w:hAnsi="Times New Roman" w:cs="Times New Roman"/>
          <w:sz w:val="24"/>
          <w:szCs w:val="24"/>
          <w:lang w:val="en-US"/>
        </w:rPr>
        <w:t xml:space="preserve"> likely to be </w:t>
      </w:r>
      <w:r w:rsidR="00F07FD6">
        <w:rPr>
          <w:rFonts w:ascii="Times New Roman" w:hAnsi="Times New Roman" w:cs="Times New Roman"/>
          <w:sz w:val="24"/>
          <w:szCs w:val="24"/>
          <w:lang w:val="en-US"/>
        </w:rPr>
        <w:t>similarly</w:t>
      </w:r>
      <w:r w:rsidR="00A708B5" w:rsidRPr="00421CDF">
        <w:rPr>
          <w:rFonts w:ascii="Times New Roman" w:hAnsi="Times New Roman" w:cs="Times New Roman"/>
          <w:sz w:val="24"/>
          <w:szCs w:val="24"/>
          <w:lang w:val="en-US"/>
        </w:rPr>
        <w:t xml:space="preserve"> dependent</w:t>
      </w:r>
      <w:r w:rsidR="003B37A6">
        <w:rPr>
          <w:rFonts w:ascii="Times New Roman" w:hAnsi="Times New Roman" w:cs="Times New Roman"/>
          <w:sz w:val="24"/>
          <w:szCs w:val="24"/>
          <w:lang w:val="en-US"/>
        </w:rPr>
        <w:t xml:space="preserve"> </w:t>
      </w:r>
      <w:r w:rsidR="009D0295">
        <w:rPr>
          <w:rFonts w:ascii="Times New Roman" w:hAnsi="Times New Roman" w:cs="Times New Roman"/>
          <w:sz w:val="24"/>
          <w:szCs w:val="24"/>
          <w:lang w:val="en-US"/>
        </w:rPr>
        <w:t xml:space="preserve">on context </w:t>
      </w:r>
      <w:r w:rsidR="003B37A6">
        <w:rPr>
          <w:rFonts w:ascii="Times New Roman" w:hAnsi="Times New Roman" w:cs="Times New Roman"/>
          <w:sz w:val="24"/>
          <w:szCs w:val="24"/>
          <w:lang w:val="en-US"/>
        </w:rPr>
        <w:t xml:space="preserve">and could also vary based </w:t>
      </w:r>
      <w:r w:rsidR="00F07FD6">
        <w:rPr>
          <w:rFonts w:ascii="Times New Roman" w:hAnsi="Times New Roman" w:cs="Times New Roman"/>
          <w:sz w:val="24"/>
          <w:szCs w:val="24"/>
          <w:lang w:val="en-US"/>
        </w:rPr>
        <w:t xml:space="preserve">on the environmental conditions </w:t>
      </w:r>
      <w:r w:rsidR="00F901CF">
        <w:rPr>
          <w:rFonts w:ascii="Times New Roman" w:hAnsi="Times New Roman" w:cs="Times New Roman"/>
          <w:sz w:val="24"/>
          <w:szCs w:val="24"/>
          <w:lang w:val="en-US"/>
        </w:rPr>
        <w:t xml:space="preserve">that </w:t>
      </w:r>
      <w:r w:rsidR="00F07FD6">
        <w:rPr>
          <w:rFonts w:ascii="Times New Roman" w:hAnsi="Times New Roman" w:cs="Times New Roman"/>
          <w:sz w:val="24"/>
          <w:szCs w:val="24"/>
          <w:lang w:val="en-US"/>
        </w:rPr>
        <w:t xml:space="preserve">animals experience following development. </w:t>
      </w:r>
    </w:p>
    <w:p w14:paraId="24B63439" w14:textId="72B748FB" w:rsidR="000650D8" w:rsidRDefault="00DD217D" w:rsidP="000650D8">
      <w:pPr>
        <w:spacing w:line="480" w:lineRule="auto"/>
        <w:ind w:firstLine="720"/>
        <w:rPr>
          <w:rFonts w:ascii="Times New Roman" w:hAnsi="Times New Roman" w:cs="Times New Roman"/>
          <w:sz w:val="24"/>
          <w:szCs w:val="24"/>
          <w:lang w:val="en-US"/>
        </w:rPr>
      </w:pPr>
      <w:r w:rsidRPr="00421CDF">
        <w:rPr>
          <w:rFonts w:ascii="Times New Roman" w:hAnsi="Times New Roman" w:cs="Times New Roman"/>
          <w:sz w:val="24"/>
          <w:szCs w:val="24"/>
          <w:lang w:val="en-US"/>
        </w:rPr>
        <w:lastRenderedPageBreak/>
        <w:t xml:space="preserve">Here, we </w:t>
      </w:r>
      <w:r w:rsidR="00F15AA0">
        <w:rPr>
          <w:rFonts w:ascii="Times New Roman" w:hAnsi="Times New Roman" w:cs="Times New Roman"/>
          <w:sz w:val="24"/>
          <w:szCs w:val="24"/>
          <w:lang w:val="en-US"/>
        </w:rPr>
        <w:t>conduct</w:t>
      </w:r>
      <w:r w:rsidR="00F15AA0" w:rsidRPr="00421CDF">
        <w:rPr>
          <w:rFonts w:ascii="Times New Roman" w:hAnsi="Times New Roman" w:cs="Times New Roman"/>
          <w:sz w:val="24"/>
          <w:szCs w:val="24"/>
          <w:lang w:val="en-US"/>
        </w:rPr>
        <w:t xml:space="preserve"> </w:t>
      </w:r>
      <w:r w:rsidRPr="00421CDF">
        <w:rPr>
          <w:rFonts w:ascii="Times New Roman" w:hAnsi="Times New Roman" w:cs="Times New Roman"/>
          <w:sz w:val="24"/>
          <w:szCs w:val="24"/>
          <w:lang w:val="en-US"/>
        </w:rPr>
        <w:t>a meta-analy</w:t>
      </w:r>
      <w:r w:rsidR="00F15AA0">
        <w:rPr>
          <w:rFonts w:ascii="Times New Roman" w:hAnsi="Times New Roman" w:cs="Times New Roman"/>
          <w:sz w:val="24"/>
          <w:szCs w:val="24"/>
          <w:lang w:val="en-US"/>
        </w:rPr>
        <w:t xml:space="preserve">sis </w:t>
      </w:r>
      <w:r w:rsidRPr="00421CDF">
        <w:rPr>
          <w:rFonts w:ascii="Times New Roman" w:hAnsi="Times New Roman" w:cs="Times New Roman"/>
          <w:sz w:val="24"/>
          <w:szCs w:val="24"/>
          <w:lang w:val="en-US"/>
        </w:rPr>
        <w:t>to</w:t>
      </w:r>
      <w:r w:rsidR="00795105">
        <w:rPr>
          <w:rFonts w:ascii="Times New Roman" w:hAnsi="Times New Roman" w:cs="Times New Roman"/>
          <w:sz w:val="24"/>
          <w:szCs w:val="24"/>
          <w:lang w:val="en-US"/>
        </w:rPr>
        <w:t xml:space="preserve"> test</w:t>
      </w:r>
      <w:r w:rsidRPr="00421CDF">
        <w:rPr>
          <w:rFonts w:ascii="Times New Roman" w:hAnsi="Times New Roman" w:cs="Times New Roman"/>
          <w:sz w:val="24"/>
          <w:szCs w:val="24"/>
          <w:lang w:val="en-US"/>
        </w:rPr>
        <w:t xml:space="preserve"> </w:t>
      </w:r>
      <w:r w:rsidR="00F15AA0">
        <w:rPr>
          <w:rFonts w:ascii="Times New Roman" w:hAnsi="Times New Roman" w:cs="Times New Roman"/>
          <w:sz w:val="24"/>
          <w:szCs w:val="24"/>
          <w:lang w:val="en-US"/>
        </w:rPr>
        <w:t>how</w:t>
      </w:r>
      <w:r w:rsidRPr="00421CDF">
        <w:rPr>
          <w:rFonts w:ascii="Times New Roman" w:hAnsi="Times New Roman" w:cs="Times New Roman"/>
          <w:sz w:val="24"/>
          <w:szCs w:val="24"/>
          <w:lang w:val="en-US"/>
        </w:rPr>
        <w:t xml:space="preserve"> developmental </w:t>
      </w:r>
      <w:r w:rsidR="008F6968" w:rsidRPr="00421CDF">
        <w:rPr>
          <w:rFonts w:ascii="Times New Roman" w:hAnsi="Times New Roman" w:cs="Times New Roman"/>
          <w:sz w:val="24"/>
          <w:szCs w:val="24"/>
          <w:lang w:val="en-US"/>
        </w:rPr>
        <w:t>stress</w:t>
      </w:r>
      <w:r w:rsidR="000369B2" w:rsidRPr="00421CDF">
        <w:rPr>
          <w:rFonts w:ascii="Times New Roman" w:hAnsi="Times New Roman" w:cs="Times New Roman"/>
          <w:sz w:val="24"/>
          <w:szCs w:val="24"/>
          <w:lang w:val="en-US"/>
        </w:rPr>
        <w:t>ors</w:t>
      </w:r>
      <w:r w:rsidRPr="00421CDF">
        <w:rPr>
          <w:rFonts w:ascii="Times New Roman" w:hAnsi="Times New Roman" w:cs="Times New Roman"/>
          <w:sz w:val="24"/>
          <w:szCs w:val="24"/>
          <w:lang w:val="en-US"/>
        </w:rPr>
        <w:t xml:space="preserve"> </w:t>
      </w:r>
      <w:r w:rsidR="00F15AA0">
        <w:rPr>
          <w:rFonts w:ascii="Times New Roman" w:hAnsi="Times New Roman" w:cs="Times New Roman"/>
          <w:sz w:val="24"/>
          <w:szCs w:val="24"/>
          <w:lang w:val="en-US"/>
        </w:rPr>
        <w:t>affect</w:t>
      </w:r>
      <w:r w:rsidR="00F15AA0" w:rsidRPr="00421CDF">
        <w:rPr>
          <w:rFonts w:ascii="Times New Roman" w:hAnsi="Times New Roman" w:cs="Times New Roman"/>
          <w:sz w:val="24"/>
          <w:szCs w:val="24"/>
          <w:lang w:val="en-US"/>
        </w:rPr>
        <w:t xml:space="preserve"> </w:t>
      </w:r>
      <w:r w:rsidRPr="00421CDF">
        <w:rPr>
          <w:rFonts w:ascii="Times New Roman" w:hAnsi="Times New Roman" w:cs="Times New Roman"/>
          <w:sz w:val="24"/>
          <w:szCs w:val="24"/>
          <w:lang w:val="en-US"/>
        </w:rPr>
        <w:t xml:space="preserve">mitochondrial </w:t>
      </w:r>
      <w:r w:rsidR="00E86D1A">
        <w:rPr>
          <w:rFonts w:ascii="Times New Roman" w:hAnsi="Times New Roman" w:cs="Times New Roman"/>
          <w:sz w:val="24"/>
          <w:szCs w:val="24"/>
          <w:lang w:val="en-US"/>
        </w:rPr>
        <w:t xml:space="preserve">traits </w:t>
      </w:r>
      <w:r w:rsidR="00F901CF">
        <w:rPr>
          <w:rFonts w:ascii="Times New Roman" w:hAnsi="Times New Roman" w:cs="Times New Roman"/>
          <w:sz w:val="24"/>
          <w:szCs w:val="24"/>
          <w:lang w:val="en-US"/>
        </w:rPr>
        <w:t>related to aerobic respiration</w:t>
      </w:r>
      <w:r w:rsidR="000369B2" w:rsidRPr="00421CDF">
        <w:rPr>
          <w:rFonts w:ascii="Times New Roman" w:hAnsi="Times New Roman" w:cs="Times New Roman"/>
          <w:sz w:val="24"/>
          <w:szCs w:val="24"/>
          <w:lang w:val="en-US"/>
        </w:rPr>
        <w:t xml:space="preserve"> using experimental studies in multiple animal taxa</w:t>
      </w:r>
      <w:r w:rsidRPr="00421CDF">
        <w:rPr>
          <w:rFonts w:ascii="Times New Roman" w:hAnsi="Times New Roman" w:cs="Times New Roman"/>
          <w:sz w:val="24"/>
          <w:szCs w:val="24"/>
          <w:lang w:val="en-US"/>
        </w:rPr>
        <w:t xml:space="preserve">. </w:t>
      </w:r>
      <w:r w:rsidR="00F15AA0">
        <w:rPr>
          <w:rFonts w:ascii="Times New Roman" w:hAnsi="Times New Roman" w:cs="Times New Roman"/>
          <w:sz w:val="24"/>
          <w:szCs w:val="24"/>
          <w:lang w:val="en-US"/>
        </w:rPr>
        <w:t>W</w:t>
      </w:r>
      <w:r w:rsidRPr="00421CDF">
        <w:rPr>
          <w:rFonts w:ascii="Times New Roman" w:hAnsi="Times New Roman" w:cs="Times New Roman"/>
          <w:sz w:val="24"/>
          <w:szCs w:val="24"/>
          <w:lang w:val="en-US"/>
        </w:rPr>
        <w:t>e evaluate</w:t>
      </w:r>
      <w:r w:rsidR="000D5EA2" w:rsidRPr="00421CDF">
        <w:rPr>
          <w:rFonts w:ascii="Times New Roman" w:hAnsi="Times New Roman" w:cs="Times New Roman"/>
          <w:sz w:val="24"/>
          <w:szCs w:val="24"/>
          <w:lang w:val="en-US"/>
        </w:rPr>
        <w:t>d</w:t>
      </w:r>
      <w:r w:rsidRPr="00421CDF">
        <w:rPr>
          <w:rFonts w:ascii="Times New Roman" w:hAnsi="Times New Roman" w:cs="Times New Roman"/>
          <w:sz w:val="24"/>
          <w:szCs w:val="24"/>
          <w:lang w:val="en-US"/>
        </w:rPr>
        <w:t xml:space="preserve"> the eff</w:t>
      </w:r>
      <w:r w:rsidR="00935691" w:rsidRPr="00421CDF">
        <w:rPr>
          <w:rFonts w:ascii="Times New Roman" w:hAnsi="Times New Roman" w:cs="Times New Roman"/>
          <w:sz w:val="24"/>
          <w:szCs w:val="24"/>
          <w:lang w:val="en-US"/>
        </w:rPr>
        <w:t>ects of f</w:t>
      </w:r>
      <w:r w:rsidR="00E421A7" w:rsidRPr="00421CDF">
        <w:rPr>
          <w:rFonts w:ascii="Times New Roman" w:hAnsi="Times New Roman" w:cs="Times New Roman"/>
          <w:sz w:val="24"/>
          <w:szCs w:val="24"/>
          <w:lang w:val="en-US"/>
        </w:rPr>
        <w:t>our</w:t>
      </w:r>
      <w:r w:rsidR="00935691" w:rsidRPr="00421CDF">
        <w:rPr>
          <w:rFonts w:ascii="Times New Roman" w:hAnsi="Times New Roman" w:cs="Times New Roman"/>
          <w:sz w:val="24"/>
          <w:szCs w:val="24"/>
          <w:lang w:val="en-US"/>
        </w:rPr>
        <w:t xml:space="preserve"> developmental conditions that are commonly manipulated in experiments that test phenotypic responses to developmental </w:t>
      </w:r>
      <w:r w:rsidR="00E421A7" w:rsidRPr="00421CDF">
        <w:rPr>
          <w:rFonts w:ascii="Times New Roman" w:hAnsi="Times New Roman" w:cs="Times New Roman"/>
          <w:sz w:val="24"/>
          <w:szCs w:val="24"/>
          <w:lang w:val="en-US"/>
        </w:rPr>
        <w:t>stress</w:t>
      </w:r>
      <w:r w:rsidR="000369B2" w:rsidRPr="00421CDF">
        <w:rPr>
          <w:rFonts w:ascii="Times New Roman" w:hAnsi="Times New Roman" w:cs="Times New Roman"/>
          <w:sz w:val="24"/>
          <w:szCs w:val="24"/>
          <w:lang w:val="en-US"/>
        </w:rPr>
        <w:t>ors</w:t>
      </w:r>
      <w:r w:rsidR="00935691" w:rsidRPr="00421CDF">
        <w:rPr>
          <w:rFonts w:ascii="Times New Roman" w:hAnsi="Times New Roman" w:cs="Times New Roman"/>
          <w:sz w:val="24"/>
          <w:szCs w:val="24"/>
          <w:lang w:val="en-US"/>
        </w:rPr>
        <w:t xml:space="preserve"> </w:t>
      </w:r>
      <w:r w:rsidR="007979B8">
        <w:rPr>
          <w:rFonts w:ascii="Times New Roman" w:hAnsi="Times New Roman" w:cs="Times New Roman"/>
          <w:sz w:val="24"/>
          <w:szCs w:val="24"/>
          <w:lang w:val="en-US"/>
        </w:rPr>
        <w:t xml:space="preserve">on mitochondrial </w:t>
      </w:r>
      <w:r w:rsidR="00711E60">
        <w:rPr>
          <w:rFonts w:ascii="Times New Roman" w:hAnsi="Times New Roman" w:cs="Times New Roman"/>
          <w:sz w:val="24"/>
          <w:szCs w:val="24"/>
          <w:lang w:val="en-US"/>
        </w:rPr>
        <w:t xml:space="preserve">respiratory </w:t>
      </w:r>
      <w:r w:rsidR="007979B8">
        <w:rPr>
          <w:rFonts w:ascii="Times New Roman" w:hAnsi="Times New Roman" w:cs="Times New Roman"/>
          <w:sz w:val="24"/>
          <w:szCs w:val="24"/>
          <w:lang w:val="en-US"/>
        </w:rPr>
        <w:t>function</w:t>
      </w:r>
      <w:r w:rsidR="00F15AA0">
        <w:rPr>
          <w:rFonts w:ascii="Times New Roman" w:hAnsi="Times New Roman" w:cs="Times New Roman"/>
          <w:sz w:val="24"/>
          <w:szCs w:val="24"/>
          <w:lang w:val="en-US"/>
        </w:rPr>
        <w:t>, namely</w:t>
      </w:r>
      <w:r w:rsidR="007979B8">
        <w:rPr>
          <w:rFonts w:ascii="Times New Roman" w:hAnsi="Times New Roman" w:cs="Times New Roman"/>
          <w:sz w:val="24"/>
          <w:szCs w:val="24"/>
          <w:lang w:val="en-US"/>
        </w:rPr>
        <w:t xml:space="preserve">: </w:t>
      </w:r>
      <w:r w:rsidR="00935691" w:rsidRPr="00421CDF">
        <w:rPr>
          <w:rFonts w:ascii="Times New Roman" w:hAnsi="Times New Roman" w:cs="Times New Roman"/>
          <w:sz w:val="24"/>
          <w:szCs w:val="24"/>
          <w:lang w:val="en-US"/>
        </w:rPr>
        <w:t>glucocorticoid exposure, nutrition</w:t>
      </w:r>
      <w:r w:rsidR="007979B8">
        <w:rPr>
          <w:rFonts w:ascii="Times New Roman" w:hAnsi="Times New Roman" w:cs="Times New Roman"/>
          <w:sz w:val="24"/>
          <w:szCs w:val="24"/>
          <w:lang w:val="en-US"/>
        </w:rPr>
        <w:t>al imbalance</w:t>
      </w:r>
      <w:r w:rsidR="00935691" w:rsidRPr="00421CDF">
        <w:rPr>
          <w:rFonts w:ascii="Times New Roman" w:hAnsi="Times New Roman" w:cs="Times New Roman"/>
          <w:sz w:val="24"/>
          <w:szCs w:val="24"/>
          <w:lang w:val="en-US"/>
        </w:rPr>
        <w:t xml:space="preserve">, parental care deprivation, </w:t>
      </w:r>
      <w:r w:rsidR="00E421A7" w:rsidRPr="00421CDF">
        <w:rPr>
          <w:rFonts w:ascii="Times New Roman" w:hAnsi="Times New Roman" w:cs="Times New Roman"/>
          <w:sz w:val="24"/>
          <w:szCs w:val="24"/>
          <w:lang w:val="en-US"/>
        </w:rPr>
        <w:t xml:space="preserve">and </w:t>
      </w:r>
      <w:r w:rsidR="008F6968" w:rsidRPr="00421CDF">
        <w:rPr>
          <w:rFonts w:ascii="Times New Roman" w:hAnsi="Times New Roman" w:cs="Times New Roman"/>
          <w:sz w:val="24"/>
          <w:szCs w:val="24"/>
          <w:lang w:val="en-US"/>
        </w:rPr>
        <w:t xml:space="preserve">psychological </w:t>
      </w:r>
      <w:r w:rsidR="00D0563D" w:rsidRPr="00421CDF">
        <w:rPr>
          <w:rFonts w:ascii="Times New Roman" w:hAnsi="Times New Roman" w:cs="Times New Roman"/>
          <w:sz w:val="24"/>
          <w:szCs w:val="24"/>
          <w:lang w:val="en-US"/>
        </w:rPr>
        <w:t xml:space="preserve">disturbance </w:t>
      </w:r>
      <w:r w:rsidR="007979B8">
        <w:rPr>
          <w:rFonts w:ascii="Times New Roman" w:hAnsi="Times New Roman" w:cs="Times New Roman"/>
          <w:sz w:val="24"/>
          <w:szCs w:val="24"/>
          <w:lang w:val="en-US"/>
        </w:rPr>
        <w:t xml:space="preserve">such as </w:t>
      </w:r>
      <w:r w:rsidR="00D0563D" w:rsidRPr="00421CDF">
        <w:rPr>
          <w:rFonts w:ascii="Times New Roman" w:hAnsi="Times New Roman" w:cs="Times New Roman"/>
          <w:sz w:val="24"/>
          <w:szCs w:val="24"/>
          <w:lang w:val="en-US"/>
        </w:rPr>
        <w:t>handling stress,</w:t>
      </w:r>
      <w:r w:rsidR="00935691" w:rsidRPr="00421CDF">
        <w:rPr>
          <w:rFonts w:ascii="Times New Roman" w:hAnsi="Times New Roman" w:cs="Times New Roman"/>
          <w:sz w:val="24"/>
          <w:szCs w:val="24"/>
          <w:lang w:val="en-US"/>
        </w:rPr>
        <w:t xml:space="preserve"> light exposure</w:t>
      </w:r>
      <w:r w:rsidR="00D0563D" w:rsidRPr="00421CDF">
        <w:rPr>
          <w:rFonts w:ascii="Times New Roman" w:hAnsi="Times New Roman" w:cs="Times New Roman"/>
          <w:sz w:val="24"/>
          <w:szCs w:val="24"/>
          <w:lang w:val="en-US"/>
        </w:rPr>
        <w:t xml:space="preserve">, </w:t>
      </w:r>
      <w:r w:rsidR="00611310">
        <w:rPr>
          <w:rFonts w:ascii="Times New Roman" w:hAnsi="Times New Roman" w:cs="Times New Roman"/>
          <w:sz w:val="24"/>
          <w:szCs w:val="24"/>
          <w:lang w:val="en-US"/>
        </w:rPr>
        <w:t xml:space="preserve">and </w:t>
      </w:r>
      <w:r w:rsidR="00D0563D" w:rsidRPr="00421CDF">
        <w:rPr>
          <w:rFonts w:ascii="Times New Roman" w:hAnsi="Times New Roman" w:cs="Times New Roman"/>
          <w:sz w:val="24"/>
          <w:szCs w:val="24"/>
          <w:lang w:val="en-US"/>
        </w:rPr>
        <w:t>social isolation</w:t>
      </w:r>
      <w:r w:rsidR="008F6968" w:rsidRPr="00421CDF">
        <w:rPr>
          <w:rFonts w:ascii="Times New Roman" w:hAnsi="Times New Roman" w:cs="Times New Roman"/>
          <w:sz w:val="24"/>
          <w:szCs w:val="24"/>
          <w:lang w:val="en-US"/>
        </w:rPr>
        <w:t xml:space="preserve"> </w:t>
      </w:r>
      <w:r w:rsidR="007979B8">
        <w:rPr>
          <w:rFonts w:ascii="Times New Roman" w:hAnsi="Times New Roman" w:cs="Times New Roman"/>
          <w:sz w:val="24"/>
          <w:szCs w:val="24"/>
          <w:lang w:val="en-US"/>
        </w:rPr>
        <w:t>(</w:t>
      </w:r>
      <w:r w:rsidR="002667BD" w:rsidRPr="002667BD">
        <w:rPr>
          <w:rFonts w:ascii="Times New Roman" w:hAnsi="Times New Roman" w:cs="Times New Roman"/>
          <w:sz w:val="24"/>
          <w:szCs w:val="24"/>
          <w:lang w:val="en-US"/>
        </w:rPr>
        <w:t>Table 1</w:t>
      </w:r>
      <w:r w:rsidR="00935691" w:rsidRPr="00421CDF">
        <w:rPr>
          <w:rFonts w:ascii="Times New Roman" w:hAnsi="Times New Roman" w:cs="Times New Roman"/>
          <w:sz w:val="24"/>
          <w:szCs w:val="24"/>
          <w:lang w:val="en-US"/>
        </w:rPr>
        <w:t xml:space="preserve">). </w:t>
      </w:r>
      <w:r w:rsidR="00297392">
        <w:rPr>
          <w:rFonts w:ascii="Times New Roman" w:hAnsi="Times New Roman" w:cs="Times New Roman"/>
          <w:sz w:val="24"/>
          <w:szCs w:val="24"/>
          <w:lang w:val="en-US"/>
        </w:rPr>
        <w:t>M</w:t>
      </w:r>
      <w:r w:rsidR="002E47DA">
        <w:rPr>
          <w:rFonts w:ascii="Times New Roman" w:hAnsi="Times New Roman" w:cs="Times New Roman"/>
          <w:sz w:val="24"/>
          <w:szCs w:val="24"/>
          <w:lang w:val="en-US"/>
        </w:rPr>
        <w:t xml:space="preserve">itochondrial </w:t>
      </w:r>
      <w:r w:rsidR="00097A47">
        <w:rPr>
          <w:rFonts w:ascii="Times New Roman" w:hAnsi="Times New Roman" w:cs="Times New Roman"/>
          <w:sz w:val="24"/>
          <w:szCs w:val="24"/>
          <w:lang w:val="en-US"/>
        </w:rPr>
        <w:t xml:space="preserve">respiratory </w:t>
      </w:r>
      <w:r w:rsidR="002E47DA">
        <w:rPr>
          <w:rFonts w:ascii="Times New Roman" w:hAnsi="Times New Roman" w:cs="Times New Roman"/>
          <w:sz w:val="24"/>
          <w:szCs w:val="24"/>
          <w:lang w:val="en-US"/>
        </w:rPr>
        <w:t>function is affected by numerous mitochondrial and cellular traits including antioxidants, oxidative stress, oxidative damage</w:t>
      </w:r>
      <w:r w:rsidR="008F2D8D">
        <w:rPr>
          <w:rFonts w:ascii="Times New Roman" w:hAnsi="Times New Roman" w:cs="Times New Roman"/>
          <w:sz w:val="24"/>
          <w:szCs w:val="24"/>
          <w:lang w:val="en-US"/>
        </w:rPr>
        <w:t>,</w:t>
      </w:r>
      <w:r w:rsidR="002E47DA">
        <w:rPr>
          <w:rFonts w:ascii="Times New Roman" w:hAnsi="Times New Roman" w:cs="Times New Roman"/>
          <w:sz w:val="24"/>
          <w:szCs w:val="24"/>
          <w:lang w:val="en-US"/>
        </w:rPr>
        <w:t xml:space="preserve"> and traits that directly affect </w:t>
      </w:r>
      <w:r w:rsidR="008F2D8D">
        <w:rPr>
          <w:rFonts w:ascii="Times New Roman" w:hAnsi="Times New Roman" w:cs="Times New Roman"/>
          <w:sz w:val="24"/>
          <w:szCs w:val="24"/>
          <w:lang w:val="en-US"/>
        </w:rPr>
        <w:t xml:space="preserve">the capacity and efficiency of </w:t>
      </w:r>
      <w:r w:rsidR="002E47DA">
        <w:rPr>
          <w:rFonts w:ascii="Times New Roman" w:hAnsi="Times New Roman" w:cs="Times New Roman"/>
          <w:sz w:val="24"/>
          <w:szCs w:val="24"/>
          <w:lang w:val="en-US"/>
        </w:rPr>
        <w:t>cellular respiration</w:t>
      </w:r>
      <w:r w:rsidR="00D033E8">
        <w:rPr>
          <w:rFonts w:ascii="Times New Roman" w:hAnsi="Times New Roman" w:cs="Times New Roman"/>
          <w:sz w:val="24"/>
          <w:szCs w:val="24"/>
          <w:lang w:val="en-US"/>
        </w:rPr>
        <w:t xml:space="preserve"> (e.g., </w:t>
      </w:r>
      <w:r w:rsidR="008F2D8D">
        <w:rPr>
          <w:rFonts w:ascii="Times New Roman" w:hAnsi="Times New Roman" w:cs="Times New Roman"/>
          <w:sz w:val="24"/>
          <w:szCs w:val="24"/>
          <w:lang w:val="en-US"/>
        </w:rPr>
        <w:t>uncoupling proteins and electron transport system (ETS) complexes</w:t>
      </w:r>
      <w:r w:rsidR="00D033E8">
        <w:rPr>
          <w:rFonts w:ascii="Times New Roman" w:hAnsi="Times New Roman" w:cs="Times New Roman"/>
          <w:sz w:val="24"/>
          <w:szCs w:val="24"/>
          <w:lang w:val="en-US"/>
        </w:rPr>
        <w:t>)</w:t>
      </w:r>
      <w:r w:rsidR="008F2D8D">
        <w:rPr>
          <w:rFonts w:ascii="Times New Roman" w:hAnsi="Times New Roman" w:cs="Times New Roman"/>
          <w:sz w:val="24"/>
          <w:szCs w:val="24"/>
          <w:lang w:val="en-US"/>
        </w:rPr>
        <w:t xml:space="preserve">. </w:t>
      </w:r>
      <w:r w:rsidR="006017A3" w:rsidRPr="00421CDF">
        <w:rPr>
          <w:rFonts w:ascii="Times New Roman" w:hAnsi="Times New Roman" w:cs="Times New Roman"/>
          <w:sz w:val="24"/>
          <w:szCs w:val="24"/>
          <w:lang w:val="en-US"/>
        </w:rPr>
        <w:t xml:space="preserve">Our main objective </w:t>
      </w:r>
      <w:r w:rsidR="00C8682D" w:rsidRPr="00421CDF">
        <w:rPr>
          <w:rFonts w:ascii="Times New Roman" w:hAnsi="Times New Roman" w:cs="Times New Roman"/>
          <w:sz w:val="24"/>
          <w:szCs w:val="24"/>
          <w:lang w:val="en-US"/>
        </w:rPr>
        <w:t xml:space="preserve">was to uncover </w:t>
      </w:r>
      <w:r w:rsidR="000D6117" w:rsidRPr="00421CDF">
        <w:rPr>
          <w:rFonts w:ascii="Times New Roman" w:hAnsi="Times New Roman" w:cs="Times New Roman"/>
          <w:sz w:val="24"/>
          <w:szCs w:val="24"/>
          <w:lang w:val="en-US"/>
        </w:rPr>
        <w:t xml:space="preserve">the broad effects of developmental stressors on a range of </w:t>
      </w:r>
      <w:r w:rsidR="00DC106D">
        <w:rPr>
          <w:rFonts w:ascii="Times New Roman" w:hAnsi="Times New Roman" w:cs="Times New Roman"/>
          <w:sz w:val="24"/>
          <w:szCs w:val="24"/>
          <w:lang w:val="en-US"/>
        </w:rPr>
        <w:t xml:space="preserve">traits that affect mitochondrial </w:t>
      </w:r>
      <w:r w:rsidR="00097A47">
        <w:rPr>
          <w:rFonts w:ascii="Times New Roman" w:hAnsi="Times New Roman" w:cs="Times New Roman"/>
          <w:sz w:val="24"/>
          <w:szCs w:val="24"/>
          <w:lang w:val="en-US"/>
        </w:rPr>
        <w:t xml:space="preserve">respiratory </w:t>
      </w:r>
      <w:r w:rsidR="00DC106D">
        <w:rPr>
          <w:rFonts w:ascii="Times New Roman" w:hAnsi="Times New Roman" w:cs="Times New Roman"/>
          <w:sz w:val="24"/>
          <w:szCs w:val="24"/>
          <w:lang w:val="en-US"/>
        </w:rPr>
        <w:t>function</w:t>
      </w:r>
      <w:r w:rsidR="000D6117" w:rsidRPr="00421CDF">
        <w:rPr>
          <w:rFonts w:ascii="Times New Roman" w:hAnsi="Times New Roman" w:cs="Times New Roman"/>
          <w:sz w:val="24"/>
          <w:szCs w:val="24"/>
          <w:lang w:val="en-US"/>
        </w:rPr>
        <w:t xml:space="preserve"> (</w:t>
      </w:r>
      <w:r w:rsidR="002667BD" w:rsidRPr="002667BD">
        <w:rPr>
          <w:rFonts w:ascii="Times New Roman" w:hAnsi="Times New Roman" w:cs="Times New Roman"/>
          <w:sz w:val="24"/>
          <w:szCs w:val="24"/>
          <w:lang w:val="en-US"/>
        </w:rPr>
        <w:t>Table 2</w:t>
      </w:r>
      <w:r w:rsidR="000D6117" w:rsidRPr="00421CDF">
        <w:rPr>
          <w:rFonts w:ascii="Times New Roman" w:hAnsi="Times New Roman" w:cs="Times New Roman"/>
          <w:sz w:val="24"/>
          <w:szCs w:val="24"/>
          <w:lang w:val="en-US"/>
        </w:rPr>
        <w:t xml:space="preserve">). Additionally, we sought to understand </w:t>
      </w:r>
      <w:r w:rsidR="00F15AA0">
        <w:rPr>
          <w:rFonts w:ascii="Times New Roman" w:hAnsi="Times New Roman" w:cs="Times New Roman"/>
          <w:sz w:val="24"/>
          <w:szCs w:val="24"/>
          <w:lang w:val="en-US"/>
        </w:rPr>
        <w:t>which factors</w:t>
      </w:r>
      <w:r w:rsidR="000D6117" w:rsidRPr="00421CDF">
        <w:rPr>
          <w:rFonts w:ascii="Times New Roman" w:hAnsi="Times New Roman" w:cs="Times New Roman"/>
          <w:sz w:val="24"/>
          <w:szCs w:val="24"/>
          <w:lang w:val="en-US"/>
        </w:rPr>
        <w:t xml:space="preserve"> influence the magnitude</w:t>
      </w:r>
      <w:r w:rsidR="00421CDF" w:rsidRPr="00421CDF">
        <w:rPr>
          <w:rFonts w:ascii="Times New Roman" w:hAnsi="Times New Roman" w:cs="Times New Roman"/>
          <w:sz w:val="24"/>
          <w:szCs w:val="24"/>
          <w:lang w:val="en-US"/>
        </w:rPr>
        <w:t xml:space="preserve">, </w:t>
      </w:r>
      <w:r w:rsidR="000D6117" w:rsidRPr="00421CDF">
        <w:rPr>
          <w:rFonts w:ascii="Times New Roman" w:hAnsi="Times New Roman" w:cs="Times New Roman"/>
          <w:sz w:val="24"/>
          <w:szCs w:val="24"/>
          <w:lang w:val="en-US"/>
        </w:rPr>
        <w:t>direction</w:t>
      </w:r>
      <w:r w:rsidR="00421CDF" w:rsidRPr="00421CDF">
        <w:rPr>
          <w:rFonts w:ascii="Times New Roman" w:hAnsi="Times New Roman" w:cs="Times New Roman"/>
          <w:sz w:val="24"/>
          <w:szCs w:val="24"/>
          <w:lang w:val="en-US"/>
        </w:rPr>
        <w:t>, and duration</w:t>
      </w:r>
      <w:r w:rsidR="000D6117" w:rsidRPr="00421CDF">
        <w:rPr>
          <w:rFonts w:ascii="Times New Roman" w:hAnsi="Times New Roman" w:cs="Times New Roman"/>
          <w:sz w:val="24"/>
          <w:szCs w:val="24"/>
          <w:lang w:val="en-US"/>
        </w:rPr>
        <w:t xml:space="preserve"> of </w:t>
      </w:r>
      <w:r w:rsidR="00421CDF" w:rsidRPr="00421CDF">
        <w:rPr>
          <w:rFonts w:ascii="Times New Roman" w:hAnsi="Times New Roman" w:cs="Times New Roman"/>
          <w:sz w:val="24"/>
          <w:szCs w:val="24"/>
          <w:lang w:val="en-US"/>
        </w:rPr>
        <w:t xml:space="preserve">the </w:t>
      </w:r>
      <w:r w:rsidR="000D6117" w:rsidRPr="00421CDF">
        <w:rPr>
          <w:rFonts w:ascii="Times New Roman" w:hAnsi="Times New Roman" w:cs="Times New Roman"/>
          <w:sz w:val="24"/>
          <w:szCs w:val="24"/>
          <w:lang w:val="en-US"/>
        </w:rPr>
        <w:t xml:space="preserve">effects </w:t>
      </w:r>
      <w:r w:rsidR="00421CDF" w:rsidRPr="00421CDF">
        <w:rPr>
          <w:rFonts w:ascii="Times New Roman" w:hAnsi="Times New Roman" w:cs="Times New Roman"/>
          <w:sz w:val="24"/>
          <w:szCs w:val="24"/>
          <w:lang w:val="en-US"/>
        </w:rPr>
        <w:t xml:space="preserve">of developmental stressors on mitochondrial </w:t>
      </w:r>
      <w:r w:rsidR="00097A47">
        <w:rPr>
          <w:rFonts w:ascii="Times New Roman" w:hAnsi="Times New Roman" w:cs="Times New Roman"/>
          <w:sz w:val="24"/>
          <w:szCs w:val="24"/>
          <w:lang w:val="en-US"/>
        </w:rPr>
        <w:t xml:space="preserve">respiratory </w:t>
      </w:r>
      <w:r w:rsidR="00421CDF" w:rsidRPr="00421CDF">
        <w:rPr>
          <w:rFonts w:ascii="Times New Roman" w:hAnsi="Times New Roman" w:cs="Times New Roman"/>
          <w:sz w:val="24"/>
          <w:szCs w:val="24"/>
          <w:lang w:val="en-US"/>
        </w:rPr>
        <w:t>function</w:t>
      </w:r>
      <w:r w:rsidR="00F15AA0">
        <w:rPr>
          <w:rFonts w:ascii="Times New Roman" w:hAnsi="Times New Roman" w:cs="Times New Roman"/>
          <w:sz w:val="24"/>
          <w:szCs w:val="24"/>
          <w:lang w:val="en-US"/>
        </w:rPr>
        <w:t>. The factors we examined</w:t>
      </w:r>
      <w:r w:rsidR="00421CDF" w:rsidRPr="00421CDF">
        <w:rPr>
          <w:rFonts w:ascii="Times New Roman" w:hAnsi="Times New Roman" w:cs="Times New Roman"/>
          <w:sz w:val="24"/>
          <w:szCs w:val="24"/>
          <w:lang w:val="en-US"/>
        </w:rPr>
        <w:t xml:space="preserve"> </w:t>
      </w:r>
      <w:r w:rsidR="00F15AA0" w:rsidRPr="00421CDF">
        <w:rPr>
          <w:rFonts w:ascii="Times New Roman" w:hAnsi="Times New Roman" w:cs="Times New Roman"/>
          <w:sz w:val="24"/>
          <w:szCs w:val="24"/>
          <w:lang w:val="en-US"/>
        </w:rPr>
        <w:t>includ</w:t>
      </w:r>
      <w:r w:rsidR="00F15AA0">
        <w:rPr>
          <w:rFonts w:ascii="Times New Roman" w:hAnsi="Times New Roman" w:cs="Times New Roman"/>
          <w:sz w:val="24"/>
          <w:szCs w:val="24"/>
          <w:lang w:val="en-US"/>
        </w:rPr>
        <w:t>ed</w:t>
      </w:r>
      <w:r w:rsidR="00F15AA0" w:rsidRPr="00421CDF">
        <w:rPr>
          <w:rFonts w:ascii="Times New Roman" w:hAnsi="Times New Roman" w:cs="Times New Roman"/>
          <w:sz w:val="24"/>
          <w:szCs w:val="24"/>
          <w:lang w:val="en-US"/>
        </w:rPr>
        <w:t xml:space="preserve"> </w:t>
      </w:r>
      <w:r w:rsidR="000D6117" w:rsidRPr="00421CDF">
        <w:rPr>
          <w:rFonts w:ascii="Times New Roman" w:hAnsi="Times New Roman" w:cs="Times New Roman"/>
          <w:sz w:val="24"/>
          <w:szCs w:val="24"/>
          <w:lang w:val="en-US"/>
        </w:rPr>
        <w:t xml:space="preserve">the </w:t>
      </w:r>
      <w:r w:rsidR="00421CDF" w:rsidRPr="00421CDF">
        <w:rPr>
          <w:rFonts w:ascii="Times New Roman" w:hAnsi="Times New Roman" w:cs="Times New Roman"/>
          <w:sz w:val="24"/>
          <w:szCs w:val="24"/>
          <w:lang w:val="en-US"/>
        </w:rPr>
        <w:t xml:space="preserve">type of developmental stressor, </w:t>
      </w:r>
      <w:r w:rsidR="000D6117" w:rsidRPr="00421CDF">
        <w:rPr>
          <w:rFonts w:ascii="Times New Roman" w:hAnsi="Times New Roman" w:cs="Times New Roman"/>
          <w:sz w:val="24"/>
          <w:szCs w:val="24"/>
          <w:lang w:val="en-US"/>
        </w:rPr>
        <w:t xml:space="preserve">timing of exposure to stressors, </w:t>
      </w:r>
      <w:r w:rsidR="00421CDF" w:rsidRPr="00421CDF">
        <w:rPr>
          <w:rFonts w:ascii="Times New Roman" w:hAnsi="Times New Roman" w:cs="Times New Roman"/>
          <w:sz w:val="24"/>
          <w:szCs w:val="24"/>
          <w:lang w:val="en-US"/>
        </w:rPr>
        <w:t xml:space="preserve">sex, and taxonomic effects. </w:t>
      </w:r>
    </w:p>
    <w:p w14:paraId="30EB3E96" w14:textId="00CC859F" w:rsidR="00421CDF" w:rsidRDefault="00421CDF" w:rsidP="000650D8">
      <w:pPr>
        <w:spacing w:line="480" w:lineRule="auto"/>
        <w:ind w:firstLine="720"/>
        <w:rPr>
          <w:rFonts w:ascii="Times New Roman" w:hAnsi="Times New Roman" w:cs="Times New Roman"/>
          <w:sz w:val="24"/>
          <w:szCs w:val="24"/>
          <w:lang w:val="en-US"/>
        </w:rPr>
      </w:pPr>
      <w:r w:rsidRPr="00421CDF">
        <w:rPr>
          <w:rFonts w:ascii="Times New Roman" w:hAnsi="Times New Roman" w:cs="Times New Roman"/>
          <w:sz w:val="24"/>
          <w:szCs w:val="24"/>
          <w:lang w:val="en-US"/>
        </w:rPr>
        <w:t xml:space="preserve">Uncovering the </w:t>
      </w:r>
      <w:r w:rsidR="002505FB">
        <w:rPr>
          <w:rFonts w:ascii="Times New Roman" w:hAnsi="Times New Roman" w:cs="Times New Roman"/>
          <w:sz w:val="24"/>
          <w:szCs w:val="24"/>
          <w:lang w:val="en-US"/>
        </w:rPr>
        <w:t>general</w:t>
      </w:r>
      <w:r w:rsidR="00CE4AB0">
        <w:rPr>
          <w:rFonts w:ascii="Times New Roman" w:hAnsi="Times New Roman" w:cs="Times New Roman"/>
          <w:sz w:val="24"/>
          <w:szCs w:val="24"/>
          <w:lang w:val="en-US"/>
        </w:rPr>
        <w:t xml:space="preserve"> effects </w:t>
      </w:r>
      <w:r w:rsidR="002505FB">
        <w:rPr>
          <w:rFonts w:ascii="Times New Roman" w:hAnsi="Times New Roman" w:cs="Times New Roman"/>
          <w:sz w:val="24"/>
          <w:szCs w:val="24"/>
          <w:lang w:val="en-US"/>
        </w:rPr>
        <w:t xml:space="preserve">of </w:t>
      </w:r>
      <w:r w:rsidRPr="00421CDF">
        <w:rPr>
          <w:rFonts w:ascii="Times New Roman" w:hAnsi="Times New Roman" w:cs="Times New Roman"/>
          <w:sz w:val="24"/>
          <w:szCs w:val="24"/>
          <w:lang w:val="en-US"/>
        </w:rPr>
        <w:t xml:space="preserve">developmental stressors on mitochondrial </w:t>
      </w:r>
      <w:r w:rsidR="00097A47">
        <w:rPr>
          <w:rFonts w:ascii="Times New Roman" w:hAnsi="Times New Roman" w:cs="Times New Roman"/>
          <w:sz w:val="24"/>
          <w:szCs w:val="24"/>
          <w:lang w:val="en-US"/>
        </w:rPr>
        <w:t xml:space="preserve">respiratory </w:t>
      </w:r>
      <w:r w:rsidRPr="00421CDF">
        <w:rPr>
          <w:rFonts w:ascii="Times New Roman" w:hAnsi="Times New Roman" w:cs="Times New Roman"/>
          <w:sz w:val="24"/>
          <w:szCs w:val="24"/>
          <w:lang w:val="en-US"/>
        </w:rPr>
        <w:t xml:space="preserve">function will illuminate the physiological trade-offs operating at a cellular level that influence animal phenotype and performance. </w:t>
      </w:r>
      <w:r w:rsidR="0054570B">
        <w:rPr>
          <w:rFonts w:ascii="Times New Roman" w:hAnsi="Times New Roman" w:cs="Times New Roman"/>
          <w:sz w:val="24"/>
          <w:szCs w:val="24"/>
          <w:lang w:val="en-US"/>
        </w:rPr>
        <w:t xml:space="preserve">Mitochondrial </w:t>
      </w:r>
      <w:r w:rsidR="00097A47">
        <w:rPr>
          <w:rFonts w:ascii="Times New Roman" w:hAnsi="Times New Roman" w:cs="Times New Roman"/>
          <w:sz w:val="24"/>
          <w:szCs w:val="24"/>
          <w:lang w:val="en-US"/>
        </w:rPr>
        <w:t xml:space="preserve">respiratory </w:t>
      </w:r>
      <w:r w:rsidR="0054570B">
        <w:rPr>
          <w:rFonts w:ascii="Times New Roman" w:hAnsi="Times New Roman" w:cs="Times New Roman"/>
          <w:sz w:val="24"/>
          <w:szCs w:val="24"/>
          <w:lang w:val="en-US"/>
        </w:rPr>
        <w:t xml:space="preserve">function is </w:t>
      </w:r>
      <w:r w:rsidR="00F82EDB">
        <w:rPr>
          <w:rFonts w:ascii="Times New Roman" w:hAnsi="Times New Roman" w:cs="Times New Roman"/>
          <w:sz w:val="24"/>
          <w:szCs w:val="24"/>
          <w:lang w:val="en-US"/>
        </w:rPr>
        <w:t xml:space="preserve">not only </w:t>
      </w:r>
      <w:r w:rsidR="0054570B">
        <w:rPr>
          <w:rFonts w:ascii="Times New Roman" w:hAnsi="Times New Roman" w:cs="Times New Roman"/>
          <w:sz w:val="24"/>
          <w:szCs w:val="24"/>
          <w:lang w:val="en-US"/>
        </w:rPr>
        <w:t xml:space="preserve">integral </w:t>
      </w:r>
      <w:r w:rsidR="00F82EDB">
        <w:rPr>
          <w:rFonts w:ascii="Times New Roman" w:hAnsi="Times New Roman" w:cs="Times New Roman"/>
          <w:sz w:val="24"/>
          <w:szCs w:val="24"/>
          <w:lang w:val="en-US"/>
        </w:rPr>
        <w:t xml:space="preserve">to organismal performance but also underpins </w:t>
      </w:r>
      <w:r w:rsidR="0054570B">
        <w:rPr>
          <w:rFonts w:ascii="Times New Roman" w:hAnsi="Times New Roman" w:cs="Times New Roman"/>
          <w:sz w:val="24"/>
          <w:szCs w:val="24"/>
          <w:lang w:val="en-US"/>
        </w:rPr>
        <w:t>many evolutionary and ecological processes. U</w:t>
      </w:r>
      <w:r w:rsidRPr="00421CDF">
        <w:rPr>
          <w:rFonts w:ascii="Times New Roman" w:hAnsi="Times New Roman" w:cs="Times New Roman"/>
          <w:sz w:val="24"/>
          <w:szCs w:val="24"/>
          <w:lang w:val="en-US"/>
        </w:rPr>
        <w:t>nderstand</w:t>
      </w:r>
      <w:r>
        <w:rPr>
          <w:rFonts w:ascii="Times New Roman" w:hAnsi="Times New Roman" w:cs="Times New Roman"/>
          <w:sz w:val="24"/>
          <w:szCs w:val="24"/>
          <w:lang w:val="en-US"/>
        </w:rPr>
        <w:t xml:space="preserve">ing how the developmental environment shapes mitochondrial </w:t>
      </w:r>
      <w:r w:rsidR="00097A47">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 xml:space="preserve">function across lifespan will help us understand </w:t>
      </w:r>
      <w:r w:rsidRPr="00421CDF">
        <w:rPr>
          <w:rFonts w:ascii="Times New Roman" w:hAnsi="Times New Roman" w:cs="Times New Roman"/>
          <w:sz w:val="24"/>
          <w:szCs w:val="24"/>
          <w:lang w:val="en-US"/>
        </w:rPr>
        <w:t xml:space="preserve">broad ecological and evolutionary </w:t>
      </w:r>
      <w:r w:rsidR="00A71B9B">
        <w:rPr>
          <w:rFonts w:ascii="Times New Roman" w:hAnsi="Times New Roman" w:cs="Times New Roman"/>
          <w:sz w:val="24"/>
          <w:szCs w:val="24"/>
          <w:lang w:val="en-US"/>
        </w:rPr>
        <w:t>patterns</w:t>
      </w:r>
      <w:r w:rsidR="0054570B">
        <w:rPr>
          <w:rFonts w:ascii="Times New Roman" w:hAnsi="Times New Roman" w:cs="Times New Roman"/>
          <w:sz w:val="24"/>
          <w:szCs w:val="24"/>
          <w:lang w:val="en-US"/>
        </w:rPr>
        <w:t>,</w:t>
      </w:r>
      <w:r w:rsidR="00A71B9B">
        <w:rPr>
          <w:rFonts w:ascii="Times New Roman" w:hAnsi="Times New Roman" w:cs="Times New Roman"/>
          <w:sz w:val="24"/>
          <w:szCs w:val="24"/>
          <w:lang w:val="en-US"/>
        </w:rPr>
        <w:t xml:space="preserve"> such as </w:t>
      </w:r>
      <w:r w:rsidR="00611310">
        <w:rPr>
          <w:rFonts w:ascii="Times New Roman" w:hAnsi="Times New Roman" w:cs="Times New Roman"/>
          <w:sz w:val="24"/>
          <w:szCs w:val="24"/>
          <w:lang w:val="en-US"/>
        </w:rPr>
        <w:t xml:space="preserve">how organisms acclimate to </w:t>
      </w:r>
      <w:r w:rsidR="00A71B9B">
        <w:rPr>
          <w:rFonts w:ascii="Times New Roman" w:hAnsi="Times New Roman" w:cs="Times New Roman"/>
          <w:sz w:val="24"/>
          <w:szCs w:val="24"/>
          <w:lang w:val="en-US"/>
        </w:rPr>
        <w:t xml:space="preserve">novel environments, </w:t>
      </w:r>
      <w:r w:rsidR="0054570B">
        <w:rPr>
          <w:rFonts w:ascii="Times New Roman" w:hAnsi="Times New Roman" w:cs="Times New Roman"/>
          <w:sz w:val="24"/>
          <w:szCs w:val="24"/>
          <w:lang w:val="en-US"/>
        </w:rPr>
        <w:t xml:space="preserve">variation in </w:t>
      </w:r>
      <w:r w:rsidR="00A71B9B">
        <w:rPr>
          <w:rFonts w:ascii="Times New Roman" w:hAnsi="Times New Roman" w:cs="Times New Roman"/>
          <w:sz w:val="24"/>
          <w:szCs w:val="24"/>
          <w:lang w:val="en-US"/>
        </w:rPr>
        <w:t xml:space="preserve">the expression of sexually selected traits, and speciation </w:t>
      </w:r>
      <w:r w:rsidR="007E498A">
        <w:rPr>
          <w:rFonts w:ascii="Times New Roman" w:hAnsi="Times New Roman" w:cs="Times New Roman"/>
          <w:sz w:val="24"/>
          <w:szCs w:val="24"/>
          <w:lang w:val="en-US"/>
        </w:rPr>
        <w:fldChar w:fldCharType="begin">
          <w:fldData xml:space="preserve">PEVuZE5vdGU+PENpdGU+PEF1dGhvcj5Lb2NoPC9BdXRob3I+PFllYXI+MjAyMTwvWWVhcj48UmVj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PEVuZE5vdGU+PENpdGU+PEF1dGhvcj5Lb2NoPC9BdXRob3I+PFllYXI+MjAyMTwvWWVhcj48UmVj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7E498A">
        <w:rPr>
          <w:rFonts w:ascii="Times New Roman" w:hAnsi="Times New Roman" w:cs="Times New Roman"/>
          <w:sz w:val="24"/>
          <w:szCs w:val="24"/>
          <w:lang w:val="en-US"/>
        </w:rPr>
      </w:r>
      <w:r w:rsidR="007E498A">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(Koch</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2021; Koch &amp; Hill, 2018)</w:t>
      </w:r>
      <w:r w:rsidR="007E498A">
        <w:rPr>
          <w:rFonts w:ascii="Times New Roman" w:hAnsi="Times New Roman" w:cs="Times New Roman"/>
          <w:sz w:val="24"/>
          <w:szCs w:val="24"/>
          <w:lang w:val="en-US"/>
        </w:rPr>
        <w:fldChar w:fldCharType="end"/>
      </w:r>
      <w:r w:rsidR="00A71B9B">
        <w:rPr>
          <w:rFonts w:ascii="Times New Roman" w:hAnsi="Times New Roman" w:cs="Times New Roman"/>
          <w:sz w:val="24"/>
          <w:szCs w:val="24"/>
          <w:lang w:val="en-US"/>
        </w:rPr>
        <w:t xml:space="preserve">. </w:t>
      </w:r>
      <w:r w:rsidR="00611310">
        <w:rPr>
          <w:rFonts w:ascii="Times New Roman" w:hAnsi="Times New Roman" w:cs="Times New Roman"/>
          <w:sz w:val="24"/>
          <w:szCs w:val="24"/>
          <w:lang w:val="en-US"/>
        </w:rPr>
        <w:t xml:space="preserve">Additionally, uncovering the general effects of developmental stressors on mitochondrial </w:t>
      </w:r>
      <w:r w:rsidR="00097A47">
        <w:rPr>
          <w:rFonts w:ascii="Times New Roman" w:hAnsi="Times New Roman" w:cs="Times New Roman"/>
          <w:sz w:val="24"/>
          <w:szCs w:val="24"/>
          <w:lang w:val="en-US"/>
        </w:rPr>
        <w:t xml:space="preserve">respiratory </w:t>
      </w:r>
      <w:r w:rsidR="00611310">
        <w:rPr>
          <w:rFonts w:ascii="Times New Roman" w:hAnsi="Times New Roman" w:cs="Times New Roman"/>
          <w:sz w:val="24"/>
          <w:szCs w:val="24"/>
          <w:lang w:val="en-US"/>
        </w:rPr>
        <w:t xml:space="preserve">function will enable us to generate testable hypotheses and direct future research </w:t>
      </w:r>
      <w:r w:rsidR="00611310">
        <w:rPr>
          <w:rFonts w:ascii="Times New Roman" w:hAnsi="Times New Roman" w:cs="Times New Roman"/>
          <w:sz w:val="24"/>
          <w:szCs w:val="24"/>
          <w:lang w:val="en-US"/>
        </w:rPr>
        <w:lastRenderedPageBreak/>
        <w:t>to fill gaps in our foundational knowledge. Finally</w:t>
      </w:r>
      <w:r w:rsidR="009917D0">
        <w:rPr>
          <w:rFonts w:ascii="Times New Roman" w:hAnsi="Times New Roman" w:cs="Times New Roman"/>
          <w:sz w:val="24"/>
          <w:szCs w:val="24"/>
          <w:lang w:val="en-US"/>
        </w:rPr>
        <w:t xml:space="preserve">, mitochondrial </w:t>
      </w:r>
      <w:r w:rsidR="00097A47">
        <w:rPr>
          <w:rFonts w:ascii="Times New Roman" w:hAnsi="Times New Roman" w:cs="Times New Roman"/>
          <w:sz w:val="24"/>
          <w:szCs w:val="24"/>
          <w:lang w:val="en-US"/>
        </w:rPr>
        <w:t xml:space="preserve">respiratory </w:t>
      </w:r>
      <w:r w:rsidR="009917D0">
        <w:rPr>
          <w:rFonts w:ascii="Times New Roman" w:hAnsi="Times New Roman" w:cs="Times New Roman"/>
          <w:sz w:val="24"/>
          <w:szCs w:val="24"/>
          <w:lang w:val="en-US"/>
        </w:rPr>
        <w:t xml:space="preserve">function is linked to a wide range of pathologies and diseases in humans including neurodegenerative and metabolic disorders, cancer, and autoimmune diseases </w:t>
      </w:r>
      <w:r w:rsidR="00126706">
        <w:rPr>
          <w:rFonts w:ascii="Times New Roman" w:hAnsi="Times New Roman" w:cs="Times New Roman"/>
          <w:sz w:val="24"/>
          <w:szCs w:val="24"/>
          <w:lang w:val="en-US"/>
        </w:rPr>
        <w:fldChar w:fldCharType="begin">
          <w:fldData xml:space="preserve">PEVuZE5vdGU+PENpdGU+PEF1dGhvcj5MaW48L0F1dGhvcj48WWVhcj4yMDA2PC9ZZWFyPjxSZWNO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PEVuZE5vdGU+PENpdGU+PEF1dGhvcj5MaW48L0F1dGhvcj48WWVhcj4yMDA2PC9ZZWFyPjxSZWNO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126706">
        <w:rPr>
          <w:rFonts w:ascii="Times New Roman" w:hAnsi="Times New Roman" w:cs="Times New Roman"/>
          <w:sz w:val="24"/>
          <w:szCs w:val="24"/>
          <w:lang w:val="en-US"/>
        </w:rPr>
      </w:r>
      <w:r w:rsidR="00126706">
        <w:rPr>
          <w:rFonts w:ascii="Times New Roman" w:hAnsi="Times New Roman" w:cs="Times New Roman"/>
          <w:sz w:val="24"/>
          <w:szCs w:val="24"/>
          <w:lang w:val="en-US"/>
        </w:rPr>
        <w:fldChar w:fldCharType="separate"/>
      </w:r>
      <w:r w:rsidR="00126706">
        <w:rPr>
          <w:rFonts w:ascii="Times New Roman" w:hAnsi="Times New Roman" w:cs="Times New Roman"/>
          <w:noProof/>
          <w:sz w:val="24"/>
          <w:szCs w:val="24"/>
          <w:lang w:val="en-US"/>
        </w:rPr>
        <w:t>(Lin &amp; Beal, 2006; Boland, Chourasia &amp; Macleod, 2013; Gómez-Serrano</w:t>
      </w:r>
      <w:r w:rsidR="00126706" w:rsidRPr="00126706">
        <w:rPr>
          <w:rFonts w:ascii="Times New Roman" w:hAnsi="Times New Roman" w:cs="Times New Roman"/>
          <w:i/>
          <w:noProof/>
          <w:sz w:val="24"/>
          <w:szCs w:val="24"/>
          <w:lang w:val="en-US"/>
        </w:rPr>
        <w:t xml:space="preserve"> et al.</w:t>
      </w:r>
      <w:r w:rsidR="00126706">
        <w:rPr>
          <w:rFonts w:ascii="Times New Roman" w:hAnsi="Times New Roman" w:cs="Times New Roman"/>
          <w:noProof/>
          <w:sz w:val="24"/>
          <w:szCs w:val="24"/>
          <w:lang w:val="en-US"/>
        </w:rPr>
        <w:t>, 2018; Pieczenik &amp; Neustadt, 2007)</w:t>
      </w:r>
      <w:r w:rsidR="00126706">
        <w:rPr>
          <w:rFonts w:ascii="Times New Roman" w:hAnsi="Times New Roman" w:cs="Times New Roman"/>
          <w:sz w:val="24"/>
          <w:szCs w:val="24"/>
          <w:lang w:val="en-US"/>
        </w:rPr>
        <w:fldChar w:fldCharType="end"/>
      </w:r>
      <w:r w:rsidR="009917D0">
        <w:rPr>
          <w:rFonts w:ascii="Times New Roman" w:hAnsi="Times New Roman" w:cs="Times New Roman"/>
          <w:sz w:val="24"/>
          <w:szCs w:val="24"/>
          <w:lang w:val="en-US"/>
        </w:rPr>
        <w:t xml:space="preserve">. A deeper understanding of the interaction between developmental conditions and mitochondria function </w:t>
      </w:r>
      <w:r w:rsidR="00126706">
        <w:rPr>
          <w:rFonts w:ascii="Times New Roman" w:hAnsi="Times New Roman" w:cs="Times New Roman"/>
          <w:sz w:val="24"/>
          <w:szCs w:val="24"/>
          <w:lang w:val="en-US"/>
        </w:rPr>
        <w:t xml:space="preserve">will help inform early intervention strategies and targeted therapies in human medicine. </w:t>
      </w:r>
    </w:p>
    <w:p w14:paraId="74D9860F" w14:textId="6B4E8054" w:rsidR="009E0127" w:rsidRDefault="009E0127" w:rsidP="00BC7294">
      <w:pPr>
        <w:spacing w:line="480" w:lineRule="auto"/>
        <w:rPr>
          <w:rFonts w:ascii="Times New Roman" w:hAnsi="Times New Roman" w:cs="Times New Roman"/>
          <w:i/>
          <w:iCs/>
          <w:sz w:val="24"/>
          <w:szCs w:val="24"/>
          <w:lang w:val="en-US"/>
        </w:rPr>
      </w:pPr>
    </w:p>
    <w:p w14:paraId="45CDDF71" w14:textId="3CD33DCC" w:rsidR="00C30229" w:rsidRDefault="00B36894" w:rsidP="00D72B71">
      <w:pPr>
        <w:pStyle w:val="Heading1"/>
      </w:pPr>
      <w:bookmarkStart w:id="29" w:name="_Toc211373580"/>
      <w:r w:rsidRPr="00B36894">
        <w:t>II. M</w:t>
      </w:r>
      <w:r>
        <w:t>ETHODS</w:t>
      </w:r>
      <w:bookmarkEnd w:id="29"/>
    </w:p>
    <w:p w14:paraId="601ECF81" w14:textId="64F2DEC4" w:rsidR="00B36894" w:rsidRPr="00103DD0" w:rsidRDefault="006B44F7" w:rsidP="00D72B71">
      <w:pPr>
        <w:pStyle w:val="Heading2"/>
      </w:pPr>
      <w:bookmarkStart w:id="30" w:name="_Toc211373581"/>
      <w:r w:rsidRPr="00103DD0">
        <w:t xml:space="preserve">(1) </w:t>
      </w:r>
      <w:r w:rsidR="00505126" w:rsidRPr="00103DD0">
        <w:t>Data collection</w:t>
      </w:r>
      <w:bookmarkEnd w:id="30"/>
    </w:p>
    <w:p w14:paraId="763AC4D7" w14:textId="730D374D" w:rsidR="00022488" w:rsidRDefault="00505126" w:rsidP="003B37A6">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We conducted a systematic literature search </w:t>
      </w:r>
      <w:r w:rsidR="00E07DD0">
        <w:rPr>
          <w:rFonts w:ascii="Times New Roman" w:hAnsi="Times New Roman" w:cs="Times New Roman"/>
          <w:sz w:val="24"/>
          <w:szCs w:val="24"/>
          <w:lang w:val="en-US"/>
        </w:rPr>
        <w:t xml:space="preserve">for </w:t>
      </w:r>
      <w:r w:rsidR="000A2B9E">
        <w:rPr>
          <w:rFonts w:ascii="Times New Roman" w:hAnsi="Times New Roman" w:cs="Times New Roman"/>
          <w:sz w:val="24"/>
          <w:szCs w:val="24"/>
          <w:lang w:val="en-US"/>
        </w:rPr>
        <w:t xml:space="preserve">published </w:t>
      </w:r>
      <w:r w:rsidR="00E07DD0">
        <w:rPr>
          <w:rFonts w:ascii="Times New Roman" w:hAnsi="Times New Roman" w:cs="Times New Roman"/>
          <w:sz w:val="24"/>
          <w:szCs w:val="24"/>
          <w:lang w:val="en-US"/>
        </w:rPr>
        <w:t xml:space="preserve">studies that tested the effects of developmental stressors on mitochondrial </w:t>
      </w:r>
      <w:r w:rsidR="00097A47">
        <w:rPr>
          <w:rFonts w:ascii="Times New Roman" w:hAnsi="Times New Roman" w:cs="Times New Roman"/>
          <w:sz w:val="24"/>
          <w:szCs w:val="24"/>
          <w:lang w:val="en-US"/>
        </w:rPr>
        <w:t xml:space="preserve">respiratory </w:t>
      </w:r>
      <w:r w:rsidR="00E07DD0">
        <w:rPr>
          <w:rFonts w:ascii="Times New Roman" w:hAnsi="Times New Roman" w:cs="Times New Roman"/>
          <w:sz w:val="24"/>
          <w:szCs w:val="24"/>
          <w:lang w:val="en-US"/>
        </w:rPr>
        <w:t>function following the Preferred Reporting Items for Systematic Reviews and Meta-Analyses (PRISMA) and the PRISMA-EcoEvo guidelines</w:t>
      </w:r>
      <w:r w:rsidR="00817B5B">
        <w:rPr>
          <w:rFonts w:ascii="Times New Roman" w:hAnsi="Times New Roman" w:cs="Times New Roman"/>
          <w:sz w:val="24"/>
          <w:szCs w:val="24"/>
          <w:lang w:val="en-US"/>
        </w:rPr>
        <w:t xml:space="preserve"> </w:t>
      </w:r>
      <w:r w:rsidR="00E7310C">
        <w:rPr>
          <w:rFonts w:ascii="Times New Roman" w:hAnsi="Times New Roman" w:cs="Times New Roman"/>
          <w:sz w:val="24"/>
          <w:szCs w:val="24"/>
          <w:lang w:val="en-US"/>
        </w:rPr>
        <w:fldChar w:fldCharType="begin">
          <w:fldData xml:space="preserve">PEVuZE5vdGU+PENpdGU+PEF1dGhvcj5PJmFwb3M7RGVhPC9BdXRob3I+PFllYXI+MjAyMTwvWWVh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PEVuZE5vdGU+PENpdGU+PEF1dGhvcj5PJmFwb3M7RGVhPC9BdXRob3I+PFllYXI+MjAyMTwvWWVh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E7310C">
        <w:rPr>
          <w:rFonts w:ascii="Times New Roman" w:hAnsi="Times New Roman" w:cs="Times New Roman"/>
          <w:sz w:val="24"/>
          <w:szCs w:val="24"/>
          <w:lang w:val="en-US"/>
        </w:rPr>
      </w:r>
      <w:r w:rsidR="00E7310C">
        <w:rPr>
          <w:rFonts w:ascii="Times New Roman" w:hAnsi="Times New Roman" w:cs="Times New Roman"/>
          <w:sz w:val="24"/>
          <w:szCs w:val="24"/>
          <w:lang w:val="en-US"/>
        </w:rPr>
        <w:fldChar w:fldCharType="separate"/>
      </w:r>
      <w:r w:rsidR="00E7310C">
        <w:rPr>
          <w:rFonts w:ascii="Times New Roman" w:hAnsi="Times New Roman" w:cs="Times New Roman"/>
          <w:noProof/>
          <w:sz w:val="24"/>
          <w:szCs w:val="24"/>
          <w:lang w:val="en-US"/>
        </w:rPr>
        <w:t>(O'Dea</w:t>
      </w:r>
      <w:r w:rsidR="00E7310C" w:rsidRPr="00E7310C">
        <w:rPr>
          <w:rFonts w:ascii="Times New Roman" w:hAnsi="Times New Roman" w:cs="Times New Roman"/>
          <w:i/>
          <w:noProof/>
          <w:sz w:val="24"/>
          <w:szCs w:val="24"/>
          <w:lang w:val="en-US"/>
        </w:rPr>
        <w:t xml:space="preserve"> et al.</w:t>
      </w:r>
      <w:r w:rsidR="00E7310C">
        <w:rPr>
          <w:rFonts w:ascii="Times New Roman" w:hAnsi="Times New Roman" w:cs="Times New Roman"/>
          <w:noProof/>
          <w:sz w:val="24"/>
          <w:szCs w:val="24"/>
          <w:lang w:val="en-US"/>
        </w:rPr>
        <w:t>, 2021)</w:t>
      </w:r>
      <w:r w:rsidR="00E7310C">
        <w:rPr>
          <w:rFonts w:ascii="Times New Roman" w:hAnsi="Times New Roman" w:cs="Times New Roman"/>
          <w:sz w:val="24"/>
          <w:szCs w:val="24"/>
          <w:lang w:val="en-US"/>
        </w:rPr>
        <w:fldChar w:fldCharType="end"/>
      </w:r>
      <w:r w:rsidR="00E07DD0">
        <w:rPr>
          <w:rFonts w:ascii="Times New Roman" w:hAnsi="Times New Roman" w:cs="Times New Roman"/>
          <w:sz w:val="24"/>
          <w:szCs w:val="24"/>
          <w:lang w:val="en-US"/>
        </w:rPr>
        <w:t xml:space="preserve">. We developed a string of search terms aimed at capturing studies that administered </w:t>
      </w:r>
      <w:r w:rsidR="004531EB">
        <w:rPr>
          <w:rFonts w:ascii="Times New Roman" w:hAnsi="Times New Roman" w:cs="Times New Roman"/>
          <w:sz w:val="24"/>
          <w:szCs w:val="24"/>
          <w:lang w:val="en-US"/>
        </w:rPr>
        <w:t xml:space="preserve">stress </w:t>
      </w:r>
      <w:r w:rsidR="00E07DD0">
        <w:rPr>
          <w:rFonts w:ascii="Times New Roman" w:hAnsi="Times New Roman" w:cs="Times New Roman"/>
          <w:sz w:val="24"/>
          <w:szCs w:val="24"/>
          <w:lang w:val="en-US"/>
        </w:rPr>
        <w:t>treatments (e.g., glucocorticoid hormones, nutrition</w:t>
      </w:r>
      <w:r w:rsidR="00405837">
        <w:rPr>
          <w:rFonts w:ascii="Times New Roman" w:hAnsi="Times New Roman" w:cs="Times New Roman"/>
          <w:sz w:val="24"/>
          <w:szCs w:val="24"/>
          <w:lang w:val="en-US"/>
        </w:rPr>
        <w:t>al imbalance</w:t>
      </w:r>
      <w:r w:rsidR="00E07DD0">
        <w:rPr>
          <w:rFonts w:ascii="Times New Roman" w:hAnsi="Times New Roman" w:cs="Times New Roman"/>
          <w:sz w:val="24"/>
          <w:szCs w:val="24"/>
          <w:lang w:val="en-US"/>
        </w:rPr>
        <w:t xml:space="preserve">, </w:t>
      </w:r>
      <w:r w:rsidR="00CB055F">
        <w:rPr>
          <w:rFonts w:ascii="Times New Roman" w:hAnsi="Times New Roman" w:cs="Times New Roman"/>
          <w:sz w:val="24"/>
          <w:szCs w:val="24"/>
          <w:lang w:val="en-US"/>
        </w:rPr>
        <w:t>parental care</w:t>
      </w:r>
      <w:r w:rsidR="00405837">
        <w:rPr>
          <w:rFonts w:ascii="Times New Roman" w:hAnsi="Times New Roman" w:cs="Times New Roman"/>
          <w:sz w:val="24"/>
          <w:szCs w:val="24"/>
          <w:lang w:val="en-US"/>
        </w:rPr>
        <w:t xml:space="preserve"> deprivation</w:t>
      </w:r>
      <w:r w:rsidR="00E07DD0">
        <w:rPr>
          <w:rFonts w:ascii="Times New Roman" w:hAnsi="Times New Roman" w:cs="Times New Roman"/>
          <w:sz w:val="24"/>
          <w:szCs w:val="24"/>
          <w:lang w:val="en-US"/>
        </w:rPr>
        <w:t xml:space="preserve">) during development (e.g., prenatal, postnatal) and measured mitochondrial </w:t>
      </w:r>
      <w:r w:rsidR="00097A47">
        <w:rPr>
          <w:rFonts w:ascii="Times New Roman" w:hAnsi="Times New Roman" w:cs="Times New Roman"/>
          <w:sz w:val="24"/>
          <w:szCs w:val="24"/>
          <w:lang w:val="en-US"/>
        </w:rPr>
        <w:t xml:space="preserve">respiratory </w:t>
      </w:r>
      <w:r w:rsidR="00E07DD0">
        <w:rPr>
          <w:rFonts w:ascii="Times New Roman" w:hAnsi="Times New Roman" w:cs="Times New Roman"/>
          <w:sz w:val="24"/>
          <w:szCs w:val="24"/>
          <w:lang w:val="en-US"/>
        </w:rPr>
        <w:t xml:space="preserve">function (e.g., </w:t>
      </w:r>
      <w:r w:rsidR="00014033">
        <w:rPr>
          <w:rFonts w:ascii="Times New Roman" w:hAnsi="Times New Roman" w:cs="Times New Roman"/>
          <w:sz w:val="24"/>
          <w:szCs w:val="24"/>
          <w:lang w:val="en-US"/>
        </w:rPr>
        <w:t xml:space="preserve">oxygen consumption, </w:t>
      </w:r>
      <w:r w:rsidR="00E07DD0">
        <w:rPr>
          <w:rFonts w:ascii="Times New Roman" w:hAnsi="Times New Roman" w:cs="Times New Roman"/>
          <w:sz w:val="24"/>
          <w:szCs w:val="24"/>
          <w:lang w:val="en-US"/>
        </w:rPr>
        <w:t>mitochondrial biogenesis, oxidative damage, ROS</w:t>
      </w:r>
      <w:r w:rsidR="00E90F31">
        <w:rPr>
          <w:rFonts w:ascii="Times New Roman" w:hAnsi="Times New Roman" w:cs="Times New Roman"/>
          <w:sz w:val="24"/>
          <w:szCs w:val="24"/>
          <w:lang w:val="en-US"/>
        </w:rPr>
        <w:t xml:space="preserve"> production</w:t>
      </w:r>
      <w:r w:rsidR="00E07DD0">
        <w:rPr>
          <w:rFonts w:ascii="Times New Roman" w:hAnsi="Times New Roman" w:cs="Times New Roman"/>
          <w:sz w:val="24"/>
          <w:szCs w:val="24"/>
          <w:lang w:val="en-US"/>
        </w:rPr>
        <w:t xml:space="preserve">; see Supplemental Materials for full search string). </w:t>
      </w:r>
      <w:r w:rsidR="00405837">
        <w:rPr>
          <w:rFonts w:ascii="Times New Roman" w:hAnsi="Times New Roman" w:cs="Times New Roman"/>
          <w:sz w:val="24"/>
          <w:szCs w:val="24"/>
          <w:lang w:val="en-US"/>
        </w:rPr>
        <w:t xml:space="preserve">Our initial search string </w:t>
      </w:r>
      <w:r w:rsidR="00307CBD">
        <w:rPr>
          <w:rFonts w:ascii="Times New Roman" w:hAnsi="Times New Roman" w:cs="Times New Roman"/>
          <w:sz w:val="24"/>
          <w:szCs w:val="24"/>
          <w:lang w:val="en-US"/>
        </w:rPr>
        <w:t xml:space="preserve">also </w:t>
      </w:r>
      <w:r w:rsidR="00405837">
        <w:rPr>
          <w:rFonts w:ascii="Times New Roman" w:hAnsi="Times New Roman" w:cs="Times New Roman"/>
          <w:sz w:val="24"/>
          <w:szCs w:val="24"/>
          <w:lang w:val="en-US"/>
        </w:rPr>
        <w:t xml:space="preserve">included terminology to capture studies </w:t>
      </w:r>
      <w:r w:rsidR="00307CBD">
        <w:rPr>
          <w:rFonts w:ascii="Times New Roman" w:hAnsi="Times New Roman" w:cs="Times New Roman"/>
          <w:sz w:val="24"/>
          <w:szCs w:val="24"/>
          <w:lang w:val="en-US"/>
        </w:rPr>
        <w:t>that manipulated temperature during development as an additional developmental stressor category. However, we elected to remove studies that manipulated temperature after screening studies and collecting data but prior to data analysis (see below) for use in a separate meta-analysis.</w:t>
      </w:r>
      <w:r w:rsidR="00452832">
        <w:rPr>
          <w:rFonts w:ascii="Times New Roman" w:hAnsi="Times New Roman" w:cs="Times New Roman"/>
          <w:sz w:val="24"/>
          <w:szCs w:val="24"/>
          <w:lang w:val="en-US"/>
        </w:rPr>
        <w:t xml:space="preserve"> </w:t>
      </w:r>
      <w:r w:rsidR="00E07DD0">
        <w:rPr>
          <w:rFonts w:ascii="Times New Roman" w:hAnsi="Times New Roman" w:cs="Times New Roman"/>
          <w:sz w:val="24"/>
          <w:szCs w:val="24"/>
          <w:lang w:val="en-US"/>
        </w:rPr>
        <w:t xml:space="preserve">We </w:t>
      </w:r>
      <w:r w:rsidR="004531EB">
        <w:rPr>
          <w:rFonts w:ascii="Times New Roman" w:hAnsi="Times New Roman" w:cs="Times New Roman"/>
          <w:sz w:val="24"/>
          <w:szCs w:val="24"/>
          <w:lang w:val="en-US"/>
        </w:rPr>
        <w:t>searched the</w:t>
      </w:r>
      <w:r w:rsidR="00E07DD0">
        <w:rPr>
          <w:rFonts w:ascii="Times New Roman" w:hAnsi="Times New Roman" w:cs="Times New Roman"/>
          <w:sz w:val="24"/>
          <w:szCs w:val="24"/>
          <w:lang w:val="en-US"/>
        </w:rPr>
        <w:t xml:space="preserve"> </w:t>
      </w:r>
      <w:r>
        <w:rPr>
          <w:rFonts w:ascii="Times New Roman" w:hAnsi="Times New Roman" w:cs="Times New Roman"/>
          <w:sz w:val="24"/>
          <w:szCs w:val="24"/>
          <w:lang w:val="en-US"/>
        </w:rPr>
        <w:t>Scopus</w:t>
      </w:r>
      <w:r w:rsidR="004D16E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and Web of Science (v.5.35) </w:t>
      </w:r>
      <w:r w:rsidR="004531EB">
        <w:rPr>
          <w:rFonts w:ascii="Times New Roman" w:hAnsi="Times New Roman" w:cs="Times New Roman"/>
          <w:sz w:val="24"/>
          <w:szCs w:val="24"/>
          <w:lang w:val="en-US"/>
        </w:rPr>
        <w:t>databases using our search string on the 31</w:t>
      </w:r>
      <w:r w:rsidR="004531EB" w:rsidRPr="004531EB">
        <w:rPr>
          <w:rFonts w:ascii="Times New Roman" w:hAnsi="Times New Roman" w:cs="Times New Roman"/>
          <w:sz w:val="24"/>
          <w:szCs w:val="24"/>
          <w:vertAlign w:val="superscript"/>
          <w:lang w:val="en-US"/>
        </w:rPr>
        <w:t>st</w:t>
      </w:r>
      <w:r w:rsidR="004531EB">
        <w:rPr>
          <w:rFonts w:ascii="Times New Roman" w:hAnsi="Times New Roman" w:cs="Times New Roman"/>
          <w:sz w:val="24"/>
          <w:szCs w:val="24"/>
          <w:lang w:val="en-US"/>
        </w:rPr>
        <w:t xml:space="preserve"> of October 2022.</w:t>
      </w:r>
      <w:r w:rsidR="006B389B">
        <w:rPr>
          <w:rFonts w:ascii="Times New Roman" w:hAnsi="Times New Roman" w:cs="Times New Roman"/>
          <w:sz w:val="24"/>
          <w:szCs w:val="24"/>
          <w:lang w:val="en-US"/>
        </w:rPr>
        <w:t xml:space="preserve">  </w:t>
      </w:r>
      <w:r w:rsidR="004D16ED">
        <w:rPr>
          <w:rFonts w:ascii="Times New Roman" w:hAnsi="Times New Roman" w:cs="Times New Roman"/>
          <w:sz w:val="24"/>
          <w:szCs w:val="24"/>
          <w:lang w:val="en-US"/>
        </w:rPr>
        <w:t>Our search</w:t>
      </w:r>
      <w:r w:rsidR="004531EB">
        <w:rPr>
          <w:rFonts w:ascii="Times New Roman" w:hAnsi="Times New Roman" w:cs="Times New Roman"/>
          <w:sz w:val="24"/>
          <w:szCs w:val="24"/>
          <w:lang w:val="en-US"/>
        </w:rPr>
        <w:t>es</w:t>
      </w:r>
      <w:r w:rsidR="004D16ED">
        <w:rPr>
          <w:rFonts w:ascii="Times New Roman" w:hAnsi="Times New Roman" w:cs="Times New Roman"/>
          <w:sz w:val="24"/>
          <w:szCs w:val="24"/>
          <w:lang w:val="en-US"/>
        </w:rPr>
        <w:t xml:space="preserve"> returned 5,293 peer-reviewed </w:t>
      </w:r>
      <w:r w:rsidR="004D16ED">
        <w:rPr>
          <w:rFonts w:ascii="Times New Roman" w:hAnsi="Times New Roman" w:cs="Times New Roman"/>
          <w:sz w:val="24"/>
          <w:szCs w:val="24"/>
          <w:lang w:val="en-US"/>
        </w:rPr>
        <w:lastRenderedPageBreak/>
        <w:t xml:space="preserve">articles using Web of Science and 1,996 using Scopus. Of the initial 7,289 articles, 362 were duplicated across searches and were removed, resulting </w:t>
      </w:r>
      <w:r w:rsidR="00285529">
        <w:rPr>
          <w:rFonts w:ascii="Times New Roman" w:hAnsi="Times New Roman" w:cs="Times New Roman"/>
          <w:sz w:val="24"/>
          <w:szCs w:val="24"/>
          <w:lang w:val="en-US"/>
        </w:rPr>
        <w:t xml:space="preserve">in </w:t>
      </w:r>
      <w:r w:rsidR="004D16ED">
        <w:rPr>
          <w:rFonts w:ascii="Times New Roman" w:hAnsi="Times New Roman" w:cs="Times New Roman"/>
          <w:sz w:val="24"/>
          <w:szCs w:val="24"/>
          <w:lang w:val="en-US"/>
        </w:rPr>
        <w:t>6,927 studies</w:t>
      </w:r>
      <w:r w:rsidR="00285529">
        <w:rPr>
          <w:rFonts w:ascii="Times New Roman" w:hAnsi="Times New Roman" w:cs="Times New Roman"/>
          <w:sz w:val="24"/>
          <w:szCs w:val="24"/>
          <w:lang w:val="en-US"/>
        </w:rPr>
        <w:t xml:space="preserve"> </w:t>
      </w:r>
      <w:r w:rsidR="00985FD6">
        <w:rPr>
          <w:rFonts w:ascii="Times New Roman" w:hAnsi="Times New Roman" w:cs="Times New Roman"/>
          <w:sz w:val="24"/>
          <w:szCs w:val="24"/>
          <w:lang w:val="en-US"/>
        </w:rPr>
        <w:t xml:space="preserve">that were subjected to further </w:t>
      </w:r>
      <w:r w:rsidR="00985FD6" w:rsidRPr="005630A5">
        <w:rPr>
          <w:rFonts w:ascii="Times New Roman" w:hAnsi="Times New Roman" w:cs="Times New Roman"/>
          <w:sz w:val="24"/>
          <w:szCs w:val="24"/>
          <w:lang w:val="en-US"/>
        </w:rPr>
        <w:t xml:space="preserve">screening </w:t>
      </w:r>
      <w:r w:rsidR="00285529" w:rsidRPr="005630A5">
        <w:rPr>
          <w:rFonts w:ascii="Times New Roman" w:hAnsi="Times New Roman" w:cs="Times New Roman"/>
          <w:sz w:val="24"/>
          <w:szCs w:val="24"/>
          <w:lang w:val="en-US"/>
        </w:rPr>
        <w:t>(Fig</w:t>
      </w:r>
      <w:r w:rsidR="00FB1D1D">
        <w:rPr>
          <w:rFonts w:ascii="Times New Roman" w:hAnsi="Times New Roman" w:cs="Times New Roman"/>
          <w:sz w:val="24"/>
          <w:szCs w:val="24"/>
          <w:lang w:val="en-US"/>
        </w:rPr>
        <w:t>.</w:t>
      </w:r>
      <w:r w:rsidR="00285529" w:rsidRPr="005630A5">
        <w:rPr>
          <w:rFonts w:ascii="Times New Roman" w:hAnsi="Times New Roman" w:cs="Times New Roman"/>
          <w:sz w:val="24"/>
          <w:szCs w:val="24"/>
          <w:lang w:val="en-US"/>
        </w:rPr>
        <w:t xml:space="preserve"> </w:t>
      </w:r>
      <w:r w:rsidR="00E7310C" w:rsidRPr="005630A5">
        <w:rPr>
          <w:rFonts w:ascii="Times New Roman" w:hAnsi="Times New Roman" w:cs="Times New Roman"/>
          <w:sz w:val="24"/>
          <w:szCs w:val="24"/>
          <w:lang w:val="en-US"/>
        </w:rPr>
        <w:t>2</w:t>
      </w:r>
      <w:r w:rsidR="00285529" w:rsidRPr="005630A5">
        <w:rPr>
          <w:rFonts w:ascii="Times New Roman" w:hAnsi="Times New Roman" w:cs="Times New Roman"/>
          <w:sz w:val="24"/>
          <w:szCs w:val="24"/>
          <w:lang w:val="en-US"/>
        </w:rPr>
        <w:t>)</w:t>
      </w:r>
      <w:r w:rsidR="004D16ED" w:rsidRPr="005630A5">
        <w:rPr>
          <w:rFonts w:ascii="Times New Roman" w:hAnsi="Times New Roman" w:cs="Times New Roman"/>
          <w:sz w:val="24"/>
          <w:szCs w:val="24"/>
          <w:lang w:val="en-US"/>
        </w:rPr>
        <w:t>.</w:t>
      </w:r>
      <w:r w:rsidR="004D16ED">
        <w:rPr>
          <w:rFonts w:ascii="Times New Roman" w:hAnsi="Times New Roman" w:cs="Times New Roman"/>
          <w:sz w:val="24"/>
          <w:szCs w:val="24"/>
          <w:lang w:val="en-US"/>
        </w:rPr>
        <w:t xml:space="preserve"> </w:t>
      </w:r>
    </w:p>
    <w:p w14:paraId="762BB1CF" w14:textId="046D2464" w:rsidR="00C34C21" w:rsidRDefault="00BD291C" w:rsidP="00C34C21">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We </w:t>
      </w:r>
      <w:r w:rsidR="00C34C21">
        <w:rPr>
          <w:rFonts w:ascii="Times New Roman" w:hAnsi="Times New Roman" w:cs="Times New Roman"/>
          <w:sz w:val="24"/>
          <w:szCs w:val="24"/>
          <w:lang w:val="en-US"/>
        </w:rPr>
        <w:t>(OC, GH, DL, DN, PR, KW)</w:t>
      </w:r>
      <w:r w:rsidR="003B7644">
        <w:rPr>
          <w:rFonts w:ascii="Times New Roman" w:hAnsi="Times New Roman" w:cs="Times New Roman"/>
          <w:sz w:val="24"/>
          <w:szCs w:val="24"/>
          <w:lang w:val="en-US"/>
        </w:rPr>
        <w:t xml:space="preserve"> </w:t>
      </w:r>
      <w:r>
        <w:rPr>
          <w:rFonts w:ascii="Times New Roman" w:hAnsi="Times New Roman" w:cs="Times New Roman"/>
          <w:sz w:val="24"/>
          <w:szCs w:val="24"/>
          <w:lang w:val="en-US"/>
        </w:rPr>
        <w:t>screened t</w:t>
      </w:r>
      <w:r w:rsidR="00191A99">
        <w:rPr>
          <w:rFonts w:ascii="Times New Roman" w:hAnsi="Times New Roman" w:cs="Times New Roman"/>
          <w:sz w:val="24"/>
          <w:szCs w:val="24"/>
          <w:lang w:val="en-US"/>
        </w:rPr>
        <w:t xml:space="preserve">itles and abstracts using Rayyan, a web application for systematic reviews </w:t>
      </w:r>
      <w:r w:rsidR="00386EB5">
        <w:rPr>
          <w:rFonts w:ascii="Times New Roman" w:hAnsi="Times New Roman" w:cs="Times New Roman"/>
          <w:sz w:val="24"/>
          <w:szCs w:val="24"/>
          <w:lang w:val="en-US"/>
        </w:rPr>
        <w:fldChar w:fldCharType="begin"/>
      </w:r>
      <w:r w:rsidR="00040C2B">
        <w:rPr>
          <w:rFonts w:ascii="Times New Roman" w:hAnsi="Times New Roman" w:cs="Times New Roman"/>
          <w:sz w:val="24"/>
          <w:szCs w:val="24"/>
          <w:lang w:val="en-US"/>
        </w:rPr>
        <w:instrText xml:space="preserve"> ADDIN EN.CITE &lt;EndNote&gt;&lt;Cite&gt;&lt;Author&gt;Ouzzani&lt;/Author&gt;&lt;Year&gt;2016&lt;/Year&gt;&lt;RecNum&gt;521&lt;/RecNum&gt;&lt;DisplayText&gt;(Ouzzani&lt;style face="italic"&gt; et al.&lt;/style&gt;, 2016)&lt;/DisplayText&gt;&lt;record&gt;&lt;rec-number&gt;521&lt;/rec-number&gt;&lt;foreign-keys&gt;&lt;key app="EN" db-id="svdp5t22ptsev2evxdivrv0xp5epz52f5fxd" timestamp="1752021988"&gt;521&lt;/key&gt;&lt;/foreign-keys&gt;&lt;ref-type name="Journal Article"&gt;17&lt;/ref-type&gt;&lt;contributors&gt;&lt;authors&gt;&lt;author&gt;Ouzzani, M.&lt;/author&gt;&lt;author&gt;Hammady, H.&lt;/author&gt;&lt;author&gt;Fedorowicz, Z.&lt;/author&gt;&lt;author&gt;Elmagarmid, A.&lt;/author&gt;&lt;/authors&gt;&lt;/contributors&gt;&lt;auth-address&gt;HBKU, Qatar Comp Res Inst, Doha, Qatar&amp;#xD;Cochrane Bahrain, Awali, Bahrain&lt;/auth-address&gt;&lt;titles&gt;&lt;title&gt;Rayyan-a web and mobile app for systematic reviews&lt;/title&gt;&lt;secondary-title&gt;Systematic Reviews&lt;/secondary-title&gt;&lt;alt-title&gt;Syst Rev-London&lt;/alt-title&gt;&lt;/titles&gt;&lt;periodical&gt;&lt;full-title&gt;Systematic Reviews&lt;/full-title&gt;&lt;abbr-1&gt;Syst Rev-London&lt;/abbr-1&gt;&lt;/periodical&gt;&lt;alt-periodical&gt;&lt;full-title&gt;Systematic Reviews&lt;/full-title&gt;&lt;abbr-1&gt;Syst Rev-London&lt;/abbr-1&gt;&lt;/alt-periodical&gt;&lt;volume&gt;5&lt;/volume&gt;&lt;keywords&gt;&lt;keyword&gt;systematic reviews&lt;/keyword&gt;&lt;keyword&gt;evidence-based medicine&lt;/keyword&gt;&lt;keyword&gt;automation&lt;/keyword&gt;&lt;/keywords&gt;&lt;dates&gt;&lt;year&gt;2016&lt;/year&gt;&lt;/dates&gt;&lt;accession-num&gt;WOS:000453148200209&lt;/accession-num&gt;&lt;urls&gt;&lt;related-urls&gt;&lt;url&gt;&amp;lt;Go to ISI&amp;gt;://WOS:000453148200209&lt;/url&gt;&lt;/related-urls&gt;&lt;/urls&gt;&lt;electronic-resource-num&gt;ARTN 210&amp;#xD;10.1186/s13643-016-0384-4&lt;/electronic-resource-num&gt;&lt;language&gt;English&lt;/language&gt;&lt;/record&gt;&lt;/Cite&gt;&lt;/EndNote&gt;</w:instrText>
      </w:r>
      <w:r w:rsidR="00386EB5">
        <w:rPr>
          <w:rFonts w:ascii="Times New Roman" w:hAnsi="Times New Roman" w:cs="Times New Roman"/>
          <w:sz w:val="24"/>
          <w:szCs w:val="24"/>
          <w:lang w:val="en-US"/>
        </w:rPr>
        <w:fldChar w:fldCharType="separate"/>
      </w:r>
      <w:r w:rsidR="00386EB5">
        <w:rPr>
          <w:rFonts w:ascii="Times New Roman" w:hAnsi="Times New Roman" w:cs="Times New Roman"/>
          <w:noProof/>
          <w:sz w:val="24"/>
          <w:szCs w:val="24"/>
          <w:lang w:val="en-US"/>
        </w:rPr>
        <w:t>(Ouzzani</w:t>
      </w:r>
      <w:r w:rsidR="00386EB5" w:rsidRPr="00386EB5">
        <w:rPr>
          <w:rFonts w:ascii="Times New Roman" w:hAnsi="Times New Roman" w:cs="Times New Roman"/>
          <w:i/>
          <w:noProof/>
          <w:sz w:val="24"/>
          <w:szCs w:val="24"/>
          <w:lang w:val="en-US"/>
        </w:rPr>
        <w:t xml:space="preserve"> et al.</w:t>
      </w:r>
      <w:r w:rsidR="00386EB5">
        <w:rPr>
          <w:rFonts w:ascii="Times New Roman" w:hAnsi="Times New Roman" w:cs="Times New Roman"/>
          <w:noProof/>
          <w:sz w:val="24"/>
          <w:szCs w:val="24"/>
          <w:lang w:val="en-US"/>
        </w:rPr>
        <w:t>, 2016)</w:t>
      </w:r>
      <w:r w:rsidR="00386EB5">
        <w:rPr>
          <w:rFonts w:ascii="Times New Roman" w:hAnsi="Times New Roman" w:cs="Times New Roman"/>
          <w:sz w:val="24"/>
          <w:szCs w:val="24"/>
          <w:lang w:val="en-US"/>
        </w:rPr>
        <w:fldChar w:fldCharType="end"/>
      </w:r>
      <w:r w:rsidR="00191A99">
        <w:rPr>
          <w:rFonts w:ascii="Times New Roman" w:hAnsi="Times New Roman" w:cs="Times New Roman"/>
          <w:sz w:val="24"/>
          <w:szCs w:val="24"/>
          <w:lang w:val="en-US"/>
        </w:rPr>
        <w:t>.</w:t>
      </w:r>
      <w:r>
        <w:rPr>
          <w:rFonts w:ascii="Times New Roman" w:hAnsi="Times New Roman" w:cs="Times New Roman"/>
          <w:sz w:val="24"/>
          <w:szCs w:val="24"/>
          <w:lang w:val="en-US"/>
        </w:rPr>
        <w:t xml:space="preserve"> We evaluated whether articles presented results from experiments where developmental conditions were manipulated during the pre and/or postnatal periods and measured mitochondrial parameters associated with </w:t>
      </w:r>
      <w:r w:rsidR="00022488">
        <w:rPr>
          <w:rFonts w:ascii="Times New Roman" w:hAnsi="Times New Roman" w:cs="Times New Roman"/>
          <w:sz w:val="24"/>
          <w:szCs w:val="24"/>
          <w:lang w:val="en-US"/>
        </w:rPr>
        <w:t xml:space="preserve">antioxidants, </w:t>
      </w:r>
      <w:r>
        <w:rPr>
          <w:rFonts w:ascii="Times New Roman" w:hAnsi="Times New Roman" w:cs="Times New Roman"/>
          <w:sz w:val="24"/>
          <w:szCs w:val="24"/>
          <w:lang w:val="en-US"/>
        </w:rPr>
        <w:t xml:space="preserve">cellular respiration, </w:t>
      </w:r>
      <w:r w:rsidR="00022488">
        <w:rPr>
          <w:rFonts w:ascii="Times New Roman" w:hAnsi="Times New Roman" w:cs="Times New Roman"/>
          <w:sz w:val="24"/>
          <w:szCs w:val="24"/>
          <w:lang w:val="en-US"/>
        </w:rPr>
        <w:t xml:space="preserve">metabolic capacity, </w:t>
      </w:r>
      <w:r>
        <w:rPr>
          <w:rFonts w:ascii="Times New Roman" w:hAnsi="Times New Roman" w:cs="Times New Roman"/>
          <w:sz w:val="24"/>
          <w:szCs w:val="24"/>
          <w:lang w:val="en-US"/>
        </w:rPr>
        <w:t xml:space="preserve">oxidative damage, </w:t>
      </w:r>
      <w:r w:rsidR="00022488">
        <w:rPr>
          <w:rFonts w:ascii="Times New Roman" w:hAnsi="Times New Roman" w:cs="Times New Roman"/>
          <w:sz w:val="24"/>
          <w:szCs w:val="24"/>
          <w:lang w:val="en-US"/>
        </w:rPr>
        <w:t xml:space="preserve">or </w:t>
      </w:r>
      <w:r>
        <w:rPr>
          <w:rFonts w:ascii="Times New Roman" w:hAnsi="Times New Roman" w:cs="Times New Roman"/>
          <w:sz w:val="24"/>
          <w:szCs w:val="24"/>
          <w:lang w:val="en-US"/>
        </w:rPr>
        <w:t>oxidative stress</w:t>
      </w:r>
      <w:r w:rsidR="00022488">
        <w:rPr>
          <w:rFonts w:ascii="Times New Roman" w:hAnsi="Times New Roman" w:cs="Times New Roman"/>
          <w:sz w:val="24"/>
          <w:szCs w:val="24"/>
          <w:lang w:val="en-US"/>
        </w:rPr>
        <w:t xml:space="preserve"> (</w:t>
      </w:r>
      <w:r w:rsidR="00022488" w:rsidRPr="002667BD">
        <w:rPr>
          <w:rFonts w:ascii="Times New Roman" w:hAnsi="Times New Roman" w:cs="Times New Roman"/>
          <w:sz w:val="24"/>
          <w:szCs w:val="24"/>
          <w:lang w:val="en-US"/>
        </w:rPr>
        <w:t xml:space="preserve">Table </w:t>
      </w:r>
      <w:r w:rsidR="00E7310C" w:rsidRPr="002667BD">
        <w:rPr>
          <w:rFonts w:ascii="Times New Roman" w:hAnsi="Times New Roman" w:cs="Times New Roman"/>
          <w:sz w:val="24"/>
          <w:szCs w:val="24"/>
          <w:lang w:val="en-US"/>
        </w:rPr>
        <w:t>2</w:t>
      </w:r>
      <w:r w:rsidR="00022488">
        <w:rPr>
          <w:rFonts w:ascii="Times New Roman" w:hAnsi="Times New Roman" w:cs="Times New Roman"/>
          <w:sz w:val="24"/>
          <w:szCs w:val="24"/>
          <w:lang w:val="en-US"/>
        </w:rPr>
        <w:t xml:space="preserve">). </w:t>
      </w:r>
      <w:bookmarkStart w:id="31" w:name="_Hlk220398712"/>
      <w:ins w:id="32" w:author="Ondi Crino" w:date="2026-01-27T09:15:00Z" w16du:dateUtc="2026-01-26T22:45:00Z">
        <w:r w:rsidR="00CA0210">
          <w:rPr>
            <w:rFonts w:ascii="Times New Roman" w:hAnsi="Times New Roman" w:cs="Times New Roman"/>
            <w:sz w:val="24"/>
            <w:szCs w:val="24"/>
            <w:lang w:val="en-US"/>
          </w:rPr>
          <w:t xml:space="preserve">We included studies that measured </w:t>
        </w:r>
      </w:ins>
      <w:ins w:id="33" w:author="Ondi Crino" w:date="2026-01-27T09:24:00Z" w16du:dateUtc="2026-01-26T22:54:00Z">
        <w:r w:rsidR="000D37B8">
          <w:rPr>
            <w:rFonts w:ascii="Times New Roman" w:hAnsi="Times New Roman" w:cs="Times New Roman"/>
            <w:sz w:val="24"/>
            <w:szCs w:val="24"/>
            <w:lang w:val="en-US"/>
          </w:rPr>
          <w:t xml:space="preserve">mitochondrial </w:t>
        </w:r>
      </w:ins>
      <w:ins w:id="34" w:author="Ondi Crino" w:date="2026-01-27T09:15:00Z" w16du:dateUtc="2026-01-26T22:45:00Z">
        <w:r w:rsidR="00CA0210">
          <w:rPr>
            <w:rFonts w:ascii="Times New Roman" w:hAnsi="Times New Roman" w:cs="Times New Roman"/>
            <w:sz w:val="24"/>
            <w:szCs w:val="24"/>
            <w:lang w:val="en-US"/>
          </w:rPr>
          <w:t xml:space="preserve">respiratory function </w:t>
        </w:r>
      </w:ins>
      <w:ins w:id="35" w:author="Ondi Crino" w:date="2026-01-27T09:24:00Z" w16du:dateUtc="2026-01-26T22:54:00Z">
        <w:r w:rsidR="000D37B8">
          <w:rPr>
            <w:rFonts w:ascii="Times New Roman" w:hAnsi="Times New Roman" w:cs="Times New Roman"/>
            <w:sz w:val="24"/>
            <w:szCs w:val="24"/>
            <w:lang w:val="en-US"/>
          </w:rPr>
          <w:t xml:space="preserve">from </w:t>
        </w:r>
      </w:ins>
      <w:ins w:id="36" w:author="Ondi Crino" w:date="2026-01-27T09:25:00Z" w16du:dateUtc="2026-01-26T22:55:00Z">
        <w:r w:rsidR="000D37B8">
          <w:rPr>
            <w:rFonts w:ascii="Times New Roman" w:hAnsi="Times New Roman" w:cs="Times New Roman"/>
            <w:sz w:val="24"/>
            <w:szCs w:val="24"/>
            <w:lang w:val="en-US"/>
          </w:rPr>
          <w:t>isolated mitochondria</w:t>
        </w:r>
      </w:ins>
      <w:ins w:id="37" w:author="Ondi Crino" w:date="2026-01-27T13:43:00Z" w16du:dateUtc="2026-01-27T03:13:00Z">
        <w:r w:rsidR="005112C2">
          <w:rPr>
            <w:rFonts w:ascii="Times New Roman" w:hAnsi="Times New Roman" w:cs="Times New Roman"/>
            <w:sz w:val="24"/>
            <w:szCs w:val="24"/>
            <w:lang w:val="en-US"/>
          </w:rPr>
          <w:t>,</w:t>
        </w:r>
      </w:ins>
      <w:ins w:id="38" w:author="Ondi Crino" w:date="2026-01-27T09:25:00Z" w16du:dateUtc="2026-01-26T22:55:00Z">
        <w:r w:rsidR="000D37B8">
          <w:rPr>
            <w:rFonts w:ascii="Times New Roman" w:hAnsi="Times New Roman" w:cs="Times New Roman"/>
            <w:sz w:val="24"/>
            <w:szCs w:val="24"/>
            <w:lang w:val="en-US"/>
          </w:rPr>
          <w:t xml:space="preserve"> </w:t>
        </w:r>
      </w:ins>
      <w:ins w:id="39" w:author="Ondi Crino" w:date="2026-01-27T09:26:00Z" w16du:dateUtc="2026-01-26T22:56:00Z">
        <w:r w:rsidR="000D37B8">
          <w:rPr>
            <w:rFonts w:ascii="Times New Roman" w:hAnsi="Times New Roman" w:cs="Times New Roman"/>
            <w:sz w:val="24"/>
            <w:szCs w:val="24"/>
            <w:lang w:val="en-US"/>
          </w:rPr>
          <w:t>cells</w:t>
        </w:r>
      </w:ins>
      <w:ins w:id="40" w:author="Ondi Crino" w:date="2026-01-27T13:43:00Z" w16du:dateUtc="2026-01-27T03:13:00Z">
        <w:r w:rsidR="005112C2">
          <w:rPr>
            <w:rFonts w:ascii="Times New Roman" w:hAnsi="Times New Roman" w:cs="Times New Roman"/>
            <w:sz w:val="24"/>
            <w:szCs w:val="24"/>
            <w:lang w:val="en-US"/>
          </w:rPr>
          <w:t xml:space="preserve">, </w:t>
        </w:r>
      </w:ins>
      <w:ins w:id="41" w:author="Ondi Crino" w:date="2026-01-27T09:30:00Z" w16du:dateUtc="2026-01-26T23:00:00Z">
        <w:r w:rsidR="00A933EC">
          <w:rPr>
            <w:rFonts w:ascii="Times New Roman" w:hAnsi="Times New Roman" w:cs="Times New Roman"/>
            <w:sz w:val="24"/>
            <w:szCs w:val="24"/>
            <w:lang w:val="en-US"/>
          </w:rPr>
          <w:t>or</w:t>
        </w:r>
      </w:ins>
      <w:ins w:id="42" w:author="Ondi Crino" w:date="2026-01-27T09:24:00Z" w16du:dateUtc="2026-01-26T22:54:00Z">
        <w:r w:rsidR="000D37B8">
          <w:rPr>
            <w:rFonts w:ascii="Times New Roman" w:hAnsi="Times New Roman" w:cs="Times New Roman"/>
            <w:sz w:val="24"/>
            <w:szCs w:val="24"/>
            <w:lang w:val="en-US"/>
          </w:rPr>
          <w:t xml:space="preserve"> </w:t>
        </w:r>
      </w:ins>
      <w:ins w:id="43" w:author="Ondi Crino" w:date="2026-01-27T13:45:00Z" w16du:dateUtc="2026-01-27T03:15:00Z">
        <w:r w:rsidR="00603E78">
          <w:rPr>
            <w:rFonts w:ascii="Times New Roman" w:hAnsi="Times New Roman" w:cs="Times New Roman"/>
            <w:sz w:val="24"/>
            <w:szCs w:val="24"/>
            <w:lang w:val="en-US"/>
          </w:rPr>
          <w:t>plasma/serum (</w:t>
        </w:r>
      </w:ins>
      <w:ins w:id="44" w:author="Ondi Crino" w:date="2026-01-27T13:46:00Z" w16du:dateUtc="2026-01-27T03:16:00Z">
        <w:r w:rsidR="00603E78">
          <w:rPr>
            <w:rFonts w:ascii="Times New Roman" w:hAnsi="Times New Roman" w:cs="Times New Roman"/>
            <w:sz w:val="24"/>
            <w:szCs w:val="24"/>
            <w:lang w:val="en-US"/>
          </w:rPr>
          <w:t xml:space="preserve">capturing systematic effects of </w:t>
        </w:r>
      </w:ins>
      <w:ins w:id="45" w:author="Ondi Crino" w:date="2026-01-27T13:45:00Z" w16du:dateUtc="2026-01-27T03:15:00Z">
        <w:r w:rsidR="00603E78">
          <w:rPr>
            <w:rFonts w:ascii="Times New Roman" w:hAnsi="Times New Roman" w:cs="Times New Roman"/>
            <w:sz w:val="24"/>
            <w:szCs w:val="24"/>
            <w:lang w:val="en-US"/>
          </w:rPr>
          <w:t>mito</w:t>
        </w:r>
      </w:ins>
      <w:ins w:id="46" w:author="Ondi Crino" w:date="2026-01-27T13:46:00Z" w16du:dateUtc="2026-01-27T03:16:00Z">
        <w:r w:rsidR="00603E78">
          <w:rPr>
            <w:rFonts w:ascii="Times New Roman" w:hAnsi="Times New Roman" w:cs="Times New Roman"/>
            <w:sz w:val="24"/>
            <w:szCs w:val="24"/>
            <w:lang w:val="en-US"/>
          </w:rPr>
          <w:t>chondrial</w:t>
        </w:r>
      </w:ins>
      <w:ins w:id="47" w:author="Ondi Crino" w:date="2026-01-27T09:27:00Z" w16du:dateUtc="2026-01-26T22:57:00Z">
        <w:r w:rsidR="000D37B8">
          <w:rPr>
            <w:rFonts w:ascii="Times New Roman" w:hAnsi="Times New Roman" w:cs="Times New Roman"/>
            <w:sz w:val="24"/>
            <w:szCs w:val="24"/>
            <w:lang w:val="en-US"/>
          </w:rPr>
          <w:t xml:space="preserve"> respiratory function</w:t>
        </w:r>
      </w:ins>
      <w:ins w:id="48" w:author="Ondi Crino" w:date="2026-01-27T09:29:00Z" w16du:dateUtc="2026-01-26T22:59:00Z">
        <w:r w:rsidR="00A933EC">
          <w:rPr>
            <w:rFonts w:ascii="Times New Roman" w:hAnsi="Times New Roman" w:cs="Times New Roman"/>
            <w:sz w:val="24"/>
            <w:szCs w:val="24"/>
            <w:lang w:val="en-US"/>
          </w:rPr>
          <w:t xml:space="preserve">). </w:t>
        </w:r>
      </w:ins>
      <w:bookmarkEnd w:id="31"/>
      <w:r w:rsidR="00022488">
        <w:rPr>
          <w:rFonts w:ascii="Times New Roman" w:hAnsi="Times New Roman" w:cs="Times New Roman"/>
          <w:sz w:val="24"/>
          <w:szCs w:val="24"/>
          <w:lang w:val="en-US"/>
        </w:rPr>
        <w:t>We defined the postnatal period from hatching or birth to sexual maturity and thus included studies that manipulated conditions during the juvenile period. We focus</w:t>
      </w:r>
      <w:r w:rsidR="00924ADD">
        <w:rPr>
          <w:rFonts w:ascii="Times New Roman" w:hAnsi="Times New Roman" w:cs="Times New Roman"/>
          <w:sz w:val="24"/>
          <w:szCs w:val="24"/>
          <w:lang w:val="en-US"/>
        </w:rPr>
        <w:t>ed</w:t>
      </w:r>
      <w:r w:rsidR="00022488">
        <w:rPr>
          <w:rFonts w:ascii="Times New Roman" w:hAnsi="Times New Roman" w:cs="Times New Roman"/>
          <w:sz w:val="24"/>
          <w:szCs w:val="24"/>
          <w:lang w:val="en-US"/>
        </w:rPr>
        <w:t xml:space="preserve"> on studies that manipulated developmental conditions through </w:t>
      </w:r>
      <w:r w:rsidR="00CB055F">
        <w:rPr>
          <w:rFonts w:ascii="Times New Roman" w:hAnsi="Times New Roman" w:cs="Times New Roman"/>
          <w:sz w:val="24"/>
          <w:szCs w:val="24"/>
          <w:lang w:val="en-US"/>
        </w:rPr>
        <w:t xml:space="preserve">exposure to stressors including </w:t>
      </w:r>
      <w:r w:rsidR="00022488">
        <w:rPr>
          <w:rFonts w:ascii="Times New Roman" w:hAnsi="Times New Roman" w:cs="Times New Roman"/>
          <w:sz w:val="24"/>
          <w:szCs w:val="24"/>
          <w:lang w:val="en-US"/>
        </w:rPr>
        <w:t>glucocorticoid exposure, parental care</w:t>
      </w:r>
      <w:r w:rsidR="00CB055F">
        <w:rPr>
          <w:rFonts w:ascii="Times New Roman" w:hAnsi="Times New Roman" w:cs="Times New Roman"/>
          <w:sz w:val="24"/>
          <w:szCs w:val="24"/>
          <w:lang w:val="en-US"/>
        </w:rPr>
        <w:t xml:space="preserve"> deprivation</w:t>
      </w:r>
      <w:r w:rsidR="00022488">
        <w:rPr>
          <w:rFonts w:ascii="Times New Roman" w:hAnsi="Times New Roman" w:cs="Times New Roman"/>
          <w:sz w:val="24"/>
          <w:szCs w:val="24"/>
          <w:lang w:val="en-US"/>
        </w:rPr>
        <w:t>, nutrition</w:t>
      </w:r>
      <w:r w:rsidR="00CB055F">
        <w:rPr>
          <w:rFonts w:ascii="Times New Roman" w:hAnsi="Times New Roman" w:cs="Times New Roman"/>
          <w:sz w:val="24"/>
          <w:szCs w:val="24"/>
          <w:lang w:val="en-US"/>
        </w:rPr>
        <w:t>al imbalance</w:t>
      </w:r>
      <w:r w:rsidR="00022488">
        <w:rPr>
          <w:rFonts w:ascii="Times New Roman" w:hAnsi="Times New Roman" w:cs="Times New Roman"/>
          <w:sz w:val="24"/>
          <w:szCs w:val="24"/>
          <w:lang w:val="en-US"/>
        </w:rPr>
        <w:t xml:space="preserve">, or exposure to </w:t>
      </w:r>
      <w:r w:rsidR="001B0E20">
        <w:rPr>
          <w:rFonts w:ascii="Times New Roman" w:hAnsi="Times New Roman" w:cs="Times New Roman"/>
          <w:sz w:val="24"/>
          <w:szCs w:val="24"/>
          <w:lang w:val="en-US"/>
        </w:rPr>
        <w:t>psychological disturbances</w:t>
      </w:r>
      <w:r w:rsidR="00022488">
        <w:rPr>
          <w:rFonts w:ascii="Times New Roman" w:hAnsi="Times New Roman" w:cs="Times New Roman"/>
          <w:sz w:val="24"/>
          <w:szCs w:val="24"/>
          <w:lang w:val="en-US"/>
        </w:rPr>
        <w:t xml:space="preserve"> (e.g., light</w:t>
      </w:r>
      <w:r w:rsidR="001B0E20">
        <w:rPr>
          <w:rFonts w:ascii="Times New Roman" w:hAnsi="Times New Roman" w:cs="Times New Roman"/>
          <w:sz w:val="24"/>
          <w:szCs w:val="24"/>
          <w:lang w:val="en-US"/>
        </w:rPr>
        <w:t>, social isolation</w:t>
      </w:r>
      <w:r w:rsidR="00022488">
        <w:rPr>
          <w:rFonts w:ascii="Times New Roman" w:hAnsi="Times New Roman" w:cs="Times New Roman"/>
          <w:sz w:val="24"/>
          <w:szCs w:val="24"/>
          <w:lang w:val="en-US"/>
        </w:rPr>
        <w:t xml:space="preserve">; </w:t>
      </w:r>
      <w:r w:rsidR="00022488" w:rsidRPr="002667BD">
        <w:rPr>
          <w:rFonts w:ascii="Times New Roman" w:hAnsi="Times New Roman" w:cs="Times New Roman"/>
          <w:sz w:val="24"/>
          <w:szCs w:val="24"/>
          <w:lang w:val="en-US"/>
        </w:rPr>
        <w:t xml:space="preserve">Table </w:t>
      </w:r>
      <w:r w:rsidR="001A1D1D" w:rsidRPr="002667BD">
        <w:rPr>
          <w:rFonts w:ascii="Times New Roman" w:hAnsi="Times New Roman" w:cs="Times New Roman"/>
          <w:sz w:val="24"/>
          <w:szCs w:val="24"/>
          <w:lang w:val="en-US"/>
        </w:rPr>
        <w:t>1</w:t>
      </w:r>
      <w:r w:rsidR="00022488">
        <w:rPr>
          <w:rFonts w:ascii="Times New Roman" w:hAnsi="Times New Roman" w:cs="Times New Roman"/>
          <w:sz w:val="24"/>
          <w:szCs w:val="24"/>
          <w:lang w:val="en-US"/>
        </w:rPr>
        <w:t xml:space="preserve">). </w:t>
      </w:r>
      <w:r w:rsidR="001A1D1D">
        <w:rPr>
          <w:rFonts w:ascii="Times New Roman" w:hAnsi="Times New Roman" w:cs="Times New Roman"/>
          <w:sz w:val="24"/>
          <w:szCs w:val="24"/>
          <w:lang w:val="en-US"/>
        </w:rPr>
        <w:t xml:space="preserve">To be </w:t>
      </w:r>
      <w:r w:rsidR="001B0E20">
        <w:rPr>
          <w:rFonts w:ascii="Times New Roman" w:hAnsi="Times New Roman" w:cs="Times New Roman"/>
          <w:sz w:val="24"/>
          <w:szCs w:val="24"/>
          <w:lang w:val="en-US"/>
        </w:rPr>
        <w:t>included,</w:t>
      </w:r>
      <w:r w:rsidR="001A1D1D">
        <w:rPr>
          <w:rFonts w:ascii="Times New Roman" w:hAnsi="Times New Roman" w:cs="Times New Roman"/>
          <w:sz w:val="24"/>
          <w:szCs w:val="24"/>
          <w:lang w:val="en-US"/>
        </w:rPr>
        <w:t xml:space="preserve"> studies had to</w:t>
      </w:r>
      <w:r w:rsidR="006C099F">
        <w:rPr>
          <w:rFonts w:ascii="Times New Roman" w:hAnsi="Times New Roman" w:cs="Times New Roman"/>
          <w:sz w:val="24"/>
          <w:szCs w:val="24"/>
          <w:lang w:val="en-US"/>
        </w:rPr>
        <w:t xml:space="preserve"> include the following criteria</w:t>
      </w:r>
      <w:r w:rsidR="001A1D1D">
        <w:rPr>
          <w:rFonts w:ascii="Times New Roman" w:hAnsi="Times New Roman" w:cs="Times New Roman"/>
          <w:sz w:val="24"/>
          <w:szCs w:val="24"/>
          <w:lang w:val="en-US"/>
        </w:rPr>
        <w:t xml:space="preserve">: 1) </w:t>
      </w:r>
      <w:r w:rsidR="00126706">
        <w:rPr>
          <w:rFonts w:ascii="Times New Roman" w:hAnsi="Times New Roman" w:cs="Times New Roman"/>
          <w:sz w:val="24"/>
          <w:szCs w:val="24"/>
          <w:lang w:val="en-US"/>
        </w:rPr>
        <w:t>manipulate exposure to a stressor</w:t>
      </w:r>
      <w:r w:rsidR="001A1D1D">
        <w:rPr>
          <w:rFonts w:ascii="Times New Roman" w:hAnsi="Times New Roman" w:cs="Times New Roman"/>
          <w:sz w:val="24"/>
          <w:szCs w:val="24"/>
          <w:lang w:val="en-US"/>
        </w:rPr>
        <w:t>, 2),</w:t>
      </w:r>
      <w:r w:rsidR="00126706">
        <w:rPr>
          <w:rFonts w:ascii="Times New Roman" w:hAnsi="Times New Roman" w:cs="Times New Roman"/>
          <w:sz w:val="24"/>
          <w:szCs w:val="24"/>
          <w:lang w:val="en-US"/>
        </w:rPr>
        <w:t xml:space="preserve"> be conducted on animals prior to sexual maturity</w:t>
      </w:r>
      <w:r w:rsidR="001A1D1D">
        <w:rPr>
          <w:rFonts w:ascii="Times New Roman" w:hAnsi="Times New Roman" w:cs="Times New Roman"/>
          <w:sz w:val="24"/>
          <w:szCs w:val="24"/>
          <w:lang w:val="en-US"/>
        </w:rPr>
        <w:t xml:space="preserve">, </w:t>
      </w:r>
      <w:r w:rsidR="001B0E20">
        <w:rPr>
          <w:rFonts w:ascii="Times New Roman" w:hAnsi="Times New Roman" w:cs="Times New Roman"/>
          <w:sz w:val="24"/>
          <w:szCs w:val="24"/>
          <w:lang w:val="en-US"/>
        </w:rPr>
        <w:t xml:space="preserve">and </w:t>
      </w:r>
      <w:r w:rsidR="001A1D1D">
        <w:rPr>
          <w:rFonts w:ascii="Times New Roman" w:hAnsi="Times New Roman" w:cs="Times New Roman"/>
          <w:sz w:val="24"/>
          <w:szCs w:val="24"/>
          <w:lang w:val="en-US"/>
        </w:rPr>
        <w:t xml:space="preserve">3) </w:t>
      </w:r>
      <w:r w:rsidR="001B0E20">
        <w:rPr>
          <w:rFonts w:ascii="Times New Roman" w:hAnsi="Times New Roman" w:cs="Times New Roman"/>
          <w:sz w:val="24"/>
          <w:szCs w:val="24"/>
          <w:lang w:val="en-US"/>
        </w:rPr>
        <w:t xml:space="preserve">measure a cellular or mitochondrial trait linked to mitochondrial </w:t>
      </w:r>
      <w:r w:rsidR="00097A47">
        <w:rPr>
          <w:rFonts w:ascii="Times New Roman" w:hAnsi="Times New Roman" w:cs="Times New Roman"/>
          <w:sz w:val="24"/>
          <w:szCs w:val="24"/>
          <w:lang w:val="en-US"/>
        </w:rPr>
        <w:t xml:space="preserve">respiratory </w:t>
      </w:r>
      <w:r w:rsidR="001B0E20">
        <w:rPr>
          <w:rFonts w:ascii="Times New Roman" w:hAnsi="Times New Roman" w:cs="Times New Roman"/>
          <w:sz w:val="24"/>
          <w:szCs w:val="24"/>
          <w:lang w:val="en-US"/>
        </w:rPr>
        <w:t>function (</w:t>
      </w:r>
      <w:r w:rsidR="00924ADD" w:rsidRPr="002667BD">
        <w:rPr>
          <w:rFonts w:ascii="Times New Roman" w:hAnsi="Times New Roman" w:cs="Times New Roman"/>
          <w:sz w:val="24"/>
          <w:szCs w:val="24"/>
          <w:lang w:val="en-US"/>
        </w:rPr>
        <w:t>Table 2</w:t>
      </w:r>
      <w:r w:rsidR="001B0E20">
        <w:rPr>
          <w:rFonts w:ascii="Times New Roman" w:hAnsi="Times New Roman" w:cs="Times New Roman"/>
          <w:sz w:val="24"/>
          <w:szCs w:val="24"/>
          <w:lang w:val="en-US"/>
        </w:rPr>
        <w:t>)</w:t>
      </w:r>
      <w:r w:rsidR="001A1D1D">
        <w:rPr>
          <w:rFonts w:ascii="Times New Roman" w:hAnsi="Times New Roman" w:cs="Times New Roman"/>
          <w:sz w:val="24"/>
          <w:szCs w:val="24"/>
          <w:lang w:val="en-US"/>
        </w:rPr>
        <w:t xml:space="preserve">. </w:t>
      </w:r>
      <w:r w:rsidR="00022488">
        <w:rPr>
          <w:rFonts w:ascii="Times New Roman" w:hAnsi="Times New Roman" w:cs="Times New Roman"/>
          <w:sz w:val="24"/>
          <w:szCs w:val="24"/>
          <w:lang w:val="en-US"/>
        </w:rPr>
        <w:t>We excluded studies that were conducted using cell culture</w:t>
      </w:r>
      <w:r w:rsidR="00CB055F">
        <w:rPr>
          <w:rFonts w:ascii="Times New Roman" w:hAnsi="Times New Roman" w:cs="Times New Roman"/>
          <w:sz w:val="24"/>
          <w:szCs w:val="24"/>
          <w:lang w:val="en-US"/>
        </w:rPr>
        <w:t>,</w:t>
      </w:r>
      <w:r w:rsidR="00022488">
        <w:rPr>
          <w:rFonts w:ascii="Times New Roman" w:hAnsi="Times New Roman" w:cs="Times New Roman"/>
          <w:sz w:val="24"/>
          <w:szCs w:val="24"/>
          <w:lang w:val="en-US"/>
        </w:rPr>
        <w:t xml:space="preserve"> </w:t>
      </w:r>
      <w:r w:rsidR="00CB055F">
        <w:rPr>
          <w:rFonts w:ascii="Times New Roman" w:hAnsi="Times New Roman" w:cs="Times New Roman"/>
          <w:sz w:val="24"/>
          <w:szCs w:val="24"/>
          <w:lang w:val="en-US"/>
        </w:rPr>
        <w:t xml:space="preserve">multiple developmental manipulations </w:t>
      </w:r>
      <w:r w:rsidR="00022488">
        <w:rPr>
          <w:rFonts w:ascii="Times New Roman" w:hAnsi="Times New Roman" w:cs="Times New Roman"/>
          <w:sz w:val="24"/>
          <w:szCs w:val="24"/>
          <w:lang w:val="en-US"/>
        </w:rPr>
        <w:t xml:space="preserve">(e.g., </w:t>
      </w:r>
      <w:r w:rsidR="001B0E20">
        <w:rPr>
          <w:rFonts w:ascii="Times New Roman" w:hAnsi="Times New Roman" w:cs="Times New Roman"/>
          <w:sz w:val="24"/>
          <w:szCs w:val="24"/>
          <w:lang w:val="en-US"/>
        </w:rPr>
        <w:t xml:space="preserve">temperature </w:t>
      </w:r>
      <w:r w:rsidR="00022488">
        <w:rPr>
          <w:rFonts w:ascii="Times New Roman" w:hAnsi="Times New Roman" w:cs="Times New Roman"/>
          <w:sz w:val="24"/>
          <w:szCs w:val="24"/>
          <w:lang w:val="en-US"/>
        </w:rPr>
        <w:t>and nutrition)</w:t>
      </w:r>
      <w:r w:rsidR="00CB055F">
        <w:rPr>
          <w:rFonts w:ascii="Times New Roman" w:hAnsi="Times New Roman" w:cs="Times New Roman"/>
          <w:sz w:val="24"/>
          <w:szCs w:val="24"/>
          <w:lang w:val="en-US"/>
        </w:rPr>
        <w:t xml:space="preserve">, and studies </w:t>
      </w:r>
      <w:r w:rsidR="00924ADD">
        <w:rPr>
          <w:rFonts w:ascii="Times New Roman" w:hAnsi="Times New Roman" w:cs="Times New Roman"/>
          <w:sz w:val="24"/>
          <w:szCs w:val="24"/>
          <w:lang w:val="en-US"/>
        </w:rPr>
        <w:t>that treated animals with drugs or nutritional supplements in addition to stressors</w:t>
      </w:r>
      <w:r w:rsidR="00022488">
        <w:rPr>
          <w:rFonts w:ascii="Times New Roman" w:hAnsi="Times New Roman" w:cs="Times New Roman"/>
          <w:sz w:val="24"/>
          <w:szCs w:val="24"/>
          <w:lang w:val="en-US"/>
        </w:rPr>
        <w:t xml:space="preserve">. </w:t>
      </w:r>
      <w:r w:rsidR="001B0E20">
        <w:rPr>
          <w:rFonts w:ascii="Times New Roman" w:hAnsi="Times New Roman" w:cs="Times New Roman"/>
          <w:sz w:val="24"/>
          <w:szCs w:val="24"/>
          <w:lang w:val="en-US"/>
        </w:rPr>
        <w:t xml:space="preserve">Additionally, we excluded studies where the study animals were exposed to stressors for a period that overlapped development and sexual maturity. </w:t>
      </w:r>
      <w:r w:rsidR="00022488">
        <w:rPr>
          <w:rFonts w:ascii="Times New Roman" w:hAnsi="Times New Roman" w:cs="Times New Roman"/>
          <w:sz w:val="24"/>
          <w:szCs w:val="24"/>
          <w:lang w:val="en-US"/>
        </w:rPr>
        <w:t xml:space="preserve">Using these criteria, we excluded all but </w:t>
      </w:r>
      <w:r w:rsidR="00285529">
        <w:rPr>
          <w:rFonts w:ascii="Times New Roman" w:hAnsi="Times New Roman" w:cs="Times New Roman"/>
          <w:sz w:val="24"/>
          <w:szCs w:val="24"/>
          <w:lang w:val="en-US"/>
        </w:rPr>
        <w:t>249</w:t>
      </w:r>
      <w:r w:rsidR="00022488">
        <w:rPr>
          <w:rFonts w:ascii="Times New Roman" w:hAnsi="Times New Roman" w:cs="Times New Roman"/>
          <w:sz w:val="24"/>
          <w:szCs w:val="24"/>
          <w:lang w:val="en-US"/>
        </w:rPr>
        <w:t xml:space="preserve"> studies</w:t>
      </w:r>
      <w:r w:rsidR="00DD217D">
        <w:rPr>
          <w:rFonts w:ascii="Times New Roman" w:hAnsi="Times New Roman" w:cs="Times New Roman"/>
          <w:sz w:val="24"/>
          <w:szCs w:val="24"/>
          <w:lang w:val="en-US"/>
        </w:rPr>
        <w:t xml:space="preserve">. We read these papers in their entirety and excluded a further </w:t>
      </w:r>
      <w:r w:rsidR="00285529">
        <w:rPr>
          <w:rFonts w:ascii="Times New Roman" w:hAnsi="Times New Roman" w:cs="Times New Roman"/>
          <w:sz w:val="24"/>
          <w:szCs w:val="24"/>
          <w:lang w:val="en-US"/>
        </w:rPr>
        <w:t>119</w:t>
      </w:r>
      <w:r w:rsidR="00DD217D">
        <w:rPr>
          <w:rFonts w:ascii="Times New Roman" w:hAnsi="Times New Roman" w:cs="Times New Roman"/>
          <w:sz w:val="24"/>
          <w:szCs w:val="24"/>
          <w:lang w:val="en-US"/>
        </w:rPr>
        <w:t xml:space="preserve"> studies for the following reasons: </w:t>
      </w:r>
      <w:r w:rsidR="00285529">
        <w:rPr>
          <w:rFonts w:ascii="Times New Roman" w:hAnsi="Times New Roman" w:cs="Times New Roman"/>
          <w:sz w:val="24"/>
          <w:szCs w:val="24"/>
          <w:lang w:val="en-US"/>
        </w:rPr>
        <w:t>data inaccessible</w:t>
      </w:r>
      <w:r w:rsidR="00985FD6">
        <w:rPr>
          <w:rFonts w:ascii="Times New Roman" w:hAnsi="Times New Roman" w:cs="Times New Roman"/>
          <w:sz w:val="24"/>
          <w:szCs w:val="24"/>
          <w:lang w:val="en-US"/>
        </w:rPr>
        <w:t xml:space="preserve"> (n=9), duplicated paper (n=1), no control group (n=9), no error measurements (n=3), no mitochondrial trait measured (n=12), </w:t>
      </w:r>
      <w:r w:rsidR="00985FD6">
        <w:rPr>
          <w:rFonts w:ascii="Times New Roman" w:hAnsi="Times New Roman" w:cs="Times New Roman"/>
          <w:sz w:val="24"/>
          <w:szCs w:val="24"/>
          <w:lang w:val="en-US"/>
        </w:rPr>
        <w:lastRenderedPageBreak/>
        <w:t>wrong age (n=17</w:t>
      </w:r>
      <w:r w:rsidR="00307CBD">
        <w:rPr>
          <w:rFonts w:ascii="Times New Roman" w:hAnsi="Times New Roman" w:cs="Times New Roman"/>
          <w:sz w:val="24"/>
          <w:szCs w:val="24"/>
          <w:lang w:val="en-US"/>
        </w:rPr>
        <w:t>)</w:t>
      </w:r>
      <w:r w:rsidR="00985FD6">
        <w:rPr>
          <w:rFonts w:ascii="Times New Roman" w:hAnsi="Times New Roman" w:cs="Times New Roman"/>
          <w:sz w:val="24"/>
          <w:szCs w:val="24"/>
          <w:lang w:val="en-US"/>
        </w:rPr>
        <w:t xml:space="preserve">, wrong manipulation (n=31), wrong study design (e.g., </w:t>
      </w:r>
      <w:r w:rsidR="00924ADD">
        <w:rPr>
          <w:rFonts w:ascii="Times New Roman" w:hAnsi="Times New Roman" w:cs="Times New Roman"/>
          <w:sz w:val="24"/>
          <w:szCs w:val="24"/>
          <w:lang w:val="en-US"/>
        </w:rPr>
        <w:t>treatments included multiple developmental stressors</w:t>
      </w:r>
      <w:r w:rsidR="00985FD6">
        <w:rPr>
          <w:rFonts w:ascii="Times New Roman" w:hAnsi="Times New Roman" w:cs="Times New Roman"/>
          <w:sz w:val="24"/>
          <w:szCs w:val="24"/>
          <w:lang w:val="en-US"/>
        </w:rPr>
        <w:t>, n=14), and wrong study system (e.g.,</w:t>
      </w:r>
      <w:r w:rsidR="00924ADD">
        <w:rPr>
          <w:rFonts w:ascii="Times New Roman" w:hAnsi="Times New Roman" w:cs="Times New Roman"/>
          <w:sz w:val="24"/>
          <w:szCs w:val="24"/>
          <w:lang w:val="en-US"/>
        </w:rPr>
        <w:t xml:space="preserve"> treatments were applied after animals reached sexual maturity</w:t>
      </w:r>
      <w:r w:rsidR="00985FD6">
        <w:rPr>
          <w:rFonts w:ascii="Times New Roman" w:hAnsi="Times New Roman" w:cs="Times New Roman"/>
          <w:sz w:val="24"/>
          <w:szCs w:val="24"/>
          <w:lang w:val="en-US"/>
        </w:rPr>
        <w:t xml:space="preserve">, n=19). </w:t>
      </w:r>
      <w:r w:rsidR="00C34C21">
        <w:rPr>
          <w:rFonts w:ascii="Times New Roman" w:hAnsi="Times New Roman" w:cs="Times New Roman"/>
          <w:sz w:val="24"/>
          <w:szCs w:val="24"/>
          <w:lang w:val="en-US"/>
        </w:rPr>
        <w:t xml:space="preserve">We excluded a further 33 studies that manipulated temperature during development, resulting in 97 studies for data extraction. We (OC, DL, DN, KW) extracted means, standard deviations, and sample sizes from text, tables and figures. Data from figures were digitized using the </w:t>
      </w:r>
      <w:proofErr w:type="spellStart"/>
      <w:r w:rsidR="00C34C21" w:rsidRPr="00002651">
        <w:rPr>
          <w:rFonts w:ascii="Times New Roman" w:hAnsi="Times New Roman" w:cs="Times New Roman"/>
          <w:i/>
          <w:iCs/>
          <w:sz w:val="24"/>
          <w:szCs w:val="24"/>
          <w:lang w:val="en-US"/>
        </w:rPr>
        <w:t>metaDigitise</w:t>
      </w:r>
      <w:proofErr w:type="spellEnd"/>
      <w:r w:rsidR="00C34C21">
        <w:rPr>
          <w:rFonts w:ascii="Times New Roman" w:hAnsi="Times New Roman" w:cs="Times New Roman"/>
          <w:sz w:val="24"/>
          <w:szCs w:val="24"/>
          <w:lang w:val="en-US"/>
        </w:rPr>
        <w:t xml:space="preserve"> R package </w:t>
      </w:r>
      <w:r w:rsidR="003B7644">
        <w:rPr>
          <w:rFonts w:ascii="Times New Roman" w:hAnsi="Times New Roman" w:cs="Times New Roman"/>
          <w:sz w:val="24"/>
          <w:szCs w:val="24"/>
          <w:lang w:val="en-US"/>
        </w:rPr>
        <w:fldChar w:fldCharType="begin"/>
      </w:r>
      <w:r w:rsidR="003B7644">
        <w:rPr>
          <w:rFonts w:ascii="Times New Roman" w:hAnsi="Times New Roman" w:cs="Times New Roman"/>
          <w:sz w:val="24"/>
          <w:szCs w:val="24"/>
          <w:lang w:val="en-US"/>
        </w:rPr>
        <w:instrText xml:space="preserve"> ADDIN EN.CITE &lt;EndNote&gt;&lt;Cite&gt;&lt;Author&gt;Pick&lt;/Author&gt;&lt;Year&gt;2019&lt;/Year&gt;&lt;RecNum&gt;615&lt;/RecNum&gt;&lt;DisplayText&gt;(Pick, Nakagawa &amp;amp; Noble, 2019)&lt;/DisplayText&gt;&lt;record&gt;&lt;rec-number&gt;615&lt;/rec-number&gt;&lt;foreign-keys&gt;&lt;key app="EN" db-id="svdp5t22ptsev2evxdivrv0xp5epz52f5fxd" timestamp="1760503281"&gt;615&lt;/key&gt;&lt;/foreign-keys&gt;&lt;ref-type name="Journal Article"&gt;17&lt;/ref-type&gt;&lt;contributors&gt;&lt;authors&gt;&lt;author&gt;Pick, J. L.&lt;/author&gt;&lt;author&gt;Nakagawa, S.&lt;/author&gt;&lt;author&gt;Noble, D. W. A.&lt;/author&gt;&lt;/authors&gt;&lt;/contributors&gt;&lt;titles&gt;&lt;title&gt;Reproducible, flexible and high‐throughput data extraction from primary literature: The metaDigitise r package.&lt;/title&gt;&lt;secondary-title&gt;Methods in Ecology and Evolution&lt;/secondary-title&gt;&lt;/titles&gt;&lt;periodical&gt;&lt;full-title&gt;Methods in Ecology and Evolution&lt;/full-title&gt;&lt;abbr-1&gt;Methods Ecol Evol&lt;/abbr-1&gt;&lt;/periodical&gt;&lt;pages&gt;426-431&lt;/pages&gt;&lt;volume&gt;10&lt;/volume&gt;&lt;dates&gt;&lt;year&gt;2019&lt;/year&gt;&lt;/dates&gt;&lt;urls&gt;&lt;/urls&gt;&lt;/record&gt;&lt;/Cite&gt;&lt;/EndNote&gt;</w:instrText>
      </w:r>
      <w:r w:rsidR="003B7644">
        <w:rPr>
          <w:rFonts w:ascii="Times New Roman" w:hAnsi="Times New Roman" w:cs="Times New Roman"/>
          <w:sz w:val="24"/>
          <w:szCs w:val="24"/>
          <w:lang w:val="en-US"/>
        </w:rPr>
        <w:fldChar w:fldCharType="separate"/>
      </w:r>
      <w:r w:rsidR="003B7644">
        <w:rPr>
          <w:rFonts w:ascii="Times New Roman" w:hAnsi="Times New Roman" w:cs="Times New Roman"/>
          <w:noProof/>
          <w:sz w:val="24"/>
          <w:szCs w:val="24"/>
          <w:lang w:val="en-US"/>
        </w:rPr>
        <w:t>(Pick, Nakagawa &amp; Noble, 2019)</w:t>
      </w:r>
      <w:r w:rsidR="003B7644">
        <w:rPr>
          <w:rFonts w:ascii="Times New Roman" w:hAnsi="Times New Roman" w:cs="Times New Roman"/>
          <w:sz w:val="24"/>
          <w:szCs w:val="24"/>
          <w:lang w:val="en-US"/>
        </w:rPr>
        <w:fldChar w:fldCharType="end"/>
      </w:r>
      <w:r w:rsidR="00C34C21">
        <w:rPr>
          <w:rFonts w:ascii="Times New Roman" w:hAnsi="Times New Roman" w:cs="Times New Roman"/>
          <w:sz w:val="24"/>
          <w:szCs w:val="24"/>
          <w:lang w:val="en-US"/>
        </w:rPr>
        <w:t>. In all cases, we used the number of unique individuals in each treatment group as the replicates for determining sample size. Following initial data extraction, we excluded 9 studies because of uncertainty about the data needed to calculate effect sizes resulting in 86 studies included in the final analysis (Fig. 2</w:t>
      </w:r>
      <w:r w:rsidR="00692EC0">
        <w:rPr>
          <w:rFonts w:ascii="Times New Roman" w:hAnsi="Times New Roman" w:cs="Times New Roman"/>
          <w:sz w:val="24"/>
          <w:szCs w:val="24"/>
          <w:lang w:val="en-US"/>
        </w:rPr>
        <w:t>; Supplemental Materials</w:t>
      </w:r>
      <w:r w:rsidR="00C34C21">
        <w:rPr>
          <w:rFonts w:ascii="Times New Roman" w:hAnsi="Times New Roman" w:cs="Times New Roman"/>
          <w:sz w:val="24"/>
          <w:szCs w:val="24"/>
          <w:lang w:val="en-US"/>
        </w:rPr>
        <w:t>).</w:t>
      </w:r>
    </w:p>
    <w:p w14:paraId="2604EEE7" w14:textId="77777777" w:rsidR="006B44F7" w:rsidRDefault="006B44F7" w:rsidP="006B44F7">
      <w:pPr>
        <w:spacing w:line="480" w:lineRule="auto"/>
        <w:rPr>
          <w:rFonts w:ascii="Times New Roman" w:hAnsi="Times New Roman" w:cs="Times New Roman"/>
          <w:sz w:val="24"/>
          <w:szCs w:val="24"/>
          <w:lang w:val="en-US"/>
        </w:rPr>
      </w:pPr>
    </w:p>
    <w:p w14:paraId="26FBBE7C" w14:textId="2BE6B4D1" w:rsidR="006B44F7" w:rsidRPr="00103DD0" w:rsidRDefault="006B44F7" w:rsidP="00D72B71">
      <w:pPr>
        <w:pStyle w:val="Heading2"/>
      </w:pPr>
      <w:bookmarkStart w:id="49" w:name="_Toc211373582"/>
      <w:r w:rsidRPr="00103DD0">
        <w:t xml:space="preserve">(2) </w:t>
      </w:r>
      <w:r w:rsidR="00391958" w:rsidRPr="00103DD0">
        <w:t>Calculating e</w:t>
      </w:r>
      <w:r w:rsidRPr="00103DD0">
        <w:t>ffect size</w:t>
      </w:r>
      <w:bookmarkStart w:id="50" w:name="effect-size"/>
      <w:r w:rsidR="00391958" w:rsidRPr="00103DD0">
        <w:t>s</w:t>
      </w:r>
      <w:bookmarkEnd w:id="49"/>
    </w:p>
    <w:p w14:paraId="3B782451" w14:textId="1FF9C3A2" w:rsidR="00767EA5" w:rsidRPr="00053BBF" w:rsidRDefault="00767EA5" w:rsidP="00053BBF">
      <w:pPr>
        <w:spacing w:before="180" w:after="180" w:line="480" w:lineRule="auto"/>
        <w:rPr>
          <w:rFonts w:ascii="Times New Roman" w:eastAsia="Aptos" w:hAnsi="Times New Roman" w:cs="Times New Roman"/>
          <w:color w:val="000000"/>
          <w:sz w:val="24"/>
          <w:szCs w:val="24"/>
          <w:lang w:val="en-US"/>
        </w:rPr>
      </w:pPr>
      <w:r w:rsidRPr="00767EA5">
        <w:rPr>
          <w:rFonts w:ascii="Times New Roman" w:eastAsia="Aptos" w:hAnsi="Times New Roman" w:cs="Times New Roman"/>
          <w:color w:val="000000"/>
          <w:sz w:val="24"/>
          <w:szCs w:val="24"/>
          <w:lang w:val="en-US"/>
        </w:rPr>
        <w:t xml:space="preserve">To quantify the impacts of developmental stress on mitochondrial </w:t>
      </w:r>
      <w:r w:rsidR="00097A47">
        <w:rPr>
          <w:rFonts w:ascii="Times New Roman" w:eastAsia="Aptos" w:hAnsi="Times New Roman" w:cs="Times New Roman"/>
          <w:color w:val="000000"/>
          <w:sz w:val="24"/>
          <w:szCs w:val="24"/>
          <w:lang w:val="en-US"/>
        </w:rPr>
        <w:t xml:space="preserve">respiratory </w:t>
      </w:r>
      <w:r w:rsidRPr="00767EA5">
        <w:rPr>
          <w:rFonts w:ascii="Times New Roman" w:eastAsia="Aptos" w:hAnsi="Times New Roman" w:cs="Times New Roman"/>
          <w:color w:val="000000"/>
          <w:sz w:val="24"/>
          <w:szCs w:val="24"/>
          <w:lang w:val="en-US"/>
        </w:rPr>
        <w:t>function we calculated the standardized mean difference</w:t>
      </w:r>
      <w:r w:rsidR="00F30CA3">
        <w:rPr>
          <w:rFonts w:ascii="Times New Roman" w:eastAsia="Aptos" w:hAnsi="Times New Roman" w:cs="Times New Roman"/>
          <w:color w:val="000000"/>
          <w:sz w:val="24"/>
          <w:szCs w:val="24"/>
          <w:lang w:val="en-US"/>
        </w:rPr>
        <w:t xml:space="preserve"> between measurements from treatment and control groups</w:t>
      </w:r>
      <w:r w:rsidRPr="00767EA5">
        <w:rPr>
          <w:rFonts w:ascii="Times New Roman" w:eastAsia="Aptos" w:hAnsi="Times New Roman" w:cs="Times New Roman"/>
          <w:color w:val="000000"/>
          <w:sz w:val="24"/>
          <w:szCs w:val="24"/>
          <w:lang w:val="en-US"/>
        </w:rPr>
        <w:t>, assuming heteroscedastic population variances (</w:t>
      </w:r>
      <m:oMath>
        <m:r>
          <w:rPr>
            <w:rFonts w:ascii="Cambria Math" w:eastAsia="Aptos" w:hAnsi="Cambria Math" w:cs="Times New Roman"/>
            <w:color w:val="000000"/>
            <w:sz w:val="24"/>
            <w:szCs w:val="24"/>
            <w:lang w:val="en-US"/>
          </w:rPr>
          <m:t>SM</m:t>
        </m:r>
        <m:sSub>
          <m:sSubPr>
            <m:ctrlPr>
              <w:rPr>
                <w:rFonts w:ascii="Cambria Math" w:eastAsia="Aptos" w:hAnsi="Cambria Math" w:cs="Times New Roman"/>
                <w:color w:val="000000"/>
                <w:sz w:val="24"/>
                <w:szCs w:val="24"/>
                <w:lang w:val="en-US"/>
              </w:rPr>
            </m:ctrlPr>
          </m:sSubPr>
          <m:e>
            <m:r>
              <w:rPr>
                <w:rFonts w:ascii="Cambria Math" w:eastAsia="Aptos" w:hAnsi="Cambria Math" w:cs="Times New Roman"/>
                <w:color w:val="000000"/>
                <w:sz w:val="24"/>
                <w:szCs w:val="24"/>
                <w:lang w:val="en-US"/>
              </w:rPr>
              <m:t>D</m:t>
            </m:r>
          </m:e>
          <m:sub>
            <m:r>
              <w:rPr>
                <w:rFonts w:ascii="Cambria Math" w:eastAsia="Aptos" w:hAnsi="Cambria Math" w:cs="Times New Roman"/>
                <w:color w:val="000000"/>
                <w:sz w:val="24"/>
                <w:szCs w:val="24"/>
                <w:lang w:val="en-US"/>
              </w:rPr>
              <m:t>H</m:t>
            </m:r>
          </m:sub>
        </m:sSub>
      </m:oMath>
      <w:r w:rsidRPr="00767EA5">
        <w:rPr>
          <w:rFonts w:ascii="Times New Roman" w:eastAsia="Aptos" w:hAnsi="Times New Roman" w:cs="Times New Roman"/>
          <w:color w:val="000000"/>
          <w:sz w:val="24"/>
          <w:szCs w:val="24"/>
          <w:lang w:val="en-US"/>
        </w:rPr>
        <w:t xml:space="preserve">) </w:t>
      </w:r>
      <w:r w:rsidR="006B44F7">
        <w:rPr>
          <w:rFonts w:ascii="Times New Roman" w:eastAsia="Aptos" w:hAnsi="Times New Roman" w:cs="Times New Roman"/>
          <w:color w:val="000000"/>
          <w:sz w:val="24"/>
          <w:szCs w:val="24"/>
          <w:lang w:val="en-US"/>
        </w:rPr>
        <w:fldChar w:fldCharType="begin">
          <w:fldData xml:space="preserve">PEVuZE5vdGU+PENpdGU+PEF1dGhvcj5Cb25ldHQ8L0F1dGhvcj48WWVhcj4yMDA4PC9ZZWFyPjxS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</w:fldData>
        </w:fldChar>
      </w:r>
      <w:r w:rsidR="00040C2B">
        <w:rPr>
          <w:rFonts w:ascii="Times New Roman" w:eastAsia="Aptos" w:hAnsi="Times New Roman" w:cs="Times New Roman"/>
          <w:color w:val="000000"/>
          <w:sz w:val="24"/>
          <w:szCs w:val="24"/>
          <w:lang w:val="en-US"/>
        </w:rPr>
        <w:instrText xml:space="preserve"> ADDIN EN.CITE </w:instrText>
      </w:r>
      <w:r w:rsidR="00040C2B">
        <w:rPr>
          <w:rFonts w:ascii="Times New Roman" w:eastAsia="Aptos" w:hAnsi="Times New Roman" w:cs="Times New Roman"/>
          <w:color w:val="000000"/>
          <w:sz w:val="24"/>
          <w:szCs w:val="24"/>
          <w:lang w:val="en-US"/>
        </w:rPr>
        <w:fldChar w:fldCharType="begin">
          <w:fldData xml:space="preserve">PEVuZE5vdGU+PENpdGU+PEF1dGhvcj5Cb25ldHQ8L0F1dGhvcj48WWVhcj4yMDA4PC9ZZWFyPjxS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</w:fldData>
        </w:fldChar>
      </w:r>
      <w:r w:rsidR="00040C2B">
        <w:rPr>
          <w:rFonts w:ascii="Times New Roman" w:eastAsia="Aptos" w:hAnsi="Times New Roman" w:cs="Times New Roman"/>
          <w:color w:val="000000"/>
          <w:sz w:val="24"/>
          <w:szCs w:val="24"/>
          <w:lang w:val="en-US"/>
        </w:rPr>
        <w:instrText xml:space="preserve"> ADDIN EN.CITE.DATA </w:instrText>
      </w:r>
      <w:r w:rsidR="00040C2B">
        <w:rPr>
          <w:rFonts w:ascii="Times New Roman" w:eastAsia="Aptos" w:hAnsi="Times New Roman" w:cs="Times New Roman"/>
          <w:color w:val="000000"/>
          <w:sz w:val="24"/>
          <w:szCs w:val="24"/>
          <w:lang w:val="en-US"/>
        </w:rPr>
      </w:r>
      <w:r w:rsidR="00040C2B">
        <w:rPr>
          <w:rFonts w:ascii="Times New Roman" w:eastAsia="Aptos" w:hAnsi="Times New Roman" w:cs="Times New Roman"/>
          <w:color w:val="000000"/>
          <w:sz w:val="24"/>
          <w:szCs w:val="24"/>
          <w:lang w:val="en-US"/>
        </w:rPr>
        <w:fldChar w:fldCharType="end"/>
      </w:r>
      <w:r w:rsidR="006B44F7">
        <w:rPr>
          <w:rFonts w:ascii="Times New Roman" w:eastAsia="Aptos" w:hAnsi="Times New Roman" w:cs="Times New Roman"/>
          <w:color w:val="000000"/>
          <w:sz w:val="24"/>
          <w:szCs w:val="24"/>
          <w:lang w:val="en-US"/>
        </w:rPr>
      </w:r>
      <w:r w:rsidR="006B44F7">
        <w:rPr>
          <w:rFonts w:ascii="Times New Roman" w:eastAsia="Aptos" w:hAnsi="Times New Roman" w:cs="Times New Roman"/>
          <w:color w:val="000000"/>
          <w:sz w:val="24"/>
          <w:szCs w:val="24"/>
          <w:lang w:val="en-US"/>
        </w:rPr>
        <w:fldChar w:fldCharType="separate"/>
      </w:r>
      <w:r w:rsidR="006B44F7">
        <w:rPr>
          <w:rFonts w:ascii="Times New Roman" w:eastAsia="Aptos" w:hAnsi="Times New Roman" w:cs="Times New Roman"/>
          <w:noProof/>
          <w:color w:val="000000"/>
          <w:sz w:val="24"/>
          <w:szCs w:val="24"/>
          <w:lang w:val="en-US"/>
        </w:rPr>
        <w:t>(Bonett, 2008; Bonett, 2009)</w:t>
      </w:r>
      <w:r w:rsidR="006B44F7">
        <w:rPr>
          <w:rFonts w:ascii="Times New Roman" w:eastAsia="Aptos" w:hAnsi="Times New Roman" w:cs="Times New Roman"/>
          <w:color w:val="000000"/>
          <w:sz w:val="24"/>
          <w:szCs w:val="24"/>
          <w:lang w:val="en-US"/>
        </w:rPr>
        <w:fldChar w:fldCharType="end"/>
      </w:r>
      <w:r w:rsidR="006B44F7">
        <w:rPr>
          <w:rFonts w:ascii="Times New Roman" w:eastAsia="Aptos" w:hAnsi="Times New Roman" w:cs="Times New Roman"/>
          <w:color w:val="000000"/>
          <w:sz w:val="24"/>
          <w:szCs w:val="24"/>
          <w:lang w:val="en-US"/>
        </w:rPr>
        <w:t xml:space="preserve"> </w:t>
      </w:r>
      <w:r w:rsidRPr="00767EA5">
        <w:rPr>
          <w:rFonts w:ascii="Times New Roman" w:eastAsia="Aptos" w:hAnsi="Times New Roman" w:cs="Times New Roman"/>
          <w:color w:val="000000"/>
          <w:sz w:val="24"/>
          <w:szCs w:val="24"/>
          <w:lang w:val="en-US"/>
        </w:rPr>
        <w:t xml:space="preserve">along with its associated sampling error. We used the </w:t>
      </w:r>
      <w:proofErr w:type="spellStart"/>
      <w:r w:rsidRPr="00767EA5">
        <w:rPr>
          <w:rFonts w:ascii="Times New Roman" w:eastAsia="Aptos" w:hAnsi="Times New Roman" w:cs="Times New Roman"/>
          <w:i/>
          <w:iCs/>
          <w:color w:val="000000"/>
          <w:sz w:val="24"/>
          <w:szCs w:val="24"/>
          <w:lang w:val="en-US"/>
        </w:rPr>
        <w:t>escalc</w:t>
      </w:r>
      <w:proofErr w:type="spellEnd"/>
      <w:r w:rsidRPr="00767EA5">
        <w:rPr>
          <w:rFonts w:ascii="Times New Roman" w:eastAsia="Aptos" w:hAnsi="Times New Roman" w:cs="Times New Roman"/>
          <w:color w:val="000000"/>
          <w:sz w:val="24"/>
          <w:szCs w:val="24"/>
          <w:lang w:val="en-US"/>
        </w:rPr>
        <w:t xml:space="preserve"> function of the </w:t>
      </w:r>
      <w:proofErr w:type="spellStart"/>
      <w:r w:rsidRPr="00767EA5">
        <w:rPr>
          <w:rFonts w:ascii="Times New Roman" w:eastAsia="Aptos" w:hAnsi="Times New Roman" w:cs="Times New Roman"/>
          <w:i/>
          <w:iCs/>
          <w:color w:val="000000"/>
          <w:sz w:val="24"/>
          <w:szCs w:val="24"/>
          <w:lang w:val="en-US"/>
        </w:rPr>
        <w:t>metafor</w:t>
      </w:r>
      <w:proofErr w:type="spellEnd"/>
      <w:r w:rsidRPr="00767EA5">
        <w:rPr>
          <w:rFonts w:ascii="Times New Roman" w:eastAsia="Aptos" w:hAnsi="Times New Roman" w:cs="Times New Roman"/>
          <w:color w:val="000000"/>
          <w:sz w:val="24"/>
          <w:szCs w:val="24"/>
          <w:lang w:val="en-US"/>
        </w:rPr>
        <w:t xml:space="preserve"> package </w:t>
      </w:r>
      <w:r w:rsidR="006B44F7">
        <w:rPr>
          <w:rFonts w:ascii="Times New Roman" w:eastAsia="Aptos" w:hAnsi="Times New Roman" w:cs="Times New Roman"/>
          <w:color w:val="000000"/>
          <w:sz w:val="24"/>
          <w:szCs w:val="24"/>
          <w:lang w:val="en-US"/>
        </w:rPr>
        <w:fldChar w:fldCharType="begin"/>
      </w:r>
      <w:r w:rsidR="00040C2B">
        <w:rPr>
          <w:rFonts w:ascii="Times New Roman" w:eastAsia="Aptos" w:hAnsi="Times New Roman" w:cs="Times New Roman"/>
          <w:color w:val="000000"/>
          <w:sz w:val="24"/>
          <w:szCs w:val="24"/>
          <w:lang w:val="en-US"/>
        </w:rPr>
        <w:instrText xml:space="preserve"> ADDIN EN.CITE &lt;EndNote&gt;&lt;Cite&gt;&lt;Author&gt;Viechtbauer&lt;/Author&gt;&lt;Year&gt;2010&lt;/Year&gt;&lt;RecNum&gt;533&lt;/RecNum&gt;&lt;Prefix&gt;vers. 4.8.0`; &lt;/Prefix&gt;&lt;DisplayText&gt;(vers. 4.8.0; Viechtbauer, 2010)&lt;/DisplayText&gt;&lt;record&gt;&lt;rec-number&gt;533&lt;/rec-number&gt;&lt;foreign-keys&gt;&lt;key app="EN" db-id="svdp5t22ptsev2evxdivrv0xp5epz52f5fxd" timestamp="1752103256"&gt;533&lt;/key&gt;&lt;/foreign-keys&gt;&lt;ref-type name="Journal Article"&gt;17&lt;/ref-type&gt;&lt;contributors&gt;&lt;authors&gt;&lt;author&gt;Viechtbauer, W.&lt;/author&gt;&lt;/authors&gt;&lt;/contributors&gt;&lt;auth-address&gt;Maastricht Univ, Sch Publ Hlth &amp;amp; Primary Care, Dept Methodol &amp;amp; Stat, NL-6200 MD Maastricht, Netherlands&lt;/auth-address&gt;&lt;titles&gt;&lt;title&gt;Conducting Meta-Analyses in R with the metafor Package&lt;/title&gt;&lt;secondary-title&gt;Journal of Statistical Software&lt;/secondary-title&gt;&lt;alt-title&gt;J Stat Softw&lt;/alt-title&gt;&lt;/titles&gt;&lt;periodical&gt;&lt;full-title&gt;Journal of Statistical Software&lt;/full-title&gt;&lt;abbr-1&gt;J Stat Softw&lt;/abbr-1&gt;&lt;/periodical&gt;&lt;alt-periodical&gt;&lt;full-title&gt;Journal of Statistical Software&lt;/full-title&gt;&lt;abbr-1&gt;J Stat Softw&lt;/abbr-1&gt;&lt;/alt-periodical&gt;&lt;pages&gt;1-48&lt;/pages&gt;&lt;volume&gt;36&lt;/volume&gt;&lt;number&gt;3&lt;/number&gt;&lt;keywords&gt;&lt;keyword&gt;meta-analysis&lt;/keyword&gt;&lt;keyword&gt;r&lt;/keyword&gt;&lt;keyword&gt;mixed-effects model&lt;/keyword&gt;&lt;keyword&gt;meta-regression&lt;/keyword&gt;&lt;keyword&gt;moderator analysis&lt;/keyword&gt;&lt;keyword&gt;detect publication bias&lt;/keyword&gt;&lt;keyword&gt;cumulative metaanalysis&lt;/keyword&gt;&lt;keyword&gt;variance-estimation&lt;/keyword&gt;&lt;keyword&gt;heterogeneity&lt;/keyword&gt;&lt;keyword&gt;tests&lt;/keyword&gt;&lt;keyword&gt;tuberculosis&lt;/keyword&gt;&lt;keyword&gt;regression&lt;/keyword&gt;&lt;keyword&gt;models&lt;/keyword&gt;&lt;keyword&gt;trials&lt;/keyword&gt;&lt;keyword&gt;plots&lt;/keyword&gt;&lt;/keywords&gt;&lt;dates&gt;&lt;year&gt;2010&lt;/year&gt;&lt;pub-dates&gt;&lt;date&gt;Aug&lt;/date&gt;&lt;/pub-dates&gt;&lt;/dates&gt;&lt;isbn&gt;1548-7660&lt;/isbn&gt;&lt;accession-num&gt;WOS:000281593200001&lt;/accession-num&gt;&lt;urls&gt;&lt;related-urls&gt;&lt;url&gt;&amp;lt;Go to ISI&amp;gt;://WOS:000281593200001&lt;/url&gt;&lt;/related-urls&gt;&lt;/urls&gt;&lt;electronic-resource-num&gt;DOI 10.18637/jss.v036.i03&lt;/electronic-resource-num&gt;&lt;language&gt;English&lt;/language&gt;&lt;/record&gt;&lt;/Cite&gt;&lt;/EndNote&gt;</w:instrText>
      </w:r>
      <w:r w:rsidR="006B44F7">
        <w:rPr>
          <w:rFonts w:ascii="Times New Roman" w:eastAsia="Aptos" w:hAnsi="Times New Roman" w:cs="Times New Roman"/>
          <w:color w:val="000000"/>
          <w:sz w:val="24"/>
          <w:szCs w:val="24"/>
          <w:lang w:val="en-US"/>
        </w:rPr>
        <w:fldChar w:fldCharType="separate"/>
      </w:r>
      <w:r w:rsidR="006B44F7">
        <w:rPr>
          <w:rFonts w:ascii="Times New Roman" w:eastAsia="Aptos" w:hAnsi="Times New Roman" w:cs="Times New Roman"/>
          <w:noProof/>
          <w:color w:val="000000"/>
          <w:sz w:val="24"/>
          <w:szCs w:val="24"/>
          <w:lang w:val="en-US"/>
        </w:rPr>
        <w:t>(vers. 4.8.0; Viechtbauer, 2010)</w:t>
      </w:r>
      <w:r w:rsidR="006B44F7">
        <w:rPr>
          <w:rFonts w:ascii="Times New Roman" w:eastAsia="Aptos" w:hAnsi="Times New Roman" w:cs="Times New Roman"/>
          <w:color w:val="000000"/>
          <w:sz w:val="24"/>
          <w:szCs w:val="24"/>
          <w:lang w:val="en-US"/>
        </w:rPr>
        <w:fldChar w:fldCharType="end"/>
      </w:r>
      <w:r w:rsidRPr="00767EA5">
        <w:rPr>
          <w:rFonts w:ascii="Times New Roman" w:eastAsia="Aptos" w:hAnsi="Times New Roman" w:cs="Times New Roman"/>
          <w:color w:val="000000"/>
          <w:sz w:val="24"/>
          <w:szCs w:val="24"/>
          <w:lang w:val="en-US"/>
        </w:rPr>
        <w:t xml:space="preserve"> in R (vers. 4.5.1) which implements a correction to account for possible bias resulting from effect sizes calculated with small sample sizes </w:t>
      </w:r>
      <w:r w:rsidR="009E6324">
        <w:rPr>
          <w:rFonts w:ascii="Times New Roman" w:eastAsia="Aptos" w:hAnsi="Times New Roman" w:cs="Times New Roman"/>
          <w:color w:val="000000"/>
          <w:sz w:val="24"/>
          <w:szCs w:val="24"/>
          <w:lang w:val="en-US"/>
        </w:rPr>
        <w:fldChar w:fldCharType="begin"/>
      </w:r>
      <w:r w:rsidR="009E6324">
        <w:rPr>
          <w:rFonts w:ascii="Times New Roman" w:eastAsia="Aptos" w:hAnsi="Times New Roman" w:cs="Times New Roman"/>
          <w:color w:val="000000"/>
          <w:sz w:val="24"/>
          <w:szCs w:val="24"/>
          <w:lang w:val="en-US"/>
        </w:rPr>
        <w:instrText xml:space="preserve"> ADDIN EN.CITE &lt;EndNote&gt;&lt;Cite&gt;&lt;Author&gt;Borenstein&lt;/Author&gt;&lt;Year&gt;2009&lt;/Year&gt;&lt;RecNum&gt;525&lt;/RecNum&gt;&lt;DisplayText&gt;(Borenstein &amp;amp; Hedges, 2009)&lt;/DisplayText&gt;&lt;record&gt;&lt;rec-number&gt;525&lt;/rec-number&gt;&lt;foreign-keys&gt;&lt;key app="EN" db-id="svdp5t22ptsev2evxdivrv0xp5epz52f5fxd" timestamp="1752102901"&gt;525&lt;/key&gt;&lt;/foreign-keys&gt;&lt;ref-type name="Book"&gt;6&lt;/ref-type&gt;&lt;contributors&gt;&lt;authors&gt;&lt;author&gt;Borenstein, M.&lt;/author&gt;&lt;author&gt;Hedges, L. V.&lt;/author&gt;&lt;/authors&gt;&lt;tertiary-authors&gt;&lt;author&gt;Cooper, H.&lt;/author&gt;&lt;author&gt;Hedges, L. V.&lt;/author&gt;&lt;author&gt;Valentine, J. C.&lt;/author&gt;&lt;/tertiary-authors&gt;&lt;/contributors&gt;&lt;titles&gt;&lt;title&gt;Effect sizes for meta-analysis&lt;/title&gt;&lt;secondary-title&gt;The Handbook of Research Synthesis and Meta-analysis&lt;/secondary-title&gt;&lt;/titles&gt;&lt;section&gt;207 - 243&lt;/section&gt;&lt;dates&gt;&lt;year&gt;2009&lt;/year&gt;&lt;/dates&gt;&lt;pub-location&gt;New York&lt;/pub-location&gt;&lt;publisher&gt;Russell Sage Foundation&lt;/publisher&gt;&lt;urls&gt;&lt;/urls&gt;&lt;/record&gt;&lt;/Cite&gt;&lt;/EndNote&gt;</w:instrText>
      </w:r>
      <w:r w:rsidR="009E6324">
        <w:rPr>
          <w:rFonts w:ascii="Times New Roman" w:eastAsia="Aptos" w:hAnsi="Times New Roman" w:cs="Times New Roman"/>
          <w:color w:val="000000"/>
          <w:sz w:val="24"/>
          <w:szCs w:val="24"/>
          <w:lang w:val="en-US"/>
        </w:rPr>
        <w:fldChar w:fldCharType="separate"/>
      </w:r>
      <w:r w:rsidR="009E6324">
        <w:rPr>
          <w:rFonts w:ascii="Times New Roman" w:eastAsia="Aptos" w:hAnsi="Times New Roman" w:cs="Times New Roman"/>
          <w:noProof/>
          <w:color w:val="000000"/>
          <w:sz w:val="24"/>
          <w:szCs w:val="24"/>
          <w:lang w:val="en-US"/>
        </w:rPr>
        <w:t>(Borenstein &amp; Hedges, 2009)</w:t>
      </w:r>
      <w:r w:rsidR="009E6324">
        <w:rPr>
          <w:rFonts w:ascii="Times New Roman" w:eastAsia="Aptos" w:hAnsi="Times New Roman" w:cs="Times New Roman"/>
          <w:color w:val="000000"/>
          <w:sz w:val="24"/>
          <w:szCs w:val="24"/>
          <w:lang w:val="en-US"/>
        </w:rPr>
        <w:fldChar w:fldCharType="end"/>
      </w:r>
      <w:r w:rsidRPr="00767EA5">
        <w:rPr>
          <w:rFonts w:ascii="Times New Roman" w:eastAsia="Aptos" w:hAnsi="Times New Roman" w:cs="Times New Roman"/>
          <w:color w:val="000000"/>
          <w:sz w:val="24"/>
          <w:szCs w:val="24"/>
          <w:lang w:val="en-US"/>
        </w:rPr>
        <w:t xml:space="preserve">. We choose to use </w:t>
      </w:r>
      <m:oMath>
        <m:r>
          <w:rPr>
            <w:rFonts w:ascii="Cambria Math" w:eastAsia="Aptos" w:hAnsi="Cambria Math" w:cs="Times New Roman"/>
            <w:color w:val="000000"/>
            <w:sz w:val="24"/>
            <w:szCs w:val="24"/>
            <w:lang w:val="en-US"/>
          </w:rPr>
          <m:t>SM</m:t>
        </m:r>
        <m:sSub>
          <m:sSubPr>
            <m:ctrlPr>
              <w:rPr>
                <w:rFonts w:ascii="Cambria Math" w:eastAsia="Aptos" w:hAnsi="Cambria Math" w:cs="Times New Roman"/>
                <w:color w:val="000000"/>
                <w:sz w:val="24"/>
                <w:szCs w:val="24"/>
                <w:lang w:val="en-US"/>
              </w:rPr>
            </m:ctrlPr>
          </m:sSubPr>
          <m:e>
            <m:r>
              <w:rPr>
                <w:rFonts w:ascii="Cambria Math" w:eastAsia="Aptos" w:hAnsi="Cambria Math" w:cs="Times New Roman"/>
                <w:color w:val="000000"/>
                <w:sz w:val="24"/>
                <w:szCs w:val="24"/>
                <w:lang w:val="en-US"/>
              </w:rPr>
              <m:t>D</m:t>
            </m:r>
          </m:e>
          <m:sub>
            <m:r>
              <w:rPr>
                <w:rFonts w:ascii="Cambria Math" w:eastAsia="Aptos" w:hAnsi="Cambria Math" w:cs="Times New Roman"/>
                <w:color w:val="000000"/>
                <w:sz w:val="24"/>
                <w:szCs w:val="24"/>
                <w:lang w:val="en-US"/>
              </w:rPr>
              <m:t>H</m:t>
            </m:r>
          </m:sub>
        </m:sSub>
      </m:oMath>
      <w:r w:rsidRPr="00767EA5">
        <w:rPr>
          <w:rFonts w:ascii="Times New Roman" w:eastAsia="Aptos" w:hAnsi="Times New Roman" w:cs="Times New Roman"/>
          <w:color w:val="000000"/>
          <w:sz w:val="24"/>
          <w:szCs w:val="24"/>
          <w:lang w:val="en-US"/>
        </w:rPr>
        <w:t xml:space="preserve"> as our effect size because our data: 1) contained substantial amounts of ratio data (e.g., respiratory control ratios, relative gene expression) which makes interpretation with alternative effect size measures, such as log response ratio, challenging; 2) percentages and zero measurement variables and 3) skewed measurement variables. </w:t>
      </w:r>
      <m:oMath>
        <m:r>
          <w:rPr>
            <w:rFonts w:ascii="Cambria Math" w:eastAsia="Aptos" w:hAnsi="Cambria Math" w:cs="Times New Roman"/>
            <w:color w:val="000000"/>
            <w:sz w:val="24"/>
            <w:szCs w:val="24"/>
            <w:lang w:val="en-US"/>
          </w:rPr>
          <m:t>SM</m:t>
        </m:r>
        <m:sSub>
          <m:sSubPr>
            <m:ctrlPr>
              <w:rPr>
                <w:rFonts w:ascii="Cambria Math" w:eastAsia="Aptos" w:hAnsi="Cambria Math" w:cs="Times New Roman"/>
                <w:color w:val="000000"/>
                <w:sz w:val="24"/>
                <w:szCs w:val="24"/>
                <w:lang w:val="en-US"/>
              </w:rPr>
            </m:ctrlPr>
          </m:sSubPr>
          <m:e>
            <m:r>
              <w:rPr>
                <w:rFonts w:ascii="Cambria Math" w:eastAsia="Aptos" w:hAnsi="Cambria Math" w:cs="Times New Roman"/>
                <w:color w:val="000000"/>
                <w:sz w:val="24"/>
                <w:szCs w:val="24"/>
                <w:lang w:val="en-US"/>
              </w:rPr>
              <m:t>D</m:t>
            </m:r>
          </m:e>
          <m:sub>
            <m:r>
              <w:rPr>
                <w:rFonts w:ascii="Cambria Math" w:eastAsia="Aptos" w:hAnsi="Cambria Math" w:cs="Times New Roman"/>
                <w:color w:val="000000"/>
                <w:sz w:val="24"/>
                <w:szCs w:val="24"/>
                <w:lang w:val="en-US"/>
              </w:rPr>
              <m:t>H</m:t>
            </m:r>
          </m:sub>
        </m:sSub>
      </m:oMath>
      <w:r w:rsidRPr="00767EA5">
        <w:rPr>
          <w:rFonts w:ascii="Times New Roman" w:eastAsia="Aptos" w:hAnsi="Times New Roman" w:cs="Times New Roman"/>
          <w:color w:val="000000"/>
          <w:sz w:val="24"/>
          <w:szCs w:val="24"/>
          <w:lang w:val="en-US"/>
        </w:rPr>
        <w:t xml:space="preserve"> is more robust to these types of </w:t>
      </w:r>
      <w:r w:rsidRPr="00767EA5">
        <w:rPr>
          <w:rFonts w:ascii="Times New Roman" w:eastAsia="Aptos" w:hAnsi="Times New Roman" w:cs="Times New Roman"/>
          <w:color w:val="000000"/>
          <w:sz w:val="24"/>
          <w:szCs w:val="24"/>
          <w:lang w:val="en-US"/>
        </w:rPr>
        <w:lastRenderedPageBreak/>
        <w:t>measurement variables.</w:t>
      </w:r>
      <w:r w:rsidR="00053BBF">
        <w:rPr>
          <w:rFonts w:ascii="Times New Roman" w:eastAsia="Aptos" w:hAnsi="Times New Roman" w:cs="Times New Roman"/>
          <w:color w:val="000000"/>
          <w:sz w:val="24"/>
          <w:szCs w:val="24"/>
          <w:lang w:val="en-US"/>
        </w:rPr>
        <w:t xml:space="preserve"> </w:t>
      </w:r>
      <w:r w:rsidRPr="00767EA5">
        <w:rPr>
          <w:rFonts w:ascii="Times New Roman" w:eastAsia="Aptos" w:hAnsi="Times New Roman" w:cs="Times New Roman"/>
          <w:sz w:val="24"/>
          <w:szCs w:val="24"/>
          <w:lang w:val="en-US"/>
        </w:rPr>
        <w:t>Given the diversity of measurement variables</w:t>
      </w:r>
      <w:r>
        <w:rPr>
          <w:rFonts w:ascii="Times New Roman" w:eastAsia="Aptos" w:hAnsi="Times New Roman" w:cs="Times New Roman"/>
          <w:sz w:val="24"/>
          <w:szCs w:val="24"/>
          <w:lang w:val="en-US"/>
        </w:rPr>
        <w:t>,</w:t>
      </w:r>
      <w:r w:rsidRPr="00767EA5">
        <w:rPr>
          <w:rFonts w:ascii="Times New Roman" w:eastAsia="Aptos" w:hAnsi="Times New Roman" w:cs="Times New Roman"/>
          <w:sz w:val="24"/>
          <w:szCs w:val="24"/>
          <w:lang w:val="en-US"/>
        </w:rPr>
        <w:t xml:space="preserve"> we paid particular attention to effect size direction to ensure that positive increase of means all represent increased in mitochondrial </w:t>
      </w:r>
      <w:r w:rsidR="00097A47">
        <w:rPr>
          <w:rFonts w:ascii="Times New Roman" w:eastAsia="Aptos" w:hAnsi="Times New Roman" w:cs="Times New Roman"/>
          <w:sz w:val="24"/>
          <w:szCs w:val="24"/>
          <w:lang w:val="en-US"/>
        </w:rPr>
        <w:t xml:space="preserve">respiratory </w:t>
      </w:r>
      <w:r w:rsidRPr="00767EA5">
        <w:rPr>
          <w:rFonts w:ascii="Times New Roman" w:eastAsia="Aptos" w:hAnsi="Times New Roman" w:cs="Times New Roman"/>
          <w:sz w:val="24"/>
          <w:szCs w:val="24"/>
          <w:lang w:val="en-US"/>
        </w:rPr>
        <w:t xml:space="preserve">function. </w:t>
      </w:r>
    </w:p>
    <w:p w14:paraId="0B1600EF" w14:textId="4679FAAF" w:rsidR="00767EA5" w:rsidRPr="00767EA5" w:rsidRDefault="00767EA5" w:rsidP="006B44F7">
      <w:pPr>
        <w:spacing w:before="180" w:after="180" w:line="480" w:lineRule="auto"/>
        <w:ind w:firstLine="720"/>
        <w:rPr>
          <w:rFonts w:ascii="Times New Roman" w:eastAsia="Aptos" w:hAnsi="Times New Roman" w:cs="Times New Roman"/>
          <w:sz w:val="24"/>
          <w:szCs w:val="24"/>
          <w:lang w:val="en-US"/>
        </w:rPr>
      </w:pPr>
      <w:r w:rsidRPr="00767EA5">
        <w:rPr>
          <w:rFonts w:ascii="Times New Roman" w:eastAsia="Aptos" w:hAnsi="Times New Roman" w:cs="Times New Roman"/>
          <w:sz w:val="24"/>
          <w:szCs w:val="24"/>
          <w:lang w:val="en-US"/>
        </w:rPr>
        <w:t xml:space="preserve">We calculated </w:t>
      </w:r>
      <m:oMath>
        <m:r>
          <w:rPr>
            <w:rFonts w:ascii="Cambria Math" w:eastAsia="Aptos" w:hAnsi="Cambria Math" w:cs="Times New Roman"/>
            <w:sz w:val="24"/>
            <w:szCs w:val="24"/>
            <w:lang w:val="en-US"/>
          </w:rPr>
          <m:t>SM</m:t>
        </m:r>
        <m:sSub>
          <m:sSubPr>
            <m:ctrlPr>
              <w:rPr>
                <w:rFonts w:ascii="Cambria Math" w:eastAsia="Aptos" w:hAnsi="Cambria Math" w:cs="Times New Roman"/>
                <w:sz w:val="24"/>
                <w:szCs w:val="24"/>
                <w:lang w:val="en-US"/>
              </w:rPr>
            </m:ctrlPr>
          </m:sSubPr>
          <m:e>
            <m:r>
              <w:rPr>
                <w:rFonts w:ascii="Cambria Math" w:eastAsia="Aptos" w:hAnsi="Cambria Math" w:cs="Times New Roman"/>
                <w:sz w:val="24"/>
                <w:szCs w:val="24"/>
                <w:lang w:val="en-US"/>
              </w:rPr>
              <m:t>D</m:t>
            </m:r>
          </m:e>
          <m:sub>
            <m:r>
              <w:rPr>
                <w:rFonts w:ascii="Cambria Math" w:eastAsia="Aptos" w:hAnsi="Cambria Math" w:cs="Times New Roman"/>
                <w:sz w:val="24"/>
                <w:szCs w:val="24"/>
                <w:lang w:val="en-US"/>
              </w:rPr>
              <m:t>H</m:t>
            </m:r>
          </m:sub>
        </m:sSub>
      </m:oMath>
      <w:r w:rsidRPr="00767EA5">
        <w:rPr>
          <w:rFonts w:ascii="Times New Roman" w:eastAsia="Aptos" w:hAnsi="Times New Roman" w:cs="Times New Roman"/>
          <w:sz w:val="24"/>
          <w:szCs w:val="24"/>
          <w:lang w:val="en-US"/>
        </w:rPr>
        <w:t xml:space="preserve"> as the mean difference between control and treatment groups divided by the pooled standard deviation. As such, positive effect sizes represent situations where the mean of the experimental group was larger than the control group. Again, we corrected the direction of effect size (multiplied by -1) to ensure their interpretation remained consistent with respect to mitochondrial </w:t>
      </w:r>
      <w:r w:rsidR="00097A47">
        <w:rPr>
          <w:rFonts w:ascii="Times New Roman" w:eastAsia="Aptos" w:hAnsi="Times New Roman" w:cs="Times New Roman"/>
          <w:sz w:val="24"/>
          <w:szCs w:val="24"/>
          <w:lang w:val="en-US"/>
        </w:rPr>
        <w:t xml:space="preserve">respiratory </w:t>
      </w:r>
      <w:r w:rsidRPr="00767EA5">
        <w:rPr>
          <w:rFonts w:ascii="Times New Roman" w:eastAsia="Aptos" w:hAnsi="Times New Roman" w:cs="Times New Roman"/>
          <w:sz w:val="24"/>
          <w:szCs w:val="24"/>
          <w:lang w:val="en-US"/>
        </w:rPr>
        <w:t>function.</w:t>
      </w:r>
      <w:r w:rsidR="003B7644">
        <w:rPr>
          <w:rFonts w:ascii="Times New Roman" w:eastAsia="Aptos" w:hAnsi="Times New Roman" w:cs="Times New Roman"/>
          <w:sz w:val="24"/>
          <w:szCs w:val="24"/>
          <w:lang w:val="en-US"/>
        </w:rPr>
        <w:t xml:space="preserve"> </w:t>
      </w:r>
      <w:r w:rsidR="003B7644">
        <w:rPr>
          <w:rFonts w:ascii="Times New Roman" w:hAnsi="Times New Roman" w:cs="Times New Roman"/>
          <w:sz w:val="24"/>
          <w:szCs w:val="24"/>
          <w:lang w:val="en-US"/>
        </w:rPr>
        <w:t>Effects missing sample sizes or standard deviations that were necessary to compute effect sizes were excluded.</w:t>
      </w:r>
    </w:p>
    <w:p w14:paraId="06F7A70F" w14:textId="77777777" w:rsidR="00767EA5" w:rsidRPr="00767EA5" w:rsidRDefault="00767EA5" w:rsidP="00767EA5">
      <w:pPr>
        <w:pStyle w:val="BodyText"/>
        <w:spacing w:line="480" w:lineRule="auto"/>
        <w:rPr>
          <w:lang w:val="en-US"/>
        </w:rPr>
      </w:pPr>
    </w:p>
    <w:p w14:paraId="2CE5B72B" w14:textId="29965301" w:rsidR="0096150C" w:rsidRPr="00E335E3" w:rsidRDefault="006B44F7" w:rsidP="00D72B71">
      <w:pPr>
        <w:pStyle w:val="Heading2"/>
      </w:pPr>
      <w:bookmarkStart w:id="51" w:name="_Toc211373583"/>
      <w:bookmarkEnd w:id="50"/>
      <w:r w:rsidRPr="00E335E3">
        <w:t xml:space="preserve">(3) </w:t>
      </w:r>
      <w:r w:rsidR="0096150C" w:rsidRPr="00E335E3">
        <w:t>Meta-</w:t>
      </w:r>
      <w:r w:rsidR="00391958" w:rsidRPr="00E335E3">
        <w:t>a</w:t>
      </w:r>
      <w:r w:rsidR="0096150C" w:rsidRPr="00E335E3">
        <w:t>nalysis</w:t>
      </w:r>
      <w:bookmarkEnd w:id="51"/>
    </w:p>
    <w:p w14:paraId="10B6BC6C" w14:textId="3E03DEED" w:rsidR="00767EA5" w:rsidRDefault="00767EA5" w:rsidP="00767EA5">
      <w:pPr>
        <w:pStyle w:val="FirstParagraph"/>
        <w:spacing w:line="480" w:lineRule="auto"/>
        <w:rPr>
          <w:rFonts w:cs="Times New Roman"/>
          <w:color w:val="auto"/>
        </w:rPr>
      </w:pPr>
      <w:r>
        <w:t>We analysed our data using multilevel meta-analytic (MLMA) and meta-regression (MLMR) models in R using</w:t>
      </w:r>
      <w:r w:rsidR="003B7644">
        <w:t xml:space="preserve"> the </w:t>
      </w:r>
      <w:r w:rsidR="003B7644" w:rsidRPr="00524E63">
        <w:rPr>
          <w:rFonts w:cs="Times New Roman"/>
          <w:i/>
          <w:iCs/>
        </w:rPr>
        <w:t>rma.mv</w:t>
      </w:r>
      <w:r w:rsidR="003B7644">
        <w:rPr>
          <w:rFonts w:cs="Times New Roman"/>
        </w:rPr>
        <w:t xml:space="preserve"> function in </w:t>
      </w:r>
      <w:proofErr w:type="spellStart"/>
      <w:r w:rsidR="003B7644" w:rsidRPr="00524E63">
        <w:rPr>
          <w:rFonts w:cs="Times New Roman"/>
          <w:i/>
          <w:iCs/>
        </w:rPr>
        <w:t>metafor</w:t>
      </w:r>
      <w:proofErr w:type="spellEnd"/>
      <w:r>
        <w:t xml:space="preserve"> </w:t>
      </w:r>
      <w:r w:rsidR="00CF1030">
        <w:fldChar w:fldCharType="begin"/>
      </w:r>
      <w:r w:rsidR="00040C2B">
        <w:instrText xml:space="preserve"> ADDIN EN.CITE &lt;EndNote&gt;&lt;Cite&gt;&lt;Author&gt;Viechtbauer&lt;/Author&gt;&lt;Year&gt;2010&lt;/Year&gt;&lt;RecNum&gt;533&lt;/RecNum&gt;&lt;Prefix&gt;vers. 4.8.0`; &lt;/Prefix&gt;&lt;DisplayText&gt;(vers. 4.8.0; Viechtbauer, 2010)&lt;/DisplayText&gt;&lt;record&gt;&lt;rec-number&gt;533&lt;/rec-number&gt;&lt;foreign-keys&gt;&lt;key app="EN" db-id="svdp5t22ptsev2evxdivrv0xp5epz52f5fxd" timestamp="1752103256"&gt;533&lt;/key&gt;&lt;/foreign-keys&gt;&lt;ref-type name="Journal Article"&gt;17&lt;/ref-type&gt;&lt;contributors&gt;&lt;authors&gt;&lt;author&gt;Viechtbauer, W.&lt;/author&gt;&lt;/authors&gt;&lt;/contributors&gt;&lt;auth-address&gt;Maastricht Univ, Sch Publ Hlth &amp;amp; Primary Care, Dept Methodol &amp;amp; Stat, NL-6200 MD Maastricht, Netherlands&lt;/auth-address&gt;&lt;titles&gt;&lt;title&gt;Conducting Meta-Analyses in R with the metafor Package&lt;/title&gt;&lt;secondary-title&gt;Journal of Statistical Software&lt;/secondary-title&gt;&lt;alt-title&gt;J Stat Softw&lt;/alt-title&gt;&lt;/titles&gt;&lt;periodical&gt;&lt;full-title&gt;Journal of Statistical Software&lt;/full-title&gt;&lt;abbr-1&gt;J Stat Softw&lt;/abbr-1&gt;&lt;/periodical&gt;&lt;alt-periodical&gt;&lt;full-title&gt;Journal of Statistical Software&lt;/full-title&gt;&lt;abbr-1&gt;J Stat Softw&lt;/abbr-1&gt;&lt;/alt-periodical&gt;&lt;pages&gt;1-48&lt;/pages&gt;&lt;volume&gt;36&lt;/volume&gt;&lt;number&gt;3&lt;/number&gt;&lt;keywords&gt;&lt;keyword&gt;meta-analysis&lt;/keyword&gt;&lt;keyword&gt;r&lt;/keyword&gt;&lt;keyword&gt;mixed-effects model&lt;/keyword&gt;&lt;keyword&gt;meta-regression&lt;/keyword&gt;&lt;keyword&gt;moderator analysis&lt;/keyword&gt;&lt;keyword&gt;detect publication bias&lt;/keyword&gt;&lt;keyword&gt;cumulative metaanalysis&lt;/keyword&gt;&lt;keyword&gt;variance-estimation&lt;/keyword&gt;&lt;keyword&gt;heterogeneity&lt;/keyword&gt;&lt;keyword&gt;tests&lt;/keyword&gt;&lt;keyword&gt;tuberculosis&lt;/keyword&gt;&lt;keyword&gt;regression&lt;/keyword&gt;&lt;keyword&gt;models&lt;/keyword&gt;&lt;keyword&gt;trials&lt;/keyword&gt;&lt;keyword&gt;plots&lt;/keyword&gt;&lt;/keywords&gt;&lt;dates&gt;&lt;year&gt;2010&lt;/year&gt;&lt;pub-dates&gt;&lt;date&gt;Aug&lt;/date&gt;&lt;/pub-dates&gt;&lt;/dates&gt;&lt;isbn&gt;1548-7660&lt;/isbn&gt;&lt;accession-num&gt;WOS:000281593200001&lt;/accession-num&gt;&lt;urls&gt;&lt;related-urls&gt;&lt;url&gt;&amp;lt;Go to ISI&amp;gt;://WOS:000281593200001&lt;/url&gt;&lt;/related-urls&gt;&lt;/urls&gt;&lt;electronic-resource-num&gt;DOI 10.18637/jss.v036.i03&lt;/electronic-resource-num&gt;&lt;language&gt;English&lt;/language&gt;&lt;/record&gt;&lt;/Cite&gt;&lt;/EndNote&gt;</w:instrText>
      </w:r>
      <w:r w:rsidR="00CF1030">
        <w:fldChar w:fldCharType="separate"/>
      </w:r>
      <w:r w:rsidR="00CF1030">
        <w:rPr>
          <w:noProof/>
        </w:rPr>
        <w:t>(vers. 4.8.0; Viechtbauer, 2010)</w:t>
      </w:r>
      <w:r w:rsidR="00CF1030">
        <w:fldChar w:fldCharType="end"/>
      </w:r>
      <w:r>
        <w:t xml:space="preserve">. Meta-analytic mean estimates and meta-regression models were plotted using orchard plots which convey overall meta-analytic means, alongside raw effect sizes and prediction intervals, which describe effect </w:t>
      </w:r>
      <w:r w:rsidRPr="00767EA5">
        <w:rPr>
          <w:rFonts w:cs="Times New Roman"/>
          <w:color w:val="auto"/>
        </w:rPr>
        <w:t xml:space="preserve">heterogeneity </w:t>
      </w:r>
      <w:r w:rsidR="00CF1030">
        <w:rPr>
          <w:rFonts w:cs="Times New Roman"/>
          <w:color w:val="auto"/>
        </w:rPr>
        <w:fldChar w:fldCharType="begin">
          <w:fldData xml:space="preserve">PEVuZE5vdGU+PENpdGU+PEF1dGhvcj5OYWthZ2F3YTwvQXV0aG9yPjxZZWFyPjIwMjE8L1llYXI+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</w:fldData>
        </w:fldChar>
      </w:r>
      <w:r w:rsidR="00040C2B">
        <w:rPr>
          <w:rFonts w:cs="Times New Roman"/>
          <w:color w:val="auto"/>
        </w:rPr>
        <w:instrText xml:space="preserve"> ADDIN EN.CITE </w:instrText>
      </w:r>
      <w:r w:rsidR="00040C2B">
        <w:rPr>
          <w:rFonts w:cs="Times New Roman"/>
          <w:color w:val="auto"/>
        </w:rPr>
        <w:fldChar w:fldCharType="begin">
          <w:fldData xml:space="preserve">PEVuZE5vdGU+PENpdGU+PEF1dGhvcj5OYWthZ2F3YTwvQXV0aG9yPjxZZWFyPjIwMjE8L1llYXI+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</w:fldData>
        </w:fldChar>
      </w:r>
      <w:r w:rsidR="00040C2B">
        <w:rPr>
          <w:rFonts w:cs="Times New Roman"/>
          <w:color w:val="auto"/>
        </w:rPr>
        <w:instrText xml:space="preserve"> ADDIN EN.CITE.DATA </w:instrText>
      </w:r>
      <w:r w:rsidR="00040C2B">
        <w:rPr>
          <w:rFonts w:cs="Times New Roman"/>
          <w:color w:val="auto"/>
        </w:rPr>
      </w:r>
      <w:r w:rsidR="00040C2B">
        <w:rPr>
          <w:rFonts w:cs="Times New Roman"/>
          <w:color w:val="auto"/>
        </w:rPr>
        <w:fldChar w:fldCharType="end"/>
      </w:r>
      <w:r w:rsidR="00CF1030">
        <w:rPr>
          <w:rFonts w:cs="Times New Roman"/>
          <w:color w:val="auto"/>
        </w:rPr>
      </w:r>
      <w:r w:rsidR="00CF1030">
        <w:rPr>
          <w:rFonts w:cs="Times New Roman"/>
          <w:color w:val="auto"/>
        </w:rPr>
        <w:fldChar w:fldCharType="separate"/>
      </w:r>
      <w:r w:rsidR="00CF1030">
        <w:rPr>
          <w:rFonts w:cs="Times New Roman"/>
          <w:noProof/>
          <w:color w:val="auto"/>
        </w:rPr>
        <w:t>(vers. 2.0; Nakagawa</w:t>
      </w:r>
      <w:r w:rsidR="00CF1030" w:rsidRPr="00CF1030">
        <w:rPr>
          <w:rFonts w:cs="Times New Roman"/>
          <w:i/>
          <w:noProof/>
          <w:color w:val="auto"/>
        </w:rPr>
        <w:t xml:space="preserve"> et al.</w:t>
      </w:r>
      <w:r w:rsidR="00CF1030">
        <w:rPr>
          <w:rFonts w:cs="Times New Roman"/>
          <w:noProof/>
          <w:color w:val="auto"/>
        </w:rPr>
        <w:t>, 2021; Nakagawa</w:t>
      </w:r>
      <w:r w:rsidR="00CF1030" w:rsidRPr="00CF1030">
        <w:rPr>
          <w:rFonts w:cs="Times New Roman"/>
          <w:i/>
          <w:noProof/>
          <w:color w:val="auto"/>
        </w:rPr>
        <w:t xml:space="preserve"> et al.</w:t>
      </w:r>
      <w:r w:rsidR="00CF1030">
        <w:rPr>
          <w:rFonts w:cs="Times New Roman"/>
          <w:noProof/>
          <w:color w:val="auto"/>
        </w:rPr>
        <w:t>, 2023)</w:t>
      </w:r>
      <w:r w:rsidR="00CF1030">
        <w:rPr>
          <w:rFonts w:cs="Times New Roman"/>
          <w:color w:val="auto"/>
        </w:rPr>
        <w:fldChar w:fldCharType="end"/>
      </w:r>
      <w:r w:rsidRPr="00767EA5">
        <w:rPr>
          <w:rFonts w:cs="Times New Roman"/>
          <w:color w:val="auto"/>
        </w:rPr>
        <w:t>.</w:t>
      </w:r>
      <w:ins w:id="52" w:author="Daniel Noble" w:date="2026-01-28T11:29:00Z" w16du:dateUtc="2026-01-28T10:29:00Z">
        <w:r w:rsidR="002D7F37">
          <w:rPr>
            <w:rFonts w:cs="Times New Roman"/>
            <w:color w:val="auto"/>
          </w:rPr>
          <w:t xml:space="preserve"> For all </w:t>
        </w:r>
      </w:ins>
      <w:ins w:id="53" w:author="Daniel Noble" w:date="2026-01-28T11:30:00Z" w16du:dateUtc="2026-01-28T10:30:00Z">
        <w:r w:rsidR="002D7F37">
          <w:rPr>
            <w:rFonts w:cs="Times New Roman"/>
            <w:color w:val="auto"/>
          </w:rPr>
          <w:t xml:space="preserve">inferential tests, we consider mean effects being significantly different from zero when confidence intervals </w:t>
        </w:r>
      </w:ins>
      <w:ins w:id="54" w:author="Daniel Noble" w:date="2026-01-28T11:32:00Z" w16du:dateUtc="2026-01-28T10:32:00Z">
        <w:r w:rsidR="007C7DC0">
          <w:rPr>
            <w:rFonts w:cs="Times New Roman"/>
            <w:color w:val="auto"/>
          </w:rPr>
          <w:t>did</w:t>
        </w:r>
      </w:ins>
      <w:ins w:id="55" w:author="Daniel Noble" w:date="2026-01-28T11:30:00Z" w16du:dateUtc="2026-01-28T10:30:00Z">
        <w:r w:rsidR="002D7F37">
          <w:rPr>
            <w:rFonts w:cs="Times New Roman"/>
            <w:color w:val="auto"/>
          </w:rPr>
          <w:t xml:space="preserve"> not overlap zero </w:t>
        </w:r>
      </w:ins>
      <w:ins w:id="56" w:author="Daniel Noble" w:date="2026-01-28T11:32:00Z" w16du:dateUtc="2026-01-28T10:32:00Z">
        <w:r w:rsidR="007C7DC0">
          <w:rPr>
            <w:rFonts w:cs="Times New Roman"/>
            <w:color w:val="auto"/>
          </w:rPr>
          <w:t>and/</w:t>
        </w:r>
      </w:ins>
      <w:ins w:id="57" w:author="Daniel Noble" w:date="2026-01-28T11:30:00Z" w16du:dateUtc="2026-01-28T10:30:00Z">
        <w:r w:rsidR="002D7F37">
          <w:rPr>
            <w:rFonts w:cs="Times New Roman"/>
            <w:color w:val="auto"/>
          </w:rPr>
          <w:t>or when p &lt; 0.05.</w:t>
        </w:r>
      </w:ins>
    </w:p>
    <w:p w14:paraId="63124CDF" w14:textId="77777777" w:rsidR="0096150C" w:rsidRPr="0096150C" w:rsidRDefault="0096150C" w:rsidP="0096150C">
      <w:pPr>
        <w:pStyle w:val="BodyText"/>
        <w:rPr>
          <w:lang w:val="en-US"/>
        </w:rPr>
      </w:pPr>
    </w:p>
    <w:p w14:paraId="71C81402" w14:textId="69082AFF" w:rsidR="006B44F7" w:rsidRPr="00D72B71" w:rsidRDefault="00BB30EA" w:rsidP="00D72B71">
      <w:pPr>
        <w:pStyle w:val="Heading3"/>
      </w:pPr>
      <w:bookmarkStart w:id="58" w:name="_Toc211373584"/>
      <w:bookmarkStart w:id="59" w:name="_Hlk210986884"/>
      <w:bookmarkStart w:id="60" w:name="multi-level-meta-analysis-mlma-models"/>
      <w:r w:rsidRPr="00D72B71">
        <w:t xml:space="preserve">(a) </w:t>
      </w:r>
      <w:r w:rsidR="0096150C" w:rsidRPr="00D72B71">
        <w:t xml:space="preserve">Multi-level </w:t>
      </w:r>
      <w:r w:rsidR="00391958" w:rsidRPr="00D72B71">
        <w:t>m</w:t>
      </w:r>
      <w:r w:rsidR="0096150C" w:rsidRPr="00D72B71">
        <w:t xml:space="preserve">eta-analysis (MLMA) </w:t>
      </w:r>
      <w:r w:rsidR="00391958" w:rsidRPr="00D72B71">
        <w:t>m</w:t>
      </w:r>
      <w:r w:rsidR="0096150C" w:rsidRPr="00D72B71">
        <w:t>odels</w:t>
      </w:r>
      <w:bookmarkEnd w:id="58"/>
    </w:p>
    <w:p w14:paraId="0BD67E04" w14:textId="6A4B7899" w:rsidR="00767EA5" w:rsidRPr="00767EA5" w:rsidRDefault="00767EA5" w:rsidP="006B44F7">
      <w:pPr>
        <w:pStyle w:val="FirstParagraph"/>
        <w:spacing w:line="480" w:lineRule="auto"/>
        <w:rPr>
          <w:rFonts w:cs="Times New Roman"/>
        </w:rPr>
      </w:pPr>
      <w:bookmarkStart w:id="61" w:name="_Hlk220399685"/>
      <w:bookmarkEnd w:id="59"/>
      <w:r w:rsidRPr="0096150C">
        <w:rPr>
          <w:rFonts w:cs="Times New Roman"/>
        </w:rPr>
        <w:t>Using</w:t>
      </w:r>
      <w:r w:rsidRPr="00767EA5">
        <w:rPr>
          <w:rFonts w:cs="Times New Roman"/>
        </w:rPr>
        <w:t xml:space="preserve"> data subsets for each of our major stressor categories, we first fit multi-level meta-analysis (MLMA) models (i.e., intercept-only models) with </w:t>
      </w:r>
      <m:oMath>
        <m:r>
          <w:rPr>
            <w:rFonts w:ascii="Cambria Math" w:hAnsi="Cambria Math" w:cs="Times New Roman"/>
          </w:rPr>
          <m:t>SM</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H</m:t>
            </m:r>
          </m:sub>
        </m:sSub>
      </m:oMath>
      <w:r w:rsidRPr="00767EA5">
        <w:rPr>
          <w:rFonts w:cs="Times New Roman"/>
        </w:rPr>
        <w:t xml:space="preserve">, that included study, </w:t>
      </w:r>
      <w:ins w:id="62" w:author="Ondi Crino" w:date="2026-01-27T09:42:00Z" w16du:dateUtc="2026-01-26T23:12:00Z">
        <w:r w:rsidR="0084737F">
          <w:rPr>
            <w:rFonts w:cs="Times New Roman"/>
          </w:rPr>
          <w:t>biological matrix (i.e., the material from</w:t>
        </w:r>
      </w:ins>
      <w:ins w:id="63" w:author="Ondi Crino" w:date="2026-01-27T09:43:00Z" w16du:dateUtc="2026-01-26T23:13:00Z">
        <w:r w:rsidR="0084737F">
          <w:rPr>
            <w:rFonts w:cs="Times New Roman"/>
          </w:rPr>
          <w:t xml:space="preserve"> which mitochondrial parameters were quantified such as </w:t>
        </w:r>
      </w:ins>
      <w:r w:rsidRPr="00767EA5">
        <w:rPr>
          <w:rFonts w:cs="Times New Roman"/>
        </w:rPr>
        <w:t>tissue type</w:t>
      </w:r>
      <w:ins w:id="64" w:author="Ondi Crino" w:date="2026-01-27T09:43:00Z" w16du:dateUtc="2026-01-26T23:13:00Z">
        <w:r w:rsidR="0084737F">
          <w:rPr>
            <w:rFonts w:cs="Times New Roman"/>
          </w:rPr>
          <w:t>, plasma, or serum</w:t>
        </w:r>
      </w:ins>
      <w:ins w:id="65" w:author="Ondi Crino" w:date="2026-01-27T09:51:00Z" w16du:dateUtc="2026-01-26T23:21:00Z">
        <w:r w:rsidR="00572C41">
          <w:rPr>
            <w:rFonts w:cs="Times New Roman"/>
          </w:rPr>
          <w:t>; hereafter: “matrix”</w:t>
        </w:r>
      </w:ins>
      <w:ins w:id="66" w:author="Ondi Crino" w:date="2026-01-27T09:43:00Z" w16du:dateUtc="2026-01-26T23:13:00Z">
        <w:r w:rsidR="0084737F">
          <w:rPr>
            <w:rFonts w:cs="Times New Roman"/>
          </w:rPr>
          <w:t>)</w:t>
        </w:r>
      </w:ins>
      <w:r w:rsidRPr="00767EA5">
        <w:rPr>
          <w:rFonts w:cs="Times New Roman"/>
        </w:rPr>
        <w:t xml:space="preserve">, and phylogeny as random effects </w:t>
      </w:r>
      <w:r w:rsidRPr="00767EA5">
        <w:rPr>
          <w:rFonts w:cs="Times New Roman"/>
        </w:rPr>
        <w:lastRenderedPageBreak/>
        <w:t>to account for non-independence and identify sources of variability</w:t>
      </w:r>
      <w:bookmarkEnd w:id="61"/>
      <w:r w:rsidRPr="00767EA5">
        <w:rPr>
          <w:rFonts w:cs="Times New Roman"/>
        </w:rPr>
        <w:t xml:space="preserve">. We also explored models that included species and sample dependency as random </w:t>
      </w:r>
      <w:r w:rsidR="002667BD" w:rsidRPr="00767EA5">
        <w:rPr>
          <w:rFonts w:cs="Times New Roman"/>
        </w:rPr>
        <w:t>effects,</w:t>
      </w:r>
      <w:r w:rsidRPr="00767EA5">
        <w:rPr>
          <w:rFonts w:cs="Times New Roman"/>
        </w:rPr>
        <w:t xml:space="preserve"> but these were highly confounded with phylogeny and study</w:t>
      </w:r>
      <w:r w:rsidR="00860EDF">
        <w:rPr>
          <w:rFonts w:cs="Times New Roman"/>
        </w:rPr>
        <w:t>,</w:t>
      </w:r>
      <w:r w:rsidRPr="00767EA5">
        <w:rPr>
          <w:rFonts w:cs="Times New Roman"/>
        </w:rPr>
        <w:t xml:space="preserve"> so we simplified models by removing these terms. </w:t>
      </w:r>
      <w:r w:rsidR="002667BD">
        <w:rPr>
          <w:rFonts w:cs="Times New Roman"/>
        </w:rPr>
        <w:t xml:space="preserve">We also included an observation-level random effect in our models because </w:t>
      </w:r>
      <w:proofErr w:type="spellStart"/>
      <w:r w:rsidRPr="00767EA5">
        <w:rPr>
          <w:rFonts w:cs="Times New Roman"/>
          <w:i/>
          <w:iCs/>
        </w:rPr>
        <w:t>metafor</w:t>
      </w:r>
      <w:proofErr w:type="spellEnd"/>
      <w:r w:rsidRPr="00767EA5">
        <w:rPr>
          <w:rFonts w:cs="Times New Roman"/>
        </w:rPr>
        <w:t xml:space="preserve"> does not estimate a residual variance by default</w:t>
      </w:r>
      <w:r w:rsidR="002667BD">
        <w:rPr>
          <w:rFonts w:cs="Times New Roman"/>
        </w:rPr>
        <w:t>.</w:t>
      </w:r>
      <w:r w:rsidRPr="00767EA5">
        <w:rPr>
          <w:rFonts w:cs="Times New Roman"/>
        </w:rPr>
        <w:t xml:space="preserve"> The size of datasets varied in the number of species and </w:t>
      </w:r>
      <w:commentRangeStart w:id="67"/>
      <w:ins w:id="68" w:author="Ondi Crino" w:date="2026-01-27T09:50:00Z" w16du:dateUtc="2026-01-26T23:20:00Z">
        <w:r w:rsidR="00572C41">
          <w:rPr>
            <w:rFonts w:cs="Times New Roman"/>
          </w:rPr>
          <w:t>matrices used to measure mitochondrial traits</w:t>
        </w:r>
      </w:ins>
      <w:del w:id="69" w:author="Ondi Crino" w:date="2026-01-27T09:50:00Z" w16du:dateUtc="2026-01-26T23:20:00Z">
        <w:r w:rsidRPr="00767EA5" w:rsidDel="00572C41">
          <w:rPr>
            <w:rFonts w:cs="Times New Roman"/>
          </w:rPr>
          <w:delText>tissues</w:delText>
        </w:r>
      </w:del>
      <w:r w:rsidRPr="00767EA5">
        <w:rPr>
          <w:rFonts w:cs="Times New Roman"/>
        </w:rPr>
        <w:t xml:space="preserve"> </w:t>
      </w:r>
      <w:commentRangeEnd w:id="67"/>
      <w:r w:rsidR="009707C0">
        <w:rPr>
          <w:rStyle w:val="CommentReference"/>
          <w:rFonts w:asciiTheme="minorHAnsi" w:hAnsiTheme="minorHAnsi"/>
          <w:color w:val="auto"/>
          <w:lang w:val="en-AU"/>
        </w:rPr>
        <w:commentReference w:id="67"/>
      </w:r>
      <w:r w:rsidRPr="00767EA5">
        <w:rPr>
          <w:rFonts w:cs="Times New Roman"/>
        </w:rPr>
        <w:t>(</w:t>
      </w:r>
      <w:r w:rsidR="002667BD" w:rsidRPr="002667BD">
        <w:rPr>
          <w:rFonts w:cs="Times New Roman"/>
        </w:rPr>
        <w:t>Table 3</w:t>
      </w:r>
      <w:r w:rsidRPr="00767EA5">
        <w:rPr>
          <w:rFonts w:cs="Times New Roman"/>
        </w:rPr>
        <w:t>). As such, we simplified the random effect structure for some datasets</w:t>
      </w:r>
      <w:r w:rsidR="00860EDF">
        <w:rPr>
          <w:rFonts w:cs="Times New Roman"/>
        </w:rPr>
        <w:t xml:space="preserve"> to </w:t>
      </w:r>
      <w:r w:rsidRPr="00767EA5">
        <w:rPr>
          <w:rFonts w:cs="Times New Roman"/>
        </w:rPr>
        <w:t>includ</w:t>
      </w:r>
      <w:r w:rsidR="00860EDF">
        <w:rPr>
          <w:rFonts w:cs="Times New Roman"/>
        </w:rPr>
        <w:t xml:space="preserve">e </w:t>
      </w:r>
      <w:r w:rsidRPr="00767EA5">
        <w:rPr>
          <w:rFonts w:cs="Times New Roman"/>
        </w:rPr>
        <w:t xml:space="preserve">only random effects with six or more levels. Our MLMA models allowed us to partition variation in </w:t>
      </w:r>
      <m:oMath>
        <m:r>
          <w:rPr>
            <w:rFonts w:ascii="Cambria Math" w:hAnsi="Cambria Math" w:cs="Times New Roman"/>
          </w:rPr>
          <m:t>SM</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H</m:t>
            </m:r>
          </m:sub>
        </m:sSub>
      </m:oMath>
      <w:r w:rsidRPr="00767EA5">
        <w:rPr>
          <w:rFonts w:cs="Times New Roman"/>
        </w:rPr>
        <w:t xml:space="preserve"> among these key sources while accounting for total sampling variance. We took a pluralistic approach to heterogeneity reporting, by reporting absolute (</w:t>
      </w: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oMath>
      <w:r w:rsidRPr="00767EA5">
        <w:rPr>
          <w:rFonts w:cs="Times New Roman"/>
        </w:rPr>
        <w:t xml:space="preserve">), relative (i.e., </w:t>
      </w:r>
      <m:oMath>
        <m:sSubSup>
          <m:sSubSupPr>
            <m:ctrlPr>
              <w:rPr>
                <w:rFonts w:ascii="Cambria Math" w:hAnsi="Cambria Math" w:cs="Times New Roman"/>
              </w:rPr>
            </m:ctrlPr>
          </m:sSubSupPr>
          <m:e>
            <m:r>
              <w:rPr>
                <w:rFonts w:ascii="Cambria Math" w:hAnsi="Cambria Math" w:cs="Times New Roman"/>
              </w:rPr>
              <m:t>I</m:t>
            </m:r>
          </m:e>
          <m:sub>
            <m:r>
              <w:rPr>
                <w:rFonts w:ascii="Cambria Math" w:hAnsi="Cambria Math" w:cs="Times New Roman"/>
              </w:rPr>
              <m:t>total</m:t>
            </m:r>
          </m:sub>
          <m:sup>
            <m:r>
              <w:rPr>
                <w:rFonts w:ascii="Cambria Math" w:hAnsi="Cambria Math" w:cs="Times New Roman"/>
              </w:rPr>
              <m:t>2</m:t>
            </m:r>
          </m:sup>
        </m:sSubSup>
      </m:oMath>
      <w:r w:rsidRPr="00767EA5">
        <w:rPr>
          <w:rFonts w:cs="Times New Roman"/>
        </w:rPr>
        <w:t xml:space="preserve">, </w:t>
      </w:r>
      <w:r w:rsidRPr="00767EA5">
        <w:rPr>
          <w:rFonts w:cs="Times New Roman"/>
          <w:i/>
          <w:iCs/>
        </w:rPr>
        <w:t>sensu</w:t>
      </w:r>
      <w:r w:rsidRPr="00767EA5">
        <w:rPr>
          <w:rFonts w:cs="Times New Roman"/>
        </w:rPr>
        <w:t xml:space="preserve"> Nakagawa &amp; Santos</w:t>
      </w:r>
      <w:r w:rsidR="00FF7DCC">
        <w:rPr>
          <w:rFonts w:cs="Times New Roman"/>
        </w:rPr>
        <w:t>,</w:t>
      </w:r>
      <w:r w:rsidRPr="00767EA5">
        <w:rPr>
          <w:rFonts w:cs="Times New Roman"/>
        </w:rPr>
        <w:t xml:space="preserve">2012; Noble </w:t>
      </w:r>
      <w:r w:rsidRPr="00767EA5">
        <w:rPr>
          <w:rFonts w:cs="Times New Roman"/>
          <w:i/>
          <w:iCs/>
        </w:rPr>
        <w:t>et al.</w:t>
      </w:r>
      <w:r w:rsidR="00FF7DCC">
        <w:rPr>
          <w:rFonts w:cs="Times New Roman"/>
        </w:rPr>
        <w:t>,</w:t>
      </w:r>
      <w:r w:rsidRPr="00767EA5">
        <w:rPr>
          <w:rFonts w:cs="Times New Roman"/>
        </w:rPr>
        <w:t xml:space="preserve"> 2022) and magnitude measures (both </w:t>
      </w:r>
      <m:oMath>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total</m:t>
            </m:r>
          </m:sub>
        </m:sSub>
      </m:oMath>
      <w:r w:rsidRPr="00767EA5">
        <w:rPr>
          <w:rFonts w:cs="Times New Roman"/>
        </w:rPr>
        <w:t xml:space="preserve"> and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total</m:t>
            </m:r>
          </m:sub>
        </m:sSub>
      </m:oMath>
      <w:r w:rsidRPr="00767EA5">
        <w:rPr>
          <w:rFonts w:cs="Times New Roman"/>
        </w:rPr>
        <w:t xml:space="preserve">) of heterogeneity as suggested by </w:t>
      </w:r>
      <w:r w:rsidR="00FF7DCC">
        <w:rPr>
          <w:rFonts w:cs="Times New Roman"/>
        </w:rPr>
        <w:fldChar w:fldCharType="begin"/>
      </w:r>
      <w:r w:rsidR="00040C2B">
        <w:rPr>
          <w:rFonts w:cs="Times New Roman"/>
        </w:rPr>
        <w:instrText xml:space="preserve"> ADDIN EN.CITE &lt;EndNote&gt;&lt;Cite AuthorYear="1"&gt;&lt;Author&gt;Yang&lt;/Author&gt;&lt;Year&gt;2023&lt;/Year&gt;&lt;RecNum&gt;535&lt;/RecNum&gt;&lt;DisplayText&gt;Yang&lt;style face="italic"&gt; et al.&lt;/style&gt; (2023)&lt;/DisplayText&gt;&lt;record&gt;&lt;rec-number&gt;535&lt;/rec-number&gt;&lt;foreign-keys&gt;&lt;key app="EN" db-id="svdp5t22ptsev2evxdivrv0xp5epz52f5fxd" timestamp="1752105455"&gt;535&lt;/key&gt;&lt;/foreign-keys&gt;&lt;ref-type name="Journal Article"&gt;17&lt;/ref-type&gt;&lt;contributors&gt;&lt;authors&gt;&lt;author&gt;Yang, Y.&lt;/author&gt;&lt;author&gt;Noble, D. W. A.&lt;/author&gt;&lt;author&gt;Spake, R.&lt;/author&gt;&lt;author&gt;Senior, A. M.&lt;/author&gt;&lt;author&gt;Lagisz, M.&lt;/author&gt;&lt;author&gt;Nakagawa, S.&lt;/author&gt;&lt;/authors&gt;&lt;/contributors&gt;&lt;titles&gt;&lt;title&gt;Measuring biological generality in meta-analysis: A pluralistic approach to heterogeneity quantification and stratification&lt;/title&gt;&lt;secondary-title&gt;EcoEvoRxiv&lt;/secondary-title&gt;&lt;/titles&gt;&lt;periodical&gt;&lt;full-title&gt;EcoEvoRxiv&lt;/full-title&gt;&lt;/periodical&gt;&lt;dates&gt;&lt;year&gt;2023&lt;/year&gt;&lt;/dates&gt;&lt;urls&gt;&lt;/urls&gt;&lt;/record&gt;&lt;/Cite&gt;&lt;/EndNote&gt;</w:instrText>
      </w:r>
      <w:r w:rsidR="00FF7DCC">
        <w:rPr>
          <w:rFonts w:cs="Times New Roman"/>
        </w:rPr>
        <w:fldChar w:fldCharType="separate"/>
      </w:r>
      <w:r w:rsidR="00FF7DCC">
        <w:rPr>
          <w:rFonts w:cs="Times New Roman"/>
          <w:noProof/>
        </w:rPr>
        <w:t>Yang</w:t>
      </w:r>
      <w:r w:rsidR="00FF7DCC" w:rsidRPr="00FF7DCC">
        <w:rPr>
          <w:rFonts w:cs="Times New Roman"/>
          <w:i/>
          <w:noProof/>
        </w:rPr>
        <w:t xml:space="preserve"> et al.</w:t>
      </w:r>
      <w:r w:rsidR="00FF7DCC">
        <w:rPr>
          <w:rFonts w:cs="Times New Roman"/>
          <w:noProof/>
        </w:rPr>
        <w:t xml:space="preserve"> (2023)</w:t>
      </w:r>
      <w:r w:rsidR="00FF7DCC">
        <w:rPr>
          <w:rFonts w:cs="Times New Roman"/>
        </w:rPr>
        <w:fldChar w:fldCharType="end"/>
      </w:r>
      <w:r w:rsidRPr="00767EA5">
        <w:rPr>
          <w:rFonts w:cs="Times New Roman"/>
        </w:rPr>
        <w:t xml:space="preserve">. We also report each of their stratified versions for each random effect level </w:t>
      </w:r>
      <w:r w:rsidR="00FF7DCC">
        <w:rPr>
          <w:rFonts w:cs="Times New Roman"/>
        </w:rPr>
        <w:fldChar w:fldCharType="begin">
          <w:fldData xml:space="preserve">PEVuZE5vdGU+PENpdGU+PEF1dGhvcj5OYWthZ2F3YTwvQXV0aG9yPjxZZWFyPjIwMTI8L1llYXI+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</w:fldData>
        </w:fldChar>
      </w:r>
      <w:r w:rsidR="00040C2B">
        <w:rPr>
          <w:rFonts w:cs="Times New Roman"/>
        </w:rPr>
        <w:instrText xml:space="preserve"> ADDIN EN.CITE </w:instrText>
      </w:r>
      <w:r w:rsidR="00040C2B">
        <w:rPr>
          <w:rFonts w:cs="Times New Roman"/>
        </w:rPr>
        <w:fldChar w:fldCharType="begin">
          <w:fldData xml:space="preserve">PEVuZE5vdGU+PENpdGU+PEF1dGhvcj5OYWthZ2F3YTwvQXV0aG9yPjxZZWFyPjIwMTI8L1llYXI+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</w:fldData>
        </w:fldChar>
      </w:r>
      <w:r w:rsidR="00040C2B">
        <w:rPr>
          <w:rFonts w:cs="Times New Roman"/>
        </w:rPr>
        <w:instrText xml:space="preserve"> ADDIN EN.CITE.DATA </w:instrText>
      </w:r>
      <w:r w:rsidR="00040C2B">
        <w:rPr>
          <w:rFonts w:cs="Times New Roman"/>
        </w:rPr>
      </w:r>
      <w:r w:rsidR="00040C2B">
        <w:rPr>
          <w:rFonts w:cs="Times New Roman"/>
        </w:rPr>
        <w:fldChar w:fldCharType="end"/>
      </w:r>
      <w:r w:rsidR="00FF7DCC">
        <w:rPr>
          <w:rFonts w:cs="Times New Roman"/>
        </w:rPr>
      </w:r>
      <w:r w:rsidR="00FF7DCC">
        <w:rPr>
          <w:rFonts w:cs="Times New Roman"/>
        </w:rPr>
        <w:fldChar w:fldCharType="separate"/>
      </w:r>
      <w:r w:rsidR="00FF7DCC">
        <w:rPr>
          <w:rFonts w:cs="Times New Roman"/>
          <w:noProof/>
        </w:rPr>
        <w:t>(Nakagawa &amp; Santos, 2012; Yang</w:t>
      </w:r>
      <w:r w:rsidR="00FF7DCC" w:rsidRPr="00FF7DCC">
        <w:rPr>
          <w:rFonts w:cs="Times New Roman"/>
          <w:i/>
          <w:noProof/>
        </w:rPr>
        <w:t xml:space="preserve"> et al.</w:t>
      </w:r>
      <w:r w:rsidR="00FF7DCC">
        <w:rPr>
          <w:rFonts w:cs="Times New Roman"/>
          <w:noProof/>
        </w:rPr>
        <w:t>, 2023)</w:t>
      </w:r>
      <w:r w:rsidR="00FF7DCC">
        <w:rPr>
          <w:rFonts w:cs="Times New Roman"/>
        </w:rPr>
        <w:fldChar w:fldCharType="end"/>
      </w:r>
      <w:r w:rsidRPr="00767EA5">
        <w:rPr>
          <w:rFonts w:cs="Times New Roman"/>
        </w:rPr>
        <w:t xml:space="preserve">. We also present 95% prediction intervals which describe the expected distribution of effects from future studies </w:t>
      </w:r>
      <w:r w:rsidR="00FF7DCC">
        <w:rPr>
          <w:rFonts w:cs="Times New Roman"/>
        </w:rPr>
        <w:fldChar w:fldCharType="begin">
          <w:fldData xml:space="preserve">PEVuZE5vdGU+PENpdGU+PEF1dGhvcj5OYWthZ2F3YTwvQXV0aG9yPjxZZWFyPjIwMjE8L1llYXI+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==
</w:fldData>
        </w:fldChar>
      </w:r>
      <w:r w:rsidR="00040C2B">
        <w:rPr>
          <w:rFonts w:cs="Times New Roman"/>
        </w:rPr>
        <w:instrText xml:space="preserve"> ADDIN EN.CITE </w:instrText>
      </w:r>
      <w:r w:rsidR="00040C2B">
        <w:rPr>
          <w:rFonts w:cs="Times New Roman"/>
        </w:rPr>
        <w:fldChar w:fldCharType="begin">
          <w:fldData xml:space="preserve">PEVuZE5vdGU+PENpdGU+PEF1dGhvcj5OYWthZ2F3YTwvQXV0aG9yPjxZZWFyPjIwMjE8L1llYXI+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==
</w:fldData>
        </w:fldChar>
      </w:r>
      <w:r w:rsidR="00040C2B">
        <w:rPr>
          <w:rFonts w:cs="Times New Roman"/>
        </w:rPr>
        <w:instrText xml:space="preserve"> ADDIN EN.CITE.DATA </w:instrText>
      </w:r>
      <w:r w:rsidR="00040C2B">
        <w:rPr>
          <w:rFonts w:cs="Times New Roman"/>
        </w:rPr>
      </w:r>
      <w:r w:rsidR="00040C2B">
        <w:rPr>
          <w:rFonts w:cs="Times New Roman"/>
        </w:rPr>
        <w:fldChar w:fldCharType="end"/>
      </w:r>
      <w:r w:rsidR="00FF7DCC">
        <w:rPr>
          <w:rFonts w:cs="Times New Roman"/>
        </w:rPr>
      </w:r>
      <w:r w:rsidR="00FF7DCC">
        <w:rPr>
          <w:rFonts w:cs="Times New Roman"/>
        </w:rPr>
        <w:fldChar w:fldCharType="separate"/>
      </w:r>
      <w:r w:rsidR="00FF7DCC">
        <w:rPr>
          <w:rFonts w:cs="Times New Roman"/>
          <w:noProof/>
        </w:rPr>
        <w:t>(Nakagawa</w:t>
      </w:r>
      <w:r w:rsidR="00FF7DCC" w:rsidRPr="00FF7DCC">
        <w:rPr>
          <w:rFonts w:cs="Times New Roman"/>
          <w:i/>
          <w:noProof/>
        </w:rPr>
        <w:t xml:space="preserve"> et al.</w:t>
      </w:r>
      <w:r w:rsidR="00FF7DCC">
        <w:rPr>
          <w:rFonts w:cs="Times New Roman"/>
          <w:noProof/>
        </w:rPr>
        <w:t>, 2021; Noble</w:t>
      </w:r>
      <w:r w:rsidR="00FF7DCC" w:rsidRPr="00FF7DCC">
        <w:rPr>
          <w:rFonts w:cs="Times New Roman"/>
          <w:i/>
          <w:noProof/>
        </w:rPr>
        <w:t xml:space="preserve"> et al.</w:t>
      </w:r>
      <w:r w:rsidR="00FF7DCC">
        <w:rPr>
          <w:rFonts w:cs="Times New Roman"/>
          <w:noProof/>
        </w:rPr>
        <w:t>, 2022)</w:t>
      </w:r>
      <w:r w:rsidR="00FF7DCC">
        <w:rPr>
          <w:rFonts w:cs="Times New Roman"/>
        </w:rPr>
        <w:fldChar w:fldCharType="end"/>
      </w:r>
      <w:r w:rsidRPr="00767EA5">
        <w:rPr>
          <w:rFonts w:cs="Times New Roman"/>
        </w:rPr>
        <w:t>.</w:t>
      </w:r>
    </w:p>
    <w:p w14:paraId="3EAD0E6F" w14:textId="06386E9E" w:rsidR="00767EA5" w:rsidRDefault="00767EA5" w:rsidP="005F06DD">
      <w:pPr>
        <w:pStyle w:val="BodyText"/>
        <w:spacing w:line="480" w:lineRule="auto"/>
        <w:ind w:firstLine="720"/>
        <w:rPr>
          <w:rFonts w:ascii="Times New Roman" w:hAnsi="Times New Roman" w:cs="Times New Roman"/>
          <w:sz w:val="24"/>
          <w:szCs w:val="24"/>
        </w:rPr>
      </w:pPr>
      <w:r w:rsidRPr="00767EA5">
        <w:rPr>
          <w:rFonts w:ascii="Times New Roman" w:hAnsi="Times New Roman" w:cs="Times New Roman"/>
          <w:sz w:val="24"/>
          <w:szCs w:val="24"/>
        </w:rPr>
        <w:t xml:space="preserve">A phylogeny was derived by first cross-checking taxa names using the Open Tree of Life (OTL) with the </w:t>
      </w:r>
      <w:r w:rsidRPr="00767EA5">
        <w:rPr>
          <w:rFonts w:ascii="Times New Roman" w:hAnsi="Times New Roman" w:cs="Times New Roman"/>
          <w:i/>
          <w:iCs/>
          <w:sz w:val="24"/>
          <w:szCs w:val="24"/>
        </w:rPr>
        <w:t>rotl</w:t>
      </w:r>
      <w:r w:rsidRPr="00767EA5">
        <w:rPr>
          <w:rFonts w:ascii="Times New Roman" w:hAnsi="Times New Roman" w:cs="Times New Roman"/>
          <w:sz w:val="24"/>
          <w:szCs w:val="24"/>
        </w:rPr>
        <w:t xml:space="preserve"> package in R </w:t>
      </w:r>
      <w:r w:rsidR="005F06DD">
        <w:rPr>
          <w:rFonts w:ascii="Times New Roman" w:hAnsi="Times New Roman" w:cs="Times New Roman"/>
          <w:sz w:val="24"/>
          <w:szCs w:val="24"/>
        </w:rPr>
        <w:fldChar w:fldCharType="begin"/>
      </w:r>
      <w:r w:rsidR="00040C2B">
        <w:rPr>
          <w:rFonts w:ascii="Times New Roman" w:hAnsi="Times New Roman" w:cs="Times New Roman"/>
          <w:sz w:val="24"/>
          <w:szCs w:val="24"/>
        </w:rPr>
        <w:instrText xml:space="preserve"> ADDIN EN.CITE &lt;EndNote&gt;&lt;Cite&gt;&lt;Author&gt;Michonneau&lt;/Author&gt;&lt;Year&gt;2016&lt;/Year&gt;&lt;RecNum&gt;527&lt;/RecNum&gt;&lt;Prefix&gt;vers. 3.1.0`; &lt;/Prefix&gt;&lt;DisplayText&gt;(vers. 3.1.0; Michonneau, Brown &amp;amp; Winter, 2016)&lt;/DisplayText&gt;&lt;record&gt;&lt;rec-number&gt;527&lt;/rec-number&gt;&lt;foreign-keys&gt;&lt;key app="EN" db-id="svdp5t22ptsev2evxdivrv0xp5epz52f5fxd" timestamp="1752103000"&gt;527&lt;/key&gt;&lt;/foreign-keys&gt;&lt;ref-type name="Journal Article"&gt;17&lt;/ref-type&gt;&lt;contributors&gt;&lt;authors&gt;&lt;author&gt;Michonneau, F.&lt;/author&gt;&lt;author&gt;Brown, J. W.&lt;/author&gt;&lt;author&gt;Winter, D. J.&lt;/author&gt;&lt;/authors&gt;&lt;/contributors&gt;&lt;auth-address&gt;Univ Florida, Whitney Lab Marine Sci, St Augustine, FL 32080 USA&amp;#xD;Univ Florida, Florida Museum Nat Hist, Gainesville, FL 32611 USA&amp;#xD;Univ Michigan, Dept Ecol &amp;amp; Evolutionary Biol, Ann Arbor, MI 48109 USA&amp;#xD;Arizona State Univ, Biodesign Inst, Virginia G Piper Ctr Personalized Diagnost, Tempe, AZ 85287 USA&lt;/auth-address&gt;&lt;titles&gt;&lt;title&gt;rot1: an R package to interact with the Open Tree of Life data&lt;/title&gt;&lt;secondary-title&gt;Methods in Ecology and Evolution&lt;/secondary-title&gt;&lt;alt-title&gt;Methods Ecol Evol&lt;/alt-title&gt;&lt;/titles&gt;&lt;periodical&gt;&lt;full-title&gt;Methods in Ecology and Evolution&lt;/full-title&gt;&lt;abbr-1&gt;Methods Ecol Evol&lt;/abbr-1&gt;&lt;/periodical&gt;&lt;alt-periodical&gt;&lt;full-title&gt;Methods in Ecology and Evolution&lt;/full-title&gt;&lt;abbr-1&gt;Methods Ecol Evol&lt;/abbr-1&gt;&lt;/alt-periodical&gt;&lt;pages&gt;1476-1481&lt;/pages&gt;&lt;volume&gt;7&lt;/volume&gt;&lt;number&gt;12&lt;/number&gt;&lt;keywords&gt;&lt;keyword&gt;comparative methods&lt;/keyword&gt;&lt;keyword&gt;macroevolution&lt;/keyword&gt;&lt;keyword&gt;open tree of life&lt;/keyword&gt;&lt;keyword&gt;phylogenetics&lt;/keyword&gt;&lt;keyword&gt;phylogenies&lt;/keyword&gt;&lt;keyword&gt;nexus&lt;/keyword&gt;&lt;/keywords&gt;&lt;dates&gt;&lt;year&gt;2016&lt;/year&gt;&lt;pub-dates&gt;&lt;date&gt;Dec&lt;/date&gt;&lt;/pub-dates&gt;&lt;/dates&gt;&lt;isbn&gt;2041-210x&lt;/isbn&gt;&lt;accession-num&gt;WOS:000390408700006&lt;/accession-num&gt;&lt;urls&gt;&lt;related-urls&gt;&lt;url&gt;&amp;lt;Go to ISI&amp;gt;://WOS:000390408700006&lt;/url&gt;&lt;/related-urls&gt;&lt;/urls&gt;&lt;electronic-resource-num&gt;10.1111/2041-210x.12593&lt;/electronic-resource-num&gt;&lt;language&gt;English&lt;/language&gt;&lt;/record&gt;&lt;/Cite&gt;&lt;/EndNote&gt;</w:instrText>
      </w:r>
      <w:r w:rsidR="005F06DD">
        <w:rPr>
          <w:rFonts w:ascii="Times New Roman" w:hAnsi="Times New Roman" w:cs="Times New Roman"/>
          <w:sz w:val="24"/>
          <w:szCs w:val="24"/>
        </w:rPr>
        <w:fldChar w:fldCharType="separate"/>
      </w:r>
      <w:r w:rsidR="005F06DD">
        <w:rPr>
          <w:rFonts w:ascii="Times New Roman" w:hAnsi="Times New Roman" w:cs="Times New Roman"/>
          <w:noProof/>
          <w:sz w:val="24"/>
          <w:szCs w:val="24"/>
        </w:rPr>
        <w:t>(vers. 3.1.0; Michonneau, Brown &amp; Winter, 2016)</w:t>
      </w:r>
      <w:r w:rsidR="005F06DD">
        <w:rPr>
          <w:rFonts w:ascii="Times New Roman" w:hAnsi="Times New Roman" w:cs="Times New Roman"/>
          <w:sz w:val="24"/>
          <w:szCs w:val="24"/>
        </w:rPr>
        <w:fldChar w:fldCharType="end"/>
      </w:r>
      <w:r w:rsidRPr="00767EA5">
        <w:rPr>
          <w:rFonts w:ascii="Times New Roman" w:hAnsi="Times New Roman" w:cs="Times New Roman"/>
          <w:sz w:val="24"/>
          <w:szCs w:val="24"/>
        </w:rPr>
        <w:t xml:space="preserve">, and plotting taxa using </w:t>
      </w:r>
      <w:proofErr w:type="spellStart"/>
      <w:r w:rsidRPr="00767EA5">
        <w:rPr>
          <w:rFonts w:ascii="Times New Roman" w:hAnsi="Times New Roman" w:cs="Times New Roman"/>
          <w:i/>
          <w:iCs/>
          <w:sz w:val="24"/>
          <w:szCs w:val="24"/>
        </w:rPr>
        <w:t>ggtree</w:t>
      </w:r>
      <w:proofErr w:type="spellEnd"/>
      <w:r w:rsidRPr="00767EA5">
        <w:rPr>
          <w:rFonts w:ascii="Times New Roman" w:hAnsi="Times New Roman" w:cs="Times New Roman"/>
          <w:sz w:val="24"/>
          <w:szCs w:val="24"/>
        </w:rPr>
        <w:t xml:space="preserve"> to visualize the </w:t>
      </w:r>
      <w:r w:rsidR="003A4BA9" w:rsidRPr="003A4BA9">
        <w:rPr>
          <w:rFonts w:ascii="Times New Roman" w:hAnsi="Times New Roman" w:cs="Times New Roman"/>
          <w:sz w:val="24"/>
          <w:szCs w:val="24"/>
        </w:rPr>
        <w:t>tree</w:t>
      </w:r>
      <w:r w:rsidRPr="00767EA5">
        <w:rPr>
          <w:rFonts w:ascii="Times New Roman" w:hAnsi="Times New Roman" w:cs="Times New Roman"/>
          <w:sz w:val="24"/>
          <w:szCs w:val="24"/>
        </w:rPr>
        <w:t xml:space="preserve"> </w:t>
      </w:r>
      <w:r w:rsidR="005F06DD">
        <w:rPr>
          <w:rFonts w:ascii="Times New Roman" w:hAnsi="Times New Roman" w:cs="Times New Roman"/>
          <w:sz w:val="24"/>
          <w:szCs w:val="24"/>
        </w:rPr>
        <w:fldChar w:fldCharType="begin">
          <w:fldData xml:space="preserve">PEVuZE5vdGU+PENpdGU+PEF1dGhvcj5ZdTwvQXV0aG9yPjxZZWFyPjIwMTc8L1llYXI+PFJlY051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</w:fldData>
        </w:fldChar>
      </w:r>
      <w:r w:rsidR="00FB1D1D">
        <w:rPr>
          <w:rFonts w:ascii="Times New Roman" w:hAnsi="Times New Roman" w:cs="Times New Roman"/>
          <w:sz w:val="24"/>
          <w:szCs w:val="24"/>
        </w:rPr>
        <w:instrText xml:space="preserve"> ADDIN EN.CITE </w:instrText>
      </w:r>
      <w:r w:rsidR="00FB1D1D">
        <w:rPr>
          <w:rFonts w:ascii="Times New Roman" w:hAnsi="Times New Roman" w:cs="Times New Roman"/>
          <w:sz w:val="24"/>
          <w:szCs w:val="24"/>
        </w:rPr>
        <w:fldChar w:fldCharType="begin">
          <w:fldData xml:space="preserve">PEVuZE5vdGU+PENpdGU+PEF1dGhvcj5ZdTwvQXV0aG9yPjxZZWFyPjIwMTc8L1llYXI+PFJlY051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</w:fldData>
        </w:fldChar>
      </w:r>
      <w:r w:rsidR="00FB1D1D">
        <w:rPr>
          <w:rFonts w:ascii="Times New Roman" w:hAnsi="Times New Roman" w:cs="Times New Roman"/>
          <w:sz w:val="24"/>
          <w:szCs w:val="24"/>
        </w:rPr>
        <w:instrText xml:space="preserve"> ADDIN EN.CITE.DATA </w:instrText>
      </w:r>
      <w:r w:rsidR="00FB1D1D">
        <w:rPr>
          <w:rFonts w:ascii="Times New Roman" w:hAnsi="Times New Roman" w:cs="Times New Roman"/>
          <w:sz w:val="24"/>
          <w:szCs w:val="24"/>
        </w:rPr>
      </w:r>
      <w:r w:rsidR="00FB1D1D">
        <w:rPr>
          <w:rFonts w:ascii="Times New Roman" w:hAnsi="Times New Roman" w:cs="Times New Roman"/>
          <w:sz w:val="24"/>
          <w:szCs w:val="24"/>
        </w:rPr>
        <w:fldChar w:fldCharType="end"/>
      </w:r>
      <w:r w:rsidR="005F06DD">
        <w:rPr>
          <w:rFonts w:ascii="Times New Roman" w:hAnsi="Times New Roman" w:cs="Times New Roman"/>
          <w:sz w:val="24"/>
          <w:szCs w:val="24"/>
        </w:rPr>
      </w:r>
      <w:r w:rsidR="005F06DD">
        <w:rPr>
          <w:rFonts w:ascii="Times New Roman" w:hAnsi="Times New Roman" w:cs="Times New Roman"/>
          <w:sz w:val="24"/>
          <w:szCs w:val="24"/>
        </w:rPr>
        <w:fldChar w:fldCharType="separate"/>
      </w:r>
      <w:r w:rsidR="00FB1D1D">
        <w:rPr>
          <w:rFonts w:ascii="Times New Roman" w:hAnsi="Times New Roman" w:cs="Times New Roman"/>
          <w:noProof/>
          <w:sz w:val="24"/>
          <w:szCs w:val="24"/>
        </w:rPr>
        <w:t>(vers. 3.16.0; Fig. 2; Yu</w:t>
      </w:r>
      <w:r w:rsidR="00FB1D1D" w:rsidRPr="00FB1D1D">
        <w:rPr>
          <w:rFonts w:ascii="Times New Roman" w:hAnsi="Times New Roman" w:cs="Times New Roman"/>
          <w:i/>
          <w:noProof/>
          <w:sz w:val="24"/>
          <w:szCs w:val="24"/>
        </w:rPr>
        <w:t xml:space="preserve"> et al.</w:t>
      </w:r>
      <w:r w:rsidR="00FB1D1D">
        <w:rPr>
          <w:rFonts w:ascii="Times New Roman" w:hAnsi="Times New Roman" w:cs="Times New Roman"/>
          <w:noProof/>
          <w:sz w:val="24"/>
          <w:szCs w:val="24"/>
        </w:rPr>
        <w:t>, 2017)</w:t>
      </w:r>
      <w:r w:rsidR="005F06DD">
        <w:rPr>
          <w:rFonts w:ascii="Times New Roman" w:hAnsi="Times New Roman" w:cs="Times New Roman"/>
          <w:sz w:val="24"/>
          <w:szCs w:val="24"/>
        </w:rPr>
        <w:fldChar w:fldCharType="end"/>
      </w:r>
      <w:r w:rsidRPr="00767EA5">
        <w:rPr>
          <w:rFonts w:ascii="Times New Roman" w:hAnsi="Times New Roman" w:cs="Times New Roman"/>
          <w:sz w:val="24"/>
          <w:szCs w:val="24"/>
        </w:rPr>
        <w:t xml:space="preserve">. We resolved any taxa names that were outdated or changed. Once names in the dataset and </w:t>
      </w:r>
      <w:r w:rsidRPr="00767EA5">
        <w:rPr>
          <w:rFonts w:ascii="Times New Roman" w:hAnsi="Times New Roman" w:cs="Times New Roman"/>
          <w:i/>
          <w:iCs/>
          <w:sz w:val="24"/>
          <w:szCs w:val="24"/>
        </w:rPr>
        <w:t>rotl</w:t>
      </w:r>
      <w:r w:rsidRPr="00767EA5">
        <w:rPr>
          <w:rFonts w:ascii="Times New Roman" w:hAnsi="Times New Roman" w:cs="Times New Roman"/>
          <w:sz w:val="24"/>
          <w:szCs w:val="24"/>
        </w:rPr>
        <w:t xml:space="preserve"> database matched we exported species names and built a time calibrated phylogeny for the species in our dataset using </w:t>
      </w:r>
      <w:proofErr w:type="spellStart"/>
      <w:r w:rsidRPr="00767EA5">
        <w:rPr>
          <w:rFonts w:ascii="Times New Roman" w:hAnsi="Times New Roman" w:cs="Times New Roman"/>
          <w:sz w:val="24"/>
          <w:szCs w:val="24"/>
        </w:rPr>
        <w:t>TimeTree</w:t>
      </w:r>
      <w:proofErr w:type="spellEnd"/>
      <w:r w:rsidR="005F06DD">
        <w:rPr>
          <w:rFonts w:ascii="Times New Roman" w:hAnsi="Times New Roman" w:cs="Times New Roman"/>
          <w:sz w:val="24"/>
          <w:szCs w:val="24"/>
        </w:rPr>
        <w:t xml:space="preserve"> </w:t>
      </w:r>
      <w:r w:rsidR="005F06DD">
        <w:rPr>
          <w:rFonts w:ascii="Times New Roman" w:hAnsi="Times New Roman" w:cs="Times New Roman"/>
          <w:sz w:val="24"/>
          <w:szCs w:val="24"/>
        </w:rPr>
        <w:fldChar w:fldCharType="begin"/>
      </w:r>
      <w:r w:rsidR="00040C2B">
        <w:rPr>
          <w:rFonts w:ascii="Times New Roman" w:hAnsi="Times New Roman" w:cs="Times New Roman"/>
          <w:sz w:val="24"/>
          <w:szCs w:val="24"/>
        </w:rPr>
        <w:instrText xml:space="preserve"> ADDIN EN.CITE &lt;EndNote&gt;&lt;Cite&gt;&lt;Author&gt;Kumar&lt;/Author&gt;&lt;Year&gt;2022&lt;/Year&gt;&lt;RecNum&gt;526&lt;/RecNum&gt;&lt;Prefix&gt;timetree.org`; &lt;/Prefix&gt;&lt;DisplayText&gt;(timetree.org; Kumar&lt;style face="italic"&gt; et al.&lt;/style&gt;, 2022)&lt;/DisplayText&gt;&lt;record&gt;&lt;rec-number&gt;526&lt;/rec-number&gt;&lt;foreign-keys&gt;&lt;key app="EN" db-id="svdp5t22ptsev2evxdivrv0xp5epz52f5fxd" timestamp="1752102970"&gt;526&lt;/key&gt;&lt;/foreign-keys&gt;&lt;ref-type name="Journal Article"&gt;17&lt;/ref-type&gt;&lt;contributors&gt;&lt;authors&gt;&lt;author&gt;Kumar, S.&lt;/author&gt;&lt;author&gt;Suleski, M.&lt;/author&gt;&lt;author&gt;Craig, J. M.&lt;/author&gt;&lt;author&gt;Kasprowicz, A. E.&lt;/author&gt;&lt;author&gt;Sanderford, M.&lt;/author&gt;&lt;author&gt;Li, M.&lt;/author&gt;&lt;author&gt;Stecher, G.&lt;/author&gt;&lt;author&gt;Hedges, S. B.&lt;/author&gt;&lt;/authors&gt;&lt;/contributors&gt;&lt;auth-address&gt;Temple Univ, Inst Genom &amp;amp; Evolutionary Med, Dept Biol, Philadelphia, PA 19122 USA&amp;#xD;Temple Univ, Dept Biol, Philadelphia, PA 19122 USA&amp;#xD;Temple Univ, Ctr Biodivers, Philadelphia, PA 19122 USA&amp;#xD;King Abdulaziz Univ, Ctr Excellence Genom Med Res, Jeddah 22254, Saudi Arabia&lt;/auth-address&gt;&lt;titles&gt;&lt;title&gt;TimeTree 5: An Expanded Resource for Species Divergence Times&lt;/title&gt;&lt;secondary-title&gt;Molecular Biology and Evolution&lt;/secondary-title&gt;&lt;alt-title&gt;Mol Biol Evol&lt;/alt-title&gt;&lt;/titles&gt;&lt;periodical&gt;&lt;full-title&gt;Molecular Biology and Evolution&lt;/full-title&gt;&lt;abbr-1&gt;Mol Biol Evol&lt;/abbr-1&gt;&lt;/periodical&gt;&lt;alt-periodical&gt;&lt;full-title&gt;Molecular Biology and Evolution&lt;/full-title&gt;&lt;abbr-1&gt;Mol Biol Evol&lt;/abbr-1&gt;&lt;/alt-periodical&gt;&lt;volume&gt;39&lt;/volume&gt;&lt;number&gt;8&lt;/number&gt;&lt;keywords&gt;&lt;keyword&gt;evolution&lt;/keyword&gt;&lt;keyword&gt;molecular clocks&lt;/keyword&gt;&lt;keyword&gt;systematics&lt;/keyword&gt;&lt;keyword&gt;timetree&lt;/keyword&gt;&lt;keyword&gt;reveal&lt;/keyword&gt;&lt;/keywords&gt;&lt;dates&gt;&lt;year&gt;2022&lt;/year&gt;&lt;pub-dates&gt;&lt;date&gt;Aug 3&lt;/date&gt;&lt;/pub-dates&gt;&lt;/dates&gt;&lt;isbn&gt;0737-4038&lt;/isbn&gt;&lt;accession-num&gt;WOS:000843712100001&lt;/accession-num&gt;&lt;urls&gt;&lt;related-urls&gt;&lt;url&gt;&amp;lt;Go to ISI&amp;gt;://WOS:000843712100001&lt;/url&gt;&lt;/related-urls&gt;&lt;/urls&gt;&lt;electronic-resource-num&gt;ARTN msac174&amp;#xD;10.1093/molbev/msac174&lt;/electronic-resource-num&gt;&lt;language&gt;English&lt;/language&gt;&lt;/record&gt;&lt;/Cite&gt;&lt;/EndNote&gt;</w:instrText>
      </w:r>
      <w:r w:rsidR="005F06DD">
        <w:rPr>
          <w:rFonts w:ascii="Times New Roman" w:hAnsi="Times New Roman" w:cs="Times New Roman"/>
          <w:sz w:val="24"/>
          <w:szCs w:val="24"/>
        </w:rPr>
        <w:fldChar w:fldCharType="separate"/>
      </w:r>
      <w:r w:rsidR="005F06DD">
        <w:rPr>
          <w:rFonts w:ascii="Times New Roman" w:hAnsi="Times New Roman" w:cs="Times New Roman"/>
          <w:noProof/>
          <w:sz w:val="24"/>
          <w:szCs w:val="24"/>
        </w:rPr>
        <w:t>(timetree.org; Kumar</w:t>
      </w:r>
      <w:r w:rsidR="005F06DD" w:rsidRPr="005F06DD">
        <w:rPr>
          <w:rFonts w:ascii="Times New Roman" w:hAnsi="Times New Roman" w:cs="Times New Roman"/>
          <w:i/>
          <w:noProof/>
          <w:sz w:val="24"/>
          <w:szCs w:val="24"/>
        </w:rPr>
        <w:t xml:space="preserve"> et al.</w:t>
      </w:r>
      <w:r w:rsidR="005F06DD">
        <w:rPr>
          <w:rFonts w:ascii="Times New Roman" w:hAnsi="Times New Roman" w:cs="Times New Roman"/>
          <w:noProof/>
          <w:sz w:val="24"/>
          <w:szCs w:val="24"/>
        </w:rPr>
        <w:t>, 2022)</w:t>
      </w:r>
      <w:r w:rsidR="005F06DD">
        <w:rPr>
          <w:rFonts w:ascii="Times New Roman" w:hAnsi="Times New Roman" w:cs="Times New Roman"/>
          <w:sz w:val="24"/>
          <w:szCs w:val="24"/>
        </w:rPr>
        <w:fldChar w:fldCharType="end"/>
      </w:r>
      <w:r w:rsidRPr="00767EA5">
        <w:rPr>
          <w:rFonts w:ascii="Times New Roman" w:hAnsi="Times New Roman" w:cs="Times New Roman"/>
          <w:sz w:val="24"/>
          <w:szCs w:val="24"/>
        </w:rPr>
        <w:t xml:space="preserve">. We used the R packages </w:t>
      </w:r>
      <w:r w:rsidRPr="00767EA5">
        <w:rPr>
          <w:rFonts w:ascii="Times New Roman" w:hAnsi="Times New Roman" w:cs="Times New Roman"/>
          <w:i/>
          <w:iCs/>
          <w:sz w:val="24"/>
          <w:szCs w:val="24"/>
        </w:rPr>
        <w:t>ape</w:t>
      </w:r>
      <w:r w:rsidRPr="00767EA5">
        <w:rPr>
          <w:rFonts w:ascii="Times New Roman" w:hAnsi="Times New Roman" w:cs="Times New Roman"/>
          <w:sz w:val="24"/>
          <w:szCs w:val="24"/>
        </w:rPr>
        <w:t xml:space="preserve"> </w:t>
      </w:r>
      <w:r w:rsidR="005F06DD">
        <w:rPr>
          <w:rFonts w:ascii="Times New Roman" w:hAnsi="Times New Roman" w:cs="Times New Roman"/>
          <w:sz w:val="24"/>
          <w:szCs w:val="24"/>
        </w:rPr>
        <w:fldChar w:fldCharType="begin"/>
      </w:r>
      <w:r w:rsidR="00040C2B">
        <w:rPr>
          <w:rFonts w:ascii="Times New Roman" w:hAnsi="Times New Roman" w:cs="Times New Roman"/>
          <w:sz w:val="24"/>
          <w:szCs w:val="24"/>
        </w:rPr>
        <w:instrText xml:space="preserve"> ADDIN EN.CITE &lt;EndNote&gt;&lt;Cite&gt;&lt;Author&gt;Paradis&lt;/Author&gt;&lt;Year&gt;2019&lt;/Year&gt;&lt;RecNum&gt;531&lt;/RecNum&gt;&lt;Prefix&gt;vers. 5.8.1`; &lt;/Prefix&gt;&lt;DisplayText&gt;(vers. 5.8.1; Paradis &amp;amp; Schliep, 2019)&lt;/DisplayText&gt;&lt;record&gt;&lt;rec-number&gt;531&lt;/rec-number&gt;&lt;foreign-keys&gt;&lt;key app="EN" db-id="svdp5t22ptsev2evxdivrv0xp5epz52f5fxd" timestamp="1752103177"&gt;531&lt;/key&gt;&lt;/foreign-keys&gt;&lt;ref-type name="Journal Article"&gt;17&lt;/ref-type&gt;&lt;contributors&gt;&lt;authors&gt;&lt;author&gt;Paradis, E.&lt;/author&gt;&lt;author&gt;Schliep, K.&lt;/author&gt;&lt;/authors&gt;&lt;/contributors&gt;&lt;auth-address&gt;Univ Montpellier, CNRS, ISEM, EPHE,IRD, F-34095 Montpellier, France&amp;#xD;Univ Massachusetts, Dept Biol, Boston, MA 02125 USA&lt;/auth-address&gt;&lt;titles&gt;&lt;title&gt;ape 5.0: an environment for modern phylogenetics and evolutionary analyses in R&lt;/title&gt;&lt;secondary-title&gt;Bioinformatics&lt;/secondary-title&gt;&lt;alt-title&gt;Bioinformatics&lt;/alt-title&gt;&lt;/titles&gt;&lt;periodical&gt;&lt;full-title&gt;Bioinformatics&lt;/full-title&gt;&lt;abbr-1&gt;Bioinformatics&lt;/abbr-1&gt;&lt;/periodical&gt;&lt;alt-periodical&gt;&lt;full-title&gt;Bioinformatics&lt;/full-title&gt;&lt;abbr-1&gt;Bioinformatics&lt;/abbr-1&gt;&lt;/alt-periodical&gt;&lt;pages&gt;526-528&lt;/pages&gt;&lt;volume&gt;35&lt;/volume&gt;&lt;number&gt;3&lt;/number&gt;&lt;dates&gt;&lt;year&gt;2019&lt;/year&gt;&lt;pub-dates&gt;&lt;date&gt;Feb 1&lt;/date&gt;&lt;/pub-dates&gt;&lt;/dates&gt;&lt;isbn&gt;1367-4803&lt;/isbn&gt;&lt;accession-num&gt;WOS:000459315700023&lt;/accession-num&gt;&lt;urls&gt;&lt;related-urls&gt;&lt;url&gt;&amp;lt;Go to ISI&amp;gt;://WOS:000459315700023&lt;/url&gt;&lt;/related-urls&gt;&lt;/urls&gt;&lt;electronic-resource-num&gt;10.1093/bioinformatics/bty633&lt;/electronic-resource-num&gt;&lt;language&gt;English&lt;/language&gt;&lt;/record&gt;&lt;/Cite&gt;&lt;/EndNote&gt;</w:instrText>
      </w:r>
      <w:r w:rsidR="005F06DD">
        <w:rPr>
          <w:rFonts w:ascii="Times New Roman" w:hAnsi="Times New Roman" w:cs="Times New Roman"/>
          <w:sz w:val="24"/>
          <w:szCs w:val="24"/>
        </w:rPr>
        <w:fldChar w:fldCharType="separate"/>
      </w:r>
      <w:r w:rsidR="005F06DD">
        <w:rPr>
          <w:rFonts w:ascii="Times New Roman" w:hAnsi="Times New Roman" w:cs="Times New Roman"/>
          <w:noProof/>
          <w:sz w:val="24"/>
          <w:szCs w:val="24"/>
        </w:rPr>
        <w:t>(vers. 5.8.1; Paradis &amp; Schliep, 2019)</w:t>
      </w:r>
      <w:r w:rsidR="005F06DD">
        <w:rPr>
          <w:rFonts w:ascii="Times New Roman" w:hAnsi="Times New Roman" w:cs="Times New Roman"/>
          <w:sz w:val="24"/>
          <w:szCs w:val="24"/>
        </w:rPr>
        <w:fldChar w:fldCharType="end"/>
      </w:r>
      <w:r w:rsidRPr="00767EA5">
        <w:rPr>
          <w:rFonts w:ascii="Times New Roman" w:hAnsi="Times New Roman" w:cs="Times New Roman"/>
          <w:sz w:val="24"/>
          <w:szCs w:val="24"/>
        </w:rPr>
        <w:t xml:space="preserve"> and </w:t>
      </w:r>
      <w:proofErr w:type="spellStart"/>
      <w:r w:rsidRPr="00767EA5">
        <w:rPr>
          <w:rFonts w:ascii="Times New Roman" w:hAnsi="Times New Roman" w:cs="Times New Roman"/>
          <w:i/>
          <w:iCs/>
          <w:sz w:val="24"/>
          <w:szCs w:val="24"/>
        </w:rPr>
        <w:t>phytools</w:t>
      </w:r>
      <w:proofErr w:type="spellEnd"/>
      <w:r w:rsidRPr="00767EA5">
        <w:rPr>
          <w:rFonts w:ascii="Times New Roman" w:hAnsi="Times New Roman" w:cs="Times New Roman"/>
          <w:sz w:val="24"/>
          <w:szCs w:val="24"/>
        </w:rPr>
        <w:t xml:space="preserve"> </w:t>
      </w:r>
      <w:r w:rsidR="005F06DD">
        <w:rPr>
          <w:rFonts w:ascii="Times New Roman" w:hAnsi="Times New Roman" w:cs="Times New Roman"/>
          <w:sz w:val="24"/>
          <w:szCs w:val="24"/>
        </w:rPr>
        <w:fldChar w:fldCharType="begin"/>
      </w:r>
      <w:r w:rsidR="00040C2B">
        <w:rPr>
          <w:rFonts w:ascii="Times New Roman" w:hAnsi="Times New Roman" w:cs="Times New Roman"/>
          <w:sz w:val="24"/>
          <w:szCs w:val="24"/>
        </w:rPr>
        <w:instrText xml:space="preserve"> ADDIN EN.CITE &lt;EndNote&gt;&lt;Cite&gt;&lt;Author&gt;Revell&lt;/Author&gt;&lt;Year&gt;2012&lt;/Year&gt;&lt;RecNum&gt;532&lt;/RecNum&gt;&lt;DisplayText&gt;(Revell, 2012)&lt;/DisplayText&gt;&lt;record&gt;&lt;rec-number&gt;532&lt;/rec-number&gt;&lt;foreign-keys&gt;&lt;key app="EN" db-id="svdp5t22ptsev2evxdivrv0xp5epz52f5fxd" timestamp="1752103218"&gt;532&lt;/key&gt;&lt;/foreign-keys&gt;&lt;ref-type name="Journal Article"&gt;17&lt;/ref-type&gt;&lt;contributors&gt;&lt;authors&gt;&lt;author&gt;Revell, L. J.&lt;/author&gt;&lt;/authors&gt;&lt;/contributors&gt;&lt;auth-address&gt;Univ Massachusetts, Dept Biol, Boston, MA 02125 USA&lt;/auth-address&gt;&lt;titles&gt;&lt;title&gt;phytools: an R package for phylogenetic comparative biology (and other things)&lt;/title&gt;&lt;secondary-title&gt;Methods in Ecology and Evolution&lt;/secondary-title&gt;&lt;alt-title&gt;Methods Ecol Evol&lt;/alt-title&gt;&lt;/titles&gt;&lt;periodical&gt;&lt;full-title&gt;Methods in Ecology and Evolution&lt;/full-title&gt;&lt;abbr-1&gt;Methods Ecol Evol&lt;/abbr-1&gt;&lt;/periodical&gt;&lt;alt-periodical&gt;&lt;full-title&gt;Methods in Ecology and Evolution&lt;/full-title&gt;&lt;abbr-1&gt;Methods Ecol Evol&lt;/abbr-1&gt;&lt;/alt-periodical&gt;&lt;pages&gt;217-223&lt;/pages&gt;&lt;volume&gt;3&lt;/volume&gt;&lt;number&gt;2&lt;/number&gt;&lt;keywords&gt;&lt;keyword&gt;blogging&lt;/keyword&gt;&lt;keyword&gt;computational biology&lt;/keyword&gt;&lt;keyword&gt;evolution&lt;/keyword&gt;&lt;keyword&gt;phylogeny&lt;/keyword&gt;&lt;keyword&gt;statistics&lt;/keyword&gt;&lt;keyword&gt;evolution&lt;/keyword&gt;&lt;keyword&gt;models&lt;/keyword&gt;&lt;keyword&gt;signal&lt;/keyword&gt;&lt;keyword&gt;diversification&lt;/keyword&gt;&lt;keyword&gt;inference&lt;/keyword&gt;&lt;keyword&gt;traits&lt;/keyword&gt;&lt;keyword&gt;trees&lt;/keyword&gt;&lt;/keywords&gt;&lt;dates&gt;&lt;year&gt;2012&lt;/year&gt;&lt;pub-dates&gt;&lt;date&gt;Apr&lt;/date&gt;&lt;/pub-dates&gt;&lt;/dates&gt;&lt;isbn&gt;2041-210x&lt;/isbn&gt;&lt;accession-num&gt;WOS:000302538500001&lt;/accession-num&gt;&lt;urls&gt;&lt;related-urls&gt;&lt;url&gt;&amp;lt;Go to ISI&amp;gt;://WOS:000302538500001&lt;/url&gt;&lt;/related-urls&gt;&lt;/urls&gt;&lt;electronic-resource-num&gt;10.1111/j.2041-210X.2011.00169.x&lt;/electronic-resource-num&gt;&lt;language&gt;English&lt;/language&gt;&lt;/record&gt;&lt;/Cite&gt;&lt;/EndNote&gt;</w:instrText>
      </w:r>
      <w:r w:rsidR="005F06DD">
        <w:rPr>
          <w:rFonts w:ascii="Times New Roman" w:hAnsi="Times New Roman" w:cs="Times New Roman"/>
          <w:sz w:val="24"/>
          <w:szCs w:val="24"/>
        </w:rPr>
        <w:fldChar w:fldCharType="separate"/>
      </w:r>
      <w:r w:rsidR="005F06DD">
        <w:rPr>
          <w:rFonts w:ascii="Times New Roman" w:hAnsi="Times New Roman" w:cs="Times New Roman"/>
          <w:noProof/>
          <w:sz w:val="24"/>
          <w:szCs w:val="24"/>
        </w:rPr>
        <w:t>(Revell, 2012)</w:t>
      </w:r>
      <w:r w:rsidR="005F06DD">
        <w:rPr>
          <w:rFonts w:ascii="Times New Roman" w:hAnsi="Times New Roman" w:cs="Times New Roman"/>
          <w:sz w:val="24"/>
          <w:szCs w:val="24"/>
        </w:rPr>
        <w:fldChar w:fldCharType="end"/>
      </w:r>
      <w:r w:rsidRPr="00767EA5">
        <w:rPr>
          <w:rFonts w:ascii="Times New Roman" w:hAnsi="Times New Roman" w:cs="Times New Roman"/>
          <w:sz w:val="24"/>
          <w:szCs w:val="24"/>
        </w:rPr>
        <w:t xml:space="preserve"> to prune the tree for individual analyses and calculate phylogenetic correlation matrices used in meta-analytic models.</w:t>
      </w:r>
    </w:p>
    <w:p w14:paraId="3F257356" w14:textId="77777777" w:rsidR="0096150C" w:rsidRPr="00767EA5" w:rsidRDefault="0096150C" w:rsidP="005F06DD">
      <w:pPr>
        <w:pStyle w:val="BodyText"/>
        <w:spacing w:line="480" w:lineRule="auto"/>
        <w:ind w:firstLine="720"/>
        <w:rPr>
          <w:rFonts w:ascii="Times New Roman" w:hAnsi="Times New Roman" w:cs="Times New Roman"/>
          <w:sz w:val="24"/>
          <w:szCs w:val="24"/>
        </w:rPr>
      </w:pPr>
    </w:p>
    <w:p w14:paraId="29221565" w14:textId="3AA23656" w:rsidR="006B44F7" w:rsidRPr="00391958" w:rsidRDefault="00BB30EA" w:rsidP="00D72B71">
      <w:pPr>
        <w:pStyle w:val="Heading3"/>
      </w:pPr>
      <w:bookmarkStart w:id="70" w:name="_Toc211373585"/>
      <w:bookmarkStart w:id="71" w:name="_Hlk210986893"/>
      <w:bookmarkStart w:id="72" w:name="multi-level-meta-regression-mlmr-models"/>
      <w:bookmarkEnd w:id="60"/>
      <w:r w:rsidRPr="00391958">
        <w:lastRenderedPageBreak/>
        <w:t xml:space="preserve">(b) </w:t>
      </w:r>
      <w:r w:rsidR="0096150C" w:rsidRPr="00391958">
        <w:t xml:space="preserve">Multi-level </w:t>
      </w:r>
      <w:r w:rsidR="00391958" w:rsidRPr="00E335E3">
        <w:t>m</w:t>
      </w:r>
      <w:r w:rsidR="0096150C" w:rsidRPr="00391958">
        <w:t>eta-</w:t>
      </w:r>
      <w:r w:rsidR="00391958" w:rsidRPr="00E335E3">
        <w:t>r</w:t>
      </w:r>
      <w:r w:rsidR="0096150C" w:rsidRPr="00391958">
        <w:t xml:space="preserve">egression (MLMR) </w:t>
      </w:r>
      <w:r w:rsidR="00391958" w:rsidRPr="00E335E3">
        <w:t>m</w:t>
      </w:r>
      <w:r w:rsidR="0096150C" w:rsidRPr="00391958">
        <w:t>odels</w:t>
      </w:r>
      <w:bookmarkEnd w:id="70"/>
    </w:p>
    <w:bookmarkEnd w:id="71"/>
    <w:p w14:paraId="3FC34E4D" w14:textId="7B578006" w:rsidR="00767EA5" w:rsidRPr="00767EA5" w:rsidRDefault="00767EA5" w:rsidP="00767EA5">
      <w:pPr>
        <w:pStyle w:val="FirstParagraph"/>
        <w:spacing w:line="480" w:lineRule="auto"/>
        <w:rPr>
          <w:rFonts w:cs="Times New Roman"/>
        </w:rPr>
      </w:pPr>
      <w:r w:rsidRPr="00767EA5">
        <w:rPr>
          <w:rFonts w:cs="Times New Roman"/>
        </w:rPr>
        <w:t xml:space="preserve">After quantifying levels of heterogeneity in each of the different stressor datasets, we fit a series of multi-level meta-regression (MLMR) models to test our key questions. In all models, we included the same random effects as we used in our MLMA models. </w:t>
      </w:r>
      <w:proofErr w:type="gramStart"/>
      <w:r w:rsidRPr="00767EA5">
        <w:rPr>
          <w:rFonts w:cs="Times New Roman"/>
        </w:rPr>
        <w:t>A number of</w:t>
      </w:r>
      <w:proofErr w:type="gramEnd"/>
      <w:r w:rsidRPr="00767EA5">
        <w:rPr>
          <w:rFonts w:cs="Times New Roman"/>
        </w:rPr>
        <w:t xml:space="preserve"> moderators were relevant to all stressor manipulation types and included: 1) measurement trait category (i.e., antioxidants, oxidative damage etc.), 2) stage of manipulation (pre-natal/post-natal or both) and 3) taxa (i.e., class: mammals, birds, amphibians, fish). Some stressor categories were made up of a single class (e.g., </w:t>
      </w:r>
      <w:r w:rsidR="001B0E20">
        <w:rPr>
          <w:rFonts w:cs="Times New Roman"/>
        </w:rPr>
        <w:t>parental care deprivation</w:t>
      </w:r>
      <w:r w:rsidRPr="00767EA5">
        <w:rPr>
          <w:rFonts w:cs="Times New Roman"/>
        </w:rPr>
        <w:t xml:space="preserve"> was only done in mammals) and so we did not include the taxa moderator in these models. We fit models assuming heteroscedastic variation among levels of a given moderator to capture differences in effect variation within groups.</w:t>
      </w:r>
    </w:p>
    <w:p w14:paraId="429FBE15" w14:textId="24D85675" w:rsidR="00767EA5" w:rsidRDefault="00767EA5" w:rsidP="005F06DD">
      <w:pPr>
        <w:pStyle w:val="BodyText"/>
        <w:spacing w:line="480" w:lineRule="auto"/>
        <w:ind w:firstLine="720"/>
        <w:rPr>
          <w:rFonts w:ascii="Times New Roman" w:hAnsi="Times New Roman" w:cs="Times New Roman"/>
          <w:sz w:val="24"/>
          <w:szCs w:val="24"/>
        </w:rPr>
      </w:pPr>
      <w:r w:rsidRPr="00767EA5">
        <w:rPr>
          <w:rFonts w:ascii="Times New Roman" w:hAnsi="Times New Roman" w:cs="Times New Roman"/>
          <w:sz w:val="24"/>
          <w:szCs w:val="24"/>
        </w:rPr>
        <w:t>We had a substantially larger dataset of studies measuring nutritional stress</w:t>
      </w:r>
      <w:r w:rsidR="00E31092">
        <w:rPr>
          <w:rFonts w:ascii="Times New Roman" w:hAnsi="Times New Roman" w:cs="Times New Roman"/>
          <w:sz w:val="24"/>
          <w:szCs w:val="24"/>
        </w:rPr>
        <w:t xml:space="preserve"> </w:t>
      </w:r>
      <w:r w:rsidR="00E31092" w:rsidRPr="002667BD">
        <w:rPr>
          <w:rFonts w:ascii="Times New Roman" w:hAnsi="Times New Roman" w:cs="Times New Roman"/>
          <w:sz w:val="24"/>
          <w:szCs w:val="24"/>
        </w:rPr>
        <w:t xml:space="preserve">(n = </w:t>
      </w:r>
      <w:r w:rsidR="002667BD" w:rsidRPr="002667BD">
        <w:rPr>
          <w:rFonts w:ascii="Times New Roman" w:hAnsi="Times New Roman" w:cs="Times New Roman"/>
          <w:sz w:val="24"/>
          <w:szCs w:val="24"/>
        </w:rPr>
        <w:t>51</w:t>
      </w:r>
      <w:r w:rsidR="00E31092" w:rsidRPr="002667BD">
        <w:rPr>
          <w:rFonts w:ascii="Times New Roman" w:hAnsi="Times New Roman" w:cs="Times New Roman"/>
          <w:sz w:val="24"/>
          <w:szCs w:val="24"/>
        </w:rPr>
        <w:t xml:space="preserve"> studies)</w:t>
      </w:r>
      <w:r w:rsidR="002667BD">
        <w:rPr>
          <w:rFonts w:ascii="Times New Roman" w:hAnsi="Times New Roman" w:cs="Times New Roman"/>
          <w:sz w:val="24"/>
          <w:szCs w:val="24"/>
        </w:rPr>
        <w:t xml:space="preserve"> compared to other categories of developmental stressors</w:t>
      </w:r>
      <w:r w:rsidRPr="00767EA5">
        <w:rPr>
          <w:rFonts w:ascii="Times New Roman" w:hAnsi="Times New Roman" w:cs="Times New Roman"/>
          <w:sz w:val="24"/>
          <w:szCs w:val="24"/>
        </w:rPr>
        <w:t xml:space="preserve">. These studies were more variable and so we included some additional moderators to capture variation in effects. These included: 1) whether the manipulation involved </w:t>
      </w:r>
      <w:r w:rsidR="00E31092">
        <w:rPr>
          <w:rFonts w:ascii="Times New Roman" w:hAnsi="Times New Roman" w:cs="Times New Roman"/>
          <w:sz w:val="24"/>
          <w:szCs w:val="24"/>
        </w:rPr>
        <w:t xml:space="preserve">a nutrition surplus (i.e., overnutrition) </w:t>
      </w:r>
      <w:r w:rsidRPr="00767EA5">
        <w:rPr>
          <w:rFonts w:ascii="Times New Roman" w:hAnsi="Times New Roman" w:cs="Times New Roman"/>
          <w:sz w:val="24"/>
          <w:szCs w:val="24"/>
        </w:rPr>
        <w:t xml:space="preserve">or </w:t>
      </w:r>
      <w:r w:rsidR="00E31092">
        <w:rPr>
          <w:rFonts w:ascii="Times New Roman" w:hAnsi="Times New Roman" w:cs="Times New Roman"/>
          <w:sz w:val="24"/>
          <w:szCs w:val="24"/>
        </w:rPr>
        <w:t xml:space="preserve">deficit (i.e., </w:t>
      </w:r>
      <w:r w:rsidRPr="00767EA5">
        <w:rPr>
          <w:rFonts w:ascii="Times New Roman" w:hAnsi="Times New Roman" w:cs="Times New Roman"/>
          <w:sz w:val="24"/>
          <w:szCs w:val="24"/>
        </w:rPr>
        <w:t>undernutrition</w:t>
      </w:r>
      <w:r w:rsidR="00E31092">
        <w:rPr>
          <w:rFonts w:ascii="Times New Roman" w:hAnsi="Times New Roman" w:cs="Times New Roman"/>
          <w:sz w:val="24"/>
          <w:szCs w:val="24"/>
        </w:rPr>
        <w:t>)</w:t>
      </w:r>
      <w:r w:rsidRPr="00767EA5">
        <w:rPr>
          <w:rFonts w:ascii="Times New Roman" w:hAnsi="Times New Roman" w:cs="Times New Roman"/>
          <w:sz w:val="24"/>
          <w:szCs w:val="24"/>
        </w:rPr>
        <w:t xml:space="preserve"> and 2) the type of nutrition manipulation done (e.g., fat, protein,</w:t>
      </w:r>
      <w:r w:rsidR="00F30CA3">
        <w:rPr>
          <w:rFonts w:ascii="Times New Roman" w:hAnsi="Times New Roman" w:cs="Times New Roman"/>
          <w:sz w:val="24"/>
          <w:szCs w:val="24"/>
        </w:rPr>
        <w:t xml:space="preserve"> </w:t>
      </w:r>
      <w:r w:rsidRPr="00767EA5">
        <w:rPr>
          <w:rFonts w:ascii="Times New Roman" w:hAnsi="Times New Roman" w:cs="Times New Roman"/>
          <w:sz w:val="24"/>
          <w:szCs w:val="24"/>
        </w:rPr>
        <w:t>carbohydrate</w:t>
      </w:r>
      <w:r w:rsidR="00F30CA3">
        <w:rPr>
          <w:rFonts w:ascii="Times New Roman" w:hAnsi="Times New Roman" w:cs="Times New Roman"/>
          <w:sz w:val="24"/>
          <w:szCs w:val="24"/>
        </w:rPr>
        <w:t>, or total food</w:t>
      </w:r>
      <w:r w:rsidRPr="00767EA5">
        <w:rPr>
          <w:rFonts w:ascii="Times New Roman" w:hAnsi="Times New Roman" w:cs="Times New Roman"/>
          <w:sz w:val="24"/>
          <w:szCs w:val="24"/>
        </w:rPr>
        <w:t xml:space="preserve">). We expected that different </w:t>
      </w:r>
      <w:r w:rsidR="00E31092">
        <w:rPr>
          <w:rFonts w:ascii="Times New Roman" w:hAnsi="Times New Roman" w:cs="Times New Roman"/>
          <w:sz w:val="24"/>
          <w:szCs w:val="24"/>
        </w:rPr>
        <w:t xml:space="preserve">mitochondrial </w:t>
      </w:r>
      <w:r w:rsidRPr="00767EA5">
        <w:rPr>
          <w:rFonts w:ascii="Times New Roman" w:hAnsi="Times New Roman" w:cs="Times New Roman"/>
          <w:sz w:val="24"/>
          <w:szCs w:val="24"/>
        </w:rPr>
        <w:t>trait</w:t>
      </w:r>
      <w:r w:rsidR="00E31092">
        <w:rPr>
          <w:rFonts w:ascii="Times New Roman" w:hAnsi="Times New Roman" w:cs="Times New Roman"/>
          <w:sz w:val="24"/>
          <w:szCs w:val="24"/>
        </w:rPr>
        <w:t>s</w:t>
      </w:r>
      <w:r w:rsidRPr="00767EA5">
        <w:rPr>
          <w:rFonts w:ascii="Times New Roman" w:hAnsi="Times New Roman" w:cs="Times New Roman"/>
          <w:sz w:val="24"/>
          <w:szCs w:val="24"/>
        </w:rPr>
        <w:t xml:space="preserve"> </w:t>
      </w:r>
      <w:r w:rsidR="00E31092">
        <w:rPr>
          <w:rFonts w:ascii="Times New Roman" w:hAnsi="Times New Roman" w:cs="Times New Roman"/>
          <w:sz w:val="24"/>
          <w:szCs w:val="24"/>
        </w:rPr>
        <w:t xml:space="preserve">would respond </w:t>
      </w:r>
      <w:r w:rsidRPr="00767EA5">
        <w:rPr>
          <w:rFonts w:ascii="Times New Roman" w:hAnsi="Times New Roman" w:cs="Times New Roman"/>
          <w:sz w:val="24"/>
          <w:szCs w:val="24"/>
        </w:rPr>
        <w:t>different</w:t>
      </w:r>
      <w:r w:rsidR="00E31092">
        <w:rPr>
          <w:rFonts w:ascii="Times New Roman" w:hAnsi="Times New Roman" w:cs="Times New Roman"/>
          <w:sz w:val="24"/>
          <w:szCs w:val="24"/>
        </w:rPr>
        <w:t>ly</w:t>
      </w:r>
      <w:r w:rsidRPr="00767EA5">
        <w:rPr>
          <w:rFonts w:ascii="Times New Roman" w:hAnsi="Times New Roman" w:cs="Times New Roman"/>
          <w:sz w:val="24"/>
          <w:szCs w:val="24"/>
        </w:rPr>
        <w:t xml:space="preserve"> to nutritional stress and so we also included an interaction between </w:t>
      </w:r>
      <w:r w:rsidR="00E31092">
        <w:rPr>
          <w:rFonts w:ascii="Times New Roman" w:hAnsi="Times New Roman" w:cs="Times New Roman"/>
          <w:sz w:val="24"/>
          <w:szCs w:val="24"/>
        </w:rPr>
        <w:t>mitochondrial trait</w:t>
      </w:r>
      <w:r w:rsidR="002667BD">
        <w:rPr>
          <w:rFonts w:ascii="Times New Roman" w:hAnsi="Times New Roman" w:cs="Times New Roman"/>
          <w:sz w:val="24"/>
          <w:szCs w:val="24"/>
        </w:rPr>
        <w:t xml:space="preserve"> category</w:t>
      </w:r>
      <w:r w:rsidRPr="00767EA5">
        <w:rPr>
          <w:rFonts w:ascii="Times New Roman" w:hAnsi="Times New Roman" w:cs="Times New Roman"/>
          <w:sz w:val="24"/>
          <w:szCs w:val="24"/>
        </w:rPr>
        <w:t xml:space="preserve"> and </w:t>
      </w:r>
      <w:r w:rsidR="002667BD">
        <w:rPr>
          <w:rFonts w:ascii="Times New Roman" w:hAnsi="Times New Roman" w:cs="Times New Roman"/>
          <w:sz w:val="24"/>
          <w:szCs w:val="24"/>
        </w:rPr>
        <w:t>the type of nutrition manipulation (i.e., under- or overnutrition).</w:t>
      </w:r>
      <w:r w:rsidRPr="00767EA5">
        <w:rPr>
          <w:rFonts w:ascii="Times New Roman" w:hAnsi="Times New Roman" w:cs="Times New Roman"/>
          <w:sz w:val="24"/>
          <w:szCs w:val="24"/>
        </w:rPr>
        <w:t xml:space="preserve"> </w:t>
      </w:r>
      <w:r w:rsidR="00E31092">
        <w:rPr>
          <w:rFonts w:ascii="Times New Roman" w:hAnsi="Times New Roman" w:cs="Times New Roman"/>
          <w:sz w:val="24"/>
          <w:szCs w:val="24"/>
        </w:rPr>
        <w:t>However, w</w:t>
      </w:r>
      <w:r w:rsidRPr="00767EA5">
        <w:rPr>
          <w:rFonts w:ascii="Times New Roman" w:hAnsi="Times New Roman" w:cs="Times New Roman"/>
          <w:sz w:val="24"/>
          <w:szCs w:val="24"/>
        </w:rPr>
        <w:t xml:space="preserve">e did not have enough data to estimate an interaction between </w:t>
      </w:r>
      <w:r w:rsidR="002667BD">
        <w:rPr>
          <w:rFonts w:ascii="Times New Roman" w:hAnsi="Times New Roman" w:cs="Times New Roman"/>
          <w:sz w:val="24"/>
          <w:szCs w:val="24"/>
        </w:rPr>
        <w:t xml:space="preserve">the type of nutrition </w:t>
      </w:r>
      <w:r w:rsidRPr="00767EA5">
        <w:rPr>
          <w:rFonts w:ascii="Times New Roman" w:hAnsi="Times New Roman" w:cs="Times New Roman"/>
          <w:sz w:val="24"/>
          <w:szCs w:val="24"/>
        </w:rPr>
        <w:t xml:space="preserve">manipulation and </w:t>
      </w:r>
      <w:r w:rsidR="001D1701">
        <w:rPr>
          <w:rFonts w:ascii="Times New Roman" w:hAnsi="Times New Roman" w:cs="Times New Roman"/>
          <w:sz w:val="24"/>
          <w:szCs w:val="24"/>
        </w:rPr>
        <w:t xml:space="preserve">the category of mitochondrial traits (e.g., antioxidants, oxidative stress, etc.). </w:t>
      </w:r>
      <w:r w:rsidRPr="00767EA5">
        <w:rPr>
          <w:rFonts w:ascii="Times New Roman" w:hAnsi="Times New Roman" w:cs="Times New Roman"/>
          <w:sz w:val="24"/>
          <w:szCs w:val="24"/>
        </w:rPr>
        <w:t>We fit three models that included: 1) only nutrition type as a moderator, 2) only under/over nutrition as a moderator and 3) a combined model with both main effects. We evaluated support among models using</w:t>
      </w:r>
      <w:r w:rsidR="00E31092">
        <w:rPr>
          <w:rFonts w:ascii="Times New Roman" w:hAnsi="Times New Roman" w:cs="Times New Roman"/>
          <w:sz w:val="24"/>
          <w:szCs w:val="24"/>
        </w:rPr>
        <w:t xml:space="preserve"> Akaike information criterion</w:t>
      </w:r>
      <w:r w:rsidRPr="00767EA5">
        <w:rPr>
          <w:rFonts w:ascii="Times New Roman" w:hAnsi="Times New Roman" w:cs="Times New Roman"/>
          <w:sz w:val="24"/>
          <w:szCs w:val="24"/>
        </w:rPr>
        <w:t xml:space="preserve"> </w:t>
      </w:r>
      <w:r w:rsidR="00E31092">
        <w:rPr>
          <w:rFonts w:ascii="Times New Roman" w:hAnsi="Times New Roman" w:cs="Times New Roman"/>
          <w:sz w:val="24"/>
          <w:szCs w:val="24"/>
        </w:rPr>
        <w:t>(</w:t>
      </w:r>
      <w:r w:rsidRPr="00767EA5">
        <w:rPr>
          <w:rFonts w:ascii="Times New Roman" w:hAnsi="Times New Roman" w:cs="Times New Roman"/>
          <w:sz w:val="24"/>
          <w:szCs w:val="24"/>
        </w:rPr>
        <w:t>AIC</w:t>
      </w:r>
      <w:r w:rsidR="00E31092">
        <w:rPr>
          <w:rFonts w:ascii="Times New Roman" w:hAnsi="Times New Roman" w:cs="Times New Roman"/>
          <w:sz w:val="24"/>
          <w:szCs w:val="24"/>
        </w:rPr>
        <w:t>)</w:t>
      </w:r>
      <w:r w:rsidRPr="00767EA5">
        <w:rPr>
          <w:rFonts w:ascii="Times New Roman" w:hAnsi="Times New Roman" w:cs="Times New Roman"/>
          <w:sz w:val="24"/>
          <w:szCs w:val="24"/>
        </w:rPr>
        <w:t xml:space="preserve">, choosing the </w:t>
      </w:r>
      <w:r w:rsidRPr="00767EA5">
        <w:rPr>
          <w:rFonts w:ascii="Times New Roman" w:hAnsi="Times New Roman" w:cs="Times New Roman"/>
          <w:sz w:val="24"/>
          <w:szCs w:val="24"/>
        </w:rPr>
        <w:lastRenderedPageBreak/>
        <w:t xml:space="preserve">simplest model (fewest estimated parameters) when the </w:t>
      </w:r>
      <m:oMath>
        <m:r>
          <w:rPr>
            <w:rFonts w:ascii="Cambria Math" w:hAnsi="Cambria Math" w:cs="Times New Roman"/>
            <w:sz w:val="24"/>
            <w:szCs w:val="24"/>
          </w:rPr>
          <m:t>Δ</m:t>
        </m:r>
      </m:oMath>
      <w:r w:rsidRPr="00767EA5">
        <w:rPr>
          <w:rFonts w:ascii="Times New Roman" w:hAnsi="Times New Roman" w:cs="Times New Roman"/>
          <w:sz w:val="24"/>
          <w:szCs w:val="24"/>
        </w:rPr>
        <w:t xml:space="preserve">AIC values were within </w:t>
      </w:r>
      <w:r w:rsidR="00E31092">
        <w:rPr>
          <w:rFonts w:ascii="Times New Roman" w:hAnsi="Times New Roman" w:cs="Times New Roman"/>
          <w:sz w:val="24"/>
          <w:szCs w:val="24"/>
        </w:rPr>
        <w:t>two</w:t>
      </w:r>
      <w:r w:rsidRPr="00767EA5">
        <w:rPr>
          <w:rFonts w:ascii="Times New Roman" w:hAnsi="Times New Roman" w:cs="Times New Roman"/>
          <w:sz w:val="24"/>
          <w:szCs w:val="24"/>
        </w:rPr>
        <w:t xml:space="preserve"> units of each other.</w:t>
      </w:r>
    </w:p>
    <w:p w14:paraId="307C454E" w14:textId="77777777" w:rsidR="0096150C" w:rsidRPr="00767EA5" w:rsidRDefault="0096150C" w:rsidP="005F06DD">
      <w:pPr>
        <w:pStyle w:val="BodyText"/>
        <w:spacing w:line="480" w:lineRule="auto"/>
        <w:ind w:firstLine="720"/>
        <w:rPr>
          <w:rFonts w:ascii="Times New Roman" w:hAnsi="Times New Roman" w:cs="Times New Roman"/>
          <w:sz w:val="24"/>
          <w:szCs w:val="24"/>
        </w:rPr>
      </w:pPr>
    </w:p>
    <w:p w14:paraId="4567153A" w14:textId="5DF2B9B0" w:rsidR="006B44F7" w:rsidRPr="00E335E3" w:rsidRDefault="00BB30EA" w:rsidP="00D72B71">
      <w:pPr>
        <w:pStyle w:val="Heading3"/>
      </w:pPr>
      <w:bookmarkStart w:id="73" w:name="_Toc211373586"/>
      <w:bookmarkStart w:id="74" w:name="_Hlk210986991"/>
      <w:bookmarkStart w:id="75" w:name="publication-bias"/>
      <w:bookmarkEnd w:id="72"/>
      <w:r w:rsidRPr="00E335E3">
        <w:t xml:space="preserve">(c) </w:t>
      </w:r>
      <w:r w:rsidR="00E335E3">
        <w:t xml:space="preserve">Sensitivity analysis and </w:t>
      </w:r>
      <w:r w:rsidR="00975CFA">
        <w:t>p</w:t>
      </w:r>
      <w:r w:rsidR="00FF7DCC" w:rsidRPr="00E335E3">
        <w:t xml:space="preserve">ublication </w:t>
      </w:r>
      <w:r w:rsidR="00391958" w:rsidRPr="00E335E3">
        <w:t>b</w:t>
      </w:r>
      <w:r w:rsidR="00FF7DCC" w:rsidRPr="00E335E3">
        <w:t>ias</w:t>
      </w:r>
      <w:bookmarkEnd w:id="73"/>
    </w:p>
    <w:bookmarkEnd w:id="74"/>
    <w:p w14:paraId="514994F4" w14:textId="5AE05905" w:rsidR="00767EA5" w:rsidRPr="00767EA5" w:rsidRDefault="00E31092" w:rsidP="00767EA5">
      <w:pPr>
        <w:pStyle w:val="FirstParagraph"/>
        <w:spacing w:line="480" w:lineRule="auto"/>
        <w:rPr>
          <w:rFonts w:cs="Times New Roman"/>
        </w:rPr>
      </w:pPr>
      <w:r>
        <w:rPr>
          <w:rFonts w:cs="Times New Roman"/>
        </w:rPr>
        <w:t>We checked for p</w:t>
      </w:r>
      <w:r w:rsidR="00767EA5" w:rsidRPr="00767EA5">
        <w:rPr>
          <w:rFonts w:cs="Times New Roman"/>
        </w:rPr>
        <w:t xml:space="preserve">ublication bias by first visually exploring plots between each effect size and its precision (1 / SE) for each stressor type (i.e., funnel plots). Importantly, funnel asymmetry can be caused by non-independence and high heterogeneity. As such, we tested for publication bias more formally by altering our overall MLMA models to include the square root inverse effective sample size as a moderator </w:t>
      </w:r>
      <w:r w:rsidR="00FF7DCC">
        <w:rPr>
          <w:rFonts w:cs="Times New Roman"/>
        </w:rPr>
        <w:fldChar w:fldCharType="begin"/>
      </w:r>
      <w:r w:rsidR="00040C2B">
        <w:rPr>
          <w:rFonts w:cs="Times New Roman"/>
        </w:rPr>
        <w:instrText xml:space="preserve"> ADDIN EN.CITE &lt;EndNote&gt;&lt;Cite&gt;&lt;Author&gt;Nakagawa&lt;/Author&gt;&lt;Year&gt;2022&lt;/Year&gt;&lt;RecNum&gt;537&lt;/RecNum&gt;&lt;DisplayText&gt;(Nakagawa&lt;style face="italic"&gt; et al.&lt;/style&gt;, 2022)&lt;/DisplayText&gt;&lt;record&gt;&lt;rec-number&gt;537&lt;/rec-number&gt;&lt;foreign-keys&gt;&lt;key app="EN" db-id="svdp5t22ptsev2evxdivrv0xp5epz52f5fxd" timestamp="1752105909"&gt;537&lt;/key&gt;&lt;/foreign-keys&gt;&lt;ref-type name="Journal Article"&gt;17&lt;/ref-type&gt;&lt;contributors&gt;&lt;authors&gt;&lt;author&gt;Nakagawa, S.&lt;/author&gt;&lt;author&gt;Lagisz, M.&lt;/author&gt;&lt;author&gt;Jennions, M. D.&lt;/author&gt;&lt;author&gt;Koricheva, J.&lt;/author&gt;&lt;author&gt;Noble, D. W.&lt;/author&gt;&lt;author&gt;Parker, T. H.&lt;/author&gt;&lt;author&gt;Sánchez-Tojar, A.&lt;/author&gt;&lt;author&gt;Yang, Y.&lt;/author&gt;&lt;author&gt;O&amp;apos;Dea, R. E.&lt;/author&gt;&lt;/authors&gt;&lt;/contributors&gt;&lt;titles&gt;&lt;title&gt;Methods for testing publication bias in ecological and evolutionary meta-analyses (vol 13, pg 4, 2022)&lt;/title&gt;&lt;secondary-title&gt;Methods in Ecology and Evolution&lt;/secondary-title&gt;&lt;alt-title&gt;Methods Ecol Evol&lt;/alt-title&gt;&lt;/titles&gt;&lt;periodical&gt;&lt;full-title&gt;Methods in Ecology and Evolution&lt;/full-title&gt;&lt;abbr-1&gt;Methods Ecol Evol&lt;/abbr-1&gt;&lt;/periodical&gt;&lt;alt-periodical&gt;&lt;full-title&gt;Methods in Ecology and Evolution&lt;/full-title&gt;&lt;abbr-1&gt;Methods Ecol Evol&lt;/abbr-1&gt;&lt;/alt-periodical&gt;&lt;pages&gt;1623-1623&lt;/pages&gt;&lt;volume&gt;13&lt;/volume&gt;&lt;number&gt;7&lt;/number&gt;&lt;dates&gt;&lt;year&gt;2022&lt;/year&gt;&lt;pub-dates&gt;&lt;date&gt;Jul&lt;/date&gt;&lt;/pub-dates&gt;&lt;/dates&gt;&lt;isbn&gt;2041-210x&lt;/isbn&gt;&lt;accession-num&gt;WOS:000813201200001&lt;/accession-num&gt;&lt;urls&gt;&lt;related-urls&gt;&lt;url&gt;&amp;lt;Go to ISI&amp;gt;://WOS:000813201200001&lt;/url&gt;&lt;/related-urls&gt;&lt;/urls&gt;&lt;electronic-resource-num&gt;10.1111/2041-210x.13908&lt;/electronic-resource-num&gt;&lt;language&gt;English&lt;/language&gt;&lt;/record&gt;&lt;/Cite&gt;&lt;/EndNote&gt;</w:instrText>
      </w:r>
      <w:r w:rsidR="00FF7DCC">
        <w:rPr>
          <w:rFonts w:cs="Times New Roman"/>
        </w:rPr>
        <w:fldChar w:fldCharType="separate"/>
      </w:r>
      <w:r w:rsidR="00FF7DCC">
        <w:rPr>
          <w:rFonts w:cs="Times New Roman"/>
          <w:noProof/>
        </w:rPr>
        <w:t>(Nakagawa</w:t>
      </w:r>
      <w:r w:rsidR="00FF7DCC" w:rsidRPr="00FF7DCC">
        <w:rPr>
          <w:rFonts w:cs="Times New Roman"/>
          <w:i/>
          <w:noProof/>
        </w:rPr>
        <w:t xml:space="preserve"> et al.</w:t>
      </w:r>
      <w:r w:rsidR="00FF7DCC">
        <w:rPr>
          <w:rFonts w:cs="Times New Roman"/>
          <w:noProof/>
        </w:rPr>
        <w:t>, 2022)</w:t>
      </w:r>
      <w:r w:rsidR="00FF7DCC">
        <w:rPr>
          <w:rFonts w:cs="Times New Roman"/>
        </w:rPr>
        <w:fldChar w:fldCharType="end"/>
      </w:r>
      <w:r w:rsidR="00767EA5" w:rsidRPr="00767EA5">
        <w:rPr>
          <w:rFonts w:cs="Times New Roman"/>
        </w:rPr>
        <w:t xml:space="preserve">. We used the inverse effective sample size because the sampling variance of </w:t>
      </w:r>
      <m:oMath>
        <m:r>
          <w:ins w:id="76" w:author="Ondi Crino" w:date="2026-01-26T13:07:00Z" w16du:dateUtc="2026-01-26T02:37:00Z">
            <w:rPr>
              <w:rFonts w:ascii="Cambria Math" w:hAnsi="Cambria Math" w:cs="Times New Roman"/>
            </w:rPr>
            <m:t>SM</m:t>
          </w:ins>
        </m:r>
        <m:sSub>
          <m:sSubPr>
            <m:ctrlPr>
              <w:ins w:id="77" w:author="Ondi Crino" w:date="2026-01-26T13:07:00Z" w16du:dateUtc="2026-01-26T02:37:00Z">
                <w:rPr>
                  <w:rFonts w:ascii="Cambria Math" w:hAnsi="Cambria Math" w:cs="Times New Roman"/>
                </w:rPr>
              </w:ins>
            </m:ctrlPr>
          </m:sSubPr>
          <m:e>
            <m:r>
              <w:ins w:id="78" w:author="Ondi Crino" w:date="2026-01-26T13:07:00Z" w16du:dateUtc="2026-01-26T02:37:00Z">
                <w:rPr>
                  <w:rFonts w:ascii="Cambria Math" w:hAnsi="Cambria Math" w:cs="Times New Roman"/>
                </w:rPr>
                <m:t>D</m:t>
              </w:ins>
            </m:r>
          </m:e>
          <m:sub>
            <m:r>
              <w:ins w:id="79" w:author="Ondi Crino" w:date="2026-01-26T13:07:00Z" w16du:dateUtc="2026-01-26T02:37:00Z">
                <w:rPr>
                  <w:rFonts w:ascii="Cambria Math" w:hAnsi="Cambria Math" w:cs="Times New Roman"/>
                </w:rPr>
                <m:t>H</m:t>
              </w:ins>
            </m:r>
          </m:sub>
        </m:sSub>
      </m:oMath>
      <w:del w:id="80" w:author="Ondi Crino" w:date="2026-01-26T13:07:00Z" w16du:dateUtc="2026-01-26T02:37:00Z">
        <w:r w:rsidR="00767EA5" w:rsidRPr="00767EA5" w:rsidDel="00216416">
          <w:rPr>
            <w:rFonts w:cs="Times New Roman"/>
          </w:rPr>
          <w:delText>SMD</w:delText>
        </w:r>
        <w:r w:rsidR="00F30CA3" w:rsidRPr="00F30CA3" w:rsidDel="00216416">
          <w:rPr>
            <w:rFonts w:cs="Times New Roman"/>
            <w:vertAlign w:val="subscript"/>
          </w:rPr>
          <w:delText>H</w:delText>
        </w:r>
      </w:del>
      <w:r w:rsidR="00767EA5" w:rsidRPr="00767EA5">
        <w:rPr>
          <w:rFonts w:cs="Times New Roman"/>
        </w:rPr>
        <w:t xml:space="preserve"> includes the effect size itself in its calculation inducing a correlation </w:t>
      </w:r>
      <w:r w:rsidR="00FF7DCC">
        <w:rPr>
          <w:rFonts w:cs="Times New Roman"/>
        </w:rPr>
        <w:fldChar w:fldCharType="begin"/>
      </w:r>
      <w:r w:rsidR="00040C2B">
        <w:rPr>
          <w:rFonts w:cs="Times New Roman"/>
        </w:rPr>
        <w:instrText xml:space="preserve"> ADDIN EN.CITE &lt;EndNote&gt;&lt;Cite&gt;&lt;Author&gt;Nakagawa&lt;/Author&gt;&lt;Year&gt;2022&lt;/Year&gt;&lt;RecNum&gt;537&lt;/RecNum&gt;&lt;DisplayText&gt;(Nakagawa&lt;style face="italic"&gt; et al.&lt;/style&gt;, 2022)&lt;/DisplayText&gt;&lt;record&gt;&lt;rec-number&gt;537&lt;/rec-number&gt;&lt;foreign-keys&gt;&lt;key app="EN" db-id="svdp5t22ptsev2evxdivrv0xp5epz52f5fxd" timestamp="1752105909"&gt;537&lt;/key&gt;&lt;/foreign-keys&gt;&lt;ref-type name="Journal Article"&gt;17&lt;/ref-type&gt;&lt;contributors&gt;&lt;authors&gt;&lt;author&gt;Nakagawa, S.&lt;/author&gt;&lt;author&gt;Lagisz, M.&lt;/author&gt;&lt;author&gt;Jennions, M. D.&lt;/author&gt;&lt;author&gt;Koricheva, J.&lt;/author&gt;&lt;author&gt;Noble, D. W.&lt;/author&gt;&lt;author&gt;Parker, T. H.&lt;/author&gt;&lt;author&gt;Sánchez-Tojar, A.&lt;/author&gt;&lt;author&gt;Yang, Y.&lt;/author&gt;&lt;author&gt;O&amp;apos;Dea, R. E.&lt;/author&gt;&lt;/authors&gt;&lt;/contributors&gt;&lt;titles&gt;&lt;title&gt;Methods for testing publication bias in ecological and evolutionary meta-analyses (vol 13, pg 4, 2022)&lt;/title&gt;&lt;secondary-title&gt;Methods in Ecology and Evolution&lt;/secondary-title&gt;&lt;alt-title&gt;Methods Ecol Evol&lt;/alt-title&gt;&lt;/titles&gt;&lt;periodical&gt;&lt;full-title&gt;Methods in Ecology and Evolution&lt;/full-title&gt;&lt;abbr-1&gt;Methods Ecol Evol&lt;/abbr-1&gt;&lt;/periodical&gt;&lt;alt-periodical&gt;&lt;full-title&gt;Methods in Ecology and Evolution&lt;/full-title&gt;&lt;abbr-1&gt;Methods Ecol Evol&lt;/abbr-1&gt;&lt;/alt-periodical&gt;&lt;pages&gt;1623-1623&lt;/pages&gt;&lt;volume&gt;13&lt;/volume&gt;&lt;number&gt;7&lt;/number&gt;&lt;dates&gt;&lt;year&gt;2022&lt;/year&gt;&lt;pub-dates&gt;&lt;date&gt;Jul&lt;/date&gt;&lt;/pub-dates&gt;&lt;/dates&gt;&lt;isbn&gt;2041-210x&lt;/isbn&gt;&lt;accession-num&gt;WOS:000813201200001&lt;/accession-num&gt;&lt;urls&gt;&lt;related-urls&gt;&lt;url&gt;&amp;lt;Go to ISI&amp;gt;://WOS:000813201200001&lt;/url&gt;&lt;/related-urls&gt;&lt;/urls&gt;&lt;electronic-resource-num&gt;10.1111/2041-210x.13908&lt;/electronic-resource-num&gt;&lt;language&gt;English&lt;/language&gt;&lt;/record&gt;&lt;/Cite&gt;&lt;/EndNote&gt;</w:instrText>
      </w:r>
      <w:r w:rsidR="00FF7DCC">
        <w:rPr>
          <w:rFonts w:cs="Times New Roman"/>
        </w:rPr>
        <w:fldChar w:fldCharType="separate"/>
      </w:r>
      <w:r w:rsidR="00FF7DCC">
        <w:rPr>
          <w:rFonts w:cs="Times New Roman"/>
          <w:noProof/>
        </w:rPr>
        <w:t>(Nakagawa</w:t>
      </w:r>
      <w:r w:rsidR="00FF7DCC" w:rsidRPr="00FF7DCC">
        <w:rPr>
          <w:rFonts w:cs="Times New Roman"/>
          <w:i/>
          <w:noProof/>
        </w:rPr>
        <w:t xml:space="preserve"> et al.</w:t>
      </w:r>
      <w:r w:rsidR="00FF7DCC">
        <w:rPr>
          <w:rFonts w:cs="Times New Roman"/>
          <w:noProof/>
        </w:rPr>
        <w:t>, 2022)</w:t>
      </w:r>
      <w:r w:rsidR="00FF7DCC">
        <w:rPr>
          <w:rFonts w:cs="Times New Roman"/>
        </w:rPr>
        <w:fldChar w:fldCharType="end"/>
      </w:r>
      <w:r w:rsidR="00767EA5" w:rsidRPr="00767EA5">
        <w:rPr>
          <w:rFonts w:cs="Times New Roman"/>
        </w:rPr>
        <w:t xml:space="preserve">. This method allows one to test for publication bias inferentially. When the slope of the moderator is significantly different from zero, it indicates that publication bias is potentially present. If the slope was significant, we refit models with the inverse effective sample size (not square rooted) because this provides an unbiased estimate of the meta-analytic mean </w:t>
      </w:r>
      <w:r w:rsidR="00FF7DCC">
        <w:rPr>
          <w:rFonts w:cs="Times New Roman"/>
        </w:rPr>
        <w:fldChar w:fldCharType="begin"/>
      </w:r>
      <w:r w:rsidR="00040C2B">
        <w:rPr>
          <w:rFonts w:cs="Times New Roman"/>
        </w:rPr>
        <w:instrText xml:space="preserve"> ADDIN EN.CITE &lt;EndNote&gt;&lt;Cite&gt;&lt;Author&gt;Nakagawa&lt;/Author&gt;&lt;Year&gt;2022&lt;/Year&gt;&lt;RecNum&gt;537&lt;/RecNum&gt;&lt;Prefix&gt;intercept`; &lt;/Prefix&gt;&lt;DisplayText&gt;(intercept; Nakagawa&lt;style face="italic"&gt; et al.&lt;/style&gt;, 2022)&lt;/DisplayText&gt;&lt;record&gt;&lt;rec-number&gt;537&lt;/rec-number&gt;&lt;foreign-keys&gt;&lt;key app="EN" db-id="svdp5t22ptsev2evxdivrv0xp5epz52f5fxd" timestamp="1752105909"&gt;537&lt;/key&gt;&lt;/foreign-keys&gt;&lt;ref-type name="Journal Article"&gt;17&lt;/ref-type&gt;&lt;contributors&gt;&lt;authors&gt;&lt;author&gt;Nakagawa, S.&lt;/author&gt;&lt;author&gt;Lagisz, M.&lt;/author&gt;&lt;author&gt;Jennions, M. D.&lt;/author&gt;&lt;author&gt;Koricheva, J.&lt;/author&gt;&lt;author&gt;Noble, D. W.&lt;/author&gt;&lt;author&gt;Parker, T. H.&lt;/author&gt;&lt;author&gt;Sánchez-Tojar, A.&lt;/author&gt;&lt;author&gt;Yang, Y.&lt;/author&gt;&lt;author&gt;O&amp;apos;Dea, R. E.&lt;/author&gt;&lt;/authors&gt;&lt;/contributors&gt;&lt;titles&gt;&lt;title&gt;Methods for testing publication bias in ecological and evolutionary meta-analyses (vol 13, pg 4, 2022)&lt;/title&gt;&lt;secondary-title&gt;Methods in Ecology and Evolution&lt;/secondary-title&gt;&lt;alt-title&gt;Methods Ecol Evol&lt;/alt-title&gt;&lt;/titles&gt;&lt;periodical&gt;&lt;full-title&gt;Methods in Ecology and Evolution&lt;/full-title&gt;&lt;abbr-1&gt;Methods Ecol Evol&lt;/abbr-1&gt;&lt;/periodical&gt;&lt;alt-periodical&gt;&lt;full-title&gt;Methods in Ecology and Evolution&lt;/full-title&gt;&lt;abbr-1&gt;Methods Ecol Evol&lt;/abbr-1&gt;&lt;/alt-periodical&gt;&lt;pages&gt;1623-1623&lt;/pages&gt;&lt;volume&gt;13&lt;/volume&gt;&lt;number&gt;7&lt;/number&gt;&lt;dates&gt;&lt;year&gt;2022&lt;/year&gt;&lt;pub-dates&gt;&lt;date&gt;Jul&lt;/date&gt;&lt;/pub-dates&gt;&lt;/dates&gt;&lt;isbn&gt;2041-210x&lt;/isbn&gt;&lt;accession-num&gt;WOS:000813201200001&lt;/accession-num&gt;&lt;urls&gt;&lt;related-urls&gt;&lt;url&gt;&amp;lt;Go to ISI&amp;gt;://WOS:000813201200001&lt;/url&gt;&lt;/related-urls&gt;&lt;/urls&gt;&lt;electronic-resource-num&gt;10.1111/2041-210x.13908&lt;/electronic-resource-num&gt;&lt;language&gt;English&lt;/language&gt;&lt;/record&gt;&lt;/Cite&gt;&lt;/EndNote&gt;</w:instrText>
      </w:r>
      <w:r w:rsidR="00FF7DCC">
        <w:rPr>
          <w:rFonts w:cs="Times New Roman"/>
        </w:rPr>
        <w:fldChar w:fldCharType="separate"/>
      </w:r>
      <w:r w:rsidR="00FF7DCC">
        <w:rPr>
          <w:rFonts w:cs="Times New Roman"/>
          <w:noProof/>
        </w:rPr>
        <w:t>(intercept; Nakagawa</w:t>
      </w:r>
      <w:r w:rsidR="00FF7DCC" w:rsidRPr="00FF7DCC">
        <w:rPr>
          <w:rFonts w:cs="Times New Roman"/>
          <w:i/>
          <w:noProof/>
        </w:rPr>
        <w:t xml:space="preserve"> et al.</w:t>
      </w:r>
      <w:r w:rsidR="00FF7DCC">
        <w:rPr>
          <w:rFonts w:cs="Times New Roman"/>
          <w:noProof/>
        </w:rPr>
        <w:t>, 2022)</w:t>
      </w:r>
      <w:r w:rsidR="00FF7DCC">
        <w:rPr>
          <w:rFonts w:cs="Times New Roman"/>
        </w:rPr>
        <w:fldChar w:fldCharType="end"/>
      </w:r>
      <w:r w:rsidR="00767EA5" w:rsidRPr="00767EA5">
        <w:rPr>
          <w:rFonts w:cs="Times New Roman"/>
        </w:rPr>
        <w:t>. Of course, we can never be certain publication bias is truly ever present so these analyses should be viewed as a sensitivity analysis to check the robustness of our results.</w:t>
      </w:r>
    </w:p>
    <w:bookmarkEnd w:id="75"/>
    <w:p w14:paraId="77D2CDD3" w14:textId="03599772" w:rsidR="00DD217D" w:rsidRPr="00767EA5" w:rsidRDefault="00DD217D" w:rsidP="00767EA5">
      <w:pPr>
        <w:spacing w:line="480" w:lineRule="auto"/>
        <w:rPr>
          <w:rFonts w:ascii="Times New Roman" w:hAnsi="Times New Roman" w:cs="Times New Roman"/>
          <w:sz w:val="24"/>
          <w:szCs w:val="24"/>
          <w:lang w:val="en-US"/>
        </w:rPr>
      </w:pPr>
    </w:p>
    <w:p w14:paraId="711BC8E9" w14:textId="77777777" w:rsidR="00F72AF8" w:rsidRDefault="00B36894" w:rsidP="00D72B71">
      <w:pPr>
        <w:pStyle w:val="Heading1"/>
      </w:pPr>
      <w:bookmarkStart w:id="81" w:name="_Toc211373587"/>
      <w:r>
        <w:t>III. RESULTS</w:t>
      </w:r>
      <w:bookmarkEnd w:id="81"/>
    </w:p>
    <w:p w14:paraId="261F0661" w14:textId="0D6893D5" w:rsidR="00F72AF8" w:rsidRDefault="00F72AF8" w:rsidP="00BC7294">
      <w:pPr>
        <w:spacing w:line="480" w:lineRule="auto"/>
        <w:rPr>
          <w:rFonts w:ascii="Times New Roman" w:hAnsi="Times New Roman" w:cs="Times New Roman"/>
          <w:sz w:val="24"/>
          <w:szCs w:val="24"/>
          <w:lang w:val="en-US"/>
        </w:rPr>
      </w:pPr>
      <w:r w:rsidRPr="00F72AF8">
        <w:rPr>
          <w:rFonts w:ascii="Times New Roman" w:hAnsi="Times New Roman" w:cs="Times New Roman"/>
          <w:sz w:val="24"/>
          <w:szCs w:val="24"/>
          <w:lang w:val="en-US"/>
        </w:rPr>
        <w:t>In total, we collected 1147 effect sizes from 21 species (</w:t>
      </w:r>
      <w:r w:rsidR="001D1701" w:rsidRPr="001D1701">
        <w:rPr>
          <w:rFonts w:ascii="Times New Roman" w:hAnsi="Times New Roman" w:cs="Times New Roman"/>
          <w:sz w:val="24"/>
          <w:szCs w:val="24"/>
          <w:lang w:val="en-US"/>
        </w:rPr>
        <w:t>Fi</w:t>
      </w:r>
      <w:r w:rsidR="00C5351D">
        <w:rPr>
          <w:rFonts w:ascii="Times New Roman" w:hAnsi="Times New Roman" w:cs="Times New Roman"/>
          <w:sz w:val="24"/>
          <w:szCs w:val="24"/>
          <w:lang w:val="en-US"/>
        </w:rPr>
        <w:t>g.</w:t>
      </w:r>
      <w:r w:rsidR="001D1701" w:rsidRPr="001D1701">
        <w:rPr>
          <w:rFonts w:ascii="Times New Roman" w:hAnsi="Times New Roman" w:cs="Times New Roman"/>
          <w:sz w:val="24"/>
          <w:szCs w:val="24"/>
          <w:lang w:val="en-US"/>
        </w:rPr>
        <w:t xml:space="preserve"> 3</w:t>
      </w:r>
      <w:r w:rsidRPr="00F72AF8">
        <w:rPr>
          <w:rFonts w:ascii="Times New Roman" w:hAnsi="Times New Roman" w:cs="Times New Roman"/>
          <w:sz w:val="24"/>
          <w:szCs w:val="24"/>
          <w:lang w:val="en-US"/>
        </w:rPr>
        <w:t>) and 86 studies across the</w:t>
      </w:r>
      <w:r w:rsidR="00FB1D1D">
        <w:rPr>
          <w:rFonts w:ascii="Times New Roman" w:hAnsi="Times New Roman" w:cs="Times New Roman"/>
          <w:sz w:val="24"/>
          <w:szCs w:val="24"/>
          <w:lang w:val="en-US"/>
        </w:rPr>
        <w:t xml:space="preserve"> four categories of developmental</w:t>
      </w:r>
      <w:r w:rsidRPr="00F72AF8">
        <w:rPr>
          <w:rFonts w:ascii="Times New Roman" w:hAnsi="Times New Roman" w:cs="Times New Roman"/>
          <w:sz w:val="24"/>
          <w:szCs w:val="24"/>
          <w:lang w:val="en-US"/>
        </w:rPr>
        <w:t xml:space="preserve"> stressors (</w:t>
      </w:r>
      <w:r w:rsidR="001D1701" w:rsidRPr="001D1701">
        <w:rPr>
          <w:rFonts w:ascii="Times New Roman" w:hAnsi="Times New Roman" w:cs="Times New Roman"/>
          <w:sz w:val="24"/>
          <w:szCs w:val="24"/>
          <w:lang w:val="en-US"/>
        </w:rPr>
        <w:t>Table 3</w:t>
      </w:r>
      <w:r w:rsidRPr="00F72AF8">
        <w:rPr>
          <w:rFonts w:ascii="Times New Roman" w:hAnsi="Times New Roman" w:cs="Times New Roman"/>
          <w:sz w:val="24"/>
          <w:szCs w:val="24"/>
          <w:lang w:val="en-US"/>
        </w:rPr>
        <w:t>). There were clear taxonomic biases</w:t>
      </w:r>
      <w:r w:rsidR="00896B70">
        <w:rPr>
          <w:rFonts w:ascii="Times New Roman" w:hAnsi="Times New Roman" w:cs="Times New Roman"/>
          <w:sz w:val="24"/>
          <w:szCs w:val="24"/>
          <w:lang w:val="en-US"/>
        </w:rPr>
        <w:t xml:space="preserve"> </w:t>
      </w:r>
      <w:r w:rsidR="001D1701">
        <w:rPr>
          <w:rFonts w:ascii="Times New Roman" w:hAnsi="Times New Roman" w:cs="Times New Roman"/>
          <w:sz w:val="24"/>
          <w:szCs w:val="24"/>
          <w:lang w:val="en-US"/>
        </w:rPr>
        <w:t xml:space="preserve">because </w:t>
      </w:r>
      <w:r w:rsidR="00FB1D1D">
        <w:rPr>
          <w:rFonts w:ascii="Times New Roman" w:hAnsi="Times New Roman" w:cs="Times New Roman"/>
          <w:sz w:val="24"/>
          <w:szCs w:val="24"/>
          <w:lang w:val="en-US"/>
        </w:rPr>
        <w:t>most</w:t>
      </w:r>
      <w:r w:rsidRPr="00F72AF8">
        <w:rPr>
          <w:rFonts w:ascii="Times New Roman" w:hAnsi="Times New Roman" w:cs="Times New Roman"/>
          <w:sz w:val="24"/>
          <w:szCs w:val="24"/>
          <w:lang w:val="en-US"/>
        </w:rPr>
        <w:t xml:space="preserve"> effects </w:t>
      </w:r>
      <w:r w:rsidR="00896B70">
        <w:rPr>
          <w:rFonts w:ascii="Times New Roman" w:hAnsi="Times New Roman" w:cs="Times New Roman"/>
          <w:sz w:val="24"/>
          <w:szCs w:val="24"/>
          <w:lang w:val="en-US"/>
        </w:rPr>
        <w:t>c</w:t>
      </w:r>
      <w:r w:rsidR="00E335E3">
        <w:rPr>
          <w:rFonts w:ascii="Times New Roman" w:hAnsi="Times New Roman" w:cs="Times New Roman"/>
          <w:sz w:val="24"/>
          <w:szCs w:val="24"/>
          <w:lang w:val="en-US"/>
        </w:rPr>
        <w:t>ame</w:t>
      </w:r>
      <w:r w:rsidRPr="00F72AF8">
        <w:rPr>
          <w:rFonts w:ascii="Times New Roman" w:hAnsi="Times New Roman" w:cs="Times New Roman"/>
          <w:sz w:val="24"/>
          <w:szCs w:val="24"/>
          <w:lang w:val="en-US"/>
        </w:rPr>
        <w:t xml:space="preserve"> from studies on</w:t>
      </w:r>
      <w:r w:rsidR="00FB1D1D">
        <w:rPr>
          <w:rFonts w:ascii="Times New Roman" w:hAnsi="Times New Roman" w:cs="Times New Roman"/>
          <w:sz w:val="24"/>
          <w:szCs w:val="24"/>
          <w:lang w:val="en-US"/>
        </w:rPr>
        <w:t xml:space="preserve"> four species </w:t>
      </w:r>
      <w:r w:rsidR="00F30CA3">
        <w:rPr>
          <w:rFonts w:ascii="Times New Roman" w:hAnsi="Times New Roman" w:cs="Times New Roman"/>
          <w:sz w:val="24"/>
          <w:szCs w:val="24"/>
          <w:lang w:val="en-US"/>
        </w:rPr>
        <w:t xml:space="preserve">of </w:t>
      </w:r>
      <w:r w:rsidRPr="00F72AF8">
        <w:rPr>
          <w:rFonts w:ascii="Times New Roman" w:hAnsi="Times New Roman" w:cs="Times New Roman"/>
          <w:sz w:val="24"/>
          <w:szCs w:val="24"/>
          <w:lang w:val="en-US"/>
        </w:rPr>
        <w:t>mammals (</w:t>
      </w:r>
      <w:r w:rsidR="00C5351D" w:rsidRPr="00F72AF8">
        <w:rPr>
          <w:rFonts w:ascii="Times New Roman" w:hAnsi="Times New Roman" w:cs="Times New Roman"/>
          <w:sz w:val="24"/>
          <w:szCs w:val="24"/>
          <w:lang w:val="en-US"/>
        </w:rPr>
        <w:t>effects = 951, studies = 64</w:t>
      </w:r>
      <w:r w:rsidR="00C5351D">
        <w:rPr>
          <w:rFonts w:ascii="Times New Roman" w:hAnsi="Times New Roman" w:cs="Times New Roman"/>
          <w:sz w:val="24"/>
          <w:szCs w:val="24"/>
          <w:lang w:val="en-US"/>
        </w:rPr>
        <w:t xml:space="preserve">; </w:t>
      </w:r>
      <w:r w:rsidRPr="009D0295">
        <w:rPr>
          <w:rFonts w:ascii="Times New Roman" w:hAnsi="Times New Roman" w:cs="Times New Roman"/>
          <w:i/>
          <w:iCs/>
          <w:sz w:val="24"/>
          <w:szCs w:val="24"/>
          <w:lang w:val="en-US"/>
        </w:rPr>
        <w:t>Mus musculus</w:t>
      </w:r>
      <w:r w:rsidRPr="00F72AF8">
        <w:rPr>
          <w:rFonts w:ascii="Times New Roman" w:hAnsi="Times New Roman" w:cs="Times New Roman"/>
          <w:sz w:val="24"/>
          <w:szCs w:val="24"/>
          <w:lang w:val="en-US"/>
        </w:rPr>
        <w:t xml:space="preserve">, </w:t>
      </w:r>
      <w:r w:rsidRPr="009D0295">
        <w:rPr>
          <w:rFonts w:ascii="Times New Roman" w:hAnsi="Times New Roman" w:cs="Times New Roman"/>
          <w:i/>
          <w:iCs/>
          <w:sz w:val="24"/>
          <w:szCs w:val="24"/>
          <w:lang w:val="en-US"/>
        </w:rPr>
        <w:t>Rattus norvegicus</w:t>
      </w:r>
      <w:r w:rsidRPr="00F72AF8">
        <w:rPr>
          <w:rFonts w:ascii="Times New Roman" w:hAnsi="Times New Roman" w:cs="Times New Roman"/>
          <w:sz w:val="24"/>
          <w:szCs w:val="24"/>
          <w:lang w:val="en-US"/>
        </w:rPr>
        <w:t xml:space="preserve">, </w:t>
      </w:r>
      <w:r w:rsidRPr="009D0295">
        <w:rPr>
          <w:rFonts w:ascii="Times New Roman" w:hAnsi="Times New Roman" w:cs="Times New Roman"/>
          <w:i/>
          <w:iCs/>
          <w:sz w:val="24"/>
          <w:szCs w:val="24"/>
          <w:lang w:val="en-US"/>
        </w:rPr>
        <w:t xml:space="preserve">Ovis </w:t>
      </w:r>
      <w:proofErr w:type="spellStart"/>
      <w:r w:rsidRPr="009D0295">
        <w:rPr>
          <w:rFonts w:ascii="Times New Roman" w:hAnsi="Times New Roman" w:cs="Times New Roman"/>
          <w:i/>
          <w:iCs/>
          <w:sz w:val="24"/>
          <w:szCs w:val="24"/>
          <w:lang w:val="en-US"/>
        </w:rPr>
        <w:t>aries</w:t>
      </w:r>
      <w:proofErr w:type="spellEnd"/>
      <w:r w:rsidRPr="00F72AF8">
        <w:rPr>
          <w:rFonts w:ascii="Times New Roman" w:hAnsi="Times New Roman" w:cs="Times New Roman"/>
          <w:sz w:val="24"/>
          <w:szCs w:val="24"/>
          <w:lang w:val="en-US"/>
        </w:rPr>
        <w:t xml:space="preserve"> and </w:t>
      </w:r>
      <w:r w:rsidRPr="009D0295">
        <w:rPr>
          <w:rFonts w:ascii="Times New Roman" w:hAnsi="Times New Roman" w:cs="Times New Roman"/>
          <w:i/>
          <w:iCs/>
          <w:sz w:val="24"/>
          <w:szCs w:val="24"/>
          <w:lang w:val="en-US"/>
        </w:rPr>
        <w:t xml:space="preserve">Capra </w:t>
      </w:r>
      <w:proofErr w:type="spellStart"/>
      <w:r w:rsidRPr="009D0295">
        <w:rPr>
          <w:rFonts w:ascii="Times New Roman" w:hAnsi="Times New Roman" w:cs="Times New Roman"/>
          <w:i/>
          <w:iCs/>
          <w:sz w:val="24"/>
          <w:szCs w:val="24"/>
          <w:lang w:val="en-US"/>
        </w:rPr>
        <w:t>hircus</w:t>
      </w:r>
      <w:proofErr w:type="spellEnd"/>
      <w:r w:rsidRPr="00F72AF8">
        <w:rPr>
          <w:rFonts w:ascii="Times New Roman" w:hAnsi="Times New Roman" w:cs="Times New Roman"/>
          <w:sz w:val="24"/>
          <w:szCs w:val="24"/>
          <w:lang w:val="en-US"/>
        </w:rPr>
        <w:t xml:space="preserve">). Fish had the second most effects </w:t>
      </w:r>
      <w:r w:rsidRPr="00F72AF8">
        <w:rPr>
          <w:rFonts w:ascii="Times New Roman" w:hAnsi="Times New Roman" w:cs="Times New Roman"/>
          <w:sz w:val="24"/>
          <w:szCs w:val="24"/>
          <w:lang w:val="en-US"/>
        </w:rPr>
        <w:lastRenderedPageBreak/>
        <w:t>(105, species = 9 and studies = 10) followed by birds (75, species = 6 and studies = 11)</w:t>
      </w:r>
      <w:r w:rsidR="00C5351D">
        <w:rPr>
          <w:rFonts w:ascii="Times New Roman" w:hAnsi="Times New Roman" w:cs="Times New Roman"/>
          <w:sz w:val="24"/>
          <w:szCs w:val="24"/>
          <w:lang w:val="en-US"/>
        </w:rPr>
        <w:t>,</w:t>
      </w:r>
      <w:r w:rsidRPr="00F72AF8">
        <w:rPr>
          <w:rFonts w:ascii="Times New Roman" w:hAnsi="Times New Roman" w:cs="Times New Roman"/>
          <w:sz w:val="24"/>
          <w:szCs w:val="24"/>
          <w:lang w:val="en-US"/>
        </w:rPr>
        <w:t xml:space="preserve"> and amphibians (16, species = 2 from only 1 study).</w:t>
      </w:r>
    </w:p>
    <w:p w14:paraId="432883DB" w14:textId="77777777" w:rsidR="00F72AF8" w:rsidRPr="00F72AF8" w:rsidRDefault="00F72AF8" w:rsidP="00BC7294">
      <w:pPr>
        <w:spacing w:line="480" w:lineRule="auto"/>
        <w:rPr>
          <w:rFonts w:ascii="Times New Roman" w:hAnsi="Times New Roman" w:cs="Times New Roman"/>
          <w:sz w:val="24"/>
          <w:szCs w:val="24"/>
          <w:lang w:val="en-US"/>
        </w:rPr>
      </w:pPr>
    </w:p>
    <w:p w14:paraId="4184EEF3" w14:textId="1341A089" w:rsidR="005469B1" w:rsidRPr="00E335E3" w:rsidRDefault="005469B1" w:rsidP="00D72B71">
      <w:pPr>
        <w:pStyle w:val="Heading2"/>
      </w:pPr>
      <w:bookmarkStart w:id="82" w:name="_Toc211373588"/>
      <w:bookmarkStart w:id="83" w:name="_Hlk210987006"/>
      <w:r w:rsidRPr="00391958">
        <w:t>(</w:t>
      </w:r>
      <w:r w:rsidR="00103DD0">
        <w:t>1</w:t>
      </w:r>
      <w:r w:rsidRPr="00391958">
        <w:t>)</w:t>
      </w:r>
      <w:r w:rsidRPr="00E335E3">
        <w:t xml:space="preserve"> Glucocorticoid exposure – impacts on mitochondrial </w:t>
      </w:r>
      <w:r w:rsidR="00097A47" w:rsidRPr="00E335E3">
        <w:t xml:space="preserve">respiratory </w:t>
      </w:r>
      <w:r w:rsidRPr="00E335E3">
        <w:t>function</w:t>
      </w:r>
      <w:bookmarkEnd w:id="82"/>
    </w:p>
    <w:bookmarkEnd w:id="83"/>
    <w:p w14:paraId="3300EF48" w14:textId="7004F4E6" w:rsidR="005469B1" w:rsidRPr="005469B1" w:rsidRDefault="005469B1" w:rsidP="005469B1">
      <w:pPr>
        <w:spacing w:line="480" w:lineRule="auto"/>
        <w:rPr>
          <w:rFonts w:ascii="Times New Roman" w:hAnsi="Times New Roman" w:cs="Times New Roman"/>
          <w:sz w:val="24"/>
          <w:szCs w:val="24"/>
          <w:lang w:val="en-US"/>
        </w:rPr>
      </w:pPr>
      <w:r w:rsidRPr="001D1701">
        <w:rPr>
          <w:rFonts w:ascii="Times New Roman" w:hAnsi="Times New Roman" w:cs="Times New Roman"/>
          <w:sz w:val="24"/>
          <w:szCs w:val="24"/>
          <w:lang w:val="en-US"/>
        </w:rPr>
        <w:t xml:space="preserve">Overall, exposure to </w:t>
      </w:r>
      <w:r w:rsidR="00F72AF8" w:rsidRPr="001D1701">
        <w:rPr>
          <w:rFonts w:ascii="Times New Roman" w:hAnsi="Times New Roman" w:cs="Times New Roman"/>
          <w:sz w:val="24"/>
          <w:szCs w:val="24"/>
          <w:lang w:val="en-US"/>
        </w:rPr>
        <w:t>glucocorticoids</w:t>
      </w:r>
      <w:r w:rsidRPr="001D1701">
        <w:rPr>
          <w:rFonts w:ascii="Times New Roman" w:hAnsi="Times New Roman" w:cs="Times New Roman"/>
          <w:sz w:val="24"/>
          <w:szCs w:val="24"/>
          <w:lang w:val="en-US"/>
        </w:rPr>
        <w:t xml:space="preserve"> during development negatively </w:t>
      </w:r>
      <w:r w:rsidR="00C5351D">
        <w:rPr>
          <w:rFonts w:ascii="Times New Roman" w:hAnsi="Times New Roman" w:cs="Times New Roman"/>
          <w:sz w:val="24"/>
          <w:szCs w:val="24"/>
          <w:lang w:val="en-US"/>
        </w:rPr>
        <w:t>affected</w:t>
      </w:r>
      <w:r w:rsidR="00C5351D" w:rsidRPr="001D1701">
        <w:rPr>
          <w:rFonts w:ascii="Times New Roman" w:hAnsi="Times New Roman" w:cs="Times New Roman"/>
          <w:sz w:val="24"/>
          <w:szCs w:val="24"/>
          <w:lang w:val="en-US"/>
        </w:rPr>
        <w:t xml:space="preserve"> </w:t>
      </w:r>
      <w:r w:rsidRPr="001D1701">
        <w:rPr>
          <w:rFonts w:ascii="Times New Roman" w:hAnsi="Times New Roman" w:cs="Times New Roman"/>
          <w:sz w:val="24"/>
          <w:szCs w:val="24"/>
          <w:lang w:val="en-US"/>
        </w:rPr>
        <w:t xml:space="preserve">mitochondrial </w:t>
      </w:r>
      <w:r w:rsidR="00097A47">
        <w:rPr>
          <w:rFonts w:ascii="Times New Roman" w:hAnsi="Times New Roman" w:cs="Times New Roman"/>
          <w:sz w:val="24"/>
          <w:szCs w:val="24"/>
          <w:lang w:val="en-US"/>
        </w:rPr>
        <w:t xml:space="preserve">respiratory </w:t>
      </w:r>
      <w:r w:rsidRPr="001D1701">
        <w:rPr>
          <w:rFonts w:ascii="Times New Roman" w:hAnsi="Times New Roman" w:cs="Times New Roman"/>
          <w:sz w:val="24"/>
          <w:szCs w:val="24"/>
          <w:lang w:val="en-US"/>
        </w:rPr>
        <w:t xml:space="preserve">function </w:t>
      </w:r>
      <w:r w:rsidR="005C4290" w:rsidRPr="00FB1D1D">
        <w:rPr>
          <w:rFonts w:ascii="Times New Roman" w:hAnsi="Times New Roman" w:cs="Times New Roman"/>
          <w:sz w:val="24"/>
          <w:szCs w:val="24"/>
        </w:rPr>
        <w:t>(</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5C4290" w:rsidRPr="00FB1D1D">
        <w:rPr>
          <w:rFonts w:ascii="Times New Roman" w:hAnsi="Times New Roman" w:cs="Times New Roman"/>
          <w:sz w:val="24"/>
          <w:szCs w:val="24"/>
        </w:rPr>
        <w:t xml:space="preserve"> = -0.92, 95% CI = -1.69 to -0.16, </w:t>
      </w:r>
      <m:oMath>
        <m:r>
          <w:rPr>
            <w:rFonts w:ascii="Cambria Math" w:hAnsi="Cambria Math" w:cs="Times New Roman"/>
            <w:sz w:val="24"/>
            <w:szCs w:val="24"/>
          </w:rPr>
          <m:t>p</m:t>
        </m:r>
      </m:oMath>
      <w:r w:rsidR="005C4290" w:rsidRPr="00FB1D1D">
        <w:rPr>
          <w:rFonts w:ascii="Times New Roman" w:hAnsi="Times New Roman" w:cs="Times New Roman"/>
          <w:sz w:val="24"/>
          <w:szCs w:val="24"/>
        </w:rPr>
        <w:t xml:space="preserve"> = 0.02</w:t>
      </w:r>
      <w:r w:rsidR="005C4290">
        <w:rPr>
          <w:rFonts w:ascii="Times New Roman" w:hAnsi="Times New Roman" w:cs="Times New Roman"/>
          <w:sz w:val="24"/>
          <w:szCs w:val="24"/>
        </w:rPr>
        <w:t>; Fig. 4A)</w:t>
      </w:r>
      <w:r w:rsidR="005C4290">
        <w:rPr>
          <w:rFonts w:ascii="Times New Roman" w:hAnsi="Times New Roman" w:cs="Times New Roman"/>
          <w:sz w:val="24"/>
          <w:szCs w:val="24"/>
          <w:lang w:val="en-US"/>
        </w:rPr>
        <w:t xml:space="preserve">. </w:t>
      </w:r>
      <w:r w:rsidR="00951322">
        <w:rPr>
          <w:rFonts w:ascii="Times New Roman" w:hAnsi="Times New Roman" w:cs="Times New Roman"/>
          <w:sz w:val="24"/>
          <w:szCs w:val="24"/>
          <w:lang w:val="en-US"/>
        </w:rPr>
        <w:t>However, t</w:t>
      </w:r>
      <w:r w:rsidR="00FB1D1D">
        <w:rPr>
          <w:rFonts w:ascii="Times New Roman" w:hAnsi="Times New Roman" w:cs="Times New Roman"/>
          <w:sz w:val="24"/>
          <w:szCs w:val="24"/>
          <w:lang w:val="en-US"/>
        </w:rPr>
        <w:t>he effects of developmental stressors on mitochondrial respiratory function differed across contexts</w:t>
      </w:r>
      <w:r w:rsidR="00951322">
        <w:rPr>
          <w:rFonts w:ascii="Times New Roman" w:hAnsi="Times New Roman" w:cs="Times New Roman"/>
          <w:sz w:val="24"/>
          <w:szCs w:val="24"/>
          <w:lang w:val="en-US"/>
        </w:rPr>
        <w:t xml:space="preserve"> and studies</w:t>
      </w:r>
      <w:r w:rsidR="00FB1D1D">
        <w:rPr>
          <w:rFonts w:ascii="Times New Roman" w:hAnsi="Times New Roman" w:cs="Times New Roman"/>
          <w:sz w:val="24"/>
          <w:szCs w:val="24"/>
          <w:lang w:val="en-US"/>
        </w:rPr>
        <w:t>. Specifically, e</w:t>
      </w:r>
      <w:r w:rsidRPr="001D1701">
        <w:rPr>
          <w:rFonts w:ascii="Times New Roman" w:hAnsi="Times New Roman" w:cs="Times New Roman"/>
          <w:sz w:val="24"/>
          <w:szCs w:val="24"/>
          <w:lang w:val="en-US"/>
        </w:rPr>
        <w:t xml:space="preserve">ffect heterogeneity was high (95% Prediction Intervals: -3.07 to 1.23; </w:t>
      </w:r>
      <w:r w:rsidRPr="00BD65A0">
        <w:rPr>
          <w:rFonts w:ascii="Times New Roman" w:hAnsi="Times New Roman" w:cs="Times New Roman"/>
          <w:sz w:val="24"/>
          <w:szCs w:val="24"/>
          <w:lang w:val="en-US"/>
        </w:rPr>
        <w:t xml:space="preserve">Table </w:t>
      </w:r>
      <w:r w:rsidR="005630A5" w:rsidRPr="00BD65A0">
        <w:rPr>
          <w:rFonts w:ascii="Times New Roman" w:hAnsi="Times New Roman" w:cs="Times New Roman"/>
          <w:sz w:val="24"/>
          <w:szCs w:val="24"/>
          <w:lang w:val="en-US"/>
        </w:rPr>
        <w:t>3</w:t>
      </w:r>
      <w:r w:rsidR="00BD65A0" w:rsidRPr="00BD65A0">
        <w:rPr>
          <w:rFonts w:ascii="Times New Roman" w:hAnsi="Times New Roman" w:cs="Times New Roman"/>
          <w:sz w:val="24"/>
          <w:szCs w:val="24"/>
          <w:lang w:val="en-US"/>
        </w:rPr>
        <w:t>,</w:t>
      </w:r>
      <w:r w:rsidRPr="00BD65A0">
        <w:rPr>
          <w:rFonts w:ascii="Times New Roman" w:hAnsi="Times New Roman" w:cs="Times New Roman"/>
          <w:sz w:val="24"/>
          <w:szCs w:val="24"/>
          <w:lang w:val="en-US"/>
        </w:rPr>
        <w:t xml:space="preserve"> see </w:t>
      </w:r>
      <w:r w:rsidR="006762D2">
        <w:rPr>
          <w:rFonts w:ascii="Times New Roman" w:hAnsi="Times New Roman" w:cs="Times New Roman"/>
          <w:sz w:val="24"/>
          <w:szCs w:val="24"/>
          <w:lang w:val="en-US"/>
        </w:rPr>
        <w:t xml:space="preserve">Supplemental </w:t>
      </w:r>
      <w:r w:rsidRPr="00BD65A0">
        <w:rPr>
          <w:rFonts w:ascii="Times New Roman" w:hAnsi="Times New Roman" w:cs="Times New Roman"/>
          <w:sz w:val="24"/>
          <w:szCs w:val="24"/>
          <w:lang w:val="en-US"/>
        </w:rPr>
        <w:t>Table</w:t>
      </w:r>
      <w:r w:rsidR="006762D2">
        <w:rPr>
          <w:rFonts w:ascii="Times New Roman" w:hAnsi="Times New Roman" w:cs="Times New Roman"/>
          <w:sz w:val="24"/>
          <w:szCs w:val="24"/>
          <w:lang w:val="en-US"/>
        </w:rPr>
        <w:t>s</w:t>
      </w:r>
      <w:r w:rsidRPr="00BD65A0">
        <w:rPr>
          <w:rFonts w:ascii="Times New Roman" w:hAnsi="Times New Roman" w:cs="Times New Roman"/>
          <w:sz w:val="24"/>
          <w:szCs w:val="24"/>
          <w:lang w:val="en-US"/>
        </w:rPr>
        <w:t xml:space="preserve"> </w:t>
      </w:r>
      <w:r w:rsidR="006762D2">
        <w:rPr>
          <w:rFonts w:ascii="Times New Roman" w:hAnsi="Times New Roman" w:cs="Times New Roman"/>
          <w:sz w:val="24"/>
          <w:szCs w:val="24"/>
          <w:lang w:val="en-US"/>
        </w:rPr>
        <w:t>1, 2</w:t>
      </w:r>
      <w:r w:rsidRPr="00BD65A0">
        <w:rPr>
          <w:rFonts w:ascii="Times New Roman" w:hAnsi="Times New Roman" w:cs="Times New Roman"/>
          <w:sz w:val="24"/>
          <w:szCs w:val="24"/>
          <w:lang w:val="en-US"/>
        </w:rPr>
        <w:t>),</w:t>
      </w:r>
      <w:r w:rsidRPr="001D1701">
        <w:rPr>
          <w:rFonts w:ascii="Times New Roman" w:hAnsi="Times New Roman" w:cs="Times New Roman"/>
          <w:sz w:val="24"/>
          <w:szCs w:val="24"/>
          <w:lang w:val="en-US"/>
        </w:rPr>
        <w:t xml:space="preserve"> with 12.24% of variation being driven by differences among studies </w:t>
      </w:r>
      <w:r w:rsidR="005C4290" w:rsidRPr="00FB1D1D">
        <w:rPr>
          <w:rFonts w:ascii="Times New Roman" w:hAnsi="Times New Roman" w:cs="Times New Roman"/>
          <w:sz w:val="24"/>
          <w:szCs w:val="24"/>
        </w:rPr>
        <w:t>(</w:t>
      </w:r>
      <m:oMath>
        <m:sSubSup>
          <m:sSubSupPr>
            <m:ctrlPr>
              <w:rPr>
                <w:rFonts w:ascii="Cambria Math" w:hAnsi="Cambria Math" w:cs="Times New Roman"/>
                <w:sz w:val="24"/>
                <w:szCs w:val="24"/>
              </w:rPr>
            </m:ctrlPr>
          </m:sSubSupPr>
          <m:e>
            <m:r>
              <w:rPr>
                <w:rFonts w:ascii="Cambria Math" w:hAnsi="Cambria Math" w:cs="Times New Roman"/>
                <w:sz w:val="24"/>
                <w:szCs w:val="24"/>
              </w:rPr>
              <m:t>I</m:t>
            </m:r>
          </m:e>
          <m:sub>
            <m:r>
              <w:rPr>
                <w:rFonts w:ascii="Cambria Math" w:hAnsi="Cambria Math" w:cs="Times New Roman"/>
                <w:sz w:val="24"/>
                <w:szCs w:val="24"/>
              </w:rPr>
              <m:t>study</m:t>
            </m:r>
          </m:sub>
          <m:sup>
            <m:r>
              <w:rPr>
                <w:rFonts w:ascii="Cambria Math" w:hAnsi="Cambria Math" w:cs="Times New Roman"/>
                <w:sz w:val="24"/>
                <w:szCs w:val="24"/>
              </w:rPr>
              <m:t>2</m:t>
            </m:r>
          </m:sup>
        </m:sSubSup>
      </m:oMath>
      <w:r w:rsidR="005C4290" w:rsidRPr="00FB1D1D">
        <w:rPr>
          <w:rFonts w:ascii="Times New Roman" w:hAnsi="Times New Roman" w:cs="Times New Roman"/>
          <w:sz w:val="24"/>
          <w:szCs w:val="24"/>
        </w:rPr>
        <w:t>;</w:t>
      </w:r>
      <w:r w:rsidRPr="001D1701">
        <w:rPr>
          <w:rFonts w:ascii="Times New Roman" w:hAnsi="Times New Roman" w:cs="Times New Roman"/>
          <w:sz w:val="24"/>
          <w:szCs w:val="24"/>
          <w:lang w:val="en-US"/>
        </w:rPr>
        <w:t xml:space="preserve"> Table </w:t>
      </w:r>
      <w:r w:rsidR="005630A5" w:rsidRPr="001D1701">
        <w:rPr>
          <w:rFonts w:ascii="Times New Roman" w:hAnsi="Times New Roman" w:cs="Times New Roman"/>
          <w:sz w:val="24"/>
          <w:szCs w:val="24"/>
          <w:lang w:val="en-US"/>
        </w:rPr>
        <w:t>3</w:t>
      </w:r>
      <w:r w:rsidRPr="001D1701">
        <w:rPr>
          <w:rFonts w:ascii="Times New Roman" w:hAnsi="Times New Roman" w:cs="Times New Roman"/>
          <w:sz w:val="24"/>
          <w:szCs w:val="24"/>
          <w:lang w:val="en-US"/>
        </w:rPr>
        <w:t xml:space="preserve">) and 67.53% of variation being driven by differences among </w:t>
      </w:r>
      <w:ins w:id="84" w:author="Ondi Crino" w:date="2026-01-27T09:51:00Z" w16du:dateUtc="2026-01-26T23:21:00Z">
        <w:r w:rsidR="00572C41">
          <w:rPr>
            <w:rFonts w:ascii="Times New Roman" w:hAnsi="Times New Roman" w:cs="Times New Roman"/>
            <w:sz w:val="24"/>
            <w:szCs w:val="24"/>
            <w:lang w:val="en-US"/>
          </w:rPr>
          <w:t>matrices</w:t>
        </w:r>
      </w:ins>
      <w:del w:id="85" w:author="Ondi Crino" w:date="2026-01-27T09:51:00Z" w16du:dateUtc="2026-01-26T23:21:00Z">
        <w:r w:rsidRPr="001D1701" w:rsidDel="00572C41">
          <w:rPr>
            <w:rFonts w:ascii="Times New Roman" w:hAnsi="Times New Roman" w:cs="Times New Roman"/>
            <w:sz w:val="24"/>
            <w:szCs w:val="24"/>
            <w:lang w:val="en-US"/>
          </w:rPr>
          <w:delText>tissues</w:delText>
        </w:r>
      </w:del>
      <w:r w:rsidRPr="001D1701">
        <w:rPr>
          <w:rFonts w:ascii="Times New Roman" w:hAnsi="Times New Roman" w:cs="Times New Roman"/>
          <w:sz w:val="24"/>
          <w:szCs w:val="24"/>
          <w:lang w:val="en-US"/>
        </w:rPr>
        <w:t xml:space="preserve"> </w:t>
      </w:r>
      <w:r w:rsidR="005C4290" w:rsidRPr="00FB1D1D">
        <w:rPr>
          <w:rFonts w:ascii="Times New Roman" w:hAnsi="Times New Roman" w:cs="Times New Roman"/>
          <w:sz w:val="24"/>
          <w:szCs w:val="24"/>
        </w:rPr>
        <w:t>(</w:t>
      </w:r>
      <m:oMath>
        <m:sSubSup>
          <m:sSubSupPr>
            <m:ctrlPr>
              <w:rPr>
                <w:rFonts w:ascii="Cambria Math" w:hAnsi="Cambria Math" w:cs="Times New Roman"/>
                <w:sz w:val="24"/>
                <w:szCs w:val="24"/>
              </w:rPr>
            </m:ctrlPr>
          </m:sSubSupPr>
          <m:e>
            <m:r>
              <w:rPr>
                <w:rFonts w:ascii="Cambria Math" w:hAnsi="Cambria Math" w:cs="Times New Roman"/>
                <w:sz w:val="24"/>
                <w:szCs w:val="24"/>
              </w:rPr>
              <m:t>I</m:t>
            </m:r>
          </m:e>
          <m:sub>
            <m:r>
              <w:ins w:id="86" w:author="Ondi Crino" w:date="2026-01-27T09:51:00Z" w16du:dateUtc="2026-01-26T23:21:00Z">
                <w:rPr>
                  <w:rFonts w:ascii="Cambria Math" w:hAnsi="Cambria Math" w:cs="Times New Roman"/>
                  <w:sz w:val="24"/>
                  <w:szCs w:val="24"/>
                </w:rPr>
                <m:t>matrix</m:t>
              </w:ins>
            </m:r>
            <m:r>
              <w:del w:id="87" w:author="Ondi Crino" w:date="2026-01-27T09:51:00Z" w16du:dateUtc="2026-01-26T23:21:00Z">
                <w:rPr>
                  <w:rFonts w:ascii="Cambria Math" w:hAnsi="Cambria Math" w:cs="Times New Roman"/>
                  <w:sz w:val="24"/>
                  <w:szCs w:val="24"/>
                </w:rPr>
                <m:t>tissue</m:t>
              </w:del>
            </m:r>
          </m:sub>
          <m:sup>
            <m:r>
              <w:rPr>
                <w:rFonts w:ascii="Cambria Math" w:hAnsi="Cambria Math" w:cs="Times New Roman"/>
                <w:sz w:val="24"/>
                <w:szCs w:val="24"/>
              </w:rPr>
              <m:t>2</m:t>
            </m:r>
          </m:sup>
        </m:sSubSup>
      </m:oMath>
      <w:r w:rsidR="005C4290" w:rsidRPr="00FB1D1D">
        <w:rPr>
          <w:rFonts w:ascii="Times New Roman" w:hAnsi="Times New Roman" w:cs="Times New Roman"/>
          <w:sz w:val="24"/>
          <w:szCs w:val="24"/>
        </w:rPr>
        <w:t>;</w:t>
      </w:r>
      <w:r w:rsidRPr="001D1701">
        <w:rPr>
          <w:rFonts w:ascii="Times New Roman" w:hAnsi="Times New Roman" w:cs="Times New Roman"/>
          <w:sz w:val="24"/>
          <w:szCs w:val="24"/>
          <w:lang w:val="en-US"/>
        </w:rPr>
        <w:t xml:space="preserve"> Table </w:t>
      </w:r>
      <w:r w:rsidR="005630A5" w:rsidRPr="001D1701">
        <w:rPr>
          <w:rFonts w:ascii="Times New Roman" w:hAnsi="Times New Roman" w:cs="Times New Roman"/>
          <w:sz w:val="24"/>
          <w:szCs w:val="24"/>
          <w:lang w:val="en-US"/>
        </w:rPr>
        <w:t>3</w:t>
      </w:r>
      <w:r w:rsidRPr="001D1701">
        <w:rPr>
          <w:rFonts w:ascii="Times New Roman" w:hAnsi="Times New Roman" w:cs="Times New Roman"/>
          <w:sz w:val="24"/>
          <w:szCs w:val="24"/>
          <w:lang w:val="en-US"/>
        </w:rPr>
        <w:t>)</w:t>
      </w:r>
      <w:r w:rsidR="00FB1D1D">
        <w:rPr>
          <w:rFonts w:ascii="Times New Roman" w:hAnsi="Times New Roman" w:cs="Times New Roman"/>
          <w:sz w:val="24"/>
          <w:szCs w:val="24"/>
          <w:lang w:val="en-US"/>
        </w:rPr>
        <w:t xml:space="preserve">. However, </w:t>
      </w:r>
      <w:r w:rsidRPr="001D1701">
        <w:rPr>
          <w:rFonts w:ascii="Times New Roman" w:hAnsi="Times New Roman" w:cs="Times New Roman"/>
          <w:sz w:val="24"/>
          <w:szCs w:val="24"/>
          <w:lang w:val="en-US"/>
        </w:rPr>
        <w:t xml:space="preserve">little to no variation </w:t>
      </w:r>
      <w:r w:rsidR="00FB1D1D">
        <w:rPr>
          <w:rFonts w:ascii="Times New Roman" w:hAnsi="Times New Roman" w:cs="Times New Roman"/>
          <w:sz w:val="24"/>
          <w:szCs w:val="24"/>
          <w:lang w:val="en-US"/>
        </w:rPr>
        <w:t xml:space="preserve">was </w:t>
      </w:r>
      <w:r w:rsidRPr="001D1701">
        <w:rPr>
          <w:rFonts w:ascii="Times New Roman" w:hAnsi="Times New Roman" w:cs="Times New Roman"/>
          <w:sz w:val="24"/>
          <w:szCs w:val="24"/>
          <w:lang w:val="en-US"/>
        </w:rPr>
        <w:t xml:space="preserve">explained by </w:t>
      </w:r>
      <w:r w:rsidRPr="00BD65A0">
        <w:rPr>
          <w:rFonts w:ascii="Times New Roman" w:hAnsi="Times New Roman" w:cs="Times New Roman"/>
          <w:sz w:val="24"/>
          <w:szCs w:val="24"/>
          <w:lang w:val="en-US"/>
        </w:rPr>
        <w:t xml:space="preserve">phylogeny (Table </w:t>
      </w:r>
      <w:r w:rsidR="005630A5" w:rsidRPr="00BD65A0">
        <w:rPr>
          <w:rFonts w:ascii="Times New Roman" w:hAnsi="Times New Roman" w:cs="Times New Roman"/>
          <w:sz w:val="24"/>
          <w:szCs w:val="24"/>
          <w:lang w:val="en-US"/>
        </w:rPr>
        <w:t>3</w:t>
      </w:r>
      <w:r w:rsidRPr="00BD65A0">
        <w:rPr>
          <w:rFonts w:ascii="Times New Roman" w:hAnsi="Times New Roman" w:cs="Times New Roman"/>
          <w:sz w:val="24"/>
          <w:szCs w:val="24"/>
          <w:lang w:val="en-US"/>
        </w:rPr>
        <w:t>).</w:t>
      </w:r>
      <w:r w:rsidR="00932C6F" w:rsidRPr="001D1701">
        <w:rPr>
          <w:rFonts w:ascii="Times New Roman" w:hAnsi="Times New Roman" w:cs="Times New Roman"/>
          <w:sz w:val="24"/>
          <w:szCs w:val="24"/>
          <w:lang w:val="en-US"/>
        </w:rPr>
        <w:t xml:space="preserve"> We found no strong evidence that suggested the results were driven by publication bias (See Supplementary Materials</w:t>
      </w:r>
      <w:r w:rsidR="006762D2">
        <w:rPr>
          <w:rFonts w:ascii="Times New Roman" w:hAnsi="Times New Roman" w:cs="Times New Roman"/>
          <w:sz w:val="24"/>
          <w:szCs w:val="24"/>
          <w:lang w:val="en-US"/>
        </w:rPr>
        <w:t>, Supplemental Figure 1</w:t>
      </w:r>
      <w:r w:rsidR="00932C6F" w:rsidRPr="001D1701">
        <w:rPr>
          <w:rFonts w:ascii="Times New Roman" w:hAnsi="Times New Roman" w:cs="Times New Roman"/>
          <w:sz w:val="24"/>
          <w:szCs w:val="24"/>
          <w:lang w:val="en-US"/>
        </w:rPr>
        <w:t>).</w:t>
      </w:r>
    </w:p>
    <w:p w14:paraId="7E72711D" w14:textId="7996492A" w:rsidR="005469B1" w:rsidRPr="005469B1" w:rsidRDefault="00896B70" w:rsidP="00932C6F">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Developmental stressors decreased m</w:t>
      </w:r>
      <w:r w:rsidR="005469B1" w:rsidRPr="005469B1">
        <w:rPr>
          <w:rFonts w:ascii="Times New Roman" w:hAnsi="Times New Roman" w:cs="Times New Roman"/>
          <w:sz w:val="24"/>
          <w:szCs w:val="24"/>
          <w:lang w:val="en-US"/>
        </w:rPr>
        <w:t xml:space="preserve">itochondrial </w:t>
      </w:r>
      <w:r w:rsidR="00097A47">
        <w:rPr>
          <w:rFonts w:ascii="Times New Roman" w:hAnsi="Times New Roman" w:cs="Times New Roman"/>
          <w:sz w:val="24"/>
          <w:szCs w:val="24"/>
          <w:lang w:val="en-US"/>
        </w:rPr>
        <w:t xml:space="preserve">respiratory </w:t>
      </w:r>
      <w:r w:rsidR="005469B1" w:rsidRPr="005469B1">
        <w:rPr>
          <w:rFonts w:ascii="Times New Roman" w:hAnsi="Times New Roman" w:cs="Times New Roman"/>
          <w:sz w:val="24"/>
          <w:szCs w:val="24"/>
          <w:lang w:val="en-US"/>
        </w:rPr>
        <w:t xml:space="preserve">function across all </w:t>
      </w:r>
      <w:r w:rsidR="00F72AF8">
        <w:rPr>
          <w:rFonts w:ascii="Times New Roman" w:hAnsi="Times New Roman" w:cs="Times New Roman"/>
          <w:sz w:val="24"/>
          <w:szCs w:val="24"/>
          <w:lang w:val="en-US"/>
        </w:rPr>
        <w:t>mitochondrial trait</w:t>
      </w:r>
      <w:r w:rsidR="005469B1" w:rsidRPr="005469B1">
        <w:rPr>
          <w:rFonts w:ascii="Times New Roman" w:hAnsi="Times New Roman" w:cs="Times New Roman"/>
          <w:sz w:val="24"/>
          <w:szCs w:val="24"/>
          <w:lang w:val="en-US"/>
        </w:rPr>
        <w:t xml:space="preserve"> categories </w:t>
      </w:r>
      <w:r w:rsidR="00932C6F">
        <w:rPr>
          <w:rFonts w:ascii="Times New Roman" w:hAnsi="Times New Roman" w:cs="Times New Roman"/>
          <w:sz w:val="24"/>
          <w:szCs w:val="24"/>
          <w:lang w:val="en-US"/>
        </w:rPr>
        <w:t xml:space="preserve">with no significant differences between </w:t>
      </w:r>
      <w:r w:rsidR="00932C6F" w:rsidRPr="005C4290">
        <w:rPr>
          <w:rFonts w:ascii="Times New Roman" w:hAnsi="Times New Roman" w:cs="Times New Roman"/>
          <w:sz w:val="24"/>
          <w:szCs w:val="24"/>
          <w:lang w:val="en-US"/>
        </w:rPr>
        <w:t>categories</w:t>
      </w:r>
      <w:r w:rsidR="005469B1" w:rsidRPr="005C4290">
        <w:rPr>
          <w:rFonts w:ascii="Times New Roman" w:hAnsi="Times New Roman" w:cs="Times New Roman"/>
          <w:sz w:val="24"/>
          <w:szCs w:val="24"/>
          <w:lang w:val="en-US"/>
        </w:rPr>
        <w:t xml:space="preserve"> </w:t>
      </w:r>
      <w:r w:rsidR="005C4290" w:rsidRPr="005C4290">
        <w:rPr>
          <w:rFonts w:ascii="Times New Roman" w:hAnsi="Times New Roman" w:cs="Times New Roman"/>
          <w:sz w:val="24"/>
          <w:szCs w:val="24"/>
          <w:lang w:val="en-US"/>
        </w:rPr>
        <w:t>(</w:t>
      </w:r>
      <m:oMath>
        <m:sSub>
          <m:sSubPr>
            <m:ctrlPr>
              <w:rPr>
                <w:rFonts w:ascii="Cambria Math" w:hAnsi="Cambria Math" w:cs="Times New Roman"/>
                <w:sz w:val="24"/>
                <w:szCs w:val="24"/>
              </w:rPr>
            </m:ctrlPr>
          </m:sSubPr>
          <m:e>
            <m:r>
              <w:rPr>
                <w:rFonts w:ascii="Cambria Math" w:hAnsi="Cambria Math" w:cs="Times New Roman"/>
                <w:sz w:val="24"/>
                <w:szCs w:val="24"/>
              </w:rPr>
              <m:t>Q</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4</m:t>
                </m:r>
                <m:r>
                  <m:rPr>
                    <m:sty m:val="p"/>
                  </m:rPr>
                  <w:rPr>
                    <w:rFonts w:ascii="Cambria Math" w:hAnsi="Cambria Math" w:cs="Times New Roman"/>
                    <w:sz w:val="24"/>
                    <w:szCs w:val="24"/>
                  </w:rPr>
                  <m:t>,</m:t>
                </m:r>
                <m:r>
                  <w:rPr>
                    <w:rFonts w:ascii="Cambria Math" w:hAnsi="Cambria Math" w:cs="Times New Roman"/>
                    <w:sz w:val="24"/>
                    <w:szCs w:val="24"/>
                  </w:rPr>
                  <m:t>135</m:t>
                </m:r>
              </m:sub>
            </m:sSub>
          </m:sub>
        </m:sSub>
      </m:oMath>
      <w:r w:rsidR="005C4290" w:rsidRPr="005C4290">
        <w:rPr>
          <w:rFonts w:ascii="Times New Roman" w:hAnsi="Times New Roman" w:cs="Times New Roman"/>
          <w:sz w:val="24"/>
          <w:szCs w:val="24"/>
        </w:rPr>
        <w:t xml:space="preserve"> </w:t>
      </w:r>
      <w:r w:rsidR="00975CFA" w:rsidRPr="00975CFA">
        <w:rPr>
          <w:rFonts w:ascii="Times New Roman" w:hAnsi="Times New Roman" w:cs="Times New Roman"/>
          <w:sz w:val="24"/>
          <w:szCs w:val="24"/>
          <w:lang w:val="en-US"/>
        </w:rPr>
        <w:t>= 1.33, p = 0.26</w:t>
      </w:r>
      <w:r w:rsidR="00975CFA">
        <w:rPr>
          <w:rFonts w:ascii="Times New Roman" w:hAnsi="Times New Roman" w:cs="Times New Roman"/>
          <w:sz w:val="24"/>
          <w:szCs w:val="24"/>
          <w:lang w:val="en-US"/>
        </w:rPr>
        <w:t xml:space="preserve">; </w:t>
      </w:r>
      <w:r w:rsidR="005469B1" w:rsidRPr="001D1701">
        <w:rPr>
          <w:rFonts w:ascii="Times New Roman" w:hAnsi="Times New Roman" w:cs="Times New Roman"/>
          <w:sz w:val="24"/>
          <w:szCs w:val="24"/>
          <w:lang w:val="en-US"/>
        </w:rPr>
        <w:t>Fig</w:t>
      </w:r>
      <w:r w:rsidR="00CC2628">
        <w:rPr>
          <w:rFonts w:ascii="Times New Roman" w:hAnsi="Times New Roman" w:cs="Times New Roman"/>
          <w:sz w:val="24"/>
          <w:szCs w:val="24"/>
          <w:lang w:val="en-US"/>
        </w:rPr>
        <w:t>.</w:t>
      </w:r>
      <w:r w:rsidR="005469B1" w:rsidRPr="001D1701">
        <w:rPr>
          <w:rFonts w:ascii="Times New Roman" w:hAnsi="Times New Roman" w:cs="Times New Roman"/>
          <w:sz w:val="24"/>
          <w:szCs w:val="24"/>
          <w:lang w:val="en-US"/>
        </w:rPr>
        <w:t xml:space="preserve"> </w:t>
      </w:r>
      <w:r w:rsidR="003A4BA9" w:rsidRPr="001D1701">
        <w:rPr>
          <w:rFonts w:ascii="Times New Roman" w:hAnsi="Times New Roman" w:cs="Times New Roman"/>
          <w:sz w:val="24"/>
          <w:szCs w:val="24"/>
          <w:lang w:val="en-US"/>
        </w:rPr>
        <w:t>5</w:t>
      </w:r>
      <w:r w:rsidR="00CC2628">
        <w:rPr>
          <w:rFonts w:ascii="Times New Roman" w:hAnsi="Times New Roman" w:cs="Times New Roman"/>
          <w:sz w:val="24"/>
          <w:szCs w:val="24"/>
          <w:lang w:val="en-US"/>
        </w:rPr>
        <w:t>A</w:t>
      </w:r>
      <w:r w:rsidR="005469B1" w:rsidRPr="001D1701">
        <w:rPr>
          <w:rFonts w:ascii="Times New Roman" w:hAnsi="Times New Roman" w:cs="Times New Roman"/>
          <w:sz w:val="24"/>
          <w:szCs w:val="24"/>
          <w:lang w:val="en-US"/>
        </w:rPr>
        <w:t>).</w:t>
      </w:r>
      <w:r w:rsidR="005469B1" w:rsidRPr="005469B1">
        <w:rPr>
          <w:rFonts w:ascii="Times New Roman" w:hAnsi="Times New Roman" w:cs="Times New Roman"/>
          <w:sz w:val="24"/>
          <w:szCs w:val="24"/>
          <w:lang w:val="en-US"/>
        </w:rPr>
        <w:t xml:space="preserve"> Treatment with </w:t>
      </w:r>
      <w:r w:rsidR="00932C6F">
        <w:rPr>
          <w:rFonts w:ascii="Times New Roman" w:hAnsi="Times New Roman" w:cs="Times New Roman"/>
          <w:sz w:val="24"/>
          <w:szCs w:val="24"/>
          <w:lang w:val="en-US"/>
        </w:rPr>
        <w:t xml:space="preserve">glucocorticoids during development had the greatest negative impact on mitochondrial </w:t>
      </w:r>
      <w:r w:rsidR="005469B1" w:rsidRPr="005469B1">
        <w:rPr>
          <w:rFonts w:ascii="Times New Roman" w:hAnsi="Times New Roman" w:cs="Times New Roman"/>
          <w:sz w:val="24"/>
          <w:szCs w:val="24"/>
          <w:lang w:val="en-US"/>
        </w:rPr>
        <w:t xml:space="preserve">respiration and metabolic capacity </w:t>
      </w:r>
      <w:r w:rsidR="005C4290" w:rsidRPr="005C4290">
        <w:rPr>
          <w:rFonts w:ascii="Times New Roman" w:hAnsi="Times New Roman" w:cs="Times New Roman"/>
          <w:sz w:val="24"/>
          <w:szCs w:val="24"/>
        </w:rPr>
        <w:t>(</w:t>
      </w:r>
      <w:bookmarkStart w:id="88" w:name="_Hlk211006801"/>
      <w:r w:rsidR="005C4290" w:rsidRPr="005C4290">
        <w:rPr>
          <w:rFonts w:ascii="Times New Roman" w:hAnsi="Times New Roman" w:cs="Times New Roman"/>
          <w:sz w:val="24"/>
          <w:szCs w:val="24"/>
        </w:rPr>
        <w:t xml:space="preserve">respiration: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5C4290" w:rsidRPr="005C4290">
        <w:rPr>
          <w:rFonts w:ascii="Times New Roman" w:hAnsi="Times New Roman" w:cs="Times New Roman"/>
          <w:sz w:val="24"/>
          <w:szCs w:val="24"/>
        </w:rPr>
        <w:t xml:space="preserve"> = -0.8, 95% CI: -1.73 to 0.13</w:t>
      </w:r>
      <w:r w:rsidR="00AE1124">
        <w:rPr>
          <w:rFonts w:ascii="Times New Roman" w:hAnsi="Times New Roman" w:cs="Times New Roman"/>
          <w:sz w:val="24"/>
          <w:szCs w:val="24"/>
        </w:rPr>
        <w:t>,</w:t>
      </w:r>
      <w:r w:rsidR="005C4290" w:rsidRPr="005C4290">
        <w:rPr>
          <w:rFonts w:ascii="Times New Roman" w:hAnsi="Times New Roman" w:cs="Times New Roman"/>
          <w:sz w:val="24"/>
          <w:szCs w:val="24"/>
        </w:rPr>
        <w:t xml:space="preserve"> </w:t>
      </w:r>
      <m:oMath>
        <m:r>
          <w:rPr>
            <w:rFonts w:ascii="Cambria Math" w:hAnsi="Cambria Math" w:cs="Times New Roman"/>
            <w:sz w:val="24"/>
            <w:szCs w:val="24"/>
          </w:rPr>
          <m:t>p</m:t>
        </m:r>
      </m:oMath>
      <w:r w:rsidR="005C4290" w:rsidRPr="005C4290">
        <w:rPr>
          <w:rFonts w:ascii="Times New Roman" w:hAnsi="Times New Roman" w:cs="Times New Roman"/>
          <w:sz w:val="24"/>
          <w:szCs w:val="24"/>
        </w:rPr>
        <w:t xml:space="preserve"> = 0.09; metabolic capacity: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5C4290" w:rsidRPr="005C4290">
        <w:rPr>
          <w:rFonts w:ascii="Times New Roman" w:hAnsi="Times New Roman" w:cs="Times New Roman"/>
          <w:sz w:val="24"/>
          <w:szCs w:val="24"/>
        </w:rPr>
        <w:t xml:space="preserve"> = -1.1, 95% CI: -1.87 to -0.32, </w:t>
      </w:r>
      <m:oMath>
        <m:r>
          <w:rPr>
            <w:rFonts w:ascii="Cambria Math" w:hAnsi="Cambria Math" w:cs="Times New Roman"/>
            <w:sz w:val="24"/>
            <w:szCs w:val="24"/>
          </w:rPr>
          <m:t>p</m:t>
        </m:r>
      </m:oMath>
      <w:r w:rsidR="005C4290" w:rsidRPr="005C4290">
        <w:rPr>
          <w:rFonts w:ascii="Times New Roman" w:hAnsi="Times New Roman" w:cs="Times New Roman"/>
          <w:sz w:val="24"/>
          <w:szCs w:val="24"/>
        </w:rPr>
        <w:t xml:space="preserve"> = 0.01</w:t>
      </w:r>
      <w:bookmarkEnd w:id="88"/>
      <w:r w:rsidR="005C4290" w:rsidRPr="005C4290">
        <w:rPr>
          <w:rFonts w:ascii="Times New Roman" w:hAnsi="Times New Roman" w:cs="Times New Roman"/>
          <w:sz w:val="24"/>
          <w:szCs w:val="24"/>
        </w:rPr>
        <w:t>)</w:t>
      </w:r>
      <w:r w:rsidR="00FB1D1D">
        <w:rPr>
          <w:rFonts w:ascii="Times New Roman" w:hAnsi="Times New Roman" w:cs="Times New Roman"/>
          <w:sz w:val="24"/>
          <w:szCs w:val="24"/>
        </w:rPr>
        <w:t>,</w:t>
      </w:r>
      <w:r w:rsidR="005C4290" w:rsidRPr="005469B1">
        <w:rPr>
          <w:rFonts w:ascii="Times New Roman" w:hAnsi="Times New Roman" w:cs="Times New Roman"/>
          <w:sz w:val="24"/>
          <w:szCs w:val="24"/>
          <w:lang w:val="en-US"/>
        </w:rPr>
        <w:t xml:space="preserve"> </w:t>
      </w:r>
      <w:r w:rsidR="005469B1" w:rsidRPr="005469B1">
        <w:rPr>
          <w:rFonts w:ascii="Times New Roman" w:hAnsi="Times New Roman" w:cs="Times New Roman"/>
          <w:sz w:val="24"/>
          <w:szCs w:val="24"/>
          <w:lang w:val="en-US"/>
        </w:rPr>
        <w:t xml:space="preserve">and increased oxidative damage </w:t>
      </w:r>
      <w:r w:rsidR="005C4290" w:rsidRPr="005C4290">
        <w:rPr>
          <w:rFonts w:ascii="Times New Roman" w:hAnsi="Times New Roman" w:cs="Times New Roman"/>
          <w:sz w:val="24"/>
          <w:szCs w:val="24"/>
        </w:rPr>
        <w:t>(</w:t>
      </w:r>
      <w:bookmarkStart w:id="89" w:name="_Hlk211006838"/>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5C4290" w:rsidRPr="005C4290">
        <w:rPr>
          <w:rFonts w:ascii="Times New Roman" w:hAnsi="Times New Roman" w:cs="Times New Roman"/>
          <w:sz w:val="24"/>
          <w:szCs w:val="24"/>
        </w:rPr>
        <w:t xml:space="preserve"> = -0.67, 95% CI: -1.46 to 0.12, </w:t>
      </w:r>
      <m:oMath>
        <m:r>
          <w:rPr>
            <w:rFonts w:ascii="Cambria Math" w:hAnsi="Cambria Math" w:cs="Times New Roman"/>
            <w:sz w:val="24"/>
            <w:szCs w:val="24"/>
          </w:rPr>
          <m:t>p</m:t>
        </m:r>
      </m:oMath>
      <w:r w:rsidR="005C4290" w:rsidRPr="005C4290">
        <w:rPr>
          <w:rFonts w:ascii="Times New Roman" w:hAnsi="Times New Roman" w:cs="Times New Roman"/>
          <w:sz w:val="24"/>
          <w:szCs w:val="24"/>
        </w:rPr>
        <w:t xml:space="preserve"> = 0.1</w:t>
      </w:r>
      <w:bookmarkEnd w:id="89"/>
      <w:r w:rsidR="005C4290" w:rsidRPr="005C4290">
        <w:rPr>
          <w:rFonts w:ascii="Times New Roman" w:hAnsi="Times New Roman" w:cs="Times New Roman"/>
          <w:sz w:val="24"/>
          <w:szCs w:val="24"/>
        </w:rPr>
        <w:t>).</w:t>
      </w:r>
      <w:r w:rsidR="005C4290" w:rsidRPr="005469B1">
        <w:rPr>
          <w:rFonts w:ascii="Times New Roman" w:hAnsi="Times New Roman" w:cs="Times New Roman"/>
          <w:sz w:val="24"/>
          <w:szCs w:val="24"/>
          <w:lang w:val="en-US"/>
        </w:rPr>
        <w:t xml:space="preserve"> </w:t>
      </w:r>
    </w:p>
    <w:p w14:paraId="0E5786AD" w14:textId="0A532D79" w:rsidR="00932C6F" w:rsidRPr="005469B1" w:rsidRDefault="00CC2628" w:rsidP="00932C6F">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The </w:t>
      </w:r>
      <w:r w:rsidR="005469B1" w:rsidRPr="001D1701">
        <w:rPr>
          <w:rFonts w:ascii="Times New Roman" w:hAnsi="Times New Roman" w:cs="Times New Roman"/>
          <w:sz w:val="24"/>
          <w:szCs w:val="24"/>
          <w:lang w:val="en-US"/>
        </w:rPr>
        <w:t>effects</w:t>
      </w:r>
      <w:r>
        <w:rPr>
          <w:rFonts w:ascii="Times New Roman" w:hAnsi="Times New Roman" w:cs="Times New Roman"/>
          <w:sz w:val="24"/>
          <w:szCs w:val="24"/>
          <w:lang w:val="en-US"/>
        </w:rPr>
        <w:t xml:space="preserve"> of glucocorticoid exposure during development on mitochondrial function</w:t>
      </w:r>
      <w:r w:rsidR="005469B1" w:rsidRPr="001D1701">
        <w:rPr>
          <w:rFonts w:ascii="Times New Roman" w:hAnsi="Times New Roman" w:cs="Times New Roman"/>
          <w:sz w:val="24"/>
          <w:szCs w:val="24"/>
          <w:lang w:val="en-US"/>
        </w:rPr>
        <w:t xml:space="preserve"> appeared to be stronger in </w:t>
      </w:r>
      <w:r w:rsidR="00AE1124" w:rsidRPr="001D1701">
        <w:rPr>
          <w:rFonts w:ascii="Times New Roman" w:hAnsi="Times New Roman" w:cs="Times New Roman"/>
          <w:sz w:val="24"/>
          <w:szCs w:val="24"/>
          <w:lang w:val="en-US"/>
        </w:rPr>
        <w:t xml:space="preserve">mammals </w:t>
      </w:r>
      <w:r w:rsidR="000A668D">
        <w:rPr>
          <w:rFonts w:ascii="Times New Roman" w:hAnsi="Times New Roman" w:cs="Times New Roman"/>
          <w:sz w:val="24"/>
          <w:szCs w:val="24"/>
          <w:lang w:val="en-US"/>
        </w:rPr>
        <w:t xml:space="preserve">than in birds and fish </w:t>
      </w:r>
      <w:r w:rsidR="00AE1124" w:rsidRPr="001D1701">
        <w:rPr>
          <w:rFonts w:ascii="Times New Roman" w:hAnsi="Times New Roman" w:cs="Times New Roman"/>
          <w:sz w:val="24"/>
          <w:szCs w:val="24"/>
          <w:lang w:val="en-US"/>
        </w:rPr>
        <w:t>but there</w:t>
      </w:r>
      <w:r w:rsidR="005469B1" w:rsidRPr="001D1701">
        <w:rPr>
          <w:rFonts w:ascii="Times New Roman" w:hAnsi="Times New Roman" w:cs="Times New Roman"/>
          <w:sz w:val="24"/>
          <w:szCs w:val="24"/>
          <w:lang w:val="en-US"/>
        </w:rPr>
        <w:t xml:space="preserve"> were no significant differences among </w:t>
      </w:r>
      <w:r w:rsidR="00932C6F" w:rsidRPr="001D1701">
        <w:rPr>
          <w:rFonts w:ascii="Times New Roman" w:hAnsi="Times New Roman" w:cs="Times New Roman"/>
          <w:sz w:val="24"/>
          <w:szCs w:val="24"/>
          <w:lang w:val="en-US"/>
        </w:rPr>
        <w:t xml:space="preserve">taxonomic </w:t>
      </w:r>
      <w:r w:rsidR="005469B1" w:rsidRPr="001D1701">
        <w:rPr>
          <w:rFonts w:ascii="Times New Roman" w:hAnsi="Times New Roman" w:cs="Times New Roman"/>
          <w:sz w:val="24"/>
          <w:szCs w:val="24"/>
          <w:lang w:val="en-US"/>
        </w:rPr>
        <w:t>classes (</w:t>
      </w:r>
      <m:oMath>
        <m:sSub>
          <m:sSubPr>
            <m:ctrlPr>
              <w:rPr>
                <w:rFonts w:ascii="Cambria Math" w:hAnsi="Cambria Math" w:cs="Times New Roman"/>
                <w:sz w:val="24"/>
                <w:szCs w:val="24"/>
              </w:rPr>
            </m:ctrlPr>
          </m:sSubPr>
          <m:e>
            <m:r>
              <w:rPr>
                <w:rFonts w:ascii="Cambria Math" w:hAnsi="Cambria Math" w:cs="Times New Roman"/>
                <w:sz w:val="24"/>
                <w:szCs w:val="24"/>
              </w:rPr>
              <m:t>Q</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r>
                  <m:rPr>
                    <m:sty m:val="p"/>
                  </m:rPr>
                  <w:rPr>
                    <w:rFonts w:ascii="Cambria Math" w:hAnsi="Cambria Math" w:cs="Times New Roman"/>
                    <w:sz w:val="24"/>
                    <w:szCs w:val="24"/>
                  </w:rPr>
                  <m:t>,</m:t>
                </m:r>
                <m:r>
                  <w:rPr>
                    <w:rFonts w:ascii="Cambria Math" w:hAnsi="Cambria Math" w:cs="Times New Roman"/>
                    <w:sz w:val="24"/>
                    <w:szCs w:val="24"/>
                  </w:rPr>
                  <m:t>137</m:t>
                </m:r>
              </m:sub>
            </m:sSub>
          </m:sub>
        </m:sSub>
      </m:oMath>
      <w:r w:rsidR="005469B1" w:rsidRPr="001D1701">
        <w:rPr>
          <w:rFonts w:ascii="Times New Roman" w:hAnsi="Times New Roman" w:cs="Times New Roman"/>
          <w:sz w:val="24"/>
          <w:szCs w:val="24"/>
          <w:lang w:val="en-US"/>
        </w:rPr>
        <w:t>= 0.26, p = 0.77; Fig</w:t>
      </w:r>
      <w:r>
        <w:rPr>
          <w:rFonts w:ascii="Times New Roman" w:hAnsi="Times New Roman" w:cs="Times New Roman"/>
          <w:sz w:val="24"/>
          <w:szCs w:val="24"/>
          <w:lang w:val="en-US"/>
        </w:rPr>
        <w:t>.</w:t>
      </w:r>
      <w:r w:rsidR="005469B1" w:rsidRPr="001D1701">
        <w:rPr>
          <w:rFonts w:ascii="Times New Roman" w:hAnsi="Times New Roman" w:cs="Times New Roman"/>
          <w:sz w:val="24"/>
          <w:szCs w:val="24"/>
          <w:lang w:val="en-US"/>
        </w:rPr>
        <w:t xml:space="preserve"> </w:t>
      </w:r>
      <w:r w:rsidR="003A4BA9" w:rsidRPr="001D1701">
        <w:rPr>
          <w:rFonts w:ascii="Times New Roman" w:hAnsi="Times New Roman" w:cs="Times New Roman"/>
          <w:sz w:val="24"/>
          <w:szCs w:val="24"/>
          <w:lang w:val="en-US"/>
        </w:rPr>
        <w:t>6</w:t>
      </w:r>
      <w:r>
        <w:rPr>
          <w:rFonts w:ascii="Times New Roman" w:hAnsi="Times New Roman" w:cs="Times New Roman"/>
          <w:sz w:val="24"/>
          <w:szCs w:val="24"/>
          <w:lang w:val="en-US"/>
        </w:rPr>
        <w:t>A</w:t>
      </w:r>
      <w:r w:rsidR="005469B1" w:rsidRPr="001D1701">
        <w:rPr>
          <w:rFonts w:ascii="Times New Roman" w:hAnsi="Times New Roman" w:cs="Times New Roman"/>
          <w:sz w:val="24"/>
          <w:szCs w:val="24"/>
          <w:lang w:val="en-US"/>
        </w:rPr>
        <w:t xml:space="preserve">). Overall, </w:t>
      </w:r>
      <w:r w:rsidR="005469B1" w:rsidRPr="001D1701">
        <w:rPr>
          <w:rFonts w:ascii="Times New Roman" w:hAnsi="Times New Roman" w:cs="Times New Roman"/>
          <w:sz w:val="24"/>
          <w:szCs w:val="24"/>
          <w:lang w:val="en-US"/>
        </w:rPr>
        <w:lastRenderedPageBreak/>
        <w:t xml:space="preserve">mitochondrial </w:t>
      </w:r>
      <w:r w:rsidR="00097A47">
        <w:rPr>
          <w:rFonts w:ascii="Times New Roman" w:hAnsi="Times New Roman" w:cs="Times New Roman"/>
          <w:sz w:val="24"/>
          <w:szCs w:val="24"/>
          <w:lang w:val="en-US"/>
        </w:rPr>
        <w:t xml:space="preserve">respiratory </w:t>
      </w:r>
      <w:r w:rsidR="005469B1" w:rsidRPr="001D1701">
        <w:rPr>
          <w:rFonts w:ascii="Times New Roman" w:hAnsi="Times New Roman" w:cs="Times New Roman"/>
          <w:sz w:val="24"/>
          <w:szCs w:val="24"/>
          <w:lang w:val="en-US"/>
        </w:rPr>
        <w:t>function was suppressed in mammals (</w:t>
      </w:r>
      <m:oMath>
        <m:r>
          <w:rPr>
            <w:rFonts w:ascii="Cambria Math" w:hAnsi="Cambria Math"/>
            <w:sz w:val="24"/>
            <w:szCs w:val="24"/>
          </w:rPr>
          <m:t>SM</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oMath>
      <w:r w:rsidR="005469B1" w:rsidRPr="001D1701">
        <w:rPr>
          <w:rFonts w:ascii="Times New Roman" w:hAnsi="Times New Roman" w:cs="Times New Roman"/>
          <w:sz w:val="24"/>
          <w:szCs w:val="24"/>
          <w:lang w:val="en-US"/>
        </w:rPr>
        <w:t xml:space="preserve"> = -1.15, 95% CI: -2.17 to -0.14, p = 0.03) and fish (</w:t>
      </w:r>
      <m:oMath>
        <m:r>
          <w:rPr>
            <w:rFonts w:ascii="Cambria Math" w:hAnsi="Cambria Math"/>
            <w:sz w:val="24"/>
            <w:szCs w:val="24"/>
          </w:rPr>
          <m:t>SM</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oMath>
      <w:r w:rsidR="005C4290">
        <w:t xml:space="preserve"> </w:t>
      </w:r>
      <w:r w:rsidR="005469B1" w:rsidRPr="001D1701">
        <w:rPr>
          <w:rFonts w:ascii="Times New Roman" w:hAnsi="Times New Roman" w:cs="Times New Roman"/>
          <w:sz w:val="24"/>
          <w:szCs w:val="24"/>
          <w:lang w:val="en-US"/>
        </w:rPr>
        <w:t xml:space="preserve">= -1.15, 95% CI: -2.55 to 0.26, p = 0.11), with </w:t>
      </w:r>
      <w:r w:rsidR="00951322">
        <w:rPr>
          <w:rFonts w:ascii="Times New Roman" w:hAnsi="Times New Roman" w:cs="Times New Roman"/>
          <w:sz w:val="24"/>
          <w:szCs w:val="24"/>
          <w:lang w:val="en-US"/>
        </w:rPr>
        <w:t xml:space="preserve">weaker negative </w:t>
      </w:r>
      <w:r w:rsidR="005469B1" w:rsidRPr="001D1701">
        <w:rPr>
          <w:rFonts w:ascii="Times New Roman" w:hAnsi="Times New Roman" w:cs="Times New Roman"/>
          <w:sz w:val="24"/>
          <w:szCs w:val="24"/>
          <w:lang w:val="en-US"/>
        </w:rPr>
        <w:t>effects in birds (</w:t>
      </w:r>
      <m:oMath>
        <m:r>
          <w:rPr>
            <w:rFonts w:ascii="Cambria Math" w:hAnsi="Cambria Math"/>
            <w:sz w:val="24"/>
            <w:szCs w:val="24"/>
          </w:rPr>
          <m:t>SM</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oMath>
      <w:r w:rsidR="005469B1" w:rsidRPr="001D1701">
        <w:rPr>
          <w:rFonts w:ascii="Times New Roman" w:hAnsi="Times New Roman" w:cs="Times New Roman"/>
          <w:sz w:val="24"/>
          <w:szCs w:val="24"/>
          <w:lang w:val="en-US"/>
        </w:rPr>
        <w:t xml:space="preserve"> = -0.49, 95% CI: -2.01 to 1.02, p = 0.52).</w:t>
      </w:r>
      <w:r w:rsidR="00932C6F" w:rsidRPr="001D1701">
        <w:rPr>
          <w:rFonts w:ascii="Times New Roman" w:hAnsi="Times New Roman" w:cs="Times New Roman"/>
          <w:sz w:val="24"/>
          <w:szCs w:val="24"/>
          <w:lang w:val="en-US"/>
        </w:rPr>
        <w:t xml:space="preserve"> </w:t>
      </w:r>
      <w:r w:rsidR="000A668D">
        <w:rPr>
          <w:rFonts w:ascii="Times New Roman" w:hAnsi="Times New Roman" w:cs="Times New Roman"/>
          <w:sz w:val="24"/>
          <w:szCs w:val="24"/>
          <w:lang w:val="en-US"/>
        </w:rPr>
        <w:t>Across classes, p</w:t>
      </w:r>
      <w:r w:rsidR="00932C6F" w:rsidRPr="001D1701">
        <w:rPr>
          <w:rFonts w:ascii="Times New Roman" w:hAnsi="Times New Roman" w:cs="Times New Roman"/>
          <w:sz w:val="24"/>
          <w:szCs w:val="24"/>
          <w:lang w:val="en-US"/>
        </w:rPr>
        <w:t xml:space="preserve">renatal exposure to glucocorticoids had a larger negative impact on mitochondrial </w:t>
      </w:r>
      <w:r w:rsidR="00097A47">
        <w:rPr>
          <w:rFonts w:ascii="Times New Roman" w:hAnsi="Times New Roman" w:cs="Times New Roman"/>
          <w:sz w:val="24"/>
          <w:szCs w:val="24"/>
          <w:lang w:val="en-US"/>
        </w:rPr>
        <w:t xml:space="preserve">respiratory </w:t>
      </w:r>
      <w:r w:rsidR="00932C6F" w:rsidRPr="001D1701">
        <w:rPr>
          <w:rFonts w:ascii="Times New Roman" w:hAnsi="Times New Roman" w:cs="Times New Roman"/>
          <w:sz w:val="24"/>
          <w:szCs w:val="24"/>
          <w:lang w:val="en-US"/>
        </w:rPr>
        <w:t>function than postnatal exposure (</w:t>
      </w:r>
      <m:oMath>
        <m:r>
          <w:rPr>
            <w:rFonts w:ascii="Cambria Math" w:hAnsi="Cambria Math"/>
            <w:sz w:val="24"/>
            <w:szCs w:val="24"/>
          </w:rPr>
          <m:t>SM</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r>
          <w:rPr>
            <w:rFonts w:ascii="Cambria Math" w:hAnsi="Cambria Math"/>
            <w:sz w:val="24"/>
            <w:szCs w:val="24"/>
          </w:rPr>
          <m:t xml:space="preserve"> </m:t>
        </m:r>
      </m:oMath>
      <w:r w:rsidR="00932C6F" w:rsidRPr="001D1701">
        <w:rPr>
          <w:rFonts w:ascii="Times New Roman" w:hAnsi="Times New Roman" w:cs="Times New Roman"/>
          <w:sz w:val="24"/>
          <w:szCs w:val="24"/>
          <w:lang w:val="en-US"/>
        </w:rPr>
        <w:t>= -1.09, 95% CI = -2.43 to 0.26), however, this effect was not significant (p = 0.11; Fi</w:t>
      </w:r>
      <w:r>
        <w:rPr>
          <w:rFonts w:ascii="Times New Roman" w:hAnsi="Times New Roman" w:cs="Times New Roman"/>
          <w:sz w:val="24"/>
          <w:szCs w:val="24"/>
          <w:lang w:val="en-US"/>
        </w:rPr>
        <w:t>g.</w:t>
      </w:r>
      <w:r w:rsidR="00932C6F" w:rsidRPr="001D1701">
        <w:rPr>
          <w:rFonts w:ascii="Times New Roman" w:hAnsi="Times New Roman" w:cs="Times New Roman"/>
          <w:sz w:val="24"/>
          <w:szCs w:val="24"/>
          <w:lang w:val="en-US"/>
        </w:rPr>
        <w:t xml:space="preserve"> </w:t>
      </w:r>
      <w:r w:rsidR="003A4BA9" w:rsidRPr="001D1701">
        <w:rPr>
          <w:rFonts w:ascii="Times New Roman" w:hAnsi="Times New Roman" w:cs="Times New Roman"/>
          <w:sz w:val="24"/>
          <w:szCs w:val="24"/>
          <w:lang w:val="en-US"/>
        </w:rPr>
        <w:t>7</w:t>
      </w:r>
      <w:r>
        <w:rPr>
          <w:rFonts w:ascii="Times New Roman" w:hAnsi="Times New Roman" w:cs="Times New Roman"/>
          <w:sz w:val="24"/>
          <w:szCs w:val="24"/>
          <w:lang w:val="en-US"/>
        </w:rPr>
        <w:t>A</w:t>
      </w:r>
      <w:r w:rsidR="00932C6F" w:rsidRPr="001D1701">
        <w:rPr>
          <w:rFonts w:ascii="Times New Roman" w:hAnsi="Times New Roman" w:cs="Times New Roman"/>
          <w:sz w:val="24"/>
          <w:szCs w:val="24"/>
          <w:lang w:val="en-US"/>
        </w:rPr>
        <w:t>).</w:t>
      </w:r>
      <w:r w:rsidRPr="00CC2628">
        <w:rPr>
          <w:rFonts w:ascii="Times New Roman" w:hAnsi="Times New Roman" w:cs="Times New Roman"/>
          <w:sz w:val="24"/>
          <w:szCs w:val="24"/>
          <w:lang w:val="en-US"/>
        </w:rPr>
        <w:t xml:space="preserve"> </w:t>
      </w:r>
    </w:p>
    <w:p w14:paraId="4926ADEA" w14:textId="77777777" w:rsidR="00F72AF8" w:rsidRDefault="00F72AF8" w:rsidP="005469B1">
      <w:pPr>
        <w:spacing w:line="480" w:lineRule="auto"/>
        <w:rPr>
          <w:rFonts w:ascii="Times New Roman" w:hAnsi="Times New Roman" w:cs="Times New Roman"/>
          <w:sz w:val="24"/>
          <w:szCs w:val="24"/>
          <w:lang w:val="en-US"/>
        </w:rPr>
      </w:pPr>
    </w:p>
    <w:p w14:paraId="474ACA46" w14:textId="40D49DFF" w:rsidR="00F72AF8" w:rsidRDefault="00F72AF8" w:rsidP="00D72B71">
      <w:pPr>
        <w:pStyle w:val="Heading2"/>
      </w:pPr>
      <w:bookmarkStart w:id="90" w:name="_Toc211373589"/>
      <w:bookmarkStart w:id="91" w:name="_Hlk210987166"/>
      <w:r>
        <w:t>(</w:t>
      </w:r>
      <w:r w:rsidR="00103DD0">
        <w:t>2</w:t>
      </w:r>
      <w:r>
        <w:t xml:space="preserve">) </w:t>
      </w:r>
      <w:r w:rsidR="00896B70">
        <w:t>Parental</w:t>
      </w:r>
      <w:r>
        <w:t xml:space="preserve"> </w:t>
      </w:r>
      <w:r w:rsidR="00896B70">
        <w:t xml:space="preserve">care </w:t>
      </w:r>
      <w:r>
        <w:t>deprivation – impacts on mitochondrial</w:t>
      </w:r>
      <w:r w:rsidR="00097A47">
        <w:t xml:space="preserve"> respiratory</w:t>
      </w:r>
      <w:r>
        <w:t xml:space="preserve"> function</w:t>
      </w:r>
      <w:bookmarkEnd w:id="90"/>
    </w:p>
    <w:bookmarkEnd w:id="91"/>
    <w:p w14:paraId="43CE1EC1" w14:textId="239D9A75" w:rsidR="00F72AF8" w:rsidRPr="00F72AF8" w:rsidRDefault="00896B70" w:rsidP="00F72AF8">
      <w:pPr>
        <w:spacing w:line="480" w:lineRule="auto"/>
        <w:rPr>
          <w:rFonts w:ascii="Times New Roman" w:hAnsi="Times New Roman" w:cs="Times New Roman"/>
          <w:sz w:val="24"/>
          <w:szCs w:val="24"/>
          <w:lang w:val="en-US"/>
        </w:rPr>
      </w:pPr>
      <w:r w:rsidRPr="001D1701">
        <w:rPr>
          <w:rFonts w:ascii="Times New Roman" w:hAnsi="Times New Roman" w:cs="Times New Roman"/>
          <w:sz w:val="24"/>
          <w:szCs w:val="24"/>
          <w:lang w:val="en-US"/>
        </w:rPr>
        <w:t>Parental</w:t>
      </w:r>
      <w:r w:rsidR="00F72AF8" w:rsidRPr="001D1701">
        <w:rPr>
          <w:rFonts w:ascii="Times New Roman" w:hAnsi="Times New Roman" w:cs="Times New Roman"/>
          <w:sz w:val="24"/>
          <w:szCs w:val="24"/>
          <w:lang w:val="en-US"/>
        </w:rPr>
        <w:t xml:space="preserve"> </w:t>
      </w:r>
      <w:r w:rsidRPr="001D1701">
        <w:rPr>
          <w:rFonts w:ascii="Times New Roman" w:hAnsi="Times New Roman" w:cs="Times New Roman"/>
          <w:sz w:val="24"/>
          <w:szCs w:val="24"/>
          <w:lang w:val="en-US"/>
        </w:rPr>
        <w:t xml:space="preserve">care </w:t>
      </w:r>
      <w:r w:rsidR="00F72AF8" w:rsidRPr="001D1701">
        <w:rPr>
          <w:rFonts w:ascii="Times New Roman" w:hAnsi="Times New Roman" w:cs="Times New Roman"/>
          <w:sz w:val="24"/>
          <w:szCs w:val="24"/>
          <w:lang w:val="en-US"/>
        </w:rPr>
        <w:t xml:space="preserve">deprivation during development had a negative impact on mitochondrial </w:t>
      </w:r>
      <w:r w:rsidR="00097A47">
        <w:rPr>
          <w:rFonts w:ascii="Times New Roman" w:hAnsi="Times New Roman" w:cs="Times New Roman"/>
          <w:sz w:val="24"/>
          <w:szCs w:val="24"/>
          <w:lang w:val="en-US"/>
        </w:rPr>
        <w:t xml:space="preserve">respiratory </w:t>
      </w:r>
      <w:r w:rsidR="00F72AF8" w:rsidRPr="001D1701">
        <w:rPr>
          <w:rFonts w:ascii="Times New Roman" w:hAnsi="Times New Roman" w:cs="Times New Roman"/>
          <w:sz w:val="24"/>
          <w:szCs w:val="24"/>
          <w:lang w:val="en-US"/>
        </w:rPr>
        <w:t>function (</w:t>
      </w:r>
      <m:oMath>
        <m:r>
          <w:rPr>
            <w:rFonts w:ascii="Cambria Math" w:hAnsi="Cambria Math"/>
            <w:sz w:val="24"/>
            <w:szCs w:val="24"/>
          </w:rPr>
          <m:t>SM</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oMath>
      <w:r w:rsidR="00F72AF8" w:rsidRPr="001D1701">
        <w:rPr>
          <w:rFonts w:ascii="Times New Roman" w:hAnsi="Times New Roman" w:cs="Times New Roman"/>
          <w:sz w:val="24"/>
          <w:szCs w:val="24"/>
          <w:lang w:val="en-US"/>
        </w:rPr>
        <w:t xml:space="preserve"> = -0.8, 95% CI = -1.4 to -0.21, p = 0.01; Fig</w:t>
      </w:r>
      <w:r w:rsidR="00CC2628">
        <w:rPr>
          <w:rFonts w:ascii="Times New Roman" w:hAnsi="Times New Roman" w:cs="Times New Roman"/>
          <w:sz w:val="24"/>
          <w:szCs w:val="24"/>
          <w:lang w:val="en-US"/>
        </w:rPr>
        <w:t>.</w:t>
      </w:r>
      <w:r w:rsidR="00F72AF8" w:rsidRPr="001D1701">
        <w:rPr>
          <w:rFonts w:ascii="Times New Roman" w:hAnsi="Times New Roman" w:cs="Times New Roman"/>
          <w:sz w:val="24"/>
          <w:szCs w:val="24"/>
          <w:lang w:val="en-US"/>
        </w:rPr>
        <w:t xml:space="preserve"> </w:t>
      </w:r>
      <w:r w:rsidR="003A4BA9" w:rsidRPr="001D1701">
        <w:rPr>
          <w:rFonts w:ascii="Times New Roman" w:hAnsi="Times New Roman" w:cs="Times New Roman"/>
          <w:sz w:val="24"/>
          <w:szCs w:val="24"/>
          <w:lang w:val="en-US"/>
        </w:rPr>
        <w:t>4</w:t>
      </w:r>
      <w:r w:rsidR="00CC2628">
        <w:rPr>
          <w:rFonts w:ascii="Times New Roman" w:hAnsi="Times New Roman" w:cs="Times New Roman"/>
          <w:sz w:val="24"/>
          <w:szCs w:val="24"/>
          <w:lang w:val="en-US"/>
        </w:rPr>
        <w:t>B</w:t>
      </w:r>
      <w:r w:rsidR="00F72AF8" w:rsidRPr="001D1701">
        <w:rPr>
          <w:rFonts w:ascii="Times New Roman" w:hAnsi="Times New Roman" w:cs="Times New Roman"/>
          <w:sz w:val="24"/>
          <w:szCs w:val="24"/>
          <w:lang w:val="en-US"/>
        </w:rPr>
        <w:t>)</w:t>
      </w:r>
      <w:r w:rsidR="00CC2628">
        <w:rPr>
          <w:rFonts w:ascii="Times New Roman" w:hAnsi="Times New Roman" w:cs="Times New Roman"/>
          <w:sz w:val="24"/>
          <w:szCs w:val="24"/>
          <w:lang w:val="en-US"/>
        </w:rPr>
        <w:t>.</w:t>
      </w:r>
      <w:r w:rsidR="00F72AF8" w:rsidRPr="001D1701">
        <w:rPr>
          <w:rFonts w:ascii="Times New Roman" w:hAnsi="Times New Roman" w:cs="Times New Roman"/>
          <w:sz w:val="24"/>
          <w:szCs w:val="24"/>
          <w:lang w:val="en-US"/>
        </w:rPr>
        <w:t xml:space="preserve"> Effect heterogeneity was high (95% Prediction Intervals: -3.43 to 1.82; Table </w:t>
      </w:r>
      <w:r w:rsidR="005630A5" w:rsidRPr="001D1701">
        <w:rPr>
          <w:rFonts w:ascii="Times New Roman" w:hAnsi="Times New Roman" w:cs="Times New Roman"/>
          <w:sz w:val="24"/>
          <w:szCs w:val="24"/>
          <w:lang w:val="en-US"/>
        </w:rPr>
        <w:t>3</w:t>
      </w:r>
      <w:r w:rsidR="00F72AF8" w:rsidRPr="001D1701">
        <w:rPr>
          <w:rFonts w:ascii="Times New Roman" w:hAnsi="Times New Roman" w:cs="Times New Roman"/>
          <w:sz w:val="24"/>
          <w:szCs w:val="24"/>
          <w:lang w:val="en-US"/>
        </w:rPr>
        <w:t xml:space="preserve">; see </w:t>
      </w:r>
      <w:r w:rsidR="006762D2">
        <w:rPr>
          <w:rFonts w:ascii="Times New Roman" w:hAnsi="Times New Roman" w:cs="Times New Roman"/>
          <w:sz w:val="24"/>
          <w:szCs w:val="24"/>
          <w:lang w:val="en-US"/>
        </w:rPr>
        <w:t xml:space="preserve">Supplemental </w:t>
      </w:r>
      <w:r w:rsidR="00F72AF8" w:rsidRPr="001D1701">
        <w:rPr>
          <w:rFonts w:ascii="Times New Roman" w:hAnsi="Times New Roman" w:cs="Times New Roman"/>
          <w:sz w:val="24"/>
          <w:szCs w:val="24"/>
          <w:lang w:val="en-US"/>
        </w:rPr>
        <w:t>Table</w:t>
      </w:r>
      <w:r w:rsidR="006762D2">
        <w:rPr>
          <w:rFonts w:ascii="Times New Roman" w:hAnsi="Times New Roman" w:cs="Times New Roman"/>
          <w:sz w:val="24"/>
          <w:szCs w:val="24"/>
          <w:lang w:val="en-US"/>
        </w:rPr>
        <w:t>s</w:t>
      </w:r>
      <w:r w:rsidR="00F72AF8" w:rsidRPr="001D1701">
        <w:rPr>
          <w:rFonts w:ascii="Times New Roman" w:hAnsi="Times New Roman" w:cs="Times New Roman"/>
          <w:sz w:val="24"/>
          <w:szCs w:val="24"/>
          <w:lang w:val="en-US"/>
        </w:rPr>
        <w:t xml:space="preserve"> </w:t>
      </w:r>
      <w:r w:rsidR="006762D2">
        <w:rPr>
          <w:rFonts w:ascii="Times New Roman" w:hAnsi="Times New Roman" w:cs="Times New Roman"/>
          <w:sz w:val="24"/>
          <w:szCs w:val="24"/>
          <w:lang w:val="en-US"/>
        </w:rPr>
        <w:t>1, 2</w:t>
      </w:r>
      <w:r w:rsidR="00F72AF8" w:rsidRPr="001D1701">
        <w:rPr>
          <w:rFonts w:ascii="Times New Roman" w:hAnsi="Times New Roman" w:cs="Times New Roman"/>
          <w:sz w:val="24"/>
          <w:szCs w:val="24"/>
          <w:lang w:val="en-US"/>
        </w:rPr>
        <w:t>), with 36.82% of the variation</w:t>
      </w:r>
      <w:r w:rsidR="00CC2628">
        <w:rPr>
          <w:rFonts w:ascii="Times New Roman" w:hAnsi="Times New Roman" w:cs="Times New Roman"/>
          <w:sz w:val="24"/>
          <w:szCs w:val="24"/>
          <w:lang w:val="en-US"/>
        </w:rPr>
        <w:t xml:space="preserve"> in effect</w:t>
      </w:r>
      <w:r w:rsidR="00951322">
        <w:rPr>
          <w:rFonts w:ascii="Times New Roman" w:hAnsi="Times New Roman" w:cs="Times New Roman"/>
          <w:sz w:val="24"/>
          <w:szCs w:val="24"/>
          <w:lang w:val="en-US"/>
        </w:rPr>
        <w:t xml:space="preserve"> size</w:t>
      </w:r>
      <w:r w:rsidR="00F72AF8" w:rsidRPr="001D1701">
        <w:rPr>
          <w:rFonts w:ascii="Times New Roman" w:hAnsi="Times New Roman" w:cs="Times New Roman"/>
          <w:sz w:val="24"/>
          <w:szCs w:val="24"/>
          <w:lang w:val="en-US"/>
        </w:rPr>
        <w:t xml:space="preserve"> driven by differences among studies </w:t>
      </w:r>
      <w:r w:rsidR="00F72AF8" w:rsidRPr="00CC2628">
        <w:rPr>
          <w:rFonts w:ascii="Times New Roman" w:hAnsi="Times New Roman" w:cs="Times New Roman"/>
          <w:sz w:val="24"/>
          <w:szCs w:val="24"/>
          <w:lang w:val="en-US"/>
        </w:rPr>
        <w:t>(</w:t>
      </w:r>
      <m:oMath>
        <m:sSubSup>
          <m:sSubSupPr>
            <m:ctrlPr>
              <w:rPr>
                <w:rFonts w:ascii="Cambria Math" w:hAnsi="Cambria Math"/>
                <w:sz w:val="24"/>
                <w:szCs w:val="24"/>
              </w:rPr>
            </m:ctrlPr>
          </m:sSubSupPr>
          <m:e>
            <m:r>
              <w:rPr>
                <w:rFonts w:ascii="Cambria Math" w:hAnsi="Cambria Math"/>
                <w:sz w:val="24"/>
                <w:szCs w:val="24"/>
              </w:rPr>
              <m:t>I</m:t>
            </m:r>
          </m:e>
          <m:sub>
            <m:r>
              <w:rPr>
                <w:rFonts w:ascii="Cambria Math" w:hAnsi="Cambria Math"/>
                <w:sz w:val="24"/>
                <w:szCs w:val="24"/>
              </w:rPr>
              <m:t>study</m:t>
            </m:r>
          </m:sub>
          <m:sup>
            <m:r>
              <w:rPr>
                <w:rFonts w:ascii="Cambria Math" w:hAnsi="Cambria Math"/>
                <w:sz w:val="24"/>
                <w:szCs w:val="24"/>
              </w:rPr>
              <m:t>2</m:t>
            </m:r>
          </m:sup>
        </m:sSubSup>
      </m:oMath>
      <w:r w:rsidR="003A4BA9" w:rsidRPr="001D1701">
        <w:rPr>
          <w:rFonts w:ascii="Times New Roman" w:hAnsi="Times New Roman" w:cs="Times New Roman"/>
          <w:sz w:val="24"/>
          <w:szCs w:val="24"/>
          <w:lang w:val="en-US"/>
        </w:rPr>
        <w:t xml:space="preserve">; </w:t>
      </w:r>
      <w:r w:rsidR="00F72AF8" w:rsidRPr="001D1701">
        <w:rPr>
          <w:rFonts w:ascii="Times New Roman" w:hAnsi="Times New Roman" w:cs="Times New Roman"/>
          <w:sz w:val="24"/>
          <w:szCs w:val="24"/>
          <w:lang w:val="en-US"/>
        </w:rPr>
        <w:t xml:space="preserve">Table </w:t>
      </w:r>
      <w:r w:rsidR="005630A5" w:rsidRPr="001D1701">
        <w:rPr>
          <w:rFonts w:ascii="Times New Roman" w:hAnsi="Times New Roman" w:cs="Times New Roman"/>
          <w:sz w:val="24"/>
          <w:szCs w:val="24"/>
          <w:lang w:val="en-US"/>
        </w:rPr>
        <w:t>3</w:t>
      </w:r>
      <w:r w:rsidR="00F72AF8" w:rsidRPr="001D1701">
        <w:rPr>
          <w:rFonts w:ascii="Times New Roman" w:hAnsi="Times New Roman" w:cs="Times New Roman"/>
          <w:sz w:val="24"/>
          <w:szCs w:val="24"/>
          <w:lang w:val="en-US"/>
        </w:rPr>
        <w:t>).</w:t>
      </w:r>
      <w:r w:rsidR="00CC2628">
        <w:rPr>
          <w:rFonts w:ascii="Times New Roman" w:hAnsi="Times New Roman" w:cs="Times New Roman"/>
          <w:sz w:val="24"/>
          <w:szCs w:val="24"/>
          <w:lang w:val="en-US"/>
        </w:rPr>
        <w:t xml:space="preserve"> We found no evidence suggesting publication bias (See Supplementary Materials</w:t>
      </w:r>
      <w:r w:rsidR="006762D2">
        <w:rPr>
          <w:rFonts w:ascii="Times New Roman" w:hAnsi="Times New Roman" w:cs="Times New Roman"/>
          <w:sz w:val="24"/>
          <w:szCs w:val="24"/>
          <w:lang w:val="en-US"/>
        </w:rPr>
        <w:t>, Supplemental Figure 1</w:t>
      </w:r>
      <w:r w:rsidR="00CC2628">
        <w:rPr>
          <w:rFonts w:ascii="Times New Roman" w:hAnsi="Times New Roman" w:cs="Times New Roman"/>
          <w:sz w:val="24"/>
          <w:szCs w:val="24"/>
          <w:lang w:val="en-US"/>
        </w:rPr>
        <w:t>).</w:t>
      </w:r>
    </w:p>
    <w:p w14:paraId="74DAE64B" w14:textId="19671B78" w:rsidR="00F72AF8" w:rsidRDefault="00951322" w:rsidP="00F72AF8">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Parental care deprivation suppressed m</w:t>
      </w:r>
      <w:r w:rsidR="00F72AF8" w:rsidRPr="001D1701">
        <w:rPr>
          <w:rFonts w:ascii="Times New Roman" w:hAnsi="Times New Roman" w:cs="Times New Roman"/>
          <w:sz w:val="24"/>
          <w:szCs w:val="24"/>
          <w:lang w:val="en-US"/>
        </w:rPr>
        <w:t xml:space="preserve">itochondrial </w:t>
      </w:r>
      <w:r w:rsidR="00097A47">
        <w:rPr>
          <w:rFonts w:ascii="Times New Roman" w:hAnsi="Times New Roman" w:cs="Times New Roman"/>
          <w:sz w:val="24"/>
          <w:szCs w:val="24"/>
          <w:lang w:val="en-US"/>
        </w:rPr>
        <w:t xml:space="preserve">respiratory </w:t>
      </w:r>
      <w:r w:rsidR="00F72AF8" w:rsidRPr="001D1701">
        <w:rPr>
          <w:rFonts w:ascii="Times New Roman" w:hAnsi="Times New Roman" w:cs="Times New Roman"/>
          <w:sz w:val="24"/>
          <w:szCs w:val="24"/>
          <w:lang w:val="en-US"/>
        </w:rPr>
        <w:t xml:space="preserve">function across all major functional </w:t>
      </w:r>
      <w:r>
        <w:rPr>
          <w:rFonts w:ascii="Times New Roman" w:hAnsi="Times New Roman" w:cs="Times New Roman"/>
          <w:sz w:val="24"/>
          <w:szCs w:val="24"/>
          <w:lang w:val="en-US"/>
        </w:rPr>
        <w:t xml:space="preserve">mitochondrial </w:t>
      </w:r>
      <w:r w:rsidR="00896B70" w:rsidRPr="001D1701">
        <w:rPr>
          <w:rFonts w:ascii="Times New Roman" w:hAnsi="Times New Roman" w:cs="Times New Roman"/>
          <w:sz w:val="24"/>
          <w:szCs w:val="24"/>
          <w:lang w:val="en-US"/>
        </w:rPr>
        <w:t>categories,</w:t>
      </w:r>
      <w:r w:rsidR="00F72AF8" w:rsidRPr="001D1701">
        <w:rPr>
          <w:rFonts w:ascii="Times New Roman" w:hAnsi="Times New Roman" w:cs="Times New Roman"/>
          <w:sz w:val="24"/>
          <w:szCs w:val="24"/>
          <w:lang w:val="en-US"/>
        </w:rPr>
        <w:t xml:space="preserve"> but the</w:t>
      </w:r>
      <w:r>
        <w:rPr>
          <w:rFonts w:ascii="Times New Roman" w:hAnsi="Times New Roman" w:cs="Times New Roman"/>
          <w:sz w:val="24"/>
          <w:szCs w:val="24"/>
          <w:lang w:val="en-US"/>
        </w:rPr>
        <w:t>re were no significant differences between categories</w:t>
      </w:r>
      <w:r w:rsidR="00F72AF8" w:rsidRPr="005A5397">
        <w:rPr>
          <w:rFonts w:ascii="Times New Roman" w:hAnsi="Times New Roman" w:cs="Times New Roman"/>
          <w:sz w:val="24"/>
          <w:szCs w:val="24"/>
          <w:lang w:val="en-US"/>
        </w:rPr>
        <w:t xml:space="preserve"> (</w:t>
      </w:r>
      <m:oMath>
        <m:sSub>
          <m:sSubPr>
            <m:ctrlPr>
              <w:rPr>
                <w:rFonts w:ascii="Cambria Math" w:hAnsi="Cambria Math"/>
                <w:sz w:val="24"/>
                <w:szCs w:val="24"/>
              </w:rPr>
            </m:ctrlPr>
          </m:sSubPr>
          <m:e>
            <m:r>
              <w:rPr>
                <w:rFonts w:ascii="Cambria Math" w:hAnsi="Cambria Math"/>
                <w:sz w:val="24"/>
                <w:szCs w:val="24"/>
              </w:rPr>
              <m:t>Q</m:t>
            </m:r>
          </m:e>
          <m:sub>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168</m:t>
                </m:r>
              </m:sub>
            </m:sSub>
          </m:sub>
        </m:sSub>
      </m:oMath>
      <w:r w:rsidR="00F72AF8" w:rsidRPr="005A5397">
        <w:rPr>
          <w:rFonts w:ascii="Times New Roman" w:hAnsi="Times New Roman" w:cs="Times New Roman"/>
          <w:sz w:val="24"/>
          <w:szCs w:val="24"/>
          <w:lang w:val="en-US"/>
        </w:rPr>
        <w:t>=</w:t>
      </w:r>
      <w:r w:rsidR="005A5397" w:rsidRPr="005A5397">
        <w:rPr>
          <w:rFonts w:ascii="Times New Roman" w:hAnsi="Times New Roman" w:cs="Times New Roman"/>
          <w:sz w:val="24"/>
          <w:szCs w:val="24"/>
          <w:lang w:val="en-US"/>
        </w:rPr>
        <w:t xml:space="preserve"> </w:t>
      </w:r>
      <w:r w:rsidR="005A5397" w:rsidRPr="00951322">
        <w:rPr>
          <w:rFonts w:ascii="Times New Roman" w:hAnsi="Times New Roman" w:cs="Times New Roman"/>
          <w:sz w:val="24"/>
          <w:szCs w:val="24"/>
        </w:rPr>
        <w:t xml:space="preserve">1.42, </w:t>
      </w:r>
      <m:oMath>
        <m:r>
          <w:rPr>
            <w:rFonts w:ascii="Cambria Math" w:hAnsi="Cambria Math" w:cs="Times New Roman"/>
            <w:sz w:val="24"/>
            <w:szCs w:val="24"/>
          </w:rPr>
          <m:t>p</m:t>
        </m:r>
      </m:oMath>
      <w:r w:rsidR="005A5397" w:rsidRPr="00951322">
        <w:rPr>
          <w:rFonts w:ascii="Times New Roman" w:hAnsi="Times New Roman" w:cs="Times New Roman"/>
          <w:sz w:val="24"/>
          <w:szCs w:val="24"/>
        </w:rPr>
        <w:t xml:space="preserve"> = 0.24</w:t>
      </w:r>
      <w:r w:rsidR="00F72AF8" w:rsidRPr="001D1701">
        <w:rPr>
          <w:rFonts w:ascii="Times New Roman" w:hAnsi="Times New Roman" w:cs="Times New Roman"/>
          <w:sz w:val="24"/>
          <w:szCs w:val="24"/>
          <w:lang w:val="en-US"/>
        </w:rPr>
        <w:t>; Fig</w:t>
      </w:r>
      <w:r w:rsidR="005A5397">
        <w:rPr>
          <w:rFonts w:ascii="Times New Roman" w:hAnsi="Times New Roman" w:cs="Times New Roman"/>
          <w:sz w:val="24"/>
          <w:szCs w:val="24"/>
          <w:lang w:val="en-US"/>
        </w:rPr>
        <w:t>.</w:t>
      </w:r>
      <w:r w:rsidR="00F72AF8" w:rsidRPr="001D1701">
        <w:rPr>
          <w:rFonts w:ascii="Times New Roman" w:hAnsi="Times New Roman" w:cs="Times New Roman"/>
          <w:sz w:val="24"/>
          <w:szCs w:val="24"/>
          <w:lang w:val="en-US"/>
        </w:rPr>
        <w:t xml:space="preserve"> </w:t>
      </w:r>
      <w:r w:rsidR="003A4BA9" w:rsidRPr="001D1701">
        <w:rPr>
          <w:rFonts w:ascii="Times New Roman" w:hAnsi="Times New Roman" w:cs="Times New Roman"/>
          <w:sz w:val="24"/>
          <w:szCs w:val="24"/>
          <w:lang w:val="en-US"/>
        </w:rPr>
        <w:t>5</w:t>
      </w:r>
      <w:r w:rsidR="005A5397">
        <w:rPr>
          <w:rFonts w:ascii="Times New Roman" w:hAnsi="Times New Roman" w:cs="Times New Roman"/>
          <w:sz w:val="24"/>
          <w:szCs w:val="24"/>
          <w:lang w:val="en-US"/>
        </w:rPr>
        <w:t>B</w:t>
      </w:r>
      <w:r w:rsidR="00F72AF8" w:rsidRPr="001D170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However, parental care deprivation had larger negative effects on </w:t>
      </w:r>
      <w:r w:rsidR="00F72AF8" w:rsidRPr="001D1701">
        <w:rPr>
          <w:rFonts w:ascii="Times New Roman" w:hAnsi="Times New Roman" w:cs="Times New Roman"/>
          <w:sz w:val="24"/>
          <w:szCs w:val="24"/>
          <w:lang w:val="en-US"/>
        </w:rPr>
        <w:t>antioxidant capacity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5A5397" w:rsidRPr="00951322">
        <w:rPr>
          <w:rFonts w:ascii="Times New Roman" w:hAnsi="Times New Roman" w:cs="Times New Roman"/>
          <w:sz w:val="24"/>
          <w:szCs w:val="24"/>
        </w:rPr>
        <w:t xml:space="preserve"> = -1.5, 95% CI: -2.46 to -0.54, </w:t>
      </w:r>
      <m:oMath>
        <m:r>
          <w:rPr>
            <w:rFonts w:ascii="Cambria Math" w:hAnsi="Cambria Math" w:cs="Times New Roman"/>
            <w:sz w:val="24"/>
            <w:szCs w:val="24"/>
          </w:rPr>
          <m:t>p</m:t>
        </m:r>
      </m:oMath>
      <w:r w:rsidR="005A5397" w:rsidRPr="00951322">
        <w:rPr>
          <w:rFonts w:ascii="Times New Roman" w:hAnsi="Times New Roman" w:cs="Times New Roman"/>
          <w:sz w:val="24"/>
          <w:szCs w:val="24"/>
        </w:rPr>
        <w:t xml:space="preserve"> </w:t>
      </w:r>
      <w:r w:rsidR="005A5397">
        <w:rPr>
          <w:rFonts w:ascii="Times New Roman" w:hAnsi="Times New Roman" w:cs="Times New Roman"/>
          <w:sz w:val="24"/>
          <w:szCs w:val="24"/>
        </w:rPr>
        <w:t>&lt; 0.001</w:t>
      </w:r>
      <w:del w:id="92" w:author="Daniel Noble" w:date="2026-01-28T15:28:00Z" w16du:dateUtc="2026-01-28T14:28:00Z">
        <w:r w:rsidR="005A5397" w:rsidDel="000F7977">
          <w:rPr>
            <w:rFonts w:ascii="Times New Roman" w:hAnsi="Times New Roman" w:cs="Times New Roman"/>
            <w:sz w:val="24"/>
            <w:szCs w:val="24"/>
          </w:rPr>
          <w:delText>)</w:delText>
        </w:r>
        <w:r w:rsidR="005A5397" w:rsidRPr="00951322" w:rsidDel="000F7977">
          <w:rPr>
            <w:rFonts w:ascii="Times New Roman" w:hAnsi="Times New Roman" w:cs="Times New Roman"/>
            <w:sz w:val="24"/>
            <w:szCs w:val="24"/>
          </w:rPr>
          <w:delText xml:space="preserve"> 0</w:delText>
        </w:r>
      </w:del>
      <w:r w:rsidR="00F72AF8" w:rsidRPr="001D1701">
        <w:rPr>
          <w:rFonts w:ascii="Times New Roman" w:hAnsi="Times New Roman" w:cs="Times New Roman"/>
          <w:sz w:val="24"/>
          <w:szCs w:val="24"/>
          <w:lang w:val="en-US"/>
        </w:rPr>
        <w:t>)</w:t>
      </w:r>
      <w:ins w:id="93" w:author="Daniel Noble" w:date="2026-01-28T15:29:00Z" w16du:dateUtc="2026-01-28T14:29:00Z">
        <w:r w:rsidR="00463F30">
          <w:rPr>
            <w:rFonts w:ascii="Times New Roman" w:hAnsi="Times New Roman" w:cs="Times New Roman"/>
            <w:sz w:val="24"/>
            <w:szCs w:val="24"/>
            <w:lang w:val="en-US"/>
          </w:rPr>
          <w:t xml:space="preserve">, </w:t>
        </w:r>
      </w:ins>
      <w:del w:id="94" w:author="Daniel Noble" w:date="2026-01-28T15:29:00Z" w16du:dateUtc="2026-01-28T14:29:00Z">
        <w:r w:rsidR="00F72AF8" w:rsidRPr="001D1701" w:rsidDel="00463F30">
          <w:rPr>
            <w:rFonts w:ascii="Times New Roman" w:hAnsi="Times New Roman" w:cs="Times New Roman"/>
            <w:sz w:val="24"/>
            <w:szCs w:val="24"/>
            <w:lang w:val="en-US"/>
          </w:rPr>
          <w:delText xml:space="preserve"> and </w:delText>
        </w:r>
      </w:del>
      <w:r w:rsidR="00F72AF8" w:rsidRPr="001D1701">
        <w:rPr>
          <w:rFonts w:ascii="Times New Roman" w:hAnsi="Times New Roman" w:cs="Times New Roman"/>
          <w:sz w:val="24"/>
          <w:szCs w:val="24"/>
          <w:lang w:val="en-US"/>
        </w:rPr>
        <w:t xml:space="preserve">oxidative </w:t>
      </w:r>
      <w:del w:id="95" w:author="Daniel Noble" w:date="2026-01-28T15:29:00Z" w16du:dateUtc="2026-01-28T14:29:00Z">
        <w:r w:rsidR="00F72AF8" w:rsidRPr="001D1701" w:rsidDel="000F7977">
          <w:rPr>
            <w:rFonts w:ascii="Times New Roman" w:hAnsi="Times New Roman" w:cs="Times New Roman"/>
            <w:sz w:val="24"/>
            <w:szCs w:val="24"/>
            <w:lang w:val="en-US"/>
          </w:rPr>
          <w:delText xml:space="preserve">damage </w:delText>
        </w:r>
      </w:del>
      <w:ins w:id="96" w:author="Daniel Noble" w:date="2026-01-28T15:32:00Z" w16du:dateUtc="2026-01-28T14:32:00Z">
        <w:r w:rsidR="00463F30">
          <w:rPr>
            <w:rFonts w:ascii="Times New Roman" w:hAnsi="Times New Roman" w:cs="Times New Roman"/>
            <w:sz w:val="24"/>
            <w:szCs w:val="24"/>
            <w:lang w:val="en-US"/>
          </w:rPr>
          <w:t>damage</w:t>
        </w:r>
      </w:ins>
      <w:ins w:id="97" w:author="Daniel Noble" w:date="2026-01-28T15:29:00Z" w16du:dateUtc="2026-01-28T14:29:00Z">
        <w:r w:rsidR="000F7977" w:rsidRPr="001D1701">
          <w:rPr>
            <w:rFonts w:ascii="Times New Roman" w:hAnsi="Times New Roman" w:cs="Times New Roman"/>
            <w:sz w:val="24"/>
            <w:szCs w:val="24"/>
            <w:lang w:val="en-US"/>
          </w:rPr>
          <w:t xml:space="preserve"> </w:t>
        </w:r>
      </w:ins>
      <w:r w:rsidR="00F72AF8" w:rsidRPr="005A5397">
        <w:rPr>
          <w:rFonts w:ascii="Times New Roman" w:hAnsi="Times New Roman" w:cs="Times New Roman"/>
          <w:sz w:val="24"/>
          <w:szCs w:val="24"/>
          <w:lang w:val="en-US"/>
        </w:rPr>
        <w:t>(</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5A5397" w:rsidRPr="00951322">
        <w:rPr>
          <w:rFonts w:ascii="Times New Roman" w:hAnsi="Times New Roman" w:cs="Times New Roman"/>
          <w:sz w:val="24"/>
          <w:szCs w:val="24"/>
        </w:rPr>
        <w:t xml:space="preserve"> = -0.97, 95% CI: -1.88 to -0.07, </w:t>
      </w:r>
      <m:oMath>
        <m:r>
          <w:rPr>
            <w:rFonts w:ascii="Cambria Math" w:hAnsi="Cambria Math" w:cs="Times New Roman"/>
            <w:sz w:val="24"/>
            <w:szCs w:val="24"/>
          </w:rPr>
          <m:t>p</m:t>
        </m:r>
      </m:oMath>
      <w:r w:rsidR="005A5397" w:rsidRPr="00951322">
        <w:rPr>
          <w:rFonts w:ascii="Times New Roman" w:hAnsi="Times New Roman" w:cs="Times New Roman"/>
          <w:sz w:val="24"/>
          <w:szCs w:val="24"/>
        </w:rPr>
        <w:t xml:space="preserve"> = 0.</w:t>
      </w:r>
      <w:del w:id="98" w:author="Daniel Noble" w:date="2026-01-28T15:29:00Z" w16du:dateUtc="2026-01-28T14:29:00Z">
        <w:r w:rsidR="005A5397" w:rsidRPr="00951322" w:rsidDel="00463F30">
          <w:rPr>
            <w:rFonts w:ascii="Times New Roman" w:hAnsi="Times New Roman" w:cs="Times New Roman"/>
            <w:sz w:val="24"/>
            <w:szCs w:val="24"/>
          </w:rPr>
          <w:delText>03</w:delText>
        </w:r>
      </w:del>
      <w:ins w:id="99" w:author="Daniel Noble" w:date="2026-01-28T15:29:00Z" w16du:dateUtc="2026-01-28T14:29:00Z">
        <w:r w:rsidR="00463F30" w:rsidRPr="00951322">
          <w:rPr>
            <w:rFonts w:ascii="Times New Roman" w:hAnsi="Times New Roman" w:cs="Times New Roman"/>
            <w:sz w:val="24"/>
            <w:szCs w:val="24"/>
          </w:rPr>
          <w:t>0</w:t>
        </w:r>
      </w:ins>
      <w:ins w:id="100" w:author="Daniel Noble" w:date="2026-01-28T15:32:00Z" w16du:dateUtc="2026-01-28T14:32:00Z">
        <w:r w:rsidR="00463F30">
          <w:rPr>
            <w:rFonts w:ascii="Times New Roman" w:hAnsi="Times New Roman" w:cs="Times New Roman"/>
            <w:sz w:val="24"/>
            <w:szCs w:val="24"/>
          </w:rPr>
          <w:t>3</w:t>
        </w:r>
      </w:ins>
      <w:r w:rsidR="005A5397" w:rsidRPr="00951322">
        <w:rPr>
          <w:rFonts w:ascii="Times New Roman" w:hAnsi="Times New Roman" w:cs="Times New Roman"/>
          <w:sz w:val="24"/>
          <w:szCs w:val="24"/>
        </w:rPr>
        <w:t>)</w:t>
      </w:r>
      <w:r w:rsidR="000A668D">
        <w:rPr>
          <w:rFonts w:ascii="Times New Roman" w:hAnsi="Times New Roman" w:cs="Times New Roman"/>
          <w:sz w:val="24"/>
          <w:szCs w:val="24"/>
          <w:lang w:val="en-US"/>
        </w:rPr>
        <w:t xml:space="preserve"> </w:t>
      </w:r>
      <w:ins w:id="101" w:author="Daniel Noble" w:date="2026-01-28T15:30:00Z" w16du:dateUtc="2026-01-28T14:30:00Z">
        <w:r w:rsidR="00463F30">
          <w:rPr>
            <w:rFonts w:ascii="Times New Roman" w:hAnsi="Times New Roman" w:cs="Times New Roman"/>
            <w:sz w:val="24"/>
            <w:szCs w:val="24"/>
            <w:lang w:val="en-US"/>
          </w:rPr>
          <w:t xml:space="preserve">and oxidative </w:t>
        </w:r>
      </w:ins>
      <w:ins w:id="102" w:author="Daniel Noble" w:date="2026-01-28T15:32:00Z" w16du:dateUtc="2026-01-28T14:32:00Z">
        <w:r w:rsidR="00463F30">
          <w:rPr>
            <w:rFonts w:ascii="Times New Roman" w:hAnsi="Times New Roman" w:cs="Times New Roman"/>
            <w:sz w:val="24"/>
            <w:szCs w:val="24"/>
            <w:lang w:val="en-US"/>
          </w:rPr>
          <w:t>stress</w:t>
        </w:r>
      </w:ins>
      <w:ins w:id="103" w:author="Daniel Noble" w:date="2026-01-28T15:30:00Z" w16du:dateUtc="2026-01-28T14:30:00Z">
        <w:r w:rsidR="00463F30">
          <w:rPr>
            <w:rFonts w:ascii="Times New Roman" w:hAnsi="Times New Roman" w:cs="Times New Roman"/>
            <w:sz w:val="24"/>
            <w:szCs w:val="24"/>
            <w:lang w:val="en-US"/>
          </w:rPr>
          <w:t xml:space="preserve"> (</w:t>
        </w:r>
      </w:ins>
      <m:oMath>
        <m:r>
          <w:ins w:id="104" w:author="Daniel Noble" w:date="2026-01-28T15:30:00Z" w16du:dateUtc="2026-01-28T14:30:00Z">
            <w:rPr>
              <w:rFonts w:ascii="Cambria Math" w:hAnsi="Cambria Math" w:cs="Times New Roman"/>
              <w:sz w:val="24"/>
              <w:szCs w:val="24"/>
            </w:rPr>
            <m:t>SM</m:t>
          </w:ins>
        </m:r>
        <m:sSub>
          <m:sSubPr>
            <m:ctrlPr>
              <w:ins w:id="105" w:author="Daniel Noble" w:date="2026-01-28T15:30:00Z" w16du:dateUtc="2026-01-28T14:30:00Z">
                <w:rPr>
                  <w:rFonts w:ascii="Cambria Math" w:hAnsi="Cambria Math" w:cs="Times New Roman"/>
                  <w:sz w:val="24"/>
                  <w:szCs w:val="24"/>
                </w:rPr>
              </w:ins>
            </m:ctrlPr>
          </m:sSubPr>
          <m:e>
            <m:r>
              <w:ins w:id="106" w:author="Daniel Noble" w:date="2026-01-28T15:30:00Z" w16du:dateUtc="2026-01-28T14:30:00Z">
                <w:rPr>
                  <w:rFonts w:ascii="Cambria Math" w:hAnsi="Cambria Math" w:cs="Times New Roman"/>
                  <w:sz w:val="24"/>
                  <w:szCs w:val="24"/>
                </w:rPr>
                <m:t>D</m:t>
              </w:ins>
            </m:r>
          </m:e>
          <m:sub>
            <m:r>
              <w:ins w:id="107" w:author="Daniel Noble" w:date="2026-01-28T15:30:00Z" w16du:dateUtc="2026-01-28T14:30:00Z">
                <w:rPr>
                  <w:rFonts w:ascii="Cambria Math" w:hAnsi="Cambria Math" w:cs="Times New Roman"/>
                  <w:sz w:val="24"/>
                  <w:szCs w:val="24"/>
                </w:rPr>
                <m:t>H</m:t>
              </w:ins>
            </m:r>
          </m:sub>
        </m:sSub>
      </m:oMath>
      <w:ins w:id="108" w:author="Daniel Noble" w:date="2026-01-28T15:30:00Z" w16du:dateUtc="2026-01-28T14:30:00Z">
        <w:r w:rsidR="00463F30" w:rsidRPr="00951322">
          <w:rPr>
            <w:rFonts w:ascii="Times New Roman" w:hAnsi="Times New Roman" w:cs="Times New Roman"/>
            <w:sz w:val="24"/>
            <w:szCs w:val="24"/>
          </w:rPr>
          <w:t xml:space="preserve"> = </w:t>
        </w:r>
      </w:ins>
      <w:ins w:id="109" w:author="Daniel Noble" w:date="2026-01-28T15:31:00Z" w16du:dateUtc="2026-01-28T14:31:00Z">
        <w:r w:rsidR="00463F30" w:rsidRPr="00463F30">
          <w:rPr>
            <w:rFonts w:ascii="Times New Roman" w:hAnsi="Times New Roman" w:cs="Times New Roman"/>
            <w:sz w:val="24"/>
            <w:szCs w:val="24"/>
          </w:rPr>
          <w:t>-1.4</w:t>
        </w:r>
        <w:r w:rsidR="00463F30">
          <w:rPr>
            <w:rFonts w:ascii="Times New Roman" w:hAnsi="Times New Roman" w:cs="Times New Roman"/>
            <w:sz w:val="24"/>
            <w:szCs w:val="24"/>
          </w:rPr>
          <w:t>1</w:t>
        </w:r>
      </w:ins>
      <w:ins w:id="110" w:author="Daniel Noble" w:date="2026-01-28T15:30:00Z" w16du:dateUtc="2026-01-28T14:30:00Z">
        <w:r w:rsidR="00463F30" w:rsidRPr="00951322">
          <w:rPr>
            <w:rFonts w:ascii="Times New Roman" w:hAnsi="Times New Roman" w:cs="Times New Roman"/>
            <w:sz w:val="24"/>
            <w:szCs w:val="24"/>
          </w:rPr>
          <w:t xml:space="preserve">, 95% CI: </w:t>
        </w:r>
      </w:ins>
      <w:ins w:id="111" w:author="Daniel Noble" w:date="2026-01-28T15:32:00Z" w16du:dateUtc="2026-01-28T14:32:00Z">
        <w:r w:rsidR="00463F30" w:rsidRPr="00463F30">
          <w:rPr>
            <w:rFonts w:ascii="Times New Roman" w:hAnsi="Times New Roman" w:cs="Times New Roman"/>
            <w:sz w:val="24"/>
            <w:szCs w:val="24"/>
          </w:rPr>
          <w:t>-2.4</w:t>
        </w:r>
        <w:r w:rsidR="00463F30">
          <w:rPr>
            <w:rFonts w:ascii="Times New Roman" w:hAnsi="Times New Roman" w:cs="Times New Roman"/>
            <w:sz w:val="24"/>
            <w:szCs w:val="24"/>
          </w:rPr>
          <w:t xml:space="preserve">9 </w:t>
        </w:r>
      </w:ins>
      <w:ins w:id="112" w:author="Daniel Noble" w:date="2026-01-28T15:30:00Z" w16du:dateUtc="2026-01-28T14:30:00Z">
        <w:r w:rsidR="00463F30" w:rsidRPr="00951322">
          <w:rPr>
            <w:rFonts w:ascii="Times New Roman" w:hAnsi="Times New Roman" w:cs="Times New Roman"/>
            <w:sz w:val="24"/>
            <w:szCs w:val="24"/>
          </w:rPr>
          <w:t xml:space="preserve">to </w:t>
        </w:r>
      </w:ins>
      <w:ins w:id="113" w:author="Daniel Noble" w:date="2026-01-28T15:33:00Z" w16du:dateUtc="2026-01-28T14:33:00Z">
        <w:r w:rsidR="00463F30" w:rsidRPr="00463F30">
          <w:rPr>
            <w:rFonts w:ascii="Times New Roman" w:hAnsi="Times New Roman" w:cs="Times New Roman"/>
            <w:sz w:val="24"/>
            <w:szCs w:val="24"/>
          </w:rPr>
          <w:t>-0.3</w:t>
        </w:r>
        <w:r w:rsidR="00463F30">
          <w:rPr>
            <w:rFonts w:ascii="Times New Roman" w:hAnsi="Times New Roman" w:cs="Times New Roman"/>
            <w:sz w:val="24"/>
            <w:szCs w:val="24"/>
          </w:rPr>
          <w:t>4</w:t>
        </w:r>
      </w:ins>
      <w:ins w:id="114" w:author="Daniel Noble" w:date="2026-01-28T15:30:00Z" w16du:dateUtc="2026-01-28T14:30:00Z">
        <w:r w:rsidR="00463F30" w:rsidRPr="00951322">
          <w:rPr>
            <w:rFonts w:ascii="Times New Roman" w:hAnsi="Times New Roman" w:cs="Times New Roman"/>
            <w:sz w:val="24"/>
            <w:szCs w:val="24"/>
          </w:rPr>
          <w:t xml:space="preserve">, </w:t>
        </w:r>
      </w:ins>
      <m:oMath>
        <m:r>
          <w:ins w:id="115" w:author="Daniel Noble" w:date="2026-01-28T15:30:00Z" w16du:dateUtc="2026-01-28T14:30:00Z">
            <w:rPr>
              <w:rFonts w:ascii="Cambria Math" w:hAnsi="Cambria Math" w:cs="Times New Roman"/>
              <w:sz w:val="24"/>
              <w:szCs w:val="24"/>
            </w:rPr>
            <m:t>p</m:t>
          </w:ins>
        </m:r>
      </m:oMath>
      <w:ins w:id="116" w:author="Daniel Noble" w:date="2026-01-28T15:30:00Z" w16du:dateUtc="2026-01-28T14:30:00Z">
        <w:r w:rsidR="00463F30" w:rsidRPr="00951322">
          <w:rPr>
            <w:rFonts w:ascii="Times New Roman" w:hAnsi="Times New Roman" w:cs="Times New Roman"/>
            <w:sz w:val="24"/>
            <w:szCs w:val="24"/>
          </w:rPr>
          <w:t xml:space="preserve"> = 0.</w:t>
        </w:r>
        <w:r w:rsidR="00463F30" w:rsidRPr="00951322">
          <w:rPr>
            <w:rFonts w:ascii="Times New Roman" w:hAnsi="Times New Roman" w:cs="Times New Roman"/>
            <w:sz w:val="24"/>
            <w:szCs w:val="24"/>
          </w:rPr>
          <w:t>0</w:t>
        </w:r>
      </w:ins>
      <w:ins w:id="117" w:author="Daniel Noble" w:date="2026-01-28T15:32:00Z" w16du:dateUtc="2026-01-28T14:32:00Z">
        <w:r w:rsidR="00463F30">
          <w:rPr>
            <w:rFonts w:ascii="Times New Roman" w:hAnsi="Times New Roman" w:cs="Times New Roman"/>
            <w:sz w:val="24"/>
            <w:szCs w:val="24"/>
          </w:rPr>
          <w:t>1</w:t>
        </w:r>
      </w:ins>
      <w:ins w:id="118" w:author="Daniel Noble" w:date="2026-01-28T15:30:00Z" w16du:dateUtc="2026-01-28T14:30:00Z">
        <w:r w:rsidR="00463F30">
          <w:rPr>
            <w:rFonts w:ascii="Times New Roman" w:hAnsi="Times New Roman" w:cs="Times New Roman"/>
            <w:sz w:val="24"/>
            <w:szCs w:val="24"/>
          </w:rPr>
          <w:t xml:space="preserve">) </w:t>
        </w:r>
      </w:ins>
      <w:r w:rsidR="000A668D">
        <w:rPr>
          <w:rFonts w:ascii="Times New Roman" w:hAnsi="Times New Roman" w:cs="Times New Roman"/>
          <w:sz w:val="24"/>
          <w:szCs w:val="24"/>
          <w:lang w:val="en-US"/>
        </w:rPr>
        <w:t xml:space="preserve">compared to </w:t>
      </w:r>
      <w:r>
        <w:rPr>
          <w:rFonts w:ascii="Times New Roman" w:hAnsi="Times New Roman" w:cs="Times New Roman"/>
          <w:sz w:val="24"/>
          <w:szCs w:val="24"/>
          <w:lang w:val="en-US"/>
        </w:rPr>
        <w:t>other categories</w:t>
      </w:r>
      <w:r w:rsidR="00F72AF8" w:rsidRPr="001D1701">
        <w:rPr>
          <w:rFonts w:ascii="Times New Roman" w:hAnsi="Times New Roman" w:cs="Times New Roman"/>
          <w:sz w:val="24"/>
          <w:szCs w:val="24"/>
          <w:lang w:val="en-US"/>
        </w:rPr>
        <w:t xml:space="preserve">. </w:t>
      </w:r>
      <w:r>
        <w:rPr>
          <w:rFonts w:ascii="Times New Roman" w:hAnsi="Times New Roman" w:cs="Times New Roman"/>
          <w:sz w:val="24"/>
          <w:szCs w:val="24"/>
          <w:lang w:val="en-US"/>
        </w:rPr>
        <w:t>M</w:t>
      </w:r>
      <w:r w:rsidR="00F72AF8" w:rsidRPr="001D1701">
        <w:rPr>
          <w:rFonts w:ascii="Times New Roman" w:hAnsi="Times New Roman" w:cs="Times New Roman"/>
          <w:sz w:val="24"/>
          <w:szCs w:val="24"/>
          <w:lang w:val="en-US"/>
        </w:rPr>
        <w:t xml:space="preserve">etabolic capacity was also </w:t>
      </w:r>
      <w:r w:rsidR="005A5397">
        <w:rPr>
          <w:rFonts w:ascii="Times New Roman" w:hAnsi="Times New Roman" w:cs="Times New Roman"/>
          <w:sz w:val="24"/>
          <w:szCs w:val="24"/>
          <w:lang w:val="en-US"/>
        </w:rPr>
        <w:t>lower in treatment groups exposed to parental care deprivation compared to control groups</w:t>
      </w:r>
      <w:r>
        <w:rPr>
          <w:rFonts w:ascii="Times New Roman" w:hAnsi="Times New Roman" w:cs="Times New Roman"/>
          <w:sz w:val="24"/>
          <w:szCs w:val="24"/>
          <w:lang w:val="en-US"/>
        </w:rPr>
        <w:t>. However,</w:t>
      </w:r>
      <w:r w:rsidR="005A5397">
        <w:rPr>
          <w:rFonts w:ascii="Times New Roman" w:hAnsi="Times New Roman" w:cs="Times New Roman"/>
          <w:sz w:val="24"/>
          <w:szCs w:val="24"/>
          <w:lang w:val="en-US"/>
        </w:rPr>
        <w:t xml:space="preserve"> the effects were </w:t>
      </w:r>
      <w:r w:rsidR="00F72AF8" w:rsidRPr="001D1701">
        <w:rPr>
          <w:rFonts w:ascii="Times New Roman" w:hAnsi="Times New Roman" w:cs="Times New Roman"/>
          <w:sz w:val="24"/>
          <w:szCs w:val="24"/>
          <w:lang w:val="en-US"/>
        </w:rPr>
        <w:t xml:space="preserve">not significantly different from zero </w:t>
      </w:r>
      <w:r w:rsidR="00F72AF8" w:rsidRPr="005A5397">
        <w:rPr>
          <w:rFonts w:ascii="Times New Roman" w:hAnsi="Times New Roman" w:cs="Times New Roman"/>
          <w:sz w:val="24"/>
          <w:szCs w:val="24"/>
          <w:lang w:val="en-US"/>
        </w:rPr>
        <w:t>(</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5A5397" w:rsidRPr="00951322">
        <w:rPr>
          <w:rFonts w:ascii="Times New Roman" w:hAnsi="Times New Roman" w:cs="Times New Roman"/>
          <w:sz w:val="24"/>
          <w:szCs w:val="24"/>
        </w:rPr>
        <w:t xml:space="preserve"> = -0.46, 95% CI: -1.02 to 0.09, </w:t>
      </w:r>
      <m:oMath>
        <m:r>
          <w:rPr>
            <w:rFonts w:ascii="Cambria Math" w:hAnsi="Cambria Math" w:cs="Times New Roman"/>
            <w:sz w:val="24"/>
            <w:szCs w:val="24"/>
          </w:rPr>
          <m:t>p</m:t>
        </m:r>
      </m:oMath>
      <w:r w:rsidR="005A5397" w:rsidRPr="00951322">
        <w:rPr>
          <w:rFonts w:ascii="Times New Roman" w:hAnsi="Times New Roman" w:cs="Times New Roman"/>
          <w:sz w:val="24"/>
          <w:szCs w:val="24"/>
        </w:rPr>
        <w:t xml:space="preserve"> = 0.1</w:t>
      </w:r>
      <w:r w:rsidR="00F72AF8" w:rsidRPr="001D1701">
        <w:rPr>
          <w:rFonts w:ascii="Times New Roman" w:hAnsi="Times New Roman" w:cs="Times New Roman"/>
          <w:sz w:val="24"/>
          <w:szCs w:val="24"/>
          <w:lang w:val="en-US"/>
        </w:rPr>
        <w:t>; Fig</w:t>
      </w:r>
      <w:r w:rsidR="005A5397">
        <w:rPr>
          <w:rFonts w:ascii="Times New Roman" w:hAnsi="Times New Roman" w:cs="Times New Roman"/>
          <w:sz w:val="24"/>
          <w:szCs w:val="24"/>
          <w:lang w:val="en-US"/>
        </w:rPr>
        <w:t>.</w:t>
      </w:r>
      <w:r w:rsidR="00F72AF8" w:rsidRPr="001D1701">
        <w:rPr>
          <w:rFonts w:ascii="Times New Roman" w:hAnsi="Times New Roman" w:cs="Times New Roman"/>
          <w:sz w:val="24"/>
          <w:szCs w:val="24"/>
          <w:lang w:val="en-US"/>
        </w:rPr>
        <w:t xml:space="preserve"> </w:t>
      </w:r>
      <w:r w:rsidR="003A4BA9" w:rsidRPr="001D1701">
        <w:rPr>
          <w:rFonts w:ascii="Times New Roman" w:hAnsi="Times New Roman" w:cs="Times New Roman"/>
          <w:sz w:val="24"/>
          <w:szCs w:val="24"/>
          <w:lang w:val="en-US"/>
        </w:rPr>
        <w:t>5</w:t>
      </w:r>
      <w:r w:rsidR="005A5397">
        <w:rPr>
          <w:rFonts w:ascii="Times New Roman" w:hAnsi="Times New Roman" w:cs="Times New Roman"/>
          <w:sz w:val="24"/>
          <w:szCs w:val="24"/>
          <w:lang w:val="en-US"/>
        </w:rPr>
        <w:t>B</w:t>
      </w:r>
      <w:r w:rsidR="00F72AF8" w:rsidRPr="001D1701">
        <w:rPr>
          <w:rFonts w:ascii="Times New Roman" w:hAnsi="Times New Roman" w:cs="Times New Roman"/>
          <w:sz w:val="24"/>
          <w:szCs w:val="24"/>
          <w:lang w:val="en-US"/>
        </w:rPr>
        <w:t>).</w:t>
      </w:r>
      <w:r w:rsidR="000A668D">
        <w:rPr>
          <w:rFonts w:ascii="Times New Roman" w:hAnsi="Times New Roman" w:cs="Times New Roman"/>
          <w:sz w:val="24"/>
          <w:szCs w:val="24"/>
          <w:lang w:val="en-US"/>
        </w:rPr>
        <w:t xml:space="preserve"> The studies included in our meta-analysis that </w:t>
      </w:r>
      <w:r w:rsidR="000A668D">
        <w:rPr>
          <w:rFonts w:ascii="Times New Roman" w:hAnsi="Times New Roman" w:cs="Times New Roman"/>
          <w:sz w:val="24"/>
          <w:szCs w:val="24"/>
          <w:lang w:val="en-US"/>
        </w:rPr>
        <w:lastRenderedPageBreak/>
        <w:t>manipulated p</w:t>
      </w:r>
      <w:r w:rsidR="000A668D" w:rsidRPr="001D1701">
        <w:rPr>
          <w:rFonts w:ascii="Times New Roman" w:hAnsi="Times New Roman" w:cs="Times New Roman"/>
          <w:sz w:val="24"/>
          <w:szCs w:val="24"/>
          <w:lang w:val="en-US"/>
        </w:rPr>
        <w:t xml:space="preserve">arental care were </w:t>
      </w:r>
      <w:r w:rsidR="000A668D">
        <w:rPr>
          <w:rFonts w:ascii="Times New Roman" w:hAnsi="Times New Roman" w:cs="Times New Roman"/>
          <w:sz w:val="24"/>
          <w:szCs w:val="24"/>
          <w:lang w:val="en-US"/>
        </w:rPr>
        <w:t>all conducted with</w:t>
      </w:r>
      <w:r w:rsidR="000A668D" w:rsidRPr="001D1701">
        <w:rPr>
          <w:rFonts w:ascii="Times New Roman" w:hAnsi="Times New Roman" w:cs="Times New Roman"/>
          <w:sz w:val="24"/>
          <w:szCs w:val="24"/>
          <w:lang w:val="en-US"/>
        </w:rPr>
        <w:t xml:space="preserve"> mammals, and all studies necessarily manipulated environments postnatally.</w:t>
      </w:r>
      <w:r w:rsidR="000A668D">
        <w:rPr>
          <w:rFonts w:ascii="Times New Roman" w:hAnsi="Times New Roman" w:cs="Times New Roman"/>
          <w:sz w:val="24"/>
          <w:szCs w:val="24"/>
          <w:lang w:val="en-US"/>
        </w:rPr>
        <w:t xml:space="preserve"> </w:t>
      </w:r>
    </w:p>
    <w:p w14:paraId="5771CA60" w14:textId="77777777" w:rsidR="00F72AF8" w:rsidRPr="00F72AF8" w:rsidRDefault="00F72AF8" w:rsidP="00F72AF8">
      <w:pPr>
        <w:spacing w:line="480" w:lineRule="auto"/>
        <w:ind w:firstLine="720"/>
        <w:rPr>
          <w:rFonts w:ascii="Times New Roman" w:hAnsi="Times New Roman" w:cs="Times New Roman"/>
          <w:sz w:val="24"/>
          <w:szCs w:val="24"/>
          <w:lang w:val="en-US"/>
        </w:rPr>
      </w:pPr>
    </w:p>
    <w:p w14:paraId="38625A44" w14:textId="7CA49599" w:rsidR="005469B1" w:rsidRPr="005469B1" w:rsidRDefault="005469B1" w:rsidP="00D72B71">
      <w:pPr>
        <w:pStyle w:val="Heading2"/>
      </w:pPr>
      <w:bookmarkStart w:id="119" w:name="_Toc211373590"/>
      <w:bookmarkStart w:id="120" w:name="_Hlk210987172"/>
      <w:r w:rsidRPr="005469B1">
        <w:t>(</w:t>
      </w:r>
      <w:r w:rsidR="00103DD0">
        <w:t>3</w:t>
      </w:r>
      <w:r w:rsidRPr="005469B1">
        <w:t xml:space="preserve">) Psychological disturbance – impacts on mitochondrial </w:t>
      </w:r>
      <w:r w:rsidR="00097A47">
        <w:t xml:space="preserve">respiratory </w:t>
      </w:r>
      <w:r w:rsidRPr="005469B1">
        <w:t>function</w:t>
      </w:r>
      <w:bookmarkEnd w:id="119"/>
    </w:p>
    <w:bookmarkEnd w:id="120"/>
    <w:p w14:paraId="09B29827" w14:textId="34576B6C" w:rsidR="005469B1" w:rsidRPr="005469B1" w:rsidRDefault="00896B70" w:rsidP="005469B1">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Psychological d</w:t>
      </w:r>
      <w:r w:rsidR="005469B1" w:rsidRPr="005469B1">
        <w:rPr>
          <w:rFonts w:ascii="Times New Roman" w:hAnsi="Times New Roman" w:cs="Times New Roman"/>
          <w:sz w:val="24"/>
          <w:szCs w:val="24"/>
          <w:lang w:val="en-US"/>
        </w:rPr>
        <w:t xml:space="preserve">isturbance during development had a negative impact on mitochondrial </w:t>
      </w:r>
      <w:r w:rsidR="00097A47">
        <w:rPr>
          <w:rFonts w:ascii="Times New Roman" w:hAnsi="Times New Roman" w:cs="Times New Roman"/>
          <w:sz w:val="24"/>
          <w:szCs w:val="24"/>
          <w:lang w:val="en-US"/>
        </w:rPr>
        <w:t xml:space="preserve">respiratory </w:t>
      </w:r>
      <w:r w:rsidR="005469B1" w:rsidRPr="005469B1">
        <w:rPr>
          <w:rFonts w:ascii="Times New Roman" w:hAnsi="Times New Roman" w:cs="Times New Roman"/>
          <w:sz w:val="24"/>
          <w:szCs w:val="24"/>
          <w:lang w:val="en-US"/>
        </w:rPr>
        <w:t xml:space="preserve">function </w:t>
      </w:r>
      <w:r w:rsidR="005469B1" w:rsidRPr="00C5351D">
        <w:rPr>
          <w:rFonts w:ascii="Times New Roman" w:hAnsi="Times New Roman" w:cs="Times New Roman"/>
          <w:sz w:val="24"/>
          <w:szCs w:val="24"/>
          <w:lang w:val="en-US"/>
        </w:rPr>
        <w:t>(</w:t>
      </w:r>
      <m:oMath>
        <m:r>
          <w:rPr>
            <w:rFonts w:ascii="Cambria Math" w:hAnsi="Cambria Math"/>
            <w:sz w:val="24"/>
            <w:szCs w:val="24"/>
          </w:rPr>
          <m:t>SM</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oMath>
      <w:r w:rsidR="00C5351D">
        <w:t xml:space="preserve"> </w:t>
      </w:r>
      <w:r w:rsidR="005469B1" w:rsidRPr="005469B1">
        <w:rPr>
          <w:rFonts w:ascii="Times New Roman" w:hAnsi="Times New Roman" w:cs="Times New Roman"/>
          <w:sz w:val="24"/>
          <w:szCs w:val="24"/>
          <w:lang w:val="en-US"/>
        </w:rPr>
        <w:t>= -0.8, 95% CI = -1.54 to -0.06, p = 0.03</w:t>
      </w:r>
      <w:r w:rsidR="005469B1" w:rsidRPr="001D1701">
        <w:rPr>
          <w:rFonts w:ascii="Times New Roman" w:hAnsi="Times New Roman" w:cs="Times New Roman"/>
          <w:sz w:val="24"/>
          <w:szCs w:val="24"/>
          <w:lang w:val="en-US"/>
        </w:rPr>
        <w:t>; Fi</w:t>
      </w:r>
      <w:r w:rsidR="00C5351D">
        <w:rPr>
          <w:rFonts w:ascii="Times New Roman" w:hAnsi="Times New Roman" w:cs="Times New Roman"/>
          <w:sz w:val="24"/>
          <w:szCs w:val="24"/>
          <w:lang w:val="en-US"/>
        </w:rPr>
        <w:t>g.</w:t>
      </w:r>
      <w:r w:rsidR="005469B1" w:rsidRPr="001D1701">
        <w:rPr>
          <w:rFonts w:ascii="Times New Roman" w:hAnsi="Times New Roman" w:cs="Times New Roman"/>
          <w:sz w:val="24"/>
          <w:szCs w:val="24"/>
          <w:lang w:val="en-US"/>
        </w:rPr>
        <w:t xml:space="preserve"> </w:t>
      </w:r>
      <w:r w:rsidR="00604406" w:rsidRPr="001D1701">
        <w:rPr>
          <w:rFonts w:ascii="Times New Roman" w:hAnsi="Times New Roman" w:cs="Times New Roman"/>
          <w:sz w:val="24"/>
          <w:szCs w:val="24"/>
          <w:lang w:val="en-US"/>
        </w:rPr>
        <w:t>4</w:t>
      </w:r>
      <w:r w:rsidR="00C5351D">
        <w:rPr>
          <w:rFonts w:ascii="Times New Roman" w:hAnsi="Times New Roman" w:cs="Times New Roman"/>
          <w:sz w:val="24"/>
          <w:szCs w:val="24"/>
          <w:lang w:val="en-US"/>
        </w:rPr>
        <w:t>C</w:t>
      </w:r>
      <w:r w:rsidR="005469B1" w:rsidRPr="001D1701">
        <w:rPr>
          <w:rFonts w:ascii="Times New Roman" w:hAnsi="Times New Roman" w:cs="Times New Roman"/>
          <w:sz w:val="24"/>
          <w:szCs w:val="24"/>
          <w:lang w:val="en-US"/>
        </w:rPr>
        <w:t>). However, there was evidence for publication bias, which if truly present, would change the overall meta-analytic mean to</w:t>
      </w:r>
      <w:r w:rsidR="00C5351D" w:rsidRPr="00C5351D">
        <w:rPr>
          <w:rFonts w:ascii="Cambria Math" w:hAnsi="Cambria Math"/>
          <w:i/>
        </w:rPr>
        <w:t xml:space="preserve"> </w:t>
      </w:r>
      <m:oMath>
        <m:r>
          <w:rPr>
            <w:rFonts w:ascii="Cambria Math" w:hAnsi="Cambria Math"/>
            <w:sz w:val="24"/>
            <w:szCs w:val="24"/>
          </w:rPr>
          <m:t>SM</m:t>
        </m:r>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H</m:t>
            </m:r>
          </m:sub>
        </m:sSub>
      </m:oMath>
      <w:r w:rsidR="00C5351D">
        <w:t xml:space="preserve"> </w:t>
      </w:r>
      <w:r w:rsidR="005469B1" w:rsidRPr="001D1701">
        <w:rPr>
          <w:rFonts w:ascii="Times New Roman" w:hAnsi="Times New Roman" w:cs="Times New Roman"/>
          <w:sz w:val="24"/>
          <w:szCs w:val="24"/>
          <w:lang w:val="en-US"/>
        </w:rPr>
        <w:t xml:space="preserve"> = 0.24 (95% CI = -0.6 to 1.08, p = 0.57</w:t>
      </w:r>
      <w:r w:rsidRPr="001D1701">
        <w:rPr>
          <w:rFonts w:ascii="Times New Roman" w:hAnsi="Times New Roman" w:cs="Times New Roman"/>
          <w:sz w:val="24"/>
          <w:szCs w:val="24"/>
          <w:lang w:val="en-US"/>
        </w:rPr>
        <w:t xml:space="preserve">; </w:t>
      </w:r>
      <w:r w:rsidR="006762D2">
        <w:rPr>
          <w:rFonts w:ascii="Times New Roman" w:hAnsi="Times New Roman" w:cs="Times New Roman"/>
          <w:sz w:val="24"/>
          <w:szCs w:val="24"/>
          <w:lang w:val="en-US"/>
        </w:rPr>
        <w:t>s</w:t>
      </w:r>
      <w:r w:rsidR="005469B1" w:rsidRPr="001D1701">
        <w:rPr>
          <w:rFonts w:ascii="Times New Roman" w:hAnsi="Times New Roman" w:cs="Times New Roman"/>
          <w:sz w:val="24"/>
          <w:szCs w:val="24"/>
          <w:lang w:val="en-US"/>
        </w:rPr>
        <w:t>ee Supplementary Materials</w:t>
      </w:r>
      <w:r w:rsidR="006762D2">
        <w:rPr>
          <w:rFonts w:ascii="Times New Roman" w:hAnsi="Times New Roman" w:cs="Times New Roman"/>
          <w:sz w:val="24"/>
          <w:szCs w:val="24"/>
          <w:lang w:val="en-US"/>
        </w:rPr>
        <w:t>, Supplemental Figure 1</w:t>
      </w:r>
      <w:r w:rsidR="005469B1" w:rsidRPr="001D1701">
        <w:rPr>
          <w:rFonts w:ascii="Times New Roman" w:hAnsi="Times New Roman" w:cs="Times New Roman"/>
          <w:sz w:val="24"/>
          <w:szCs w:val="24"/>
          <w:lang w:val="en-US"/>
        </w:rPr>
        <w:t xml:space="preserve">). Effect heterogeneity was high (95% Prediction Intervals: -3.17 to 1.57; Table </w:t>
      </w:r>
      <w:r w:rsidR="005630A5" w:rsidRPr="001D1701">
        <w:rPr>
          <w:rFonts w:ascii="Times New Roman" w:hAnsi="Times New Roman" w:cs="Times New Roman"/>
          <w:sz w:val="24"/>
          <w:szCs w:val="24"/>
          <w:lang w:val="en-US"/>
        </w:rPr>
        <w:t>3</w:t>
      </w:r>
      <w:r w:rsidR="005469B1" w:rsidRPr="001D1701">
        <w:rPr>
          <w:rFonts w:ascii="Times New Roman" w:hAnsi="Times New Roman" w:cs="Times New Roman"/>
          <w:sz w:val="24"/>
          <w:szCs w:val="24"/>
          <w:lang w:val="en-US"/>
        </w:rPr>
        <w:t xml:space="preserve">), with substantial variation across studies </w:t>
      </w:r>
      <w:r w:rsidR="005469B1" w:rsidRPr="00C5351D">
        <w:rPr>
          <w:rFonts w:ascii="Times New Roman" w:hAnsi="Times New Roman" w:cs="Times New Roman"/>
          <w:sz w:val="24"/>
          <w:szCs w:val="24"/>
          <w:lang w:val="en-US"/>
        </w:rPr>
        <w:t>(</w:t>
      </w:r>
      <m:oMath>
        <m:sSubSup>
          <m:sSubSupPr>
            <m:ctrlPr>
              <w:rPr>
                <w:rFonts w:ascii="Cambria Math" w:hAnsi="Cambria Math"/>
                <w:sz w:val="24"/>
                <w:szCs w:val="24"/>
              </w:rPr>
            </m:ctrlPr>
          </m:sSubSupPr>
          <m:e>
            <m:r>
              <w:rPr>
                <w:rFonts w:ascii="Cambria Math" w:hAnsi="Cambria Math"/>
                <w:sz w:val="24"/>
                <w:szCs w:val="24"/>
              </w:rPr>
              <m:t>I</m:t>
            </m:r>
          </m:e>
          <m:sub>
            <m:r>
              <w:rPr>
                <w:rFonts w:ascii="Cambria Math" w:hAnsi="Cambria Math"/>
                <w:sz w:val="24"/>
                <w:szCs w:val="24"/>
              </w:rPr>
              <m:t>study</m:t>
            </m:r>
          </m:sub>
          <m:sup>
            <m:r>
              <w:rPr>
                <w:rFonts w:ascii="Cambria Math" w:hAnsi="Cambria Math"/>
                <w:sz w:val="24"/>
                <w:szCs w:val="24"/>
              </w:rPr>
              <m:t>2</m:t>
            </m:r>
          </m:sup>
        </m:sSubSup>
      </m:oMath>
      <w:r w:rsidR="005469B1" w:rsidRPr="001D1701">
        <w:rPr>
          <w:rFonts w:ascii="Times New Roman" w:hAnsi="Times New Roman" w:cs="Times New Roman"/>
          <w:sz w:val="24"/>
          <w:szCs w:val="24"/>
          <w:lang w:val="en-US"/>
        </w:rPr>
        <w:t>= 57.25%</w:t>
      </w:r>
      <w:r w:rsidRPr="001D1701">
        <w:rPr>
          <w:rFonts w:ascii="Times New Roman" w:hAnsi="Times New Roman" w:cs="Times New Roman"/>
          <w:sz w:val="24"/>
          <w:szCs w:val="24"/>
          <w:lang w:val="en-US"/>
        </w:rPr>
        <w:t xml:space="preserve">; </w:t>
      </w:r>
      <w:r w:rsidR="005469B1" w:rsidRPr="001D1701">
        <w:rPr>
          <w:rFonts w:ascii="Times New Roman" w:hAnsi="Times New Roman" w:cs="Times New Roman"/>
          <w:sz w:val="24"/>
          <w:szCs w:val="24"/>
          <w:lang w:val="en-US"/>
        </w:rPr>
        <w:t xml:space="preserve">Table </w:t>
      </w:r>
      <w:r w:rsidR="005630A5" w:rsidRPr="001D1701">
        <w:rPr>
          <w:rFonts w:ascii="Times New Roman" w:hAnsi="Times New Roman" w:cs="Times New Roman"/>
          <w:sz w:val="24"/>
          <w:szCs w:val="24"/>
          <w:lang w:val="en-US"/>
        </w:rPr>
        <w:t>3</w:t>
      </w:r>
      <w:r w:rsidR="005469B1" w:rsidRPr="001D1701">
        <w:rPr>
          <w:rFonts w:ascii="Times New Roman" w:hAnsi="Times New Roman" w:cs="Times New Roman"/>
          <w:sz w:val="24"/>
          <w:szCs w:val="24"/>
          <w:lang w:val="en-US"/>
        </w:rPr>
        <w:t>).</w:t>
      </w:r>
    </w:p>
    <w:p w14:paraId="2383B602" w14:textId="096EE8F8" w:rsidR="005469B1" w:rsidRPr="005469B1" w:rsidRDefault="00C5351D" w:rsidP="00F72AF8">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Exposure to p</w:t>
      </w:r>
      <w:r w:rsidR="00896B70" w:rsidRPr="001D1701">
        <w:rPr>
          <w:rFonts w:ascii="Times New Roman" w:hAnsi="Times New Roman" w:cs="Times New Roman"/>
          <w:sz w:val="24"/>
          <w:szCs w:val="24"/>
          <w:lang w:val="en-US"/>
        </w:rPr>
        <w:t xml:space="preserve">sychological </w:t>
      </w:r>
      <w:r w:rsidR="005469B1" w:rsidRPr="001D1701">
        <w:rPr>
          <w:rFonts w:ascii="Times New Roman" w:hAnsi="Times New Roman" w:cs="Times New Roman"/>
          <w:sz w:val="24"/>
          <w:szCs w:val="24"/>
          <w:lang w:val="en-US"/>
        </w:rPr>
        <w:t xml:space="preserve">disturbance </w:t>
      </w:r>
      <w:r>
        <w:rPr>
          <w:rFonts w:ascii="Times New Roman" w:hAnsi="Times New Roman" w:cs="Times New Roman"/>
          <w:sz w:val="24"/>
          <w:szCs w:val="24"/>
          <w:lang w:val="en-US"/>
        </w:rPr>
        <w:t xml:space="preserve">during development </w:t>
      </w:r>
      <w:r w:rsidR="005469B1" w:rsidRPr="001D1701">
        <w:rPr>
          <w:rFonts w:ascii="Times New Roman" w:hAnsi="Times New Roman" w:cs="Times New Roman"/>
          <w:sz w:val="24"/>
          <w:szCs w:val="24"/>
          <w:lang w:val="en-US"/>
        </w:rPr>
        <w:t xml:space="preserve">affected functional </w:t>
      </w:r>
      <w:r>
        <w:rPr>
          <w:rFonts w:ascii="Times New Roman" w:hAnsi="Times New Roman" w:cs="Times New Roman"/>
          <w:sz w:val="24"/>
          <w:szCs w:val="24"/>
          <w:lang w:val="en-US"/>
        </w:rPr>
        <w:t xml:space="preserve">mitochondrial </w:t>
      </w:r>
      <w:r w:rsidR="005469B1" w:rsidRPr="001D1701">
        <w:rPr>
          <w:rFonts w:ascii="Times New Roman" w:hAnsi="Times New Roman" w:cs="Times New Roman"/>
          <w:sz w:val="24"/>
          <w:szCs w:val="24"/>
          <w:lang w:val="en-US"/>
        </w:rPr>
        <w:t>categories differently (</w:t>
      </w:r>
      <m:oMath>
        <m:sSub>
          <m:sSubPr>
            <m:ctrlPr>
              <w:rPr>
                <w:rFonts w:ascii="Cambria Math" w:hAnsi="Cambria Math"/>
                <w:sz w:val="24"/>
                <w:szCs w:val="24"/>
              </w:rPr>
            </m:ctrlPr>
          </m:sSubPr>
          <m:e>
            <m:r>
              <w:rPr>
                <w:rFonts w:ascii="Cambria Math" w:hAnsi="Cambria Math"/>
                <w:sz w:val="24"/>
                <w:szCs w:val="24"/>
              </w:rPr>
              <m:t>Q</m:t>
            </m:r>
          </m:e>
          <m:sub>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3</m:t>
                </m:r>
                <m:r>
                  <m:rPr>
                    <m:sty m:val="p"/>
                  </m:rPr>
                  <w:rPr>
                    <w:rFonts w:ascii="Cambria Math" w:hAnsi="Cambria Math"/>
                    <w:sz w:val="24"/>
                    <w:szCs w:val="24"/>
                  </w:rPr>
                  <m:t>,</m:t>
                </m:r>
                <m:r>
                  <w:rPr>
                    <w:rFonts w:ascii="Cambria Math" w:hAnsi="Cambria Math"/>
                    <w:sz w:val="24"/>
                    <w:szCs w:val="24"/>
                  </w:rPr>
                  <m:t>186</m:t>
                </m:r>
              </m:sub>
            </m:sSub>
          </m:sub>
        </m:sSub>
      </m:oMath>
      <w:r w:rsidR="005469B1" w:rsidRPr="001D1701">
        <w:rPr>
          <w:rFonts w:ascii="Times New Roman" w:hAnsi="Times New Roman" w:cs="Times New Roman"/>
          <w:sz w:val="24"/>
          <w:szCs w:val="24"/>
          <w:lang w:val="en-US"/>
        </w:rPr>
        <w:t>) = 3.18, p = 0.04</w:t>
      </w:r>
      <w:r w:rsidR="00896B70" w:rsidRPr="001D1701">
        <w:rPr>
          <w:rFonts w:ascii="Times New Roman" w:hAnsi="Times New Roman" w:cs="Times New Roman"/>
          <w:sz w:val="24"/>
          <w:szCs w:val="24"/>
          <w:lang w:val="en-US"/>
        </w:rPr>
        <w:t>;</w:t>
      </w:r>
      <w:r w:rsidR="005469B1" w:rsidRPr="001D1701">
        <w:rPr>
          <w:rFonts w:ascii="Times New Roman" w:hAnsi="Times New Roman" w:cs="Times New Roman"/>
          <w:sz w:val="24"/>
          <w:szCs w:val="24"/>
          <w:lang w:val="en-US"/>
        </w:rPr>
        <w:t xml:space="preserve"> Fig</w:t>
      </w:r>
      <w:r>
        <w:rPr>
          <w:rFonts w:ascii="Times New Roman" w:hAnsi="Times New Roman" w:cs="Times New Roman"/>
          <w:sz w:val="24"/>
          <w:szCs w:val="24"/>
          <w:lang w:val="en-US"/>
        </w:rPr>
        <w:t>.</w:t>
      </w:r>
      <w:r w:rsidR="005469B1" w:rsidRPr="001D1701">
        <w:rPr>
          <w:rFonts w:ascii="Times New Roman" w:hAnsi="Times New Roman" w:cs="Times New Roman"/>
          <w:sz w:val="24"/>
          <w:szCs w:val="24"/>
          <w:lang w:val="en-US"/>
        </w:rPr>
        <w:t xml:space="preserve"> </w:t>
      </w:r>
      <w:r w:rsidR="00604406" w:rsidRPr="001D1701">
        <w:rPr>
          <w:rFonts w:ascii="Times New Roman" w:hAnsi="Times New Roman" w:cs="Times New Roman"/>
          <w:sz w:val="24"/>
          <w:szCs w:val="24"/>
          <w:lang w:val="en-US"/>
        </w:rPr>
        <w:t>5</w:t>
      </w:r>
      <w:r>
        <w:rPr>
          <w:rFonts w:ascii="Times New Roman" w:hAnsi="Times New Roman" w:cs="Times New Roman"/>
          <w:sz w:val="24"/>
          <w:szCs w:val="24"/>
          <w:lang w:val="en-US"/>
        </w:rPr>
        <w:t>C</w:t>
      </w:r>
      <w:r w:rsidR="005469B1" w:rsidRPr="001D1701">
        <w:rPr>
          <w:rFonts w:ascii="Times New Roman" w:hAnsi="Times New Roman" w:cs="Times New Roman"/>
          <w:sz w:val="24"/>
          <w:szCs w:val="24"/>
          <w:lang w:val="en-US"/>
        </w:rPr>
        <w:t xml:space="preserve">). Oxidative damage was most impacted by </w:t>
      </w:r>
      <w:r w:rsidR="00201D90">
        <w:rPr>
          <w:rFonts w:ascii="Times New Roman" w:hAnsi="Times New Roman" w:cs="Times New Roman"/>
          <w:sz w:val="24"/>
          <w:szCs w:val="24"/>
          <w:lang w:val="en-US"/>
        </w:rPr>
        <w:t xml:space="preserve">psychological </w:t>
      </w:r>
      <w:r w:rsidR="005469B1" w:rsidRPr="001D1701">
        <w:rPr>
          <w:rFonts w:ascii="Times New Roman" w:hAnsi="Times New Roman" w:cs="Times New Roman"/>
          <w:sz w:val="24"/>
          <w:szCs w:val="24"/>
          <w:lang w:val="en-US"/>
        </w:rPr>
        <w:t>disturbance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201D90" w:rsidRPr="00201D90">
        <w:rPr>
          <w:rFonts w:ascii="Times New Roman" w:hAnsi="Times New Roman" w:cs="Times New Roman"/>
          <w:sz w:val="24"/>
          <w:szCs w:val="24"/>
        </w:rPr>
        <w:t xml:space="preserve"> = -1.08, 95% CI: -2.06 to -0.11, </w:t>
      </w:r>
      <m:oMath>
        <m:r>
          <w:rPr>
            <w:rFonts w:ascii="Cambria Math" w:hAnsi="Cambria Math" w:cs="Times New Roman"/>
            <w:sz w:val="24"/>
            <w:szCs w:val="24"/>
          </w:rPr>
          <m:t>p</m:t>
        </m:r>
      </m:oMath>
      <w:r w:rsidR="00201D90" w:rsidRPr="00201D90">
        <w:rPr>
          <w:rFonts w:ascii="Times New Roman" w:hAnsi="Times New Roman" w:cs="Times New Roman"/>
          <w:sz w:val="24"/>
          <w:szCs w:val="24"/>
        </w:rPr>
        <w:t xml:space="preserve"> = 0.03</w:t>
      </w:r>
      <w:r w:rsidR="001D1701" w:rsidRPr="001D1701">
        <w:rPr>
          <w:rFonts w:ascii="Times New Roman" w:hAnsi="Times New Roman" w:cs="Times New Roman"/>
          <w:sz w:val="24"/>
          <w:szCs w:val="24"/>
          <w:lang w:val="en-US"/>
        </w:rPr>
        <w:t>) and</w:t>
      </w:r>
      <w:r w:rsidR="005469B1" w:rsidRPr="001D1701">
        <w:rPr>
          <w:rFonts w:ascii="Times New Roman" w:hAnsi="Times New Roman" w:cs="Times New Roman"/>
          <w:sz w:val="24"/>
          <w:szCs w:val="24"/>
          <w:lang w:val="en-US"/>
        </w:rPr>
        <w:t xml:space="preserve"> differed significantly from antioxidant (</w:t>
      </w:r>
      <w:bookmarkStart w:id="121" w:name="_Hlk211238009"/>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201D90" w:rsidRPr="00201D90">
        <w:rPr>
          <w:rFonts w:ascii="Times New Roman" w:hAnsi="Times New Roman" w:cs="Times New Roman"/>
          <w:sz w:val="24"/>
          <w:szCs w:val="24"/>
        </w:rPr>
        <w:t xml:space="preserve"> </w:t>
      </w:r>
      <w:bookmarkEnd w:id="121"/>
      <w:r w:rsidR="00201D90" w:rsidRPr="00201D90">
        <w:rPr>
          <w:rFonts w:ascii="Times New Roman" w:hAnsi="Times New Roman" w:cs="Times New Roman"/>
          <w:sz w:val="24"/>
          <w:szCs w:val="24"/>
        </w:rPr>
        <w:t xml:space="preserve">= -0.6, 95% CI: -1.51 to 0.31, </w:t>
      </w:r>
      <m:oMath>
        <m:r>
          <w:rPr>
            <w:rFonts w:ascii="Cambria Math" w:hAnsi="Cambria Math" w:cs="Times New Roman"/>
            <w:sz w:val="24"/>
            <w:szCs w:val="24"/>
          </w:rPr>
          <m:t>p</m:t>
        </m:r>
      </m:oMath>
      <w:r w:rsidR="00201D90" w:rsidRPr="00201D90">
        <w:rPr>
          <w:rFonts w:ascii="Times New Roman" w:hAnsi="Times New Roman" w:cs="Times New Roman"/>
          <w:sz w:val="24"/>
          <w:szCs w:val="24"/>
        </w:rPr>
        <w:t xml:space="preserve"> = 0.2</w:t>
      </w:r>
      <w:r w:rsidR="005469B1" w:rsidRPr="001D1701">
        <w:rPr>
          <w:rFonts w:ascii="Times New Roman" w:hAnsi="Times New Roman" w:cs="Times New Roman"/>
          <w:sz w:val="24"/>
          <w:szCs w:val="24"/>
          <w:lang w:val="en-US"/>
        </w:rPr>
        <w:t>) and metabolic capacity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201D90" w:rsidRPr="00201D90">
        <w:rPr>
          <w:rFonts w:ascii="Times New Roman" w:hAnsi="Times New Roman" w:cs="Times New Roman"/>
          <w:sz w:val="24"/>
          <w:szCs w:val="24"/>
        </w:rPr>
        <w:t xml:space="preserve"> = -0.51, 95% CI: -1.44 to 0.42, </w:t>
      </w:r>
      <m:oMath>
        <m:r>
          <w:rPr>
            <w:rFonts w:ascii="Cambria Math" w:hAnsi="Cambria Math" w:cs="Times New Roman"/>
            <w:sz w:val="24"/>
            <w:szCs w:val="24"/>
          </w:rPr>
          <m:t>p</m:t>
        </m:r>
      </m:oMath>
      <w:r w:rsidR="00201D90" w:rsidRPr="00201D90">
        <w:rPr>
          <w:rFonts w:ascii="Times New Roman" w:hAnsi="Times New Roman" w:cs="Times New Roman"/>
          <w:sz w:val="24"/>
          <w:szCs w:val="24"/>
        </w:rPr>
        <w:t xml:space="preserve"> = 0.29</w:t>
      </w:r>
      <w:r w:rsidR="00896B70" w:rsidRPr="001D1701">
        <w:rPr>
          <w:rFonts w:ascii="Times New Roman" w:hAnsi="Times New Roman" w:cs="Times New Roman"/>
          <w:sz w:val="24"/>
          <w:szCs w:val="24"/>
          <w:lang w:val="en-US"/>
        </w:rPr>
        <w:t>;</w:t>
      </w:r>
      <w:r w:rsidR="001D1701" w:rsidRPr="001D1701">
        <w:rPr>
          <w:rFonts w:ascii="Times New Roman" w:hAnsi="Times New Roman" w:cs="Times New Roman"/>
          <w:sz w:val="24"/>
          <w:szCs w:val="24"/>
          <w:lang w:val="en-US"/>
        </w:rPr>
        <w:t xml:space="preserve"> </w:t>
      </w:r>
      <w:r w:rsidR="005469B1" w:rsidRPr="001D1701">
        <w:rPr>
          <w:rFonts w:ascii="Times New Roman" w:hAnsi="Times New Roman" w:cs="Times New Roman"/>
          <w:sz w:val="24"/>
          <w:szCs w:val="24"/>
          <w:lang w:val="en-US"/>
        </w:rPr>
        <w:t>Fig</w:t>
      </w:r>
      <w:r w:rsidR="00FB1D1D">
        <w:rPr>
          <w:rFonts w:ascii="Times New Roman" w:hAnsi="Times New Roman" w:cs="Times New Roman"/>
          <w:sz w:val="24"/>
          <w:szCs w:val="24"/>
          <w:lang w:val="en-US"/>
        </w:rPr>
        <w:t>.</w:t>
      </w:r>
      <w:r w:rsidR="005469B1" w:rsidRPr="001D1701">
        <w:rPr>
          <w:rFonts w:ascii="Times New Roman" w:hAnsi="Times New Roman" w:cs="Times New Roman"/>
          <w:sz w:val="24"/>
          <w:szCs w:val="24"/>
          <w:lang w:val="en-US"/>
        </w:rPr>
        <w:t xml:space="preserve"> </w:t>
      </w:r>
      <w:r w:rsidR="00604406" w:rsidRPr="001D1701">
        <w:rPr>
          <w:rFonts w:ascii="Times New Roman" w:hAnsi="Times New Roman" w:cs="Times New Roman"/>
          <w:sz w:val="24"/>
          <w:szCs w:val="24"/>
          <w:lang w:val="en-US"/>
        </w:rPr>
        <w:t>5</w:t>
      </w:r>
      <w:r w:rsidR="00FB1D1D">
        <w:rPr>
          <w:rFonts w:ascii="Times New Roman" w:hAnsi="Times New Roman" w:cs="Times New Roman"/>
          <w:sz w:val="24"/>
          <w:szCs w:val="24"/>
          <w:lang w:val="en-US"/>
        </w:rPr>
        <w:t>C</w:t>
      </w:r>
      <w:r w:rsidR="005469B1" w:rsidRPr="001D1701">
        <w:rPr>
          <w:rFonts w:ascii="Times New Roman" w:hAnsi="Times New Roman" w:cs="Times New Roman"/>
          <w:sz w:val="24"/>
          <w:szCs w:val="24"/>
          <w:lang w:val="en-US"/>
        </w:rPr>
        <w:t>).</w:t>
      </w:r>
    </w:p>
    <w:p w14:paraId="6CCEBBD1" w14:textId="0C5BE69F" w:rsidR="005469B1" w:rsidRPr="00201D90" w:rsidRDefault="001D1701" w:rsidP="00F72AF8">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In fish and birds, p</w:t>
      </w:r>
      <w:r w:rsidR="00896B70">
        <w:rPr>
          <w:rFonts w:ascii="Times New Roman" w:hAnsi="Times New Roman" w:cs="Times New Roman"/>
          <w:sz w:val="24"/>
          <w:szCs w:val="24"/>
          <w:lang w:val="en-US"/>
        </w:rPr>
        <w:t>sychological d</w:t>
      </w:r>
      <w:r w:rsidR="005469B1" w:rsidRPr="005469B1">
        <w:rPr>
          <w:rFonts w:ascii="Times New Roman" w:hAnsi="Times New Roman" w:cs="Times New Roman"/>
          <w:sz w:val="24"/>
          <w:szCs w:val="24"/>
          <w:lang w:val="en-US"/>
        </w:rPr>
        <w:t>isturbance</w:t>
      </w:r>
      <w:r w:rsidR="00896B70">
        <w:rPr>
          <w:rFonts w:ascii="Times New Roman" w:hAnsi="Times New Roman" w:cs="Times New Roman"/>
          <w:sz w:val="24"/>
          <w:szCs w:val="24"/>
          <w:lang w:val="en-US"/>
        </w:rPr>
        <w:t xml:space="preserve"> was </w:t>
      </w:r>
      <w:r>
        <w:rPr>
          <w:rFonts w:ascii="Times New Roman" w:hAnsi="Times New Roman" w:cs="Times New Roman"/>
          <w:sz w:val="24"/>
          <w:szCs w:val="24"/>
          <w:lang w:val="en-US"/>
        </w:rPr>
        <w:t xml:space="preserve">only </w:t>
      </w:r>
      <w:r w:rsidR="00896B70">
        <w:rPr>
          <w:rFonts w:ascii="Times New Roman" w:hAnsi="Times New Roman" w:cs="Times New Roman"/>
          <w:sz w:val="24"/>
          <w:szCs w:val="24"/>
          <w:lang w:val="en-US"/>
        </w:rPr>
        <w:t xml:space="preserve">manipulated </w:t>
      </w:r>
      <w:r w:rsidR="005469B1" w:rsidRPr="005469B1">
        <w:rPr>
          <w:rFonts w:ascii="Times New Roman" w:hAnsi="Times New Roman" w:cs="Times New Roman"/>
          <w:sz w:val="24"/>
          <w:szCs w:val="24"/>
          <w:lang w:val="en-US"/>
        </w:rPr>
        <w:t>postnatally</w:t>
      </w:r>
      <w:r>
        <w:rPr>
          <w:rFonts w:ascii="Times New Roman" w:hAnsi="Times New Roman" w:cs="Times New Roman"/>
          <w:sz w:val="24"/>
          <w:szCs w:val="24"/>
          <w:lang w:val="en-US"/>
        </w:rPr>
        <w:t xml:space="preserve">. In contrast, </w:t>
      </w:r>
      <w:r w:rsidR="00896B70">
        <w:rPr>
          <w:rFonts w:ascii="Times New Roman" w:hAnsi="Times New Roman" w:cs="Times New Roman"/>
          <w:sz w:val="24"/>
          <w:szCs w:val="24"/>
          <w:lang w:val="en-US"/>
        </w:rPr>
        <w:t xml:space="preserve">psychological </w:t>
      </w:r>
      <w:r w:rsidR="005469B1" w:rsidRPr="005469B1">
        <w:rPr>
          <w:rFonts w:ascii="Times New Roman" w:hAnsi="Times New Roman" w:cs="Times New Roman"/>
          <w:sz w:val="24"/>
          <w:szCs w:val="24"/>
          <w:lang w:val="en-US"/>
        </w:rPr>
        <w:t>disturbance w</w:t>
      </w:r>
      <w:r w:rsidR="00896B70">
        <w:rPr>
          <w:rFonts w:ascii="Times New Roman" w:hAnsi="Times New Roman" w:cs="Times New Roman"/>
          <w:sz w:val="24"/>
          <w:szCs w:val="24"/>
          <w:lang w:val="en-US"/>
        </w:rPr>
        <w:t>as</w:t>
      </w:r>
      <w:r w:rsidR="005469B1" w:rsidRPr="005469B1">
        <w:rPr>
          <w:rFonts w:ascii="Times New Roman" w:hAnsi="Times New Roman" w:cs="Times New Roman"/>
          <w:sz w:val="24"/>
          <w:szCs w:val="24"/>
          <w:lang w:val="en-US"/>
        </w:rPr>
        <w:t xml:space="preserve"> also applied prenatally</w:t>
      </w:r>
      <w:r>
        <w:rPr>
          <w:rFonts w:ascii="Times New Roman" w:hAnsi="Times New Roman" w:cs="Times New Roman"/>
          <w:sz w:val="24"/>
          <w:szCs w:val="24"/>
          <w:lang w:val="en-US"/>
        </w:rPr>
        <w:t xml:space="preserve"> in studies with mammals</w:t>
      </w:r>
      <w:r w:rsidR="005469B1" w:rsidRPr="005469B1">
        <w:rPr>
          <w:rFonts w:ascii="Times New Roman" w:hAnsi="Times New Roman" w:cs="Times New Roman"/>
          <w:sz w:val="24"/>
          <w:szCs w:val="24"/>
          <w:lang w:val="en-US"/>
        </w:rPr>
        <w:t>. As such, there was some taxonomic bias. However, we did not find any significant differences among classes (</w:t>
      </w:r>
      <m:oMath>
        <m:sSub>
          <m:sSubPr>
            <m:ctrlPr>
              <w:rPr>
                <w:rFonts w:ascii="Cambria Math" w:hAnsi="Cambria Math" w:cs="Times New Roman"/>
                <w:sz w:val="24"/>
                <w:szCs w:val="24"/>
              </w:rPr>
            </m:ctrlPr>
          </m:sSubPr>
          <m:e>
            <m:r>
              <w:rPr>
                <w:rFonts w:ascii="Cambria Math" w:hAnsi="Cambria Math" w:cs="Times New Roman"/>
                <w:sz w:val="24"/>
                <w:szCs w:val="24"/>
              </w:rPr>
              <m:t>Q</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r>
                  <m:rPr>
                    <m:sty m:val="p"/>
                  </m:rPr>
                  <w:rPr>
                    <w:rFonts w:ascii="Cambria Math" w:hAnsi="Cambria Math" w:cs="Times New Roman"/>
                    <w:sz w:val="24"/>
                    <w:szCs w:val="24"/>
                  </w:rPr>
                  <m:t>,</m:t>
                </m:r>
                <m:r>
                  <w:rPr>
                    <w:rFonts w:ascii="Cambria Math" w:hAnsi="Cambria Math" w:cs="Times New Roman"/>
                    <w:sz w:val="24"/>
                    <w:szCs w:val="24"/>
                  </w:rPr>
                  <m:t>187</m:t>
                </m:r>
              </m:sub>
            </m:sSub>
          </m:sub>
        </m:sSub>
      </m:oMath>
      <w:r w:rsidR="00201D90" w:rsidRPr="00201D90">
        <w:rPr>
          <w:rFonts w:ascii="Times New Roman" w:hAnsi="Times New Roman" w:cs="Times New Roman"/>
          <w:sz w:val="24"/>
          <w:szCs w:val="24"/>
        </w:rPr>
        <w:t xml:space="preserve"> = 1.48, </w:t>
      </w:r>
      <m:oMath>
        <m:r>
          <w:rPr>
            <w:rFonts w:ascii="Cambria Math" w:hAnsi="Cambria Math" w:cs="Times New Roman"/>
            <w:sz w:val="24"/>
            <w:szCs w:val="24"/>
          </w:rPr>
          <m:t>p</m:t>
        </m:r>
      </m:oMath>
      <w:r w:rsidR="00201D90" w:rsidRPr="00201D90">
        <w:rPr>
          <w:rFonts w:ascii="Times New Roman" w:hAnsi="Times New Roman" w:cs="Times New Roman"/>
          <w:sz w:val="24"/>
          <w:szCs w:val="24"/>
        </w:rPr>
        <w:t xml:space="preserve"> = 0.23</w:t>
      </w:r>
      <w:r w:rsidR="005469B1" w:rsidRPr="001D1701">
        <w:rPr>
          <w:rFonts w:ascii="Times New Roman" w:hAnsi="Times New Roman" w:cs="Times New Roman"/>
          <w:sz w:val="24"/>
          <w:szCs w:val="24"/>
          <w:lang w:val="en-US"/>
        </w:rPr>
        <w:t>; Fig</w:t>
      </w:r>
      <w:r w:rsidR="00FB1D1D">
        <w:rPr>
          <w:rFonts w:ascii="Times New Roman" w:hAnsi="Times New Roman" w:cs="Times New Roman"/>
          <w:sz w:val="24"/>
          <w:szCs w:val="24"/>
          <w:lang w:val="en-US"/>
        </w:rPr>
        <w:t>.</w:t>
      </w:r>
      <w:r w:rsidR="005469B1" w:rsidRPr="001D1701">
        <w:rPr>
          <w:rFonts w:ascii="Times New Roman" w:hAnsi="Times New Roman" w:cs="Times New Roman"/>
          <w:sz w:val="24"/>
          <w:szCs w:val="24"/>
          <w:lang w:val="en-US"/>
        </w:rPr>
        <w:t xml:space="preserve"> </w:t>
      </w:r>
      <w:r w:rsidR="00604406" w:rsidRPr="001D1701">
        <w:rPr>
          <w:rFonts w:ascii="Times New Roman" w:hAnsi="Times New Roman" w:cs="Times New Roman"/>
          <w:sz w:val="24"/>
          <w:szCs w:val="24"/>
          <w:lang w:val="en-US"/>
        </w:rPr>
        <w:t>6</w:t>
      </w:r>
      <w:r w:rsidR="00FB1D1D">
        <w:rPr>
          <w:rFonts w:ascii="Times New Roman" w:hAnsi="Times New Roman" w:cs="Times New Roman"/>
          <w:sz w:val="24"/>
          <w:szCs w:val="24"/>
          <w:lang w:val="en-US"/>
        </w:rPr>
        <w:t>B</w:t>
      </w:r>
      <w:r w:rsidR="005469B1" w:rsidRPr="001D1701">
        <w:rPr>
          <w:rFonts w:ascii="Times New Roman" w:hAnsi="Times New Roman" w:cs="Times New Roman"/>
          <w:sz w:val="24"/>
          <w:szCs w:val="24"/>
          <w:lang w:val="en-US"/>
        </w:rPr>
        <w:t>). Despite</w:t>
      </w:r>
      <w:r w:rsidR="005469B1" w:rsidRPr="005469B1">
        <w:rPr>
          <w:rFonts w:ascii="Times New Roman" w:hAnsi="Times New Roman" w:cs="Times New Roman"/>
          <w:sz w:val="24"/>
          <w:szCs w:val="24"/>
          <w:lang w:val="en-US"/>
        </w:rPr>
        <w:t xml:space="preserve"> this, we found evidence that prenatal and postnatal disturbance stressors had different impacts on mitochondrial </w:t>
      </w:r>
      <w:r w:rsidR="00097A47">
        <w:rPr>
          <w:rFonts w:ascii="Times New Roman" w:hAnsi="Times New Roman" w:cs="Times New Roman"/>
          <w:sz w:val="24"/>
          <w:szCs w:val="24"/>
          <w:lang w:val="en-US"/>
        </w:rPr>
        <w:t xml:space="preserve">respiratory </w:t>
      </w:r>
      <w:r w:rsidR="005469B1" w:rsidRPr="005469B1">
        <w:rPr>
          <w:rFonts w:ascii="Times New Roman" w:hAnsi="Times New Roman" w:cs="Times New Roman"/>
          <w:sz w:val="24"/>
          <w:szCs w:val="24"/>
          <w:lang w:val="en-US"/>
        </w:rPr>
        <w:t xml:space="preserve">function. </w:t>
      </w:r>
      <w:r w:rsidR="00053BBF" w:rsidRPr="00053BBF">
        <w:rPr>
          <w:rFonts w:ascii="Times New Roman" w:hAnsi="Times New Roman" w:cs="Times New Roman"/>
          <w:sz w:val="24"/>
          <w:szCs w:val="24"/>
          <w:lang w:val="en-US"/>
        </w:rPr>
        <w:t xml:space="preserve">Overall, prenatal disturbance stressors had a larger negative impact on mitochondrial </w:t>
      </w:r>
      <w:r w:rsidR="00097A47">
        <w:rPr>
          <w:rFonts w:ascii="Times New Roman" w:hAnsi="Times New Roman" w:cs="Times New Roman"/>
          <w:sz w:val="24"/>
          <w:szCs w:val="24"/>
          <w:lang w:val="en-US"/>
        </w:rPr>
        <w:t xml:space="preserve">respiratory </w:t>
      </w:r>
      <w:r w:rsidR="00053BBF" w:rsidRPr="00053BBF">
        <w:rPr>
          <w:rFonts w:ascii="Times New Roman" w:hAnsi="Times New Roman" w:cs="Times New Roman"/>
          <w:sz w:val="24"/>
          <w:szCs w:val="24"/>
          <w:lang w:val="en-US"/>
        </w:rPr>
        <w:t>function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201D90" w:rsidRPr="00201D90">
        <w:rPr>
          <w:rFonts w:ascii="Times New Roman" w:hAnsi="Times New Roman" w:cs="Times New Roman"/>
          <w:sz w:val="24"/>
          <w:szCs w:val="24"/>
        </w:rPr>
        <w:t xml:space="preserve"> = -1.19, 95% CI = -2.07 to -0.31, </w:t>
      </w:r>
      <m:oMath>
        <m:r>
          <w:rPr>
            <w:rFonts w:ascii="Cambria Math" w:hAnsi="Cambria Math" w:cs="Times New Roman"/>
            <w:sz w:val="24"/>
            <w:szCs w:val="24"/>
          </w:rPr>
          <m:t>p</m:t>
        </m:r>
      </m:oMath>
      <w:r w:rsidR="00201D90" w:rsidRPr="00201D90">
        <w:rPr>
          <w:rFonts w:ascii="Times New Roman" w:hAnsi="Times New Roman" w:cs="Times New Roman"/>
          <w:sz w:val="24"/>
          <w:szCs w:val="24"/>
        </w:rPr>
        <w:t xml:space="preserve"> = 0.01</w:t>
      </w:r>
      <w:r w:rsidR="00053BBF" w:rsidRPr="00053BBF">
        <w:rPr>
          <w:rFonts w:ascii="Times New Roman" w:hAnsi="Times New Roman" w:cs="Times New Roman"/>
          <w:sz w:val="24"/>
          <w:szCs w:val="24"/>
          <w:lang w:val="en-US"/>
        </w:rPr>
        <w:t>), whereas postnatal disturbance stressors had a smaller negative impact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201D90" w:rsidRPr="00201D90">
        <w:rPr>
          <w:rFonts w:ascii="Times New Roman" w:hAnsi="Times New Roman" w:cs="Times New Roman"/>
          <w:sz w:val="24"/>
          <w:szCs w:val="24"/>
        </w:rPr>
        <w:t xml:space="preserve"> = -0.74, 95% </w:t>
      </w:r>
      <w:r w:rsidR="00201D90" w:rsidRPr="00201D90">
        <w:rPr>
          <w:rFonts w:ascii="Times New Roman" w:hAnsi="Times New Roman" w:cs="Times New Roman"/>
          <w:sz w:val="24"/>
          <w:szCs w:val="24"/>
        </w:rPr>
        <w:lastRenderedPageBreak/>
        <w:t xml:space="preserve">CI = -1.46 to -0.02, </w:t>
      </w:r>
      <m:oMath>
        <m:r>
          <w:rPr>
            <w:rFonts w:ascii="Cambria Math" w:hAnsi="Cambria Math" w:cs="Times New Roman"/>
            <w:sz w:val="24"/>
            <w:szCs w:val="24"/>
          </w:rPr>
          <m:t>p</m:t>
        </m:r>
      </m:oMath>
      <w:r w:rsidR="00201D90" w:rsidRPr="00201D90">
        <w:rPr>
          <w:rFonts w:ascii="Times New Roman" w:hAnsi="Times New Roman" w:cs="Times New Roman"/>
          <w:sz w:val="24"/>
          <w:szCs w:val="24"/>
        </w:rPr>
        <w:t xml:space="preserve"> = 0.04</w:t>
      </w:r>
      <w:r w:rsidR="00053BBF" w:rsidRPr="00053BBF">
        <w:rPr>
          <w:rFonts w:ascii="Times New Roman" w:hAnsi="Times New Roman" w:cs="Times New Roman"/>
          <w:sz w:val="24"/>
          <w:szCs w:val="24"/>
          <w:lang w:val="en-US"/>
        </w:rPr>
        <w:t>;</w:t>
      </w:r>
      <w:r w:rsidR="00FB1D1D">
        <w:rPr>
          <w:rFonts w:ascii="Times New Roman" w:hAnsi="Times New Roman" w:cs="Times New Roman"/>
          <w:sz w:val="24"/>
          <w:szCs w:val="24"/>
          <w:lang w:val="en-US"/>
        </w:rPr>
        <w:t xml:space="preserve"> </w:t>
      </w:r>
      <w:r w:rsidR="00053BBF" w:rsidRPr="00053BBF">
        <w:rPr>
          <w:rFonts w:ascii="Times New Roman" w:hAnsi="Times New Roman" w:cs="Times New Roman"/>
          <w:sz w:val="24"/>
          <w:szCs w:val="24"/>
          <w:lang w:val="en-US"/>
        </w:rPr>
        <w:t>Fig</w:t>
      </w:r>
      <w:r w:rsidR="00FB1D1D">
        <w:rPr>
          <w:rFonts w:ascii="Times New Roman" w:hAnsi="Times New Roman" w:cs="Times New Roman"/>
          <w:sz w:val="24"/>
          <w:szCs w:val="24"/>
          <w:lang w:val="en-US"/>
        </w:rPr>
        <w:t>.</w:t>
      </w:r>
      <w:r w:rsidR="00053BBF" w:rsidRPr="00053BBF">
        <w:rPr>
          <w:rFonts w:ascii="Times New Roman" w:hAnsi="Times New Roman" w:cs="Times New Roman"/>
          <w:sz w:val="24"/>
          <w:szCs w:val="24"/>
          <w:lang w:val="en-US"/>
        </w:rPr>
        <w:t xml:space="preserve"> 7</w:t>
      </w:r>
      <w:r w:rsidR="00FB1D1D">
        <w:rPr>
          <w:rFonts w:ascii="Times New Roman" w:hAnsi="Times New Roman" w:cs="Times New Roman"/>
          <w:sz w:val="24"/>
          <w:szCs w:val="24"/>
          <w:lang w:val="en-US"/>
        </w:rPr>
        <w:t>B</w:t>
      </w:r>
      <w:r w:rsidR="00053BBF" w:rsidRPr="00053BBF">
        <w:rPr>
          <w:rFonts w:ascii="Times New Roman" w:hAnsi="Times New Roman" w:cs="Times New Roman"/>
          <w:sz w:val="24"/>
          <w:szCs w:val="24"/>
          <w:lang w:val="en-US"/>
        </w:rPr>
        <w:t>), but these were not significantly different from each other (</w:t>
      </w:r>
      <w:r w:rsidR="00201D90" w:rsidRPr="00201D90">
        <w:rPr>
          <w:rFonts w:ascii="Times New Roman" w:hAnsi="Times New Roman" w:cs="Times New Roman"/>
          <w:sz w:val="24"/>
          <w:szCs w:val="24"/>
        </w:rPr>
        <w:t xml:space="preserve">Contrast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201D90" w:rsidRPr="00201D90">
        <w:rPr>
          <w:rFonts w:ascii="Times New Roman" w:hAnsi="Times New Roman" w:cs="Times New Roman"/>
          <w:sz w:val="24"/>
          <w:szCs w:val="24"/>
        </w:rPr>
        <w:t xml:space="preserve"> = -0.45, 95% CI = -1.55 to 0.65, </w:t>
      </w:r>
      <m:oMath>
        <m:r>
          <w:rPr>
            <w:rFonts w:ascii="Cambria Math" w:hAnsi="Cambria Math" w:cs="Times New Roman"/>
            <w:sz w:val="24"/>
            <w:szCs w:val="24"/>
          </w:rPr>
          <m:t>p</m:t>
        </m:r>
      </m:oMath>
      <w:r w:rsidR="00201D90" w:rsidRPr="00201D90">
        <w:rPr>
          <w:rFonts w:ascii="Times New Roman" w:hAnsi="Times New Roman" w:cs="Times New Roman"/>
          <w:sz w:val="24"/>
          <w:szCs w:val="24"/>
        </w:rPr>
        <w:t xml:space="preserve"> = 0.42</w:t>
      </w:r>
      <w:r w:rsidR="00053BBF" w:rsidRPr="00053BBF">
        <w:rPr>
          <w:rFonts w:ascii="Times New Roman" w:hAnsi="Times New Roman" w:cs="Times New Roman"/>
          <w:sz w:val="24"/>
          <w:szCs w:val="24"/>
          <w:lang w:val="en-US"/>
        </w:rPr>
        <w:t>; Fi</w:t>
      </w:r>
      <w:r w:rsidR="00FB1D1D">
        <w:rPr>
          <w:rFonts w:ascii="Times New Roman" w:hAnsi="Times New Roman" w:cs="Times New Roman"/>
          <w:sz w:val="24"/>
          <w:szCs w:val="24"/>
          <w:lang w:val="en-US"/>
        </w:rPr>
        <w:t>g.</w:t>
      </w:r>
      <w:r w:rsidR="00053BBF" w:rsidRPr="00053BBF">
        <w:rPr>
          <w:rFonts w:ascii="Times New Roman" w:hAnsi="Times New Roman" w:cs="Times New Roman"/>
          <w:sz w:val="24"/>
          <w:szCs w:val="24"/>
          <w:lang w:val="en-US"/>
        </w:rPr>
        <w:t xml:space="preserve"> 7</w:t>
      </w:r>
      <w:r w:rsidR="00FB1D1D" w:rsidRPr="000A668D">
        <w:rPr>
          <w:rFonts w:ascii="Times New Roman" w:hAnsi="Times New Roman" w:cs="Times New Roman"/>
          <w:sz w:val="24"/>
          <w:szCs w:val="24"/>
          <w:lang w:val="en-US"/>
        </w:rPr>
        <w:t>B</w:t>
      </w:r>
      <w:r w:rsidR="00053BBF" w:rsidRPr="000A668D">
        <w:rPr>
          <w:rFonts w:ascii="Times New Roman" w:hAnsi="Times New Roman" w:cs="Times New Roman"/>
          <w:sz w:val="24"/>
          <w:szCs w:val="24"/>
          <w:lang w:val="en-US"/>
        </w:rPr>
        <w:t>).</w:t>
      </w:r>
      <w:r w:rsidR="00201D90" w:rsidRPr="000A668D">
        <w:rPr>
          <w:rFonts w:ascii="Times New Roman" w:hAnsi="Times New Roman" w:cs="Times New Roman"/>
          <w:sz w:val="24"/>
          <w:szCs w:val="24"/>
          <w:lang w:val="en-US"/>
        </w:rPr>
        <w:t xml:space="preserve"> </w:t>
      </w:r>
    </w:p>
    <w:p w14:paraId="2269A259" w14:textId="77777777" w:rsidR="005469B1" w:rsidRDefault="005469B1" w:rsidP="005469B1">
      <w:pPr>
        <w:spacing w:line="480" w:lineRule="auto"/>
        <w:rPr>
          <w:rFonts w:ascii="Times New Roman" w:hAnsi="Times New Roman" w:cs="Times New Roman"/>
          <w:sz w:val="24"/>
          <w:szCs w:val="24"/>
          <w:lang w:val="en-US"/>
        </w:rPr>
      </w:pPr>
    </w:p>
    <w:p w14:paraId="4E21E368" w14:textId="00F26317" w:rsidR="00F72AF8" w:rsidRPr="00F72AF8" w:rsidRDefault="00F72AF8" w:rsidP="00D72B71">
      <w:pPr>
        <w:pStyle w:val="Heading2"/>
      </w:pPr>
      <w:bookmarkStart w:id="122" w:name="_Toc211373591"/>
      <w:bookmarkStart w:id="123" w:name="_Hlk210987179"/>
      <w:r w:rsidRPr="00F72AF8">
        <w:t>(</w:t>
      </w:r>
      <w:r w:rsidR="00103DD0">
        <w:t>4</w:t>
      </w:r>
      <w:r w:rsidRPr="00F72AF8">
        <w:t xml:space="preserve">) Nutritional imbalance – impacts on mitochondrial </w:t>
      </w:r>
      <w:r w:rsidR="00097A47">
        <w:t xml:space="preserve">respiratory </w:t>
      </w:r>
      <w:r w:rsidRPr="00F72AF8">
        <w:t>function</w:t>
      </w:r>
      <w:bookmarkEnd w:id="122"/>
    </w:p>
    <w:bookmarkEnd w:id="123"/>
    <w:p w14:paraId="366A5715" w14:textId="59BF37D5" w:rsidR="00F72AF8" w:rsidRPr="00F72AF8" w:rsidRDefault="00F72AF8" w:rsidP="00F72AF8">
      <w:pPr>
        <w:spacing w:line="480" w:lineRule="auto"/>
        <w:rPr>
          <w:rFonts w:ascii="Times New Roman" w:hAnsi="Times New Roman" w:cs="Times New Roman"/>
          <w:sz w:val="24"/>
          <w:szCs w:val="24"/>
          <w:lang w:val="en-US"/>
        </w:rPr>
      </w:pPr>
      <w:r w:rsidRPr="001D1701">
        <w:rPr>
          <w:rFonts w:ascii="Times New Roman" w:hAnsi="Times New Roman" w:cs="Times New Roman"/>
          <w:sz w:val="24"/>
          <w:szCs w:val="24"/>
          <w:lang w:val="en-US"/>
        </w:rPr>
        <w:t xml:space="preserve">Nutritional </w:t>
      </w:r>
      <w:r w:rsidR="00E72B11" w:rsidRPr="001D1701">
        <w:rPr>
          <w:rFonts w:ascii="Times New Roman" w:hAnsi="Times New Roman" w:cs="Times New Roman"/>
          <w:sz w:val="24"/>
          <w:szCs w:val="24"/>
          <w:lang w:val="en-US"/>
        </w:rPr>
        <w:t>imbalance</w:t>
      </w:r>
      <w:r w:rsidRPr="001D1701">
        <w:rPr>
          <w:rFonts w:ascii="Times New Roman" w:hAnsi="Times New Roman" w:cs="Times New Roman"/>
          <w:sz w:val="24"/>
          <w:szCs w:val="24"/>
          <w:lang w:val="en-US"/>
        </w:rPr>
        <w:t xml:space="preserve"> during development had a weaker negative impact on mitochondrial </w:t>
      </w:r>
      <w:r w:rsidR="00097A47">
        <w:rPr>
          <w:rFonts w:ascii="Times New Roman" w:hAnsi="Times New Roman" w:cs="Times New Roman"/>
          <w:sz w:val="24"/>
          <w:szCs w:val="24"/>
          <w:lang w:val="en-US"/>
        </w:rPr>
        <w:t xml:space="preserve">respiratory </w:t>
      </w:r>
      <w:r w:rsidRPr="001D1701">
        <w:rPr>
          <w:rFonts w:ascii="Times New Roman" w:hAnsi="Times New Roman" w:cs="Times New Roman"/>
          <w:sz w:val="24"/>
          <w:szCs w:val="24"/>
          <w:lang w:val="en-US"/>
        </w:rPr>
        <w:t xml:space="preserve">function </w:t>
      </w:r>
      <w:r w:rsidR="00896B70" w:rsidRPr="001D1701">
        <w:rPr>
          <w:rFonts w:ascii="Times New Roman" w:hAnsi="Times New Roman" w:cs="Times New Roman"/>
          <w:sz w:val="24"/>
          <w:szCs w:val="24"/>
          <w:lang w:val="en-US"/>
        </w:rPr>
        <w:t>compared to other categories of developmental stressors</w:t>
      </w:r>
      <w:r w:rsidRPr="001D1701">
        <w:rPr>
          <w:rFonts w:ascii="Times New Roman" w:hAnsi="Times New Roman" w:cs="Times New Roman"/>
          <w:sz w:val="24"/>
          <w:szCs w:val="24"/>
          <w:lang w:val="en-US"/>
        </w:rPr>
        <w:t xml:space="preserve">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87395F" w:rsidRPr="003E46ED">
        <w:rPr>
          <w:rFonts w:ascii="Times New Roman" w:hAnsi="Times New Roman" w:cs="Times New Roman"/>
          <w:sz w:val="24"/>
          <w:szCs w:val="24"/>
        </w:rPr>
        <w:t xml:space="preserve"> = -0.38, 95% CI = -1.03 to 0.27, </w:t>
      </w:r>
      <m:oMath>
        <m:r>
          <w:rPr>
            <w:rFonts w:ascii="Cambria Math" w:hAnsi="Cambria Math" w:cs="Times New Roman"/>
            <w:sz w:val="24"/>
            <w:szCs w:val="24"/>
          </w:rPr>
          <m:t>p</m:t>
        </m:r>
      </m:oMath>
      <w:r w:rsidR="0087395F" w:rsidRPr="003E46ED">
        <w:rPr>
          <w:rFonts w:ascii="Times New Roman" w:hAnsi="Times New Roman" w:cs="Times New Roman"/>
          <w:sz w:val="24"/>
          <w:szCs w:val="24"/>
        </w:rPr>
        <w:t xml:space="preserve"> = 0.25</w:t>
      </w:r>
      <w:r w:rsidRPr="001D1701">
        <w:rPr>
          <w:rFonts w:ascii="Times New Roman" w:hAnsi="Times New Roman" w:cs="Times New Roman"/>
          <w:sz w:val="24"/>
          <w:szCs w:val="24"/>
          <w:lang w:val="en-US"/>
        </w:rPr>
        <w:t>; Fig</w:t>
      </w:r>
      <w:r w:rsidR="00FB1D1D">
        <w:rPr>
          <w:rFonts w:ascii="Times New Roman" w:hAnsi="Times New Roman" w:cs="Times New Roman"/>
          <w:sz w:val="24"/>
          <w:szCs w:val="24"/>
          <w:lang w:val="en-US"/>
        </w:rPr>
        <w:t>.</w:t>
      </w:r>
      <w:r w:rsidRPr="001D1701">
        <w:rPr>
          <w:rFonts w:ascii="Times New Roman" w:hAnsi="Times New Roman" w:cs="Times New Roman"/>
          <w:sz w:val="24"/>
          <w:szCs w:val="24"/>
          <w:lang w:val="en-US"/>
        </w:rPr>
        <w:t xml:space="preserve"> </w:t>
      </w:r>
      <w:r w:rsidR="00604406" w:rsidRPr="001D1701">
        <w:rPr>
          <w:rFonts w:ascii="Times New Roman" w:hAnsi="Times New Roman" w:cs="Times New Roman"/>
          <w:sz w:val="24"/>
          <w:szCs w:val="24"/>
          <w:lang w:val="en-US"/>
        </w:rPr>
        <w:t>4</w:t>
      </w:r>
      <w:r w:rsidR="00FB1D1D">
        <w:rPr>
          <w:rFonts w:ascii="Times New Roman" w:hAnsi="Times New Roman" w:cs="Times New Roman"/>
          <w:sz w:val="24"/>
          <w:szCs w:val="24"/>
          <w:lang w:val="en-US"/>
        </w:rPr>
        <w:t>D</w:t>
      </w:r>
      <w:r w:rsidRPr="001D1701">
        <w:rPr>
          <w:rFonts w:ascii="Times New Roman" w:hAnsi="Times New Roman" w:cs="Times New Roman"/>
          <w:sz w:val="24"/>
          <w:szCs w:val="24"/>
          <w:lang w:val="en-US"/>
        </w:rPr>
        <w:t xml:space="preserve">). </w:t>
      </w:r>
      <w:r w:rsidR="0087395F">
        <w:rPr>
          <w:rFonts w:ascii="Times New Roman" w:hAnsi="Times New Roman" w:cs="Times New Roman"/>
          <w:sz w:val="24"/>
          <w:szCs w:val="24"/>
          <w:lang w:val="en-US"/>
        </w:rPr>
        <w:t xml:space="preserve">We found </w:t>
      </w:r>
      <w:r w:rsidRPr="001D1701">
        <w:rPr>
          <w:rFonts w:ascii="Times New Roman" w:hAnsi="Times New Roman" w:cs="Times New Roman"/>
          <w:sz w:val="24"/>
          <w:szCs w:val="24"/>
          <w:lang w:val="en-US"/>
        </w:rPr>
        <w:t>evidence for publication bias</w:t>
      </w:r>
      <w:r w:rsidR="006762D2">
        <w:rPr>
          <w:rFonts w:ascii="Times New Roman" w:hAnsi="Times New Roman" w:cs="Times New Roman"/>
          <w:sz w:val="24"/>
          <w:szCs w:val="24"/>
          <w:lang w:val="en-US"/>
        </w:rPr>
        <w:t xml:space="preserve"> (Supplemental Figure 1)</w:t>
      </w:r>
      <w:r w:rsidRPr="001D1701">
        <w:rPr>
          <w:rFonts w:ascii="Times New Roman" w:hAnsi="Times New Roman" w:cs="Times New Roman"/>
          <w:sz w:val="24"/>
          <w:szCs w:val="24"/>
          <w:lang w:val="en-US"/>
        </w:rPr>
        <w:t>. Corrected meta-analytic mean estimates, if publication bias were indeed present, may instead be slightly positive, but remain non-</w:t>
      </w:r>
      <w:r w:rsidRPr="0087395F">
        <w:rPr>
          <w:rFonts w:ascii="Times New Roman" w:hAnsi="Times New Roman" w:cs="Times New Roman"/>
          <w:sz w:val="24"/>
          <w:szCs w:val="24"/>
          <w:lang w:val="en-US"/>
        </w:rPr>
        <w:t>significant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87395F" w:rsidRPr="003E46ED">
        <w:rPr>
          <w:rFonts w:ascii="Times New Roman" w:hAnsi="Times New Roman" w:cs="Times New Roman"/>
          <w:sz w:val="24"/>
          <w:szCs w:val="24"/>
        </w:rPr>
        <w:t xml:space="preserve"> = 0.17, 95% CI = -0.58 to 0.91, </w:t>
      </w:r>
      <m:oMath>
        <m:r>
          <w:rPr>
            <w:rFonts w:ascii="Cambria Math" w:hAnsi="Cambria Math" w:cs="Times New Roman"/>
            <w:sz w:val="24"/>
            <w:szCs w:val="24"/>
          </w:rPr>
          <m:t>p</m:t>
        </m:r>
      </m:oMath>
      <w:r w:rsidR="0087395F" w:rsidRPr="003E46ED">
        <w:rPr>
          <w:rFonts w:ascii="Times New Roman" w:hAnsi="Times New Roman" w:cs="Times New Roman"/>
          <w:sz w:val="24"/>
          <w:szCs w:val="24"/>
        </w:rPr>
        <w:t xml:space="preserve"> = 0.66</w:t>
      </w:r>
      <w:r w:rsidR="001D1701" w:rsidRPr="001D1701">
        <w:rPr>
          <w:rFonts w:ascii="Times New Roman" w:hAnsi="Times New Roman" w:cs="Times New Roman"/>
          <w:sz w:val="24"/>
          <w:szCs w:val="24"/>
          <w:lang w:val="en-US"/>
        </w:rPr>
        <w:t xml:space="preserve">; </w:t>
      </w:r>
      <w:r w:rsidRPr="001D1701">
        <w:rPr>
          <w:rFonts w:ascii="Times New Roman" w:hAnsi="Times New Roman" w:cs="Times New Roman"/>
          <w:sz w:val="24"/>
          <w:szCs w:val="24"/>
          <w:lang w:val="en-US"/>
        </w:rPr>
        <w:t xml:space="preserve">See Supplementary Materials). Effect heterogeneity was high (95% Prediction Intervals: -2.85 to 2.08; Table </w:t>
      </w:r>
      <w:r w:rsidR="005630A5" w:rsidRPr="001D1701">
        <w:rPr>
          <w:rFonts w:ascii="Times New Roman" w:hAnsi="Times New Roman" w:cs="Times New Roman"/>
          <w:sz w:val="24"/>
          <w:szCs w:val="24"/>
          <w:lang w:val="en-US"/>
        </w:rPr>
        <w:t>3</w:t>
      </w:r>
      <w:r w:rsidRPr="001D1701">
        <w:rPr>
          <w:rFonts w:ascii="Times New Roman" w:hAnsi="Times New Roman" w:cs="Times New Roman"/>
          <w:sz w:val="24"/>
          <w:szCs w:val="24"/>
          <w:lang w:val="en-US"/>
        </w:rPr>
        <w:t xml:space="preserve">; see </w:t>
      </w:r>
      <w:r w:rsidR="00BF279A">
        <w:rPr>
          <w:rFonts w:ascii="Times New Roman" w:hAnsi="Times New Roman" w:cs="Times New Roman"/>
          <w:sz w:val="24"/>
          <w:szCs w:val="24"/>
          <w:lang w:val="en-US"/>
        </w:rPr>
        <w:t xml:space="preserve">Supplemental </w:t>
      </w:r>
      <w:r w:rsidRPr="001D1701">
        <w:rPr>
          <w:rFonts w:ascii="Times New Roman" w:hAnsi="Times New Roman" w:cs="Times New Roman"/>
          <w:sz w:val="24"/>
          <w:szCs w:val="24"/>
          <w:lang w:val="en-US"/>
        </w:rPr>
        <w:t>Table</w:t>
      </w:r>
      <w:r w:rsidR="00BF279A">
        <w:rPr>
          <w:rFonts w:ascii="Times New Roman" w:hAnsi="Times New Roman" w:cs="Times New Roman"/>
          <w:sz w:val="24"/>
          <w:szCs w:val="24"/>
          <w:lang w:val="en-US"/>
        </w:rPr>
        <w:t>s</w:t>
      </w:r>
      <w:r w:rsidRPr="001D1701">
        <w:rPr>
          <w:rFonts w:ascii="Times New Roman" w:hAnsi="Times New Roman" w:cs="Times New Roman"/>
          <w:sz w:val="24"/>
          <w:szCs w:val="24"/>
          <w:lang w:val="en-US"/>
        </w:rPr>
        <w:t xml:space="preserve"> </w:t>
      </w:r>
      <w:r w:rsidR="00BF279A">
        <w:rPr>
          <w:rFonts w:ascii="Times New Roman" w:hAnsi="Times New Roman" w:cs="Times New Roman"/>
          <w:sz w:val="24"/>
          <w:szCs w:val="24"/>
          <w:lang w:val="en-US"/>
        </w:rPr>
        <w:t>1 and 2</w:t>
      </w:r>
      <w:r w:rsidRPr="001D1701">
        <w:rPr>
          <w:rFonts w:ascii="Times New Roman" w:hAnsi="Times New Roman" w:cs="Times New Roman"/>
          <w:sz w:val="24"/>
          <w:szCs w:val="24"/>
          <w:lang w:val="en-US"/>
        </w:rPr>
        <w:t>), with variation being driven by differences between studies (</w:t>
      </w:r>
      <m:oMath>
        <m:sSubSup>
          <m:sSubSupPr>
            <m:ctrlPr>
              <w:rPr>
                <w:rFonts w:ascii="Cambria Math" w:hAnsi="Cambria Math" w:cs="Times New Roman"/>
                <w:sz w:val="24"/>
                <w:szCs w:val="24"/>
              </w:rPr>
            </m:ctrlPr>
          </m:sSubSupPr>
          <m:e>
            <m:r>
              <w:rPr>
                <w:rFonts w:ascii="Cambria Math" w:hAnsi="Cambria Math" w:cs="Times New Roman"/>
                <w:sz w:val="24"/>
                <w:szCs w:val="24"/>
              </w:rPr>
              <m:t>I</m:t>
            </m:r>
          </m:e>
          <m:sub>
            <m:r>
              <w:rPr>
                <w:rFonts w:ascii="Cambria Math" w:hAnsi="Cambria Math" w:cs="Times New Roman"/>
                <w:sz w:val="24"/>
                <w:szCs w:val="24"/>
              </w:rPr>
              <m:t>study</m:t>
            </m:r>
          </m:sub>
          <m:sup>
            <m:r>
              <w:rPr>
                <w:rFonts w:ascii="Cambria Math" w:hAnsi="Cambria Math" w:cs="Times New Roman"/>
                <w:sz w:val="24"/>
                <w:szCs w:val="24"/>
              </w:rPr>
              <m:t>2</m:t>
            </m:r>
          </m:sup>
        </m:sSubSup>
      </m:oMath>
      <w:r w:rsidR="0087395F" w:rsidRPr="003E46ED">
        <w:rPr>
          <w:rFonts w:ascii="Times New Roman" w:hAnsi="Times New Roman" w:cs="Times New Roman"/>
          <w:sz w:val="24"/>
          <w:szCs w:val="24"/>
        </w:rPr>
        <w:t xml:space="preserve"> = 8.57%</w:t>
      </w:r>
      <w:r w:rsidR="009C1415">
        <w:rPr>
          <w:rFonts w:ascii="Times New Roman" w:hAnsi="Times New Roman" w:cs="Times New Roman"/>
          <w:sz w:val="24"/>
          <w:szCs w:val="24"/>
        </w:rPr>
        <w:t xml:space="preserve">, </w:t>
      </w:r>
      <w:r w:rsidRPr="001D1701">
        <w:rPr>
          <w:rFonts w:ascii="Times New Roman" w:hAnsi="Times New Roman" w:cs="Times New Roman"/>
          <w:sz w:val="24"/>
          <w:szCs w:val="24"/>
          <w:lang w:val="en-US"/>
        </w:rPr>
        <w:t>phylogeny (</w:t>
      </w:r>
      <m:oMath>
        <m:sSubSup>
          <m:sSubSupPr>
            <m:ctrlPr>
              <w:rPr>
                <w:rFonts w:ascii="Cambria Math" w:hAnsi="Cambria Math" w:cs="Times New Roman"/>
                <w:sz w:val="24"/>
                <w:szCs w:val="24"/>
              </w:rPr>
            </m:ctrlPr>
          </m:sSubSupPr>
          <m:e>
            <m:r>
              <w:rPr>
                <w:rFonts w:ascii="Cambria Math" w:hAnsi="Cambria Math" w:cs="Times New Roman"/>
                <w:sz w:val="24"/>
                <w:szCs w:val="24"/>
              </w:rPr>
              <m:t>I</m:t>
            </m:r>
          </m:e>
          <m:sub>
            <m:r>
              <w:rPr>
                <w:rFonts w:ascii="Cambria Math" w:hAnsi="Cambria Math" w:cs="Times New Roman"/>
                <w:sz w:val="24"/>
                <w:szCs w:val="24"/>
              </w:rPr>
              <m:t>phylogeny</m:t>
            </m:r>
          </m:sub>
          <m:sup>
            <m:r>
              <w:rPr>
                <w:rFonts w:ascii="Cambria Math" w:hAnsi="Cambria Math" w:cs="Times New Roman"/>
                <w:sz w:val="24"/>
                <w:szCs w:val="24"/>
              </w:rPr>
              <m:t>2</m:t>
            </m:r>
          </m:sup>
        </m:sSubSup>
      </m:oMath>
      <w:r w:rsidR="0087395F" w:rsidRPr="003E46ED">
        <w:rPr>
          <w:rFonts w:ascii="Times New Roman" w:hAnsi="Times New Roman" w:cs="Times New Roman"/>
          <w:sz w:val="24"/>
          <w:szCs w:val="24"/>
        </w:rPr>
        <w:t xml:space="preserve"> = 13.21%</w:t>
      </w:r>
      <w:r w:rsidR="009C1415">
        <w:rPr>
          <w:rFonts w:ascii="Times New Roman" w:hAnsi="Times New Roman" w:cs="Times New Roman"/>
          <w:sz w:val="24"/>
          <w:szCs w:val="24"/>
        </w:rPr>
        <w:t xml:space="preserve">, </w:t>
      </w:r>
      <w:r w:rsidRPr="001D1701">
        <w:rPr>
          <w:rFonts w:ascii="Times New Roman" w:hAnsi="Times New Roman" w:cs="Times New Roman"/>
          <w:sz w:val="24"/>
          <w:szCs w:val="24"/>
          <w:lang w:val="en-US"/>
        </w:rPr>
        <w:t xml:space="preserve">and </w:t>
      </w:r>
      <w:ins w:id="124" w:author="Ondi Crino" w:date="2026-01-27T09:52:00Z" w16du:dateUtc="2026-01-26T23:22:00Z">
        <w:r w:rsidR="00572C41">
          <w:rPr>
            <w:rFonts w:ascii="Times New Roman" w:hAnsi="Times New Roman" w:cs="Times New Roman"/>
            <w:sz w:val="24"/>
            <w:szCs w:val="24"/>
            <w:lang w:val="en-US"/>
          </w:rPr>
          <w:t>matrix</w:t>
        </w:r>
      </w:ins>
      <w:del w:id="125" w:author="Ondi Crino" w:date="2026-01-27T09:52:00Z" w16du:dateUtc="2026-01-26T23:22:00Z">
        <w:r w:rsidRPr="001D1701" w:rsidDel="00572C41">
          <w:rPr>
            <w:rFonts w:ascii="Times New Roman" w:hAnsi="Times New Roman" w:cs="Times New Roman"/>
            <w:sz w:val="24"/>
            <w:szCs w:val="24"/>
            <w:lang w:val="en-US"/>
          </w:rPr>
          <w:delText>tissue</w:delText>
        </w:r>
      </w:del>
      <w:r w:rsidRPr="001D1701">
        <w:rPr>
          <w:rFonts w:ascii="Times New Roman" w:hAnsi="Times New Roman" w:cs="Times New Roman"/>
          <w:sz w:val="24"/>
          <w:szCs w:val="24"/>
          <w:lang w:val="en-US"/>
        </w:rPr>
        <w:t xml:space="preserve"> (</w:t>
      </w:r>
      <m:oMath>
        <m:sSubSup>
          <m:sSubSupPr>
            <m:ctrlPr>
              <w:rPr>
                <w:rFonts w:ascii="Cambria Math" w:hAnsi="Cambria Math" w:cs="Times New Roman"/>
                <w:sz w:val="24"/>
                <w:szCs w:val="24"/>
              </w:rPr>
            </m:ctrlPr>
          </m:sSubSupPr>
          <m:e>
            <m:r>
              <w:rPr>
                <w:rFonts w:ascii="Cambria Math" w:hAnsi="Cambria Math" w:cs="Times New Roman"/>
                <w:sz w:val="24"/>
                <w:szCs w:val="24"/>
              </w:rPr>
              <m:t>I</m:t>
            </m:r>
          </m:e>
          <m:sub>
            <m:r>
              <w:ins w:id="126" w:author="Ondi Crino" w:date="2026-01-27T09:52:00Z" w16du:dateUtc="2026-01-26T23:22:00Z">
                <w:rPr>
                  <w:rFonts w:ascii="Cambria Math" w:hAnsi="Cambria Math" w:cs="Times New Roman"/>
                  <w:sz w:val="24"/>
                  <w:szCs w:val="24"/>
                </w:rPr>
                <m:t>matrix</m:t>
              </w:ins>
            </m:r>
            <m:r>
              <w:del w:id="127" w:author="Ondi Crino" w:date="2026-01-27T09:52:00Z" w16du:dateUtc="2026-01-26T23:22:00Z">
                <w:rPr>
                  <w:rFonts w:ascii="Cambria Math" w:hAnsi="Cambria Math" w:cs="Times New Roman"/>
                  <w:sz w:val="24"/>
                  <w:szCs w:val="24"/>
                </w:rPr>
                <m:t>tissue</m:t>
              </w:del>
            </m:r>
          </m:sub>
          <m:sup>
            <m:r>
              <w:rPr>
                <w:rFonts w:ascii="Cambria Math" w:hAnsi="Cambria Math" w:cs="Times New Roman"/>
                <w:sz w:val="24"/>
                <w:szCs w:val="24"/>
              </w:rPr>
              <m:t>2</m:t>
            </m:r>
          </m:sup>
        </m:sSubSup>
      </m:oMath>
      <w:r w:rsidR="0087395F" w:rsidRPr="003E46ED">
        <w:rPr>
          <w:rFonts w:ascii="Times New Roman" w:hAnsi="Times New Roman" w:cs="Times New Roman"/>
          <w:sz w:val="24"/>
          <w:szCs w:val="24"/>
        </w:rPr>
        <w:t xml:space="preserve"> = 10.29%</w:t>
      </w:r>
      <w:r w:rsidR="004E303C" w:rsidRPr="001D1701">
        <w:rPr>
          <w:rFonts w:ascii="Times New Roman" w:hAnsi="Times New Roman" w:cs="Times New Roman"/>
          <w:sz w:val="24"/>
          <w:szCs w:val="24"/>
          <w:lang w:val="en-US"/>
        </w:rPr>
        <w:t xml:space="preserve">; </w:t>
      </w:r>
      <w:r w:rsidRPr="001D1701">
        <w:rPr>
          <w:rFonts w:ascii="Times New Roman" w:hAnsi="Times New Roman" w:cs="Times New Roman"/>
          <w:sz w:val="24"/>
          <w:szCs w:val="24"/>
          <w:lang w:val="en-US"/>
        </w:rPr>
        <w:t xml:space="preserve">Table </w:t>
      </w:r>
      <w:r w:rsidR="005630A5" w:rsidRPr="001D1701">
        <w:rPr>
          <w:rFonts w:ascii="Times New Roman" w:hAnsi="Times New Roman" w:cs="Times New Roman"/>
          <w:sz w:val="24"/>
          <w:szCs w:val="24"/>
          <w:lang w:val="en-US"/>
        </w:rPr>
        <w:t>3</w:t>
      </w:r>
      <w:r w:rsidRPr="001D1701">
        <w:rPr>
          <w:rFonts w:ascii="Times New Roman" w:hAnsi="Times New Roman" w:cs="Times New Roman"/>
          <w:sz w:val="24"/>
          <w:szCs w:val="24"/>
          <w:lang w:val="en-US"/>
        </w:rPr>
        <w:t>).</w:t>
      </w:r>
    </w:p>
    <w:p w14:paraId="597EFDE4" w14:textId="49FB2427" w:rsidR="00F72AF8" w:rsidRDefault="00F72AF8" w:rsidP="00F72AF8">
      <w:pPr>
        <w:spacing w:line="480" w:lineRule="auto"/>
        <w:ind w:firstLine="720"/>
        <w:rPr>
          <w:rFonts w:ascii="Times New Roman" w:hAnsi="Times New Roman" w:cs="Times New Roman"/>
          <w:sz w:val="24"/>
          <w:szCs w:val="24"/>
          <w:lang w:val="en-US"/>
        </w:rPr>
      </w:pPr>
      <w:r w:rsidRPr="00F72AF8">
        <w:rPr>
          <w:rFonts w:ascii="Times New Roman" w:hAnsi="Times New Roman" w:cs="Times New Roman"/>
          <w:sz w:val="24"/>
          <w:szCs w:val="24"/>
          <w:lang w:val="en-US"/>
        </w:rPr>
        <w:t>Importantly, there was a taxonomic bias in the types of nutritional manipulations done</w:t>
      </w:r>
      <w:r w:rsidR="0087395F">
        <w:rPr>
          <w:rFonts w:ascii="Times New Roman" w:hAnsi="Times New Roman" w:cs="Times New Roman"/>
          <w:sz w:val="24"/>
          <w:szCs w:val="24"/>
          <w:lang w:val="en-US"/>
        </w:rPr>
        <w:t>. Studies that manipulated carbohydrates during development were only conducted with fish. The only nutritional manipulation that was conducted across all classes was total food availability. Whether animals received a deficit or surplus of food during development (i.e., under</w:t>
      </w:r>
      <w:r w:rsidR="003E46ED">
        <w:rPr>
          <w:rFonts w:ascii="Times New Roman" w:hAnsi="Times New Roman" w:cs="Times New Roman"/>
          <w:sz w:val="24"/>
          <w:szCs w:val="24"/>
          <w:lang w:val="en-US"/>
        </w:rPr>
        <w:t xml:space="preserve">- </w:t>
      </w:r>
      <w:r w:rsidRPr="00F72AF8">
        <w:rPr>
          <w:rFonts w:ascii="Times New Roman" w:hAnsi="Times New Roman" w:cs="Times New Roman"/>
          <w:sz w:val="24"/>
          <w:szCs w:val="24"/>
          <w:lang w:val="en-US"/>
        </w:rPr>
        <w:t>or overnutrition</w:t>
      </w:r>
      <w:r w:rsidR="0087395F">
        <w:rPr>
          <w:rFonts w:ascii="Times New Roman" w:hAnsi="Times New Roman" w:cs="Times New Roman"/>
          <w:sz w:val="24"/>
          <w:szCs w:val="24"/>
          <w:lang w:val="en-US"/>
        </w:rPr>
        <w:t>)</w:t>
      </w:r>
      <w:r w:rsidR="003E46ED">
        <w:rPr>
          <w:rFonts w:ascii="Times New Roman" w:hAnsi="Times New Roman" w:cs="Times New Roman"/>
          <w:sz w:val="24"/>
          <w:szCs w:val="24"/>
          <w:lang w:val="en-US"/>
        </w:rPr>
        <w:t xml:space="preserve"> </w:t>
      </w:r>
      <w:r w:rsidRPr="00F72AF8">
        <w:rPr>
          <w:rFonts w:ascii="Times New Roman" w:hAnsi="Times New Roman" w:cs="Times New Roman"/>
          <w:sz w:val="24"/>
          <w:szCs w:val="24"/>
          <w:lang w:val="en-US"/>
        </w:rPr>
        <w:t xml:space="preserve">did not </w:t>
      </w:r>
      <w:r w:rsidR="0087395F">
        <w:rPr>
          <w:rFonts w:ascii="Times New Roman" w:hAnsi="Times New Roman" w:cs="Times New Roman"/>
          <w:sz w:val="24"/>
          <w:szCs w:val="24"/>
          <w:lang w:val="en-US"/>
        </w:rPr>
        <w:t xml:space="preserve">impact their </w:t>
      </w:r>
      <w:r w:rsidRPr="00F72AF8">
        <w:rPr>
          <w:rFonts w:ascii="Times New Roman" w:hAnsi="Times New Roman" w:cs="Times New Roman"/>
          <w:sz w:val="24"/>
          <w:szCs w:val="24"/>
          <w:lang w:val="en-US"/>
        </w:rPr>
        <w:t>mitochondrial</w:t>
      </w:r>
      <w:r w:rsidR="00097A47">
        <w:rPr>
          <w:rFonts w:ascii="Times New Roman" w:hAnsi="Times New Roman" w:cs="Times New Roman"/>
          <w:sz w:val="24"/>
          <w:szCs w:val="24"/>
          <w:lang w:val="en-US"/>
        </w:rPr>
        <w:t xml:space="preserve"> respiratory</w:t>
      </w:r>
      <w:r w:rsidRPr="00F72AF8">
        <w:rPr>
          <w:rFonts w:ascii="Times New Roman" w:hAnsi="Times New Roman" w:cs="Times New Roman"/>
          <w:sz w:val="24"/>
          <w:szCs w:val="24"/>
          <w:lang w:val="en-US"/>
        </w:rPr>
        <w:t xml:space="preserve"> function (</w:t>
      </w:r>
      <m:oMath>
        <m:sSub>
          <m:sSubPr>
            <m:ctrlPr>
              <w:rPr>
                <w:rFonts w:ascii="Cambria Math" w:hAnsi="Cambria Math" w:cs="Times New Roman"/>
                <w:sz w:val="24"/>
                <w:szCs w:val="24"/>
              </w:rPr>
            </m:ctrlPr>
          </m:sSubPr>
          <m:e>
            <m:r>
              <w:rPr>
                <w:rFonts w:ascii="Cambria Math" w:hAnsi="Cambria Math" w:cs="Times New Roman"/>
                <w:sz w:val="24"/>
                <w:szCs w:val="24"/>
              </w:rPr>
              <m:t>Q</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1</m:t>
                </m:r>
                <m:r>
                  <m:rPr>
                    <m:sty m:val="p"/>
                  </m:rPr>
                  <w:rPr>
                    <w:rFonts w:ascii="Cambria Math" w:hAnsi="Cambria Math" w:cs="Times New Roman"/>
                    <w:sz w:val="24"/>
                    <w:szCs w:val="24"/>
                  </w:rPr>
                  <m:t>,</m:t>
                </m:r>
                <m:r>
                  <w:rPr>
                    <w:rFonts w:ascii="Cambria Math" w:hAnsi="Cambria Math" w:cs="Times New Roman"/>
                    <w:sz w:val="24"/>
                    <w:szCs w:val="24"/>
                  </w:rPr>
                  <m:t>643</m:t>
                </m:r>
              </m:sub>
            </m:sSub>
          </m:sub>
        </m:sSub>
      </m:oMath>
      <w:r w:rsidR="0087395F" w:rsidRPr="003E46ED">
        <w:rPr>
          <w:rFonts w:ascii="Times New Roman" w:hAnsi="Times New Roman" w:cs="Times New Roman"/>
          <w:sz w:val="24"/>
          <w:szCs w:val="24"/>
        </w:rPr>
        <w:t xml:space="preserve"> = 0.02, </w:t>
      </w:r>
      <m:oMath>
        <m:r>
          <w:rPr>
            <w:rFonts w:ascii="Cambria Math" w:hAnsi="Cambria Math" w:cs="Times New Roman"/>
            <w:sz w:val="24"/>
            <w:szCs w:val="24"/>
          </w:rPr>
          <m:t>p</m:t>
        </m:r>
      </m:oMath>
      <w:r w:rsidR="0087395F" w:rsidRPr="003E46ED">
        <w:rPr>
          <w:rFonts w:ascii="Times New Roman" w:hAnsi="Times New Roman" w:cs="Times New Roman"/>
          <w:sz w:val="24"/>
          <w:szCs w:val="24"/>
        </w:rPr>
        <w:t xml:space="preserve"> = 0.9</w:t>
      </w:r>
      <w:r w:rsidRPr="00F30CA3">
        <w:rPr>
          <w:rFonts w:ascii="Times New Roman" w:hAnsi="Times New Roman" w:cs="Times New Roman"/>
          <w:sz w:val="24"/>
          <w:szCs w:val="24"/>
          <w:lang w:val="en-US"/>
        </w:rPr>
        <w:t>; Fig</w:t>
      </w:r>
      <w:r w:rsidR="00FB1D1D" w:rsidRPr="00F30CA3">
        <w:rPr>
          <w:rFonts w:ascii="Times New Roman" w:hAnsi="Times New Roman" w:cs="Times New Roman"/>
          <w:sz w:val="24"/>
          <w:szCs w:val="24"/>
          <w:lang w:val="en-US"/>
        </w:rPr>
        <w:t>.</w:t>
      </w:r>
      <w:r w:rsidRPr="00F30CA3">
        <w:rPr>
          <w:rFonts w:ascii="Times New Roman" w:hAnsi="Times New Roman" w:cs="Times New Roman"/>
          <w:sz w:val="24"/>
          <w:szCs w:val="24"/>
          <w:lang w:val="en-US"/>
        </w:rPr>
        <w:t xml:space="preserve"> </w:t>
      </w:r>
      <w:r w:rsidR="00F30CA3" w:rsidRPr="00F30CA3">
        <w:rPr>
          <w:rFonts w:ascii="Times New Roman" w:hAnsi="Times New Roman" w:cs="Times New Roman"/>
          <w:sz w:val="24"/>
          <w:szCs w:val="24"/>
          <w:lang w:val="en-US"/>
        </w:rPr>
        <w:t>8</w:t>
      </w:r>
      <w:r w:rsidR="00FB1D1D" w:rsidRPr="00F30CA3">
        <w:rPr>
          <w:rFonts w:ascii="Times New Roman" w:hAnsi="Times New Roman" w:cs="Times New Roman"/>
          <w:sz w:val="24"/>
          <w:szCs w:val="24"/>
          <w:lang w:val="en-US"/>
        </w:rPr>
        <w:t>A</w:t>
      </w:r>
      <w:r w:rsidRPr="001D1701">
        <w:rPr>
          <w:rFonts w:ascii="Times New Roman" w:hAnsi="Times New Roman" w:cs="Times New Roman"/>
          <w:sz w:val="24"/>
          <w:szCs w:val="24"/>
          <w:lang w:val="en-US"/>
        </w:rPr>
        <w:t>)</w:t>
      </w:r>
      <w:r w:rsidR="0087395F">
        <w:rPr>
          <w:rFonts w:ascii="Times New Roman" w:hAnsi="Times New Roman" w:cs="Times New Roman"/>
          <w:sz w:val="24"/>
          <w:szCs w:val="24"/>
          <w:lang w:val="en-US"/>
        </w:rPr>
        <w:t>. T</w:t>
      </w:r>
      <w:r w:rsidRPr="001D1701">
        <w:rPr>
          <w:rFonts w:ascii="Times New Roman" w:hAnsi="Times New Roman" w:cs="Times New Roman"/>
          <w:sz w:val="24"/>
          <w:szCs w:val="24"/>
          <w:lang w:val="en-US"/>
        </w:rPr>
        <w:t xml:space="preserve">here was weak evidence for an interaction between </w:t>
      </w:r>
      <w:r w:rsidR="0087395F">
        <w:rPr>
          <w:rFonts w:ascii="Times New Roman" w:hAnsi="Times New Roman" w:cs="Times New Roman"/>
          <w:sz w:val="24"/>
          <w:szCs w:val="24"/>
          <w:lang w:val="en-US"/>
        </w:rPr>
        <w:t>mitochondrial trait category</w:t>
      </w:r>
      <w:r w:rsidRPr="001D1701">
        <w:rPr>
          <w:rFonts w:ascii="Times New Roman" w:hAnsi="Times New Roman" w:cs="Times New Roman"/>
          <w:sz w:val="24"/>
          <w:szCs w:val="24"/>
          <w:lang w:val="en-US"/>
        </w:rPr>
        <w:t xml:space="preserve"> and under/overnutrition (</w:t>
      </w:r>
      <m:oMath>
        <m:sSub>
          <m:sSubPr>
            <m:ctrlPr>
              <w:rPr>
                <w:rFonts w:ascii="Cambria Math" w:hAnsi="Cambria Math" w:cs="Times New Roman"/>
                <w:sz w:val="24"/>
                <w:szCs w:val="24"/>
              </w:rPr>
            </m:ctrlPr>
          </m:sSubPr>
          <m:e>
            <m:r>
              <w:rPr>
                <w:rFonts w:ascii="Cambria Math" w:hAnsi="Cambria Math" w:cs="Times New Roman"/>
                <w:sz w:val="24"/>
                <w:szCs w:val="24"/>
              </w:rPr>
              <m:t>Q</m:t>
            </m:r>
          </m:e>
          <m:sub>
            <m:sSub>
              <m:sSubPr>
                <m:ctrlPr>
                  <w:rPr>
                    <w:rFonts w:ascii="Cambria Math" w:hAnsi="Cambria Math" w:cs="Times New Roman"/>
                    <w:sz w:val="24"/>
                    <w:szCs w:val="24"/>
                  </w:rPr>
                </m:ctrlPr>
              </m:sSubPr>
              <m:e>
                <m:r>
                  <w:rPr>
                    <w:rFonts w:ascii="Cambria Math" w:hAnsi="Cambria Math" w:cs="Times New Roman"/>
                    <w:sz w:val="24"/>
                    <w:szCs w:val="24"/>
                  </w:rPr>
                  <m:t>M</m:t>
                </m:r>
              </m:e>
              <m:sub>
                <m:r>
                  <w:rPr>
                    <w:rFonts w:ascii="Cambria Math" w:hAnsi="Cambria Math" w:cs="Times New Roman"/>
                    <w:sz w:val="24"/>
                    <w:szCs w:val="24"/>
                  </w:rPr>
                  <m:t>7</m:t>
                </m:r>
                <m:r>
                  <m:rPr>
                    <m:sty m:val="p"/>
                  </m:rPr>
                  <w:rPr>
                    <w:rFonts w:ascii="Cambria Math" w:hAnsi="Cambria Math" w:cs="Times New Roman"/>
                    <w:sz w:val="24"/>
                    <w:szCs w:val="24"/>
                  </w:rPr>
                  <m:t>,</m:t>
                </m:r>
                <m:r>
                  <w:rPr>
                    <w:rFonts w:ascii="Cambria Math" w:hAnsi="Cambria Math" w:cs="Times New Roman"/>
                    <w:sz w:val="24"/>
                    <w:szCs w:val="24"/>
                  </w:rPr>
                  <m:t>637</m:t>
                </m:r>
              </m:sub>
            </m:sSub>
          </m:sub>
        </m:sSub>
      </m:oMath>
      <w:r w:rsidR="0087395F" w:rsidRPr="003E46ED">
        <w:rPr>
          <w:rFonts w:ascii="Times New Roman" w:hAnsi="Times New Roman" w:cs="Times New Roman"/>
          <w:sz w:val="24"/>
          <w:szCs w:val="24"/>
        </w:rPr>
        <w:t xml:space="preserve"> = 1.4, </w:t>
      </w:r>
      <m:oMath>
        <m:r>
          <w:rPr>
            <w:rFonts w:ascii="Cambria Math" w:hAnsi="Cambria Math" w:cs="Times New Roman"/>
            <w:sz w:val="24"/>
            <w:szCs w:val="24"/>
          </w:rPr>
          <m:t>p</m:t>
        </m:r>
      </m:oMath>
      <w:r w:rsidR="0087395F" w:rsidRPr="003E46ED">
        <w:rPr>
          <w:rFonts w:ascii="Times New Roman" w:hAnsi="Times New Roman" w:cs="Times New Roman"/>
          <w:sz w:val="24"/>
          <w:szCs w:val="24"/>
        </w:rPr>
        <w:t xml:space="preserve"> = 0.2</w:t>
      </w:r>
      <w:r w:rsidRPr="001D1701">
        <w:rPr>
          <w:rFonts w:ascii="Times New Roman" w:hAnsi="Times New Roman" w:cs="Times New Roman"/>
          <w:sz w:val="24"/>
          <w:szCs w:val="24"/>
          <w:lang w:val="en-US"/>
        </w:rPr>
        <w:t xml:space="preserve">). </w:t>
      </w:r>
      <w:bookmarkStart w:id="128" w:name="_Hlk220323191"/>
      <w:r w:rsidR="0087395F">
        <w:rPr>
          <w:rFonts w:ascii="Times New Roman" w:hAnsi="Times New Roman" w:cs="Times New Roman"/>
          <w:sz w:val="24"/>
          <w:szCs w:val="24"/>
          <w:lang w:val="en-US"/>
        </w:rPr>
        <w:t>However,</w:t>
      </w:r>
      <w:r w:rsidRPr="001D1701">
        <w:rPr>
          <w:rFonts w:ascii="Times New Roman" w:hAnsi="Times New Roman" w:cs="Times New Roman"/>
          <w:sz w:val="24"/>
          <w:szCs w:val="24"/>
          <w:lang w:val="en-US"/>
        </w:rPr>
        <w:t xml:space="preserve"> there was little evidence that mitochondrial </w:t>
      </w:r>
      <w:r w:rsidR="00097A47">
        <w:rPr>
          <w:rFonts w:ascii="Times New Roman" w:hAnsi="Times New Roman" w:cs="Times New Roman"/>
          <w:sz w:val="24"/>
          <w:szCs w:val="24"/>
          <w:lang w:val="en-US"/>
        </w:rPr>
        <w:t xml:space="preserve">respiratory </w:t>
      </w:r>
      <w:r w:rsidRPr="001D1701">
        <w:rPr>
          <w:rFonts w:ascii="Times New Roman" w:hAnsi="Times New Roman" w:cs="Times New Roman"/>
          <w:sz w:val="24"/>
          <w:szCs w:val="24"/>
          <w:lang w:val="en-US"/>
        </w:rPr>
        <w:t>function differed across functional trait categories generally (Fig</w:t>
      </w:r>
      <w:r w:rsidR="00FB1D1D">
        <w:rPr>
          <w:rFonts w:ascii="Times New Roman" w:hAnsi="Times New Roman" w:cs="Times New Roman"/>
          <w:sz w:val="24"/>
          <w:szCs w:val="24"/>
          <w:lang w:val="en-US"/>
        </w:rPr>
        <w:t>.</w:t>
      </w:r>
      <w:r w:rsidRPr="001D1701">
        <w:rPr>
          <w:rFonts w:ascii="Times New Roman" w:hAnsi="Times New Roman" w:cs="Times New Roman"/>
          <w:sz w:val="24"/>
          <w:szCs w:val="24"/>
          <w:lang w:val="en-US"/>
        </w:rPr>
        <w:t xml:space="preserve"> </w:t>
      </w:r>
      <w:ins w:id="129" w:author="Ondi Crino" w:date="2026-01-26T12:32:00Z" w16du:dateUtc="2026-01-26T02:02:00Z">
        <w:r w:rsidR="00406D9F">
          <w:rPr>
            <w:rFonts w:ascii="Times New Roman" w:hAnsi="Times New Roman" w:cs="Times New Roman"/>
            <w:sz w:val="24"/>
            <w:szCs w:val="24"/>
            <w:lang w:val="en-US"/>
          </w:rPr>
          <w:t>5</w:t>
        </w:r>
      </w:ins>
      <w:del w:id="130" w:author="Ondi Crino" w:date="2026-01-26T12:32:00Z" w16du:dateUtc="2026-01-26T02:02:00Z">
        <w:r w:rsidRPr="001D1701" w:rsidDel="00406D9F">
          <w:rPr>
            <w:rFonts w:ascii="Times New Roman" w:hAnsi="Times New Roman" w:cs="Times New Roman"/>
            <w:sz w:val="24"/>
            <w:szCs w:val="24"/>
            <w:lang w:val="en-US"/>
          </w:rPr>
          <w:delText>3</w:delText>
        </w:r>
      </w:del>
      <w:r w:rsidR="00FB1D1D">
        <w:rPr>
          <w:rFonts w:ascii="Times New Roman" w:hAnsi="Times New Roman" w:cs="Times New Roman"/>
          <w:sz w:val="24"/>
          <w:szCs w:val="24"/>
          <w:lang w:val="en-US"/>
        </w:rPr>
        <w:t>D</w:t>
      </w:r>
      <w:r w:rsidRPr="001D1701">
        <w:rPr>
          <w:rFonts w:ascii="Times New Roman" w:hAnsi="Times New Roman" w:cs="Times New Roman"/>
          <w:sz w:val="24"/>
          <w:szCs w:val="24"/>
          <w:lang w:val="en-US"/>
        </w:rPr>
        <w:t xml:space="preserve">). </w:t>
      </w:r>
      <w:bookmarkEnd w:id="128"/>
      <w:r w:rsidRPr="001D1701">
        <w:rPr>
          <w:rFonts w:ascii="Times New Roman" w:hAnsi="Times New Roman" w:cs="Times New Roman"/>
          <w:sz w:val="24"/>
          <w:szCs w:val="24"/>
          <w:lang w:val="en-US"/>
        </w:rPr>
        <w:t>The best supported model, suggested</w:t>
      </w:r>
      <w:r w:rsidR="0087395F">
        <w:rPr>
          <w:rFonts w:ascii="Times New Roman" w:hAnsi="Times New Roman" w:cs="Times New Roman"/>
          <w:sz w:val="24"/>
          <w:szCs w:val="24"/>
          <w:lang w:val="en-US"/>
        </w:rPr>
        <w:t xml:space="preserve"> that</w:t>
      </w:r>
      <w:r w:rsidRPr="001D1701">
        <w:rPr>
          <w:rFonts w:ascii="Times New Roman" w:hAnsi="Times New Roman" w:cs="Times New Roman"/>
          <w:sz w:val="24"/>
          <w:szCs w:val="24"/>
          <w:lang w:val="en-US"/>
        </w:rPr>
        <w:t xml:space="preserve"> protein and fat manipulations did have a larger negative impact on mitochondrial </w:t>
      </w:r>
      <w:r w:rsidR="00097A47">
        <w:rPr>
          <w:rFonts w:ascii="Times New Roman" w:hAnsi="Times New Roman" w:cs="Times New Roman"/>
          <w:sz w:val="24"/>
          <w:szCs w:val="24"/>
          <w:lang w:val="en-US"/>
        </w:rPr>
        <w:t xml:space="preserve">respiratory </w:t>
      </w:r>
      <w:r w:rsidRPr="001D1701">
        <w:rPr>
          <w:rFonts w:ascii="Times New Roman" w:hAnsi="Times New Roman" w:cs="Times New Roman"/>
          <w:sz w:val="24"/>
          <w:szCs w:val="24"/>
          <w:lang w:val="en-US"/>
        </w:rPr>
        <w:t xml:space="preserve">function compared to carbohydrate manipulations but this effect was confounded with taxonomic class where only </w:t>
      </w:r>
      <w:r w:rsidRPr="001D1701">
        <w:rPr>
          <w:rFonts w:ascii="Times New Roman" w:hAnsi="Times New Roman" w:cs="Times New Roman"/>
          <w:sz w:val="24"/>
          <w:szCs w:val="24"/>
          <w:lang w:val="en-US"/>
        </w:rPr>
        <w:lastRenderedPageBreak/>
        <w:t>mammals had protein manipulations (</w:t>
      </w:r>
      <w:r w:rsidR="0087395F" w:rsidRPr="003E46ED">
        <w:rPr>
          <w:rFonts w:ascii="Times New Roman" w:hAnsi="Times New Roman" w:cs="Times New Roman"/>
          <w:sz w:val="24"/>
          <w:szCs w:val="24"/>
        </w:rPr>
        <w:t xml:space="preserve">Protein Contrast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87395F" w:rsidRPr="003E46ED">
        <w:rPr>
          <w:rFonts w:ascii="Times New Roman" w:hAnsi="Times New Roman" w:cs="Times New Roman"/>
          <w:sz w:val="24"/>
          <w:szCs w:val="24"/>
        </w:rPr>
        <w:t xml:space="preserve"> = -1.32, 95% CI: -2.54 to -0.1, </w:t>
      </w:r>
      <m:oMath>
        <m:r>
          <w:rPr>
            <w:rFonts w:ascii="Cambria Math" w:hAnsi="Cambria Math" w:cs="Times New Roman"/>
            <w:sz w:val="24"/>
            <w:szCs w:val="24"/>
          </w:rPr>
          <m:t>p</m:t>
        </m:r>
      </m:oMath>
      <w:r w:rsidR="0087395F" w:rsidRPr="003E46ED">
        <w:rPr>
          <w:rFonts w:ascii="Times New Roman" w:hAnsi="Times New Roman" w:cs="Times New Roman"/>
          <w:sz w:val="24"/>
          <w:szCs w:val="24"/>
        </w:rPr>
        <w:t xml:space="preserve"> = 0.03; Fat Contrast </w:t>
      </w:r>
      <m:oMath>
        <m:r>
          <w:rPr>
            <w:rFonts w:ascii="Cambria Math" w:hAnsi="Cambria Math" w:cs="Times New Roman"/>
            <w:sz w:val="24"/>
            <w:szCs w:val="24"/>
          </w:rPr>
          <m:t>SM</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H</m:t>
            </m:r>
          </m:sub>
        </m:sSub>
      </m:oMath>
      <w:r w:rsidR="0087395F" w:rsidRPr="003E46ED">
        <w:rPr>
          <w:rFonts w:ascii="Times New Roman" w:hAnsi="Times New Roman" w:cs="Times New Roman"/>
          <w:sz w:val="24"/>
          <w:szCs w:val="24"/>
        </w:rPr>
        <w:t xml:space="preserve"> = -1.1, 95% CI: -2.31 to 0.1, </w:t>
      </w:r>
      <m:oMath>
        <m:r>
          <w:rPr>
            <w:rFonts w:ascii="Cambria Math" w:hAnsi="Cambria Math" w:cs="Times New Roman"/>
            <w:sz w:val="24"/>
            <w:szCs w:val="24"/>
          </w:rPr>
          <m:t>p</m:t>
        </m:r>
      </m:oMath>
      <w:r w:rsidR="0087395F" w:rsidRPr="003E46ED">
        <w:rPr>
          <w:rFonts w:ascii="Times New Roman" w:hAnsi="Times New Roman" w:cs="Times New Roman"/>
          <w:sz w:val="24"/>
          <w:szCs w:val="24"/>
        </w:rPr>
        <w:t xml:space="preserve"> = 0.</w:t>
      </w:r>
      <w:r w:rsidR="0087395F" w:rsidRPr="00F30CA3">
        <w:rPr>
          <w:rFonts w:ascii="Times New Roman" w:hAnsi="Times New Roman" w:cs="Times New Roman"/>
          <w:sz w:val="24"/>
          <w:szCs w:val="24"/>
        </w:rPr>
        <w:t>07</w:t>
      </w:r>
      <w:r w:rsidR="00FB1D1D" w:rsidRPr="00F30CA3">
        <w:rPr>
          <w:rFonts w:ascii="Times New Roman" w:hAnsi="Times New Roman" w:cs="Times New Roman"/>
          <w:sz w:val="24"/>
          <w:szCs w:val="24"/>
          <w:lang w:val="en-US"/>
        </w:rPr>
        <w:t>;</w:t>
      </w:r>
      <w:r w:rsidRPr="00F30CA3">
        <w:rPr>
          <w:rFonts w:ascii="Times New Roman" w:hAnsi="Times New Roman" w:cs="Times New Roman"/>
          <w:sz w:val="24"/>
          <w:szCs w:val="24"/>
          <w:lang w:val="en-US"/>
        </w:rPr>
        <w:t xml:space="preserve"> Fig</w:t>
      </w:r>
      <w:r w:rsidR="00FB1D1D" w:rsidRPr="00F30CA3">
        <w:rPr>
          <w:rFonts w:ascii="Times New Roman" w:hAnsi="Times New Roman" w:cs="Times New Roman"/>
          <w:sz w:val="24"/>
          <w:szCs w:val="24"/>
          <w:lang w:val="en-US"/>
        </w:rPr>
        <w:t>.</w:t>
      </w:r>
      <w:r w:rsidRPr="00F30CA3">
        <w:rPr>
          <w:rFonts w:ascii="Times New Roman" w:hAnsi="Times New Roman" w:cs="Times New Roman"/>
          <w:sz w:val="24"/>
          <w:szCs w:val="24"/>
          <w:lang w:val="en-US"/>
        </w:rPr>
        <w:t xml:space="preserve"> </w:t>
      </w:r>
      <w:r w:rsidR="00F30CA3" w:rsidRPr="00F30CA3">
        <w:rPr>
          <w:rFonts w:ascii="Times New Roman" w:hAnsi="Times New Roman" w:cs="Times New Roman"/>
          <w:sz w:val="24"/>
          <w:szCs w:val="24"/>
          <w:lang w:val="en-US"/>
        </w:rPr>
        <w:t>8</w:t>
      </w:r>
      <w:r w:rsidR="00FB1D1D" w:rsidRPr="00F30CA3">
        <w:rPr>
          <w:rFonts w:ascii="Times New Roman" w:hAnsi="Times New Roman" w:cs="Times New Roman"/>
          <w:sz w:val="24"/>
          <w:szCs w:val="24"/>
          <w:lang w:val="en-US"/>
        </w:rPr>
        <w:t>B</w:t>
      </w:r>
      <w:r w:rsidRPr="00F30CA3">
        <w:rPr>
          <w:rFonts w:ascii="Times New Roman" w:hAnsi="Times New Roman" w:cs="Times New Roman"/>
          <w:sz w:val="24"/>
          <w:szCs w:val="24"/>
          <w:lang w:val="en-US"/>
        </w:rPr>
        <w:t xml:space="preserve">). </w:t>
      </w:r>
      <w:bookmarkStart w:id="131" w:name="_Hlk220323322"/>
      <w:r w:rsidRPr="00F30CA3">
        <w:rPr>
          <w:rFonts w:ascii="Times New Roman" w:hAnsi="Times New Roman" w:cs="Times New Roman"/>
          <w:sz w:val="24"/>
          <w:szCs w:val="24"/>
          <w:lang w:val="en-US"/>
        </w:rPr>
        <w:t>There</w:t>
      </w:r>
      <w:r w:rsidRPr="001D1701">
        <w:rPr>
          <w:rFonts w:ascii="Times New Roman" w:hAnsi="Times New Roman" w:cs="Times New Roman"/>
          <w:sz w:val="24"/>
          <w:szCs w:val="24"/>
          <w:lang w:val="en-US"/>
        </w:rPr>
        <w:t xml:space="preserve"> was no evidence that </w:t>
      </w:r>
      <w:r w:rsidR="00F30CA3">
        <w:rPr>
          <w:rFonts w:ascii="Times New Roman" w:hAnsi="Times New Roman" w:cs="Times New Roman"/>
          <w:sz w:val="24"/>
          <w:szCs w:val="24"/>
          <w:lang w:val="en-US"/>
        </w:rPr>
        <w:t xml:space="preserve">mitochondrial respiratory function was impacted by the </w:t>
      </w:r>
      <w:r w:rsidR="0087395F">
        <w:rPr>
          <w:rFonts w:ascii="Times New Roman" w:hAnsi="Times New Roman" w:cs="Times New Roman"/>
          <w:sz w:val="24"/>
          <w:szCs w:val="24"/>
          <w:lang w:val="en-US"/>
        </w:rPr>
        <w:t>developmental</w:t>
      </w:r>
      <w:r w:rsidRPr="001D1701">
        <w:rPr>
          <w:rFonts w:ascii="Times New Roman" w:hAnsi="Times New Roman" w:cs="Times New Roman"/>
          <w:sz w:val="24"/>
          <w:szCs w:val="24"/>
          <w:lang w:val="en-US"/>
        </w:rPr>
        <w:t xml:space="preserve"> stag</w:t>
      </w:r>
      <w:r w:rsidR="0087395F">
        <w:rPr>
          <w:rFonts w:ascii="Times New Roman" w:hAnsi="Times New Roman" w:cs="Times New Roman"/>
          <w:sz w:val="24"/>
          <w:szCs w:val="24"/>
          <w:lang w:val="en-US"/>
        </w:rPr>
        <w:t>e w</w:t>
      </w:r>
      <w:r w:rsidRPr="001D1701">
        <w:rPr>
          <w:rFonts w:ascii="Times New Roman" w:hAnsi="Times New Roman" w:cs="Times New Roman"/>
          <w:sz w:val="24"/>
          <w:szCs w:val="24"/>
          <w:lang w:val="en-US"/>
        </w:rPr>
        <w:t xml:space="preserve">hen nutritional </w:t>
      </w:r>
      <w:r w:rsidR="0087395F">
        <w:rPr>
          <w:rFonts w:ascii="Times New Roman" w:hAnsi="Times New Roman" w:cs="Times New Roman"/>
          <w:sz w:val="24"/>
          <w:szCs w:val="24"/>
          <w:lang w:val="en-US"/>
        </w:rPr>
        <w:t xml:space="preserve">manipulations were applied </w:t>
      </w:r>
      <w:r w:rsidRPr="001D1701">
        <w:rPr>
          <w:rFonts w:ascii="Times New Roman" w:hAnsi="Times New Roman" w:cs="Times New Roman"/>
          <w:sz w:val="24"/>
          <w:szCs w:val="24"/>
          <w:lang w:val="en-US"/>
        </w:rPr>
        <w:t>(Fig</w:t>
      </w:r>
      <w:r w:rsidR="00FB1D1D">
        <w:rPr>
          <w:rFonts w:ascii="Times New Roman" w:hAnsi="Times New Roman" w:cs="Times New Roman"/>
          <w:sz w:val="24"/>
          <w:szCs w:val="24"/>
          <w:lang w:val="en-US"/>
        </w:rPr>
        <w:t>.</w:t>
      </w:r>
      <w:r w:rsidRPr="001D1701">
        <w:rPr>
          <w:rFonts w:ascii="Times New Roman" w:hAnsi="Times New Roman" w:cs="Times New Roman"/>
          <w:sz w:val="24"/>
          <w:szCs w:val="24"/>
          <w:lang w:val="en-US"/>
        </w:rPr>
        <w:t xml:space="preserve"> </w:t>
      </w:r>
      <w:r w:rsidR="00604406" w:rsidRPr="001D1701">
        <w:rPr>
          <w:rFonts w:ascii="Times New Roman" w:hAnsi="Times New Roman" w:cs="Times New Roman"/>
          <w:sz w:val="24"/>
          <w:szCs w:val="24"/>
          <w:lang w:val="en-US"/>
        </w:rPr>
        <w:t>7</w:t>
      </w:r>
      <w:ins w:id="132" w:author="Ondi Crino" w:date="2026-01-26T12:34:00Z" w16du:dateUtc="2026-01-26T02:04:00Z">
        <w:r w:rsidR="00406D9F">
          <w:rPr>
            <w:rFonts w:ascii="Times New Roman" w:hAnsi="Times New Roman" w:cs="Times New Roman"/>
            <w:sz w:val="24"/>
            <w:szCs w:val="24"/>
            <w:lang w:val="en-US"/>
          </w:rPr>
          <w:t>C</w:t>
        </w:r>
      </w:ins>
      <w:del w:id="133" w:author="Ondi Crino" w:date="2026-01-26T12:34:00Z" w16du:dateUtc="2026-01-26T02:04:00Z">
        <w:r w:rsidR="00FB1D1D" w:rsidDel="00406D9F">
          <w:rPr>
            <w:rFonts w:ascii="Times New Roman" w:hAnsi="Times New Roman" w:cs="Times New Roman"/>
            <w:sz w:val="24"/>
            <w:szCs w:val="24"/>
            <w:lang w:val="en-US"/>
          </w:rPr>
          <w:delText>D</w:delText>
        </w:r>
      </w:del>
      <w:r w:rsidRPr="001D1701">
        <w:rPr>
          <w:rFonts w:ascii="Times New Roman" w:hAnsi="Times New Roman" w:cs="Times New Roman"/>
          <w:sz w:val="24"/>
          <w:szCs w:val="24"/>
          <w:lang w:val="en-US"/>
        </w:rPr>
        <w:t>).</w:t>
      </w:r>
      <w:r w:rsidR="003E46ED">
        <w:rPr>
          <w:rFonts w:ascii="Times New Roman" w:hAnsi="Times New Roman" w:cs="Times New Roman"/>
          <w:sz w:val="24"/>
          <w:szCs w:val="24"/>
          <w:lang w:val="en-US"/>
        </w:rPr>
        <w:t xml:space="preserve"> </w:t>
      </w:r>
      <w:bookmarkEnd w:id="131"/>
    </w:p>
    <w:p w14:paraId="644589F9" w14:textId="77777777" w:rsidR="00F72AF8" w:rsidRPr="005469B1" w:rsidRDefault="00F72AF8" w:rsidP="00F72AF8">
      <w:pPr>
        <w:spacing w:line="480" w:lineRule="auto"/>
        <w:ind w:firstLine="720"/>
        <w:rPr>
          <w:rFonts w:ascii="Times New Roman" w:hAnsi="Times New Roman" w:cs="Times New Roman"/>
          <w:sz w:val="24"/>
          <w:szCs w:val="24"/>
          <w:lang w:val="en-US"/>
        </w:rPr>
      </w:pPr>
    </w:p>
    <w:p w14:paraId="72B82938" w14:textId="5122BB0D" w:rsidR="00B36894" w:rsidRDefault="00B36894" w:rsidP="00D72B71">
      <w:pPr>
        <w:pStyle w:val="Heading1"/>
      </w:pPr>
      <w:bookmarkStart w:id="134" w:name="_Toc211373592"/>
      <w:bookmarkStart w:id="135" w:name="_Hlk210987186"/>
      <w:r>
        <w:t>IV. DISCUSSION</w:t>
      </w:r>
      <w:bookmarkEnd w:id="134"/>
    </w:p>
    <w:bookmarkEnd w:id="135"/>
    <w:p w14:paraId="396A4F1B" w14:textId="62CF9DCF" w:rsidR="00BB30EA" w:rsidRDefault="00BB30EA" w:rsidP="00BC7294">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00437D02">
        <w:rPr>
          <w:rFonts w:ascii="Times New Roman" w:hAnsi="Times New Roman" w:cs="Times New Roman"/>
          <w:sz w:val="24"/>
          <w:szCs w:val="24"/>
          <w:lang w:val="en-US"/>
        </w:rPr>
        <w:t>The developmental environment has long been recognized as a powerful force that shapes individual traits and evolutionary patterns</w:t>
      </w:r>
      <w:r w:rsidR="00C753D9">
        <w:rPr>
          <w:rFonts w:ascii="Times New Roman" w:hAnsi="Times New Roman" w:cs="Times New Roman"/>
          <w:sz w:val="24"/>
          <w:szCs w:val="24"/>
          <w:lang w:val="en-US"/>
        </w:rPr>
        <w:t xml:space="preserve"> </w:t>
      </w:r>
      <w:r w:rsidR="00C753D9">
        <w:rPr>
          <w:rFonts w:ascii="Times New Roman" w:hAnsi="Times New Roman" w:cs="Times New Roman"/>
          <w:sz w:val="24"/>
          <w:szCs w:val="24"/>
          <w:lang w:val="en-US"/>
        </w:rPr>
        <w:fldChar w:fldCharType="begin">
          <w:fldData xml:space="preserve">PEVuZE5vdGU+PENpdGU+PEF1dGhvcj5VbGxlcjwvQXV0aG9yPjxZZWFyPjIwMDg8L1llYXI+PFJl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PEVuZE5vdGU+PENpdGU+PEF1dGhvcj5VbGxlcjwvQXV0aG9yPjxZZWFyPjIwMDg8L1llYXI+PFJl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C753D9">
        <w:rPr>
          <w:rFonts w:ascii="Times New Roman" w:hAnsi="Times New Roman" w:cs="Times New Roman"/>
          <w:sz w:val="24"/>
          <w:szCs w:val="24"/>
          <w:lang w:val="en-US"/>
        </w:rPr>
      </w:r>
      <w:r w:rsidR="00C753D9">
        <w:rPr>
          <w:rFonts w:ascii="Times New Roman" w:hAnsi="Times New Roman" w:cs="Times New Roman"/>
          <w:sz w:val="24"/>
          <w:szCs w:val="24"/>
          <w:lang w:val="en-US"/>
        </w:rPr>
        <w:fldChar w:fldCharType="separate"/>
      </w:r>
      <w:r w:rsidR="006D5EEA">
        <w:rPr>
          <w:rFonts w:ascii="Times New Roman" w:hAnsi="Times New Roman" w:cs="Times New Roman"/>
          <w:noProof/>
          <w:sz w:val="24"/>
          <w:szCs w:val="24"/>
          <w:lang w:val="en-US"/>
        </w:rPr>
        <w:t>(Uller, 2008; Monaghan, 2008; Mousseau &amp; Fox, 1998)</w:t>
      </w:r>
      <w:r w:rsidR="00C753D9">
        <w:rPr>
          <w:rFonts w:ascii="Times New Roman" w:hAnsi="Times New Roman" w:cs="Times New Roman"/>
          <w:sz w:val="24"/>
          <w:szCs w:val="24"/>
          <w:lang w:val="en-US"/>
        </w:rPr>
        <w:fldChar w:fldCharType="end"/>
      </w:r>
      <w:r w:rsidR="00437D02">
        <w:rPr>
          <w:rFonts w:ascii="Times New Roman" w:hAnsi="Times New Roman" w:cs="Times New Roman"/>
          <w:sz w:val="24"/>
          <w:szCs w:val="24"/>
          <w:lang w:val="en-US"/>
        </w:rPr>
        <w:t xml:space="preserve">. </w:t>
      </w:r>
      <w:r w:rsidR="006F030D">
        <w:rPr>
          <w:rFonts w:ascii="Times New Roman" w:hAnsi="Times New Roman" w:cs="Times New Roman"/>
          <w:sz w:val="24"/>
          <w:szCs w:val="24"/>
          <w:lang w:val="en-US"/>
        </w:rPr>
        <w:t xml:space="preserve">Mitochondrial </w:t>
      </w:r>
      <w:r w:rsidR="00097A47">
        <w:rPr>
          <w:rFonts w:ascii="Times New Roman" w:hAnsi="Times New Roman" w:cs="Times New Roman"/>
          <w:sz w:val="24"/>
          <w:szCs w:val="24"/>
          <w:lang w:val="en-US"/>
        </w:rPr>
        <w:t xml:space="preserve">respiratory </w:t>
      </w:r>
      <w:r w:rsidR="006F030D">
        <w:rPr>
          <w:rFonts w:ascii="Times New Roman" w:hAnsi="Times New Roman" w:cs="Times New Roman"/>
          <w:sz w:val="24"/>
          <w:szCs w:val="24"/>
          <w:lang w:val="en-US"/>
        </w:rPr>
        <w:t xml:space="preserve">function has been </w:t>
      </w:r>
      <w:r w:rsidR="00AE47C9">
        <w:rPr>
          <w:rFonts w:ascii="Times New Roman" w:hAnsi="Times New Roman" w:cs="Times New Roman"/>
          <w:sz w:val="24"/>
          <w:szCs w:val="24"/>
          <w:lang w:val="en-US"/>
        </w:rPr>
        <w:t xml:space="preserve">widely studied in medical research as a mechanism that links nutritional imbalances during </w:t>
      </w:r>
      <w:r w:rsidR="006D5EEA">
        <w:rPr>
          <w:rFonts w:ascii="Times New Roman" w:hAnsi="Times New Roman" w:cs="Times New Roman"/>
          <w:sz w:val="24"/>
          <w:szCs w:val="24"/>
          <w:lang w:val="en-US"/>
        </w:rPr>
        <w:t>early life</w:t>
      </w:r>
      <w:r w:rsidR="00AE47C9">
        <w:rPr>
          <w:rFonts w:ascii="Times New Roman" w:hAnsi="Times New Roman" w:cs="Times New Roman"/>
          <w:sz w:val="24"/>
          <w:szCs w:val="24"/>
          <w:lang w:val="en-US"/>
        </w:rPr>
        <w:t xml:space="preserve"> to metabolic disorders and disease risk in later life</w:t>
      </w:r>
      <w:r w:rsidR="006D5EEA">
        <w:rPr>
          <w:rFonts w:ascii="Times New Roman" w:hAnsi="Times New Roman" w:cs="Times New Roman"/>
          <w:sz w:val="24"/>
          <w:szCs w:val="24"/>
          <w:lang w:val="en-US"/>
        </w:rPr>
        <w:t xml:space="preserve"> </w:t>
      </w:r>
      <w:r w:rsidR="00301066">
        <w:rPr>
          <w:rFonts w:ascii="Times New Roman" w:hAnsi="Times New Roman" w:cs="Times New Roman"/>
          <w:sz w:val="24"/>
          <w:szCs w:val="24"/>
          <w:lang w:val="en-US"/>
        </w:rPr>
        <w:fldChar w:fldCharType="begin">
          <w:fldData xml:space="preserve">PEVuZE5vdGU+PENpdGU+PEF1dGhvcj5HcmlsbzwvQXV0aG9yPjxZZWFyPjIwMjE8L1llYXI+PFJl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PEVuZE5vdGU+PENpdGU+PEF1dGhvcj5HcmlsbzwvQXV0aG9yPjxZZWFyPjIwMjE8L1llYXI+PFJl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301066">
        <w:rPr>
          <w:rFonts w:ascii="Times New Roman" w:hAnsi="Times New Roman" w:cs="Times New Roman"/>
          <w:sz w:val="24"/>
          <w:szCs w:val="24"/>
          <w:lang w:val="en-US"/>
        </w:rPr>
      </w:r>
      <w:r w:rsidR="00301066">
        <w:rPr>
          <w:rFonts w:ascii="Times New Roman" w:hAnsi="Times New Roman" w:cs="Times New Roman"/>
          <w:sz w:val="24"/>
          <w:szCs w:val="24"/>
          <w:lang w:val="en-US"/>
        </w:rPr>
        <w:fldChar w:fldCharType="separate"/>
      </w:r>
      <w:r w:rsidR="00301066">
        <w:rPr>
          <w:rFonts w:ascii="Times New Roman" w:hAnsi="Times New Roman" w:cs="Times New Roman"/>
          <w:noProof/>
          <w:sz w:val="24"/>
          <w:szCs w:val="24"/>
          <w:lang w:val="en-US"/>
        </w:rPr>
        <w:t>(Grilo</w:t>
      </w:r>
      <w:r w:rsidR="00301066" w:rsidRPr="00301066">
        <w:rPr>
          <w:rFonts w:ascii="Times New Roman" w:hAnsi="Times New Roman" w:cs="Times New Roman"/>
          <w:i/>
          <w:noProof/>
          <w:sz w:val="24"/>
          <w:szCs w:val="24"/>
          <w:lang w:val="en-US"/>
        </w:rPr>
        <w:t xml:space="preserve"> et al.</w:t>
      </w:r>
      <w:r w:rsidR="00301066">
        <w:rPr>
          <w:rFonts w:ascii="Times New Roman" w:hAnsi="Times New Roman" w:cs="Times New Roman"/>
          <w:noProof/>
          <w:sz w:val="24"/>
          <w:szCs w:val="24"/>
          <w:lang w:val="en-US"/>
        </w:rPr>
        <w:t>, 2021; Hoffman</w:t>
      </w:r>
      <w:r w:rsidR="00301066" w:rsidRPr="00301066">
        <w:rPr>
          <w:rFonts w:ascii="Times New Roman" w:hAnsi="Times New Roman" w:cs="Times New Roman"/>
          <w:i/>
          <w:noProof/>
          <w:sz w:val="24"/>
          <w:szCs w:val="24"/>
          <w:lang w:val="en-US"/>
        </w:rPr>
        <w:t xml:space="preserve"> et al.</w:t>
      </w:r>
      <w:r w:rsidR="00301066">
        <w:rPr>
          <w:rFonts w:ascii="Times New Roman" w:hAnsi="Times New Roman" w:cs="Times New Roman"/>
          <w:noProof/>
          <w:sz w:val="24"/>
          <w:szCs w:val="24"/>
          <w:lang w:val="en-US"/>
        </w:rPr>
        <w:t>, 2021; Symonds</w:t>
      </w:r>
      <w:r w:rsidR="00301066" w:rsidRPr="00301066">
        <w:rPr>
          <w:rFonts w:ascii="Times New Roman" w:hAnsi="Times New Roman" w:cs="Times New Roman"/>
          <w:i/>
          <w:noProof/>
          <w:sz w:val="24"/>
          <w:szCs w:val="24"/>
          <w:lang w:val="en-US"/>
        </w:rPr>
        <w:t xml:space="preserve"> et al.</w:t>
      </w:r>
      <w:r w:rsidR="00301066">
        <w:rPr>
          <w:rFonts w:ascii="Times New Roman" w:hAnsi="Times New Roman" w:cs="Times New Roman"/>
          <w:noProof/>
          <w:sz w:val="24"/>
          <w:szCs w:val="24"/>
          <w:lang w:val="en-US"/>
        </w:rPr>
        <w:t>, 2009)</w:t>
      </w:r>
      <w:r w:rsidR="00301066">
        <w:rPr>
          <w:rFonts w:ascii="Times New Roman" w:hAnsi="Times New Roman" w:cs="Times New Roman"/>
          <w:sz w:val="24"/>
          <w:szCs w:val="24"/>
          <w:lang w:val="en-US"/>
        </w:rPr>
        <w:fldChar w:fldCharType="end"/>
      </w:r>
      <w:r w:rsidR="00AE47C9">
        <w:rPr>
          <w:rFonts w:ascii="Times New Roman" w:hAnsi="Times New Roman" w:cs="Times New Roman"/>
          <w:sz w:val="24"/>
          <w:szCs w:val="24"/>
          <w:lang w:val="en-US"/>
        </w:rPr>
        <w:t xml:space="preserve">. Additionally, </w:t>
      </w:r>
      <w:r w:rsidR="00301066">
        <w:rPr>
          <w:rFonts w:ascii="Times New Roman" w:hAnsi="Times New Roman" w:cs="Times New Roman"/>
          <w:sz w:val="24"/>
          <w:szCs w:val="24"/>
          <w:lang w:val="en-US"/>
        </w:rPr>
        <w:t>ecologists and evolutionary biologists are increasingly incor</w:t>
      </w:r>
      <w:r w:rsidR="0004469E">
        <w:rPr>
          <w:rFonts w:ascii="Times New Roman" w:hAnsi="Times New Roman" w:cs="Times New Roman"/>
          <w:sz w:val="24"/>
          <w:szCs w:val="24"/>
          <w:lang w:val="en-US"/>
        </w:rPr>
        <w:t>po</w:t>
      </w:r>
      <w:r w:rsidR="00301066">
        <w:rPr>
          <w:rFonts w:ascii="Times New Roman" w:hAnsi="Times New Roman" w:cs="Times New Roman"/>
          <w:sz w:val="24"/>
          <w:szCs w:val="24"/>
          <w:lang w:val="en-US"/>
        </w:rPr>
        <w:t xml:space="preserve">rating metrics of </w:t>
      </w:r>
      <w:r w:rsidR="00AE47C9">
        <w:rPr>
          <w:rFonts w:ascii="Times New Roman" w:hAnsi="Times New Roman" w:cs="Times New Roman"/>
          <w:sz w:val="24"/>
          <w:szCs w:val="24"/>
          <w:lang w:val="en-US"/>
        </w:rPr>
        <w:t xml:space="preserve">mitochondrial </w:t>
      </w:r>
      <w:r w:rsidR="00097A47">
        <w:rPr>
          <w:rFonts w:ascii="Times New Roman" w:hAnsi="Times New Roman" w:cs="Times New Roman"/>
          <w:sz w:val="24"/>
          <w:szCs w:val="24"/>
          <w:lang w:val="en-US"/>
        </w:rPr>
        <w:t xml:space="preserve">respiratory </w:t>
      </w:r>
      <w:r w:rsidR="00AE47C9">
        <w:rPr>
          <w:rFonts w:ascii="Times New Roman" w:hAnsi="Times New Roman" w:cs="Times New Roman"/>
          <w:sz w:val="24"/>
          <w:szCs w:val="24"/>
          <w:lang w:val="en-US"/>
        </w:rPr>
        <w:t xml:space="preserve">function </w:t>
      </w:r>
      <w:r w:rsidR="00301066">
        <w:rPr>
          <w:rFonts w:ascii="Times New Roman" w:hAnsi="Times New Roman" w:cs="Times New Roman"/>
          <w:sz w:val="24"/>
          <w:szCs w:val="24"/>
          <w:lang w:val="en-US"/>
        </w:rPr>
        <w:t xml:space="preserve">into studies aimed at understanding </w:t>
      </w:r>
      <w:r w:rsidR="0004469E">
        <w:rPr>
          <w:rFonts w:ascii="Times New Roman" w:hAnsi="Times New Roman" w:cs="Times New Roman"/>
          <w:sz w:val="24"/>
          <w:szCs w:val="24"/>
          <w:lang w:val="en-US"/>
        </w:rPr>
        <w:t xml:space="preserve">the mechanisms that link developmental stressors to phenotypic plasticity, individual fitness, and evolutionary patterns </w:t>
      </w:r>
      <w:r w:rsidR="009D0295">
        <w:rPr>
          <w:rFonts w:ascii="Times New Roman" w:hAnsi="Times New Roman" w:cs="Times New Roman"/>
          <w:sz w:val="24"/>
          <w:szCs w:val="24"/>
          <w:lang w:val="en-US"/>
        </w:rPr>
        <w:fldChar w:fldCharType="begin">
          <w:fldData xml:space="preserve">PEVuZE5vdGU+PENpdGU+PEF1dGhvcj5Lb2NoPC9BdXRob3I+PFllYXI+MjAyMTwvWWVhcj48UmVj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</w:fldData>
        </w:fldChar>
      </w:r>
      <w:r w:rsidR="006159E1">
        <w:rPr>
          <w:rFonts w:ascii="Times New Roman" w:hAnsi="Times New Roman" w:cs="Times New Roman"/>
          <w:sz w:val="24"/>
          <w:szCs w:val="24"/>
          <w:lang w:val="en-US"/>
        </w:rPr>
        <w:instrText xml:space="preserve"> ADDIN EN.CITE </w:instrText>
      </w:r>
      <w:r w:rsidR="006159E1">
        <w:rPr>
          <w:rFonts w:ascii="Times New Roman" w:hAnsi="Times New Roman" w:cs="Times New Roman"/>
          <w:sz w:val="24"/>
          <w:szCs w:val="24"/>
          <w:lang w:val="en-US"/>
        </w:rPr>
        <w:fldChar w:fldCharType="begin">
          <w:fldData xml:space="preserve">PEVuZE5vdGU+PENpdGU+PEF1dGhvcj5Lb2NoPC9BdXRob3I+PFllYXI+MjAyMTwvWWVhcj48UmVj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</w:fldData>
        </w:fldChar>
      </w:r>
      <w:r w:rsidR="006159E1">
        <w:rPr>
          <w:rFonts w:ascii="Times New Roman" w:hAnsi="Times New Roman" w:cs="Times New Roman"/>
          <w:sz w:val="24"/>
          <w:szCs w:val="24"/>
          <w:lang w:val="en-US"/>
        </w:rPr>
        <w:instrText xml:space="preserve"> ADDIN EN.CITE.DATA </w:instrText>
      </w:r>
      <w:r w:rsidR="006159E1">
        <w:rPr>
          <w:rFonts w:ascii="Times New Roman" w:hAnsi="Times New Roman" w:cs="Times New Roman"/>
          <w:sz w:val="24"/>
          <w:szCs w:val="24"/>
          <w:lang w:val="en-US"/>
        </w:rPr>
      </w:r>
      <w:r w:rsidR="006159E1">
        <w:rPr>
          <w:rFonts w:ascii="Times New Roman" w:hAnsi="Times New Roman" w:cs="Times New Roman"/>
          <w:sz w:val="24"/>
          <w:szCs w:val="24"/>
          <w:lang w:val="en-US"/>
        </w:rPr>
        <w:fldChar w:fldCharType="end"/>
      </w:r>
      <w:r w:rsidR="009D0295">
        <w:rPr>
          <w:rFonts w:ascii="Times New Roman" w:hAnsi="Times New Roman" w:cs="Times New Roman"/>
          <w:sz w:val="24"/>
          <w:szCs w:val="24"/>
          <w:lang w:val="en-US"/>
        </w:rPr>
      </w:r>
      <w:r w:rsidR="009D0295">
        <w:rPr>
          <w:rFonts w:ascii="Times New Roman" w:hAnsi="Times New Roman" w:cs="Times New Roman"/>
          <w:sz w:val="24"/>
          <w:szCs w:val="24"/>
          <w:lang w:val="en-US"/>
        </w:rPr>
        <w:fldChar w:fldCharType="separate"/>
      </w:r>
      <w:r w:rsidR="006159E1">
        <w:rPr>
          <w:rFonts w:ascii="Times New Roman" w:hAnsi="Times New Roman" w:cs="Times New Roman"/>
          <w:noProof/>
          <w:sz w:val="24"/>
          <w:szCs w:val="24"/>
          <w:lang w:val="en-US"/>
        </w:rPr>
        <w:t>(Koch</w:t>
      </w:r>
      <w:r w:rsidR="006159E1" w:rsidRPr="006159E1">
        <w:rPr>
          <w:rFonts w:ascii="Times New Roman" w:hAnsi="Times New Roman" w:cs="Times New Roman"/>
          <w:i/>
          <w:noProof/>
          <w:sz w:val="24"/>
          <w:szCs w:val="24"/>
          <w:lang w:val="en-US"/>
        </w:rPr>
        <w:t xml:space="preserve"> et al.</w:t>
      </w:r>
      <w:r w:rsidR="006159E1">
        <w:rPr>
          <w:rFonts w:ascii="Times New Roman" w:hAnsi="Times New Roman" w:cs="Times New Roman"/>
          <w:noProof/>
          <w:sz w:val="24"/>
          <w:szCs w:val="24"/>
          <w:lang w:val="en-US"/>
        </w:rPr>
        <w:t>, 2021; Crino</w:t>
      </w:r>
      <w:r w:rsidR="006159E1" w:rsidRPr="006159E1">
        <w:rPr>
          <w:rFonts w:ascii="Times New Roman" w:hAnsi="Times New Roman" w:cs="Times New Roman"/>
          <w:i/>
          <w:noProof/>
          <w:sz w:val="24"/>
          <w:szCs w:val="24"/>
          <w:lang w:val="en-US"/>
        </w:rPr>
        <w:t xml:space="preserve"> et al.</w:t>
      </w:r>
      <w:r w:rsidR="006159E1">
        <w:rPr>
          <w:rFonts w:ascii="Times New Roman" w:hAnsi="Times New Roman" w:cs="Times New Roman"/>
          <w:noProof/>
          <w:sz w:val="24"/>
          <w:szCs w:val="24"/>
          <w:lang w:val="en-US"/>
        </w:rPr>
        <w:t>, 2024b; Hill, 2014; Dowling &amp; Simmons, 2009; Monaghan, Metcalfe &amp; Torres, 2009; Recio</w:t>
      </w:r>
      <w:r w:rsidR="006159E1" w:rsidRPr="006159E1">
        <w:rPr>
          <w:rFonts w:ascii="Times New Roman" w:hAnsi="Times New Roman" w:cs="Times New Roman"/>
          <w:i/>
          <w:noProof/>
          <w:sz w:val="24"/>
          <w:szCs w:val="24"/>
          <w:lang w:val="en-US"/>
        </w:rPr>
        <w:t xml:space="preserve"> et al.</w:t>
      </w:r>
      <w:r w:rsidR="006159E1">
        <w:rPr>
          <w:rFonts w:ascii="Times New Roman" w:hAnsi="Times New Roman" w:cs="Times New Roman"/>
          <w:noProof/>
          <w:sz w:val="24"/>
          <w:szCs w:val="24"/>
          <w:lang w:val="en-US"/>
        </w:rPr>
        <w:t>, 2025)</w:t>
      </w:r>
      <w:r w:rsidR="009D0295">
        <w:rPr>
          <w:rFonts w:ascii="Times New Roman" w:hAnsi="Times New Roman" w:cs="Times New Roman"/>
          <w:sz w:val="24"/>
          <w:szCs w:val="24"/>
          <w:lang w:val="en-US"/>
        </w:rPr>
        <w:fldChar w:fldCharType="end"/>
      </w:r>
      <w:r w:rsidR="0091738F">
        <w:rPr>
          <w:rFonts w:ascii="Times New Roman" w:hAnsi="Times New Roman" w:cs="Times New Roman"/>
          <w:sz w:val="24"/>
          <w:szCs w:val="24"/>
          <w:lang w:val="en-US"/>
        </w:rPr>
        <w:t>.</w:t>
      </w:r>
      <w:r w:rsidR="009D0295">
        <w:rPr>
          <w:rFonts w:ascii="Times New Roman" w:hAnsi="Times New Roman" w:cs="Times New Roman"/>
          <w:sz w:val="24"/>
          <w:szCs w:val="24"/>
          <w:lang w:val="en-US"/>
        </w:rPr>
        <w:t xml:space="preserve"> </w:t>
      </w:r>
      <w:r w:rsidR="00AE47C9">
        <w:rPr>
          <w:rFonts w:ascii="Times New Roman" w:hAnsi="Times New Roman" w:cs="Times New Roman"/>
          <w:sz w:val="24"/>
          <w:szCs w:val="24"/>
          <w:lang w:val="en-US"/>
        </w:rPr>
        <w:t xml:space="preserve">However, </w:t>
      </w:r>
      <w:r w:rsidR="00387121">
        <w:rPr>
          <w:rFonts w:ascii="Times New Roman" w:hAnsi="Times New Roman" w:cs="Times New Roman"/>
          <w:sz w:val="24"/>
          <w:szCs w:val="24"/>
          <w:lang w:val="en-US"/>
        </w:rPr>
        <w:t xml:space="preserve">our understanding of the general effects of developmental stressors on mitochondrial </w:t>
      </w:r>
      <w:r w:rsidR="00097A47">
        <w:rPr>
          <w:rFonts w:ascii="Times New Roman" w:hAnsi="Times New Roman" w:cs="Times New Roman"/>
          <w:sz w:val="24"/>
          <w:szCs w:val="24"/>
          <w:lang w:val="en-US"/>
        </w:rPr>
        <w:t xml:space="preserve">respiratory </w:t>
      </w:r>
      <w:r w:rsidR="00387121">
        <w:rPr>
          <w:rFonts w:ascii="Times New Roman" w:hAnsi="Times New Roman" w:cs="Times New Roman"/>
          <w:sz w:val="24"/>
          <w:szCs w:val="24"/>
          <w:lang w:val="en-US"/>
        </w:rPr>
        <w:t xml:space="preserve">function across </w:t>
      </w:r>
      <w:r w:rsidR="003A1238">
        <w:rPr>
          <w:rFonts w:ascii="Times New Roman" w:hAnsi="Times New Roman" w:cs="Times New Roman"/>
          <w:sz w:val="24"/>
          <w:szCs w:val="24"/>
          <w:lang w:val="en-US"/>
        </w:rPr>
        <w:t>contexts has been</w:t>
      </w:r>
      <w:r w:rsidR="006F030D">
        <w:rPr>
          <w:rFonts w:ascii="Times New Roman" w:hAnsi="Times New Roman" w:cs="Times New Roman"/>
          <w:sz w:val="24"/>
          <w:szCs w:val="24"/>
          <w:lang w:val="en-US"/>
        </w:rPr>
        <w:t xml:space="preserve"> hindered by the lack of quantitative synthesis. </w:t>
      </w:r>
      <w:r w:rsidR="00437D02">
        <w:rPr>
          <w:rFonts w:ascii="Times New Roman" w:hAnsi="Times New Roman" w:cs="Times New Roman"/>
          <w:sz w:val="24"/>
          <w:szCs w:val="24"/>
          <w:lang w:val="en-US"/>
        </w:rPr>
        <w:t xml:space="preserve">Here, we </w:t>
      </w:r>
      <w:r w:rsidR="006F030D">
        <w:rPr>
          <w:rFonts w:ascii="Times New Roman" w:hAnsi="Times New Roman" w:cs="Times New Roman"/>
          <w:sz w:val="24"/>
          <w:szCs w:val="24"/>
          <w:lang w:val="en-US"/>
        </w:rPr>
        <w:t xml:space="preserve">provide the first quantitative synthesis that tests the effects of developmental stressors </w:t>
      </w:r>
      <w:r w:rsidR="001245B5">
        <w:rPr>
          <w:rFonts w:ascii="Times New Roman" w:hAnsi="Times New Roman" w:cs="Times New Roman"/>
          <w:sz w:val="24"/>
          <w:szCs w:val="24"/>
          <w:lang w:val="en-US"/>
        </w:rPr>
        <w:t xml:space="preserve">on </w:t>
      </w:r>
      <w:r w:rsidR="006F030D">
        <w:rPr>
          <w:rFonts w:ascii="Times New Roman" w:hAnsi="Times New Roman" w:cs="Times New Roman"/>
          <w:sz w:val="24"/>
          <w:szCs w:val="24"/>
          <w:lang w:val="en-US"/>
        </w:rPr>
        <w:t xml:space="preserve">mitochondrial </w:t>
      </w:r>
      <w:r w:rsidR="00097A47">
        <w:rPr>
          <w:rFonts w:ascii="Times New Roman" w:hAnsi="Times New Roman" w:cs="Times New Roman"/>
          <w:sz w:val="24"/>
          <w:szCs w:val="24"/>
          <w:lang w:val="en-US"/>
        </w:rPr>
        <w:t xml:space="preserve">respiratory </w:t>
      </w:r>
      <w:r w:rsidR="006F030D">
        <w:rPr>
          <w:rFonts w:ascii="Times New Roman" w:hAnsi="Times New Roman" w:cs="Times New Roman"/>
          <w:sz w:val="24"/>
          <w:szCs w:val="24"/>
          <w:lang w:val="en-US"/>
        </w:rPr>
        <w:t xml:space="preserve">function across </w:t>
      </w:r>
      <w:r w:rsidR="005E04D9">
        <w:rPr>
          <w:rFonts w:ascii="Times New Roman" w:hAnsi="Times New Roman" w:cs="Times New Roman"/>
          <w:sz w:val="24"/>
          <w:szCs w:val="24"/>
          <w:lang w:val="en-US"/>
        </w:rPr>
        <w:t xml:space="preserve">life-stages and </w:t>
      </w:r>
      <w:r w:rsidR="006F030D">
        <w:rPr>
          <w:rFonts w:ascii="Times New Roman" w:hAnsi="Times New Roman" w:cs="Times New Roman"/>
          <w:sz w:val="24"/>
          <w:szCs w:val="24"/>
          <w:lang w:val="en-US"/>
        </w:rPr>
        <w:t>taxa</w:t>
      </w:r>
      <w:r w:rsidR="009D212C">
        <w:rPr>
          <w:rFonts w:ascii="Times New Roman" w:hAnsi="Times New Roman" w:cs="Times New Roman"/>
          <w:sz w:val="24"/>
          <w:szCs w:val="24"/>
          <w:lang w:val="en-US"/>
        </w:rPr>
        <w:t>.</w:t>
      </w:r>
      <w:r w:rsidR="00AE5B3E">
        <w:rPr>
          <w:rFonts w:ascii="Times New Roman" w:hAnsi="Times New Roman" w:cs="Times New Roman"/>
          <w:sz w:val="24"/>
          <w:szCs w:val="24"/>
          <w:lang w:val="en-US"/>
        </w:rPr>
        <w:t xml:space="preserve"> </w:t>
      </w:r>
      <w:r w:rsidR="009D212C">
        <w:rPr>
          <w:rFonts w:ascii="Times New Roman" w:hAnsi="Times New Roman" w:cs="Times New Roman"/>
          <w:sz w:val="24"/>
          <w:szCs w:val="24"/>
          <w:lang w:val="en-US"/>
        </w:rPr>
        <w:t xml:space="preserve">Based on patterns extracted from </w:t>
      </w:r>
      <w:r w:rsidR="004E303C" w:rsidRPr="004E303C">
        <w:rPr>
          <w:rFonts w:ascii="Times New Roman" w:hAnsi="Times New Roman" w:cs="Times New Roman"/>
          <w:sz w:val="24"/>
          <w:szCs w:val="24"/>
          <w:lang w:val="en-US"/>
        </w:rPr>
        <w:t>86</w:t>
      </w:r>
      <w:r w:rsidR="00AE5B3E">
        <w:rPr>
          <w:rFonts w:ascii="Times New Roman" w:hAnsi="Times New Roman" w:cs="Times New Roman"/>
          <w:sz w:val="24"/>
          <w:szCs w:val="24"/>
          <w:lang w:val="en-US"/>
        </w:rPr>
        <w:t xml:space="preserve"> published studies</w:t>
      </w:r>
      <w:r w:rsidR="009D212C">
        <w:rPr>
          <w:rFonts w:ascii="Times New Roman" w:hAnsi="Times New Roman" w:cs="Times New Roman"/>
          <w:sz w:val="24"/>
          <w:szCs w:val="24"/>
          <w:lang w:val="en-US"/>
        </w:rPr>
        <w:t>, w</w:t>
      </w:r>
      <w:r w:rsidR="006F030D">
        <w:rPr>
          <w:rFonts w:ascii="Times New Roman" w:hAnsi="Times New Roman" w:cs="Times New Roman"/>
          <w:sz w:val="24"/>
          <w:szCs w:val="24"/>
          <w:lang w:val="en-US"/>
        </w:rPr>
        <w:t xml:space="preserve">e </w:t>
      </w:r>
      <w:r w:rsidR="00437D02">
        <w:rPr>
          <w:rFonts w:ascii="Times New Roman" w:hAnsi="Times New Roman" w:cs="Times New Roman"/>
          <w:sz w:val="24"/>
          <w:szCs w:val="24"/>
          <w:lang w:val="en-US"/>
        </w:rPr>
        <w:t>find that exposure to stressors during develop</w:t>
      </w:r>
      <w:r w:rsidR="0091738F">
        <w:rPr>
          <w:rFonts w:ascii="Times New Roman" w:hAnsi="Times New Roman" w:cs="Times New Roman"/>
          <w:sz w:val="24"/>
          <w:szCs w:val="24"/>
          <w:lang w:val="en-US"/>
        </w:rPr>
        <w:t>ment</w:t>
      </w:r>
      <w:r w:rsidR="00437D02">
        <w:rPr>
          <w:rFonts w:ascii="Times New Roman" w:hAnsi="Times New Roman" w:cs="Times New Roman"/>
          <w:sz w:val="24"/>
          <w:szCs w:val="24"/>
          <w:lang w:val="en-US"/>
        </w:rPr>
        <w:t xml:space="preserve"> </w:t>
      </w:r>
      <w:r w:rsidR="006F030D">
        <w:rPr>
          <w:rFonts w:ascii="Times New Roman" w:hAnsi="Times New Roman" w:cs="Times New Roman"/>
          <w:sz w:val="24"/>
          <w:szCs w:val="24"/>
          <w:lang w:val="en-US"/>
        </w:rPr>
        <w:t xml:space="preserve">generally </w:t>
      </w:r>
      <w:r w:rsidR="00437D02">
        <w:rPr>
          <w:rFonts w:ascii="Times New Roman" w:hAnsi="Times New Roman" w:cs="Times New Roman"/>
          <w:sz w:val="24"/>
          <w:szCs w:val="24"/>
          <w:lang w:val="en-US"/>
        </w:rPr>
        <w:t>decreases mitochondrial</w:t>
      </w:r>
      <w:r w:rsidR="009D212C">
        <w:rPr>
          <w:rFonts w:ascii="Times New Roman" w:hAnsi="Times New Roman" w:cs="Times New Roman"/>
          <w:sz w:val="24"/>
          <w:szCs w:val="24"/>
          <w:lang w:val="en-US"/>
        </w:rPr>
        <w:t xml:space="preserve"> respiratory</w:t>
      </w:r>
      <w:r w:rsidR="00437D02">
        <w:rPr>
          <w:rFonts w:ascii="Times New Roman" w:hAnsi="Times New Roman" w:cs="Times New Roman"/>
          <w:sz w:val="24"/>
          <w:szCs w:val="24"/>
          <w:lang w:val="en-US"/>
        </w:rPr>
        <w:t xml:space="preserve"> function</w:t>
      </w:r>
      <w:r w:rsidR="0091738F">
        <w:rPr>
          <w:rFonts w:ascii="Times New Roman" w:hAnsi="Times New Roman" w:cs="Times New Roman"/>
          <w:sz w:val="24"/>
          <w:szCs w:val="24"/>
          <w:lang w:val="en-US"/>
        </w:rPr>
        <w:t xml:space="preserve">, </w:t>
      </w:r>
      <w:r w:rsidR="006F030D">
        <w:rPr>
          <w:rFonts w:ascii="Times New Roman" w:hAnsi="Times New Roman" w:cs="Times New Roman"/>
          <w:sz w:val="24"/>
          <w:szCs w:val="24"/>
          <w:lang w:val="en-US"/>
        </w:rPr>
        <w:t xml:space="preserve">defined </w:t>
      </w:r>
      <w:r w:rsidR="0091738F">
        <w:rPr>
          <w:rFonts w:ascii="Times New Roman" w:hAnsi="Times New Roman" w:cs="Times New Roman"/>
          <w:sz w:val="24"/>
          <w:szCs w:val="24"/>
          <w:lang w:val="en-US"/>
        </w:rPr>
        <w:t>here as</w:t>
      </w:r>
      <w:r w:rsidR="006F030D">
        <w:rPr>
          <w:rFonts w:ascii="Times New Roman" w:hAnsi="Times New Roman" w:cs="Times New Roman"/>
          <w:sz w:val="24"/>
          <w:szCs w:val="24"/>
          <w:lang w:val="en-US"/>
        </w:rPr>
        <w:t xml:space="preserve"> reduced </w:t>
      </w:r>
      <w:r w:rsidR="009D212C">
        <w:rPr>
          <w:rFonts w:ascii="Times New Roman" w:hAnsi="Times New Roman" w:cs="Times New Roman"/>
          <w:sz w:val="24"/>
          <w:szCs w:val="24"/>
          <w:lang w:val="en-US"/>
        </w:rPr>
        <w:t>oxygen consumption, fewer</w:t>
      </w:r>
      <w:r w:rsidR="006F030D">
        <w:rPr>
          <w:rFonts w:ascii="Times New Roman" w:hAnsi="Times New Roman" w:cs="Times New Roman"/>
          <w:sz w:val="24"/>
          <w:szCs w:val="24"/>
          <w:lang w:val="en-US"/>
        </w:rPr>
        <w:t xml:space="preserve"> antioxidants</w:t>
      </w:r>
      <w:r w:rsidR="009D212C">
        <w:rPr>
          <w:rFonts w:ascii="Times New Roman" w:hAnsi="Times New Roman" w:cs="Times New Roman"/>
          <w:sz w:val="24"/>
          <w:szCs w:val="24"/>
          <w:lang w:val="en-US"/>
        </w:rPr>
        <w:t>,</w:t>
      </w:r>
      <w:r w:rsidR="006F030D">
        <w:rPr>
          <w:rFonts w:ascii="Times New Roman" w:hAnsi="Times New Roman" w:cs="Times New Roman"/>
          <w:sz w:val="24"/>
          <w:szCs w:val="24"/>
          <w:lang w:val="en-US"/>
        </w:rPr>
        <w:t xml:space="preserve"> and increased oxidative stress and oxidative damage. </w:t>
      </w:r>
      <w:r w:rsidR="00BC20DE">
        <w:rPr>
          <w:rFonts w:ascii="Times New Roman" w:hAnsi="Times New Roman" w:cs="Times New Roman"/>
          <w:sz w:val="24"/>
          <w:szCs w:val="24"/>
          <w:lang w:val="en-US"/>
        </w:rPr>
        <w:t xml:space="preserve">Although </w:t>
      </w:r>
      <w:r w:rsidR="001245B5">
        <w:rPr>
          <w:rFonts w:ascii="Times New Roman" w:hAnsi="Times New Roman" w:cs="Times New Roman"/>
          <w:sz w:val="24"/>
          <w:szCs w:val="24"/>
          <w:lang w:val="en-US"/>
        </w:rPr>
        <w:t xml:space="preserve">all categories of developmental stressors </w:t>
      </w:r>
      <w:r w:rsidR="006D5EEA">
        <w:rPr>
          <w:rFonts w:ascii="Times New Roman" w:hAnsi="Times New Roman" w:cs="Times New Roman"/>
          <w:sz w:val="24"/>
          <w:szCs w:val="24"/>
          <w:lang w:val="en-US"/>
        </w:rPr>
        <w:t xml:space="preserve">generally </w:t>
      </w:r>
      <w:r w:rsidR="001245B5">
        <w:rPr>
          <w:rFonts w:ascii="Times New Roman" w:hAnsi="Times New Roman" w:cs="Times New Roman"/>
          <w:sz w:val="24"/>
          <w:szCs w:val="24"/>
          <w:lang w:val="en-US"/>
        </w:rPr>
        <w:t xml:space="preserve">had negative effects on mitochondrial </w:t>
      </w:r>
      <w:r w:rsidR="00097A47">
        <w:rPr>
          <w:rFonts w:ascii="Times New Roman" w:hAnsi="Times New Roman" w:cs="Times New Roman"/>
          <w:sz w:val="24"/>
          <w:szCs w:val="24"/>
          <w:lang w:val="en-US"/>
        </w:rPr>
        <w:lastRenderedPageBreak/>
        <w:t xml:space="preserve">respiratory </w:t>
      </w:r>
      <w:r w:rsidR="001245B5">
        <w:rPr>
          <w:rFonts w:ascii="Times New Roman" w:hAnsi="Times New Roman" w:cs="Times New Roman"/>
          <w:sz w:val="24"/>
          <w:szCs w:val="24"/>
          <w:lang w:val="en-US"/>
        </w:rPr>
        <w:t xml:space="preserve">function, </w:t>
      </w:r>
      <w:r w:rsidR="00BC20DE">
        <w:rPr>
          <w:rFonts w:ascii="Times New Roman" w:hAnsi="Times New Roman" w:cs="Times New Roman"/>
          <w:sz w:val="24"/>
          <w:szCs w:val="24"/>
          <w:lang w:val="en-US"/>
        </w:rPr>
        <w:t xml:space="preserve">the </w:t>
      </w:r>
      <w:r w:rsidR="006D5EEA">
        <w:rPr>
          <w:rFonts w:ascii="Times New Roman" w:hAnsi="Times New Roman" w:cs="Times New Roman"/>
          <w:sz w:val="24"/>
          <w:szCs w:val="24"/>
          <w:lang w:val="en-US"/>
        </w:rPr>
        <w:t>magnitude of</w:t>
      </w:r>
      <w:r w:rsidR="00BC20DE">
        <w:rPr>
          <w:rFonts w:ascii="Times New Roman" w:hAnsi="Times New Roman" w:cs="Times New Roman"/>
          <w:sz w:val="24"/>
          <w:szCs w:val="24"/>
          <w:lang w:val="en-US"/>
        </w:rPr>
        <w:t xml:space="preserve"> effects varied </w:t>
      </w:r>
      <w:r w:rsidR="006D5EEA">
        <w:rPr>
          <w:rFonts w:ascii="Times New Roman" w:hAnsi="Times New Roman" w:cs="Times New Roman"/>
          <w:sz w:val="24"/>
          <w:szCs w:val="24"/>
          <w:lang w:val="en-US"/>
        </w:rPr>
        <w:t>between</w:t>
      </w:r>
      <w:r w:rsidR="00BC20DE">
        <w:rPr>
          <w:rFonts w:ascii="Times New Roman" w:hAnsi="Times New Roman" w:cs="Times New Roman"/>
          <w:sz w:val="24"/>
          <w:szCs w:val="24"/>
          <w:lang w:val="en-US"/>
        </w:rPr>
        <w:t xml:space="preserve"> developmental stressors with some having larger effects than others</w:t>
      </w:r>
      <w:r w:rsidR="006D5EEA">
        <w:rPr>
          <w:rFonts w:ascii="Times New Roman" w:hAnsi="Times New Roman" w:cs="Times New Roman"/>
          <w:sz w:val="24"/>
          <w:szCs w:val="24"/>
          <w:lang w:val="en-US"/>
        </w:rPr>
        <w:t xml:space="preserve"> (e.g., </w:t>
      </w:r>
      <w:r w:rsidR="0091738F">
        <w:rPr>
          <w:rFonts w:ascii="Times New Roman" w:hAnsi="Times New Roman" w:cs="Times New Roman"/>
          <w:sz w:val="24"/>
          <w:szCs w:val="24"/>
          <w:lang w:val="en-US"/>
        </w:rPr>
        <w:t>parental care</w:t>
      </w:r>
      <w:r w:rsidR="006D5EEA">
        <w:rPr>
          <w:rFonts w:ascii="Times New Roman" w:hAnsi="Times New Roman" w:cs="Times New Roman"/>
          <w:sz w:val="24"/>
          <w:szCs w:val="24"/>
          <w:lang w:val="en-US"/>
        </w:rPr>
        <w:t xml:space="preserve"> deprivation compared to nutritional imbalance)</w:t>
      </w:r>
      <w:r w:rsidR="00BC20DE">
        <w:rPr>
          <w:rFonts w:ascii="Times New Roman" w:hAnsi="Times New Roman" w:cs="Times New Roman"/>
          <w:sz w:val="24"/>
          <w:szCs w:val="24"/>
          <w:lang w:val="en-US"/>
        </w:rPr>
        <w:t>. Additionally, some mitochondrial traits</w:t>
      </w:r>
      <w:r w:rsidR="00301066">
        <w:rPr>
          <w:rFonts w:ascii="Times New Roman" w:hAnsi="Times New Roman" w:cs="Times New Roman"/>
          <w:sz w:val="24"/>
          <w:szCs w:val="24"/>
          <w:lang w:val="en-US"/>
        </w:rPr>
        <w:t xml:space="preserve"> </w:t>
      </w:r>
      <w:r w:rsidR="00BC20DE">
        <w:rPr>
          <w:rFonts w:ascii="Times New Roman" w:hAnsi="Times New Roman" w:cs="Times New Roman"/>
          <w:sz w:val="24"/>
          <w:szCs w:val="24"/>
          <w:lang w:val="en-US"/>
        </w:rPr>
        <w:t>were more strongly affected than other</w:t>
      </w:r>
      <w:r w:rsidR="00301066">
        <w:rPr>
          <w:rFonts w:ascii="Times New Roman" w:hAnsi="Times New Roman" w:cs="Times New Roman"/>
          <w:sz w:val="24"/>
          <w:szCs w:val="24"/>
          <w:lang w:val="en-US"/>
        </w:rPr>
        <w:t xml:space="preserve">s, although </w:t>
      </w:r>
      <w:r w:rsidR="002F755C">
        <w:rPr>
          <w:rFonts w:ascii="Times New Roman" w:hAnsi="Times New Roman" w:cs="Times New Roman"/>
          <w:sz w:val="24"/>
          <w:szCs w:val="24"/>
          <w:lang w:val="en-US"/>
        </w:rPr>
        <w:t xml:space="preserve">this </w:t>
      </w:r>
      <w:r w:rsidR="00301066">
        <w:rPr>
          <w:rFonts w:ascii="Times New Roman" w:hAnsi="Times New Roman" w:cs="Times New Roman"/>
          <w:sz w:val="24"/>
          <w:szCs w:val="24"/>
          <w:lang w:val="en-US"/>
        </w:rPr>
        <w:t xml:space="preserve">varied between </w:t>
      </w:r>
      <w:r w:rsidR="0091738F">
        <w:rPr>
          <w:rFonts w:ascii="Times New Roman" w:hAnsi="Times New Roman" w:cs="Times New Roman"/>
          <w:sz w:val="24"/>
          <w:szCs w:val="24"/>
          <w:lang w:val="en-US"/>
        </w:rPr>
        <w:t xml:space="preserve">categories of </w:t>
      </w:r>
      <w:r w:rsidR="00301066">
        <w:rPr>
          <w:rFonts w:ascii="Times New Roman" w:hAnsi="Times New Roman" w:cs="Times New Roman"/>
          <w:sz w:val="24"/>
          <w:szCs w:val="24"/>
          <w:lang w:val="en-US"/>
        </w:rPr>
        <w:t>developmental stressor</w:t>
      </w:r>
      <w:r w:rsidR="0091738F">
        <w:rPr>
          <w:rFonts w:ascii="Times New Roman" w:hAnsi="Times New Roman" w:cs="Times New Roman"/>
          <w:sz w:val="24"/>
          <w:szCs w:val="24"/>
          <w:lang w:val="en-US"/>
        </w:rPr>
        <w:t>s</w:t>
      </w:r>
      <w:r w:rsidR="00301066">
        <w:rPr>
          <w:rFonts w:ascii="Times New Roman" w:hAnsi="Times New Roman" w:cs="Times New Roman"/>
          <w:sz w:val="24"/>
          <w:szCs w:val="24"/>
          <w:lang w:val="en-US"/>
        </w:rPr>
        <w:t>.</w:t>
      </w:r>
      <w:r w:rsidR="00BC20DE">
        <w:rPr>
          <w:rFonts w:ascii="Times New Roman" w:hAnsi="Times New Roman" w:cs="Times New Roman"/>
          <w:sz w:val="24"/>
          <w:szCs w:val="24"/>
          <w:lang w:val="en-US"/>
        </w:rPr>
        <w:t xml:space="preserve"> </w:t>
      </w:r>
      <w:r w:rsidR="00387121">
        <w:rPr>
          <w:rFonts w:ascii="Times New Roman" w:hAnsi="Times New Roman" w:cs="Times New Roman"/>
          <w:sz w:val="24"/>
          <w:szCs w:val="24"/>
          <w:lang w:val="en-US"/>
        </w:rPr>
        <w:t xml:space="preserve">Our results can </w:t>
      </w:r>
      <w:r w:rsidR="00AE5B3E">
        <w:rPr>
          <w:rFonts w:ascii="Times New Roman" w:hAnsi="Times New Roman" w:cs="Times New Roman"/>
          <w:sz w:val="24"/>
          <w:szCs w:val="24"/>
          <w:lang w:val="en-US"/>
        </w:rPr>
        <w:t>guide future research</w:t>
      </w:r>
      <w:r w:rsidR="00C753D9">
        <w:rPr>
          <w:rFonts w:ascii="Times New Roman" w:hAnsi="Times New Roman" w:cs="Times New Roman"/>
          <w:sz w:val="24"/>
          <w:szCs w:val="24"/>
          <w:lang w:val="en-US"/>
        </w:rPr>
        <w:t xml:space="preserve"> aimed at understanding how developmentally induced changes in mitochondrial </w:t>
      </w:r>
      <w:r w:rsidR="00097A47">
        <w:rPr>
          <w:rFonts w:ascii="Times New Roman" w:hAnsi="Times New Roman" w:cs="Times New Roman"/>
          <w:sz w:val="24"/>
          <w:szCs w:val="24"/>
          <w:lang w:val="en-US"/>
        </w:rPr>
        <w:t xml:space="preserve">respiratory </w:t>
      </w:r>
      <w:r w:rsidR="00C753D9">
        <w:rPr>
          <w:rFonts w:ascii="Times New Roman" w:hAnsi="Times New Roman" w:cs="Times New Roman"/>
          <w:sz w:val="24"/>
          <w:szCs w:val="24"/>
          <w:lang w:val="en-US"/>
        </w:rPr>
        <w:t xml:space="preserve">function enable animals to acclimate to variable environmental conditions and affect individual fitness, life history strategies, and evolutionary patterns. Finally, our results can inform future </w:t>
      </w:r>
      <w:r w:rsidR="001245B5">
        <w:rPr>
          <w:rFonts w:ascii="Times New Roman" w:hAnsi="Times New Roman" w:cs="Times New Roman"/>
          <w:sz w:val="24"/>
          <w:szCs w:val="24"/>
          <w:lang w:val="en-US"/>
        </w:rPr>
        <w:t xml:space="preserve">human health research </w:t>
      </w:r>
      <w:r w:rsidR="00C753D9">
        <w:rPr>
          <w:rFonts w:ascii="Times New Roman" w:hAnsi="Times New Roman" w:cs="Times New Roman"/>
          <w:sz w:val="24"/>
          <w:szCs w:val="24"/>
          <w:lang w:val="en-US"/>
        </w:rPr>
        <w:t xml:space="preserve">aimed at </w:t>
      </w:r>
      <w:r w:rsidR="0091738F">
        <w:rPr>
          <w:rFonts w:ascii="Times New Roman" w:hAnsi="Times New Roman" w:cs="Times New Roman"/>
          <w:sz w:val="24"/>
          <w:szCs w:val="24"/>
          <w:lang w:val="en-US"/>
        </w:rPr>
        <w:t xml:space="preserve">developing predictive frameworks for </w:t>
      </w:r>
      <w:r w:rsidR="00C753D9">
        <w:rPr>
          <w:rFonts w:ascii="Times New Roman" w:hAnsi="Times New Roman" w:cs="Times New Roman"/>
          <w:sz w:val="24"/>
          <w:szCs w:val="24"/>
          <w:lang w:val="en-US"/>
        </w:rPr>
        <w:t>understanding the impact of nutritional imbalances on the propensity for</w:t>
      </w:r>
      <w:r w:rsidR="001245B5">
        <w:rPr>
          <w:rFonts w:ascii="Times New Roman" w:hAnsi="Times New Roman" w:cs="Times New Roman"/>
          <w:sz w:val="24"/>
          <w:szCs w:val="24"/>
          <w:lang w:val="en-US"/>
        </w:rPr>
        <w:t xml:space="preserve"> metabolic disorders and</w:t>
      </w:r>
      <w:r w:rsidR="00C753D9">
        <w:rPr>
          <w:rFonts w:ascii="Times New Roman" w:hAnsi="Times New Roman" w:cs="Times New Roman"/>
          <w:sz w:val="24"/>
          <w:szCs w:val="24"/>
          <w:lang w:val="en-US"/>
        </w:rPr>
        <w:t xml:space="preserve"> mitochondrial-linked diseases. </w:t>
      </w:r>
    </w:p>
    <w:p w14:paraId="4BEE66AE" w14:textId="77777777" w:rsidR="003A1238" w:rsidRDefault="003A1238" w:rsidP="00BC7294">
      <w:pPr>
        <w:spacing w:line="480" w:lineRule="auto"/>
        <w:rPr>
          <w:rFonts w:ascii="Times New Roman" w:hAnsi="Times New Roman" w:cs="Times New Roman"/>
          <w:sz w:val="24"/>
          <w:szCs w:val="24"/>
          <w:lang w:val="en-US"/>
        </w:rPr>
      </w:pPr>
      <w:bookmarkStart w:id="136" w:name="_Hlk210987192"/>
    </w:p>
    <w:p w14:paraId="092AE302" w14:textId="28061F95" w:rsidR="003A1238" w:rsidRDefault="003A1238" w:rsidP="00D72B71">
      <w:pPr>
        <w:pStyle w:val="Heading2"/>
      </w:pPr>
      <w:bookmarkStart w:id="137" w:name="_Toc211373593"/>
      <w:r w:rsidRPr="003A1238">
        <w:t xml:space="preserve">(1) </w:t>
      </w:r>
      <w:r w:rsidR="007F5D85">
        <w:t xml:space="preserve">Exposure to glucocorticoids, parental care deprivation, and psychological disturbances during development reduce </w:t>
      </w:r>
      <w:r>
        <w:t xml:space="preserve">mitochondrial </w:t>
      </w:r>
      <w:r w:rsidR="00097A47">
        <w:t xml:space="preserve">respiratory </w:t>
      </w:r>
      <w:r>
        <w:t>function</w:t>
      </w:r>
      <w:bookmarkEnd w:id="137"/>
    </w:p>
    <w:bookmarkEnd w:id="136"/>
    <w:p w14:paraId="367CAD21" w14:textId="2000BAFE" w:rsidR="00E5537E" w:rsidRDefault="003A1238" w:rsidP="00BC7294">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We found that all categories of developmental stressors generally decreased mitochondrial </w:t>
      </w:r>
      <w:r w:rsidR="00097A47">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 xml:space="preserve">function although the degree of effects varied across categories of stressors. </w:t>
      </w:r>
      <w:r w:rsidR="009F0104">
        <w:rPr>
          <w:rFonts w:ascii="Times New Roman" w:hAnsi="Times New Roman" w:cs="Times New Roman"/>
          <w:sz w:val="24"/>
          <w:szCs w:val="24"/>
          <w:lang w:val="en-US"/>
        </w:rPr>
        <w:t xml:space="preserve">Exposure to glucocorticoids, parental care deprivation, and psychological disturbance during development had the strongest negative effects on mitochondrial </w:t>
      </w:r>
      <w:r w:rsidR="00097A47">
        <w:rPr>
          <w:rFonts w:ascii="Times New Roman" w:hAnsi="Times New Roman" w:cs="Times New Roman"/>
          <w:sz w:val="24"/>
          <w:szCs w:val="24"/>
          <w:lang w:val="en-US"/>
        </w:rPr>
        <w:t xml:space="preserve">respiratory </w:t>
      </w:r>
      <w:r w:rsidR="009F0104">
        <w:rPr>
          <w:rFonts w:ascii="Times New Roman" w:hAnsi="Times New Roman" w:cs="Times New Roman"/>
          <w:sz w:val="24"/>
          <w:szCs w:val="24"/>
          <w:lang w:val="en-US"/>
        </w:rPr>
        <w:t xml:space="preserve">function. </w:t>
      </w:r>
      <w:r w:rsidR="00EC1635">
        <w:rPr>
          <w:rFonts w:ascii="Times New Roman" w:hAnsi="Times New Roman" w:cs="Times New Roman"/>
          <w:sz w:val="24"/>
          <w:szCs w:val="24"/>
          <w:lang w:val="en-US"/>
        </w:rPr>
        <w:t xml:space="preserve">Both parental care deprivation and psychological disturbances have been linked to acute HPA-axis responses and long-term changes in glucocorticoid physiology </w:t>
      </w:r>
      <w:r w:rsidR="00EC1635">
        <w:rPr>
          <w:rFonts w:ascii="Times New Roman" w:hAnsi="Times New Roman" w:cs="Times New Roman"/>
          <w:sz w:val="24"/>
          <w:szCs w:val="24"/>
          <w:lang w:val="en-US"/>
        </w:rPr>
        <w:fldChar w:fldCharType="begin">
          <w:fldData xml:space="preserve">PEVuZE5vdGU+PENpdGU+PEF1dGhvcj5CYW5lcmplZTwvQXV0aG9yPjxZZWFyPjIwMTE8L1llYXI+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PEVuZE5vdGU+PENpdGU+PEF1dGhvcj5CYW5lcmplZTwvQXV0aG9yPjxZZWFyPjIwMTE8L1llYXI+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EC1635">
        <w:rPr>
          <w:rFonts w:ascii="Times New Roman" w:hAnsi="Times New Roman" w:cs="Times New Roman"/>
          <w:sz w:val="24"/>
          <w:szCs w:val="24"/>
          <w:lang w:val="en-US"/>
        </w:rPr>
      </w:r>
      <w:r w:rsidR="00EC1635">
        <w:rPr>
          <w:rFonts w:ascii="Times New Roman" w:hAnsi="Times New Roman" w:cs="Times New Roman"/>
          <w:sz w:val="24"/>
          <w:szCs w:val="24"/>
          <w:lang w:val="en-US"/>
        </w:rPr>
        <w:fldChar w:fldCharType="separate"/>
      </w:r>
      <w:r w:rsidR="00EC1635">
        <w:rPr>
          <w:rFonts w:ascii="Times New Roman" w:hAnsi="Times New Roman" w:cs="Times New Roman"/>
          <w:noProof/>
          <w:sz w:val="24"/>
          <w:szCs w:val="24"/>
          <w:lang w:val="en-US"/>
        </w:rPr>
        <w:t>(e.g., Banerjee &amp; Adkins-Regan, 2011; Schmidt</w:t>
      </w:r>
      <w:r w:rsidR="00EC1635" w:rsidRPr="00CD6742">
        <w:rPr>
          <w:rFonts w:ascii="Times New Roman" w:hAnsi="Times New Roman" w:cs="Times New Roman"/>
          <w:i/>
          <w:noProof/>
          <w:sz w:val="24"/>
          <w:szCs w:val="24"/>
          <w:lang w:val="en-US"/>
        </w:rPr>
        <w:t xml:space="preserve"> et al.</w:t>
      </w:r>
      <w:r w:rsidR="00EC1635">
        <w:rPr>
          <w:rFonts w:ascii="Times New Roman" w:hAnsi="Times New Roman" w:cs="Times New Roman"/>
          <w:noProof/>
          <w:sz w:val="24"/>
          <w:szCs w:val="24"/>
          <w:lang w:val="en-US"/>
        </w:rPr>
        <w:t>, 2004; Liu</w:t>
      </w:r>
      <w:r w:rsidR="00EC1635" w:rsidRPr="00CD6742">
        <w:rPr>
          <w:rFonts w:ascii="Times New Roman" w:hAnsi="Times New Roman" w:cs="Times New Roman"/>
          <w:i/>
          <w:noProof/>
          <w:sz w:val="24"/>
          <w:szCs w:val="24"/>
          <w:lang w:val="en-US"/>
        </w:rPr>
        <w:t xml:space="preserve"> et al.</w:t>
      </w:r>
      <w:r w:rsidR="00EC1635">
        <w:rPr>
          <w:rFonts w:ascii="Times New Roman" w:hAnsi="Times New Roman" w:cs="Times New Roman"/>
          <w:noProof/>
          <w:sz w:val="24"/>
          <w:szCs w:val="24"/>
          <w:lang w:val="en-US"/>
        </w:rPr>
        <w:t>, 1997; Crino</w:t>
      </w:r>
      <w:r w:rsidR="00EC1635" w:rsidRPr="00CD6742">
        <w:rPr>
          <w:rFonts w:ascii="Times New Roman" w:hAnsi="Times New Roman" w:cs="Times New Roman"/>
          <w:i/>
          <w:noProof/>
          <w:sz w:val="24"/>
          <w:szCs w:val="24"/>
          <w:lang w:val="en-US"/>
        </w:rPr>
        <w:t xml:space="preserve"> et al.</w:t>
      </w:r>
      <w:r w:rsidR="00EC1635">
        <w:rPr>
          <w:rFonts w:ascii="Times New Roman" w:hAnsi="Times New Roman" w:cs="Times New Roman"/>
          <w:noProof/>
          <w:sz w:val="24"/>
          <w:szCs w:val="24"/>
          <w:lang w:val="en-US"/>
        </w:rPr>
        <w:t>, 2013; Jafari</w:t>
      </w:r>
      <w:r w:rsidR="00EC1635" w:rsidRPr="00CD6742">
        <w:rPr>
          <w:rFonts w:ascii="Times New Roman" w:hAnsi="Times New Roman" w:cs="Times New Roman"/>
          <w:i/>
          <w:noProof/>
          <w:sz w:val="24"/>
          <w:szCs w:val="24"/>
          <w:lang w:val="en-US"/>
        </w:rPr>
        <w:t xml:space="preserve"> et al.</w:t>
      </w:r>
      <w:r w:rsidR="00EC1635">
        <w:rPr>
          <w:rFonts w:ascii="Times New Roman" w:hAnsi="Times New Roman" w:cs="Times New Roman"/>
          <w:noProof/>
          <w:sz w:val="24"/>
          <w:szCs w:val="24"/>
          <w:lang w:val="en-US"/>
        </w:rPr>
        <w:t>, 2017)</w:t>
      </w:r>
      <w:r w:rsidR="00EC1635">
        <w:rPr>
          <w:rFonts w:ascii="Times New Roman" w:hAnsi="Times New Roman" w:cs="Times New Roman"/>
          <w:sz w:val="24"/>
          <w:szCs w:val="24"/>
          <w:lang w:val="en-US"/>
        </w:rPr>
        <w:fldChar w:fldCharType="end"/>
      </w:r>
      <w:r w:rsidR="00EC1635">
        <w:rPr>
          <w:rFonts w:ascii="Times New Roman" w:hAnsi="Times New Roman" w:cs="Times New Roman"/>
          <w:sz w:val="24"/>
          <w:szCs w:val="24"/>
          <w:lang w:val="en-US"/>
        </w:rPr>
        <w:t>. Although p</w:t>
      </w:r>
      <w:r w:rsidR="00F07277">
        <w:rPr>
          <w:rFonts w:ascii="Times New Roman" w:hAnsi="Times New Roman" w:cs="Times New Roman"/>
          <w:sz w:val="24"/>
          <w:szCs w:val="24"/>
          <w:lang w:val="en-US"/>
        </w:rPr>
        <w:t xml:space="preserve">arental care deprivation and psychological disturbances </w:t>
      </w:r>
      <w:r w:rsidR="00EC1635">
        <w:rPr>
          <w:rFonts w:ascii="Times New Roman" w:hAnsi="Times New Roman" w:cs="Times New Roman"/>
          <w:sz w:val="24"/>
          <w:szCs w:val="24"/>
          <w:lang w:val="en-US"/>
        </w:rPr>
        <w:t xml:space="preserve">could affect mitochondrial </w:t>
      </w:r>
      <w:r w:rsidR="00097A47">
        <w:rPr>
          <w:rFonts w:ascii="Times New Roman" w:hAnsi="Times New Roman" w:cs="Times New Roman"/>
          <w:sz w:val="24"/>
          <w:szCs w:val="24"/>
          <w:lang w:val="en-US"/>
        </w:rPr>
        <w:t xml:space="preserve">respiratory </w:t>
      </w:r>
      <w:r w:rsidR="00EC1635">
        <w:rPr>
          <w:rFonts w:ascii="Times New Roman" w:hAnsi="Times New Roman" w:cs="Times New Roman"/>
          <w:sz w:val="24"/>
          <w:szCs w:val="24"/>
          <w:lang w:val="en-US"/>
        </w:rPr>
        <w:t xml:space="preserve">function through </w:t>
      </w:r>
      <w:r w:rsidR="00CC5C42">
        <w:rPr>
          <w:rFonts w:ascii="Times New Roman" w:hAnsi="Times New Roman" w:cs="Times New Roman"/>
          <w:sz w:val="24"/>
          <w:szCs w:val="24"/>
          <w:lang w:val="en-US"/>
        </w:rPr>
        <w:t>multiple</w:t>
      </w:r>
      <w:r w:rsidR="00F07277">
        <w:rPr>
          <w:rFonts w:ascii="Times New Roman" w:hAnsi="Times New Roman" w:cs="Times New Roman"/>
          <w:sz w:val="24"/>
          <w:szCs w:val="24"/>
          <w:lang w:val="en-US"/>
        </w:rPr>
        <w:t xml:space="preserve"> physiological changes</w:t>
      </w:r>
      <w:r w:rsidR="00EC1635">
        <w:rPr>
          <w:rFonts w:ascii="Times New Roman" w:hAnsi="Times New Roman" w:cs="Times New Roman"/>
          <w:sz w:val="24"/>
          <w:szCs w:val="24"/>
          <w:lang w:val="en-US"/>
        </w:rPr>
        <w:t>, it is likely that some of the effects are modulated through changes in glucocorticoid levels</w:t>
      </w:r>
      <w:r w:rsidR="003A72BC">
        <w:rPr>
          <w:rFonts w:ascii="Times New Roman" w:hAnsi="Times New Roman" w:cs="Times New Roman"/>
          <w:sz w:val="24"/>
          <w:szCs w:val="24"/>
          <w:lang w:val="en-US"/>
        </w:rPr>
        <w:t xml:space="preserve"> from acute responses to developmental treatments and/or programmatic changes to the HPA/I-axis</w:t>
      </w:r>
      <w:r w:rsidR="00690484">
        <w:rPr>
          <w:rFonts w:ascii="Times New Roman" w:hAnsi="Times New Roman" w:cs="Times New Roman"/>
          <w:sz w:val="24"/>
          <w:szCs w:val="24"/>
          <w:lang w:val="en-US"/>
        </w:rPr>
        <w:t xml:space="preserve">. </w:t>
      </w:r>
    </w:p>
    <w:p w14:paraId="3200820C" w14:textId="2BFAF83F" w:rsidR="00BD115C" w:rsidRDefault="00EE771E" w:rsidP="003A72BC">
      <w:pPr>
        <w:spacing w:line="480" w:lineRule="auto"/>
        <w:ind w:firstLine="360"/>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Glucocorticoids are often described as ‘stress’ hormones because of their role in regulating physiological and behavioral responses to disturbances, perturbations, and energetically demanding conditions </w:t>
      </w:r>
      <w:r w:rsidR="00EC1635">
        <w:rPr>
          <w:rFonts w:ascii="Times New Roman" w:hAnsi="Times New Roman" w:cs="Times New Roman"/>
          <w:sz w:val="24"/>
          <w:szCs w:val="24"/>
          <w:lang w:val="en-US"/>
        </w:rPr>
        <w:fldChar w:fldCharType="begin">
          <w:fldData xml:space="preserve">PEVuZE5vdGU+PENpdGU+PEF1dGhvcj5TYXBvbHNreTwvQXV0aG9yPjxZZWFyPjIwMDA8L1llYXI+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PEVuZE5vdGU+PENpdGU+PEF1dGhvcj5TYXBvbHNreTwvQXV0aG9yPjxZZWFyPjIwMDA8L1llYXI+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EC1635">
        <w:rPr>
          <w:rFonts w:ascii="Times New Roman" w:hAnsi="Times New Roman" w:cs="Times New Roman"/>
          <w:sz w:val="24"/>
          <w:szCs w:val="24"/>
          <w:lang w:val="en-US"/>
        </w:rPr>
      </w:r>
      <w:r w:rsidR="00EC1635">
        <w:rPr>
          <w:rFonts w:ascii="Times New Roman" w:hAnsi="Times New Roman" w:cs="Times New Roman"/>
          <w:sz w:val="24"/>
          <w:szCs w:val="24"/>
          <w:lang w:val="en-US"/>
        </w:rPr>
        <w:fldChar w:fldCharType="separate"/>
      </w:r>
      <w:r w:rsidR="003B2EA8">
        <w:rPr>
          <w:rFonts w:ascii="Times New Roman" w:hAnsi="Times New Roman" w:cs="Times New Roman"/>
          <w:noProof/>
          <w:sz w:val="24"/>
          <w:szCs w:val="24"/>
          <w:lang w:val="en-US"/>
        </w:rPr>
        <w:t>(Sapolsky, Romero &amp; Munck, 2000; Picard</w:t>
      </w:r>
      <w:r w:rsidR="003B2EA8" w:rsidRPr="003B2EA8">
        <w:rPr>
          <w:rFonts w:ascii="Times New Roman" w:hAnsi="Times New Roman" w:cs="Times New Roman"/>
          <w:i/>
          <w:noProof/>
          <w:sz w:val="24"/>
          <w:szCs w:val="24"/>
          <w:lang w:val="en-US"/>
        </w:rPr>
        <w:t xml:space="preserve"> et al.</w:t>
      </w:r>
      <w:r w:rsidR="003B2EA8">
        <w:rPr>
          <w:rFonts w:ascii="Times New Roman" w:hAnsi="Times New Roman" w:cs="Times New Roman"/>
          <w:noProof/>
          <w:sz w:val="24"/>
          <w:szCs w:val="24"/>
          <w:lang w:val="en-US"/>
        </w:rPr>
        <w:t>, 2018)</w:t>
      </w:r>
      <w:r w:rsidR="00EC1635">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bookmarkStart w:id="138" w:name="_Hlk220320699"/>
      <w:r w:rsidR="00F30ED1">
        <w:rPr>
          <w:rFonts w:ascii="Times New Roman" w:hAnsi="Times New Roman" w:cs="Times New Roman"/>
          <w:sz w:val="24"/>
          <w:szCs w:val="24"/>
          <w:lang w:val="en-US"/>
        </w:rPr>
        <w:t>Glucocorticoids and mitochondria are intrinsically linked because g</w:t>
      </w:r>
      <w:r w:rsidR="00DA026B">
        <w:rPr>
          <w:rFonts w:ascii="Times New Roman" w:hAnsi="Times New Roman" w:cs="Times New Roman"/>
          <w:sz w:val="24"/>
          <w:szCs w:val="24"/>
          <w:lang w:val="en-US"/>
        </w:rPr>
        <w:t xml:space="preserve">lucocorticoids </w:t>
      </w:r>
      <w:r w:rsidR="003B2EA8">
        <w:rPr>
          <w:rFonts w:ascii="Times New Roman" w:hAnsi="Times New Roman" w:cs="Times New Roman"/>
          <w:sz w:val="24"/>
          <w:szCs w:val="24"/>
          <w:lang w:val="en-US"/>
        </w:rPr>
        <w:t>are synthesized by mitochondria</w:t>
      </w:r>
      <w:r w:rsidR="00CC5C42">
        <w:rPr>
          <w:rFonts w:ascii="Times New Roman" w:hAnsi="Times New Roman" w:cs="Times New Roman"/>
          <w:sz w:val="24"/>
          <w:szCs w:val="24"/>
          <w:lang w:val="en-US"/>
        </w:rPr>
        <w:t xml:space="preserve"> and </w:t>
      </w:r>
      <w:del w:id="139" w:author="Ondi Crino" w:date="2026-01-26T11:47:00Z" w16du:dateUtc="2026-01-26T01:17:00Z">
        <w:r w:rsidR="00645A28" w:rsidDel="00724D87">
          <w:rPr>
            <w:rFonts w:ascii="Times New Roman" w:hAnsi="Times New Roman" w:cs="Times New Roman"/>
            <w:sz w:val="24"/>
            <w:szCs w:val="24"/>
            <w:lang w:val="en-US"/>
          </w:rPr>
          <w:delText xml:space="preserve"> </w:delText>
        </w:r>
      </w:del>
      <w:del w:id="140" w:author="Ondi Crino" w:date="2026-01-26T11:50:00Z" w16du:dateUtc="2026-01-26T01:20:00Z">
        <w:r w:rsidR="00645A28" w:rsidDel="00724D87">
          <w:rPr>
            <w:rFonts w:ascii="Times New Roman" w:hAnsi="Times New Roman" w:cs="Times New Roman"/>
            <w:sz w:val="24"/>
            <w:szCs w:val="24"/>
            <w:lang w:val="en-US"/>
          </w:rPr>
          <w:delText xml:space="preserve">glucocorticoids </w:delText>
        </w:r>
      </w:del>
      <w:r w:rsidR="00017707">
        <w:rPr>
          <w:rFonts w:ascii="Times New Roman" w:hAnsi="Times New Roman" w:cs="Times New Roman"/>
          <w:sz w:val="24"/>
          <w:szCs w:val="24"/>
          <w:lang w:val="en-US"/>
        </w:rPr>
        <w:t xml:space="preserve">modulate </w:t>
      </w:r>
      <w:r w:rsidR="00645A28">
        <w:rPr>
          <w:rFonts w:ascii="Times New Roman" w:hAnsi="Times New Roman" w:cs="Times New Roman"/>
          <w:sz w:val="24"/>
          <w:szCs w:val="24"/>
          <w:lang w:val="en-US"/>
        </w:rPr>
        <w:t xml:space="preserve">the availability of energy organisms need to cope with stressors </w:t>
      </w:r>
      <w:r w:rsidR="00017707">
        <w:rPr>
          <w:rFonts w:ascii="Times New Roman" w:hAnsi="Times New Roman" w:cs="Times New Roman"/>
          <w:sz w:val="24"/>
          <w:szCs w:val="24"/>
          <w:lang w:val="en-US"/>
        </w:rPr>
        <w:t xml:space="preserve">through genomic and non-genomic effects on mitochondrial </w:t>
      </w:r>
      <w:r w:rsidR="00097A47">
        <w:rPr>
          <w:rFonts w:ascii="Times New Roman" w:hAnsi="Times New Roman" w:cs="Times New Roman"/>
          <w:sz w:val="24"/>
          <w:szCs w:val="24"/>
          <w:lang w:val="en-US"/>
        </w:rPr>
        <w:t xml:space="preserve">respiratory </w:t>
      </w:r>
      <w:r w:rsidR="00017707">
        <w:rPr>
          <w:rFonts w:ascii="Times New Roman" w:hAnsi="Times New Roman" w:cs="Times New Roman"/>
          <w:sz w:val="24"/>
          <w:szCs w:val="24"/>
          <w:lang w:val="en-US"/>
        </w:rPr>
        <w:t xml:space="preserve">function </w:t>
      </w:r>
      <w:bookmarkEnd w:id="138"/>
      <w:r w:rsidR="006271A2">
        <w:rPr>
          <w:rFonts w:ascii="Times New Roman" w:hAnsi="Times New Roman" w:cs="Times New Roman"/>
          <w:sz w:val="24"/>
          <w:szCs w:val="24"/>
          <w:lang w:val="en-US"/>
        </w:rPr>
        <w:fldChar w:fldCharType="begin">
          <w:fldData xml:space="preserve">PEVuZE5vdGU+PENpdGU+PEF1dGhvcj5QaWNhcmQ8L0F1dGhvcj48WWVhcj4yMDE4PC9ZZWFyPjxS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PEVuZE5vdGU+PENpdGU+PEF1dGhvcj5QaWNhcmQ8L0F1dGhvcj48WWVhcj4yMDE4PC9ZZWFyPjxS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6271A2">
        <w:rPr>
          <w:rFonts w:ascii="Times New Roman" w:hAnsi="Times New Roman" w:cs="Times New Roman"/>
          <w:sz w:val="24"/>
          <w:szCs w:val="24"/>
          <w:lang w:val="en-US"/>
        </w:rPr>
      </w:r>
      <w:r w:rsidR="006271A2">
        <w:rPr>
          <w:rFonts w:ascii="Times New Roman" w:hAnsi="Times New Roman" w:cs="Times New Roman"/>
          <w:sz w:val="24"/>
          <w:szCs w:val="24"/>
          <w:lang w:val="en-US"/>
        </w:rPr>
        <w:fldChar w:fldCharType="separate"/>
      </w:r>
      <w:r w:rsidR="00645A28">
        <w:rPr>
          <w:rFonts w:ascii="Times New Roman" w:hAnsi="Times New Roman" w:cs="Times New Roman"/>
          <w:noProof/>
          <w:sz w:val="24"/>
          <w:szCs w:val="24"/>
          <w:lang w:val="en-US"/>
        </w:rPr>
        <w:t>(Picard</w:t>
      </w:r>
      <w:r w:rsidR="00645A28" w:rsidRPr="00645A28">
        <w:rPr>
          <w:rFonts w:ascii="Times New Roman" w:hAnsi="Times New Roman" w:cs="Times New Roman"/>
          <w:i/>
          <w:noProof/>
          <w:sz w:val="24"/>
          <w:szCs w:val="24"/>
          <w:lang w:val="en-US"/>
        </w:rPr>
        <w:t xml:space="preserve"> et al.</w:t>
      </w:r>
      <w:r w:rsidR="00645A28">
        <w:rPr>
          <w:rFonts w:ascii="Times New Roman" w:hAnsi="Times New Roman" w:cs="Times New Roman"/>
          <w:noProof/>
          <w:sz w:val="24"/>
          <w:szCs w:val="24"/>
          <w:lang w:val="en-US"/>
        </w:rPr>
        <w:t>, 2018; Picard, Juster &amp; McEwen, 2014; Lee</w:t>
      </w:r>
      <w:r w:rsidR="00645A28" w:rsidRPr="00645A28">
        <w:rPr>
          <w:rFonts w:ascii="Times New Roman" w:hAnsi="Times New Roman" w:cs="Times New Roman"/>
          <w:i/>
          <w:noProof/>
          <w:sz w:val="24"/>
          <w:szCs w:val="24"/>
          <w:lang w:val="en-US"/>
        </w:rPr>
        <w:t xml:space="preserve"> et al.</w:t>
      </w:r>
      <w:r w:rsidR="00645A28">
        <w:rPr>
          <w:rFonts w:ascii="Times New Roman" w:hAnsi="Times New Roman" w:cs="Times New Roman"/>
          <w:noProof/>
          <w:sz w:val="24"/>
          <w:szCs w:val="24"/>
          <w:lang w:val="en-US"/>
        </w:rPr>
        <w:t>, 2013; Midzak &amp; Papadopoulos, 2016)</w:t>
      </w:r>
      <w:r w:rsidR="006271A2">
        <w:rPr>
          <w:rFonts w:ascii="Times New Roman" w:hAnsi="Times New Roman" w:cs="Times New Roman"/>
          <w:sz w:val="24"/>
          <w:szCs w:val="24"/>
          <w:lang w:val="en-US"/>
        </w:rPr>
        <w:fldChar w:fldCharType="end"/>
      </w:r>
      <w:r w:rsidR="00017707">
        <w:rPr>
          <w:rFonts w:ascii="Times New Roman" w:hAnsi="Times New Roman" w:cs="Times New Roman"/>
          <w:sz w:val="24"/>
          <w:szCs w:val="24"/>
          <w:lang w:val="en-US"/>
        </w:rPr>
        <w:t xml:space="preserve">. Glucocorticoids </w:t>
      </w:r>
      <w:r w:rsidR="006E741C">
        <w:rPr>
          <w:rFonts w:ascii="Times New Roman" w:hAnsi="Times New Roman" w:cs="Times New Roman"/>
          <w:sz w:val="24"/>
          <w:szCs w:val="24"/>
          <w:lang w:val="en-US"/>
        </w:rPr>
        <w:t xml:space="preserve">(GCs) </w:t>
      </w:r>
      <w:r w:rsidR="00017707">
        <w:rPr>
          <w:rFonts w:ascii="Times New Roman" w:hAnsi="Times New Roman" w:cs="Times New Roman"/>
          <w:sz w:val="24"/>
          <w:szCs w:val="24"/>
          <w:lang w:val="en-US"/>
        </w:rPr>
        <w:t xml:space="preserve">bind to </w:t>
      </w:r>
      <w:r w:rsidR="00F646C8">
        <w:rPr>
          <w:rFonts w:ascii="Times New Roman" w:hAnsi="Times New Roman" w:cs="Times New Roman"/>
          <w:sz w:val="24"/>
          <w:szCs w:val="24"/>
          <w:lang w:val="en-US"/>
        </w:rPr>
        <w:t xml:space="preserve">glucocorticoid </w:t>
      </w:r>
      <w:r w:rsidR="00017707">
        <w:rPr>
          <w:rFonts w:ascii="Times New Roman" w:hAnsi="Times New Roman" w:cs="Times New Roman"/>
          <w:sz w:val="24"/>
          <w:szCs w:val="24"/>
          <w:lang w:val="en-US"/>
        </w:rPr>
        <w:t xml:space="preserve">receptors </w:t>
      </w:r>
      <w:r w:rsidR="006E741C">
        <w:rPr>
          <w:rFonts w:ascii="Times New Roman" w:hAnsi="Times New Roman" w:cs="Times New Roman"/>
          <w:sz w:val="24"/>
          <w:szCs w:val="24"/>
          <w:lang w:val="en-US"/>
        </w:rPr>
        <w:t xml:space="preserve">(GRs) </w:t>
      </w:r>
      <w:r w:rsidR="00017707">
        <w:rPr>
          <w:rFonts w:ascii="Times New Roman" w:hAnsi="Times New Roman" w:cs="Times New Roman"/>
          <w:sz w:val="24"/>
          <w:szCs w:val="24"/>
          <w:lang w:val="en-US"/>
        </w:rPr>
        <w:t>in the cytoplasm, forming GC-G</w:t>
      </w:r>
      <w:r w:rsidR="006F07C1">
        <w:rPr>
          <w:rFonts w:ascii="Times New Roman" w:hAnsi="Times New Roman" w:cs="Times New Roman"/>
          <w:sz w:val="24"/>
          <w:szCs w:val="24"/>
          <w:lang w:val="en-US"/>
        </w:rPr>
        <w:t>R</w:t>
      </w:r>
      <w:r w:rsidR="00017707">
        <w:rPr>
          <w:rFonts w:ascii="Times New Roman" w:hAnsi="Times New Roman" w:cs="Times New Roman"/>
          <w:sz w:val="24"/>
          <w:szCs w:val="24"/>
          <w:lang w:val="en-US"/>
        </w:rPr>
        <w:t xml:space="preserve"> receptor complexes that are translocated into the nucleus where they </w:t>
      </w:r>
      <w:r w:rsidR="006F07C1">
        <w:rPr>
          <w:rFonts w:ascii="Times New Roman" w:hAnsi="Times New Roman" w:cs="Times New Roman"/>
          <w:sz w:val="24"/>
          <w:szCs w:val="24"/>
          <w:lang w:val="en-US"/>
        </w:rPr>
        <w:t>alter expression of</w:t>
      </w:r>
      <w:r w:rsidR="00017707">
        <w:rPr>
          <w:rFonts w:ascii="Times New Roman" w:hAnsi="Times New Roman" w:cs="Times New Roman"/>
          <w:sz w:val="24"/>
          <w:szCs w:val="24"/>
          <w:lang w:val="en-US"/>
        </w:rPr>
        <w:t xml:space="preserve"> target nuclear genes </w:t>
      </w:r>
      <w:r w:rsidR="00566AF7">
        <w:rPr>
          <w:rFonts w:ascii="Times New Roman" w:hAnsi="Times New Roman" w:cs="Times New Roman"/>
          <w:sz w:val="24"/>
          <w:szCs w:val="24"/>
          <w:lang w:val="en-US"/>
        </w:rPr>
        <w:t>associated with mitochondrial biogenesis</w:t>
      </w:r>
      <w:r w:rsidR="006F07C1">
        <w:rPr>
          <w:rFonts w:ascii="Times New Roman" w:hAnsi="Times New Roman" w:cs="Times New Roman"/>
          <w:sz w:val="24"/>
          <w:szCs w:val="24"/>
          <w:lang w:val="en-US"/>
        </w:rPr>
        <w:t xml:space="preserve">, </w:t>
      </w:r>
      <w:r w:rsidR="00566AF7">
        <w:rPr>
          <w:rFonts w:ascii="Times New Roman" w:hAnsi="Times New Roman" w:cs="Times New Roman"/>
          <w:sz w:val="24"/>
          <w:szCs w:val="24"/>
          <w:lang w:val="en-US"/>
        </w:rPr>
        <w:t>mass</w:t>
      </w:r>
      <w:r w:rsidR="006F07C1">
        <w:rPr>
          <w:rFonts w:ascii="Times New Roman" w:hAnsi="Times New Roman" w:cs="Times New Roman"/>
          <w:sz w:val="24"/>
          <w:szCs w:val="24"/>
          <w:lang w:val="en-US"/>
        </w:rPr>
        <w:t>, and respiration</w:t>
      </w:r>
      <w:r w:rsidR="00566AF7">
        <w:rPr>
          <w:rFonts w:ascii="Times New Roman" w:hAnsi="Times New Roman" w:cs="Times New Roman"/>
          <w:sz w:val="24"/>
          <w:szCs w:val="24"/>
          <w:lang w:val="en-US"/>
        </w:rPr>
        <w:t xml:space="preserve"> </w:t>
      </w:r>
      <w:r w:rsidR="00F646C8">
        <w:rPr>
          <w:rFonts w:ascii="Times New Roman" w:hAnsi="Times New Roman" w:cs="Times New Roman"/>
          <w:sz w:val="24"/>
          <w:szCs w:val="24"/>
          <w:lang w:val="en-US"/>
        </w:rPr>
        <w:fldChar w:fldCharType="begin">
          <w:fldData xml:space="preserve">PEVuZE5vdGU+PENpdGU+PEF1dGhvcj5MZWU8L0F1dGhvcj48WWVhcj4yMDEzPC9ZZWFyPjxSZWNO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PEVuZE5vdGU+PENpdGU+PEF1dGhvcj5MZWU8L0F1dGhvcj48WWVhcj4yMDEzPC9ZZWFyPjxSZWNO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F646C8">
        <w:rPr>
          <w:rFonts w:ascii="Times New Roman" w:hAnsi="Times New Roman" w:cs="Times New Roman"/>
          <w:sz w:val="24"/>
          <w:szCs w:val="24"/>
          <w:lang w:val="en-US"/>
        </w:rPr>
      </w:r>
      <w:r w:rsidR="00F646C8">
        <w:rPr>
          <w:rFonts w:ascii="Times New Roman" w:hAnsi="Times New Roman" w:cs="Times New Roman"/>
          <w:sz w:val="24"/>
          <w:szCs w:val="24"/>
          <w:lang w:val="en-US"/>
        </w:rPr>
        <w:fldChar w:fldCharType="separate"/>
      </w:r>
      <w:r w:rsidR="00BF0054">
        <w:rPr>
          <w:rFonts w:ascii="Times New Roman" w:hAnsi="Times New Roman" w:cs="Times New Roman"/>
          <w:noProof/>
          <w:sz w:val="24"/>
          <w:szCs w:val="24"/>
          <w:lang w:val="en-US"/>
        </w:rPr>
        <w:t>(Lee</w:t>
      </w:r>
      <w:r w:rsidR="00BF0054" w:rsidRPr="00BF0054">
        <w:rPr>
          <w:rFonts w:ascii="Times New Roman" w:hAnsi="Times New Roman" w:cs="Times New Roman"/>
          <w:i/>
          <w:noProof/>
          <w:sz w:val="24"/>
          <w:szCs w:val="24"/>
          <w:lang w:val="en-US"/>
        </w:rPr>
        <w:t xml:space="preserve"> et al.</w:t>
      </w:r>
      <w:r w:rsidR="00BF0054">
        <w:rPr>
          <w:rFonts w:ascii="Times New Roman" w:hAnsi="Times New Roman" w:cs="Times New Roman"/>
          <w:noProof/>
          <w:sz w:val="24"/>
          <w:szCs w:val="24"/>
          <w:lang w:val="en-US"/>
        </w:rPr>
        <w:t>, 2013; Lapp, Bartlett &amp; Hunter, 2019; Kokkinopoulou &amp; Moutsatsou, 2021)</w:t>
      </w:r>
      <w:r w:rsidR="00F646C8">
        <w:rPr>
          <w:rFonts w:ascii="Times New Roman" w:hAnsi="Times New Roman" w:cs="Times New Roman"/>
          <w:sz w:val="24"/>
          <w:szCs w:val="24"/>
          <w:lang w:val="en-US"/>
        </w:rPr>
        <w:fldChar w:fldCharType="end"/>
      </w:r>
      <w:r w:rsidR="00566AF7">
        <w:rPr>
          <w:rFonts w:ascii="Times New Roman" w:hAnsi="Times New Roman" w:cs="Times New Roman"/>
          <w:sz w:val="24"/>
          <w:szCs w:val="24"/>
          <w:lang w:val="en-US"/>
        </w:rPr>
        <w:t xml:space="preserve">. </w:t>
      </w:r>
      <w:r w:rsidR="004E303C">
        <w:rPr>
          <w:rFonts w:ascii="Times New Roman" w:hAnsi="Times New Roman" w:cs="Times New Roman"/>
          <w:sz w:val="24"/>
          <w:szCs w:val="24"/>
          <w:lang w:val="en-US"/>
        </w:rPr>
        <w:t>Additionally, m</w:t>
      </w:r>
      <w:r w:rsidR="006271A2">
        <w:rPr>
          <w:rFonts w:ascii="Times New Roman" w:hAnsi="Times New Roman" w:cs="Times New Roman"/>
          <w:sz w:val="24"/>
          <w:szCs w:val="24"/>
          <w:lang w:val="en-US"/>
        </w:rPr>
        <w:t xml:space="preserve">itochondria in some tissues contain glucocorticoid receptors </w:t>
      </w:r>
      <w:r w:rsidR="00BF0054">
        <w:rPr>
          <w:rFonts w:ascii="Times New Roman" w:hAnsi="Times New Roman" w:cs="Times New Roman"/>
          <w:sz w:val="24"/>
          <w:szCs w:val="24"/>
          <w:lang w:val="en-US"/>
        </w:rPr>
        <w:fldChar w:fldCharType="begin">
          <w:fldData xml:space="preserve">PEVuZE5vdGU+PENpdGU+PEF1dGhvcj5EdTwvQXV0aG9yPjxZZWFyPjIwMDk8L1llYXI+PFJlY051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PEVuZE5vdGU+PENpdGU+PEF1dGhvcj5EdTwvQXV0aG9yPjxZZWFyPjIwMDk8L1llYXI+PFJlY051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BF0054">
        <w:rPr>
          <w:rFonts w:ascii="Times New Roman" w:hAnsi="Times New Roman" w:cs="Times New Roman"/>
          <w:sz w:val="24"/>
          <w:szCs w:val="24"/>
          <w:lang w:val="en-US"/>
        </w:rPr>
      </w:r>
      <w:r w:rsidR="00BF0054">
        <w:rPr>
          <w:rFonts w:ascii="Times New Roman" w:hAnsi="Times New Roman" w:cs="Times New Roman"/>
          <w:sz w:val="24"/>
          <w:szCs w:val="24"/>
          <w:lang w:val="en-US"/>
        </w:rPr>
        <w:fldChar w:fldCharType="separate"/>
      </w:r>
      <w:r w:rsidR="00BF0054">
        <w:rPr>
          <w:rFonts w:ascii="Times New Roman" w:hAnsi="Times New Roman" w:cs="Times New Roman"/>
          <w:noProof/>
          <w:sz w:val="24"/>
          <w:szCs w:val="24"/>
          <w:lang w:val="en-US"/>
        </w:rPr>
        <w:t>(e.g., liver, brain; Du</w:t>
      </w:r>
      <w:r w:rsidR="00BF0054" w:rsidRPr="00BF0054">
        <w:rPr>
          <w:rFonts w:ascii="Times New Roman" w:hAnsi="Times New Roman" w:cs="Times New Roman"/>
          <w:i/>
          <w:noProof/>
          <w:sz w:val="24"/>
          <w:szCs w:val="24"/>
          <w:lang w:val="en-US"/>
        </w:rPr>
        <w:t xml:space="preserve"> et al.</w:t>
      </w:r>
      <w:r w:rsidR="00BF0054">
        <w:rPr>
          <w:rFonts w:ascii="Times New Roman" w:hAnsi="Times New Roman" w:cs="Times New Roman"/>
          <w:noProof/>
          <w:sz w:val="24"/>
          <w:szCs w:val="24"/>
          <w:lang w:val="en-US"/>
        </w:rPr>
        <w:t>, 2009; Psarra &amp; Sekeris, 2009)</w:t>
      </w:r>
      <w:r w:rsidR="00BF0054">
        <w:rPr>
          <w:rFonts w:ascii="Times New Roman" w:hAnsi="Times New Roman" w:cs="Times New Roman"/>
          <w:sz w:val="24"/>
          <w:szCs w:val="24"/>
          <w:lang w:val="en-US"/>
        </w:rPr>
        <w:fldChar w:fldCharType="end"/>
      </w:r>
      <w:r w:rsidR="006271A2">
        <w:rPr>
          <w:rFonts w:ascii="Times New Roman" w:hAnsi="Times New Roman" w:cs="Times New Roman"/>
          <w:sz w:val="24"/>
          <w:szCs w:val="24"/>
          <w:lang w:val="en-US"/>
        </w:rPr>
        <w:t xml:space="preserve">. In these tissues, GC-GR receptor complexes also translocate into mitochondria where they regulate mitochondrial gene expression through mitochondrial glucocorticoid responses elements </w:t>
      </w:r>
      <w:r w:rsidR="00F646C8">
        <w:rPr>
          <w:rFonts w:ascii="Times New Roman" w:hAnsi="Times New Roman" w:cs="Times New Roman"/>
          <w:sz w:val="24"/>
          <w:szCs w:val="24"/>
          <w:lang w:val="en-US"/>
        </w:rPr>
        <w:fldChar w:fldCharType="begin">
          <w:fldData xml:space="preserve">PEVuZE5vdGU+PENpdGU+PEF1dGhvcj5Lb2traW5vcG91bG91PC9BdXRob3I+PFllYXI+MjAyMTwv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PEVuZE5vdGU+PENpdGU+PEF1dGhvcj5Lb2traW5vcG91bG91PC9BdXRob3I+PFllYXI+MjAyMTwv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F646C8">
        <w:rPr>
          <w:rFonts w:ascii="Times New Roman" w:hAnsi="Times New Roman" w:cs="Times New Roman"/>
          <w:sz w:val="24"/>
          <w:szCs w:val="24"/>
          <w:lang w:val="en-US"/>
        </w:rPr>
      </w:r>
      <w:r w:rsidR="00F646C8">
        <w:rPr>
          <w:rFonts w:ascii="Times New Roman" w:hAnsi="Times New Roman" w:cs="Times New Roman"/>
          <w:sz w:val="24"/>
          <w:szCs w:val="24"/>
          <w:lang w:val="en-US"/>
        </w:rPr>
        <w:fldChar w:fldCharType="separate"/>
      </w:r>
      <w:r w:rsidR="00F646C8">
        <w:rPr>
          <w:rFonts w:ascii="Times New Roman" w:hAnsi="Times New Roman" w:cs="Times New Roman"/>
          <w:noProof/>
          <w:sz w:val="24"/>
          <w:szCs w:val="24"/>
          <w:lang w:val="en-US"/>
        </w:rPr>
        <w:t>(mGRE; Kokkinopoulou &amp; Moutsatsou, 2021; Lee</w:t>
      </w:r>
      <w:r w:rsidR="00F646C8" w:rsidRPr="00F646C8">
        <w:rPr>
          <w:rFonts w:ascii="Times New Roman" w:hAnsi="Times New Roman" w:cs="Times New Roman"/>
          <w:i/>
          <w:noProof/>
          <w:sz w:val="24"/>
          <w:szCs w:val="24"/>
          <w:lang w:val="en-US"/>
        </w:rPr>
        <w:t xml:space="preserve"> et al.</w:t>
      </w:r>
      <w:r w:rsidR="00F646C8">
        <w:rPr>
          <w:rFonts w:ascii="Times New Roman" w:hAnsi="Times New Roman" w:cs="Times New Roman"/>
          <w:noProof/>
          <w:sz w:val="24"/>
          <w:szCs w:val="24"/>
          <w:lang w:val="en-US"/>
        </w:rPr>
        <w:t>, 2013)</w:t>
      </w:r>
      <w:r w:rsidR="00F646C8">
        <w:rPr>
          <w:rFonts w:ascii="Times New Roman" w:hAnsi="Times New Roman" w:cs="Times New Roman"/>
          <w:sz w:val="24"/>
          <w:szCs w:val="24"/>
          <w:lang w:val="en-US"/>
        </w:rPr>
        <w:fldChar w:fldCharType="end"/>
      </w:r>
      <w:r w:rsidR="006271A2">
        <w:rPr>
          <w:rFonts w:ascii="Times New Roman" w:hAnsi="Times New Roman" w:cs="Times New Roman"/>
          <w:sz w:val="24"/>
          <w:szCs w:val="24"/>
          <w:lang w:val="en-US"/>
        </w:rPr>
        <w:t xml:space="preserve">. Activation of mitochondrial GREs can initiate or suppress mitochondrial genes encoding OXPHOS proteins and may result in faster mitochondrial responses to glucocorticoids </w:t>
      </w:r>
      <w:r w:rsidR="00CD6742">
        <w:rPr>
          <w:rFonts w:ascii="Times New Roman" w:hAnsi="Times New Roman" w:cs="Times New Roman"/>
          <w:sz w:val="24"/>
          <w:szCs w:val="24"/>
          <w:lang w:val="en-US"/>
        </w:rPr>
        <w:t xml:space="preserve">compared to responses modulated by changes in nuclear gene expression </w:t>
      </w:r>
      <w:r w:rsidR="00A60C9D">
        <w:rPr>
          <w:rFonts w:ascii="Times New Roman" w:hAnsi="Times New Roman" w:cs="Times New Roman"/>
          <w:sz w:val="24"/>
          <w:szCs w:val="24"/>
          <w:lang w:val="en-US"/>
        </w:rPr>
        <w:fldChar w:fldCharType="begin">
          <w:fldData xml:space="preserve">PEVuZE5vdGU+PENpdGU+PEF1dGhvcj5IYWxsZXI8L0F1dGhvcj48WWVhcj4yMDA4PC9ZZWFyPjxS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</w:fldData>
        </w:fldChar>
      </w:r>
      <w:r w:rsidR="00A60C9D">
        <w:rPr>
          <w:rFonts w:ascii="Times New Roman" w:hAnsi="Times New Roman" w:cs="Times New Roman"/>
          <w:sz w:val="24"/>
          <w:szCs w:val="24"/>
          <w:lang w:val="en-US"/>
        </w:rPr>
        <w:instrText xml:space="preserve"> ADDIN EN.CITE </w:instrText>
      </w:r>
      <w:r w:rsidR="00A60C9D">
        <w:rPr>
          <w:rFonts w:ascii="Times New Roman" w:hAnsi="Times New Roman" w:cs="Times New Roman"/>
          <w:sz w:val="24"/>
          <w:szCs w:val="24"/>
          <w:lang w:val="en-US"/>
        </w:rPr>
        <w:fldChar w:fldCharType="begin">
          <w:fldData xml:space="preserve">PEVuZE5vdGU+PENpdGU+PEF1dGhvcj5IYWxsZXI8L0F1dGhvcj48WWVhcj4yMDA4PC9ZZWFyPjxS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</w:fldData>
        </w:fldChar>
      </w:r>
      <w:r w:rsidR="00A60C9D">
        <w:rPr>
          <w:rFonts w:ascii="Times New Roman" w:hAnsi="Times New Roman" w:cs="Times New Roman"/>
          <w:sz w:val="24"/>
          <w:szCs w:val="24"/>
          <w:lang w:val="en-US"/>
        </w:rPr>
        <w:instrText xml:space="preserve"> ADDIN EN.CITE.DATA </w:instrText>
      </w:r>
      <w:r w:rsidR="00A60C9D">
        <w:rPr>
          <w:rFonts w:ascii="Times New Roman" w:hAnsi="Times New Roman" w:cs="Times New Roman"/>
          <w:sz w:val="24"/>
          <w:szCs w:val="24"/>
          <w:lang w:val="en-US"/>
        </w:rPr>
      </w:r>
      <w:r w:rsidR="00A60C9D">
        <w:rPr>
          <w:rFonts w:ascii="Times New Roman" w:hAnsi="Times New Roman" w:cs="Times New Roman"/>
          <w:sz w:val="24"/>
          <w:szCs w:val="24"/>
          <w:lang w:val="en-US"/>
        </w:rPr>
        <w:fldChar w:fldCharType="end"/>
      </w:r>
      <w:r w:rsidR="00A60C9D">
        <w:rPr>
          <w:rFonts w:ascii="Times New Roman" w:hAnsi="Times New Roman" w:cs="Times New Roman"/>
          <w:sz w:val="24"/>
          <w:szCs w:val="24"/>
          <w:lang w:val="en-US"/>
        </w:rPr>
      </w:r>
      <w:r w:rsidR="00A60C9D">
        <w:rPr>
          <w:rFonts w:ascii="Times New Roman" w:hAnsi="Times New Roman" w:cs="Times New Roman"/>
          <w:sz w:val="24"/>
          <w:szCs w:val="24"/>
          <w:lang w:val="en-US"/>
        </w:rPr>
        <w:fldChar w:fldCharType="separate"/>
      </w:r>
      <w:r w:rsidR="00A60C9D">
        <w:rPr>
          <w:rFonts w:ascii="Times New Roman" w:hAnsi="Times New Roman" w:cs="Times New Roman"/>
          <w:noProof/>
          <w:sz w:val="24"/>
          <w:szCs w:val="24"/>
          <w:lang w:val="en-US"/>
        </w:rPr>
        <w:t>(Haller, Mikics &amp; Makara, 2008; Lee</w:t>
      </w:r>
      <w:r w:rsidR="00A60C9D" w:rsidRPr="00A60C9D">
        <w:rPr>
          <w:rFonts w:ascii="Times New Roman" w:hAnsi="Times New Roman" w:cs="Times New Roman"/>
          <w:i/>
          <w:noProof/>
          <w:sz w:val="24"/>
          <w:szCs w:val="24"/>
          <w:lang w:val="en-US"/>
        </w:rPr>
        <w:t xml:space="preserve"> et al.</w:t>
      </w:r>
      <w:r w:rsidR="00A60C9D">
        <w:rPr>
          <w:rFonts w:ascii="Times New Roman" w:hAnsi="Times New Roman" w:cs="Times New Roman"/>
          <w:noProof/>
          <w:sz w:val="24"/>
          <w:szCs w:val="24"/>
          <w:lang w:val="en-US"/>
        </w:rPr>
        <w:t>, 2013)</w:t>
      </w:r>
      <w:r w:rsidR="00A60C9D">
        <w:rPr>
          <w:rFonts w:ascii="Times New Roman" w:hAnsi="Times New Roman" w:cs="Times New Roman"/>
          <w:sz w:val="24"/>
          <w:szCs w:val="24"/>
          <w:lang w:val="en-US"/>
        </w:rPr>
        <w:fldChar w:fldCharType="end"/>
      </w:r>
      <w:r w:rsidR="006271A2">
        <w:rPr>
          <w:rFonts w:ascii="Times New Roman" w:hAnsi="Times New Roman" w:cs="Times New Roman"/>
          <w:sz w:val="24"/>
          <w:szCs w:val="24"/>
          <w:lang w:val="en-US"/>
        </w:rPr>
        <w:t xml:space="preserve">. </w:t>
      </w:r>
      <w:r w:rsidR="00E45ADA">
        <w:rPr>
          <w:rFonts w:ascii="Times New Roman" w:hAnsi="Times New Roman" w:cs="Times New Roman"/>
          <w:sz w:val="24"/>
          <w:szCs w:val="24"/>
          <w:lang w:val="en-US"/>
        </w:rPr>
        <w:t>G</w:t>
      </w:r>
      <w:r w:rsidR="00566AF7">
        <w:rPr>
          <w:rFonts w:ascii="Times New Roman" w:hAnsi="Times New Roman" w:cs="Times New Roman"/>
          <w:sz w:val="24"/>
          <w:szCs w:val="24"/>
          <w:lang w:val="en-US"/>
        </w:rPr>
        <w:t xml:space="preserve">lucocorticoids also affect mitochondrial </w:t>
      </w:r>
      <w:r w:rsidR="00097A47">
        <w:rPr>
          <w:rFonts w:ascii="Times New Roman" w:hAnsi="Times New Roman" w:cs="Times New Roman"/>
          <w:sz w:val="24"/>
          <w:szCs w:val="24"/>
          <w:lang w:val="en-US"/>
        </w:rPr>
        <w:t xml:space="preserve">respiratory </w:t>
      </w:r>
      <w:r w:rsidR="00566AF7">
        <w:rPr>
          <w:rFonts w:ascii="Times New Roman" w:hAnsi="Times New Roman" w:cs="Times New Roman"/>
          <w:sz w:val="24"/>
          <w:szCs w:val="24"/>
          <w:lang w:val="en-US"/>
        </w:rPr>
        <w:t>function through non-genomic mechanisms such as cytosolic signaling pathway</w:t>
      </w:r>
      <w:r w:rsidR="00E45ADA">
        <w:rPr>
          <w:rFonts w:ascii="Times New Roman" w:hAnsi="Times New Roman" w:cs="Times New Roman"/>
          <w:sz w:val="24"/>
          <w:szCs w:val="24"/>
          <w:lang w:val="en-US"/>
        </w:rPr>
        <w:t xml:space="preserve">s that occur relatively quickly (within minutes) compared to genomic modifications which can take up to several hours </w:t>
      </w:r>
      <w:r w:rsidR="00E5537E">
        <w:rPr>
          <w:rFonts w:ascii="Times New Roman" w:hAnsi="Times New Roman" w:cs="Times New Roman"/>
          <w:sz w:val="24"/>
          <w:szCs w:val="24"/>
          <w:lang w:val="en-US"/>
        </w:rPr>
        <w:fldChar w:fldCharType="begin"/>
      </w:r>
      <w:r w:rsidR="00A60C9D">
        <w:rPr>
          <w:rFonts w:ascii="Times New Roman" w:hAnsi="Times New Roman" w:cs="Times New Roman"/>
          <w:sz w:val="24"/>
          <w:szCs w:val="24"/>
          <w:lang w:val="en-US"/>
        </w:rPr>
        <w:instrText xml:space="preserve"> ADDIN EN.CITE &lt;EndNote&gt;&lt;Cite&gt;&lt;Author&gt;Haller&lt;/Author&gt;&lt;Year&gt;2008&lt;/Year&gt;&lt;RecNum&gt;556&lt;/RecNum&gt;&lt;DisplayText&gt;(Haller&lt;style face="italic"&gt; et al.&lt;/style&gt;, 2008)&lt;/DisplayText&gt;&lt;record&gt;&lt;rec-number&gt;556&lt;/rec-number&gt;&lt;foreign-keys&gt;&lt;key app="EN" db-id="svdp5t22ptsev2evxdivrv0xp5epz52f5fxd" timestamp="1753319349"&gt;556&lt;/key&gt;&lt;/foreign-keys&gt;&lt;ref-type name="Journal Article"&gt;17&lt;/ref-type&gt;&lt;contributors&gt;&lt;authors&gt;&lt;author&gt;Haller, J.&lt;/author&gt;&lt;author&gt;Mikics, E.&lt;/author&gt;&lt;author&gt;Makara, G. B.&lt;/author&gt;&lt;/authors&gt;&lt;/contributors&gt;&lt;auth-address&gt;Hungarian Acad Sci, Dept Behav Neurobiol, Inst Expt Med, H-1083 Budapest, Hungary&lt;/auth-address&gt;&lt;titles&gt;&lt;title&gt;The effects of non-genomic glucocorticoid mechanisms on bodily functions and the central neural system. A critical evaluation of findings&lt;/title&gt;&lt;secondary-title&gt;Frontiers in Neuroendocrinology&lt;/secondary-title&gt;&lt;alt-title&gt;Front Neuroendocrin&lt;/alt-title&gt;&lt;/titles&gt;&lt;periodical&gt;&lt;full-title&gt;Frontiers in Neuroendocrinology&lt;/full-title&gt;&lt;/periodical&gt;&lt;pages&gt;273-291&lt;/pages&gt;&lt;volume&gt;29&lt;/volume&gt;&lt;number&gt;2&lt;/number&gt;&lt;keywords&gt;&lt;keyword&gt;glucocorticoid&lt;/keyword&gt;&lt;keyword&gt;non-genomic&lt;/keyword&gt;&lt;keyword&gt;mechanism&lt;/keyword&gt;&lt;keyword&gt;corticosterone&lt;/keyword&gt;&lt;keyword&gt;stress&lt;/keyword&gt;&lt;keyword&gt;behavior&lt;/keyword&gt;&lt;keyword&gt;therapy&lt;/keyword&gt;&lt;keyword&gt;protein-kinase-c&lt;/keyword&gt;&lt;keyword&gt;transcription-independent mechanism&lt;/keyword&gt;&lt;keyword&gt;cytosolic phospholipase a(2)&lt;/keyword&gt;&lt;keyword&gt;signal-transduction pathways&lt;/keyword&gt;&lt;keyword&gt;isolated membrane-vesicles&lt;/keyword&gt;&lt;keyword&gt;steroid-hormone receptors&lt;/keyword&gt;&lt;keyword&gt;ovarian follicular cells&lt;/keyword&gt;&lt;keyword&gt;newts taricha-granulosa&lt;/keyword&gt;&lt;keyword&gt;induced calcium influx&lt;/keyword&gt;&lt;keyword&gt;liver plasma-membrane&lt;/keyword&gt;&lt;/keywords&gt;&lt;dates&gt;&lt;year&gt;2008&lt;/year&gt;&lt;pub-dates&gt;&lt;date&gt;May&lt;/date&gt;&lt;/pub-dates&gt;&lt;/dates&gt;&lt;isbn&gt;0091-3022&lt;/isbn&gt;&lt;accession-num&gt;WOS:000255579700010&lt;/accession-num&gt;&lt;urls&gt;&lt;related-urls&gt;&lt;url&gt;&amp;lt;Go to ISI&amp;gt;://WOS:000255579700010&lt;/url&gt;&lt;/related-urls&gt;&lt;/urls&gt;&lt;electronic-resource-num&gt;10.1016/j.yfrne.2007.10.004&lt;/electronic-resource-num&gt;&lt;language&gt;English&lt;/language&gt;&lt;/record&gt;&lt;/Cite&gt;&lt;/EndNote&gt;</w:instrText>
      </w:r>
      <w:r w:rsidR="00E5537E">
        <w:rPr>
          <w:rFonts w:ascii="Times New Roman" w:hAnsi="Times New Roman" w:cs="Times New Roman"/>
          <w:sz w:val="24"/>
          <w:szCs w:val="24"/>
          <w:lang w:val="en-US"/>
        </w:rPr>
        <w:fldChar w:fldCharType="separate"/>
      </w:r>
      <w:r w:rsidR="00A60C9D">
        <w:rPr>
          <w:rFonts w:ascii="Times New Roman" w:hAnsi="Times New Roman" w:cs="Times New Roman"/>
          <w:noProof/>
          <w:sz w:val="24"/>
          <w:szCs w:val="24"/>
          <w:lang w:val="en-US"/>
        </w:rPr>
        <w:t>(Haller</w:t>
      </w:r>
      <w:r w:rsidR="00A60C9D" w:rsidRPr="00A60C9D">
        <w:rPr>
          <w:rFonts w:ascii="Times New Roman" w:hAnsi="Times New Roman" w:cs="Times New Roman"/>
          <w:i/>
          <w:noProof/>
          <w:sz w:val="24"/>
          <w:szCs w:val="24"/>
          <w:lang w:val="en-US"/>
        </w:rPr>
        <w:t xml:space="preserve"> et al.</w:t>
      </w:r>
      <w:r w:rsidR="00A60C9D">
        <w:rPr>
          <w:rFonts w:ascii="Times New Roman" w:hAnsi="Times New Roman" w:cs="Times New Roman"/>
          <w:noProof/>
          <w:sz w:val="24"/>
          <w:szCs w:val="24"/>
          <w:lang w:val="en-US"/>
        </w:rPr>
        <w:t>, 2008)</w:t>
      </w:r>
      <w:r w:rsidR="00E5537E">
        <w:rPr>
          <w:rFonts w:ascii="Times New Roman" w:hAnsi="Times New Roman" w:cs="Times New Roman"/>
          <w:sz w:val="24"/>
          <w:szCs w:val="24"/>
          <w:lang w:val="en-US"/>
        </w:rPr>
        <w:fldChar w:fldCharType="end"/>
      </w:r>
      <w:r w:rsidR="00E5537E">
        <w:rPr>
          <w:rFonts w:ascii="Times New Roman" w:hAnsi="Times New Roman" w:cs="Times New Roman"/>
          <w:sz w:val="24"/>
          <w:szCs w:val="24"/>
          <w:lang w:val="en-US"/>
        </w:rPr>
        <w:t xml:space="preserve">. Non-genomic mechanisms of glucocorticoid action can affect mitochondrial </w:t>
      </w:r>
      <w:r w:rsidR="00097A47">
        <w:rPr>
          <w:rFonts w:ascii="Times New Roman" w:hAnsi="Times New Roman" w:cs="Times New Roman"/>
          <w:sz w:val="24"/>
          <w:szCs w:val="24"/>
          <w:lang w:val="en-US"/>
        </w:rPr>
        <w:t xml:space="preserve">respiratory </w:t>
      </w:r>
      <w:r w:rsidR="00E5537E">
        <w:rPr>
          <w:rFonts w:ascii="Times New Roman" w:hAnsi="Times New Roman" w:cs="Times New Roman"/>
          <w:sz w:val="24"/>
          <w:szCs w:val="24"/>
          <w:lang w:val="en-US"/>
        </w:rPr>
        <w:t xml:space="preserve">function by inhibiting electron transfer between complexes in the ETS and through changes in the structure of the mitochondrial membrane which results in increased </w:t>
      </w:r>
      <w:r w:rsidR="00E5537E">
        <w:rPr>
          <w:rFonts w:ascii="Times New Roman" w:hAnsi="Times New Roman" w:cs="Times New Roman"/>
          <w:sz w:val="24"/>
          <w:szCs w:val="24"/>
          <w:lang w:val="en-US"/>
        </w:rPr>
        <w:lastRenderedPageBreak/>
        <w:t xml:space="preserve">proton leakage and reduced ATP production </w:t>
      </w:r>
      <w:r w:rsidR="00E5537E">
        <w:rPr>
          <w:rFonts w:ascii="Times New Roman" w:hAnsi="Times New Roman" w:cs="Times New Roman"/>
          <w:sz w:val="24"/>
          <w:szCs w:val="24"/>
          <w:lang w:val="en-US"/>
        </w:rPr>
        <w:fldChar w:fldCharType="begin">
          <w:fldData xml:space="preserve">PEVuZE5vdGU+PENpdGU+PEF1dGhvcj5Tb25nPC9BdXRob3I+PFllYXI+MjAwNjwvWWVhcj48UmVj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PEVuZE5vdGU+PENpdGU+PEF1dGhvcj5Tb25nPC9BdXRob3I+PFllYXI+MjAwNjwvWWVhcj48UmVj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E5537E">
        <w:rPr>
          <w:rFonts w:ascii="Times New Roman" w:hAnsi="Times New Roman" w:cs="Times New Roman"/>
          <w:sz w:val="24"/>
          <w:szCs w:val="24"/>
          <w:lang w:val="en-US"/>
        </w:rPr>
      </w:r>
      <w:r w:rsidR="00E5537E">
        <w:rPr>
          <w:rFonts w:ascii="Times New Roman" w:hAnsi="Times New Roman" w:cs="Times New Roman"/>
          <w:sz w:val="24"/>
          <w:szCs w:val="24"/>
          <w:lang w:val="en-US"/>
        </w:rPr>
        <w:fldChar w:fldCharType="separate"/>
      </w:r>
      <w:r w:rsidR="00E5537E">
        <w:rPr>
          <w:rFonts w:ascii="Times New Roman" w:hAnsi="Times New Roman" w:cs="Times New Roman"/>
          <w:noProof/>
          <w:sz w:val="24"/>
          <w:szCs w:val="24"/>
          <w:lang w:val="en-US"/>
        </w:rPr>
        <w:t>(Song &amp; Buttgereit, 2006; Fujita</w:t>
      </w:r>
      <w:r w:rsidR="00E5537E" w:rsidRPr="00E5537E">
        <w:rPr>
          <w:rFonts w:ascii="Times New Roman" w:hAnsi="Times New Roman" w:cs="Times New Roman"/>
          <w:i/>
          <w:noProof/>
          <w:sz w:val="24"/>
          <w:szCs w:val="24"/>
          <w:lang w:val="en-US"/>
        </w:rPr>
        <w:t xml:space="preserve"> et al.</w:t>
      </w:r>
      <w:r w:rsidR="00E5537E">
        <w:rPr>
          <w:rFonts w:ascii="Times New Roman" w:hAnsi="Times New Roman" w:cs="Times New Roman"/>
          <w:noProof/>
          <w:sz w:val="24"/>
          <w:szCs w:val="24"/>
          <w:lang w:val="en-US"/>
        </w:rPr>
        <w:t>, 2009)</w:t>
      </w:r>
      <w:r w:rsidR="00E5537E">
        <w:rPr>
          <w:rFonts w:ascii="Times New Roman" w:hAnsi="Times New Roman" w:cs="Times New Roman"/>
          <w:sz w:val="24"/>
          <w:szCs w:val="24"/>
          <w:lang w:val="en-US"/>
        </w:rPr>
        <w:fldChar w:fldCharType="end"/>
      </w:r>
      <w:r w:rsidR="00E5537E">
        <w:rPr>
          <w:rFonts w:ascii="Times New Roman" w:hAnsi="Times New Roman" w:cs="Times New Roman"/>
          <w:sz w:val="24"/>
          <w:szCs w:val="24"/>
          <w:lang w:val="en-US"/>
        </w:rPr>
        <w:t xml:space="preserve">. </w:t>
      </w:r>
      <w:r w:rsidR="003A72BC">
        <w:rPr>
          <w:rFonts w:ascii="Times New Roman" w:hAnsi="Times New Roman" w:cs="Times New Roman"/>
          <w:sz w:val="24"/>
          <w:szCs w:val="24"/>
          <w:lang w:val="en-US"/>
        </w:rPr>
        <w:t>Overall, g</w:t>
      </w:r>
      <w:r w:rsidR="00BD115C">
        <w:rPr>
          <w:rFonts w:ascii="Times New Roman" w:hAnsi="Times New Roman" w:cs="Times New Roman"/>
          <w:sz w:val="24"/>
          <w:szCs w:val="24"/>
          <w:lang w:val="en-US"/>
        </w:rPr>
        <w:t xml:space="preserve">lucocorticoids regulate mitochondrial </w:t>
      </w:r>
      <w:r w:rsidR="00097A47">
        <w:rPr>
          <w:rFonts w:ascii="Times New Roman" w:hAnsi="Times New Roman" w:cs="Times New Roman"/>
          <w:sz w:val="24"/>
          <w:szCs w:val="24"/>
          <w:lang w:val="en-US"/>
        </w:rPr>
        <w:t xml:space="preserve">respiratory </w:t>
      </w:r>
      <w:r w:rsidR="00BD115C">
        <w:rPr>
          <w:rFonts w:ascii="Times New Roman" w:hAnsi="Times New Roman" w:cs="Times New Roman"/>
          <w:sz w:val="24"/>
          <w:szCs w:val="24"/>
          <w:lang w:val="en-US"/>
        </w:rPr>
        <w:t xml:space="preserve">function through </w:t>
      </w:r>
      <w:r w:rsidR="003A72BC">
        <w:rPr>
          <w:rFonts w:ascii="Times New Roman" w:hAnsi="Times New Roman" w:cs="Times New Roman"/>
          <w:sz w:val="24"/>
          <w:szCs w:val="24"/>
          <w:lang w:val="en-US"/>
        </w:rPr>
        <w:t>multiple genomic and non-genomic p</w:t>
      </w:r>
      <w:r w:rsidR="00BD115C">
        <w:rPr>
          <w:rFonts w:ascii="Times New Roman" w:hAnsi="Times New Roman" w:cs="Times New Roman"/>
          <w:sz w:val="24"/>
          <w:szCs w:val="24"/>
          <w:lang w:val="en-US"/>
        </w:rPr>
        <w:t>athways. Additionally, exposure to elevated levels of glucocorticoids during development (either directly or indirectly), can change HPA/I-axis function, ultimately resulting in sustained changes to endogenous glucocorticoids patterns</w:t>
      </w:r>
      <w:r w:rsidR="003A72BC">
        <w:rPr>
          <w:rFonts w:ascii="Times New Roman" w:hAnsi="Times New Roman" w:cs="Times New Roman"/>
          <w:sz w:val="24"/>
          <w:szCs w:val="24"/>
          <w:lang w:val="en-US"/>
        </w:rPr>
        <w:t xml:space="preserve"> which can, in turn, affect mitochondrial </w:t>
      </w:r>
      <w:r w:rsidR="00097A47">
        <w:rPr>
          <w:rFonts w:ascii="Times New Roman" w:hAnsi="Times New Roman" w:cs="Times New Roman"/>
          <w:sz w:val="24"/>
          <w:szCs w:val="24"/>
          <w:lang w:val="en-US"/>
        </w:rPr>
        <w:t xml:space="preserve">respiratory </w:t>
      </w:r>
      <w:r w:rsidR="003A72BC">
        <w:rPr>
          <w:rFonts w:ascii="Times New Roman" w:hAnsi="Times New Roman" w:cs="Times New Roman"/>
          <w:sz w:val="24"/>
          <w:szCs w:val="24"/>
          <w:lang w:val="en-US"/>
        </w:rPr>
        <w:t>function</w:t>
      </w:r>
      <w:r w:rsidR="00BD115C">
        <w:rPr>
          <w:rFonts w:ascii="Times New Roman" w:hAnsi="Times New Roman" w:cs="Times New Roman"/>
          <w:sz w:val="24"/>
          <w:szCs w:val="24"/>
          <w:lang w:val="en-US"/>
        </w:rPr>
        <w:t xml:space="preserve"> </w:t>
      </w:r>
      <w:r w:rsidR="00BD115C">
        <w:rPr>
          <w:rFonts w:ascii="Times New Roman" w:hAnsi="Times New Roman" w:cs="Times New Roman"/>
          <w:sz w:val="24"/>
          <w:szCs w:val="24"/>
          <w:lang w:val="en-US"/>
        </w:rPr>
        <w:fldChar w:fldCharType="begin">
          <w:fldData xml:space="preserve">PEVuZE5vdGU+PENpdGU+PEF1dGhvcj5OZXNhbjwvQXV0aG9yPjxZZWFyPjIwMTY8L1llYXI+PFJl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PEVuZE5vdGU+PENpdGU+PEF1dGhvcj5OZXNhbjwvQXV0aG9yPjxZZWFyPjIwMTY8L1llYXI+PFJl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BD115C">
        <w:rPr>
          <w:rFonts w:ascii="Times New Roman" w:hAnsi="Times New Roman" w:cs="Times New Roman"/>
          <w:sz w:val="24"/>
          <w:szCs w:val="24"/>
          <w:lang w:val="en-US"/>
        </w:rPr>
      </w:r>
      <w:r w:rsidR="00BD115C">
        <w:rPr>
          <w:rFonts w:ascii="Times New Roman" w:hAnsi="Times New Roman" w:cs="Times New Roman"/>
          <w:sz w:val="24"/>
          <w:szCs w:val="24"/>
          <w:lang w:val="en-US"/>
        </w:rPr>
        <w:fldChar w:fldCharType="separate"/>
      </w:r>
      <w:r w:rsidR="00BD115C">
        <w:rPr>
          <w:rFonts w:ascii="Times New Roman" w:hAnsi="Times New Roman" w:cs="Times New Roman"/>
          <w:noProof/>
          <w:sz w:val="24"/>
          <w:szCs w:val="24"/>
          <w:lang w:val="en-US"/>
        </w:rPr>
        <w:t>(e.g., Nesan &amp; Vijayan, 2016; Crino</w:t>
      </w:r>
      <w:r w:rsidR="00BD115C" w:rsidRPr="004E303C">
        <w:rPr>
          <w:rFonts w:ascii="Times New Roman" w:hAnsi="Times New Roman" w:cs="Times New Roman"/>
          <w:i/>
          <w:noProof/>
          <w:sz w:val="24"/>
          <w:szCs w:val="24"/>
          <w:lang w:val="en-US"/>
        </w:rPr>
        <w:t xml:space="preserve"> et al.</w:t>
      </w:r>
      <w:r w:rsidR="00BD115C">
        <w:rPr>
          <w:rFonts w:ascii="Times New Roman" w:hAnsi="Times New Roman" w:cs="Times New Roman"/>
          <w:noProof/>
          <w:sz w:val="24"/>
          <w:szCs w:val="24"/>
          <w:lang w:val="en-US"/>
        </w:rPr>
        <w:t>, 2022)</w:t>
      </w:r>
      <w:r w:rsidR="00BD115C">
        <w:rPr>
          <w:rFonts w:ascii="Times New Roman" w:hAnsi="Times New Roman" w:cs="Times New Roman"/>
          <w:sz w:val="24"/>
          <w:szCs w:val="24"/>
          <w:lang w:val="en-US"/>
        </w:rPr>
        <w:fldChar w:fldCharType="end"/>
      </w:r>
      <w:r w:rsidR="00BD115C">
        <w:rPr>
          <w:rFonts w:ascii="Times New Roman" w:hAnsi="Times New Roman" w:cs="Times New Roman"/>
          <w:sz w:val="24"/>
          <w:szCs w:val="24"/>
          <w:lang w:val="en-US"/>
        </w:rPr>
        <w:t xml:space="preserve">.    </w:t>
      </w:r>
    </w:p>
    <w:p w14:paraId="326DFF58" w14:textId="77777777" w:rsidR="007F5D85" w:rsidRDefault="007F5D85" w:rsidP="007F5D85">
      <w:pPr>
        <w:spacing w:line="480" w:lineRule="auto"/>
        <w:rPr>
          <w:rFonts w:ascii="Times New Roman" w:hAnsi="Times New Roman" w:cs="Times New Roman"/>
          <w:sz w:val="24"/>
          <w:szCs w:val="24"/>
          <w:lang w:val="en-US"/>
        </w:rPr>
      </w:pPr>
    </w:p>
    <w:p w14:paraId="76EB27BD" w14:textId="5FDB6588" w:rsidR="007F5D85" w:rsidRPr="007B59AB" w:rsidRDefault="007F5D85" w:rsidP="00D72B71">
      <w:pPr>
        <w:pStyle w:val="Heading2"/>
      </w:pPr>
      <w:bookmarkStart w:id="141" w:name="_Toc211373594"/>
      <w:bookmarkStart w:id="142" w:name="_Hlk210987200"/>
      <w:r>
        <w:t xml:space="preserve">(2) Nutritional imbalances during development and mitochondrial </w:t>
      </w:r>
      <w:r w:rsidR="00097A47">
        <w:t xml:space="preserve">respiratory </w:t>
      </w:r>
      <w:r>
        <w:t>function</w:t>
      </w:r>
      <w:bookmarkEnd w:id="141"/>
    </w:p>
    <w:bookmarkEnd w:id="142"/>
    <w:p w14:paraId="3240DEEC" w14:textId="75C922D6" w:rsidR="003A1238" w:rsidRDefault="009F0104" w:rsidP="00CC5C42">
      <w:pPr>
        <w:spacing w:line="480" w:lineRule="auto"/>
        <w:ind w:firstLine="360"/>
        <w:rPr>
          <w:rFonts w:ascii="Times New Roman" w:hAnsi="Times New Roman" w:cs="Times New Roman"/>
          <w:sz w:val="24"/>
          <w:szCs w:val="24"/>
          <w:lang w:val="en-US"/>
        </w:rPr>
      </w:pPr>
      <w:r>
        <w:rPr>
          <w:rFonts w:ascii="Times New Roman" w:hAnsi="Times New Roman" w:cs="Times New Roman"/>
          <w:sz w:val="24"/>
          <w:szCs w:val="24"/>
          <w:lang w:val="en-US"/>
        </w:rPr>
        <w:t>Although</w:t>
      </w:r>
      <w:r w:rsidR="00535E3A">
        <w:rPr>
          <w:rFonts w:ascii="Times New Roman" w:hAnsi="Times New Roman" w:cs="Times New Roman"/>
          <w:sz w:val="24"/>
          <w:szCs w:val="24"/>
          <w:lang w:val="en-US"/>
        </w:rPr>
        <w:t xml:space="preserve"> our meta-analysis supported the hypothesis that</w:t>
      </w:r>
      <w:r>
        <w:rPr>
          <w:rFonts w:ascii="Times New Roman" w:hAnsi="Times New Roman" w:cs="Times New Roman"/>
          <w:sz w:val="24"/>
          <w:szCs w:val="24"/>
          <w:lang w:val="en-US"/>
        </w:rPr>
        <w:t xml:space="preserve"> early life nutritional imbalances had negative effect</w:t>
      </w:r>
      <w:r w:rsidR="00535E3A">
        <w:rPr>
          <w:rFonts w:ascii="Times New Roman" w:hAnsi="Times New Roman" w:cs="Times New Roman"/>
          <w:sz w:val="24"/>
          <w:szCs w:val="24"/>
          <w:lang w:val="en-US"/>
        </w:rPr>
        <w:t>s</w:t>
      </w:r>
      <w:r>
        <w:rPr>
          <w:rFonts w:ascii="Times New Roman" w:hAnsi="Times New Roman" w:cs="Times New Roman"/>
          <w:sz w:val="24"/>
          <w:szCs w:val="24"/>
          <w:lang w:val="en-US"/>
        </w:rPr>
        <w:t xml:space="preserve"> on mitochondrial </w:t>
      </w:r>
      <w:r w:rsidR="00097A47">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 xml:space="preserve">function, the effect was weaker </w:t>
      </w:r>
      <w:r w:rsidR="00512BEA">
        <w:rPr>
          <w:rFonts w:ascii="Times New Roman" w:hAnsi="Times New Roman" w:cs="Times New Roman"/>
          <w:sz w:val="24"/>
          <w:szCs w:val="24"/>
          <w:lang w:val="en-US"/>
        </w:rPr>
        <w:t>compared to the other categories of developmental stressors.</w:t>
      </w:r>
      <w:r>
        <w:rPr>
          <w:rFonts w:ascii="Times New Roman" w:hAnsi="Times New Roman" w:cs="Times New Roman"/>
          <w:sz w:val="24"/>
          <w:szCs w:val="24"/>
          <w:lang w:val="en-US"/>
        </w:rPr>
        <w:t xml:space="preserve"> </w:t>
      </w:r>
      <w:r w:rsidR="003562D9">
        <w:rPr>
          <w:rFonts w:ascii="Times New Roman" w:hAnsi="Times New Roman" w:cs="Times New Roman"/>
          <w:sz w:val="24"/>
          <w:szCs w:val="24"/>
          <w:lang w:val="en-US"/>
        </w:rPr>
        <w:t>We found t</w:t>
      </w:r>
      <w:r w:rsidR="002D096E">
        <w:rPr>
          <w:rFonts w:ascii="Times New Roman" w:hAnsi="Times New Roman" w:cs="Times New Roman"/>
          <w:sz w:val="24"/>
          <w:szCs w:val="24"/>
          <w:lang w:val="en-US"/>
        </w:rPr>
        <w:t xml:space="preserve">he effects of nutritional imbalances on mitochondrial </w:t>
      </w:r>
      <w:r w:rsidR="00097A47">
        <w:rPr>
          <w:rFonts w:ascii="Times New Roman" w:hAnsi="Times New Roman" w:cs="Times New Roman"/>
          <w:sz w:val="24"/>
          <w:szCs w:val="24"/>
          <w:lang w:val="en-US"/>
        </w:rPr>
        <w:t xml:space="preserve">respiratory </w:t>
      </w:r>
      <w:r w:rsidR="002D096E">
        <w:rPr>
          <w:rFonts w:ascii="Times New Roman" w:hAnsi="Times New Roman" w:cs="Times New Roman"/>
          <w:sz w:val="24"/>
          <w:szCs w:val="24"/>
          <w:lang w:val="en-US"/>
        </w:rPr>
        <w:t xml:space="preserve">function were influenced by the type of macronutrient manipulation with studies that manipulated protein and fat availability showing the largest negative effects on mitochondria function. However, this result was confounded </w:t>
      </w:r>
      <w:r w:rsidR="00535E3A">
        <w:rPr>
          <w:rFonts w:ascii="Times New Roman" w:hAnsi="Times New Roman" w:cs="Times New Roman"/>
          <w:sz w:val="24"/>
          <w:szCs w:val="24"/>
          <w:lang w:val="en-US"/>
        </w:rPr>
        <w:t>by phylogeny</w:t>
      </w:r>
      <w:r w:rsidR="002D096E">
        <w:rPr>
          <w:rFonts w:ascii="Times New Roman" w:hAnsi="Times New Roman" w:cs="Times New Roman"/>
          <w:sz w:val="24"/>
          <w:szCs w:val="24"/>
          <w:lang w:val="en-US"/>
        </w:rPr>
        <w:t xml:space="preserve"> because only studies with mammals manipulated protein availability. </w:t>
      </w:r>
      <w:r w:rsidR="00136450">
        <w:rPr>
          <w:rFonts w:ascii="Times New Roman" w:hAnsi="Times New Roman" w:cs="Times New Roman"/>
          <w:sz w:val="24"/>
          <w:szCs w:val="24"/>
          <w:lang w:val="en-US"/>
        </w:rPr>
        <w:t>T</w:t>
      </w:r>
      <w:r w:rsidR="00914960">
        <w:rPr>
          <w:rFonts w:ascii="Times New Roman" w:hAnsi="Times New Roman" w:cs="Times New Roman"/>
          <w:sz w:val="24"/>
          <w:szCs w:val="24"/>
          <w:lang w:val="en-US"/>
        </w:rPr>
        <w:t xml:space="preserve">he effects of nutritional imbalance on mitochondrial </w:t>
      </w:r>
      <w:r w:rsidR="00097A47">
        <w:rPr>
          <w:rFonts w:ascii="Times New Roman" w:hAnsi="Times New Roman" w:cs="Times New Roman"/>
          <w:sz w:val="24"/>
          <w:szCs w:val="24"/>
          <w:lang w:val="en-US"/>
        </w:rPr>
        <w:t xml:space="preserve">respiratory </w:t>
      </w:r>
      <w:r w:rsidR="00914960">
        <w:rPr>
          <w:rFonts w:ascii="Times New Roman" w:hAnsi="Times New Roman" w:cs="Times New Roman"/>
          <w:sz w:val="24"/>
          <w:szCs w:val="24"/>
          <w:lang w:val="en-US"/>
        </w:rPr>
        <w:t xml:space="preserve">function did not depend on whether manipulations restricted nutrients or supplied excessive nutrients. </w:t>
      </w:r>
      <w:r w:rsidR="00D11A39">
        <w:rPr>
          <w:rFonts w:ascii="Times New Roman" w:hAnsi="Times New Roman" w:cs="Times New Roman"/>
          <w:sz w:val="24"/>
          <w:szCs w:val="24"/>
          <w:lang w:val="en-US"/>
        </w:rPr>
        <w:t xml:space="preserve">This result is consistent </w:t>
      </w:r>
      <w:r w:rsidR="00892B45">
        <w:rPr>
          <w:rFonts w:ascii="Times New Roman" w:hAnsi="Times New Roman" w:cs="Times New Roman"/>
          <w:sz w:val="24"/>
          <w:szCs w:val="24"/>
          <w:lang w:val="en-US"/>
        </w:rPr>
        <w:t xml:space="preserve">with past </w:t>
      </w:r>
      <w:r w:rsidR="00D11A39">
        <w:rPr>
          <w:rFonts w:ascii="Times New Roman" w:hAnsi="Times New Roman" w:cs="Times New Roman"/>
          <w:sz w:val="24"/>
          <w:szCs w:val="24"/>
          <w:lang w:val="en-US"/>
        </w:rPr>
        <w:t xml:space="preserve">research </w:t>
      </w:r>
      <w:r w:rsidR="00892B45">
        <w:rPr>
          <w:rFonts w:ascii="Times New Roman" w:hAnsi="Times New Roman" w:cs="Times New Roman"/>
          <w:sz w:val="24"/>
          <w:szCs w:val="24"/>
          <w:lang w:val="en-US"/>
        </w:rPr>
        <w:t xml:space="preserve">demonstrating that both low and high birth weight (due to nutritional imbalances) predispose individuals to develop obesity and metabolic pathologies in later life </w:t>
      </w:r>
      <w:r w:rsidR="00E7080B">
        <w:rPr>
          <w:rFonts w:ascii="Times New Roman" w:hAnsi="Times New Roman" w:cs="Times New Roman"/>
          <w:sz w:val="24"/>
          <w:szCs w:val="24"/>
          <w:lang w:val="en-US"/>
        </w:rPr>
        <w:fldChar w:fldCharType="begin">
          <w:fldData xml:space="preserve">PEVuZE5vdGU+PENpdGU+PEF1dGhvcj5CcmV0b248L0F1dGhvcj48WWVhcj4yMDEzPC9ZZWFyPjxS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==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PEVuZE5vdGU+PENpdGU+PEF1dGhvcj5CcmV0b248L0F1dGhvcj48WWVhcj4yMDEzPC9ZZWFyPjxS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==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E7080B">
        <w:rPr>
          <w:rFonts w:ascii="Times New Roman" w:hAnsi="Times New Roman" w:cs="Times New Roman"/>
          <w:sz w:val="24"/>
          <w:szCs w:val="24"/>
          <w:lang w:val="en-US"/>
        </w:rPr>
      </w:r>
      <w:r w:rsidR="00E7080B">
        <w:rPr>
          <w:rFonts w:ascii="Times New Roman" w:hAnsi="Times New Roman" w:cs="Times New Roman"/>
          <w:sz w:val="24"/>
          <w:szCs w:val="24"/>
          <w:lang w:val="en-US"/>
        </w:rPr>
        <w:fldChar w:fldCharType="separate"/>
      </w:r>
      <w:r w:rsidR="00E7080B">
        <w:rPr>
          <w:rFonts w:ascii="Times New Roman" w:hAnsi="Times New Roman" w:cs="Times New Roman"/>
          <w:noProof/>
          <w:sz w:val="24"/>
          <w:szCs w:val="24"/>
          <w:lang w:val="en-US"/>
        </w:rPr>
        <w:t>(reviewed in Breton, 2013)</w:t>
      </w:r>
      <w:r w:rsidR="00E7080B">
        <w:rPr>
          <w:rFonts w:ascii="Times New Roman" w:hAnsi="Times New Roman" w:cs="Times New Roman"/>
          <w:sz w:val="24"/>
          <w:szCs w:val="24"/>
          <w:lang w:val="en-US"/>
        </w:rPr>
        <w:fldChar w:fldCharType="end"/>
      </w:r>
      <w:r w:rsidR="00892B45">
        <w:rPr>
          <w:rFonts w:ascii="Times New Roman" w:hAnsi="Times New Roman" w:cs="Times New Roman"/>
          <w:sz w:val="24"/>
          <w:szCs w:val="24"/>
          <w:lang w:val="en-US"/>
        </w:rPr>
        <w:t xml:space="preserve">. </w:t>
      </w:r>
      <w:r w:rsidR="0072708A">
        <w:rPr>
          <w:rFonts w:ascii="Times New Roman" w:hAnsi="Times New Roman" w:cs="Times New Roman"/>
          <w:sz w:val="24"/>
          <w:szCs w:val="24"/>
          <w:lang w:val="en-US"/>
        </w:rPr>
        <w:t xml:space="preserve">This ‘U’-shaped relationship between early life nutrition and adult metabolic pathologies underpinned </w:t>
      </w:r>
      <w:r w:rsidR="00606BCE">
        <w:rPr>
          <w:rFonts w:ascii="Times New Roman" w:hAnsi="Times New Roman" w:cs="Times New Roman"/>
          <w:sz w:val="24"/>
          <w:szCs w:val="24"/>
          <w:lang w:val="en-US"/>
        </w:rPr>
        <w:t xml:space="preserve">the development of </w:t>
      </w:r>
      <w:r w:rsidR="00E7080B">
        <w:rPr>
          <w:rFonts w:ascii="Times New Roman" w:hAnsi="Times New Roman" w:cs="Times New Roman"/>
          <w:sz w:val="24"/>
          <w:szCs w:val="24"/>
          <w:lang w:val="en-US"/>
        </w:rPr>
        <w:t xml:space="preserve">early hypotheses that proposed that </w:t>
      </w:r>
      <w:r w:rsidR="0072708A">
        <w:rPr>
          <w:rFonts w:ascii="Times New Roman" w:hAnsi="Times New Roman" w:cs="Times New Roman"/>
          <w:sz w:val="24"/>
          <w:szCs w:val="24"/>
          <w:lang w:val="en-US"/>
        </w:rPr>
        <w:t xml:space="preserve">perinatal nutrition permanently alters physiological </w:t>
      </w:r>
      <w:r w:rsidR="000E15FC">
        <w:rPr>
          <w:rFonts w:ascii="Times New Roman" w:hAnsi="Times New Roman" w:cs="Times New Roman"/>
          <w:sz w:val="24"/>
          <w:szCs w:val="24"/>
          <w:lang w:val="en-US"/>
        </w:rPr>
        <w:t>systems</w:t>
      </w:r>
      <w:r w:rsidR="00E7080B">
        <w:rPr>
          <w:rFonts w:ascii="Times New Roman" w:hAnsi="Times New Roman" w:cs="Times New Roman"/>
          <w:sz w:val="24"/>
          <w:szCs w:val="24"/>
          <w:lang w:val="en-US"/>
        </w:rPr>
        <w:t xml:space="preserve"> resulting in adult metabolic pathologies </w:t>
      </w:r>
      <w:r w:rsidR="00E7080B">
        <w:rPr>
          <w:rFonts w:ascii="Times New Roman" w:hAnsi="Times New Roman" w:cs="Times New Roman"/>
          <w:sz w:val="24"/>
          <w:szCs w:val="24"/>
          <w:lang w:val="en-US"/>
        </w:rPr>
        <w:fldChar w:fldCharType="begin">
          <w:fldData xml:space="preserve">PEVuZE5vdGU+PENpdGU+PEF1dGhvcj5EZSBCb288L0F1dGhvcj48WWVhcj4yMDA2PC9ZZWFyPjxS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PEVuZE5vdGU+PENpdGU+PEF1dGhvcj5EZSBCb288L0F1dGhvcj48WWVhcj4yMDA2PC9ZZWFyPjxS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E7080B">
        <w:rPr>
          <w:rFonts w:ascii="Times New Roman" w:hAnsi="Times New Roman" w:cs="Times New Roman"/>
          <w:sz w:val="24"/>
          <w:szCs w:val="24"/>
          <w:lang w:val="en-US"/>
        </w:rPr>
      </w:r>
      <w:r w:rsidR="00E7080B">
        <w:rPr>
          <w:rFonts w:ascii="Times New Roman" w:hAnsi="Times New Roman" w:cs="Times New Roman"/>
          <w:sz w:val="24"/>
          <w:szCs w:val="24"/>
          <w:lang w:val="en-US"/>
        </w:rPr>
        <w:fldChar w:fldCharType="separate"/>
      </w:r>
      <w:r w:rsidR="00606BCE">
        <w:rPr>
          <w:rFonts w:ascii="Times New Roman" w:hAnsi="Times New Roman" w:cs="Times New Roman"/>
          <w:noProof/>
          <w:sz w:val="24"/>
          <w:szCs w:val="24"/>
          <w:lang w:val="en-US"/>
        </w:rPr>
        <w:t xml:space="preserve">(i.e., nutritional programming; De Boo &amp; Harding, 2006; </w:t>
      </w:r>
      <w:r w:rsidR="00606BCE">
        <w:rPr>
          <w:rFonts w:ascii="Times New Roman" w:hAnsi="Times New Roman" w:cs="Times New Roman"/>
          <w:noProof/>
          <w:sz w:val="24"/>
          <w:szCs w:val="24"/>
          <w:lang w:val="en-US"/>
        </w:rPr>
        <w:lastRenderedPageBreak/>
        <w:t>Fernandez-Twinn &amp; Ozanne, 2006; Gluckman &amp; Hanson, 2004; Symonds</w:t>
      </w:r>
      <w:r w:rsidR="00606BCE" w:rsidRPr="00606BCE">
        <w:rPr>
          <w:rFonts w:ascii="Times New Roman" w:hAnsi="Times New Roman" w:cs="Times New Roman"/>
          <w:i/>
          <w:noProof/>
          <w:sz w:val="24"/>
          <w:szCs w:val="24"/>
          <w:lang w:val="en-US"/>
        </w:rPr>
        <w:t xml:space="preserve"> et al.</w:t>
      </w:r>
      <w:r w:rsidR="00606BCE">
        <w:rPr>
          <w:rFonts w:ascii="Times New Roman" w:hAnsi="Times New Roman" w:cs="Times New Roman"/>
          <w:noProof/>
          <w:sz w:val="24"/>
          <w:szCs w:val="24"/>
          <w:lang w:val="en-US"/>
        </w:rPr>
        <w:t>, 2009)</w:t>
      </w:r>
      <w:r w:rsidR="00E7080B">
        <w:rPr>
          <w:rFonts w:ascii="Times New Roman" w:hAnsi="Times New Roman" w:cs="Times New Roman"/>
          <w:sz w:val="24"/>
          <w:szCs w:val="24"/>
          <w:lang w:val="en-US"/>
        </w:rPr>
        <w:fldChar w:fldCharType="end"/>
      </w:r>
      <w:r w:rsidR="00E7080B">
        <w:rPr>
          <w:rFonts w:ascii="Times New Roman" w:hAnsi="Times New Roman" w:cs="Times New Roman"/>
          <w:sz w:val="24"/>
          <w:szCs w:val="24"/>
          <w:lang w:val="en-US"/>
        </w:rPr>
        <w:t>.</w:t>
      </w:r>
      <w:r w:rsidR="0072708A">
        <w:rPr>
          <w:rFonts w:ascii="Times New Roman" w:hAnsi="Times New Roman" w:cs="Times New Roman"/>
          <w:sz w:val="24"/>
          <w:szCs w:val="24"/>
          <w:lang w:val="en-US"/>
        </w:rPr>
        <w:t xml:space="preserve"> </w:t>
      </w:r>
      <w:r w:rsidR="002D096E">
        <w:rPr>
          <w:rFonts w:ascii="Times New Roman" w:hAnsi="Times New Roman" w:cs="Times New Roman"/>
          <w:sz w:val="24"/>
          <w:szCs w:val="24"/>
          <w:lang w:val="en-US"/>
        </w:rPr>
        <w:t xml:space="preserve">Several mechanisms have been linked to nutritional programming including epigenic regulation of gene expression, changes to neuroendocrine pathways including the HPA-axis and the hypothalamus-adipose axis (a neuroendocrine pathway that regulates food intake and energy expenditure), and changes to mitochondrial </w:t>
      </w:r>
      <w:r w:rsidR="00097A47">
        <w:rPr>
          <w:rFonts w:ascii="Times New Roman" w:hAnsi="Times New Roman" w:cs="Times New Roman"/>
          <w:sz w:val="24"/>
          <w:szCs w:val="24"/>
          <w:lang w:val="en-US"/>
        </w:rPr>
        <w:t xml:space="preserve">respiratory </w:t>
      </w:r>
      <w:r w:rsidR="002D096E">
        <w:rPr>
          <w:rFonts w:ascii="Times New Roman" w:hAnsi="Times New Roman" w:cs="Times New Roman"/>
          <w:sz w:val="24"/>
          <w:szCs w:val="24"/>
          <w:lang w:val="en-US"/>
        </w:rPr>
        <w:t xml:space="preserve">function </w:t>
      </w:r>
      <w:r w:rsidR="002D096E">
        <w:rPr>
          <w:rFonts w:ascii="Times New Roman" w:hAnsi="Times New Roman" w:cs="Times New Roman"/>
          <w:sz w:val="24"/>
          <w:szCs w:val="24"/>
          <w:lang w:val="en-US"/>
        </w:rPr>
        <w:fldChar w:fldCharType="begin">
          <w:fldData xml:space="preserve">PEVuZE5vdGU+PENpdGU+PEF1dGhvcj5CcmV0b248L0F1dGhvcj48WWVhcj4yMDEzPC9ZZWFyPjxS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=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PEVuZE5vdGU+PENpdGU+PEF1dGhvcj5CcmV0b248L0F1dGhvcj48WWVhcj4yMDEzPC9ZZWFyPjxS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=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2D096E">
        <w:rPr>
          <w:rFonts w:ascii="Times New Roman" w:hAnsi="Times New Roman" w:cs="Times New Roman"/>
          <w:sz w:val="24"/>
          <w:szCs w:val="24"/>
          <w:lang w:val="en-US"/>
        </w:rPr>
      </w:r>
      <w:r w:rsidR="002D096E">
        <w:rPr>
          <w:rFonts w:ascii="Times New Roman" w:hAnsi="Times New Roman" w:cs="Times New Roman"/>
          <w:sz w:val="24"/>
          <w:szCs w:val="24"/>
          <w:lang w:val="en-US"/>
        </w:rPr>
        <w:fldChar w:fldCharType="separate"/>
      </w:r>
      <w:r w:rsidR="002D096E">
        <w:rPr>
          <w:rFonts w:ascii="Times New Roman" w:hAnsi="Times New Roman" w:cs="Times New Roman"/>
          <w:noProof/>
          <w:sz w:val="24"/>
          <w:szCs w:val="24"/>
          <w:lang w:val="en-US"/>
        </w:rPr>
        <w:t>(Breton, 2013; Symonds</w:t>
      </w:r>
      <w:r w:rsidR="002D096E" w:rsidRPr="002D096E">
        <w:rPr>
          <w:rFonts w:ascii="Times New Roman" w:hAnsi="Times New Roman" w:cs="Times New Roman"/>
          <w:i/>
          <w:noProof/>
          <w:sz w:val="24"/>
          <w:szCs w:val="24"/>
          <w:lang w:val="en-US"/>
        </w:rPr>
        <w:t xml:space="preserve"> et al.</w:t>
      </w:r>
      <w:r w:rsidR="002D096E">
        <w:rPr>
          <w:rFonts w:ascii="Times New Roman" w:hAnsi="Times New Roman" w:cs="Times New Roman"/>
          <w:noProof/>
          <w:sz w:val="24"/>
          <w:szCs w:val="24"/>
          <w:lang w:val="en-US"/>
        </w:rPr>
        <w:t>, 2009)</w:t>
      </w:r>
      <w:r w:rsidR="002D096E">
        <w:rPr>
          <w:rFonts w:ascii="Times New Roman" w:hAnsi="Times New Roman" w:cs="Times New Roman"/>
          <w:sz w:val="24"/>
          <w:szCs w:val="24"/>
          <w:lang w:val="en-US"/>
        </w:rPr>
        <w:fldChar w:fldCharType="end"/>
      </w:r>
      <w:r w:rsidR="00914960">
        <w:rPr>
          <w:rFonts w:ascii="Times New Roman" w:hAnsi="Times New Roman" w:cs="Times New Roman"/>
          <w:sz w:val="24"/>
          <w:szCs w:val="24"/>
          <w:lang w:val="en-US"/>
        </w:rPr>
        <w:t xml:space="preserve">. </w:t>
      </w:r>
      <w:r w:rsidR="00136450">
        <w:rPr>
          <w:rFonts w:ascii="Times New Roman" w:hAnsi="Times New Roman" w:cs="Times New Roman"/>
          <w:sz w:val="24"/>
          <w:szCs w:val="24"/>
          <w:lang w:val="en-US"/>
        </w:rPr>
        <w:t xml:space="preserve">More so than in the other categories of developmental stressors, </w:t>
      </w:r>
      <w:r w:rsidR="00535E3A">
        <w:rPr>
          <w:rFonts w:ascii="Times New Roman" w:hAnsi="Times New Roman" w:cs="Times New Roman"/>
          <w:sz w:val="24"/>
          <w:szCs w:val="24"/>
          <w:lang w:val="en-US"/>
        </w:rPr>
        <w:t>the distribution of effect sizes</w:t>
      </w:r>
      <w:r w:rsidR="00136450">
        <w:rPr>
          <w:rFonts w:ascii="Times New Roman" w:hAnsi="Times New Roman" w:cs="Times New Roman"/>
          <w:sz w:val="24"/>
          <w:szCs w:val="24"/>
          <w:lang w:val="en-US"/>
        </w:rPr>
        <w:t xml:space="preserve"> in studies that manipulated nutrition </w:t>
      </w:r>
      <w:r w:rsidR="00535E3A">
        <w:rPr>
          <w:rFonts w:ascii="Times New Roman" w:hAnsi="Times New Roman" w:cs="Times New Roman"/>
          <w:sz w:val="24"/>
          <w:szCs w:val="24"/>
          <w:lang w:val="en-US"/>
        </w:rPr>
        <w:t>indicated that there was likely publication bias in the form of</w:t>
      </w:r>
      <w:r w:rsidR="00136450">
        <w:rPr>
          <w:rFonts w:ascii="Times New Roman" w:hAnsi="Times New Roman" w:cs="Times New Roman"/>
          <w:sz w:val="24"/>
          <w:szCs w:val="24"/>
          <w:lang w:val="en-US"/>
        </w:rPr>
        <w:t xml:space="preserve"> selective publication of studies with significant results. Notably, when we accounted for publication bias, the effect of nutritional imbalance on mitochondria function was</w:t>
      </w:r>
      <w:r w:rsidR="000C624F">
        <w:rPr>
          <w:rFonts w:ascii="Times New Roman" w:hAnsi="Times New Roman" w:cs="Times New Roman"/>
          <w:sz w:val="24"/>
          <w:szCs w:val="24"/>
          <w:lang w:val="en-US"/>
        </w:rPr>
        <w:t xml:space="preserve"> positive, although the results were non-significant. Together, our </w:t>
      </w:r>
      <w:r w:rsidR="00535E3A">
        <w:rPr>
          <w:rFonts w:ascii="Times New Roman" w:hAnsi="Times New Roman" w:cs="Times New Roman"/>
          <w:sz w:val="24"/>
          <w:szCs w:val="24"/>
          <w:lang w:val="en-US"/>
        </w:rPr>
        <w:t xml:space="preserve">analysis </w:t>
      </w:r>
      <w:r w:rsidR="000C624F">
        <w:rPr>
          <w:rFonts w:ascii="Times New Roman" w:hAnsi="Times New Roman" w:cs="Times New Roman"/>
          <w:sz w:val="24"/>
          <w:szCs w:val="24"/>
          <w:lang w:val="en-US"/>
        </w:rPr>
        <w:t>highlight</w:t>
      </w:r>
      <w:r w:rsidR="00535E3A">
        <w:rPr>
          <w:rFonts w:ascii="Times New Roman" w:hAnsi="Times New Roman" w:cs="Times New Roman"/>
          <w:sz w:val="24"/>
          <w:szCs w:val="24"/>
          <w:lang w:val="en-US"/>
        </w:rPr>
        <w:t>s</w:t>
      </w:r>
      <w:r w:rsidR="000C624F">
        <w:rPr>
          <w:rFonts w:ascii="Times New Roman" w:hAnsi="Times New Roman" w:cs="Times New Roman"/>
          <w:sz w:val="24"/>
          <w:szCs w:val="24"/>
          <w:lang w:val="en-US"/>
        </w:rPr>
        <w:t xml:space="preserve"> the </w:t>
      </w:r>
      <w:r w:rsidR="00FC00B7">
        <w:rPr>
          <w:rFonts w:ascii="Times New Roman" w:hAnsi="Times New Roman" w:cs="Times New Roman"/>
          <w:sz w:val="24"/>
          <w:szCs w:val="24"/>
          <w:lang w:val="en-US"/>
        </w:rPr>
        <w:t>importance of publishing non-significant results a</w:t>
      </w:r>
      <w:r w:rsidR="000C624F">
        <w:rPr>
          <w:rFonts w:ascii="Times New Roman" w:hAnsi="Times New Roman" w:cs="Times New Roman"/>
          <w:sz w:val="24"/>
          <w:szCs w:val="24"/>
          <w:lang w:val="en-US"/>
        </w:rPr>
        <w:t xml:space="preserve">s </w:t>
      </w:r>
      <w:r w:rsidR="00FC00B7">
        <w:rPr>
          <w:rFonts w:ascii="Times New Roman" w:hAnsi="Times New Roman" w:cs="Times New Roman"/>
          <w:sz w:val="24"/>
          <w:szCs w:val="24"/>
          <w:lang w:val="en-US"/>
        </w:rPr>
        <w:t xml:space="preserve">well as </w:t>
      </w:r>
      <w:r w:rsidR="000C624F">
        <w:rPr>
          <w:rFonts w:ascii="Times New Roman" w:hAnsi="Times New Roman" w:cs="Times New Roman"/>
          <w:sz w:val="24"/>
          <w:szCs w:val="24"/>
          <w:lang w:val="en-US"/>
        </w:rPr>
        <w:t xml:space="preserve">using animals from across taxa in experiments. </w:t>
      </w:r>
      <w:r w:rsidR="00136450">
        <w:rPr>
          <w:rFonts w:ascii="Times New Roman" w:hAnsi="Times New Roman" w:cs="Times New Roman"/>
          <w:sz w:val="24"/>
          <w:szCs w:val="24"/>
          <w:lang w:val="en-US"/>
        </w:rPr>
        <w:t xml:space="preserve">  </w:t>
      </w:r>
    </w:p>
    <w:p w14:paraId="5370731B" w14:textId="77777777" w:rsidR="007F5D85" w:rsidRDefault="007F5D85" w:rsidP="00E70118">
      <w:pPr>
        <w:spacing w:line="480" w:lineRule="auto"/>
        <w:rPr>
          <w:rFonts w:ascii="Times New Roman" w:hAnsi="Times New Roman" w:cs="Times New Roman"/>
          <w:sz w:val="24"/>
          <w:szCs w:val="24"/>
          <w:lang w:val="en-US"/>
        </w:rPr>
      </w:pPr>
    </w:p>
    <w:p w14:paraId="7C27A047" w14:textId="23ECF5F5" w:rsidR="007F5D85" w:rsidRDefault="007F5D85" w:rsidP="00D72B71">
      <w:pPr>
        <w:pStyle w:val="Heading2"/>
      </w:pPr>
      <w:bookmarkStart w:id="143" w:name="_Toc211373595"/>
      <w:bookmarkStart w:id="144" w:name="_Hlk210987208"/>
      <w:r>
        <w:t xml:space="preserve">(3) Timing of exposure to </w:t>
      </w:r>
      <w:r w:rsidR="007B59AB">
        <w:t>developmental stressors</w:t>
      </w:r>
      <w:bookmarkEnd w:id="143"/>
    </w:p>
    <w:bookmarkEnd w:id="144"/>
    <w:p w14:paraId="2FDBA19C" w14:textId="3CFC3481" w:rsidR="00DF388C" w:rsidRPr="00956AB0" w:rsidRDefault="00BD115C" w:rsidP="007F5D85">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00C25AB0">
        <w:rPr>
          <w:rFonts w:ascii="Times New Roman" w:hAnsi="Times New Roman" w:cs="Times New Roman"/>
          <w:sz w:val="24"/>
          <w:szCs w:val="24"/>
          <w:lang w:val="en-US"/>
        </w:rPr>
        <w:t xml:space="preserve">Environmental perturbations and stressors are generally thought to induce </w:t>
      </w:r>
      <w:r w:rsidR="00427FD1">
        <w:rPr>
          <w:rFonts w:ascii="Times New Roman" w:hAnsi="Times New Roman" w:cs="Times New Roman"/>
          <w:sz w:val="24"/>
          <w:szCs w:val="24"/>
          <w:lang w:val="en-US"/>
        </w:rPr>
        <w:t>stronger</w:t>
      </w:r>
      <w:r w:rsidR="00C25AB0">
        <w:rPr>
          <w:rFonts w:ascii="Times New Roman" w:hAnsi="Times New Roman" w:cs="Times New Roman"/>
          <w:sz w:val="24"/>
          <w:szCs w:val="24"/>
          <w:lang w:val="en-US"/>
        </w:rPr>
        <w:t xml:space="preserve"> and more sustained organismal responses during earlier stages of development </w:t>
      </w:r>
      <w:r w:rsidR="00C76808">
        <w:rPr>
          <w:rFonts w:ascii="Times New Roman" w:hAnsi="Times New Roman" w:cs="Times New Roman"/>
          <w:sz w:val="24"/>
          <w:szCs w:val="24"/>
          <w:lang w:val="en-US"/>
        </w:rPr>
        <w:fldChar w:fldCharType="begin">
          <w:fldData xml:space="preserve">PEVuZE5vdGU+PENpdGU+PEF1dGhvcj5MaW5kc3Ryb208L0F1dGhvcj48WWVhcj4xOTk5PC9ZZWFy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</w:fldData>
        </w:fldChar>
      </w:r>
      <w:r w:rsidR="00427FD1">
        <w:rPr>
          <w:rFonts w:ascii="Times New Roman" w:hAnsi="Times New Roman" w:cs="Times New Roman"/>
          <w:sz w:val="24"/>
          <w:szCs w:val="24"/>
          <w:lang w:val="en-US"/>
        </w:rPr>
        <w:instrText xml:space="preserve"> ADDIN EN.CITE </w:instrText>
      </w:r>
      <w:r w:rsidR="00427FD1">
        <w:rPr>
          <w:rFonts w:ascii="Times New Roman" w:hAnsi="Times New Roman" w:cs="Times New Roman"/>
          <w:sz w:val="24"/>
          <w:szCs w:val="24"/>
          <w:lang w:val="en-US"/>
        </w:rPr>
        <w:fldChar w:fldCharType="begin">
          <w:fldData xml:space="preserve">PEVuZE5vdGU+PENpdGU+PEF1dGhvcj5MaW5kc3Ryb208L0F1dGhvcj48WWVhcj4xOTk5PC9ZZWFy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</w:fldData>
        </w:fldChar>
      </w:r>
      <w:r w:rsidR="00427FD1">
        <w:rPr>
          <w:rFonts w:ascii="Times New Roman" w:hAnsi="Times New Roman" w:cs="Times New Roman"/>
          <w:sz w:val="24"/>
          <w:szCs w:val="24"/>
          <w:lang w:val="en-US"/>
        </w:rPr>
        <w:instrText xml:space="preserve"> ADDIN EN.CITE.DATA </w:instrText>
      </w:r>
      <w:r w:rsidR="00427FD1">
        <w:rPr>
          <w:rFonts w:ascii="Times New Roman" w:hAnsi="Times New Roman" w:cs="Times New Roman"/>
          <w:sz w:val="24"/>
          <w:szCs w:val="24"/>
          <w:lang w:val="en-US"/>
        </w:rPr>
      </w:r>
      <w:r w:rsidR="00427FD1">
        <w:rPr>
          <w:rFonts w:ascii="Times New Roman" w:hAnsi="Times New Roman" w:cs="Times New Roman"/>
          <w:sz w:val="24"/>
          <w:szCs w:val="24"/>
          <w:lang w:val="en-US"/>
        </w:rPr>
        <w:fldChar w:fldCharType="end"/>
      </w:r>
      <w:r w:rsidR="00C76808">
        <w:rPr>
          <w:rFonts w:ascii="Times New Roman" w:hAnsi="Times New Roman" w:cs="Times New Roman"/>
          <w:sz w:val="24"/>
          <w:szCs w:val="24"/>
          <w:lang w:val="en-US"/>
        </w:rPr>
      </w:r>
      <w:r w:rsidR="00C76808">
        <w:rPr>
          <w:rFonts w:ascii="Times New Roman" w:hAnsi="Times New Roman" w:cs="Times New Roman"/>
          <w:sz w:val="24"/>
          <w:szCs w:val="24"/>
          <w:lang w:val="en-US"/>
        </w:rPr>
        <w:fldChar w:fldCharType="separate"/>
      </w:r>
      <w:r w:rsidR="00C76808">
        <w:rPr>
          <w:rFonts w:ascii="Times New Roman" w:hAnsi="Times New Roman" w:cs="Times New Roman"/>
          <w:noProof/>
          <w:sz w:val="24"/>
          <w:szCs w:val="24"/>
          <w:lang w:val="en-US"/>
        </w:rPr>
        <w:t>(Lindstrom, 1999; Monaghan, 2008; Skinner, 2014)</w:t>
      </w:r>
      <w:r w:rsidR="00C76808">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r w:rsidR="00427FD1">
        <w:rPr>
          <w:rFonts w:ascii="Times New Roman" w:hAnsi="Times New Roman" w:cs="Times New Roman"/>
          <w:sz w:val="24"/>
          <w:szCs w:val="24"/>
          <w:lang w:val="en-US"/>
        </w:rPr>
        <w:t xml:space="preserve">Developing animals may be particularly sensitive to stressors experienced during the prenatal period that can exacerbate trade-offs in energy allocation to physiological systems, organs, and structures </w:t>
      </w:r>
      <w:r w:rsidR="00427FD1">
        <w:rPr>
          <w:rFonts w:ascii="Times New Roman" w:hAnsi="Times New Roman" w:cs="Times New Roman"/>
          <w:sz w:val="24"/>
          <w:szCs w:val="24"/>
          <w:lang w:val="en-US"/>
        </w:rPr>
        <w:fldChar w:fldCharType="begin"/>
      </w:r>
      <w:r w:rsidR="00427FD1">
        <w:rPr>
          <w:rFonts w:ascii="Times New Roman" w:hAnsi="Times New Roman" w:cs="Times New Roman"/>
          <w:sz w:val="24"/>
          <w:szCs w:val="24"/>
          <w:lang w:val="en-US"/>
        </w:rPr>
        <w:instrText xml:space="preserve"> ADDIN EN.CITE &lt;EndNote&gt;&lt;Cite&gt;&lt;Author&gt;Monaghan&lt;/Author&gt;&lt;Year&gt;2008&lt;/Year&gt;&lt;RecNum&gt;137&lt;/RecNum&gt;&lt;DisplayText&gt;(Monaghan, 2008)&lt;/DisplayText&gt;&lt;record&gt;&lt;rec-number&gt;137&lt;/rec-number&gt;&lt;foreign-keys&gt;&lt;key app="EN" db-id="svdp5t22ptsev2evxdivrv0xp5epz52f5fxd" timestamp="1698271440"&gt;137&lt;/key&gt;&lt;/foreign-keys&gt;&lt;ref-type name="Journal Article"&gt;17&lt;/ref-type&gt;&lt;contributors&gt;&lt;authors&gt;&lt;author&gt;Monaghan, P.&lt;/author&gt;&lt;/authors&gt;&lt;/contributors&gt;&lt;auth-address&gt;Univ Glasgow, Inst Biomed &amp;amp; Life Sci, Div Environm &amp;amp; Evolutionary Biol, Glasgow G12 8QQ, Lanark, Scotland&lt;/auth-address&gt;&lt;titles&gt;&lt;title&gt;Early growth conditions, phenotypic development and environmental change&lt;/title&gt;&lt;secondary-title&gt;Philosophical Transactions of the Royal Society B-Biological Sciences&lt;/secondary-title&gt;&lt;alt-title&gt;Philos T R Soc B&lt;/alt-title&gt;&lt;/titles&gt;&lt;periodical&gt;&lt;full-title&gt;Philosophical Transactions of the Royal Society B-Biological Sciences&lt;/full-title&gt;&lt;abbr-1&gt;Philos T R Soc B&lt;/abbr-1&gt;&lt;/periodical&gt;&lt;alt-periodical&gt;&lt;full-title&gt;Philosophical Transactions of the Royal Society B-Biological Sciences&lt;/full-title&gt;&lt;abbr-1&gt;Philos T R Soc B&lt;/abbr-1&gt;&lt;/alt-periodical&gt;&lt;pages&gt;1635-1645&lt;/pages&gt;&lt;volume&gt;363&lt;/volume&gt;&lt;number&gt;1497&lt;/number&gt;&lt;keywords&gt;&lt;keyword&gt;fitness&lt;/keyword&gt;&lt;keyword&gt;phenotypic plasticity&lt;/keyword&gt;&lt;keyword&gt;compensatory growth&lt;/keyword&gt;&lt;keyword&gt;silver spoon&lt;/keyword&gt;&lt;keyword&gt;thrifty phenotype&lt;/keyword&gt;&lt;keyword&gt;development&lt;/keyword&gt;&lt;keyword&gt;uncoupling proteins&lt;/keyword&gt;&lt;keyword&gt;neonatal nutrition&lt;/keyword&gt;&lt;keyword&gt;gene-expression&lt;/keyword&gt;&lt;keyword&gt;stress&lt;/keyword&gt;&lt;keyword&gt;life&lt;/keyword&gt;&lt;keyword&gt;hormone&lt;/keyword&gt;&lt;keyword&gt;size&lt;/keyword&gt;&lt;keyword&gt;birds&lt;/keyword&gt;&lt;keyword&gt;song&lt;/keyword&gt;&lt;keyword&gt;corticosterone&lt;/keyword&gt;&lt;/keywords&gt;&lt;dates&gt;&lt;year&gt;2008&lt;/year&gt;&lt;pub-dates&gt;&lt;date&gt;May 12&lt;/date&gt;&lt;/pub-dates&gt;&lt;/dates&gt;&lt;isbn&gt;0962-8436&lt;/isbn&gt;&lt;accession-num&gt;WOS:000254577400006&lt;/accession-num&gt;&lt;urls&gt;&lt;related-urls&gt;&lt;url&gt;&amp;lt;Go to ISI&amp;gt;://WOS:000254577400006&lt;/url&gt;&lt;/related-urls&gt;&lt;/urls&gt;&lt;electronic-resource-num&gt;10.1098/rstb.2007.0011&lt;/electronic-resource-num&gt;&lt;language&gt;English&lt;/language&gt;&lt;/record&gt;&lt;/Cite&gt;&lt;/EndNote&gt;</w:instrText>
      </w:r>
      <w:r w:rsidR="00427FD1">
        <w:rPr>
          <w:rFonts w:ascii="Times New Roman" w:hAnsi="Times New Roman" w:cs="Times New Roman"/>
          <w:sz w:val="24"/>
          <w:szCs w:val="24"/>
          <w:lang w:val="en-US"/>
        </w:rPr>
        <w:fldChar w:fldCharType="separate"/>
      </w:r>
      <w:r w:rsidR="00427FD1">
        <w:rPr>
          <w:rFonts w:ascii="Times New Roman" w:hAnsi="Times New Roman" w:cs="Times New Roman"/>
          <w:noProof/>
          <w:sz w:val="24"/>
          <w:szCs w:val="24"/>
          <w:lang w:val="en-US"/>
        </w:rPr>
        <w:t>(Monaghan, 2008)</w:t>
      </w:r>
      <w:r w:rsidR="00427FD1">
        <w:rPr>
          <w:rFonts w:ascii="Times New Roman" w:hAnsi="Times New Roman" w:cs="Times New Roman"/>
          <w:sz w:val="24"/>
          <w:szCs w:val="24"/>
          <w:lang w:val="en-US"/>
        </w:rPr>
        <w:fldChar w:fldCharType="end"/>
      </w:r>
      <w:r w:rsidR="00427FD1">
        <w:rPr>
          <w:rFonts w:ascii="Times New Roman" w:hAnsi="Times New Roman" w:cs="Times New Roman"/>
          <w:sz w:val="24"/>
          <w:szCs w:val="24"/>
          <w:lang w:val="en-US"/>
        </w:rPr>
        <w:t xml:space="preserve">. Such prenatal trade-offs can result in sustained organismal effects both when postnatal compensatory growth or development is not possible and because of the costs associated with compensatory growth when it is possible </w:t>
      </w:r>
      <w:r w:rsidR="00427FD1">
        <w:rPr>
          <w:rFonts w:ascii="Times New Roman" w:hAnsi="Times New Roman" w:cs="Times New Roman"/>
          <w:sz w:val="24"/>
          <w:szCs w:val="24"/>
          <w:lang w:val="en-US"/>
        </w:rPr>
        <w:fldChar w:fldCharType="begin">
          <w:fldData xml:space="preserve">PEVuZE5vdGU+PENpdGU+PEF1dGhvcj5Nb25hZ2hhbjwvQXV0aG9yPjxZZWFyPjIwMDg8L1llYXI+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</w:fldData>
        </w:fldChar>
      </w:r>
      <w:r w:rsidR="00427FD1">
        <w:rPr>
          <w:rFonts w:ascii="Times New Roman" w:hAnsi="Times New Roman" w:cs="Times New Roman"/>
          <w:sz w:val="24"/>
          <w:szCs w:val="24"/>
          <w:lang w:val="en-US"/>
        </w:rPr>
        <w:instrText xml:space="preserve"> ADDIN EN.CITE </w:instrText>
      </w:r>
      <w:r w:rsidR="00427FD1">
        <w:rPr>
          <w:rFonts w:ascii="Times New Roman" w:hAnsi="Times New Roman" w:cs="Times New Roman"/>
          <w:sz w:val="24"/>
          <w:szCs w:val="24"/>
          <w:lang w:val="en-US"/>
        </w:rPr>
        <w:fldChar w:fldCharType="begin">
          <w:fldData xml:space="preserve">PEVuZE5vdGU+PENpdGU+PEF1dGhvcj5Nb25hZ2hhbjwvQXV0aG9yPjxZZWFyPjIwMDg8L1llYXI+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</w:fldData>
        </w:fldChar>
      </w:r>
      <w:r w:rsidR="00427FD1">
        <w:rPr>
          <w:rFonts w:ascii="Times New Roman" w:hAnsi="Times New Roman" w:cs="Times New Roman"/>
          <w:sz w:val="24"/>
          <w:szCs w:val="24"/>
          <w:lang w:val="en-US"/>
        </w:rPr>
        <w:instrText xml:space="preserve"> ADDIN EN.CITE.DATA </w:instrText>
      </w:r>
      <w:r w:rsidR="00427FD1">
        <w:rPr>
          <w:rFonts w:ascii="Times New Roman" w:hAnsi="Times New Roman" w:cs="Times New Roman"/>
          <w:sz w:val="24"/>
          <w:szCs w:val="24"/>
          <w:lang w:val="en-US"/>
        </w:rPr>
      </w:r>
      <w:r w:rsidR="00427FD1">
        <w:rPr>
          <w:rFonts w:ascii="Times New Roman" w:hAnsi="Times New Roman" w:cs="Times New Roman"/>
          <w:sz w:val="24"/>
          <w:szCs w:val="24"/>
          <w:lang w:val="en-US"/>
        </w:rPr>
        <w:fldChar w:fldCharType="end"/>
      </w:r>
      <w:r w:rsidR="00427FD1">
        <w:rPr>
          <w:rFonts w:ascii="Times New Roman" w:hAnsi="Times New Roman" w:cs="Times New Roman"/>
          <w:sz w:val="24"/>
          <w:szCs w:val="24"/>
          <w:lang w:val="en-US"/>
        </w:rPr>
      </w:r>
      <w:r w:rsidR="00427FD1">
        <w:rPr>
          <w:rFonts w:ascii="Times New Roman" w:hAnsi="Times New Roman" w:cs="Times New Roman"/>
          <w:sz w:val="24"/>
          <w:szCs w:val="24"/>
          <w:lang w:val="en-US"/>
        </w:rPr>
        <w:fldChar w:fldCharType="separate"/>
      </w:r>
      <w:r w:rsidR="00427FD1">
        <w:rPr>
          <w:rFonts w:ascii="Times New Roman" w:hAnsi="Times New Roman" w:cs="Times New Roman"/>
          <w:noProof/>
          <w:sz w:val="24"/>
          <w:szCs w:val="24"/>
          <w:lang w:val="en-US"/>
        </w:rPr>
        <w:t>(e.g., increased oxidative stress, reduced lifespan; Monaghan, 2008; Metcalfe &amp; Monaghan, 2001)</w:t>
      </w:r>
      <w:r w:rsidR="00427FD1">
        <w:rPr>
          <w:rFonts w:ascii="Times New Roman" w:hAnsi="Times New Roman" w:cs="Times New Roman"/>
          <w:sz w:val="24"/>
          <w:szCs w:val="24"/>
          <w:lang w:val="en-US"/>
        </w:rPr>
        <w:fldChar w:fldCharType="end"/>
      </w:r>
      <w:r w:rsidR="00427FD1">
        <w:rPr>
          <w:rFonts w:ascii="Times New Roman" w:hAnsi="Times New Roman" w:cs="Times New Roman"/>
          <w:sz w:val="24"/>
          <w:szCs w:val="24"/>
          <w:lang w:val="en-US"/>
        </w:rPr>
        <w:t>. W</w:t>
      </w:r>
      <w:r w:rsidR="00533C1D">
        <w:rPr>
          <w:rFonts w:ascii="Times New Roman" w:hAnsi="Times New Roman" w:cs="Times New Roman"/>
          <w:sz w:val="24"/>
          <w:szCs w:val="24"/>
          <w:lang w:val="en-US"/>
        </w:rPr>
        <w:t xml:space="preserve">e found that exposure to glucocorticoids and psychological disturbances during prenatal development had larger negative impacts on </w:t>
      </w:r>
      <w:r w:rsidR="00533C1D">
        <w:rPr>
          <w:rFonts w:ascii="Times New Roman" w:hAnsi="Times New Roman" w:cs="Times New Roman"/>
          <w:sz w:val="24"/>
          <w:szCs w:val="24"/>
          <w:lang w:val="en-US"/>
        </w:rPr>
        <w:lastRenderedPageBreak/>
        <w:t xml:space="preserve">mitochondrial </w:t>
      </w:r>
      <w:r w:rsidR="00097A47">
        <w:rPr>
          <w:rFonts w:ascii="Times New Roman" w:hAnsi="Times New Roman" w:cs="Times New Roman"/>
          <w:sz w:val="24"/>
          <w:szCs w:val="24"/>
          <w:lang w:val="en-US"/>
        </w:rPr>
        <w:t xml:space="preserve">respiratory </w:t>
      </w:r>
      <w:r w:rsidR="00533C1D">
        <w:rPr>
          <w:rFonts w:ascii="Times New Roman" w:hAnsi="Times New Roman" w:cs="Times New Roman"/>
          <w:sz w:val="24"/>
          <w:szCs w:val="24"/>
          <w:lang w:val="en-US"/>
        </w:rPr>
        <w:t xml:space="preserve">function compared to exposure during the postnatal period. </w:t>
      </w:r>
      <w:r w:rsidR="00AE2A42">
        <w:rPr>
          <w:rFonts w:ascii="Times New Roman" w:hAnsi="Times New Roman" w:cs="Times New Roman"/>
          <w:sz w:val="24"/>
          <w:szCs w:val="24"/>
          <w:lang w:val="en-US"/>
        </w:rPr>
        <w:t xml:space="preserve">Prenatal stressors </w:t>
      </w:r>
      <w:r w:rsidR="009456FA">
        <w:rPr>
          <w:rFonts w:ascii="Times New Roman" w:hAnsi="Times New Roman" w:cs="Times New Roman"/>
          <w:sz w:val="24"/>
          <w:szCs w:val="24"/>
          <w:lang w:val="en-US"/>
        </w:rPr>
        <w:t>likely</w:t>
      </w:r>
      <w:r w:rsidR="00AE2A42">
        <w:rPr>
          <w:rFonts w:ascii="Times New Roman" w:hAnsi="Times New Roman" w:cs="Times New Roman"/>
          <w:sz w:val="24"/>
          <w:szCs w:val="24"/>
          <w:lang w:val="en-US"/>
        </w:rPr>
        <w:t xml:space="preserve"> have strong</w:t>
      </w:r>
      <w:r w:rsidR="009456FA">
        <w:rPr>
          <w:rFonts w:ascii="Times New Roman" w:hAnsi="Times New Roman" w:cs="Times New Roman"/>
          <w:sz w:val="24"/>
          <w:szCs w:val="24"/>
          <w:lang w:val="en-US"/>
        </w:rPr>
        <w:t xml:space="preserve"> </w:t>
      </w:r>
      <w:r w:rsidR="00AE2A42">
        <w:rPr>
          <w:rFonts w:ascii="Times New Roman" w:hAnsi="Times New Roman" w:cs="Times New Roman"/>
          <w:sz w:val="24"/>
          <w:szCs w:val="24"/>
          <w:lang w:val="en-US"/>
        </w:rPr>
        <w:t xml:space="preserve">effects on mitochondrial </w:t>
      </w:r>
      <w:r w:rsidR="00097A47">
        <w:rPr>
          <w:rFonts w:ascii="Times New Roman" w:hAnsi="Times New Roman" w:cs="Times New Roman"/>
          <w:sz w:val="24"/>
          <w:szCs w:val="24"/>
          <w:lang w:val="en-US"/>
        </w:rPr>
        <w:t xml:space="preserve">respiratory </w:t>
      </w:r>
      <w:r w:rsidR="00AE2A42">
        <w:rPr>
          <w:rFonts w:ascii="Times New Roman" w:hAnsi="Times New Roman" w:cs="Times New Roman"/>
          <w:sz w:val="24"/>
          <w:szCs w:val="24"/>
          <w:lang w:val="en-US"/>
        </w:rPr>
        <w:t xml:space="preserve">function </w:t>
      </w:r>
      <w:r w:rsidR="009456FA">
        <w:rPr>
          <w:rFonts w:ascii="Times New Roman" w:hAnsi="Times New Roman" w:cs="Times New Roman"/>
          <w:sz w:val="24"/>
          <w:szCs w:val="24"/>
          <w:lang w:val="en-US"/>
        </w:rPr>
        <w:t>due to e</w:t>
      </w:r>
      <w:r w:rsidR="00AE2A42">
        <w:rPr>
          <w:rFonts w:ascii="Times New Roman" w:hAnsi="Times New Roman" w:cs="Times New Roman"/>
          <w:sz w:val="24"/>
          <w:szCs w:val="24"/>
          <w:lang w:val="en-US"/>
        </w:rPr>
        <w:t xml:space="preserve">pigenetic modifications </w:t>
      </w:r>
      <w:r w:rsidR="009456FA">
        <w:rPr>
          <w:rFonts w:ascii="Times New Roman" w:hAnsi="Times New Roman" w:cs="Times New Roman"/>
          <w:sz w:val="24"/>
          <w:szCs w:val="24"/>
          <w:lang w:val="en-US"/>
        </w:rPr>
        <w:t xml:space="preserve">that are particularly important for shaping early developmental pathways </w:t>
      </w:r>
      <w:r w:rsidR="009456FA">
        <w:rPr>
          <w:rFonts w:ascii="Times New Roman" w:hAnsi="Times New Roman" w:cs="Times New Roman"/>
          <w:sz w:val="24"/>
          <w:szCs w:val="24"/>
          <w:lang w:val="en-US"/>
        </w:rPr>
        <w:fldChar w:fldCharType="begin">
          <w:fldData xml:space="preserve">PEVuZE5vdGU+PENpdGU+PEF1dGhvcj5Ta2lubmVyPC9BdXRob3I+PFllYXI+MjAxNDwvWWVhcj48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</w:fldData>
        </w:fldChar>
      </w:r>
      <w:r w:rsidR="00C61A63">
        <w:rPr>
          <w:rFonts w:ascii="Times New Roman" w:hAnsi="Times New Roman" w:cs="Times New Roman"/>
          <w:sz w:val="24"/>
          <w:szCs w:val="24"/>
          <w:lang w:val="en-US"/>
        </w:rPr>
        <w:instrText xml:space="preserve"> ADDIN EN.CITE </w:instrText>
      </w:r>
      <w:r w:rsidR="00C61A63">
        <w:rPr>
          <w:rFonts w:ascii="Times New Roman" w:hAnsi="Times New Roman" w:cs="Times New Roman"/>
          <w:sz w:val="24"/>
          <w:szCs w:val="24"/>
          <w:lang w:val="en-US"/>
        </w:rPr>
        <w:fldChar w:fldCharType="begin">
          <w:fldData xml:space="preserve">PEVuZE5vdGU+PENpdGU+PEF1dGhvcj5Ta2lubmVyPC9BdXRob3I+PFllYXI+MjAxNDwvWWVhcj48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</w:fldData>
        </w:fldChar>
      </w:r>
      <w:r w:rsidR="00C61A63">
        <w:rPr>
          <w:rFonts w:ascii="Times New Roman" w:hAnsi="Times New Roman" w:cs="Times New Roman"/>
          <w:sz w:val="24"/>
          <w:szCs w:val="24"/>
          <w:lang w:val="en-US"/>
        </w:rPr>
        <w:instrText xml:space="preserve"> ADDIN EN.CITE.DATA </w:instrText>
      </w:r>
      <w:r w:rsidR="00C61A63">
        <w:rPr>
          <w:rFonts w:ascii="Times New Roman" w:hAnsi="Times New Roman" w:cs="Times New Roman"/>
          <w:sz w:val="24"/>
          <w:szCs w:val="24"/>
          <w:lang w:val="en-US"/>
        </w:rPr>
      </w:r>
      <w:r w:rsidR="00C61A63">
        <w:rPr>
          <w:rFonts w:ascii="Times New Roman" w:hAnsi="Times New Roman" w:cs="Times New Roman"/>
          <w:sz w:val="24"/>
          <w:szCs w:val="24"/>
          <w:lang w:val="en-US"/>
        </w:rPr>
        <w:fldChar w:fldCharType="end"/>
      </w:r>
      <w:r w:rsidR="009456FA">
        <w:rPr>
          <w:rFonts w:ascii="Times New Roman" w:hAnsi="Times New Roman" w:cs="Times New Roman"/>
          <w:sz w:val="24"/>
          <w:szCs w:val="24"/>
          <w:lang w:val="en-US"/>
        </w:rPr>
      </w:r>
      <w:r w:rsidR="009456FA">
        <w:rPr>
          <w:rFonts w:ascii="Times New Roman" w:hAnsi="Times New Roman" w:cs="Times New Roman"/>
          <w:sz w:val="24"/>
          <w:szCs w:val="24"/>
          <w:lang w:val="en-US"/>
        </w:rPr>
        <w:fldChar w:fldCharType="separate"/>
      </w:r>
      <w:r w:rsidR="00C61A63">
        <w:rPr>
          <w:rFonts w:ascii="Times New Roman" w:hAnsi="Times New Roman" w:cs="Times New Roman"/>
          <w:noProof/>
          <w:sz w:val="24"/>
          <w:szCs w:val="24"/>
          <w:lang w:val="en-US"/>
        </w:rPr>
        <w:t>(Skinner, 2014; Kundakovic &amp; Jaric, 2017)</w:t>
      </w:r>
      <w:r w:rsidR="009456FA">
        <w:rPr>
          <w:rFonts w:ascii="Times New Roman" w:hAnsi="Times New Roman" w:cs="Times New Roman"/>
          <w:sz w:val="24"/>
          <w:szCs w:val="24"/>
          <w:lang w:val="en-US"/>
        </w:rPr>
        <w:fldChar w:fldCharType="end"/>
      </w:r>
      <w:r w:rsidR="009456FA">
        <w:rPr>
          <w:rFonts w:ascii="Times New Roman" w:hAnsi="Times New Roman" w:cs="Times New Roman"/>
          <w:sz w:val="24"/>
          <w:szCs w:val="24"/>
          <w:lang w:val="en-US"/>
        </w:rPr>
        <w:t xml:space="preserve">. </w:t>
      </w:r>
      <w:r w:rsidR="00C61A63">
        <w:rPr>
          <w:rFonts w:ascii="Times New Roman" w:hAnsi="Times New Roman" w:cs="Times New Roman"/>
          <w:sz w:val="24"/>
          <w:szCs w:val="24"/>
          <w:lang w:val="en-US"/>
        </w:rPr>
        <w:t>E</w:t>
      </w:r>
      <w:r>
        <w:rPr>
          <w:rFonts w:ascii="Times New Roman" w:hAnsi="Times New Roman" w:cs="Times New Roman"/>
          <w:sz w:val="24"/>
          <w:szCs w:val="24"/>
          <w:lang w:val="en-US"/>
        </w:rPr>
        <w:t xml:space="preserve">pigenetic </w:t>
      </w:r>
      <w:r w:rsidR="009456FA">
        <w:rPr>
          <w:rFonts w:ascii="Times New Roman" w:hAnsi="Times New Roman" w:cs="Times New Roman"/>
          <w:sz w:val="24"/>
          <w:szCs w:val="24"/>
          <w:lang w:val="en-US"/>
        </w:rPr>
        <w:t>marks</w:t>
      </w:r>
      <w:r w:rsidR="00AE2A42">
        <w:rPr>
          <w:rFonts w:ascii="Times New Roman" w:hAnsi="Times New Roman" w:cs="Times New Roman"/>
          <w:sz w:val="24"/>
          <w:szCs w:val="24"/>
          <w:lang w:val="en-US"/>
        </w:rPr>
        <w:t xml:space="preserve"> that occur d</w:t>
      </w:r>
      <w:r>
        <w:rPr>
          <w:rFonts w:ascii="Times New Roman" w:hAnsi="Times New Roman" w:cs="Times New Roman"/>
          <w:sz w:val="24"/>
          <w:szCs w:val="24"/>
          <w:lang w:val="en-US"/>
        </w:rPr>
        <w:t>uring the prenatal period are mostly maintained throughout development and are less susceptible to environmental changes later in life</w:t>
      </w:r>
      <w:r w:rsidR="00C61A63">
        <w:rPr>
          <w:rFonts w:ascii="Times New Roman" w:hAnsi="Times New Roman" w:cs="Times New Roman"/>
          <w:sz w:val="24"/>
          <w:szCs w:val="24"/>
          <w:lang w:val="en-US"/>
        </w:rPr>
        <w:t xml:space="preserve"> </w:t>
      </w:r>
      <w:r w:rsidR="00C61A63">
        <w:rPr>
          <w:rFonts w:ascii="Times New Roman" w:hAnsi="Times New Roman" w:cs="Times New Roman"/>
          <w:sz w:val="24"/>
          <w:szCs w:val="24"/>
          <w:lang w:val="en-US"/>
        </w:rPr>
        <w:fldChar w:fldCharType="begin"/>
      </w:r>
      <w:r w:rsidR="00C61A63">
        <w:rPr>
          <w:rFonts w:ascii="Times New Roman" w:hAnsi="Times New Roman" w:cs="Times New Roman"/>
          <w:sz w:val="24"/>
          <w:szCs w:val="24"/>
          <w:lang w:val="en-US"/>
        </w:rPr>
        <w:instrText xml:space="preserve"> ADDIN EN.CITE &lt;EndNote&gt;&lt;Cite&gt;&lt;Author&gt;Skinner&lt;/Author&gt;&lt;Year&gt;2014&lt;/Year&gt;&lt;RecNum&gt;42&lt;/RecNum&gt;&lt;DisplayText&gt;(Skinner, 2014)&lt;/DisplayText&gt;&lt;record&gt;&lt;rec-number&gt;42&lt;/rec-number&gt;&lt;foreign-keys&gt;&lt;key app="EN" db-id="svdp5t22ptsev2evxdivrv0xp5epz52f5fxd" timestamp="1690008688"&gt;42&lt;/key&gt;&lt;/foreign-keys&gt;&lt;ref-type name="Journal Article"&gt;17&lt;/ref-type&gt;&lt;contributors&gt;&lt;authors&gt;&lt;author&gt;Skinner, M. K.&lt;/author&gt;&lt;/authors&gt;&lt;/contributors&gt;&lt;auth-address&gt;Washington State Univ, Sch Biol Sci, Ctr Reprod Biol, Pullman, WA 99164 USA&lt;/auth-address&gt;&lt;titles&gt;&lt;title&gt;Environmental stress and epigenetic transgenerational inheritance&lt;/title&gt;&lt;secondary-title&gt;Bmc Medicine&lt;/secondary-title&gt;&lt;alt-title&gt;Bmc Med&lt;/alt-title&gt;&lt;/titles&gt;&lt;periodical&gt;&lt;full-title&gt;Bmc Medicine&lt;/full-title&gt;&lt;abbr-1&gt;Bmc Med&lt;/abbr-1&gt;&lt;/periodical&gt;&lt;alt-periodical&gt;&lt;full-title&gt;Bmc Medicine&lt;/full-title&gt;&lt;abbr-1&gt;Bmc Med&lt;/abbr-1&gt;&lt;/alt-periodical&gt;&lt;volume&gt;12&lt;/volume&gt;&lt;keywords&gt;&lt;keyword&gt;epigenetic&lt;/keyword&gt;&lt;keyword&gt;non-genetic inheritance&lt;/keyword&gt;&lt;keyword&gt;stress&lt;/keyword&gt;&lt;keyword&gt;transgenerational&lt;/keyword&gt;&lt;keyword&gt;endocrine disruptor vinclozolin&lt;/keyword&gt;&lt;keyword&gt;early-life experience&lt;/keyword&gt;&lt;keyword&gt;adult-onset disease&lt;/keyword&gt;&lt;keyword&gt;sperm epimutations&lt;/keyword&gt;&lt;keyword&gt;paternal lineage&lt;/keyword&gt;&lt;keyword&gt;prenatal stress&lt;/keyword&gt;&lt;keyword&gt;exposure&lt;/keyword&gt;&lt;keyword&gt;behavior&lt;/keyword&gt;&lt;keyword&gt;mammals&lt;/keyword&gt;&lt;keyword&gt;mice&lt;/keyword&gt;&lt;/keywords&gt;&lt;dates&gt;&lt;year&gt;2014&lt;/year&gt;&lt;pub-dates&gt;&lt;date&gt;Sep 5&lt;/date&gt;&lt;/pub-dates&gt;&lt;/dates&gt;&lt;isbn&gt;1741-7015&lt;/isbn&gt;&lt;accession-num&gt;WOS:000341722200001&lt;/accession-num&gt;&lt;urls&gt;&lt;related-urls&gt;&lt;url&gt;&amp;lt;Go to ISI&amp;gt;://WOS:000341722200001&lt;/url&gt;&lt;/related-urls&gt;&lt;/urls&gt;&lt;electronic-resource-num&gt;ARTN 153&amp;#xD;10.1186/s12916-014-0153-y&lt;/electronic-resource-num&gt;&lt;language&gt;English&lt;/language&gt;&lt;/record&gt;&lt;/Cite&gt;&lt;/EndNote&gt;</w:instrText>
      </w:r>
      <w:r w:rsidR="00C61A63">
        <w:rPr>
          <w:rFonts w:ascii="Times New Roman" w:hAnsi="Times New Roman" w:cs="Times New Roman"/>
          <w:sz w:val="24"/>
          <w:szCs w:val="24"/>
          <w:lang w:val="en-US"/>
        </w:rPr>
        <w:fldChar w:fldCharType="separate"/>
      </w:r>
      <w:r w:rsidR="00C61A63">
        <w:rPr>
          <w:rFonts w:ascii="Times New Roman" w:hAnsi="Times New Roman" w:cs="Times New Roman"/>
          <w:noProof/>
          <w:sz w:val="24"/>
          <w:szCs w:val="24"/>
          <w:lang w:val="en-US"/>
        </w:rPr>
        <w:t>(Skinner, 2014)</w:t>
      </w:r>
      <w:r w:rsidR="00C61A63">
        <w:rPr>
          <w:rFonts w:ascii="Times New Roman" w:hAnsi="Times New Roman" w:cs="Times New Roman"/>
          <w:sz w:val="24"/>
          <w:szCs w:val="24"/>
          <w:lang w:val="en-US"/>
        </w:rPr>
        <w:fldChar w:fldCharType="end"/>
      </w:r>
      <w:r w:rsidR="005B4217">
        <w:rPr>
          <w:rFonts w:ascii="Times New Roman" w:hAnsi="Times New Roman" w:cs="Times New Roman"/>
          <w:sz w:val="24"/>
          <w:szCs w:val="24"/>
          <w:lang w:val="en-US"/>
        </w:rPr>
        <w:t xml:space="preserve">. </w:t>
      </w:r>
      <w:r w:rsidR="00AE2A42">
        <w:rPr>
          <w:rFonts w:ascii="Times New Roman" w:hAnsi="Times New Roman" w:cs="Times New Roman"/>
          <w:sz w:val="24"/>
          <w:szCs w:val="24"/>
          <w:lang w:val="en-US"/>
        </w:rPr>
        <w:t>However, p</w:t>
      </w:r>
      <w:r w:rsidR="005B4217">
        <w:rPr>
          <w:rFonts w:ascii="Times New Roman" w:hAnsi="Times New Roman" w:cs="Times New Roman"/>
          <w:sz w:val="24"/>
          <w:szCs w:val="24"/>
          <w:lang w:val="en-US"/>
        </w:rPr>
        <w:t>ostnatal and adult conditions can a</w:t>
      </w:r>
      <w:r w:rsidR="00C61A63">
        <w:rPr>
          <w:rFonts w:ascii="Times New Roman" w:hAnsi="Times New Roman" w:cs="Times New Roman"/>
          <w:sz w:val="24"/>
          <w:szCs w:val="24"/>
          <w:lang w:val="en-US"/>
        </w:rPr>
        <w:t>ttenuate</w:t>
      </w:r>
      <w:r w:rsidR="005B4217">
        <w:rPr>
          <w:rFonts w:ascii="Times New Roman" w:hAnsi="Times New Roman" w:cs="Times New Roman"/>
          <w:sz w:val="24"/>
          <w:szCs w:val="24"/>
          <w:lang w:val="en-US"/>
        </w:rPr>
        <w:t xml:space="preserve"> the long-term effects of </w:t>
      </w:r>
      <w:r w:rsidR="00C61A63">
        <w:rPr>
          <w:rFonts w:ascii="Times New Roman" w:hAnsi="Times New Roman" w:cs="Times New Roman"/>
          <w:sz w:val="24"/>
          <w:szCs w:val="24"/>
          <w:lang w:val="en-US"/>
        </w:rPr>
        <w:t xml:space="preserve">some </w:t>
      </w:r>
      <w:r w:rsidR="005B4217">
        <w:rPr>
          <w:rFonts w:ascii="Times New Roman" w:hAnsi="Times New Roman" w:cs="Times New Roman"/>
          <w:sz w:val="24"/>
          <w:szCs w:val="24"/>
          <w:lang w:val="en-US"/>
        </w:rPr>
        <w:t>prenatal stressors</w:t>
      </w:r>
      <w:r w:rsidR="00956AB0">
        <w:rPr>
          <w:rFonts w:ascii="Times New Roman" w:hAnsi="Times New Roman" w:cs="Times New Roman"/>
          <w:sz w:val="24"/>
          <w:szCs w:val="24"/>
          <w:lang w:val="en-US"/>
        </w:rPr>
        <w:t xml:space="preserve"> </w:t>
      </w:r>
      <w:r w:rsidR="00956AB0">
        <w:rPr>
          <w:rFonts w:ascii="Times New Roman" w:hAnsi="Times New Roman" w:cs="Times New Roman"/>
          <w:sz w:val="24"/>
          <w:szCs w:val="24"/>
          <w:lang w:val="en-US"/>
        </w:rPr>
        <w:fldChar w:fldCharType="begin">
          <w:fldData xml:space="preserve">PEVuZE5vdGU+PENpdGU+PEF1dGhvcj5Lb288L0F1dGhvcj48WWVhcj4yMDAzPC9ZZWFyPjxSZWNO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</w:fldData>
        </w:fldChar>
      </w:r>
      <w:r w:rsidR="00956AB0">
        <w:rPr>
          <w:rFonts w:ascii="Times New Roman" w:hAnsi="Times New Roman" w:cs="Times New Roman"/>
          <w:sz w:val="24"/>
          <w:szCs w:val="24"/>
          <w:lang w:val="en-US"/>
        </w:rPr>
        <w:instrText xml:space="preserve"> ADDIN EN.CITE </w:instrText>
      </w:r>
      <w:r w:rsidR="00956AB0">
        <w:rPr>
          <w:rFonts w:ascii="Times New Roman" w:hAnsi="Times New Roman" w:cs="Times New Roman"/>
          <w:sz w:val="24"/>
          <w:szCs w:val="24"/>
          <w:lang w:val="en-US"/>
        </w:rPr>
        <w:fldChar w:fldCharType="begin">
          <w:fldData xml:space="preserve">PEVuZE5vdGU+PENpdGU+PEF1dGhvcj5Lb288L0F1dGhvcj48WWVhcj4yMDAzPC9ZZWFyPjxSZWNO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</w:fldData>
        </w:fldChar>
      </w:r>
      <w:r w:rsidR="00956AB0">
        <w:rPr>
          <w:rFonts w:ascii="Times New Roman" w:hAnsi="Times New Roman" w:cs="Times New Roman"/>
          <w:sz w:val="24"/>
          <w:szCs w:val="24"/>
          <w:lang w:val="en-US"/>
        </w:rPr>
        <w:instrText xml:space="preserve"> ADDIN EN.CITE.DATA </w:instrText>
      </w:r>
      <w:r w:rsidR="00956AB0">
        <w:rPr>
          <w:rFonts w:ascii="Times New Roman" w:hAnsi="Times New Roman" w:cs="Times New Roman"/>
          <w:sz w:val="24"/>
          <w:szCs w:val="24"/>
          <w:lang w:val="en-US"/>
        </w:rPr>
      </w:r>
      <w:r w:rsidR="00956AB0">
        <w:rPr>
          <w:rFonts w:ascii="Times New Roman" w:hAnsi="Times New Roman" w:cs="Times New Roman"/>
          <w:sz w:val="24"/>
          <w:szCs w:val="24"/>
          <w:lang w:val="en-US"/>
        </w:rPr>
        <w:fldChar w:fldCharType="end"/>
      </w:r>
      <w:r w:rsidR="00956AB0">
        <w:rPr>
          <w:rFonts w:ascii="Times New Roman" w:hAnsi="Times New Roman" w:cs="Times New Roman"/>
          <w:sz w:val="24"/>
          <w:szCs w:val="24"/>
          <w:lang w:val="en-US"/>
        </w:rPr>
      </w:r>
      <w:r w:rsidR="00956AB0">
        <w:rPr>
          <w:rFonts w:ascii="Times New Roman" w:hAnsi="Times New Roman" w:cs="Times New Roman"/>
          <w:sz w:val="24"/>
          <w:szCs w:val="24"/>
          <w:lang w:val="en-US"/>
        </w:rPr>
        <w:fldChar w:fldCharType="separate"/>
      </w:r>
      <w:r w:rsidR="00956AB0">
        <w:rPr>
          <w:rFonts w:ascii="Times New Roman" w:hAnsi="Times New Roman" w:cs="Times New Roman"/>
          <w:noProof/>
          <w:sz w:val="24"/>
          <w:szCs w:val="24"/>
          <w:lang w:val="en-US"/>
        </w:rPr>
        <w:t>(e.g., Koo</w:t>
      </w:r>
      <w:r w:rsidR="00956AB0" w:rsidRPr="00956AB0">
        <w:rPr>
          <w:rFonts w:ascii="Times New Roman" w:hAnsi="Times New Roman" w:cs="Times New Roman"/>
          <w:i/>
          <w:noProof/>
          <w:sz w:val="24"/>
          <w:szCs w:val="24"/>
          <w:lang w:val="en-US"/>
        </w:rPr>
        <w:t xml:space="preserve"> et al.</w:t>
      </w:r>
      <w:r w:rsidR="00956AB0">
        <w:rPr>
          <w:rFonts w:ascii="Times New Roman" w:hAnsi="Times New Roman" w:cs="Times New Roman"/>
          <w:noProof/>
          <w:sz w:val="24"/>
          <w:szCs w:val="24"/>
          <w:lang w:val="en-US"/>
        </w:rPr>
        <w:t>, 2003)</w:t>
      </w:r>
      <w:r w:rsidR="00956AB0">
        <w:rPr>
          <w:rFonts w:ascii="Times New Roman" w:hAnsi="Times New Roman" w:cs="Times New Roman"/>
          <w:sz w:val="24"/>
          <w:szCs w:val="24"/>
          <w:lang w:val="en-US"/>
        </w:rPr>
        <w:fldChar w:fldCharType="end"/>
      </w:r>
      <w:r w:rsidR="00C61A63">
        <w:rPr>
          <w:rFonts w:ascii="Times New Roman" w:hAnsi="Times New Roman" w:cs="Times New Roman"/>
          <w:sz w:val="24"/>
          <w:szCs w:val="24"/>
          <w:lang w:val="en-US"/>
        </w:rPr>
        <w:t xml:space="preserve">, highlighting the importance of </w:t>
      </w:r>
      <w:r w:rsidR="00956AB0">
        <w:rPr>
          <w:rFonts w:ascii="Times New Roman" w:hAnsi="Times New Roman" w:cs="Times New Roman"/>
          <w:sz w:val="24"/>
          <w:szCs w:val="24"/>
          <w:lang w:val="en-US"/>
        </w:rPr>
        <w:t>longitudinal studies in understanding the long-term organismal effects of developmental stressors</w:t>
      </w:r>
      <w:r w:rsidR="005B4217">
        <w:rPr>
          <w:rFonts w:ascii="Times New Roman" w:hAnsi="Times New Roman" w:cs="Times New Roman"/>
          <w:sz w:val="24"/>
          <w:szCs w:val="24"/>
          <w:lang w:val="en-US"/>
        </w:rPr>
        <w:t>.</w:t>
      </w:r>
      <w:r w:rsidR="005F6929">
        <w:rPr>
          <w:rFonts w:ascii="Times New Roman" w:hAnsi="Times New Roman" w:cs="Times New Roman"/>
          <w:sz w:val="24"/>
          <w:szCs w:val="24"/>
          <w:lang w:val="en-US"/>
        </w:rPr>
        <w:t xml:space="preserve"> </w:t>
      </w:r>
      <w:r w:rsidR="00AE2A42">
        <w:rPr>
          <w:rFonts w:ascii="Times New Roman" w:hAnsi="Times New Roman" w:cs="Times New Roman"/>
          <w:sz w:val="24"/>
          <w:szCs w:val="24"/>
          <w:lang w:val="en-US"/>
        </w:rPr>
        <w:t>In contrast</w:t>
      </w:r>
      <w:r w:rsidR="00956AB0">
        <w:rPr>
          <w:rFonts w:ascii="Times New Roman" w:hAnsi="Times New Roman" w:cs="Times New Roman"/>
          <w:sz w:val="24"/>
          <w:szCs w:val="24"/>
          <w:lang w:val="en-US"/>
        </w:rPr>
        <w:t xml:space="preserve"> to the strong effects of prenatal glucocorticoids and psychological disturbances on mitochondrial </w:t>
      </w:r>
      <w:r w:rsidR="00097A47">
        <w:rPr>
          <w:rFonts w:ascii="Times New Roman" w:hAnsi="Times New Roman" w:cs="Times New Roman"/>
          <w:sz w:val="24"/>
          <w:szCs w:val="24"/>
          <w:lang w:val="en-US"/>
        </w:rPr>
        <w:t xml:space="preserve">respiratory </w:t>
      </w:r>
      <w:r w:rsidR="00956AB0">
        <w:rPr>
          <w:rFonts w:ascii="Times New Roman" w:hAnsi="Times New Roman" w:cs="Times New Roman"/>
          <w:sz w:val="24"/>
          <w:szCs w:val="24"/>
          <w:lang w:val="en-US"/>
        </w:rPr>
        <w:t>function</w:t>
      </w:r>
      <w:r w:rsidR="00AE2A42">
        <w:rPr>
          <w:rFonts w:ascii="Times New Roman" w:hAnsi="Times New Roman" w:cs="Times New Roman"/>
          <w:sz w:val="24"/>
          <w:szCs w:val="24"/>
          <w:lang w:val="en-US"/>
        </w:rPr>
        <w:t xml:space="preserve">, we found no evidence that developmental stage (prenatal, postnatal, or combined prenatal and postnatal) impacted the effects of nutritional imbalances on mitochondrial </w:t>
      </w:r>
      <w:r w:rsidR="00097A47">
        <w:rPr>
          <w:rFonts w:ascii="Times New Roman" w:hAnsi="Times New Roman" w:cs="Times New Roman"/>
          <w:sz w:val="24"/>
          <w:szCs w:val="24"/>
          <w:lang w:val="en-US"/>
        </w:rPr>
        <w:t xml:space="preserve">respiratory </w:t>
      </w:r>
      <w:r w:rsidR="00AE2A42">
        <w:rPr>
          <w:rFonts w:ascii="Times New Roman" w:hAnsi="Times New Roman" w:cs="Times New Roman"/>
          <w:sz w:val="24"/>
          <w:szCs w:val="24"/>
          <w:lang w:val="en-US"/>
        </w:rPr>
        <w:t xml:space="preserve">function. However, nutritional imbalance had an overall weaker impact on mitochondrial </w:t>
      </w:r>
      <w:r w:rsidR="00097A47">
        <w:rPr>
          <w:rFonts w:ascii="Times New Roman" w:hAnsi="Times New Roman" w:cs="Times New Roman"/>
          <w:sz w:val="24"/>
          <w:szCs w:val="24"/>
          <w:lang w:val="en-US"/>
        </w:rPr>
        <w:t xml:space="preserve">respiratory </w:t>
      </w:r>
      <w:r w:rsidR="00AE2A42">
        <w:rPr>
          <w:rFonts w:ascii="Times New Roman" w:hAnsi="Times New Roman" w:cs="Times New Roman"/>
          <w:sz w:val="24"/>
          <w:szCs w:val="24"/>
          <w:lang w:val="en-US"/>
        </w:rPr>
        <w:t>function compared to exposure to glucocorticoids and psychological disturbance during development.</w:t>
      </w:r>
      <w:r w:rsidR="00956AB0">
        <w:rPr>
          <w:rFonts w:ascii="Times New Roman" w:hAnsi="Times New Roman" w:cs="Times New Roman"/>
          <w:sz w:val="24"/>
          <w:szCs w:val="24"/>
          <w:lang w:val="en-US"/>
        </w:rPr>
        <w:t xml:space="preserve"> </w:t>
      </w:r>
    </w:p>
    <w:p w14:paraId="486E37DF" w14:textId="77777777" w:rsidR="008C6CB7" w:rsidRDefault="008C6CB7" w:rsidP="007B59AB">
      <w:pPr>
        <w:spacing w:line="480" w:lineRule="auto"/>
        <w:rPr>
          <w:rFonts w:ascii="Times New Roman" w:hAnsi="Times New Roman" w:cs="Times New Roman"/>
          <w:sz w:val="24"/>
          <w:szCs w:val="24"/>
          <w:lang w:val="en-US"/>
        </w:rPr>
      </w:pPr>
    </w:p>
    <w:p w14:paraId="71C13639" w14:textId="7C283B8A" w:rsidR="007B59AB" w:rsidRPr="006F6D4C" w:rsidRDefault="007B59AB" w:rsidP="00D72B71">
      <w:pPr>
        <w:pStyle w:val="Heading2"/>
      </w:pPr>
      <w:bookmarkStart w:id="145" w:name="_Toc211373596"/>
      <w:bookmarkStart w:id="146" w:name="_Hlk210987214"/>
      <w:r w:rsidRPr="00C27FC9">
        <w:t>(</w:t>
      </w:r>
      <w:r w:rsidRPr="006F6D4C">
        <w:t xml:space="preserve">4) </w:t>
      </w:r>
      <w:r w:rsidR="00C27FC9">
        <w:t xml:space="preserve">Potential effects of developmentally induced changes in mitochondrial </w:t>
      </w:r>
      <w:r w:rsidR="00097A47">
        <w:t xml:space="preserve">respiratory </w:t>
      </w:r>
      <w:r w:rsidR="00C27FC9">
        <w:t>function on organismal function and fitness</w:t>
      </w:r>
      <w:bookmarkEnd w:id="145"/>
    </w:p>
    <w:bookmarkEnd w:id="146"/>
    <w:p w14:paraId="715BE260" w14:textId="785CAAD0" w:rsidR="00C27FC9" w:rsidRDefault="00C27FC9" w:rsidP="00C27FC9">
      <w:pPr>
        <w:spacing w:line="480" w:lineRule="auto"/>
        <w:ind w:firstLine="360"/>
        <w:rPr>
          <w:rFonts w:ascii="Times New Roman" w:hAnsi="Times New Roman" w:cs="Times New Roman"/>
          <w:sz w:val="24"/>
          <w:szCs w:val="24"/>
          <w:lang w:val="en-US"/>
        </w:rPr>
      </w:pPr>
      <w:r>
        <w:rPr>
          <w:rFonts w:ascii="Times New Roman" w:hAnsi="Times New Roman" w:cs="Times New Roman"/>
          <w:sz w:val="24"/>
          <w:szCs w:val="24"/>
          <w:lang w:val="en-US"/>
        </w:rPr>
        <w:t xml:space="preserve">Our results suggest that developmental stressors generally reduce mitochondrial </w:t>
      </w:r>
      <w:r w:rsidR="00097A47">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 xml:space="preserve">function by reducing mitochondrial respiration, antioxidant levels, and metabolic capacity and increasing oxidative stress and oxidative damage. However, reduced mitochondrial </w:t>
      </w:r>
      <w:r w:rsidR="00097A47">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 xml:space="preserve">function (as defined here) does not necessarily result in maladaptive organismal responses. In some environments, reduced mitochondrial </w:t>
      </w:r>
      <w:r w:rsidR="00097A47">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 xml:space="preserve">function could induce organismal changes that increase survival and reproduction. For example, proton conductance of the inner mitochondria membrane affects the rate that </w:t>
      </w:r>
      <w:r>
        <w:rPr>
          <w:rFonts w:ascii="Times New Roman" w:hAnsi="Times New Roman" w:cs="Times New Roman"/>
          <w:sz w:val="24"/>
          <w:szCs w:val="24"/>
          <w:lang w:val="en-US"/>
        </w:rPr>
        <w:lastRenderedPageBreak/>
        <w:t xml:space="preserve">protons ‘leak’ into the mitochondrial matrix, resulting in reduced ATP and ROS production and increased heat production </w:t>
      </w:r>
      <w:r>
        <w:rPr>
          <w:rFonts w:ascii="Times New Roman" w:hAnsi="Times New Roman" w:cs="Times New Roman"/>
          <w:sz w:val="24"/>
          <w:szCs w:val="24"/>
          <w:lang w:val="en-US"/>
        </w:rPr>
        <w:fldChar w:fldCharType="begin">
          <w:fldData xml:space="preserve">PEVuZE5vdGU+PENpdGU+PEF1dGhvcj5CcmFuZDwvQXV0aG9yPjxZZWFyPjIwMDA8L1llYXI+PFJl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</w:fldData>
        </w:fldChar>
      </w:r>
      <w:r>
        <w:rPr>
          <w:rFonts w:ascii="Times New Roman" w:hAnsi="Times New Roman" w:cs="Times New Roman"/>
          <w:sz w:val="24"/>
          <w:szCs w:val="24"/>
          <w:lang w:val="en-US"/>
        </w:rPr>
        <w:instrText xml:space="preserve"> ADDIN EN.CITE </w:instrText>
      </w:r>
      <w:r>
        <w:rPr>
          <w:rFonts w:ascii="Times New Roman" w:hAnsi="Times New Roman" w:cs="Times New Roman"/>
          <w:sz w:val="24"/>
          <w:szCs w:val="24"/>
          <w:lang w:val="en-US"/>
        </w:rPr>
        <w:fldChar w:fldCharType="begin">
          <w:fldData xml:space="preserve">PEVuZE5vdGU+PENpdGU+PEF1dGhvcj5CcmFuZDwvQXV0aG9yPjxZZWFyPjIwMDA8L1llYXI+PFJl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</w:fldData>
        </w:fldChar>
      </w:r>
      <w:r>
        <w:rPr>
          <w:rFonts w:ascii="Times New Roman" w:hAnsi="Times New Roman" w:cs="Times New Roman"/>
          <w:sz w:val="24"/>
          <w:szCs w:val="24"/>
          <w:lang w:val="en-US"/>
        </w:rPr>
        <w:instrText xml:space="preserve"> ADDIN EN.CITE.DATA </w:instrText>
      </w:r>
      <w:r>
        <w:rPr>
          <w:rFonts w:ascii="Times New Roman" w:hAnsi="Times New Roman" w:cs="Times New Roman"/>
          <w:sz w:val="24"/>
          <w:szCs w:val="24"/>
          <w:lang w:val="en-US"/>
        </w:rPr>
      </w:r>
      <w:r>
        <w:rPr>
          <w:rFonts w:ascii="Times New Roman" w:hAnsi="Times New Roman" w:cs="Times New Roman"/>
          <w:sz w:val="24"/>
          <w:szCs w:val="24"/>
          <w:lang w:val="en-US"/>
        </w:rPr>
        <w:fldChar w:fldCharType="end"/>
      </w:r>
      <w:r>
        <w:rPr>
          <w:rFonts w:ascii="Times New Roman" w:hAnsi="Times New Roman" w:cs="Times New Roman"/>
          <w:sz w:val="24"/>
          <w:szCs w:val="24"/>
          <w:lang w:val="en-US"/>
        </w:rPr>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(i.e., increased uncoupling; Brand, 2000; Ricquier &amp; Bouillaud, 2000)</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Greater mitochondrial uncoupling has been linked to longer lifespans and may be an important cellular mechanism underlying variable life-history strategies </w:t>
      </w:r>
      <w:r>
        <w:rPr>
          <w:rFonts w:ascii="Times New Roman" w:hAnsi="Times New Roman" w:cs="Times New Roman"/>
          <w:sz w:val="24"/>
          <w:szCs w:val="24"/>
          <w:lang w:val="en-US"/>
        </w:rPr>
        <w:fldChar w:fldCharType="begin">
          <w:fldData xml:space="preserve">PEVuZE5vdGU+PENpdGU+PEF1dGhvcj5TcGVha21hbjwvQXV0aG9yPjxZZWFyPjIwMDQ8L1llYXI+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</w:fldData>
        </w:fldChar>
      </w:r>
      <w:r>
        <w:rPr>
          <w:rFonts w:ascii="Times New Roman" w:hAnsi="Times New Roman" w:cs="Times New Roman"/>
          <w:sz w:val="24"/>
          <w:szCs w:val="24"/>
          <w:lang w:val="en-US"/>
        </w:rPr>
        <w:instrText xml:space="preserve"> ADDIN EN.CITE </w:instrText>
      </w:r>
      <w:r>
        <w:rPr>
          <w:rFonts w:ascii="Times New Roman" w:hAnsi="Times New Roman" w:cs="Times New Roman"/>
          <w:sz w:val="24"/>
          <w:szCs w:val="24"/>
          <w:lang w:val="en-US"/>
        </w:rPr>
        <w:fldChar w:fldCharType="begin">
          <w:fldData xml:space="preserve">PEVuZE5vdGU+PENpdGU+PEF1dGhvcj5TcGVha21hbjwvQXV0aG9yPjxZZWFyPjIwMDQ8L1llYXI+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</w:fldData>
        </w:fldChar>
      </w:r>
      <w:r>
        <w:rPr>
          <w:rFonts w:ascii="Times New Roman" w:hAnsi="Times New Roman" w:cs="Times New Roman"/>
          <w:sz w:val="24"/>
          <w:szCs w:val="24"/>
          <w:lang w:val="en-US"/>
        </w:rPr>
        <w:instrText xml:space="preserve"> ADDIN EN.CITE.DATA </w:instrText>
      </w:r>
      <w:r>
        <w:rPr>
          <w:rFonts w:ascii="Times New Roman" w:hAnsi="Times New Roman" w:cs="Times New Roman"/>
          <w:sz w:val="24"/>
          <w:szCs w:val="24"/>
          <w:lang w:val="en-US"/>
        </w:rPr>
      </w:r>
      <w:r>
        <w:rPr>
          <w:rFonts w:ascii="Times New Roman" w:hAnsi="Times New Roman" w:cs="Times New Roman"/>
          <w:sz w:val="24"/>
          <w:szCs w:val="24"/>
          <w:lang w:val="en-US"/>
        </w:rPr>
        <w:fldChar w:fldCharType="end"/>
      </w:r>
      <w:r>
        <w:rPr>
          <w:rFonts w:ascii="Times New Roman" w:hAnsi="Times New Roman" w:cs="Times New Roman"/>
          <w:sz w:val="24"/>
          <w:szCs w:val="24"/>
          <w:lang w:val="en-US"/>
        </w:rPr>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(i.e., the "uncoupling to survive" hypothesis; Speakman</w:t>
      </w:r>
      <w:r w:rsidRPr="0009621C">
        <w:rPr>
          <w:rFonts w:ascii="Times New Roman" w:hAnsi="Times New Roman" w:cs="Times New Roman"/>
          <w:i/>
          <w:noProof/>
          <w:sz w:val="24"/>
          <w:szCs w:val="24"/>
          <w:lang w:val="en-US"/>
        </w:rPr>
        <w:t xml:space="preserve"> et al.</w:t>
      </w:r>
      <w:r>
        <w:rPr>
          <w:rFonts w:ascii="Times New Roman" w:hAnsi="Times New Roman" w:cs="Times New Roman"/>
          <w:noProof/>
          <w:sz w:val="24"/>
          <w:szCs w:val="24"/>
          <w:lang w:val="en-US"/>
        </w:rPr>
        <w:t>, 2004; Yu &amp; Chung, 2006; Brand, 2000)</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In our meta-analysis, greater mitochondrial uncoupling was classed as reduced mitochondrial </w:t>
      </w:r>
      <w:r w:rsidR="00097A47">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 xml:space="preserve">function because greater uncoupling reduces ATP production. However, in some contexts, increased uncoupling could increase evolutionary fitness through adaptive thermogenic responses (in brown adipose tissue, BAT), variable investment in life history traits, and increased lifespan </w:t>
      </w:r>
      <w:r>
        <w:rPr>
          <w:rFonts w:ascii="Times New Roman" w:hAnsi="Times New Roman" w:cs="Times New Roman"/>
          <w:sz w:val="24"/>
          <w:szCs w:val="24"/>
          <w:lang w:val="en-US"/>
        </w:rPr>
        <w:fldChar w:fldCharType="begin">
          <w:fldData xml:space="preserve">PEVuZE5vdGU+PENpdGU+PEF1dGhvcj5Nb29rZXJqZWU8L0F1dGhvcj48WWVhcj4yMDEwPC9ZZWFy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==
</w:fldData>
        </w:fldChar>
      </w:r>
      <w:r>
        <w:rPr>
          <w:rFonts w:ascii="Times New Roman" w:hAnsi="Times New Roman" w:cs="Times New Roman"/>
          <w:sz w:val="24"/>
          <w:szCs w:val="24"/>
          <w:lang w:val="en-US"/>
        </w:rPr>
        <w:instrText xml:space="preserve"> ADDIN EN.CITE </w:instrText>
      </w:r>
      <w:r>
        <w:rPr>
          <w:rFonts w:ascii="Times New Roman" w:hAnsi="Times New Roman" w:cs="Times New Roman"/>
          <w:sz w:val="24"/>
          <w:szCs w:val="24"/>
          <w:lang w:val="en-US"/>
        </w:rPr>
        <w:fldChar w:fldCharType="begin">
          <w:fldData xml:space="preserve">PEVuZE5vdGU+PENpdGU+PEF1dGhvcj5Nb29rZXJqZWU8L0F1dGhvcj48WWVhcj4yMDEwPC9ZZWFy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==
</w:fldData>
        </w:fldChar>
      </w:r>
      <w:r>
        <w:rPr>
          <w:rFonts w:ascii="Times New Roman" w:hAnsi="Times New Roman" w:cs="Times New Roman"/>
          <w:sz w:val="24"/>
          <w:szCs w:val="24"/>
          <w:lang w:val="en-US"/>
        </w:rPr>
        <w:instrText xml:space="preserve"> ADDIN EN.CITE.DATA </w:instrText>
      </w:r>
      <w:r>
        <w:rPr>
          <w:rFonts w:ascii="Times New Roman" w:hAnsi="Times New Roman" w:cs="Times New Roman"/>
          <w:sz w:val="24"/>
          <w:szCs w:val="24"/>
          <w:lang w:val="en-US"/>
        </w:rPr>
      </w:r>
      <w:r>
        <w:rPr>
          <w:rFonts w:ascii="Times New Roman" w:hAnsi="Times New Roman" w:cs="Times New Roman"/>
          <w:sz w:val="24"/>
          <w:szCs w:val="24"/>
          <w:lang w:val="en-US"/>
        </w:rPr>
        <w:fldChar w:fldCharType="end"/>
      </w:r>
      <w:r>
        <w:rPr>
          <w:rFonts w:ascii="Times New Roman" w:hAnsi="Times New Roman" w:cs="Times New Roman"/>
          <w:sz w:val="24"/>
          <w:szCs w:val="24"/>
          <w:lang w:val="en-US"/>
        </w:rPr>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(Mookerjee</w:t>
      </w:r>
      <w:r w:rsidRPr="009730F8">
        <w:rPr>
          <w:rFonts w:ascii="Times New Roman" w:hAnsi="Times New Roman" w:cs="Times New Roman"/>
          <w:i/>
          <w:noProof/>
          <w:sz w:val="24"/>
          <w:szCs w:val="24"/>
          <w:lang w:val="en-US"/>
        </w:rPr>
        <w:t xml:space="preserve"> et al.</w:t>
      </w:r>
      <w:r>
        <w:rPr>
          <w:rFonts w:ascii="Times New Roman" w:hAnsi="Times New Roman" w:cs="Times New Roman"/>
          <w:noProof/>
          <w:sz w:val="24"/>
          <w:szCs w:val="24"/>
          <w:lang w:val="en-US"/>
        </w:rPr>
        <w:t>, 2010; Mozo</w:t>
      </w:r>
      <w:r w:rsidRPr="009730F8">
        <w:rPr>
          <w:rFonts w:ascii="Times New Roman" w:hAnsi="Times New Roman" w:cs="Times New Roman"/>
          <w:i/>
          <w:noProof/>
          <w:sz w:val="24"/>
          <w:szCs w:val="24"/>
          <w:lang w:val="en-US"/>
        </w:rPr>
        <w:t xml:space="preserve"> et al.</w:t>
      </w:r>
      <w:r>
        <w:rPr>
          <w:rFonts w:ascii="Times New Roman" w:hAnsi="Times New Roman" w:cs="Times New Roman"/>
          <w:noProof/>
          <w:sz w:val="24"/>
          <w:szCs w:val="24"/>
          <w:lang w:val="en-US"/>
        </w:rPr>
        <w:t>, 2005; Koch</w:t>
      </w:r>
      <w:r w:rsidRPr="009730F8">
        <w:rPr>
          <w:rFonts w:ascii="Times New Roman" w:hAnsi="Times New Roman" w:cs="Times New Roman"/>
          <w:i/>
          <w:noProof/>
          <w:sz w:val="24"/>
          <w:szCs w:val="24"/>
          <w:lang w:val="en-US"/>
        </w:rPr>
        <w:t xml:space="preserve"> et al.</w:t>
      </w:r>
      <w:r>
        <w:rPr>
          <w:rFonts w:ascii="Times New Roman" w:hAnsi="Times New Roman" w:cs="Times New Roman"/>
          <w:noProof/>
          <w:sz w:val="24"/>
          <w:szCs w:val="24"/>
          <w:lang w:val="en-US"/>
        </w:rPr>
        <w:t>, 2021; Criscuolo</w:t>
      </w:r>
      <w:r w:rsidRPr="009730F8">
        <w:rPr>
          <w:rFonts w:ascii="Times New Roman" w:hAnsi="Times New Roman" w:cs="Times New Roman"/>
          <w:i/>
          <w:noProof/>
          <w:sz w:val="24"/>
          <w:szCs w:val="24"/>
          <w:lang w:val="en-US"/>
        </w:rPr>
        <w:t xml:space="preserve"> et al.</w:t>
      </w:r>
      <w:r>
        <w:rPr>
          <w:rFonts w:ascii="Times New Roman" w:hAnsi="Times New Roman" w:cs="Times New Roman"/>
          <w:noProof/>
          <w:sz w:val="24"/>
          <w:szCs w:val="24"/>
          <w:lang w:val="en-US"/>
        </w:rPr>
        <w:t>, 2005)</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Future studies that test the effects of mitochondria function on organismal function over lifespan and in biologically relevant contexts (e.g., matched versus unmatched prenatal/postnatal environments) will help uncover the adaptive significance of developmentally induced changes in mitochondrial </w:t>
      </w:r>
      <w:r w:rsidR="00097A47">
        <w:rPr>
          <w:rFonts w:ascii="Times New Roman" w:hAnsi="Times New Roman" w:cs="Times New Roman"/>
          <w:sz w:val="24"/>
          <w:szCs w:val="24"/>
          <w:lang w:val="en-US"/>
        </w:rPr>
        <w:t xml:space="preserve">respiratory </w:t>
      </w:r>
      <w:r>
        <w:rPr>
          <w:rFonts w:ascii="Times New Roman" w:hAnsi="Times New Roman" w:cs="Times New Roman"/>
          <w:sz w:val="24"/>
          <w:szCs w:val="24"/>
          <w:lang w:val="en-US"/>
        </w:rPr>
        <w:t xml:space="preserve">function. </w:t>
      </w:r>
    </w:p>
    <w:p w14:paraId="4F4D0E8B" w14:textId="77777777" w:rsidR="00860EDF" w:rsidRDefault="00860EDF" w:rsidP="007B59AB">
      <w:pPr>
        <w:spacing w:line="480" w:lineRule="auto"/>
        <w:rPr>
          <w:rFonts w:ascii="Times New Roman" w:hAnsi="Times New Roman" w:cs="Times New Roman"/>
          <w:sz w:val="24"/>
          <w:szCs w:val="24"/>
          <w:lang w:val="en-US"/>
        </w:rPr>
      </w:pPr>
      <w:bookmarkStart w:id="147" w:name="_Hlk210987220"/>
    </w:p>
    <w:p w14:paraId="147A16E4" w14:textId="431D1F78" w:rsidR="007B59AB" w:rsidRPr="006F6D4C" w:rsidRDefault="007B59AB" w:rsidP="00D72B71">
      <w:pPr>
        <w:pStyle w:val="Heading2"/>
      </w:pPr>
      <w:bookmarkStart w:id="148" w:name="_Toc211373597"/>
      <w:r w:rsidRPr="00C27FC9">
        <w:t>(5</w:t>
      </w:r>
      <w:r w:rsidRPr="006F6D4C">
        <w:t>) Limitations and future directions</w:t>
      </w:r>
      <w:bookmarkEnd w:id="148"/>
    </w:p>
    <w:bookmarkEnd w:id="147"/>
    <w:p w14:paraId="66C93FC4" w14:textId="4AD8BAFC" w:rsidR="007B59AB" w:rsidRDefault="00FE4E1F" w:rsidP="007B59AB">
      <w:pPr>
        <w:spacing w:line="480" w:lineRule="auto"/>
        <w:rPr>
          <w:rFonts w:ascii="Times New Roman" w:hAnsi="Times New Roman" w:cs="Times New Roman"/>
          <w:sz w:val="24"/>
          <w:szCs w:val="24"/>
          <w:lang w:val="en-US"/>
        </w:rPr>
      </w:pPr>
      <w:r>
        <w:rPr>
          <w:rFonts w:ascii="Times New Roman" w:hAnsi="Times New Roman" w:cs="Times New Roman"/>
          <w:b/>
          <w:bCs/>
          <w:sz w:val="24"/>
          <w:szCs w:val="24"/>
          <w:lang w:val="en-US"/>
        </w:rPr>
        <w:tab/>
      </w:r>
      <w:r>
        <w:rPr>
          <w:rFonts w:ascii="Times New Roman" w:hAnsi="Times New Roman" w:cs="Times New Roman"/>
          <w:sz w:val="24"/>
          <w:szCs w:val="24"/>
          <w:lang w:val="en-US"/>
        </w:rPr>
        <w:t xml:space="preserve">An </w:t>
      </w:r>
      <w:r w:rsidR="00FD63C5">
        <w:rPr>
          <w:rFonts w:ascii="Times New Roman" w:hAnsi="Times New Roman" w:cs="Times New Roman"/>
          <w:sz w:val="24"/>
          <w:szCs w:val="24"/>
          <w:lang w:val="en-US"/>
        </w:rPr>
        <w:t>original</w:t>
      </w:r>
      <w:r>
        <w:rPr>
          <w:rFonts w:ascii="Times New Roman" w:hAnsi="Times New Roman" w:cs="Times New Roman"/>
          <w:sz w:val="24"/>
          <w:szCs w:val="24"/>
          <w:lang w:val="en-US"/>
        </w:rPr>
        <w:t xml:space="preserve"> aim of this meta-analysis was to evaluate how sex </w:t>
      </w:r>
      <w:r w:rsidR="00867511">
        <w:rPr>
          <w:rFonts w:ascii="Times New Roman" w:hAnsi="Times New Roman" w:cs="Times New Roman"/>
          <w:sz w:val="24"/>
          <w:szCs w:val="24"/>
          <w:lang w:val="en-US"/>
        </w:rPr>
        <w:t xml:space="preserve">influences </w:t>
      </w:r>
      <w:r w:rsidR="00867511" w:rsidRPr="00421CDF">
        <w:rPr>
          <w:rFonts w:ascii="Times New Roman" w:hAnsi="Times New Roman" w:cs="Times New Roman"/>
          <w:sz w:val="24"/>
          <w:szCs w:val="24"/>
          <w:lang w:val="en-US"/>
        </w:rPr>
        <w:t xml:space="preserve">the effects of developmental stressors on mitochondrial </w:t>
      </w:r>
      <w:r w:rsidR="00097A47">
        <w:rPr>
          <w:rFonts w:ascii="Times New Roman" w:hAnsi="Times New Roman" w:cs="Times New Roman"/>
          <w:sz w:val="24"/>
          <w:szCs w:val="24"/>
          <w:lang w:val="en-US"/>
        </w:rPr>
        <w:t xml:space="preserve">respiratory </w:t>
      </w:r>
      <w:r w:rsidR="00867511" w:rsidRPr="00421CDF">
        <w:rPr>
          <w:rFonts w:ascii="Times New Roman" w:hAnsi="Times New Roman" w:cs="Times New Roman"/>
          <w:sz w:val="24"/>
          <w:szCs w:val="24"/>
          <w:lang w:val="en-US"/>
        </w:rPr>
        <w:t>function</w:t>
      </w:r>
      <w:r w:rsidR="0086751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However, we were unable to test </w:t>
      </w:r>
      <w:r w:rsidR="00565ADB">
        <w:rPr>
          <w:rFonts w:ascii="Times New Roman" w:hAnsi="Times New Roman" w:cs="Times New Roman"/>
          <w:sz w:val="24"/>
          <w:szCs w:val="24"/>
          <w:lang w:val="en-US"/>
        </w:rPr>
        <w:t>for sex differences</w:t>
      </w:r>
      <w:r>
        <w:rPr>
          <w:rFonts w:ascii="Times New Roman" w:hAnsi="Times New Roman" w:cs="Times New Roman"/>
          <w:sz w:val="24"/>
          <w:szCs w:val="24"/>
          <w:lang w:val="en-US"/>
        </w:rPr>
        <w:t xml:space="preserve"> given the </w:t>
      </w:r>
      <w:r w:rsidR="003B4699">
        <w:rPr>
          <w:rFonts w:ascii="Times New Roman" w:hAnsi="Times New Roman" w:cs="Times New Roman"/>
          <w:sz w:val="24"/>
          <w:szCs w:val="24"/>
          <w:lang w:val="en-US"/>
        </w:rPr>
        <w:t xml:space="preserve">relatively </w:t>
      </w:r>
      <w:r>
        <w:rPr>
          <w:rFonts w:ascii="Times New Roman" w:hAnsi="Times New Roman" w:cs="Times New Roman"/>
          <w:sz w:val="24"/>
          <w:szCs w:val="24"/>
          <w:lang w:val="en-US"/>
        </w:rPr>
        <w:t xml:space="preserve">small number of studies that included females as test subjects. </w:t>
      </w:r>
      <w:r w:rsidR="009C1415">
        <w:rPr>
          <w:rFonts w:ascii="Times New Roman" w:hAnsi="Times New Roman" w:cs="Times New Roman"/>
          <w:sz w:val="24"/>
          <w:szCs w:val="24"/>
          <w:lang w:val="en-US"/>
        </w:rPr>
        <w:t xml:space="preserve">In the studies </w:t>
      </w:r>
      <w:r>
        <w:rPr>
          <w:rFonts w:ascii="Times New Roman" w:hAnsi="Times New Roman" w:cs="Times New Roman"/>
          <w:sz w:val="24"/>
          <w:szCs w:val="24"/>
          <w:lang w:val="en-US"/>
        </w:rPr>
        <w:t xml:space="preserve">included in our meta-analysis, </w:t>
      </w:r>
      <w:r w:rsidR="009C1415">
        <w:rPr>
          <w:rFonts w:ascii="Times New Roman" w:hAnsi="Times New Roman" w:cs="Times New Roman"/>
          <w:sz w:val="24"/>
          <w:szCs w:val="24"/>
          <w:lang w:val="en-US"/>
        </w:rPr>
        <w:t>only 29.3</w:t>
      </w:r>
      <w:r w:rsidRPr="009C1415">
        <w:rPr>
          <w:rFonts w:ascii="Times New Roman" w:hAnsi="Times New Roman" w:cs="Times New Roman"/>
          <w:sz w:val="24"/>
          <w:szCs w:val="24"/>
          <w:lang w:val="en-US"/>
        </w:rPr>
        <w:t>%</w:t>
      </w:r>
      <w:r w:rsidR="009C1415">
        <w:rPr>
          <w:rFonts w:ascii="Times New Roman" w:hAnsi="Times New Roman" w:cs="Times New Roman"/>
          <w:sz w:val="24"/>
          <w:szCs w:val="24"/>
          <w:lang w:val="en-US"/>
        </w:rPr>
        <w:t xml:space="preserve"> of effects included females and </w:t>
      </w:r>
      <w:r w:rsidR="00565ADB">
        <w:rPr>
          <w:rFonts w:ascii="Times New Roman" w:hAnsi="Times New Roman" w:cs="Times New Roman"/>
          <w:sz w:val="24"/>
          <w:szCs w:val="24"/>
          <w:lang w:val="en-US"/>
        </w:rPr>
        <w:t xml:space="preserve">only </w:t>
      </w:r>
      <w:r w:rsidR="009C1415">
        <w:rPr>
          <w:rFonts w:ascii="Times New Roman" w:hAnsi="Times New Roman" w:cs="Times New Roman"/>
          <w:sz w:val="24"/>
          <w:szCs w:val="24"/>
          <w:lang w:val="en-US"/>
        </w:rPr>
        <w:t>14.6% of total effects were presented for females</w:t>
      </w:r>
      <w:r w:rsidR="00565ADB">
        <w:rPr>
          <w:rFonts w:ascii="Times New Roman" w:hAnsi="Times New Roman" w:cs="Times New Roman"/>
          <w:sz w:val="24"/>
          <w:szCs w:val="24"/>
          <w:lang w:val="en-US"/>
        </w:rPr>
        <w:t xml:space="preserve"> </w:t>
      </w:r>
      <w:r w:rsidR="00AC0638">
        <w:rPr>
          <w:rFonts w:ascii="Times New Roman" w:hAnsi="Times New Roman" w:cs="Times New Roman"/>
          <w:sz w:val="24"/>
          <w:szCs w:val="24"/>
          <w:lang w:val="en-US"/>
        </w:rPr>
        <w:t>(as opposed to grouping results for both sexes)</w:t>
      </w:r>
      <w:r w:rsidR="00565ADB">
        <w:rPr>
          <w:rFonts w:ascii="Times New Roman" w:hAnsi="Times New Roman" w:cs="Times New Roman"/>
          <w:sz w:val="24"/>
          <w:szCs w:val="24"/>
          <w:lang w:val="en-US"/>
        </w:rPr>
        <w:t xml:space="preserve">. </w:t>
      </w:r>
      <w:bookmarkStart w:id="149" w:name="_Hlk220327828"/>
      <w:r>
        <w:rPr>
          <w:rFonts w:ascii="Times New Roman" w:hAnsi="Times New Roman" w:cs="Times New Roman"/>
          <w:sz w:val="24"/>
          <w:szCs w:val="24"/>
          <w:lang w:val="en-US"/>
        </w:rPr>
        <w:t xml:space="preserve">In general, studies </w:t>
      </w:r>
      <w:r w:rsidR="00867511">
        <w:rPr>
          <w:rFonts w:ascii="Times New Roman" w:hAnsi="Times New Roman" w:cs="Times New Roman"/>
          <w:sz w:val="24"/>
          <w:szCs w:val="24"/>
          <w:lang w:val="en-US"/>
        </w:rPr>
        <w:t xml:space="preserve">may focus </w:t>
      </w:r>
      <w:r w:rsidR="00565ADB">
        <w:rPr>
          <w:rFonts w:ascii="Times New Roman" w:hAnsi="Times New Roman" w:cs="Times New Roman"/>
          <w:sz w:val="24"/>
          <w:szCs w:val="24"/>
          <w:lang w:val="en-US"/>
        </w:rPr>
        <w:t xml:space="preserve">preferentially </w:t>
      </w:r>
      <w:r>
        <w:rPr>
          <w:rFonts w:ascii="Times New Roman" w:hAnsi="Times New Roman" w:cs="Times New Roman"/>
          <w:sz w:val="24"/>
          <w:szCs w:val="24"/>
          <w:lang w:val="en-US"/>
        </w:rPr>
        <w:t xml:space="preserve">on males </w:t>
      </w:r>
      <w:r w:rsidR="00565ADB">
        <w:rPr>
          <w:rFonts w:ascii="Times New Roman" w:hAnsi="Times New Roman" w:cs="Times New Roman"/>
          <w:sz w:val="24"/>
          <w:szCs w:val="24"/>
          <w:lang w:val="en-US"/>
        </w:rPr>
        <w:t xml:space="preserve">because </w:t>
      </w:r>
      <w:r w:rsidR="00AC0638">
        <w:rPr>
          <w:rFonts w:ascii="Times New Roman" w:hAnsi="Times New Roman" w:cs="Times New Roman"/>
          <w:sz w:val="24"/>
          <w:szCs w:val="24"/>
          <w:lang w:val="en-US"/>
        </w:rPr>
        <w:t xml:space="preserve">mitochondrial </w:t>
      </w:r>
      <w:r w:rsidR="00097A47">
        <w:rPr>
          <w:rFonts w:ascii="Times New Roman" w:hAnsi="Times New Roman" w:cs="Times New Roman"/>
          <w:sz w:val="24"/>
          <w:szCs w:val="24"/>
          <w:lang w:val="en-US"/>
        </w:rPr>
        <w:t xml:space="preserve">respiratory </w:t>
      </w:r>
      <w:r w:rsidR="00AC0638">
        <w:rPr>
          <w:rFonts w:ascii="Times New Roman" w:hAnsi="Times New Roman" w:cs="Times New Roman"/>
          <w:sz w:val="24"/>
          <w:szCs w:val="24"/>
          <w:lang w:val="en-US"/>
        </w:rPr>
        <w:t xml:space="preserve">function can be affected by sex steroids </w:t>
      </w:r>
      <w:r w:rsidR="00B7186E">
        <w:rPr>
          <w:rFonts w:ascii="Times New Roman" w:hAnsi="Times New Roman" w:cs="Times New Roman"/>
          <w:sz w:val="24"/>
          <w:szCs w:val="24"/>
          <w:lang w:val="en-US"/>
        </w:rPr>
        <w:fldChar w:fldCharType="begin">
          <w:fldData xml:space="preserve">PEVuZE5vdGU+PENpdGU+PEF1dGhvcj5WZWxhcmRlPC9BdXRob3I+PFllYXI+MjAxNDwvWWVhcj48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PEVuZE5vdGU+PENpdGU+PEF1dGhvcj5WZWxhcmRlPC9BdXRob3I+PFllYXI+MjAxNDwvWWVhcj48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B7186E">
        <w:rPr>
          <w:rFonts w:ascii="Times New Roman" w:hAnsi="Times New Roman" w:cs="Times New Roman"/>
          <w:sz w:val="24"/>
          <w:szCs w:val="24"/>
          <w:lang w:val="en-US"/>
        </w:rPr>
      </w:r>
      <w:r w:rsidR="00B7186E">
        <w:rPr>
          <w:rFonts w:ascii="Times New Roman" w:hAnsi="Times New Roman" w:cs="Times New Roman"/>
          <w:sz w:val="24"/>
          <w:szCs w:val="24"/>
          <w:lang w:val="en-US"/>
        </w:rPr>
        <w:fldChar w:fldCharType="separate"/>
      </w:r>
      <w:r w:rsidR="00B7186E">
        <w:rPr>
          <w:rFonts w:ascii="Times New Roman" w:hAnsi="Times New Roman" w:cs="Times New Roman"/>
          <w:noProof/>
          <w:sz w:val="24"/>
          <w:szCs w:val="24"/>
          <w:lang w:val="en-US"/>
        </w:rPr>
        <w:t>(Velarde, 2014; Yin</w:t>
      </w:r>
      <w:r w:rsidR="00B7186E" w:rsidRPr="00B7186E">
        <w:rPr>
          <w:rFonts w:ascii="Times New Roman" w:hAnsi="Times New Roman" w:cs="Times New Roman"/>
          <w:i/>
          <w:noProof/>
          <w:sz w:val="24"/>
          <w:szCs w:val="24"/>
          <w:lang w:val="en-US"/>
        </w:rPr>
        <w:t xml:space="preserve"> et al.</w:t>
      </w:r>
      <w:r w:rsidR="00B7186E">
        <w:rPr>
          <w:rFonts w:ascii="Times New Roman" w:hAnsi="Times New Roman" w:cs="Times New Roman"/>
          <w:noProof/>
          <w:sz w:val="24"/>
          <w:szCs w:val="24"/>
          <w:lang w:val="en-US"/>
        </w:rPr>
        <w:t>, 2021)</w:t>
      </w:r>
      <w:r w:rsidR="00B7186E">
        <w:rPr>
          <w:rFonts w:ascii="Times New Roman" w:hAnsi="Times New Roman" w:cs="Times New Roman"/>
          <w:sz w:val="24"/>
          <w:szCs w:val="24"/>
          <w:lang w:val="en-US"/>
        </w:rPr>
        <w:fldChar w:fldCharType="end"/>
      </w:r>
      <w:r w:rsidR="00AC0638">
        <w:rPr>
          <w:rFonts w:ascii="Times New Roman" w:hAnsi="Times New Roman" w:cs="Times New Roman"/>
          <w:sz w:val="24"/>
          <w:szCs w:val="24"/>
          <w:lang w:val="en-US"/>
        </w:rPr>
        <w:t xml:space="preserve"> and </w:t>
      </w:r>
      <w:r w:rsidR="00565ADB">
        <w:rPr>
          <w:rFonts w:ascii="Times New Roman" w:hAnsi="Times New Roman" w:cs="Times New Roman"/>
          <w:sz w:val="24"/>
          <w:szCs w:val="24"/>
          <w:lang w:val="en-US"/>
        </w:rPr>
        <w:t xml:space="preserve">females </w:t>
      </w:r>
      <w:ins w:id="150" w:author="Ondi Crino" w:date="2026-01-26T13:46:00Z" w16du:dateUtc="2026-01-26T03:16:00Z">
        <w:r w:rsidR="004616E2">
          <w:rPr>
            <w:rFonts w:ascii="Times New Roman" w:hAnsi="Times New Roman" w:cs="Times New Roman"/>
            <w:sz w:val="24"/>
            <w:szCs w:val="24"/>
            <w:lang w:val="en-US"/>
          </w:rPr>
          <w:t xml:space="preserve">(especially mammalian females) </w:t>
        </w:r>
      </w:ins>
      <w:r w:rsidR="00565ADB">
        <w:rPr>
          <w:rFonts w:ascii="Times New Roman" w:hAnsi="Times New Roman" w:cs="Times New Roman"/>
          <w:sz w:val="24"/>
          <w:szCs w:val="24"/>
          <w:lang w:val="en-US"/>
        </w:rPr>
        <w:t>typically experience more</w:t>
      </w:r>
      <w:r w:rsidR="00AC0638">
        <w:rPr>
          <w:rFonts w:ascii="Times New Roman" w:hAnsi="Times New Roman" w:cs="Times New Roman"/>
          <w:sz w:val="24"/>
          <w:szCs w:val="24"/>
          <w:lang w:val="en-US"/>
        </w:rPr>
        <w:t xml:space="preserve"> fluctuations in </w:t>
      </w:r>
      <w:r w:rsidR="00AC0638">
        <w:rPr>
          <w:rFonts w:ascii="Times New Roman" w:hAnsi="Times New Roman" w:cs="Times New Roman"/>
          <w:sz w:val="24"/>
          <w:szCs w:val="24"/>
          <w:lang w:val="en-US"/>
        </w:rPr>
        <w:lastRenderedPageBreak/>
        <w:t xml:space="preserve">sex steroids compared to males. </w:t>
      </w:r>
      <w:bookmarkEnd w:id="149"/>
      <w:r w:rsidR="00AC0638">
        <w:rPr>
          <w:rFonts w:ascii="Times New Roman" w:hAnsi="Times New Roman" w:cs="Times New Roman"/>
          <w:sz w:val="24"/>
          <w:szCs w:val="24"/>
          <w:lang w:val="en-US"/>
        </w:rPr>
        <w:t xml:space="preserve">Additionally, </w:t>
      </w:r>
      <w:r w:rsidR="00BF0A3D">
        <w:rPr>
          <w:rFonts w:ascii="Times New Roman" w:hAnsi="Times New Roman" w:cs="Times New Roman"/>
          <w:sz w:val="24"/>
          <w:szCs w:val="24"/>
          <w:lang w:val="en-US"/>
        </w:rPr>
        <w:t>studies may focus on male test subjects when the motivation of the study arises from an interest in a pathology that afflicts males more than females</w:t>
      </w:r>
      <w:r w:rsidR="003B4699">
        <w:rPr>
          <w:rFonts w:ascii="Times New Roman" w:hAnsi="Times New Roman" w:cs="Times New Roman"/>
          <w:sz w:val="24"/>
          <w:szCs w:val="24"/>
          <w:lang w:val="en-US"/>
        </w:rPr>
        <w:t xml:space="preserve"> </w:t>
      </w:r>
      <w:r w:rsidR="003B4699">
        <w:rPr>
          <w:rFonts w:ascii="Times New Roman" w:hAnsi="Times New Roman" w:cs="Times New Roman"/>
          <w:sz w:val="24"/>
          <w:szCs w:val="24"/>
          <w:lang w:val="en-US"/>
        </w:rPr>
        <w:fldChar w:fldCharType="begin">
          <w:fldData xml:space="preserve">PEVuZE5vdGU+PENpdGU+PEF1dGhvcj5Ic3U8L0F1dGhvcj48WWVhcj4yMDE4PC9ZZWFyPjxSZWNO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PEVuZE5vdGU+PENpdGU+PEF1dGhvcj5Ic3U8L0F1dGhvcj48WWVhcj4yMDE4PC9ZZWFyPjxSZWNO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3B4699">
        <w:rPr>
          <w:rFonts w:ascii="Times New Roman" w:hAnsi="Times New Roman" w:cs="Times New Roman"/>
          <w:sz w:val="24"/>
          <w:szCs w:val="24"/>
          <w:lang w:val="en-US"/>
        </w:rPr>
      </w:r>
      <w:r w:rsidR="003B4699">
        <w:rPr>
          <w:rFonts w:ascii="Times New Roman" w:hAnsi="Times New Roman" w:cs="Times New Roman"/>
          <w:sz w:val="24"/>
          <w:szCs w:val="24"/>
          <w:lang w:val="en-US"/>
        </w:rPr>
        <w:fldChar w:fldCharType="separate"/>
      </w:r>
      <w:r w:rsidR="00077E61">
        <w:rPr>
          <w:rFonts w:ascii="Times New Roman" w:hAnsi="Times New Roman" w:cs="Times New Roman"/>
          <w:noProof/>
          <w:sz w:val="24"/>
          <w:szCs w:val="24"/>
          <w:lang w:val="en-US"/>
        </w:rPr>
        <w:t>(e.g., Hsu</w:t>
      </w:r>
      <w:r w:rsidR="00077E61" w:rsidRPr="00077E61">
        <w:rPr>
          <w:rFonts w:ascii="Times New Roman" w:hAnsi="Times New Roman" w:cs="Times New Roman"/>
          <w:i/>
          <w:noProof/>
          <w:sz w:val="24"/>
          <w:szCs w:val="24"/>
          <w:lang w:val="en-US"/>
        </w:rPr>
        <w:t xml:space="preserve"> et al.</w:t>
      </w:r>
      <w:r w:rsidR="00077E61">
        <w:rPr>
          <w:rFonts w:ascii="Times New Roman" w:hAnsi="Times New Roman" w:cs="Times New Roman"/>
          <w:noProof/>
          <w:sz w:val="24"/>
          <w:szCs w:val="24"/>
          <w:lang w:val="en-US"/>
        </w:rPr>
        <w:t>, 2018; Wang</w:t>
      </w:r>
      <w:r w:rsidR="00077E61" w:rsidRPr="00077E61">
        <w:rPr>
          <w:rFonts w:ascii="Times New Roman" w:hAnsi="Times New Roman" w:cs="Times New Roman"/>
          <w:i/>
          <w:noProof/>
          <w:sz w:val="24"/>
          <w:szCs w:val="24"/>
          <w:lang w:val="en-US"/>
        </w:rPr>
        <w:t xml:space="preserve"> et al.</w:t>
      </w:r>
      <w:r w:rsidR="00077E61">
        <w:rPr>
          <w:rFonts w:ascii="Times New Roman" w:hAnsi="Times New Roman" w:cs="Times New Roman"/>
          <w:noProof/>
          <w:sz w:val="24"/>
          <w:szCs w:val="24"/>
          <w:lang w:val="en-US"/>
        </w:rPr>
        <w:t>, 2023; Taylor &amp; Turnbull, 2005)</w:t>
      </w:r>
      <w:r w:rsidR="003B4699">
        <w:rPr>
          <w:rFonts w:ascii="Times New Roman" w:hAnsi="Times New Roman" w:cs="Times New Roman"/>
          <w:sz w:val="24"/>
          <w:szCs w:val="24"/>
          <w:lang w:val="en-US"/>
        </w:rPr>
        <w:fldChar w:fldCharType="end"/>
      </w:r>
      <w:r w:rsidR="00077E61">
        <w:rPr>
          <w:rFonts w:ascii="Times New Roman" w:hAnsi="Times New Roman" w:cs="Times New Roman"/>
          <w:sz w:val="24"/>
          <w:szCs w:val="24"/>
          <w:lang w:val="en-US"/>
        </w:rPr>
        <w:t>.</w:t>
      </w:r>
      <w:r>
        <w:rPr>
          <w:rFonts w:ascii="Times New Roman" w:hAnsi="Times New Roman" w:cs="Times New Roman"/>
          <w:sz w:val="24"/>
          <w:szCs w:val="24"/>
          <w:lang w:val="en-US"/>
        </w:rPr>
        <w:t xml:space="preserve"> However, </w:t>
      </w:r>
      <w:r w:rsidR="00A36A4F">
        <w:rPr>
          <w:rFonts w:ascii="Times New Roman" w:hAnsi="Times New Roman" w:cs="Times New Roman"/>
          <w:sz w:val="24"/>
          <w:szCs w:val="24"/>
          <w:lang w:val="en-US"/>
        </w:rPr>
        <w:t xml:space="preserve">recent reviews </w:t>
      </w:r>
      <w:r w:rsidR="003B4699">
        <w:rPr>
          <w:rFonts w:ascii="Times New Roman" w:hAnsi="Times New Roman" w:cs="Times New Roman"/>
          <w:sz w:val="24"/>
          <w:szCs w:val="24"/>
          <w:lang w:val="en-US"/>
        </w:rPr>
        <w:t xml:space="preserve">of studies </w:t>
      </w:r>
      <w:r w:rsidR="002910D3">
        <w:rPr>
          <w:rFonts w:ascii="Times New Roman" w:hAnsi="Times New Roman" w:cs="Times New Roman"/>
          <w:sz w:val="24"/>
          <w:szCs w:val="24"/>
          <w:lang w:val="en-US"/>
        </w:rPr>
        <w:t xml:space="preserve">in rats and humans identified sex-specific differences in several aspects of mitochondrial </w:t>
      </w:r>
      <w:r w:rsidR="00097A47">
        <w:rPr>
          <w:rFonts w:ascii="Times New Roman" w:hAnsi="Times New Roman" w:cs="Times New Roman"/>
          <w:sz w:val="24"/>
          <w:szCs w:val="24"/>
          <w:lang w:val="en-US"/>
        </w:rPr>
        <w:t xml:space="preserve">respiratory </w:t>
      </w:r>
      <w:r w:rsidR="002910D3">
        <w:rPr>
          <w:rFonts w:ascii="Times New Roman" w:hAnsi="Times New Roman" w:cs="Times New Roman"/>
          <w:sz w:val="24"/>
          <w:szCs w:val="24"/>
          <w:lang w:val="en-US"/>
        </w:rPr>
        <w:t>function including ROS production</w:t>
      </w:r>
      <w:r w:rsidR="00A36A4F">
        <w:rPr>
          <w:rFonts w:ascii="Times New Roman" w:hAnsi="Times New Roman" w:cs="Times New Roman"/>
          <w:sz w:val="24"/>
          <w:szCs w:val="24"/>
          <w:lang w:val="en-US"/>
        </w:rPr>
        <w:t xml:space="preserve">, </w:t>
      </w:r>
      <w:r w:rsidR="002910D3">
        <w:rPr>
          <w:rFonts w:ascii="Times New Roman" w:hAnsi="Times New Roman" w:cs="Times New Roman"/>
          <w:sz w:val="24"/>
          <w:szCs w:val="24"/>
          <w:lang w:val="en-US"/>
        </w:rPr>
        <w:t>respiratory capacity</w:t>
      </w:r>
      <w:r w:rsidR="00A36A4F">
        <w:rPr>
          <w:rFonts w:ascii="Times New Roman" w:hAnsi="Times New Roman" w:cs="Times New Roman"/>
          <w:sz w:val="24"/>
          <w:szCs w:val="24"/>
          <w:lang w:val="en-US"/>
        </w:rPr>
        <w:t>, and mitochondrial content</w:t>
      </w:r>
      <w:r w:rsidR="002910D3">
        <w:rPr>
          <w:rFonts w:ascii="Times New Roman" w:hAnsi="Times New Roman" w:cs="Times New Roman"/>
          <w:sz w:val="24"/>
          <w:szCs w:val="24"/>
          <w:lang w:val="en-US"/>
        </w:rPr>
        <w:t xml:space="preserve"> </w:t>
      </w:r>
      <w:r w:rsidR="002910D3">
        <w:rPr>
          <w:rFonts w:ascii="Times New Roman" w:hAnsi="Times New Roman" w:cs="Times New Roman"/>
          <w:sz w:val="24"/>
          <w:szCs w:val="24"/>
          <w:lang w:val="en-US"/>
        </w:rPr>
        <w:fldChar w:fldCharType="begin">
          <w:fldData xml:space="preserve">PEVuZE5vdGU+PENpdGU+PEF1dGhvcj5WZW50dXJhLUNsYXBpZXI8L0F1dGhvcj48WWVhcj4yMDE3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PEVuZE5vdGU+PENpdGU+PEF1dGhvcj5WZW50dXJhLUNsYXBpZXI8L0F1dGhvcj48WWVhcj4yMDE3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2910D3">
        <w:rPr>
          <w:rFonts w:ascii="Times New Roman" w:hAnsi="Times New Roman" w:cs="Times New Roman"/>
          <w:sz w:val="24"/>
          <w:szCs w:val="24"/>
          <w:lang w:val="en-US"/>
        </w:rPr>
      </w:r>
      <w:r w:rsidR="002910D3">
        <w:rPr>
          <w:rFonts w:ascii="Times New Roman" w:hAnsi="Times New Roman" w:cs="Times New Roman"/>
          <w:sz w:val="24"/>
          <w:szCs w:val="24"/>
          <w:lang w:val="en-US"/>
        </w:rPr>
        <w:fldChar w:fldCharType="separate"/>
      </w:r>
      <w:r w:rsidR="001642BB">
        <w:rPr>
          <w:rFonts w:ascii="Times New Roman" w:hAnsi="Times New Roman" w:cs="Times New Roman"/>
          <w:noProof/>
          <w:sz w:val="24"/>
          <w:szCs w:val="24"/>
          <w:lang w:val="en-US"/>
        </w:rPr>
        <w:t>(Ventura-Clapier</w:t>
      </w:r>
      <w:r w:rsidR="001642BB" w:rsidRPr="001642BB">
        <w:rPr>
          <w:rFonts w:ascii="Times New Roman" w:hAnsi="Times New Roman" w:cs="Times New Roman"/>
          <w:i/>
          <w:noProof/>
          <w:sz w:val="24"/>
          <w:szCs w:val="24"/>
          <w:lang w:val="en-US"/>
        </w:rPr>
        <w:t xml:space="preserve"> et al.</w:t>
      </w:r>
      <w:r w:rsidR="001642BB">
        <w:rPr>
          <w:rFonts w:ascii="Times New Roman" w:hAnsi="Times New Roman" w:cs="Times New Roman"/>
          <w:noProof/>
          <w:sz w:val="24"/>
          <w:szCs w:val="24"/>
          <w:lang w:val="en-US"/>
        </w:rPr>
        <w:t>, 2017; Junker</w:t>
      </w:r>
      <w:r w:rsidR="001642BB" w:rsidRPr="001642BB">
        <w:rPr>
          <w:rFonts w:ascii="Times New Roman" w:hAnsi="Times New Roman" w:cs="Times New Roman"/>
          <w:i/>
          <w:noProof/>
          <w:sz w:val="24"/>
          <w:szCs w:val="24"/>
          <w:lang w:val="en-US"/>
        </w:rPr>
        <w:t xml:space="preserve"> et al.</w:t>
      </w:r>
      <w:r w:rsidR="001642BB">
        <w:rPr>
          <w:rFonts w:ascii="Times New Roman" w:hAnsi="Times New Roman" w:cs="Times New Roman"/>
          <w:noProof/>
          <w:sz w:val="24"/>
          <w:szCs w:val="24"/>
          <w:lang w:val="en-US"/>
        </w:rPr>
        <w:t>, 2022b)</w:t>
      </w:r>
      <w:r w:rsidR="002910D3">
        <w:rPr>
          <w:rFonts w:ascii="Times New Roman" w:hAnsi="Times New Roman" w:cs="Times New Roman"/>
          <w:sz w:val="24"/>
          <w:szCs w:val="24"/>
          <w:lang w:val="en-US"/>
        </w:rPr>
        <w:fldChar w:fldCharType="end"/>
      </w:r>
      <w:r w:rsidR="002910D3">
        <w:rPr>
          <w:rFonts w:ascii="Times New Roman" w:hAnsi="Times New Roman" w:cs="Times New Roman"/>
          <w:sz w:val="24"/>
          <w:szCs w:val="24"/>
          <w:lang w:val="en-US"/>
        </w:rPr>
        <w:t>. Testing sex-specific responses in mitochondrial research will expand our</w:t>
      </w:r>
      <w:r w:rsidR="00D8514F">
        <w:rPr>
          <w:rFonts w:ascii="Times New Roman" w:hAnsi="Times New Roman" w:cs="Times New Roman"/>
          <w:sz w:val="24"/>
          <w:szCs w:val="24"/>
          <w:lang w:val="en-US"/>
        </w:rPr>
        <w:t xml:space="preserve"> ability to make inferences about how mitochondrial physiology can drive large scale ecological and evolutionary patterns. Even in experiments that do not aim to test sex effects, accounting for sex differences can increase </w:t>
      </w:r>
      <w:r w:rsidR="00FD63C5">
        <w:rPr>
          <w:rFonts w:ascii="Times New Roman" w:hAnsi="Times New Roman" w:cs="Times New Roman"/>
          <w:sz w:val="24"/>
          <w:szCs w:val="24"/>
          <w:lang w:val="en-US"/>
        </w:rPr>
        <w:t xml:space="preserve">the accuracy </w:t>
      </w:r>
      <w:r w:rsidR="00D8514F">
        <w:rPr>
          <w:rFonts w:ascii="Times New Roman" w:hAnsi="Times New Roman" w:cs="Times New Roman"/>
          <w:sz w:val="24"/>
          <w:szCs w:val="24"/>
          <w:lang w:val="en-US"/>
        </w:rPr>
        <w:t xml:space="preserve"> </w:t>
      </w:r>
      <w:r w:rsidR="00FD63C5">
        <w:rPr>
          <w:rFonts w:ascii="Times New Roman" w:hAnsi="Times New Roman" w:cs="Times New Roman"/>
          <w:sz w:val="24"/>
          <w:szCs w:val="24"/>
          <w:lang w:val="en-US"/>
        </w:rPr>
        <w:t xml:space="preserve">of research results </w:t>
      </w:r>
      <w:r w:rsidR="00D8514F">
        <w:rPr>
          <w:rFonts w:ascii="Times New Roman" w:hAnsi="Times New Roman" w:cs="Times New Roman"/>
          <w:sz w:val="24"/>
          <w:szCs w:val="24"/>
          <w:lang w:val="en-US"/>
        </w:rPr>
        <w:t xml:space="preserve">by allowing researchers to account for </w:t>
      </w:r>
      <w:r w:rsidR="00FD63C5">
        <w:rPr>
          <w:rFonts w:ascii="Times New Roman" w:hAnsi="Times New Roman" w:cs="Times New Roman"/>
          <w:sz w:val="24"/>
          <w:szCs w:val="24"/>
          <w:lang w:val="en-US"/>
        </w:rPr>
        <w:t xml:space="preserve">sex-specific </w:t>
      </w:r>
      <w:r w:rsidR="00D8514F">
        <w:rPr>
          <w:rFonts w:ascii="Times New Roman" w:hAnsi="Times New Roman" w:cs="Times New Roman"/>
          <w:sz w:val="24"/>
          <w:szCs w:val="24"/>
          <w:lang w:val="en-US"/>
        </w:rPr>
        <w:t>variation</w:t>
      </w:r>
      <w:r w:rsidR="00FD63C5">
        <w:rPr>
          <w:rFonts w:ascii="Times New Roman" w:hAnsi="Times New Roman" w:cs="Times New Roman"/>
          <w:sz w:val="24"/>
          <w:szCs w:val="24"/>
          <w:lang w:val="en-US"/>
        </w:rPr>
        <w:t xml:space="preserve"> in mitochondrial</w:t>
      </w:r>
      <w:r w:rsidR="00097A47">
        <w:rPr>
          <w:rFonts w:ascii="Times New Roman" w:hAnsi="Times New Roman" w:cs="Times New Roman"/>
          <w:sz w:val="24"/>
          <w:szCs w:val="24"/>
          <w:lang w:val="en-US"/>
        </w:rPr>
        <w:t xml:space="preserve"> respiratory</w:t>
      </w:r>
      <w:r w:rsidR="00FD63C5">
        <w:rPr>
          <w:rFonts w:ascii="Times New Roman" w:hAnsi="Times New Roman" w:cs="Times New Roman"/>
          <w:sz w:val="24"/>
          <w:szCs w:val="24"/>
          <w:lang w:val="en-US"/>
        </w:rPr>
        <w:t xml:space="preserve"> function </w:t>
      </w:r>
      <w:r w:rsidR="00DF2718">
        <w:rPr>
          <w:rFonts w:ascii="Times New Roman" w:hAnsi="Times New Roman" w:cs="Times New Roman"/>
          <w:sz w:val="24"/>
          <w:szCs w:val="24"/>
          <w:lang w:val="en-US"/>
        </w:rPr>
        <w:fldChar w:fldCharType="begin">
          <w:fldData xml:space="preserve">PEVuZE5vdGU+PENpdGU+PEF1dGhvcj5KdW5rZXI8L0F1dGhvcj48WWVhcj4yMDIyPC9ZZWFyPjxS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PEVuZE5vdGU+PENpdGU+PEF1dGhvcj5KdW5rZXI8L0F1dGhvcj48WWVhcj4yMDIyPC9ZZWFyPjxS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DF2718">
        <w:rPr>
          <w:rFonts w:ascii="Times New Roman" w:hAnsi="Times New Roman" w:cs="Times New Roman"/>
          <w:sz w:val="24"/>
          <w:szCs w:val="24"/>
          <w:lang w:val="en-US"/>
        </w:rPr>
      </w:r>
      <w:r w:rsidR="00DF2718">
        <w:rPr>
          <w:rFonts w:ascii="Times New Roman" w:hAnsi="Times New Roman" w:cs="Times New Roman"/>
          <w:sz w:val="24"/>
          <w:szCs w:val="24"/>
          <w:lang w:val="en-US"/>
        </w:rPr>
        <w:fldChar w:fldCharType="separate"/>
      </w:r>
      <w:r w:rsidR="00DF2718">
        <w:rPr>
          <w:rFonts w:ascii="Times New Roman" w:hAnsi="Times New Roman" w:cs="Times New Roman"/>
          <w:noProof/>
          <w:sz w:val="24"/>
          <w:szCs w:val="24"/>
          <w:lang w:val="en-US"/>
        </w:rPr>
        <w:t>(Junker, Juster &amp; Picard, 2022a)</w:t>
      </w:r>
      <w:r w:rsidR="00DF2718">
        <w:rPr>
          <w:rFonts w:ascii="Times New Roman" w:hAnsi="Times New Roman" w:cs="Times New Roman"/>
          <w:sz w:val="24"/>
          <w:szCs w:val="24"/>
          <w:lang w:val="en-US"/>
        </w:rPr>
        <w:fldChar w:fldCharType="end"/>
      </w:r>
      <w:r w:rsidR="00D8514F">
        <w:rPr>
          <w:rFonts w:ascii="Times New Roman" w:hAnsi="Times New Roman" w:cs="Times New Roman"/>
          <w:sz w:val="24"/>
          <w:szCs w:val="24"/>
          <w:lang w:val="en-US"/>
        </w:rPr>
        <w:t xml:space="preserve">. Finally, accounting for sex in studies with humans can enhance our understanding of how mitochondrial </w:t>
      </w:r>
      <w:r w:rsidR="00097A47">
        <w:rPr>
          <w:rFonts w:ascii="Times New Roman" w:hAnsi="Times New Roman" w:cs="Times New Roman"/>
          <w:sz w:val="24"/>
          <w:szCs w:val="24"/>
          <w:lang w:val="en-US"/>
        </w:rPr>
        <w:t xml:space="preserve">respiratory </w:t>
      </w:r>
      <w:r w:rsidR="00D8514F">
        <w:rPr>
          <w:rFonts w:ascii="Times New Roman" w:hAnsi="Times New Roman" w:cs="Times New Roman"/>
          <w:sz w:val="24"/>
          <w:szCs w:val="24"/>
          <w:lang w:val="en-US"/>
        </w:rPr>
        <w:t xml:space="preserve">function influences human health and the propensity for metabolic pathologies </w:t>
      </w:r>
      <w:r w:rsidR="00D8514F">
        <w:rPr>
          <w:rFonts w:ascii="Times New Roman" w:hAnsi="Times New Roman" w:cs="Times New Roman"/>
          <w:sz w:val="24"/>
          <w:szCs w:val="24"/>
          <w:lang w:val="en-US"/>
        </w:rPr>
        <w:fldChar w:fldCharType="begin">
          <w:fldData xml:space="preserve">PEVuZE5vdGU+PENpdGU+PEF1dGhvcj5KdW5rZXI8L0F1dGhvcj48WWVhcj4yMDIyPC9ZZWFyPjxS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PEVuZE5vdGU+PENpdGU+PEF1dGhvcj5KdW5rZXI8L0F1dGhvcj48WWVhcj4yMDIyPC9ZZWFyPjxS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D8514F">
        <w:rPr>
          <w:rFonts w:ascii="Times New Roman" w:hAnsi="Times New Roman" w:cs="Times New Roman"/>
          <w:sz w:val="24"/>
          <w:szCs w:val="24"/>
          <w:lang w:val="en-US"/>
        </w:rPr>
      </w:r>
      <w:r w:rsidR="00D8514F">
        <w:rPr>
          <w:rFonts w:ascii="Times New Roman" w:hAnsi="Times New Roman" w:cs="Times New Roman"/>
          <w:sz w:val="24"/>
          <w:szCs w:val="24"/>
          <w:lang w:val="en-US"/>
        </w:rPr>
        <w:fldChar w:fldCharType="separate"/>
      </w:r>
      <w:r w:rsidR="00DF2718">
        <w:rPr>
          <w:rFonts w:ascii="Times New Roman" w:hAnsi="Times New Roman" w:cs="Times New Roman"/>
          <w:noProof/>
          <w:sz w:val="24"/>
          <w:szCs w:val="24"/>
          <w:lang w:val="en-US"/>
        </w:rPr>
        <w:t>(Junker</w:t>
      </w:r>
      <w:r w:rsidR="00DF2718" w:rsidRPr="00DF2718">
        <w:rPr>
          <w:rFonts w:ascii="Times New Roman" w:hAnsi="Times New Roman" w:cs="Times New Roman"/>
          <w:i/>
          <w:noProof/>
          <w:sz w:val="24"/>
          <w:szCs w:val="24"/>
          <w:lang w:val="en-US"/>
        </w:rPr>
        <w:t xml:space="preserve"> et al.</w:t>
      </w:r>
      <w:r w:rsidR="00DF2718">
        <w:rPr>
          <w:rFonts w:ascii="Times New Roman" w:hAnsi="Times New Roman" w:cs="Times New Roman"/>
          <w:noProof/>
          <w:sz w:val="24"/>
          <w:szCs w:val="24"/>
          <w:lang w:val="en-US"/>
        </w:rPr>
        <w:t>, 2022a; Ventura-Clapier</w:t>
      </w:r>
      <w:r w:rsidR="00DF2718" w:rsidRPr="00DF2718">
        <w:rPr>
          <w:rFonts w:ascii="Times New Roman" w:hAnsi="Times New Roman" w:cs="Times New Roman"/>
          <w:i/>
          <w:noProof/>
          <w:sz w:val="24"/>
          <w:szCs w:val="24"/>
          <w:lang w:val="en-US"/>
        </w:rPr>
        <w:t xml:space="preserve"> et al.</w:t>
      </w:r>
      <w:r w:rsidR="00DF2718">
        <w:rPr>
          <w:rFonts w:ascii="Times New Roman" w:hAnsi="Times New Roman" w:cs="Times New Roman"/>
          <w:noProof/>
          <w:sz w:val="24"/>
          <w:szCs w:val="24"/>
          <w:lang w:val="en-US"/>
        </w:rPr>
        <w:t>, 2017)</w:t>
      </w:r>
      <w:r w:rsidR="00D8514F">
        <w:rPr>
          <w:rFonts w:ascii="Times New Roman" w:hAnsi="Times New Roman" w:cs="Times New Roman"/>
          <w:sz w:val="24"/>
          <w:szCs w:val="24"/>
          <w:lang w:val="en-US"/>
        </w:rPr>
        <w:fldChar w:fldCharType="end"/>
      </w:r>
      <w:r w:rsidR="00D8514F">
        <w:rPr>
          <w:rFonts w:ascii="Times New Roman" w:hAnsi="Times New Roman" w:cs="Times New Roman"/>
          <w:sz w:val="24"/>
          <w:szCs w:val="24"/>
          <w:lang w:val="en-US"/>
        </w:rPr>
        <w:t xml:space="preserve">. </w:t>
      </w:r>
    </w:p>
    <w:p w14:paraId="56FA31F0" w14:textId="5D197A61" w:rsidR="00D8514F" w:rsidRPr="00392782" w:rsidRDefault="00077E61" w:rsidP="007A0DB4">
      <w:pPr>
        <w:spacing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We included studies </w:t>
      </w:r>
      <w:r w:rsidR="00811FEF">
        <w:rPr>
          <w:rFonts w:ascii="Times New Roman" w:hAnsi="Times New Roman" w:cs="Times New Roman"/>
          <w:sz w:val="24"/>
          <w:szCs w:val="24"/>
          <w:lang w:val="en-US"/>
        </w:rPr>
        <w:t xml:space="preserve">from 21 species </w:t>
      </w:r>
      <w:r w:rsidR="00811FEF" w:rsidRPr="003A7DB2">
        <w:rPr>
          <w:rFonts w:ascii="Times New Roman" w:hAnsi="Times New Roman" w:cs="Times New Roman"/>
          <w:sz w:val="24"/>
          <w:szCs w:val="24"/>
          <w:lang w:val="en-US"/>
        </w:rPr>
        <w:t xml:space="preserve">across </w:t>
      </w:r>
      <w:r w:rsidR="003A7DB2" w:rsidRPr="003A7DB2">
        <w:rPr>
          <w:rFonts w:ascii="Times New Roman" w:hAnsi="Times New Roman" w:cs="Times New Roman"/>
          <w:sz w:val="24"/>
          <w:szCs w:val="24"/>
          <w:lang w:val="en-US"/>
        </w:rPr>
        <w:t>13</w:t>
      </w:r>
      <w:r w:rsidR="00811FEF" w:rsidRPr="003A7DB2">
        <w:rPr>
          <w:rFonts w:ascii="Times New Roman" w:hAnsi="Times New Roman" w:cs="Times New Roman"/>
          <w:sz w:val="24"/>
          <w:szCs w:val="24"/>
          <w:lang w:val="en-US"/>
        </w:rPr>
        <w:t xml:space="preserve"> orders.</w:t>
      </w:r>
      <w:r w:rsidR="00811FEF">
        <w:rPr>
          <w:rFonts w:ascii="Times New Roman" w:hAnsi="Times New Roman" w:cs="Times New Roman"/>
          <w:sz w:val="24"/>
          <w:szCs w:val="24"/>
          <w:lang w:val="en-US"/>
        </w:rPr>
        <w:t xml:space="preserve"> However, </w:t>
      </w:r>
      <w:proofErr w:type="gramStart"/>
      <w:r w:rsidR="00811FEF">
        <w:rPr>
          <w:rFonts w:ascii="Times New Roman" w:hAnsi="Times New Roman" w:cs="Times New Roman"/>
          <w:sz w:val="24"/>
          <w:szCs w:val="24"/>
          <w:lang w:val="en-US"/>
        </w:rPr>
        <w:t>the majority of</w:t>
      </w:r>
      <w:proofErr w:type="gramEnd"/>
      <w:r w:rsidR="00811FEF">
        <w:rPr>
          <w:rFonts w:ascii="Times New Roman" w:hAnsi="Times New Roman" w:cs="Times New Roman"/>
          <w:sz w:val="24"/>
          <w:szCs w:val="24"/>
          <w:lang w:val="en-US"/>
        </w:rPr>
        <w:t xml:space="preserve"> studies </w:t>
      </w:r>
      <w:r w:rsidR="00811FEF" w:rsidRPr="00BF279A">
        <w:rPr>
          <w:rFonts w:ascii="Times New Roman" w:hAnsi="Times New Roman" w:cs="Times New Roman"/>
          <w:sz w:val="24"/>
          <w:szCs w:val="24"/>
          <w:lang w:val="en-US"/>
        </w:rPr>
        <w:t>(</w:t>
      </w:r>
      <w:r w:rsidR="00BF279A" w:rsidRPr="00BF279A">
        <w:rPr>
          <w:rFonts w:ascii="Times New Roman" w:hAnsi="Times New Roman" w:cs="Times New Roman"/>
          <w:sz w:val="24"/>
          <w:szCs w:val="24"/>
          <w:lang w:val="en-US"/>
        </w:rPr>
        <w:t>74.4</w:t>
      </w:r>
      <w:r w:rsidR="00811FEF" w:rsidRPr="00BF279A">
        <w:rPr>
          <w:rFonts w:ascii="Times New Roman" w:hAnsi="Times New Roman" w:cs="Times New Roman"/>
          <w:sz w:val="24"/>
          <w:szCs w:val="24"/>
          <w:lang w:val="en-US"/>
        </w:rPr>
        <w:t>%) were</w:t>
      </w:r>
      <w:r w:rsidR="00811FEF">
        <w:rPr>
          <w:rFonts w:ascii="Times New Roman" w:hAnsi="Times New Roman" w:cs="Times New Roman"/>
          <w:sz w:val="24"/>
          <w:szCs w:val="24"/>
          <w:lang w:val="en-US"/>
        </w:rPr>
        <w:t xml:space="preserve"> conducted in four species of mammals (</w:t>
      </w:r>
      <w:r w:rsidR="00811FEF" w:rsidRPr="009D0295">
        <w:rPr>
          <w:rFonts w:ascii="Times New Roman" w:hAnsi="Times New Roman" w:cs="Times New Roman"/>
          <w:i/>
          <w:iCs/>
          <w:sz w:val="24"/>
          <w:szCs w:val="24"/>
          <w:lang w:val="en-US"/>
        </w:rPr>
        <w:t>Mus musculus</w:t>
      </w:r>
      <w:r w:rsidR="00811FEF" w:rsidRPr="00F72AF8">
        <w:rPr>
          <w:rFonts w:ascii="Times New Roman" w:hAnsi="Times New Roman" w:cs="Times New Roman"/>
          <w:sz w:val="24"/>
          <w:szCs w:val="24"/>
          <w:lang w:val="en-US"/>
        </w:rPr>
        <w:t xml:space="preserve">, </w:t>
      </w:r>
      <w:r w:rsidR="00811FEF" w:rsidRPr="009D0295">
        <w:rPr>
          <w:rFonts w:ascii="Times New Roman" w:hAnsi="Times New Roman" w:cs="Times New Roman"/>
          <w:i/>
          <w:iCs/>
          <w:sz w:val="24"/>
          <w:szCs w:val="24"/>
          <w:lang w:val="en-US"/>
        </w:rPr>
        <w:t>Rattus norvegicus</w:t>
      </w:r>
      <w:r w:rsidR="00811FEF" w:rsidRPr="00F72AF8">
        <w:rPr>
          <w:rFonts w:ascii="Times New Roman" w:hAnsi="Times New Roman" w:cs="Times New Roman"/>
          <w:sz w:val="24"/>
          <w:szCs w:val="24"/>
          <w:lang w:val="en-US"/>
        </w:rPr>
        <w:t xml:space="preserve">, </w:t>
      </w:r>
      <w:r w:rsidR="00811FEF" w:rsidRPr="009D0295">
        <w:rPr>
          <w:rFonts w:ascii="Times New Roman" w:hAnsi="Times New Roman" w:cs="Times New Roman"/>
          <w:i/>
          <w:iCs/>
          <w:sz w:val="24"/>
          <w:szCs w:val="24"/>
          <w:lang w:val="en-US"/>
        </w:rPr>
        <w:t xml:space="preserve">Ovis </w:t>
      </w:r>
      <w:proofErr w:type="spellStart"/>
      <w:r w:rsidR="00811FEF" w:rsidRPr="009D0295">
        <w:rPr>
          <w:rFonts w:ascii="Times New Roman" w:hAnsi="Times New Roman" w:cs="Times New Roman"/>
          <w:i/>
          <w:iCs/>
          <w:sz w:val="24"/>
          <w:szCs w:val="24"/>
          <w:lang w:val="en-US"/>
        </w:rPr>
        <w:t>aries</w:t>
      </w:r>
      <w:proofErr w:type="spellEnd"/>
      <w:r w:rsidR="00811FEF" w:rsidRPr="00F72AF8">
        <w:rPr>
          <w:rFonts w:ascii="Times New Roman" w:hAnsi="Times New Roman" w:cs="Times New Roman"/>
          <w:sz w:val="24"/>
          <w:szCs w:val="24"/>
          <w:lang w:val="en-US"/>
        </w:rPr>
        <w:t xml:space="preserve"> and </w:t>
      </w:r>
      <w:r w:rsidR="00811FEF" w:rsidRPr="009D0295">
        <w:rPr>
          <w:rFonts w:ascii="Times New Roman" w:hAnsi="Times New Roman" w:cs="Times New Roman"/>
          <w:i/>
          <w:iCs/>
          <w:sz w:val="24"/>
          <w:szCs w:val="24"/>
          <w:lang w:val="en-US"/>
        </w:rPr>
        <w:t xml:space="preserve">Capra </w:t>
      </w:r>
      <w:proofErr w:type="spellStart"/>
      <w:r w:rsidR="00811FEF" w:rsidRPr="009D0295">
        <w:rPr>
          <w:rFonts w:ascii="Times New Roman" w:hAnsi="Times New Roman" w:cs="Times New Roman"/>
          <w:i/>
          <w:iCs/>
          <w:sz w:val="24"/>
          <w:szCs w:val="24"/>
          <w:lang w:val="en-US"/>
        </w:rPr>
        <w:t>hircus</w:t>
      </w:r>
      <w:proofErr w:type="spellEnd"/>
      <w:r w:rsidR="00811FEF">
        <w:rPr>
          <w:rFonts w:ascii="Times New Roman" w:hAnsi="Times New Roman" w:cs="Times New Roman"/>
          <w:sz w:val="24"/>
          <w:szCs w:val="24"/>
          <w:lang w:val="en-US"/>
        </w:rPr>
        <w:t xml:space="preserve">). One category of developmental </w:t>
      </w:r>
      <w:r w:rsidR="00344121">
        <w:rPr>
          <w:rFonts w:ascii="Times New Roman" w:hAnsi="Times New Roman" w:cs="Times New Roman"/>
          <w:sz w:val="24"/>
          <w:szCs w:val="24"/>
          <w:lang w:val="en-US"/>
        </w:rPr>
        <w:t>stressors</w:t>
      </w:r>
      <w:r w:rsidR="00811FEF">
        <w:rPr>
          <w:rFonts w:ascii="Times New Roman" w:hAnsi="Times New Roman" w:cs="Times New Roman"/>
          <w:sz w:val="24"/>
          <w:szCs w:val="24"/>
          <w:lang w:val="en-US"/>
        </w:rPr>
        <w:t xml:space="preserve"> included in our meta-analysis (parental care deprivation) is implicitly taxonomically biased because</w:t>
      </w:r>
      <w:r w:rsidR="00344121">
        <w:rPr>
          <w:rFonts w:ascii="Times New Roman" w:hAnsi="Times New Roman" w:cs="Times New Roman"/>
          <w:sz w:val="24"/>
          <w:szCs w:val="24"/>
          <w:lang w:val="en-US"/>
        </w:rPr>
        <w:t>, although widespread,</w:t>
      </w:r>
      <w:r w:rsidR="00811FEF">
        <w:rPr>
          <w:rFonts w:ascii="Times New Roman" w:hAnsi="Times New Roman" w:cs="Times New Roman"/>
          <w:sz w:val="24"/>
          <w:szCs w:val="24"/>
          <w:lang w:val="en-US"/>
        </w:rPr>
        <w:t xml:space="preserve"> parental care is </w:t>
      </w:r>
      <w:r w:rsidR="00344121">
        <w:rPr>
          <w:rFonts w:ascii="Times New Roman" w:hAnsi="Times New Roman" w:cs="Times New Roman"/>
          <w:sz w:val="24"/>
          <w:szCs w:val="24"/>
          <w:lang w:val="en-US"/>
        </w:rPr>
        <w:t xml:space="preserve">not present in all taxonomic groups </w:t>
      </w:r>
      <w:r w:rsidR="009A308A">
        <w:rPr>
          <w:rFonts w:ascii="Times New Roman" w:hAnsi="Times New Roman" w:cs="Times New Roman"/>
          <w:sz w:val="24"/>
          <w:szCs w:val="24"/>
          <w:lang w:val="en-US"/>
        </w:rPr>
        <w:fldChar w:fldCharType="begin"/>
      </w:r>
      <w:r w:rsidR="00040C2B">
        <w:rPr>
          <w:rFonts w:ascii="Times New Roman" w:hAnsi="Times New Roman" w:cs="Times New Roman"/>
          <w:sz w:val="24"/>
          <w:szCs w:val="24"/>
          <w:lang w:val="en-US"/>
        </w:rPr>
        <w:instrText xml:space="preserve"> ADDIN EN.CITE &lt;EndNote&gt;&lt;Cite&gt;&lt;Author&gt;Kokko&lt;/Author&gt;&lt;Year&gt;2012&lt;/Year&gt;&lt;RecNum&gt;592&lt;/RecNum&gt;&lt;DisplayText&gt;(Kokko &amp;amp; Jennions, 2012)&lt;/DisplayText&gt;&lt;record&gt;&lt;rec-number&gt;592&lt;/rec-number&gt;&lt;foreign-keys&gt;&lt;key app="EN" db-id="svdp5t22ptsev2evxdivrv0xp5epz52f5fxd" timestamp="1756768704"&gt;592&lt;/key&gt;&lt;/foreign-keys&gt;&lt;ref-type name="Journal Article"&gt;17&lt;/ref-type&gt;&lt;contributors&gt;&lt;authors&gt;&lt;author&gt;Kokko, Hanna&lt;/author&gt;&lt;author&gt;Jennions, Michael D&lt;/author&gt;&lt;/authors&gt;&lt;/contributors&gt;&lt;titles&gt;&lt;title&gt;Sex differences in parental care&lt;/title&gt;&lt;secondary-title&gt;The evolution of parental care&lt;/secondary-title&gt;&lt;/titles&gt;&lt;periodical&gt;&lt;full-title&gt;The evolution of parental care&lt;/full-title&gt;&lt;/periodical&gt;&lt;pages&gt;28&lt;/pages&gt;&lt;volume&gt;484&lt;/volume&gt;&lt;dates&gt;&lt;year&gt;2012&lt;/year&gt;&lt;/dates&gt;&lt;urls&gt;&lt;/urls&gt;&lt;/record&gt;&lt;/Cite&gt;&lt;/EndNote&gt;</w:instrText>
      </w:r>
      <w:r w:rsidR="009A308A">
        <w:rPr>
          <w:rFonts w:ascii="Times New Roman" w:hAnsi="Times New Roman" w:cs="Times New Roman"/>
          <w:sz w:val="24"/>
          <w:szCs w:val="24"/>
          <w:lang w:val="en-US"/>
        </w:rPr>
        <w:fldChar w:fldCharType="separate"/>
      </w:r>
      <w:r w:rsidR="009A308A">
        <w:rPr>
          <w:rFonts w:ascii="Times New Roman" w:hAnsi="Times New Roman" w:cs="Times New Roman"/>
          <w:noProof/>
          <w:sz w:val="24"/>
          <w:szCs w:val="24"/>
          <w:lang w:val="en-US"/>
        </w:rPr>
        <w:t>(Kokko &amp; Jennions, 2012)</w:t>
      </w:r>
      <w:r w:rsidR="009A308A">
        <w:rPr>
          <w:rFonts w:ascii="Times New Roman" w:hAnsi="Times New Roman" w:cs="Times New Roman"/>
          <w:sz w:val="24"/>
          <w:szCs w:val="24"/>
          <w:lang w:val="en-US"/>
        </w:rPr>
        <w:fldChar w:fldCharType="end"/>
      </w:r>
      <w:r w:rsidR="00F77A0A">
        <w:rPr>
          <w:rFonts w:ascii="Times New Roman" w:hAnsi="Times New Roman" w:cs="Times New Roman"/>
          <w:sz w:val="24"/>
          <w:szCs w:val="24"/>
          <w:lang w:val="en-US"/>
        </w:rPr>
        <w:t xml:space="preserve"> and taxonomic bias in parental care research has been demonstrated elsewhere </w:t>
      </w:r>
      <w:r w:rsidR="00F77A0A">
        <w:rPr>
          <w:rFonts w:ascii="Times New Roman" w:hAnsi="Times New Roman" w:cs="Times New Roman"/>
          <w:sz w:val="24"/>
          <w:szCs w:val="24"/>
          <w:lang w:val="en-US"/>
        </w:rPr>
        <w:fldChar w:fldCharType="begin"/>
      </w:r>
      <w:r w:rsidR="00040C2B">
        <w:rPr>
          <w:rFonts w:ascii="Times New Roman" w:hAnsi="Times New Roman" w:cs="Times New Roman"/>
          <w:sz w:val="24"/>
          <w:szCs w:val="24"/>
          <w:lang w:val="en-US"/>
        </w:rPr>
        <w:instrText xml:space="preserve"> ADDIN EN.CITE &lt;EndNote&gt;&lt;Cite&gt;&lt;Author&gt;Stahlschmidt&lt;/Author&gt;&lt;Year&gt;2011&lt;/Year&gt;&lt;RecNum&gt;591&lt;/RecNum&gt;&lt;DisplayText&gt;(Stahlschmidt, 2011)&lt;/DisplayText&gt;&lt;record&gt;&lt;rec-number&gt;591&lt;/rec-number&gt;&lt;foreign-keys&gt;&lt;key app="EN" db-id="svdp5t22ptsev2evxdivrv0xp5epz52f5fxd" timestamp="1756338860"&gt;591&lt;/key&gt;&lt;/foreign-keys&gt;&lt;ref-type name="Journal Article"&gt;17&lt;/ref-type&gt;&lt;contributors&gt;&lt;authors&gt;&lt;author&gt;Stahlschmidt, Z. R.&lt;/author&gt;&lt;/authors&gt;&lt;/contributors&gt;&lt;titles&gt;&lt;title&gt;Taxanomic chauvinism revisted: insights from parental care research&lt;/title&gt;&lt;secondary-title&gt;PLoS ONE&lt;/secondary-title&gt;&lt;/titles&gt;&lt;periodical&gt;&lt;full-title&gt;PLoS ONE&lt;/full-title&gt;&lt;/periodical&gt;&lt;pages&gt;e24192&lt;/pages&gt;&lt;volume&gt;6&lt;/volume&gt;&lt;number&gt;8&lt;/number&gt;&lt;dates&gt;&lt;year&gt;2011&lt;/year&gt;&lt;/dates&gt;&lt;urls&gt;&lt;/urls&gt;&lt;/record&gt;&lt;/Cite&gt;&lt;/EndNote&gt;</w:instrText>
      </w:r>
      <w:r w:rsidR="00F77A0A">
        <w:rPr>
          <w:rFonts w:ascii="Times New Roman" w:hAnsi="Times New Roman" w:cs="Times New Roman"/>
          <w:sz w:val="24"/>
          <w:szCs w:val="24"/>
          <w:lang w:val="en-US"/>
        </w:rPr>
        <w:fldChar w:fldCharType="separate"/>
      </w:r>
      <w:r w:rsidR="00F77A0A">
        <w:rPr>
          <w:rFonts w:ascii="Times New Roman" w:hAnsi="Times New Roman" w:cs="Times New Roman"/>
          <w:noProof/>
          <w:sz w:val="24"/>
          <w:szCs w:val="24"/>
          <w:lang w:val="en-US"/>
        </w:rPr>
        <w:t>(Stahlschmidt, 2011)</w:t>
      </w:r>
      <w:r w:rsidR="00F77A0A">
        <w:rPr>
          <w:rFonts w:ascii="Times New Roman" w:hAnsi="Times New Roman" w:cs="Times New Roman"/>
          <w:sz w:val="24"/>
          <w:szCs w:val="24"/>
          <w:lang w:val="en-US"/>
        </w:rPr>
        <w:fldChar w:fldCharType="end"/>
      </w:r>
      <w:r w:rsidR="00344121">
        <w:rPr>
          <w:rFonts w:ascii="Times New Roman" w:hAnsi="Times New Roman" w:cs="Times New Roman"/>
          <w:sz w:val="24"/>
          <w:szCs w:val="24"/>
          <w:lang w:val="en-US"/>
        </w:rPr>
        <w:t xml:space="preserve">. </w:t>
      </w:r>
      <w:r w:rsidR="00B36EF1">
        <w:rPr>
          <w:rFonts w:ascii="Times New Roman" w:hAnsi="Times New Roman" w:cs="Times New Roman"/>
          <w:sz w:val="24"/>
          <w:szCs w:val="24"/>
          <w:lang w:val="en-US"/>
        </w:rPr>
        <w:t>W</w:t>
      </w:r>
      <w:r w:rsidR="00344121">
        <w:rPr>
          <w:rFonts w:ascii="Times New Roman" w:hAnsi="Times New Roman" w:cs="Times New Roman"/>
          <w:sz w:val="24"/>
          <w:szCs w:val="24"/>
          <w:lang w:val="en-US"/>
        </w:rPr>
        <w:t xml:space="preserve">e </w:t>
      </w:r>
      <w:r w:rsidR="00B36EF1">
        <w:rPr>
          <w:rFonts w:ascii="Times New Roman" w:hAnsi="Times New Roman" w:cs="Times New Roman"/>
          <w:sz w:val="24"/>
          <w:szCs w:val="24"/>
          <w:lang w:val="en-US"/>
        </w:rPr>
        <w:t xml:space="preserve">also </w:t>
      </w:r>
      <w:r w:rsidR="00811FEF">
        <w:rPr>
          <w:rFonts w:ascii="Times New Roman" w:hAnsi="Times New Roman" w:cs="Times New Roman"/>
          <w:sz w:val="24"/>
          <w:szCs w:val="24"/>
          <w:lang w:val="en-US"/>
        </w:rPr>
        <w:t xml:space="preserve">detected evidence of </w:t>
      </w:r>
      <w:r w:rsidR="00344121">
        <w:rPr>
          <w:rFonts w:ascii="Times New Roman" w:hAnsi="Times New Roman" w:cs="Times New Roman"/>
          <w:sz w:val="24"/>
          <w:szCs w:val="24"/>
          <w:lang w:val="en-US"/>
        </w:rPr>
        <w:t>taxonomic bias in two other categories of developmental stressors in our meta-analysis</w:t>
      </w:r>
      <w:r w:rsidR="008549FE">
        <w:rPr>
          <w:rFonts w:ascii="Times New Roman" w:hAnsi="Times New Roman" w:cs="Times New Roman"/>
          <w:sz w:val="24"/>
          <w:szCs w:val="24"/>
          <w:lang w:val="en-US"/>
        </w:rPr>
        <w:t xml:space="preserve"> (</w:t>
      </w:r>
      <w:r w:rsidR="00344121">
        <w:rPr>
          <w:rFonts w:ascii="Times New Roman" w:hAnsi="Times New Roman" w:cs="Times New Roman"/>
          <w:sz w:val="24"/>
          <w:szCs w:val="24"/>
          <w:lang w:val="en-US"/>
        </w:rPr>
        <w:t>nutritional imbalance and psychological disturbance</w:t>
      </w:r>
      <w:r w:rsidR="008549FE">
        <w:rPr>
          <w:rFonts w:ascii="Times New Roman" w:hAnsi="Times New Roman" w:cs="Times New Roman"/>
          <w:sz w:val="24"/>
          <w:szCs w:val="24"/>
          <w:lang w:val="en-US"/>
        </w:rPr>
        <w:t>)</w:t>
      </w:r>
      <w:r w:rsidR="00344121">
        <w:rPr>
          <w:rFonts w:ascii="Times New Roman" w:hAnsi="Times New Roman" w:cs="Times New Roman"/>
          <w:sz w:val="24"/>
          <w:szCs w:val="24"/>
          <w:lang w:val="en-US"/>
        </w:rPr>
        <w:t xml:space="preserve">. </w:t>
      </w:r>
      <w:r w:rsidR="00B36EF1">
        <w:rPr>
          <w:rFonts w:ascii="Times New Roman" w:hAnsi="Times New Roman" w:cs="Times New Roman"/>
          <w:sz w:val="24"/>
          <w:szCs w:val="24"/>
          <w:lang w:val="en-US"/>
        </w:rPr>
        <w:t xml:space="preserve">Studies that manipulate nutrient availability may also experience implicit taxonomic biases because </w:t>
      </w:r>
      <w:r w:rsidR="00E70118">
        <w:rPr>
          <w:rFonts w:ascii="Times New Roman" w:hAnsi="Times New Roman" w:cs="Times New Roman"/>
          <w:sz w:val="24"/>
          <w:szCs w:val="24"/>
          <w:lang w:val="en-US"/>
        </w:rPr>
        <w:t xml:space="preserve">some macronutrient manipulations may be more relevant for some taxonomic groups than others or it may be logistically impractical to </w:t>
      </w:r>
      <w:r w:rsidR="00B36EF1">
        <w:rPr>
          <w:rFonts w:ascii="Times New Roman" w:hAnsi="Times New Roman" w:cs="Times New Roman"/>
          <w:sz w:val="24"/>
          <w:szCs w:val="24"/>
          <w:lang w:val="en-US"/>
        </w:rPr>
        <w:t xml:space="preserve">manipulate specific </w:t>
      </w:r>
      <w:r w:rsidR="00B36EF1">
        <w:rPr>
          <w:rFonts w:ascii="Times New Roman" w:hAnsi="Times New Roman" w:cs="Times New Roman"/>
          <w:sz w:val="24"/>
          <w:szCs w:val="24"/>
          <w:lang w:val="en-US"/>
        </w:rPr>
        <w:lastRenderedPageBreak/>
        <w:t>macronutri</w:t>
      </w:r>
      <w:r w:rsidR="00D11A39">
        <w:rPr>
          <w:rFonts w:ascii="Times New Roman" w:hAnsi="Times New Roman" w:cs="Times New Roman"/>
          <w:sz w:val="24"/>
          <w:szCs w:val="24"/>
          <w:lang w:val="en-US"/>
        </w:rPr>
        <w:t xml:space="preserve">ent availability </w:t>
      </w:r>
      <w:r w:rsidR="00123672">
        <w:rPr>
          <w:rFonts w:ascii="Times New Roman" w:hAnsi="Times New Roman" w:cs="Times New Roman"/>
          <w:sz w:val="24"/>
          <w:szCs w:val="24"/>
          <w:lang w:val="en-US"/>
        </w:rPr>
        <w:t xml:space="preserve">in certain diets </w:t>
      </w:r>
      <w:r w:rsidR="0048275A">
        <w:rPr>
          <w:rFonts w:ascii="Times New Roman" w:hAnsi="Times New Roman" w:cs="Times New Roman"/>
          <w:sz w:val="24"/>
          <w:szCs w:val="24"/>
          <w:lang w:val="en-US"/>
        </w:rPr>
        <w:t xml:space="preserve">(e.g., </w:t>
      </w:r>
      <w:r w:rsidR="00123672">
        <w:rPr>
          <w:rFonts w:ascii="Times New Roman" w:hAnsi="Times New Roman" w:cs="Times New Roman"/>
          <w:sz w:val="24"/>
          <w:szCs w:val="24"/>
          <w:lang w:val="en-US"/>
        </w:rPr>
        <w:t>carbohydrates in a granivorous bird</w:t>
      </w:r>
      <w:r w:rsidR="0048275A">
        <w:rPr>
          <w:rFonts w:ascii="Times New Roman" w:hAnsi="Times New Roman" w:cs="Times New Roman"/>
          <w:sz w:val="24"/>
          <w:szCs w:val="24"/>
          <w:lang w:val="en-US"/>
        </w:rPr>
        <w:t xml:space="preserve">). </w:t>
      </w:r>
      <w:r w:rsidR="00B93E56">
        <w:rPr>
          <w:rFonts w:ascii="Times New Roman" w:hAnsi="Times New Roman" w:cs="Times New Roman"/>
          <w:sz w:val="24"/>
          <w:szCs w:val="24"/>
          <w:lang w:val="en-US"/>
        </w:rPr>
        <w:t xml:space="preserve">Although there are many benefits for research that focuses on </w:t>
      </w:r>
      <w:r w:rsidR="00E72B11">
        <w:rPr>
          <w:rFonts w:ascii="Times New Roman" w:hAnsi="Times New Roman" w:cs="Times New Roman"/>
          <w:sz w:val="24"/>
          <w:szCs w:val="24"/>
          <w:lang w:val="en-US"/>
        </w:rPr>
        <w:t>specific</w:t>
      </w:r>
      <w:r w:rsidR="00B93E56">
        <w:rPr>
          <w:rFonts w:ascii="Times New Roman" w:hAnsi="Times New Roman" w:cs="Times New Roman"/>
          <w:sz w:val="24"/>
          <w:szCs w:val="24"/>
          <w:lang w:val="en-US"/>
        </w:rPr>
        <w:t xml:space="preserve"> tax</w:t>
      </w:r>
      <w:r w:rsidR="00E72B11">
        <w:rPr>
          <w:rFonts w:ascii="Times New Roman" w:hAnsi="Times New Roman" w:cs="Times New Roman"/>
          <w:sz w:val="24"/>
          <w:szCs w:val="24"/>
          <w:lang w:val="en-US"/>
        </w:rPr>
        <w:t>a</w:t>
      </w:r>
      <w:r w:rsidR="00B93E56">
        <w:rPr>
          <w:rFonts w:ascii="Times New Roman" w:hAnsi="Times New Roman" w:cs="Times New Roman"/>
          <w:sz w:val="24"/>
          <w:szCs w:val="24"/>
          <w:lang w:val="en-US"/>
        </w:rPr>
        <w:t>, it is unclear</w:t>
      </w:r>
      <w:r w:rsidR="00E72B11">
        <w:rPr>
          <w:rFonts w:ascii="Times New Roman" w:hAnsi="Times New Roman" w:cs="Times New Roman"/>
          <w:sz w:val="24"/>
          <w:szCs w:val="24"/>
          <w:lang w:val="en-US"/>
        </w:rPr>
        <w:t xml:space="preserve"> if</w:t>
      </w:r>
      <w:r w:rsidR="00B93E56">
        <w:rPr>
          <w:rFonts w:ascii="Times New Roman" w:hAnsi="Times New Roman" w:cs="Times New Roman"/>
          <w:sz w:val="24"/>
          <w:szCs w:val="24"/>
          <w:lang w:val="en-US"/>
        </w:rPr>
        <w:t xml:space="preserve"> findings from studies with </w:t>
      </w:r>
      <w:r w:rsidR="00E72B11">
        <w:rPr>
          <w:rFonts w:ascii="Times New Roman" w:hAnsi="Times New Roman" w:cs="Times New Roman"/>
          <w:sz w:val="24"/>
          <w:szCs w:val="24"/>
          <w:lang w:val="en-US"/>
        </w:rPr>
        <w:t xml:space="preserve">mammals (and specifically laboratory rodents) can be broadly extrapolated </w:t>
      </w:r>
      <w:r w:rsidR="00B93E56">
        <w:rPr>
          <w:rFonts w:ascii="Times New Roman" w:hAnsi="Times New Roman" w:cs="Times New Roman"/>
          <w:sz w:val="24"/>
          <w:szCs w:val="24"/>
          <w:lang w:val="en-US"/>
        </w:rPr>
        <w:t>across other taxa.</w:t>
      </w:r>
      <w:r w:rsidR="00E72B11">
        <w:rPr>
          <w:rFonts w:ascii="Times New Roman" w:hAnsi="Times New Roman" w:cs="Times New Roman"/>
          <w:sz w:val="24"/>
          <w:szCs w:val="24"/>
          <w:lang w:val="en-US"/>
        </w:rPr>
        <w:t xml:space="preserve"> </w:t>
      </w:r>
      <w:r w:rsidR="00894784">
        <w:rPr>
          <w:rFonts w:ascii="Times New Roman" w:hAnsi="Times New Roman" w:cs="Times New Roman"/>
          <w:sz w:val="24"/>
          <w:szCs w:val="24"/>
          <w:lang w:val="en-US"/>
        </w:rPr>
        <w:t>E</w:t>
      </w:r>
      <w:r w:rsidR="008549FE">
        <w:rPr>
          <w:rFonts w:ascii="Times New Roman" w:hAnsi="Times New Roman" w:cs="Times New Roman"/>
          <w:sz w:val="24"/>
          <w:szCs w:val="24"/>
          <w:lang w:val="en-US"/>
        </w:rPr>
        <w:t>xtending studies to include a greater diversity of taxonomic groups</w:t>
      </w:r>
      <w:r w:rsidR="00123672">
        <w:rPr>
          <w:rFonts w:ascii="Times New Roman" w:hAnsi="Times New Roman" w:cs="Times New Roman"/>
          <w:sz w:val="24"/>
          <w:szCs w:val="24"/>
          <w:lang w:val="en-US"/>
        </w:rPr>
        <w:t xml:space="preserve"> </w:t>
      </w:r>
      <w:r w:rsidR="00894784">
        <w:rPr>
          <w:rFonts w:ascii="Times New Roman" w:hAnsi="Times New Roman" w:cs="Times New Roman"/>
          <w:sz w:val="24"/>
          <w:szCs w:val="24"/>
          <w:lang w:val="en-US"/>
        </w:rPr>
        <w:t xml:space="preserve">with different life history strategies </w:t>
      </w:r>
      <w:r w:rsidR="00123672">
        <w:rPr>
          <w:rFonts w:ascii="Times New Roman" w:hAnsi="Times New Roman" w:cs="Times New Roman"/>
          <w:sz w:val="24"/>
          <w:szCs w:val="24"/>
          <w:lang w:val="en-US"/>
        </w:rPr>
        <w:t>will enable</w:t>
      </w:r>
      <w:r w:rsidR="00894784">
        <w:rPr>
          <w:rFonts w:ascii="Times New Roman" w:hAnsi="Times New Roman" w:cs="Times New Roman"/>
          <w:sz w:val="24"/>
          <w:szCs w:val="24"/>
          <w:lang w:val="en-US"/>
        </w:rPr>
        <w:t xml:space="preserve"> us to uncover the precise mechanisms that regulate interactions between developmental conditions and mitochondrial </w:t>
      </w:r>
      <w:r w:rsidR="00097A47">
        <w:rPr>
          <w:rFonts w:ascii="Times New Roman" w:hAnsi="Times New Roman" w:cs="Times New Roman"/>
          <w:sz w:val="24"/>
          <w:szCs w:val="24"/>
          <w:lang w:val="en-US"/>
        </w:rPr>
        <w:t xml:space="preserve">respiratory </w:t>
      </w:r>
      <w:r w:rsidR="00894784">
        <w:rPr>
          <w:rFonts w:ascii="Times New Roman" w:hAnsi="Times New Roman" w:cs="Times New Roman"/>
          <w:sz w:val="24"/>
          <w:szCs w:val="24"/>
          <w:lang w:val="en-US"/>
        </w:rPr>
        <w:t>function</w:t>
      </w:r>
      <w:r w:rsidR="00B93E56">
        <w:rPr>
          <w:rFonts w:ascii="Times New Roman" w:hAnsi="Times New Roman" w:cs="Times New Roman"/>
          <w:sz w:val="24"/>
          <w:szCs w:val="24"/>
          <w:lang w:val="en-US"/>
        </w:rPr>
        <w:t>.</w:t>
      </w:r>
      <w:r w:rsidR="00894784">
        <w:rPr>
          <w:rFonts w:ascii="Times New Roman" w:hAnsi="Times New Roman" w:cs="Times New Roman"/>
          <w:sz w:val="24"/>
          <w:szCs w:val="24"/>
          <w:lang w:val="en-US"/>
        </w:rPr>
        <w:t xml:space="preserve"> </w:t>
      </w:r>
    </w:p>
    <w:p w14:paraId="2F131E0D" w14:textId="77777777" w:rsidR="00BD5F41" w:rsidRPr="00C27FC9" w:rsidRDefault="00BD5F41" w:rsidP="00C27FC9">
      <w:pPr>
        <w:spacing w:line="480" w:lineRule="auto"/>
        <w:rPr>
          <w:rFonts w:ascii="Times New Roman" w:hAnsi="Times New Roman" w:cs="Times New Roman"/>
          <w:i/>
          <w:iCs/>
          <w:sz w:val="24"/>
          <w:szCs w:val="24"/>
          <w:lang w:val="en-US"/>
        </w:rPr>
      </w:pPr>
    </w:p>
    <w:p w14:paraId="26C95630" w14:textId="56E204DE" w:rsidR="00B36894" w:rsidRDefault="00B36894" w:rsidP="00D72B71">
      <w:pPr>
        <w:pStyle w:val="Heading1"/>
      </w:pPr>
      <w:bookmarkStart w:id="151" w:name="_Toc211373598"/>
      <w:bookmarkStart w:id="152" w:name="_Hlk210987227"/>
      <w:r>
        <w:t>V. CONCLUSIONS</w:t>
      </w:r>
      <w:bookmarkEnd w:id="151"/>
    </w:p>
    <w:bookmarkEnd w:id="152"/>
    <w:p w14:paraId="0840A767" w14:textId="77777777" w:rsidR="008B15C0" w:rsidRDefault="008B15C0" w:rsidP="00BC7294">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006838D2">
        <w:rPr>
          <w:rFonts w:ascii="Times New Roman" w:hAnsi="Times New Roman" w:cs="Times New Roman"/>
          <w:sz w:val="24"/>
          <w:szCs w:val="24"/>
          <w:lang w:val="en-US"/>
        </w:rPr>
        <w:t xml:space="preserve">There is a growing appreciation for the role of mitochondria in shaping individual traits which scale up to affect population dynamics and evolutionary and ecological patterns </w:t>
      </w:r>
      <w:r w:rsidR="006838D2">
        <w:rPr>
          <w:rFonts w:ascii="Times New Roman" w:hAnsi="Times New Roman" w:cs="Times New Roman"/>
          <w:sz w:val="24"/>
          <w:szCs w:val="24"/>
          <w:lang w:val="en-US"/>
        </w:rPr>
        <w:fldChar w:fldCharType="begin">
          <w:fldData xml:space="preserve">PEVuZE5vdGU+PENpdGU+PEF1dGhvcj5Lb2NoPC9BdXRob3I+PFllYXI+MjAyMTwvWWVhcj48UmVj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</w:fldData>
        </w:fldChar>
      </w:r>
      <w:r w:rsidR="00040C2B">
        <w:rPr>
          <w:rFonts w:ascii="Times New Roman" w:hAnsi="Times New Roman" w:cs="Times New Roman"/>
          <w:sz w:val="24"/>
          <w:szCs w:val="24"/>
          <w:lang w:val="en-US"/>
        </w:rPr>
        <w:instrText xml:space="preserve"> ADDIN EN.CITE </w:instrText>
      </w:r>
      <w:r w:rsidR="00040C2B">
        <w:rPr>
          <w:rFonts w:ascii="Times New Roman" w:hAnsi="Times New Roman" w:cs="Times New Roman"/>
          <w:sz w:val="24"/>
          <w:szCs w:val="24"/>
          <w:lang w:val="en-US"/>
        </w:rPr>
        <w:fldChar w:fldCharType="begin">
          <w:fldData xml:space="preserve">PEVuZE5vdGU+PENpdGU+PEF1dGhvcj5Lb2NoPC9BdXRob3I+PFllYXI+MjAyMTwvWWVhcj48UmVj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</w:fldData>
        </w:fldChar>
      </w:r>
      <w:r w:rsidR="00040C2B">
        <w:rPr>
          <w:rFonts w:ascii="Times New Roman" w:hAnsi="Times New Roman" w:cs="Times New Roman"/>
          <w:sz w:val="24"/>
          <w:szCs w:val="24"/>
          <w:lang w:val="en-US"/>
        </w:rPr>
        <w:instrText xml:space="preserve"> ADDIN EN.CITE.DATA </w:instrText>
      </w:r>
      <w:r w:rsidR="00040C2B">
        <w:rPr>
          <w:rFonts w:ascii="Times New Roman" w:hAnsi="Times New Roman" w:cs="Times New Roman"/>
          <w:sz w:val="24"/>
          <w:szCs w:val="24"/>
          <w:lang w:val="en-US"/>
        </w:rPr>
      </w:r>
      <w:r w:rsidR="00040C2B">
        <w:rPr>
          <w:rFonts w:ascii="Times New Roman" w:hAnsi="Times New Roman" w:cs="Times New Roman"/>
          <w:sz w:val="24"/>
          <w:szCs w:val="24"/>
          <w:lang w:val="en-US"/>
        </w:rPr>
        <w:fldChar w:fldCharType="end"/>
      </w:r>
      <w:r w:rsidR="006838D2">
        <w:rPr>
          <w:rFonts w:ascii="Times New Roman" w:hAnsi="Times New Roman" w:cs="Times New Roman"/>
          <w:sz w:val="24"/>
          <w:szCs w:val="24"/>
          <w:lang w:val="en-US"/>
        </w:rPr>
      </w:r>
      <w:r w:rsidR="006838D2">
        <w:rPr>
          <w:rFonts w:ascii="Times New Roman" w:hAnsi="Times New Roman" w:cs="Times New Roman"/>
          <w:sz w:val="24"/>
          <w:szCs w:val="24"/>
          <w:lang w:val="en-US"/>
        </w:rPr>
        <w:fldChar w:fldCharType="separate"/>
      </w:r>
      <w:r w:rsidR="0004469E">
        <w:rPr>
          <w:rFonts w:ascii="Times New Roman" w:hAnsi="Times New Roman" w:cs="Times New Roman"/>
          <w:noProof/>
          <w:sz w:val="24"/>
          <w:szCs w:val="24"/>
          <w:lang w:val="en-US"/>
        </w:rPr>
        <w:t>(e.g., Koch</w:t>
      </w:r>
      <w:r w:rsidR="0004469E" w:rsidRPr="0004469E">
        <w:rPr>
          <w:rFonts w:ascii="Times New Roman" w:hAnsi="Times New Roman" w:cs="Times New Roman"/>
          <w:i/>
          <w:noProof/>
          <w:sz w:val="24"/>
          <w:szCs w:val="24"/>
          <w:lang w:val="en-US"/>
        </w:rPr>
        <w:t xml:space="preserve"> et al.</w:t>
      </w:r>
      <w:r w:rsidR="0004469E">
        <w:rPr>
          <w:rFonts w:ascii="Times New Roman" w:hAnsi="Times New Roman" w:cs="Times New Roman"/>
          <w:noProof/>
          <w:sz w:val="24"/>
          <w:szCs w:val="24"/>
          <w:lang w:val="en-US"/>
        </w:rPr>
        <w:t>, 2021; Crino</w:t>
      </w:r>
      <w:r w:rsidR="0004469E" w:rsidRPr="0004469E">
        <w:rPr>
          <w:rFonts w:ascii="Times New Roman" w:hAnsi="Times New Roman" w:cs="Times New Roman"/>
          <w:i/>
          <w:noProof/>
          <w:sz w:val="24"/>
          <w:szCs w:val="24"/>
          <w:lang w:val="en-US"/>
        </w:rPr>
        <w:t xml:space="preserve"> et al.</w:t>
      </w:r>
      <w:r w:rsidR="0004469E">
        <w:rPr>
          <w:rFonts w:ascii="Times New Roman" w:hAnsi="Times New Roman" w:cs="Times New Roman"/>
          <w:noProof/>
          <w:sz w:val="24"/>
          <w:szCs w:val="24"/>
          <w:lang w:val="en-US"/>
        </w:rPr>
        <w:t>, 2024b; Hill, 2015; Hood</w:t>
      </w:r>
      <w:r w:rsidR="0004469E" w:rsidRPr="0004469E">
        <w:rPr>
          <w:rFonts w:ascii="Times New Roman" w:hAnsi="Times New Roman" w:cs="Times New Roman"/>
          <w:i/>
          <w:noProof/>
          <w:sz w:val="24"/>
          <w:szCs w:val="24"/>
          <w:lang w:val="en-US"/>
        </w:rPr>
        <w:t xml:space="preserve"> et al.</w:t>
      </w:r>
      <w:r w:rsidR="0004469E">
        <w:rPr>
          <w:rFonts w:ascii="Times New Roman" w:hAnsi="Times New Roman" w:cs="Times New Roman"/>
          <w:noProof/>
          <w:sz w:val="24"/>
          <w:szCs w:val="24"/>
          <w:lang w:val="en-US"/>
        </w:rPr>
        <w:t>, 2018)</w:t>
      </w:r>
      <w:r w:rsidR="006838D2">
        <w:rPr>
          <w:rFonts w:ascii="Times New Roman" w:hAnsi="Times New Roman" w:cs="Times New Roman"/>
          <w:sz w:val="24"/>
          <w:szCs w:val="24"/>
          <w:lang w:val="en-US"/>
        </w:rPr>
        <w:fldChar w:fldCharType="end"/>
      </w:r>
      <w:r w:rsidR="006838D2">
        <w:rPr>
          <w:rFonts w:ascii="Times New Roman" w:hAnsi="Times New Roman" w:cs="Times New Roman"/>
          <w:sz w:val="24"/>
          <w:szCs w:val="24"/>
          <w:lang w:val="en-US"/>
        </w:rPr>
        <w:t xml:space="preserve">. Understanding how conditions like developmental stressors shape mitochondrial </w:t>
      </w:r>
      <w:r w:rsidR="00097A47">
        <w:rPr>
          <w:rFonts w:ascii="Times New Roman" w:hAnsi="Times New Roman" w:cs="Times New Roman"/>
          <w:sz w:val="24"/>
          <w:szCs w:val="24"/>
          <w:lang w:val="en-US"/>
        </w:rPr>
        <w:t xml:space="preserve">respiratory </w:t>
      </w:r>
      <w:r w:rsidR="006838D2">
        <w:rPr>
          <w:rFonts w:ascii="Times New Roman" w:hAnsi="Times New Roman" w:cs="Times New Roman"/>
          <w:sz w:val="24"/>
          <w:szCs w:val="24"/>
          <w:lang w:val="en-US"/>
        </w:rPr>
        <w:t xml:space="preserve">function across life is critical for understanding how constraints and trade-offs influence physiological responses that allow organisms to cope with environmental conditions and drive population-level responses. </w:t>
      </w:r>
    </w:p>
    <w:p w14:paraId="2EDA4EC8" w14:textId="77777777" w:rsidR="008B15C0" w:rsidRDefault="008B15C0" w:rsidP="00BC7294">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sidR="00BA6AEB">
        <w:rPr>
          <w:rFonts w:ascii="Times New Roman" w:hAnsi="Times New Roman" w:cs="Times New Roman"/>
          <w:sz w:val="24"/>
          <w:szCs w:val="24"/>
          <w:lang w:val="en-US"/>
        </w:rPr>
        <w:t xml:space="preserve">The effects of developmental stressors on individual traits have been widely documented across taxa </w:t>
      </w:r>
      <w:r w:rsidR="006C17FC">
        <w:rPr>
          <w:rFonts w:ascii="Times New Roman" w:hAnsi="Times New Roman" w:cs="Times New Roman"/>
          <w:sz w:val="24"/>
          <w:szCs w:val="24"/>
          <w:lang w:val="en-US"/>
        </w:rPr>
        <w:fldChar w:fldCharType="begin">
          <w:fldData xml:space="preserve">PEVuZE5vdGU+PENpdGU+PEF1dGhvcj5FeWNrPC9BdXRob3I+PFllYXI+MjAxOTwvWWVhcj48UmVj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</w:fldData>
        </w:fldChar>
      </w:r>
      <w:r w:rsidR="006C17FC">
        <w:rPr>
          <w:rFonts w:ascii="Times New Roman" w:hAnsi="Times New Roman" w:cs="Times New Roman"/>
          <w:sz w:val="24"/>
          <w:szCs w:val="24"/>
          <w:lang w:val="en-US"/>
        </w:rPr>
        <w:instrText xml:space="preserve"> ADDIN EN.CITE </w:instrText>
      </w:r>
      <w:r w:rsidR="006C17FC">
        <w:rPr>
          <w:rFonts w:ascii="Times New Roman" w:hAnsi="Times New Roman" w:cs="Times New Roman"/>
          <w:sz w:val="24"/>
          <w:szCs w:val="24"/>
          <w:lang w:val="en-US"/>
        </w:rPr>
        <w:fldChar w:fldCharType="begin">
          <w:fldData xml:space="preserve">PEVuZE5vdGU+PENpdGU+PEF1dGhvcj5FeWNrPC9BdXRob3I+PFllYXI+MjAxOTwvWWVhcj48UmVj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</w:fldData>
        </w:fldChar>
      </w:r>
      <w:r w:rsidR="006C17FC">
        <w:rPr>
          <w:rFonts w:ascii="Times New Roman" w:hAnsi="Times New Roman" w:cs="Times New Roman"/>
          <w:sz w:val="24"/>
          <w:szCs w:val="24"/>
          <w:lang w:val="en-US"/>
        </w:rPr>
        <w:instrText xml:space="preserve"> ADDIN EN.CITE.DATA </w:instrText>
      </w:r>
      <w:r w:rsidR="006C17FC">
        <w:rPr>
          <w:rFonts w:ascii="Times New Roman" w:hAnsi="Times New Roman" w:cs="Times New Roman"/>
          <w:sz w:val="24"/>
          <w:szCs w:val="24"/>
          <w:lang w:val="en-US"/>
        </w:rPr>
      </w:r>
      <w:r w:rsidR="006C17FC">
        <w:rPr>
          <w:rFonts w:ascii="Times New Roman" w:hAnsi="Times New Roman" w:cs="Times New Roman"/>
          <w:sz w:val="24"/>
          <w:szCs w:val="24"/>
          <w:lang w:val="en-US"/>
        </w:rPr>
        <w:fldChar w:fldCharType="end"/>
      </w:r>
      <w:r w:rsidR="006C17FC">
        <w:rPr>
          <w:rFonts w:ascii="Times New Roman" w:hAnsi="Times New Roman" w:cs="Times New Roman"/>
          <w:sz w:val="24"/>
          <w:szCs w:val="24"/>
          <w:lang w:val="en-US"/>
        </w:rPr>
      </w:r>
      <w:r w:rsidR="006C17FC">
        <w:rPr>
          <w:rFonts w:ascii="Times New Roman" w:hAnsi="Times New Roman" w:cs="Times New Roman"/>
          <w:sz w:val="24"/>
          <w:szCs w:val="24"/>
          <w:lang w:val="en-US"/>
        </w:rPr>
        <w:fldChar w:fldCharType="separate"/>
      </w:r>
      <w:r w:rsidR="006C17FC">
        <w:rPr>
          <w:rFonts w:ascii="Times New Roman" w:hAnsi="Times New Roman" w:cs="Times New Roman"/>
          <w:noProof/>
          <w:sz w:val="24"/>
          <w:szCs w:val="24"/>
          <w:lang w:val="en-US"/>
        </w:rPr>
        <w:t>(e.g., Eyck</w:t>
      </w:r>
      <w:r w:rsidR="006C17FC" w:rsidRPr="006C17FC">
        <w:rPr>
          <w:rFonts w:ascii="Times New Roman" w:hAnsi="Times New Roman" w:cs="Times New Roman"/>
          <w:i/>
          <w:noProof/>
          <w:sz w:val="24"/>
          <w:szCs w:val="24"/>
          <w:lang w:val="en-US"/>
        </w:rPr>
        <w:t xml:space="preserve"> et al.</w:t>
      </w:r>
      <w:r w:rsidR="006C17FC">
        <w:rPr>
          <w:rFonts w:ascii="Times New Roman" w:hAnsi="Times New Roman" w:cs="Times New Roman"/>
          <w:noProof/>
          <w:sz w:val="24"/>
          <w:szCs w:val="24"/>
          <w:lang w:val="en-US"/>
        </w:rPr>
        <w:t>, 2019)</w:t>
      </w:r>
      <w:r w:rsidR="006C17FC">
        <w:rPr>
          <w:rFonts w:ascii="Times New Roman" w:hAnsi="Times New Roman" w:cs="Times New Roman"/>
          <w:sz w:val="24"/>
          <w:szCs w:val="24"/>
          <w:lang w:val="en-US"/>
        </w:rPr>
        <w:fldChar w:fldCharType="end"/>
      </w:r>
      <w:r w:rsidR="00BA6AEB">
        <w:rPr>
          <w:rFonts w:ascii="Times New Roman" w:hAnsi="Times New Roman" w:cs="Times New Roman"/>
          <w:sz w:val="24"/>
          <w:szCs w:val="24"/>
          <w:lang w:val="en-US"/>
        </w:rPr>
        <w:t xml:space="preserve">. However, our understanding of how developmental stressors shape individual fitness and evolutionary outcomes has been hindered by a lack of understanding of the cellular mechanisms that link developmental stressors to variable trait expression. </w:t>
      </w:r>
    </w:p>
    <w:p w14:paraId="10EB034A" w14:textId="77777777" w:rsidR="008B15C0" w:rsidRDefault="008B15C0" w:rsidP="00BC7294">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sidR="00BA6AEB">
        <w:rPr>
          <w:rFonts w:ascii="Times New Roman" w:hAnsi="Times New Roman" w:cs="Times New Roman"/>
          <w:sz w:val="24"/>
          <w:szCs w:val="24"/>
          <w:lang w:val="en-US"/>
        </w:rPr>
        <w:t xml:space="preserve">Here, we show that three major categories of developmental stressors (glucocorticoid exposure, psychological disturbance, and parental care deprivation) </w:t>
      </w:r>
      <w:r w:rsidR="006C17FC">
        <w:rPr>
          <w:rFonts w:ascii="Times New Roman" w:hAnsi="Times New Roman" w:cs="Times New Roman"/>
          <w:sz w:val="24"/>
          <w:szCs w:val="24"/>
          <w:lang w:val="en-US"/>
        </w:rPr>
        <w:t xml:space="preserve">generally </w:t>
      </w:r>
      <w:r w:rsidR="00BA6AEB">
        <w:rPr>
          <w:rFonts w:ascii="Times New Roman" w:hAnsi="Times New Roman" w:cs="Times New Roman"/>
          <w:sz w:val="24"/>
          <w:szCs w:val="24"/>
          <w:lang w:val="en-US"/>
        </w:rPr>
        <w:t xml:space="preserve">decrease mitochondrial </w:t>
      </w:r>
      <w:r w:rsidR="00097A47">
        <w:rPr>
          <w:rFonts w:ascii="Times New Roman" w:hAnsi="Times New Roman" w:cs="Times New Roman"/>
          <w:sz w:val="24"/>
          <w:szCs w:val="24"/>
          <w:lang w:val="en-US"/>
        </w:rPr>
        <w:t xml:space="preserve">respiratory </w:t>
      </w:r>
      <w:r w:rsidR="00BA6AEB">
        <w:rPr>
          <w:rFonts w:ascii="Times New Roman" w:hAnsi="Times New Roman" w:cs="Times New Roman"/>
          <w:sz w:val="24"/>
          <w:szCs w:val="24"/>
          <w:lang w:val="en-US"/>
        </w:rPr>
        <w:t>function</w:t>
      </w:r>
      <w:r w:rsidR="006C17FC">
        <w:rPr>
          <w:rFonts w:ascii="Times New Roman" w:hAnsi="Times New Roman" w:cs="Times New Roman"/>
          <w:sz w:val="24"/>
          <w:szCs w:val="24"/>
          <w:lang w:val="en-US"/>
        </w:rPr>
        <w:t xml:space="preserve"> across taxa</w:t>
      </w:r>
      <w:r w:rsidR="00BA6AEB">
        <w:rPr>
          <w:rFonts w:ascii="Times New Roman" w:hAnsi="Times New Roman" w:cs="Times New Roman"/>
          <w:sz w:val="24"/>
          <w:szCs w:val="24"/>
          <w:lang w:val="en-US"/>
        </w:rPr>
        <w:t xml:space="preserve">. </w:t>
      </w:r>
    </w:p>
    <w:p w14:paraId="24193607" w14:textId="77777777" w:rsidR="008B15C0" w:rsidRDefault="008B15C0" w:rsidP="00BC7294">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(4) </w:t>
      </w:r>
      <w:r w:rsidR="00BA6AEB">
        <w:rPr>
          <w:rFonts w:ascii="Times New Roman" w:hAnsi="Times New Roman" w:cs="Times New Roman"/>
          <w:sz w:val="24"/>
          <w:szCs w:val="24"/>
          <w:lang w:val="en-US"/>
        </w:rPr>
        <w:t xml:space="preserve">Our results suggest that </w:t>
      </w:r>
      <w:r w:rsidR="006C17FC">
        <w:rPr>
          <w:rFonts w:ascii="Times New Roman" w:hAnsi="Times New Roman" w:cs="Times New Roman"/>
          <w:sz w:val="24"/>
          <w:szCs w:val="24"/>
          <w:lang w:val="en-US"/>
        </w:rPr>
        <w:t xml:space="preserve">changes in mitochondrial </w:t>
      </w:r>
      <w:r w:rsidR="00097A47">
        <w:rPr>
          <w:rFonts w:ascii="Times New Roman" w:hAnsi="Times New Roman" w:cs="Times New Roman"/>
          <w:sz w:val="24"/>
          <w:szCs w:val="24"/>
          <w:lang w:val="en-US"/>
        </w:rPr>
        <w:t xml:space="preserve">respiratory </w:t>
      </w:r>
      <w:r w:rsidR="006C17FC">
        <w:rPr>
          <w:rFonts w:ascii="Times New Roman" w:hAnsi="Times New Roman" w:cs="Times New Roman"/>
          <w:sz w:val="24"/>
          <w:szCs w:val="24"/>
          <w:lang w:val="en-US"/>
        </w:rPr>
        <w:t xml:space="preserve">function may link </w:t>
      </w:r>
      <w:r w:rsidR="00BA6AEB">
        <w:rPr>
          <w:rFonts w:ascii="Times New Roman" w:hAnsi="Times New Roman" w:cs="Times New Roman"/>
          <w:sz w:val="24"/>
          <w:szCs w:val="24"/>
          <w:lang w:val="en-US"/>
        </w:rPr>
        <w:t>developmental stressors</w:t>
      </w:r>
      <w:r w:rsidR="006C17FC">
        <w:rPr>
          <w:rFonts w:ascii="Times New Roman" w:hAnsi="Times New Roman" w:cs="Times New Roman"/>
          <w:sz w:val="24"/>
          <w:szCs w:val="24"/>
          <w:lang w:val="en-US"/>
        </w:rPr>
        <w:t xml:space="preserve"> to changes in organismal traits and individual fitness and help shed light on the constraints that influence evolutionary outcomes. </w:t>
      </w:r>
    </w:p>
    <w:p w14:paraId="6D82CC77" w14:textId="17E48D77" w:rsidR="006838D2" w:rsidRDefault="008B15C0" w:rsidP="00BC7294">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(5) </w:t>
      </w:r>
      <w:r w:rsidR="006C17FC">
        <w:rPr>
          <w:rFonts w:ascii="Times New Roman" w:hAnsi="Times New Roman" w:cs="Times New Roman"/>
          <w:sz w:val="24"/>
          <w:szCs w:val="24"/>
          <w:lang w:val="en-US"/>
        </w:rPr>
        <w:t xml:space="preserve">Finally, </w:t>
      </w:r>
      <w:r w:rsidR="00C27FC9">
        <w:rPr>
          <w:rFonts w:ascii="Times New Roman" w:hAnsi="Times New Roman" w:cs="Times New Roman"/>
          <w:sz w:val="24"/>
          <w:szCs w:val="24"/>
          <w:lang w:val="en-US"/>
        </w:rPr>
        <w:t xml:space="preserve">understanding the role of the developmental environment in shaping mitochondrial </w:t>
      </w:r>
      <w:r w:rsidR="00097A47">
        <w:rPr>
          <w:rFonts w:ascii="Times New Roman" w:hAnsi="Times New Roman" w:cs="Times New Roman"/>
          <w:sz w:val="24"/>
          <w:szCs w:val="24"/>
          <w:lang w:val="en-US"/>
        </w:rPr>
        <w:t xml:space="preserve">respiratory </w:t>
      </w:r>
      <w:r w:rsidR="00C27FC9">
        <w:rPr>
          <w:rFonts w:ascii="Times New Roman" w:hAnsi="Times New Roman" w:cs="Times New Roman"/>
          <w:sz w:val="24"/>
          <w:szCs w:val="24"/>
          <w:lang w:val="en-US"/>
        </w:rPr>
        <w:t xml:space="preserve">function across life is critical for </w:t>
      </w:r>
      <w:r w:rsidR="006C17FC">
        <w:rPr>
          <w:rFonts w:ascii="Times New Roman" w:hAnsi="Times New Roman" w:cs="Times New Roman"/>
          <w:sz w:val="24"/>
          <w:szCs w:val="24"/>
          <w:lang w:val="en-US"/>
        </w:rPr>
        <w:t xml:space="preserve">understanding the role of mitochondrial dysfunction in </w:t>
      </w:r>
      <w:r w:rsidR="003521CE">
        <w:rPr>
          <w:rFonts w:ascii="Times New Roman" w:hAnsi="Times New Roman" w:cs="Times New Roman"/>
          <w:sz w:val="24"/>
          <w:szCs w:val="24"/>
          <w:lang w:val="en-US"/>
        </w:rPr>
        <w:t>h</w:t>
      </w:r>
      <w:r w:rsidR="005C512C">
        <w:rPr>
          <w:rFonts w:ascii="Times New Roman" w:hAnsi="Times New Roman" w:cs="Times New Roman"/>
          <w:sz w:val="24"/>
          <w:szCs w:val="24"/>
          <w:lang w:val="en-US"/>
        </w:rPr>
        <w:t>uman disease and pathology</w:t>
      </w:r>
      <w:r w:rsidR="006C17FC">
        <w:rPr>
          <w:rFonts w:ascii="Times New Roman" w:hAnsi="Times New Roman" w:cs="Times New Roman"/>
          <w:sz w:val="24"/>
          <w:szCs w:val="24"/>
          <w:lang w:val="en-US"/>
        </w:rPr>
        <w:t>.</w:t>
      </w:r>
    </w:p>
    <w:p w14:paraId="65BEDAC2" w14:textId="77777777" w:rsidR="0004469E" w:rsidRDefault="0004469E" w:rsidP="00BC7294">
      <w:pPr>
        <w:spacing w:line="480" w:lineRule="auto"/>
        <w:rPr>
          <w:rFonts w:ascii="Times New Roman" w:hAnsi="Times New Roman" w:cs="Times New Roman"/>
          <w:b/>
          <w:bCs/>
          <w:sz w:val="24"/>
          <w:szCs w:val="24"/>
          <w:lang w:val="en-US"/>
        </w:rPr>
      </w:pPr>
    </w:p>
    <w:p w14:paraId="37E1A419" w14:textId="6495CE6E" w:rsidR="001C1FA9" w:rsidRDefault="003F2546" w:rsidP="00D72B71">
      <w:pPr>
        <w:pStyle w:val="Heading1"/>
      </w:pPr>
      <w:bookmarkStart w:id="153" w:name="_Toc211373599"/>
      <w:r>
        <w:t xml:space="preserve">VI. </w:t>
      </w:r>
      <w:r w:rsidR="001C1FA9">
        <w:t>ACKNOWLEDGMENTS</w:t>
      </w:r>
      <w:bookmarkEnd w:id="153"/>
    </w:p>
    <w:p w14:paraId="2FB8EF2E" w14:textId="3C7DBBA5" w:rsidR="006C17FC" w:rsidRDefault="00716AC6" w:rsidP="00BC7294">
      <w:pPr>
        <w:spacing w:line="480" w:lineRule="auto"/>
        <w:rPr>
          <w:rFonts w:ascii="Times New Roman" w:hAnsi="Times New Roman" w:cs="Times New Roman"/>
          <w:b/>
          <w:bCs/>
          <w:sz w:val="24"/>
          <w:szCs w:val="24"/>
          <w:lang w:val="en-US"/>
        </w:rPr>
      </w:pPr>
      <w:r>
        <w:rPr>
          <w:rFonts w:ascii="Times New Roman" w:hAnsi="Times New Roman" w:cs="Times New Roman"/>
          <w:sz w:val="24"/>
          <w:szCs w:val="24"/>
          <w:lang w:val="en-US"/>
        </w:rPr>
        <w:t xml:space="preserve">This research was supported by an Australian Research Council grant awarded to D.W.A.N., C.R.F., and K.S. (DP210101152). </w:t>
      </w:r>
    </w:p>
    <w:p w14:paraId="64E1DAB6" w14:textId="77777777" w:rsidR="00D72B71" w:rsidRDefault="00D72B71" w:rsidP="00D72B71">
      <w:pPr>
        <w:pStyle w:val="Heading1"/>
      </w:pPr>
    </w:p>
    <w:p w14:paraId="48513EC1" w14:textId="56EFF648" w:rsidR="00D72B71" w:rsidRDefault="003F2546" w:rsidP="00D72B71">
      <w:pPr>
        <w:pStyle w:val="Heading1"/>
      </w:pPr>
      <w:bookmarkStart w:id="154" w:name="_Toc211373600"/>
      <w:r>
        <w:t xml:space="preserve">VII. </w:t>
      </w:r>
      <w:r w:rsidR="00D72B71">
        <w:t>DATA AVALIBILITY STATMENT</w:t>
      </w:r>
      <w:bookmarkEnd w:id="154"/>
    </w:p>
    <w:p w14:paraId="79755E23" w14:textId="1780B604" w:rsidR="006C17FC" w:rsidRDefault="00692EC0" w:rsidP="00BC7294">
      <w:pPr>
        <w:spacing w:line="480" w:lineRule="auto"/>
        <w:rPr>
          <w:rFonts w:ascii="Times New Roman" w:hAnsi="Times New Roman" w:cs="Times New Roman"/>
          <w:sz w:val="24"/>
          <w:szCs w:val="24"/>
          <w:lang w:val="en-US"/>
        </w:rPr>
      </w:pPr>
      <w:r w:rsidRPr="00692EC0">
        <w:rPr>
          <w:rFonts w:ascii="Times New Roman" w:hAnsi="Times New Roman" w:cs="Times New Roman"/>
          <w:sz w:val="24"/>
          <w:szCs w:val="24"/>
          <w:lang w:val="en-US"/>
        </w:rPr>
        <w:t xml:space="preserve">Data and code associated with this paper can be found at: </w:t>
      </w:r>
      <w:hyperlink r:id="rId13" w:history="1">
        <w:r w:rsidRPr="00FE202E">
          <w:rPr>
            <w:rStyle w:val="Hyperlink"/>
            <w:rFonts w:ascii="Times New Roman" w:hAnsi="Times New Roman" w:cs="Times New Roman"/>
            <w:sz w:val="24"/>
            <w:szCs w:val="24"/>
            <w:lang w:val="en-US"/>
          </w:rPr>
          <w:t>https://doi.org/10.5281/zenodo.17290931</w:t>
        </w:r>
      </w:hyperlink>
      <w:r>
        <w:rPr>
          <w:rFonts w:ascii="Times New Roman" w:hAnsi="Times New Roman" w:cs="Times New Roman"/>
          <w:sz w:val="24"/>
          <w:szCs w:val="24"/>
          <w:lang w:val="en-US"/>
        </w:rPr>
        <w:t xml:space="preserve"> and </w:t>
      </w:r>
      <w:hyperlink r:id="rId14" w:tgtFrame="_blank" w:tooltip="Original URL: https://github.com/daniel1noble/mito_meta_stress. Click or tap if you trust this link." w:history="1">
        <w:r w:rsidR="00B60618" w:rsidRPr="00B60618">
          <w:rPr>
            <w:rStyle w:val="Hyperlink"/>
            <w:rFonts w:ascii="Times New Roman" w:hAnsi="Times New Roman" w:cs="Times New Roman"/>
            <w:sz w:val="24"/>
            <w:szCs w:val="24"/>
          </w:rPr>
          <w:t>https://github.com/daniel1noble/mito_meta_stress</w:t>
        </w:r>
      </w:hyperlink>
    </w:p>
    <w:p w14:paraId="279726A1" w14:textId="77777777" w:rsidR="00692EC0" w:rsidRPr="00692EC0" w:rsidRDefault="00692EC0" w:rsidP="00BC7294">
      <w:pPr>
        <w:spacing w:line="480" w:lineRule="auto"/>
        <w:rPr>
          <w:rFonts w:ascii="Times New Roman" w:hAnsi="Times New Roman" w:cs="Times New Roman"/>
          <w:sz w:val="24"/>
          <w:szCs w:val="24"/>
          <w:lang w:val="en-US"/>
        </w:rPr>
      </w:pPr>
    </w:p>
    <w:p w14:paraId="7F70C3A0" w14:textId="615989A4" w:rsidR="001C1FA9" w:rsidRPr="00B36894" w:rsidRDefault="003F2546" w:rsidP="00BC7294">
      <w:pPr>
        <w:spacing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VIII. </w:t>
      </w:r>
      <w:r w:rsidR="001C1FA9">
        <w:rPr>
          <w:rFonts w:ascii="Times New Roman" w:hAnsi="Times New Roman" w:cs="Times New Roman"/>
          <w:b/>
          <w:bCs/>
          <w:sz w:val="24"/>
          <w:szCs w:val="24"/>
          <w:lang w:val="en-US"/>
        </w:rPr>
        <w:t>REFERENCES</w:t>
      </w:r>
    </w:p>
    <w:p w14:paraId="2CA55AEF" w14:textId="77777777" w:rsidR="003B7644" w:rsidRPr="003B7644" w:rsidRDefault="00C30229"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z w:val="24"/>
          <w:szCs w:val="24"/>
        </w:rPr>
        <w:fldChar w:fldCharType="begin"/>
      </w:r>
      <w:r w:rsidRPr="003B7644">
        <w:rPr>
          <w:rFonts w:ascii="Times New Roman" w:hAnsi="Times New Roman" w:cs="Times New Roman"/>
          <w:sz w:val="24"/>
          <w:szCs w:val="24"/>
        </w:rPr>
        <w:instrText xml:space="preserve"> ADDIN EN.REFLIST </w:instrText>
      </w:r>
      <w:r w:rsidRPr="003B7644">
        <w:rPr>
          <w:rFonts w:ascii="Times New Roman" w:hAnsi="Times New Roman" w:cs="Times New Roman"/>
          <w:sz w:val="24"/>
          <w:szCs w:val="24"/>
        </w:rPr>
        <w:fldChar w:fldCharType="separate"/>
      </w:r>
      <w:r w:rsidR="003B7644" w:rsidRPr="003B7644">
        <w:rPr>
          <w:rFonts w:ascii="Times New Roman" w:hAnsi="Times New Roman" w:cs="Times New Roman"/>
          <w:smallCaps/>
          <w:sz w:val="24"/>
          <w:szCs w:val="24"/>
        </w:rPr>
        <w:t>Alfaradhi, M. Z., Fernandez-Twinn, D. S., Martin-Gronert, M. S., Musial, B., Fowden, A. &amp; Ozanne, S. E.</w:t>
      </w:r>
      <w:r w:rsidR="003B7644" w:rsidRPr="003B7644">
        <w:rPr>
          <w:rFonts w:ascii="Times New Roman" w:hAnsi="Times New Roman" w:cs="Times New Roman"/>
          <w:sz w:val="24"/>
          <w:szCs w:val="24"/>
        </w:rPr>
        <w:t xml:space="preserve"> (2014). Oxidative stress and altered lipid homeostasis in the programming of offspring fatty liver by maternal obesity. </w:t>
      </w:r>
      <w:r w:rsidR="003B7644" w:rsidRPr="003B7644">
        <w:rPr>
          <w:rFonts w:ascii="Times New Roman" w:hAnsi="Times New Roman" w:cs="Times New Roman"/>
          <w:i/>
          <w:sz w:val="24"/>
          <w:szCs w:val="24"/>
        </w:rPr>
        <w:t>American Journal of Physiology-Regulatory Integrative and Comparative Physiology</w:t>
      </w:r>
      <w:r w:rsidR="003B7644" w:rsidRPr="003B7644">
        <w:rPr>
          <w:rFonts w:ascii="Times New Roman" w:hAnsi="Times New Roman" w:cs="Times New Roman"/>
          <w:sz w:val="24"/>
          <w:szCs w:val="24"/>
        </w:rPr>
        <w:t xml:space="preserve"> </w:t>
      </w:r>
      <w:r w:rsidR="003B7644" w:rsidRPr="003B7644">
        <w:rPr>
          <w:rFonts w:ascii="Times New Roman" w:hAnsi="Times New Roman" w:cs="Times New Roman"/>
          <w:b/>
          <w:sz w:val="24"/>
          <w:szCs w:val="24"/>
        </w:rPr>
        <w:t>307</w:t>
      </w:r>
      <w:r w:rsidR="003B7644" w:rsidRPr="003B7644">
        <w:rPr>
          <w:rFonts w:ascii="Times New Roman" w:hAnsi="Times New Roman" w:cs="Times New Roman"/>
          <w:sz w:val="24"/>
          <w:szCs w:val="24"/>
        </w:rPr>
        <w:t>(1), R26-R34.</w:t>
      </w:r>
    </w:p>
    <w:p w14:paraId="65B852AA"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Armitage, J. A., Khan, I. Y., Taylor, P. D., Nathanielsz, P. W. &amp; Poston, L.</w:t>
      </w:r>
      <w:r w:rsidRPr="003B7644">
        <w:rPr>
          <w:rFonts w:ascii="Times New Roman" w:hAnsi="Times New Roman" w:cs="Times New Roman"/>
          <w:sz w:val="24"/>
          <w:szCs w:val="24"/>
        </w:rPr>
        <w:t xml:space="preserve"> (2004). Developmental programming of the metabolic syndrome by maternal nutritional imbalance: how strong is the evidence from experimental models in mammals? </w:t>
      </w:r>
      <w:r w:rsidRPr="003B7644">
        <w:rPr>
          <w:rFonts w:ascii="Times New Roman" w:hAnsi="Times New Roman" w:cs="Times New Roman"/>
          <w:i/>
          <w:sz w:val="24"/>
          <w:szCs w:val="24"/>
        </w:rPr>
        <w:t>Journal of Physiology-London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561</w:t>
      </w:r>
      <w:r w:rsidRPr="003B7644">
        <w:rPr>
          <w:rFonts w:ascii="Times New Roman" w:hAnsi="Times New Roman" w:cs="Times New Roman"/>
          <w:sz w:val="24"/>
          <w:szCs w:val="24"/>
        </w:rPr>
        <w:t>(2), 355-377.</w:t>
      </w:r>
    </w:p>
    <w:p w14:paraId="49D4FA8C"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Banerjee, S. &amp; Adkins-Regan, E.</w:t>
      </w:r>
      <w:r w:rsidRPr="003B7644">
        <w:rPr>
          <w:rFonts w:ascii="Times New Roman" w:hAnsi="Times New Roman" w:cs="Times New Roman"/>
          <w:sz w:val="24"/>
          <w:szCs w:val="24"/>
        </w:rPr>
        <w:t xml:space="preserve"> (2011). Long- term consequences of maternal deprivation in a biparental species, the zebra finch. </w:t>
      </w:r>
      <w:r w:rsidRPr="003B7644">
        <w:rPr>
          <w:rFonts w:ascii="Times New Roman" w:hAnsi="Times New Roman" w:cs="Times New Roman"/>
          <w:i/>
          <w:sz w:val="24"/>
          <w:szCs w:val="24"/>
        </w:rPr>
        <w:t>Faseb Journal</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25</w:t>
      </w:r>
      <w:r w:rsidRPr="003B7644">
        <w:rPr>
          <w:rFonts w:ascii="Times New Roman" w:hAnsi="Times New Roman" w:cs="Times New Roman"/>
          <w:sz w:val="24"/>
          <w:szCs w:val="24"/>
        </w:rPr>
        <w:t>.</w:t>
      </w:r>
    </w:p>
    <w:p w14:paraId="505634B9"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lastRenderedPageBreak/>
        <w:t>Boland, M. L., Chourasia, A. H. &amp; Macleod, K. F.</w:t>
      </w:r>
      <w:r w:rsidRPr="003B7644">
        <w:rPr>
          <w:rFonts w:ascii="Times New Roman" w:hAnsi="Times New Roman" w:cs="Times New Roman"/>
          <w:sz w:val="24"/>
          <w:szCs w:val="24"/>
        </w:rPr>
        <w:t xml:space="preserve"> (2013). Mitochondrial dysfunction in cancer. </w:t>
      </w:r>
      <w:r w:rsidRPr="003B7644">
        <w:rPr>
          <w:rFonts w:ascii="Times New Roman" w:hAnsi="Times New Roman" w:cs="Times New Roman"/>
          <w:i/>
          <w:sz w:val="24"/>
          <w:szCs w:val="24"/>
        </w:rPr>
        <w:t>Frontiers in Oncology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3</w:t>
      </w:r>
      <w:r w:rsidRPr="003B7644">
        <w:rPr>
          <w:rFonts w:ascii="Times New Roman" w:hAnsi="Times New Roman" w:cs="Times New Roman"/>
          <w:sz w:val="24"/>
          <w:szCs w:val="24"/>
        </w:rPr>
        <w:t>.</w:t>
      </w:r>
    </w:p>
    <w:p w14:paraId="00FECC90"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Bonett, D. G.</w:t>
      </w:r>
      <w:r w:rsidRPr="003B7644">
        <w:rPr>
          <w:rFonts w:ascii="Times New Roman" w:hAnsi="Times New Roman" w:cs="Times New Roman"/>
          <w:sz w:val="24"/>
          <w:szCs w:val="24"/>
        </w:rPr>
        <w:t xml:space="preserve"> (2008). Confidence intervals for standardized linear contrasts of means. </w:t>
      </w:r>
      <w:r w:rsidRPr="003B7644">
        <w:rPr>
          <w:rFonts w:ascii="Times New Roman" w:hAnsi="Times New Roman" w:cs="Times New Roman"/>
          <w:i/>
          <w:sz w:val="24"/>
          <w:szCs w:val="24"/>
        </w:rPr>
        <w:t>Psychological Methods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13</w:t>
      </w:r>
      <w:r w:rsidRPr="003B7644">
        <w:rPr>
          <w:rFonts w:ascii="Times New Roman" w:hAnsi="Times New Roman" w:cs="Times New Roman"/>
          <w:sz w:val="24"/>
          <w:szCs w:val="24"/>
        </w:rPr>
        <w:t>(2), 99-109.</w:t>
      </w:r>
    </w:p>
    <w:p w14:paraId="443D563E"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Bonett, D. G.</w:t>
      </w:r>
      <w:r w:rsidRPr="003B7644">
        <w:rPr>
          <w:rFonts w:ascii="Times New Roman" w:hAnsi="Times New Roman" w:cs="Times New Roman"/>
          <w:sz w:val="24"/>
          <w:szCs w:val="24"/>
        </w:rPr>
        <w:t xml:space="preserve"> (2009). Meta-Analytic Interval Estimation for Standardized and Unstandardized Mean Differences. </w:t>
      </w:r>
      <w:r w:rsidRPr="003B7644">
        <w:rPr>
          <w:rFonts w:ascii="Times New Roman" w:hAnsi="Times New Roman" w:cs="Times New Roman"/>
          <w:i/>
          <w:sz w:val="24"/>
          <w:szCs w:val="24"/>
        </w:rPr>
        <w:t>Psychological Methods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14</w:t>
      </w:r>
      <w:r w:rsidRPr="003B7644">
        <w:rPr>
          <w:rFonts w:ascii="Times New Roman" w:hAnsi="Times New Roman" w:cs="Times New Roman"/>
          <w:sz w:val="24"/>
          <w:szCs w:val="24"/>
        </w:rPr>
        <w:t>(3), 225-238.</w:t>
      </w:r>
    </w:p>
    <w:p w14:paraId="3F755A5E"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Borenstein, M. &amp; Hedges, L. V.</w:t>
      </w:r>
      <w:r w:rsidRPr="003B7644">
        <w:rPr>
          <w:rFonts w:ascii="Times New Roman" w:hAnsi="Times New Roman" w:cs="Times New Roman"/>
          <w:sz w:val="24"/>
          <w:szCs w:val="24"/>
        </w:rPr>
        <w:t xml:space="preserve"> (2009). </w:t>
      </w:r>
      <w:r w:rsidRPr="003B7644">
        <w:rPr>
          <w:rFonts w:ascii="Times New Roman" w:hAnsi="Times New Roman" w:cs="Times New Roman"/>
          <w:i/>
          <w:sz w:val="24"/>
          <w:szCs w:val="24"/>
        </w:rPr>
        <w:t>Effect sizes for meta-analysis</w:t>
      </w:r>
      <w:r w:rsidRPr="003B7644">
        <w:rPr>
          <w:rFonts w:ascii="Times New Roman" w:hAnsi="Times New Roman" w:cs="Times New Roman"/>
          <w:sz w:val="24"/>
          <w:szCs w:val="24"/>
        </w:rPr>
        <w:t>. Russell Sage Foundation, New York.</w:t>
      </w:r>
    </w:p>
    <w:p w14:paraId="1618DD9B"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Brand, M. D.</w:t>
      </w:r>
      <w:r w:rsidRPr="003B7644">
        <w:rPr>
          <w:rFonts w:ascii="Times New Roman" w:hAnsi="Times New Roman" w:cs="Times New Roman"/>
          <w:sz w:val="24"/>
          <w:szCs w:val="24"/>
        </w:rPr>
        <w:t xml:space="preserve"> (2000). Uncoupling to survive? The role of mitochondrial inefficiency in ageing. </w:t>
      </w:r>
      <w:r w:rsidRPr="003B7644">
        <w:rPr>
          <w:rFonts w:ascii="Times New Roman" w:hAnsi="Times New Roman" w:cs="Times New Roman"/>
          <w:i/>
          <w:sz w:val="24"/>
          <w:szCs w:val="24"/>
        </w:rPr>
        <w:t>Experimental Gerontology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35</w:t>
      </w:r>
      <w:r w:rsidRPr="003B7644">
        <w:rPr>
          <w:rFonts w:ascii="Times New Roman" w:hAnsi="Times New Roman" w:cs="Times New Roman"/>
          <w:sz w:val="24"/>
          <w:szCs w:val="24"/>
        </w:rPr>
        <w:t>(6-7), 811-820.</w:t>
      </w:r>
    </w:p>
    <w:p w14:paraId="719C0842"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Breton, C.</w:t>
      </w:r>
      <w:r w:rsidRPr="003B7644">
        <w:rPr>
          <w:rFonts w:ascii="Times New Roman" w:hAnsi="Times New Roman" w:cs="Times New Roman"/>
          <w:sz w:val="24"/>
          <w:szCs w:val="24"/>
        </w:rPr>
        <w:t xml:space="preserve"> (2013). The hypothalamus-adipose axis is a key target of developmental programming by maternal nutritional manipulation. </w:t>
      </w:r>
      <w:r w:rsidRPr="003B7644">
        <w:rPr>
          <w:rFonts w:ascii="Times New Roman" w:hAnsi="Times New Roman" w:cs="Times New Roman"/>
          <w:i/>
          <w:sz w:val="24"/>
          <w:szCs w:val="24"/>
        </w:rPr>
        <w:t>Journal of Endocrinology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216</w:t>
      </w:r>
      <w:r w:rsidRPr="003B7644">
        <w:rPr>
          <w:rFonts w:ascii="Times New Roman" w:hAnsi="Times New Roman" w:cs="Times New Roman"/>
          <w:sz w:val="24"/>
          <w:szCs w:val="24"/>
        </w:rPr>
        <w:t>(2), R19-R31.</w:t>
      </w:r>
    </w:p>
    <w:p w14:paraId="336ACC1F"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Brumm, H., Goymann, W., Derégnaucourt, S., Geberzahn, N. &amp; Zollinger, S. A.</w:t>
      </w:r>
      <w:r w:rsidRPr="003B7644">
        <w:rPr>
          <w:rFonts w:ascii="Times New Roman" w:hAnsi="Times New Roman" w:cs="Times New Roman"/>
          <w:sz w:val="24"/>
          <w:szCs w:val="24"/>
        </w:rPr>
        <w:t xml:space="preserve"> (2021). Traffic noise disrupts vocal development and suppresses immune function. </w:t>
      </w:r>
      <w:r w:rsidRPr="003B7644">
        <w:rPr>
          <w:rFonts w:ascii="Times New Roman" w:hAnsi="Times New Roman" w:cs="Times New Roman"/>
          <w:i/>
          <w:sz w:val="24"/>
          <w:szCs w:val="24"/>
        </w:rPr>
        <w:t>Science Advances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7</w:t>
      </w:r>
      <w:r w:rsidRPr="003B7644">
        <w:rPr>
          <w:rFonts w:ascii="Times New Roman" w:hAnsi="Times New Roman" w:cs="Times New Roman"/>
          <w:sz w:val="24"/>
          <w:szCs w:val="24"/>
        </w:rPr>
        <w:t>(20).</w:t>
      </w:r>
    </w:p>
    <w:p w14:paraId="6CDF17D2"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Buchanan, K. L., Leitner, S., Spencer, K. A., Goldsmith, A. R. &amp; Catchpole, C. K.</w:t>
      </w:r>
      <w:r w:rsidRPr="003B7644">
        <w:rPr>
          <w:rFonts w:ascii="Times New Roman" w:hAnsi="Times New Roman" w:cs="Times New Roman"/>
          <w:sz w:val="24"/>
          <w:szCs w:val="24"/>
        </w:rPr>
        <w:t xml:space="preserve"> (2004). Does song quality indicate early developmental stress? </w:t>
      </w:r>
      <w:r w:rsidRPr="003B7644">
        <w:rPr>
          <w:rFonts w:ascii="Times New Roman" w:hAnsi="Times New Roman" w:cs="Times New Roman"/>
          <w:i/>
          <w:sz w:val="24"/>
          <w:szCs w:val="24"/>
        </w:rPr>
        <w:t>Hormones and Behavior</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46</w:t>
      </w:r>
      <w:r w:rsidRPr="003B7644">
        <w:rPr>
          <w:rFonts w:ascii="Times New Roman" w:hAnsi="Times New Roman" w:cs="Times New Roman"/>
          <w:sz w:val="24"/>
          <w:szCs w:val="24"/>
        </w:rPr>
        <w:t>(1), 128-128.</w:t>
      </w:r>
    </w:p>
    <w:p w14:paraId="20EF935B"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Burdge, G. C., Hanson, M. A., Slater-Jefferies, J. L. &amp; Lillycrop, K. A.</w:t>
      </w:r>
      <w:r w:rsidRPr="003B7644">
        <w:rPr>
          <w:rFonts w:ascii="Times New Roman" w:hAnsi="Times New Roman" w:cs="Times New Roman"/>
          <w:sz w:val="24"/>
          <w:szCs w:val="24"/>
        </w:rPr>
        <w:t xml:space="preserve"> (2007). Epigenetic regulation of transcription: a mechanism for inducing variations in phenotype (fetal programming) by differences in nutrition during early life? </w:t>
      </w:r>
      <w:r w:rsidRPr="003B7644">
        <w:rPr>
          <w:rFonts w:ascii="Times New Roman" w:hAnsi="Times New Roman" w:cs="Times New Roman"/>
          <w:i/>
          <w:sz w:val="24"/>
          <w:szCs w:val="24"/>
        </w:rPr>
        <w:t>British Journal of Nutrition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97</w:t>
      </w:r>
      <w:r w:rsidRPr="003B7644">
        <w:rPr>
          <w:rFonts w:ascii="Times New Roman" w:hAnsi="Times New Roman" w:cs="Times New Roman"/>
          <w:sz w:val="24"/>
          <w:szCs w:val="24"/>
        </w:rPr>
        <w:t>(6), 1036-1046.</w:t>
      </w:r>
    </w:p>
    <w:p w14:paraId="6E4A5AD9"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Buschdorf, J. P. &amp; Meaney, M. J.</w:t>
      </w:r>
      <w:r w:rsidRPr="003B7644">
        <w:rPr>
          <w:rFonts w:ascii="Times New Roman" w:hAnsi="Times New Roman" w:cs="Times New Roman"/>
          <w:sz w:val="24"/>
          <w:szCs w:val="24"/>
        </w:rPr>
        <w:t xml:space="preserve"> (2016). Epigenetics/Programming in the HPA Axis. </w:t>
      </w:r>
      <w:r w:rsidRPr="003B7644">
        <w:rPr>
          <w:rFonts w:ascii="Times New Roman" w:hAnsi="Times New Roman" w:cs="Times New Roman"/>
          <w:i/>
          <w:sz w:val="24"/>
          <w:szCs w:val="24"/>
        </w:rPr>
        <w:t>Comprehensive Physiology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6</w:t>
      </w:r>
      <w:r w:rsidRPr="003B7644">
        <w:rPr>
          <w:rFonts w:ascii="Times New Roman" w:hAnsi="Times New Roman" w:cs="Times New Roman"/>
          <w:sz w:val="24"/>
          <w:szCs w:val="24"/>
        </w:rPr>
        <w:t>(1), 87-110.</w:t>
      </w:r>
    </w:p>
    <w:p w14:paraId="1E9B7CAA"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Casagrande, S., Dzialo, M., Trost, L., Malkoc, K., Sadowska, E. T., Hau, M., Pierce, B., McWilliams, S. &amp; Bauchinger, U.</w:t>
      </w:r>
      <w:r w:rsidRPr="003B7644">
        <w:rPr>
          <w:rFonts w:ascii="Times New Roman" w:hAnsi="Times New Roman" w:cs="Times New Roman"/>
          <w:sz w:val="24"/>
          <w:szCs w:val="24"/>
        </w:rPr>
        <w:t xml:space="preserve"> (2023). Mitochondrial metabolism in blood more reliably predicts whole-animal energy needs compared to other tissues. </w:t>
      </w:r>
      <w:r w:rsidRPr="003B7644">
        <w:rPr>
          <w:rFonts w:ascii="Times New Roman" w:hAnsi="Times New Roman" w:cs="Times New Roman"/>
          <w:i/>
          <w:sz w:val="24"/>
          <w:szCs w:val="24"/>
        </w:rPr>
        <w:t>iScience</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26</w:t>
      </w:r>
      <w:r w:rsidRPr="003B7644">
        <w:rPr>
          <w:rFonts w:ascii="Times New Roman" w:hAnsi="Times New Roman" w:cs="Times New Roman"/>
          <w:sz w:val="24"/>
          <w:szCs w:val="24"/>
        </w:rPr>
        <w:t>(12).</w:t>
      </w:r>
    </w:p>
    <w:p w14:paraId="683B64E4"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Casagrande, S., Stier, A., Monaghan, P., Loveland, J. L., Boner, W., Lupi, S., Trevisi, R. &amp; Hau, M.</w:t>
      </w:r>
      <w:r w:rsidRPr="003B7644">
        <w:rPr>
          <w:rFonts w:ascii="Times New Roman" w:hAnsi="Times New Roman" w:cs="Times New Roman"/>
          <w:sz w:val="24"/>
          <w:szCs w:val="24"/>
        </w:rPr>
        <w:t xml:space="preserve"> (2020). Increased glucocorticoid concentrations in early life cause mitochondrial inefficiency and short telomere. </w:t>
      </w:r>
      <w:r w:rsidRPr="003B7644">
        <w:rPr>
          <w:rFonts w:ascii="Times New Roman" w:hAnsi="Times New Roman" w:cs="Times New Roman"/>
          <w:i/>
          <w:sz w:val="24"/>
          <w:szCs w:val="24"/>
        </w:rPr>
        <w:t>Journal of Experimental Biology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223</w:t>
      </w:r>
      <w:r w:rsidRPr="003B7644">
        <w:rPr>
          <w:rFonts w:ascii="Times New Roman" w:hAnsi="Times New Roman" w:cs="Times New Roman"/>
          <w:sz w:val="24"/>
          <w:szCs w:val="24"/>
        </w:rPr>
        <w:t>(15), jeb222513.</w:t>
      </w:r>
    </w:p>
    <w:p w14:paraId="43B54DDC"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Chaby, L. E.</w:t>
      </w:r>
      <w:r w:rsidRPr="003B7644">
        <w:rPr>
          <w:rFonts w:ascii="Times New Roman" w:hAnsi="Times New Roman" w:cs="Times New Roman"/>
          <w:sz w:val="24"/>
          <w:szCs w:val="24"/>
        </w:rPr>
        <w:t xml:space="preserve"> (2016). Why are there lasting effects from exposure to stress during development? An analysis of current models of early stress. </w:t>
      </w:r>
      <w:r w:rsidRPr="003B7644">
        <w:rPr>
          <w:rFonts w:ascii="Times New Roman" w:hAnsi="Times New Roman" w:cs="Times New Roman"/>
          <w:i/>
          <w:sz w:val="24"/>
          <w:szCs w:val="24"/>
        </w:rPr>
        <w:t>Physiology &amp; Behavior</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164</w:t>
      </w:r>
      <w:r w:rsidRPr="003B7644">
        <w:rPr>
          <w:rFonts w:ascii="Times New Roman" w:hAnsi="Times New Roman" w:cs="Times New Roman"/>
          <w:sz w:val="24"/>
          <w:szCs w:val="24"/>
        </w:rPr>
        <w:t>, 164-181.</w:t>
      </w:r>
    </w:p>
    <w:p w14:paraId="5B993701"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Chandel, N. S.</w:t>
      </w:r>
      <w:r w:rsidRPr="003B7644">
        <w:rPr>
          <w:rFonts w:ascii="Times New Roman" w:hAnsi="Times New Roman" w:cs="Times New Roman"/>
          <w:sz w:val="24"/>
          <w:szCs w:val="24"/>
        </w:rPr>
        <w:t xml:space="preserve"> (2015). Evolution of Mitochondria as Signaling Organelles. </w:t>
      </w:r>
      <w:r w:rsidRPr="003B7644">
        <w:rPr>
          <w:rFonts w:ascii="Times New Roman" w:hAnsi="Times New Roman" w:cs="Times New Roman"/>
          <w:i/>
          <w:sz w:val="24"/>
          <w:szCs w:val="24"/>
        </w:rPr>
        <w:t>Cell Metabolism</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22</w:t>
      </w:r>
      <w:r w:rsidRPr="003B7644">
        <w:rPr>
          <w:rFonts w:ascii="Times New Roman" w:hAnsi="Times New Roman" w:cs="Times New Roman"/>
          <w:sz w:val="24"/>
          <w:szCs w:val="24"/>
        </w:rPr>
        <w:t>(2), 204-206.</w:t>
      </w:r>
    </w:p>
    <w:p w14:paraId="12B01FD4"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Constantinof, A., Moisiadis, V. G. &amp; Matthews, S. G.</w:t>
      </w:r>
      <w:r w:rsidRPr="003B7644">
        <w:rPr>
          <w:rFonts w:ascii="Times New Roman" w:hAnsi="Times New Roman" w:cs="Times New Roman"/>
          <w:sz w:val="24"/>
          <w:szCs w:val="24"/>
        </w:rPr>
        <w:t xml:space="preserve"> (2016). Programming of stress pathways: A transgenerational perspective. </w:t>
      </w:r>
      <w:r w:rsidRPr="003B7644">
        <w:rPr>
          <w:rFonts w:ascii="Times New Roman" w:hAnsi="Times New Roman" w:cs="Times New Roman"/>
          <w:i/>
          <w:sz w:val="24"/>
          <w:szCs w:val="24"/>
        </w:rPr>
        <w:t>Journal of Steroid Biochemistry and Molecular Biology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160</w:t>
      </w:r>
      <w:r w:rsidRPr="003B7644">
        <w:rPr>
          <w:rFonts w:ascii="Times New Roman" w:hAnsi="Times New Roman" w:cs="Times New Roman"/>
          <w:sz w:val="24"/>
          <w:szCs w:val="24"/>
        </w:rPr>
        <w:t>, 175-180.</w:t>
      </w:r>
    </w:p>
    <w:p w14:paraId="672EAEDC"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Cooper, B. S., Hammad, L. A. &amp; Montooth, K. L.</w:t>
      </w:r>
      <w:r w:rsidRPr="003B7644">
        <w:rPr>
          <w:rFonts w:ascii="Times New Roman" w:hAnsi="Times New Roman" w:cs="Times New Roman"/>
          <w:sz w:val="24"/>
          <w:szCs w:val="24"/>
        </w:rPr>
        <w:t xml:space="preserve"> (2014). Thermal adaptation of cellular membranes in natural populations of. </w:t>
      </w:r>
      <w:r w:rsidRPr="003B7644">
        <w:rPr>
          <w:rFonts w:ascii="Times New Roman" w:hAnsi="Times New Roman" w:cs="Times New Roman"/>
          <w:i/>
          <w:sz w:val="24"/>
          <w:szCs w:val="24"/>
        </w:rPr>
        <w:t>Functional Ecology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28</w:t>
      </w:r>
      <w:r w:rsidRPr="003B7644">
        <w:rPr>
          <w:rFonts w:ascii="Times New Roman" w:hAnsi="Times New Roman" w:cs="Times New Roman"/>
          <w:sz w:val="24"/>
          <w:szCs w:val="24"/>
        </w:rPr>
        <w:t>(4), 886-894.</w:t>
      </w:r>
    </w:p>
    <w:p w14:paraId="0C5D4F25"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Crino, O. L., Bonduriansky, R., Martin, L. B. &amp; Noble, D. W. A.</w:t>
      </w:r>
      <w:r w:rsidRPr="003B7644">
        <w:rPr>
          <w:rFonts w:ascii="Times New Roman" w:hAnsi="Times New Roman" w:cs="Times New Roman"/>
          <w:sz w:val="24"/>
          <w:szCs w:val="24"/>
        </w:rPr>
        <w:t xml:space="preserve"> (2024a). A conceptual framework for understanding stress-induced physiological and transgenerational effects on population responses to climate change. </w:t>
      </w:r>
      <w:r w:rsidRPr="003B7644">
        <w:rPr>
          <w:rFonts w:ascii="Times New Roman" w:hAnsi="Times New Roman" w:cs="Times New Roman"/>
          <w:i/>
          <w:sz w:val="24"/>
          <w:szCs w:val="24"/>
        </w:rPr>
        <w:t>Evolution Letters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8</w:t>
      </w:r>
      <w:r w:rsidRPr="003B7644">
        <w:rPr>
          <w:rFonts w:ascii="Times New Roman" w:hAnsi="Times New Roman" w:cs="Times New Roman"/>
          <w:sz w:val="24"/>
          <w:szCs w:val="24"/>
        </w:rPr>
        <w:t>(1), 161-171.</w:t>
      </w:r>
    </w:p>
    <w:p w14:paraId="36CF9833"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Crino, O. L. &amp; Breuner, C. W.</w:t>
      </w:r>
      <w:r w:rsidRPr="003B7644">
        <w:rPr>
          <w:rFonts w:ascii="Times New Roman" w:hAnsi="Times New Roman" w:cs="Times New Roman"/>
          <w:sz w:val="24"/>
          <w:szCs w:val="24"/>
        </w:rPr>
        <w:t xml:space="preserve"> (2015). Developmental stress: evidence for positive phenotypic and fitness effects in birds. </w:t>
      </w:r>
      <w:r w:rsidRPr="003B7644">
        <w:rPr>
          <w:rFonts w:ascii="Times New Roman" w:hAnsi="Times New Roman" w:cs="Times New Roman"/>
          <w:i/>
          <w:sz w:val="24"/>
          <w:szCs w:val="24"/>
        </w:rPr>
        <w:t>Journal of Ornithology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156</w:t>
      </w:r>
      <w:r w:rsidRPr="003B7644">
        <w:rPr>
          <w:rFonts w:ascii="Times New Roman" w:hAnsi="Times New Roman" w:cs="Times New Roman"/>
          <w:sz w:val="24"/>
          <w:szCs w:val="24"/>
        </w:rPr>
        <w:t>, S389-S398.</w:t>
      </w:r>
    </w:p>
    <w:p w14:paraId="76ECBB20"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Crino, O. L., Falk, S., Katsis, A. C., Kraft, F. L. O. H. &amp; Buchanan, K. L.</w:t>
      </w:r>
      <w:r w:rsidRPr="003B7644">
        <w:rPr>
          <w:rFonts w:ascii="Times New Roman" w:hAnsi="Times New Roman" w:cs="Times New Roman"/>
          <w:sz w:val="24"/>
          <w:szCs w:val="24"/>
        </w:rPr>
        <w:t xml:space="preserve"> (2022). Mitochondria as the powerhouses of sexual selection: Testing mechanistic links </w:t>
      </w:r>
      <w:r w:rsidRPr="003B7644">
        <w:rPr>
          <w:rFonts w:ascii="Times New Roman" w:hAnsi="Times New Roman" w:cs="Times New Roman"/>
          <w:sz w:val="24"/>
          <w:szCs w:val="24"/>
        </w:rPr>
        <w:lastRenderedPageBreak/>
        <w:t xml:space="preserve">between development, cellular respiration, and bird song. </w:t>
      </w:r>
      <w:r w:rsidRPr="003B7644">
        <w:rPr>
          <w:rFonts w:ascii="Times New Roman" w:hAnsi="Times New Roman" w:cs="Times New Roman"/>
          <w:i/>
          <w:sz w:val="24"/>
          <w:szCs w:val="24"/>
        </w:rPr>
        <w:t>Hormones and Behavior</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142</w:t>
      </w:r>
      <w:r w:rsidRPr="003B7644">
        <w:rPr>
          <w:rFonts w:ascii="Times New Roman" w:hAnsi="Times New Roman" w:cs="Times New Roman"/>
          <w:sz w:val="24"/>
          <w:szCs w:val="24"/>
        </w:rPr>
        <w:t>.</w:t>
      </w:r>
    </w:p>
    <w:p w14:paraId="0C3D467F"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Crino, O. L., Head, M. L., Jennions, M. D. &amp; Noble, D. W. A.</w:t>
      </w:r>
      <w:r w:rsidRPr="003B7644">
        <w:rPr>
          <w:rFonts w:ascii="Times New Roman" w:hAnsi="Times New Roman" w:cs="Times New Roman"/>
          <w:sz w:val="24"/>
          <w:szCs w:val="24"/>
        </w:rPr>
        <w:t xml:space="preserve"> (2024b). Mitochondrial function and sexual selection: can physiology resolve the 'lek paradox'? </w:t>
      </w:r>
      <w:r w:rsidRPr="003B7644">
        <w:rPr>
          <w:rFonts w:ascii="Times New Roman" w:hAnsi="Times New Roman" w:cs="Times New Roman"/>
          <w:i/>
          <w:sz w:val="24"/>
          <w:szCs w:val="24"/>
        </w:rPr>
        <w:t>Journal of Experimental Biology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227</w:t>
      </w:r>
      <w:r w:rsidRPr="003B7644">
        <w:rPr>
          <w:rFonts w:ascii="Times New Roman" w:hAnsi="Times New Roman" w:cs="Times New Roman"/>
          <w:sz w:val="24"/>
          <w:szCs w:val="24"/>
        </w:rPr>
        <w:t>(2), jeb245569.</w:t>
      </w:r>
    </w:p>
    <w:p w14:paraId="0B5CF70B"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Crino, O. L., Johnson, E. E., Blickley, J. L., Patricelli, G. L. &amp; Breuner, C. W.</w:t>
      </w:r>
      <w:r w:rsidRPr="003B7644">
        <w:rPr>
          <w:rFonts w:ascii="Times New Roman" w:hAnsi="Times New Roman" w:cs="Times New Roman"/>
          <w:sz w:val="24"/>
          <w:szCs w:val="24"/>
        </w:rPr>
        <w:t xml:space="preserve"> (2013). Effects of experimentally elevated traffic noise on nestling white-crowned sparrow stress physiology, immune function and life history. </w:t>
      </w:r>
      <w:r w:rsidRPr="003B7644">
        <w:rPr>
          <w:rFonts w:ascii="Times New Roman" w:hAnsi="Times New Roman" w:cs="Times New Roman"/>
          <w:i/>
          <w:sz w:val="24"/>
          <w:szCs w:val="24"/>
        </w:rPr>
        <w:t>Journal of Experimental Biology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216</w:t>
      </w:r>
      <w:r w:rsidRPr="003B7644">
        <w:rPr>
          <w:rFonts w:ascii="Times New Roman" w:hAnsi="Times New Roman" w:cs="Times New Roman"/>
          <w:sz w:val="24"/>
          <w:szCs w:val="24"/>
        </w:rPr>
        <w:t>(11), 2055-2062.</w:t>
      </w:r>
    </w:p>
    <w:p w14:paraId="172E384C"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Crino, O. L., Wild, K. H., Friesen, C. R., Leibold, D., Laven, N., Peardon, A. Y., Recio, P., Salin, K. &amp; Noble, D. W. A.</w:t>
      </w:r>
      <w:r w:rsidRPr="003B7644">
        <w:rPr>
          <w:rFonts w:ascii="Times New Roman" w:hAnsi="Times New Roman" w:cs="Times New Roman"/>
          <w:sz w:val="24"/>
          <w:szCs w:val="24"/>
        </w:rPr>
        <w:t xml:space="preserve"> (2024c). From eggs to adulthood: sustained effects of early developmental temperature and corticosterone exposure on physiology and body size in an Australian lizard. </w:t>
      </w:r>
      <w:r w:rsidRPr="003B7644">
        <w:rPr>
          <w:rFonts w:ascii="Times New Roman" w:hAnsi="Times New Roman" w:cs="Times New Roman"/>
          <w:i/>
          <w:sz w:val="24"/>
          <w:szCs w:val="24"/>
        </w:rPr>
        <w:t>Journal of Experimental Biology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227</w:t>
      </w:r>
      <w:r w:rsidRPr="003B7644">
        <w:rPr>
          <w:rFonts w:ascii="Times New Roman" w:hAnsi="Times New Roman" w:cs="Times New Roman"/>
          <w:sz w:val="24"/>
          <w:szCs w:val="24"/>
        </w:rPr>
        <w:t>(24).</w:t>
      </w:r>
    </w:p>
    <w:p w14:paraId="29AC1109"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Criscuolo, F., Gonzalez-Barroso, M. D., Bouillaud, F., Ricquier, D., Miroux, B. &amp; Sorci, G.</w:t>
      </w:r>
      <w:r w:rsidRPr="003B7644">
        <w:rPr>
          <w:rFonts w:ascii="Times New Roman" w:hAnsi="Times New Roman" w:cs="Times New Roman"/>
          <w:sz w:val="24"/>
          <w:szCs w:val="24"/>
        </w:rPr>
        <w:t xml:space="preserve"> (2005). Mitochondrial uncoupling proteins: New perspectives for evolutionary ecologists. </w:t>
      </w:r>
      <w:r w:rsidRPr="003B7644">
        <w:rPr>
          <w:rFonts w:ascii="Times New Roman" w:hAnsi="Times New Roman" w:cs="Times New Roman"/>
          <w:i/>
          <w:sz w:val="24"/>
          <w:szCs w:val="24"/>
        </w:rPr>
        <w:t>American Naturalist</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166</w:t>
      </w:r>
      <w:r w:rsidRPr="003B7644">
        <w:rPr>
          <w:rFonts w:ascii="Times New Roman" w:hAnsi="Times New Roman" w:cs="Times New Roman"/>
          <w:sz w:val="24"/>
          <w:szCs w:val="24"/>
        </w:rPr>
        <w:t>(6), 686-699.</w:t>
      </w:r>
    </w:p>
    <w:p w14:paraId="10367F2F"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Daniels, T. E., Olsen, E. M. &amp; Tyrka, A. R.</w:t>
      </w:r>
      <w:r w:rsidRPr="003B7644">
        <w:rPr>
          <w:rFonts w:ascii="Times New Roman" w:hAnsi="Times New Roman" w:cs="Times New Roman"/>
          <w:sz w:val="24"/>
          <w:szCs w:val="24"/>
        </w:rPr>
        <w:t xml:space="preserve"> (2020). Stress and Psychiatric Disorders: The Role of Mitochondria. </w:t>
      </w:r>
      <w:r w:rsidRPr="003B7644">
        <w:rPr>
          <w:rFonts w:ascii="Times New Roman" w:hAnsi="Times New Roman" w:cs="Times New Roman"/>
          <w:i/>
          <w:sz w:val="24"/>
          <w:szCs w:val="24"/>
        </w:rPr>
        <w:t>Annual Review of Clinical Psychology, Vol 16, 2020</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16</w:t>
      </w:r>
      <w:r w:rsidRPr="003B7644">
        <w:rPr>
          <w:rFonts w:ascii="Times New Roman" w:hAnsi="Times New Roman" w:cs="Times New Roman"/>
          <w:sz w:val="24"/>
          <w:szCs w:val="24"/>
        </w:rPr>
        <w:t>, 165-186.</w:t>
      </w:r>
    </w:p>
    <w:p w14:paraId="197B93F6"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De Boo, H. A. &amp; Harding, J. E.</w:t>
      </w:r>
      <w:r w:rsidRPr="003B7644">
        <w:rPr>
          <w:rFonts w:ascii="Times New Roman" w:hAnsi="Times New Roman" w:cs="Times New Roman"/>
          <w:sz w:val="24"/>
          <w:szCs w:val="24"/>
        </w:rPr>
        <w:t xml:space="preserve"> (2006). The developmental origins of adult disease (Barker) hypothesis. </w:t>
      </w:r>
      <w:r w:rsidRPr="003B7644">
        <w:rPr>
          <w:rFonts w:ascii="Times New Roman" w:hAnsi="Times New Roman" w:cs="Times New Roman"/>
          <w:i/>
          <w:sz w:val="24"/>
          <w:szCs w:val="24"/>
        </w:rPr>
        <w:t>Australian &amp; New Zealand Journal of Obstetrics &amp; Gynaecology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46</w:t>
      </w:r>
      <w:r w:rsidRPr="003B7644">
        <w:rPr>
          <w:rFonts w:ascii="Times New Roman" w:hAnsi="Times New Roman" w:cs="Times New Roman"/>
          <w:sz w:val="24"/>
          <w:szCs w:val="24"/>
        </w:rPr>
        <w:t>(1), 4-14.</w:t>
      </w:r>
    </w:p>
    <w:p w14:paraId="6EAAE583"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Dowling, D. K. &amp; Simmons, L. W.</w:t>
      </w:r>
      <w:r w:rsidRPr="003B7644">
        <w:rPr>
          <w:rFonts w:ascii="Times New Roman" w:hAnsi="Times New Roman" w:cs="Times New Roman"/>
          <w:sz w:val="24"/>
          <w:szCs w:val="24"/>
        </w:rPr>
        <w:t xml:space="preserve"> (2009). Reactive oxygen species as universal constraints in life-history evolution. </w:t>
      </w:r>
      <w:r w:rsidRPr="003B7644">
        <w:rPr>
          <w:rFonts w:ascii="Times New Roman" w:hAnsi="Times New Roman" w:cs="Times New Roman"/>
          <w:i/>
          <w:sz w:val="24"/>
          <w:szCs w:val="24"/>
        </w:rPr>
        <w:t>Proceedings of the Royal Society B-Biological Sciences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276</w:t>
      </w:r>
      <w:r w:rsidRPr="003B7644">
        <w:rPr>
          <w:rFonts w:ascii="Times New Roman" w:hAnsi="Times New Roman" w:cs="Times New Roman"/>
          <w:sz w:val="24"/>
          <w:szCs w:val="24"/>
        </w:rPr>
        <w:t>(1663), 1737-1745.</w:t>
      </w:r>
    </w:p>
    <w:p w14:paraId="2F89D81B"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Du, J., Wang, Y., Hunter, R., Wei, Y. L., Blumenthal, R., Falke, C., Khairova, R., Zhou, R. L., Yuan, P. X., Machado-Vieira, R., McEwen, B. S. &amp; Manji, H. K.</w:t>
      </w:r>
      <w:r w:rsidRPr="003B7644">
        <w:rPr>
          <w:rFonts w:ascii="Times New Roman" w:hAnsi="Times New Roman" w:cs="Times New Roman"/>
          <w:sz w:val="24"/>
          <w:szCs w:val="24"/>
        </w:rPr>
        <w:t xml:space="preserve"> (2009). Dynamic regulation of mitochondrial function by glucocorticoids. </w:t>
      </w:r>
      <w:r w:rsidRPr="003B7644">
        <w:rPr>
          <w:rFonts w:ascii="Times New Roman" w:hAnsi="Times New Roman" w:cs="Times New Roman"/>
          <w:i/>
          <w:sz w:val="24"/>
          <w:szCs w:val="24"/>
        </w:rPr>
        <w:t>Proceedings of the National Academy of Sciences of the United States of America</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106</w:t>
      </w:r>
      <w:r w:rsidRPr="003B7644">
        <w:rPr>
          <w:rFonts w:ascii="Times New Roman" w:hAnsi="Times New Roman" w:cs="Times New Roman"/>
          <w:sz w:val="24"/>
          <w:szCs w:val="24"/>
        </w:rPr>
        <w:t>(9), 3543-3548.</w:t>
      </w:r>
    </w:p>
    <w:p w14:paraId="0E466CBD"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Eyck, H. J. F., Buchanan, K. L., Crino, O. L. &amp; Jessop, T. S.</w:t>
      </w:r>
      <w:r w:rsidRPr="003B7644">
        <w:rPr>
          <w:rFonts w:ascii="Times New Roman" w:hAnsi="Times New Roman" w:cs="Times New Roman"/>
          <w:sz w:val="24"/>
          <w:szCs w:val="24"/>
        </w:rPr>
        <w:t xml:space="preserve"> (2019). Effects of developmental stress on animal phenotype and performance: a quantitative review. </w:t>
      </w:r>
      <w:r w:rsidRPr="003B7644">
        <w:rPr>
          <w:rFonts w:ascii="Times New Roman" w:hAnsi="Times New Roman" w:cs="Times New Roman"/>
          <w:i/>
          <w:sz w:val="24"/>
          <w:szCs w:val="24"/>
        </w:rPr>
        <w:t>Biological Reviews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94</w:t>
      </w:r>
      <w:r w:rsidRPr="003B7644">
        <w:rPr>
          <w:rFonts w:ascii="Times New Roman" w:hAnsi="Times New Roman" w:cs="Times New Roman"/>
          <w:sz w:val="24"/>
          <w:szCs w:val="24"/>
        </w:rPr>
        <w:t>(3), 1143-1160.</w:t>
      </w:r>
    </w:p>
    <w:p w14:paraId="2B26B8F6"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Fernandez-Twinn, D. S. &amp; Ozanne, S. E.</w:t>
      </w:r>
      <w:r w:rsidRPr="003B7644">
        <w:rPr>
          <w:rFonts w:ascii="Times New Roman" w:hAnsi="Times New Roman" w:cs="Times New Roman"/>
          <w:sz w:val="24"/>
          <w:szCs w:val="24"/>
        </w:rPr>
        <w:t xml:space="preserve"> (2006). Mechanisms by which poor early growth programs type-2 diabetes, obesity and the metabolic syndrome. </w:t>
      </w:r>
      <w:r w:rsidRPr="003B7644">
        <w:rPr>
          <w:rFonts w:ascii="Times New Roman" w:hAnsi="Times New Roman" w:cs="Times New Roman"/>
          <w:i/>
          <w:sz w:val="24"/>
          <w:szCs w:val="24"/>
        </w:rPr>
        <w:t>Physiology &amp; Behavior</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88</w:t>
      </w:r>
      <w:r w:rsidRPr="003B7644">
        <w:rPr>
          <w:rFonts w:ascii="Times New Roman" w:hAnsi="Times New Roman" w:cs="Times New Roman"/>
          <w:sz w:val="24"/>
          <w:szCs w:val="24"/>
        </w:rPr>
        <w:t>(3), 234-243.</w:t>
      </w:r>
    </w:p>
    <w:p w14:paraId="1784EFDE"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Fernandez-Twinn, D. S. &amp; Ozanne, S. E.</w:t>
      </w:r>
      <w:r w:rsidRPr="003B7644">
        <w:rPr>
          <w:rFonts w:ascii="Times New Roman" w:hAnsi="Times New Roman" w:cs="Times New Roman"/>
          <w:sz w:val="24"/>
          <w:szCs w:val="24"/>
        </w:rPr>
        <w:t xml:space="preserve"> (2010). Early life nutrition and metabolic programming. </w:t>
      </w:r>
      <w:r w:rsidRPr="003B7644">
        <w:rPr>
          <w:rFonts w:ascii="Times New Roman" w:hAnsi="Times New Roman" w:cs="Times New Roman"/>
          <w:i/>
          <w:sz w:val="24"/>
          <w:szCs w:val="24"/>
        </w:rPr>
        <w:t>Year in Diabetes and Obesity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1212</w:t>
      </w:r>
      <w:r w:rsidRPr="003B7644">
        <w:rPr>
          <w:rFonts w:ascii="Times New Roman" w:hAnsi="Times New Roman" w:cs="Times New Roman"/>
          <w:sz w:val="24"/>
          <w:szCs w:val="24"/>
        </w:rPr>
        <w:t>, 78-96.</w:t>
      </w:r>
    </w:p>
    <w:p w14:paraId="2640A6A9"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Fujita, C., Ichikawa, F., Teratani, T., Murakami, G., Okada, T., Shinohara, M., Kawato, S. &amp; Ohta, Y.</w:t>
      </w:r>
      <w:r w:rsidRPr="003B7644">
        <w:rPr>
          <w:rFonts w:ascii="Times New Roman" w:hAnsi="Times New Roman" w:cs="Times New Roman"/>
          <w:sz w:val="24"/>
          <w:szCs w:val="24"/>
        </w:rPr>
        <w:t xml:space="preserve"> (2009). Direct effects of corticosterone on ATP production by mitochondria from immortalized hypothalamic GT1-7 neurons. </w:t>
      </w:r>
      <w:r w:rsidRPr="003B7644">
        <w:rPr>
          <w:rFonts w:ascii="Times New Roman" w:hAnsi="Times New Roman" w:cs="Times New Roman"/>
          <w:i/>
          <w:sz w:val="24"/>
          <w:szCs w:val="24"/>
        </w:rPr>
        <w:t>Journal of Steroid Biochemistry and Molecular Biology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117</w:t>
      </w:r>
      <w:r w:rsidRPr="003B7644">
        <w:rPr>
          <w:rFonts w:ascii="Times New Roman" w:hAnsi="Times New Roman" w:cs="Times New Roman"/>
          <w:sz w:val="24"/>
          <w:szCs w:val="24"/>
        </w:rPr>
        <w:t>(1-3), 50-55.</w:t>
      </w:r>
    </w:p>
    <w:p w14:paraId="6F38AA33"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Gluckman, P. D. &amp; Hanson, M. A.</w:t>
      </w:r>
      <w:r w:rsidRPr="003B7644">
        <w:rPr>
          <w:rFonts w:ascii="Times New Roman" w:hAnsi="Times New Roman" w:cs="Times New Roman"/>
          <w:sz w:val="24"/>
          <w:szCs w:val="24"/>
        </w:rPr>
        <w:t xml:space="preserve"> (2004). The developmental origins of the metabolic syndrome. </w:t>
      </w:r>
      <w:r w:rsidRPr="003B7644">
        <w:rPr>
          <w:rFonts w:ascii="Times New Roman" w:hAnsi="Times New Roman" w:cs="Times New Roman"/>
          <w:i/>
          <w:sz w:val="24"/>
          <w:szCs w:val="24"/>
        </w:rPr>
        <w:t>Trends in Endocrinology and Metabolism</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15</w:t>
      </w:r>
      <w:r w:rsidRPr="003B7644">
        <w:rPr>
          <w:rFonts w:ascii="Times New Roman" w:hAnsi="Times New Roman" w:cs="Times New Roman"/>
          <w:sz w:val="24"/>
          <w:szCs w:val="24"/>
        </w:rPr>
        <w:t>(4), 183-187.</w:t>
      </w:r>
    </w:p>
    <w:p w14:paraId="664E73C4"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Gómez-Serrano, M., Camafeita, E., Loureiro, M. &amp; Peral, B.</w:t>
      </w:r>
      <w:r w:rsidRPr="003B7644">
        <w:rPr>
          <w:rFonts w:ascii="Times New Roman" w:hAnsi="Times New Roman" w:cs="Times New Roman"/>
          <w:sz w:val="24"/>
          <w:szCs w:val="24"/>
        </w:rPr>
        <w:t xml:space="preserve"> (2018). Mitoproteomics: Tackling Mitochondrial Dysfunction in Human Disease. </w:t>
      </w:r>
      <w:r w:rsidRPr="003B7644">
        <w:rPr>
          <w:rFonts w:ascii="Times New Roman" w:hAnsi="Times New Roman" w:cs="Times New Roman"/>
          <w:i/>
          <w:sz w:val="24"/>
          <w:szCs w:val="24"/>
        </w:rPr>
        <w:t>Oxidative Medicine and Cellular Longevity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2018</w:t>
      </w:r>
      <w:r w:rsidRPr="003B7644">
        <w:rPr>
          <w:rFonts w:ascii="Times New Roman" w:hAnsi="Times New Roman" w:cs="Times New Roman"/>
          <w:sz w:val="24"/>
          <w:szCs w:val="24"/>
        </w:rPr>
        <w:t>.</w:t>
      </w:r>
    </w:p>
    <w:p w14:paraId="120B6F2A"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Grace, C. E., Kim, S. J. &amp; Rogers, J. M.</w:t>
      </w:r>
      <w:r w:rsidRPr="003B7644">
        <w:rPr>
          <w:rFonts w:ascii="Times New Roman" w:hAnsi="Times New Roman" w:cs="Times New Roman"/>
          <w:sz w:val="24"/>
          <w:szCs w:val="24"/>
        </w:rPr>
        <w:t xml:space="preserve"> (2011). Maternal Influences on Epigenetic Programming of the Developing Hypothalamic-Pituitary-Adrenal Axis. </w:t>
      </w:r>
      <w:r w:rsidRPr="003B7644">
        <w:rPr>
          <w:rFonts w:ascii="Times New Roman" w:hAnsi="Times New Roman" w:cs="Times New Roman"/>
          <w:i/>
          <w:sz w:val="24"/>
          <w:szCs w:val="24"/>
        </w:rPr>
        <w:t>Birth Defects Research Part a-Clinical and Molecular Teratology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91</w:t>
      </w:r>
      <w:r w:rsidRPr="003B7644">
        <w:rPr>
          <w:rFonts w:ascii="Times New Roman" w:hAnsi="Times New Roman" w:cs="Times New Roman"/>
          <w:sz w:val="24"/>
          <w:szCs w:val="24"/>
        </w:rPr>
        <w:t>(8), 797-805.</w:t>
      </w:r>
    </w:p>
    <w:p w14:paraId="0BCE7AF3"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lastRenderedPageBreak/>
        <w:t>Grilo, L. F., Tocantins, C., Diniz, M. S., Gomes, R. M., Oliveira, P. J., Matafome, P. &amp; Pereira, S. P.</w:t>
      </w:r>
      <w:r w:rsidRPr="003B7644">
        <w:rPr>
          <w:rFonts w:ascii="Times New Roman" w:hAnsi="Times New Roman" w:cs="Times New Roman"/>
          <w:sz w:val="24"/>
          <w:szCs w:val="24"/>
        </w:rPr>
        <w:t xml:space="preserve"> (2021). Metabolic Disease Programming: From Mitochondria to Epigenetics, Glucocorticoid Signalling and Beyond. </w:t>
      </w:r>
      <w:r w:rsidRPr="003B7644">
        <w:rPr>
          <w:rFonts w:ascii="Times New Roman" w:hAnsi="Times New Roman" w:cs="Times New Roman"/>
          <w:i/>
          <w:sz w:val="24"/>
          <w:szCs w:val="24"/>
        </w:rPr>
        <w:t>European Journal of Clinical Investigation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51</w:t>
      </w:r>
      <w:r w:rsidRPr="003B7644">
        <w:rPr>
          <w:rFonts w:ascii="Times New Roman" w:hAnsi="Times New Roman" w:cs="Times New Roman"/>
          <w:sz w:val="24"/>
          <w:szCs w:val="24"/>
        </w:rPr>
        <w:t>(10).</w:t>
      </w:r>
    </w:p>
    <w:p w14:paraId="495BE6A2"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Groothuis, T. G. G., Hsu, B. Y., Kumar, N. &amp; Tschirren, B.</w:t>
      </w:r>
      <w:r w:rsidRPr="003B7644">
        <w:rPr>
          <w:rFonts w:ascii="Times New Roman" w:hAnsi="Times New Roman" w:cs="Times New Roman"/>
          <w:sz w:val="24"/>
          <w:szCs w:val="24"/>
        </w:rPr>
        <w:t xml:space="preserve"> (2019). Revisiting mechanisms and functions of prenatal hormone-mediated maternal effects using avian species as a model. </w:t>
      </w:r>
      <w:r w:rsidRPr="003B7644">
        <w:rPr>
          <w:rFonts w:ascii="Times New Roman" w:hAnsi="Times New Roman" w:cs="Times New Roman"/>
          <w:i/>
          <w:sz w:val="24"/>
          <w:szCs w:val="24"/>
        </w:rPr>
        <w:t>Philosophical Transactions of the Royal Society B-Biological Sciences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374</w:t>
      </w:r>
      <w:r w:rsidRPr="003B7644">
        <w:rPr>
          <w:rFonts w:ascii="Times New Roman" w:hAnsi="Times New Roman" w:cs="Times New Roman"/>
          <w:sz w:val="24"/>
          <w:szCs w:val="24"/>
        </w:rPr>
        <w:t>(1770).</w:t>
      </w:r>
    </w:p>
    <w:p w14:paraId="47ED8D30"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Gyllenhammer, L. E., Entringer, S., Buss, C. &amp; Wadhwa, P. D.</w:t>
      </w:r>
      <w:r w:rsidRPr="003B7644">
        <w:rPr>
          <w:rFonts w:ascii="Times New Roman" w:hAnsi="Times New Roman" w:cs="Times New Roman"/>
          <w:sz w:val="24"/>
          <w:szCs w:val="24"/>
        </w:rPr>
        <w:t xml:space="preserve"> (2020). Developmental programming of mitochondrial biology: a conceptual framework and review. </w:t>
      </w:r>
      <w:r w:rsidRPr="003B7644">
        <w:rPr>
          <w:rFonts w:ascii="Times New Roman" w:hAnsi="Times New Roman" w:cs="Times New Roman"/>
          <w:i/>
          <w:sz w:val="24"/>
          <w:szCs w:val="24"/>
        </w:rPr>
        <w:t>Proceedings of the Royal Society B-Biological Sciences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287</w:t>
      </w:r>
      <w:r w:rsidRPr="003B7644">
        <w:rPr>
          <w:rFonts w:ascii="Times New Roman" w:hAnsi="Times New Roman" w:cs="Times New Roman"/>
          <w:sz w:val="24"/>
          <w:szCs w:val="24"/>
        </w:rPr>
        <w:t>(1926).</w:t>
      </w:r>
    </w:p>
    <w:p w14:paraId="7AAC31CC"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Hales, C. N. &amp; Barker, D. J. P.</w:t>
      </w:r>
      <w:r w:rsidRPr="003B7644">
        <w:rPr>
          <w:rFonts w:ascii="Times New Roman" w:hAnsi="Times New Roman" w:cs="Times New Roman"/>
          <w:sz w:val="24"/>
          <w:szCs w:val="24"/>
        </w:rPr>
        <w:t xml:space="preserve"> (1992). Type-2 (on-Insulin-Dependent) Diabetes-Mellitus - the Thrifty Phenotype Hypothesis. </w:t>
      </w:r>
      <w:r w:rsidRPr="003B7644">
        <w:rPr>
          <w:rFonts w:ascii="Times New Roman" w:hAnsi="Times New Roman" w:cs="Times New Roman"/>
          <w:i/>
          <w:sz w:val="24"/>
          <w:szCs w:val="24"/>
        </w:rPr>
        <w:t>Diabetologia</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35</w:t>
      </w:r>
      <w:r w:rsidRPr="003B7644">
        <w:rPr>
          <w:rFonts w:ascii="Times New Roman" w:hAnsi="Times New Roman" w:cs="Times New Roman"/>
          <w:sz w:val="24"/>
          <w:szCs w:val="24"/>
        </w:rPr>
        <w:t>(7), 595-601.</w:t>
      </w:r>
    </w:p>
    <w:p w14:paraId="0C55DBF4"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Haller, J., Mikics, E. &amp; Makara, G. B.</w:t>
      </w:r>
      <w:r w:rsidRPr="003B7644">
        <w:rPr>
          <w:rFonts w:ascii="Times New Roman" w:hAnsi="Times New Roman" w:cs="Times New Roman"/>
          <w:sz w:val="24"/>
          <w:szCs w:val="24"/>
        </w:rPr>
        <w:t xml:space="preserve"> (2008). The effects of non-genomic glucocorticoid mechanisms on bodily functions and the central neural system. A critical evaluation of findings. </w:t>
      </w:r>
      <w:r w:rsidRPr="003B7644">
        <w:rPr>
          <w:rFonts w:ascii="Times New Roman" w:hAnsi="Times New Roman" w:cs="Times New Roman"/>
          <w:i/>
          <w:sz w:val="24"/>
          <w:szCs w:val="24"/>
        </w:rPr>
        <w:t>Frontiers in Neuroendocrinology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29</w:t>
      </w:r>
      <w:r w:rsidRPr="003B7644">
        <w:rPr>
          <w:rFonts w:ascii="Times New Roman" w:hAnsi="Times New Roman" w:cs="Times New Roman"/>
          <w:sz w:val="24"/>
          <w:szCs w:val="24"/>
        </w:rPr>
        <w:t>(2), 273-291.</w:t>
      </w:r>
    </w:p>
    <w:p w14:paraId="6C29676E"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Hanafi, M. Y., Abdelkhalek, T. M., Saad, M. I., Saleh, M. M., Haiba, M. M. &amp; Kamel, M. A.</w:t>
      </w:r>
      <w:r w:rsidRPr="003B7644">
        <w:rPr>
          <w:rFonts w:ascii="Times New Roman" w:hAnsi="Times New Roman" w:cs="Times New Roman"/>
          <w:sz w:val="24"/>
          <w:szCs w:val="24"/>
        </w:rPr>
        <w:t xml:space="preserve"> (2016). Diabetes-induced perturbations are subject to intergenerational transmission through maternal line. </w:t>
      </w:r>
      <w:r w:rsidRPr="003B7644">
        <w:rPr>
          <w:rFonts w:ascii="Times New Roman" w:hAnsi="Times New Roman" w:cs="Times New Roman"/>
          <w:i/>
          <w:sz w:val="24"/>
          <w:szCs w:val="24"/>
        </w:rPr>
        <w:t>Journal of Physiology and Biochemistry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72</w:t>
      </w:r>
      <w:r w:rsidRPr="003B7644">
        <w:rPr>
          <w:rFonts w:ascii="Times New Roman" w:hAnsi="Times New Roman" w:cs="Times New Roman"/>
          <w:sz w:val="24"/>
          <w:szCs w:val="24"/>
        </w:rPr>
        <w:t>(2), 315-326.</w:t>
      </w:r>
    </w:p>
    <w:p w14:paraId="12D5E3CE"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Heine, K. B. &amp; Hood, W. R.</w:t>
      </w:r>
      <w:r w:rsidRPr="003B7644">
        <w:rPr>
          <w:rFonts w:ascii="Times New Roman" w:hAnsi="Times New Roman" w:cs="Times New Roman"/>
          <w:sz w:val="24"/>
          <w:szCs w:val="24"/>
        </w:rPr>
        <w:t xml:space="preserve"> (2020). Mitochondrial behaviour, morphology, and animal performance. </w:t>
      </w:r>
      <w:r w:rsidRPr="003B7644">
        <w:rPr>
          <w:rFonts w:ascii="Times New Roman" w:hAnsi="Times New Roman" w:cs="Times New Roman"/>
          <w:i/>
          <w:sz w:val="24"/>
          <w:szCs w:val="24"/>
        </w:rPr>
        <w:t>Biological Reviews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95</w:t>
      </w:r>
      <w:r w:rsidRPr="003B7644">
        <w:rPr>
          <w:rFonts w:ascii="Times New Roman" w:hAnsi="Times New Roman" w:cs="Times New Roman"/>
          <w:sz w:val="24"/>
          <w:szCs w:val="24"/>
        </w:rPr>
        <w:t>(3), 730-737.</w:t>
      </w:r>
    </w:p>
    <w:p w14:paraId="039D3707"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Hill, G. E.</w:t>
      </w:r>
      <w:r w:rsidRPr="003B7644">
        <w:rPr>
          <w:rFonts w:ascii="Times New Roman" w:hAnsi="Times New Roman" w:cs="Times New Roman"/>
          <w:sz w:val="24"/>
          <w:szCs w:val="24"/>
        </w:rPr>
        <w:t xml:space="preserve"> (2014). Cellular Respiration: The Nexus of Stress, Condition, and Ornamentation. </w:t>
      </w:r>
      <w:r w:rsidRPr="003B7644">
        <w:rPr>
          <w:rFonts w:ascii="Times New Roman" w:hAnsi="Times New Roman" w:cs="Times New Roman"/>
          <w:i/>
          <w:sz w:val="24"/>
          <w:szCs w:val="24"/>
        </w:rPr>
        <w:t>Integrative and Comparative Biology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54</w:t>
      </w:r>
      <w:r w:rsidRPr="003B7644">
        <w:rPr>
          <w:rFonts w:ascii="Times New Roman" w:hAnsi="Times New Roman" w:cs="Times New Roman"/>
          <w:sz w:val="24"/>
          <w:szCs w:val="24"/>
        </w:rPr>
        <w:t>(4), 645-657.</w:t>
      </w:r>
    </w:p>
    <w:p w14:paraId="54F6DCED"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Hill, G. E.</w:t>
      </w:r>
      <w:r w:rsidRPr="003B7644">
        <w:rPr>
          <w:rFonts w:ascii="Times New Roman" w:hAnsi="Times New Roman" w:cs="Times New Roman"/>
          <w:sz w:val="24"/>
          <w:szCs w:val="24"/>
        </w:rPr>
        <w:t xml:space="preserve"> (2015). Mitonuclear Ecology. </w:t>
      </w:r>
      <w:r w:rsidRPr="003B7644">
        <w:rPr>
          <w:rFonts w:ascii="Times New Roman" w:hAnsi="Times New Roman" w:cs="Times New Roman"/>
          <w:i/>
          <w:sz w:val="24"/>
          <w:szCs w:val="24"/>
        </w:rPr>
        <w:t>Molecular Biology and Evolution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32</w:t>
      </w:r>
      <w:r w:rsidRPr="003B7644">
        <w:rPr>
          <w:rFonts w:ascii="Times New Roman" w:hAnsi="Times New Roman" w:cs="Times New Roman"/>
          <w:sz w:val="24"/>
          <w:szCs w:val="24"/>
        </w:rPr>
        <w:t>(8), 1917-1927.</w:t>
      </w:r>
    </w:p>
    <w:p w14:paraId="461F7338"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Hill, G. E.</w:t>
      </w:r>
      <w:r w:rsidRPr="003B7644">
        <w:rPr>
          <w:rFonts w:ascii="Times New Roman" w:hAnsi="Times New Roman" w:cs="Times New Roman"/>
          <w:sz w:val="24"/>
          <w:szCs w:val="24"/>
        </w:rPr>
        <w:t xml:space="preserve"> (2019). </w:t>
      </w:r>
      <w:r w:rsidRPr="003B7644">
        <w:rPr>
          <w:rFonts w:ascii="Times New Roman" w:hAnsi="Times New Roman" w:cs="Times New Roman"/>
          <w:i/>
          <w:sz w:val="24"/>
          <w:szCs w:val="24"/>
        </w:rPr>
        <w:t>Mitonuclear Ecology</w:t>
      </w:r>
      <w:r w:rsidRPr="003B7644">
        <w:rPr>
          <w:rFonts w:ascii="Times New Roman" w:hAnsi="Times New Roman" w:cs="Times New Roman"/>
          <w:sz w:val="24"/>
          <w:szCs w:val="24"/>
        </w:rPr>
        <w:t>. Oxford University Press, United Kingdom.</w:t>
      </w:r>
    </w:p>
    <w:p w14:paraId="2BC8B70F"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Hoffman, D. J., Powell, T. L., Barrett, E. S. &amp; Hardy, D. B.</w:t>
      </w:r>
      <w:r w:rsidRPr="003B7644">
        <w:rPr>
          <w:rFonts w:ascii="Times New Roman" w:hAnsi="Times New Roman" w:cs="Times New Roman"/>
          <w:sz w:val="24"/>
          <w:szCs w:val="24"/>
        </w:rPr>
        <w:t xml:space="preserve"> (2021). Developmental Origins of Metabolic Diseases. </w:t>
      </w:r>
      <w:r w:rsidRPr="003B7644">
        <w:rPr>
          <w:rFonts w:ascii="Times New Roman" w:hAnsi="Times New Roman" w:cs="Times New Roman"/>
          <w:i/>
          <w:sz w:val="24"/>
          <w:szCs w:val="24"/>
        </w:rPr>
        <w:t>Physiological Reviews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101</w:t>
      </w:r>
      <w:r w:rsidRPr="003B7644">
        <w:rPr>
          <w:rFonts w:ascii="Times New Roman" w:hAnsi="Times New Roman" w:cs="Times New Roman"/>
          <w:sz w:val="24"/>
          <w:szCs w:val="24"/>
        </w:rPr>
        <w:t>(3), 739-795.</w:t>
      </w:r>
    </w:p>
    <w:p w14:paraId="5E65E080"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Hood, W. R.</w:t>
      </w:r>
      <w:r w:rsidRPr="003B7644">
        <w:rPr>
          <w:rFonts w:ascii="Times New Roman" w:hAnsi="Times New Roman" w:cs="Times New Roman"/>
          <w:sz w:val="24"/>
          <w:szCs w:val="24"/>
        </w:rPr>
        <w:t xml:space="preserve"> (2024). A Mitochondrial Perspective on the Demands of Reproduction. </w:t>
      </w:r>
      <w:r w:rsidRPr="003B7644">
        <w:rPr>
          <w:rFonts w:ascii="Times New Roman" w:hAnsi="Times New Roman" w:cs="Times New Roman"/>
          <w:i/>
          <w:sz w:val="24"/>
          <w:szCs w:val="24"/>
        </w:rPr>
        <w:t>Integrative and Comparative Biology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64</w:t>
      </w:r>
      <w:r w:rsidRPr="003B7644">
        <w:rPr>
          <w:rFonts w:ascii="Times New Roman" w:hAnsi="Times New Roman" w:cs="Times New Roman"/>
          <w:sz w:val="24"/>
          <w:szCs w:val="24"/>
        </w:rPr>
        <w:t>(6), 1611-1622.</w:t>
      </w:r>
    </w:p>
    <w:p w14:paraId="40C578CC"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Hood, W. R., Austad, S. N., Bize, P., Jimenez, A. G., Montooth, K. L., Schulte, P. M., Scott, G. R., Sokolova, I., Treberg, J. R. &amp; Salin, K.</w:t>
      </w:r>
      <w:r w:rsidRPr="003B7644">
        <w:rPr>
          <w:rFonts w:ascii="Times New Roman" w:hAnsi="Times New Roman" w:cs="Times New Roman"/>
          <w:sz w:val="24"/>
          <w:szCs w:val="24"/>
        </w:rPr>
        <w:t xml:space="preserve"> (2018). The Mitochondrial Contribution to Animal Performance, Adaptation, and Life-History Variation INTRODUCTION. </w:t>
      </w:r>
      <w:r w:rsidRPr="003B7644">
        <w:rPr>
          <w:rFonts w:ascii="Times New Roman" w:hAnsi="Times New Roman" w:cs="Times New Roman"/>
          <w:i/>
          <w:sz w:val="24"/>
          <w:szCs w:val="24"/>
        </w:rPr>
        <w:t>Integrative and Comparative Biology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58</w:t>
      </w:r>
      <w:r w:rsidRPr="003B7644">
        <w:rPr>
          <w:rFonts w:ascii="Times New Roman" w:hAnsi="Times New Roman" w:cs="Times New Roman"/>
          <w:sz w:val="24"/>
          <w:szCs w:val="24"/>
        </w:rPr>
        <w:t>(3), 480-485.</w:t>
      </w:r>
    </w:p>
    <w:p w14:paraId="17BBFFD3"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Hsu, C. N., Lin, Y. J., Lu, P. C. &amp; Tain, Y. L.</w:t>
      </w:r>
      <w:r w:rsidRPr="003B7644">
        <w:rPr>
          <w:rFonts w:ascii="Times New Roman" w:hAnsi="Times New Roman" w:cs="Times New Roman"/>
          <w:sz w:val="24"/>
          <w:szCs w:val="24"/>
        </w:rPr>
        <w:t xml:space="preserve"> (2018). Maternal Resveratrol Therapy Protects Male Rat Offspring against Programmed Hypertension Induced by TCDD and Dexamethasone Exposures: Is It Relevant to Aryl Hydrocarbon Receptor? </w:t>
      </w:r>
      <w:r w:rsidRPr="003B7644">
        <w:rPr>
          <w:rFonts w:ascii="Times New Roman" w:hAnsi="Times New Roman" w:cs="Times New Roman"/>
          <w:i/>
          <w:sz w:val="24"/>
          <w:szCs w:val="24"/>
        </w:rPr>
        <w:t>International Journal of Molecular Sciences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19</w:t>
      </w:r>
      <w:r w:rsidRPr="003B7644">
        <w:rPr>
          <w:rFonts w:ascii="Times New Roman" w:hAnsi="Times New Roman" w:cs="Times New Roman"/>
          <w:sz w:val="24"/>
          <w:szCs w:val="24"/>
        </w:rPr>
        <w:t>(8).</w:t>
      </w:r>
    </w:p>
    <w:p w14:paraId="50822566"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Jafari, Z., Mehla, J., Kolb, B. E. &amp; Mohajerani, M. H.</w:t>
      </w:r>
      <w:r w:rsidRPr="003B7644">
        <w:rPr>
          <w:rFonts w:ascii="Times New Roman" w:hAnsi="Times New Roman" w:cs="Times New Roman"/>
          <w:sz w:val="24"/>
          <w:szCs w:val="24"/>
        </w:rPr>
        <w:t xml:space="preserve"> (2017). Prenatal noise stress impairs HPA axis and cognitive performance in mice. </w:t>
      </w:r>
      <w:r w:rsidRPr="003B7644">
        <w:rPr>
          <w:rFonts w:ascii="Times New Roman" w:hAnsi="Times New Roman" w:cs="Times New Roman"/>
          <w:i/>
          <w:sz w:val="24"/>
          <w:szCs w:val="24"/>
        </w:rPr>
        <w:t>Scientific Reports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7</w:t>
      </w:r>
      <w:r w:rsidRPr="003B7644">
        <w:rPr>
          <w:rFonts w:ascii="Times New Roman" w:hAnsi="Times New Roman" w:cs="Times New Roman"/>
          <w:sz w:val="24"/>
          <w:szCs w:val="24"/>
        </w:rPr>
        <w:t>.</w:t>
      </w:r>
    </w:p>
    <w:p w14:paraId="4831AEAE"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Jimeno, B., Hau, M., Gómez-Díaz, E. &amp; Verhulst, S.</w:t>
      </w:r>
      <w:r w:rsidRPr="003B7644">
        <w:rPr>
          <w:rFonts w:ascii="Times New Roman" w:hAnsi="Times New Roman" w:cs="Times New Roman"/>
          <w:sz w:val="24"/>
          <w:szCs w:val="24"/>
        </w:rPr>
        <w:t xml:space="preserve"> (2019). Developmental conditions modulate DNA methylation at the glucocorticoid receptor gene with cascading effects on expression and corticosterone levels in zebra finches. </w:t>
      </w:r>
      <w:r w:rsidRPr="003B7644">
        <w:rPr>
          <w:rFonts w:ascii="Times New Roman" w:hAnsi="Times New Roman" w:cs="Times New Roman"/>
          <w:i/>
          <w:sz w:val="24"/>
          <w:szCs w:val="24"/>
        </w:rPr>
        <w:t>Scientific Reports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9</w:t>
      </w:r>
      <w:r w:rsidRPr="003B7644">
        <w:rPr>
          <w:rFonts w:ascii="Times New Roman" w:hAnsi="Times New Roman" w:cs="Times New Roman"/>
          <w:sz w:val="24"/>
          <w:szCs w:val="24"/>
        </w:rPr>
        <w:t>.</w:t>
      </w:r>
    </w:p>
    <w:p w14:paraId="6D8ADEE2"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Junker, A., Juster, R. P. &amp; Picard, M.</w:t>
      </w:r>
      <w:r w:rsidRPr="003B7644">
        <w:rPr>
          <w:rFonts w:ascii="Times New Roman" w:hAnsi="Times New Roman" w:cs="Times New Roman"/>
          <w:sz w:val="24"/>
          <w:szCs w:val="24"/>
        </w:rPr>
        <w:t xml:space="preserve"> (2022a). Integrating sex and gender in mitochondrial science. </w:t>
      </w:r>
      <w:r w:rsidRPr="003B7644">
        <w:rPr>
          <w:rFonts w:ascii="Times New Roman" w:hAnsi="Times New Roman" w:cs="Times New Roman"/>
          <w:i/>
          <w:sz w:val="24"/>
          <w:szCs w:val="24"/>
        </w:rPr>
        <w:t>Current Opinion in Physiology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26</w:t>
      </w:r>
      <w:r w:rsidRPr="003B7644">
        <w:rPr>
          <w:rFonts w:ascii="Times New Roman" w:hAnsi="Times New Roman" w:cs="Times New Roman"/>
          <w:sz w:val="24"/>
          <w:szCs w:val="24"/>
        </w:rPr>
        <w:t>.</w:t>
      </w:r>
    </w:p>
    <w:p w14:paraId="0C4EB95A"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Junker, A., Wang, J., Gouspillou, G., Ehinger, J. K., Elmér, E., Sjövall, F., Fisher-Wellman, K. H., Neufer, P. D., Molina, A. J. A., Ferrucci, L. &amp; Picard, M.</w:t>
      </w:r>
      <w:r w:rsidRPr="003B7644">
        <w:rPr>
          <w:rFonts w:ascii="Times New Roman" w:hAnsi="Times New Roman" w:cs="Times New Roman"/>
          <w:sz w:val="24"/>
          <w:szCs w:val="24"/>
        </w:rPr>
        <w:t xml:space="preserve"> (2022b). Human studies of mitochondrial biology demonstrate an overall lack of binary sex differences: A multivariate meta-analysis. </w:t>
      </w:r>
      <w:r w:rsidRPr="003B7644">
        <w:rPr>
          <w:rFonts w:ascii="Times New Roman" w:hAnsi="Times New Roman" w:cs="Times New Roman"/>
          <w:i/>
          <w:sz w:val="24"/>
          <w:szCs w:val="24"/>
        </w:rPr>
        <w:t>Faseb Journal</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36</w:t>
      </w:r>
      <w:r w:rsidRPr="003B7644">
        <w:rPr>
          <w:rFonts w:ascii="Times New Roman" w:hAnsi="Times New Roman" w:cs="Times New Roman"/>
          <w:sz w:val="24"/>
          <w:szCs w:val="24"/>
        </w:rPr>
        <w:t>(2).</w:t>
      </w:r>
    </w:p>
    <w:p w14:paraId="2571824A"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lastRenderedPageBreak/>
        <w:t>Kasahara, A. &amp; Scorrano, L.</w:t>
      </w:r>
      <w:r w:rsidRPr="003B7644">
        <w:rPr>
          <w:rFonts w:ascii="Times New Roman" w:hAnsi="Times New Roman" w:cs="Times New Roman"/>
          <w:sz w:val="24"/>
          <w:szCs w:val="24"/>
        </w:rPr>
        <w:t xml:space="preserve"> (2014). Mitochondria: from cell death executioners to regulators of cell differentiation. </w:t>
      </w:r>
      <w:r w:rsidRPr="003B7644">
        <w:rPr>
          <w:rFonts w:ascii="Times New Roman" w:hAnsi="Times New Roman" w:cs="Times New Roman"/>
          <w:i/>
          <w:sz w:val="24"/>
          <w:szCs w:val="24"/>
        </w:rPr>
        <w:t>Trends in Cell Biology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24</w:t>
      </w:r>
      <w:r w:rsidRPr="003B7644">
        <w:rPr>
          <w:rFonts w:ascii="Times New Roman" w:hAnsi="Times New Roman" w:cs="Times New Roman"/>
          <w:sz w:val="24"/>
          <w:szCs w:val="24"/>
        </w:rPr>
        <w:t>(12), 761-770.</w:t>
      </w:r>
    </w:p>
    <w:p w14:paraId="7142F8D9"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Kereliuk, S. M., Brawerman, G. M. &amp; Dolinsky, V. W.</w:t>
      </w:r>
      <w:r w:rsidRPr="003B7644">
        <w:rPr>
          <w:rFonts w:ascii="Times New Roman" w:hAnsi="Times New Roman" w:cs="Times New Roman"/>
          <w:sz w:val="24"/>
          <w:szCs w:val="24"/>
        </w:rPr>
        <w:t xml:space="preserve"> (2017). Maternal Macronutrient Consumption and the Developmental Origins of Metabolic Disease in the Offspring. </w:t>
      </w:r>
      <w:r w:rsidRPr="003B7644">
        <w:rPr>
          <w:rFonts w:ascii="Times New Roman" w:hAnsi="Times New Roman" w:cs="Times New Roman"/>
          <w:i/>
          <w:sz w:val="24"/>
          <w:szCs w:val="24"/>
        </w:rPr>
        <w:t>International Journal of Molecular Sciences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18</w:t>
      </w:r>
      <w:r w:rsidRPr="003B7644">
        <w:rPr>
          <w:rFonts w:ascii="Times New Roman" w:hAnsi="Times New Roman" w:cs="Times New Roman"/>
          <w:sz w:val="24"/>
          <w:szCs w:val="24"/>
        </w:rPr>
        <w:t>(7).</w:t>
      </w:r>
    </w:p>
    <w:p w14:paraId="6999F8EA"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Koch, R. E., Buchanan, K. L., Casagrande, S., Crino, O., Dowling, D. K., Hill, G. E., Hood, W. R., McKenzie, M., Mariette, M. M., Noble, D. W. A., Pavlova, A., Seebacher, F., Sunnucks, P., Udino, E., White, C. R., Salin, K. &amp; Stier, A.</w:t>
      </w:r>
      <w:r w:rsidRPr="003B7644">
        <w:rPr>
          <w:rFonts w:ascii="Times New Roman" w:hAnsi="Times New Roman" w:cs="Times New Roman"/>
          <w:sz w:val="24"/>
          <w:szCs w:val="24"/>
        </w:rPr>
        <w:t xml:space="preserve"> (2021). Integrating Mitochondrial Aerobic Metabolism into Ecology and Evolution. </w:t>
      </w:r>
      <w:r w:rsidRPr="003B7644">
        <w:rPr>
          <w:rFonts w:ascii="Times New Roman" w:hAnsi="Times New Roman" w:cs="Times New Roman"/>
          <w:i/>
          <w:sz w:val="24"/>
          <w:szCs w:val="24"/>
        </w:rPr>
        <w:t>Trends in Ecology &amp; Evolution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36</w:t>
      </w:r>
      <w:r w:rsidRPr="003B7644">
        <w:rPr>
          <w:rFonts w:ascii="Times New Roman" w:hAnsi="Times New Roman" w:cs="Times New Roman"/>
          <w:sz w:val="24"/>
          <w:szCs w:val="24"/>
        </w:rPr>
        <w:t>(4), 321-332.</w:t>
      </w:r>
    </w:p>
    <w:p w14:paraId="3794C1C3"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Koch, R. E. &amp; Hill, G. E.</w:t>
      </w:r>
      <w:r w:rsidRPr="003B7644">
        <w:rPr>
          <w:rFonts w:ascii="Times New Roman" w:hAnsi="Times New Roman" w:cs="Times New Roman"/>
          <w:sz w:val="24"/>
          <w:szCs w:val="24"/>
        </w:rPr>
        <w:t xml:space="preserve"> (2018). Behavioural mating displays depend on mitochondrial function: a potential mechanism for linking behaviour to individual condition. </w:t>
      </w:r>
      <w:r w:rsidRPr="003B7644">
        <w:rPr>
          <w:rFonts w:ascii="Times New Roman" w:hAnsi="Times New Roman" w:cs="Times New Roman"/>
          <w:i/>
          <w:sz w:val="24"/>
          <w:szCs w:val="24"/>
        </w:rPr>
        <w:t>Biological Reviews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93</w:t>
      </w:r>
      <w:r w:rsidRPr="003B7644">
        <w:rPr>
          <w:rFonts w:ascii="Times New Roman" w:hAnsi="Times New Roman" w:cs="Times New Roman"/>
          <w:sz w:val="24"/>
          <w:szCs w:val="24"/>
        </w:rPr>
        <w:t>(3), 1387-1398.</w:t>
      </w:r>
    </w:p>
    <w:p w14:paraId="12DAD8ED"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Kokkinopoulou, I. &amp; Moutsatsou, P.</w:t>
      </w:r>
      <w:r w:rsidRPr="003B7644">
        <w:rPr>
          <w:rFonts w:ascii="Times New Roman" w:hAnsi="Times New Roman" w:cs="Times New Roman"/>
          <w:sz w:val="24"/>
          <w:szCs w:val="24"/>
        </w:rPr>
        <w:t xml:space="preserve"> (2021). Mitochondrial glucocorticoid receptors and their actions. </w:t>
      </w:r>
      <w:r w:rsidRPr="003B7644">
        <w:rPr>
          <w:rFonts w:ascii="Times New Roman" w:hAnsi="Times New Roman" w:cs="Times New Roman"/>
          <w:i/>
          <w:sz w:val="24"/>
          <w:szCs w:val="24"/>
        </w:rPr>
        <w:t>International Journal of Molecular Science</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22</w:t>
      </w:r>
      <w:r w:rsidRPr="003B7644">
        <w:rPr>
          <w:rFonts w:ascii="Times New Roman" w:hAnsi="Times New Roman" w:cs="Times New Roman"/>
          <w:sz w:val="24"/>
          <w:szCs w:val="24"/>
        </w:rPr>
        <w:t>(11), 6054.</w:t>
      </w:r>
    </w:p>
    <w:p w14:paraId="2D75310C"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Kokko, H. &amp; Jennions, M. D.</w:t>
      </w:r>
      <w:r w:rsidRPr="003B7644">
        <w:rPr>
          <w:rFonts w:ascii="Times New Roman" w:hAnsi="Times New Roman" w:cs="Times New Roman"/>
          <w:sz w:val="24"/>
          <w:szCs w:val="24"/>
        </w:rPr>
        <w:t xml:space="preserve"> (2012). Sex differences in parental care. </w:t>
      </w:r>
      <w:r w:rsidRPr="003B7644">
        <w:rPr>
          <w:rFonts w:ascii="Times New Roman" w:hAnsi="Times New Roman" w:cs="Times New Roman"/>
          <w:i/>
          <w:sz w:val="24"/>
          <w:szCs w:val="24"/>
        </w:rPr>
        <w:t>The evolution of parental care</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484</w:t>
      </w:r>
      <w:r w:rsidRPr="003B7644">
        <w:rPr>
          <w:rFonts w:ascii="Times New Roman" w:hAnsi="Times New Roman" w:cs="Times New Roman"/>
          <w:sz w:val="24"/>
          <w:szCs w:val="24"/>
        </w:rPr>
        <w:t>, 28.</w:t>
      </w:r>
    </w:p>
    <w:p w14:paraId="0FBE08B9"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Koo, J. W., Park, C. H., Choi, S. H., Kim, N. J., Kim, H. S., Choe, J. C. &amp; Suh, Y. H.</w:t>
      </w:r>
      <w:r w:rsidRPr="003B7644">
        <w:rPr>
          <w:rFonts w:ascii="Times New Roman" w:hAnsi="Times New Roman" w:cs="Times New Roman"/>
          <w:sz w:val="24"/>
          <w:szCs w:val="24"/>
        </w:rPr>
        <w:t xml:space="preserve"> (2003). Postnatal environment can counteract prenatal effects on cognitive ability, cell proliferation, and synaptic protein expression. </w:t>
      </w:r>
      <w:r w:rsidRPr="003B7644">
        <w:rPr>
          <w:rFonts w:ascii="Times New Roman" w:hAnsi="Times New Roman" w:cs="Times New Roman"/>
          <w:i/>
          <w:sz w:val="24"/>
          <w:szCs w:val="24"/>
        </w:rPr>
        <w:t>Faseb Journal</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17</w:t>
      </w:r>
      <w:r w:rsidRPr="003B7644">
        <w:rPr>
          <w:rFonts w:ascii="Times New Roman" w:hAnsi="Times New Roman" w:cs="Times New Roman"/>
          <w:sz w:val="24"/>
          <w:szCs w:val="24"/>
        </w:rPr>
        <w:t>(9), 1556-+.</w:t>
      </w:r>
    </w:p>
    <w:p w14:paraId="749F614C"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Kraft, F. L. H., Crino, O. L., Adeniran-Obey, S. O., Moraney, R. A., Clayton, D. F., George, J. M. &amp; Buchanan, K. L.</w:t>
      </w:r>
      <w:r w:rsidRPr="003B7644">
        <w:rPr>
          <w:rFonts w:ascii="Times New Roman" w:hAnsi="Times New Roman" w:cs="Times New Roman"/>
          <w:sz w:val="24"/>
          <w:szCs w:val="24"/>
        </w:rPr>
        <w:t xml:space="preserve"> (2024). Parental developmental experience affects vocal learning in offspring. </w:t>
      </w:r>
      <w:r w:rsidRPr="003B7644">
        <w:rPr>
          <w:rFonts w:ascii="Times New Roman" w:hAnsi="Times New Roman" w:cs="Times New Roman"/>
          <w:i/>
          <w:sz w:val="24"/>
          <w:szCs w:val="24"/>
        </w:rPr>
        <w:t>Scientific Reports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14</w:t>
      </w:r>
      <w:r w:rsidRPr="003B7644">
        <w:rPr>
          <w:rFonts w:ascii="Times New Roman" w:hAnsi="Times New Roman" w:cs="Times New Roman"/>
          <w:sz w:val="24"/>
          <w:szCs w:val="24"/>
        </w:rPr>
        <w:t>(1).</w:t>
      </w:r>
    </w:p>
    <w:p w14:paraId="6FE74714"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Kumar, S., Suleski, M., Craig, J. M., Kasprowicz, A. E., Sanderford, M., Li, M., Stecher, G. &amp; Hedges, S. B.</w:t>
      </w:r>
      <w:r w:rsidRPr="003B7644">
        <w:rPr>
          <w:rFonts w:ascii="Times New Roman" w:hAnsi="Times New Roman" w:cs="Times New Roman"/>
          <w:sz w:val="24"/>
          <w:szCs w:val="24"/>
        </w:rPr>
        <w:t xml:space="preserve"> (2022). TimeTree 5: An Expanded Resource for Species Divergence Times. </w:t>
      </w:r>
      <w:r w:rsidRPr="003B7644">
        <w:rPr>
          <w:rFonts w:ascii="Times New Roman" w:hAnsi="Times New Roman" w:cs="Times New Roman"/>
          <w:i/>
          <w:sz w:val="24"/>
          <w:szCs w:val="24"/>
        </w:rPr>
        <w:t>Molecular Biology and Evolution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39</w:t>
      </w:r>
      <w:r w:rsidRPr="003B7644">
        <w:rPr>
          <w:rFonts w:ascii="Times New Roman" w:hAnsi="Times New Roman" w:cs="Times New Roman"/>
          <w:sz w:val="24"/>
          <w:szCs w:val="24"/>
        </w:rPr>
        <w:t>(8).</w:t>
      </w:r>
    </w:p>
    <w:p w14:paraId="1C1FD317"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Kundakovic, M. &amp; Jaric, I.</w:t>
      </w:r>
      <w:r w:rsidRPr="003B7644">
        <w:rPr>
          <w:rFonts w:ascii="Times New Roman" w:hAnsi="Times New Roman" w:cs="Times New Roman"/>
          <w:sz w:val="24"/>
          <w:szCs w:val="24"/>
        </w:rPr>
        <w:t xml:space="preserve"> (2017). The Epigenetic Link between Prenatal Adverse Environments and Neurodevelopmental Disorders. </w:t>
      </w:r>
      <w:r w:rsidRPr="003B7644">
        <w:rPr>
          <w:rFonts w:ascii="Times New Roman" w:hAnsi="Times New Roman" w:cs="Times New Roman"/>
          <w:i/>
          <w:sz w:val="24"/>
          <w:szCs w:val="24"/>
        </w:rPr>
        <w:t>Genes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8</w:t>
      </w:r>
      <w:r w:rsidRPr="003B7644">
        <w:rPr>
          <w:rFonts w:ascii="Times New Roman" w:hAnsi="Times New Roman" w:cs="Times New Roman"/>
          <w:sz w:val="24"/>
          <w:szCs w:val="24"/>
        </w:rPr>
        <w:t>(3).</w:t>
      </w:r>
    </w:p>
    <w:p w14:paraId="568B1634"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Lapp, H. E., Bartlett, A. A. &amp; Hunter, R. G.</w:t>
      </w:r>
      <w:r w:rsidRPr="003B7644">
        <w:rPr>
          <w:rFonts w:ascii="Times New Roman" w:hAnsi="Times New Roman" w:cs="Times New Roman"/>
          <w:sz w:val="24"/>
          <w:szCs w:val="24"/>
        </w:rPr>
        <w:t xml:space="preserve"> (2019). Stress and glucocorticoid receptor regulation of mitochondrial gene expression. </w:t>
      </w:r>
      <w:r w:rsidRPr="003B7644">
        <w:rPr>
          <w:rFonts w:ascii="Times New Roman" w:hAnsi="Times New Roman" w:cs="Times New Roman"/>
          <w:i/>
          <w:sz w:val="24"/>
          <w:szCs w:val="24"/>
        </w:rPr>
        <w:t>Journal of Molecular Endocrinology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62</w:t>
      </w:r>
      <w:r w:rsidRPr="003B7644">
        <w:rPr>
          <w:rFonts w:ascii="Times New Roman" w:hAnsi="Times New Roman" w:cs="Times New Roman"/>
          <w:sz w:val="24"/>
          <w:szCs w:val="24"/>
        </w:rPr>
        <w:t>(2), R121-R128.</w:t>
      </w:r>
    </w:p>
    <w:p w14:paraId="0532C224"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Lee, S. R., Kim, H. K., Song, I. S., Youm, J., Dizon, L. A., Jeong, S. H., Ko, T. H., Heo, H. J., Ko, K. S., Rhee, B. D., Kim, N. &amp; Han, J.</w:t>
      </w:r>
      <w:r w:rsidRPr="003B7644">
        <w:rPr>
          <w:rFonts w:ascii="Times New Roman" w:hAnsi="Times New Roman" w:cs="Times New Roman"/>
          <w:sz w:val="24"/>
          <w:szCs w:val="24"/>
        </w:rPr>
        <w:t xml:space="preserve"> (2013). Glucocorticoids and their receptors: Insights into specific roles in mitochondria. </w:t>
      </w:r>
      <w:r w:rsidRPr="003B7644">
        <w:rPr>
          <w:rFonts w:ascii="Times New Roman" w:hAnsi="Times New Roman" w:cs="Times New Roman"/>
          <w:i/>
          <w:sz w:val="24"/>
          <w:szCs w:val="24"/>
        </w:rPr>
        <w:t>Progress in Biophysics &amp; Molecular Biology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112</w:t>
      </w:r>
      <w:r w:rsidRPr="003B7644">
        <w:rPr>
          <w:rFonts w:ascii="Times New Roman" w:hAnsi="Times New Roman" w:cs="Times New Roman"/>
          <w:sz w:val="24"/>
          <w:szCs w:val="24"/>
        </w:rPr>
        <w:t>(1-2), 44-54.</w:t>
      </w:r>
    </w:p>
    <w:p w14:paraId="6DD4922F"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Legoff, L., D'Cruz, S. C., Tevosian, S., Primig, M. &amp; Smagulova, F.</w:t>
      </w:r>
      <w:r w:rsidRPr="003B7644">
        <w:rPr>
          <w:rFonts w:ascii="Times New Roman" w:hAnsi="Times New Roman" w:cs="Times New Roman"/>
          <w:sz w:val="24"/>
          <w:szCs w:val="24"/>
        </w:rPr>
        <w:t xml:space="preserve"> (2019). Transgenerational Inheritance of Environmentally Induced Epigenetic Alterations during Mammalian Development. </w:t>
      </w:r>
      <w:r w:rsidRPr="003B7644">
        <w:rPr>
          <w:rFonts w:ascii="Times New Roman" w:hAnsi="Times New Roman" w:cs="Times New Roman"/>
          <w:i/>
          <w:sz w:val="24"/>
          <w:szCs w:val="24"/>
        </w:rPr>
        <w:t>Cells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8</w:t>
      </w:r>
      <w:r w:rsidRPr="003B7644">
        <w:rPr>
          <w:rFonts w:ascii="Times New Roman" w:hAnsi="Times New Roman" w:cs="Times New Roman"/>
          <w:sz w:val="24"/>
          <w:szCs w:val="24"/>
        </w:rPr>
        <w:t>(12).</w:t>
      </w:r>
    </w:p>
    <w:p w14:paraId="08230336"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Lin, M. T. &amp; Beal, M. F.</w:t>
      </w:r>
      <w:r w:rsidRPr="003B7644">
        <w:rPr>
          <w:rFonts w:ascii="Times New Roman" w:hAnsi="Times New Roman" w:cs="Times New Roman"/>
          <w:sz w:val="24"/>
          <w:szCs w:val="24"/>
        </w:rPr>
        <w:t xml:space="preserve"> (2006). Mitochondrial dysfunction and oxidative stress in neurodegenerative diseases. </w:t>
      </w:r>
      <w:r w:rsidRPr="003B7644">
        <w:rPr>
          <w:rFonts w:ascii="Times New Roman" w:hAnsi="Times New Roman" w:cs="Times New Roman"/>
          <w:i/>
          <w:sz w:val="24"/>
          <w:szCs w:val="24"/>
        </w:rPr>
        <w:t>Nature</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443</w:t>
      </w:r>
      <w:r w:rsidRPr="003B7644">
        <w:rPr>
          <w:rFonts w:ascii="Times New Roman" w:hAnsi="Times New Roman" w:cs="Times New Roman"/>
          <w:sz w:val="24"/>
          <w:szCs w:val="24"/>
        </w:rPr>
        <w:t>(7113), 787-795.</w:t>
      </w:r>
    </w:p>
    <w:p w14:paraId="7F581CB3"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Lindstrom, J.</w:t>
      </w:r>
      <w:r w:rsidRPr="003B7644">
        <w:rPr>
          <w:rFonts w:ascii="Times New Roman" w:hAnsi="Times New Roman" w:cs="Times New Roman"/>
          <w:sz w:val="24"/>
          <w:szCs w:val="24"/>
        </w:rPr>
        <w:t xml:space="preserve"> (1999). Early development and fitness in birds and mammals. </w:t>
      </w:r>
      <w:r w:rsidRPr="003B7644">
        <w:rPr>
          <w:rFonts w:ascii="Times New Roman" w:hAnsi="Times New Roman" w:cs="Times New Roman"/>
          <w:i/>
          <w:sz w:val="24"/>
          <w:szCs w:val="24"/>
        </w:rPr>
        <w:t>Trends in Ecology &amp; Evolution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14</w:t>
      </w:r>
      <w:r w:rsidRPr="003B7644">
        <w:rPr>
          <w:rFonts w:ascii="Times New Roman" w:hAnsi="Times New Roman" w:cs="Times New Roman"/>
          <w:sz w:val="24"/>
          <w:szCs w:val="24"/>
        </w:rPr>
        <w:t>(9), 343-348.</w:t>
      </w:r>
    </w:p>
    <w:p w14:paraId="338742DE"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Liu, D., Diorio, J., Tannenbaum, B., Caldji, C., Francis, D., Freedman, A., Sharma, S., Pearson, D., Plotsky, P. M. &amp; Meaney, M. J.</w:t>
      </w:r>
      <w:r w:rsidRPr="003B7644">
        <w:rPr>
          <w:rFonts w:ascii="Times New Roman" w:hAnsi="Times New Roman" w:cs="Times New Roman"/>
          <w:sz w:val="24"/>
          <w:szCs w:val="24"/>
        </w:rPr>
        <w:t xml:space="preserve"> (1997). Maternal care, hippocampal glucocorticoid receptors, and hypothalamic-pituitary-adrenal responses to stress. </w:t>
      </w:r>
      <w:r w:rsidRPr="003B7644">
        <w:rPr>
          <w:rFonts w:ascii="Times New Roman" w:hAnsi="Times New Roman" w:cs="Times New Roman"/>
          <w:i/>
          <w:sz w:val="24"/>
          <w:szCs w:val="24"/>
        </w:rPr>
        <w:t>Science</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277</w:t>
      </w:r>
      <w:r w:rsidRPr="003B7644">
        <w:rPr>
          <w:rFonts w:ascii="Times New Roman" w:hAnsi="Times New Roman" w:cs="Times New Roman"/>
          <w:sz w:val="24"/>
          <w:szCs w:val="24"/>
        </w:rPr>
        <w:t>(5332), 1659-1662.</w:t>
      </w:r>
    </w:p>
    <w:p w14:paraId="7F484B66"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Love, O. P., McGowan, P. O. &amp; Sheriff, M. J.</w:t>
      </w:r>
      <w:r w:rsidRPr="003B7644">
        <w:rPr>
          <w:rFonts w:ascii="Times New Roman" w:hAnsi="Times New Roman" w:cs="Times New Roman"/>
          <w:sz w:val="24"/>
          <w:szCs w:val="24"/>
        </w:rPr>
        <w:t xml:space="preserve"> (2013). Maternal adversity and ecological stressors in natural populations: the role of stress axis programming in individuals, with implications for populations and communities. </w:t>
      </w:r>
      <w:r w:rsidRPr="003B7644">
        <w:rPr>
          <w:rFonts w:ascii="Times New Roman" w:hAnsi="Times New Roman" w:cs="Times New Roman"/>
          <w:i/>
          <w:sz w:val="24"/>
          <w:szCs w:val="24"/>
        </w:rPr>
        <w:t>Functional Ecology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27</w:t>
      </w:r>
      <w:r w:rsidRPr="003B7644">
        <w:rPr>
          <w:rFonts w:ascii="Times New Roman" w:hAnsi="Times New Roman" w:cs="Times New Roman"/>
          <w:sz w:val="24"/>
          <w:szCs w:val="24"/>
        </w:rPr>
        <w:t>(1), 81-92.</w:t>
      </w:r>
    </w:p>
    <w:p w14:paraId="1BBCBE7A"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lastRenderedPageBreak/>
        <w:t>Lu, A., Petrullo, L., Carrera, S., Feder, J., Schneider-Crease, I. &amp; Snyder-Mackler, N.</w:t>
      </w:r>
      <w:r w:rsidRPr="003B7644">
        <w:rPr>
          <w:rFonts w:ascii="Times New Roman" w:hAnsi="Times New Roman" w:cs="Times New Roman"/>
          <w:sz w:val="24"/>
          <w:szCs w:val="24"/>
        </w:rPr>
        <w:t xml:space="preserve"> (2019). Developmental responses to early-life adversity: Evolutionary and mechanistic perspectives. </w:t>
      </w:r>
      <w:r w:rsidRPr="003B7644">
        <w:rPr>
          <w:rFonts w:ascii="Times New Roman" w:hAnsi="Times New Roman" w:cs="Times New Roman"/>
          <w:i/>
          <w:sz w:val="24"/>
          <w:szCs w:val="24"/>
        </w:rPr>
        <w:t>Evolutionary Anthropology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28</w:t>
      </w:r>
      <w:r w:rsidRPr="003B7644">
        <w:rPr>
          <w:rFonts w:ascii="Times New Roman" w:hAnsi="Times New Roman" w:cs="Times New Roman"/>
          <w:sz w:val="24"/>
          <w:szCs w:val="24"/>
        </w:rPr>
        <w:t>(5), 249-266.</w:t>
      </w:r>
    </w:p>
    <w:p w14:paraId="5F63C08D"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Manoli, I., Alesci, S., Blackman, M. R., Su, Y. A., Rennert, O. M. &amp; Chrousos, G. P.</w:t>
      </w:r>
      <w:r w:rsidRPr="003B7644">
        <w:rPr>
          <w:rFonts w:ascii="Times New Roman" w:hAnsi="Times New Roman" w:cs="Times New Roman"/>
          <w:sz w:val="24"/>
          <w:szCs w:val="24"/>
        </w:rPr>
        <w:t xml:space="preserve"> (2007). Mitochondria as key components of the stress response. </w:t>
      </w:r>
      <w:r w:rsidRPr="003B7644">
        <w:rPr>
          <w:rFonts w:ascii="Times New Roman" w:hAnsi="Times New Roman" w:cs="Times New Roman"/>
          <w:i/>
          <w:sz w:val="24"/>
          <w:szCs w:val="24"/>
        </w:rPr>
        <w:t>Trends in Endocrinology and Metabolism</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18</w:t>
      </w:r>
      <w:r w:rsidRPr="003B7644">
        <w:rPr>
          <w:rFonts w:ascii="Times New Roman" w:hAnsi="Times New Roman" w:cs="Times New Roman"/>
          <w:sz w:val="24"/>
          <w:szCs w:val="24"/>
        </w:rPr>
        <w:t>(5), 190-198.</w:t>
      </w:r>
    </w:p>
    <w:p w14:paraId="1E9BA9CA"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Matthews, S. G. &amp; McGowan, P. O.</w:t>
      </w:r>
      <w:r w:rsidRPr="003B7644">
        <w:rPr>
          <w:rFonts w:ascii="Times New Roman" w:hAnsi="Times New Roman" w:cs="Times New Roman"/>
          <w:sz w:val="24"/>
          <w:szCs w:val="24"/>
        </w:rPr>
        <w:t xml:space="preserve"> (2019). Developmental programming of the HPA axis and related behaviours: epigenetic mechanisms. </w:t>
      </w:r>
      <w:r w:rsidRPr="003B7644">
        <w:rPr>
          <w:rFonts w:ascii="Times New Roman" w:hAnsi="Times New Roman" w:cs="Times New Roman"/>
          <w:i/>
          <w:sz w:val="24"/>
          <w:szCs w:val="24"/>
        </w:rPr>
        <w:t>Journal of Endocrinology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242</w:t>
      </w:r>
      <w:r w:rsidRPr="003B7644">
        <w:rPr>
          <w:rFonts w:ascii="Times New Roman" w:hAnsi="Times New Roman" w:cs="Times New Roman"/>
          <w:sz w:val="24"/>
          <w:szCs w:val="24"/>
        </w:rPr>
        <w:t>(1), T69-T79.</w:t>
      </w:r>
    </w:p>
    <w:p w14:paraId="659F3234"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McGowan, P. O. &amp; Matthews, S. G.</w:t>
      </w:r>
      <w:r w:rsidRPr="003B7644">
        <w:rPr>
          <w:rFonts w:ascii="Times New Roman" w:hAnsi="Times New Roman" w:cs="Times New Roman"/>
          <w:sz w:val="24"/>
          <w:szCs w:val="24"/>
        </w:rPr>
        <w:t xml:space="preserve"> (2018). Prenatal stress, glucocorticoids, and developmental programming of the stress response. </w:t>
      </w:r>
      <w:r w:rsidRPr="003B7644">
        <w:rPr>
          <w:rFonts w:ascii="Times New Roman" w:hAnsi="Times New Roman" w:cs="Times New Roman"/>
          <w:i/>
          <w:sz w:val="24"/>
          <w:szCs w:val="24"/>
        </w:rPr>
        <w:t>Endocrinology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159</w:t>
      </w:r>
      <w:r w:rsidRPr="003B7644">
        <w:rPr>
          <w:rFonts w:ascii="Times New Roman" w:hAnsi="Times New Roman" w:cs="Times New Roman"/>
          <w:sz w:val="24"/>
          <w:szCs w:val="24"/>
        </w:rPr>
        <w:t>(1), 69-82.</w:t>
      </w:r>
    </w:p>
    <w:p w14:paraId="5A23F96A"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Meaney, M. J., Szyf, M. &amp; Seckl, J. R.</w:t>
      </w:r>
      <w:r w:rsidRPr="003B7644">
        <w:rPr>
          <w:rFonts w:ascii="Times New Roman" w:hAnsi="Times New Roman" w:cs="Times New Roman"/>
          <w:sz w:val="24"/>
          <w:szCs w:val="24"/>
        </w:rPr>
        <w:t xml:space="preserve"> (2007). Epigenetic mechanisms of perinatal programming of hypothalamic-pituitary-adrenal function and health. </w:t>
      </w:r>
      <w:r w:rsidRPr="003B7644">
        <w:rPr>
          <w:rFonts w:ascii="Times New Roman" w:hAnsi="Times New Roman" w:cs="Times New Roman"/>
          <w:i/>
          <w:sz w:val="24"/>
          <w:szCs w:val="24"/>
        </w:rPr>
        <w:t>Trends in Molecular Medicine</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13</w:t>
      </w:r>
      <w:r w:rsidRPr="003B7644">
        <w:rPr>
          <w:rFonts w:ascii="Times New Roman" w:hAnsi="Times New Roman" w:cs="Times New Roman"/>
          <w:sz w:val="24"/>
          <w:szCs w:val="24"/>
        </w:rPr>
        <w:t>(7), 269-277.</w:t>
      </w:r>
    </w:p>
    <w:p w14:paraId="39EECB39"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Mentesana, L. &amp; Hau, M.</w:t>
      </w:r>
      <w:r w:rsidRPr="003B7644">
        <w:rPr>
          <w:rFonts w:ascii="Times New Roman" w:hAnsi="Times New Roman" w:cs="Times New Roman"/>
          <w:sz w:val="24"/>
          <w:szCs w:val="24"/>
        </w:rPr>
        <w:t xml:space="preserve"> (2022). Glucocorticoids in a warming world: Do they help birds to cope with high environmental temperatures? </w:t>
      </w:r>
      <w:r w:rsidRPr="003B7644">
        <w:rPr>
          <w:rFonts w:ascii="Times New Roman" w:hAnsi="Times New Roman" w:cs="Times New Roman"/>
          <w:i/>
          <w:sz w:val="24"/>
          <w:szCs w:val="24"/>
        </w:rPr>
        <w:t>Hormones and Behavior</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142</w:t>
      </w:r>
      <w:r w:rsidRPr="003B7644">
        <w:rPr>
          <w:rFonts w:ascii="Times New Roman" w:hAnsi="Times New Roman" w:cs="Times New Roman"/>
          <w:sz w:val="24"/>
          <w:szCs w:val="24"/>
        </w:rPr>
        <w:t>.</w:t>
      </w:r>
    </w:p>
    <w:p w14:paraId="5B272E86"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Metcalfe, N. B. &amp; Monaghan, P.</w:t>
      </w:r>
      <w:r w:rsidRPr="003B7644">
        <w:rPr>
          <w:rFonts w:ascii="Times New Roman" w:hAnsi="Times New Roman" w:cs="Times New Roman"/>
          <w:sz w:val="24"/>
          <w:szCs w:val="24"/>
        </w:rPr>
        <w:t xml:space="preserve"> (2001). Compensation for a bad start: grow now, pay later? </w:t>
      </w:r>
      <w:r w:rsidRPr="003B7644">
        <w:rPr>
          <w:rFonts w:ascii="Times New Roman" w:hAnsi="Times New Roman" w:cs="Times New Roman"/>
          <w:i/>
          <w:sz w:val="24"/>
          <w:szCs w:val="24"/>
        </w:rPr>
        <w:t>Trends in Ecology &amp; Evolution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16</w:t>
      </w:r>
      <w:r w:rsidRPr="003B7644">
        <w:rPr>
          <w:rFonts w:ascii="Times New Roman" w:hAnsi="Times New Roman" w:cs="Times New Roman"/>
          <w:sz w:val="24"/>
          <w:szCs w:val="24"/>
        </w:rPr>
        <w:t>(5), 254-260.</w:t>
      </w:r>
    </w:p>
    <w:p w14:paraId="157E25A2"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Metcalfe, N. B. &amp; Olsson, M.</w:t>
      </w:r>
      <w:r w:rsidRPr="003B7644">
        <w:rPr>
          <w:rFonts w:ascii="Times New Roman" w:hAnsi="Times New Roman" w:cs="Times New Roman"/>
          <w:sz w:val="24"/>
          <w:szCs w:val="24"/>
        </w:rPr>
        <w:t xml:space="preserve"> (2022). How telomere dynamics are influenced by the balance between mitochondrial efficiency, reactive oxygen species production and DNA damage. </w:t>
      </w:r>
      <w:r w:rsidRPr="003B7644">
        <w:rPr>
          <w:rFonts w:ascii="Times New Roman" w:hAnsi="Times New Roman" w:cs="Times New Roman"/>
          <w:i/>
          <w:sz w:val="24"/>
          <w:szCs w:val="24"/>
        </w:rPr>
        <w:t>Molecular Ecology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31</w:t>
      </w:r>
      <w:r w:rsidRPr="003B7644">
        <w:rPr>
          <w:rFonts w:ascii="Times New Roman" w:hAnsi="Times New Roman" w:cs="Times New Roman"/>
          <w:sz w:val="24"/>
          <w:szCs w:val="24"/>
        </w:rPr>
        <w:t>(23), 6040-6052.</w:t>
      </w:r>
    </w:p>
    <w:p w14:paraId="6FF9E16C"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Michonneau, F., Brown, J. W. &amp; Winter, D. J.</w:t>
      </w:r>
      <w:r w:rsidRPr="003B7644">
        <w:rPr>
          <w:rFonts w:ascii="Times New Roman" w:hAnsi="Times New Roman" w:cs="Times New Roman"/>
          <w:sz w:val="24"/>
          <w:szCs w:val="24"/>
        </w:rPr>
        <w:t xml:space="preserve"> (2016). rot1: an R package to interact with the Open Tree of Life data. </w:t>
      </w:r>
      <w:r w:rsidRPr="003B7644">
        <w:rPr>
          <w:rFonts w:ascii="Times New Roman" w:hAnsi="Times New Roman" w:cs="Times New Roman"/>
          <w:i/>
          <w:sz w:val="24"/>
          <w:szCs w:val="24"/>
        </w:rPr>
        <w:t>Methods in Ecology and Evolution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7</w:t>
      </w:r>
      <w:r w:rsidRPr="003B7644">
        <w:rPr>
          <w:rFonts w:ascii="Times New Roman" w:hAnsi="Times New Roman" w:cs="Times New Roman"/>
          <w:sz w:val="24"/>
          <w:szCs w:val="24"/>
        </w:rPr>
        <w:t>(12), 1476-1481.</w:t>
      </w:r>
    </w:p>
    <w:p w14:paraId="5BD7F57A"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Midzak, A. &amp; Papadopoulos, V.</w:t>
      </w:r>
      <w:r w:rsidRPr="003B7644">
        <w:rPr>
          <w:rFonts w:ascii="Times New Roman" w:hAnsi="Times New Roman" w:cs="Times New Roman"/>
          <w:sz w:val="24"/>
          <w:szCs w:val="24"/>
        </w:rPr>
        <w:t xml:space="preserve"> (2016). Adrenal mitochondria and steroidgenesis: from individual proteins to functional protein assemblies. </w:t>
      </w:r>
      <w:r w:rsidRPr="003B7644">
        <w:rPr>
          <w:rFonts w:ascii="Times New Roman" w:hAnsi="Times New Roman" w:cs="Times New Roman"/>
          <w:i/>
          <w:sz w:val="24"/>
          <w:szCs w:val="24"/>
        </w:rPr>
        <w:t>Frontiers in Endocrinology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7</w:t>
      </w:r>
      <w:r w:rsidRPr="003B7644">
        <w:rPr>
          <w:rFonts w:ascii="Times New Roman" w:hAnsi="Times New Roman" w:cs="Times New Roman"/>
          <w:sz w:val="24"/>
          <w:szCs w:val="24"/>
        </w:rPr>
        <w:t>(106).</w:t>
      </w:r>
    </w:p>
    <w:p w14:paraId="6D8DDA2A"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Milani, L. &amp; Ghiselli, F.</w:t>
      </w:r>
      <w:r w:rsidRPr="003B7644">
        <w:rPr>
          <w:rFonts w:ascii="Times New Roman" w:hAnsi="Times New Roman" w:cs="Times New Roman"/>
          <w:sz w:val="24"/>
          <w:szCs w:val="24"/>
        </w:rPr>
        <w:t xml:space="preserve"> (2020). Faraway, so close. The comparative method and the potential of non-model animals in mitochondrial research. </w:t>
      </w:r>
      <w:r w:rsidRPr="003B7644">
        <w:rPr>
          <w:rFonts w:ascii="Times New Roman" w:hAnsi="Times New Roman" w:cs="Times New Roman"/>
          <w:i/>
          <w:sz w:val="24"/>
          <w:szCs w:val="24"/>
        </w:rPr>
        <w:t>Philosophical Transactions of the Royal Society B-Biological Sciences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375</w:t>
      </w:r>
      <w:r w:rsidRPr="003B7644">
        <w:rPr>
          <w:rFonts w:ascii="Times New Roman" w:hAnsi="Times New Roman" w:cs="Times New Roman"/>
          <w:sz w:val="24"/>
          <w:szCs w:val="24"/>
        </w:rPr>
        <w:t>(1790).</w:t>
      </w:r>
    </w:p>
    <w:p w14:paraId="04389378"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Miller, W. L.</w:t>
      </w:r>
      <w:r w:rsidRPr="003B7644">
        <w:rPr>
          <w:rFonts w:ascii="Times New Roman" w:hAnsi="Times New Roman" w:cs="Times New Roman"/>
          <w:sz w:val="24"/>
          <w:szCs w:val="24"/>
        </w:rPr>
        <w:t xml:space="preserve"> (2011). Role of Mitochondria in Steroidogenesis. </w:t>
      </w:r>
      <w:r w:rsidRPr="003B7644">
        <w:rPr>
          <w:rFonts w:ascii="Times New Roman" w:hAnsi="Times New Roman" w:cs="Times New Roman"/>
          <w:i/>
          <w:sz w:val="24"/>
          <w:szCs w:val="24"/>
        </w:rPr>
        <w:t>Pediatric Adrenal Diseases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20</w:t>
      </w:r>
      <w:r w:rsidRPr="003B7644">
        <w:rPr>
          <w:rFonts w:ascii="Times New Roman" w:hAnsi="Times New Roman" w:cs="Times New Roman"/>
          <w:sz w:val="24"/>
          <w:szCs w:val="24"/>
        </w:rPr>
        <w:t>, 1-19.</w:t>
      </w:r>
    </w:p>
    <w:p w14:paraId="45F91883"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Moisiadis, V. G. &amp; Matthews, S. G.</w:t>
      </w:r>
      <w:r w:rsidRPr="003B7644">
        <w:rPr>
          <w:rFonts w:ascii="Times New Roman" w:hAnsi="Times New Roman" w:cs="Times New Roman"/>
          <w:sz w:val="24"/>
          <w:szCs w:val="24"/>
        </w:rPr>
        <w:t xml:space="preserve"> (2014). Glucocorticoids and fetal programming part 2: mechanisms. </w:t>
      </w:r>
      <w:r w:rsidRPr="003B7644">
        <w:rPr>
          <w:rFonts w:ascii="Times New Roman" w:hAnsi="Times New Roman" w:cs="Times New Roman"/>
          <w:i/>
          <w:sz w:val="24"/>
          <w:szCs w:val="24"/>
        </w:rPr>
        <w:t>Nature Reviews Endocrinology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10</w:t>
      </w:r>
      <w:r w:rsidRPr="003B7644">
        <w:rPr>
          <w:rFonts w:ascii="Times New Roman" w:hAnsi="Times New Roman" w:cs="Times New Roman"/>
          <w:sz w:val="24"/>
          <w:szCs w:val="24"/>
        </w:rPr>
        <w:t>(7), 403-411.</w:t>
      </w:r>
    </w:p>
    <w:p w14:paraId="0784AA13"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Monaghan, P.</w:t>
      </w:r>
      <w:r w:rsidRPr="003B7644">
        <w:rPr>
          <w:rFonts w:ascii="Times New Roman" w:hAnsi="Times New Roman" w:cs="Times New Roman"/>
          <w:sz w:val="24"/>
          <w:szCs w:val="24"/>
        </w:rPr>
        <w:t xml:space="preserve"> (2008). Early growth conditions, phenotypic development and environmental change. </w:t>
      </w:r>
      <w:r w:rsidRPr="003B7644">
        <w:rPr>
          <w:rFonts w:ascii="Times New Roman" w:hAnsi="Times New Roman" w:cs="Times New Roman"/>
          <w:i/>
          <w:sz w:val="24"/>
          <w:szCs w:val="24"/>
        </w:rPr>
        <w:t>Philosophical Transactions of the Royal Society B-Biological Sciences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363</w:t>
      </w:r>
      <w:r w:rsidRPr="003B7644">
        <w:rPr>
          <w:rFonts w:ascii="Times New Roman" w:hAnsi="Times New Roman" w:cs="Times New Roman"/>
          <w:sz w:val="24"/>
          <w:szCs w:val="24"/>
        </w:rPr>
        <w:t>(1497), 1635-1645.</w:t>
      </w:r>
    </w:p>
    <w:p w14:paraId="19B5D1E4"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Monaghan, P., Metcalfe, N. B. &amp; Torres, R.</w:t>
      </w:r>
      <w:r w:rsidRPr="003B7644">
        <w:rPr>
          <w:rFonts w:ascii="Times New Roman" w:hAnsi="Times New Roman" w:cs="Times New Roman"/>
          <w:sz w:val="24"/>
          <w:szCs w:val="24"/>
        </w:rPr>
        <w:t xml:space="preserve"> (2009). Oxidative stress as a mediator of life history trade-offs: mechanisms, measurements and interpretation. </w:t>
      </w:r>
      <w:r w:rsidRPr="003B7644">
        <w:rPr>
          <w:rFonts w:ascii="Times New Roman" w:hAnsi="Times New Roman" w:cs="Times New Roman"/>
          <w:i/>
          <w:sz w:val="24"/>
          <w:szCs w:val="24"/>
        </w:rPr>
        <w:t>Ecology Letters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12</w:t>
      </w:r>
      <w:r w:rsidRPr="003B7644">
        <w:rPr>
          <w:rFonts w:ascii="Times New Roman" w:hAnsi="Times New Roman" w:cs="Times New Roman"/>
          <w:sz w:val="24"/>
          <w:szCs w:val="24"/>
        </w:rPr>
        <w:t>(1), 75-92.</w:t>
      </w:r>
    </w:p>
    <w:p w14:paraId="4946CAD6"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Mookerjee, S. A., Divakaruni, A. S., Jastroch, M. &amp; Brand, M. D.</w:t>
      </w:r>
      <w:r w:rsidRPr="003B7644">
        <w:rPr>
          <w:rFonts w:ascii="Times New Roman" w:hAnsi="Times New Roman" w:cs="Times New Roman"/>
          <w:sz w:val="24"/>
          <w:szCs w:val="24"/>
        </w:rPr>
        <w:t xml:space="preserve"> (2010). Mitochondrial uncoupling and lifespan. </w:t>
      </w:r>
      <w:r w:rsidRPr="003B7644">
        <w:rPr>
          <w:rFonts w:ascii="Times New Roman" w:hAnsi="Times New Roman" w:cs="Times New Roman"/>
          <w:i/>
          <w:sz w:val="24"/>
          <w:szCs w:val="24"/>
        </w:rPr>
        <w:t>Mechanisms of Ageing and Development</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131</w:t>
      </w:r>
      <w:r w:rsidRPr="003B7644">
        <w:rPr>
          <w:rFonts w:ascii="Times New Roman" w:hAnsi="Times New Roman" w:cs="Times New Roman"/>
          <w:sz w:val="24"/>
          <w:szCs w:val="24"/>
        </w:rPr>
        <w:t>(7-8), 463-472.</w:t>
      </w:r>
    </w:p>
    <w:p w14:paraId="33648F1E"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Mousseau, T. A. &amp; Fox, C. W.</w:t>
      </w:r>
      <w:r w:rsidRPr="003B7644">
        <w:rPr>
          <w:rFonts w:ascii="Times New Roman" w:hAnsi="Times New Roman" w:cs="Times New Roman"/>
          <w:sz w:val="24"/>
          <w:szCs w:val="24"/>
        </w:rPr>
        <w:t xml:space="preserve"> (1998). The adaptive significance of maternal effects. </w:t>
      </w:r>
      <w:r w:rsidRPr="003B7644">
        <w:rPr>
          <w:rFonts w:ascii="Times New Roman" w:hAnsi="Times New Roman" w:cs="Times New Roman"/>
          <w:i/>
          <w:sz w:val="24"/>
          <w:szCs w:val="24"/>
        </w:rPr>
        <w:t>Trends in Ecology &amp; Evolution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13</w:t>
      </w:r>
      <w:r w:rsidRPr="003B7644">
        <w:rPr>
          <w:rFonts w:ascii="Times New Roman" w:hAnsi="Times New Roman" w:cs="Times New Roman"/>
          <w:sz w:val="24"/>
          <w:szCs w:val="24"/>
        </w:rPr>
        <w:t>(10), 403-407.</w:t>
      </w:r>
    </w:p>
    <w:p w14:paraId="35381C76"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Mozo, J., Emre, Y., Bouillaud, F., Ricquier, D. &amp; Criscuolo, F.</w:t>
      </w:r>
      <w:r w:rsidRPr="003B7644">
        <w:rPr>
          <w:rFonts w:ascii="Times New Roman" w:hAnsi="Times New Roman" w:cs="Times New Roman"/>
          <w:sz w:val="24"/>
          <w:szCs w:val="24"/>
        </w:rPr>
        <w:t xml:space="preserve"> (2005). Thermoregulation: What role for UCPs in mammals and birds? </w:t>
      </w:r>
      <w:r w:rsidRPr="003B7644">
        <w:rPr>
          <w:rFonts w:ascii="Times New Roman" w:hAnsi="Times New Roman" w:cs="Times New Roman"/>
          <w:i/>
          <w:sz w:val="24"/>
          <w:szCs w:val="24"/>
        </w:rPr>
        <w:t>Bioscience Reports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25</w:t>
      </w:r>
      <w:r w:rsidRPr="003B7644">
        <w:rPr>
          <w:rFonts w:ascii="Times New Roman" w:hAnsi="Times New Roman" w:cs="Times New Roman"/>
          <w:sz w:val="24"/>
          <w:szCs w:val="24"/>
        </w:rPr>
        <w:t>(3-4), 227-249.</w:t>
      </w:r>
    </w:p>
    <w:p w14:paraId="786616F4"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Nakagawa, S., Lagisz, M., Jennions, M. D., Koricheva, J., Noble, D. W., Parker, T. H., Sánchez-Tojar, A., Yang, Y. &amp; O'Dea, R. E.</w:t>
      </w:r>
      <w:r w:rsidRPr="003B7644">
        <w:rPr>
          <w:rFonts w:ascii="Times New Roman" w:hAnsi="Times New Roman" w:cs="Times New Roman"/>
          <w:sz w:val="24"/>
          <w:szCs w:val="24"/>
        </w:rPr>
        <w:t xml:space="preserve"> (2022). Methods for testing publication bias in ecological and evolutionary meta-analyses (vol 13, pg 4, 2022). </w:t>
      </w:r>
      <w:r w:rsidRPr="003B7644">
        <w:rPr>
          <w:rFonts w:ascii="Times New Roman" w:hAnsi="Times New Roman" w:cs="Times New Roman"/>
          <w:i/>
          <w:sz w:val="24"/>
          <w:szCs w:val="24"/>
        </w:rPr>
        <w:t>Methods in Ecology and Evolution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13</w:t>
      </w:r>
      <w:r w:rsidRPr="003B7644">
        <w:rPr>
          <w:rFonts w:ascii="Times New Roman" w:hAnsi="Times New Roman" w:cs="Times New Roman"/>
          <w:sz w:val="24"/>
          <w:szCs w:val="24"/>
        </w:rPr>
        <w:t>(7), 1623-1623.</w:t>
      </w:r>
    </w:p>
    <w:p w14:paraId="1CABF216"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lastRenderedPageBreak/>
        <w:t>Nakagawa, S., Lagisz, M., O'Dea, R. E., Pottier, P., Rutkowska, J., Senior, A. M., Yang, Y. F. &amp; Noble, D. W. A.</w:t>
      </w:r>
      <w:r w:rsidRPr="003B7644">
        <w:rPr>
          <w:rFonts w:ascii="Times New Roman" w:hAnsi="Times New Roman" w:cs="Times New Roman"/>
          <w:sz w:val="24"/>
          <w:szCs w:val="24"/>
        </w:rPr>
        <w:t xml:space="preserve"> (2023). orchaRd 2.0: An R package for visualising meta-analyses with orchard plots. </w:t>
      </w:r>
      <w:r w:rsidRPr="003B7644">
        <w:rPr>
          <w:rFonts w:ascii="Times New Roman" w:hAnsi="Times New Roman" w:cs="Times New Roman"/>
          <w:i/>
          <w:sz w:val="24"/>
          <w:szCs w:val="24"/>
        </w:rPr>
        <w:t>Methods in Ecology and Evolution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14</w:t>
      </w:r>
      <w:r w:rsidRPr="003B7644">
        <w:rPr>
          <w:rFonts w:ascii="Times New Roman" w:hAnsi="Times New Roman" w:cs="Times New Roman"/>
          <w:sz w:val="24"/>
          <w:szCs w:val="24"/>
        </w:rPr>
        <w:t>(8), 2003-2010.</w:t>
      </w:r>
    </w:p>
    <w:p w14:paraId="23C96BE6"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Nakagawa, S., Lagisz, M., O'Dea, R. E., Rutkowska, J., Yang, Y. F., Noble, D. W. A. &amp; Senior, A. M.</w:t>
      </w:r>
      <w:r w:rsidRPr="003B7644">
        <w:rPr>
          <w:rFonts w:ascii="Times New Roman" w:hAnsi="Times New Roman" w:cs="Times New Roman"/>
          <w:sz w:val="24"/>
          <w:szCs w:val="24"/>
        </w:rPr>
        <w:t xml:space="preserve"> (2021). The orchard plot: Cultivating a forest plot for use in ecology, evolution, and beyond. </w:t>
      </w:r>
      <w:r w:rsidRPr="003B7644">
        <w:rPr>
          <w:rFonts w:ascii="Times New Roman" w:hAnsi="Times New Roman" w:cs="Times New Roman"/>
          <w:i/>
          <w:sz w:val="24"/>
          <w:szCs w:val="24"/>
        </w:rPr>
        <w:t>Research Synthesis Methods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12</w:t>
      </w:r>
      <w:r w:rsidRPr="003B7644">
        <w:rPr>
          <w:rFonts w:ascii="Times New Roman" w:hAnsi="Times New Roman" w:cs="Times New Roman"/>
          <w:sz w:val="24"/>
          <w:szCs w:val="24"/>
        </w:rPr>
        <w:t>(1), 4-12.</w:t>
      </w:r>
    </w:p>
    <w:p w14:paraId="219EF993"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Nakagawa, S. &amp; Santos, E. S. A.</w:t>
      </w:r>
      <w:r w:rsidRPr="003B7644">
        <w:rPr>
          <w:rFonts w:ascii="Times New Roman" w:hAnsi="Times New Roman" w:cs="Times New Roman"/>
          <w:sz w:val="24"/>
          <w:szCs w:val="24"/>
        </w:rPr>
        <w:t xml:space="preserve"> (2012). Methodological issues and advances in biological meta-analysis. </w:t>
      </w:r>
      <w:r w:rsidRPr="003B7644">
        <w:rPr>
          <w:rFonts w:ascii="Times New Roman" w:hAnsi="Times New Roman" w:cs="Times New Roman"/>
          <w:i/>
          <w:sz w:val="24"/>
          <w:szCs w:val="24"/>
        </w:rPr>
        <w:t>Evolutionary Ecology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26</w:t>
      </w:r>
      <w:r w:rsidRPr="003B7644">
        <w:rPr>
          <w:rFonts w:ascii="Times New Roman" w:hAnsi="Times New Roman" w:cs="Times New Roman"/>
          <w:sz w:val="24"/>
          <w:szCs w:val="24"/>
        </w:rPr>
        <w:t>(5), 1253-1274.</w:t>
      </w:r>
    </w:p>
    <w:p w14:paraId="3B90B7D3"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Nesan, D. &amp; Vijayan, M. M.</w:t>
      </w:r>
      <w:r w:rsidRPr="003B7644">
        <w:rPr>
          <w:rFonts w:ascii="Times New Roman" w:hAnsi="Times New Roman" w:cs="Times New Roman"/>
          <w:sz w:val="24"/>
          <w:szCs w:val="24"/>
        </w:rPr>
        <w:t xml:space="preserve"> (2013). Role of glucocorticoid in developmental programming: Evidence from zebrafish. </w:t>
      </w:r>
      <w:r w:rsidRPr="003B7644">
        <w:rPr>
          <w:rFonts w:ascii="Times New Roman" w:hAnsi="Times New Roman" w:cs="Times New Roman"/>
          <w:i/>
          <w:sz w:val="24"/>
          <w:szCs w:val="24"/>
        </w:rPr>
        <w:t>General and Comparative Endocrinology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181</w:t>
      </w:r>
      <w:r w:rsidRPr="003B7644">
        <w:rPr>
          <w:rFonts w:ascii="Times New Roman" w:hAnsi="Times New Roman" w:cs="Times New Roman"/>
          <w:sz w:val="24"/>
          <w:szCs w:val="24"/>
        </w:rPr>
        <w:t>, 35-44.</w:t>
      </w:r>
    </w:p>
    <w:p w14:paraId="3AB204D9"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Nesan, D. &amp; Vijayan, M. M.</w:t>
      </w:r>
      <w:r w:rsidRPr="003B7644">
        <w:rPr>
          <w:rFonts w:ascii="Times New Roman" w:hAnsi="Times New Roman" w:cs="Times New Roman"/>
          <w:sz w:val="24"/>
          <w:szCs w:val="24"/>
        </w:rPr>
        <w:t xml:space="preserve"> (2016). Maternal Cortisol Mediates Hypothalamus-Pituitary-Interrenal Axis Development in Zebrafish. </w:t>
      </w:r>
      <w:r w:rsidRPr="003B7644">
        <w:rPr>
          <w:rFonts w:ascii="Times New Roman" w:hAnsi="Times New Roman" w:cs="Times New Roman"/>
          <w:i/>
          <w:sz w:val="24"/>
          <w:szCs w:val="24"/>
        </w:rPr>
        <w:t>Scientific Reports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6</w:t>
      </w:r>
      <w:r w:rsidRPr="003B7644">
        <w:rPr>
          <w:rFonts w:ascii="Times New Roman" w:hAnsi="Times New Roman" w:cs="Times New Roman"/>
          <w:sz w:val="24"/>
          <w:szCs w:val="24"/>
        </w:rPr>
        <w:t>.</w:t>
      </w:r>
    </w:p>
    <w:p w14:paraId="7327492F"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Noble, D. W. A., Pottier, P., Lagisz, M., Burke, S., Drobniak, S. M., O'Dea, R. E. &amp; Nakagawa, S.</w:t>
      </w:r>
      <w:r w:rsidRPr="003B7644">
        <w:rPr>
          <w:rFonts w:ascii="Times New Roman" w:hAnsi="Times New Roman" w:cs="Times New Roman"/>
          <w:sz w:val="24"/>
          <w:szCs w:val="24"/>
        </w:rPr>
        <w:t xml:space="preserve"> (2022). Meta-analytic approaches and effect sizes to account for 'nuisance heterogeneity' in comparative physiology. </w:t>
      </w:r>
      <w:r w:rsidRPr="003B7644">
        <w:rPr>
          <w:rFonts w:ascii="Times New Roman" w:hAnsi="Times New Roman" w:cs="Times New Roman"/>
          <w:i/>
          <w:sz w:val="24"/>
          <w:szCs w:val="24"/>
        </w:rPr>
        <w:t>Journal of Experimental Biology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225</w:t>
      </w:r>
      <w:r w:rsidRPr="003B7644">
        <w:rPr>
          <w:rFonts w:ascii="Times New Roman" w:hAnsi="Times New Roman" w:cs="Times New Roman"/>
          <w:sz w:val="24"/>
          <w:szCs w:val="24"/>
        </w:rPr>
        <w:t>.</w:t>
      </w:r>
    </w:p>
    <w:p w14:paraId="616CB6C5"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Noble, D. W. A., Stenhouse, V. &amp; Schwanz, L. E.</w:t>
      </w:r>
      <w:r w:rsidRPr="003B7644">
        <w:rPr>
          <w:rFonts w:ascii="Times New Roman" w:hAnsi="Times New Roman" w:cs="Times New Roman"/>
          <w:sz w:val="24"/>
          <w:szCs w:val="24"/>
        </w:rPr>
        <w:t xml:space="preserve"> (2018). Developmental temperatures and phenotypic plasticity in reptiles: a systematic review and meta-analysis. </w:t>
      </w:r>
      <w:r w:rsidRPr="003B7644">
        <w:rPr>
          <w:rFonts w:ascii="Times New Roman" w:hAnsi="Times New Roman" w:cs="Times New Roman"/>
          <w:i/>
          <w:sz w:val="24"/>
          <w:szCs w:val="24"/>
        </w:rPr>
        <w:t>Biological Reviews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93</w:t>
      </w:r>
      <w:r w:rsidRPr="003B7644">
        <w:rPr>
          <w:rFonts w:ascii="Times New Roman" w:hAnsi="Times New Roman" w:cs="Times New Roman"/>
          <w:sz w:val="24"/>
          <w:szCs w:val="24"/>
        </w:rPr>
        <w:t>(1), 72-97.</w:t>
      </w:r>
    </w:p>
    <w:p w14:paraId="7A3FAAE8"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O'Dea, R. E., Lagisz, M., Hendry, A. P. &amp; Nakagawa, S.</w:t>
      </w:r>
      <w:r w:rsidRPr="003B7644">
        <w:rPr>
          <w:rFonts w:ascii="Times New Roman" w:hAnsi="Times New Roman" w:cs="Times New Roman"/>
          <w:sz w:val="24"/>
          <w:szCs w:val="24"/>
        </w:rPr>
        <w:t xml:space="preserve"> (2019). Developmental temperature affects phenotypic means and variability: A meta-analysis of fish data. </w:t>
      </w:r>
      <w:r w:rsidRPr="003B7644">
        <w:rPr>
          <w:rFonts w:ascii="Times New Roman" w:hAnsi="Times New Roman" w:cs="Times New Roman"/>
          <w:i/>
          <w:sz w:val="24"/>
          <w:szCs w:val="24"/>
        </w:rPr>
        <w:t>Fish and Fisheries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20</w:t>
      </w:r>
      <w:r w:rsidRPr="003B7644">
        <w:rPr>
          <w:rFonts w:ascii="Times New Roman" w:hAnsi="Times New Roman" w:cs="Times New Roman"/>
          <w:sz w:val="24"/>
          <w:szCs w:val="24"/>
        </w:rPr>
        <w:t>(5), 1005-1022.</w:t>
      </w:r>
    </w:p>
    <w:p w14:paraId="448C2824"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O'Dea, R. E., Lagisz, M., Jennions, M. D., Koricheva, J., Noble, D. W. A., Parker, T. H., Gurevitch, J., Page, M. J., Stewart, G., Moher, D. &amp; Nakagawa, S.</w:t>
      </w:r>
      <w:r w:rsidRPr="003B7644">
        <w:rPr>
          <w:rFonts w:ascii="Times New Roman" w:hAnsi="Times New Roman" w:cs="Times New Roman"/>
          <w:sz w:val="24"/>
          <w:szCs w:val="24"/>
        </w:rPr>
        <w:t xml:space="preserve"> (2021). Preferred reporting items for systematic reviews and meta-analyses in ecology and evolutionary biology: a PRISMA extension. </w:t>
      </w:r>
      <w:r w:rsidRPr="003B7644">
        <w:rPr>
          <w:rFonts w:ascii="Times New Roman" w:hAnsi="Times New Roman" w:cs="Times New Roman"/>
          <w:i/>
          <w:sz w:val="24"/>
          <w:szCs w:val="24"/>
        </w:rPr>
        <w:t>Biological Reviews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96</w:t>
      </w:r>
      <w:r w:rsidRPr="003B7644">
        <w:rPr>
          <w:rFonts w:ascii="Times New Roman" w:hAnsi="Times New Roman" w:cs="Times New Roman"/>
          <w:sz w:val="24"/>
          <w:szCs w:val="24"/>
        </w:rPr>
        <w:t>(5), 1695-1722.</w:t>
      </w:r>
    </w:p>
    <w:p w14:paraId="71F2244D"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Ouzzani, M., Hammady, H., Fedorowicz, Z. &amp; Elmagarmid, A.</w:t>
      </w:r>
      <w:r w:rsidRPr="003B7644">
        <w:rPr>
          <w:rFonts w:ascii="Times New Roman" w:hAnsi="Times New Roman" w:cs="Times New Roman"/>
          <w:sz w:val="24"/>
          <w:szCs w:val="24"/>
        </w:rPr>
        <w:t xml:space="preserve"> (2016). Rayyan-a web and mobile app for systematic reviews. </w:t>
      </w:r>
      <w:r w:rsidRPr="003B7644">
        <w:rPr>
          <w:rFonts w:ascii="Times New Roman" w:hAnsi="Times New Roman" w:cs="Times New Roman"/>
          <w:i/>
          <w:sz w:val="24"/>
          <w:szCs w:val="24"/>
        </w:rPr>
        <w:t>Systematic Reviews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5</w:t>
      </w:r>
      <w:r w:rsidRPr="003B7644">
        <w:rPr>
          <w:rFonts w:ascii="Times New Roman" w:hAnsi="Times New Roman" w:cs="Times New Roman"/>
          <w:sz w:val="24"/>
          <w:szCs w:val="24"/>
        </w:rPr>
        <w:t>.</w:t>
      </w:r>
    </w:p>
    <w:p w14:paraId="2D0F8E69"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Paradis, E. &amp; Schliep, K.</w:t>
      </w:r>
      <w:r w:rsidRPr="003B7644">
        <w:rPr>
          <w:rFonts w:ascii="Times New Roman" w:hAnsi="Times New Roman" w:cs="Times New Roman"/>
          <w:sz w:val="24"/>
          <w:szCs w:val="24"/>
        </w:rPr>
        <w:t xml:space="preserve"> (2019). ape 5.0: an environment for modern phylogenetics and evolutionary analyses in R. </w:t>
      </w:r>
      <w:r w:rsidRPr="003B7644">
        <w:rPr>
          <w:rFonts w:ascii="Times New Roman" w:hAnsi="Times New Roman" w:cs="Times New Roman"/>
          <w:i/>
          <w:sz w:val="24"/>
          <w:szCs w:val="24"/>
        </w:rPr>
        <w:t>Bioinformatics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35</w:t>
      </w:r>
      <w:r w:rsidRPr="003B7644">
        <w:rPr>
          <w:rFonts w:ascii="Times New Roman" w:hAnsi="Times New Roman" w:cs="Times New Roman"/>
          <w:sz w:val="24"/>
          <w:szCs w:val="24"/>
        </w:rPr>
        <w:t>(3), 526-528.</w:t>
      </w:r>
    </w:p>
    <w:p w14:paraId="0E251D29"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Picard, M., Juster, R. &amp; McEwen, B. S.</w:t>
      </w:r>
      <w:r w:rsidRPr="003B7644">
        <w:rPr>
          <w:rFonts w:ascii="Times New Roman" w:hAnsi="Times New Roman" w:cs="Times New Roman"/>
          <w:sz w:val="24"/>
          <w:szCs w:val="24"/>
        </w:rPr>
        <w:t xml:space="preserve"> (2014). Mitochondrial allostatic load puts the 'gluc' back in glucocorticoids. </w:t>
      </w:r>
      <w:r w:rsidRPr="003B7644">
        <w:rPr>
          <w:rFonts w:ascii="Times New Roman" w:hAnsi="Times New Roman" w:cs="Times New Roman"/>
          <w:i/>
          <w:sz w:val="24"/>
          <w:szCs w:val="24"/>
        </w:rPr>
        <w:t>Nature Reviews Endocrinology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10</w:t>
      </w:r>
      <w:r w:rsidRPr="003B7644">
        <w:rPr>
          <w:rFonts w:ascii="Times New Roman" w:hAnsi="Times New Roman" w:cs="Times New Roman"/>
          <w:sz w:val="24"/>
          <w:szCs w:val="24"/>
        </w:rPr>
        <w:t>, 303-310.</w:t>
      </w:r>
    </w:p>
    <w:p w14:paraId="7EFE7980"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Picard, M. &amp; McEwen, B. S.</w:t>
      </w:r>
      <w:r w:rsidRPr="003B7644">
        <w:rPr>
          <w:rFonts w:ascii="Times New Roman" w:hAnsi="Times New Roman" w:cs="Times New Roman"/>
          <w:sz w:val="24"/>
          <w:szCs w:val="24"/>
        </w:rPr>
        <w:t xml:space="preserve"> (2018). Psychological Stress and Mitochondria: A Conceptual Framework. </w:t>
      </w:r>
      <w:r w:rsidRPr="003B7644">
        <w:rPr>
          <w:rFonts w:ascii="Times New Roman" w:hAnsi="Times New Roman" w:cs="Times New Roman"/>
          <w:i/>
          <w:sz w:val="24"/>
          <w:szCs w:val="24"/>
        </w:rPr>
        <w:t>Psychosomatic Medicine</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80</w:t>
      </w:r>
      <w:r w:rsidRPr="003B7644">
        <w:rPr>
          <w:rFonts w:ascii="Times New Roman" w:hAnsi="Times New Roman" w:cs="Times New Roman"/>
          <w:sz w:val="24"/>
          <w:szCs w:val="24"/>
        </w:rPr>
        <w:t>(2), 126-140.</w:t>
      </w:r>
    </w:p>
    <w:p w14:paraId="1AF38983"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Picard, M., McEwen, B. S., Epel, E. S. &amp; Sandi, C.</w:t>
      </w:r>
      <w:r w:rsidRPr="003B7644">
        <w:rPr>
          <w:rFonts w:ascii="Times New Roman" w:hAnsi="Times New Roman" w:cs="Times New Roman"/>
          <w:sz w:val="24"/>
          <w:szCs w:val="24"/>
        </w:rPr>
        <w:t xml:space="preserve"> (2018). An energetic view of stress: Focus on mitochondria </w:t>
      </w:r>
      <w:r w:rsidRPr="003B7644">
        <w:rPr>
          <w:rFonts w:ascii="Times New Roman" w:hAnsi="Times New Roman" w:cs="Times New Roman"/>
          <w:i/>
          <w:sz w:val="24"/>
          <w:szCs w:val="24"/>
        </w:rPr>
        <w:t>Frontiers in Neuroendocrinology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49</w:t>
      </w:r>
      <w:r w:rsidRPr="003B7644">
        <w:rPr>
          <w:rFonts w:ascii="Times New Roman" w:hAnsi="Times New Roman" w:cs="Times New Roman"/>
          <w:sz w:val="24"/>
          <w:szCs w:val="24"/>
        </w:rPr>
        <w:t>, 72-85.</w:t>
      </w:r>
    </w:p>
    <w:p w14:paraId="71F03088"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Pick, J. L., Nakagawa, S. &amp; Noble, D. W. A.</w:t>
      </w:r>
      <w:r w:rsidRPr="003B7644">
        <w:rPr>
          <w:rFonts w:ascii="Times New Roman" w:hAnsi="Times New Roman" w:cs="Times New Roman"/>
          <w:sz w:val="24"/>
          <w:szCs w:val="24"/>
        </w:rPr>
        <w:t xml:space="preserve"> (2019). Reproducible, flexible and high‐throughput data extraction from primary literature: The metaDigitise r package. </w:t>
      </w:r>
      <w:r w:rsidRPr="003B7644">
        <w:rPr>
          <w:rFonts w:ascii="Times New Roman" w:hAnsi="Times New Roman" w:cs="Times New Roman"/>
          <w:i/>
          <w:sz w:val="24"/>
          <w:szCs w:val="24"/>
        </w:rPr>
        <w:t>Methods in Ecology and Evolution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10</w:t>
      </w:r>
      <w:r w:rsidRPr="003B7644">
        <w:rPr>
          <w:rFonts w:ascii="Times New Roman" w:hAnsi="Times New Roman" w:cs="Times New Roman"/>
          <w:sz w:val="24"/>
          <w:szCs w:val="24"/>
        </w:rPr>
        <w:t>, 426-431.</w:t>
      </w:r>
    </w:p>
    <w:p w14:paraId="4BFE0BAA"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Pieczenik, S. R. &amp; Neustadt, J.</w:t>
      </w:r>
      <w:r w:rsidRPr="003B7644">
        <w:rPr>
          <w:rFonts w:ascii="Times New Roman" w:hAnsi="Times New Roman" w:cs="Times New Roman"/>
          <w:sz w:val="24"/>
          <w:szCs w:val="24"/>
        </w:rPr>
        <w:t xml:space="preserve"> (2007). Mitochondrial dysfunction and molecular pathways of disease. </w:t>
      </w:r>
      <w:r w:rsidRPr="003B7644">
        <w:rPr>
          <w:rFonts w:ascii="Times New Roman" w:hAnsi="Times New Roman" w:cs="Times New Roman"/>
          <w:i/>
          <w:sz w:val="24"/>
          <w:szCs w:val="24"/>
        </w:rPr>
        <w:t>Experimental and Molecular Pathology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83</w:t>
      </w:r>
      <w:r w:rsidRPr="003B7644">
        <w:rPr>
          <w:rFonts w:ascii="Times New Roman" w:hAnsi="Times New Roman" w:cs="Times New Roman"/>
          <w:sz w:val="24"/>
          <w:szCs w:val="24"/>
        </w:rPr>
        <w:t>(1), 84-92.</w:t>
      </w:r>
    </w:p>
    <w:p w14:paraId="158A652D"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Psarra, A. M. G. &amp; Sekeris, C. E.</w:t>
      </w:r>
      <w:r w:rsidRPr="003B7644">
        <w:rPr>
          <w:rFonts w:ascii="Times New Roman" w:hAnsi="Times New Roman" w:cs="Times New Roman"/>
          <w:sz w:val="24"/>
          <w:szCs w:val="24"/>
        </w:rPr>
        <w:t xml:space="preserve"> (2009). Glucocorticoid receptors and other nuclear transcription factors in mitochondria and possible functions. </w:t>
      </w:r>
      <w:r w:rsidRPr="003B7644">
        <w:rPr>
          <w:rFonts w:ascii="Times New Roman" w:hAnsi="Times New Roman" w:cs="Times New Roman"/>
          <w:i/>
          <w:sz w:val="24"/>
          <w:szCs w:val="24"/>
        </w:rPr>
        <w:t>Biochimica Et Biophysica Acta-Bioenergetics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1787</w:t>
      </w:r>
      <w:r w:rsidRPr="003B7644">
        <w:rPr>
          <w:rFonts w:ascii="Times New Roman" w:hAnsi="Times New Roman" w:cs="Times New Roman"/>
          <w:sz w:val="24"/>
          <w:szCs w:val="24"/>
        </w:rPr>
        <w:t>(5), 431-436.</w:t>
      </w:r>
    </w:p>
    <w:p w14:paraId="190FECE1"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Recio, P., Leibold, D. C., Crino, O. L., Friesen, C. R. &amp; Noble, D. W. A.</w:t>
      </w:r>
      <w:r w:rsidRPr="003B7644">
        <w:rPr>
          <w:rFonts w:ascii="Times New Roman" w:hAnsi="Times New Roman" w:cs="Times New Roman"/>
          <w:sz w:val="24"/>
          <w:szCs w:val="24"/>
        </w:rPr>
        <w:t xml:space="preserve"> (2025). Prenatal conditions do not affect brain physiology and learning in a lizard. </w:t>
      </w:r>
      <w:r w:rsidRPr="003B7644">
        <w:rPr>
          <w:rFonts w:ascii="Times New Roman" w:hAnsi="Times New Roman" w:cs="Times New Roman"/>
          <w:i/>
          <w:sz w:val="24"/>
          <w:szCs w:val="24"/>
        </w:rPr>
        <w:t>Journal of Experimental Biology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228</w:t>
      </w:r>
      <w:r w:rsidRPr="003B7644">
        <w:rPr>
          <w:rFonts w:ascii="Times New Roman" w:hAnsi="Times New Roman" w:cs="Times New Roman"/>
          <w:sz w:val="24"/>
          <w:szCs w:val="24"/>
        </w:rPr>
        <w:t>(15).</w:t>
      </w:r>
    </w:p>
    <w:p w14:paraId="70FBD29B"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Revell, L. J.</w:t>
      </w:r>
      <w:r w:rsidRPr="003B7644">
        <w:rPr>
          <w:rFonts w:ascii="Times New Roman" w:hAnsi="Times New Roman" w:cs="Times New Roman"/>
          <w:sz w:val="24"/>
          <w:szCs w:val="24"/>
        </w:rPr>
        <w:t xml:space="preserve"> (2012). phytools: an R package for phylogenetic comparative biology (and other things). </w:t>
      </w:r>
      <w:r w:rsidRPr="003B7644">
        <w:rPr>
          <w:rFonts w:ascii="Times New Roman" w:hAnsi="Times New Roman" w:cs="Times New Roman"/>
          <w:i/>
          <w:sz w:val="24"/>
          <w:szCs w:val="24"/>
        </w:rPr>
        <w:t>Methods in Ecology and Evolution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3</w:t>
      </w:r>
      <w:r w:rsidRPr="003B7644">
        <w:rPr>
          <w:rFonts w:ascii="Times New Roman" w:hAnsi="Times New Roman" w:cs="Times New Roman"/>
          <w:sz w:val="24"/>
          <w:szCs w:val="24"/>
        </w:rPr>
        <w:t>(2), 217-223.</w:t>
      </w:r>
    </w:p>
    <w:p w14:paraId="2511EE10"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lastRenderedPageBreak/>
        <w:t>Ricquier, D. &amp; Bouillaud, F.</w:t>
      </w:r>
      <w:r w:rsidRPr="003B7644">
        <w:rPr>
          <w:rFonts w:ascii="Times New Roman" w:hAnsi="Times New Roman" w:cs="Times New Roman"/>
          <w:sz w:val="24"/>
          <w:szCs w:val="24"/>
        </w:rPr>
        <w:t xml:space="preserve"> (2000). Mitochondrial uncoupling proteins: from mitochondria to the regulation of energy balance. </w:t>
      </w:r>
      <w:r w:rsidRPr="003B7644">
        <w:rPr>
          <w:rFonts w:ascii="Times New Roman" w:hAnsi="Times New Roman" w:cs="Times New Roman"/>
          <w:i/>
          <w:sz w:val="24"/>
          <w:szCs w:val="24"/>
        </w:rPr>
        <w:t>Journal of Physiology-London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529</w:t>
      </w:r>
      <w:r w:rsidRPr="003B7644">
        <w:rPr>
          <w:rFonts w:ascii="Times New Roman" w:hAnsi="Times New Roman" w:cs="Times New Roman"/>
          <w:sz w:val="24"/>
          <w:szCs w:val="24"/>
        </w:rPr>
        <w:t>(1), 3-10.</w:t>
      </w:r>
    </w:p>
    <w:p w14:paraId="244CC3AA"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Rodríguez-Cano, A. M., Calzada-Mendoza, C. C., Estrada-Gutierrez, G., Mendoza-Ortega, J. A. &amp; Perichart-Perera, O.</w:t>
      </w:r>
      <w:r w:rsidRPr="003B7644">
        <w:rPr>
          <w:rFonts w:ascii="Times New Roman" w:hAnsi="Times New Roman" w:cs="Times New Roman"/>
          <w:sz w:val="24"/>
          <w:szCs w:val="24"/>
        </w:rPr>
        <w:t xml:space="preserve"> (2020). Nutrients, Mitochondrial Function, and Perinatal Health. </w:t>
      </w:r>
      <w:r w:rsidRPr="003B7644">
        <w:rPr>
          <w:rFonts w:ascii="Times New Roman" w:hAnsi="Times New Roman" w:cs="Times New Roman"/>
          <w:i/>
          <w:sz w:val="24"/>
          <w:szCs w:val="24"/>
        </w:rPr>
        <w:t>Nutrients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12</w:t>
      </w:r>
      <w:r w:rsidRPr="003B7644">
        <w:rPr>
          <w:rFonts w:ascii="Times New Roman" w:hAnsi="Times New Roman" w:cs="Times New Roman"/>
          <w:sz w:val="24"/>
          <w:szCs w:val="24"/>
        </w:rPr>
        <w:t>(7).</w:t>
      </w:r>
    </w:p>
    <w:p w14:paraId="43EC194E"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Ruuskanen, S.</w:t>
      </w:r>
      <w:r w:rsidRPr="003B7644">
        <w:rPr>
          <w:rFonts w:ascii="Times New Roman" w:hAnsi="Times New Roman" w:cs="Times New Roman"/>
          <w:sz w:val="24"/>
          <w:szCs w:val="24"/>
        </w:rPr>
        <w:t xml:space="preserve"> (2024). Early-life environmental effects on birds: epigenetics and microbiome as mechanisms underlying long-lasting phenotypic changes. </w:t>
      </w:r>
      <w:r w:rsidRPr="003B7644">
        <w:rPr>
          <w:rFonts w:ascii="Times New Roman" w:hAnsi="Times New Roman" w:cs="Times New Roman"/>
          <w:i/>
          <w:sz w:val="24"/>
          <w:szCs w:val="24"/>
        </w:rPr>
        <w:t>Journal of Experimental Biology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227</w:t>
      </w:r>
      <w:r w:rsidRPr="003B7644">
        <w:rPr>
          <w:rFonts w:ascii="Times New Roman" w:hAnsi="Times New Roman" w:cs="Times New Roman"/>
          <w:sz w:val="24"/>
          <w:szCs w:val="24"/>
        </w:rPr>
        <w:t>.</w:t>
      </w:r>
    </w:p>
    <w:p w14:paraId="3E1AB5B9"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Saben, J. L., Boudoures, A. L., Asghar, Z., Thompson, A., Drury, A., Zhang, W., Chi, M., Cusumano, A., Scheaffer, S. &amp; Moley, K. H.</w:t>
      </w:r>
      <w:r w:rsidRPr="003B7644">
        <w:rPr>
          <w:rFonts w:ascii="Times New Roman" w:hAnsi="Times New Roman" w:cs="Times New Roman"/>
          <w:sz w:val="24"/>
          <w:szCs w:val="24"/>
        </w:rPr>
        <w:t xml:space="preserve"> (2016). Maternal Metabolic Syndrome Programs Mitochondrial Dysfunction via Germline Changes across Three Generations. </w:t>
      </w:r>
      <w:r w:rsidRPr="003B7644">
        <w:rPr>
          <w:rFonts w:ascii="Times New Roman" w:hAnsi="Times New Roman" w:cs="Times New Roman"/>
          <w:i/>
          <w:sz w:val="24"/>
          <w:szCs w:val="24"/>
        </w:rPr>
        <w:t>Cell Reports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16</w:t>
      </w:r>
      <w:r w:rsidRPr="003B7644">
        <w:rPr>
          <w:rFonts w:ascii="Times New Roman" w:hAnsi="Times New Roman" w:cs="Times New Roman"/>
          <w:sz w:val="24"/>
          <w:szCs w:val="24"/>
        </w:rPr>
        <w:t>(1), 1-8.</w:t>
      </w:r>
    </w:p>
    <w:p w14:paraId="5BE214D4"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Salin, K., Auer, S. K., Rey, B., Selman, C. &amp; Metcalfe, N. B.</w:t>
      </w:r>
      <w:r w:rsidRPr="003B7644">
        <w:rPr>
          <w:rFonts w:ascii="Times New Roman" w:hAnsi="Times New Roman" w:cs="Times New Roman"/>
          <w:sz w:val="24"/>
          <w:szCs w:val="24"/>
        </w:rPr>
        <w:t xml:space="preserve"> (2015). Variation in the link between oxygen consumption and ATP production, and its relevance for animal performance. </w:t>
      </w:r>
      <w:r w:rsidRPr="003B7644">
        <w:rPr>
          <w:rFonts w:ascii="Times New Roman" w:hAnsi="Times New Roman" w:cs="Times New Roman"/>
          <w:i/>
          <w:sz w:val="24"/>
          <w:szCs w:val="24"/>
        </w:rPr>
        <w:t>Proceedings of the Royal Society B-Biological Sciences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282</w:t>
      </w:r>
      <w:r w:rsidRPr="003B7644">
        <w:rPr>
          <w:rFonts w:ascii="Times New Roman" w:hAnsi="Times New Roman" w:cs="Times New Roman"/>
          <w:sz w:val="24"/>
          <w:szCs w:val="24"/>
        </w:rPr>
        <w:t>(1812), 14-22.</w:t>
      </w:r>
    </w:p>
    <w:p w14:paraId="3CB5A570"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Sapolsky, R. M., Romero, L. M. &amp; Munck, A. U.</w:t>
      </w:r>
      <w:r w:rsidRPr="003B7644">
        <w:rPr>
          <w:rFonts w:ascii="Times New Roman" w:hAnsi="Times New Roman" w:cs="Times New Roman"/>
          <w:sz w:val="24"/>
          <w:szCs w:val="24"/>
        </w:rPr>
        <w:t xml:space="preserve"> (2000). How do glucocorticoids influence stress responses? Integrating permissive, suppressive, stimulatory, and preparative actions. </w:t>
      </w:r>
      <w:r w:rsidRPr="003B7644">
        <w:rPr>
          <w:rFonts w:ascii="Times New Roman" w:hAnsi="Times New Roman" w:cs="Times New Roman"/>
          <w:i/>
          <w:sz w:val="24"/>
          <w:szCs w:val="24"/>
        </w:rPr>
        <w:t>Endocrine Reviews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21</w:t>
      </w:r>
      <w:r w:rsidRPr="003B7644">
        <w:rPr>
          <w:rFonts w:ascii="Times New Roman" w:hAnsi="Times New Roman" w:cs="Times New Roman"/>
          <w:sz w:val="24"/>
          <w:szCs w:val="24"/>
        </w:rPr>
        <w:t>(1), 55-89.</w:t>
      </w:r>
    </w:p>
    <w:p w14:paraId="4974A1DD"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Schmidt, M., Enthoven, L., van Woezik, J. H. G., Levine, S., de Kloet, E. R. &amp; Oitzl, M. S.</w:t>
      </w:r>
      <w:r w:rsidRPr="003B7644">
        <w:rPr>
          <w:rFonts w:ascii="Times New Roman" w:hAnsi="Times New Roman" w:cs="Times New Roman"/>
          <w:sz w:val="24"/>
          <w:szCs w:val="24"/>
        </w:rPr>
        <w:t xml:space="preserve"> (2004). The dynamics of the hypothalamic-pituitary-adrenal axis during maternal deprivation. </w:t>
      </w:r>
      <w:r w:rsidRPr="003B7644">
        <w:rPr>
          <w:rFonts w:ascii="Times New Roman" w:hAnsi="Times New Roman" w:cs="Times New Roman"/>
          <w:i/>
          <w:sz w:val="24"/>
          <w:szCs w:val="24"/>
        </w:rPr>
        <w:t>Journal of Neuroendocrinology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16</w:t>
      </w:r>
      <w:r w:rsidRPr="003B7644">
        <w:rPr>
          <w:rFonts w:ascii="Times New Roman" w:hAnsi="Times New Roman" w:cs="Times New Roman"/>
          <w:sz w:val="24"/>
          <w:szCs w:val="24"/>
        </w:rPr>
        <w:t>(1), 52-57.</w:t>
      </w:r>
    </w:p>
    <w:p w14:paraId="32FE8A11"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Sheldon, B. C.</w:t>
      </w:r>
      <w:r w:rsidRPr="003B7644">
        <w:rPr>
          <w:rFonts w:ascii="Times New Roman" w:hAnsi="Times New Roman" w:cs="Times New Roman"/>
          <w:sz w:val="24"/>
          <w:szCs w:val="24"/>
        </w:rPr>
        <w:t xml:space="preserve"> (2002). Adaptive maternal effects and rapid population differentiation. </w:t>
      </w:r>
      <w:r w:rsidRPr="003B7644">
        <w:rPr>
          <w:rFonts w:ascii="Times New Roman" w:hAnsi="Times New Roman" w:cs="Times New Roman"/>
          <w:i/>
          <w:sz w:val="24"/>
          <w:szCs w:val="24"/>
        </w:rPr>
        <w:t>Trends in Ecology &amp; Evolution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17</w:t>
      </w:r>
      <w:r w:rsidRPr="003B7644">
        <w:rPr>
          <w:rFonts w:ascii="Times New Roman" w:hAnsi="Times New Roman" w:cs="Times New Roman"/>
          <w:sz w:val="24"/>
          <w:szCs w:val="24"/>
        </w:rPr>
        <w:t>(6), 247-249.</w:t>
      </w:r>
    </w:p>
    <w:p w14:paraId="1DB93F3F"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Skinner, M. K.</w:t>
      </w:r>
      <w:r w:rsidRPr="003B7644">
        <w:rPr>
          <w:rFonts w:ascii="Times New Roman" w:hAnsi="Times New Roman" w:cs="Times New Roman"/>
          <w:sz w:val="24"/>
          <w:szCs w:val="24"/>
        </w:rPr>
        <w:t xml:space="preserve"> (2014). Environmental stress and epigenetic transgenerational inheritance. </w:t>
      </w:r>
      <w:r w:rsidRPr="003B7644">
        <w:rPr>
          <w:rFonts w:ascii="Times New Roman" w:hAnsi="Times New Roman" w:cs="Times New Roman"/>
          <w:i/>
          <w:sz w:val="24"/>
          <w:szCs w:val="24"/>
        </w:rPr>
        <w:t>Bmc Medicine</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12</w:t>
      </w:r>
      <w:r w:rsidRPr="003B7644">
        <w:rPr>
          <w:rFonts w:ascii="Times New Roman" w:hAnsi="Times New Roman" w:cs="Times New Roman"/>
          <w:sz w:val="24"/>
          <w:szCs w:val="24"/>
        </w:rPr>
        <w:t>.</w:t>
      </w:r>
    </w:p>
    <w:p w14:paraId="596A2A50"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Song, I. H. &amp; Buttgereit, F.</w:t>
      </w:r>
      <w:r w:rsidRPr="003B7644">
        <w:rPr>
          <w:rFonts w:ascii="Times New Roman" w:hAnsi="Times New Roman" w:cs="Times New Roman"/>
          <w:sz w:val="24"/>
          <w:szCs w:val="24"/>
        </w:rPr>
        <w:t xml:space="preserve"> (2006). Non-genomic glucocorticoid effects to provide the basis for new drug developments. </w:t>
      </w:r>
      <w:r w:rsidRPr="003B7644">
        <w:rPr>
          <w:rFonts w:ascii="Times New Roman" w:hAnsi="Times New Roman" w:cs="Times New Roman"/>
          <w:i/>
          <w:sz w:val="24"/>
          <w:szCs w:val="24"/>
        </w:rPr>
        <w:t>Molecular and Cellular Endocrinology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246</w:t>
      </w:r>
      <w:r w:rsidRPr="003B7644">
        <w:rPr>
          <w:rFonts w:ascii="Times New Roman" w:hAnsi="Times New Roman" w:cs="Times New Roman"/>
          <w:sz w:val="24"/>
          <w:szCs w:val="24"/>
        </w:rPr>
        <w:t>(1-2), 142-146.</w:t>
      </w:r>
    </w:p>
    <w:p w14:paraId="56821167"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Speakman, J. R., Talbot, D. A., Selman, C., Snart, S., McLaren, J. S., Redman, P., Krol, E., Jackson, D. M., Johnson, M. S. &amp; Brand, M. D.</w:t>
      </w:r>
      <w:r w:rsidRPr="003B7644">
        <w:rPr>
          <w:rFonts w:ascii="Times New Roman" w:hAnsi="Times New Roman" w:cs="Times New Roman"/>
          <w:sz w:val="24"/>
          <w:szCs w:val="24"/>
        </w:rPr>
        <w:t xml:space="preserve"> (2004). Uncoupled and surviving: individual mice with high metabolism have greater mitochondrial uncoupling and live longer. </w:t>
      </w:r>
      <w:r w:rsidRPr="003B7644">
        <w:rPr>
          <w:rFonts w:ascii="Times New Roman" w:hAnsi="Times New Roman" w:cs="Times New Roman"/>
          <w:i/>
          <w:sz w:val="24"/>
          <w:szCs w:val="24"/>
        </w:rPr>
        <w:t>Aging Cell</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3</w:t>
      </w:r>
      <w:r w:rsidRPr="003B7644">
        <w:rPr>
          <w:rFonts w:ascii="Times New Roman" w:hAnsi="Times New Roman" w:cs="Times New Roman"/>
          <w:sz w:val="24"/>
          <w:szCs w:val="24"/>
        </w:rPr>
        <w:t>(3), 87-95.</w:t>
      </w:r>
    </w:p>
    <w:p w14:paraId="494CCEBC"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Spencer, K. A. &amp; MacDougall-Shackleton, S. A.</w:t>
      </w:r>
      <w:r w:rsidRPr="003B7644">
        <w:rPr>
          <w:rFonts w:ascii="Times New Roman" w:hAnsi="Times New Roman" w:cs="Times New Roman"/>
          <w:sz w:val="24"/>
          <w:szCs w:val="24"/>
        </w:rPr>
        <w:t xml:space="preserve"> (2011). Indicators of development as sexually selected traits: the developmental stress hypothesis in context. </w:t>
      </w:r>
      <w:r w:rsidRPr="003B7644">
        <w:rPr>
          <w:rFonts w:ascii="Times New Roman" w:hAnsi="Times New Roman" w:cs="Times New Roman"/>
          <w:i/>
          <w:sz w:val="24"/>
          <w:szCs w:val="24"/>
        </w:rPr>
        <w:t>Behavioral Ecology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22</w:t>
      </w:r>
      <w:r w:rsidRPr="003B7644">
        <w:rPr>
          <w:rFonts w:ascii="Times New Roman" w:hAnsi="Times New Roman" w:cs="Times New Roman"/>
          <w:sz w:val="24"/>
          <w:szCs w:val="24"/>
        </w:rPr>
        <w:t>(1), 1-9.</w:t>
      </w:r>
    </w:p>
    <w:p w14:paraId="41EB609A"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Stahlschmidt, Z. R.</w:t>
      </w:r>
      <w:r w:rsidRPr="003B7644">
        <w:rPr>
          <w:rFonts w:ascii="Times New Roman" w:hAnsi="Times New Roman" w:cs="Times New Roman"/>
          <w:sz w:val="24"/>
          <w:szCs w:val="24"/>
        </w:rPr>
        <w:t xml:space="preserve"> (2011). Taxanomic chauvinism revisted: insights from parental care research. </w:t>
      </w:r>
      <w:r w:rsidRPr="003B7644">
        <w:rPr>
          <w:rFonts w:ascii="Times New Roman" w:hAnsi="Times New Roman" w:cs="Times New Roman"/>
          <w:i/>
          <w:sz w:val="24"/>
          <w:szCs w:val="24"/>
        </w:rPr>
        <w:t>PLoS ONE</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6</w:t>
      </w:r>
      <w:r w:rsidRPr="003B7644">
        <w:rPr>
          <w:rFonts w:ascii="Times New Roman" w:hAnsi="Times New Roman" w:cs="Times New Roman"/>
          <w:sz w:val="24"/>
          <w:szCs w:val="24"/>
        </w:rPr>
        <w:t>(8), e24192.</w:t>
      </w:r>
    </w:p>
    <w:p w14:paraId="7564D18F"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Stamps, J.</w:t>
      </w:r>
      <w:r w:rsidRPr="003B7644">
        <w:rPr>
          <w:rFonts w:ascii="Times New Roman" w:hAnsi="Times New Roman" w:cs="Times New Roman"/>
          <w:sz w:val="24"/>
          <w:szCs w:val="24"/>
        </w:rPr>
        <w:t xml:space="preserve"> (2003). Behavioural processes affecting development: Tinbergen's fourth question comes of age. </w:t>
      </w:r>
      <w:r w:rsidRPr="003B7644">
        <w:rPr>
          <w:rFonts w:ascii="Times New Roman" w:hAnsi="Times New Roman" w:cs="Times New Roman"/>
          <w:i/>
          <w:sz w:val="24"/>
          <w:szCs w:val="24"/>
        </w:rPr>
        <w:t>Animal Behaviour</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66</w:t>
      </w:r>
      <w:r w:rsidRPr="003B7644">
        <w:rPr>
          <w:rFonts w:ascii="Times New Roman" w:hAnsi="Times New Roman" w:cs="Times New Roman"/>
          <w:sz w:val="24"/>
          <w:szCs w:val="24"/>
        </w:rPr>
        <w:t>, 1-13.</w:t>
      </w:r>
    </w:p>
    <w:p w14:paraId="2CF37EDF"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Stead, S. M., Badescu, I. &amp; Boonstra, R.</w:t>
      </w:r>
      <w:r w:rsidRPr="003B7644">
        <w:rPr>
          <w:rFonts w:ascii="Times New Roman" w:hAnsi="Times New Roman" w:cs="Times New Roman"/>
          <w:sz w:val="24"/>
          <w:szCs w:val="24"/>
        </w:rPr>
        <w:t xml:space="preserve"> (2022). Of mammals and milk: how maternal stress affects nursing offspring. </w:t>
      </w:r>
      <w:r w:rsidRPr="003B7644">
        <w:rPr>
          <w:rFonts w:ascii="Times New Roman" w:hAnsi="Times New Roman" w:cs="Times New Roman"/>
          <w:i/>
          <w:sz w:val="24"/>
          <w:szCs w:val="24"/>
        </w:rPr>
        <w:t>Mammal Review</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52</w:t>
      </w:r>
      <w:r w:rsidRPr="003B7644">
        <w:rPr>
          <w:rFonts w:ascii="Times New Roman" w:hAnsi="Times New Roman" w:cs="Times New Roman"/>
          <w:sz w:val="24"/>
          <w:szCs w:val="24"/>
        </w:rPr>
        <w:t>(1), 129-147.</w:t>
      </w:r>
    </w:p>
    <w:p w14:paraId="2D44EA80"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Stier, A., Monaghan, P. &amp; Metcalfe, N. B.</w:t>
      </w:r>
      <w:r w:rsidRPr="003B7644">
        <w:rPr>
          <w:rFonts w:ascii="Times New Roman" w:hAnsi="Times New Roman" w:cs="Times New Roman"/>
          <w:sz w:val="24"/>
          <w:szCs w:val="24"/>
        </w:rPr>
        <w:t xml:space="preserve"> (2022). Experimental demonstration of prenatal programming of mitochondrial aerobic metabolism lasting until adulthood. </w:t>
      </w:r>
      <w:r w:rsidRPr="003B7644">
        <w:rPr>
          <w:rFonts w:ascii="Times New Roman" w:hAnsi="Times New Roman" w:cs="Times New Roman"/>
          <w:i/>
          <w:sz w:val="24"/>
          <w:szCs w:val="24"/>
        </w:rPr>
        <w:t>Proceedings of the Royal Society B-Biological Sciences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289</w:t>
      </w:r>
      <w:r w:rsidRPr="003B7644">
        <w:rPr>
          <w:rFonts w:ascii="Times New Roman" w:hAnsi="Times New Roman" w:cs="Times New Roman"/>
          <w:sz w:val="24"/>
          <w:szCs w:val="24"/>
        </w:rPr>
        <w:t>(1970).</w:t>
      </w:r>
    </w:p>
    <w:p w14:paraId="34F64961"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Symonds, M. E., Sebert, S. P., Hyatt, M. A. &amp; Budge, H.</w:t>
      </w:r>
      <w:r w:rsidRPr="003B7644">
        <w:rPr>
          <w:rFonts w:ascii="Times New Roman" w:hAnsi="Times New Roman" w:cs="Times New Roman"/>
          <w:sz w:val="24"/>
          <w:szCs w:val="24"/>
        </w:rPr>
        <w:t xml:space="preserve"> (2009). Nutritional programming of the metabolic syndrome. </w:t>
      </w:r>
      <w:r w:rsidRPr="003B7644">
        <w:rPr>
          <w:rFonts w:ascii="Times New Roman" w:hAnsi="Times New Roman" w:cs="Times New Roman"/>
          <w:i/>
          <w:sz w:val="24"/>
          <w:szCs w:val="24"/>
        </w:rPr>
        <w:t>Nature Reviews Endocrinology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5</w:t>
      </w:r>
      <w:r w:rsidRPr="003B7644">
        <w:rPr>
          <w:rFonts w:ascii="Times New Roman" w:hAnsi="Times New Roman" w:cs="Times New Roman"/>
          <w:sz w:val="24"/>
          <w:szCs w:val="24"/>
        </w:rPr>
        <w:t>(11), 604-610.</w:t>
      </w:r>
    </w:p>
    <w:p w14:paraId="439BDFE6"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Taylor, R. W. &amp; Turnbull, D. M.</w:t>
      </w:r>
      <w:r w:rsidRPr="003B7644">
        <w:rPr>
          <w:rFonts w:ascii="Times New Roman" w:hAnsi="Times New Roman" w:cs="Times New Roman"/>
          <w:sz w:val="24"/>
          <w:szCs w:val="24"/>
        </w:rPr>
        <w:t xml:space="preserve"> (2005). Mitochondrial DNA mutations in human disease. </w:t>
      </w:r>
      <w:r w:rsidRPr="003B7644">
        <w:rPr>
          <w:rFonts w:ascii="Times New Roman" w:hAnsi="Times New Roman" w:cs="Times New Roman"/>
          <w:i/>
          <w:sz w:val="24"/>
          <w:szCs w:val="24"/>
        </w:rPr>
        <w:t>Nature Reviews Genetics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6</w:t>
      </w:r>
      <w:r w:rsidRPr="003B7644">
        <w:rPr>
          <w:rFonts w:ascii="Times New Roman" w:hAnsi="Times New Roman" w:cs="Times New Roman"/>
          <w:sz w:val="24"/>
          <w:szCs w:val="24"/>
        </w:rPr>
        <w:t>, 389-402.</w:t>
      </w:r>
    </w:p>
    <w:p w14:paraId="0A26C613"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lastRenderedPageBreak/>
        <w:t>Uller, T.</w:t>
      </w:r>
      <w:r w:rsidRPr="003B7644">
        <w:rPr>
          <w:rFonts w:ascii="Times New Roman" w:hAnsi="Times New Roman" w:cs="Times New Roman"/>
          <w:sz w:val="24"/>
          <w:szCs w:val="24"/>
        </w:rPr>
        <w:t xml:space="preserve"> (2008). Developmental plasticity and the evolution of parental effects. </w:t>
      </w:r>
      <w:r w:rsidRPr="003B7644">
        <w:rPr>
          <w:rFonts w:ascii="Times New Roman" w:hAnsi="Times New Roman" w:cs="Times New Roman"/>
          <w:i/>
          <w:sz w:val="24"/>
          <w:szCs w:val="24"/>
        </w:rPr>
        <w:t>Trends in Ecology &amp; Evolution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23</w:t>
      </w:r>
      <w:r w:rsidRPr="003B7644">
        <w:rPr>
          <w:rFonts w:ascii="Times New Roman" w:hAnsi="Times New Roman" w:cs="Times New Roman"/>
          <w:sz w:val="24"/>
          <w:szCs w:val="24"/>
        </w:rPr>
        <w:t>(8), 432-438.</w:t>
      </w:r>
    </w:p>
    <w:p w14:paraId="154DAB0B"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Vaiserman, A. M.</w:t>
      </w:r>
      <w:r w:rsidRPr="003B7644">
        <w:rPr>
          <w:rFonts w:ascii="Times New Roman" w:hAnsi="Times New Roman" w:cs="Times New Roman"/>
          <w:sz w:val="24"/>
          <w:szCs w:val="24"/>
        </w:rPr>
        <w:t xml:space="preserve"> (2015). Epigenetic Programming by Early-Life Stress: Evidence from Human Populations. </w:t>
      </w:r>
      <w:r w:rsidRPr="003B7644">
        <w:rPr>
          <w:rFonts w:ascii="Times New Roman" w:hAnsi="Times New Roman" w:cs="Times New Roman"/>
          <w:i/>
          <w:sz w:val="24"/>
          <w:szCs w:val="24"/>
        </w:rPr>
        <w:t>Developmental Dynamics</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244</w:t>
      </w:r>
      <w:r w:rsidRPr="003B7644">
        <w:rPr>
          <w:rFonts w:ascii="Times New Roman" w:hAnsi="Times New Roman" w:cs="Times New Roman"/>
          <w:sz w:val="24"/>
          <w:szCs w:val="24"/>
        </w:rPr>
        <w:t>(3), 254-265.</w:t>
      </w:r>
    </w:p>
    <w:p w14:paraId="3A0FC5BD"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Velarde, M. C.</w:t>
      </w:r>
      <w:r w:rsidRPr="003B7644">
        <w:rPr>
          <w:rFonts w:ascii="Times New Roman" w:hAnsi="Times New Roman" w:cs="Times New Roman"/>
          <w:sz w:val="24"/>
          <w:szCs w:val="24"/>
        </w:rPr>
        <w:t xml:space="preserve"> (2014). Mitochondrial and sex steroid hormone crosstalk during aging. </w:t>
      </w:r>
      <w:r w:rsidRPr="003B7644">
        <w:rPr>
          <w:rFonts w:ascii="Times New Roman" w:hAnsi="Times New Roman" w:cs="Times New Roman"/>
          <w:i/>
          <w:sz w:val="24"/>
          <w:szCs w:val="24"/>
        </w:rPr>
        <w:t>Longevity &amp; Healthspan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3</w:t>
      </w:r>
      <w:r w:rsidRPr="003B7644">
        <w:rPr>
          <w:rFonts w:ascii="Times New Roman" w:hAnsi="Times New Roman" w:cs="Times New Roman"/>
          <w:sz w:val="24"/>
          <w:szCs w:val="24"/>
        </w:rPr>
        <w:t>(2).</w:t>
      </w:r>
    </w:p>
    <w:p w14:paraId="533CD799"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Ventura-Clapier, R., Moulin, M., Piquereau, J., Lemaire, C., Mericskay, M., Veksler, V. &amp; Garnier, A.</w:t>
      </w:r>
      <w:r w:rsidRPr="003B7644">
        <w:rPr>
          <w:rFonts w:ascii="Times New Roman" w:hAnsi="Times New Roman" w:cs="Times New Roman"/>
          <w:sz w:val="24"/>
          <w:szCs w:val="24"/>
        </w:rPr>
        <w:t xml:space="preserve"> (2017). Mitochondria: a central target for sex differences in pathologies. </w:t>
      </w:r>
      <w:r w:rsidRPr="003B7644">
        <w:rPr>
          <w:rFonts w:ascii="Times New Roman" w:hAnsi="Times New Roman" w:cs="Times New Roman"/>
          <w:i/>
          <w:sz w:val="24"/>
          <w:szCs w:val="24"/>
        </w:rPr>
        <w:t>Clinical Science</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131</w:t>
      </w:r>
      <w:r w:rsidRPr="003B7644">
        <w:rPr>
          <w:rFonts w:ascii="Times New Roman" w:hAnsi="Times New Roman" w:cs="Times New Roman"/>
          <w:sz w:val="24"/>
          <w:szCs w:val="24"/>
        </w:rPr>
        <w:t>(9), 803-822.</w:t>
      </w:r>
    </w:p>
    <w:p w14:paraId="674B50CC"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Viechtbauer, W.</w:t>
      </w:r>
      <w:r w:rsidRPr="003B7644">
        <w:rPr>
          <w:rFonts w:ascii="Times New Roman" w:hAnsi="Times New Roman" w:cs="Times New Roman"/>
          <w:sz w:val="24"/>
          <w:szCs w:val="24"/>
        </w:rPr>
        <w:t xml:space="preserve"> (2010). Conducting Meta-Analyses in R with the metafor Package. </w:t>
      </w:r>
      <w:r w:rsidRPr="003B7644">
        <w:rPr>
          <w:rFonts w:ascii="Times New Roman" w:hAnsi="Times New Roman" w:cs="Times New Roman"/>
          <w:i/>
          <w:sz w:val="24"/>
          <w:szCs w:val="24"/>
        </w:rPr>
        <w:t>Journal of Statistical Software</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36</w:t>
      </w:r>
      <w:r w:rsidRPr="003B7644">
        <w:rPr>
          <w:rFonts w:ascii="Times New Roman" w:hAnsi="Times New Roman" w:cs="Times New Roman"/>
          <w:sz w:val="24"/>
          <w:szCs w:val="24"/>
        </w:rPr>
        <w:t>(3), 1-48.</w:t>
      </w:r>
    </w:p>
    <w:p w14:paraId="55F2E6EC"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Wada, H. &amp; Coutts, V.</w:t>
      </w:r>
      <w:r w:rsidRPr="003B7644">
        <w:rPr>
          <w:rFonts w:ascii="Times New Roman" w:hAnsi="Times New Roman" w:cs="Times New Roman"/>
          <w:sz w:val="24"/>
          <w:szCs w:val="24"/>
        </w:rPr>
        <w:t xml:space="preserve"> (2021). Detrimental or beneficial? Untangling the literature on developmental stress studies in birds. </w:t>
      </w:r>
      <w:r w:rsidRPr="003B7644">
        <w:rPr>
          <w:rFonts w:ascii="Times New Roman" w:hAnsi="Times New Roman" w:cs="Times New Roman"/>
          <w:i/>
          <w:sz w:val="24"/>
          <w:szCs w:val="24"/>
        </w:rPr>
        <w:t>Journal of Experimental Biology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224</w:t>
      </w:r>
      <w:r w:rsidRPr="003B7644">
        <w:rPr>
          <w:rFonts w:ascii="Times New Roman" w:hAnsi="Times New Roman" w:cs="Times New Roman"/>
          <w:sz w:val="24"/>
          <w:szCs w:val="24"/>
        </w:rPr>
        <w:t>(19).</w:t>
      </w:r>
    </w:p>
    <w:p w14:paraId="7509C92C"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Wang, S., Guo, J., Liu, X., Tian, W., Zhang, Y. F., Wang, Y., Liu, Y., Mingyan, E. &amp; Fang, S.</w:t>
      </w:r>
      <w:r w:rsidRPr="003B7644">
        <w:rPr>
          <w:rFonts w:ascii="Times New Roman" w:hAnsi="Times New Roman" w:cs="Times New Roman"/>
          <w:sz w:val="24"/>
          <w:szCs w:val="24"/>
        </w:rPr>
        <w:t xml:space="preserve"> (2023). Sexual dimorphism in mitochondrial dysfunction and diabetes mellitus: evidence from a population-based cohort study. </w:t>
      </w:r>
      <w:r w:rsidRPr="003B7644">
        <w:rPr>
          <w:rFonts w:ascii="Times New Roman" w:hAnsi="Times New Roman" w:cs="Times New Roman"/>
          <w:i/>
          <w:sz w:val="24"/>
          <w:szCs w:val="24"/>
        </w:rPr>
        <w:t>Diabetology &amp; Metabolic Syndrome</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15</w:t>
      </w:r>
      <w:r w:rsidRPr="003B7644">
        <w:rPr>
          <w:rFonts w:ascii="Times New Roman" w:hAnsi="Times New Roman" w:cs="Times New Roman"/>
          <w:sz w:val="24"/>
          <w:szCs w:val="24"/>
        </w:rPr>
        <w:t>(114).</w:t>
      </w:r>
    </w:p>
    <w:p w14:paraId="6B62A2E4"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Wells, J. C. K.</w:t>
      </w:r>
      <w:r w:rsidRPr="003B7644">
        <w:rPr>
          <w:rFonts w:ascii="Times New Roman" w:hAnsi="Times New Roman" w:cs="Times New Roman"/>
          <w:sz w:val="24"/>
          <w:szCs w:val="24"/>
        </w:rPr>
        <w:t xml:space="preserve"> (2003). The thrifty phenotype hypothesis: Thrifty offspring or thrifty mother? </w:t>
      </w:r>
      <w:r w:rsidRPr="003B7644">
        <w:rPr>
          <w:rFonts w:ascii="Times New Roman" w:hAnsi="Times New Roman" w:cs="Times New Roman"/>
          <w:i/>
          <w:sz w:val="24"/>
          <w:szCs w:val="24"/>
        </w:rPr>
        <w:t>Journal of Theoretical Biology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221</w:t>
      </w:r>
      <w:r w:rsidRPr="003B7644">
        <w:rPr>
          <w:rFonts w:ascii="Times New Roman" w:hAnsi="Times New Roman" w:cs="Times New Roman"/>
          <w:sz w:val="24"/>
          <w:szCs w:val="24"/>
        </w:rPr>
        <w:t>(1), 143-161.</w:t>
      </w:r>
    </w:p>
    <w:p w14:paraId="5E155F63"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Wells, J. C. K.</w:t>
      </w:r>
      <w:r w:rsidRPr="003B7644">
        <w:rPr>
          <w:rFonts w:ascii="Times New Roman" w:hAnsi="Times New Roman" w:cs="Times New Roman"/>
          <w:sz w:val="24"/>
          <w:szCs w:val="24"/>
        </w:rPr>
        <w:t xml:space="preserve"> (2006). Is early development in humans a predictive adaptive response anticipating the adult environment? </w:t>
      </w:r>
      <w:r w:rsidRPr="003B7644">
        <w:rPr>
          <w:rFonts w:ascii="Times New Roman" w:hAnsi="Times New Roman" w:cs="Times New Roman"/>
          <w:i/>
          <w:sz w:val="24"/>
          <w:szCs w:val="24"/>
        </w:rPr>
        <w:t>Trends in Ecology &amp; Evolution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21</w:t>
      </w:r>
      <w:r w:rsidRPr="003B7644">
        <w:rPr>
          <w:rFonts w:ascii="Times New Roman" w:hAnsi="Times New Roman" w:cs="Times New Roman"/>
          <w:sz w:val="24"/>
          <w:szCs w:val="24"/>
        </w:rPr>
        <w:t>(8), 424-425.</w:t>
      </w:r>
    </w:p>
    <w:p w14:paraId="1791D556"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Yang, Y., Noble, D. W. A., Spake, R., Senior, A. M., Lagisz, M. &amp; Nakagawa, S.</w:t>
      </w:r>
      <w:r w:rsidRPr="003B7644">
        <w:rPr>
          <w:rFonts w:ascii="Times New Roman" w:hAnsi="Times New Roman" w:cs="Times New Roman"/>
          <w:sz w:val="24"/>
          <w:szCs w:val="24"/>
        </w:rPr>
        <w:t xml:space="preserve"> (2023). Measuring biological generality in meta-analysis: A pluralistic approach to heterogeneity quantification and stratification. </w:t>
      </w:r>
      <w:r w:rsidRPr="003B7644">
        <w:rPr>
          <w:rFonts w:ascii="Times New Roman" w:hAnsi="Times New Roman" w:cs="Times New Roman"/>
          <w:i/>
          <w:sz w:val="24"/>
          <w:szCs w:val="24"/>
        </w:rPr>
        <w:t>EcoEvoRxiv</w:t>
      </w:r>
      <w:r w:rsidRPr="003B7644">
        <w:rPr>
          <w:rFonts w:ascii="Times New Roman" w:hAnsi="Times New Roman" w:cs="Times New Roman"/>
          <w:sz w:val="24"/>
          <w:szCs w:val="24"/>
        </w:rPr>
        <w:t>.</w:t>
      </w:r>
    </w:p>
    <w:p w14:paraId="59A6256B"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Yin, L. J., Luo, M., Wang, R., Ye, J. P. &amp; Wang, X. H.</w:t>
      </w:r>
      <w:r w:rsidRPr="003B7644">
        <w:rPr>
          <w:rFonts w:ascii="Times New Roman" w:hAnsi="Times New Roman" w:cs="Times New Roman"/>
          <w:sz w:val="24"/>
          <w:szCs w:val="24"/>
        </w:rPr>
        <w:t xml:space="preserve"> (2021). Mitochondria in Sex Hormone-Induced Disorder of Energy Metabolism in Males and Females. </w:t>
      </w:r>
      <w:r w:rsidRPr="003B7644">
        <w:rPr>
          <w:rFonts w:ascii="Times New Roman" w:hAnsi="Times New Roman" w:cs="Times New Roman"/>
          <w:i/>
          <w:sz w:val="24"/>
          <w:szCs w:val="24"/>
        </w:rPr>
        <w:t>Frontiers in Endocrinology</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12</w:t>
      </w:r>
      <w:r w:rsidRPr="003B7644">
        <w:rPr>
          <w:rFonts w:ascii="Times New Roman" w:hAnsi="Times New Roman" w:cs="Times New Roman"/>
          <w:sz w:val="24"/>
          <w:szCs w:val="24"/>
        </w:rPr>
        <w:t>.</w:t>
      </w:r>
    </w:p>
    <w:p w14:paraId="094E750C"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Yu, B. P. &amp; Chung, H. Y.</w:t>
      </w:r>
      <w:r w:rsidRPr="003B7644">
        <w:rPr>
          <w:rFonts w:ascii="Times New Roman" w:hAnsi="Times New Roman" w:cs="Times New Roman"/>
          <w:sz w:val="24"/>
          <w:szCs w:val="24"/>
        </w:rPr>
        <w:t xml:space="preserve"> (2006). Adaptive mechanisms to oxidative stress during aging. </w:t>
      </w:r>
      <w:r w:rsidRPr="003B7644">
        <w:rPr>
          <w:rFonts w:ascii="Times New Roman" w:hAnsi="Times New Roman" w:cs="Times New Roman"/>
          <w:i/>
          <w:sz w:val="24"/>
          <w:szCs w:val="24"/>
        </w:rPr>
        <w:t>Mechanisms of Ageing and Development</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127</w:t>
      </w:r>
      <w:r w:rsidRPr="003B7644">
        <w:rPr>
          <w:rFonts w:ascii="Times New Roman" w:hAnsi="Times New Roman" w:cs="Times New Roman"/>
          <w:sz w:val="24"/>
          <w:szCs w:val="24"/>
        </w:rPr>
        <w:t>(5), 436-443.</w:t>
      </w:r>
    </w:p>
    <w:p w14:paraId="1F225F2C" w14:textId="77777777" w:rsidR="003B7644" w:rsidRPr="003B7644" w:rsidRDefault="003B7644" w:rsidP="003B7644">
      <w:pPr>
        <w:pStyle w:val="EndNoteBibliography"/>
        <w:spacing w:after="0"/>
        <w:ind w:left="720" w:hanging="720"/>
        <w:rPr>
          <w:rFonts w:ascii="Times New Roman" w:hAnsi="Times New Roman" w:cs="Times New Roman"/>
          <w:sz w:val="24"/>
          <w:szCs w:val="24"/>
        </w:rPr>
      </w:pPr>
      <w:r w:rsidRPr="003B7644">
        <w:rPr>
          <w:rFonts w:ascii="Times New Roman" w:hAnsi="Times New Roman" w:cs="Times New Roman"/>
          <w:smallCaps/>
          <w:sz w:val="24"/>
          <w:szCs w:val="24"/>
        </w:rPr>
        <w:t>Yu, G. C., Smith, D. K., Zhu, H. C., Guan, Y. &amp; Lam, T. T. Y.</w:t>
      </w:r>
      <w:r w:rsidRPr="003B7644">
        <w:rPr>
          <w:rFonts w:ascii="Times New Roman" w:hAnsi="Times New Roman" w:cs="Times New Roman"/>
          <w:sz w:val="24"/>
          <w:szCs w:val="24"/>
        </w:rPr>
        <w:t xml:space="preserve"> (2017). GGTREE: an R package for visualization and annotation of phylogenetic trees with their covariates and other associated data. </w:t>
      </w:r>
      <w:r w:rsidRPr="003B7644">
        <w:rPr>
          <w:rFonts w:ascii="Times New Roman" w:hAnsi="Times New Roman" w:cs="Times New Roman"/>
          <w:i/>
          <w:sz w:val="24"/>
          <w:szCs w:val="24"/>
        </w:rPr>
        <w:t>Methods in Ecology and Evolution</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8</w:t>
      </w:r>
      <w:r w:rsidRPr="003B7644">
        <w:rPr>
          <w:rFonts w:ascii="Times New Roman" w:hAnsi="Times New Roman" w:cs="Times New Roman"/>
          <w:sz w:val="24"/>
          <w:szCs w:val="24"/>
        </w:rPr>
        <w:t>(1), 28-36.</w:t>
      </w:r>
    </w:p>
    <w:p w14:paraId="7128DDE4" w14:textId="77777777" w:rsidR="003B7644" w:rsidRPr="003B7644" w:rsidRDefault="003B7644" w:rsidP="003B7644">
      <w:pPr>
        <w:pStyle w:val="EndNoteBibliography"/>
        <w:ind w:left="720" w:hanging="720"/>
        <w:rPr>
          <w:rFonts w:ascii="Times New Roman" w:hAnsi="Times New Roman" w:cs="Times New Roman"/>
          <w:sz w:val="24"/>
          <w:szCs w:val="24"/>
        </w:rPr>
      </w:pPr>
      <w:r w:rsidRPr="003B7644">
        <w:rPr>
          <w:rFonts w:ascii="Times New Roman" w:hAnsi="Times New Roman" w:cs="Times New Roman"/>
          <w:smallCaps/>
          <w:sz w:val="24"/>
          <w:szCs w:val="24"/>
        </w:rPr>
        <w:t>Zhao, T. T., Alder, N. N., Starkweather, A. R., Chen, M. H., Matson, A. P., Xu, W. L., Balsbaugh, J. L. &amp; Cong, X. M.</w:t>
      </w:r>
      <w:r w:rsidRPr="003B7644">
        <w:rPr>
          <w:rFonts w:ascii="Times New Roman" w:hAnsi="Times New Roman" w:cs="Times New Roman"/>
          <w:sz w:val="24"/>
          <w:szCs w:val="24"/>
        </w:rPr>
        <w:t xml:space="preserve"> (2022). Associations of Mitochondrial Function, Stress, and Neurodevelopmental Outcomes in Early Life: A systematic review. </w:t>
      </w:r>
      <w:r w:rsidRPr="003B7644">
        <w:rPr>
          <w:rFonts w:ascii="Times New Roman" w:hAnsi="Times New Roman" w:cs="Times New Roman"/>
          <w:i/>
          <w:sz w:val="24"/>
          <w:szCs w:val="24"/>
        </w:rPr>
        <w:t>Developmental Neuroscience</w:t>
      </w:r>
      <w:r w:rsidRPr="003B7644">
        <w:rPr>
          <w:rFonts w:ascii="Times New Roman" w:hAnsi="Times New Roman" w:cs="Times New Roman"/>
          <w:sz w:val="24"/>
          <w:szCs w:val="24"/>
        </w:rPr>
        <w:t xml:space="preserve"> </w:t>
      </w:r>
      <w:r w:rsidRPr="003B7644">
        <w:rPr>
          <w:rFonts w:ascii="Times New Roman" w:hAnsi="Times New Roman" w:cs="Times New Roman"/>
          <w:b/>
          <w:sz w:val="24"/>
          <w:szCs w:val="24"/>
        </w:rPr>
        <w:t>44</w:t>
      </w:r>
      <w:r w:rsidRPr="003B7644">
        <w:rPr>
          <w:rFonts w:ascii="Times New Roman" w:hAnsi="Times New Roman" w:cs="Times New Roman"/>
          <w:sz w:val="24"/>
          <w:szCs w:val="24"/>
        </w:rPr>
        <w:t>(6), 438-454.</w:t>
      </w:r>
    </w:p>
    <w:p w14:paraId="79160F30" w14:textId="4B5CBBD5" w:rsidR="00D72B71" w:rsidRDefault="00C30229" w:rsidP="00692EC0">
      <w:pPr>
        <w:pStyle w:val="Heading1"/>
      </w:pPr>
      <w:r w:rsidRPr="003B7644">
        <w:fldChar w:fldCharType="end"/>
      </w:r>
    </w:p>
    <w:p w14:paraId="394633F2" w14:textId="314CFEDA" w:rsidR="004B1DDD" w:rsidRDefault="004B1DDD" w:rsidP="00BC7294">
      <w:pPr>
        <w:spacing w:line="480" w:lineRule="auto"/>
        <w:rPr>
          <w:rFonts w:ascii="Times New Roman" w:hAnsi="Times New Roman" w:cs="Times New Roman"/>
          <w:sz w:val="24"/>
          <w:szCs w:val="24"/>
          <w:lang w:val="en-US"/>
        </w:rPr>
      </w:pPr>
    </w:p>
    <w:sectPr w:rsidR="004B1DDD" w:rsidSect="003F2546">
      <w:pgSz w:w="11906" w:h="16838" w:code="9"/>
      <w:pgMar w:top="1440" w:right="1440" w:bottom="1440" w:left="1440"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7" w:author="Daniel Noble" w:date="2026-01-28T15:26:00Z" w:initials="DN">
    <w:p w14:paraId="7212F6E1" w14:textId="50C6F9A2" w:rsidR="009707C0" w:rsidRDefault="009707C0">
      <w:pPr>
        <w:pStyle w:val="CommentText"/>
      </w:pPr>
      <w:r>
        <w:rPr>
          <w:rStyle w:val="CommentReference"/>
        </w:rPr>
        <w:annotationRef/>
      </w:r>
      <w:r>
        <w:t>Note that if no longer ‘tissue’ then supp tables also need to be fixed so did that in the doc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12F6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3836E9" w16cex:dateUtc="2026-01-28T14: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12F6E1" w16cid:durableId="3F3836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A3E4A" w14:textId="77777777" w:rsidR="00387E2E" w:rsidRDefault="00387E2E" w:rsidP="0002645F">
      <w:pPr>
        <w:spacing w:after="0" w:line="240" w:lineRule="auto"/>
      </w:pPr>
      <w:r>
        <w:separator/>
      </w:r>
    </w:p>
  </w:endnote>
  <w:endnote w:type="continuationSeparator" w:id="0">
    <w:p w14:paraId="22B75A57" w14:textId="77777777" w:rsidR="00387E2E" w:rsidRDefault="00387E2E" w:rsidP="00026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469713"/>
      <w:docPartObj>
        <w:docPartGallery w:val="Page Numbers (Bottom of Page)"/>
        <w:docPartUnique/>
      </w:docPartObj>
    </w:sdtPr>
    <w:sdtEndPr>
      <w:rPr>
        <w:noProof/>
      </w:rPr>
    </w:sdtEndPr>
    <w:sdtContent>
      <w:p w14:paraId="2802D2E1" w14:textId="12D36A2B" w:rsidR="0002645F" w:rsidRDefault="000264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CED9FB" w14:textId="77777777" w:rsidR="0002645F" w:rsidRDefault="000264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604E5" w14:textId="77777777" w:rsidR="00387E2E" w:rsidRDefault="00387E2E" w:rsidP="0002645F">
      <w:pPr>
        <w:spacing w:after="0" w:line="240" w:lineRule="auto"/>
      </w:pPr>
      <w:r>
        <w:separator/>
      </w:r>
    </w:p>
  </w:footnote>
  <w:footnote w:type="continuationSeparator" w:id="0">
    <w:p w14:paraId="5C69A056" w14:textId="77777777" w:rsidR="00387E2E" w:rsidRDefault="00387E2E" w:rsidP="00026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712"/>
    <w:multiLevelType w:val="hybridMultilevel"/>
    <w:tmpl w:val="D98677FA"/>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0866665E"/>
    <w:multiLevelType w:val="hybridMultilevel"/>
    <w:tmpl w:val="DD98B7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1C25B0"/>
    <w:multiLevelType w:val="hybridMultilevel"/>
    <w:tmpl w:val="0B3C61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05D797B"/>
    <w:multiLevelType w:val="hybridMultilevel"/>
    <w:tmpl w:val="7C8C68C2"/>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2DB6612D"/>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10B32AB"/>
    <w:multiLevelType w:val="hybridMultilevel"/>
    <w:tmpl w:val="1272DF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5BF0B59"/>
    <w:multiLevelType w:val="hybridMultilevel"/>
    <w:tmpl w:val="E6A27090"/>
    <w:lvl w:ilvl="0" w:tplc="3BD8288C">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66897237"/>
    <w:multiLevelType w:val="hybridMultilevel"/>
    <w:tmpl w:val="FA24B9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7E75376"/>
    <w:multiLevelType w:val="hybridMultilevel"/>
    <w:tmpl w:val="24E819D2"/>
    <w:lvl w:ilvl="0" w:tplc="427E5512">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750A4B13"/>
    <w:multiLevelType w:val="hybridMultilevel"/>
    <w:tmpl w:val="F3603E20"/>
    <w:lvl w:ilvl="0" w:tplc="9F2C0610">
      <w:start w:val="1"/>
      <w:numFmt w:val="decimal"/>
      <w:lvlText w:val="%1)"/>
      <w:lvlJc w:val="left"/>
      <w:pPr>
        <w:ind w:left="720" w:hanging="360"/>
      </w:pPr>
      <w:rPr>
        <w:rFonts w:hint="default"/>
        <w:i w:val="0"/>
        <w:u w:val="single"/>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58759145">
    <w:abstractNumId w:val="2"/>
  </w:num>
  <w:num w:numId="2" w16cid:durableId="1628926238">
    <w:abstractNumId w:val="3"/>
  </w:num>
  <w:num w:numId="3" w16cid:durableId="1575779974">
    <w:abstractNumId w:val="5"/>
  </w:num>
  <w:num w:numId="4" w16cid:durableId="699740576">
    <w:abstractNumId w:val="1"/>
  </w:num>
  <w:num w:numId="5" w16cid:durableId="570165025">
    <w:abstractNumId w:val="7"/>
  </w:num>
  <w:num w:numId="6" w16cid:durableId="1762489012">
    <w:abstractNumId w:val="6"/>
  </w:num>
  <w:num w:numId="7" w16cid:durableId="1123647264">
    <w:abstractNumId w:val="0"/>
  </w:num>
  <w:num w:numId="8" w16cid:durableId="1463157297">
    <w:abstractNumId w:val="9"/>
  </w:num>
  <w:num w:numId="9" w16cid:durableId="819537348">
    <w:abstractNumId w:val="8"/>
  </w:num>
  <w:num w:numId="10" w16cid:durableId="160996471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ndi Crino">
    <w15:presenceInfo w15:providerId="AD" w15:userId="S::crin0006@flinders.edu.au::14d01f18-b834-4109-ba44-5cbdcf7d2f8e"/>
  </w15:person>
  <w15:person w15:author="Daniel Noble">
    <w15:presenceInfo w15:providerId="AD" w15:userId="S::u5062688@anu.edu.au::cd1442c4-8911-414d-88db-662b5685b55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Biological Review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vdp5t22ptsev2evxdivrv0xp5epz52f5fxd&quot;&gt;My EndNote Library&lt;record-ids&gt;&lt;item&gt;41&lt;/item&gt;&lt;item&gt;42&lt;/item&gt;&lt;item&gt;56&lt;/item&gt;&lt;item&gt;58&lt;/item&gt;&lt;item&gt;61&lt;/item&gt;&lt;item&gt;62&lt;/item&gt;&lt;item&gt;85&lt;/item&gt;&lt;item&gt;96&lt;/item&gt;&lt;item&gt;101&lt;/item&gt;&lt;item&gt;114&lt;/item&gt;&lt;item&gt;135&lt;/item&gt;&lt;item&gt;137&lt;/item&gt;&lt;item&gt;138&lt;/item&gt;&lt;item&gt;139&lt;/item&gt;&lt;item&gt;140&lt;/item&gt;&lt;item&gt;142&lt;/item&gt;&lt;item&gt;153&lt;/item&gt;&lt;item&gt;157&lt;/item&gt;&lt;item&gt;161&lt;/item&gt;&lt;item&gt;168&lt;/item&gt;&lt;item&gt;174&lt;/item&gt;&lt;item&gt;234&lt;/item&gt;&lt;item&gt;236&lt;/item&gt;&lt;item&gt;262&lt;/item&gt;&lt;item&gt;281&lt;/item&gt;&lt;item&gt;284&lt;/item&gt;&lt;item&gt;302&lt;/item&gt;&lt;item&gt;312&lt;/item&gt;&lt;item&gt;334&lt;/item&gt;&lt;item&gt;337&lt;/item&gt;&lt;item&gt;359&lt;/item&gt;&lt;item&gt;371&lt;/item&gt;&lt;item&gt;372&lt;/item&gt;&lt;item&gt;373&lt;/item&gt;&lt;item&gt;374&lt;/item&gt;&lt;item&gt;386&lt;/item&gt;&lt;item&gt;388&lt;/item&gt;&lt;item&gt;389&lt;/item&gt;&lt;item&gt;390&lt;/item&gt;&lt;item&gt;391&lt;/item&gt;&lt;item&gt;392&lt;/item&gt;&lt;item&gt;393&lt;/item&gt;&lt;item&gt;395&lt;/item&gt;&lt;item&gt;396&lt;/item&gt;&lt;item&gt;397&lt;/item&gt;&lt;item&gt;398&lt;/item&gt;&lt;item&gt;399&lt;/item&gt;&lt;item&gt;400&lt;/item&gt;&lt;item&gt;401&lt;/item&gt;&lt;item&gt;402&lt;/item&gt;&lt;item&gt;403&lt;/item&gt;&lt;item&gt;404&lt;/item&gt;&lt;item&gt;405&lt;/item&gt;&lt;item&gt;406&lt;/item&gt;&lt;item&gt;407&lt;/item&gt;&lt;item&gt;408&lt;/item&gt;&lt;item&gt;409&lt;/item&gt;&lt;item&gt;410&lt;/item&gt;&lt;item&gt;411&lt;/item&gt;&lt;item&gt;412&lt;/item&gt;&lt;item&gt;413&lt;/item&gt;&lt;item&gt;414&lt;/item&gt;&lt;item&gt;416&lt;/item&gt;&lt;item&gt;490&lt;/item&gt;&lt;item&gt;491&lt;/item&gt;&lt;item&gt;493&lt;/item&gt;&lt;item&gt;504&lt;/item&gt;&lt;item&gt;506&lt;/item&gt;&lt;item&gt;507&lt;/item&gt;&lt;item&gt;508&lt;/item&gt;&lt;item&gt;509&lt;/item&gt;&lt;item&gt;510&lt;/item&gt;&lt;item&gt;511&lt;/item&gt;&lt;item&gt;512&lt;/item&gt;&lt;item&gt;513&lt;/item&gt;&lt;item&gt;514&lt;/item&gt;&lt;item&gt;515&lt;/item&gt;&lt;item&gt;516&lt;/item&gt;&lt;item&gt;517&lt;/item&gt;&lt;item&gt;519&lt;/item&gt;&lt;item&gt;520&lt;/item&gt;&lt;item&gt;521&lt;/item&gt;&lt;item&gt;522&lt;/item&gt;&lt;item&gt;523&lt;/item&gt;&lt;item&gt;524&lt;/item&gt;&lt;item&gt;525&lt;/item&gt;&lt;item&gt;526&lt;/item&gt;&lt;item&gt;527&lt;/item&gt;&lt;item&gt;528&lt;/item&gt;&lt;item&gt;529&lt;/item&gt;&lt;item&gt;530&lt;/item&gt;&lt;item&gt;531&lt;/item&gt;&lt;item&gt;532&lt;/item&gt;&lt;item&gt;533&lt;/item&gt;&lt;item&gt;534&lt;/item&gt;&lt;item&gt;535&lt;/item&gt;&lt;item&gt;536&lt;/item&gt;&lt;item&gt;537&lt;/item&gt;&lt;item&gt;538&lt;/item&gt;&lt;item&gt;539&lt;/item&gt;&lt;item&gt;552&lt;/item&gt;&lt;item&gt;553&lt;/item&gt;&lt;item&gt;554&lt;/item&gt;&lt;item&gt;555&lt;/item&gt;&lt;item&gt;556&lt;/item&gt;&lt;item&gt;557&lt;/item&gt;&lt;item&gt;558&lt;/item&gt;&lt;item&gt;559&lt;/item&gt;&lt;item&gt;561&lt;/item&gt;&lt;item&gt;562&lt;/item&gt;&lt;item&gt;579&lt;/item&gt;&lt;item&gt;580&lt;/item&gt;&lt;item&gt;581&lt;/item&gt;&lt;item&gt;582&lt;/item&gt;&lt;item&gt;583&lt;/item&gt;&lt;item&gt;585&lt;/item&gt;&lt;item&gt;586&lt;/item&gt;&lt;item&gt;587&lt;/item&gt;&lt;item&gt;588&lt;/item&gt;&lt;item&gt;589&lt;/item&gt;&lt;item&gt;590&lt;/item&gt;&lt;item&gt;591&lt;/item&gt;&lt;item&gt;592&lt;/item&gt;&lt;item&gt;593&lt;/item&gt;&lt;item&gt;594&lt;/item&gt;&lt;item&gt;595&lt;/item&gt;&lt;item&gt;597&lt;/item&gt;&lt;item&gt;598&lt;/item&gt;&lt;item&gt;599&lt;/item&gt;&lt;item&gt;600&lt;/item&gt;&lt;item&gt;601&lt;/item&gt;&lt;item&gt;602&lt;/item&gt;&lt;item&gt;603&lt;/item&gt;&lt;item&gt;604&lt;/item&gt;&lt;item&gt;606&lt;/item&gt;&lt;item&gt;607&lt;/item&gt;&lt;item&gt;608&lt;/item&gt;&lt;item&gt;609&lt;/item&gt;&lt;item&gt;610&lt;/item&gt;&lt;item&gt;611&lt;/item&gt;&lt;item&gt;614&lt;/item&gt;&lt;item&gt;615&lt;/item&gt;&lt;/record-ids&gt;&lt;/item&gt;&lt;/Libraries&gt;"/>
  </w:docVars>
  <w:rsids>
    <w:rsidRoot w:val="00800EDC"/>
    <w:rsid w:val="00003262"/>
    <w:rsid w:val="00004BB7"/>
    <w:rsid w:val="00005590"/>
    <w:rsid w:val="00005F81"/>
    <w:rsid w:val="00007883"/>
    <w:rsid w:val="00011EA7"/>
    <w:rsid w:val="00013642"/>
    <w:rsid w:val="00014033"/>
    <w:rsid w:val="000145B8"/>
    <w:rsid w:val="00017707"/>
    <w:rsid w:val="00022488"/>
    <w:rsid w:val="00023BB8"/>
    <w:rsid w:val="0002645F"/>
    <w:rsid w:val="000265F7"/>
    <w:rsid w:val="00026C10"/>
    <w:rsid w:val="000327D0"/>
    <w:rsid w:val="00032FFE"/>
    <w:rsid w:val="000362C7"/>
    <w:rsid w:val="000369B2"/>
    <w:rsid w:val="00040C2B"/>
    <w:rsid w:val="00041F36"/>
    <w:rsid w:val="00042939"/>
    <w:rsid w:val="00042F5D"/>
    <w:rsid w:val="0004469E"/>
    <w:rsid w:val="00050B3D"/>
    <w:rsid w:val="00053BBF"/>
    <w:rsid w:val="00060523"/>
    <w:rsid w:val="000631B8"/>
    <w:rsid w:val="000650D8"/>
    <w:rsid w:val="000674F6"/>
    <w:rsid w:val="000678FE"/>
    <w:rsid w:val="00077E61"/>
    <w:rsid w:val="00083E9A"/>
    <w:rsid w:val="0008572C"/>
    <w:rsid w:val="00086AEA"/>
    <w:rsid w:val="00087BC5"/>
    <w:rsid w:val="00090AE2"/>
    <w:rsid w:val="0009621C"/>
    <w:rsid w:val="00097A47"/>
    <w:rsid w:val="000A12D9"/>
    <w:rsid w:val="000A20D2"/>
    <w:rsid w:val="000A2B9E"/>
    <w:rsid w:val="000A5418"/>
    <w:rsid w:val="000A668D"/>
    <w:rsid w:val="000A6F81"/>
    <w:rsid w:val="000B4E4E"/>
    <w:rsid w:val="000C1292"/>
    <w:rsid w:val="000C52B3"/>
    <w:rsid w:val="000C560A"/>
    <w:rsid w:val="000C624F"/>
    <w:rsid w:val="000C72E0"/>
    <w:rsid w:val="000D37B8"/>
    <w:rsid w:val="000D5EA2"/>
    <w:rsid w:val="000D6117"/>
    <w:rsid w:val="000E0EBE"/>
    <w:rsid w:val="000E15FC"/>
    <w:rsid w:val="000F4361"/>
    <w:rsid w:val="000F581B"/>
    <w:rsid w:val="000F6225"/>
    <w:rsid w:val="000F7977"/>
    <w:rsid w:val="00103DD0"/>
    <w:rsid w:val="00111933"/>
    <w:rsid w:val="00122A06"/>
    <w:rsid w:val="00123672"/>
    <w:rsid w:val="001245B5"/>
    <w:rsid w:val="00126706"/>
    <w:rsid w:val="0013074A"/>
    <w:rsid w:val="00133021"/>
    <w:rsid w:val="00136450"/>
    <w:rsid w:val="00140C69"/>
    <w:rsid w:val="001412CA"/>
    <w:rsid w:val="001558E5"/>
    <w:rsid w:val="00160356"/>
    <w:rsid w:val="00162736"/>
    <w:rsid w:val="001642BB"/>
    <w:rsid w:val="00174977"/>
    <w:rsid w:val="0018124B"/>
    <w:rsid w:val="00183565"/>
    <w:rsid w:val="0018669C"/>
    <w:rsid w:val="00190733"/>
    <w:rsid w:val="00191A99"/>
    <w:rsid w:val="00194873"/>
    <w:rsid w:val="00194965"/>
    <w:rsid w:val="001A109C"/>
    <w:rsid w:val="001A1D1D"/>
    <w:rsid w:val="001A5945"/>
    <w:rsid w:val="001A60A8"/>
    <w:rsid w:val="001A7E13"/>
    <w:rsid w:val="001B07ED"/>
    <w:rsid w:val="001B0E20"/>
    <w:rsid w:val="001B1E0D"/>
    <w:rsid w:val="001C1FA9"/>
    <w:rsid w:val="001C399A"/>
    <w:rsid w:val="001D1701"/>
    <w:rsid w:val="001D4225"/>
    <w:rsid w:val="001D5514"/>
    <w:rsid w:val="001E490A"/>
    <w:rsid w:val="001E6E6D"/>
    <w:rsid w:val="001F1378"/>
    <w:rsid w:val="001F5D96"/>
    <w:rsid w:val="001F7BB7"/>
    <w:rsid w:val="001F7E39"/>
    <w:rsid w:val="00201287"/>
    <w:rsid w:val="00201D90"/>
    <w:rsid w:val="002023BC"/>
    <w:rsid w:val="00205DF8"/>
    <w:rsid w:val="00205E5E"/>
    <w:rsid w:val="002128FB"/>
    <w:rsid w:val="00216085"/>
    <w:rsid w:val="00216416"/>
    <w:rsid w:val="0021667F"/>
    <w:rsid w:val="00216CF3"/>
    <w:rsid w:val="00227A09"/>
    <w:rsid w:val="00242E78"/>
    <w:rsid w:val="0024325C"/>
    <w:rsid w:val="002442AC"/>
    <w:rsid w:val="00247DE7"/>
    <w:rsid w:val="0025039D"/>
    <w:rsid w:val="002505FB"/>
    <w:rsid w:val="002512BB"/>
    <w:rsid w:val="00251F76"/>
    <w:rsid w:val="002544E9"/>
    <w:rsid w:val="0025633B"/>
    <w:rsid w:val="00256BC4"/>
    <w:rsid w:val="00263401"/>
    <w:rsid w:val="00265518"/>
    <w:rsid w:val="002667BD"/>
    <w:rsid w:val="00270C69"/>
    <w:rsid w:val="00285529"/>
    <w:rsid w:val="0028766D"/>
    <w:rsid w:val="002878D5"/>
    <w:rsid w:val="00287AEF"/>
    <w:rsid w:val="002910D3"/>
    <w:rsid w:val="002947E1"/>
    <w:rsid w:val="002948F6"/>
    <w:rsid w:val="00297392"/>
    <w:rsid w:val="002A4CAD"/>
    <w:rsid w:val="002A79AB"/>
    <w:rsid w:val="002B261A"/>
    <w:rsid w:val="002B38AA"/>
    <w:rsid w:val="002B493B"/>
    <w:rsid w:val="002B5F73"/>
    <w:rsid w:val="002C1F9E"/>
    <w:rsid w:val="002C64F6"/>
    <w:rsid w:val="002D076C"/>
    <w:rsid w:val="002D096E"/>
    <w:rsid w:val="002D4E5D"/>
    <w:rsid w:val="002D612F"/>
    <w:rsid w:val="002D7F37"/>
    <w:rsid w:val="002E47DA"/>
    <w:rsid w:val="002F2AC6"/>
    <w:rsid w:val="002F755C"/>
    <w:rsid w:val="00301066"/>
    <w:rsid w:val="00302A15"/>
    <w:rsid w:val="00302F09"/>
    <w:rsid w:val="00307CBD"/>
    <w:rsid w:val="00310152"/>
    <w:rsid w:val="00315C28"/>
    <w:rsid w:val="0031716F"/>
    <w:rsid w:val="00317258"/>
    <w:rsid w:val="00323FB9"/>
    <w:rsid w:val="00326B1C"/>
    <w:rsid w:val="0033745B"/>
    <w:rsid w:val="00344121"/>
    <w:rsid w:val="00345D2B"/>
    <w:rsid w:val="00351CEA"/>
    <w:rsid w:val="003521CE"/>
    <w:rsid w:val="00356039"/>
    <w:rsid w:val="003562D9"/>
    <w:rsid w:val="00363499"/>
    <w:rsid w:val="00367EC9"/>
    <w:rsid w:val="00372543"/>
    <w:rsid w:val="003729D0"/>
    <w:rsid w:val="00374D7D"/>
    <w:rsid w:val="00380386"/>
    <w:rsid w:val="00380576"/>
    <w:rsid w:val="00382E5F"/>
    <w:rsid w:val="00384C8D"/>
    <w:rsid w:val="00386EB5"/>
    <w:rsid w:val="00387121"/>
    <w:rsid w:val="00387E2E"/>
    <w:rsid w:val="00391958"/>
    <w:rsid w:val="00391A10"/>
    <w:rsid w:val="00392782"/>
    <w:rsid w:val="0039415D"/>
    <w:rsid w:val="003A1238"/>
    <w:rsid w:val="003A2075"/>
    <w:rsid w:val="003A4BA9"/>
    <w:rsid w:val="003A651C"/>
    <w:rsid w:val="003A72BC"/>
    <w:rsid w:val="003A7DB2"/>
    <w:rsid w:val="003B2C7E"/>
    <w:rsid w:val="003B2EA8"/>
    <w:rsid w:val="003B37A6"/>
    <w:rsid w:val="003B4699"/>
    <w:rsid w:val="003B5843"/>
    <w:rsid w:val="003B7644"/>
    <w:rsid w:val="003C00A8"/>
    <w:rsid w:val="003C05DB"/>
    <w:rsid w:val="003C6AB3"/>
    <w:rsid w:val="003D30D7"/>
    <w:rsid w:val="003E06FC"/>
    <w:rsid w:val="003E46ED"/>
    <w:rsid w:val="003E55CE"/>
    <w:rsid w:val="003F2546"/>
    <w:rsid w:val="003F5410"/>
    <w:rsid w:val="003F6453"/>
    <w:rsid w:val="003F66DB"/>
    <w:rsid w:val="003F6873"/>
    <w:rsid w:val="00403163"/>
    <w:rsid w:val="00403E7F"/>
    <w:rsid w:val="00405837"/>
    <w:rsid w:val="0040603A"/>
    <w:rsid w:val="00406D9F"/>
    <w:rsid w:val="0041472E"/>
    <w:rsid w:val="00415F51"/>
    <w:rsid w:val="00421CDF"/>
    <w:rsid w:val="00422C42"/>
    <w:rsid w:val="00422DCF"/>
    <w:rsid w:val="00426C67"/>
    <w:rsid w:val="00426EE2"/>
    <w:rsid w:val="00427FD1"/>
    <w:rsid w:val="00435748"/>
    <w:rsid w:val="00437D02"/>
    <w:rsid w:val="00440B44"/>
    <w:rsid w:val="004461C0"/>
    <w:rsid w:val="004523EA"/>
    <w:rsid w:val="00452658"/>
    <w:rsid w:val="004527A6"/>
    <w:rsid w:val="00452832"/>
    <w:rsid w:val="004531EB"/>
    <w:rsid w:val="004616E2"/>
    <w:rsid w:val="00463AC4"/>
    <w:rsid w:val="00463F30"/>
    <w:rsid w:val="004657D4"/>
    <w:rsid w:val="0047224E"/>
    <w:rsid w:val="0047515A"/>
    <w:rsid w:val="00475BED"/>
    <w:rsid w:val="004762BA"/>
    <w:rsid w:val="0048275A"/>
    <w:rsid w:val="00486E5D"/>
    <w:rsid w:val="004878FF"/>
    <w:rsid w:val="004947EC"/>
    <w:rsid w:val="004A39B1"/>
    <w:rsid w:val="004A4A1B"/>
    <w:rsid w:val="004B0288"/>
    <w:rsid w:val="004B1DDD"/>
    <w:rsid w:val="004B6A46"/>
    <w:rsid w:val="004B7AA2"/>
    <w:rsid w:val="004C0EED"/>
    <w:rsid w:val="004C6A7A"/>
    <w:rsid w:val="004D16ED"/>
    <w:rsid w:val="004D2B0D"/>
    <w:rsid w:val="004D4013"/>
    <w:rsid w:val="004E06AF"/>
    <w:rsid w:val="004E303C"/>
    <w:rsid w:val="004E6DD4"/>
    <w:rsid w:val="004E7E74"/>
    <w:rsid w:val="004F50BE"/>
    <w:rsid w:val="004F59B0"/>
    <w:rsid w:val="004F7138"/>
    <w:rsid w:val="004F7C95"/>
    <w:rsid w:val="00500A12"/>
    <w:rsid w:val="00505115"/>
    <w:rsid w:val="00505126"/>
    <w:rsid w:val="00506008"/>
    <w:rsid w:val="00506A4D"/>
    <w:rsid w:val="005112C2"/>
    <w:rsid w:val="00512BEA"/>
    <w:rsid w:val="0051560A"/>
    <w:rsid w:val="00520542"/>
    <w:rsid w:val="00520F98"/>
    <w:rsid w:val="005234CD"/>
    <w:rsid w:val="0053091B"/>
    <w:rsid w:val="00530E0A"/>
    <w:rsid w:val="00533C1D"/>
    <w:rsid w:val="00535E3A"/>
    <w:rsid w:val="00537B89"/>
    <w:rsid w:val="00541E19"/>
    <w:rsid w:val="00544689"/>
    <w:rsid w:val="0054570B"/>
    <w:rsid w:val="005469B1"/>
    <w:rsid w:val="0055073C"/>
    <w:rsid w:val="00554EFE"/>
    <w:rsid w:val="00555776"/>
    <w:rsid w:val="00556F5D"/>
    <w:rsid w:val="005601CB"/>
    <w:rsid w:val="00560388"/>
    <w:rsid w:val="005630A5"/>
    <w:rsid w:val="00564AB9"/>
    <w:rsid w:val="00565ADB"/>
    <w:rsid w:val="0056672E"/>
    <w:rsid w:val="00566AF7"/>
    <w:rsid w:val="00567022"/>
    <w:rsid w:val="00572C41"/>
    <w:rsid w:val="00574F9C"/>
    <w:rsid w:val="00575037"/>
    <w:rsid w:val="00576426"/>
    <w:rsid w:val="00577BAC"/>
    <w:rsid w:val="0058074B"/>
    <w:rsid w:val="005807D5"/>
    <w:rsid w:val="00580AD6"/>
    <w:rsid w:val="00586398"/>
    <w:rsid w:val="005A26B1"/>
    <w:rsid w:val="005A3646"/>
    <w:rsid w:val="005A471E"/>
    <w:rsid w:val="005A5397"/>
    <w:rsid w:val="005A7A4A"/>
    <w:rsid w:val="005B0BE8"/>
    <w:rsid w:val="005B4217"/>
    <w:rsid w:val="005B435B"/>
    <w:rsid w:val="005C4290"/>
    <w:rsid w:val="005C512C"/>
    <w:rsid w:val="005C61D2"/>
    <w:rsid w:val="005C6218"/>
    <w:rsid w:val="005C65D2"/>
    <w:rsid w:val="005D16E6"/>
    <w:rsid w:val="005E04D9"/>
    <w:rsid w:val="005E0E8D"/>
    <w:rsid w:val="005E1AE7"/>
    <w:rsid w:val="005E4263"/>
    <w:rsid w:val="005F06DD"/>
    <w:rsid w:val="005F1159"/>
    <w:rsid w:val="005F173C"/>
    <w:rsid w:val="005F46B0"/>
    <w:rsid w:val="005F6929"/>
    <w:rsid w:val="006017A3"/>
    <w:rsid w:val="00603E78"/>
    <w:rsid w:val="00604406"/>
    <w:rsid w:val="006061C5"/>
    <w:rsid w:val="00606BCE"/>
    <w:rsid w:val="00607F70"/>
    <w:rsid w:val="00611310"/>
    <w:rsid w:val="00612BD8"/>
    <w:rsid w:val="006159E1"/>
    <w:rsid w:val="0062429B"/>
    <w:rsid w:val="006271A2"/>
    <w:rsid w:val="00631E76"/>
    <w:rsid w:val="00645A28"/>
    <w:rsid w:val="006465F8"/>
    <w:rsid w:val="006671CE"/>
    <w:rsid w:val="006704B3"/>
    <w:rsid w:val="00672495"/>
    <w:rsid w:val="00672DAA"/>
    <w:rsid w:val="00673711"/>
    <w:rsid w:val="006762D2"/>
    <w:rsid w:val="006838D2"/>
    <w:rsid w:val="006868D8"/>
    <w:rsid w:val="00690484"/>
    <w:rsid w:val="006913B1"/>
    <w:rsid w:val="00692EC0"/>
    <w:rsid w:val="00696DB3"/>
    <w:rsid w:val="00697956"/>
    <w:rsid w:val="006A061A"/>
    <w:rsid w:val="006A5FBB"/>
    <w:rsid w:val="006A74D9"/>
    <w:rsid w:val="006B389B"/>
    <w:rsid w:val="006B44F7"/>
    <w:rsid w:val="006B6EFA"/>
    <w:rsid w:val="006C099F"/>
    <w:rsid w:val="006C17FC"/>
    <w:rsid w:val="006C2827"/>
    <w:rsid w:val="006D56E3"/>
    <w:rsid w:val="006D5EEA"/>
    <w:rsid w:val="006E6269"/>
    <w:rsid w:val="006E741C"/>
    <w:rsid w:val="006F030D"/>
    <w:rsid w:val="006F07C1"/>
    <w:rsid w:val="006F1F82"/>
    <w:rsid w:val="006F5113"/>
    <w:rsid w:val="006F6136"/>
    <w:rsid w:val="006F6D4C"/>
    <w:rsid w:val="00704CE3"/>
    <w:rsid w:val="007055D7"/>
    <w:rsid w:val="00705BE1"/>
    <w:rsid w:val="007103DA"/>
    <w:rsid w:val="00711E60"/>
    <w:rsid w:val="00716409"/>
    <w:rsid w:val="00716AC6"/>
    <w:rsid w:val="00723EDA"/>
    <w:rsid w:val="00724D87"/>
    <w:rsid w:val="00725A30"/>
    <w:rsid w:val="0072708A"/>
    <w:rsid w:val="00732091"/>
    <w:rsid w:val="00737A54"/>
    <w:rsid w:val="00744E4A"/>
    <w:rsid w:val="0074512A"/>
    <w:rsid w:val="00745C3A"/>
    <w:rsid w:val="00746549"/>
    <w:rsid w:val="00747A69"/>
    <w:rsid w:val="00754E46"/>
    <w:rsid w:val="0076040B"/>
    <w:rsid w:val="00761C1F"/>
    <w:rsid w:val="00763E14"/>
    <w:rsid w:val="00765C0C"/>
    <w:rsid w:val="0076658B"/>
    <w:rsid w:val="00767A32"/>
    <w:rsid w:val="00767CA0"/>
    <w:rsid w:val="00767EA5"/>
    <w:rsid w:val="007756C6"/>
    <w:rsid w:val="007817F9"/>
    <w:rsid w:val="007838F9"/>
    <w:rsid w:val="007839A8"/>
    <w:rsid w:val="007901AB"/>
    <w:rsid w:val="00795105"/>
    <w:rsid w:val="007979B8"/>
    <w:rsid w:val="007A0DB4"/>
    <w:rsid w:val="007A1BFD"/>
    <w:rsid w:val="007A2803"/>
    <w:rsid w:val="007A2CF5"/>
    <w:rsid w:val="007A2EB0"/>
    <w:rsid w:val="007A40E2"/>
    <w:rsid w:val="007A4976"/>
    <w:rsid w:val="007A53E2"/>
    <w:rsid w:val="007A6002"/>
    <w:rsid w:val="007B0E36"/>
    <w:rsid w:val="007B59AB"/>
    <w:rsid w:val="007C1331"/>
    <w:rsid w:val="007C4D96"/>
    <w:rsid w:val="007C7645"/>
    <w:rsid w:val="007C7DC0"/>
    <w:rsid w:val="007C7DEF"/>
    <w:rsid w:val="007D5460"/>
    <w:rsid w:val="007D7815"/>
    <w:rsid w:val="007E069D"/>
    <w:rsid w:val="007E36A6"/>
    <w:rsid w:val="007E3842"/>
    <w:rsid w:val="007E498A"/>
    <w:rsid w:val="007E694B"/>
    <w:rsid w:val="007F5D85"/>
    <w:rsid w:val="007F60BC"/>
    <w:rsid w:val="007F694E"/>
    <w:rsid w:val="00800EDC"/>
    <w:rsid w:val="008076C6"/>
    <w:rsid w:val="008115DF"/>
    <w:rsid w:val="00811FEF"/>
    <w:rsid w:val="008136D6"/>
    <w:rsid w:val="00817B5B"/>
    <w:rsid w:val="00822963"/>
    <w:rsid w:val="0082641C"/>
    <w:rsid w:val="00836AF8"/>
    <w:rsid w:val="00844516"/>
    <w:rsid w:val="00845172"/>
    <w:rsid w:val="0084737F"/>
    <w:rsid w:val="0085014F"/>
    <w:rsid w:val="008549FE"/>
    <w:rsid w:val="00860EDF"/>
    <w:rsid w:val="008656AF"/>
    <w:rsid w:val="008657B5"/>
    <w:rsid w:val="00867511"/>
    <w:rsid w:val="00867F18"/>
    <w:rsid w:val="00872AD3"/>
    <w:rsid w:val="0087395F"/>
    <w:rsid w:val="00873B7E"/>
    <w:rsid w:val="00874E31"/>
    <w:rsid w:val="0088125A"/>
    <w:rsid w:val="00881A4C"/>
    <w:rsid w:val="00882C84"/>
    <w:rsid w:val="00885619"/>
    <w:rsid w:val="00890536"/>
    <w:rsid w:val="00892B45"/>
    <w:rsid w:val="00894784"/>
    <w:rsid w:val="00894F9A"/>
    <w:rsid w:val="008956AB"/>
    <w:rsid w:val="00896B70"/>
    <w:rsid w:val="008A1A78"/>
    <w:rsid w:val="008A1DE4"/>
    <w:rsid w:val="008B0427"/>
    <w:rsid w:val="008B15C0"/>
    <w:rsid w:val="008B417F"/>
    <w:rsid w:val="008B5D19"/>
    <w:rsid w:val="008B62E3"/>
    <w:rsid w:val="008B7769"/>
    <w:rsid w:val="008C3DB8"/>
    <w:rsid w:val="008C6CB7"/>
    <w:rsid w:val="008C7B40"/>
    <w:rsid w:val="008D2387"/>
    <w:rsid w:val="008D2AD0"/>
    <w:rsid w:val="008D3D29"/>
    <w:rsid w:val="008D547E"/>
    <w:rsid w:val="008E3926"/>
    <w:rsid w:val="008E761F"/>
    <w:rsid w:val="008F2B10"/>
    <w:rsid w:val="008F2D8D"/>
    <w:rsid w:val="008F33A5"/>
    <w:rsid w:val="008F463C"/>
    <w:rsid w:val="008F588F"/>
    <w:rsid w:val="008F6968"/>
    <w:rsid w:val="00902D7E"/>
    <w:rsid w:val="00903381"/>
    <w:rsid w:val="00907232"/>
    <w:rsid w:val="00914960"/>
    <w:rsid w:val="0091738F"/>
    <w:rsid w:val="00922EBA"/>
    <w:rsid w:val="00924ADD"/>
    <w:rsid w:val="00924D1C"/>
    <w:rsid w:val="00931FEB"/>
    <w:rsid w:val="00932C6F"/>
    <w:rsid w:val="00935691"/>
    <w:rsid w:val="00935C2F"/>
    <w:rsid w:val="00937B24"/>
    <w:rsid w:val="00941295"/>
    <w:rsid w:val="009456FA"/>
    <w:rsid w:val="00951322"/>
    <w:rsid w:val="00952E73"/>
    <w:rsid w:val="0095309B"/>
    <w:rsid w:val="00956AB0"/>
    <w:rsid w:val="00956E66"/>
    <w:rsid w:val="0096150C"/>
    <w:rsid w:val="00961D2F"/>
    <w:rsid w:val="00961E70"/>
    <w:rsid w:val="0096655D"/>
    <w:rsid w:val="009671AB"/>
    <w:rsid w:val="00967BD8"/>
    <w:rsid w:val="00970408"/>
    <w:rsid w:val="009707C0"/>
    <w:rsid w:val="009730F8"/>
    <w:rsid w:val="009747F8"/>
    <w:rsid w:val="00975CFA"/>
    <w:rsid w:val="009774B3"/>
    <w:rsid w:val="009805EF"/>
    <w:rsid w:val="00981010"/>
    <w:rsid w:val="00981489"/>
    <w:rsid w:val="009825A4"/>
    <w:rsid w:val="00984204"/>
    <w:rsid w:val="00985FD6"/>
    <w:rsid w:val="009917D0"/>
    <w:rsid w:val="0099272B"/>
    <w:rsid w:val="00992812"/>
    <w:rsid w:val="009A1867"/>
    <w:rsid w:val="009A1AAA"/>
    <w:rsid w:val="009A308A"/>
    <w:rsid w:val="009A48BF"/>
    <w:rsid w:val="009A4B93"/>
    <w:rsid w:val="009B4258"/>
    <w:rsid w:val="009B6DFF"/>
    <w:rsid w:val="009B7124"/>
    <w:rsid w:val="009C1415"/>
    <w:rsid w:val="009D0295"/>
    <w:rsid w:val="009D0530"/>
    <w:rsid w:val="009D2100"/>
    <w:rsid w:val="009D212C"/>
    <w:rsid w:val="009D2656"/>
    <w:rsid w:val="009E0127"/>
    <w:rsid w:val="009E5C0A"/>
    <w:rsid w:val="009E6324"/>
    <w:rsid w:val="009F0104"/>
    <w:rsid w:val="009F07BD"/>
    <w:rsid w:val="00A02BBB"/>
    <w:rsid w:val="00A0392A"/>
    <w:rsid w:val="00A0578D"/>
    <w:rsid w:val="00A21A12"/>
    <w:rsid w:val="00A226F6"/>
    <w:rsid w:val="00A22F3A"/>
    <w:rsid w:val="00A2510E"/>
    <w:rsid w:val="00A259AF"/>
    <w:rsid w:val="00A25CF8"/>
    <w:rsid w:val="00A26092"/>
    <w:rsid w:val="00A26C5B"/>
    <w:rsid w:val="00A36406"/>
    <w:rsid w:val="00A36A4F"/>
    <w:rsid w:val="00A36E63"/>
    <w:rsid w:val="00A40F73"/>
    <w:rsid w:val="00A45233"/>
    <w:rsid w:val="00A47F16"/>
    <w:rsid w:val="00A55DB2"/>
    <w:rsid w:val="00A570A3"/>
    <w:rsid w:val="00A57AF8"/>
    <w:rsid w:val="00A60C9D"/>
    <w:rsid w:val="00A65739"/>
    <w:rsid w:val="00A65C30"/>
    <w:rsid w:val="00A708B5"/>
    <w:rsid w:val="00A71B9B"/>
    <w:rsid w:val="00A72701"/>
    <w:rsid w:val="00A73902"/>
    <w:rsid w:val="00A75964"/>
    <w:rsid w:val="00A77419"/>
    <w:rsid w:val="00A77F69"/>
    <w:rsid w:val="00A829AA"/>
    <w:rsid w:val="00A933EC"/>
    <w:rsid w:val="00A943B5"/>
    <w:rsid w:val="00A9759E"/>
    <w:rsid w:val="00AA36D6"/>
    <w:rsid w:val="00AB13E3"/>
    <w:rsid w:val="00AB3086"/>
    <w:rsid w:val="00AC0638"/>
    <w:rsid w:val="00AC1C47"/>
    <w:rsid w:val="00AC4BB7"/>
    <w:rsid w:val="00AC5ECF"/>
    <w:rsid w:val="00AC7BE4"/>
    <w:rsid w:val="00AD41B6"/>
    <w:rsid w:val="00AD6AE7"/>
    <w:rsid w:val="00AD77CF"/>
    <w:rsid w:val="00AE1124"/>
    <w:rsid w:val="00AE2A42"/>
    <w:rsid w:val="00AE362A"/>
    <w:rsid w:val="00AE47C9"/>
    <w:rsid w:val="00AE5B3E"/>
    <w:rsid w:val="00AF0405"/>
    <w:rsid w:val="00AF04D1"/>
    <w:rsid w:val="00AF0739"/>
    <w:rsid w:val="00AF1C1C"/>
    <w:rsid w:val="00AF1CEA"/>
    <w:rsid w:val="00AF7119"/>
    <w:rsid w:val="00B00877"/>
    <w:rsid w:val="00B01984"/>
    <w:rsid w:val="00B01AF2"/>
    <w:rsid w:val="00B024EB"/>
    <w:rsid w:val="00B0357F"/>
    <w:rsid w:val="00B03FC4"/>
    <w:rsid w:val="00B04012"/>
    <w:rsid w:val="00B0402B"/>
    <w:rsid w:val="00B07989"/>
    <w:rsid w:val="00B145DC"/>
    <w:rsid w:val="00B24071"/>
    <w:rsid w:val="00B27D7A"/>
    <w:rsid w:val="00B33A6B"/>
    <w:rsid w:val="00B34A16"/>
    <w:rsid w:val="00B35AA7"/>
    <w:rsid w:val="00B36894"/>
    <w:rsid w:val="00B36EF1"/>
    <w:rsid w:val="00B37368"/>
    <w:rsid w:val="00B41939"/>
    <w:rsid w:val="00B41E47"/>
    <w:rsid w:val="00B453F7"/>
    <w:rsid w:val="00B45A54"/>
    <w:rsid w:val="00B602E2"/>
    <w:rsid w:val="00B60618"/>
    <w:rsid w:val="00B631D3"/>
    <w:rsid w:val="00B659D5"/>
    <w:rsid w:val="00B67777"/>
    <w:rsid w:val="00B67ABA"/>
    <w:rsid w:val="00B67C38"/>
    <w:rsid w:val="00B7186E"/>
    <w:rsid w:val="00B72F28"/>
    <w:rsid w:val="00B74727"/>
    <w:rsid w:val="00B770EB"/>
    <w:rsid w:val="00B816A6"/>
    <w:rsid w:val="00B82729"/>
    <w:rsid w:val="00B84480"/>
    <w:rsid w:val="00B84660"/>
    <w:rsid w:val="00B87357"/>
    <w:rsid w:val="00B90BCD"/>
    <w:rsid w:val="00B93DD2"/>
    <w:rsid w:val="00B93E56"/>
    <w:rsid w:val="00BA30DF"/>
    <w:rsid w:val="00BA6AEB"/>
    <w:rsid w:val="00BB0BA6"/>
    <w:rsid w:val="00BB21C2"/>
    <w:rsid w:val="00BB2A6A"/>
    <w:rsid w:val="00BB30EA"/>
    <w:rsid w:val="00BB4830"/>
    <w:rsid w:val="00BB727F"/>
    <w:rsid w:val="00BC20DE"/>
    <w:rsid w:val="00BC28E9"/>
    <w:rsid w:val="00BC2B8B"/>
    <w:rsid w:val="00BC30CC"/>
    <w:rsid w:val="00BC4AD3"/>
    <w:rsid w:val="00BC5D12"/>
    <w:rsid w:val="00BC6EDC"/>
    <w:rsid w:val="00BC7294"/>
    <w:rsid w:val="00BD115C"/>
    <w:rsid w:val="00BD291C"/>
    <w:rsid w:val="00BD3E7D"/>
    <w:rsid w:val="00BD52C6"/>
    <w:rsid w:val="00BD5F41"/>
    <w:rsid w:val="00BD65A0"/>
    <w:rsid w:val="00BE4C80"/>
    <w:rsid w:val="00BE5009"/>
    <w:rsid w:val="00BE7D48"/>
    <w:rsid w:val="00BF0054"/>
    <w:rsid w:val="00BF0A3D"/>
    <w:rsid w:val="00BF23A3"/>
    <w:rsid w:val="00BF279A"/>
    <w:rsid w:val="00BF7286"/>
    <w:rsid w:val="00C025E4"/>
    <w:rsid w:val="00C07E07"/>
    <w:rsid w:val="00C10474"/>
    <w:rsid w:val="00C13481"/>
    <w:rsid w:val="00C164DC"/>
    <w:rsid w:val="00C223E4"/>
    <w:rsid w:val="00C24616"/>
    <w:rsid w:val="00C246DC"/>
    <w:rsid w:val="00C25011"/>
    <w:rsid w:val="00C25392"/>
    <w:rsid w:val="00C25AB0"/>
    <w:rsid w:val="00C2661F"/>
    <w:rsid w:val="00C27FC9"/>
    <w:rsid w:val="00C30229"/>
    <w:rsid w:val="00C34C21"/>
    <w:rsid w:val="00C35060"/>
    <w:rsid w:val="00C3518E"/>
    <w:rsid w:val="00C37435"/>
    <w:rsid w:val="00C37D3B"/>
    <w:rsid w:val="00C43F5B"/>
    <w:rsid w:val="00C46B14"/>
    <w:rsid w:val="00C47540"/>
    <w:rsid w:val="00C477EC"/>
    <w:rsid w:val="00C51E72"/>
    <w:rsid w:val="00C527EA"/>
    <w:rsid w:val="00C5351D"/>
    <w:rsid w:val="00C54C3E"/>
    <w:rsid w:val="00C55264"/>
    <w:rsid w:val="00C61A63"/>
    <w:rsid w:val="00C6456A"/>
    <w:rsid w:val="00C66430"/>
    <w:rsid w:val="00C6657D"/>
    <w:rsid w:val="00C67D18"/>
    <w:rsid w:val="00C72279"/>
    <w:rsid w:val="00C74573"/>
    <w:rsid w:val="00C753D9"/>
    <w:rsid w:val="00C76808"/>
    <w:rsid w:val="00C76DD2"/>
    <w:rsid w:val="00C77302"/>
    <w:rsid w:val="00C81528"/>
    <w:rsid w:val="00C835FA"/>
    <w:rsid w:val="00C8682D"/>
    <w:rsid w:val="00C90326"/>
    <w:rsid w:val="00C90578"/>
    <w:rsid w:val="00C9639E"/>
    <w:rsid w:val="00CA0210"/>
    <w:rsid w:val="00CA25B1"/>
    <w:rsid w:val="00CA3062"/>
    <w:rsid w:val="00CA701E"/>
    <w:rsid w:val="00CB055F"/>
    <w:rsid w:val="00CB13DD"/>
    <w:rsid w:val="00CB1B77"/>
    <w:rsid w:val="00CB29CF"/>
    <w:rsid w:val="00CB6CF3"/>
    <w:rsid w:val="00CC2628"/>
    <w:rsid w:val="00CC5C42"/>
    <w:rsid w:val="00CC6920"/>
    <w:rsid w:val="00CC6B2B"/>
    <w:rsid w:val="00CD6742"/>
    <w:rsid w:val="00CD6D6D"/>
    <w:rsid w:val="00CE294E"/>
    <w:rsid w:val="00CE4AB0"/>
    <w:rsid w:val="00CE7759"/>
    <w:rsid w:val="00CF1030"/>
    <w:rsid w:val="00D0275F"/>
    <w:rsid w:val="00D033E8"/>
    <w:rsid w:val="00D0563D"/>
    <w:rsid w:val="00D11A39"/>
    <w:rsid w:val="00D229D6"/>
    <w:rsid w:val="00D22D79"/>
    <w:rsid w:val="00D23D63"/>
    <w:rsid w:val="00D348C8"/>
    <w:rsid w:val="00D3526A"/>
    <w:rsid w:val="00D374A4"/>
    <w:rsid w:val="00D50C1E"/>
    <w:rsid w:val="00D5309B"/>
    <w:rsid w:val="00D54DC2"/>
    <w:rsid w:val="00D55235"/>
    <w:rsid w:val="00D55B27"/>
    <w:rsid w:val="00D62800"/>
    <w:rsid w:val="00D656F7"/>
    <w:rsid w:val="00D6649E"/>
    <w:rsid w:val="00D7262A"/>
    <w:rsid w:val="00D72B71"/>
    <w:rsid w:val="00D7314B"/>
    <w:rsid w:val="00D731D6"/>
    <w:rsid w:val="00D74B27"/>
    <w:rsid w:val="00D75670"/>
    <w:rsid w:val="00D76740"/>
    <w:rsid w:val="00D76C25"/>
    <w:rsid w:val="00D833A0"/>
    <w:rsid w:val="00D8514F"/>
    <w:rsid w:val="00D92DE8"/>
    <w:rsid w:val="00D930F1"/>
    <w:rsid w:val="00D954E2"/>
    <w:rsid w:val="00D95593"/>
    <w:rsid w:val="00D95E39"/>
    <w:rsid w:val="00D96552"/>
    <w:rsid w:val="00D9797B"/>
    <w:rsid w:val="00DA026B"/>
    <w:rsid w:val="00DA0406"/>
    <w:rsid w:val="00DA66B5"/>
    <w:rsid w:val="00DB1C4F"/>
    <w:rsid w:val="00DC106D"/>
    <w:rsid w:val="00DC2834"/>
    <w:rsid w:val="00DC63A3"/>
    <w:rsid w:val="00DC7BE9"/>
    <w:rsid w:val="00DD1F7D"/>
    <w:rsid w:val="00DD217D"/>
    <w:rsid w:val="00DD6194"/>
    <w:rsid w:val="00DE40FF"/>
    <w:rsid w:val="00DE6A2F"/>
    <w:rsid w:val="00DF2718"/>
    <w:rsid w:val="00DF388C"/>
    <w:rsid w:val="00DF45D0"/>
    <w:rsid w:val="00E073D0"/>
    <w:rsid w:val="00E07DD0"/>
    <w:rsid w:val="00E10305"/>
    <w:rsid w:val="00E10620"/>
    <w:rsid w:val="00E149A7"/>
    <w:rsid w:val="00E244DA"/>
    <w:rsid w:val="00E26153"/>
    <w:rsid w:val="00E30242"/>
    <w:rsid w:val="00E31092"/>
    <w:rsid w:val="00E335E3"/>
    <w:rsid w:val="00E354E0"/>
    <w:rsid w:val="00E421A7"/>
    <w:rsid w:val="00E45ADA"/>
    <w:rsid w:val="00E45E1F"/>
    <w:rsid w:val="00E53588"/>
    <w:rsid w:val="00E5537E"/>
    <w:rsid w:val="00E55E1F"/>
    <w:rsid w:val="00E6014F"/>
    <w:rsid w:val="00E61771"/>
    <w:rsid w:val="00E649FF"/>
    <w:rsid w:val="00E70118"/>
    <w:rsid w:val="00E7080B"/>
    <w:rsid w:val="00E71794"/>
    <w:rsid w:val="00E71AB2"/>
    <w:rsid w:val="00E72437"/>
    <w:rsid w:val="00E72B11"/>
    <w:rsid w:val="00E7310C"/>
    <w:rsid w:val="00E73463"/>
    <w:rsid w:val="00E76A2B"/>
    <w:rsid w:val="00E86729"/>
    <w:rsid w:val="00E86D1A"/>
    <w:rsid w:val="00E90F31"/>
    <w:rsid w:val="00E916A0"/>
    <w:rsid w:val="00E916F5"/>
    <w:rsid w:val="00E92AB8"/>
    <w:rsid w:val="00EA03C8"/>
    <w:rsid w:val="00EA4654"/>
    <w:rsid w:val="00EB55BF"/>
    <w:rsid w:val="00EB5A6F"/>
    <w:rsid w:val="00EB68DD"/>
    <w:rsid w:val="00EB7D49"/>
    <w:rsid w:val="00EC0412"/>
    <w:rsid w:val="00EC08FC"/>
    <w:rsid w:val="00EC1635"/>
    <w:rsid w:val="00EC1F1E"/>
    <w:rsid w:val="00EC6182"/>
    <w:rsid w:val="00EC75D1"/>
    <w:rsid w:val="00ED140F"/>
    <w:rsid w:val="00ED21D1"/>
    <w:rsid w:val="00ED6FDA"/>
    <w:rsid w:val="00EE64B6"/>
    <w:rsid w:val="00EE771E"/>
    <w:rsid w:val="00EF1A3B"/>
    <w:rsid w:val="00EF417C"/>
    <w:rsid w:val="00F01DAD"/>
    <w:rsid w:val="00F02A4D"/>
    <w:rsid w:val="00F03002"/>
    <w:rsid w:val="00F0371E"/>
    <w:rsid w:val="00F07277"/>
    <w:rsid w:val="00F07FD6"/>
    <w:rsid w:val="00F14305"/>
    <w:rsid w:val="00F15AA0"/>
    <w:rsid w:val="00F2496B"/>
    <w:rsid w:val="00F25EDC"/>
    <w:rsid w:val="00F27F1C"/>
    <w:rsid w:val="00F30CA3"/>
    <w:rsid w:val="00F30ED1"/>
    <w:rsid w:val="00F33A79"/>
    <w:rsid w:val="00F425C7"/>
    <w:rsid w:val="00F44C5B"/>
    <w:rsid w:val="00F45F13"/>
    <w:rsid w:val="00F509C5"/>
    <w:rsid w:val="00F61682"/>
    <w:rsid w:val="00F646C8"/>
    <w:rsid w:val="00F66240"/>
    <w:rsid w:val="00F72AF8"/>
    <w:rsid w:val="00F756B9"/>
    <w:rsid w:val="00F76FEE"/>
    <w:rsid w:val="00F77A0A"/>
    <w:rsid w:val="00F80749"/>
    <w:rsid w:val="00F82EDB"/>
    <w:rsid w:val="00F864CF"/>
    <w:rsid w:val="00F901CF"/>
    <w:rsid w:val="00F92BAB"/>
    <w:rsid w:val="00F93402"/>
    <w:rsid w:val="00F94964"/>
    <w:rsid w:val="00F95A80"/>
    <w:rsid w:val="00F95C80"/>
    <w:rsid w:val="00FA484D"/>
    <w:rsid w:val="00FA4DFF"/>
    <w:rsid w:val="00FB153F"/>
    <w:rsid w:val="00FB1D1D"/>
    <w:rsid w:val="00FB310D"/>
    <w:rsid w:val="00FB4E83"/>
    <w:rsid w:val="00FB4F90"/>
    <w:rsid w:val="00FB609C"/>
    <w:rsid w:val="00FB751F"/>
    <w:rsid w:val="00FC005B"/>
    <w:rsid w:val="00FC00B7"/>
    <w:rsid w:val="00FC0D12"/>
    <w:rsid w:val="00FC654C"/>
    <w:rsid w:val="00FC7904"/>
    <w:rsid w:val="00FD63C5"/>
    <w:rsid w:val="00FD79E7"/>
    <w:rsid w:val="00FE20A3"/>
    <w:rsid w:val="00FE4E1F"/>
    <w:rsid w:val="00FE597C"/>
    <w:rsid w:val="00FF2F44"/>
    <w:rsid w:val="00FF3C4D"/>
    <w:rsid w:val="00FF489B"/>
    <w:rsid w:val="00FF7D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17A03"/>
  <w15:chartTrackingRefBased/>
  <w15:docId w15:val="{A72A6BA7-64E4-4C43-ACA0-5C3261FB2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958"/>
  </w:style>
  <w:style w:type="paragraph" w:styleId="Heading1">
    <w:name w:val="heading 1"/>
    <w:basedOn w:val="Normal"/>
    <w:next w:val="Normal"/>
    <w:link w:val="Heading1Char"/>
    <w:uiPriority w:val="9"/>
    <w:qFormat/>
    <w:rsid w:val="00D72B71"/>
    <w:pPr>
      <w:spacing w:line="480" w:lineRule="auto"/>
      <w:outlineLvl w:val="0"/>
    </w:pPr>
    <w:rPr>
      <w:rFonts w:ascii="Times New Roman" w:hAnsi="Times New Roman" w:cs="Times New Roman"/>
      <w:b/>
      <w:bCs/>
      <w:sz w:val="24"/>
      <w:szCs w:val="24"/>
      <w:lang w:val="en-US"/>
    </w:rPr>
  </w:style>
  <w:style w:type="paragraph" w:styleId="Heading2">
    <w:name w:val="heading 2"/>
    <w:basedOn w:val="Normal"/>
    <w:next w:val="Normal"/>
    <w:link w:val="Heading2Char"/>
    <w:uiPriority w:val="9"/>
    <w:unhideWhenUsed/>
    <w:qFormat/>
    <w:rsid w:val="00D72B71"/>
    <w:pPr>
      <w:spacing w:line="480" w:lineRule="auto"/>
      <w:outlineLvl w:val="1"/>
    </w:pPr>
    <w:rPr>
      <w:rFonts w:ascii="Times New Roman" w:hAnsi="Times New Roman" w:cs="Times New Roman"/>
      <w:b/>
      <w:bCs/>
      <w:i/>
      <w:iCs/>
      <w:sz w:val="24"/>
      <w:szCs w:val="24"/>
      <w:lang w:val="en-US"/>
    </w:rPr>
  </w:style>
  <w:style w:type="paragraph" w:styleId="Heading3">
    <w:name w:val="heading 3"/>
    <w:basedOn w:val="FirstParagraph"/>
    <w:next w:val="BodyText"/>
    <w:link w:val="Heading3Char"/>
    <w:uiPriority w:val="9"/>
    <w:unhideWhenUsed/>
    <w:qFormat/>
    <w:rsid w:val="00D72B71"/>
    <w:pPr>
      <w:spacing w:line="480" w:lineRule="auto"/>
      <w:outlineLvl w:val="2"/>
    </w:pPr>
    <w:rPr>
      <w:rFonts w:cs="Times New Roman"/>
      <w:b/>
      <w:bCs/>
      <w:i/>
      <w:iCs/>
    </w:rPr>
  </w:style>
  <w:style w:type="paragraph" w:styleId="Heading4">
    <w:name w:val="heading 4"/>
    <w:basedOn w:val="Normal"/>
    <w:next w:val="Normal"/>
    <w:link w:val="Heading4Char"/>
    <w:uiPriority w:val="9"/>
    <w:semiHidden/>
    <w:unhideWhenUsed/>
    <w:qFormat/>
    <w:rsid w:val="00AB13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515A"/>
    <w:pPr>
      <w:ind w:left="720"/>
      <w:contextualSpacing/>
    </w:pPr>
  </w:style>
  <w:style w:type="paragraph" w:styleId="Revision">
    <w:name w:val="Revision"/>
    <w:hidden/>
    <w:uiPriority w:val="99"/>
    <w:semiHidden/>
    <w:rsid w:val="00023BB8"/>
    <w:pPr>
      <w:spacing w:after="0" w:line="240" w:lineRule="auto"/>
    </w:pPr>
  </w:style>
  <w:style w:type="character" w:styleId="CommentReference">
    <w:name w:val="annotation reference"/>
    <w:basedOn w:val="DefaultParagraphFont"/>
    <w:uiPriority w:val="99"/>
    <w:semiHidden/>
    <w:unhideWhenUsed/>
    <w:rsid w:val="00023BB8"/>
    <w:rPr>
      <w:sz w:val="16"/>
      <w:szCs w:val="16"/>
    </w:rPr>
  </w:style>
  <w:style w:type="paragraph" w:styleId="CommentText">
    <w:name w:val="annotation text"/>
    <w:basedOn w:val="Normal"/>
    <w:link w:val="CommentTextChar"/>
    <w:uiPriority w:val="99"/>
    <w:unhideWhenUsed/>
    <w:rsid w:val="00023BB8"/>
    <w:pPr>
      <w:spacing w:line="240" w:lineRule="auto"/>
    </w:pPr>
    <w:rPr>
      <w:sz w:val="20"/>
      <w:szCs w:val="20"/>
    </w:rPr>
  </w:style>
  <w:style w:type="character" w:customStyle="1" w:styleId="CommentTextChar">
    <w:name w:val="Comment Text Char"/>
    <w:basedOn w:val="DefaultParagraphFont"/>
    <w:link w:val="CommentText"/>
    <w:uiPriority w:val="99"/>
    <w:rsid w:val="00023BB8"/>
    <w:rPr>
      <w:sz w:val="20"/>
      <w:szCs w:val="20"/>
    </w:rPr>
  </w:style>
  <w:style w:type="paragraph" w:styleId="CommentSubject">
    <w:name w:val="annotation subject"/>
    <w:basedOn w:val="CommentText"/>
    <w:next w:val="CommentText"/>
    <w:link w:val="CommentSubjectChar"/>
    <w:uiPriority w:val="99"/>
    <w:semiHidden/>
    <w:unhideWhenUsed/>
    <w:rsid w:val="00023BB8"/>
    <w:rPr>
      <w:b/>
      <w:bCs/>
    </w:rPr>
  </w:style>
  <w:style w:type="character" w:customStyle="1" w:styleId="CommentSubjectChar">
    <w:name w:val="Comment Subject Char"/>
    <w:basedOn w:val="CommentTextChar"/>
    <w:link w:val="CommentSubject"/>
    <w:uiPriority w:val="99"/>
    <w:semiHidden/>
    <w:rsid w:val="00023BB8"/>
    <w:rPr>
      <w:b/>
      <w:bCs/>
      <w:sz w:val="20"/>
      <w:szCs w:val="20"/>
    </w:rPr>
  </w:style>
  <w:style w:type="paragraph" w:customStyle="1" w:styleId="EndNoteBibliographyTitle">
    <w:name w:val="EndNote Bibliography Title"/>
    <w:basedOn w:val="Normal"/>
    <w:link w:val="EndNoteBibliographyTitleChar"/>
    <w:rsid w:val="00C30229"/>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C30229"/>
    <w:rPr>
      <w:rFonts w:ascii="Calibri" w:hAnsi="Calibri" w:cs="Calibri"/>
      <w:noProof/>
      <w:lang w:val="en-US"/>
    </w:rPr>
  </w:style>
  <w:style w:type="paragraph" w:customStyle="1" w:styleId="EndNoteBibliography">
    <w:name w:val="EndNote Bibliography"/>
    <w:basedOn w:val="Normal"/>
    <w:link w:val="EndNoteBibliographyChar"/>
    <w:rsid w:val="00C30229"/>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C30229"/>
    <w:rPr>
      <w:rFonts w:ascii="Calibri" w:hAnsi="Calibri" w:cs="Calibri"/>
      <w:noProof/>
      <w:lang w:val="en-US"/>
    </w:rPr>
  </w:style>
  <w:style w:type="character" w:styleId="LineNumber">
    <w:name w:val="line number"/>
    <w:basedOn w:val="DefaultParagraphFont"/>
    <w:uiPriority w:val="99"/>
    <w:semiHidden/>
    <w:unhideWhenUsed/>
    <w:rsid w:val="00D62800"/>
  </w:style>
  <w:style w:type="character" w:styleId="Hyperlink">
    <w:name w:val="Hyperlink"/>
    <w:basedOn w:val="DefaultParagraphFont"/>
    <w:uiPriority w:val="99"/>
    <w:unhideWhenUsed/>
    <w:rsid w:val="002505FB"/>
    <w:rPr>
      <w:color w:val="0563C1" w:themeColor="hyperlink"/>
      <w:u w:val="single"/>
    </w:rPr>
  </w:style>
  <w:style w:type="character" w:styleId="UnresolvedMention">
    <w:name w:val="Unresolved Mention"/>
    <w:basedOn w:val="DefaultParagraphFont"/>
    <w:uiPriority w:val="99"/>
    <w:semiHidden/>
    <w:unhideWhenUsed/>
    <w:rsid w:val="002505FB"/>
    <w:rPr>
      <w:color w:val="605E5C"/>
      <w:shd w:val="clear" w:color="auto" w:fill="E1DFDD"/>
    </w:rPr>
  </w:style>
  <w:style w:type="character" w:customStyle="1" w:styleId="Heading3Char">
    <w:name w:val="Heading 3 Char"/>
    <w:basedOn w:val="DefaultParagraphFont"/>
    <w:link w:val="Heading3"/>
    <w:uiPriority w:val="9"/>
    <w:rsid w:val="00D72B71"/>
    <w:rPr>
      <w:rFonts w:ascii="Times New Roman" w:hAnsi="Times New Roman" w:cs="Times New Roman"/>
      <w:b/>
      <w:bCs/>
      <w:i/>
      <w:iCs/>
      <w:color w:val="000000" w:themeColor="text1"/>
      <w:sz w:val="24"/>
      <w:szCs w:val="24"/>
      <w:lang w:val="en-US"/>
    </w:rPr>
  </w:style>
  <w:style w:type="paragraph" w:customStyle="1" w:styleId="FirstParagraph">
    <w:name w:val="First Paragraph"/>
    <w:basedOn w:val="BodyText"/>
    <w:next w:val="BodyText"/>
    <w:qFormat/>
    <w:rsid w:val="00AB13E3"/>
    <w:pPr>
      <w:spacing w:before="180" w:after="180" w:line="240" w:lineRule="auto"/>
    </w:pPr>
    <w:rPr>
      <w:rFonts w:ascii="Times New Roman" w:hAnsi="Times New Roman"/>
      <w:color w:val="000000" w:themeColor="text1"/>
      <w:sz w:val="24"/>
      <w:szCs w:val="24"/>
      <w:lang w:val="en-US"/>
    </w:rPr>
  </w:style>
  <w:style w:type="paragraph" w:styleId="BodyText">
    <w:name w:val="Body Text"/>
    <w:basedOn w:val="Normal"/>
    <w:link w:val="BodyTextChar"/>
    <w:uiPriority w:val="99"/>
    <w:semiHidden/>
    <w:unhideWhenUsed/>
    <w:rsid w:val="00AB13E3"/>
    <w:pPr>
      <w:spacing w:after="120"/>
    </w:pPr>
  </w:style>
  <w:style w:type="character" w:customStyle="1" w:styleId="BodyTextChar">
    <w:name w:val="Body Text Char"/>
    <w:basedOn w:val="DefaultParagraphFont"/>
    <w:link w:val="BodyText"/>
    <w:uiPriority w:val="99"/>
    <w:semiHidden/>
    <w:rsid w:val="00AB13E3"/>
  </w:style>
  <w:style w:type="character" w:customStyle="1" w:styleId="Heading4Char">
    <w:name w:val="Heading 4 Char"/>
    <w:basedOn w:val="DefaultParagraphFont"/>
    <w:link w:val="Heading4"/>
    <w:uiPriority w:val="9"/>
    <w:semiHidden/>
    <w:rsid w:val="00AB13E3"/>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D72B71"/>
    <w:rPr>
      <w:rFonts w:ascii="Times New Roman" w:hAnsi="Times New Roman" w:cs="Times New Roman"/>
      <w:b/>
      <w:bCs/>
      <w:sz w:val="24"/>
      <w:szCs w:val="24"/>
      <w:lang w:val="en-US"/>
    </w:rPr>
  </w:style>
  <w:style w:type="paragraph" w:styleId="Bibliography">
    <w:name w:val="Bibliography"/>
    <w:basedOn w:val="Normal"/>
    <w:qFormat/>
    <w:rsid w:val="00AB13E3"/>
    <w:pPr>
      <w:spacing w:after="200" w:line="240" w:lineRule="auto"/>
    </w:pPr>
    <w:rPr>
      <w:rFonts w:ascii="Times New Roman" w:hAnsi="Times New Roman"/>
      <w:sz w:val="24"/>
      <w:szCs w:val="24"/>
      <w:lang w:val="en-US"/>
    </w:rPr>
  </w:style>
  <w:style w:type="paragraph" w:styleId="Header">
    <w:name w:val="header"/>
    <w:basedOn w:val="Normal"/>
    <w:link w:val="HeaderChar"/>
    <w:uiPriority w:val="99"/>
    <w:unhideWhenUsed/>
    <w:rsid w:val="000264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645F"/>
  </w:style>
  <w:style w:type="paragraph" w:styleId="Footer">
    <w:name w:val="footer"/>
    <w:basedOn w:val="Normal"/>
    <w:link w:val="FooterChar"/>
    <w:uiPriority w:val="99"/>
    <w:unhideWhenUsed/>
    <w:rsid w:val="000264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45F"/>
  </w:style>
  <w:style w:type="character" w:styleId="FollowedHyperlink">
    <w:name w:val="FollowedHyperlink"/>
    <w:basedOn w:val="DefaultParagraphFont"/>
    <w:uiPriority w:val="99"/>
    <w:semiHidden/>
    <w:unhideWhenUsed/>
    <w:rsid w:val="00405837"/>
    <w:rPr>
      <w:color w:val="954F72" w:themeColor="followedHyperlink"/>
      <w:u w:val="single"/>
    </w:rPr>
  </w:style>
  <w:style w:type="character" w:customStyle="1" w:styleId="Heading2Char">
    <w:name w:val="Heading 2 Char"/>
    <w:basedOn w:val="DefaultParagraphFont"/>
    <w:link w:val="Heading2"/>
    <w:uiPriority w:val="9"/>
    <w:rsid w:val="00D72B71"/>
    <w:rPr>
      <w:rFonts w:ascii="Times New Roman" w:hAnsi="Times New Roman" w:cs="Times New Roman"/>
      <w:b/>
      <w:bCs/>
      <w:i/>
      <w:iCs/>
      <w:sz w:val="24"/>
      <w:szCs w:val="24"/>
      <w:lang w:val="en-US"/>
    </w:rPr>
  </w:style>
  <w:style w:type="paragraph" w:styleId="TOCHeading">
    <w:name w:val="TOC Heading"/>
    <w:basedOn w:val="Heading1"/>
    <w:next w:val="Normal"/>
    <w:uiPriority w:val="39"/>
    <w:unhideWhenUsed/>
    <w:qFormat/>
    <w:rsid w:val="00EB7D49"/>
    <w:pPr>
      <w:outlineLvl w:val="9"/>
    </w:pPr>
  </w:style>
  <w:style w:type="paragraph" w:styleId="TOC2">
    <w:name w:val="toc 2"/>
    <w:basedOn w:val="Normal"/>
    <w:next w:val="Normal"/>
    <w:autoRedefine/>
    <w:uiPriority w:val="39"/>
    <w:unhideWhenUsed/>
    <w:rsid w:val="00D72B71"/>
    <w:pPr>
      <w:spacing w:after="0"/>
      <w:ind w:left="221"/>
    </w:pPr>
    <w:rPr>
      <w:rFonts w:ascii="Times New Roman" w:hAnsi="Times New Roman" w:cstheme="minorHAnsi"/>
      <w:bCs/>
      <w:sz w:val="24"/>
    </w:rPr>
  </w:style>
  <w:style w:type="paragraph" w:styleId="TOC1">
    <w:name w:val="toc 1"/>
    <w:basedOn w:val="Normal"/>
    <w:next w:val="Normal"/>
    <w:autoRedefine/>
    <w:uiPriority w:val="39"/>
    <w:unhideWhenUsed/>
    <w:rsid w:val="00D72B71"/>
    <w:pPr>
      <w:spacing w:after="0"/>
    </w:pPr>
    <w:rPr>
      <w:rFonts w:ascii="Times New Roman" w:hAnsi="Times New Roman" w:cstheme="minorHAnsi"/>
      <w:bCs/>
      <w:iCs/>
      <w:sz w:val="24"/>
      <w:szCs w:val="24"/>
    </w:rPr>
  </w:style>
  <w:style w:type="paragraph" w:styleId="TOC3">
    <w:name w:val="toc 3"/>
    <w:basedOn w:val="Normal"/>
    <w:next w:val="Normal"/>
    <w:autoRedefine/>
    <w:uiPriority w:val="39"/>
    <w:unhideWhenUsed/>
    <w:rsid w:val="0095309B"/>
    <w:pPr>
      <w:spacing w:after="0"/>
      <w:ind w:left="440"/>
    </w:pPr>
    <w:rPr>
      <w:rFonts w:ascii="Times New Roman" w:hAnsi="Times New Roman" w:cstheme="minorHAnsi"/>
      <w:sz w:val="24"/>
      <w:szCs w:val="20"/>
    </w:rPr>
  </w:style>
  <w:style w:type="paragraph" w:styleId="TOC4">
    <w:name w:val="toc 4"/>
    <w:basedOn w:val="Normal"/>
    <w:next w:val="Normal"/>
    <w:autoRedefine/>
    <w:uiPriority w:val="39"/>
    <w:semiHidden/>
    <w:unhideWhenUsed/>
    <w:rsid w:val="00D72B71"/>
    <w:pPr>
      <w:spacing w:after="0"/>
      <w:ind w:left="660"/>
    </w:pPr>
    <w:rPr>
      <w:rFonts w:cstheme="minorHAnsi"/>
      <w:sz w:val="20"/>
      <w:szCs w:val="20"/>
    </w:rPr>
  </w:style>
  <w:style w:type="paragraph" w:styleId="TOC5">
    <w:name w:val="toc 5"/>
    <w:basedOn w:val="Normal"/>
    <w:next w:val="Normal"/>
    <w:autoRedefine/>
    <w:uiPriority w:val="39"/>
    <w:semiHidden/>
    <w:unhideWhenUsed/>
    <w:rsid w:val="00D72B71"/>
    <w:pPr>
      <w:spacing w:after="0"/>
      <w:ind w:left="880"/>
    </w:pPr>
    <w:rPr>
      <w:rFonts w:cstheme="minorHAnsi"/>
      <w:sz w:val="20"/>
      <w:szCs w:val="20"/>
    </w:rPr>
  </w:style>
  <w:style w:type="paragraph" w:styleId="TOC6">
    <w:name w:val="toc 6"/>
    <w:basedOn w:val="Normal"/>
    <w:next w:val="Normal"/>
    <w:autoRedefine/>
    <w:uiPriority w:val="39"/>
    <w:semiHidden/>
    <w:unhideWhenUsed/>
    <w:rsid w:val="00D72B71"/>
    <w:pPr>
      <w:spacing w:after="0"/>
      <w:ind w:left="1100"/>
    </w:pPr>
    <w:rPr>
      <w:rFonts w:cstheme="minorHAnsi"/>
      <w:sz w:val="20"/>
      <w:szCs w:val="20"/>
    </w:rPr>
  </w:style>
  <w:style w:type="paragraph" w:styleId="TOC7">
    <w:name w:val="toc 7"/>
    <w:basedOn w:val="Normal"/>
    <w:next w:val="Normal"/>
    <w:autoRedefine/>
    <w:uiPriority w:val="39"/>
    <w:semiHidden/>
    <w:unhideWhenUsed/>
    <w:rsid w:val="00D72B71"/>
    <w:pPr>
      <w:spacing w:after="0"/>
      <w:ind w:left="1320"/>
    </w:pPr>
    <w:rPr>
      <w:rFonts w:cstheme="minorHAnsi"/>
      <w:sz w:val="20"/>
      <w:szCs w:val="20"/>
    </w:rPr>
  </w:style>
  <w:style w:type="paragraph" w:styleId="TOC8">
    <w:name w:val="toc 8"/>
    <w:basedOn w:val="Normal"/>
    <w:next w:val="Normal"/>
    <w:autoRedefine/>
    <w:uiPriority w:val="39"/>
    <w:semiHidden/>
    <w:unhideWhenUsed/>
    <w:rsid w:val="00D72B71"/>
    <w:pPr>
      <w:spacing w:after="0"/>
      <w:ind w:left="1540"/>
    </w:pPr>
    <w:rPr>
      <w:rFonts w:cstheme="minorHAnsi"/>
      <w:sz w:val="20"/>
      <w:szCs w:val="20"/>
    </w:rPr>
  </w:style>
  <w:style w:type="paragraph" w:styleId="TOC9">
    <w:name w:val="toc 9"/>
    <w:basedOn w:val="Normal"/>
    <w:next w:val="Normal"/>
    <w:autoRedefine/>
    <w:uiPriority w:val="39"/>
    <w:semiHidden/>
    <w:unhideWhenUsed/>
    <w:rsid w:val="00D72B71"/>
    <w:pPr>
      <w:spacing w:after="0"/>
      <w:ind w:left="1760"/>
    </w:pPr>
    <w:rPr>
      <w:rFonts w:cstheme="minorHAnsi"/>
      <w:sz w:val="20"/>
      <w:szCs w:val="20"/>
    </w:rPr>
  </w:style>
  <w:style w:type="character" w:styleId="PlaceholderText">
    <w:name w:val="Placeholder Text"/>
    <w:basedOn w:val="DefaultParagraphFont"/>
    <w:uiPriority w:val="99"/>
    <w:semiHidden/>
    <w:rsid w:val="002164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9806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i.org/10.5281/zenodo.17290931"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aus01.safelinks.protection.outlook.com/?url=https%3A%2F%2Fgithub.com%2Fdaniel1noble%2Fmito_meta_stress&amp;data=05%7C02%7Condi.crino%40flinders.edu.au%7Cc6077bf3de214c46543c08de0d23318b%7C72157dbbe8bd40dc8d003f08c234ac47%7C0%7C0%7C638962641959728607%7CUnknown%7CTWFpbGZsb3d8eyJFbXB0eU1hcGkiOnRydWUsIlYiOiIwLjAuMDAwMCIsIlAiOiJXaW4zMiIsIkFOIjoiTWFpbCIsIldUIjoyfQ%3D%3D%7C0%7C%7C%7C&amp;sdata=Tx1hwnlo7uOZLYbZD95BvIrjjRxxbo0wqwlaBC0fugM%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C79B5-41AC-44A3-B36E-5C8671784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40</Pages>
  <Words>18301</Words>
  <Characters>108342</Characters>
  <Application>Microsoft Office Word</Application>
  <DocSecurity>0</DocSecurity>
  <Lines>3611</Lines>
  <Paragraphs>210</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126433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Ondi Crino</dc:creator>
  <cp:keywords/>
  <dc:description/>
  <cp:lastModifiedBy>Daniel Noble</cp:lastModifiedBy>
  <cp:revision>7</cp:revision>
  <dcterms:created xsi:type="dcterms:W3CDTF">2026-01-27T02:38:00Z</dcterms:created>
  <dcterms:modified xsi:type="dcterms:W3CDTF">2026-01-28T14:33:00Z</dcterms:modified>
</cp:coreProperties>
</file>