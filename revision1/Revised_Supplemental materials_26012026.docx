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F40A" w14:textId="540CB2F2" w:rsidR="00F94282" w:rsidRDefault="00BD039F" w:rsidP="00BD039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85B73">
        <w:rPr>
          <w:rFonts w:ascii="Times New Roman" w:hAnsi="Times New Roman" w:cs="Times New Roman"/>
          <w:b/>
          <w:bCs/>
          <w:sz w:val="24"/>
          <w:szCs w:val="24"/>
        </w:rPr>
        <w:t>SUPPLEMENTAL MATERIALS</w:t>
      </w:r>
    </w:p>
    <w:p w14:paraId="3B9020C4" w14:textId="77777777" w:rsidR="00247F8B" w:rsidRPr="00485B73" w:rsidRDefault="00247F8B" w:rsidP="00BD039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B2AAF5" w14:textId="77777777" w:rsidR="00BD039F" w:rsidRDefault="00BD039F" w:rsidP="00BD03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2E267C" w14:textId="77777777" w:rsidR="00247F8B" w:rsidRDefault="00247F8B" w:rsidP="00247F8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</w:t>
      </w:r>
      <w:r w:rsidRPr="00213808">
        <w:rPr>
          <w:rFonts w:ascii="Times New Roman" w:hAnsi="Times New Roman" w:cs="Times New Roman"/>
          <w:sz w:val="24"/>
          <w:szCs w:val="24"/>
        </w:rPr>
        <w:t xml:space="preserve">evelopmental </w:t>
      </w:r>
      <w:r>
        <w:rPr>
          <w:rFonts w:ascii="Times New Roman" w:hAnsi="Times New Roman" w:cs="Times New Roman"/>
          <w:sz w:val="24"/>
          <w:szCs w:val="24"/>
        </w:rPr>
        <w:t xml:space="preserve">stressors affect </w:t>
      </w:r>
      <w:r w:rsidRPr="00213808">
        <w:rPr>
          <w:rFonts w:ascii="Times New Roman" w:hAnsi="Times New Roman" w:cs="Times New Roman"/>
          <w:sz w:val="24"/>
          <w:szCs w:val="24"/>
        </w:rPr>
        <w:t>mitochondrial</w:t>
      </w:r>
      <w:r>
        <w:rPr>
          <w:rFonts w:ascii="Times New Roman" w:hAnsi="Times New Roman" w:cs="Times New Roman"/>
          <w:sz w:val="24"/>
          <w:szCs w:val="24"/>
        </w:rPr>
        <w:t xml:space="preserve"> respiratory</w:t>
      </w:r>
      <w:r w:rsidRPr="00213808">
        <w:rPr>
          <w:rFonts w:ascii="Times New Roman" w:hAnsi="Times New Roman" w:cs="Times New Roman"/>
          <w:sz w:val="24"/>
          <w:szCs w:val="24"/>
        </w:rPr>
        <w:t xml:space="preserve"> function: A systematic review and meta-analysis</w:t>
      </w:r>
    </w:p>
    <w:p w14:paraId="151D0881" w14:textId="77777777" w:rsidR="00247F8B" w:rsidRDefault="00247F8B" w:rsidP="00247F8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DBF24A" w14:textId="77777777" w:rsidR="00247F8B" w:rsidRDefault="00247F8B" w:rsidP="00247F8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043D58" w14:textId="77777777" w:rsidR="00247F8B" w:rsidRDefault="00247F8B" w:rsidP="00247F8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B20A93" w14:textId="21008FB7" w:rsidR="00247F8B" w:rsidRDefault="00247F8B" w:rsidP="00247F8B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>Ondi L. Crino</w:t>
      </w:r>
      <w:r w:rsidRPr="006E6269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,2</w:t>
      </w:r>
      <w:r w:rsidRPr="006E6269">
        <w:rPr>
          <w:rFonts w:ascii="Times New Roman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hAnsi="Times New Roman" w:cs="Times New Roman"/>
          <w:sz w:val="24"/>
          <w:szCs w:val="24"/>
        </w:rPr>
        <w:t>, Christopher R. Friesen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3,4</w:t>
      </w:r>
      <w:r>
        <w:rPr>
          <w:rFonts w:ascii="Times New Roman" w:hAnsi="Times New Roman" w:cs="Times New Roman"/>
          <w:sz w:val="24"/>
          <w:szCs w:val="24"/>
        </w:rPr>
        <w:t>, Geoffrey E. Hill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>
        <w:rPr>
          <w:rFonts w:ascii="Times New Roman" w:hAnsi="Times New Roman" w:cs="Times New Roman"/>
          <w:sz w:val="24"/>
          <w:szCs w:val="24"/>
        </w:rPr>
        <w:t>, Dalton C. Leibold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, Pablo Recio</w:t>
      </w:r>
      <w:r w:rsidRPr="006E6269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,2</w:t>
      </w:r>
      <w:r>
        <w:rPr>
          <w:rFonts w:ascii="Times New Roman" w:hAnsi="Times New Roman" w:cs="Times New Roman"/>
          <w:sz w:val="24"/>
          <w:szCs w:val="24"/>
        </w:rPr>
        <w:t>, Karine Salin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hAnsi="Times New Roman" w:cs="Times New Roman"/>
          <w:sz w:val="24"/>
          <w:szCs w:val="24"/>
        </w:rPr>
        <w:t>, Kris H. Wild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2,7</w:t>
      </w:r>
      <w:r>
        <w:rPr>
          <w:rFonts w:ascii="Times New Roman" w:hAnsi="Times New Roman" w:cs="Times New Roman"/>
          <w:sz w:val="24"/>
          <w:szCs w:val="24"/>
        </w:rPr>
        <w:t>, Dan</w:t>
      </w:r>
      <w:ins w:id="0" w:author="Daniel Noble" w:date="2026-01-28T11:09:00Z" w16du:dateUtc="2026-01-28T10:09:00Z">
        <w:r w:rsidR="00FA2075">
          <w:rPr>
            <w:rFonts w:ascii="Times New Roman" w:hAnsi="Times New Roman" w:cs="Times New Roman"/>
            <w:sz w:val="24"/>
            <w:szCs w:val="24"/>
          </w:rPr>
          <w:t>iel</w:t>
        </w:r>
      </w:ins>
      <w:r>
        <w:rPr>
          <w:rFonts w:ascii="Times New Roman" w:hAnsi="Times New Roman" w:cs="Times New Roman"/>
          <w:sz w:val="24"/>
          <w:szCs w:val="24"/>
        </w:rPr>
        <w:t xml:space="preserve"> W.A. Noble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48A884B0" w14:textId="77777777" w:rsidR="00247F8B" w:rsidRDefault="00247F8B" w:rsidP="00247F8B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6260CF7F" w14:textId="77777777" w:rsidR="00247F8B" w:rsidRDefault="00247F8B" w:rsidP="00247F8B">
      <w:pPr>
        <w:spacing w:after="0" w:line="240" w:lineRule="auto"/>
        <w:contextualSpacing/>
        <w:rPr>
          <w:rFonts w:ascii="Times New Roman" w:hAnsi="Times New Roman" w:cs="Times New Roman"/>
          <w:i/>
          <w:iCs/>
          <w:sz w:val="24"/>
          <w:szCs w:val="24"/>
        </w:rPr>
      </w:pPr>
      <w:r w:rsidRPr="0058176A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 xml:space="preserve">1 </w:t>
      </w:r>
      <w:r w:rsidRPr="009A2216">
        <w:rPr>
          <w:rFonts w:ascii="Times New Roman" w:hAnsi="Times New Roman" w:cs="Times New Roman"/>
          <w:i/>
          <w:iCs/>
          <w:sz w:val="24"/>
          <w:szCs w:val="24"/>
        </w:rPr>
        <w:t>College of Science and Engineering, Flinders University, Bedford Park, SA 5001, Australia</w:t>
      </w:r>
    </w:p>
    <w:p w14:paraId="37052A55" w14:textId="77777777" w:rsidR="00247F8B" w:rsidRDefault="00247F8B" w:rsidP="00247F8B">
      <w:pPr>
        <w:spacing w:after="0" w:line="240" w:lineRule="auto"/>
        <w:contextualSpacing/>
        <w:rPr>
          <w:rFonts w:ascii="Times New Roman" w:hAnsi="Times New Roman" w:cs="Times New Roman"/>
          <w:i/>
          <w:iCs/>
          <w:sz w:val="24"/>
          <w:szCs w:val="24"/>
        </w:rPr>
      </w:pPr>
    </w:p>
    <w:p w14:paraId="5C35C7A2" w14:textId="77777777" w:rsidR="00247F8B" w:rsidRDefault="00247F8B" w:rsidP="00247F8B">
      <w:pPr>
        <w:spacing w:after="0" w:line="240" w:lineRule="auto"/>
        <w:contextualSpacing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  <w:vertAlign w:val="superscript"/>
        </w:rPr>
        <w:t>2</w:t>
      </w:r>
      <w:r w:rsidRPr="00CE77B7">
        <w:rPr>
          <w:rFonts w:ascii="Times New Roman" w:eastAsia="Times New Roman" w:hAnsi="Times New Roman" w:cs="Times New Roman"/>
          <w:i/>
        </w:rPr>
        <w:t>Division of Ecology and Evolution, Research School of Biology, The Australian National University, Canberra, ACT, Australia</w:t>
      </w:r>
    </w:p>
    <w:p w14:paraId="16387A01" w14:textId="77777777" w:rsidR="00247F8B" w:rsidRPr="00CE77B7" w:rsidRDefault="00247F8B" w:rsidP="00247F8B">
      <w:pPr>
        <w:spacing w:after="0" w:line="240" w:lineRule="auto"/>
        <w:contextualSpacing/>
        <w:rPr>
          <w:rFonts w:ascii="Times New Roman" w:eastAsia="Times New Roman" w:hAnsi="Times New Roman" w:cs="Times New Roman"/>
          <w:i/>
        </w:rPr>
      </w:pPr>
    </w:p>
    <w:p w14:paraId="0FAD3E46" w14:textId="77777777" w:rsidR="00247F8B" w:rsidRDefault="00247F8B" w:rsidP="00247F8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School of Science, Faculty of Science, Medicine and Health, University of Wollongong, NSW, Australia </w:t>
      </w:r>
    </w:p>
    <w:p w14:paraId="043AC8F8" w14:textId="77777777" w:rsidR="00247F8B" w:rsidRDefault="00247F8B" w:rsidP="00247F8B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4</w:t>
      </w:r>
      <w:r w:rsidRPr="008E4EB0">
        <w:rPr>
          <w:rFonts w:ascii="Times New Roman" w:hAnsi="Times New Roman" w:cs="Times New Roman"/>
          <w:i/>
          <w:iCs/>
          <w:sz w:val="24"/>
          <w:szCs w:val="24"/>
        </w:rPr>
        <w:t>Environmental Futures</w:t>
      </w:r>
      <w:r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8E4EB0">
        <w:rPr>
          <w:rFonts w:ascii="Times New Roman" w:hAnsi="Times New Roman" w:cs="Times New Roman"/>
          <w:i/>
          <w:iCs/>
          <w:sz w:val="24"/>
          <w:szCs w:val="24"/>
        </w:rPr>
        <w:t xml:space="preserve"> University of Wollongong, Wollongong, NSW, Australia</w:t>
      </w:r>
    </w:p>
    <w:p w14:paraId="5E3C74C9" w14:textId="77777777" w:rsidR="00247F8B" w:rsidRDefault="00247F8B" w:rsidP="00247F8B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5</w:t>
      </w:r>
      <w:r>
        <w:rPr>
          <w:rFonts w:ascii="Times New Roman" w:hAnsi="Times New Roman" w:cs="Times New Roman"/>
          <w:i/>
          <w:iCs/>
          <w:sz w:val="24"/>
          <w:szCs w:val="24"/>
        </w:rPr>
        <w:t>Department of Biological Sciences, Auburn University, Auburn, AL, U.S.A.</w:t>
      </w:r>
    </w:p>
    <w:p w14:paraId="505920AE" w14:textId="77777777" w:rsidR="00247F8B" w:rsidRPr="00097A47" w:rsidRDefault="00247F8B" w:rsidP="00247F8B">
      <w:pPr>
        <w:spacing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097A47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fr-FR"/>
        </w:rPr>
        <w:t>6</w:t>
      </w:r>
      <w:r w:rsidRPr="00097A47">
        <w:rPr>
          <w:rFonts w:ascii="Times New Roman" w:hAnsi="Times New Roman" w:cs="Times New Roman"/>
          <w:i/>
          <w:iCs/>
          <w:sz w:val="24"/>
          <w:szCs w:val="24"/>
          <w:lang w:val="fr-FR"/>
        </w:rPr>
        <w:t xml:space="preserve">Université de Brest, Ifremer, CNRS, IRD, </w:t>
      </w:r>
      <w:proofErr w:type="spellStart"/>
      <w:r w:rsidRPr="00097A47">
        <w:rPr>
          <w:rFonts w:ascii="Times New Roman" w:hAnsi="Times New Roman" w:cs="Times New Roman"/>
          <w:i/>
          <w:iCs/>
          <w:sz w:val="24"/>
          <w:szCs w:val="24"/>
          <w:lang w:val="fr-FR"/>
        </w:rPr>
        <w:t>Laboratory</w:t>
      </w:r>
      <w:proofErr w:type="spellEnd"/>
      <w:r w:rsidRPr="00097A47">
        <w:rPr>
          <w:rFonts w:ascii="Times New Roman" w:hAnsi="Times New Roman" w:cs="Times New Roman"/>
          <w:i/>
          <w:iCs/>
          <w:sz w:val="24"/>
          <w:szCs w:val="24"/>
          <w:lang w:val="fr-FR"/>
        </w:rPr>
        <w:t xml:space="preserve"> of </w:t>
      </w:r>
      <w:proofErr w:type="spellStart"/>
      <w:r w:rsidRPr="00097A47">
        <w:rPr>
          <w:rFonts w:ascii="Times New Roman" w:hAnsi="Times New Roman" w:cs="Times New Roman"/>
          <w:i/>
          <w:iCs/>
          <w:sz w:val="24"/>
          <w:szCs w:val="24"/>
          <w:lang w:val="fr-FR"/>
        </w:rPr>
        <w:t>Environmental</w:t>
      </w:r>
      <w:proofErr w:type="spellEnd"/>
      <w:r w:rsidRPr="00097A47">
        <w:rPr>
          <w:rFonts w:ascii="Times New Roman" w:hAnsi="Times New Roman" w:cs="Times New Roman"/>
          <w:i/>
          <w:iCs/>
          <w:sz w:val="24"/>
          <w:szCs w:val="24"/>
          <w:lang w:val="fr-FR"/>
        </w:rPr>
        <w:t xml:space="preserve"> Marine Sciences, Plouzané, France</w:t>
      </w:r>
    </w:p>
    <w:p w14:paraId="06478F00" w14:textId="77777777" w:rsidR="00247F8B" w:rsidRPr="0039415D" w:rsidRDefault="00247F8B" w:rsidP="00247F8B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7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School of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BioSciences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, University of Melbourne, Parkville, VIC, Australia</w:t>
      </w:r>
    </w:p>
    <w:p w14:paraId="0369459F" w14:textId="77777777" w:rsidR="00247F8B" w:rsidRPr="00BD039F" w:rsidRDefault="00247F8B" w:rsidP="00BD03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3DB6EF" w14:textId="42C5C9B3" w:rsidR="00BD039F" w:rsidRPr="00485B73" w:rsidRDefault="00BD039F" w:rsidP="00247F8B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85B73">
        <w:rPr>
          <w:rFonts w:ascii="Times New Roman" w:hAnsi="Times New Roman" w:cs="Times New Roman"/>
          <w:b/>
          <w:bCs/>
          <w:sz w:val="24"/>
          <w:szCs w:val="24"/>
        </w:rPr>
        <w:t>METHODS</w:t>
      </w:r>
    </w:p>
    <w:p w14:paraId="10DAEEE1" w14:textId="28ECFCE1" w:rsidR="00C77B32" w:rsidRDefault="00E850AD" w:rsidP="00247F8B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searched titles, abstracts, and author keywords for the following search string</w:t>
      </w:r>
      <w:r w:rsidR="00C77B32" w:rsidRPr="00BD039F">
        <w:rPr>
          <w:rFonts w:ascii="Times New Roman" w:hAnsi="Times New Roman" w:cs="Times New Roman"/>
          <w:sz w:val="24"/>
          <w:szCs w:val="24"/>
        </w:rPr>
        <w:t xml:space="preserve">: ((development* OR prenatal OR postnatal OR nestling* OR pup* OR egg* OR embryo* OR juvenile* OR hatchling* OR nestling* OR </w:t>
      </w:r>
      <w:proofErr w:type="spellStart"/>
      <w:r w:rsidR="00C77B32" w:rsidRPr="00BD039F">
        <w:rPr>
          <w:rFonts w:ascii="Times New Roman" w:hAnsi="Times New Roman" w:cs="Times New Roman"/>
          <w:sz w:val="24"/>
          <w:szCs w:val="24"/>
        </w:rPr>
        <w:t>fetal</w:t>
      </w:r>
      <w:proofErr w:type="spellEnd"/>
      <w:r w:rsidR="00C77B32" w:rsidRPr="00BD039F">
        <w:rPr>
          <w:rFonts w:ascii="Times New Roman" w:hAnsi="Times New Roman" w:cs="Times New Roman"/>
          <w:sz w:val="24"/>
          <w:szCs w:val="24"/>
        </w:rPr>
        <w:t xml:space="preserve"> OR fledgling* OR fry OR larva* OR ova OR ovum OR "early life") </w:t>
      </w:r>
      <w:r w:rsidR="00C77B32" w:rsidRPr="00485B73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="00C77B32" w:rsidRPr="00BD039F">
        <w:rPr>
          <w:rFonts w:ascii="Times New Roman" w:hAnsi="Times New Roman" w:cs="Times New Roman"/>
          <w:sz w:val="24"/>
          <w:szCs w:val="24"/>
        </w:rPr>
        <w:t xml:space="preserve"> (glucocorticoid* OR corticosterone OR cortisol OR stress* OR parental care OR maternal care OR paternal care OR weather OR temperature* OR nutrition* OR brood size OR litter size OR clutch size OR anthropogenic*) </w:t>
      </w:r>
      <w:r w:rsidR="00C77B32" w:rsidRPr="000B752C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="00C77B32" w:rsidRPr="00BD039F">
        <w:rPr>
          <w:rFonts w:ascii="Times New Roman" w:hAnsi="Times New Roman" w:cs="Times New Roman"/>
          <w:sz w:val="24"/>
          <w:szCs w:val="24"/>
        </w:rPr>
        <w:t xml:space="preserve"> ("mitochondria* function" OR "mitochondria* biogenesis" OR RCR OR "ATP/O ratio" OR P/O ratio, ROS </w:t>
      </w:r>
      <w:r w:rsidR="00C77B32" w:rsidRPr="00BD039F">
        <w:rPr>
          <w:rFonts w:ascii="Times New Roman" w:hAnsi="Times New Roman" w:cs="Times New Roman"/>
          <w:sz w:val="24"/>
          <w:szCs w:val="24"/>
        </w:rPr>
        <w:lastRenderedPageBreak/>
        <w:t xml:space="preserve">OR ROMS OR LPO OR “oxygen consumption” OR “mitochondria* density” OR “mitochondria* number” OR “mitochondria* DNA damage” OR “mtDNA damage” OR “oxidative damage” OR “cytochrome c oxidase” OR </w:t>
      </w:r>
      <w:proofErr w:type="spellStart"/>
      <w:r w:rsidR="00C77B32" w:rsidRPr="00BD039F">
        <w:rPr>
          <w:rFonts w:ascii="Times New Roman" w:hAnsi="Times New Roman" w:cs="Times New Roman"/>
          <w:sz w:val="24"/>
          <w:szCs w:val="24"/>
        </w:rPr>
        <w:t>CcO</w:t>
      </w:r>
      <w:proofErr w:type="spellEnd"/>
      <w:r w:rsidR="00C77B32" w:rsidRPr="00BD039F">
        <w:rPr>
          <w:rFonts w:ascii="Times New Roman" w:hAnsi="Times New Roman" w:cs="Times New Roman"/>
          <w:sz w:val="24"/>
          <w:szCs w:val="24"/>
        </w:rPr>
        <w:t xml:space="preserve"> OR  “uncoupling protein” OR UCP1) </w:t>
      </w:r>
      <w:r w:rsidR="00C77B32" w:rsidRPr="00485B73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="00C77B32" w:rsidRPr="00BD039F">
        <w:rPr>
          <w:rFonts w:ascii="Times New Roman" w:hAnsi="Times New Roman" w:cs="Times New Roman"/>
          <w:sz w:val="24"/>
          <w:szCs w:val="24"/>
        </w:rPr>
        <w:t xml:space="preserve"> (plant* OR leaf* OR leave* OR human* OR smoking OR men OR women OR child*)) </w:t>
      </w:r>
    </w:p>
    <w:p w14:paraId="6CD5A161" w14:textId="77777777" w:rsidR="00485B73" w:rsidRDefault="00485B73" w:rsidP="00247F8B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510D9CD6" w14:textId="3EDE660B" w:rsidR="00485B73" w:rsidRDefault="00485B73" w:rsidP="00247F8B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05B8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70E99DBB" w14:textId="5F5B1877" w:rsidR="001605B8" w:rsidRDefault="001605B8" w:rsidP="00247F8B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Publication bias</w:t>
      </w:r>
    </w:p>
    <w:p w14:paraId="3E166B7A" w14:textId="4FE3D60B" w:rsidR="001605B8" w:rsidRPr="001605B8" w:rsidRDefault="001605B8" w:rsidP="00247F8B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605B8">
        <w:rPr>
          <w:rFonts w:ascii="Times New Roman" w:hAnsi="Times New Roman" w:cs="Times New Roman"/>
          <w:sz w:val="24"/>
          <w:szCs w:val="24"/>
        </w:rPr>
        <w:t xml:space="preserve">While there was evidence for funnel asymmetry for the </w:t>
      </w:r>
      <w:r w:rsidR="008437F0">
        <w:rPr>
          <w:rFonts w:ascii="Times New Roman" w:hAnsi="Times New Roman" w:cs="Times New Roman"/>
          <w:sz w:val="24"/>
          <w:szCs w:val="24"/>
        </w:rPr>
        <w:t>glucocorticoid</w:t>
      </w:r>
      <w:r w:rsidRPr="001605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(Supplemental Figure 1A</w:t>
      </w:r>
      <w:r w:rsidRPr="001605B8">
        <w:rPr>
          <w:rFonts w:ascii="Times New Roman" w:hAnsi="Times New Roman" w:cs="Times New Roman"/>
          <w:sz w:val="24"/>
          <w:szCs w:val="24"/>
        </w:rPr>
        <w:t xml:space="preserve">), </w:t>
      </w:r>
      <w:r w:rsidR="008437F0">
        <w:rPr>
          <w:rFonts w:ascii="Times New Roman" w:hAnsi="Times New Roman" w:cs="Times New Roman"/>
          <w:sz w:val="24"/>
          <w:szCs w:val="24"/>
        </w:rPr>
        <w:t xml:space="preserve">psychological </w:t>
      </w:r>
      <w:r w:rsidRPr="001605B8">
        <w:rPr>
          <w:rFonts w:ascii="Times New Roman" w:hAnsi="Times New Roman" w:cs="Times New Roman"/>
          <w:sz w:val="24"/>
          <w:szCs w:val="24"/>
        </w:rPr>
        <w:t>disturbance (</w:t>
      </w:r>
      <w:r>
        <w:rPr>
          <w:rFonts w:ascii="Times New Roman" w:hAnsi="Times New Roman" w:cs="Times New Roman"/>
          <w:sz w:val="24"/>
          <w:szCs w:val="24"/>
        </w:rPr>
        <w:t xml:space="preserve">Supplemental </w:t>
      </w:r>
      <w:r w:rsidR="00247F8B">
        <w:rPr>
          <w:rFonts w:ascii="Times New Roman" w:hAnsi="Times New Roman" w:cs="Times New Roman"/>
          <w:sz w:val="24"/>
          <w:szCs w:val="24"/>
        </w:rPr>
        <w:t xml:space="preserve">Figure </w:t>
      </w:r>
      <w:hyperlink w:anchor="fig-funnels">
        <w:r>
          <w:rPr>
            <w:rStyle w:val="Hyperlink"/>
            <w:rFonts w:cs="Times New Roman"/>
            <w:szCs w:val="24"/>
          </w:rPr>
          <w:t>1</w:t>
        </w:r>
      </w:hyperlink>
      <w:r>
        <w:rPr>
          <w:rFonts w:ascii="Times New Roman" w:hAnsi="Times New Roman" w:cs="Times New Roman"/>
          <w:sz w:val="24"/>
          <w:szCs w:val="24"/>
        </w:rPr>
        <w:t>B</w:t>
      </w:r>
      <w:r w:rsidRPr="001605B8">
        <w:rPr>
          <w:rFonts w:ascii="Times New Roman" w:hAnsi="Times New Roman" w:cs="Times New Roman"/>
          <w:sz w:val="24"/>
          <w:szCs w:val="24"/>
        </w:rPr>
        <w:t xml:space="preserve">), and </w:t>
      </w:r>
      <w:r w:rsidR="008437F0">
        <w:rPr>
          <w:rFonts w:ascii="Times New Roman" w:hAnsi="Times New Roman" w:cs="Times New Roman"/>
          <w:sz w:val="24"/>
          <w:szCs w:val="24"/>
        </w:rPr>
        <w:t xml:space="preserve">parental care </w:t>
      </w:r>
      <w:r w:rsidRPr="001605B8">
        <w:rPr>
          <w:rFonts w:ascii="Times New Roman" w:hAnsi="Times New Roman" w:cs="Times New Roman"/>
          <w:sz w:val="24"/>
          <w:szCs w:val="24"/>
        </w:rPr>
        <w:t>deprivation datasets (</w:t>
      </w:r>
      <w:ins w:id="1" w:author="Ondi Crino" w:date="2026-01-26T13:26:00Z" w16du:dateUtc="2026-01-26T02:56:00Z">
        <w:r w:rsidR="007650C2">
          <w:rPr>
            <w:rFonts w:ascii="Times New Roman" w:hAnsi="Times New Roman" w:cs="Times New Roman"/>
            <w:sz w:val="24"/>
            <w:szCs w:val="24"/>
          </w:rPr>
          <w:t>Supplemental</w:t>
        </w:r>
      </w:ins>
      <w:ins w:id="2" w:author="Ondi Crino" w:date="2026-01-26T13:27:00Z" w16du:dateUtc="2026-01-26T02:57:00Z">
        <w:r w:rsidR="007650C2">
          <w:rPr>
            <w:rFonts w:ascii="Times New Roman" w:hAnsi="Times New Roman" w:cs="Times New Roman"/>
            <w:sz w:val="24"/>
            <w:szCs w:val="24"/>
          </w:rPr>
          <w:t xml:space="preserve"> Figure 1D</w:t>
        </w:r>
      </w:ins>
      <w:del w:id="3" w:author="Ondi Crino" w:date="2026-01-26T13:27:00Z" w16du:dateUtc="2026-01-26T02:57:00Z">
        <w:r w:rsidDel="007650C2">
          <w:fldChar w:fldCharType="begin"/>
        </w:r>
        <w:r w:rsidDel="007650C2">
          <w:delInstrText>HYPERLINK \l "fig-funnels" \h</w:delInstrText>
        </w:r>
        <w:r w:rsidDel="007650C2">
          <w:fldChar w:fldCharType="separate"/>
        </w:r>
        <w:r w:rsidRPr="001605B8" w:rsidDel="007650C2">
          <w:rPr>
            <w:rStyle w:val="Hyperlink"/>
            <w:rFonts w:cs="Times New Roman"/>
            <w:szCs w:val="24"/>
          </w:rPr>
          <w:delText>Figure 8</w:delText>
        </w:r>
        <w:r w:rsidDel="007650C2">
          <w:fldChar w:fldCharType="end"/>
        </w:r>
      </w:del>
      <w:del w:id="4" w:author="Ondi Crino" w:date="2026-01-26T13:25:00Z" w16du:dateUtc="2026-01-26T02:55:00Z">
        <w:r w:rsidRPr="001605B8" w:rsidDel="007650C2">
          <w:rPr>
            <w:rFonts w:ascii="Times New Roman" w:hAnsi="Times New Roman" w:cs="Times New Roman"/>
            <w:sz w:val="24"/>
            <w:szCs w:val="24"/>
          </w:rPr>
          <w:delText>c</w:delText>
        </w:r>
      </w:del>
      <w:r w:rsidRPr="001605B8">
        <w:rPr>
          <w:rFonts w:ascii="Times New Roman" w:hAnsi="Times New Roman" w:cs="Times New Roman"/>
          <w:sz w:val="24"/>
          <w:szCs w:val="24"/>
        </w:rPr>
        <w:t>), this was not the case for the nutrition</w:t>
      </w:r>
      <w:r w:rsidR="008437F0">
        <w:rPr>
          <w:rFonts w:ascii="Times New Roman" w:hAnsi="Times New Roman" w:cs="Times New Roman"/>
          <w:sz w:val="24"/>
          <w:szCs w:val="24"/>
        </w:rPr>
        <w:t xml:space="preserve">al imbalance </w:t>
      </w:r>
      <w:r w:rsidRPr="001605B8">
        <w:rPr>
          <w:rFonts w:ascii="Times New Roman" w:hAnsi="Times New Roman" w:cs="Times New Roman"/>
          <w:sz w:val="24"/>
          <w:szCs w:val="24"/>
        </w:rPr>
        <w:t>dataset (</w:t>
      </w:r>
      <w:r>
        <w:rPr>
          <w:rFonts w:ascii="Times New Roman" w:hAnsi="Times New Roman" w:cs="Times New Roman"/>
          <w:sz w:val="24"/>
          <w:szCs w:val="24"/>
        </w:rPr>
        <w:t xml:space="preserve">Supplemental </w:t>
      </w:r>
      <w:r w:rsidR="00247F8B">
        <w:rPr>
          <w:rFonts w:ascii="Times New Roman" w:hAnsi="Times New Roman" w:cs="Times New Roman"/>
          <w:sz w:val="24"/>
          <w:szCs w:val="24"/>
        </w:rPr>
        <w:t xml:space="preserve">Figure </w:t>
      </w:r>
      <w:hyperlink w:anchor="fig-funnels">
        <w:r>
          <w:rPr>
            <w:rStyle w:val="Hyperlink"/>
            <w:rFonts w:cs="Times New Roman"/>
            <w:szCs w:val="24"/>
          </w:rPr>
          <w:t>1C</w:t>
        </w:r>
      </w:hyperlink>
      <w:r w:rsidRPr="001605B8">
        <w:rPr>
          <w:rFonts w:ascii="Times New Roman" w:hAnsi="Times New Roman" w:cs="Times New Roman"/>
          <w:sz w:val="24"/>
          <w:szCs w:val="24"/>
        </w:rPr>
        <w:t>). However, overall asymmetry is likely driven by small sample sizes in most of these datasets.</w:t>
      </w:r>
    </w:p>
    <w:p w14:paraId="7D25FAB6" w14:textId="6CFEA723" w:rsidR="001605B8" w:rsidRPr="001605B8" w:rsidRDefault="001605B8" w:rsidP="00247F8B">
      <w:pPr>
        <w:pStyle w:val="BodyText"/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605B8">
        <w:rPr>
          <w:rFonts w:ascii="Times New Roman" w:hAnsi="Times New Roman" w:cs="Times New Roman"/>
          <w:sz w:val="24"/>
          <w:szCs w:val="24"/>
        </w:rPr>
        <w:t xml:space="preserve">We more formally tested for publication bias by including the inverse effective sample size as a moderator in our MLMA models, which better controlled for sources of heterogeneity. Overall, we found no evidence for a significant slope, indicative of possible publication bias, for </w:t>
      </w:r>
      <w:r>
        <w:rPr>
          <w:rFonts w:ascii="Times New Roman" w:hAnsi="Times New Roman" w:cs="Times New Roman"/>
          <w:sz w:val="24"/>
          <w:szCs w:val="24"/>
        </w:rPr>
        <w:t>the glucocorticoid</w:t>
      </w:r>
      <w:r w:rsidRPr="001605B8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1605B8">
        <w:rPr>
          <w:rFonts w:ascii="Times New Roman" w:hAnsi="Times New Roman" w:cs="Times New Roman"/>
          <w:sz w:val="24"/>
          <w:szCs w:val="24"/>
        </w:rPr>
        <w:t xml:space="preserve"> = 1.06, 95% CI = -1.35 to 3.47,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1605B8">
        <w:rPr>
          <w:rFonts w:ascii="Times New Roman" w:hAnsi="Times New Roman" w:cs="Times New Roman"/>
          <w:sz w:val="24"/>
          <w:szCs w:val="24"/>
        </w:rPr>
        <w:t xml:space="preserve"> = 0.39)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605B8">
        <w:rPr>
          <w:rFonts w:ascii="Times New Roman" w:hAnsi="Times New Roman" w:cs="Times New Roman"/>
          <w:sz w:val="24"/>
          <w:szCs w:val="24"/>
        </w:rPr>
        <w:t xml:space="preserve">or </w:t>
      </w:r>
      <w:r>
        <w:rPr>
          <w:rFonts w:ascii="Times New Roman" w:hAnsi="Times New Roman" w:cs="Times New Roman"/>
          <w:sz w:val="24"/>
          <w:szCs w:val="24"/>
        </w:rPr>
        <w:t xml:space="preserve">parental care </w:t>
      </w:r>
      <w:r w:rsidRPr="001605B8">
        <w:rPr>
          <w:rFonts w:ascii="Times New Roman" w:hAnsi="Times New Roman" w:cs="Times New Roman"/>
          <w:sz w:val="24"/>
          <w:szCs w:val="24"/>
        </w:rPr>
        <w:t>depr</w:t>
      </w:r>
      <w:r>
        <w:rPr>
          <w:rFonts w:ascii="Times New Roman" w:hAnsi="Times New Roman" w:cs="Times New Roman"/>
          <w:sz w:val="24"/>
          <w:szCs w:val="24"/>
        </w:rPr>
        <w:t xml:space="preserve">ivation </w:t>
      </w:r>
      <w:r w:rsidRPr="001605B8">
        <w:rPr>
          <w:rFonts w:ascii="Times New Roman" w:hAnsi="Times New Roman" w:cs="Times New Roman"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1605B8">
        <w:rPr>
          <w:rFonts w:ascii="Times New Roman" w:hAnsi="Times New Roman" w:cs="Times New Roman"/>
          <w:sz w:val="24"/>
          <w:szCs w:val="24"/>
        </w:rPr>
        <w:t xml:space="preserve"> = -0.76, 95% CI = -3.92 to 2.41,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1605B8">
        <w:rPr>
          <w:rFonts w:ascii="Times New Roman" w:hAnsi="Times New Roman" w:cs="Times New Roman"/>
          <w:sz w:val="24"/>
          <w:szCs w:val="24"/>
        </w:rPr>
        <w:t xml:space="preserve"> = 0.64) datasets. However, we did find evidence for a significant slope for the </w:t>
      </w:r>
      <w:r>
        <w:rPr>
          <w:rFonts w:ascii="Times New Roman" w:hAnsi="Times New Roman" w:cs="Times New Roman"/>
          <w:sz w:val="24"/>
          <w:szCs w:val="24"/>
        </w:rPr>
        <w:t xml:space="preserve">psychological </w:t>
      </w:r>
      <w:r w:rsidRPr="001605B8">
        <w:rPr>
          <w:rFonts w:ascii="Times New Roman" w:hAnsi="Times New Roman" w:cs="Times New Roman"/>
          <w:sz w:val="24"/>
          <w:szCs w:val="24"/>
        </w:rPr>
        <w:t>disturbance model (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1605B8">
        <w:rPr>
          <w:rFonts w:ascii="Times New Roman" w:hAnsi="Times New Roman" w:cs="Times New Roman"/>
          <w:sz w:val="24"/>
          <w:szCs w:val="24"/>
        </w:rPr>
        <w:t xml:space="preserve"> = -3.94, 95% CI = -6.89 to -0.99,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1605B8">
        <w:rPr>
          <w:rFonts w:ascii="Times New Roman" w:hAnsi="Times New Roman" w:cs="Times New Roman"/>
          <w:sz w:val="24"/>
          <w:szCs w:val="24"/>
        </w:rPr>
        <w:t xml:space="preserve"> = 0.01) and </w:t>
      </w:r>
      <w:r>
        <w:rPr>
          <w:rFonts w:ascii="Times New Roman" w:hAnsi="Times New Roman" w:cs="Times New Roman"/>
          <w:sz w:val="24"/>
          <w:szCs w:val="24"/>
        </w:rPr>
        <w:t>the nutritional imbalance</w:t>
      </w:r>
      <w:r w:rsidRPr="001605B8">
        <w:rPr>
          <w:rFonts w:ascii="Times New Roman" w:hAnsi="Times New Roman" w:cs="Times New Roman"/>
          <w:sz w:val="24"/>
          <w:szCs w:val="24"/>
        </w:rPr>
        <w:t xml:space="preserve"> model (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1605B8">
        <w:rPr>
          <w:rFonts w:ascii="Times New Roman" w:hAnsi="Times New Roman" w:cs="Times New Roman"/>
          <w:sz w:val="24"/>
          <w:szCs w:val="24"/>
        </w:rPr>
        <w:t xml:space="preserve"> = -2.09, 95% CI = -3.71 to -0.47,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1605B8">
        <w:rPr>
          <w:rFonts w:ascii="Times New Roman" w:hAnsi="Times New Roman" w:cs="Times New Roman"/>
          <w:sz w:val="24"/>
          <w:szCs w:val="24"/>
        </w:rPr>
        <w:t xml:space="preserve"> = 0.01). Re-fitting models with the inverse effective sample size as a moderator suggested that, if publicaton bias was present, overall meta-analytic means would change to </w:t>
      </w:r>
      <m:oMath>
        <m:r>
          <w:rPr>
            <w:rFonts w:ascii="Cambria Math" w:hAnsi="Cambria Math" w:cs="Times New Roman"/>
            <w:sz w:val="24"/>
            <w:szCs w:val="24"/>
          </w:rPr>
          <m:t>SM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b>
        </m:sSub>
      </m:oMath>
      <w:r w:rsidRPr="001605B8">
        <w:rPr>
          <w:rFonts w:ascii="Times New Roman" w:hAnsi="Times New Roman" w:cs="Times New Roman"/>
          <w:sz w:val="24"/>
          <w:szCs w:val="24"/>
        </w:rPr>
        <w:t xml:space="preserve"> = 0.24 (95% CI = -0.6 to 1.08,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1605B8">
        <w:rPr>
          <w:rFonts w:ascii="Times New Roman" w:hAnsi="Times New Roman" w:cs="Times New Roman"/>
          <w:sz w:val="24"/>
          <w:szCs w:val="24"/>
        </w:rPr>
        <w:t xml:space="preserve"> = 0.57) for disturbance and </w:t>
      </w:r>
      <m:oMath>
        <m:r>
          <w:rPr>
            <w:rFonts w:ascii="Cambria Math" w:hAnsi="Cambria Math" w:cs="Times New Roman"/>
            <w:sz w:val="24"/>
            <w:szCs w:val="24"/>
          </w:rPr>
          <m:t>SM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b>
        </m:sSub>
      </m:oMath>
      <w:r w:rsidRPr="001605B8">
        <w:rPr>
          <w:rFonts w:ascii="Times New Roman" w:hAnsi="Times New Roman" w:cs="Times New Roman"/>
          <w:sz w:val="24"/>
          <w:szCs w:val="24"/>
        </w:rPr>
        <w:t xml:space="preserve"> = 0.17 (95% CI = -0.58 to 0.91,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1605B8">
        <w:rPr>
          <w:rFonts w:ascii="Times New Roman" w:hAnsi="Times New Roman" w:cs="Times New Roman"/>
          <w:sz w:val="24"/>
          <w:szCs w:val="24"/>
        </w:rPr>
        <w:t xml:space="preserve"> = 0.66) for nutrition.</w:t>
      </w:r>
    </w:p>
    <w:p w14:paraId="4CE9BD77" w14:textId="77777777" w:rsidR="001605B8" w:rsidRPr="001605B8" w:rsidRDefault="001605B8" w:rsidP="00247F8B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86CE0D" w14:textId="2F5B1247" w:rsidR="001605B8" w:rsidRDefault="001605B8" w:rsidP="00247F8B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Impacts of extreme effects on overall meta-analytic means</w:t>
      </w:r>
    </w:p>
    <w:p w14:paraId="22CAEFFA" w14:textId="102A543B" w:rsidR="001605B8" w:rsidRDefault="001605B8" w:rsidP="00247F8B">
      <w:pPr>
        <w:pStyle w:val="FirstParagraph"/>
        <w:spacing w:line="480" w:lineRule="auto"/>
      </w:pPr>
      <w:r>
        <w:t xml:space="preserve">In the nutritional imbalance and psychological disturbance datasets, we found two extreme effects that differed markedly from </w:t>
      </w:r>
      <w:proofErr w:type="gramStart"/>
      <w:r>
        <w:t>the majority of</w:t>
      </w:r>
      <w:proofErr w:type="gramEnd"/>
      <w:r>
        <w:t xml:space="preserve"> data (</w:t>
      </w:r>
      <m:oMath>
        <m:r>
          <w:rPr>
            <w:rFonts w:ascii="Cambria Math" w:hAnsi="Cambria Math"/>
          </w:rPr>
          <m:t>SM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 &gt; -20; Supplemental Figure 1). Careful data checking did not indicate any obvious data entry errors. We re-ran statistical models without the extreme effects to understand how they impacted the overall meta-analytic means. We found that removing the extreme effects had little impact on the overall meta-analytic means for nutritional imbalance (</w:t>
      </w:r>
      <m:oMath>
        <m:r>
          <w:rPr>
            <w:rFonts w:ascii="Cambria Math" w:hAnsi="Cambria Math"/>
          </w:rPr>
          <m:t>SM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 = -0.38, 95% CI = -1.03 to 0.26, </w:t>
      </w:r>
      <m:oMath>
        <m:r>
          <w:rPr>
            <w:rFonts w:ascii="Cambria Math" w:hAnsi="Cambria Math"/>
          </w:rPr>
          <m:t>p</m:t>
        </m:r>
      </m:oMath>
      <w:r>
        <w:t xml:space="preserve"> = 0.25) and psychological disturbance (</w:t>
      </w:r>
      <m:oMath>
        <m:r>
          <w:rPr>
            <w:rFonts w:ascii="Cambria Math" w:hAnsi="Cambria Math"/>
          </w:rPr>
          <m:t>SM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 = -0.78, 95% CI = -1.35 to -0.21, </w:t>
      </w:r>
      <m:oMath>
        <m:r>
          <w:rPr>
            <w:rFonts w:ascii="Cambria Math" w:hAnsi="Cambria Math"/>
          </w:rPr>
          <m:t>p</m:t>
        </m:r>
      </m:oMath>
      <w:r>
        <w:t xml:space="preserve"> = 0.01). As such, our overall conclusions remain unchanged.</w:t>
      </w:r>
    </w:p>
    <w:p w14:paraId="321BA9D3" w14:textId="77777777" w:rsidR="008437F0" w:rsidRPr="001605B8" w:rsidRDefault="008437F0" w:rsidP="00BD039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293F97" w14:textId="30A23C64" w:rsidR="00485B73" w:rsidRPr="001605B8" w:rsidRDefault="00485B73" w:rsidP="00BD039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605B8">
        <w:rPr>
          <w:rFonts w:ascii="Times New Roman" w:hAnsi="Times New Roman" w:cs="Times New Roman"/>
          <w:b/>
          <w:bCs/>
          <w:sz w:val="24"/>
          <w:szCs w:val="24"/>
        </w:rPr>
        <w:t xml:space="preserve">Supplemental Table 1 - Heterogeneity </w:t>
      </w:r>
      <w:r w:rsidR="00DF7F3B">
        <w:rPr>
          <w:rFonts w:ascii="Times New Roman" w:hAnsi="Times New Roman" w:cs="Times New Roman"/>
          <w:b/>
          <w:bCs/>
          <w:sz w:val="24"/>
          <w:szCs w:val="24"/>
        </w:rPr>
        <w:t>statistics</w:t>
      </w:r>
      <w:r w:rsidRPr="001605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del w:id="5" w:author="Daniel Noble" w:date="2026-01-28T11:19:00Z" w16du:dateUtc="2026-01-28T10:19:00Z">
        <w:r w:rsidRPr="001605B8" w:rsidDel="00FA2075">
          <w:rPr>
            <w:rFonts w:ascii="Times New Roman" w:hAnsi="Times New Roman" w:cs="Times New Roman"/>
            <w:b/>
            <w:bCs/>
            <w:sz w:val="24"/>
            <w:szCs w:val="24"/>
          </w:rPr>
          <w:delText xml:space="preserve">using </w:delText>
        </w:r>
      </w:del>
      <w:ins w:id="6" w:author="Ondi Crino" w:date="2026-01-27T13:22:00Z" w16du:dateUtc="2026-01-27T02:52:00Z">
        <w:del w:id="7" w:author="Daniel Noble" w:date="2026-01-28T11:19:00Z" w16du:dateUtc="2026-01-28T10:19:00Z">
          <w:r w:rsidR="00CB5AC8" w:rsidDel="00FA2075">
            <w:rPr>
              <w:rFonts w:ascii="Times New Roman" w:hAnsi="Times New Roman" w:cs="Times New Roman"/>
              <w:b/>
              <w:bCs/>
              <w:sz w:val="24"/>
              <w:szCs w:val="24"/>
            </w:rPr>
            <w:delText>the coefficient of variance (</w:delText>
          </w:r>
        </w:del>
      </w:ins>
      <w:del w:id="8" w:author="Daniel Noble" w:date="2026-01-28T11:19:00Z" w16du:dateUtc="2026-01-28T10:19:00Z">
        <w:r w:rsidRPr="001605B8" w:rsidDel="00FA2075">
          <w:rPr>
            <w:rFonts w:ascii="Times New Roman" w:hAnsi="Times New Roman" w:cs="Times New Roman"/>
            <w:b/>
            <w:bCs/>
            <w:sz w:val="24"/>
            <w:szCs w:val="24"/>
          </w:rPr>
          <w:delText>CV</w:delText>
        </w:r>
      </w:del>
      <w:ins w:id="9" w:author="Ondi Crino" w:date="2026-01-27T13:22:00Z" w16du:dateUtc="2026-01-27T02:52:00Z">
        <w:del w:id="10" w:author="Daniel Noble" w:date="2026-01-28T11:19:00Z" w16du:dateUtc="2026-01-28T10:19:00Z">
          <w:r w:rsidR="00CB5AC8" w:rsidDel="00FA2075">
            <w:rPr>
              <w:rFonts w:ascii="Times New Roman" w:hAnsi="Times New Roman" w:cs="Times New Roman"/>
              <w:b/>
              <w:bCs/>
              <w:sz w:val="24"/>
              <w:szCs w:val="24"/>
            </w:rPr>
            <w:delText>) estimates</w:delText>
          </w:r>
        </w:del>
      </w:ins>
      <w:del w:id="11" w:author="Daniel Noble" w:date="2026-01-28T11:19:00Z" w16du:dateUtc="2026-01-28T10:19:00Z">
        <w:r w:rsidRPr="001605B8" w:rsidDel="00FA2075">
          <w:rPr>
            <w:rFonts w:ascii="Times New Roman" w:hAnsi="Times New Roman" w:cs="Times New Roman"/>
            <w:b/>
            <w:bCs/>
            <w:sz w:val="24"/>
            <w:szCs w:val="24"/>
          </w:rPr>
          <w:delText xml:space="preserve"> </w:delText>
        </w:r>
      </w:del>
      <w:r w:rsidRPr="001605B8">
        <w:rPr>
          <w:rFonts w:ascii="Times New Roman" w:hAnsi="Times New Roman" w:cs="Times New Roman"/>
          <w:b/>
          <w:bCs/>
          <w:sz w:val="24"/>
          <w:szCs w:val="24"/>
        </w:rPr>
        <w:t xml:space="preserve">for developmental stressor </w:t>
      </w:r>
      <w:commentRangeStart w:id="12"/>
      <w:r w:rsidRPr="001605B8">
        <w:rPr>
          <w:rFonts w:ascii="Times New Roman" w:hAnsi="Times New Roman" w:cs="Times New Roman"/>
          <w:b/>
          <w:bCs/>
          <w:sz w:val="24"/>
          <w:szCs w:val="24"/>
        </w:rPr>
        <w:t>datasets</w:t>
      </w:r>
      <w:r w:rsidR="00DF7F3B">
        <w:rPr>
          <w:rFonts w:ascii="Times New Roman" w:hAnsi="Times New Roman" w:cs="Times New Roman"/>
          <w:b/>
          <w:bCs/>
          <w:sz w:val="24"/>
          <w:szCs w:val="24"/>
        </w:rPr>
        <w:t xml:space="preserve"> based on </w:t>
      </w:r>
      <w:ins w:id="13" w:author="Ondi Crino" w:date="2026-01-27T13:25:00Z" w16du:dateUtc="2026-01-27T02:55:00Z">
        <w:r w:rsidR="008B6C22">
          <w:rPr>
            <w:rFonts w:ascii="Times New Roman" w:hAnsi="Times New Roman" w:cs="Times New Roman"/>
            <w:b/>
            <w:bCs/>
            <w:sz w:val="24"/>
            <w:szCs w:val="24"/>
          </w:rPr>
          <w:t xml:space="preserve">the </w:t>
        </w:r>
      </w:ins>
      <w:del w:id="14" w:author="Ondi Crino" w:date="2026-01-27T13:25:00Z" w16du:dateUtc="2026-01-27T02:55:00Z">
        <w:r w:rsidR="00DF7F3B" w:rsidDel="008B6C22">
          <w:rPr>
            <w:rFonts w:ascii="Times New Roman" w:hAnsi="Times New Roman" w:cs="Times New Roman"/>
            <w:b/>
            <w:bCs/>
            <w:sz w:val="24"/>
            <w:szCs w:val="24"/>
          </w:rPr>
          <w:delText xml:space="preserve">CVH2, </w:delText>
        </w:r>
      </w:del>
      <w:r w:rsidR="00DF7F3B">
        <w:rPr>
          <w:rFonts w:ascii="Times New Roman" w:hAnsi="Times New Roman" w:cs="Times New Roman"/>
          <w:b/>
          <w:bCs/>
          <w:sz w:val="24"/>
          <w:szCs w:val="24"/>
        </w:rPr>
        <w:t>mean</w:t>
      </w:r>
      <w:del w:id="15" w:author="Daniel Noble" w:date="2026-01-28T11:19:00Z" w16du:dateUtc="2026-01-28T10:19:00Z">
        <w:r w:rsidR="00DF7F3B" w:rsidDel="00FA2075">
          <w:rPr>
            <w:rFonts w:ascii="Times New Roman" w:hAnsi="Times New Roman" w:cs="Times New Roman"/>
            <w:b/>
            <w:bCs/>
            <w:sz w:val="24"/>
            <w:szCs w:val="24"/>
          </w:rPr>
          <w:delText xml:space="preserve"> </w:delText>
        </w:r>
      </w:del>
      <w:ins w:id="16" w:author="Daniel Noble" w:date="2026-01-28T11:19:00Z" w16du:dateUtc="2026-01-28T10:19:00Z">
        <w:r w:rsidR="00FA2075">
          <w:rPr>
            <w:rFonts w:ascii="Times New Roman" w:hAnsi="Times New Roman" w:cs="Times New Roman"/>
            <w:b/>
            <w:bCs/>
            <w:sz w:val="24"/>
            <w:szCs w:val="24"/>
          </w:rPr>
          <w:t xml:space="preserve">-scaled </w:t>
        </w:r>
      </w:ins>
      <w:del w:id="17" w:author="Daniel Noble" w:date="2026-01-28T11:19:00Z" w16du:dateUtc="2026-01-28T10:19:00Z">
        <w:r w:rsidR="00DF7F3B" w:rsidDel="00FA2075">
          <w:rPr>
            <w:rFonts w:ascii="Times New Roman" w:hAnsi="Times New Roman" w:cs="Times New Roman"/>
            <w:b/>
            <w:bCs/>
            <w:sz w:val="24"/>
            <w:szCs w:val="24"/>
          </w:rPr>
          <w:delText xml:space="preserve">standardised measure of </w:delText>
        </w:r>
      </w:del>
      <w:r w:rsidR="00DF7F3B">
        <w:rPr>
          <w:rFonts w:ascii="Times New Roman" w:hAnsi="Times New Roman" w:cs="Times New Roman"/>
          <w:b/>
          <w:bCs/>
          <w:sz w:val="24"/>
          <w:szCs w:val="24"/>
        </w:rPr>
        <w:t>heterogeneity</w:t>
      </w:r>
      <w:ins w:id="18" w:author="Ondi Crino" w:date="2026-01-27T13:25:00Z" w16du:dateUtc="2026-01-27T02:55:00Z">
        <w:r w:rsidR="008B6C22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</w:t>
        </w:r>
      </w:ins>
      <w:ins w:id="19" w:author="Daniel Noble" w:date="2026-01-28T11:19:00Z" w16du:dateUtc="2026-01-28T10:19:00Z">
        <w:r w:rsidR="00FA2075">
          <w:rPr>
            <w:rFonts w:ascii="Times New Roman" w:hAnsi="Times New Roman" w:cs="Times New Roman"/>
            <w:b/>
            <w:bCs/>
            <w:sz w:val="24"/>
            <w:szCs w:val="24"/>
          </w:rPr>
          <w:t xml:space="preserve">metric </w:t>
        </w:r>
      </w:ins>
      <w:ins w:id="20" w:author="Ondi Crino" w:date="2026-01-27T13:25:00Z" w16du:dateUtc="2026-01-27T02:55:00Z">
        <w:r w:rsidR="008B6C22">
          <w:rPr>
            <w:rFonts w:ascii="Times New Roman" w:hAnsi="Times New Roman" w:cs="Times New Roman"/>
            <w:b/>
            <w:bCs/>
            <w:sz w:val="24"/>
            <w:szCs w:val="24"/>
          </w:rPr>
          <w:t>(CVH</w:t>
        </w:r>
        <w:r w:rsidR="008B6C22" w:rsidRPr="008B6C22">
          <w:rPr>
            <w:rFonts w:ascii="Times New Roman" w:hAnsi="Times New Roman" w:cs="Times New Roman"/>
            <w:b/>
            <w:bCs/>
            <w:sz w:val="24"/>
            <w:szCs w:val="24"/>
            <w:vertAlign w:val="superscript"/>
            <w:rPrChange w:id="21" w:author="Ondi Crino" w:date="2026-01-27T13:26:00Z" w16du:dateUtc="2026-01-27T02:56:00Z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PrChange>
          </w:rPr>
          <w:t>2</w:t>
        </w:r>
      </w:ins>
      <w:ins w:id="22" w:author="Daniel Noble" w:date="2026-01-28T11:27:00Z" w16du:dateUtc="2026-01-28T10:27:00Z">
        <w:r w:rsidR="008C7623">
          <w:rPr>
            <w:rFonts w:ascii="Times New Roman" w:hAnsi="Times New Roman" w:cs="Times New Roman"/>
            <w:b/>
            <w:bCs/>
            <w:sz w:val="24"/>
            <w:szCs w:val="24"/>
            <w:vertAlign w:val="superscript"/>
          </w:rPr>
          <w:t xml:space="preserve"> </w:t>
        </w:r>
        <w:r w:rsidR="008C7623">
          <w:rPr>
            <w:rFonts w:ascii="Times New Roman" w:hAnsi="Times New Roman" w:cs="Times New Roman"/>
            <w:b/>
            <w:bCs/>
            <w:sz w:val="24"/>
            <w:szCs w:val="24"/>
          </w:rPr>
          <w:t>Yang et al. 2025</w:t>
        </w:r>
      </w:ins>
      <w:ins w:id="23" w:author="Ondi Crino" w:date="2026-01-27T13:26:00Z" w16du:dateUtc="2026-01-27T02:56:00Z">
        <w:r w:rsidR="008B6C22">
          <w:rPr>
            <w:rFonts w:ascii="Times New Roman" w:hAnsi="Times New Roman" w:cs="Times New Roman"/>
            <w:b/>
            <w:bCs/>
            <w:sz w:val="24"/>
            <w:szCs w:val="24"/>
          </w:rPr>
          <w:t>)</w:t>
        </w:r>
      </w:ins>
      <w:ins w:id="24" w:author="Daniel Noble" w:date="2026-01-28T11:21:00Z" w16du:dateUtc="2026-01-28T10:21:00Z">
        <w:r w:rsidR="00FA2075">
          <w:rPr>
            <w:rFonts w:ascii="Times New Roman" w:hAnsi="Times New Roman" w:cs="Times New Roman"/>
            <w:b/>
            <w:bCs/>
            <w:sz w:val="24"/>
            <w:szCs w:val="24"/>
          </w:rPr>
          <w:t>, which can</w:t>
        </w:r>
      </w:ins>
      <w:commentRangeEnd w:id="12"/>
      <w:ins w:id="25" w:author="Daniel Noble" w:date="2026-01-28T11:27:00Z" w16du:dateUtc="2026-01-28T10:27:00Z">
        <w:r w:rsidR="008C7623">
          <w:rPr>
            <w:rStyle w:val="CommentReference"/>
          </w:rPr>
          <w:commentReference w:id="12"/>
        </w:r>
      </w:ins>
      <w:ins w:id="26" w:author="Daniel Noble" w:date="2026-01-28T11:21:00Z" w16du:dateUtc="2026-01-28T10:21:00Z">
        <w:r w:rsidR="00FA2075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be interpreted as the proportion of heterogeneity relati</w:t>
        </w:r>
      </w:ins>
      <w:ins w:id="27" w:author="Daniel Noble" w:date="2026-01-28T11:22:00Z" w16du:dateUtc="2026-01-28T10:22:00Z">
        <w:r w:rsidR="00FA2075">
          <w:rPr>
            <w:rFonts w:ascii="Times New Roman" w:hAnsi="Times New Roman" w:cs="Times New Roman"/>
            <w:b/>
            <w:bCs/>
            <w:sz w:val="24"/>
            <w:szCs w:val="24"/>
          </w:rPr>
          <w:t>ve</w:t>
        </w:r>
      </w:ins>
      <w:ins w:id="28" w:author="Daniel Noble" w:date="2026-01-28T11:21:00Z" w16du:dateUtc="2026-01-28T10:21:00Z">
        <w:r w:rsidR="00FA2075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</w:t>
        </w:r>
      </w:ins>
      <w:ins w:id="29" w:author="Daniel Noble" w:date="2026-01-28T11:22:00Z" w16du:dateUtc="2026-01-28T10:22:00Z">
        <w:r w:rsidR="00FA2075">
          <w:rPr>
            <w:rFonts w:ascii="Times New Roman" w:hAnsi="Times New Roman" w:cs="Times New Roman"/>
            <w:b/>
            <w:bCs/>
            <w:sz w:val="24"/>
            <w:szCs w:val="24"/>
          </w:rPr>
          <w:t>to</w:t>
        </w:r>
      </w:ins>
      <w:ins w:id="30" w:author="Daniel Noble" w:date="2026-01-28T11:21:00Z" w16du:dateUtc="2026-01-28T10:21:00Z">
        <w:r w:rsidR="00FA2075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overall mean effect size</w:t>
        </w:r>
      </w:ins>
      <w:ins w:id="31" w:author="Ondi Crino" w:date="2026-01-27T13:26:00Z" w16du:dateUtc="2026-01-27T02:56:00Z">
        <w:r w:rsidR="008B6C22">
          <w:rPr>
            <w:rFonts w:ascii="Times New Roman" w:hAnsi="Times New Roman" w:cs="Times New Roman"/>
            <w:b/>
            <w:bCs/>
            <w:sz w:val="24"/>
            <w:szCs w:val="24"/>
          </w:rPr>
          <w:t>.</w:t>
        </w:r>
      </w:ins>
      <w:del w:id="32" w:author="Ondi Crino" w:date="2026-01-27T13:25:00Z" w16du:dateUtc="2026-01-27T02:55:00Z">
        <w:r w:rsidR="00DF7F3B" w:rsidDel="008B6C22">
          <w:rPr>
            <w:rFonts w:ascii="Times New Roman" w:hAnsi="Times New Roman" w:cs="Times New Roman"/>
            <w:b/>
            <w:bCs/>
            <w:sz w:val="24"/>
            <w:szCs w:val="24"/>
          </w:rPr>
          <w:delText>.</w:delText>
        </w:r>
      </w:del>
    </w:p>
    <w:tbl>
      <w:tblPr>
        <w:tblW w:w="11342" w:type="dxa"/>
        <w:jc w:val="center"/>
        <w:tblLayout w:type="fixed"/>
        <w:tblLook w:val="0420" w:firstRow="1" w:lastRow="0" w:firstColumn="0" w:lastColumn="0" w:noHBand="0" w:noVBand="1"/>
        <w:tblPrChange w:id="33" w:author="Ondi Crino" w:date="2026-01-27T13:40:00Z" w16du:dateUtc="2026-01-27T03:10:00Z">
          <w:tblPr>
            <w:tblW w:w="11074" w:type="dxa"/>
            <w:jc w:val="center"/>
            <w:tblLayout w:type="fixed"/>
            <w:tblLook w:val="0420" w:firstRow="1" w:lastRow="0" w:firstColumn="0" w:lastColumn="0" w:noHBand="0" w:noVBand="1"/>
          </w:tblPr>
        </w:tblPrChange>
      </w:tblPr>
      <w:tblGrid>
        <w:gridCol w:w="2542"/>
        <w:gridCol w:w="1100"/>
        <w:gridCol w:w="1100"/>
        <w:gridCol w:w="1100"/>
        <w:gridCol w:w="1100"/>
        <w:gridCol w:w="1100"/>
        <w:gridCol w:w="1100"/>
        <w:gridCol w:w="1100"/>
        <w:gridCol w:w="1100"/>
        <w:tblGridChange w:id="34">
          <w:tblGrid>
            <w:gridCol w:w="2482"/>
            <w:gridCol w:w="60"/>
            <w:gridCol w:w="1014"/>
            <w:gridCol w:w="86"/>
            <w:gridCol w:w="988"/>
            <w:gridCol w:w="112"/>
            <w:gridCol w:w="962"/>
            <w:gridCol w:w="138"/>
            <w:gridCol w:w="936"/>
            <w:gridCol w:w="164"/>
            <w:gridCol w:w="910"/>
            <w:gridCol w:w="190"/>
            <w:gridCol w:w="884"/>
            <w:gridCol w:w="216"/>
            <w:gridCol w:w="858"/>
            <w:gridCol w:w="242"/>
            <w:gridCol w:w="832"/>
            <w:gridCol w:w="268"/>
          </w:tblGrid>
        </w:tblGridChange>
      </w:tblGrid>
      <w:tr w:rsidR="000A2B42" w14:paraId="2F986F5D" w14:textId="77777777" w:rsidTr="000A2B42">
        <w:trPr>
          <w:trHeight w:val="568"/>
          <w:tblHeader/>
          <w:jc w:val="center"/>
          <w:trPrChange w:id="35" w:author="Ondi Crino" w:date="2026-01-27T13:40:00Z" w16du:dateUtc="2026-01-27T03:10:00Z">
            <w:trPr>
              <w:gridAfter w:val="0"/>
              <w:trHeight w:val="560"/>
              <w:tblHeader/>
              <w:jc w:val="center"/>
            </w:trPr>
          </w:trPrChange>
        </w:trPr>
        <w:tc>
          <w:tcPr>
            <w:tcW w:w="25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36" w:author="Ondi Crino" w:date="2026-01-27T13:40:00Z" w16du:dateUtc="2026-01-27T03:10:00Z">
              <w:tcPr>
                <w:tcW w:w="2482" w:type="dxa"/>
                <w:tcBorders>
                  <w:top w:val="single" w:sz="12" w:space="0" w:color="666666"/>
                  <w:left w:val="none" w:sz="0" w:space="0" w:color="000000"/>
                  <w:bottom w:val="single" w:sz="12" w:space="0" w:color="666666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224AC21E" w14:textId="77777777" w:rsid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Stressor</m:t>
                </m:r>
              </m:oMath>
            </m:oMathPara>
          </w:p>
        </w:tc>
        <w:tc>
          <w:tcPr>
            <w:tcW w:w="11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37" w:author="Ondi Crino" w:date="2026-01-27T13:40:00Z" w16du:dateUtc="2026-01-27T03:10:00Z">
              <w:tcPr>
                <w:tcW w:w="1074" w:type="dxa"/>
                <w:gridSpan w:val="2"/>
                <w:tcBorders>
                  <w:top w:val="single" w:sz="12" w:space="0" w:color="666666"/>
                  <w:left w:val="none" w:sz="0" w:space="0" w:color="000000"/>
                  <w:bottom w:val="single" w:sz="12" w:space="0" w:color="666666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2905ADA6" w14:textId="77777777" w:rsidR="00485B73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effects</m:t>
                    </m:r>
                  </m:sub>
                </m:sSub>
              </m:oMath>
            </m:oMathPara>
          </w:p>
        </w:tc>
        <w:tc>
          <w:tcPr>
            <w:tcW w:w="11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38" w:author="Ondi Crino" w:date="2026-01-27T13:40:00Z" w16du:dateUtc="2026-01-27T03:10:00Z">
              <w:tcPr>
                <w:tcW w:w="1074" w:type="dxa"/>
                <w:gridSpan w:val="2"/>
                <w:tcBorders>
                  <w:top w:val="single" w:sz="12" w:space="0" w:color="666666"/>
                  <w:left w:val="none" w:sz="0" w:space="0" w:color="000000"/>
                  <w:bottom w:val="single" w:sz="12" w:space="0" w:color="666666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59E38E59" w14:textId="77777777" w:rsidR="00485B73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species</m:t>
                    </m:r>
                  </m:sub>
                </m:sSub>
              </m:oMath>
            </m:oMathPara>
          </w:p>
        </w:tc>
        <w:tc>
          <w:tcPr>
            <w:tcW w:w="11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39" w:author="Ondi Crino" w:date="2026-01-27T13:40:00Z" w16du:dateUtc="2026-01-27T03:10:00Z">
              <w:tcPr>
                <w:tcW w:w="1074" w:type="dxa"/>
                <w:gridSpan w:val="2"/>
                <w:tcBorders>
                  <w:top w:val="single" w:sz="12" w:space="0" w:color="666666"/>
                  <w:left w:val="none" w:sz="0" w:space="0" w:color="000000"/>
                  <w:bottom w:val="single" w:sz="12" w:space="0" w:color="666666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09D8CC65" w14:textId="77777777" w:rsidR="00485B73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study</m:t>
                    </m:r>
                  </m:sub>
                </m:sSub>
              </m:oMath>
            </m:oMathPara>
          </w:p>
        </w:tc>
        <w:tc>
          <w:tcPr>
            <w:tcW w:w="11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40" w:author="Ondi Crino" w:date="2026-01-27T13:40:00Z" w16du:dateUtc="2026-01-27T03:10:00Z">
              <w:tcPr>
                <w:tcW w:w="1074" w:type="dxa"/>
                <w:gridSpan w:val="2"/>
                <w:tcBorders>
                  <w:top w:val="single" w:sz="12" w:space="0" w:color="666666"/>
                  <w:left w:val="none" w:sz="0" w:space="0" w:color="000000"/>
                  <w:bottom w:val="single" w:sz="12" w:space="0" w:color="666666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5D25ECEC" w14:textId="5F67B103" w:rsid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w:ins w:id="41" w:author="Daniel Noble" w:date="2026-01-28T11:20:00Z" w16du:dateUtc="2026-01-28T10:20:00Z">
                        <w:rPr>
                          <w:rFonts w:ascii="Cambria Math" w:hAnsi="Cambria Math"/>
                        </w:rPr>
                        <m:t>H</m:t>
                      </w:ins>
                    </m:r>
                  </m:e>
                  <m:sub>
                    <m:r>
                      <w:rPr>
                        <w:rFonts w:ascii="Cambria Math" w:hAnsi="Cambria Math"/>
                      </w:rPr>
                      <m:t>total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1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42" w:author="Ondi Crino" w:date="2026-01-27T13:40:00Z" w16du:dateUtc="2026-01-27T03:10:00Z">
              <w:tcPr>
                <w:tcW w:w="1074" w:type="dxa"/>
                <w:gridSpan w:val="2"/>
                <w:tcBorders>
                  <w:top w:val="single" w:sz="12" w:space="0" w:color="666666"/>
                  <w:left w:val="none" w:sz="0" w:space="0" w:color="000000"/>
                  <w:bottom w:val="single" w:sz="12" w:space="0" w:color="666666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12FEF659" w14:textId="3C59FE87" w:rsid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w:ins w:id="43" w:author="Daniel Noble" w:date="2026-01-28T11:20:00Z" w16du:dateUtc="2026-01-28T10:20:00Z">
                        <w:rPr>
                          <w:rFonts w:ascii="Cambria Math" w:hAnsi="Cambria Math"/>
                        </w:rPr>
                        <m:t>H</m:t>
                      </w:ins>
                    </m:r>
                  </m:e>
                  <m:sub>
                    <m:r>
                      <w:rPr>
                        <w:rFonts w:ascii="Cambria Math" w:hAnsi="Cambria Math"/>
                      </w:rPr>
                      <m:t>study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1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44" w:author="Ondi Crino" w:date="2026-01-27T13:40:00Z" w16du:dateUtc="2026-01-27T03:10:00Z">
              <w:tcPr>
                <w:tcW w:w="1074" w:type="dxa"/>
                <w:gridSpan w:val="2"/>
                <w:tcBorders>
                  <w:top w:val="single" w:sz="12" w:space="0" w:color="666666"/>
                  <w:left w:val="none" w:sz="0" w:space="0" w:color="000000"/>
                  <w:bottom w:val="single" w:sz="12" w:space="0" w:color="666666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5A3D7B4A" w14:textId="6E24604C" w:rsid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w:ins w:id="45" w:author="Daniel Noble" w:date="2026-01-28T11:20:00Z" w16du:dateUtc="2026-01-28T10:20:00Z">
                        <w:rPr>
                          <w:rFonts w:ascii="Cambria Math" w:hAnsi="Cambria Math"/>
                        </w:rPr>
                        <m:t>H</m:t>
                      </w:ins>
                    </m:r>
                  </m:e>
                  <m:sub>
                    <m:r>
                      <w:rPr>
                        <w:rFonts w:ascii="Cambria Math" w:hAnsi="Cambria Math"/>
                      </w:rPr>
                      <m:t>phylogeny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1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46" w:author="Ondi Crino" w:date="2026-01-27T13:40:00Z" w16du:dateUtc="2026-01-27T03:10:00Z">
              <w:tcPr>
                <w:tcW w:w="1074" w:type="dxa"/>
                <w:gridSpan w:val="2"/>
                <w:tcBorders>
                  <w:top w:val="single" w:sz="12" w:space="0" w:color="666666"/>
                  <w:left w:val="none" w:sz="0" w:space="0" w:color="000000"/>
                  <w:bottom w:val="single" w:sz="12" w:space="0" w:color="666666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03AFA040" w14:textId="1B7D99AD" w:rsid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w:ins w:id="47" w:author="Daniel Noble" w:date="2026-01-28T11:20:00Z" w16du:dateUtc="2026-01-28T10:20:00Z">
                        <w:rPr>
                          <w:rFonts w:ascii="Cambria Math" w:hAnsi="Cambria Math"/>
                        </w:rPr>
                        <m:t>H</m:t>
                      </w:ins>
                    </m:r>
                  </m:e>
                  <m:sub>
                    <m:r>
                      <w:del w:id="48" w:author="Daniel Noble" w:date="2026-01-28T15:26:00Z" w16du:dateUtc="2026-01-28T14:26:00Z">
                        <w:rPr>
                          <w:rFonts w:ascii="Cambria Math" w:hAnsi="Cambria Math"/>
                        </w:rPr>
                        <m:t>tissue</m:t>
                      </w:del>
                    </m:r>
                    <m:r>
                      <w:ins w:id="49" w:author="Daniel Noble" w:date="2026-01-28T15:26:00Z" w16du:dateUtc="2026-01-28T14:26:00Z">
                        <w:rPr>
                          <w:rFonts w:ascii="Cambria Math" w:hAnsi="Cambria Math"/>
                        </w:rPr>
                        <m:t>matrices</m:t>
                      </w:ins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1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50" w:author="Ondi Crino" w:date="2026-01-27T13:40:00Z" w16du:dateUtc="2026-01-27T03:10:00Z">
              <w:tcPr>
                <w:tcW w:w="1074" w:type="dxa"/>
                <w:gridSpan w:val="2"/>
                <w:tcBorders>
                  <w:top w:val="single" w:sz="12" w:space="0" w:color="666666"/>
                  <w:left w:val="none" w:sz="0" w:space="0" w:color="000000"/>
                  <w:bottom w:val="single" w:sz="12" w:space="0" w:color="666666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03A36CFA" w14:textId="21314BF4" w:rsid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w:ins w:id="51" w:author="Daniel Noble" w:date="2026-01-28T11:20:00Z" w16du:dateUtc="2026-01-28T10:20:00Z">
                        <w:rPr>
                          <w:rFonts w:ascii="Cambria Math" w:hAnsi="Cambria Math"/>
                        </w:rPr>
                        <m:t>H</m:t>
                      </w:ins>
                    </m:r>
                  </m:e>
                  <m:sub>
                    <m:r>
                      <w:rPr>
                        <w:rFonts w:ascii="Cambria Math" w:hAnsi="Cambria Math"/>
                      </w:rPr>
                      <m:t>obs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</w:tr>
      <w:tr w:rsidR="000A2B42" w:rsidRPr="00485B73" w14:paraId="2A454D1F" w14:textId="77777777" w:rsidTr="000A2B42">
        <w:trPr>
          <w:trHeight w:val="517"/>
          <w:jc w:val="center"/>
          <w:trPrChange w:id="52" w:author="Ondi Crino" w:date="2026-01-27T13:40:00Z" w16du:dateUtc="2026-01-27T03:10:00Z">
            <w:trPr>
              <w:gridAfter w:val="0"/>
              <w:trHeight w:val="510"/>
              <w:jc w:val="center"/>
            </w:trPr>
          </w:trPrChange>
        </w:trPr>
        <w:tc>
          <w:tcPr>
            <w:tcW w:w="25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53" w:author="Ondi Crino" w:date="2026-01-27T13:40:00Z" w16du:dateUtc="2026-01-27T03:10:00Z">
              <w:tcPr>
                <w:tcW w:w="2482" w:type="dxa"/>
                <w:tcBorders>
                  <w:top w:val="single" w:sz="12" w:space="0" w:color="666666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05F513A3" w14:textId="47091CD7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Glucocorticoids</w:t>
            </w:r>
          </w:p>
        </w:tc>
        <w:tc>
          <w:tcPr>
            <w:tcW w:w="11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54" w:author="Ondi Crino" w:date="2026-01-27T13:40:00Z" w16du:dateUtc="2026-01-27T03:10:00Z">
              <w:tcPr>
                <w:tcW w:w="1074" w:type="dxa"/>
                <w:gridSpan w:val="2"/>
                <w:tcBorders>
                  <w:top w:val="single" w:sz="12" w:space="0" w:color="666666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25FF0751" w14:textId="77777777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140</w:t>
            </w:r>
          </w:p>
        </w:tc>
        <w:tc>
          <w:tcPr>
            <w:tcW w:w="11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55" w:author="Ondi Crino" w:date="2026-01-27T13:40:00Z" w16du:dateUtc="2026-01-27T03:10:00Z">
              <w:tcPr>
                <w:tcW w:w="1074" w:type="dxa"/>
                <w:gridSpan w:val="2"/>
                <w:tcBorders>
                  <w:top w:val="single" w:sz="12" w:space="0" w:color="666666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43C8839F" w14:textId="77777777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8</w:t>
            </w:r>
          </w:p>
        </w:tc>
        <w:tc>
          <w:tcPr>
            <w:tcW w:w="11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56" w:author="Ondi Crino" w:date="2026-01-27T13:40:00Z" w16du:dateUtc="2026-01-27T03:10:00Z">
              <w:tcPr>
                <w:tcW w:w="1074" w:type="dxa"/>
                <w:gridSpan w:val="2"/>
                <w:tcBorders>
                  <w:top w:val="single" w:sz="12" w:space="0" w:color="666666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7E6E3264" w14:textId="77777777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10</w:t>
            </w:r>
          </w:p>
        </w:tc>
        <w:tc>
          <w:tcPr>
            <w:tcW w:w="11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57" w:author="Ondi Crino" w:date="2026-01-27T13:40:00Z" w16du:dateUtc="2026-01-27T03:10:00Z">
              <w:tcPr>
                <w:tcW w:w="1074" w:type="dxa"/>
                <w:gridSpan w:val="2"/>
                <w:tcBorders>
                  <w:top w:val="single" w:sz="12" w:space="0" w:color="666666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6490190B" w14:textId="195AFA87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1.</w:t>
            </w:r>
            <w:r w:rsidR="00DF7F3B">
              <w:rPr>
                <w:rFonts w:ascii="Times New Roman" w:eastAsia="Helvetica" w:hAnsi="Times New Roman" w:cs="Times New Roman"/>
                <w:color w:val="000000"/>
              </w:rPr>
              <w:t>2</w:t>
            </w:r>
          </w:p>
        </w:tc>
        <w:tc>
          <w:tcPr>
            <w:tcW w:w="11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58" w:author="Ondi Crino" w:date="2026-01-27T13:40:00Z" w16du:dateUtc="2026-01-27T03:10:00Z">
              <w:tcPr>
                <w:tcW w:w="1074" w:type="dxa"/>
                <w:gridSpan w:val="2"/>
                <w:tcBorders>
                  <w:top w:val="single" w:sz="12" w:space="0" w:color="666666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071D986F" w14:textId="66437070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0.</w:t>
            </w:r>
            <w:r w:rsidR="00DF7F3B">
              <w:rPr>
                <w:rFonts w:ascii="Times New Roman" w:eastAsia="Helvetica" w:hAnsi="Times New Roman" w:cs="Times New Roman"/>
                <w:color w:val="000000"/>
              </w:rPr>
              <w:t>17</w:t>
            </w:r>
          </w:p>
        </w:tc>
        <w:tc>
          <w:tcPr>
            <w:tcW w:w="11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59" w:author="Ondi Crino" w:date="2026-01-27T13:40:00Z" w16du:dateUtc="2026-01-27T03:10:00Z">
              <w:tcPr>
                <w:tcW w:w="1074" w:type="dxa"/>
                <w:gridSpan w:val="2"/>
                <w:tcBorders>
                  <w:top w:val="single" w:sz="12" w:space="0" w:color="666666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156DA136" w14:textId="77777777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0.00</w:t>
            </w:r>
          </w:p>
        </w:tc>
        <w:tc>
          <w:tcPr>
            <w:tcW w:w="11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60" w:author="Ondi Crino" w:date="2026-01-27T13:40:00Z" w16du:dateUtc="2026-01-27T03:10:00Z">
              <w:tcPr>
                <w:tcW w:w="1074" w:type="dxa"/>
                <w:gridSpan w:val="2"/>
                <w:tcBorders>
                  <w:top w:val="single" w:sz="12" w:space="0" w:color="666666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29CE41A7" w14:textId="0B81A818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0.9</w:t>
            </w:r>
            <w:r w:rsidR="00DF7F3B">
              <w:rPr>
                <w:rFonts w:ascii="Times New Roman" w:eastAsia="Helvetica" w:hAnsi="Times New Roman" w:cs="Times New Roman"/>
                <w:color w:val="000000"/>
              </w:rPr>
              <w:t>5</w:t>
            </w:r>
          </w:p>
        </w:tc>
        <w:tc>
          <w:tcPr>
            <w:tcW w:w="11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61" w:author="Ondi Crino" w:date="2026-01-27T13:40:00Z" w16du:dateUtc="2026-01-27T03:10:00Z">
              <w:tcPr>
                <w:tcW w:w="1074" w:type="dxa"/>
                <w:gridSpan w:val="2"/>
                <w:tcBorders>
                  <w:top w:val="single" w:sz="12" w:space="0" w:color="666666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68B95D83" w14:textId="2A251A29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0.</w:t>
            </w:r>
            <w:r w:rsidR="00DF7F3B">
              <w:rPr>
                <w:rFonts w:ascii="Times New Roman" w:eastAsia="Helvetica" w:hAnsi="Times New Roman" w:cs="Times New Roman"/>
                <w:color w:val="000000"/>
              </w:rPr>
              <w:t>092</w:t>
            </w:r>
          </w:p>
        </w:tc>
      </w:tr>
      <w:tr w:rsidR="000A2B42" w:rsidRPr="00485B73" w14:paraId="79951AAA" w14:textId="77777777" w:rsidTr="000A2B42">
        <w:trPr>
          <w:trHeight w:val="810"/>
          <w:jc w:val="center"/>
          <w:trPrChange w:id="62" w:author="Ondi Crino" w:date="2026-01-27T13:40:00Z" w16du:dateUtc="2026-01-27T03:10:00Z">
            <w:trPr>
              <w:gridAfter w:val="0"/>
              <w:trHeight w:val="799"/>
              <w:jc w:val="center"/>
            </w:trPr>
          </w:trPrChange>
        </w:trPr>
        <w:tc>
          <w:tcPr>
            <w:tcW w:w="25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63" w:author="Ondi Crino" w:date="2026-01-27T13:40:00Z" w16du:dateUtc="2026-01-27T03:10:00Z">
              <w:tcPr>
                <w:tcW w:w="2482" w:type="dxa"/>
                <w:tcBorders>
                  <w:top w:val="none" w:sz="0" w:space="0" w:color="000000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3FAC72A2" w14:textId="4DAA4BBF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Psychological disturbance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64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55B6788F" w14:textId="77777777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190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65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543BD945" w14:textId="77777777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8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66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170B054F" w14:textId="77777777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16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67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1CD767FD" w14:textId="1107972D" w:rsidR="00485B73" w:rsidRPr="00485B73" w:rsidRDefault="00DF7F3B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>
              <w:rPr>
                <w:rFonts w:ascii="Times New Roman" w:eastAsia="Helvetica" w:hAnsi="Times New Roman" w:cs="Times New Roman"/>
                <w:color w:val="000000"/>
              </w:rPr>
              <w:t>2.0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68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0EBD28E8" w14:textId="08FA8746" w:rsidR="00485B73" w:rsidRPr="00485B73" w:rsidRDefault="00DF7F3B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>
              <w:rPr>
                <w:rFonts w:ascii="Times New Roman" w:eastAsia="Helvetica" w:hAnsi="Times New Roman" w:cs="Times New Roman"/>
                <w:color w:val="000000"/>
              </w:rPr>
              <w:t>1.46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69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09D71783" w14:textId="04D89DCF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0.</w:t>
            </w:r>
            <w:r w:rsidR="00DF7F3B">
              <w:rPr>
                <w:rFonts w:ascii="Times New Roman" w:eastAsia="Helvetica" w:hAnsi="Times New Roman" w:cs="Times New Roman"/>
                <w:color w:val="000000"/>
              </w:rPr>
              <w:t>28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70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1BADBE28" w14:textId="77777777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0.00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71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7364B588" w14:textId="695B0BA5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0.</w:t>
            </w:r>
            <w:r w:rsidR="00DF7F3B">
              <w:rPr>
                <w:rFonts w:ascii="Times New Roman" w:eastAsia="Helvetica" w:hAnsi="Times New Roman" w:cs="Times New Roman"/>
                <w:color w:val="000000"/>
              </w:rPr>
              <w:t>301</w:t>
            </w:r>
          </w:p>
        </w:tc>
      </w:tr>
      <w:tr w:rsidR="000A2B42" w:rsidRPr="00485B73" w14:paraId="5C3E6871" w14:textId="77777777" w:rsidTr="000A2B42">
        <w:trPr>
          <w:trHeight w:val="506"/>
          <w:jc w:val="center"/>
          <w:trPrChange w:id="72" w:author="Ondi Crino" w:date="2026-01-27T13:40:00Z" w16du:dateUtc="2026-01-27T03:10:00Z">
            <w:trPr>
              <w:gridAfter w:val="0"/>
              <w:trHeight w:val="499"/>
              <w:jc w:val="center"/>
            </w:trPr>
          </w:trPrChange>
        </w:trPr>
        <w:tc>
          <w:tcPr>
            <w:tcW w:w="25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73" w:author="Ondi Crino" w:date="2026-01-27T13:40:00Z" w16du:dateUtc="2026-01-27T03:10:00Z">
              <w:tcPr>
                <w:tcW w:w="2482" w:type="dxa"/>
                <w:tcBorders>
                  <w:top w:val="none" w:sz="0" w:space="0" w:color="000000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682CDA20" w14:textId="530FDCC1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Nutritional imbalance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74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1BB8ECE5" w14:textId="77777777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645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75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2064DCEB" w14:textId="77777777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15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76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587BE109" w14:textId="77777777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51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77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237502EB" w14:textId="3A34AE45" w:rsidR="00485B73" w:rsidRPr="00485B73" w:rsidRDefault="00DF7F3B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>
              <w:rPr>
                <w:rFonts w:ascii="Times New Roman" w:eastAsia="Helvetica" w:hAnsi="Times New Roman" w:cs="Times New Roman"/>
                <w:color w:val="000000"/>
              </w:rPr>
              <w:t>9.9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78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5AFDB362" w14:textId="5146A149" w:rsidR="00485B73" w:rsidRPr="00485B73" w:rsidRDefault="00DF7F3B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>
              <w:rPr>
                <w:rFonts w:ascii="Times New Roman" w:eastAsia="Helvetica" w:hAnsi="Times New Roman" w:cs="Times New Roman"/>
                <w:color w:val="000000"/>
              </w:rPr>
              <w:t>1.06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79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51D7916A" w14:textId="54D38FA5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1.</w:t>
            </w:r>
            <w:r w:rsidR="00DF7F3B">
              <w:rPr>
                <w:rFonts w:ascii="Times New Roman" w:eastAsia="Helvetica" w:hAnsi="Times New Roman" w:cs="Times New Roman"/>
                <w:color w:val="000000"/>
              </w:rPr>
              <w:t>64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80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55F26F0A" w14:textId="46751843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1.</w:t>
            </w:r>
            <w:r w:rsidR="00DF7F3B">
              <w:rPr>
                <w:rFonts w:ascii="Times New Roman" w:eastAsia="Helvetica" w:hAnsi="Times New Roman" w:cs="Times New Roman"/>
                <w:color w:val="000000"/>
              </w:rPr>
              <w:t>28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81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none" w:sz="0" w:space="0" w:color="000000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509AC32D" w14:textId="3D8A58CB" w:rsidR="00485B73" w:rsidRPr="00485B73" w:rsidRDefault="00DF7F3B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>
              <w:rPr>
                <w:rFonts w:ascii="Times New Roman" w:eastAsia="Helvetica" w:hAnsi="Times New Roman" w:cs="Times New Roman"/>
                <w:color w:val="000000"/>
              </w:rPr>
              <w:t>5.949</w:t>
            </w:r>
          </w:p>
        </w:tc>
      </w:tr>
      <w:tr w:rsidR="000A2B42" w:rsidRPr="00485B73" w14:paraId="7BB1FB7B" w14:textId="77777777" w:rsidTr="000A2B42">
        <w:trPr>
          <w:trHeight w:val="810"/>
          <w:jc w:val="center"/>
          <w:trPrChange w:id="82" w:author="Ondi Crino" w:date="2026-01-27T13:40:00Z" w16du:dateUtc="2026-01-27T03:10:00Z">
            <w:trPr>
              <w:gridAfter w:val="0"/>
              <w:trHeight w:val="799"/>
              <w:jc w:val="center"/>
            </w:trPr>
          </w:trPrChange>
        </w:trPr>
        <w:tc>
          <w:tcPr>
            <w:tcW w:w="25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83" w:author="Ondi Crino" w:date="2026-01-27T13:40:00Z" w16du:dateUtc="2026-01-27T03:10:00Z">
              <w:tcPr>
                <w:tcW w:w="2482" w:type="dxa"/>
                <w:tcBorders>
                  <w:top w:val="none" w:sz="0" w:space="0" w:color="000000"/>
                  <w:left w:val="none" w:sz="0" w:space="0" w:color="000000"/>
                  <w:bottom w:val="single" w:sz="12" w:space="0" w:color="666666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6139A1BF" w14:textId="5E7E5CBE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Parental care deprivation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84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single" w:sz="12" w:space="0" w:color="666666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7AFF0F66" w14:textId="77777777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172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85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single" w:sz="12" w:space="0" w:color="666666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25FEB54A" w14:textId="77777777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2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86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single" w:sz="12" w:space="0" w:color="666666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377DADD4" w14:textId="77777777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10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87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single" w:sz="12" w:space="0" w:color="666666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6B825E9A" w14:textId="306CCC96" w:rsidR="00485B73" w:rsidRPr="00485B73" w:rsidRDefault="00DF7F3B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>
              <w:rPr>
                <w:rFonts w:ascii="Times New Roman" w:eastAsia="Helvetica" w:hAnsi="Times New Roman" w:cs="Times New Roman"/>
                <w:color w:val="000000"/>
              </w:rPr>
              <w:t>2.6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88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single" w:sz="12" w:space="0" w:color="666666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037429D1" w14:textId="283A82E3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1.</w:t>
            </w:r>
            <w:r w:rsidR="00DF7F3B">
              <w:rPr>
                <w:rFonts w:ascii="Times New Roman" w:eastAsia="Helvetica" w:hAnsi="Times New Roman" w:cs="Times New Roman"/>
                <w:color w:val="000000"/>
              </w:rPr>
              <w:t>16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89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single" w:sz="12" w:space="0" w:color="666666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1A74F1BF" w14:textId="77777777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–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90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single" w:sz="12" w:space="0" w:color="666666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136AF66B" w14:textId="77777777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–</w:t>
            </w:r>
          </w:p>
        </w:tc>
        <w:tc>
          <w:tcPr>
            <w:tcW w:w="11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PrChange w:id="91" w:author="Ondi Crino" w:date="2026-01-27T13:40:00Z" w16du:dateUtc="2026-01-27T03:10:00Z">
              <w:tcPr>
                <w:tcW w:w="1074" w:type="dxa"/>
                <w:gridSpan w:val="2"/>
                <w:tcBorders>
                  <w:top w:val="none" w:sz="0" w:space="0" w:color="000000"/>
                  <w:left w:val="none" w:sz="0" w:space="0" w:color="000000"/>
                  <w:bottom w:val="single" w:sz="12" w:space="0" w:color="666666"/>
                  <w:right w:val="none" w:sz="0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14:paraId="097C2C09" w14:textId="30A264C6" w:rsidR="00485B73" w:rsidRPr="00485B73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485B73">
              <w:rPr>
                <w:rFonts w:ascii="Times New Roman" w:eastAsia="Helvetica" w:hAnsi="Times New Roman" w:cs="Times New Roman"/>
                <w:color w:val="000000"/>
              </w:rPr>
              <w:t>1.</w:t>
            </w:r>
            <w:r w:rsidR="00DF7F3B">
              <w:rPr>
                <w:rFonts w:ascii="Times New Roman" w:eastAsia="Helvetica" w:hAnsi="Times New Roman" w:cs="Times New Roman"/>
                <w:color w:val="000000"/>
              </w:rPr>
              <w:t>421</w:t>
            </w:r>
          </w:p>
        </w:tc>
      </w:tr>
    </w:tbl>
    <w:p w14:paraId="05EE4E9E" w14:textId="77777777" w:rsidR="00485B73" w:rsidRDefault="00485B73" w:rsidP="00BD03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38951C" w14:textId="77777777" w:rsidR="00485B73" w:rsidRDefault="00485B73" w:rsidP="00BD03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B6DAA1" w14:textId="77777777" w:rsidR="008437F0" w:rsidRDefault="008437F0" w:rsidP="00BD03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C4AFFE" w14:textId="77777777" w:rsidR="008437F0" w:rsidRDefault="008437F0" w:rsidP="00BD03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333066" w14:textId="77777777" w:rsidR="008437F0" w:rsidRDefault="008437F0" w:rsidP="00BD03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412744" w14:textId="77777777" w:rsidR="008437F0" w:rsidRDefault="008437F0" w:rsidP="00BD03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062CE2" w14:textId="77777777" w:rsidR="008437F0" w:rsidRDefault="008437F0" w:rsidP="00BD03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E4C7F7" w14:textId="77777777" w:rsidR="008437F0" w:rsidRDefault="008437F0" w:rsidP="00BD03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6875D7" w14:textId="77777777" w:rsidR="008437F0" w:rsidRDefault="008437F0" w:rsidP="00BD03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2C71FC" w14:textId="77777777" w:rsidR="008437F0" w:rsidRDefault="008437F0" w:rsidP="00BD03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B7B16E" w14:textId="77777777" w:rsidR="008437F0" w:rsidRDefault="008437F0" w:rsidP="00BD03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657BE3" w14:textId="77777777" w:rsidR="008437F0" w:rsidRDefault="008437F0" w:rsidP="00BD03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E3652B" w14:textId="77777777" w:rsidR="008437F0" w:rsidRDefault="008437F0" w:rsidP="00BD03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B77D61" w14:textId="77777777" w:rsidR="008437F0" w:rsidRDefault="008437F0" w:rsidP="00BD03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E457F3" w14:textId="77777777" w:rsidR="008437F0" w:rsidRDefault="008437F0" w:rsidP="00BD03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458D51" w14:textId="50F6EDC5" w:rsidR="00485B73" w:rsidRPr="001605B8" w:rsidRDefault="00485B73" w:rsidP="00485B73">
      <w:pPr>
        <w:pStyle w:val="ImageCaption"/>
        <w:spacing w:before="200"/>
        <w:rPr>
          <w:b/>
          <w:bCs/>
        </w:rPr>
      </w:pPr>
      <w:bookmarkStart w:id="92" w:name="tbl-heterogeneity_m2"/>
      <w:r w:rsidRPr="001605B8">
        <w:rPr>
          <w:b/>
          <w:bCs/>
        </w:rPr>
        <w:t xml:space="preserve">Supplemental Table 2- Heterogeneity </w:t>
      </w:r>
      <w:r w:rsidR="00DF7F3B">
        <w:rPr>
          <w:b/>
          <w:bCs/>
        </w:rPr>
        <w:t>statistics</w:t>
      </w:r>
      <w:ins w:id="93" w:author="Ondi Crino" w:date="2026-01-27T13:34:00Z" w16du:dateUtc="2026-01-27T03:04:00Z">
        <w:r w:rsidR="008B6C22">
          <w:rPr>
            <w:b/>
            <w:bCs/>
          </w:rPr>
          <w:t xml:space="preserve"> </w:t>
        </w:r>
      </w:ins>
      <w:ins w:id="94" w:author="Ondi Crino" w:date="2026-01-27T13:36:00Z" w16du:dateUtc="2026-01-27T03:06:00Z">
        <w:r w:rsidR="009F3DE9">
          <w:rPr>
            <w:b/>
            <w:bCs/>
          </w:rPr>
          <w:t xml:space="preserve">for </w:t>
        </w:r>
        <w:commentRangeStart w:id="95"/>
        <w:r w:rsidR="009F3DE9">
          <w:rPr>
            <w:b/>
            <w:bCs/>
          </w:rPr>
          <w:t xml:space="preserve">developmental stressor categories </w:t>
        </w:r>
      </w:ins>
      <w:ins w:id="96" w:author="Ondi Crino" w:date="2026-01-27T13:37:00Z" w16du:dateUtc="2026-01-27T03:07:00Z">
        <w:r w:rsidR="009F3DE9">
          <w:rPr>
            <w:b/>
            <w:bCs/>
          </w:rPr>
          <w:t xml:space="preserve">based </w:t>
        </w:r>
        <w:del w:id="97" w:author="Daniel Noble" w:date="2026-01-28T11:25:00Z" w16du:dateUtc="2026-01-28T10:25:00Z">
          <w:r w:rsidR="009F3DE9" w:rsidDel="00FA2075">
            <w:rPr>
              <w:b/>
              <w:bCs/>
            </w:rPr>
            <w:delText xml:space="preserve">on </w:delText>
          </w:r>
        </w:del>
      </w:ins>
      <w:ins w:id="98" w:author="Ondi Crino" w:date="2026-01-27T13:34:00Z" w16du:dateUtc="2026-01-27T03:04:00Z">
        <w:del w:id="99" w:author="Daniel Noble" w:date="2026-01-28T11:25:00Z" w16du:dateUtc="2026-01-28T10:25:00Z">
          <w:r w:rsidR="008B6C22" w:rsidDel="00FA2075">
            <w:rPr>
              <w:b/>
              <w:bCs/>
            </w:rPr>
            <w:delText>the expected fold increase in effect sizes due to</w:delText>
          </w:r>
        </w:del>
      </w:ins>
      <w:ins w:id="100" w:author="Daniel Noble" w:date="2026-01-28T11:25:00Z" w16du:dateUtc="2026-01-28T10:25:00Z">
        <w:r w:rsidR="00FA2075">
          <w:rPr>
            <w:b/>
            <w:bCs/>
          </w:rPr>
          <w:t>the robust</w:t>
        </w:r>
      </w:ins>
      <w:ins w:id="101" w:author="Ondi Crino" w:date="2026-01-27T13:34:00Z" w16du:dateUtc="2026-01-27T03:04:00Z">
        <w:r w:rsidR="008B6C22">
          <w:rPr>
            <w:b/>
            <w:bCs/>
          </w:rPr>
          <w:t xml:space="preserve"> heterogeneity</w:t>
        </w:r>
      </w:ins>
      <w:ins w:id="102" w:author="Daniel Noble" w:date="2026-01-28T11:25:00Z" w16du:dateUtc="2026-01-28T10:25:00Z">
        <w:r w:rsidR="00FA2075">
          <w:rPr>
            <w:b/>
            <w:bCs/>
          </w:rPr>
          <w:t xml:space="preserve"> metric</w:t>
        </w:r>
      </w:ins>
      <w:r w:rsidR="00DF7F3B">
        <w:rPr>
          <w:b/>
          <w:bCs/>
        </w:rPr>
        <w:t xml:space="preserve"> </w:t>
      </w:r>
      <w:ins w:id="103" w:author="Ondi Crino" w:date="2026-01-27T13:34:00Z" w16du:dateUtc="2026-01-27T03:04:00Z">
        <w:r w:rsidR="009F3DE9">
          <w:rPr>
            <w:b/>
            <w:bCs/>
          </w:rPr>
          <w:t>(</w:t>
        </w:r>
      </w:ins>
      <w:r w:rsidRPr="001605B8">
        <w:rPr>
          <w:b/>
          <w:bCs/>
        </w:rPr>
        <w:t>M</w:t>
      </w:r>
      <w:r w:rsidRPr="008B6C22">
        <w:rPr>
          <w:b/>
          <w:bCs/>
          <w:vertAlign w:val="superscript"/>
          <w:rPrChange w:id="104" w:author="Ondi Crino" w:date="2026-01-27T13:29:00Z" w16du:dateUtc="2026-01-27T02:59:00Z">
            <w:rPr>
              <w:b/>
              <w:bCs/>
            </w:rPr>
          </w:rPrChange>
        </w:rPr>
        <w:t>2</w:t>
      </w:r>
      <w:ins w:id="105" w:author="Ondi Crino" w:date="2026-01-27T13:34:00Z" w16du:dateUtc="2026-01-27T03:04:00Z">
        <w:r w:rsidR="008B6C22">
          <w:rPr>
            <w:b/>
            <w:bCs/>
          </w:rPr>
          <w:t>)</w:t>
        </w:r>
      </w:ins>
      <w:ins w:id="106" w:author="Daniel Noble" w:date="2026-01-28T11:26:00Z" w16du:dateUtc="2026-01-28T10:26:00Z">
        <w:r w:rsidR="00FA2075">
          <w:rPr>
            <w:b/>
            <w:bCs/>
          </w:rPr>
          <w:t xml:space="preserve">, which </w:t>
        </w:r>
      </w:ins>
      <w:commentRangeEnd w:id="95"/>
      <w:ins w:id="107" w:author="Daniel Noble" w:date="2026-01-28T11:27:00Z" w16du:dateUtc="2026-01-28T10:27:00Z">
        <w:r w:rsidR="008C7623">
          <w:rPr>
            <w:rStyle w:val="CommentReference"/>
            <w:rFonts w:asciiTheme="minorHAnsi" w:hAnsiTheme="minorHAnsi"/>
            <w:kern w:val="2"/>
            <w:lang w:val="en-AU"/>
            <w14:ligatures w14:val="standardContextual"/>
          </w:rPr>
          <w:commentReference w:id="95"/>
        </w:r>
      </w:ins>
      <w:ins w:id="108" w:author="Daniel Noble" w:date="2026-01-28T11:26:00Z" w16du:dateUtc="2026-01-28T10:26:00Z">
        <w:r w:rsidR="00FA2075">
          <w:rPr>
            <w:b/>
            <w:bCs/>
          </w:rPr>
          <w:t>combines mean-scaled and variance-scaled metrics (See Yang et al. 2025)</w:t>
        </w:r>
      </w:ins>
      <w:del w:id="109" w:author="Ondi Crino" w:date="2026-01-27T13:37:00Z" w16du:dateUtc="2026-01-27T03:07:00Z">
        <w:r w:rsidR="00DF7F3B" w:rsidDel="009F3DE9">
          <w:rPr>
            <w:b/>
            <w:bCs/>
          </w:rPr>
          <w:delText>, variance and mean standardized heterogeneity</w:delText>
        </w:r>
      </w:del>
      <w:r w:rsidR="00DF7F3B">
        <w:rPr>
          <w:b/>
          <w:bCs/>
        </w:rPr>
        <w:t>.</w:t>
      </w:r>
    </w:p>
    <w:tbl>
      <w:tblPr>
        <w:tblW w:w="11114" w:type="dxa"/>
        <w:jc w:val="center"/>
        <w:tblLayout w:type="fixed"/>
        <w:tblLook w:val="0420" w:firstRow="1" w:lastRow="0" w:firstColumn="0" w:lastColumn="0" w:noHBand="0" w:noVBand="1"/>
      </w:tblPr>
      <w:tblGrid>
        <w:gridCol w:w="2490"/>
        <w:gridCol w:w="1078"/>
        <w:gridCol w:w="1078"/>
        <w:gridCol w:w="1078"/>
        <w:gridCol w:w="1078"/>
        <w:gridCol w:w="1078"/>
        <w:gridCol w:w="1078"/>
        <w:gridCol w:w="1078"/>
        <w:gridCol w:w="1078"/>
      </w:tblGrid>
      <w:tr w:rsidR="000A2B42" w14:paraId="333AABA2" w14:textId="77777777" w:rsidTr="000A2B42">
        <w:trPr>
          <w:trHeight w:val="583"/>
          <w:tblHeader/>
          <w:jc w:val="center"/>
        </w:trPr>
        <w:tc>
          <w:tcPr>
            <w:tcW w:w="24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B2BC6" w14:textId="77777777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Stressor</m:t>
                </m:r>
              </m:oMath>
            </m:oMathPara>
          </w:p>
        </w:tc>
        <w:tc>
          <w:tcPr>
            <w:tcW w:w="10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B327B" w14:textId="77777777" w:rsidR="00485B73" w:rsidRPr="001605B8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effects</m:t>
                    </m:r>
                  </m:sub>
                </m:sSub>
              </m:oMath>
            </m:oMathPara>
          </w:p>
        </w:tc>
        <w:tc>
          <w:tcPr>
            <w:tcW w:w="10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C7392" w14:textId="77777777" w:rsidR="00485B73" w:rsidRPr="001605B8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species</m:t>
                    </m:r>
                  </m:sub>
                </m:sSub>
              </m:oMath>
            </m:oMathPara>
          </w:p>
        </w:tc>
        <w:tc>
          <w:tcPr>
            <w:tcW w:w="10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A8E8B" w14:textId="77777777" w:rsidR="00485B73" w:rsidRPr="001605B8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study</m:t>
                    </m:r>
                  </m:sub>
                </m:sSub>
              </m:oMath>
            </m:oMathPara>
          </w:p>
        </w:tc>
        <w:tc>
          <w:tcPr>
            <w:tcW w:w="10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B308D" w14:textId="77777777" w:rsidR="00485B73" w:rsidRPr="001605B8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total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0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28B0F" w14:textId="77777777" w:rsidR="00485B73" w:rsidRPr="001605B8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study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0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D7F44" w14:textId="77777777" w:rsidR="00485B73" w:rsidRPr="001605B8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phylogeny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0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80BC1" w14:textId="208BBC3C" w:rsidR="00485B73" w:rsidRPr="001605B8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del w:id="110" w:author="Daniel Noble" w:date="2026-01-28T15:26:00Z" w16du:dateUtc="2026-01-28T14:26:00Z"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tissue</m:t>
                      </w:del>
                    </m:r>
                    <m:r>
                      <w:ins w:id="111" w:author="Daniel Noble" w:date="2026-01-28T15:26:00Z" w16du:dateUtc="2026-01-28T14:26:00Z"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matrices</m:t>
                      </w:ins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0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7B07E" w14:textId="77777777" w:rsidR="00485B73" w:rsidRPr="001605B8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obs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</w:tr>
      <w:tr w:rsidR="000A2B42" w14:paraId="4E9F15AB" w14:textId="77777777" w:rsidTr="000A2B42">
        <w:trPr>
          <w:trHeight w:val="523"/>
          <w:jc w:val="center"/>
        </w:trPr>
        <w:tc>
          <w:tcPr>
            <w:tcW w:w="24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72FA7" w14:textId="6EEE1027" w:rsidR="00485B73" w:rsidRPr="001605B8" w:rsidRDefault="001605B8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Glucocorticoids</w:t>
            </w:r>
          </w:p>
        </w:tc>
        <w:tc>
          <w:tcPr>
            <w:tcW w:w="10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C16A7" w14:textId="77777777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10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DB740" w14:textId="77777777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0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BB6AB" w14:textId="77777777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B7C3C" w14:textId="37D6DC0A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0.5</w:t>
            </w:r>
            <w:r w:rsidR="00DF7F3B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A0786" w14:textId="1A343AE4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0.</w:t>
            </w:r>
            <w:r w:rsidR="00DF7F3B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078</w:t>
            </w:r>
          </w:p>
        </w:tc>
        <w:tc>
          <w:tcPr>
            <w:tcW w:w="10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F9816" w14:textId="77777777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A803A" w14:textId="5062270A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0.4</w:t>
            </w:r>
            <w:r w:rsidR="00DF7F3B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5EAD6" w14:textId="071AA03C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0.</w:t>
            </w:r>
            <w:r w:rsidR="00DF7F3B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042</w:t>
            </w:r>
          </w:p>
        </w:tc>
      </w:tr>
      <w:tr w:rsidR="000A2B42" w14:paraId="771E2E3C" w14:textId="77777777" w:rsidTr="000A2B42">
        <w:trPr>
          <w:trHeight w:val="840"/>
          <w:jc w:val="center"/>
        </w:trPr>
        <w:tc>
          <w:tcPr>
            <w:tcW w:w="24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F199C" w14:textId="43DC7133" w:rsidR="00485B73" w:rsidRPr="001605B8" w:rsidRDefault="001605B8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Psychological disturbance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6635F" w14:textId="77777777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EE3FE" w14:textId="77777777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D4EC2" w14:textId="77777777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326E3" w14:textId="46EE82A2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0.</w:t>
            </w:r>
            <w:r w:rsidR="00DF7F3B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67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7DE6E" w14:textId="13E30244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0.</w:t>
            </w:r>
            <w:r w:rsidR="00DF7F3B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480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D077D" w14:textId="6C9C251E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0.</w:t>
            </w:r>
            <w:r w:rsidR="00DF7F3B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091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524F9" w14:textId="77777777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820C6" w14:textId="0B4FD973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0.</w:t>
            </w:r>
            <w:r w:rsidR="00DF7F3B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099</w:t>
            </w:r>
          </w:p>
        </w:tc>
      </w:tr>
      <w:tr w:rsidR="000A2B42" w14:paraId="7F264754" w14:textId="77777777" w:rsidTr="000A2B42">
        <w:trPr>
          <w:trHeight w:val="840"/>
          <w:jc w:val="center"/>
        </w:trPr>
        <w:tc>
          <w:tcPr>
            <w:tcW w:w="24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099A0" w14:textId="527B0D22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Nutrition</w:t>
            </w:r>
            <w:r w:rsid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al imbalance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26345" w14:textId="77777777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645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7273C" w14:textId="77777777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8E21D" w14:textId="77777777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77103" w14:textId="71EABCDF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0.</w:t>
            </w:r>
            <w:r w:rsidR="00DF7F3B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7714F" w14:textId="7E8C221A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0.</w:t>
            </w:r>
            <w:r w:rsidR="00DF7F3B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097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2A8DC" w14:textId="5540F54F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0.</w:t>
            </w:r>
            <w:r w:rsidR="00DF7F3B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4CC81" w14:textId="14B4FA72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0.</w:t>
            </w:r>
            <w:r w:rsidR="00DF7F3B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61668" w14:textId="33071D2F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0.</w:t>
            </w:r>
            <w:r w:rsidR="00DF7F3B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544</w:t>
            </w:r>
          </w:p>
        </w:tc>
      </w:tr>
      <w:tr w:rsidR="000A2B42" w14:paraId="33E47BE1" w14:textId="77777777" w:rsidTr="000A2B42">
        <w:trPr>
          <w:trHeight w:val="850"/>
          <w:jc w:val="center"/>
        </w:trPr>
        <w:tc>
          <w:tcPr>
            <w:tcW w:w="24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B6C04" w14:textId="532D7152" w:rsidR="00485B73" w:rsidRPr="001605B8" w:rsidRDefault="001605B8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Parental care deprivation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BDFD8" w14:textId="77777777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172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74E31" w14:textId="77777777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F76C7" w14:textId="77777777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CAD59" w14:textId="04BF589E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0.</w:t>
            </w:r>
            <w:r w:rsidR="00DF7F3B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30F51" w14:textId="56D7D196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0.</w:t>
            </w:r>
            <w:r w:rsidR="00DF7F3B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324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F640D" w14:textId="77777777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E2775" w14:textId="77777777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10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C7A17" w14:textId="609C85FC" w:rsidR="00485B73" w:rsidRPr="001605B8" w:rsidRDefault="00485B73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</w:pPr>
            <w:r w:rsidRPr="001605B8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0.</w:t>
            </w:r>
            <w:r w:rsidR="00DF7F3B">
              <w:rPr>
                <w:rFonts w:ascii="Times New Roman" w:eastAsia="Helvetica" w:hAnsi="Times New Roman" w:cs="Times New Roman"/>
                <w:color w:val="000000"/>
                <w:sz w:val="24"/>
                <w:szCs w:val="24"/>
              </w:rPr>
              <w:t>397</w:t>
            </w:r>
          </w:p>
        </w:tc>
      </w:tr>
      <w:bookmarkEnd w:id="92"/>
    </w:tbl>
    <w:p w14:paraId="2893C361" w14:textId="23CBB042" w:rsidR="00E850AD" w:rsidRDefault="00E850AD" w:rsidP="00BD03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A2319F" w14:textId="11D7DD28" w:rsidR="00E850AD" w:rsidRDefault="00E850AD" w:rsidP="00BD03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13E4CB" w14:textId="214BF0F8" w:rsidR="00E850AD" w:rsidRDefault="008437F0" w:rsidP="00BD039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50A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908E6FA" wp14:editId="6F0059B1">
                <wp:simplePos x="0" y="0"/>
                <wp:positionH relativeFrom="column">
                  <wp:posOffset>-250825</wp:posOffset>
                </wp:positionH>
                <wp:positionV relativeFrom="paragraph">
                  <wp:posOffset>250825</wp:posOffset>
                </wp:positionV>
                <wp:extent cx="5871845" cy="4703445"/>
                <wp:effectExtent l="0" t="0" r="0" b="1905"/>
                <wp:wrapTopAndBottom/>
                <wp:docPr id="15" name="Group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A61EB1D-018C-1820-1669-A18BC36333D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5871845" cy="4703445"/>
                          <a:chOff x="0" y="0"/>
                          <a:chExt cx="6895471" cy="5523230"/>
                        </a:xfrm>
                      </wpg:grpSpPr>
                      <pic:pic xmlns:pic="http://schemas.openxmlformats.org/drawingml/2006/picture">
                        <pic:nvPicPr>
                          <pic:cNvPr id="497522807" name="Picture">
                            <a:extLst>
                              <a:ext uri="{FF2B5EF4-FFF2-40B4-BE49-F238E27FC236}">
                                <a16:creationId xmlns:a16="http://schemas.microsoft.com/office/drawing/2014/main" id="{4E3BB084-88B1-9570-B2CB-EAAAD03855FB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0200" cy="5523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  <wps:wsp>
                        <wps:cNvPr id="1616233033" name="Rectangle 1616233033">
                          <a:extLst>
                            <a:ext uri="{FF2B5EF4-FFF2-40B4-BE49-F238E27FC236}">
                              <a16:creationId xmlns:a16="http://schemas.microsoft.com/office/drawing/2014/main" id="{BD38AF2B-A52A-DD02-0271-333BEB806594}"/>
                            </a:ext>
                          </a:extLst>
                        </wps:cNvPr>
                        <wps:cNvSpPr/>
                        <wps:spPr>
                          <a:xfrm>
                            <a:off x="482197" y="292262"/>
                            <a:ext cx="1805851" cy="30777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49052814" name="Rectangle 1049052814">
                          <a:extLst>
                            <a:ext uri="{FF2B5EF4-FFF2-40B4-BE49-F238E27FC236}">
                              <a16:creationId xmlns:a16="http://schemas.microsoft.com/office/drawing/2014/main" id="{050721F5-109E-D1DC-B4B0-14ABF0B9F67D}"/>
                            </a:ext>
                          </a:extLst>
                        </wps:cNvPr>
                        <wps:cNvSpPr/>
                        <wps:spPr>
                          <a:xfrm>
                            <a:off x="3898907" y="292261"/>
                            <a:ext cx="1805851" cy="30777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32890195" name="Rectangle 632890195">
                          <a:extLst>
                            <a:ext uri="{FF2B5EF4-FFF2-40B4-BE49-F238E27FC236}">
                              <a16:creationId xmlns:a16="http://schemas.microsoft.com/office/drawing/2014/main" id="{B218140C-D95B-3CC8-15D0-F47C41304CE2}"/>
                            </a:ext>
                          </a:extLst>
                        </wps:cNvPr>
                        <wps:cNvSpPr/>
                        <wps:spPr>
                          <a:xfrm>
                            <a:off x="585435" y="3001049"/>
                            <a:ext cx="1899259" cy="30777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55918552" name="Rectangle 255918552">
                          <a:extLst>
                            <a:ext uri="{FF2B5EF4-FFF2-40B4-BE49-F238E27FC236}">
                              <a16:creationId xmlns:a16="http://schemas.microsoft.com/office/drawing/2014/main" id="{98467B10-137C-10EA-20CB-659BCEFED270}"/>
                            </a:ext>
                          </a:extLst>
                        </wps:cNvPr>
                        <wps:cNvSpPr/>
                        <wps:spPr>
                          <a:xfrm>
                            <a:off x="3967733" y="2924983"/>
                            <a:ext cx="1805851" cy="30777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39002576" name="TextBox 8">
                          <a:extLst>
                            <a:ext uri="{FF2B5EF4-FFF2-40B4-BE49-F238E27FC236}">
                              <a16:creationId xmlns:a16="http://schemas.microsoft.com/office/drawing/2014/main" id="{9DFFB337-9723-14F5-5072-7A6DC00976B1}"/>
                            </a:ext>
                          </a:extLst>
                        </wps:cNvPr>
                        <wps:cNvSpPr txBox="1"/>
                        <wps:spPr>
                          <a:xfrm>
                            <a:off x="440585" y="107527"/>
                            <a:ext cx="2043798" cy="5134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FCA725B" w14:textId="77777777" w:rsidR="00E850AD" w:rsidRPr="00247F8B" w:rsidRDefault="00E850AD" w:rsidP="00E850AD">
                              <w:pPr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14:ligatures w14:val="none"/>
                                </w:rPr>
                              </w:pPr>
                              <w:r w:rsidRPr="00247F8B"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Glucocorticoids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0954300" name="TextBox 9">
                          <a:extLst>
                            <a:ext uri="{FF2B5EF4-FFF2-40B4-BE49-F238E27FC236}">
                              <a16:creationId xmlns:a16="http://schemas.microsoft.com/office/drawing/2014/main" id="{158EF028-78F0-71FB-45F0-2ADADDC7CC60}"/>
                            </a:ext>
                          </a:extLst>
                        </wps:cNvPr>
                        <wps:cNvSpPr txBox="1"/>
                        <wps:spPr>
                          <a:xfrm>
                            <a:off x="3727937" y="107528"/>
                            <a:ext cx="3167534" cy="5134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FDD4EA4" w14:textId="77777777" w:rsidR="00E850AD" w:rsidRPr="00247F8B" w:rsidRDefault="00E850AD" w:rsidP="00E850AD">
                              <w:pPr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14:ligatures w14:val="none"/>
                                </w:rPr>
                              </w:pPr>
                              <w:r w:rsidRPr="00247F8B"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Psychological disturbance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886705528" name="TextBox 10">
                          <a:extLst>
                            <a:ext uri="{FF2B5EF4-FFF2-40B4-BE49-F238E27FC236}">
                              <a16:creationId xmlns:a16="http://schemas.microsoft.com/office/drawing/2014/main" id="{9A3D2375-8716-576B-D514-9B3389BEC398}"/>
                            </a:ext>
                          </a:extLst>
                        </wps:cNvPr>
                        <wps:cNvSpPr txBox="1"/>
                        <wps:spPr>
                          <a:xfrm>
                            <a:off x="440614" y="2814739"/>
                            <a:ext cx="3266571" cy="5134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C6FF1BF" w14:textId="77777777" w:rsidR="00E850AD" w:rsidRPr="00247F8B" w:rsidRDefault="00E850AD" w:rsidP="00E850AD">
                              <w:pPr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14:ligatures w14:val="none"/>
                                </w:rPr>
                              </w:pPr>
                              <w:r w:rsidRPr="00247F8B"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Parental care deprivation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14398492" name="TextBox 13">
                          <a:extLst>
                            <a:ext uri="{FF2B5EF4-FFF2-40B4-BE49-F238E27FC236}">
                              <a16:creationId xmlns:a16="http://schemas.microsoft.com/office/drawing/2014/main" id="{6A53E37E-D4B5-C690-0F27-CBB75E59AE4B}"/>
                            </a:ext>
                          </a:extLst>
                        </wps:cNvPr>
                        <wps:cNvSpPr txBox="1"/>
                        <wps:spPr>
                          <a:xfrm>
                            <a:off x="3728519" y="2813705"/>
                            <a:ext cx="2895971" cy="5134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769A233" w14:textId="77777777" w:rsidR="00E850AD" w:rsidRPr="00247F8B" w:rsidRDefault="00E850AD" w:rsidP="00E850AD">
                              <w:pPr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14:ligatures w14:val="none"/>
                                </w:rPr>
                              </w:pPr>
                              <w:r w:rsidRPr="00247F8B"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Nutritional imbalance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08E6FA" id="Group 14" o:spid="_x0000_s1026" style="position:absolute;margin-left:-19.75pt;margin-top:19.75pt;width:462.35pt;height:370.35pt;z-index:251659264;mso-width-relative:margin;mso-height-relative:margin" coordsize="68954,552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" o:spid="_x0000_s1027" type="#_x0000_t75" style="position:absolute;width:66802;height:55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">
                  <v:imagedata r:id="rId11" o:title=""/>
                </v:shape>
                <v:rect id="Rectangle 1616233033" o:spid="_x0000_s1028" style="position:absolute;left:4821;top:2922;width:18059;height:30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" fillcolor="white [3212]" strokecolor="white [3212]" strokeweight="1pt"/>
                <v:rect id="Rectangle 1049052814" o:spid="_x0000_s1029" style="position:absolute;left:38989;top:2922;width:18058;height:30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" fillcolor="white [3212]" strokecolor="white [3212]" strokeweight="1pt"/>
                <v:rect id="Rectangle 632890195" o:spid="_x0000_s1030" style="position:absolute;left:5854;top:30010;width:18992;height:30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" fillcolor="white [3212]" strokecolor="white [3212]" strokeweight="1pt"/>
                <v:rect id="Rectangle 255918552" o:spid="_x0000_s1031" style="position:absolute;left:39677;top:29249;width:18058;height:30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" fillcolor="white [3212]" strokecolor="white [3212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2" type="#_x0000_t202" style="position:absolute;left:4405;top:1075;width:20438;height:5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" filled="f" stroked="f">
                  <v:textbox>
                    <w:txbxContent>
                      <w:p w14:paraId="6FCA725B" w14:textId="77777777" w:rsidR="00E850AD" w:rsidRPr="00247F8B" w:rsidRDefault="00E850AD" w:rsidP="00E850AD">
                        <w:pPr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  <w14:ligatures w14:val="none"/>
                          </w:rPr>
                        </w:pPr>
                        <w:r w:rsidRPr="00247F8B"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Glucocorticoids</w:t>
                        </w:r>
                      </w:p>
                    </w:txbxContent>
                  </v:textbox>
                </v:shape>
                <v:shape id="TextBox 9" o:spid="_x0000_s1033" type="#_x0000_t202" style="position:absolute;left:37279;top:1075;width:31675;height:5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" filled="f" stroked="f">
                  <v:textbox>
                    <w:txbxContent>
                      <w:p w14:paraId="2FDD4EA4" w14:textId="77777777" w:rsidR="00E850AD" w:rsidRPr="00247F8B" w:rsidRDefault="00E850AD" w:rsidP="00E850AD">
                        <w:pPr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  <w14:ligatures w14:val="none"/>
                          </w:rPr>
                        </w:pPr>
                        <w:r w:rsidRPr="00247F8B"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Psychological disturbance</w:t>
                        </w:r>
                      </w:p>
                    </w:txbxContent>
                  </v:textbox>
                </v:shape>
                <v:shape id="TextBox 10" o:spid="_x0000_s1034" type="#_x0000_t202" style="position:absolute;left:4406;top:28147;width:32665;height:5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" filled="f" stroked="f">
                  <v:textbox>
                    <w:txbxContent>
                      <w:p w14:paraId="2C6FF1BF" w14:textId="77777777" w:rsidR="00E850AD" w:rsidRPr="00247F8B" w:rsidRDefault="00E850AD" w:rsidP="00E850AD">
                        <w:pPr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  <w14:ligatures w14:val="none"/>
                          </w:rPr>
                        </w:pPr>
                        <w:r w:rsidRPr="00247F8B"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Parental care deprivation</w:t>
                        </w:r>
                      </w:p>
                    </w:txbxContent>
                  </v:textbox>
                </v:shape>
                <v:shape id="TextBox 13" o:spid="_x0000_s1035" type="#_x0000_t202" style="position:absolute;left:37285;top:28137;width:28959;height:5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" filled="f" stroked="f">
                  <v:textbox>
                    <w:txbxContent>
                      <w:p w14:paraId="7769A233" w14:textId="77777777" w:rsidR="00E850AD" w:rsidRPr="00247F8B" w:rsidRDefault="00E850AD" w:rsidP="00E850AD">
                        <w:pPr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  <w14:ligatures w14:val="none"/>
                          </w:rPr>
                        </w:pPr>
                        <w:r w:rsidRPr="00247F8B"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Nutritional imbalance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4CCCF07" w14:textId="69A9A8F2" w:rsidR="00E850AD" w:rsidRPr="00E850AD" w:rsidRDefault="00E850AD" w:rsidP="00BD039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50AD">
        <w:rPr>
          <w:rFonts w:ascii="Times New Roman" w:hAnsi="Times New Roman" w:cs="Times New Roman"/>
          <w:b/>
          <w:bCs/>
          <w:sz w:val="24"/>
          <w:szCs w:val="24"/>
        </w:rPr>
        <w:lastRenderedPageBreak/>
        <w:t>Supplemental Figure</w:t>
      </w:r>
      <w:r w:rsidRPr="00E850AD">
        <w:rPr>
          <w:rFonts w:ascii="Times New Roman" w:hAnsi="Times New Roman" w:cs="Times New Roman"/>
          <w:sz w:val="24"/>
          <w:szCs w:val="24"/>
        </w:rPr>
        <w:t> </w:t>
      </w:r>
      <w:r w:rsidRPr="00E850A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E850AD">
        <w:rPr>
          <w:rFonts w:ascii="Times New Roman" w:hAnsi="Times New Roman" w:cs="Times New Roman"/>
          <w:sz w:val="24"/>
          <w:szCs w:val="24"/>
        </w:rPr>
        <w:t xml:space="preserve"> - </w:t>
      </w:r>
      <w:r w:rsidRPr="00E850AD">
        <w:rPr>
          <w:rFonts w:ascii="Times New Roman" w:hAnsi="Times New Roman" w:cs="Times New Roman"/>
          <w:b/>
          <w:bCs/>
          <w:sz w:val="24"/>
          <w:szCs w:val="24"/>
        </w:rPr>
        <w:t>Funnel plots for each developmental stressor dataset</w:t>
      </w:r>
      <w:r w:rsidRPr="00E850AD">
        <w:rPr>
          <w:rFonts w:ascii="Times New Roman" w:hAnsi="Times New Roman" w:cs="Times New Roman"/>
          <w:sz w:val="24"/>
          <w:szCs w:val="24"/>
        </w:rPr>
        <w:t xml:space="preserve">. </w:t>
      </w:r>
      <w:bookmarkStart w:id="112" w:name="_Hlk220326683"/>
      <w:r w:rsidRPr="00E850AD">
        <w:rPr>
          <w:rFonts w:ascii="Times New Roman" w:hAnsi="Times New Roman" w:cs="Times New Roman"/>
          <w:sz w:val="24"/>
          <w:szCs w:val="24"/>
        </w:rPr>
        <w:t>Each point represents an effect size (</w:t>
      </w:r>
      <w:ins w:id="113" w:author="Ondi Crino" w:date="2026-01-26T13:29:00Z" w16du:dateUtc="2026-01-26T02:59:00Z">
        <w:r w:rsidR="007650C2">
          <w:rPr>
            <w:rFonts w:ascii="Times New Roman" w:hAnsi="Times New Roman" w:cs="Times New Roman"/>
            <w:sz w:val="24"/>
            <w:szCs w:val="24"/>
          </w:rPr>
          <w:t xml:space="preserve">estimate of the standardized mean difference between treatment and control groups; </w:t>
        </w:r>
      </w:ins>
      <m:oMath>
        <m:r>
          <w:ins w:id="114" w:author="Ondi Crino" w:date="2026-01-26T13:29:00Z" w16du:dateUtc="2026-01-26T02:59:00Z">
            <w:rPr>
              <w:rFonts w:ascii="Cambria Math" w:hAnsi="Cambria Math" w:cs="Times New Roman"/>
              <w:sz w:val="24"/>
              <w:szCs w:val="24"/>
            </w:rPr>
            <m:t>SM</m:t>
          </w:ins>
        </m:r>
        <m:sSub>
          <m:sSubPr>
            <m:ctrlPr>
              <w:ins w:id="115" w:author="Ondi Crino" w:date="2026-01-26T13:29:00Z" w16du:dateUtc="2026-01-26T02:59:00Z">
                <w:rPr>
                  <w:rFonts w:ascii="Cambria Math" w:hAnsi="Cambria Math" w:cs="Times New Roman"/>
                  <w:sz w:val="24"/>
                  <w:szCs w:val="24"/>
                </w:rPr>
              </w:ins>
            </m:ctrlPr>
          </m:sSubPr>
          <m:e>
            <m:r>
              <w:ins w:id="116" w:author="Ondi Crino" w:date="2026-01-26T13:29:00Z" w16du:dateUtc="2026-01-26T02:59:00Z">
                <w:rPr>
                  <w:rFonts w:ascii="Cambria Math" w:hAnsi="Cambria Math" w:cs="Times New Roman"/>
                  <w:sz w:val="24"/>
                  <w:szCs w:val="24"/>
                </w:rPr>
                <m:t>D</m:t>
              </w:ins>
            </m:r>
          </m:e>
          <m:sub>
            <m:r>
              <w:ins w:id="117" w:author="Ondi Crino" w:date="2026-01-26T13:29:00Z" w16du:dateUtc="2026-01-26T02:59:00Z">
                <w:rPr>
                  <w:rFonts w:ascii="Cambria Math" w:hAnsi="Cambria Math" w:cs="Times New Roman"/>
                  <w:sz w:val="24"/>
                  <w:szCs w:val="24"/>
                </w:rPr>
                <m:t>H</m:t>
              </w:ins>
            </m:r>
          </m:sub>
        </m:sSub>
      </m:oMath>
      <w:del w:id="118" w:author="Ondi Crino" w:date="2026-01-26T13:29:00Z" w16du:dateUtc="2026-01-26T02:59:00Z">
        <w:r w:rsidRPr="00E850AD" w:rsidDel="007650C2">
          <w:rPr>
            <w:rFonts w:ascii="Times New Roman" w:hAnsi="Times New Roman" w:cs="Times New Roman"/>
            <w:sz w:val="24"/>
            <w:szCs w:val="24"/>
          </w:rPr>
          <w:delText>SMDH</w:delText>
        </w:r>
      </w:del>
      <w:r w:rsidRPr="00E850AD">
        <w:rPr>
          <w:rFonts w:ascii="Times New Roman" w:hAnsi="Times New Roman" w:cs="Times New Roman"/>
          <w:sz w:val="24"/>
          <w:szCs w:val="24"/>
        </w:rPr>
        <w:t xml:space="preserve">) and its precision (1/SE). The dashed line represents no effect (i.e., </w:t>
      </w:r>
      <m:oMath>
        <m:r>
          <w:rPr>
            <w:rFonts w:ascii="Cambria Math" w:hAnsi="Cambria Math" w:cs="Times New Roman"/>
            <w:sz w:val="24"/>
            <w:szCs w:val="24"/>
          </w:rPr>
          <m:t>SM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b>
        </m:sSub>
      </m:oMath>
      <w:r w:rsidRPr="00E850AD">
        <w:rPr>
          <w:rFonts w:ascii="Times New Roman" w:hAnsi="Times New Roman" w:cs="Times New Roman"/>
          <w:sz w:val="24"/>
          <w:szCs w:val="24"/>
        </w:rPr>
        <w:t xml:space="preserve"> = 0).</w:t>
      </w:r>
      <w:bookmarkEnd w:id="112"/>
    </w:p>
    <w:p w14:paraId="032952BB" w14:textId="77777777" w:rsidR="00BD2F78" w:rsidRDefault="00BD2F7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6145C0" w14:textId="26468520" w:rsidR="00BD2F78" w:rsidRDefault="00BD2F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SUPPORTING INFORMATION</w:t>
      </w:r>
    </w:p>
    <w:p w14:paraId="5733B47A" w14:textId="77777777" w:rsidR="00BD2F78" w:rsidRDefault="00BD2F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300E2A" w14:textId="3E8D88B8" w:rsidR="00BD2F78" w:rsidRDefault="00BD2F78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Papers included in meta-analysis</w:t>
      </w:r>
    </w:p>
    <w:p w14:paraId="2F10116B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Abelaira, H. M., Veron, D. C., de Moura, A. B., Carlessi, A. S., Borba, L. A., Botelho, M. E. M., Andrade, N. M., Martinello, N. S., Zabot, G. C., Joaquim, L., Biehl, E., Bonfante, S., Budni, J., Petronilho, F., Quevedo, J. &amp; Réus, G. Z.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(2021). Sex differences on the behavior and oxidative stress after ketamine treatment in adult rats subjected to early life stress. </w:t>
      </w:r>
      <w:r w:rsidRPr="00E547B6">
        <w:rPr>
          <w:rFonts w:ascii="Times New Roman" w:hAnsi="Times New Roman" w:cs="Times New Roman"/>
          <w:i/>
          <w:sz w:val="24"/>
          <w:szCs w:val="24"/>
        </w:rPr>
        <w:t>Brain Research Bulletin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172</w:t>
      </w:r>
      <w:r w:rsidRPr="00E547B6">
        <w:rPr>
          <w:rFonts w:ascii="Times New Roman" w:hAnsi="Times New Roman" w:cs="Times New Roman"/>
          <w:sz w:val="24"/>
          <w:szCs w:val="24"/>
        </w:rPr>
        <w:t>, 129-138.</w:t>
      </w:r>
    </w:p>
    <w:p w14:paraId="1678FC9B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Alfaradhi, M. Z., Fernandez-Twinn, D. S., Martin-Gronert, M. S., Musial, B., Fowden, A. &amp; Ozanne, S. E.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(2014). Oxidative stress and altered lipid homeostasis in the programming of offspring fatty liver by maternal obesity. </w:t>
      </w:r>
      <w:r w:rsidRPr="00E547B6">
        <w:rPr>
          <w:rFonts w:ascii="Times New Roman" w:hAnsi="Times New Roman" w:cs="Times New Roman"/>
          <w:i/>
          <w:sz w:val="24"/>
          <w:szCs w:val="24"/>
        </w:rPr>
        <w:t>American Journal of Physiology-Regulatory Integrative and Comparative Physiology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307</w:t>
      </w:r>
      <w:r w:rsidRPr="00E547B6">
        <w:rPr>
          <w:rFonts w:ascii="Times New Roman" w:hAnsi="Times New Roman" w:cs="Times New Roman"/>
          <w:sz w:val="24"/>
          <w:szCs w:val="24"/>
        </w:rPr>
        <w:t>(1), R26-R34.</w:t>
      </w:r>
    </w:p>
    <w:p w14:paraId="3A7F8BC5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Almeida, D. L., Moreira, V. M., Cardoso, L. E., Ferreira, M. J. r., Pavanelo, A., Ribeiro, T. A., Franco, C. C. D., Tófolo, L. P., Peres, M. N. C., Ribeiro, M. V. G., Ferreira, A. R. O., Gomes, R. M., Miranda, R. A., Trevenzoli, I. H., Armitage, J. A., Palma-Rigo, K. &amp; Mathias, P. C. D.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(2022). Lean in one way, in obesity another: effects of moderate exercise in brown adipose tissue of early overfed male Wistar rats. </w:t>
      </w:r>
      <w:r w:rsidRPr="00E547B6">
        <w:rPr>
          <w:rFonts w:ascii="Times New Roman" w:hAnsi="Times New Roman" w:cs="Times New Roman"/>
          <w:i/>
          <w:sz w:val="24"/>
          <w:szCs w:val="24"/>
        </w:rPr>
        <w:t>International Journal of Obesity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46</w:t>
      </w:r>
      <w:r w:rsidRPr="00E547B6">
        <w:rPr>
          <w:rFonts w:ascii="Times New Roman" w:hAnsi="Times New Roman" w:cs="Times New Roman"/>
          <w:sz w:val="24"/>
          <w:szCs w:val="24"/>
        </w:rPr>
        <w:t>(1), 137-143.</w:t>
      </w:r>
    </w:p>
    <w:p w14:paraId="4A21C6A7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Alonso-Alvarez, C., Bertrand, S., Faivre, B. &amp; Sorci, G.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(2007). Increased susceptibility to oxidative damage as a cost of accelerated somatic growth in zebra finches. </w:t>
      </w:r>
      <w:r w:rsidRPr="00E547B6">
        <w:rPr>
          <w:rFonts w:ascii="Times New Roman" w:hAnsi="Times New Roman" w:cs="Times New Roman"/>
          <w:i/>
          <w:sz w:val="24"/>
          <w:szCs w:val="24"/>
        </w:rPr>
        <w:t>Functional Ecology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21</w:t>
      </w:r>
      <w:r w:rsidRPr="00E547B6">
        <w:rPr>
          <w:rFonts w:ascii="Times New Roman" w:hAnsi="Times New Roman" w:cs="Times New Roman"/>
          <w:sz w:val="24"/>
          <w:szCs w:val="24"/>
        </w:rPr>
        <w:t>(5), 873-879.</w:t>
      </w:r>
    </w:p>
    <w:p w14:paraId="0CCED674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Amini-Khoei, H., Mohammadi-Asl, A., Amiri, S., Hosseini, M. J., Momeny, M., Hassanipour, M., Rastegar, M., Haj-Mirzaian, A., Haj-Mirzaian, A., Sanjarimoghaddam, H., Mehr, S. E. &amp; Dehpour, A. R.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(2017). Oxytocin mitigated the depressive-like behaviors of maternal separation stress through modulating mitochondrial function and neuroinflammation. </w:t>
      </w:r>
      <w:r w:rsidRPr="00E547B6">
        <w:rPr>
          <w:rFonts w:ascii="Times New Roman" w:hAnsi="Times New Roman" w:cs="Times New Roman"/>
          <w:i/>
          <w:sz w:val="24"/>
          <w:szCs w:val="24"/>
        </w:rPr>
        <w:t>Progress in Neuro-Psychopharmacology &amp; Biological Psychiatry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76</w:t>
      </w:r>
      <w:r w:rsidRPr="00E547B6">
        <w:rPr>
          <w:rFonts w:ascii="Times New Roman" w:hAnsi="Times New Roman" w:cs="Times New Roman"/>
          <w:sz w:val="24"/>
          <w:szCs w:val="24"/>
        </w:rPr>
        <w:t>, 169-178.</w:t>
      </w:r>
    </w:p>
    <w:p w14:paraId="7605D530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Banet, A. I., Healy, S. J., Eliason, E. J., Roualdes, E. A., Patterson, D. A. &amp; Hinch, S. G.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(2019). Simulated maternal stress reduces offspring aerobic swimming performance in Pacific salmon. </w:t>
      </w:r>
      <w:r w:rsidRPr="00E547B6">
        <w:rPr>
          <w:rFonts w:ascii="Times New Roman" w:hAnsi="Times New Roman" w:cs="Times New Roman"/>
          <w:i/>
          <w:sz w:val="24"/>
          <w:szCs w:val="24"/>
        </w:rPr>
        <w:t>Conservation Physiology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7</w:t>
      </w:r>
      <w:r w:rsidRPr="00E547B6">
        <w:rPr>
          <w:rFonts w:ascii="Times New Roman" w:hAnsi="Times New Roman" w:cs="Times New Roman"/>
          <w:sz w:val="24"/>
          <w:szCs w:val="24"/>
        </w:rPr>
        <w:t>.</w:t>
      </w:r>
    </w:p>
    <w:p w14:paraId="58D0835A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Banqueri, M., Gutiérrez-Menéndez, A., Méndez, M., Conejo, N. M. &amp; Arias, J. L.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(2021). Early life stress due to repeated maternal separation alters the working memory acquisition brain functional network. </w:t>
      </w:r>
      <w:r w:rsidRPr="00E547B6">
        <w:rPr>
          <w:rFonts w:ascii="Times New Roman" w:hAnsi="Times New Roman" w:cs="Times New Roman"/>
          <w:i/>
          <w:sz w:val="24"/>
          <w:szCs w:val="24"/>
        </w:rPr>
        <w:t>Stress-the International Journal on the Biology of Stress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24</w:t>
      </w:r>
      <w:r w:rsidRPr="00E547B6">
        <w:rPr>
          <w:rFonts w:ascii="Times New Roman" w:hAnsi="Times New Roman" w:cs="Times New Roman"/>
          <w:sz w:val="24"/>
          <w:szCs w:val="24"/>
        </w:rPr>
        <w:t>(1), 87-95.</w:t>
      </w:r>
    </w:p>
    <w:p w14:paraId="524C09B5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Banqueri, M., Martínez, J. A., Prieto, M. J., Cid-Duarte, S., Méndez, M. &amp; Arias, J. L.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(2019). Photobiomodulation rescues cognitive flexibility in early stressed subjects. </w:t>
      </w:r>
      <w:r w:rsidRPr="00E547B6">
        <w:rPr>
          <w:rFonts w:ascii="Times New Roman" w:hAnsi="Times New Roman" w:cs="Times New Roman"/>
          <w:i/>
          <w:sz w:val="24"/>
          <w:szCs w:val="24"/>
        </w:rPr>
        <w:t>Brain Research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1720</w:t>
      </w:r>
      <w:r w:rsidRPr="00E547B6">
        <w:rPr>
          <w:rFonts w:ascii="Times New Roman" w:hAnsi="Times New Roman" w:cs="Times New Roman"/>
          <w:sz w:val="24"/>
          <w:szCs w:val="24"/>
        </w:rPr>
        <w:t>.</w:t>
      </w:r>
    </w:p>
    <w:p w14:paraId="4A1D41D1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Bernal, A. B., Vickers, M. H., Hampton, M. B., Poynton, R. A. &amp; Sloboda, D. M.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(2010). Maternal Undernutrition Significantly Impacts Ovarian Follicle Number and Increases Ovarian Oxidative Stress in Adult Rat Offspring. </w:t>
      </w:r>
      <w:r w:rsidRPr="00E547B6">
        <w:rPr>
          <w:rFonts w:ascii="Times New Roman" w:hAnsi="Times New Roman" w:cs="Times New Roman"/>
          <w:i/>
          <w:sz w:val="24"/>
          <w:szCs w:val="24"/>
        </w:rPr>
        <w:t>PLoS ONE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5</w:t>
      </w:r>
      <w:r w:rsidRPr="00E547B6">
        <w:rPr>
          <w:rFonts w:ascii="Times New Roman" w:hAnsi="Times New Roman" w:cs="Times New Roman"/>
          <w:sz w:val="24"/>
          <w:szCs w:val="24"/>
        </w:rPr>
        <w:t>(12).</w:t>
      </w:r>
    </w:p>
    <w:p w14:paraId="5F72B954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Braz, G. R. F., da Silva, A. I., Silva, S. C. A., Pedroza, A. A. S., de Lemos, M. D. T. B., de Lima, F. A. S., Silva, T. L. A. &amp; Lagranha, C. J.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(2020a). Chronic serotonin reuptake inhibition uncouples brown fat mitochondria and induces beiging/browning process of white fat in overfed rats. </w:t>
      </w:r>
      <w:r w:rsidRPr="00E547B6">
        <w:rPr>
          <w:rFonts w:ascii="Times New Roman" w:hAnsi="Times New Roman" w:cs="Times New Roman"/>
          <w:i/>
          <w:sz w:val="24"/>
          <w:szCs w:val="24"/>
        </w:rPr>
        <w:t>Life Sciences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245</w:t>
      </w:r>
      <w:r w:rsidRPr="00E547B6">
        <w:rPr>
          <w:rFonts w:ascii="Times New Roman" w:hAnsi="Times New Roman" w:cs="Times New Roman"/>
          <w:sz w:val="24"/>
          <w:szCs w:val="24"/>
        </w:rPr>
        <w:t>.</w:t>
      </w:r>
    </w:p>
    <w:p w14:paraId="4F3CB384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lastRenderedPageBreak/>
        <w:t>Braz, G. R. F., Silva, S. C. D., Pedroza, A. A. D., de Lemos, M. D., de Lima, F. A., da Silva, A. I. &amp; Lagranha, C. J.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(2020b). Fluoxetine administration in juvenile overfed rats improves hypothalamic mitochondrial respiration and REDOX status and induces mitochondrial biogenesis transcriptional expression. </w:t>
      </w:r>
      <w:r w:rsidRPr="00E547B6">
        <w:rPr>
          <w:rFonts w:ascii="Times New Roman" w:hAnsi="Times New Roman" w:cs="Times New Roman"/>
          <w:i/>
          <w:sz w:val="24"/>
          <w:szCs w:val="24"/>
        </w:rPr>
        <w:t>European Journal of Pharmacology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881</w:t>
      </w:r>
      <w:r w:rsidRPr="00E547B6">
        <w:rPr>
          <w:rFonts w:ascii="Times New Roman" w:hAnsi="Times New Roman" w:cs="Times New Roman"/>
          <w:sz w:val="24"/>
          <w:szCs w:val="24"/>
        </w:rPr>
        <w:t>.</w:t>
      </w:r>
    </w:p>
    <w:p w14:paraId="66BFAD49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Budge, H., Dandrea, J., Mostyn, A., Evens, Y., Watkins, R., Sullivan, C., Ingleton, P., Stephenson, T. &amp; Symonds, M. E.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(2003). Differential effects of fetal number and maternal nutrition in late gestation on prolactin receptor abundance and adipose tissue development in the neonatal lamb. </w:t>
      </w:r>
      <w:r w:rsidRPr="00E547B6">
        <w:rPr>
          <w:rFonts w:ascii="Times New Roman" w:hAnsi="Times New Roman" w:cs="Times New Roman"/>
          <w:i/>
          <w:sz w:val="24"/>
          <w:szCs w:val="24"/>
        </w:rPr>
        <w:t>Pediatric Research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53</w:t>
      </w:r>
      <w:r w:rsidRPr="00E547B6">
        <w:rPr>
          <w:rFonts w:ascii="Times New Roman" w:hAnsi="Times New Roman" w:cs="Times New Roman"/>
          <w:sz w:val="24"/>
          <w:szCs w:val="24"/>
        </w:rPr>
        <w:t>(2), 302-308.</w:t>
      </w:r>
    </w:p>
    <w:p w14:paraId="6267BDA8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Burness, G. P., McClelland, G. B., Wardrop, S. L. &amp; Hochachka, P. W.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(2000). Effect of brood size manipulation on offspring physiology: An experiment with passerine birds. </w:t>
      </w:r>
      <w:r w:rsidRPr="00E547B6">
        <w:rPr>
          <w:rFonts w:ascii="Times New Roman" w:hAnsi="Times New Roman" w:cs="Times New Roman"/>
          <w:i/>
          <w:sz w:val="24"/>
          <w:szCs w:val="24"/>
        </w:rPr>
        <w:t>Journal of Experimental Biology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203</w:t>
      </w:r>
      <w:r w:rsidRPr="00E547B6">
        <w:rPr>
          <w:rFonts w:ascii="Times New Roman" w:hAnsi="Times New Roman" w:cs="Times New Roman"/>
          <w:sz w:val="24"/>
          <w:szCs w:val="24"/>
        </w:rPr>
        <w:t>(22), 3513-3520.</w:t>
      </w:r>
    </w:p>
    <w:p w14:paraId="40E3C4B3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Cao, K., Lv, W. Q., Hu, S. Q., Gao, J., Liu, J. K. &amp; Feng, Z. H.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(2020). Punicalagin Activates AMPK/PGC-1α/Nrf2 Cascade in Mice: The Potential Protective Effect against Prenatal Stress. </w:t>
      </w:r>
      <w:r w:rsidRPr="00E547B6">
        <w:rPr>
          <w:rFonts w:ascii="Times New Roman" w:hAnsi="Times New Roman" w:cs="Times New Roman"/>
          <w:i/>
          <w:sz w:val="24"/>
          <w:szCs w:val="24"/>
        </w:rPr>
        <w:t>Molecular Nutrition &amp; Food Research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64</w:t>
      </w:r>
      <w:r w:rsidRPr="00E547B6">
        <w:rPr>
          <w:rFonts w:ascii="Times New Roman" w:hAnsi="Times New Roman" w:cs="Times New Roman"/>
          <w:sz w:val="24"/>
          <w:szCs w:val="24"/>
        </w:rPr>
        <w:t>(14).</w:t>
      </w:r>
    </w:p>
    <w:p w14:paraId="7CFDEBBA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Cao, K., Zheng, A., Xu, J., Li, H., Liu, J., Peng, Y. H., Long, J. G., Zou, X., Li, Y., Chen, C., Liu, J. K. &amp; Peng, Z. H.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(2014). AMPK activation prevents prenatal stress-induced cognitive impairment: Modulation of mitochondrial content and oxidative stress. </w:t>
      </w:r>
      <w:r w:rsidRPr="00E547B6">
        <w:rPr>
          <w:rFonts w:ascii="Times New Roman" w:hAnsi="Times New Roman" w:cs="Times New Roman"/>
          <w:i/>
          <w:sz w:val="24"/>
          <w:szCs w:val="24"/>
        </w:rPr>
        <w:t>Free Radical Biology and Medicine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75</w:t>
      </w:r>
      <w:r w:rsidRPr="00E547B6">
        <w:rPr>
          <w:rFonts w:ascii="Times New Roman" w:hAnsi="Times New Roman" w:cs="Times New Roman"/>
          <w:sz w:val="24"/>
          <w:szCs w:val="24"/>
        </w:rPr>
        <w:t>, 156-166.</w:t>
      </w:r>
    </w:p>
    <w:p w14:paraId="34494392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Casagrande, S., Stier, A., Monaghan, P., Loveland, J. L., Boner, W., Lupi, S., Trevisi, R. &amp; Hau, M.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(2020). Increased glucocorticoid concentrations in early life cause mitochondrial inefficiency and short telomere. </w:t>
      </w:r>
      <w:r w:rsidRPr="00E547B6">
        <w:rPr>
          <w:rFonts w:ascii="Times New Roman" w:hAnsi="Times New Roman" w:cs="Times New Roman"/>
          <w:i/>
          <w:sz w:val="24"/>
          <w:szCs w:val="24"/>
        </w:rPr>
        <w:t>Journal of Experimental Biology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223</w:t>
      </w:r>
      <w:r w:rsidRPr="00E547B6">
        <w:rPr>
          <w:rFonts w:ascii="Times New Roman" w:hAnsi="Times New Roman" w:cs="Times New Roman"/>
          <w:sz w:val="24"/>
          <w:szCs w:val="24"/>
        </w:rPr>
        <w:t>(15), jeb222513.</w:t>
      </w:r>
    </w:p>
    <w:p w14:paraId="79B1FB65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Castro, C., Corraze, G., Pérez-Jiménez, A., Larroquet, L., Cluzeaud, M., Panserat, S. &amp; Oliva-Teles, A.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(2015). Dietary carbohydrate and lipid source affect cholesterol metabolism of European sea bass (Dicentrarchus labrax) juveniles. </w:t>
      </w:r>
      <w:r w:rsidRPr="00E547B6">
        <w:rPr>
          <w:rFonts w:ascii="Times New Roman" w:hAnsi="Times New Roman" w:cs="Times New Roman"/>
          <w:i/>
          <w:sz w:val="24"/>
          <w:szCs w:val="24"/>
        </w:rPr>
        <w:t>British Journal of Nutrition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114</w:t>
      </w:r>
      <w:r w:rsidRPr="00E547B6">
        <w:rPr>
          <w:rFonts w:ascii="Times New Roman" w:hAnsi="Times New Roman" w:cs="Times New Roman"/>
          <w:sz w:val="24"/>
          <w:szCs w:val="24"/>
        </w:rPr>
        <w:t>(8), 1143-1156.</w:t>
      </w:r>
    </w:p>
    <w:p w14:paraId="3C065D35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Castro, C., Peréz-Jiménez, A., Coutinho, F., Corraze, G., Panserat, S., Peres, H., Teles, A. O. &amp; Enes, P.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(2018). Nutritional history does not modulate hepatic oxidative status of European sea bass (Dicentrarchus labrax) submitted to handling stress. </w:t>
      </w:r>
      <w:r w:rsidRPr="00E547B6">
        <w:rPr>
          <w:rFonts w:ascii="Times New Roman" w:hAnsi="Times New Roman" w:cs="Times New Roman"/>
          <w:i/>
          <w:sz w:val="24"/>
          <w:szCs w:val="24"/>
        </w:rPr>
        <w:t>Fish Physiology and Biochemistry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44</w:t>
      </w:r>
      <w:r w:rsidRPr="00E547B6">
        <w:rPr>
          <w:rFonts w:ascii="Times New Roman" w:hAnsi="Times New Roman" w:cs="Times New Roman"/>
          <w:sz w:val="24"/>
          <w:szCs w:val="24"/>
        </w:rPr>
        <w:t>(3), 911-918.</w:t>
      </w:r>
    </w:p>
    <w:p w14:paraId="5B329C7C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Chen, W. X., Yang, H., Yan, Q. X., Zhou, X. L., Tan, Z. L. &amp; Wang, Z. Y.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(2022). Effects of maternal feed intake restriction on the blood parameters, fatty acid profile and lipogenetic genes expression of perirenal fat in offspring kids. </w:t>
      </w:r>
      <w:r w:rsidRPr="00E547B6">
        <w:rPr>
          <w:rFonts w:ascii="Times New Roman" w:hAnsi="Times New Roman" w:cs="Times New Roman"/>
          <w:i/>
          <w:sz w:val="24"/>
          <w:szCs w:val="24"/>
        </w:rPr>
        <w:t>Animal Reproduction Science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238</w:t>
      </w:r>
      <w:r w:rsidRPr="00E547B6">
        <w:rPr>
          <w:rFonts w:ascii="Times New Roman" w:hAnsi="Times New Roman" w:cs="Times New Roman"/>
          <w:sz w:val="24"/>
          <w:szCs w:val="24"/>
        </w:rPr>
        <w:t>.</w:t>
      </w:r>
    </w:p>
    <w:p w14:paraId="3FAA1FE8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Chen, Y. T., Hu, Y., Yang, Q. Y., Liu, X. D., Son, J. S., de Avila, J. M., Zhu, M. J. &amp; Du, M.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(2021). Embryonic exposure to hyper glucocorticoids suppresses brown fat development and thermogenesis via REDD1. </w:t>
      </w:r>
      <w:r w:rsidRPr="00E547B6">
        <w:rPr>
          <w:rFonts w:ascii="Times New Roman" w:hAnsi="Times New Roman" w:cs="Times New Roman"/>
          <w:i/>
          <w:sz w:val="24"/>
          <w:szCs w:val="24"/>
        </w:rPr>
        <w:t>Science Bulletin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66</w:t>
      </w:r>
      <w:r w:rsidRPr="00E547B6">
        <w:rPr>
          <w:rFonts w:ascii="Times New Roman" w:hAnsi="Times New Roman" w:cs="Times New Roman"/>
          <w:sz w:val="24"/>
          <w:szCs w:val="24"/>
        </w:rPr>
        <w:t>(5), 478-489.</w:t>
      </w:r>
    </w:p>
    <w:p w14:paraId="7C96DF78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Chen, Y. T., Hu, Y., Yang, Q. Y., Son, J. S., Liu, X. D., de Avila, J. M., Zhu, M. J. &amp; Du, M.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(2020). Excessive Glucocorticoids During Pregnancy Impair Fetal Brown Fat Development and Predispose Offspring to Metabolic Dysfunctions. </w:t>
      </w:r>
      <w:r w:rsidRPr="00E547B6">
        <w:rPr>
          <w:rFonts w:ascii="Times New Roman" w:hAnsi="Times New Roman" w:cs="Times New Roman"/>
          <w:i/>
          <w:sz w:val="24"/>
          <w:szCs w:val="24"/>
        </w:rPr>
        <w:t>Diabetes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69</w:t>
      </w:r>
      <w:r w:rsidRPr="00E547B6">
        <w:rPr>
          <w:rFonts w:ascii="Times New Roman" w:hAnsi="Times New Roman" w:cs="Times New Roman"/>
          <w:sz w:val="24"/>
          <w:szCs w:val="24"/>
        </w:rPr>
        <w:t>(8), 1662-1674.</w:t>
      </w:r>
    </w:p>
    <w:p w14:paraId="4307F6C7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Claycombe, K. J., Roemmich, J. N., Johnson, L., Vomhof-DeKrey, E. E. &amp; Johnson, W. T.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(2015). Skeletal muscle Sirt3 expression and mitochondrial respiration are regulated by a prenatal low-protein diet. </w:t>
      </w:r>
      <w:r w:rsidRPr="00E547B6">
        <w:rPr>
          <w:rFonts w:ascii="Times New Roman" w:hAnsi="Times New Roman" w:cs="Times New Roman"/>
          <w:i/>
          <w:sz w:val="24"/>
          <w:szCs w:val="24"/>
        </w:rPr>
        <w:t>Journal of Nutritional Biochemistry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26</w:t>
      </w:r>
      <w:r w:rsidRPr="00E547B6">
        <w:rPr>
          <w:rFonts w:ascii="Times New Roman" w:hAnsi="Times New Roman" w:cs="Times New Roman"/>
          <w:sz w:val="24"/>
          <w:szCs w:val="24"/>
        </w:rPr>
        <w:t>(2), 184-189.</w:t>
      </w:r>
    </w:p>
    <w:p w14:paraId="2393179F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Cossin-Sevrin, N., Hsu, B. Y., Marciau, C., Viblanc, V. A., Ruuskanen, S. &amp; Stier, A.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(2022). Effect of prenatal glucocorticoids and thyroid hormones on developmental plasticity of mitochondrial aerobic metabolism, growth and survival: an experimental test in wild great tits. </w:t>
      </w:r>
      <w:r w:rsidRPr="00E547B6">
        <w:rPr>
          <w:rFonts w:ascii="Times New Roman" w:hAnsi="Times New Roman" w:cs="Times New Roman"/>
          <w:i/>
          <w:sz w:val="24"/>
          <w:szCs w:val="24"/>
        </w:rPr>
        <w:t>Journal of Experimental Biology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225</w:t>
      </w:r>
      <w:r w:rsidRPr="00E547B6">
        <w:rPr>
          <w:rFonts w:ascii="Times New Roman" w:hAnsi="Times New Roman" w:cs="Times New Roman"/>
          <w:sz w:val="24"/>
          <w:szCs w:val="24"/>
        </w:rPr>
        <w:t>(9).</w:t>
      </w:r>
    </w:p>
    <w:p w14:paraId="5CFDF4BE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lastRenderedPageBreak/>
        <w:t>Costantini, D.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(2010). Effects of diet quality on growth pattern, serum oxidative status, and corticosterone in pigeons (Columba livia). </w:t>
      </w:r>
      <w:r w:rsidRPr="00E547B6">
        <w:rPr>
          <w:rFonts w:ascii="Times New Roman" w:hAnsi="Times New Roman" w:cs="Times New Roman"/>
          <w:i/>
          <w:sz w:val="24"/>
          <w:szCs w:val="24"/>
        </w:rPr>
        <w:t>Canadian Journal of Zoology-Revue Canadienne De Zoologie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88</w:t>
      </w:r>
      <w:r w:rsidRPr="00E547B6">
        <w:rPr>
          <w:rFonts w:ascii="Times New Roman" w:hAnsi="Times New Roman" w:cs="Times New Roman"/>
          <w:sz w:val="24"/>
          <w:szCs w:val="24"/>
        </w:rPr>
        <w:t>(8), 795-802.</w:t>
      </w:r>
    </w:p>
    <w:p w14:paraId="15A30FE4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Costantini, D., Angeletti, D., Strinati, C., Trisolino, P., Carlini, A., Nascetti, G. &amp; Carere, C.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(2018). Dietary antioxidants, food deprivation and growth affect differently oxidative status of blood and brain in juvenile European seabass (Dicentrarchus labrax). </w:t>
      </w:r>
      <w:r w:rsidRPr="00E547B6">
        <w:rPr>
          <w:rFonts w:ascii="Times New Roman" w:hAnsi="Times New Roman" w:cs="Times New Roman"/>
          <w:i/>
          <w:sz w:val="24"/>
          <w:szCs w:val="24"/>
        </w:rPr>
        <w:t>Comparative Biochemistry and Physiology a-Molecular &amp; Integrative Physiology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216</w:t>
      </w:r>
      <w:r w:rsidRPr="00E547B6">
        <w:rPr>
          <w:rFonts w:ascii="Times New Roman" w:hAnsi="Times New Roman" w:cs="Times New Roman"/>
          <w:sz w:val="24"/>
          <w:szCs w:val="24"/>
        </w:rPr>
        <w:t>, 1-7.</w:t>
      </w:r>
    </w:p>
    <w:p w14:paraId="2BA562C4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Crino, O. L., Falk, S., Katsis, A. C., Kraft, F. L. O. H. &amp; Buchanan, K. L.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(2022). Mitochondria as the powerhouses of sexual selection: Testing mechanistic links between development, cellular respiration, and bird song. </w:t>
      </w:r>
      <w:r w:rsidRPr="00E547B6">
        <w:rPr>
          <w:rFonts w:ascii="Times New Roman" w:hAnsi="Times New Roman" w:cs="Times New Roman"/>
          <w:i/>
          <w:sz w:val="24"/>
          <w:szCs w:val="24"/>
        </w:rPr>
        <w:t>Hormones and Behavior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142</w:t>
      </w:r>
      <w:r w:rsidRPr="00E547B6">
        <w:rPr>
          <w:rFonts w:ascii="Times New Roman" w:hAnsi="Times New Roman" w:cs="Times New Roman"/>
          <w:sz w:val="24"/>
          <w:szCs w:val="24"/>
        </w:rPr>
        <w:t>.</w:t>
      </w:r>
    </w:p>
    <w:p w14:paraId="02CAB0E1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Davies, K. L., Camm, E. J., Smith, D. J., Miles, J., Forhead, A. J., Murray, A. J. &amp; Fowden, A. L.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(2023). Developmental programming of mitochondrial substrate metabolism in skeletal muscle of adult sheep by cortisol exposure before birth. </w:t>
      </w:r>
      <w:r w:rsidRPr="00E547B6">
        <w:rPr>
          <w:rFonts w:ascii="Times New Roman" w:hAnsi="Times New Roman" w:cs="Times New Roman"/>
          <w:i/>
          <w:sz w:val="24"/>
          <w:szCs w:val="24"/>
        </w:rPr>
        <w:t>Journal of Developmental Origins of Health and Disease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14</w:t>
      </w:r>
      <w:r w:rsidRPr="00E547B6">
        <w:rPr>
          <w:rFonts w:ascii="Times New Roman" w:hAnsi="Times New Roman" w:cs="Times New Roman"/>
          <w:sz w:val="24"/>
          <w:szCs w:val="24"/>
        </w:rPr>
        <w:t>(1), 77-87.</w:t>
      </w:r>
    </w:p>
    <w:p w14:paraId="34F059A4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de Faria, C. D. P., Martinez, C. B. D., Takahashi, L. S., de Mello, M. M. M., Martins, T. P. &amp; Urbinati, E. C.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(2021). Modulation of the innate immune response, antioxidant system and oxidative stress during acute and chronic stress in pacu (Piaractus mesopotamicus). </w:t>
      </w:r>
      <w:r w:rsidRPr="00E547B6">
        <w:rPr>
          <w:rFonts w:ascii="Times New Roman" w:hAnsi="Times New Roman" w:cs="Times New Roman"/>
          <w:i/>
          <w:sz w:val="24"/>
          <w:szCs w:val="24"/>
        </w:rPr>
        <w:t>Fish Physiology and Biochemistry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47</w:t>
      </w:r>
      <w:r w:rsidRPr="00E547B6">
        <w:rPr>
          <w:rFonts w:ascii="Times New Roman" w:hAnsi="Times New Roman" w:cs="Times New Roman"/>
          <w:sz w:val="24"/>
          <w:szCs w:val="24"/>
        </w:rPr>
        <w:t>(4), 895-905.</w:t>
      </w:r>
    </w:p>
    <w:p w14:paraId="03ABC160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do Prado, C. H., Narahari, T., Holland, F. H., Lee, H. N., Murthy, S. K. &amp; Brenhouse, H. C.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(2016). Effects of early adolescent environmental enrichment on cognitive dysfunction, prefrontal cortex development, and inflammatory cytokines after early life stress. </w:t>
      </w:r>
      <w:r w:rsidRPr="00E547B6">
        <w:rPr>
          <w:rFonts w:ascii="Times New Roman" w:hAnsi="Times New Roman" w:cs="Times New Roman"/>
          <w:i/>
          <w:sz w:val="24"/>
          <w:szCs w:val="24"/>
        </w:rPr>
        <w:t>Developmental Psychobiology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58</w:t>
      </w:r>
      <w:r w:rsidRPr="00E547B6">
        <w:rPr>
          <w:rFonts w:ascii="Times New Roman" w:hAnsi="Times New Roman" w:cs="Times New Roman"/>
          <w:sz w:val="24"/>
          <w:szCs w:val="24"/>
        </w:rPr>
        <w:t>(4), 482-491.</w:t>
      </w:r>
    </w:p>
    <w:p w14:paraId="6F262D5B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Dong, Y. Z., Yu, M. H., Wu, Y. L., Xia, T., Wang, L., Song, K., Zhang, C. X., Lu, K. L. &amp; Rahimnejad, S.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(2022). Hydroxytyrosol Promotes the Mitochondrial Function through Activating Mitophagy. </w:t>
      </w:r>
      <w:r w:rsidRPr="00E547B6">
        <w:rPr>
          <w:rFonts w:ascii="Times New Roman" w:hAnsi="Times New Roman" w:cs="Times New Roman"/>
          <w:i/>
          <w:sz w:val="24"/>
          <w:szCs w:val="24"/>
        </w:rPr>
        <w:t>Antioxidants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11</w:t>
      </w:r>
      <w:r w:rsidRPr="00E547B6">
        <w:rPr>
          <w:rFonts w:ascii="Times New Roman" w:hAnsi="Times New Roman" w:cs="Times New Roman"/>
          <w:sz w:val="24"/>
          <w:szCs w:val="24"/>
        </w:rPr>
        <w:t>(5).</w:t>
      </w:r>
    </w:p>
    <w:p w14:paraId="26A6DFB7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Feng, Z. H., Zou, X., Jia, H. Q., Li, X. S., Zhu, Z. L., Liu, X. B., Bucheli, P., Ballevre, O., Hou, Y. F., Zhang, W. G., Wang, J. K., Chen, Y. &amp; Liu, J. K.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(2012). Maternal Docosahexaenoic Acid Feeding Protects Against Impairment of Learning and Memory and Oxidative Stress in Prenatally Stressed Rats: Possible Role of Neuronal Mitochondria Metabolism. </w:t>
      </w:r>
      <w:r w:rsidRPr="00E547B6">
        <w:rPr>
          <w:rFonts w:ascii="Times New Roman" w:hAnsi="Times New Roman" w:cs="Times New Roman"/>
          <w:i/>
          <w:sz w:val="24"/>
          <w:szCs w:val="24"/>
        </w:rPr>
        <w:t>Antioxidants &amp; Redox Signaling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16</w:t>
      </w:r>
      <w:r w:rsidRPr="00E547B6">
        <w:rPr>
          <w:rFonts w:ascii="Times New Roman" w:hAnsi="Times New Roman" w:cs="Times New Roman"/>
          <w:sz w:val="24"/>
          <w:szCs w:val="24"/>
        </w:rPr>
        <w:t>(3), 275-289.</w:t>
      </w:r>
    </w:p>
    <w:p w14:paraId="6AE1396F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Ferreira, D. J. S., Pedroza, A. A. D., Braz, G. R. F., da Silva, R. C., Lima, T. A., Fernandes, M. P., Doi, S. Q. &amp; Lagranha, C. J.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(2016a). Mitochondrial bioenergetics and oxidative status disruption in brainstem of weaned rats: Immediate response to maternal protein restriction. </w:t>
      </w:r>
      <w:r w:rsidRPr="00E547B6">
        <w:rPr>
          <w:rFonts w:ascii="Times New Roman" w:hAnsi="Times New Roman" w:cs="Times New Roman"/>
          <w:i/>
          <w:sz w:val="24"/>
          <w:szCs w:val="24"/>
        </w:rPr>
        <w:t>Brain Research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1642</w:t>
      </w:r>
      <w:r w:rsidRPr="00E547B6">
        <w:rPr>
          <w:rFonts w:ascii="Times New Roman" w:hAnsi="Times New Roman" w:cs="Times New Roman"/>
          <w:sz w:val="24"/>
          <w:szCs w:val="24"/>
        </w:rPr>
        <w:t>, 553-561.</w:t>
      </w:r>
    </w:p>
    <w:p w14:paraId="5D653BE0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Ferreira, D. S., Liu, Y. R., Fernandes, M. P. &amp; Lagranha, C. J.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(2016b). Perinatal low-protein diet alters brainstem antioxidant metabolism in adult offspring. </w:t>
      </w:r>
      <w:r w:rsidRPr="00E547B6">
        <w:rPr>
          <w:rFonts w:ascii="Times New Roman" w:hAnsi="Times New Roman" w:cs="Times New Roman"/>
          <w:i/>
          <w:sz w:val="24"/>
          <w:szCs w:val="24"/>
        </w:rPr>
        <w:t>Nutritional Neuroscience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19</w:t>
      </w:r>
      <w:r w:rsidRPr="00E547B6">
        <w:rPr>
          <w:rFonts w:ascii="Times New Roman" w:hAnsi="Times New Roman" w:cs="Times New Roman"/>
          <w:sz w:val="24"/>
          <w:szCs w:val="24"/>
        </w:rPr>
        <w:t>(8), 369-375.</w:t>
      </w:r>
    </w:p>
    <w:p w14:paraId="0FB6F797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Freitas, C. D., do Nascimento, L. C. P., Braz, G. R. F., Andrade-Silva, S. C., Lima, N. C., Silva, T. D., Fernandes, M. P., Ferreira, D. J. S. &amp; Lagranha, C. J.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(2019). Mitochondrial impairment following neonatal overfeeding: A comparison between normal and ischemic-reperfused hearts. </w:t>
      </w:r>
      <w:r w:rsidRPr="00E547B6">
        <w:rPr>
          <w:rFonts w:ascii="Times New Roman" w:hAnsi="Times New Roman" w:cs="Times New Roman"/>
          <w:i/>
          <w:sz w:val="24"/>
          <w:szCs w:val="24"/>
        </w:rPr>
        <w:t>Journal of Cellular Biochemistry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120</w:t>
      </w:r>
      <w:r w:rsidRPr="00E547B6">
        <w:rPr>
          <w:rFonts w:ascii="Times New Roman" w:hAnsi="Times New Roman" w:cs="Times New Roman"/>
          <w:sz w:val="24"/>
          <w:szCs w:val="24"/>
        </w:rPr>
        <w:t>(5), 7341-7352.</w:t>
      </w:r>
    </w:p>
    <w:p w14:paraId="79450EF4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Gallagher, E. A. L., Newman, J. P., Green, L. R. &amp; Hanson, M. A.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(2005). The effect of low protein diet in pregnancy on the development of brain metabolism in rat offspring. </w:t>
      </w:r>
      <w:r w:rsidRPr="00E547B6">
        <w:rPr>
          <w:rFonts w:ascii="Times New Roman" w:hAnsi="Times New Roman" w:cs="Times New Roman"/>
          <w:i/>
          <w:sz w:val="24"/>
          <w:szCs w:val="24"/>
        </w:rPr>
        <w:t>Journal of Physiology-London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568</w:t>
      </w:r>
      <w:r w:rsidRPr="00E547B6">
        <w:rPr>
          <w:rFonts w:ascii="Times New Roman" w:hAnsi="Times New Roman" w:cs="Times New Roman"/>
          <w:sz w:val="24"/>
          <w:szCs w:val="24"/>
        </w:rPr>
        <w:t>(2), 553-558.</w:t>
      </w:r>
    </w:p>
    <w:p w14:paraId="695BA232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Ghosh, S., Banerjee, K. K., Vaidya, V. A. &amp; Kolthur-Seetharam, U.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(2016). Early Stress History Alters Serum Insulin-Like Growth Factor-1 and Impairs Muscle Mitochondrial Function in Adult Male Rats. </w:t>
      </w:r>
      <w:r w:rsidRPr="00E547B6">
        <w:rPr>
          <w:rFonts w:ascii="Times New Roman" w:hAnsi="Times New Roman" w:cs="Times New Roman"/>
          <w:i/>
          <w:sz w:val="24"/>
          <w:szCs w:val="24"/>
        </w:rPr>
        <w:t>Journal of Neuroendocrinology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28</w:t>
      </w:r>
      <w:r w:rsidRPr="00E547B6">
        <w:rPr>
          <w:rFonts w:ascii="Times New Roman" w:hAnsi="Times New Roman" w:cs="Times New Roman"/>
          <w:sz w:val="24"/>
          <w:szCs w:val="24"/>
        </w:rPr>
        <w:t>(9).</w:t>
      </w:r>
    </w:p>
    <w:p w14:paraId="7B6A463B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lastRenderedPageBreak/>
        <w:t>Giordano, M., Costantini, D. &amp; Tschirren, B.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(2015). Sex-specific effects of prenatal and postnatal nutritional conditions on the oxidative status of great tit nestlings. </w:t>
      </w:r>
      <w:r w:rsidRPr="00E547B6">
        <w:rPr>
          <w:rFonts w:ascii="Times New Roman" w:hAnsi="Times New Roman" w:cs="Times New Roman"/>
          <w:i/>
          <w:sz w:val="24"/>
          <w:szCs w:val="24"/>
        </w:rPr>
        <w:t>Oecologia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177</w:t>
      </w:r>
      <w:r w:rsidRPr="00E547B6">
        <w:rPr>
          <w:rFonts w:ascii="Times New Roman" w:hAnsi="Times New Roman" w:cs="Times New Roman"/>
          <w:sz w:val="24"/>
          <w:szCs w:val="24"/>
        </w:rPr>
        <w:t>(1), 123-131.</w:t>
      </w:r>
    </w:p>
    <w:p w14:paraId="37153F1E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Gnanalingham, M. G., Mostyn, A., Symonds, M. E. &amp; Stephenson, T.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(2005). Ontogeny and nutritional programming of adiposity in sheep: potential role of glucocorticoid action and uncoupling protein-2. </w:t>
      </w:r>
      <w:r w:rsidRPr="00E547B6">
        <w:rPr>
          <w:rFonts w:ascii="Times New Roman" w:hAnsi="Times New Roman" w:cs="Times New Roman"/>
          <w:i/>
          <w:sz w:val="24"/>
          <w:szCs w:val="24"/>
        </w:rPr>
        <w:t>American Journal of Physiology-Regulatory, Integrative and Comparative Physiology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289</w:t>
      </w:r>
      <w:r w:rsidRPr="00E547B6">
        <w:rPr>
          <w:rFonts w:ascii="Times New Roman" w:hAnsi="Times New Roman" w:cs="Times New Roman"/>
          <w:sz w:val="24"/>
          <w:szCs w:val="24"/>
        </w:rPr>
        <w:t>(5), R1407-R1415.</w:t>
      </w:r>
    </w:p>
    <w:p w14:paraId="45233B23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González-Pardo, H., Arias, J. L., Gómez-Lázaro, E., Taboada, I. L. &amp; Conejo, N. M.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(2020). Sex-Specific Effects of Early Life Stress on Brain Mitochondrial Function, Monoamine Levels and Neuroinflammation. </w:t>
      </w:r>
      <w:r w:rsidRPr="00E547B6">
        <w:rPr>
          <w:rFonts w:ascii="Times New Roman" w:hAnsi="Times New Roman" w:cs="Times New Roman"/>
          <w:i/>
          <w:sz w:val="24"/>
          <w:szCs w:val="24"/>
        </w:rPr>
        <w:t>Brain Sciences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10</w:t>
      </w:r>
      <w:r w:rsidRPr="00E547B6">
        <w:rPr>
          <w:rFonts w:ascii="Times New Roman" w:hAnsi="Times New Roman" w:cs="Times New Roman"/>
          <w:sz w:val="24"/>
          <w:szCs w:val="24"/>
        </w:rPr>
        <w:t>(7).</w:t>
      </w:r>
    </w:p>
    <w:p w14:paraId="73A0945D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González-Pardo, H., Arias, J. L., Vallejo, G. &amp; Conejo, N. M.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(2019). Environmental enrichment effects after early stress on behavior and functional brain networks in adult rats. </w:t>
      </w:r>
      <w:r w:rsidRPr="00E547B6">
        <w:rPr>
          <w:rFonts w:ascii="Times New Roman" w:hAnsi="Times New Roman" w:cs="Times New Roman"/>
          <w:i/>
          <w:sz w:val="24"/>
          <w:szCs w:val="24"/>
        </w:rPr>
        <w:t>PLoS ONE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14</w:t>
      </w:r>
      <w:r w:rsidRPr="00E547B6">
        <w:rPr>
          <w:rFonts w:ascii="Times New Roman" w:hAnsi="Times New Roman" w:cs="Times New Roman"/>
          <w:sz w:val="24"/>
          <w:szCs w:val="24"/>
        </w:rPr>
        <w:t>(12).</w:t>
      </w:r>
    </w:p>
    <w:p w14:paraId="7268AE24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Gutierrez-Menendez, A., Banqueri, M., Mendez, M. &amp; Arias, J. L.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(2020). How Does Maternal Separation Affect the Cerebellum? Assessment of the Oxidative Metabolic Activity and Expression of the c-Fos Protein in Male and Female Rats. </w:t>
      </w:r>
      <w:r w:rsidRPr="00E547B6">
        <w:rPr>
          <w:rFonts w:ascii="Times New Roman" w:hAnsi="Times New Roman" w:cs="Times New Roman"/>
          <w:i/>
          <w:sz w:val="24"/>
          <w:szCs w:val="24"/>
        </w:rPr>
        <w:t>Cerebellum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19</w:t>
      </w:r>
      <w:r w:rsidRPr="00E547B6">
        <w:rPr>
          <w:rFonts w:ascii="Times New Roman" w:hAnsi="Times New Roman" w:cs="Times New Roman"/>
          <w:sz w:val="24"/>
          <w:szCs w:val="24"/>
        </w:rPr>
        <w:t>(1), 68-77.</w:t>
      </w:r>
    </w:p>
    <w:p w14:paraId="34ED8CBF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Hellgren, L. I., Jensen, R. I., Waterstradt, M. S. G., Quistorff, B. &amp; Lauritzen, L.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(2014). Acute and perinatal programming effects of a fat-rich diet on rat muscle mitochondrial function and hepatic lipid accumulation. </w:t>
      </w:r>
      <w:r w:rsidRPr="00E547B6">
        <w:rPr>
          <w:rFonts w:ascii="Times New Roman" w:hAnsi="Times New Roman" w:cs="Times New Roman"/>
          <w:i/>
          <w:sz w:val="24"/>
          <w:szCs w:val="24"/>
        </w:rPr>
        <w:t>Acta Obstetricia Et Gynecologica Scandinavica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93</w:t>
      </w:r>
      <w:r w:rsidRPr="00E547B6">
        <w:rPr>
          <w:rFonts w:ascii="Times New Roman" w:hAnsi="Times New Roman" w:cs="Times New Roman"/>
          <w:sz w:val="24"/>
          <w:szCs w:val="24"/>
        </w:rPr>
        <w:t>(11), 1170-1180.</w:t>
      </w:r>
    </w:p>
    <w:p w14:paraId="183D43FF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Hsu, C. N., Lin, Y. J., Lu, P. C. &amp; Tain, Y. L.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(2018). Maternal Resveratrol Therapy Protects Male Rat Offspring against Programmed Hypertension Induced by TCDD and Dexamethasone Exposures: Is It Relevant to Aryl Hydrocarbon Receptor? </w:t>
      </w:r>
      <w:r w:rsidRPr="00E547B6">
        <w:rPr>
          <w:rFonts w:ascii="Times New Roman" w:hAnsi="Times New Roman" w:cs="Times New Roman"/>
          <w:i/>
          <w:sz w:val="24"/>
          <w:szCs w:val="24"/>
        </w:rPr>
        <w:t>International Journal of Molecular Sciences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19</w:t>
      </w:r>
      <w:r w:rsidRPr="00E547B6">
        <w:rPr>
          <w:rFonts w:ascii="Times New Roman" w:hAnsi="Times New Roman" w:cs="Times New Roman"/>
          <w:sz w:val="24"/>
          <w:szCs w:val="24"/>
        </w:rPr>
        <w:t>(8).</w:t>
      </w:r>
    </w:p>
    <w:p w14:paraId="0166417E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Jia, N., Sun, Q. R., Su, Q., Dang, S. K. &amp; Chen, G. M.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(2016). Taurine promotes cognitive function in prenatally stressed juvenile rats via activating the Akt-CREB-PGC1α pathway. </w:t>
      </w:r>
      <w:r w:rsidRPr="00E547B6">
        <w:rPr>
          <w:rFonts w:ascii="Times New Roman" w:hAnsi="Times New Roman" w:cs="Times New Roman"/>
          <w:i/>
          <w:sz w:val="24"/>
          <w:szCs w:val="24"/>
        </w:rPr>
        <w:t>Redox Biology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10</w:t>
      </w:r>
      <w:r w:rsidRPr="00E547B6">
        <w:rPr>
          <w:rFonts w:ascii="Times New Roman" w:hAnsi="Times New Roman" w:cs="Times New Roman"/>
          <w:sz w:val="24"/>
          <w:szCs w:val="24"/>
        </w:rPr>
        <w:t>, 179-190.</w:t>
      </w:r>
    </w:p>
    <w:p w14:paraId="4AEB268F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Jorgensen, W., Gam, C., Andersen, J. L., Schjerling, P., Scheibye-Knudsen, M., Mortensen, O. H., Grunnet, N., Nielsen, M. O. &amp; Quistorff, B.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(2009). Changed mitochondrial function by pre- and/or postpartum diet alterations in sheep. </w:t>
      </w:r>
      <w:r w:rsidRPr="00E547B6">
        <w:rPr>
          <w:rFonts w:ascii="Times New Roman" w:hAnsi="Times New Roman" w:cs="Times New Roman"/>
          <w:i/>
          <w:sz w:val="24"/>
          <w:szCs w:val="24"/>
        </w:rPr>
        <w:t>American Journal of Physiology-Endocrinology and Metabolism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297</w:t>
      </w:r>
      <w:r w:rsidRPr="00E547B6">
        <w:rPr>
          <w:rFonts w:ascii="Times New Roman" w:hAnsi="Times New Roman" w:cs="Times New Roman"/>
          <w:sz w:val="24"/>
          <w:szCs w:val="24"/>
        </w:rPr>
        <w:t>(6), E1349-E1357.</w:t>
      </w:r>
    </w:p>
    <w:p w14:paraId="3A332719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Jousse, C., Muranishi, Y., Parry, L., Montaurier, C., Even, P., Launay, J. M., Carraro, V., Maurin, A. C., Averous, J., Chaveroux, C., Bruhat, A., Mallet, J., Morio, B. &amp; Fafournoux, P.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(2014). Perinatal Protein Malnutrition Affects Mitochondrial Function in Adult and Results in a Resistance to High Fat Diet-Induced Obesity. </w:t>
      </w:r>
      <w:r w:rsidRPr="00E547B6">
        <w:rPr>
          <w:rFonts w:ascii="Times New Roman" w:hAnsi="Times New Roman" w:cs="Times New Roman"/>
          <w:i/>
          <w:sz w:val="24"/>
          <w:szCs w:val="24"/>
        </w:rPr>
        <w:t>PLoS ONE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9</w:t>
      </w:r>
      <w:r w:rsidRPr="00E547B6">
        <w:rPr>
          <w:rFonts w:ascii="Times New Roman" w:hAnsi="Times New Roman" w:cs="Times New Roman"/>
          <w:sz w:val="24"/>
          <w:szCs w:val="24"/>
        </w:rPr>
        <w:t>(8).</w:t>
      </w:r>
    </w:p>
    <w:p w14:paraId="576FC5A5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Khamoui, A. V., Desai, M., Ross, M. G. &amp; Rossiter, H. B.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(2018). Sex-specific effects of maternal and postweaning high-fat diet on skeletal muscle mitochondrial respiration. </w:t>
      </w:r>
      <w:r w:rsidRPr="00E547B6">
        <w:rPr>
          <w:rFonts w:ascii="Times New Roman" w:hAnsi="Times New Roman" w:cs="Times New Roman"/>
          <w:i/>
          <w:sz w:val="24"/>
          <w:szCs w:val="24"/>
        </w:rPr>
        <w:t>Journal of Developmental Origins of Health and Disease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9</w:t>
      </w:r>
      <w:r w:rsidRPr="00E547B6">
        <w:rPr>
          <w:rFonts w:ascii="Times New Roman" w:hAnsi="Times New Roman" w:cs="Times New Roman"/>
          <w:sz w:val="24"/>
          <w:szCs w:val="24"/>
        </w:rPr>
        <w:t>(6), 670-677.</w:t>
      </w:r>
    </w:p>
    <w:p w14:paraId="75FE236E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Khoa, T. N. D., Waqalevu, V., Honda, A., Shiozaki, K. &amp; Kotani, T.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(2020). Comparative study on early digestive enzyme activity and expression in red sea bream (Pagrus major) fed on live feed and micro-diet. </w:t>
      </w:r>
      <w:r w:rsidRPr="00E547B6">
        <w:rPr>
          <w:rFonts w:ascii="Times New Roman" w:hAnsi="Times New Roman" w:cs="Times New Roman"/>
          <w:i/>
          <w:sz w:val="24"/>
          <w:szCs w:val="24"/>
        </w:rPr>
        <w:t>Aquaculture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519</w:t>
      </w:r>
      <w:r w:rsidRPr="00E547B6">
        <w:rPr>
          <w:rFonts w:ascii="Times New Roman" w:hAnsi="Times New Roman" w:cs="Times New Roman"/>
          <w:sz w:val="24"/>
          <w:szCs w:val="24"/>
        </w:rPr>
        <w:t>.</w:t>
      </w:r>
    </w:p>
    <w:p w14:paraId="31A220A8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Li, X., Sun, H. L., Zhu, Z. L. &amp; Li, H.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(2014). The reduction of nNOS and ROS associated with decreased Ca2+ in hippocampus of prenatally stressed female offspring. </w:t>
      </w:r>
      <w:r w:rsidRPr="00E547B6">
        <w:rPr>
          <w:rFonts w:ascii="Times New Roman" w:hAnsi="Times New Roman" w:cs="Times New Roman"/>
          <w:i/>
          <w:sz w:val="24"/>
          <w:szCs w:val="24"/>
        </w:rPr>
        <w:t>Neurochemical Journal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8</w:t>
      </w:r>
      <w:r w:rsidRPr="00E547B6">
        <w:rPr>
          <w:rFonts w:ascii="Times New Roman" w:hAnsi="Times New Roman" w:cs="Times New Roman"/>
          <w:sz w:val="24"/>
          <w:szCs w:val="24"/>
        </w:rPr>
        <w:t>(4), 282-288.</w:t>
      </w:r>
    </w:p>
    <w:p w14:paraId="33CBA3E0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Maurer, A. D. &amp; Reimer, R. A.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(2011). Maternal consumption of high-prebiotic fibre or -protein diets during pregnancy and lactation differentially influences satiety hormones and expression of genes involved in glucose and lipid metabolism in offspring in rats. </w:t>
      </w:r>
      <w:r w:rsidRPr="00E547B6">
        <w:rPr>
          <w:rFonts w:ascii="Times New Roman" w:hAnsi="Times New Roman" w:cs="Times New Roman"/>
          <w:i/>
          <w:sz w:val="24"/>
          <w:szCs w:val="24"/>
        </w:rPr>
        <w:t>British Journal of Nutrition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105</w:t>
      </w:r>
      <w:r w:rsidRPr="00E547B6">
        <w:rPr>
          <w:rFonts w:ascii="Times New Roman" w:hAnsi="Times New Roman" w:cs="Times New Roman"/>
          <w:sz w:val="24"/>
          <w:szCs w:val="24"/>
        </w:rPr>
        <w:t>(3), 329-338.</w:t>
      </w:r>
    </w:p>
    <w:p w14:paraId="265A8FDC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lastRenderedPageBreak/>
        <w:t>Monternier, P. A., Marmillot, V., Rouanet, J. L. &amp; Roussel, D.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(2014). Mitochondrial phenotypic flexibility enhances energy savings during winter fast in king penguin chicks. </w:t>
      </w:r>
      <w:r w:rsidRPr="00E547B6">
        <w:rPr>
          <w:rFonts w:ascii="Times New Roman" w:hAnsi="Times New Roman" w:cs="Times New Roman"/>
          <w:i/>
          <w:sz w:val="24"/>
          <w:szCs w:val="24"/>
        </w:rPr>
        <w:t>Journal of Experimental Biology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217</w:t>
      </w:r>
      <w:r w:rsidRPr="00E547B6">
        <w:rPr>
          <w:rFonts w:ascii="Times New Roman" w:hAnsi="Times New Roman" w:cs="Times New Roman"/>
          <w:sz w:val="24"/>
          <w:szCs w:val="24"/>
        </w:rPr>
        <w:t>(15), 2691-2697.</w:t>
      </w:r>
    </w:p>
    <w:p w14:paraId="7B4DA955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Nascimento, L., Freitas, C. M., Silva, R., Leite, A. C. R., Silva, A. B., da Silva, A. I., Ferreira, D. S., Pedroza, A. A., Maia, M. B. S., Fernandes, M. P. &amp; Lagranha, C.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(2014). The effect of maternal low-protein diet on the heart of adult offspring: role of mitochondria and oxidative stress. </w:t>
      </w:r>
      <w:r w:rsidRPr="00E547B6">
        <w:rPr>
          <w:rFonts w:ascii="Times New Roman" w:hAnsi="Times New Roman" w:cs="Times New Roman"/>
          <w:i/>
          <w:sz w:val="24"/>
          <w:szCs w:val="24"/>
        </w:rPr>
        <w:t>Applied Physiology Nutrition and Metabolism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39</w:t>
      </w:r>
      <w:r w:rsidRPr="00E547B6">
        <w:rPr>
          <w:rFonts w:ascii="Times New Roman" w:hAnsi="Times New Roman" w:cs="Times New Roman"/>
          <w:sz w:val="24"/>
          <w:szCs w:val="24"/>
        </w:rPr>
        <w:t>(8), 880-887.</w:t>
      </w:r>
    </w:p>
    <w:p w14:paraId="6D662DD8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Noguera, J. C., Monaghan, P. &amp; Metcalfe, N. B.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(2015). Interactive effects of early and later nutritional conditions on the adult antioxidant defence system in zebra finches. </w:t>
      </w:r>
      <w:r w:rsidRPr="00E547B6">
        <w:rPr>
          <w:rFonts w:ascii="Times New Roman" w:hAnsi="Times New Roman" w:cs="Times New Roman"/>
          <w:i/>
          <w:sz w:val="24"/>
          <w:szCs w:val="24"/>
        </w:rPr>
        <w:t>Journal of Experimental Biology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218</w:t>
      </w:r>
      <w:r w:rsidRPr="00E547B6">
        <w:rPr>
          <w:rFonts w:ascii="Times New Roman" w:hAnsi="Times New Roman" w:cs="Times New Roman"/>
          <w:sz w:val="24"/>
          <w:szCs w:val="24"/>
        </w:rPr>
        <w:t>(14), 2211-2217.</w:t>
      </w:r>
    </w:p>
    <w:p w14:paraId="03F99D00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Ojha, S., Robinson, L., Yazdani, M., Symonds, M. E. &amp; Budge, H.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(2013). Brown adipose tissue genes in pericardial adipose tissue of newborn sheep are downregulated by maternal nutrient restriction in late gestation. </w:t>
      </w:r>
      <w:r w:rsidRPr="00E547B6">
        <w:rPr>
          <w:rFonts w:ascii="Times New Roman" w:hAnsi="Times New Roman" w:cs="Times New Roman"/>
          <w:i/>
          <w:sz w:val="24"/>
          <w:szCs w:val="24"/>
        </w:rPr>
        <w:t>Pediatric Research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74</w:t>
      </w:r>
      <w:r w:rsidRPr="00E547B6">
        <w:rPr>
          <w:rFonts w:ascii="Times New Roman" w:hAnsi="Times New Roman" w:cs="Times New Roman"/>
          <w:sz w:val="24"/>
          <w:szCs w:val="24"/>
        </w:rPr>
        <w:t>(3), 246-251.</w:t>
      </w:r>
    </w:p>
    <w:p w14:paraId="1A08C146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Oke, S. L., Sohi, G. &amp; Hardy, D. B.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(2020). Perinatal protein restriction with postnatal catch-up growth leads to elevated p66Shc and mitochondrial dysfunction in the adult rat liver. </w:t>
      </w:r>
      <w:r w:rsidRPr="00E547B6">
        <w:rPr>
          <w:rFonts w:ascii="Times New Roman" w:hAnsi="Times New Roman" w:cs="Times New Roman"/>
          <w:i/>
          <w:sz w:val="24"/>
          <w:szCs w:val="24"/>
        </w:rPr>
        <w:t>Reproduction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159</w:t>
      </w:r>
      <w:r w:rsidRPr="00E547B6">
        <w:rPr>
          <w:rFonts w:ascii="Times New Roman" w:hAnsi="Times New Roman" w:cs="Times New Roman"/>
          <w:sz w:val="24"/>
          <w:szCs w:val="24"/>
        </w:rPr>
        <w:t>(1), 27-39.</w:t>
      </w:r>
    </w:p>
    <w:p w14:paraId="5CEB5DB7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Paiva, A. A., Faiad, J. Z., Taki, M. S., Reis, S. R. D., de Souza, L. M. I., dos Santos, M. P., Chaves, V. E., Kawashita, N. H., de Oliveira, H. C. F., Raposo, H. F., Carneiro, E. M., Latorraca, M. Q., Gomes-da-Silva, M. H. G. &amp; Martins, M. S. F.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(2012). A soyabean diet does not modify the activity of brown adipose tissue but alters the rate of lipolysis in the retroperitoneal white adipose tissue of male rats recovering from early-life malnutrition. </w:t>
      </w:r>
      <w:r w:rsidRPr="00E547B6">
        <w:rPr>
          <w:rFonts w:ascii="Times New Roman" w:hAnsi="Times New Roman" w:cs="Times New Roman"/>
          <w:i/>
          <w:sz w:val="24"/>
          <w:szCs w:val="24"/>
        </w:rPr>
        <w:t>British Journal of Nutrition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108</w:t>
      </w:r>
      <w:r w:rsidRPr="00E547B6">
        <w:rPr>
          <w:rFonts w:ascii="Times New Roman" w:hAnsi="Times New Roman" w:cs="Times New Roman"/>
          <w:sz w:val="24"/>
          <w:szCs w:val="24"/>
        </w:rPr>
        <w:t>(6), 1042-1051.</w:t>
      </w:r>
    </w:p>
    <w:p w14:paraId="4C7713AA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Partadiredja, G., Worrall, S., Simpson, R. &amp; Bedi, K. S.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(2008). Pre-weaning undernutrition alters the expression levels of reactive oxygen species enzymes but not their activity levels or lipid peroxidation in the rat brain. </w:t>
      </w:r>
      <w:r w:rsidRPr="00E547B6">
        <w:rPr>
          <w:rFonts w:ascii="Times New Roman" w:hAnsi="Times New Roman" w:cs="Times New Roman"/>
          <w:i/>
          <w:sz w:val="24"/>
          <w:szCs w:val="24"/>
        </w:rPr>
        <w:t>Brain Research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1222</w:t>
      </w:r>
      <w:r w:rsidRPr="00E547B6">
        <w:rPr>
          <w:rFonts w:ascii="Times New Roman" w:hAnsi="Times New Roman" w:cs="Times New Roman"/>
          <w:sz w:val="24"/>
          <w:szCs w:val="24"/>
        </w:rPr>
        <w:t>, 69-78.</w:t>
      </w:r>
    </w:p>
    <w:p w14:paraId="0F3A46F7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Pedroza, A. A. S., Bernardo, E. M., Pereira, A. R., Silva, S. C. A., Lima, T. A., Freitas, C. D., da Silva, J. C., Gomes, D. A., Ferreira, D. S. &amp; Lagranha, C. J.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(2021). Moderate offspring exercise offsets the harmful effects of maternal protein deprivation on mitochondrial function and oxidative balance by modulating sirtuins. </w:t>
      </w:r>
      <w:r w:rsidRPr="00E547B6">
        <w:rPr>
          <w:rFonts w:ascii="Times New Roman" w:hAnsi="Times New Roman" w:cs="Times New Roman"/>
          <w:i/>
          <w:sz w:val="24"/>
          <w:szCs w:val="24"/>
        </w:rPr>
        <w:t>Nutrition Metabolism and Cardiovascular Diseases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31</w:t>
      </w:r>
      <w:r w:rsidRPr="00E547B6">
        <w:rPr>
          <w:rFonts w:ascii="Times New Roman" w:hAnsi="Times New Roman" w:cs="Times New Roman"/>
          <w:sz w:val="24"/>
          <w:szCs w:val="24"/>
        </w:rPr>
        <w:t>(5), 1622-1634.</w:t>
      </w:r>
    </w:p>
    <w:p w14:paraId="49C11BEA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Pijacka, W., Clifford, B., Tilburgs, C., Joles, J. A., Langley-Evans, S. &amp; McMullen, S.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(2015). Protective role of female gender in programmed accelerated renal aging in the rat. </w:t>
      </w:r>
      <w:r w:rsidRPr="00E547B6">
        <w:rPr>
          <w:rFonts w:ascii="Times New Roman" w:hAnsi="Times New Roman" w:cs="Times New Roman"/>
          <w:i/>
          <w:sz w:val="24"/>
          <w:szCs w:val="24"/>
        </w:rPr>
        <w:t>Physiological Reports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3</w:t>
      </w:r>
      <w:r w:rsidRPr="00E547B6">
        <w:rPr>
          <w:rFonts w:ascii="Times New Roman" w:hAnsi="Times New Roman" w:cs="Times New Roman"/>
          <w:sz w:val="24"/>
          <w:szCs w:val="24"/>
        </w:rPr>
        <w:t>(4).</w:t>
      </w:r>
    </w:p>
    <w:p w14:paraId="1058C3F7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Prior, L. J., Velkoska, E., Watts, R., Cameron-Smith, D. &amp; Morris, M. J.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(2008). Undernutrition during suckling in rats elevates plasma adiponectin and its receptor in skeletal muscle regardless of diet composition: a protective effect? </w:t>
      </w:r>
      <w:r w:rsidRPr="00E547B6">
        <w:rPr>
          <w:rFonts w:ascii="Times New Roman" w:hAnsi="Times New Roman" w:cs="Times New Roman"/>
          <w:i/>
          <w:sz w:val="24"/>
          <w:szCs w:val="24"/>
        </w:rPr>
        <w:t>International Journal of Obesity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32</w:t>
      </w:r>
      <w:r w:rsidRPr="00E547B6">
        <w:rPr>
          <w:rFonts w:ascii="Times New Roman" w:hAnsi="Times New Roman" w:cs="Times New Roman"/>
          <w:sz w:val="24"/>
          <w:szCs w:val="24"/>
        </w:rPr>
        <w:t>(10), 1585-1594.</w:t>
      </w:r>
    </w:p>
    <w:p w14:paraId="38629A0C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Prokic, M. D., Petrovic, T. G., Despotovic, S. G., Vucic, T., Gavric, J. P., Radovanovic, T. B. &amp; Gavrilovic, B. R.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(2021). The effect of short-term fasting on the oxidative status of larvae of crested newt species and their hybrids. </w:t>
      </w:r>
      <w:r w:rsidRPr="00E547B6">
        <w:rPr>
          <w:rFonts w:ascii="Times New Roman" w:hAnsi="Times New Roman" w:cs="Times New Roman"/>
          <w:i/>
          <w:sz w:val="24"/>
          <w:szCs w:val="24"/>
        </w:rPr>
        <w:t>Comparative Biochemistry and Physiology a-Molecular &amp; Integrative Physiology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251</w:t>
      </w:r>
      <w:r w:rsidRPr="00E547B6">
        <w:rPr>
          <w:rFonts w:ascii="Times New Roman" w:hAnsi="Times New Roman" w:cs="Times New Roman"/>
          <w:sz w:val="24"/>
          <w:szCs w:val="24"/>
        </w:rPr>
        <w:t>.</w:t>
      </w:r>
    </w:p>
    <w:p w14:paraId="39BC847E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Raap, T., Casasole, G., Pinxten, R. &amp; Eens, M.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(2016). Early life exposure to artificial light at night affects the physiological condition: An experimental study on the ecophysiology of free-living nestling songbirds. </w:t>
      </w:r>
      <w:r w:rsidRPr="00E547B6">
        <w:rPr>
          <w:rFonts w:ascii="Times New Roman" w:hAnsi="Times New Roman" w:cs="Times New Roman"/>
          <w:i/>
          <w:sz w:val="24"/>
          <w:szCs w:val="24"/>
        </w:rPr>
        <w:t>Environmental Pollution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218</w:t>
      </w:r>
      <w:r w:rsidRPr="00E547B6">
        <w:rPr>
          <w:rFonts w:ascii="Times New Roman" w:hAnsi="Times New Roman" w:cs="Times New Roman"/>
          <w:sz w:val="24"/>
          <w:szCs w:val="24"/>
        </w:rPr>
        <w:t>, 909-914.</w:t>
      </w:r>
    </w:p>
    <w:p w14:paraId="1033B037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Reichert, S., Criscuolo, F., Zahn, S., Arrivé, M., Bize, P. &amp; Massemin, S.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(2015). Immediate and delayed effects of growth conditions on ageing parameters in nestling zebra finches. </w:t>
      </w:r>
      <w:r w:rsidRPr="00E547B6">
        <w:rPr>
          <w:rFonts w:ascii="Times New Roman" w:hAnsi="Times New Roman" w:cs="Times New Roman"/>
          <w:i/>
          <w:sz w:val="24"/>
          <w:szCs w:val="24"/>
        </w:rPr>
        <w:t>Journal of Experimental Biology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218</w:t>
      </w:r>
      <w:r w:rsidRPr="00E547B6">
        <w:rPr>
          <w:rFonts w:ascii="Times New Roman" w:hAnsi="Times New Roman" w:cs="Times New Roman"/>
          <w:sz w:val="24"/>
          <w:szCs w:val="24"/>
        </w:rPr>
        <w:t>(3), 491-499.</w:t>
      </w:r>
    </w:p>
    <w:p w14:paraId="29FBEAAD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lastRenderedPageBreak/>
        <w:t>Réus, G. Z., Fernandes, G. C., de Moura, A. B., Silva, R. H., Darabas, A. C., de Souza, T. G., Abelaira, H. M., Carneiro, C., Wendhausen, D., Michels, M., Pescador, B., Dal-Pizzol, F., Macêdo, D. S. &amp; Quevedo, J.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(2017). Early life experience contributes to the developmental programming of depressive-like behaviour, neuroinflammation and oxidative stress. </w:t>
      </w:r>
      <w:r w:rsidRPr="00E547B6">
        <w:rPr>
          <w:rFonts w:ascii="Times New Roman" w:hAnsi="Times New Roman" w:cs="Times New Roman"/>
          <w:i/>
          <w:sz w:val="24"/>
          <w:szCs w:val="24"/>
        </w:rPr>
        <w:t>Journal of Psychiatric Research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95</w:t>
      </w:r>
      <w:r w:rsidRPr="00E547B6">
        <w:rPr>
          <w:rFonts w:ascii="Times New Roman" w:hAnsi="Times New Roman" w:cs="Times New Roman"/>
          <w:sz w:val="24"/>
          <w:szCs w:val="24"/>
        </w:rPr>
        <w:t>, 196-207.</w:t>
      </w:r>
    </w:p>
    <w:p w14:paraId="4066A745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Sant'Anna, G. M. &amp; Mortola, J. P.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(2002). Thermal and respiratory control in young rats with altered caloric intake during postnatal development. </w:t>
      </w:r>
      <w:r w:rsidRPr="00E547B6">
        <w:rPr>
          <w:rFonts w:ascii="Times New Roman" w:hAnsi="Times New Roman" w:cs="Times New Roman"/>
          <w:i/>
          <w:sz w:val="24"/>
          <w:szCs w:val="24"/>
        </w:rPr>
        <w:t>Respiratory Physiology &amp; Neurobiology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133</w:t>
      </w:r>
      <w:r w:rsidRPr="00E547B6">
        <w:rPr>
          <w:rFonts w:ascii="Times New Roman" w:hAnsi="Times New Roman" w:cs="Times New Roman"/>
          <w:sz w:val="24"/>
          <w:szCs w:val="24"/>
        </w:rPr>
        <w:t>(3), 215-227.</w:t>
      </w:r>
    </w:p>
    <w:p w14:paraId="3D2BD34A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Santana, D. F., Ferreira, D. S., Braz, G. R. F., Sousa, S. M. S., Silva, T. L. D., Gomes, D. A., Fernandes, M. P., Andrade-da-Costa, B. L. &amp; Lagranha, C. J.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(2019). Maternal protein restriction in two successive generations impairs mitochondrial electron coupling in the progeny's brainstem of Wistar rats from both sexes. </w:t>
      </w:r>
      <w:r w:rsidRPr="00E547B6">
        <w:rPr>
          <w:rFonts w:ascii="Times New Roman" w:hAnsi="Times New Roman" w:cs="Times New Roman"/>
          <w:i/>
          <w:sz w:val="24"/>
          <w:szCs w:val="24"/>
        </w:rPr>
        <w:t>Frontiers in Neuroscience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13</w:t>
      </w:r>
      <w:r w:rsidRPr="00E547B6">
        <w:rPr>
          <w:rFonts w:ascii="Times New Roman" w:hAnsi="Times New Roman" w:cs="Times New Roman"/>
          <w:sz w:val="24"/>
          <w:szCs w:val="24"/>
        </w:rPr>
        <w:t>.</w:t>
      </w:r>
    </w:p>
    <w:p w14:paraId="555593D3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Simoes-Alves, A. C., Costa-Silva, J. H., Barros, I. B., da Silva, R. C., Vasconcelos, D. A. A., Vidal, H., Morio, B. &amp; Fernandes, M. P.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(2019). Saturated Fatty Acid-Enriched Diet-Impaired Mitochondrial Bioenergetics in Liver From Undernourished Rats During Critical Periods of Development. </w:t>
      </w:r>
      <w:r w:rsidRPr="00E547B6">
        <w:rPr>
          <w:rFonts w:ascii="Times New Roman" w:hAnsi="Times New Roman" w:cs="Times New Roman"/>
          <w:i/>
          <w:sz w:val="24"/>
          <w:szCs w:val="24"/>
        </w:rPr>
        <w:t>Cells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8</w:t>
      </w:r>
      <w:r w:rsidRPr="00E547B6">
        <w:rPr>
          <w:rFonts w:ascii="Times New Roman" w:hAnsi="Times New Roman" w:cs="Times New Roman"/>
          <w:sz w:val="24"/>
          <w:szCs w:val="24"/>
        </w:rPr>
        <w:t>(4).</w:t>
      </w:r>
    </w:p>
    <w:p w14:paraId="4F14EC9A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Sonei, N., Amiri, S., Jafarian, I., Anoush, M., Rahimi-Balaei, M., Bergen, H., Haj-Mirzaian, A. &amp; Hosseini, M. J.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(2017). Mitochondrial dysfunction bridges negative affective disorders and cardiomyopathy in socially isolated rats: Pros and cons of fluoxetine. </w:t>
      </w:r>
      <w:r w:rsidRPr="00E547B6">
        <w:rPr>
          <w:rFonts w:ascii="Times New Roman" w:hAnsi="Times New Roman" w:cs="Times New Roman"/>
          <w:i/>
          <w:sz w:val="24"/>
          <w:szCs w:val="24"/>
        </w:rPr>
        <w:t>World Journal of Biological Psychiatry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18</w:t>
      </w:r>
      <w:r w:rsidRPr="00E547B6">
        <w:rPr>
          <w:rFonts w:ascii="Times New Roman" w:hAnsi="Times New Roman" w:cs="Times New Roman"/>
          <w:sz w:val="24"/>
          <w:szCs w:val="24"/>
        </w:rPr>
        <w:t>(1), 39-53.</w:t>
      </w:r>
    </w:p>
    <w:p w14:paraId="70C5BFD0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Stachowicz, A., Glombik, K., Olszanecki, R., Basta-Kaim, A., Suski, M., Lason, W. &amp; Korbut, R.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(2016). The impact of mitochondrial aldehyde dehydrogenase (ALDH2) activation by Alda-1 on the behavioral and biochemical disturbances in animal model of depression. </w:t>
      </w:r>
      <w:r w:rsidRPr="00E547B6">
        <w:rPr>
          <w:rFonts w:ascii="Times New Roman" w:hAnsi="Times New Roman" w:cs="Times New Roman"/>
          <w:i/>
          <w:sz w:val="24"/>
          <w:szCs w:val="24"/>
        </w:rPr>
        <w:t>Brain Behavior and Immunity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51</w:t>
      </w:r>
      <w:r w:rsidRPr="00E547B6">
        <w:rPr>
          <w:rFonts w:ascii="Times New Roman" w:hAnsi="Times New Roman" w:cs="Times New Roman"/>
          <w:sz w:val="24"/>
          <w:szCs w:val="24"/>
        </w:rPr>
        <w:t>, 144-153.</w:t>
      </w:r>
    </w:p>
    <w:p w14:paraId="6D5C6FAB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Stone, V., August, P. M., Stocher, D. P., Klein, C. P., Couto, P. R. G., Silva, Y. D., Sagini, J. P., Salomon, T. B., Benfato, M. S. &amp; Matté, C.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(2016). Food restriction during pregnancy alters brain's antioxidant network in dams and their offspring. </w:t>
      </w:r>
      <w:r w:rsidRPr="00E547B6">
        <w:rPr>
          <w:rFonts w:ascii="Times New Roman" w:hAnsi="Times New Roman" w:cs="Times New Roman"/>
          <w:i/>
          <w:sz w:val="24"/>
          <w:szCs w:val="24"/>
        </w:rPr>
        <w:t>Free Radical Research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50</w:t>
      </w:r>
      <w:r w:rsidRPr="00E547B6">
        <w:rPr>
          <w:rFonts w:ascii="Times New Roman" w:hAnsi="Times New Roman" w:cs="Times New Roman"/>
          <w:sz w:val="24"/>
          <w:szCs w:val="24"/>
        </w:rPr>
        <w:t>(5), 530-541.</w:t>
      </w:r>
    </w:p>
    <w:p w14:paraId="0E34DC8C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Theys, N., Ahn, M. T., Bouckenooghe, T., Reusens, B. &amp; Remacle, C.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(2011). Maternal malnutrition programs pancreatic islet mitochondrial dysfunction in the adult offspring. </w:t>
      </w:r>
      <w:r w:rsidRPr="00E547B6">
        <w:rPr>
          <w:rFonts w:ascii="Times New Roman" w:hAnsi="Times New Roman" w:cs="Times New Roman"/>
          <w:i/>
          <w:sz w:val="24"/>
          <w:szCs w:val="24"/>
        </w:rPr>
        <w:t>Journal of Nutritional Biochemistry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22</w:t>
      </w:r>
      <w:r w:rsidRPr="00E547B6">
        <w:rPr>
          <w:rFonts w:ascii="Times New Roman" w:hAnsi="Times New Roman" w:cs="Times New Roman"/>
          <w:sz w:val="24"/>
          <w:szCs w:val="24"/>
        </w:rPr>
        <w:t>(10), 985-994.</w:t>
      </w:r>
    </w:p>
    <w:p w14:paraId="1CFDB037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Theys, N., Bouckenooghe, T., Ahn, M. T., Remacle, C. &amp; Reusens, B.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(2009). Maternal low-protein diet alters pancreatic islet mitochondrial function in a sex-specific manner in the adult rat. </w:t>
      </w:r>
      <w:r w:rsidRPr="00E547B6">
        <w:rPr>
          <w:rFonts w:ascii="Times New Roman" w:hAnsi="Times New Roman" w:cs="Times New Roman"/>
          <w:i/>
          <w:sz w:val="24"/>
          <w:szCs w:val="24"/>
        </w:rPr>
        <w:t>American Journal of Physiology-Regulatory Integrative and Comparative Physiology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297</w:t>
      </w:r>
      <w:r w:rsidRPr="00E547B6">
        <w:rPr>
          <w:rFonts w:ascii="Times New Roman" w:hAnsi="Times New Roman" w:cs="Times New Roman"/>
          <w:sz w:val="24"/>
          <w:szCs w:val="24"/>
        </w:rPr>
        <w:t>(5), R1516-R1525.</w:t>
      </w:r>
    </w:p>
    <w:p w14:paraId="4B5E0127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Toniazzo, A. P., Arcego, D. M., Lazzaretti, C., Mota, C., Schnorr, C. E., Pettenuzzo, L. F., Krolow, R., Moreira, J. C. F. &amp; Dalmaz, C.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(2019). Sex-dependent effect on mitochondrial and oxidative stress parameters in the hypothalamus induced by prepubertal stress and access to high fat diet. </w:t>
      </w:r>
      <w:r w:rsidRPr="00E547B6">
        <w:rPr>
          <w:rFonts w:ascii="Times New Roman" w:hAnsi="Times New Roman" w:cs="Times New Roman"/>
          <w:i/>
          <w:sz w:val="24"/>
          <w:szCs w:val="24"/>
        </w:rPr>
        <w:t>Neurochemistry International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124</w:t>
      </w:r>
      <w:r w:rsidRPr="00E547B6">
        <w:rPr>
          <w:rFonts w:ascii="Times New Roman" w:hAnsi="Times New Roman" w:cs="Times New Roman"/>
          <w:sz w:val="24"/>
          <w:szCs w:val="24"/>
        </w:rPr>
        <w:t>, 114-122.</w:t>
      </w:r>
    </w:p>
    <w:p w14:paraId="705F0078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Velkoska, E., Cole, T. J. &amp; Morris, M. J.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(2005). Early dietary intervention: long-term effects on blood pressure, brain neuropeptide Y, and adiposity markers. </w:t>
      </w:r>
      <w:r w:rsidRPr="00E547B6">
        <w:rPr>
          <w:rFonts w:ascii="Times New Roman" w:hAnsi="Times New Roman" w:cs="Times New Roman"/>
          <w:i/>
          <w:sz w:val="24"/>
          <w:szCs w:val="24"/>
        </w:rPr>
        <w:t>American Journal of Physiology-Endocrinology and Metabolism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288</w:t>
      </w:r>
      <w:r w:rsidRPr="00E547B6">
        <w:rPr>
          <w:rFonts w:ascii="Times New Roman" w:hAnsi="Times New Roman" w:cs="Times New Roman"/>
          <w:sz w:val="24"/>
          <w:szCs w:val="24"/>
        </w:rPr>
        <w:t>(6), E1236-E1243.</w:t>
      </w:r>
    </w:p>
    <w:p w14:paraId="07A1EA7E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Welker, T. L. &amp; Congleton, J. L.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(2004). Oxidative stress in juvenile chinook salmon, Oncorhynchus tshawytscha (Walbaum). </w:t>
      </w:r>
      <w:r w:rsidRPr="00E547B6">
        <w:rPr>
          <w:rFonts w:ascii="Times New Roman" w:hAnsi="Times New Roman" w:cs="Times New Roman"/>
          <w:i/>
          <w:sz w:val="24"/>
          <w:szCs w:val="24"/>
        </w:rPr>
        <w:t>Aquaculture Research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35</w:t>
      </w:r>
      <w:r w:rsidRPr="00E547B6">
        <w:rPr>
          <w:rFonts w:ascii="Times New Roman" w:hAnsi="Times New Roman" w:cs="Times New Roman"/>
          <w:sz w:val="24"/>
          <w:szCs w:val="24"/>
        </w:rPr>
        <w:t>(9), 881-887.</w:t>
      </w:r>
    </w:p>
    <w:p w14:paraId="69AD90A7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Wu, T. W., Huang, Y., Gong, Y. X., Xut, Y. J., Lu, J. Q., Sheng, H. &amp; Ni, X.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(2019). Treadmill Exercise Ameliorates Depression-Like Behavior in the Rats With Prenatal Dexamethasone Exposure: The Role of Hippocampal Mitochondria. </w:t>
      </w:r>
      <w:r w:rsidRPr="00E547B6">
        <w:rPr>
          <w:rFonts w:ascii="Times New Roman" w:hAnsi="Times New Roman" w:cs="Times New Roman"/>
          <w:i/>
          <w:sz w:val="24"/>
          <w:szCs w:val="24"/>
        </w:rPr>
        <w:t>Frontiers in Neuroscience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13</w:t>
      </w:r>
      <w:r w:rsidRPr="00E547B6">
        <w:rPr>
          <w:rFonts w:ascii="Times New Roman" w:hAnsi="Times New Roman" w:cs="Times New Roman"/>
          <w:sz w:val="24"/>
          <w:szCs w:val="24"/>
        </w:rPr>
        <w:t>.</w:t>
      </w:r>
    </w:p>
    <w:p w14:paraId="42934F4D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lastRenderedPageBreak/>
        <w:t>Xiao, X. Q., Williams, S. M., Grayson, B. E., Glavas, M. M., Cowley, M. A., Smith, M. S. &amp; Grove, K. L.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(2007). Excess weight gain during the early postnatal period is associated with permanent reprogramming of brown adipose tissue adaptive thermogenesis. </w:t>
      </w:r>
      <w:r w:rsidRPr="00E547B6">
        <w:rPr>
          <w:rFonts w:ascii="Times New Roman" w:hAnsi="Times New Roman" w:cs="Times New Roman"/>
          <w:i/>
          <w:sz w:val="24"/>
          <w:szCs w:val="24"/>
        </w:rPr>
        <w:t>Endocrinology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148</w:t>
      </w:r>
      <w:r w:rsidRPr="00E547B6">
        <w:rPr>
          <w:rFonts w:ascii="Times New Roman" w:hAnsi="Times New Roman" w:cs="Times New Roman"/>
          <w:sz w:val="24"/>
          <w:szCs w:val="24"/>
        </w:rPr>
        <w:t>(9), 4150-4159.</w:t>
      </w:r>
    </w:p>
    <w:p w14:paraId="285627BF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Yam, K. Y., Naninck, E. F. G., Abbink, M. R., la Fleur, S. E., Schipper, L., van den Beukel, J. C., Grefhorst, A., Oosting, A., van der Beek, E. M., Lucassen, P. J. &amp; Korosi, A.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(2017). Exposure to chronic early-life stress lastingly alters the adipose tissue, the leptin system and changes the vulnerability to western-style diet later in life in mice. </w:t>
      </w:r>
      <w:r w:rsidRPr="00E547B6">
        <w:rPr>
          <w:rFonts w:ascii="Times New Roman" w:hAnsi="Times New Roman" w:cs="Times New Roman"/>
          <w:i/>
          <w:sz w:val="24"/>
          <w:szCs w:val="24"/>
        </w:rPr>
        <w:t>Psychoneuroendocrinology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77</w:t>
      </w:r>
      <w:r w:rsidRPr="00E547B6">
        <w:rPr>
          <w:rFonts w:ascii="Times New Roman" w:hAnsi="Times New Roman" w:cs="Times New Roman"/>
          <w:sz w:val="24"/>
          <w:szCs w:val="24"/>
        </w:rPr>
        <w:t>, 186-195.</w:t>
      </w:r>
    </w:p>
    <w:p w14:paraId="0C3F9E03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Yang, F., Zhou, N., Zhu, X. L., Min, C. T., Zhou, W. &amp; Li, X. N.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(2021). n-3 PUFAs protect against adiposity and fatty liver by promoting browning in postnatally overfed male rats: a role for NRG4. </w:t>
      </w:r>
      <w:r w:rsidRPr="00E547B6">
        <w:rPr>
          <w:rFonts w:ascii="Times New Roman" w:hAnsi="Times New Roman" w:cs="Times New Roman"/>
          <w:i/>
          <w:sz w:val="24"/>
          <w:szCs w:val="24"/>
        </w:rPr>
        <w:t>Journal of Nutritional Biochemistry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93</w:t>
      </w:r>
      <w:r w:rsidRPr="00E547B6">
        <w:rPr>
          <w:rFonts w:ascii="Times New Roman" w:hAnsi="Times New Roman" w:cs="Times New Roman"/>
          <w:sz w:val="24"/>
          <w:szCs w:val="24"/>
        </w:rPr>
        <w:t>.</w:t>
      </w:r>
    </w:p>
    <w:p w14:paraId="7F9D8179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Yang, H., Chen, N., Fan, L., Lin, X. J., Liu, J. C., You, Y. H., Zhong, Y., Chen, Y., Li, J. B. &amp; Xiao, X. Q.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(2022). Pre-Weaning Exposure to Maternal High-Fat Diet Is a Critical Developmental Window for Programming the Metabolic System of Offspring in Mice. </w:t>
      </w:r>
      <w:r w:rsidRPr="00E547B6">
        <w:rPr>
          <w:rFonts w:ascii="Times New Roman" w:hAnsi="Times New Roman" w:cs="Times New Roman"/>
          <w:i/>
          <w:sz w:val="24"/>
          <w:szCs w:val="24"/>
        </w:rPr>
        <w:t>Frontiers in Endocrinology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13</w:t>
      </w:r>
      <w:r w:rsidRPr="00E547B6">
        <w:rPr>
          <w:rFonts w:ascii="Times New Roman" w:hAnsi="Times New Roman" w:cs="Times New Roman"/>
          <w:sz w:val="24"/>
          <w:szCs w:val="24"/>
        </w:rPr>
        <w:t>.</w:t>
      </w:r>
    </w:p>
    <w:p w14:paraId="587CFB7D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Yap, K. N., Andreasen, V. A., Williams, A. S., Yamada, K. Y., Zikeli, S., Kavazis, A. N. &amp; Hood, W. R.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(2022). The persistent effects of corticosterone administration during lactation on the physiology of maternal and offspring mitochondria. </w:t>
      </w:r>
      <w:r w:rsidRPr="00E547B6">
        <w:rPr>
          <w:rFonts w:ascii="Times New Roman" w:hAnsi="Times New Roman" w:cs="Times New Roman"/>
          <w:i/>
          <w:sz w:val="24"/>
          <w:szCs w:val="24"/>
        </w:rPr>
        <w:t>Journal of Experimental Biology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225</w:t>
      </w:r>
      <w:r w:rsidRPr="00E547B6">
        <w:rPr>
          <w:rFonts w:ascii="Times New Roman" w:hAnsi="Times New Roman" w:cs="Times New Roman"/>
          <w:sz w:val="24"/>
          <w:szCs w:val="24"/>
        </w:rPr>
        <w:t>(22).</w:t>
      </w:r>
    </w:p>
    <w:p w14:paraId="4DC8C00D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Yu, N., Cao, X. H., Wang, Y. J., Kuang, S. W., Hu, J. B., Yang, Y., Xu, S. L., Zhang, M., Sun, Y. B., Gu, W. W. &amp; Yan, X. J.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(2020). Reduced stress responses byMS-222 in juvenile silver pomfret (Pampus argeneus). </w:t>
      </w:r>
      <w:r w:rsidRPr="00E547B6">
        <w:rPr>
          <w:rFonts w:ascii="Times New Roman" w:hAnsi="Times New Roman" w:cs="Times New Roman"/>
          <w:i/>
          <w:sz w:val="24"/>
          <w:szCs w:val="24"/>
        </w:rPr>
        <w:t>Journal of the World Aquaculture Society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51</w:t>
      </w:r>
      <w:r w:rsidRPr="00E547B6">
        <w:rPr>
          <w:rFonts w:ascii="Times New Roman" w:hAnsi="Times New Roman" w:cs="Times New Roman"/>
          <w:sz w:val="24"/>
          <w:szCs w:val="24"/>
        </w:rPr>
        <w:t>(5), 1192-1207.</w:t>
      </w:r>
    </w:p>
    <w:p w14:paraId="297CA42A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Zengin, H.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(2021). The effects of feeding and starvation on antioxidant defence, fatty acid composition and lipid peroxidation in reared Oncorhynchus mykiss fry. </w:t>
      </w:r>
      <w:r w:rsidRPr="00E547B6">
        <w:rPr>
          <w:rFonts w:ascii="Times New Roman" w:hAnsi="Times New Roman" w:cs="Times New Roman"/>
          <w:i/>
          <w:sz w:val="24"/>
          <w:szCs w:val="24"/>
        </w:rPr>
        <w:t>Scientific Reports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11</w:t>
      </w:r>
      <w:r w:rsidRPr="00E547B6">
        <w:rPr>
          <w:rFonts w:ascii="Times New Roman" w:hAnsi="Times New Roman" w:cs="Times New Roman"/>
          <w:sz w:val="24"/>
          <w:szCs w:val="24"/>
        </w:rPr>
        <w:t>(1).</w:t>
      </w:r>
    </w:p>
    <w:p w14:paraId="2DB2B940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Zhang, H., Mu, Z. B., Xu, L. M., Xu, G. F., Liu, M. &amp; Shan, A. S.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(2009). Dietary Lipid Level Induced Antioxidant Response in Manchurian Trout, Brachymystax lenok (Pallas) Larvae. </w:t>
      </w:r>
      <w:r w:rsidRPr="00E547B6">
        <w:rPr>
          <w:rFonts w:ascii="Times New Roman" w:hAnsi="Times New Roman" w:cs="Times New Roman"/>
          <w:i/>
          <w:sz w:val="24"/>
          <w:szCs w:val="24"/>
        </w:rPr>
        <w:t>Lipids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44</w:t>
      </w:r>
      <w:r w:rsidRPr="00E547B6">
        <w:rPr>
          <w:rFonts w:ascii="Times New Roman" w:hAnsi="Times New Roman" w:cs="Times New Roman"/>
          <w:sz w:val="24"/>
          <w:szCs w:val="24"/>
        </w:rPr>
        <w:t>(7), 643-654.</w:t>
      </w:r>
    </w:p>
    <w:p w14:paraId="3C79857F" w14:textId="77777777" w:rsidR="00BD2F78" w:rsidRPr="00E547B6" w:rsidRDefault="00BD2F78" w:rsidP="00BD2F78">
      <w:pPr>
        <w:pStyle w:val="EndNoteBibliography"/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Zheng, A., Li, H., Cao, K., Xu, J., Zou, X., Li, Y., Chen, C., Liv, J. K. &amp; Feng, Z. H.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(2015). Maternal hydroxytyrosol administration improves neurogenesis and cognitive function in prenatally stressed offspring. </w:t>
      </w:r>
      <w:r w:rsidRPr="00E547B6">
        <w:rPr>
          <w:rFonts w:ascii="Times New Roman" w:hAnsi="Times New Roman" w:cs="Times New Roman"/>
          <w:i/>
          <w:sz w:val="24"/>
          <w:szCs w:val="24"/>
        </w:rPr>
        <w:t>Journal of Nutritional Biochemistry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26</w:t>
      </w:r>
      <w:r w:rsidRPr="00E547B6">
        <w:rPr>
          <w:rFonts w:ascii="Times New Roman" w:hAnsi="Times New Roman" w:cs="Times New Roman"/>
          <w:sz w:val="24"/>
          <w:szCs w:val="24"/>
        </w:rPr>
        <w:t>(2), 190-199.</w:t>
      </w:r>
    </w:p>
    <w:p w14:paraId="1D032A49" w14:textId="77777777" w:rsidR="00BD2F78" w:rsidRPr="00E547B6" w:rsidRDefault="00BD2F78" w:rsidP="00BD2F78">
      <w:pPr>
        <w:pStyle w:val="EndNoteBibliography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547B6">
        <w:rPr>
          <w:rFonts w:ascii="Times New Roman" w:hAnsi="Times New Roman" w:cs="Times New Roman"/>
          <w:smallCaps/>
          <w:sz w:val="24"/>
          <w:szCs w:val="24"/>
        </w:rPr>
        <w:t>Zhu, X. L., Du, S. S., Yan, Q. H., Min, C. T., Zhou, N., Zhou, W. &amp; Li, X. N.</w:t>
      </w:r>
      <w:r w:rsidRPr="00E547B6">
        <w:rPr>
          <w:rFonts w:ascii="Times New Roman" w:hAnsi="Times New Roman" w:cs="Times New Roman"/>
          <w:sz w:val="24"/>
          <w:szCs w:val="24"/>
        </w:rPr>
        <w:t xml:space="preserve"> (2021). Dietary curcumin supplementation promotes browning and energy expenditure in postnatal overfed rats. </w:t>
      </w:r>
      <w:r w:rsidRPr="00E547B6">
        <w:rPr>
          <w:rFonts w:ascii="Times New Roman" w:hAnsi="Times New Roman" w:cs="Times New Roman"/>
          <w:i/>
          <w:sz w:val="24"/>
          <w:szCs w:val="24"/>
        </w:rPr>
        <w:t>Nutrition &amp; Metabolism</w:t>
      </w:r>
      <w:r w:rsidRPr="00E547B6">
        <w:rPr>
          <w:rFonts w:ascii="Times New Roman" w:hAnsi="Times New Roman" w:cs="Times New Roman"/>
          <w:sz w:val="24"/>
          <w:szCs w:val="24"/>
        </w:rPr>
        <w:t xml:space="preserve"> </w:t>
      </w:r>
      <w:r w:rsidRPr="00E547B6">
        <w:rPr>
          <w:rFonts w:ascii="Times New Roman" w:hAnsi="Times New Roman" w:cs="Times New Roman"/>
          <w:b/>
          <w:sz w:val="24"/>
          <w:szCs w:val="24"/>
        </w:rPr>
        <w:t>18</w:t>
      </w:r>
      <w:r w:rsidRPr="00E547B6">
        <w:rPr>
          <w:rFonts w:ascii="Times New Roman" w:hAnsi="Times New Roman" w:cs="Times New Roman"/>
          <w:sz w:val="24"/>
          <w:szCs w:val="24"/>
        </w:rPr>
        <w:t>(1).</w:t>
      </w:r>
    </w:p>
    <w:p w14:paraId="1D7A017F" w14:textId="77777777" w:rsidR="00BD2F78" w:rsidRPr="00E547B6" w:rsidRDefault="00BD2F78" w:rsidP="00BD2F78">
      <w:pPr>
        <w:rPr>
          <w:rFonts w:ascii="Times New Roman" w:hAnsi="Times New Roman" w:cs="Times New Roman"/>
          <w:sz w:val="24"/>
          <w:szCs w:val="24"/>
        </w:rPr>
      </w:pPr>
    </w:p>
    <w:p w14:paraId="6C9829D8" w14:textId="77777777" w:rsidR="00BD2F78" w:rsidRDefault="00BD2F78" w:rsidP="00BD2F78"/>
    <w:p w14:paraId="1B1027BD" w14:textId="77777777" w:rsidR="00BD2F78" w:rsidRPr="00BD2F78" w:rsidRDefault="00BD2F78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BD2F78" w:rsidRPr="00BD2F78" w:rsidSect="00247F8B">
      <w:footerReference w:type="default" r:id="rId12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" w:author="Daniel Noble" w:date="2026-01-28T11:27:00Z" w:initials="DN">
    <w:p w14:paraId="4BF3D52A" w14:textId="0452A96A" w:rsidR="008C7623" w:rsidRDefault="008C7623">
      <w:pPr>
        <w:pStyle w:val="CommentText"/>
      </w:pPr>
      <w:r>
        <w:rPr>
          <w:rStyle w:val="CommentReference"/>
        </w:rPr>
        <w:annotationRef/>
      </w:r>
      <w:r>
        <w:t>Probably better worded like this</w:t>
      </w:r>
    </w:p>
  </w:comment>
  <w:comment w:id="95" w:author="Daniel Noble" w:date="2026-01-28T11:27:00Z" w:initials="DN">
    <w:p w14:paraId="7FC190E8" w14:textId="6A303B5A" w:rsidR="008C7623" w:rsidRDefault="008C7623">
      <w:pPr>
        <w:pStyle w:val="CommentText"/>
      </w:pPr>
      <w:r>
        <w:rPr>
          <w:rStyle w:val="CommentReference"/>
        </w:rPr>
        <w:annotationRef/>
      </w:r>
      <w:r>
        <w:t xml:space="preserve">I realise we didn’t </w:t>
      </w:r>
      <w:proofErr w:type="gramStart"/>
      <w:r>
        <w:t>actually give</w:t>
      </w:r>
      <w:proofErr w:type="gramEnd"/>
      <w:r>
        <w:t xml:space="preserve"> this metric a name. Opps, but I think we can call it the robust heterogeneity metric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F3D52A" w15:done="0"/>
  <w15:commentEx w15:paraId="7FC190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F37FB7" w16cex:dateUtc="2026-01-28T10:27:00Z"/>
  <w16cex:commentExtensible w16cex:durableId="310F68B0" w16cex:dateUtc="2026-01-28T10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F3D52A" w16cid:durableId="6DF37FB7"/>
  <w16cid:commentId w16cid:paraId="7FC190E8" w16cid:durableId="310F68B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0CD7E" w14:textId="77777777" w:rsidR="00A8513D" w:rsidRDefault="00A8513D" w:rsidP="001605B8">
      <w:pPr>
        <w:spacing w:after="0" w:line="240" w:lineRule="auto"/>
      </w:pPr>
      <w:r>
        <w:separator/>
      </w:r>
    </w:p>
  </w:endnote>
  <w:endnote w:type="continuationSeparator" w:id="0">
    <w:p w14:paraId="221E77BD" w14:textId="77777777" w:rsidR="00A8513D" w:rsidRDefault="00A8513D" w:rsidP="00160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84339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7CB76D" w14:textId="18C6E73A" w:rsidR="001605B8" w:rsidRDefault="001605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8E32CC" w14:textId="77777777" w:rsidR="001605B8" w:rsidRDefault="00160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7580C" w14:textId="77777777" w:rsidR="00A8513D" w:rsidRDefault="00A8513D" w:rsidP="001605B8">
      <w:pPr>
        <w:spacing w:after="0" w:line="240" w:lineRule="auto"/>
      </w:pPr>
      <w:r>
        <w:separator/>
      </w:r>
    </w:p>
  </w:footnote>
  <w:footnote w:type="continuationSeparator" w:id="0">
    <w:p w14:paraId="18985BBE" w14:textId="77777777" w:rsidR="00A8513D" w:rsidRDefault="00A8513D" w:rsidP="001605B8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 Noble">
    <w15:presenceInfo w15:providerId="AD" w15:userId="S::u5062688@anu.edu.au::cd1442c4-8911-414d-88db-662b5685b55e"/>
  </w15:person>
  <w15:person w15:author="Ondi Crino">
    <w15:presenceInfo w15:providerId="AD" w15:userId="S::crin0006@flinders.edu.au::14d01f18-b834-4109-ba44-5cbdcf7d2f8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62"/>
    <w:rsid w:val="00017B62"/>
    <w:rsid w:val="000A2B42"/>
    <w:rsid w:val="000B752C"/>
    <w:rsid w:val="001605B8"/>
    <w:rsid w:val="001A410D"/>
    <w:rsid w:val="001C5B4F"/>
    <w:rsid w:val="00214019"/>
    <w:rsid w:val="0021667F"/>
    <w:rsid w:val="00225697"/>
    <w:rsid w:val="00227A09"/>
    <w:rsid w:val="00247F8B"/>
    <w:rsid w:val="00485B73"/>
    <w:rsid w:val="004E6DD4"/>
    <w:rsid w:val="00567022"/>
    <w:rsid w:val="006901A4"/>
    <w:rsid w:val="00690FD6"/>
    <w:rsid w:val="00696A83"/>
    <w:rsid w:val="006C057D"/>
    <w:rsid w:val="007650C2"/>
    <w:rsid w:val="00772C12"/>
    <w:rsid w:val="008437F0"/>
    <w:rsid w:val="008B6C22"/>
    <w:rsid w:val="008C7623"/>
    <w:rsid w:val="0092220F"/>
    <w:rsid w:val="009F3DE9"/>
    <w:rsid w:val="00A8513D"/>
    <w:rsid w:val="00A9759E"/>
    <w:rsid w:val="00BB00EF"/>
    <w:rsid w:val="00BD039F"/>
    <w:rsid w:val="00BD2F78"/>
    <w:rsid w:val="00C77B32"/>
    <w:rsid w:val="00CB5AC8"/>
    <w:rsid w:val="00DF7F3B"/>
    <w:rsid w:val="00E850AD"/>
    <w:rsid w:val="00F94282"/>
    <w:rsid w:val="00FA2075"/>
    <w:rsid w:val="00FA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9EBBB"/>
  <w15:chartTrackingRefBased/>
  <w15:docId w15:val="{576F45D0-81B1-4E3F-A305-63AD7428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B62"/>
    <w:rPr>
      <w:b/>
      <w:bCs/>
      <w:smallCaps/>
      <w:color w:val="0F4761" w:themeColor="accent1" w:themeShade="BF"/>
      <w:spacing w:val="5"/>
    </w:rPr>
  </w:style>
  <w:style w:type="paragraph" w:customStyle="1" w:styleId="ImageCaption">
    <w:name w:val="Image Caption"/>
    <w:basedOn w:val="Caption"/>
    <w:rsid w:val="00485B73"/>
    <w:pPr>
      <w:spacing w:after="120"/>
    </w:pPr>
    <w:rPr>
      <w:rFonts w:ascii="Times New Roman" w:hAnsi="Times New Roman"/>
      <w:i w:val="0"/>
      <w:iCs w:val="0"/>
      <w:color w:val="auto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5B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605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5B8"/>
  </w:style>
  <w:style w:type="paragraph" w:styleId="Footer">
    <w:name w:val="footer"/>
    <w:basedOn w:val="Normal"/>
    <w:link w:val="FooterChar"/>
    <w:uiPriority w:val="99"/>
    <w:unhideWhenUsed/>
    <w:rsid w:val="001605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5B8"/>
  </w:style>
  <w:style w:type="paragraph" w:customStyle="1" w:styleId="FirstParagraph">
    <w:name w:val="First Paragraph"/>
    <w:basedOn w:val="BodyText"/>
    <w:next w:val="BodyText"/>
    <w:qFormat/>
    <w:rsid w:val="001605B8"/>
    <w:pPr>
      <w:spacing w:before="180" w:after="180" w:line="240" w:lineRule="auto"/>
    </w:pPr>
    <w:rPr>
      <w:rFonts w:ascii="Times New Roman" w:hAnsi="Times New Roman"/>
      <w:color w:val="000000" w:themeColor="text1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rsid w:val="001605B8"/>
    <w:rPr>
      <w:rFonts w:ascii="Times New Roman" w:hAnsi="Times New Roman"/>
      <w:color w:val="000000" w:themeColor="text1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1605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605B8"/>
  </w:style>
  <w:style w:type="character" w:styleId="LineNumber">
    <w:name w:val="line number"/>
    <w:basedOn w:val="DefaultParagraphFont"/>
    <w:uiPriority w:val="99"/>
    <w:semiHidden/>
    <w:unhideWhenUsed/>
    <w:rsid w:val="00247F8B"/>
  </w:style>
  <w:style w:type="paragraph" w:customStyle="1" w:styleId="EndNoteBibliography">
    <w:name w:val="EndNote Bibliography"/>
    <w:basedOn w:val="Normal"/>
    <w:link w:val="EndNoteBibliographyChar"/>
    <w:rsid w:val="00BD2F78"/>
    <w:pPr>
      <w:spacing w:line="240" w:lineRule="auto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BD2F78"/>
    <w:rPr>
      <w:rFonts w:ascii="Aptos" w:hAnsi="Aptos"/>
      <w:noProof/>
      <w:lang w:val="en-US"/>
    </w:rPr>
  </w:style>
  <w:style w:type="paragraph" w:styleId="Revision">
    <w:name w:val="Revision"/>
    <w:hidden/>
    <w:uiPriority w:val="99"/>
    <w:semiHidden/>
    <w:rsid w:val="007650C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C76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76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76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76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762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1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4332</Words>
  <Characters>25652</Characters>
  <Application>Microsoft Office Word</Application>
  <DocSecurity>0</DocSecurity>
  <Lines>855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Ondi Crino</dc:creator>
  <cp:keywords/>
  <dc:description/>
  <cp:lastModifiedBy>Daniel Noble</cp:lastModifiedBy>
  <cp:revision>7</cp:revision>
  <dcterms:created xsi:type="dcterms:W3CDTF">2026-01-27T03:09:00Z</dcterms:created>
  <dcterms:modified xsi:type="dcterms:W3CDTF">2026-01-28T14:26:00Z</dcterms:modified>
</cp:coreProperties>
</file>