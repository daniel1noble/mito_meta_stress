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3A8DB" w14:textId="77777777" w:rsidR="0086671D" w:rsidRDefault="0086671D" w:rsidP="0086671D">
      <w:pPr>
        <w:pStyle w:val="Compact"/>
      </w:pPr>
    </w:p>
    <w:p w14:paraId="1CC525A8" w14:textId="1B6228AC" w:rsidR="00B13E27" w:rsidRDefault="003C4332" w:rsidP="003C4332">
      <w:pPr>
        <w:jc w:val="center"/>
        <w:rPr>
          <w:b/>
          <w:bCs/>
        </w:rPr>
      </w:pPr>
      <w:r>
        <w:rPr>
          <w:b/>
          <w:bCs/>
          <w:noProof/>
          <w14:ligatures w14:val="standardContextual"/>
        </w:rPr>
        <w:drawing>
          <wp:inline distT="0" distB="0" distL="0" distR="0" wp14:anchorId="1FBF2208" wp14:editId="278FD334">
            <wp:extent cx="5059323" cy="5697764"/>
            <wp:effectExtent l="0" t="0" r="8255" b="0"/>
            <wp:docPr id="154035285" name="Picture 2" descr="A diagram of a geck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5285" name="Picture 2" descr="A diagram of a gecko&#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62512" cy="5701356"/>
                    </a:xfrm>
                    <a:prstGeom prst="rect">
                      <a:avLst/>
                    </a:prstGeom>
                  </pic:spPr>
                </pic:pic>
              </a:graphicData>
            </a:graphic>
          </wp:inline>
        </w:drawing>
      </w:r>
    </w:p>
    <w:p w14:paraId="5F952B43" w14:textId="0BF84E75" w:rsidR="00747A63" w:rsidRPr="00D56769" w:rsidRDefault="00B13E27" w:rsidP="00D56769">
      <w:pPr>
        <w:jc w:val="both"/>
      </w:pPr>
      <w:r>
        <w:rPr>
          <w:b/>
          <w:bCs/>
        </w:rPr>
        <w:t xml:space="preserve">Figure 1 – </w:t>
      </w:r>
      <w:r w:rsidR="003E1612">
        <w:t xml:space="preserve">Developing animals can be exposed to stressors both prenatally (during gestation or </w:t>
      </w:r>
      <w:r w:rsidR="003E1612">
        <w:rPr>
          <w:i/>
          <w:iCs/>
        </w:rPr>
        <w:t xml:space="preserve">in </w:t>
      </w:r>
      <w:proofErr w:type="spellStart"/>
      <w:r w:rsidR="003E1612">
        <w:rPr>
          <w:i/>
          <w:iCs/>
        </w:rPr>
        <w:t>ovo</w:t>
      </w:r>
      <w:proofErr w:type="spellEnd"/>
      <w:r w:rsidR="003E1612">
        <w:t>) and postnatally though direct exposure to environmental conditions and</w:t>
      </w:r>
      <w:r w:rsidR="008E719A">
        <w:t xml:space="preserve">, in some species, </w:t>
      </w:r>
      <w:r w:rsidR="00FA388D">
        <w:t xml:space="preserve">though </w:t>
      </w:r>
      <w:r w:rsidR="003E1612">
        <w:t xml:space="preserve">parental effects including parental care and maternal effects. </w:t>
      </w:r>
      <w:r w:rsidR="008E719A">
        <w:t xml:space="preserve">The term ‘developmental stressors’ is broadly used to refer to conditions that are sub-optimal such as exposure to elevated levels of glucocorticoid (GC) hormones, parental care deprivation, nutritional imbalance (i.e., excessive or insufficient nutrition), and psychological disturbances such as </w:t>
      </w:r>
      <w:r w:rsidR="00FA388D">
        <w:t>social isolation</w:t>
      </w:r>
      <w:r w:rsidR="008E719A">
        <w:t xml:space="preserve"> and exposure to anthropogenic disturbances such as artificial light and noise. </w:t>
      </w:r>
      <w:r w:rsidR="003E1612">
        <w:t>Exposure to stressors during development can affect mitochondrial respiratory function through</w:t>
      </w:r>
      <w:r w:rsidR="008E719A">
        <w:t xml:space="preserve"> direct effects on traits that affect aerobic respiration, metabolic capacity, oxidative stress, oxidative damage, and antioxidant defenses. Additionally, developmental stressors can indirectly affect mitochondrial respiratory function through programmatic effects on the hypothalamic-pituitary-adrenal/</w:t>
      </w:r>
      <w:proofErr w:type="spellStart"/>
      <w:r w:rsidR="008E719A">
        <w:t>interrenal</w:t>
      </w:r>
      <w:proofErr w:type="spellEnd"/>
      <w:r w:rsidR="008E719A">
        <w:t xml:space="preserve"> (HPA/HPI) axis. </w:t>
      </w:r>
      <w:r w:rsidR="00D56769">
        <w:t>In vertebrates, the HPA/I axis regulates the release of GCs that play important roles in metabolic responses to energetically demanding or stressful conditions. Exposure to stressors during development can have sustained effects on HPA/I axis function across life and, in this way, indirectly affect mitochondrial respiratory function</w:t>
      </w:r>
      <w:r w:rsidR="00FA388D">
        <w:t xml:space="preserve"> through changes in GC secretion and regulation</w:t>
      </w:r>
      <w:r w:rsidR="00D56769">
        <w:t xml:space="preserve">. </w:t>
      </w:r>
    </w:p>
    <w:p w14:paraId="0DF9D09D" w14:textId="19E723DC" w:rsidR="00747A63" w:rsidRDefault="0002625E" w:rsidP="0086671D">
      <w:pPr>
        <w:rPr>
          <w:b/>
          <w:bCs/>
        </w:rPr>
      </w:pPr>
      <w:r>
        <w:rPr>
          <w:b/>
          <w:bCs/>
          <w:noProof/>
        </w:rPr>
        <w:lastRenderedPageBreak/>
        <w:drawing>
          <wp:inline distT="0" distB="0" distL="0" distR="0" wp14:anchorId="5F439A27" wp14:editId="53576445">
            <wp:extent cx="5914800" cy="8366400"/>
            <wp:effectExtent l="0" t="0" r="0" b="0"/>
            <wp:docPr id="16844303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14800" cy="8366400"/>
                    </a:xfrm>
                    <a:prstGeom prst="rect">
                      <a:avLst/>
                    </a:prstGeom>
                    <a:noFill/>
                  </pic:spPr>
                </pic:pic>
              </a:graphicData>
            </a:graphic>
          </wp:inline>
        </w:drawing>
      </w:r>
    </w:p>
    <w:p w14:paraId="6CFA43FE" w14:textId="77777777" w:rsidR="00361D98" w:rsidRDefault="00361D98" w:rsidP="00361D98">
      <w:pPr>
        <w:rPr>
          <w:b/>
          <w:bCs/>
        </w:rPr>
      </w:pPr>
      <w:r>
        <w:rPr>
          <w:b/>
          <w:bCs/>
        </w:rPr>
        <w:t>Figure 2 – Flowchart of search results and study selection.</w:t>
      </w:r>
    </w:p>
    <w:p w14:paraId="598A3E88" w14:textId="77777777" w:rsidR="00361D98" w:rsidRDefault="00361D98" w:rsidP="0086671D">
      <w:pPr>
        <w:rPr>
          <w:b/>
          <w:bCs/>
        </w:rPr>
      </w:pPr>
    </w:p>
    <w:p w14:paraId="26DF92C8" w14:textId="77777777" w:rsidR="0086671D" w:rsidRDefault="0086671D" w:rsidP="0086671D">
      <w:pPr>
        <w:pStyle w:val="Compact"/>
      </w:pPr>
    </w:p>
    <w:p w14:paraId="57280611" w14:textId="77777777" w:rsidR="0086671D" w:rsidRDefault="0086671D" w:rsidP="0086671D">
      <w:pPr>
        <w:pStyle w:val="Compact"/>
      </w:pPr>
    </w:p>
    <w:p w14:paraId="09F0AB9E" w14:textId="18E9AF20" w:rsidR="0086671D" w:rsidRDefault="0086671D" w:rsidP="0086671D">
      <w:pPr>
        <w:pStyle w:val="Compact"/>
      </w:pPr>
    </w:p>
    <w:p w14:paraId="73A2D8A8" w14:textId="140FA4C7" w:rsidR="0086671D" w:rsidRDefault="0086671D" w:rsidP="0086671D">
      <w:pPr>
        <w:pStyle w:val="Compact"/>
      </w:pPr>
    </w:p>
    <w:p w14:paraId="4DE1CCF5" w14:textId="5389AE49" w:rsidR="0086671D" w:rsidRDefault="0086671D" w:rsidP="0086671D">
      <w:pPr>
        <w:pStyle w:val="Compact"/>
      </w:pPr>
    </w:p>
    <w:p w14:paraId="6839AC32" w14:textId="475269FA" w:rsidR="0086671D" w:rsidRDefault="00FC6E5B" w:rsidP="0086671D">
      <w:pPr>
        <w:pStyle w:val="Compact"/>
      </w:pPr>
      <w:r w:rsidRPr="00FC6E5B">
        <w:rPr>
          <w:noProof/>
        </w:rPr>
        <mc:AlternateContent>
          <mc:Choice Requires="wpg">
            <w:drawing>
              <wp:anchor distT="0" distB="0" distL="114300" distR="114300" simplePos="0" relativeHeight="251660288" behindDoc="0" locked="0" layoutInCell="1" allowOverlap="1" wp14:anchorId="3FB87C8E" wp14:editId="58C6F4B7">
                <wp:simplePos x="0" y="0"/>
                <wp:positionH relativeFrom="column">
                  <wp:posOffset>0</wp:posOffset>
                </wp:positionH>
                <wp:positionV relativeFrom="paragraph">
                  <wp:posOffset>-4354</wp:posOffset>
                </wp:positionV>
                <wp:extent cx="5731083" cy="5950897"/>
                <wp:effectExtent l="0" t="0" r="3175" b="0"/>
                <wp:wrapTopAndBottom/>
                <wp:docPr id="12" name="Group 11">
                  <a:extLst xmlns:a="http://schemas.openxmlformats.org/drawingml/2006/main">
                    <a:ext uri="{FF2B5EF4-FFF2-40B4-BE49-F238E27FC236}">
                      <a16:creationId xmlns:a16="http://schemas.microsoft.com/office/drawing/2014/main" id="{6916FCCA-811A-3174-BC59-887A3586C3B3}"/>
                    </a:ext>
                  </a:extLst>
                </wp:docPr>
                <wp:cNvGraphicFramePr/>
                <a:graphic xmlns:a="http://schemas.openxmlformats.org/drawingml/2006/main">
                  <a:graphicData uri="http://schemas.microsoft.com/office/word/2010/wordprocessingGroup">
                    <wpg:wgp>
                      <wpg:cNvGrpSpPr/>
                      <wpg:grpSpPr>
                        <a:xfrm>
                          <a:off x="0" y="0"/>
                          <a:ext cx="5731083" cy="5950897"/>
                          <a:chOff x="0" y="0"/>
                          <a:chExt cx="5731083" cy="5950897"/>
                        </a:xfrm>
                      </wpg:grpSpPr>
                      <pic:pic xmlns:pic="http://schemas.openxmlformats.org/drawingml/2006/picture">
                        <pic:nvPicPr>
                          <pic:cNvPr id="27055173" name="Picture">
                            <a:extLst>
                              <a:ext uri="{FF2B5EF4-FFF2-40B4-BE49-F238E27FC236}">
                                <a16:creationId xmlns:a16="http://schemas.microsoft.com/office/drawing/2014/main" id="{C9DCC91F-3980-FBDF-A3C3-A18592AA9467}"/>
                              </a:ext>
                            </a:extLst>
                          </pic:cNvPr>
                          <pic:cNvPicPr>
                            <a:picLocks noChangeAspect="1"/>
                          </pic:cNvPicPr>
                        </pic:nvPicPr>
                        <pic:blipFill>
                          <a:blip r:embed="rId7"/>
                          <a:stretch>
                            <a:fillRect/>
                          </a:stretch>
                        </pic:blipFill>
                        <pic:spPr bwMode="auto">
                          <a:xfrm>
                            <a:off x="0" y="0"/>
                            <a:ext cx="4268225" cy="5950897"/>
                          </a:xfrm>
                          <a:prstGeom prst="rect">
                            <a:avLst/>
                          </a:prstGeom>
                          <a:noFill/>
                          <a:ln w="9525">
                            <a:noFill/>
                            <a:headEnd/>
                            <a:tailEnd/>
                          </a:ln>
                        </pic:spPr>
                      </pic:pic>
                      <pic:pic xmlns:pic="http://schemas.openxmlformats.org/drawingml/2006/picture">
                        <pic:nvPicPr>
                          <pic:cNvPr id="541850261" name="Picture 541850261">
                            <a:extLst>
                              <a:ext uri="{FF2B5EF4-FFF2-40B4-BE49-F238E27FC236}">
                                <a16:creationId xmlns:a16="http://schemas.microsoft.com/office/drawing/2014/main" id="{661E71C8-1C6A-61D0-9EF3-19A21EDB55CA}"/>
                              </a:ext>
                            </a:extLst>
                          </pic:cNvPr>
                          <pic:cNvPicPr>
                            <a:picLocks noChangeAspect="1"/>
                          </pic:cNvPicPr>
                        </pic:nvPicPr>
                        <pic:blipFill>
                          <a:blip r:embed="rId8"/>
                          <a:stretch>
                            <a:fillRect/>
                          </a:stretch>
                        </pic:blipFill>
                        <pic:spPr>
                          <a:xfrm>
                            <a:off x="4219083" y="344619"/>
                            <a:ext cx="1008000" cy="797348"/>
                          </a:xfrm>
                          <a:prstGeom prst="rect">
                            <a:avLst/>
                          </a:prstGeom>
                        </pic:spPr>
                      </pic:pic>
                      <pic:pic xmlns:pic="http://schemas.openxmlformats.org/drawingml/2006/picture">
                        <pic:nvPicPr>
                          <pic:cNvPr id="705371807" name="Picture 705371807">
                            <a:extLst>
                              <a:ext uri="{FF2B5EF4-FFF2-40B4-BE49-F238E27FC236}">
                                <a16:creationId xmlns:a16="http://schemas.microsoft.com/office/drawing/2014/main" id="{2579235F-43D3-E32B-B204-C97B86A05DA5}"/>
                              </a:ext>
                            </a:extLst>
                          </pic:cNvPr>
                          <pic:cNvPicPr>
                            <a:picLocks noChangeAspect="1"/>
                          </pic:cNvPicPr>
                        </pic:nvPicPr>
                        <pic:blipFill>
                          <a:blip r:embed="rId9"/>
                          <a:stretch>
                            <a:fillRect/>
                          </a:stretch>
                        </pic:blipFill>
                        <pic:spPr>
                          <a:xfrm flipH="1">
                            <a:off x="4219083" y="1504576"/>
                            <a:ext cx="1008000" cy="930234"/>
                          </a:xfrm>
                          <a:prstGeom prst="rect">
                            <a:avLst/>
                          </a:prstGeom>
                        </pic:spPr>
                      </pic:pic>
                      <pic:pic xmlns:pic="http://schemas.openxmlformats.org/drawingml/2006/picture">
                        <pic:nvPicPr>
                          <pic:cNvPr id="172611686" name="Picture 172611686">
                            <a:extLst>
                              <a:ext uri="{FF2B5EF4-FFF2-40B4-BE49-F238E27FC236}">
                                <a16:creationId xmlns:a16="http://schemas.microsoft.com/office/drawing/2014/main" id="{7BA417E8-E492-EE1C-A166-9CCFDBFDFA6A}"/>
                              </a:ext>
                            </a:extLst>
                          </pic:cNvPr>
                          <pic:cNvPicPr>
                            <a:picLocks noChangeAspect="1"/>
                          </pic:cNvPicPr>
                        </pic:nvPicPr>
                        <pic:blipFill>
                          <a:blip r:embed="rId10"/>
                          <a:stretch>
                            <a:fillRect/>
                          </a:stretch>
                        </pic:blipFill>
                        <pic:spPr>
                          <a:xfrm>
                            <a:off x="4219083" y="2797419"/>
                            <a:ext cx="1509658" cy="563173"/>
                          </a:xfrm>
                          <a:prstGeom prst="rect">
                            <a:avLst/>
                          </a:prstGeom>
                        </pic:spPr>
                      </pic:pic>
                      <pic:pic xmlns:pic="http://schemas.openxmlformats.org/drawingml/2006/picture">
                        <pic:nvPicPr>
                          <pic:cNvPr id="778274081" name="Picture 778274081">
                            <a:extLst>
                              <a:ext uri="{FF2B5EF4-FFF2-40B4-BE49-F238E27FC236}">
                                <a16:creationId xmlns:a16="http://schemas.microsoft.com/office/drawing/2014/main" id="{5C2E03A1-5073-E844-741B-14F1C8583564}"/>
                              </a:ext>
                            </a:extLst>
                          </pic:cNvPr>
                          <pic:cNvPicPr>
                            <a:picLocks noChangeAspect="1"/>
                          </pic:cNvPicPr>
                        </pic:nvPicPr>
                        <pic:blipFill>
                          <a:blip r:embed="rId11"/>
                          <a:stretch>
                            <a:fillRect/>
                          </a:stretch>
                        </pic:blipFill>
                        <pic:spPr>
                          <a:xfrm>
                            <a:off x="4219083" y="4661668"/>
                            <a:ext cx="1512000" cy="546328"/>
                          </a:xfrm>
                          <a:prstGeom prst="rect">
                            <a:avLst/>
                          </a:prstGeom>
                        </pic:spPr>
                      </pic:pic>
                      <pic:pic xmlns:pic="http://schemas.openxmlformats.org/drawingml/2006/picture">
                        <pic:nvPicPr>
                          <pic:cNvPr id="391648083" name="Picture 391648083">
                            <a:extLst>
                              <a:ext uri="{FF2B5EF4-FFF2-40B4-BE49-F238E27FC236}">
                                <a16:creationId xmlns:a16="http://schemas.microsoft.com/office/drawing/2014/main" id="{52026C30-8BF8-70B7-5DCF-A1D04C6209FD}"/>
                              </a:ext>
                            </a:extLst>
                          </pic:cNvPr>
                          <pic:cNvPicPr>
                            <a:picLocks noChangeAspect="1"/>
                          </pic:cNvPicPr>
                        </pic:nvPicPr>
                        <pic:blipFill>
                          <a:blip r:embed="rId12"/>
                          <a:stretch>
                            <a:fillRect/>
                          </a:stretch>
                        </pic:blipFill>
                        <pic:spPr>
                          <a:xfrm>
                            <a:off x="4219083" y="3723201"/>
                            <a:ext cx="1512000" cy="575860"/>
                          </a:xfrm>
                          <a:prstGeom prst="rect">
                            <a:avLst/>
                          </a:prstGeom>
                        </pic:spPr>
                      </pic:pic>
                    </wpg:wgp>
                  </a:graphicData>
                </a:graphic>
              </wp:anchor>
            </w:drawing>
          </mc:Choice>
          <mc:Fallback>
            <w:pict>
              <v:group w14:anchorId="07C20CD2" id="Group 11" o:spid="_x0000_s1026" style="position:absolute;margin-left:0;margin-top:-.35pt;width:451.25pt;height:468.55pt;z-index:251660288" coordsize="57310,595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vacLbQMAAFMRAAAOAAAAZHJzL2Uyb0RvYy54bWzsWFtv3CgUfq+0/wH5&#10;vTG+4JsyqVabNq3US9R2fwCD8RjVBguYTPLve8DOXDztJhtlH6bdh/GAD5zLx8c54PNXt32Hbrg2&#10;QslFEJ3hAHHJVC3kahH8/fXNyyJAxlJZ005JvgjuuAleXfzx4nwzVDxWrepqrhEokabaDIugtXao&#10;wtCwlvfUnKmBSxA2SvfUQlevwlrTDWjvuzDGOAs3SteDVowbA28vR2Fw4fU3DWf2U9MYblG3CMA3&#10;65/aP5fuGV6c02ql6dAKNrlBn+BFT4UEo1tVl9RStNbiSFUvmFZGNfaMqT5UTSMY9zFANBGeRXOl&#10;1XrwsayqzWrYwgTQznB6slr28eZKD1+Gaw1IbIYVYOF7LpbbRvfuH7xEtx6yuy1k/NYiBi9JnkS4&#10;SALEQEZKgosyH0FlLSB/NI+1rx+YGd4bDg/cGQSr4DdhAK0jDB7mCsyya82DSUn/KB091d/Ww0tY&#10;roFasRSdsHeeerAwzil5cy3YtR47AOe1RqJeBHGOCYlyQEbSHogPg7xtgNnNcgPHadSF9V6xbwZJ&#10;9VdL5Yr/aQYgLmwnh2R4ONx3D2wuOzG8EV3nlsq1p+iA5DOS/ACgkYCXiq17Lu24ozTvIFAlTSsG&#10;EyBd8X7JISL9rvYO0cpYzS1rncEGDH8GZ52jewLv5c4xF4IBjqHl5oOqAQ26tsrvl8dwLI2zIo7J&#10;Ece2TAEItbFXXPXINcBV8MirpzfvzeTb/RDntVQOMPCZVp1Em0VQEtA/k7Sc1q9l7UdZKrqxDUY7&#10;Oa2KC2lqQoTjwkLjZDhK0qggOM6iGUnRTgDRH/LvlOgaj5noyXR1hJgRNI2j0uc7SHdJmmZROdq4&#10;z4cRxgXGUGlcPszLPEkLv4l3iu55+Ciq+n106jSDTJjkUYHzOc12gpOmWfJMNEMNZO+3Lu074k1V&#10;d59wEcEpybN/YFyZ4DhJf3vGRTkktSgrsjnjdoKTZpxf4b1y+2/r8AOJLYbElR5lNoLLjMBx3p/0&#10;ssSdbQDEpxbhXyOz5UWcp7g4KqD5VnDSPCPPlNl+ks/SLIuyzBdIWm0rKIngYjdVUJJmSfx/BU3K&#10;KEsLf+44uE2gneCkeTaVtP/soJbHCVyvZ3XzgGc5KTL/NeBZ85m/wsLN3afJ6SuD+zSw34f2/reQ&#10;i+8AAAD//wMAUEsDBAoAAAAAAAAAIQDvrLq14WcBAOFnAQAUAAAAZHJzL21lZGlhL2ltYWdlMS5w&#10;bmeJUE5HDQoaCgAAAA1JSERSAAAFCQAABwUIAAAAAAbIC3sAAAAgY0hSTQAAeiYAAICEAAD6AAAA&#10;gOgAAHUwAADqYAAAOpgAABdwnLpRPAAAAAJiS0dEAP+Hj8y/AAAACXBIWXMAAC4jAAAuIwF4pT92&#10;AAAAB3RJTUUH6QcKAQQyjXsiLQAAgABJREFUeNrsnXlgVNX5v58kZgiJILsgFgRBECQCBii4AAUF&#10;RXApUrXKT7S0X1C0al1apS61FNeqiFoKdaMtKnVhkR1kR3bQIGGTfQkJCSGEJJO55/fH3Sczk4GZ&#10;YTL6Pv9wz/ae91yYD2e/SQpBEISfOMnxdkAQBCHuiBIKgiCIEgqCIIgSCoIgiBIKgiCIEgqCIIgS&#10;CoIgiBIKgiCIEgqCIIgSCoIgiBIKgiCIEgqCIIgSCoIgiBIKgiCIEgqCIIgSCoIgiBIKgiCIEgqC&#10;IIgSCoIgiBIKgiCIEgqCIIgSCoIgiBIKgiCIEgqCIIgSCoIgiBIKgiCIEgqCIIgSCoIgiBIKgiCI&#10;EgqCIIgSCoIgiBIKgiCIEgqCIIgSCoIgiBIKgiCIEgqCIIgSCoIgiBIKgiCIEgqCIIgSCoIgiBIK&#10;giCIEgqCIIgSCoIgiBIKgiCIEgqCIIgSCoIgiBIKgiCIEgqCIIgSCoIgiBIKgiCIEgqCIJwTbwcE&#10;QYiUiw66gkmNevQZXC/eTp0Rl+yGfefHoeIkFe+mC4IQGcW1AkT+6bkE7OacSgdPaVIcapbRsSAk&#10;OjsCRY7pVRFvv86sJdfGQwhFCQUh4VkdMHb5y/H26/RZC/SLS82ihIKQ6MwHBikTrXTPv+oAPFsa&#10;b8dOm+KBAwf2jUvNMk8oCInOuSfhzVHOmMJ2h4A1WfH2LHGQPqEgJDj5J4Furqg6/wDYGm/PEghR&#10;QkFIcLYAtHHHdQXQ4u1ZAiFKKAgJzgqgznnuuFSAWmdg7KeKKKEgJDhzgOv94ooBLjJDvvV/v/mS&#10;jJoX3zh2g3Nh4D6Px3MMtLm/aujZAU08Hs9uO3Wbx+Nxmt01fsjFNc/L/O0XwRZiunk8nkOgrXwo&#10;s2bD6z8qB6B05sNtMxr0e+OYK2sQh/L279/vtYPe+X/u2aBmy2EfngjudNRQgiAkMr5k4J9+kdMA&#10;TujPx59Jt3/wzRfbmRqAR1NbWwF4VaH+h8XHwEtWaLW9+uL5LKAf5QAVankzI1ujg0pVvJFqhJLn&#10;2jmDOtQYOGYGiv/ksTI9VRHE6aghSigIic0+gA1+kf2BXvrjeofsAEwz8xwHrlNTAeih1Gog02Fi&#10;FLDUeK4Y6TLxYSA/dgIdtecdfURV4Fy8PmhmDOpQEVDHDMyq7czT6URgp6OGjI4FIbHZDNDKHbdn&#10;NvAYAFs6l0DvhQU+rWzvm2nAL8uNTDnANZMHA3AjfIN7V/Ns4FL9UbvzbXgip1Tz5X12ITD0WAA/&#10;1gPtfvVnIEWP+Oa9Nmsd6W8af4Z26Ab9Uf3h+iLSX99ZrpVuHQls6K0FdDp6nL3/ugRBiAFPAo3d&#10;UeVdgRY+pZQqvxCYbCZsB1htBMYBV0OHL476NJ9SNwFf2DZKgQzjeQwkbzSei1sC7wbww9jQ2G7W&#10;CaXtNwSNBu8frvDljga4wvAtuENvAZP0xxHAgBIjfjrAfwM6HTVECQUhsckE7nXF5F0D5sh2KjDa&#10;TuoOLDSebwJgvKaHtHRgp50zBxisPx4AXrYSPsd5osWmJQD/1OWpVJ8ffKRcTxsFNFVVOTQI+FYp&#10;pdT7wF220N0DNA/kdPRIwOsqhOjz5uhT56ZGbqYSmX/5ebyb9qOnfDPQ2wqqE9+//y7Ak1cB8DSk&#10;/dHOXRc418g5B+DjIUbKsRLgZ3bOTUAf/XE8cIuVcDlwpLIfp3YBTBuoh2q03gI88qqROHCctacn&#10;hENzgYsBtt0Drf9lT9099j7sOVavstPRQ5RQgNzfKwpiYXj+ll014t24Hzu7Af7fvUZI8xkPA/8K&#10;QPlQyKxpZVYrMcQG8kqBBy1N2QJkOv47XAZ00Qu9AZRYCecBzajELoAHBprBIqD5S2bIC3SoyqHc&#10;UmhZE1C3AZ86fLkYYH+9yk5HD1FCAVbG7PT5wVJRwhizHkDzP04y/B29R+X5oyt6QwHUMu5w3QJk&#10;jLWSVuFeMJkDXAJAwUngobmmVtQL/K9lHZD8ghlSB4G3U8zgJoxjL6EcygYGAczfDIMvd+SqAcYW&#10;ST+no4esHQsQu+uNB9WO3IYQkkUB4lqsmpASINq7uA/Q3witAB6ze2fzgSvtvOU50Egf0CqARW3+&#10;V0IoFgH3WSddjmqQbN8qMwvoXpVDy4CeACOB5yplrhnA6eghfULB+P/w7ibRN3z5TXG5dfMnxXS/&#10;cP0rf/7L1u7XrgqO7N+Vk70xF7Am/5gL3GbnWYQ5gAVgDzBAf6xbtwDYNZis269tF1QxZgD3WqHv&#10;gIHWzmjfUqBdVQ59BXQEdu2A1u2ctr2gzyj6OR1FRAkFg/u7RW5DOOsUHwI+HRw8Q8Xiie7zcfrk&#10;H9oSrBk64LCXSgsmxjpM8gRDe9auJXnIiB4BRaMoD+hsBZfi3O63D6hTtwqHKr4xPJgM3O8yXgjQ&#10;qLLTUURGx4KQyGwHCH4Pofqycd8plu40B2itPx/UoJ09i5sNdHAsUiwHrjCeB0+worUpPetPDjRR&#10;uA3oah+Pm4E5MQiwAXvLdFCH9gE9UoAJ+J+j3gE0Tq/sdBQRJRSERGY1uPpybrw335xvPKb1fjVn&#10;MdbkH5tx6c1y4DpHyWlASzMw/NhrdayUorvHBKjpG6zRNOBdi6Vw6HOIfapyaD36lGHhAaCFy/hi&#10;YEgAp6OIjI4FIZGZD1yZEiRRu2UmQKe7spo3TEc/QGfK1VKM9QmducBVdrB4F7RKs4J1H35ox9z/&#10;rjBCT4+sW6mqBcDVVmgPxoYYnS8xb0wM4dBiw8IuoJl7d+sk4I4ATkcRUUJBSGRm4eyL+fHeTGDA&#10;JOv7wauwN2F/BWRaOX0rXEFW4nesN/mSSx44teGjf/oANvXyr0nNAS6zgmuBm6zQyb0YJ6NDOTQD&#10;aA8cxH8q8NAOSOtS2eloIqNjQUhg8k/i2vziomwEcNd0+0PqM7Am/7ybgQutlAPgGmS/B1zjb69m&#10;j3dOPg7GWq7bjxLIaGAFFwK9rNB2jA5mKIdKfoD0BsAxjHVii4nAgymVnY4mooSCkMBsAb0nFYj5&#10;XkidYO+oyV+HNfm3G2N9Quc7oK09JC3+GP1YHVzs8XjsLyfXGNsEaBjQj+vtmr5E3xCjswoYWJVD&#10;O4B+Seg7qIuctk+NBZ4I4HQ0ESUUhARmBVCrfpDEqcBwxzbkN4CWxuTfBuwtzehLxx3t4AQN80jd&#10;Pq/X69iemNSMSh9NQR9N2wsuRbmQbPfd5mLM7oVyaA3QF6ApsNFp+/USeKxeAKejiSihICQwcwgx&#10;TbgG1yrIlr84Mn+Na1T9A2AvkOQ+DmTpiwhJOA8dU74GhlU+5DEH5+f1coCelraoORgyG8qh+cDP&#10;QR+j5zmOwR96Gho9F8jpaCJKKAiJi7YYuDZYaglw0grtvArsyb+ZuEbVXmCnGSjr7cPqfHVBP1Ns&#10;8I4Gz1b2YwnO22JX4NzskluCMbsXyqGvMM45twf4xMpV1l+DOTUDOR1NRAkFIXE5qOHcwexHJvCK&#10;cTmNb1KrAjMOKNkLnkZ21mbA0n36c+E1W+pi7Ym5CbjnuJFNffR7eLnyTTSHfNDSvpR/Ns6+23fA&#10;1SlVOHSsCJqcC1BjGHD/NqNwYdfNMK5jQKejiSihICQugW7ut7kbyOm7XaNsy8sNf8OHWcB2fd13&#10;B3CtY/qvD0D35eX49r16/urBD2HtiRkK7Lnk30c1tCOfdhwKv3m0ck3fYlwjA4C2AOcx46WYPcQQ&#10;Dm3BWFWBsSnga/fGQQ3vtr/U3wx/fYCATkeVaF/9KiQgywBWxdsL4fR5AmgdNNXb2vFLb79b6Uoz&#10;RimlJgKvO7JqHR1Zh/t6QYp5ZbTfrTBPBbou+imcN//vB+raiVcAX1fl0EtYF/Srha4K074yDfk7&#10;HU2kTygIictXWD2pAJyzqpP52GjKpubo9zRcC/qGP+eVG0mLrHtoWiyYoH0NvUxtGD3Oka939guB&#10;OmWzcS49b8a5Ldu7DrODGcKhWdgXOPTeZK87pzxxxJpx9Hc6miTF7I5OIXFYfhWwSu6i+fHhWzBp&#10;SW69Dn1vvCwZUK/9/dD5Pd8PfIOBtuiTRXvI7Dkkq1L3qGTunPXZp2pe2rFn38YxckhL1aDc2tCo&#10;Lf1s6bZTjVpf2a/7WbrqV5RQECUU4s7+n0HHDXF0QEbHgiDEnU1Y93bFB1FCQRDiziKcV9nEAVFC&#10;QRDijfo39sWwcUGUUBCEeLPwMLRtGLmdM0fuJxQEIZ6cfGvv6rUE+prd2USUUBCEeLLhSQA6Do7Q&#10;TmTI6FgQhHiyCoBblsdXi6RPKAhCPJlDxuW9ft0uckMRIUooCEI8mRdvBwAZHQuCIIgSCoIgiBIK&#10;giCIEgqCIIgSCoIgiBIKgiCIEgqCIIgSCoIgyM7qxCN357lRt7kzchOCkNCIEiYYv/okchuCIPgh&#10;o+PE4nDshHB/vNsmCPFDlDCx2BU70954t00Q4ocoYWIR/TlCixbxbpsgxA+ZJ0xAxnaO3IaL7Ifj&#10;3SRBiC+ihAnIFX2jbDA93i0ShDgjo2NBEARRQkEQBFFCQRAEUUJBEARRQkEQBFFCQRAEUUJBEARR&#10;QkEQBFFCQRAEUUJBEARRQkEQBFFCQRAEUUJBEARRQkEQBFFCQRAEUUJBEARRQkEQBFFCQRAEUUJB&#10;CJsCT3CKTtdYJ4/HczAqbl3i8Xhi+NXDQOR6PJ5BMfBmkMfjyT67TdGR75gIQthkB/8UaoPap2mr&#10;bCOkNo6GVyXbgWZn/01cE31v1GwvtDy7TdGRPqEghM3y4EkDT9fWbuAXUfn97QC6n+U+zTKgW/S9&#10;OeKFFjXPblN0RAkFIWxmB0/6xenaWgdcFxWvvgGuj6D8Wx6P5+0zeBNto+/Nd8CNUXkpp4uMjgUh&#10;bBbZj4++BvWPJkVmq3tUvMoYBb+MoPynXrjq9Ir4VkBag+h7swzoGZWXcrqIEgrCmTAbuCECIWQa&#10;cGlUXLnzzoiKe5cQrH8XlH3ALwK3PiJvZgGdovJSThcZHQvCGVC2BegTgYETuVC3TrybAbAd6OE5&#10;vTIbOYP5gKqpWM1ZX/sxECUUhDPgB4CsCAzkEK8ZMX+WALeeZpnFBFswiYi9QNf4jFNFCQXhDFgH&#10;cHEEBr4hsj5l9Pgc6H2aZWZw2gPqcNhAZGs/ESDzhIJwBnwNtEpzRfk2LV685YB2waVX9evoN4VW&#10;Mmvxgj1ckvXLXjXMqHlAFngXT1u2w/uzK4dclwLAgRbAHKcwPfUydF2aFNzS6mPQ/TyAbhvgVArq&#10;+3kLVhY16TL45hpuN76fv3RFft2sQbfWs8peBV6gazIpxSlVtsOkdAek1YfimZ8tzz//F/0cFdne&#10;BPMXAO/iJYuzTzbp2fuWWo7YxbjWbgJmuu8jOFwPbf6khce3tIre36gSEolNAPOibXUZwKp4ty2h&#10;aAz83hlx/Jl0+1fVfLEzqXCkNfSq/ZkRp6UBp7R/WYVaHFJKKVUKMMlR+AjA1hCWVAZwWCmlyoEO&#10;Sq22Omt1tzkMadPaWP49cMqIHGv7fF2V7bD5DhigvM+b+dI/V5W8CeqvUqr4T/a85FMVdnwL4FAV&#10;mRqAR1NbWwF4o/cXKkqYWIgSVg+KAD53RKx36AfANDtpqqvr+KYemQu0PtHPkdBM/1nXBp5yGB4K&#10;3BPKUh6Qpiml1E5glPdhR5Y6JZadXNdQvFm+HuvYxjO+qnY4eB949XB7R75XlL83wfxVSs1yncfp&#10;dMKMLwFStdCZjgPXqakA9Iji36goYWIhSlg9WAvwgx3OBui9sMCnle19Mw1ILTNSfCPd0sJRpZRS&#10;C4GOTV0JeqepLzDYNrwTSD4WytJiYJBSSqlPgae7urK8b9pZlwbcuuakVr7zcYB2Vifrbue/qODt&#10;cHEX8IhbM1crP2+C+au0R4H013eWa6VbRwJk+Qyzm4H+VWRaDbzwkW5wTBT/RkUJEwtRwurBePfY&#10;rPxCYLIZ2u5QBm0YQON/5/q0E0vbAbyllFLKGFimjdleppWu7wbwG6WUUo8Dbe2KrrP6W8Es/Q0Y&#10;p5RSapRus/abe8q08k0dAe40zKxOhjrm3/BcgI/NGhpgD2eDt8NNHb2m5h8dqtDy3k8DyFJ+3gTz&#10;V40ABpid1ekA/zUC/wJeqyLTOOBq6PDFUZ/mU9FDVkwEg/+uiL7NzJ4/0n9gC4Budtum7YfRvzZD&#10;rbqvhGL9edJ7wNAJNYBzr9rQei/MuB/Mc3sPvJgO1Oi0pPVe/SAytAe2WYbXz4X6o0JamoW5oWUm&#10;APeMTwdSM5decAL262aOXKPRILuRYfTaYe/Ba0P0QFEeeBpV2Q4XhYUAjBuRAtT/fz0v8cLa/Ppu&#10;b4L5+8E7cNcH5vzhjfe8D0/ergcWYh67CZ5pPrCU8SOSgEg2tlciiqoqxJ7Y9AmXRvNflIt7Ineu&#10;OqKlA8/a4baQZk/JqRsw+1JbAe4xp77UxxgdvgoAXrZKPIc5LlwBYNrSOmJO1QW1lAwUKaXPssHz&#10;ls1RQD+llFLedtirLsr4V2T0aFdbNYdqh5uV4Ep5E2Cp25tg/uYArcttW9kAxqxlHaAgdCYtDRwd&#10;2ujxI/0vWzgtcmNm+f3Xz4vcSPUjvwTndo/yoZBp36CiVmLsNVR3AJ0mWn2XK4HjYPTVbv2DVaQW&#10;cBEAPwM4ZswgLtwImTeGtHRQg0a1AHYBDBlt2WyMecHVO1vgJXvlWI8trgPo+xqvraodfqwE+G8X&#10;K3zbg8BRlzfB/FW3AZ+m2rYuBthfD/SuZt06oTPllQIPDon+X6kooQBdIzcRhHo1IrdRDckGuMwK&#10;ev7oSt1QALXqASzZAExNsVJqA+eBflqNt+wih9DHxdAQIFdXQt+9wEdJVVrSz6qsAzz/sm2eNG2e&#10;eBTSHnQ4mAag6c/zgZ9X1Q4/5gK9brfD53vKocTlTTB/52+GwZc7bNUAcwi+FRhA6ExbgAzH3p+o&#10;IWdMBLjw8dTIjQTisn+nRW6kGrISx+SaH97FfYD+AIwChjguHq2llPoe9C3EQ5rYCauAKwCoURtr&#10;eu/TvTA4s2pL+gaZRcADGXaWjabN8V54yPlfUjKAvllPzSHIaRFnO9yoBcA4R0RSU6CBy5tg/o4E&#10;nqtksab1Vn9B6EwrgMdicYGh9AkF4MVY/C9LlKe0qxFzgGv9GqcKjuzflZO9UZ9q6ANw4FvgmUAG&#10;pgMj7KC2HOtimq7zjVPNlI/A7DgGtzQTU0NnAI6Omlpo2FSvAK4LYrwAumbmlfr3+wK0w4/DXmhx&#10;mTOmBlDP6U0wf3ftgNbtKvlSF9C7ml2qyDQXuO1M/9pCIUoowI9XsmKDtgS/W1YrFk/8otQZ0QVg&#10;KtA00M1bpTuwx6TAfg3q19GfO83X732GfxTCM+cT0lLZVqAF6IvAOIaUuaVQ/zxgcz7Q2Tn604AO&#10;+l95Nq5+X+B2+PEt8JArZjfQ1OlNMH8nA/e7YgoBGoHR1bw4dCZtCZEd9w6KKKEgnC4HNFxCpqbd&#10;l2+Hmu8BWgOMB4YH+k9mJ9DRMXGwAWOGDH368XuA4kch4wk9MqSl9h7Qt95c4bhcazPGJwW+BPD5&#10;/Aoa7q8A+lbVDj+W4jdqLiuF5POd3gTzdwL+VyzsABqng97VbFkzdKaDGrSLydyzKKEgnC7fAthr&#10;sd7B08zHtO433ljjImP99OR24IZABtbi/vDJ19h61Ar9EnvGeuEf+pRYcEvrMBdMvsF9zdcSjLHt&#10;5wHbYNwMPQe73xesHf7MwuiGmuwBrktxeBPM38ID/kX1GVPAvrk/VKbNxOqyGlFCQThdlmAMPAHQ&#10;bpkJ0OmurOYN09E3TQ8AY1tLwNWIBbgvqf8S+7LDZsBhLZmjf4WWd+hxwS0txPzG3ALgakfKTMOm&#10;byOw8XICoi3D6vcFbYcf3nXQzHWz62JgmNObYP7uApq5V+cmAXorlzoKB8u0lFjd7i9KKAiny1c4&#10;ezzvzQQGTDrfDK/CuO/vAJASqFPFDJybcCj5Afvblg0BTpzHE8BHxuxecEvTgUwwFoE72AneDYbN&#10;EjAm4gJwQIPG51bRDj/2up0H3sboqZneBPP3IP6zfId2QJreKZ2DfnN/qExfmc2NOrKLRhBOk/Jv&#10;cSyqlo0A7ppuCQgzMFZzjxHk273HCyDdIU7bgfbm7FeN2kA+u9+DPj2MuOCW8iHlAtA3e6c3tFN+&#10;ADp4MJQw2L6TzViaHrwdfqxHXx6xOLwRBtZyehPM32OY68QmE4EHU8Bxc3+ITN7NwIVn8ndWJdIn&#10;FITTZDc4bu6f74XUCfbqQP46DBk4BThHeb6f5XFu7jn6gkg/x3qCe4qvywI42HIEYG2TDmopB+iV&#10;DPqW4/4Om2swNK4cwLVeMuMg3Kl3BJdg9fuCt8OPRRhbnU3GAS+Cw5tg/hYDRc6ip8YC+qqQdXN/&#10;iEy7gR4pxAJRQkE4TdaDY/w2FRju6HO9AbRMA73jdMhRbuohGH0O+hZi59WEc3DOfnVeAPs2zoZH&#10;rW8bhWFpJe6NPdZUZC2AY/XtlH0D4Yrh+vMsoHNV7fBjOvoI1iR/LPS/1PShXyh/m2IcrzF5vQQe&#10;07czWjf3h8i0gcB7vaNB9I8yCzEkNjcwCKfFb4FWVqg98B87MRtglP1oXUOqimpBRqlSSvUHNtpF&#10;tHRgvxV8H3j6CkgvdhsNZOkGYJlSSqnebpuqgWnTl4Ljpi2lfB2BbP25HKzrHoK3w00xQB3NjrgJ&#10;UvRrvSxvgvm7DuCYXfRgMjQy6h9l/ssOkWkEsCA2f6kyTygIp8lMnIPZEvQjvjo7rwJzNbdNOvoG&#10;GQB8N52Aj2pgbCF2bNQ7WgKp9tG71sCL6+Bd++RcUEvzMM6maEvcNo/nmTaTbwNetxLU/RthjHGC&#10;IxesXfXB2+FmB0DhWiv87pfwn/NxeRPM3/YAn1hFy/prMMfoh1qrSCEyzTSTY0BsBFaIEdInjD/F&#10;4Ly5/yagjXEDdMVE/VeVowcfBRod159PDQTuUkopdRBo4TC4APP6LKWUUnsN9XPeQxrCUm2llFL7&#10;/WyutG2uB/NufqWKBwN3mT26bQD9pszYHrodLiYA0MLosGp/A4YrP2+C+auGASmm1YJMzGtdXTf3&#10;B810EvBoKiaIEiYWooTxZwM4b+6fCtBrm0+VZr9UFz7MAmbod+vlpwBNZp1QWt6HdYFButDMBR50&#10;GHwG66pmpYyPOsEGZ50hLN2hlFJqlp/NVx02bwe4d7tXVex9rTZwu6WxeUZ/aFHodrgYAjwLTaYV&#10;KVU4LxO4w7BnexPMX3UkBUh5/YBPlec8nwz81TS7GbihikybgAEx+lsVJUwsRAnjzz/AeXO/13kg&#10;rf1upZ8d0T+xMc81/nrYkIPRwBcOg1m4v51QC+Bud6XBLU1USin1lJ/Nvg6bZe5dgeMcvSrj6+15&#10;VbRDub3r5nN8CYo3THu2N8H81b/fYpP2lWV2EvB6FZkmOvJEG1HC2KHlRZ/FooRx5zagmyOc38n8&#10;zTaaUqHUBwCs0dOW17F+0AOzzQJZwG67fDlAocNgHyC10K/WoJY2KaWUusJt05fitOl7ytaVYQed&#10;VkuebZec2uKeKtvhaC3wV1VkbW++0r4L2/YmmL9KqU32dsCUJ47b8XcCK6vI5MoTZZIUQmz48xhf&#10;5EYCMq9v5DaE6OFbMGlJbr0OfW+8LBlQr/390Pk93zd23JXP/HzJwdQ2Hfv1bhS2vT+8CpPu9Y89&#10;E0sWhVPmfn28dpvO/XvXCp4pVDv80ea+t/RI3W69b2odzFowf7Wlny3ddqpR6yv7dQ9+lUJYmaKK&#10;KGGsKE+L2av952/i3TghlvRdQKe1sqvj7CLvO1bsid3/MXmRmxCqL/MXwGfywzzLyAuPFTE8vXNF&#10;5CaEakvZ7fDCRfH24ieHnLaLKQ9EW7T2/Rm5YPrHzfP5NH8i3k789BAljCm/uCXKBjf/Od5NEmLL&#10;1jEwXX6WZx0ZHQtCNeFQkfIuyoKxHSK3JZwm8p+PIFQTfjcdgD6PxduRnyLSJxSE6oE2G4C7v5If&#10;ZRyQPqEgVA/2e0m9rO897SK3JJw+ooSCUD1oJqcc4oh0xAVBEEQJBUEQRAkFQRBECQVBEEQJBUEQ&#10;RAkFQRBECQVBEEQJBUEQRAkFQRBECQVBEEQJBUEQRAkFQRBECQVBEEQJBUEQRAkFQRBECQVBEEQJ&#10;BUEQRAkFQRBECQVBEEQJBUEQRAkFQRBECQVBEEQJBUEQRAkFQRBECQVBEEQJBUEQRAkFQRBECQVB&#10;EEQJBUEQRAkFQRBECQVBEEQJBUEQzom3A4JQ/Sk4P3haXu1o1nTJbtja8iw27axXWE0RJRSEKsn2&#10;Bk1qEFUhLNkONDuLLTvrFVZXZHQsCFWyPHjSwKhWtAPofja7J2e9wuqKKKEgVMns4Em/iGpF3wDX&#10;n82Wna0K3/J4PG8HDIRbKMbI/waCUCWL7MdHX4P6R5NiVFHGKPjl2WzZ2arwUy9cFTAQbqEYk6TO&#10;UkU/OX5oCXx2S5Stbr4cmNc33o37CdN+C9z9Yby9SDS8HqDMEyAQbqFYI6NjQTgNyrYAfeLtRcKx&#10;HejhCRQIt1CsESUUhNPgB4CseHuRcCwBbg0YCLdQrBElFITTYB3AxfH2IuH4HOgdMBBuoVgjKyaC&#10;cBp8DbRKc0X5Ni1evOWAdsGlV/Xr6L+S8v38pSvy62YNurWeHddtA5xKQX0/b8HKoiZdBt9cw0pa&#10;fQy6n2cFvYuXLM4+2aRn71tq2cWPNoUbvuCHBRu+/b64Tq+Bg43x44EWwByncjz1MnRdarikvv1y&#10;3ibV7vq7W8KefOiUFKDCUE1xENgWTfJh20VWrm2XQZ9ZsPoq8AJdk0kpXucMpASvdXWY+aKHEmLD&#10;LoDPom11E8C8eLftJ0xj4PfOiOPPpNu/puaLnUnatDZWygOnzNhyoINSq9uaSXW3WSUygMNmoPhP&#10;9hzZUxVWnkXA677HraRai/T4UoBJjuqPAGw1Aktbm/nv9ar20CxAhSGa4iKIrUIAr53tY+AlpdRY&#10;2+h17kCIWsPNFzVECWOFKOGPkSKAzx0R6x0/T4BpdlKua2GlWb4RvRMY5X3YkVSnxEjKA9I0IzDL&#10;dXil0wnT7F+BKVc70z7VE2oDTzlcGwrcoz+WDnNkv7sEGFm5whBNcRLMlloNZDoyjgKWKqW629nH&#10;uwMhag03X9QQJYwVooQ/RtYC/GCHswF6LyzwaWV730wDUsvMpHVpwK1rTmrlOx8HaGd06z4Fnu7q&#10;+lW/bxRZDAzSH7VHgfTXd5ZrpVtHAmT5jEzXABnQdnqBz3f03VSA3UoppfoCg23XdgLJx5RSShW2&#10;BbrPL9R8B8YAgy31dFQYqilOgtpS44DHHDlbA3n6493Of7WuQIhaw80XHUQJY4Uo4Y+R8e4RYPmF&#10;wGQztB1gtRFYnQx1VhmBuQAf68+jdPWr/eaeMq18U0eAO41sfwPG6Y8jgAFmX3E6wH/1Z5++yDna&#10;EMacZOA2pZRSjwNtbVevA15RSilV0hKYbHT91ujV7/SvMERTnAS3pW4CvrBzlgIZxnMDHINwZyBU&#10;reHmiw6ihLFClPDHyK1ANzs4FRhtB7sDC/XHw2nQ4IiVMswup9/7cs9JPXSiFnCNkesa6wf+PnCX&#10;zyp+D9Bcf9wLwAtW0t8ATiml1AdAshW/DqhfppRS2k3AV1bCq9hqblcYoilOQtjS0m1RVEqpHLuL&#10;ehzwmINwVyBEreHmixKihLEihkqYWiNRyFoQ77+G6KKlA8/a4baQVmIHb7CExdsOe7XC/HvzKqVU&#10;CQDPWymjgH76Y0UyUKSUriKty+3i2QD6RONMgN6alXQAIFsppVYAmN5oHa25tA+AJ21buQDd/SoM&#10;0RQXwW2pPACHz58A7+iPq4H+ZrwrEKLWcPNFCdlFk1iUgb67IDFYe/vetMitVB/yS3CehC0fCpk1&#10;raBaibnX8J0t8JK9ckxLgOI6wC6AIaOtlMZmKhzUoFEtQN0GfJpqF78YYH89gKUA/7Y3kTRJ9cLh&#10;dsDPAI411aMXboTMGwFKR0Ld52xbDesUmpcuWBWGaoqTELbYAmQ6fF4GdNEfvwGuNeOdgVC1hpsv&#10;SogSJhbnxtuB0+Ro2Y9KCbMBLrOCnj+6UjcUQK16ACcehbQHHUlpABroW7M9/7JTTgLt9ceNwI0A&#10;8zfD4MsdxWsAFAP6tTj3NrGTkprvgOMADQFydSX03Qt8lATw1kl42XlmrWkhXO2uMERTXISwxSqg&#10;nyNpDnCJ/jgf+LkZ7wyEqjXcfFFCzpgkFm0vjLcHp8cdUb3HNO6sBDyNAqd5F/cB+gMw3gsP1XAk&#10;JgN4QL/W5oEMO2UjcIX+uBjjSPNI4LlKFdQE8G4EHnNGe4C6ADVqA/v1yE/3wuBMAO154HZngWRM&#10;7bUqDNEUJ6FsMR+40k4pz7H6m2oOYG6fdAVC1BpuvmghfcLEIinnhV3tU+LtRdhcfm2srq+KD3MA&#10;/yapgiP7d+Vkb8wFDGFRrwB3OjN5ATIAZuASE7UQuFR/nokuirt2QOt2lYrXBdgL1G/jTDsC1AGg&#10;63zjXDTlI4C3AFh3AvpnOAtsh4wGrgpDNMVFKFtqEdDBTtkDDNAf80odXThXIESt4eaLFqKECUb6&#10;mHh78BNGWwJc54ypWDzxi1JnRBeAzflAZ+d4SwM6JAFFeYBj4JtbCvX1425lW4EWwGTgflfFhQCN&#10;ANYD/+fUYi0fuACATvP1O6jhH4XwjP7tlfeB+5y2ykvh+iRXhSGa4iKELQ57MaYqdTZhHRrOxtGF&#10;cwVC1BpuvmghSigI4XJAwzHhBWraffl2qPkeoDXAlwA+n1/pnwNsA65wzLRtxvoAwE6gvQeYgP89&#10;0juAxumg389yozPpGJCqd8suA74HKH4UMp7Q0/8LdHMW2Ie5EmFVGKIpLkLYIhvo4FgwWY7V31wB&#10;WFdqugIhag03X7QQJRSEcPkWwB6aegdPMx/Tut94Y42LzJmxzwOW7gn6iqhTyZZgDfTWGUmFB3B0&#10;1QB9Qm8IoA9oXQPnbOAGvfvZCvgOYKwX/qEvtRYUQHJTZ4HlmHJmVhiqKU5C2WI57u7yNKw18Tk4&#10;unDOQKhaw80XLUQJBSFclmANZQHtlpkAne7Kat4wHX1VdwCAbyOw8fKAJhZgLbYCurIZ1x0uBK5B&#10;32fTLNVVahJwB8CpHyDDtQo13UzSP1F3WEvm6F+hpRG3G2jvWhd9D7NDZVYYoikuQtliLq6b9ot3&#10;WXf2aMvsXK5AqFrDzRc1RAkFIVy+Am6wQu/NBAZMsj6FvApjZqwEjFm9Sqg5uNYVvBuwuk7TgUzg&#10;IP6b5Q7tgLQuoKukS2LVJKxOZUOAE+fxBPCRoVi5+A0k876G5umuCkM0xUUoW74VljFAX2U3+psH&#10;NGhsbv9yBkLVGm6+qCG7aAQhTMq/xbFmWTYCuGu6/U34GRgzYyVg7HmpRH4JpDe0wz8AHfSpuuP5&#10;kHIB+sxfXVepicCDKaAPaF1fof+2EK7Wpwn1bTT57H4P+vQw0nMBVx/yLWCQu8IQTXERwhYHwLVg&#10;8h5mf5PNOP7/cARC1hpuvqghfUJBCJPd4Li5f74XUifYy7j56zC6d+UArvWSGQfhznPRD2L0dyz9&#10;rsH6wecAvZLRd1AXOUufGgvoCyALMLZZm/wZeN4MdFkAB1uOAKyt2ycBx2IDx/6C2aGyKgzRFBch&#10;bPEd0NYe0hd/jNV5XYKjC+cIhKw13HxRQ5RQEMJkPTjGrVOB4Y6e3xtAyzSAWgDH6ttJ+wbCFcNB&#10;HzQ61xUWYKyk6En9AJqi77e2eL0EHtO31n2FuWVQJ+dLaNXTDHVeAPs2zoZHm5lRDYDFypIRdYcG&#10;dHJXGKIpLkLYIhvoaGedoKHPWwKzgM5mgiMQstZw80UNGR0LQpgswnlz/xpcSwRb/oI5j187BVht&#10;J2mDgA+TQF8RdWzDcUzVMRfoAfoYM6/AznPoaWikHzkpygPWVFhJvpuByZY2tQe2/AbS7QMqrYGi&#10;bVbwkblmDY4KQzTFRQhb/IBxpBCA3MeBLL2b5f0WeyncGQhVa7j5oocooSCEyUycO2BK0MeLOjuv&#10;AnNmLPk24HUrSd2/Eca0A2NrtmPR4XgepOqHiNU8jMMm7QE+sfKU9ddgjt4n2gagfW1ZvncrjLB3&#10;+LUGXlwH79rnQNqnAXeU6YHy4a8D9EhxVxiiKS6C29JPwey0XO7tw9oXnQtgirUzEKrWcPNFkehe&#10;bSNYxOZWLiF+FIPz5v6bgDbGPdQVE/VfU44eXA/mpfNKFQ8G7tKv0doPtHCYXIl1JddBoLb+OAxI&#10;MUypgkys21T1i2JpXKiHTg4EshwXYel3F9LG56jiHYAOq8pUxYF/1tdPBr/gX2GIprgIakup5wH2&#10;Gi53pS4wRw9tA+g3ZcZ2/0CoWsPNFz1ECWOFKOGPjQ3gvLl/KkCvbT5Vmv1SXfgwC5hhyNLtAPdu&#10;96qKva/VBm43tGkW8KDD5KvAa/rjXOAO/fFICpDy+gGfKs95Phn4q5nf+Ppvo2lFSjvyzzpAp2KH&#10;OeM42gan19odjn5P8tR/Aov8KwzVlLBsKbUcoOmyMlWx9xUPg58FDugpeUb+Rf6BULWGmy96iBLG&#10;ClHCHxv/AOfN/V7n1rr2u5V+Zm6MUkqpMvd2t3HmxapP4brgXvUFjBv+RwMTjeiFrtJp1h3RWjow&#10;yblYcJf7ax61AO52u62Ns3Jn7lI3YV756qgwVFPCsmXcDGsy3NcLUsyeqTF6z/MPhKw13HxRQ5Qw&#10;VogS/ti4DdfN/Sq/k/nzbDSlQr/OGdboab6n7B/vsINWkSswP7+k50oBjKFuFrDJTNhkX76W8sRx&#10;K79+LXROHTOtw3I/F/sAqYX+jh9/d1CdlPrXPbtRU75UaFm5wlBNCceWUqrA2i/eYoHyAn3MlJJn&#10;2yWntrinciBUreHmixqihLFClPBHT8WcIY2TG/T+6yafUkpprzRNbnJ7qZlY8M4tdZPrdBvxZdGZ&#10;mPZ9/WCnjOTGVz+5qNQRuwToqlTplMHNkmv1fi5b8y/2KO5PHlfiO+Bvp9uU8Gz55v+2tceT9eg3&#10;PhUu4dZ6Jt6dLkkKISb80BL47JZ4uyH8iHj5cXh+dIgMfRfQaW2o/SCjX4DdzaPjTTRtxR/ZRSMI&#10;icJcQu8fmb8APgv1ky5/BbpFSbyiaasaIEooCAmC5ncttD9lt8MLFzlj/tOkSZOnHeF/lMLbZ1h7&#10;NG1VQ0QJBSFBOOyDOiE+ZPR8Ps2fcMWUHD58eJ4d3Pwg3NKZMyOatqohooSCkCB8h3W/dSC2joHp&#10;7osELgBWf2+G5mVB04/OtPZo2qqGiBIKQoKwDL+vqFgcKlLeRVkw1m/sfBXA5ROO+PDlzul5nZdG&#10;6zOqqiUY0bRVDZG141gha8dClOm2GnIuCZQyaDoAfeb692zGP+AK9poWwaX30bRV/ZA+oSAkBhWr&#10;8f++iYE2G4C7v6r0c75/iuNq1dazFkYiXtG0Vf2Q+wkFITHYD3RNDZjiJfWyvve0C5D0q18u+2rF&#10;loL0izJ7Xtciwo9PR9NWtUNGx7FCRseCkDjI6FgQBEGUUBAEQZRQEARBlFAQBEGUUBAEQZRQEARB&#10;lFAQBEGUUBAEQZRQEARBlFAQBEGUUBAEQZRQEARBlFAQBEGUUBAEQZRQEARBlFAQBEGUUBAEQZRQ&#10;EARBlFAQBEGUUBAEQZRQEARBlFAQBEGUUBAEQZRQEARBlFAQBEGUUBAEQZRQEARBlFAQBOGceDtQ&#10;HVjw//Lr1Iy20Yp4t0oQhLARJQQGnuJwbCwfiHfTBEEIBxkdQ+GpmJn+Pt5tEwQhHEQJYzqO7RHv&#10;tgmCEA4yOjbo2ybKBos+AtLj3SxBEMJBlNDg7qFRNvjDR/FukhA31vYADjSMtxvhcMlu2NoyVI5O&#10;2bD7gtM0e0aFBs2GDe3dT2E4GBVECQUh6qzyQlqDeHsRDiXbgWahcpRthNTGp2n2jAqp2V5o6X4K&#10;w8HoIPOEghB15gP9kuLtRTjsALqH7A/tBn5xujpxRoWOeKFFTfdTGA5GB1FCQYg2ag5wbby9CItv&#10;gOtD5lgHXHe6Zs+o0HfAjX5PYTgYHWR0LAjRJq8U6BZvL8IiYxT8MmSORUD30zV7RoWWAT39nsJw&#10;MDqIEgpCtMkGiPZmhNhw551V5ZgGXHq6Zs+o0Cygk99TGA5GBxkdC0K0WQ40qhVvL6LDiVyoW+ds&#10;FKpYjbE2Yj+dPUQJBSHazMKa5kp4cs6kLWdUaC/Q9Rz309lDlFAQooxvOdA73l5EiW+APmel0AbM&#10;tRH76ewhSigIUWY/wBXBUn3r/37zJRk1L75x7AbliL7P4/EcA23urxp6dkATj8ez207d5vF4nNqw&#10;a/yQi2uel/nbL0qD1NLN4/EcAm3lQ5k1G17/UTkApTMfbpvRoN8bx6xsq2fPnn3cUazkfw+2P/fc&#10;zr+dU2bGzAOywDv/wc61a14ybJYvnNZUUQi+HzfkwpoXDJp4zBG3GLjK78nPwSqbHQFKOArwQbSt&#10;7gL4LN5tE+LAlwClgdOOP+M4gdl8sZ3QADya2toKwKsK9T8sPgZeskKrsywTnsD/xMoBKtRyc7Kt&#10;0UGlKt5INULJc818GcBhq1ThSKtnVNuwq6UBp7R/WV63OFR1a0IXUto0ezXpgVNWdAvgkN+Ty8Gq&#10;mx0BooSihEKUeQRoGzhpvd9J9GlmwnHgOjUVgB5KrQYyHeVGAUuN54qRLhMfBqpnJ9BRe97O1U0V&#10;ZDkKHdSz5QFpmlloaprT7ptKKaVygdYn+jnim3mrbE3IQirXNW5ulm9ElwCpmvvJ6WA4zY4AGR0L&#10;QpSZCQwImLKlcwn0Xljg08r2vpkG/LLcSMkBrpk8GIAb9Yk2p5LMxtqVot35NjyRU6r58j67EBh6&#10;LEBF64F2v/ozkKJHfPNem7WO9Df1P7KB64yzMNr9g11jzgfzQN/jnNF2jiN+7/QqWxOqEOubLYBb&#10;15zUync+Duy92hg67wD6JLmfHA6G1exIiLKyJiLSJxSiSSk4OntOyi8EJpuh7QCrjcA44Gro8MVR&#10;n+ZT6ibgC7fJDON5DCRvNJ6LWwLvBqhplP7rbjfrhNL232D81hu8f7jClzsa4Ao929+AcfqjNgyg&#10;8b9zfdqJpe0A3lJKKaNbmTZme5lWur4bwG+qbE2IQmp1MtRZZQTmAnysP/8LeM3vyeFgWM2OANlZ&#10;LQAFow+1j8XwIPOGtMiNJBq7AC4PlDJtP4z+tRlq1X0lFBuB+cBSxo9IApJQ84AOdsE9WIupB/8E&#10;L5rWM169Bb76XeWaZgLwz3uTIanpZ7W8AI+MTQUaPl84DvOO9llYZ2EmvQcMnVADOPeqDa33woz7&#10;0Tuj8MCL6UCNTkta79XPFIduTYhCR67RaJDdyAhdO+w9eG0IAAsxj6XYT7aD4TU7EqIrrAmJ9Al9&#10;daP7j8pmsBa5d4nGRwAVgVLaQlqJHbwBqxelpYHVO9Knxyi3c34CvKM//gnYYSXsArpVrqhElyoz&#10;2A7gETM0F3MasyIZKFJKKbUV4B7rb+tjI49+i/HLluHngP5VtSZEIW87YKtdaBOYK0N1gAK/J9vB&#10;sJodCdInFGBJQawsTy06L96NO+ssBK5MCZBQPhQy7U+HqZXAxfpzXinw4BAzaQuQmWqXXAZ00Qu9&#10;AZRYCecR8DDGLoAHBprBIqD5S2bIi9nfPKiZZ2HUHUCnidb1OVcCxzE2BN36B8twLeCiqloTotA7&#10;W+AlxznElgDFdYDCQvNYiv1kOxhesyNBlFCAsshNBOH8n+DoeDpB9gV7/ugKbiiAWvX05y1Axlgr&#10;aRXuBZM5wCUAFJwEHppr/m7rqUAVsQ5IfsEMqYPA25Y2bwK6ArAR8yjIkg3AVFu+a6PLzUaAt2zD&#10;h4D2VbUmeKETj0Lag45SaQAawFbMZSb7yXYwvGZHgiihAOcCpKdEaqYyl4+pEe+2nXWK8tD7VKHx&#10;rrgZ6G+EVgCP2R2s+W4T5TnWOWYFsKjNS9eH/DDEIuA+qzd+VIPkvlbiLMxpuMWYR0FGAUMcF0PX&#10;MqRmMTCkiR2/isB7xl2tCV5ovBcecv6TSAbwAKwEfoH7yXYwvGZHgiihYLAwMa6RqvbkgNVvCoAq&#10;OLJ/V072xlzAPpI2F7jNzrOISgsmRi+pbt0CYNdgsm6/tl3QX+8M4F4r9B0w0GOGfEuBdoC+rnIF&#10;wIFvgWcCGJoOjLCD2nLcd8wEbE3QQuoVwHW3jBcgw3wDXXA/2Q6G1+xIECUUhKjyDcFv7q9YPNF9&#10;UMz4xWtLsKYMgcNe4Gd2rk1Y55iTJxiCuXYtyUNG9Aj4Ay7KAzpbwaU470PYB9SpC1C2FWgBMBVo&#10;GuAWrdIdwM/t8H4N6tepojXBC23OBzo7NyloQIckQC0w34D95HAwrGZHhOysFoSoMo9gN/erLxv3&#10;nWJJR3OA1vrzQQ3a2aPGbKCDY8FkOfaYdPAEK1qb0rP+5EAzZtuArlYnkBmYE4OgX2+g7zDcCbT3&#10;AIwHhgfweSfQ0THVuwF7z3jQ1gQv9CWAz+vAhyGah73Qsqb7yeFgWM2OCFFCQYgmai5Bbu733nxz&#10;vvGY1vvVnMXYlxhuxrXIshz33ffTML9vBAw/9lodK6Xo7jEBavoG5yEX71osyUWfQ9SHsesw+oon&#10;t2Oqo5u1wEBH+Gugb1WtCV7o84BvrCcEubl/nf0YTrMjQpRQEKLJ0VKcPTAb7ZZpAJ1eXbz75KmF&#10;j1zyPbZcLcW6rR70mbKr7GDxLmhld7LqPpyfM66HGXo6wA6oBcDVVmgPVicL9I6Z7t9C4BowNt20&#10;JbAhh198CWRV1ZqghXwbgY2VdvL92nwD1+B+sh0Mr9kRIfOEghBNtkDgm/vfmwkMmHS+GV6FfYnh&#10;V0CmldO3whVkJX73niZfcskDpzZ89E8fwKZe/jWpOcBlVnAtcJMVOrkXaAXoKxuZAAeAlEB3bM9w&#10;GaLkB8zOaYjWBC1UAtCIgMzBvK/ffrIdDKvZkSF9QkGIJsuBBrUrx5eNAO6abkkHM7Am/7ybgQut&#10;lAPgWjB5D0fXyKRmj3dOPg7G8quL/BLIsNdsFgK9rNB2zA7m8XxIuQDgGI7Rt4PjBZDukK7tQPsa&#10;VbQmeKESgJoEIuDN/baDYTU7MkQJBSGazMI9S2Yy3wupE+xVifx1WPKzG+hhb+f8DmhrL5gUf4x5&#10;jvlij8dTYSXUGNsEaFipqi3A9XZNXwIdrdAqy78coFcywCnAsUCD7wKPp14FfI978ecbzM5piNYE&#10;L1QO4Lq0dcaECROKIcjN/ZaD4TU7MmR0LAhRxLcca1+wi6nAcEeH6A2gpTH5twF7jzX60nFHOzhB&#10;w+wl7fOCQ2SSmh0KNBJfiXPBpSgXku0O51zMWbyVmAdZmqIfBLF8PQSjz3Hm0JljlQ3RmuCFagEc&#10;q28n7RsIVww330Clm/stS+E1OzKkTygIUSTozf1rcK2CbPkL9oLJ17iOlPyAcQwNgNzHgSy9y5KE&#10;8/Qt5WtgWOXh5hycX1vOAXpav3M1B1Nm5wL6CkQzoKDYKnFiOGSMNHI4Ngaq2ZjzdiFaE7xQ7RRg&#10;tZ2kDQI+TIIgN/dbDobX7MgQJRSEKLIJAs+5lQAnrdDOq8Ce/JuJ61SKF30rHQBlvX1YPcYu6FtL&#10;DN7R4NlKNWlLMNdEQD/IZ+/QyS3BmJJU8zDPi7RJR5djAHw3nYCPahh7nO3tNxwtgdQmVbQmRKHk&#10;24DXrRR1/0YYo592sVdZ7CfbwbCaHSGihIIQRRYD1PK4OR+9W/SKMUnmm9SqAKx10ZK94HGsMTQD&#10;lu7Tnwuv2VIXa0/MTcA95geO1Ee/h5crX8lyyAct7fO5s3F2OL8Drk4BfQdzbf3KhJQRwH1Feo7S&#10;WxbBXbcYOVo4Dvp+B/xCV4zgrQlRiMeBtW8bCSeHvAt3PQnAqR8g9Xz3k8PBsJodIaKEghBFpgN4&#10;/egL3A3k9N2uUbbl5Ya/4cMsYLu+ALoDuNYxD9YHoPvycnz7Xj1/9eCHsHalDAX2XPLvoxrakU87&#10;DoXfPFrZhW+BQVZIW4B5zBj03Xp6D/E77OH5n1Igt+3sYlT+RxdMh0Hvmzmciz9LsGYAg7cmRCE6&#10;3Q7cf9+OCnz7/n7BVLj9gyS/N+B4F7aDYTU7UqJ73WFCIje1LgNYFbkdIfDXJ/+llPI6Roy03610&#10;tRijlFITgdcdRrSOjqzDfb0gxWckPec2/FSgi3Cfwnnz/36grp14BfC1Ukqp0cBEM3qey+zDFVYO&#10;xycEVJb9ryR4a0IUUqrM/RXocab7k6w3YD85HQyn2REiSihKKEoYPbIDKuF3SimV38kMNppSodQH&#10;AKxRSqk7gZVOKwXWPTQtFigv0MdM0cY5zPbODujDFcBuK/QVcLcVKgfIU0rpErXJSlhexzI70DSb&#10;5TKkly00AkFbE6qQUr6nbPeHHbSi7TfgeBcOB8NpdoQkRf/Kw4QjryHwwdAoW/2hJfDZLfFuXFgs&#10;vwpYJbdyxRbfgklLcut16HvjZcmAeu3vh87v+X7g+xu1RZ8s2kNmzyFZlaavSubOWZ99qualHXv2&#10;bRxN78pnfr7kYGqbjv16Nwor/2m0xkXhlLlfH6/dpnP/3rWqzhz7ZluIEooSihIKgqyYCIIgiBIK&#10;giCIEgqCIIgSCoIgiBIKgiCIEgqCIIgSCoIgiBIKgiCIEgqCIIgSCoIgiBIKgiCIEgqCIIgSCoIg&#10;iBIKgiCIEgqCIIgSCoIgiBIKgiCcE28HhNNj6W+PXRjtj15TFO9WCUKcESVMLMr6lpMbG9On4t02&#10;QYgfMjpOLDaXx8z09ni3TRDihyhhYhHDPnzbeLdNEOKHjI4TixSAK8P7DmP45C8BPPFumyDED1HC&#10;BOTZvlE2uPyqeDdJEOKLjI4FQRBECQVBEEQJBUEQRAkFQRBECQVBEEQJBUEQRAkFQRBECQVBEEQJ&#10;BUEQRAkFQRBECQVBEEQJBUEQRAkFQRBECQVBEEQJBUEQRAkFQRBECQVBEEQJBUEQRAmFBGW4x+Px&#10;3BFvLwLT3+PxFMfbiWrJJR6PZ1e8nQiEfMdESEy2TARYEW83AqLN02hybry9qI6UbAeaxduLQEif&#10;UEhI1K8B2FsRb0cCcUiDgfF2olqyA+heLbtfooRCQvLZRv3P/LBLvOXxeN4+O85tBnpXG2+qkwPf&#10;ANfHs9lBqZbyLAhVUHqv8bD3/HCLfOqFs/Q10yVA52rjTXVyIGMU/DKezQ6KKKGQiLxQBL+ZCGzv&#10;EmYJ7xKg7dnx7iugRbXxpjo5cOedcWxzSGR0LCQg+/8K9d9KRx+IhsV2oIfnrHhXvhk6plYXb6qp&#10;A9UNUUIhAbkPeL9GR2BduEWWALeeHe92AzdUG2+qqQPVDVFCIfFYPBeyBnA5+hR8WHxOlasY0WI9&#10;cHW18aaaOlDdkHlCIeGo+DXwURKXAidK06z4o03hhi/4YcGGb78vrtNr4GBz9Lf6KvACXZNJKU4x&#10;s38/f+mK/LpZg26tZ5vutgFOpaC+n7dgZVGTLoNvruGu2rt4yeLsk0169r6lljvBt/qLr7eVXnTN&#10;XVclsQjoAAdaAHOccvPUy9B16ZqwvQFg16zF6w56mv/8hv5pBCJoqw3HNi1evOWAdsGlV/XrmBT8&#10;dQTIZqK+/XLeJtXu+rtbwp586GSnB34dwV/i6mPQ/TwrY8msxQv2cEnWL3tZOZrkw7aLrBzbLoM+&#10;s8J+F5GghKMAH0Tb6i6Az6JtdRPAvGhbXQawKtpWY8Y44F6l1CyA3Xb8IuB13+PWv+1ai4yEsfa/&#10;9+uMKG1aGyvugVOmhXKgg1KrraWEutucFRf/yVaZpyocCdpnDSwZKFZNIMWnVCnAJEeuIwBbw/dG&#10;KaVWZ1kJnsD/moK2Wimljj+TbtfWfHGw1xEwm8HS1mbCvV7VHppV9TpCvMQM4LAZKBxpjUhrm00r&#10;BPDalX8MvBT+u4gAUUJRwkRTwmMpkFKolMoGWGQn/BWY4hqWfqondLdjxusxuX2c2ZrlGxZ2AqO8&#10;DzuS6pTY9mfVdhbqdMJKODXIEX9lLtBXKaVqA085HB8K3HMa3ihVMdLVbfkw0OsI2mql1Pp0V3mm&#10;BX4dgbMppZQqHeaIv7sEGFnV6wj+EvOANM3INtXVrXtTj1wNZDoaNwpYGv67iABRQlHCRFPCu4G3&#10;lFIqH+BdO+EaIAPaTi/w+Y6+mwqOHuPdrve2Lg24dc1JrXzn4wDtjB7Np8DTXV2/uPfNMtqjQPrr&#10;O8u10q0jAbJ8RkpRa6D2W3srtNw3UiATeFkppfoCg233dgLJx07DG+UbAjyRU6r58j67EMDWyLBa&#10;nQ3Qe2GBTyvb+2YakFoW6HUEz6YK2wLd5xdqvgNjgMG2zgZ/HcFf4mJgkNE0t67BUaWU3t1/zNG4&#10;1kBe+O8iAkQJRQkTTAk3A029SilVATDCSvDpg63Rxi8yJxm4zUxsgGNctjoZ6pjtnQvwsf48Sv9V&#10;1n5zT5lWvqkjwJ1moRHAALOHOB3gv/pzeSZwm5GyWXdiuVJKPQ60tR2/DnjldLxRYyB5o/Fc3NIt&#10;+2G0uvxCYLKZcTvA6gCvI0S2kpbAZKMXt0Z/OTureB0hXuLfgHFKKaW0YQCN/53r004sbYf5f5u6&#10;CfjCblwpkBH+u4gEUUJRQkMJl5yKPlrkvvmjdcAaEjcFrrBS9gLwghX+G4Ax6XYc8JjeHE6DBkes&#10;fMOAbvpjSwDuOamHTtQCrjFyvQ/c5bMK3QM01x9/AzxotXQ8AMeUUuoDINkqsQ6oX3Y63hwwO5dK&#10;KaU+tztUTkK0eiow2s7ZHVgY4HUEz6bdBHxlpbwKmLN4wV9HiJd4jSWy/wQYWqpHlzUD+iullJZu&#10;S61SSuVYveqw3kUkiBKKEhpKGAtaT4+2q+pjoLfxPBBItjRoJkBvW3wPAGTrz6vN35pSytsO2Or3&#10;Tr1KKVUCwPNWyiign/6YA7QutwtlWwO0RcCVdq3HAWorpZRaAWB2m7SOWBNw4Xmj/gTssBJ22RLp&#10;JESr20KaY5rzBruz53QgRLYPgCftlFyA7lW8jhAvsSIZKFJKqa0A91hOf2x2nvMAHGY/Ad4J/11E&#10;guyiEaAoVoa333WoZnQtnvoN8J4RaD8dtBPmxP1SgH/bWzyapHrhcDtA33Z4rRH/zhZ4yV6rpSVA&#10;cR1gF8CQ0VZKYzMVdRvwqePcyMUA++uB9xZgql1r7Za7YAAAPwM41lSPX7gRMm/kNLxRbwAlVsJ5&#10;BLzPKniry4dCpv361UrTbbcDwbOVjoS6z9lVNaxTaNyfEPx1hHqJBzVoVAtQdwCdJlpOXwkcB9gC&#10;ZDrMLgO6EPa7iARRQgFqR24iCMe9UVbC507AI82NwKUAB03vZwP3NrGzJjXfYfzAYD7wc/3xxKOQ&#10;9qDDZBqABvqBFc+/7JSTQHu9/GYYfLmjUA2AYuCjQni4sSOl1S7Q14IbAuTqSui7F/go6XS8KTgJ&#10;PDTX/InWUwFfSPBWe/7oyrihAGrVq+RAiGxvnYSXnbsTmxYaW8aDv45QL3EjcCPAkg3AVGsrJbXR&#10;xY1VQD+H2TnAJeG/i0iQMyYC9GgaK8v3RVlk974I6c+boRYAO42AdyPwmDOzB6gLgJqDdd/AeC88&#10;5NwwnWzmZRHwQIadshG4AoCRwHP4UxN8DwOPOiPPxejHUKM2sF+P/XQvDM7kdLxRAIva/K+EEIRq&#10;tSvf4j5A/8oOBM+mPQ/c7kxNxhC1oK8j5EtcjPF/xChgSEs7Sy2l1PegK/SVdnx5jtGJDO9dRIT0&#10;CQVI2vXGvjZJkdupRGb3yG24uAd41/qZ/Qxgiz4UZS9Qv40z8xGgDgB5pVZHR70CuG5E8QJkAMzA&#10;9dNXCzH6nbt2QOt2lQrVhTVF0M71H8kBoJX+2HU+/ABA+QjgLSNHmN7UrVsA7BpM1u3Xtgv2Qw3V&#10;agBVcGT/rpzsjbmA2Vd1OhAi27oT0D/DmWs7ZDQI+TpCvURmomvigW+BZwI0Rhmnc0z2YE40hPUu&#10;IkKUUAA8j0Vu42ywaBEw7D4zqAFsMALrgf9zyrmWD1wAQDZWf2hzPtDZORbSgA5JQFEe4Bjz5ZZC&#10;/fMAJgP3uzwpBGgE/wRGuFJ2QAtjp3Kn+fotzfCPQnjGvEoxPG9InnCbHrV2LclDRvQI+FsN1Woq&#10;Fk/8otSZu0slB0Jkex/9qguL8lK4Pink6wj1Esu2onfjpwJNLw3QmMNejP/edDZhHo4O611EhIyO&#10;hcTB+2sAn9fEB/YdDEswZqFMjgGp+im4FUBfPfZLtwnDys8BtgFXOObFNmNewj8B/6uWdwCN09Em&#10;A79wJpTl225cBnwPUPwoZDxhZgnPGxg8wbKqTelZf3KgybEQrVZfNu47xVK45gCtKzkQItt/gW5O&#10;0/sw1lmCvo6QL3En0N4DjAeGBxqCZAMdHAsmyzEH1mG9i4gQJRQSh7cPBYjc5dP/nAm4RmzZwA36&#10;P/A5WP2hzwNa7gm6pjpVZQnGQLHwAP5Xry4GhsCBcsyVUdMd0xr6IPk7gLFe+Ie1dhSeN8DwY6/V&#10;sSKL7h4TIGvwVntvvtn8tEFa71dzFmPOubkcCJ6toACSXeP+5ejSGPx1hHqJrDNSTm4nyK1ly4Hr&#10;HOFpjpcbxruIjOhuyklIZD9hgpAf+P/tXKWUvo0tw5X9UWCKUso4h6Gfi60A2BjY/i3AfEe4E/C9&#10;Uvqm6GbuvK2AlUotANJdCW9h7w3eB+DTN+K1tLYhh+mNkTlnXA+rpccqJQdvtU+fYOv06uLdJ5XS&#10;r6sYVsmBENnWAx1cpnsBJ0O+jlAvUd0DzFT6ISF9W6E/PYDP7eAJoFX47yIyRAlFCROG24FurmMr&#10;MwDWKaWU+g7o4UzT6mCeZt0LNNZjiwAOBjSvpQP2YQ9VDlCmlH6YrLcr70EgrUKpj3DfGKBUB+zL&#10;VEoBCvVzI8utHOF546Bk+f/pO04WVUoK3uqJAAOsI33qGaxbCxwOhMg2G7jVafooxjmS4K8j1EtU&#10;9YF9ShfblEDtrADXCZO5wO/DfxeRIaNjIVHYNAV7S57ORaBfRK+PvVxfd/q2EK7Wpwk3Yw3HSsDc&#10;7uFPfgmkN7TDPwAdPKDPvbk3pkwEHkyBo4DrpsJD30JXcz6/Rm0gn93vQR+7NxOeNw5q9njn5ONg&#10;rNC6CNrqshHAXdPttBlYc24OB0Jky8Vvo+lbwKDQryPUSzyeDykXGMVdEwomB8C1YPIecE347yIy&#10;RAmFBEG7ExjR2hXXGOBbABZg7O81+TNg7DxcgnVBczmAz5lvxoQJE4pBP+DQ3yG0azAFoxi/czin&#10;xgJPAKX+Ka/jXEzoAhxkBODYahyeNxd7PB77Y841xjbB2KrtImir53shdYLdmvx1WPrjcCBEtpO4&#10;v6F67C9mseCvI9RLzAF6JQOnAOdXXnwXeDz1KtCnVNvaKcUfY6xCh/cuIkN20QgJwsdbwDPWHXce&#10;mJ8y+Qpz755OzpfQylh6mIX11c1aAMfq2/n2DYQrhgOsxD1fvwBz7aIp+gZhi9dL4LF66Ee+tij7&#10;l3/0FZw393deAPs2zoZHHWfDwvNmnxccipLU7BC49g2GbvVUYLijt/kG0DKtkgMhsjUAFttNU3do&#10;QKfQryPUS1yJcX6kKeBc+pp6CEafg77Y09GOn6AZLzjMdxEhUR5tJyIyT5gIFKcDE/xjGwB1lDIu&#10;Pki2bzuuaIt10Vg5WDch+FJwXEGllK8j5oUFvXGvXjQA9iul9CUC5xT9wWRoVKKUUsuxMimllNYf&#10;HPdtqfeBp6+A9GK7cJjeeHAtK5QlWwseDoK3uj3wHztjNsCoyg6EyLYRnFdD/B6AitCvI9RLvAFY&#10;ZlViX3NbVAsySpXSL/q6x4o/kgJkhf8uIkRGx0Ji8OcSaH6vf2xnoLAMfRsb2tdmvLp3K4wwdsPl&#10;gtWnSL4NfQhr5Lt/I4xpB6AtwdpwB3A8D1L1A73tAT6xUsr6azCnJhh9pMlWyt9mA55GVrg18OI6&#10;57GYcL2hC64P972jwbOVXkrwVpegj291dl4F1pyb04EQ2dqnAXeU6YHy4a8D9EgJ/TpCvEQ1D+Os&#10;SZt0wPLZd9MJ+KgG6FN/Oy2rvX2Y+7/DeheREm1pTUCkT5gA/ABGl8LFIwB7lXktYONCPfrkQCDL&#10;vN5pG0C/KTO2K6VvDjFvzVfFg4G79OXo/UALh+mVWFdyqWFASo4RKMjEvHBUqbvAuvrL9whpwADb&#10;hn55IG18DrvheaNeApobzVHahziv57MI3uqbgDbG3dcVE3U3cio7ECKbegegw6oyVXHgn/X188Av&#10;VPU6gr/Eg5iXlalHgUbH9edTA4G79Ofnzb9MpVRBV+oCc8J/FxEiSihKmBBc49AlBxMAliiljG/3&#10;NppWpLQj/6wDdLJGpHnG//qLlFL6Xhzu3e5VFXtfqw3cbsjULOBBh+lXgdeM5yMpQMrrB3yqPOf5&#10;ZOCvZq7DKUDyawc1VTSrNalzgTdsG8bRjQ1Ol8PzRh0GaDQ516d8hz/JBH4T4Nrb4K2eCtBrm0+V&#10;Zr9UFz7MAmaUV3IgRDal3eHoMSVP/aflc4jXEfwlzgXu0CPzU4Ams04oLe/DusAgQ4qXAzRdVqYq&#10;9r7iYfCzwIHw30WEiBKKEiYC88A5H2exAOCfxja2Sc5vBN1VZucyRsn6BzHK3J/5HWf+qJ7CdXG8&#10;6ovjiwYLXWXS7Huc1SJHfKPt3wLfOIzUArjb7XNY3ijld9fLUwF+/CFa7XUusrffrfQDb2P8HQiV&#10;TWnjrKTMXeom7G+HBH0dwV/iaGCi82/T4mHzsy1aR0fscF8v/ROBYb6LSBElFCVMAMobAX8KkJAD&#10;8IB52XFOHfO30mG5M1fJs+2SU1uYk/G+p+zf1DB7W/MVuD4Z6ksBCq3gpgutMilPHHcaX2VtrXvw&#10;pJroKqRUHyDVGRGuNy4dgt7ZgV5LqFbnd7L0eUqFfv00rKnkQIhsSqnj7w6qk1L/umc3asqXCi2r&#10;fB3BX2IWsMmMX265zEBHywqse2haLFBeoE/47yJSkqJ/5WHCkdcQ+GBolK3+0JIYXPx3fC4wr2/E&#10;dn5sLL0Gun5D2RdTV+/PyOo1+NKQd4wVTpn79fHabTr3710r3ArQln62dNupRq2v7Nfd/2vwn3wx&#10;t7h5l0ED6lQu9YdXYdK9oS0H9aZk7pz12adqXtqxZ9/GAUuGbLVvwaQlufU69L3xsmRAvfb3Q+f3&#10;fL9GJRthZiP7Mvjbk2G8jrAon/n5koOpbTr2693IGa0t+mTRHjJ7DsnyX8qt8l1EiihhrJRw18Ux&#10;c/jLQZHb+JHx8uPw/OjI7USbvgvotDZmGzTOZqtHvwC7m0dup7oiu2hiRQz3rG+Md9uqH3OpfDCr&#10;GjB/AXwWu9/YWWx1+SvQ7UcshKKEMePCtMhtBKF9vNtW7dD8LjuuJpTdDi9clJCt/k+TJk2edoT/&#10;UQpvx6wl1QA5bRcrkhfee/SC9GhbLfkW44yZ4OCwD+rUi9xOlHk+n+ZPRG4mHq0uOQzzXrCCmx+E&#10;WzrHrinxR5QwZnT/PgZGN18euY0fId9hXoxcndg6BqbH8BcWy1ZfAKz+3rxif94AaPpR7FpSDZDR&#10;sfAjYBnuc/9x51CR8i7KgrGxHLLHstVXAVw+4YgPX+6cntd5abQ+I1Kb1RpRQuFHwByga7ydcPK7&#10;85I9vzhJn5h+KSuWra79FuD9XeNzks45v/8S6LWjUcQ2qzWihELiU7Ea/w9rxBdtNgB3fxXL31ds&#10;W33/FMc1ra1nLQx/52ViIvOEQuKzH+iaGrGZKDrkJfWyvve0i9xS/Fr9q18u+2rFloL0izJ7Xtci&#10;Fh/Drl6IEgqJz0XV7XxAs7PhUKxbfU6vXmehFdUFGR0LgiCIEgqCIIgSCoIgiBIKgiCIEgqCIIgS&#10;CoIgiBIKgiCIEgqCIIgSCoIgiBIKgiCIEgqCIIgSCoIgiBIKgiCIEgqCIIgSCoIgiBIKgiCIEgqC&#10;IIgSCoIgiBIKgiCIEgqCIIgSCoIgiBIKgiCIEgqCIIgSCoIgiBIKgiCIEgqCIIgSCoIgiBIKgiCI&#10;EgqCIIgSCoIgiBIKgiCIEgqCIJwTbwcEQTgNTq5ZumLHQWpf2rHXNXXi7cyPCOkTCkLisObmc3v/&#10;efaOkpLDi/5+U91fHQ6r0CCPx5MdJQdyPR7PoMhM2O5c4vF4doXMW3WOaCFKKAiJwq4ru37pDH/S&#10;9KswSqnZXq+3ZZRcyPZ6vddEZMF2p2S71+ttFipv1TmihiihICQG6pWLV/hFaQMWVl3uiBda1IyS&#10;E8uAbhFZsN3ZAXQPOT9XdY6oIUooCAlB+c2PAdT+6+pjPs17dNEdAFxfVGXB74Abo+XFbKBtRBZs&#10;d74Brg+Zt+ocUUNWTAQhESi7ZjVQe/INKQDnNOjV6+neuVD+9JtVlVwG9IySF74VkNYgIhO2Oxmj&#10;4Jch81adI2qIEgpCAuC7fjVwxz8z7Kh2a5sB4/6WUUXRWUCnKLmxD/hFUkQmbHfuvLOqvFXniBoy&#10;OhaEBGDUIuCFf7tU72d/BVhRRcmK1UC0Vh02Ar+IyEJU3YkiooSCUP2Z9Q7wxFN+vbH7ANZXUXQv&#10;0DVaY7/FRLpgElV3oogooSBUe4pvA7qN8Y8+vxZwsIqyG4jiqsMMIl0wiao7UUSUUBCqPX8+CXxR&#10;+cd6Ba6fsHf+n3s2qNly2IcnHHkWA1fpj008Hs9uO2Wbx+MxRKmbx+M5BNrKhzJrNrz+o3IASmc+&#10;3DajQb83jlklSndAWn0o/vhXF9a86N6Py9zu+Nb//eZLMmpefOPYDSpYU2x3Vs+ePfs4MNvj8Xi+&#10;d+Z52+PxZCk7x2mYP3OUcBTgg3h7ER6bAObF2wvh7JIL8ERVuYr/5LF+1k9VWNEtgENKKaUKAbx2&#10;gY+Bl5RSSpUDVKjl5vxdo4NKVbyRaoSS55olvgMGKO/zZjXpnzvqP/5Muq0rzRcH8dJ2JwM4rJTK&#10;AZjvyHLCA2xy5DgN82eMKKEooVDdeQogv4pMs2o7ezidThjRJUCqppRSajWQ6SgxCliqlFJqJ9BR&#10;e94u3k0VZDmsHTRKvA+8eri9I+UVy9r6dFxMC+il7U4ekKYppYoAJjnyPAHc4cwRvvkzR0bHglDN&#10;8b4EjKgXMo/6w/VFpL++s1wr3ToS2NBb0xN2AH30lZZvgH6OMrOBSwF91aXdr/4MpOhJ37zXZq0j&#10;p7lncT5woKXzDPMf1hgPWzqXQO+FBT6tbO+bacAvywP5abuTDVyXBNTyAI7DxUdehOS3nDnCN3/m&#10;iBIKQjVnjRdjnTg4978KA/IeapmaVKPN+OnA2k/0hLXAdfrjfOBKu0jZdsioD8AS4D+f0m7WiQpt&#10;/w0A9+bS4P3DFb7c0QDzjCIzgNdKaP7RoQot7/00gJF6ircfMHlh7zrJSZ6fjfoW8G4K5Kftzgrg&#10;WgC6ANvsLA8DL9dz5Qjb/JlTDZezhap4e0a8PQiXzMG1Izfyk+d9IK1jyCwfvAN3fWD2a2685314&#10;8nYAFgLdAVDzgA52mT1Yq7gzAfjnvcmQ1PSzWl6AR8amAg2fLxwHxp03hYUAjBuRAtT/fz0v8cLa&#10;/PoA0/bD6F+bplt1XwnFgRy13ZmFuSGn63LYYuXI+S80HuXOEbb5CIjBrEaikUjzhBui/Ncfa67X&#10;Im/zTx0tAxgRMksO0LrcDmeDObFYByhQSunTbjgyfQK8o5TSJ+8cM2/tAB4xQ3OBtvrjSgBWWxbe&#10;BHOmsS2kldi2b3Dlc2C5U5EMFCmllPoASLFyXA3M9csRtvkzR/qEicWpeDtwmswqOi/eLiQ8B08C&#10;Ie8EVLcBn6baERcD7K+H3o2rWwfQu12ZjkzL0AemxiTdAwPNhCKg+UtmyIvVk1wJ8N8uloXbHgSO&#10;ApQPhUz7vhu10nTCD9udgxo0qgVAG8BXmqbnWL4UruzrlyNc8xEgSphYXJ7ii7cLp8XPonUb1E+Y&#10;bICOoXLM3wyDL3dE1ABj+LgVGKBHrsK9YDIHuASAdUDyC2a8Ogi8nWIGNwFd9ce5QK/bbQvne8qh&#10;BMDzR5dDGwqgVqAlHtudjVg35DQDKGgCgDYM+DDJL0e45iNAlDCxSH//98XneSK3c5a4/NnE8bXa&#10;8i1Ao1A5RgLPVYqtCXo3zjgo7LdgUp5jdbkWAfdZnfejGiT3tfLNwppoXACMc9SQ1PQHqHwzjXfF&#10;zUD/QJ7a7iwG+uiRDQGO6kr4+XYY1dI/R7jmI0CUMMG46654eyCcZTYDLUNt8ti1A1q3c8Z4AeqC&#10;3o3Th7NqEZUWTIze4gzgXivhO2Cg9T+YbymgGz/shRaXOeupAdh9M1VwZP+unOyNuUBgEXO4MxP9&#10;iAxwTrO9cCATwPs7SDNOFTpyhGs+AkQJBaF6sxVoESrDZOB+V0wh6N1ItQBzRu2wF/iZnWcT0BuA&#10;ojygs5WwFOfNrvuAOnUBvXP6kKue3UBT/bFi8cQvSp1pXaiM7U6Zs1U99urCDP/Ih7fPpVKO8MxH&#10;giihIFRvDgMXBEr4ugI6nA8T8L/UYAfQOB1d/lrqc7XZQAfHgslyzC7XNqCrPY0xA2tiEP3GhBv0&#10;x6X4DUrLSiH5fAA17b58O775HqB1oKZY7uwE2pt1dp6iu0zxI9ByqB7pzBGm+UgQJRSE6k0hgTfP&#10;be8N7IfCA/h3GhcDQ8B1c/9yrC3WAEwD9Am5b7DGyYB3LU6dWYQ1Ep3lX88e4LoUwDt4mhmX1v3G&#10;G2tcZE1BurHdWYej49keY2v1C174j7FW48gRrvlIECUUhOpNRhEcCBD/J6BvU30PTLNUV9Ik4A7Q&#10;u3HGp+jmYt1JA1C8C1rpO1cWAFdbCXuwupEAX2L2EL3roJlrBWwxMAzQbpkJ0OmurOYN09GP8Q0g&#10;ALY7C23HoBV6l/XIizDQvP7QzhG2+UhIMCVc8aujtdIjN+NGi3erBCEEDQ/Bd6rSlfnfTgVeQr+g&#10;0L257tAOSOsC+k4Z/ap83wog086zErPLpeYA9kLIWuAmK3RyL7pS6XesutZLeBt9WP7eTGDApPPN&#10;+FWYU5B+2O5Md3rTBNilkvg98A8z0s4RtvlISDAlvL6IssitBGJHvJsmCIHpvBlKdvuvmWhDgas7&#10;Accw1oktJgIPpuC6Kv8AuBZM3sPscuWXQIa9F2Yh0MsKbcfqOq7HWh7RObwRBtaCshHAXR/aWj0D&#10;96qvie3O8XxIsSY/a3nKoSQjZwo828SIs3OEbT4iEusGhvKqP2l4puTEu22CEJgrQZ/Vc/GXjZD8&#10;MehziK4fxqmxwBPguir/O6CtPYYu/hjQN2NvAa63deZLnPu4VwHG4ZNFGFu2TcYBLwLzvZA6wbaQ&#10;vw5zCtKN7U4O0MsWny5AAfdBnSfNKDtH2OYjIrGUMIbj2KsiNyEIsaAPwGi/c5b/fRZ4uwno/bSN&#10;zrTXS+CxeuC6Kj8b10GVCRpmb3ElzqWUolxIvtAKzsX6ROh03J8KyB8L/S8FpgLDHYeJ3gBapgVo&#10;ie3OSlznXboCR5Yth/csqbVzhG0+IhJsdAzQq0PkNlycmgjI8VihmtKi3RY4cc8Ux0yhevP3wPDf&#10;AfqQN6/AHh8fehoa6UdOHDf3/wDY8pH7OJCl//rn4PxKUw7Q0+ogqTmYAnpyP7DQMV95n0bK+wBr&#10;cPUktvyFICsatjtzgR52Qkdg63PQ0Z6gtHOEbT4iElAJbxsZZYN5E+PdJEEIwevXAZ+o9621wtzh&#10;04C+7+ih9gCf/M5MLOuvwRy9DzUDa5HDi75FT8/T24e5N1BbgrkmAvqlgPbmxNwSQO8h7gAoXGvt&#10;aH73S/jP+aCfPD5pFdl5FTjWhZ1Y7qh5mJfEAvodDA8UwmRLZx05wjYfEYk1OhaEnyDXDgD4tP5f&#10;tpQotGOL7z5/GnDLLGPjXY1hwP3mVaeFXTfDuI4AnPoBUo0l12bA0n1Gnmu21MXcOXPIBy3tDRmz&#10;cZ5O/g64Wq9nNQC/MjRJjR0Bw4cA+grvK8bNIL5JrQrMOH9sdw57obbjCoVmQCEMtb8L4MgRrvnI&#10;ECUUhOrOJ20ASv/cPiM5JaV+r8kAr/7PGs+NTQFfuzcOani3/aX+ZvjrA3rCDuBao5vVB6D78nJ8&#10;+149f/XghzB7i9/ivPNLW4B5zBj0DYBGD3E+8Cw/tJ5+Ao7P7/hHuONdPeVuIKfvdo2yLS83/A0f&#10;ZgHbvZWbYbvzHe4BbkMAUt6wYxw5wjUfIdG97jDGnAIYH22riXRTq/CTpKSv38+2U44zeaErLe0r&#10;M34S8LrxrHV0ZBnu6wUpPqWU/rmoLyxT+4G6tuUrgK/1x1rQzdfdYeQN8xZer/PkW/vdSl9rHlOp&#10;FbY7o4GJzqRmAG86Ihw5wjUfGdInFIRqT825nzd2BPsuW3eJM7n3JnuxN+WJI9Y03wLstZCkRdZK&#10;Y4sFE7SvrV0ss3EuKm/Gef2Cdx1m1/HYCRiUPMcall659UFzUu+cVZ3M2EZTNjVnMGB9gcSB7c4s&#10;/K5Q6AE0GeGIcOQI13xkJMXgE8qxo7QmMD7qKyYNgQ+GxrtxghACtXn2N2uOaE1a9bj653UqpWpL&#10;P1u67VSj1lf2614jmAVt0SeL9pDZc0hWBP0fbe57S4/U7db7JtcNCL4Fk5bk1uvQ98bLkgH12t8P&#10;nd/z/RpnWEVlYmweECUEUUJBEGR0LAiCIEooCIIgSigIgiBKKAiCIEooCIIgSigIgiBKKAiCIEoo&#10;CIIgSigIgiBKKAiCIEooCIIgSigIgiBKKAiCIEooCIIgSigIgiBKKAiCIEooCIIgSigIgiBKKAiC&#10;IEooCIIgSigIgiBKKAiCIEooCIIgSigIgiBKKAiCIEooCIIgSigIgiBKKAiCIEooCIIgSigIgiBK&#10;KAiCIEooCIIgSigIgiBKKAiCIEooCIIgSigIgiBKKAiCIEooCIIgSigIgiBKKAiCIEooCIIgSigI&#10;1Y1pHo/H4/Ecqpxyq8fj8XiujbeD0WeQx+PJjqcD58T7DQiC4MfXXgAONfFP2Pw5AL+It4NRR832&#10;Qst4eiB9QkGobszQ/9jrH6/u1f/sEW8Ho84RL7SoGU8PRAkFoZpRtl3/c4d/wsJ1+p/t4+1h1PkO&#10;uDGuHogSCkI1Y6fx5/d+8T6jS5heP94eRp1lQM+4eiBKKAjVjHXAhcBmv/gpe6Ep0D8p3h5GnVlA&#10;p7h6IEooCNWMhcDDVFLCshHQdgDw41s6rlgNNIurC6KEglDNmAEMSIfyUlf0myfg/SVA13g7GHX2&#10;Al3ju49FlFAQqhdFecBFlwP5zujjf4TemVuBS+LtYdTZAFwfXxdECQWhepEDtKhxGeDaWj3aBxO2&#10;A03O1SOaeDye3Xb6No/H41CTXeOHXFzzvMzfflEapJpu+t5tbeVDmTUbXv9ROQClMx9um9Gg3xvH&#10;rGyhawleTcn/Hmx/7rmdfzunLAxLi4GrotGoCFCJxCmA8dG2ehTgg3i3TRB03gR+q14Dpjpi9wFD&#10;1bvAcD2iEMBrZ/gYeMkMrM6yfuGezwLWUg5QoZabs3ONDipV8UaqEUqeq8KoJXg1hSOtPlbtz6q2&#10;1AI4FIVGRYD0CQWhejEPuIpWuDcU3g+8wkygtx6xDch0zK0tA7rrj777u6614stv/ShQLfuAjsl/&#10;udLcvp17C4U/f8hrhLTrDlVZS4hq/tf4bc18Lrp1XFWWTv0AqedHoVERIEooCNUKNQe4nObAFjt2&#10;8zR4uqE2G+isx3wD9HOUmw1cCoB259vwRE6p5sv77EJg6LEA1awH2v3qz0CKYe+9Nmsd6W9WVUvw&#10;arT7B7tGrw/mVWFpB9AnKQqNiui9JxIyOhZ+9BwBKFZHgE5WpJYFacVqP0CZHnUT8IVdrBTI0B/H&#10;QPJGI7q4JfBugGpG6b//drNOKG3/DYYaNHj/cIUvdzTAFVXVErQabRhA43/n+rQTS9sBvFWFpX8B&#10;r0WjUREgNzAIABX5kdsIQIOUeDcs8cgGmmZQF/0Mms6itfBGBpuA9h4A1Dygg11sD+by68E/wYuX&#10;G9EZr94CX/2ucjUzAfjnvcmQ1PSzWl6AR8amAg2fLxwHh6uoJXg1k94Dhk6oAZx71YbWe2HG/SEt&#10;sRBjDBxpoyJAlFAA7vlQxcTu+W/8Kt5NSziWAQMhtXYR3lPGpQS+YdDoXlgCDNCjjpUAP7OLbQL6&#10;ADAeuMWKvxw4UrmWU7sApg3UQzVabwEeedVIHDgOalVRS9BqcoYD9/zLOAfjeflXsDu0JWYAbaPQ&#10;qEiQeUIBfvggNkLIkftOxbttCcdsoBfQEXtD4cd7YeI58BVwjR61BchMtYstA7oAqDeAEiv+PAKe&#10;3tgF8MBAM1gENH/JDHkxe2ZBawlajboD6DTROhB4JXA8pCUKC6FunSg0KhJECQXYGDPLJyvi3bZE&#10;w7cCfVEkE2tDYdkIaHcjlH9rxAOrcK8tzMHYcl1wEnjIeu/1lFKfVK5mHZD8ghlSB4G3ramMTZgH&#10;WYLWErSaJRuAqfasSG104Qpuia2YPd0IGxUJooQCNIqZ5d/XinfbEo39ABcBbdCHlcC4IngvSQ8m&#10;N9Xj5qP3twzKc6BRLQAFsKjN/0pCVrMIuO88M3RUg+S+VuIszL0rQWsJWs0oYIjjztVaSqnvQ1pi&#10;JeblsxE2KhJknlAweO7i6Nu8/Md3k16s2YgxQGwF6BcVHn8S+nRF3/lyjd55UYuotLag96vq1i0A&#10;dg0m6/Zr2wX9fc8A7rVC3wEDPWbItxRoF7qWYNUc+BZ4pnJ9ISwxF3MMHGGjIkGUUDDo1y3eHgjo&#10;B89uAH3hQL+h8M8++AfoHTlj8HjYS6W1BX3LdfKE2/SotWtJHjKiR8CfeFEe1sZEYCnOi1L3AXXq&#10;hq4lWDVTgaaXVq4whCW1ALg4Co2KCBkdC0J1YjrGokhjjHu5DrwJ91xsphk392cDHRxrC8uBK/TH&#10;wROsWG1Kz/qTA62GbQO6Wp1AZuC84WYDhhiHqiVINeOB4QHuTwxh6bAXWtaMQqMiQpRQEKoRpTsw&#10;FkXOQ5cG7gdeBig+hHVz/3LgOke5adhfRBp+7LU6VkLR3WMCVPMN9uAUvGuB1lZwEebelVC1BKzm&#10;5HZMFXUTwpJ9c3+EjYoIUUJBqEbsAlKaAJzTAHwl8O2XMLoB6LOG6fX0fHMxb28BoHgXtEozQ3Uf&#10;zs8ZZ3326emCytUsAK62Qnswe2UAfInZQwxZS6BqdoGxNdCPEJaWYm4NirBRESFKKAjViHVAL/1X&#10;2RHIR/0G0p4EYDXWzf2+FVj7aUBffnV+ESn5kgeWlyz/P30zy6ZKtag5wGVWcC1wkxU6uRd9vabK&#10;WipXcwBICbBfIJSlORg390fYqMgQJRSEasRCrEWRDsBBvl4Nb6YD+h4T4+b+A+BaW3gPa8u1Rc0e&#10;75x8HPSN0m7ySyCjgavSXlZoO2ZXLJxa3NUcI/Bni0NYsm/uj7BRkSFKKAjViBnAz/XHNsAP2jBo&#10;NAwANQtrXeM7oK29tlD8MfoRNC72eDz2bvYaY5sADSvVsgW43l7X+BK9B6qzChgYupag1ZwCHEse&#10;+C7weOpVhLLkuLk/wkZFhiihIFQfivIwtvLpG0u2f7wHJul7Ro6dxDqWkY1Tu5igYfSr9nm9XsfS&#10;bVIzdEl1sxLn0kRRLiRfaAXnYn5xM2gtQatpivum7amHvN7R54Sy5Li5P8JGRYbsJxSE6kMOkGF8&#10;zvhCYPZ30N5Y5N2CfXP/D4C9dJH7OJB1DkASUGJP1JWvgWE1K1UzB+jmqrSn1SdSczAFKWgtQatp&#10;BhQUn2vGnxgOGSNDWnLc3B9hoyJD+oSCUH1Yhb0J5XxghXHODmAF9gKCF/sD8ZT19gH9Af2sxjrb&#10;3jsaPFupFm0JxpqIZdj+WEhuCboKh6glaDVt0oGvzWjfTSfgoxohLTEDc/EmskZFiCihIFQf5gHm&#10;+d/a+h99jRtbmIN1LINmwNJ9+nPhNVvqYm6KuQm457iRS330e3i58qUth3zQMt0KzsZ52vc74OqU&#10;0LUErSZlBHBfkR5fessiuOuW0Jbsm/sjbFSkRPfi1xgjd1bHhmUAq+LthaA0D7DBDOl3Lew0Qr5k&#10;IMcILAdouqxMVex9xcPgZ4EDSimlDgM0mpzrU77Dn2QCv9EqVzML+L0V8qUCBVbwGWBMFbUEryY/&#10;BWgy64TS8j6sCwyqqMLSZuCGaDQqQkQJRQlFCasNhwGKzdANAMPM0D6wbu5XWkdHb2a4rxek+PSU&#10;59w9nacCacZTOO/I3w/UtROvAL6uqpbg1cxzxT9cUZWlScDr0WhUhIgSihKKElYbFgBNrdDjAHlm&#10;aCbQ3korsK5sabFAeYE+RoI2ziEZvbMDVnMFsNsKfQXcbYXKnZUGrSVENcvrWPED7figlu4EVkaj&#10;URGSFKPLimNDaU1g/MgoW81rCHwwNN6NiyPLrwJWyV00iYS26JNFe8jsOSTLf66/ZO6c9dmnal7a&#10;sWffxrGrJXg15TM/X3IwtU3Hfr0bhWfpbDcqIKKEooSihIIga8eCIAiihIIgCKKEgiAIooSCIAii&#10;hIIgCKKEgiAIooSCIAiihIIgCKKEgiAIooSCIAiihIIgCKKEgiAIooSCIAiihIIgCKKEgiAIooSC&#10;IAiihIIgCPLl9wRDTclplRRto9vi3SpBiDOihAlGx83x9kAQfoTI6Dix2BU7IZSOofATRpQwsTga&#10;O9PnxbttghA/RAkTi5qxM31+vNsmCPFD5gkTkE+uibLB1YPi3SRBiC+ihAlI3Wh33+rFu0WCEGdk&#10;dCwIgiBKKAiCIEooCIIgSigIgiBKKAiCIEooCIIgSigIgiBKKAiCIEooCIIgSigIgiBKKAiCIEoo&#10;CIIgSigIgiBKKAiCIEooCIIgSigIgiBKKAiCIEooCIIgt/cLQlQYNNsdTm3cqse1XeUH5uaS3bC1&#10;Zby9CID8RQlCNFCzve4I765dc5+t9c9fxduxakXJdqBZvL0IhIyOBSEaHPYGij1x+ygVb8+qEzuA&#10;7tWy+yVKKAjR4Lsg8W9Nq7rsWx6P5+0goR8X3wDXx9uJgFRLeRaEhGMp0Hy3HVblBz75I8BDg5Kq&#10;KvupF64KEvpxkTEKfhlvJwIiSigI0WAWMMARTqrR8slrrgT2HKtfRVHvEqBt4NCPjDvvjLcHwZDR&#10;sSBEgYq1wDV+kT0GAeRWVXY70MMTOCScJUQJBSEK7AXo5B97c1hllwC3BgkJZwlRQkGIAusBmvvH&#10;1gCoV1XZz4HeQULCWUKUUBCiwGKgTQ3/2EMADaygb/3fb74ko+bFN47dYO6tWe3xeOYCXT2emj6/&#10;EDTxeDy7bXPbPB6PY+V11/ghF9c8L/O3X5QGcaqbx+PxgdryxqCGNS667eMyd7J3/p97NqjZctiH&#10;J5yx93k8nmOgzf1VQ8+/PB6P53tn6tsejyfL3hj0/bghF9a8YNDEY/5Vq81/uea82j9/bhewZ/36&#10;9XqR1bNnzz5uZyr534Ptzz2382/n2I5F2OIIUInEKYDx0bZ6FOCDeLctPDYBzIu21WUAq+LdtoSm&#10;OfD7SrF9gf5m4Pgz6fbvrvliPXKsHXWdf0gVAnhtcx8DL5mB1VlWXs9nAX0qBzootdpafqm7zZFa&#10;/Cd7MvKpCju+AXg0tbUVwBaA+Y5CJzzAJiOgTWtjWXjglKvqpa3NhHu9qj0006MzgMNmnsKRVj+s&#10;ttmACFscAaKEooSihJFzEmCqf2wRwOdGYL1DBwGmKaWU6m5HjPcPqdVApsPeKGCp/lgx0mXsw0BO&#10;7QRGeR92ZKtTYiXOqu0s3+mEGX8cuE5NBaBHEcAkh8kngDuM59w+TgvN8u1cpcMcCXeXACOVUkrl&#10;AWmakWlqmrP4m3pkhC2OAFFCUUJRwsjZBLDDP/YNIL1Mf84G6L2wwKeV7X0zDUg1EtTdrr9SZ2gc&#10;8JjDXmsgTymllG8I8EROqebL++xCgPwATn0KPN3VpR/vG0nao0D66zvLtdKtIwGyfEbKauCFj/Tc&#10;Y5QHeMq2eBhINqpalwbcuuakVr7zcYB2Vr+ysC3QfX6h5jswBhgMfKqUUmoxMEjP43PrGhyNRosj&#10;QJRQlFCUMHImApT7Re5JBv6rP5dfCEw2U7YDrDYCDZxDRlfoJuAL214pkKE/joHkjUZ0cUvg3QBO&#10;jTKGnm/uKdPKN3UEuNNIGgEMMDuI07H9VOOAq6HDF0d9mk9dCdxmW7wDeFV/XJ0Mdcx/M3MBPjYC&#10;JS2ByUbXb43uw06llFJ/A8YppZTShgE0/neuTzuxtB3AW9FocQTIzmrB4C8No28zc2hVu4p/JCwA&#10;OqS64zb30uAm4waGafth9K/NpFbdV0Kx/lyUB55GZoozpOYBHWyDezCPqh38E7x4uRGd8eot8NXv&#10;Kjs1E4B7xqcDqZlLLzgB+/WUD96Buz4wp+luvOd9ePJ2PTAfWMr4EUlAEl2XG5OFAOT8Fxrr+nrk&#10;Go0G2abb1w57D14bont9xy74ylzmyHr1UTAvXZgFdANg0nvA0Ak1gHOv2tB6L8y4PwotjoToCmuM&#10;kT5hbPqEi6L7b8pBT1/k3iUCtXGP6ry5X/UB6Gf2E9tCmj1Jp27A6hOuxrGq4grlgauj+QnwjlJK&#10;qT/hHIvvArpV9qkEgOet8Cign1JKqRygtcNwNpijTS0N7O6d+gBIsfJdDczV29cO2Gpb2ATmSscH&#10;wJN2Si5Ad6WUUhXJQJFSSm0FuMecMVQfA22j0OJIkD6hAEUxs7z4xHnxbtzZoKAIePl1K2zeS/PU&#10;80a/q3woZNa00tVK4GL9+RvgWivFGdoCZDo6msuALgDqDaDEij+PgDdd7QIYMtoKNwZaAqjbgE8d&#10;hi8G2F8PIK8UeHCImdIG8JUaaxvLl8KVfQF4Zwu8ZK8c63aL6wClI6Huc3ZKwzqFVr9Og0a1AHUH&#10;0GmidR77SuB4FFocCaKEAlydrMXIcqv0yG0kAPqWO/97uS6cb2mF54+ulA0FUMvYcT0f+LmV4gyt&#10;Avo5Ss0BLgEoOAk8NNf88dYLfPHXOsDzLzt8EmgPMH8zDL7ckbMGmIP1LUCGvZmnGUBBEwC0YcCH&#10;SQAnHoW0Bx0W0gA0gLdOwsvOw4JNC+FqADYCNwIs2QBMTbGy1EYXt0hbHAmihALUnfLwifNrRG6n&#10;Epf/MTVyIwnAyoCx+19/M2DzvStuBvrrATUHx4ULrtB89O6SQXmO0aVCASxq89L1If+fWQQ8kGGH&#10;NwJXAIwEnquUXe+xrgAeszuvDQGO6kr4+XYYpV83Pd4LDzn/wSQDeADteeB2/JLaA/ru8z4Ao4Ah&#10;joura5nCFmGLIyK6g+0YI/OEsZknFCLkuiC/rl6aM5eWv2Xuuw9fZywzGGufuUAtK4szpKViLroq&#10;pZTaBgxTSinlq2vYz3plkzeoUw2w16eVMQNYqPRthq1dOcsBflBKKdULyHYkNQO+0jPVhzR926FW&#10;H3t/tVJKX+RFU/6znkoplQYZ+mtoiz63uB+/SiwXI2xxJEifUBAiRVsAPPOsFVbaiZw/LgK+3mhd&#10;ylCxeKL7jFgX/Y9srO6hX+iwF/iZXWAT5oHk5Am36VFr15I8ZESPgL/iojzAMQbOLYX65wGTgftd&#10;WQsBGgFoS7AmMAHosVdfwYV/5MPb5wKwOR/o7DypqwEdkoD3gfuctstL4fokgLKtQAtgKtD00gAu&#10;R9jiiJBzx4IQKYd9QE87nJRSp9u8HgBbjRj1ZeO+UywhbA5gnEdbAfS1SjpD2bh35izHGN3C4AlW&#10;rDalZ/3JgabNtgFXOCbsNgMDASbgf2/0DqBxOuiLGu2cw97ORjLFj0DLoXrklwA+rwMfxvTmfzE3&#10;yhjsw1wC2gm09wDjgeGBrq+NsMURIUooCJHyLcBl7riUF8D6fXlvvjnfiE/r/WrOYsz5L31RoItV&#10;yhlaDjiH3dMw1miB4cdeq2MlFN09JoBT32CsTxgsQZ+lKzyA3jWzWQzoy8Wb8VPJ9uiaygte+I+x&#10;yPF5wLfQEygogOSmztjlmNK4znDo5HbghkAWImxxRIgSCkKkLAUyGvhFNge4AADtlmkAnV5dvPvk&#10;qYWPXPI91v3W2jKs7qFfaC6uW/yLd0Er66xu3Yfzc8b1MENPF1R2agHmmq3OTCALfXNNM/dKziTg&#10;DqslPZ1JrdC7akdehIFGZ8+3EdhYaabt18BuoL1LVN6zWrQQ/S7bXRDkUu4IWxwRooSCEClfAQP8&#10;h3s+MHs0780EBhxe/8g1zdNB3yxiXEF4QIPG55plnCHfCiDTtrcSdx8v+ZIHlpcs/z+9m7apkk9q&#10;Dq7jGt4NhjsHcc8EwqEdkNbFakmmM60JsEvB74F/GHElYEwrViIXh64D5H0NeqOZbtg+AKTUClA4&#10;whZHhiihIESIdwPOzdEGu0DfzUzZCOCu6edbSTOw5r824xwpOkMHwLV88B6VPw9Qs8c7Jx+HylsZ&#10;Ib8E0h0HKH8AOniAY0BdV9aJwIMpAN7NwIXOtFoeoIScKfBsEyOuBMxNN/7kou8OtHgLGATA8XxI&#10;ucBwIOC33yNscWSIEgpChOwBv2UC0LfvZaYAzPdC6gS7z5i/DksLluC8odoZ+g5oa49iiz/GWAq+&#10;2OPxVFjxNcY2wdj352IL0N/RT12DIbLF+B0qOjUWeALQB7c9Ulx2ugAF3Ad1njSjysHo8prMmDBh&#10;QjHou7fzHQnH/mK1KAfolQycApyjc98FHk+9ishbHBmyi0YQImQ9+I0JQV+x6AXou0aGO/pQbwAt&#10;jfmvWejrs5VD2UBHu9AEDePIxz4vOCQuqdkh/VScm5W4Vx8WYMwANkVXaYvXS+Ax/cDLBpxbegDo&#10;uhyO7F4O71lLyrUAnF/s2zcQrhgO+v3ci5XlnbpDw/y8y0qM8yNNMS7zNph6CEafE3mLI0P6hIIQ&#10;IV8DbdICxeqXA67BtRCw5S9YCybeb3Es5LpCP2AcYgMg93Eg6xzQNcE+gkv5GhhWeaw6B+chPnuW&#10;jp8BeY71hkNPQ6PnbJ+vdNvpCGy9FzreZEXVTgFW21m0QZjH8FoDRduslEfmmjXqyyE9QBe3gmIr&#10;z4nhkDEyCi2ODFFCQYiQ6bhn9gE4VYBxZpYS9GGjzs6rwJr/ygVHd8cV8qJvwQOgrLcPs7vWBX1H&#10;isE7GjxbySdtCa5+6vE8SG0Cxsm3T6yEsv4azDF0ZaaZbtMGeGA7TLY7Zcm3Aa9bQXX/RhjTDoD2&#10;acAdxmdJyoe/DuZwW80DLgVok46uuQD4bjoBH9WIvMURIkooCJFxcj8BvkZ3AMzJrEzgFWNezTep&#10;VYEZh9HTufnjmTsqh5oBS/fp2Qqv2VIXc1PMTcA95neR1Ee/h5cr38tyyActHId0vwd+kQxQYxhw&#10;v9lvK+y6GcZ1NLzZ67wqUacZUAhDnQL5OLD2bbP5Q96Fu4xJxHP+Dmzo8k05voMTL5jIlZhLQIe9&#10;ULseQMoI4D5jqrL0lkVw1y1WVWfe4kiJyRm+WCHnjuXccfVjI8B+/9hZYJ6hnQrQa5tPlWa/VBc+&#10;zAJm6Lfw5Rk/w0WVQ8sBmi4rUxV7X/Ew+FnggFJKv0KfRpNzfcp3+JNM4DdaZadmAQ86wq8Cr+mP&#10;R1KAlNcP+FR5zvPJwF/NTJuAAX6G9DXalAJX5O0A9273qoq9r9UGbreuodTucIhL8tR/Wm2bi/UF&#10;lPwUoMmsE0rL+7AuMMi49z+yFkeIKKEooRAZE4CUSjfSjrf/rXqdqyntd6uBAIxRSillLDnr3+pw&#10;hbSOjlLDfb3sSvzukXkqkCw8hesafNUX+/sMC13F076yMk0EXve31AysDy6ZlLm7wOMcHmjjrOjM&#10;XeomzCtgRwMTjTzzXKUfNj+AElmLI0SUUJRQiIwhmHdBO9G3IRcopZTKt+5haDSlQr/VGdYopZQq&#10;ebZdcmqLe4xCrlCBtS+6xQLlBfoYuRxiA72zAzp1BbDbDvpS0C+iUUoptcneMpjyxHE7153ASn9L&#10;twNN/O9/8T1lezDsoDvt+LuD6qTUv+7ZjZrypUJLPTYLx/U1y+tYpQc6/I+oxRGSFP0rD2NIaU1g&#10;/MiI7bjJawh8MDTejQuLzZcD8/pGbEc4q/gWTFqSW69D3xsvSwbUa38/dH7P96u8EFJb9MmiPWT2&#10;HJLlP51fMnfO+uxTNS/t2LNv4zPxR1v62dJtpxq1vrJf9zO9lrJwytyvj9du07l/71rBM2VfBn97&#10;MkBC+czPlxxMbdOxX2/XtGTsWlwlooSihIIQI0a/ALubx9uLsJC1Y0EQYkP5K9AtMYRQlFAQhCjx&#10;nyZNmjztCP+jFN4+Y2tnF1FCQRCiQ8nhw4cd68KbH4RbOp+5ubOKKKEgCNHhAmD192ZoXhY0/Sje&#10;PoWLKKEgCNHhKoDLJxzx4cud0/M6L43WZ0Rq82whSigIQnSo/Rbg/V3jc5LOOb//Eui1o1HENs8W&#10;ooSCIESJ+6c4rmltPWthrTM3dbaR+wkFQYgWv/rlsq9WbClIvyiz53UtkiK3d/YQJRQEIWqc06tX&#10;vF04M2R0LAiCIEooCIIgSigIgiBKKAiCIEooCIIgSigIgiBKKAiCIEooCIIgO6sNHn4qchtnAW+8&#10;HRCEHyWihAbHjsXbg/A5Gm8HBOHHhoyOIT1yE2eX7fF2QBB+bIgSQnrLeHtwmnSJtwOC8GNDRsfA&#10;pj983y4t3k6ER95kIDXeXgjCjw1RQuDcd+PtQdhsnhxvDwThx4iMjgVBEEQJBUEQRAkFQRBECQVB&#10;EEQJBUEQRAkFQRBECQVBEEQJBUEQRAkFQRBECQVBEEQJBUEQRAkFQRBECQVBEEQJBUEQRAkFQRBE&#10;CQVBEEQJBUEQ5M5qQfhJ4t2wavm2XaVpzVv16J5VI97exJ2YKWHh0O+bnxdto77YvgxB+Knw/djJ&#10;GgDl3377Ocm/e+b8cEpdshu2xuQDaLGzHCYxU8Ju29gRG8v7Y+WyIPxE2D9sviusvfPOWyOTqixW&#10;sh1oFguHYmc5XGI2TxgjGQTWxMyyIPwUUG//bH6lyAf+T1VZcAfQPSadp9hZDpeYKWHVr/VM6RAz&#10;y4LwE8D7y/sBuGX6zlLNd3LbpBYATHitypLfANfHxKfYWQ6XmMlwSgU0bxplo9oqoFVs34gg/Kgp&#10;67McYPQjdQCS0lu3HvafuwD+cPPFVRTNGAW/jIlTsbMcLkmx6rulVsDYJ6JstLQmMH5kjN9JdWbz&#10;5cC8vvF2Q0hYfH2/BjI/d61OrL8CYNCX8XYujsh+QkH4KfHA18Bd69zLtJ0/AJh2LN7OxRFRQkH4&#10;CbHgXeDuD/1nxe5uDrA43t7FEVFCQfjpcOIWoNt7lTbMJL0AsCje7sURUUJB+Okw8gSkzEipnHAt&#10;wDpgtsfj8XzvTHrb4/FkKWD17Nmzj9vxu8YPubjmeZm//aI0eH2+9X+/+ZKMmhffOHaDc0XiPo/H&#10;cwy0ub9q6NlR2TLfjxtyYc0LBk30H66HU+WZomLEOcDYaBs9BTA+Vi4nApsA5sXbCyFB2QvwTqAU&#10;DaClUioHYL4j5YQH2KSUUhnAYTN6dZalIZ7PglR3/Jl0W2maL7YTGoBHU1tbAXj9LWvT2liFHjjl&#10;MBdOlWeM9AkF4SfDn4Ba9wZKSWoCHAeaAOxxpLxQDndkAvknIa2RHum7v+taK0f5rR8FrG1Dk+dK&#10;7NCentPNx6I86JX0v7Y7gB7nuC1z9NpBOVaht9pY3cKwqjxzRAkF4afC0cnA3zwB0+oCTYFaHmCX&#10;HX/kRUh+CyAbuE6fYdTufBueyCnVfHmfXQgMDbTqvKVzCfReWODTyva+mQb8stxIyQGumTwYgBvd&#10;llnfbAHcuuakVr7zcWDv1cZlA2FVGQGihILwU+FLgCGB0w4BzQG6ANvs+IeBl+sBrMCYToQXPyF5&#10;49hLaiQl179la0vg08oGvf2AyQt710lO8vxs1LeAd5OR9A0w5246fHHUpz3htrymSyl1Vv0vKz0p&#10;teWLc4Et/wu/ykiQW7kEgGP7Y3LPT7zzAACAAElEQVQvU/O0eDdMcPB3IKthwCRVAPwMoOty2GLF&#10;5/wXGo8CYBbQDYCDf4IXLzdyZLx6C3z1u0oWp+2H0b82Q626r4RiIzAfWMr4EUlAksvykWs0GmSb&#10;A+Vrh70Hrw0Ju8pIECUUgFu+iI3dWn+/L95NEyyObAEeCpx2EqAzQEdgqxU/HPgwFcC3DGgLwHjg&#10;FivL5cCRyhafhrQ/2sG6wLn6o5oD8LHVObUtV/yiFJY1sgr9/j34puKccKuMBFFCAbZ9ESPDJ+6/&#10;Iz1yK0J0WA1wTeC0PQCdANoAvlKjM798KVypH+48qEGjWgDqDcBeCzmPQBdqlQ+FzJpWUK0EjHPN&#10;eaXAg/Yo3bb8zhZ4yV45piVAcZ0wq4wIUULBORiKNuVavNsmWCwEUi4MnLYc4FIwFKagCQDaMOBD&#10;fS1jI/ryBhScBB6aa2pHvYB3F3j+6ApuKIBa9fTnLUDGWDvNsnziUUh70FEqDUALt8qIkBUTARpG&#10;biIIo8+Nd9sEi6VAtyC/+H8B3WqC8Y/hqB77+XYYZRxRXgz0AYwb9xa1+V8J4eJd3Afob4RWAI/Z&#10;3UXb8ngvPOScsE4G8JxRlaeL9AkFg1fbRG7Dnw5xvYZYcKE2Yk70VeLYN8ADAJzTbC8cyATw/g7S&#10;xhhZZgJXAFC3bgGwazBZt1/bLqSCqIIj+3flZG/MBUwdhbnAbY5cpmX1CnCns7wXIOO0qjxTRAkF&#10;gyu7xdsDIaaU+YALAqfNAOuq1B57za3V/8iHt41efdlWQL/TNXmCoWNr15I8ZESPICJSsXii+1Rc&#10;F/0PbQnWlKHL8uZ8oLOz06oBHZLCrzICZHQsCD8NSkFfwq2M9iTQr74e6Izx8Y3iR6DlUCPLTqC9&#10;sSl78AS75JSe9ScHmrVTXzbuO8USwuYArfXngxq0c4yBLctfAvi8DnzAz8OuMiJECQXhp4ECyA+Y&#10;NPsQ8LwRaI+xtfoFL/zHvK1hHeaCCTD82Gt1rMJFd4+pbNF7881mVWm9X81ZjLk8DJtx39RvWf48&#10;oG89w60yMkQJBeGnwTkAewOlVIwAsroaoVbo59+OvAgDrSmThTh34NR9OD9nXA8z9HSBv0XtlmkA&#10;nV5dvPvkqYWPXPI9MMBIW4olby7Lvo3AxkpXI/w6zCojRJRQEH4aZIB+vKMSL+4FJpmhJsAuBb8H&#10;/mHlmQ5kOsokX/LA8pLl/6d3GTf5W3xvJjDg8PpHrmmeDrAK6G2kfeVnybRcAtCI4ISuMkJECQXh&#10;p0FyW+Dw4coJO58GhlviVMsDlJAzBZ5tYkYez4cU/+WWmj3eOfk4GGu8DspGAHdNt78mPwNz4Rnv&#10;ZsCxq9GyXAJQk9AErTLitxNle4IgVFMGAfyvUnRJL6DpODuiC1DAfVDnSSsuB+iVDHCxx+OpsOJr&#10;jG1C5Q2p872QOsG+GTt/HcaBEdgN9HDcFWtZLgfwOc3MmDBhQnGYVUaKKKEg/ES4DeCP/puTy67d&#10;D8lfOxZzuwJHli2H9+zIlUA/APZ5vV7H7f9JzdBP6DmZCgx3dO/eAFoaB/g2YO+xdlmuBeC8a2vf&#10;wN/9bkJGmFVGiiihIPxE6NwUODHE1e0i/+crgLnOr4h3BLbeCx1vsuPmAvpyRRLOE8CUr4Fh/mPa&#10;NcBVdnDLX7AXTL4GriSA5dopGGejdbRBGEf9wqkyUkQJBeEnQvLrADN7OqYKKz68YCPwZR9nvjbA&#10;A9thst0PU/MwjiXTBX3ji8E7GjzrX1MJxu02AOy8CuyF55noG3UqWU6+DXjdTrh/I4xpF26VEb+c&#10;aBsUBKGa8suBAMub/HpBrhe042tH1/9/5ZC2epArWzOgEIY69OqwF2rrFyjcBNxjfn5JffR7eLnS&#10;mcpM4BWj7+mb1KrAjANK9oKnUUDLjwNr3zbiTw55F+56MuwqIyYW341RSr7oFCNi80WnZQCr4t02&#10;IeaUOU5UWp2gHrl+ufRl2ZQCR9Rc4A798TBAo8m5PuU7/Ekm8ButUj1TAXpt86nS7JfqwodZwIxy&#10;pZT+L3hAYMvqdoB7t3tVxd7XagO3+8KvMlJECRMLUUIhEsorfc6pzse+SrmaAbzpjBkNTDSen3Mb&#10;eCqAKnlbOzK0360GAjBGKaUmAq8HsVzW22V5nGU5jCojRUbHgvDTIXXS2qud4fZTc4dU1oAeQJMR&#10;zphZWBcoMNqx4Ybe2S9U+ow8nLOqk/nYaMqm5ugfb7oW9BMl3YJY9sx/yk4YdvABy3IYVUZKUvSv&#10;PNRJrYCxT0TZaGlNYPzIGLmcCGy+HJjXN8pWl18FrJK7aH4a5C5atnpnQcqFLbt1717/jCyUzJ2z&#10;PvtUzUs79uzbOEgW34JJS3Lrdeh742XJgHrt74fO7/l+GN/KKZwy9+vjtdt07t+71ulWGRmihImF&#10;KKEgxAIZHQuCIIgSCoIgiBIKgiCIEgqCIIgSCoIgiBIKgiCIEgqCIIgSCoIgiBIKwv9n77wDo6rS&#10;//0kIZcUwYQmiAuCNEEiYJQVC6CoWMCyiGXVn+iyLqi46lp2lbWsy2IXEXURG7LfFWUtCAKRIr1X&#10;DRpKBKSGhFBDksnc8/vj9snMkDAzDIH3+cd7yn3Pe06Yj6dfQRAlFARBECUUBEEQJRQEQRAlFARB&#10;ECUUBEEQJRQEQRAlFARBECUUBEGoFW8HhOozMS/KBvPjXSNBiDOihDWQkZGbCEKsvuMgCDUAGR3X&#10;LA7EzvRP8a6bIMQPUcKaRYcYfN/QpFG86yYI8UOUsGaR8VTM5jMaxLtughA/ZJ6whvGP58ujb3Rh&#10;z3hXSxDiiyhhTSOhCp/Pri7J8a6UIMQZGR0LgiCIEgqCIIgSCoIgiBIKgiCIEgqCIIgSCoIgiBIK&#10;giCIEgqCIIgSCoIgiBIKgiCIEgqCIIgSCoIgiBIKgiCIEgqCIIgSCoIgiBIKgiCIEgqCIMid1YJQ&#10;gzm0dO6CDdupe3anHpdmxNuZmowooSDUWJb+82vjoWTnrNfpP6JxnPzonAubTg+W0mYT/NwyTm5V&#10;BxkdC0INJf+iC752hz9r+m18HClb5fMRVIVL1vt8vmbx8ap6iBIKQo1EvXLWgoAo/dqZcXFlE3BZ&#10;UCnZAFxYIwaeooSCUBMpv+ExgLr/XLLHr/t2z7oNgKv3x8OX5cCVQVMWA1fHp4GqSY2Qa0EQvJRd&#10;ugSoO+6aJIBaDXr0eLpnAZQ//WYcnJkFXBg0Jf1B+F38WqkaiBIKQs3Df/US4Lb30p2o9suaASP/&#10;lX60No+eicDZQVNuvz0erXM0yOhYEGoeD84CXviPR/V+80+ABUdlLyIOFEBmRrybJEJECQWhxjHl&#10;HeCJpxK8sfcCrDj23uQB18W7SSJFlFAQahoHbwa6DguMPq0OsP3Yu7MYuDzebRIpooSCUNP4+yHg&#10;q8q/3fPw/KL9K16/oU166lnXDV+p7MjdmqbdAL+Muf/ShqlNbvu/cif/vZqm7QE955aG2oZwNgL4&#10;DsgG3/QhXeqmthkwxW+nLJk6deq+0MZL/jekwymndPnjtDL7jSaapm1yTK/TNM219pw/qv9Zqadm&#10;/fGr0ug3qooRtYDh0TZ6GGBUrFw+eZkHsCjeXghVpADgiSPl2vdMmvMzbz7bip4FvOF/3E6pM8t+&#10;owFouvq5FYAvnA0vegpwWP/Aztpih5WUDuwMZXzvYFu1635hvrDXSVZKKTUeeMkKLMm2fdG+UFFG&#10;+oSCUMMYAfD4ETKtbPJciRPa3P0b82kB0LjHS3bKgZ4TzKf9hdAj4X/tNgDdaoWz4aWwFFpXXH2P&#10;nfWXrhXGQ9EhSGkUwvj/Gr+tW2/sv2mk8bAOyHJtaJmHvT/Hf/8Fy+z48ps+iXKjihIKQs3C9xIw&#10;qF74TGu7lEDPmcV+vWzLmynA78xh8DTg3rm0+6bY79/9bjJw82YjJQ+4dFw/wFwACWnDy49Aertp&#10;rpgtpmTmAlcmBDWu39/PM8IdUggYU45XuaKnYu3P0W9/G57IK9X9hV+cAdy1J8rNGvWuu4mMjmsQ&#10;MjquScwHWBY+T/kZwDgrtB5giVJKKb/R9xnqN1LyEoGbjeeRwCXQ8avdft0fzkYAzxtKkjJsfZle&#10;uqIrwB+MlH8BI4Ma1wcANP5PgV8/MLc9wFtKKaWuB75yTJcC6cbjMEhcZUYfbAm8G91WlZ3VgskT&#10;mdG3mXXf6ZEbEbx8BKR0Cp9n4lYY+nsr1OrChXAQgG06wAtPmSlt/vlX+Lw0BWA6MJdRgxKAhHA2&#10;ApgKwAMvpgG1O89pvcU4iAxMAboajwHG3/8QuGt0beCUi1e23gKT7gfUd0BHx/RmrMN62/8GL55r&#10;Rqe/eiN8e190mzUW/9OyJFb6hDWE2J3b71oR77qdcOjpwKAjZGoHKSVO8Bqs/txkgJ66nbINIFcp&#10;c+GD8VWw4cWYE3zZDj8H9DZSEoH9KojxnwHutr0YD7RTSqlCgHLH9mfAO0oppf4GbLDj84Gu0W1W&#10;6RMKcChmlhcfPDXelTvR2H4I6Bs+T/ldkJVqB9VC4CwA5gL8x9mS3STZBzvbYyx8MKR/FWx42Qpw&#10;01/scB3gTMNTHRrVgUrG1W1A5zG2FxcB+wDWAlnJju15wPkAagTgrN6cCkT5ri9RQgG6J/kjNxKU&#10;DnE4BXuCkwvQKXwe7a+e4MpiqGMssUwF7mniJCU03+BSofThVbHhZRXAW054B9DBTjHPnniNz1kJ&#10;TEiyX6mLIW4swrtgMg1oA1B8CHgox5KreiH3Nh41ooQC1Jn84L5mtWNg+NxH5B9YtPkBoFE1XvAt&#10;uAHobTyvAh5zp2pAJhjbax5LrYKNAGYD/V3aughji7eRYp498Rp/EOjvusi6jiVs0zE6iCbleVan&#10;UgHMavvS1WnECPmHKgBXrYu3B0JVWQO0rMruN1W8a2t+Xu6qAsCSpC1A/bbuXLuADIAc4Oaq2Ajg&#10;G2CQE9TnY218mYyliV7j234Angnm8SwqLZhcC0BmZjGQ34/sW69oHxPREiUUhBrFz0CLI+aqmD3G&#10;eyTtfMC4n+FP7osb9CLgdECfQ+A8YAgbXko3AL91wlt1qJ8BUOZ46jU+AWga7BavnT7gN054NdAT&#10;gMTRpo4uW0Zi/0Hdoq9booSCUKPYiSFdlfi+AjqeBoCaeG+Rk9B8M9AagDkEXBuzB0hugLG80d49&#10;QxLShpeNQKcUJ7wSqx+3EeigQSXjo4CBCUFs5QIdXQsm87E7lf1G/9GK1T/9tO6o3wd7PxJECQWh&#10;RrGX4Pv61vfEXMjF12+iFZty4XXX1T7TXsOdDLR3v5ULXJOIMeh237Mf2oaXZUAfV/h7oBdg3Olv&#10;qq7H+KH1wDXBqjYf71cAJgLWdOLAfh89v9dK2H/n5qeILqKEglCjSN8P24LE/w3o1RRAv3EyQOc7&#10;sps3TMNYLza6aYd/gfS67re+AW4DY3tNdyc+tI0AZnjf42vAuClhJnCpEekxng/QLpitHOBiJ3gw&#10;H1rZ3c3Mhx/akPNf6yLapwdH+SCAKKEg1Cga7oAfVaXB4Q8TAONihQ8nA9e+f5qVtAhrui0fONf9&#10;lnofcyHkWyDLSQhtI4BJwDlOsOQXrH7cN45Fj/FtQFKw7qV/gdeHhXiH8olt2jxweOUn7/kBVveI&#10;brPKDQyCUKPoApRsCozV7wIu6QxQNgi44xtbxJiENd22HDjN/doPe+GSBoBvDXCGHR/Ghpd9xZDm&#10;2tOzHuhQG2BfESQZE5pe43twxrwetoFnweRD7E6lTWq3dw49DuCLcrOKEgpCjeIiMGbQPPxjFSSO&#10;B2C6D5JHO53GouVY0jMD8Owb/TvwPBgnhbs5e53D2PDyE3CVq4O6GKsflwf0MPTFa/ww4FoWwX+6&#10;ptWrwLjUpp2TcnA8Zg/2LE3TKuz42sObAA2j3KyihIJQo7gcYOhhb+R/nwXeNvY3TwAGurZIjwBa&#10;GtNt3wK/uF7L+xpadQdjyde1cTqMDS8LqXwqpHtgitd4U4yDKHZZO3y+obUwVm86OfGjdcwzdb/6&#10;fD6X2iY0AzybIqOAKKEg1ChatAcO3O0+b6ZG3A4MNC9nWYpn3WHtP7AWO/YXAkud3pX/BmBcAhhL&#10;vq7THaFtBJCDZzehmoo11ZcDdDNivcabAcXO6veBgZA+GAyNdtS24HEguxYYN+O4rowtXwoDQp2G&#10;OVpECQWhZvEGwGe3ONJQcMOfgV7vmMES3HdqbLwYrOm2dQD691aSuudnGGRcmzUZ67TwEWx4UTPw&#10;bDPcXQLJTcC8YMvcPu013jYNQxwB8F9/AD6pDcbU30YrvqynH6sneT7GFKfJOzo8G+1WFSUUhJrF&#10;FdcCfF7/H2tLFPqe2XeeNhG4cYo1EZcFvGJeqeF/v1WxFQdLALjT/MZSyfVjIXuE8bwFNNfCR2gb&#10;Xnb6oIXrLPCPwGWJVkrdesGMJw0C7t1vBEpvnAV33AgYncW5vxrxey9dmwlcAsD1wN2m16hP/gwv&#10;R/kmGuR+QkGoaRxy5sjsnsyrzpWDEwB6rPOr0tyXMmFsNjCpXCmlbjLyNpq4X+m73ssAOh803lkN&#10;XOsqIrQNLznAEFf4GeA1O+W24MaLkoAmUw4ovXBsJtDXvMRyPkDTeWWqYssrGv2eBbYppZTaCdBo&#10;XIFf+Xd+lgX8QVfRRpRQEGoaJb0C+jOd81ypPvehuA6blHECZJhSehrwvnvd444y850xwBtVsRHA&#10;UDy37atsrM9ADAXGBDeuvvM4/7B1m6/eyRU70N8DksyPDDznre5T0RdC+badINQ4UnO+bOwK9pq3&#10;vI0rWGtRZ+ux0aerm2N8RukK2FMC3Lk6w0rtOP8TzXyciX3PfngbAUzBs9zrW4Z1fGQK9o0Ngcbp&#10;Nd/2gT65r1nD+oRZ9j00LWaM1r+3d+EwdKTr7Z65L0T70DGQEP0rDw2SK2D4E1E2WpoKjBocI5cF&#10;ocag1kxdvHSX3qRVt0t+mxGY6J/x/pyCeh17XXdOIqBee33Had0/qs3cS+GCxZR9NWHJ1vTsHv3O&#10;DicoIWxEifLJX87Znty201U9PTct6rM+m7WZrO79swO7aCU501bkHk49u1P3Xo2rUU7VESUUhJOE&#10;lx+H54fG24vjFBkdC8JJQg7Bt8IIiBIKwsmCHnAjtOBGlFAQTg52+iGjXuR2TkxECQXh5OBHvHeq&#10;Cm5ECQXh5GAe3huhBTeihIJwcjANuCDeThy3iBIKwklBxRKq8lG8kxVRQkE4KdgKXJAcsZkTFfmO&#10;iSCcFJwZq0MUJwbSJxQEQRAlFARBECUUBEEQJRQEQRAlFARBECUUBEEQJRQEQRAlFARBECUUBEEQ&#10;JRQEQRAlFARBECUUBEEQJRQEQRAlFARBECUUBEEQJRQEQRAlFARBECUUBEEQJRQEQRAlFARBECUU&#10;BEEQJRQEQRAlFARBECUUBEEQJRQEQRAlFARBECUUBEEQJRQEQRAlFARBECUUBEEQJRQEQRAlFARB&#10;ECUUBINiLTT7K+Vuo2lafjzdjY0DBZqm9Y1ntbx01jRt+zGpf614V1UQjhNyfSGTGtQNjClZDzSL&#10;o7cxciDXB5fGsVpeylZBcuNjUn/pEwqCwfzQSX0qxWwALoxnPyJGDswDusaxWl42AZcF16ho11+U&#10;UBAMpoZOuqxSzGLgavP5LU3T3j7W3rodiHIjtDvWdQnJcuDKY1N/GR0LgsEs5/HR16D+7oQwmdMf&#10;hN+Zz5/74OJj7a3bgejhXwApDY51XUIyC7jw2NRflFAQKjEVuCacEHL77fajbw5x6Ee5HIgivwKX&#10;JURsJlpMBM4+NvWX0bEgBFK2Fri8qrnXA920ePscHVYRbCogXhwogMyMY1OWKKEgBPILQHZVc88B&#10;boq3y1FiNsfTgkkecN0xKkuUUBACWQ5wVlVzfwn0jLfLUWISx9OCyWKq0TWPEFFCQQjke6BVijvm&#10;Xk3T9oCec0tDbQOwZOrUqfuAJZqm5QAXaFqqH2iiadom57V1mqZdHdxC6JwA+aP6n5V6atYfvyoN&#10;4aLlwFRN07Sf3Clva5qWrYxn/4rXb2iTnnrWdcNXKleWrpqm+UGtHdG3Ye0zbx5fZiWUboCU+nBw&#10;/C1npJ55j5MQ1t/Aqhn8NLL/Gamn9x2zJ8DzkFUr+d+QDqec0uWP0+xSvwOywTd9SJe6qW0GTPFX&#10;rn/0UDGiFjA82kYPA4yKlcuCYNAY+LMnpgFouvq5FYBPKZUO7FRKDXd+SVcqpfZa6SbjgZeCWgiT&#10;U6klzshc+yK4i5YDeQDTXQkHNGC1Ukqpfc+kOe41n21nKQc6KrXE7vxlrjNTfgSuVb7nrYS0L613&#10;wvkb2DhKKX1iW7vkBw673AtZtb2D7V5ZXTNBTwEO6x/YtWixo1L9o4YooSAEsB/gS3fMPuBKNQGA&#10;bkqpQiBFV0q5tniMUkotAbJc7z0IzA1qIXROVTHY01cZG8xF24H9AO+7Up4AblNKKbUizWOHiVaW&#10;jcCDvoddSRklRspHwKs7O7hSXjHfCeNvYNWUUgWeMW2zIuut0FWb4OmCv2lYAVofuMptydJiu/5R&#10;Q0bHghDAOoBO7pg84NJx/QBjCj8XuDIBWKDUncB3SqnBGBNb7l/uVKxdIIEWQufUb38bnsgr1f2F&#10;X5wB3BU4vMTtQB0NcB2/3fUiJL4FsLZLCfScWezXy7a8mQL8rtzMswI49aLXXeb2fmb8dzqwrWWu&#10;K+UvS43/hva3UtVgRbMZcNPSQ3r5xseBLZeYw9qQVdPv7+cZKw8pBPgRSG83zRW/5ZvA+kePaMqq&#10;G+kTCjWVUeAZCSo1ErgEOn6126/7lVL/AkaaaQ1wxmnXA185r5UC6cEthM45DBJXmdEHWwLvBnHR&#10;ceAi4GYn4TbgVaWUKj8DGGdFrwdYYgYeNH76dd/cXKaXr+4EcLuRkmGkNP9kR4Ve+FEKQPaRalap&#10;ampJImQsMlNzAMaHr5o+AKDxfwr8+oG57QHeUkopc5CeMmx9mV66oivAHyrVP1rIzmoBYN2mjFiY&#10;bXtqvCt2NMwAunp+GdOBuYwalAAkAFOwN5vsLwStkfGsvgM6Oq9txj4RFmAhdM7tf4MXzzWj01+9&#10;Eb69r7KLjgMXzIe1dnzef6HxgwATt8LQ31vxrS5cCAfNwGQA7h6VBiRnzT39AGwFYO9eAEYOSgLq&#10;/7/ubXywrKh++JpVapxdl+o0yDWbhCsGfAiv9Q9btfc/BO4aXRs45eKVrbfApPuxjj8+8GIaULvz&#10;nNZbjIPI3vpHjajqaoDESp+wphCrTSDJb8S7ZkeBngY864lJAbtjo5SqSAT2G89LgN5mfCFAufPe&#10;Z8A7QS2Ezvk3YIMdnw90reyiy4GPgSQ74RIgRymlVDtIKXHeuAa7T1gCwPN20oPAVUoppRaCk00p&#10;9SaYs4Gh/a1UNV974Gcn62owe9ihqvYzwN32rN94oJ1SqgKAl+0XnnNa2v0HiBLSJxQgd1bkNoLi&#10;+8sf0uNduWpTVELAOeLCUmBIfzu8XYdGdYznxcAVZvxaICvZeW8ecH5QCyFzqhFAiR1/KkGvnnI5&#10;0Bbwl5rrDfPnwkW9AMrvgqxU+wW1EHuHZD5A/6F2WmOgJQALAf57vp1y8xBgd/iaVaraO2vhJWfl&#10;2DB9MCN01dRtQOcx9qzfRcA+zH7qTX+xX6gDnFn5DxAlRAkF2Bgzy0pFbuNYkwtwjjtmLZDu2jCz&#10;Cufsw3Tgt+bzIrzLCtOANkEthMxZfAh4KMf6XdYL3n4uB5oBFDcBQB8AjE0A0P7qeWFlMdSpZzwv&#10;B7QPnLRDgLFcnAP0uNVJOU0rN7UrdM0Cq3bgUUgZ4sqaAqCHqdqclcCEJPuFuhgyuQrgLcfQDttP&#10;zx8gSsjasQD1Y2U46cVT4l236rMQZ+bPYAHwmNPBYjb22Qc1DedUxnSMHo1JeZ7dcwm0EDKnApjV&#10;9n8lhMPlQEMw+23w5Xp4sGXl7L7ZlwO9zdAs4AFXV30VcB6AmgGMdL2X0BRoEL5mgVUb5YOHaruM&#10;JAJoYar2INDf5XUdpdRPZiX7N3HiF1l+euofLaRPKJj8u330bZ4dM42NIdOAKzw7NHKAm13hydi/&#10;ycJSp7OlZlFpWeHaoBZC58zMLAby+5F96xXtQ/46XQ7UarYFtmUB+O6DlGGubKp419b8vNxVBYAj&#10;HZMAV8dPzcTcELPTBy08neHaQL3wNQuomnoF8FwT4wNID121bT8AzwSp5DfAICeoz8feuOOqf7QQ&#10;JRRMzj1+Tt7HFX0OAdeD6nPwHEMu+xloYTzn4nS2dvqA3zj5VmMdSA60EDpn4mhTVZYtI7H/oG5B&#10;f6BuB+i2xVAm+HcRvG13witmj/EeaDPn9fYXAuc60QWlUP9UgB+AhzwFbQKahvU3sGprioAu7qGm&#10;DnRMCF21CUDTIFdvlW7AmXcAtupQP6Ny/aOEjI4FwcM2Hc8v0Jifb+8a8G0EOpjXcC0AepnxuUBH&#10;17LCfKyeS6CF0DnpN9qO1T/tXn9csIlCtwN0wbjKnoOPQMu7zFj1deNen9pC2BygtfG8DjjPdYnY&#10;GqyvE8zFUXUAykoh8bTw/gZU7WsAv8+F327O4FUbBQwMskl6I9DJdfJkJXY/1FP/KCFKKAgefgBj&#10;RdZmDd6L4pfjzNdPw+5sMR9vZ3Ii1qJsoIXQOWHgntcy7IT9d7pHu8EcoAPmqZgXfPB/5sKD74Yb&#10;isz0lJ6v5s3Gu9jtXm2YgzVwnkJAT2szcGVSeH8DqvZl0DbtHrpqh9YD1wR5Zxne78d8j/3/HE/9&#10;o4QooSB4mIM1WrSYi/1bBmAm9vff9HnYnS1y8Oy+OZhv32gTaCF0TiDz4aK8kd2s0NPFlV10OQCt&#10;MPpsu16EPuYMh37jRIDOr87edOjwzEfa/IQzrzcDuMRlbDLmXYy+5dDM09OaDQw4gr/eqvlXAasq&#10;bdazdngHqVo+BL8IbEZAm32NfWekp/7RIqq7EwM2KsrO6hrCPIBFkds5IegI3OmJyQI2ucL1gV+N&#10;xy1AYzO6AmCjky0H+0abAAthctqUzP+T0b+bVdlFlwPmHQy6UrcC2824MQDXOne1PIN93YGeBuxy&#10;bJUDlCml1AbgGk85nTD2L4fz11u1/bi8CIWnalNw7wx3kYnntplDAKVB6h8lpE8oCG7KfyBgh4Zv&#10;DXCGE95XBEmnG89rcIZ228CzrPAhVs8l0ELonA6p3d459DiYa68e3A6YdzCUkPcpPGvuOSkbBNzx&#10;zWn2G5Ow5/WKSiCtoWPsF6CjBsbFDE3d5excBX3qhPc3oGolAKmEx1O1PTgTA55KFkOaay/TeqBD&#10;7SD1jxKihILgZhME3Ny/CejmbPwlD+hh/nDm4NxX/SPQzllWODgea4020ELInGdpmlZhx9ce3gRz&#10;w6AHtwMY05TF3AsZT5ox032QPNpZhShaji03a4HergWKpVhaPgtj24zNSODF8DULrFo5gN9tZNLo&#10;0aMPhqnaYcC1FoP/dE2rVwE/AVe5/HRNbwbUPzrILhpBcLMCAm7uX4l3SXUhznmLKRiLt2BM1nVy&#10;so3WsU7KBVoImfNXn3GJgUlCsx0BizeVHMC4g2HXpvnwoaVjE4CBrp7ZCKBlivOye/HDmY77Btju&#10;SikaDr3PDl+zwKrVAdjj2kX6ax84b2CYqjXFOD1iMWEHDK1VqZJMs/2slBQVpE8oCG5mEXhz//d4&#10;zleQA5iz/r4fcJZbf8E8WgZAweNAdq2gFkLmTMB9MpfypTCg8ljT5QAYGvXzPdDpeitmKZ4FjrX/&#10;wFkwmYZ3j9A3QBbAoa3ATNemnXt1kj46Qs0Cq1Y3CVjihPW+mOf/QlWtGVB80I4/MBDSB5uVdPmp&#10;plp+Vqp/dBAlFAQ3kwncoTEZ+7wrmBdUmTuBC8Dp6fhwneAu6+nH7i0FWAid83zMz0kZvKPDs5U8&#10;dDsARs/qgfUwzu5ylWCcJjbYeDE4i91zcBa7gX2FkNwEzD2Je5fZKe9+Df932hFqFli1xJuBNxxX&#10;718Fw9qHq1rbNAw9BcB//QH4pLZ58s/l5+4Sy89K9Y8OooSC4OLQNrybNyjZ4j2GvNMHdc3zdSUA&#10;N4yfvAGM3s3cX42EvZeuzcTarRJoIXTO64G7rQ8VqU/+DC9XvonG7YBlbS/c5QhSFvCKOVvnf79V&#10;sRUH7PBDC9e1/j8BlyWC1ZO7xVRQNXwQDOx/BH8rV+1xYNnbVmP2fxfueDJs1ZIGAffuN+JLb5wF&#10;d9xoVtLt54+2n5XqHyWivBZtI7toahCyi8ZmJcAv7pjVwLWucA7Wh0LMa/swd7rMB2g6r0xVbHlF&#10;o9+zwLagFkLn3AnQaFyBX/l3fpYF/CHItzrcDiillLG4nFTsxEwA6LHOr0pzX8qEsdnAJON2wSnA&#10;ENfLrwKvKaWU6g88C00m7ldq73dZwG3+I/lbuWrqVoB71vtUxZbX6gK3mkZCVq0oCWgy5YDSC8dm&#10;An0rrEq6/XzG9rNS/aODKKEgSuji3xBwc/8YwH3h7FBgjBUwdzIXKqWU3snVwxjo7wFJ/qAWQudU&#10;z3n7KU8F+2iRxwGllGoG1keQDHyuYSUdNinjqMYwpZR6Cs8t/KqX/ZevA139ri9UMUI/sr+VqqbK&#10;vLf+jrSNhKzad574hyvsSrr9zHb+hVaqf1QQJRRECV3cTOAl0bcDC13hbKyvaCqlSp5tn5jc4m4j&#10;UGzf1tJihvIBlwe3EDqn0t2XYvXMDeqixwGljG5YE496F3W2bDT6tMK41xqWKqXUeXj2ePuTgL1K&#10;KVUE/FPtz7JevMh17XRofytXTfmfcmowwLXJOnTV5mfY8X2s+Gyvn+VYfgapf1RIiNVNmskVMPyJ&#10;KBstTQVGDY7YjuBl/sXAIrmLJlL0WZ/N2kxW9/7ZR5p/D52zJGfaitzDqWd36t6r8dF74p/x/pyC&#10;eh17XXdOIqBee33Had0/ql2FF/WcD+fuyuza8/rW3ugq1wzY+2nO9/vqtu3Su6f3WumQVSuf/OWc&#10;7cltO13Vs9GRrccIUUJBlFAQZO1YEARBlFAQBEGUUBAEQZRQEARBlFAQBEGUUBAEQZRQEARBlFAQ&#10;BEGUUBAEQZRQEARBlFAQBEGUUBAEQZRQEARBlFAQBEGUUBAEQZRQEARBlFAQBKFWvB2oPtP2xtuD&#10;E47N8XZAEOJMDVTCiRPj7cGJSay+4yAINYCaNTpOiLcDJzJr4+2AIMSPmqWEtdPi7cEJzOnxdkAQ&#10;4kcNGx3/3//bn5QUbydOPHQfkBlvLwQhftQwJbx+b7w9OCGZf3G8PRCE+FKzRseCIAixQJRQEARB&#10;lFAQBEGUUBAEQZRQEARBlFAQBEGUUBAEQZRQEARBlFAQBEGUUBAEQZRQEARBlFAQBEGUUBAEQZRQ&#10;EARBlFAQBEGUUBAEQZRQEARBlFAQBEGUUDiJKdZCs79S7jaapuXH2+V401vTtINH//px24Y17Dsm&#10;ghBNcn0hkxrUDYwpWQ80i7fLcUb/TqfJKUf9+vHbhtInFE5i5odO6lMpZgNw4cneddihB2uaKnP8&#10;tqEooXASMzV00mWVYhYDVxuPb2ma9na8nY8La4CeR/+6qw2PM45LeRaEY8Ms5/HR16D+7oQwmdMf&#10;hN8Zj5/74OT8MuocoMvRv+5qw+MMUUJBAKN7eE04IeT2260n3xygXbw9jgvfAi2O/nWnDY83ZHQs&#10;CEDZWuDyKmZeD3TT4u1yPChfA52S4+1FLBAlFATgF4DsKmaeA9wUb4/jwibgmng7ERNECQUBWA5w&#10;VhUzf0lEywY1mBXAJfF2IiaIEgoC8D3QKsUdc6+maXtAz7mlobYBWDJ16tR9sETTtBzgAk1L9QM0&#10;0TRtk/PaOk3Trg5uIXROgPxR/c9KPTXrj1+VhnCxq6ZpO0Bf+FBWasOrPykHoHTyw+3SG1w1Yo8n&#10;q3/F6ze0SU8967rhK1WgmZL/Delwyild/jitzBv/08j+Z6Se3nfMnsAX/Auf6JqZevZ9c5WxxNTR&#10;SfJN/3v3BqktB4w9EOioH9TaEX0b1j7z5vFOQWYbhnElwjaKABUjagHDY2VciC7zABbF24u40hj4&#10;syemAWi6+rkVgE8plQ7sVGq489u5Uiml9lrpJuOBl4JaCJNTqSXOyFz7IqiH5QAVar61L7nRdqUq&#10;Rlhzdok5Ts59z6Q5Tjaf7bGyd7Dd+anrKkef2NZ+44HD7hf0LxrYCndQNYEkv5V08G/OXOlTFR5H&#10;Oyq1xF5SylxnJZltGNqVCNsoAkQJBVFCpfYDfOmO2QdcqSYA0E0pVQik6Epd6IjMKKWUWgJkud57&#10;EJgb1ELonKpisKd7MjaYixuBTvrzTq6uqtg9sbndyrgizWOMiS4jEzzd3jet6ALPWlGzIueFw31d&#10;CRcVAL2spCmeUzidD7gdfdD3sCsto8RIsdowtCsRtlEEiBIKooRKLQP4xR2zBHjhE+NXN0wpNRvo&#10;ayTdCXxn5RsJPOZ6rzVQGNRC6Jz+/sATeaW6v/CLMwCKgrj4OXD7zQBJphh80MgtDU+a+XIBes4s&#10;9utlW95MAZLLLBN+r5jAbiN+eQpw09JDevnGxwHa2x28/a2Bum9tqdALRiRBFvCykaI/CqS9sbFc&#10;L/15MEC23+Xo0xd4yvnISHG1YQhXImyjCBAlFEQJlRoVMCozfpOXQMevdvt1v1LqX8BII6kBrjHe&#10;9cBXzmulQHpwC6FzDoPEVWb0wZbAu0FcfNBQjPZTDih9q7V+2+CjnRX+gqEA5xnZys8AxlkvrQdY&#10;Ygb0AQCN/1Pg1w/MbQ/wllJKqSWJkGH9+XMAxpuB8izgZrNHt8YYzM43QoOAa80U9Q3Af72O1n1z&#10;c5levroTwO1GitOGoVyJsI0iQJRQECVU6iagqyfmegBGWWM5daktKfsAzYrX04CNzmt5QL+gFkLn&#10;3Ob0tJRSXzodJw8tAXjP6HmVGvODj5QbaQ8CTY3HCcBQ560LgZnm83sAd5UagbJmQG+llNqZAg12&#10;2W8McDXFH4AhdhOMAmCPUkqpj4A77BlDdTfQ3OPo3YeM0IE6wKWBbRjClUjbKALkjIlgcn/dyG0E&#10;kvVQBOcRjiFqKgHnYdU0gPH9rbB/HtaxkjzgMus0yp4S4DfOe6uxNmgHWgidcxRwox1/LrCrsouH&#10;8wEmmrcf1G69FnjkVTOxz0ioYzw+DSl/dV7LBMyrY/IGAnd/YHquvXyLsT2w4rJSmOcMtP/8ISyu&#10;qAXw/Ri46A374M0d9wN1MwHW3Q2tP3B2njz2EWzeU89x9PmhZsopd4+E1IA2DOFKpG0UCaKEApSC&#10;uaMuysyatbxG/AsrKiHgIHFhKTDEljG269DIEJvFwBVW/Fogy3XoYh5wflALIXOqEUCJHX8qQe+t&#10;ygd4wL4GZj/Q/CUr5MPa3FJ+F2Sl2m+phVjbJNVtQOcxtq5dBOwD3lkLLzkrx7QEOJgB+G4EJjgn&#10;EOu2zIdrAdTNwOeuypwFsLWe7Wj/oXZSY8um04ahXIm0jSKhRvw7FWJMecwsrzl0arwrVxVyAc5x&#10;x6wF0l07ZlYB1xmP04HfWvGLgKtc700D2gS1EDJn8SHgoRzrp1iv0g5AwPgfVeILVkhtB962lk5Y&#10;DRhrFNpfPW+tLIY69QCYsxKYYL9CXeBUOPAopAxxvZICoAN8shcebuxKapVvdtGmr4F+57pSagMc&#10;tB3VPnCSDgEdvG0YwpWI2ygSZGe1AN1jdpI0Oz3edasSCwHNsxK7AHjM6VsxG8+o194rNx2jS2NS&#10;nmd3HQMthMypAGa1/V8J4ZgF3Gv/b2W3Dom97MQpwIWV3/HNvhzobQQeBPq3dBLrKKV+glE+eKi2&#10;66VEAA3wPww86rZ3CmYXbTDwXKXiUm1HH3D92VcB53nbMIQrEbdRJEifUIC0OfcXn1U7cjuVOHdQ&#10;zfgHNg24wnMRTQ5wsys8Gev3XFhqd7NABRy62Iw5fqxkIXTOzMxiIL8f2bde0T5ke00C7rFDPwJ9&#10;7H3N/rlAe1dZxbu25uflrioALAHf9gPwTCWz6hXAc0GMDyAdWLof2jd1J20DWgH5G6B1+0ovZdqO&#10;3uoqYCZwtqcNQ7gSeRtFQs34hyrEmN/GYpKw5qDPAa6sFOM6hlz2M9ZtVLnY3SzY6aPSFH/PoBZC&#10;50wcbQrmsmUk9h/ULehvcn8h7osB52IP1oFfgYxMM1Axe4z3MJoxbTkBaHp2JbtrioAu7qGhDnRM&#10;AN4DBnkyb4AWacA44H5Pyl6ARrajroFzQSnUP9XThiFcibiNIkJGx4KwTcc19QfG5H57Vy95I9DB&#10;6IMtAOxxaS7Q0TW3MB+r6xhoIXRO+o22Y/VPu9cfF2wSbB1wgXO4bRLWxCDASuwbYtTXjXt9agth&#10;c4DWgLH4OrDy/YtfA/h9LvxmW+jjCLi5u6zIlN/RBN48vQFonGY5ep7rxrI1WNf9220YwpWI2ygi&#10;RAkF4QeAtu6YNXh/68ux+2DTsLpZGL9Vd2dyItZCaaCF0Dlh4J7XMuyE/XcOC+LiYuxhN+BbhqVw&#10;YEzNGWNg3w03FJmRKT1fzZuNNdF2aD1B79P6MmiDdAe2lbs8BIxV4e7A3m0EXtc6G+hvO3qdK2WO&#10;7ZvVhqFcibiNIkKUUBDmYI3gLOZi/OgtZgKXAqDPwyVCOXh23xzMt2+0CbQQOieQ+XBR3shuVujp&#10;4souzsB9HdZmoKWzGvM1Zg9Rv3EiQOdXZ286dHjmI21+wtLPfAh2zbZ/FbCq0jbj32NcR5vmORs8&#10;E+hs2mrmXWR7H7gtiKPG5GC2pw1DuBJ5G0WEKKEgfEtgJ+VbjEO2Ft/Y4W06NLY+c+lf4M23ELtD&#10;FGAhTE4AEts8ML9k/p+MnSWrK3mopuHe5rMMuN4OHdqCsZLBh5OBa3eueOTS5mlg7EoxJtq2AUl1&#10;KtktAXN+rxLbLaM2/8bYxbedwKscd2yAlPNtR933dq3E6tdZbRjClYjbKDJECYWTnvIfCLi537cG&#10;OMMJ7yuCpNMBY9Rrq+Y28Ezxf4jVdQy0EDqnQ2q3dw49DuZKrIeiEki3r8diJtDDDq3H7DuVDQLu&#10;+OY0O2US1kTbHgKGugYlYO1+CWQ39rkVgx0/wAW1TFuZnrxjgCFJlqNpDZ2UX4COmqcNQ7gScRtF&#10;hiihcNKzCQJu7t8EdHN2/pIH9DB+K3Nw3Vf9I9DOGSceHI+1bhpoIWTOszRNq7Djaw9vAriUxGQt&#10;cLWzyPA10MkOLcJclJjug+TRTrai5ViicxhwD2j9p2tavQpjT73fXdKk0aNHHwTj4NF+d8obmDOf&#10;BwNTDg8HnrAd7e1aDVmK9T8Ouw1DuBJxG0WG7KIRTnpWQMBwbyWunTIY4zTz7MMUXLtZcnErEqN1&#10;rFNggRZC5vzVBy7lSGi2I2DxxnbAWUvYXwCJToczB3NKcgIw0NXDGwG0NCbamgI7XAYn7IChtYxO&#10;3576TvyvfeC8gZjerVWOa7tfwZwBbIqxX9rmjRJ4rF4QR41pw+7eNgzhSsRtFBnSJxROemYReHP/&#10;93jOOpADGJP1vh9wrZv+gnk6DYCCx4HsWkEthMyZgPtALeVLYUDl4eo0oKsdygO62z9dNQ1TQZbi&#10;WXFY+w/sBedmQPFBO+nAQEgfDHWTgCXOK3pfYGwCZiX92+0UdZeOOVX5G6DQtWKx42lo9JzjqHs/&#10;kjPBardhCFcibqPIECUUTnom452ZN2I6OEH1HdY5iQJw9U98GNvkACjr6cfuCAZYCJ3zfDyXX7yj&#10;w7OVPNTn4F6+WIB7h05BCeaUZAnGMV+DjReDPdHWNg1DngHwX38APqkNiTdjDHvNit6/CoYZp0c6&#10;g7GH2uBfU7FOJHYA+MxOKeutw7RUx1Fnew/7CiG5ibcNQ7gSaRtFSnQv+fJe9yX3Ewo1gIMQcHP/&#10;IVw3ECqltgN1jcd1AFd9Omm9Ukqp5wG2GCnFF5AJTAtqIXTOl4Dme81c+ljc1/DZbAVaOsHe2Bem&#10;KqWmA5copYwbEdua901XjDF+4HlmrkeBRvuM58N9gDuUUkqtAPMzBEqpg/2AOyy37wDINZ79j5AC&#10;XGuEBgBJluHiLOw7bNVWoIXL8YXAVYFtGMKVCNsoQkQJhZOdlRBwc/9q50evlDLucb7NeCw0exCz&#10;lFJKzQdoOq9MVWx5RaPfs8C2oBZC59wJ0GhcgV/5d36WBfxBr+ziFNzfm/InA8V28BmMrwMYt7TS&#10;Y51flea+lAljs4FJ5mWuRUlAkykHlF44NhPoayrmrQD3rPepii2v1QVuta9f3ZkEJL62XVf7p7Qm&#10;OQcYYaTsSgKS3tjmV+V5zycC/3Q7OsTl+KvAa4FtGMqVyNooQkQJhZOdf0PAzf1jgDdc4aHAGPPZ&#10;nK0zPq6hd3INrwb6e9hffgu0EDqnCrjT5algP/KncF9qvxXIdBLPA75XSinlc41L6bBJGafcDJVU&#10;33mKedj6VEmZ98PNI13Fz3LFN1r/A7DYTJnpeSfl2xCOKtUL6zJ0dxuGcCWyNooQUULhZOdmAm/u&#10;vx1Y6ApnA6vN55Jn2ycmt7jbDBXbm4hbzFA+4PLgFkLnVPpI12+8Z25QF88DNtmhb4E77VC5I8yq&#10;qLOtXJ9WKPUxAEvNjPMz7GL6uIrxP+UUP2C7p9hF9q7BIYfUGMAaoarVzsp10hP7Qjmq/En2S+42&#10;DOVKRG0UIQnRv/LQILkChj8RI+OCcJygz/ps1mayuvfPPtLiY+icJTnTVuQeTj27U/dejYkM/4z3&#10;5xTU69jrunMSAfXa6ztO6/6RdQ9E+eQv52xPbtvpqp7eUyV7P835fl/dtl169ww8+eH77Kucg83P&#10;73ttRqXazP1i7rrDjVpfdNWFR3OdWwhXjkkbBUeUUBAEQXbRCIIgiBIKgiCIEgqCIIgSCoIgiBIK&#10;giCIEgqCIIgSCoIgiBIKgiCIEgqCIIgSCoIgiBIKgiCIEgqCIIgSCoIgiBIKgiCIEgqCIIgSCoIg&#10;iBIKgiCIEgqCIIgSCoIgiBIKgiCIEgqCIIgSCoIgiBIKgiCIEgqCIIgSCoIgiBIKgiCIEgqCIIgS&#10;CoIgiBIKgiCIEgqCIIgSCoIgiBIKgiCIEgqCIIgSCoIgiBIKgiCIEgqCIIgSCoIgiBIKgiCIEgqC&#10;IIgSCoIgiBIKgiCIEgqCIIgSCoKHA5qHzOz7Pt/nzdFG07T8eLtZXTprmrY9Jpb7apqWe4Q8BZqm&#10;9Y13E4SlVrwdEITji3U+T3Dv8uWjGfjyqU5MyXqgWbzdrCZlqyC5cSwsq6k+aHmETLk+uDTebRAW&#10;6RMKgofFQeLe+80aJ7ABuLCmdSE2AZfF5Ne+ywctUo+QaR7QNd5tEBZRQkHwMD1Y5IEu6+znxcDV&#10;MSj4LU3T3o5VrZYDV8bE8o/AdUfKNBVoF6u6RYWa9r82QYgtahowYogZ0g9vm/38VsB/Wb5mxqU/&#10;CL+LQcmf++DiWFVrFnBhTCzPA7ofIY9/AaQ0iFXdokKCipHh5AoY/kS8qycI1WR3I2DJ+a4Y/eUn&#10;Ad58MLYF+zSgTIvYTnBOK4DijFhY7roENh5hnnBTC7hmcoyqFh1kdCwIbnIB2rpjEp94GeDvemwL&#10;Xg90i5UQHiiAzIxYWK5YwpHXj1YBl8WoalFClFAQ3CwAGtT1xj3SAti7NrYFzwFuipXxPKowmXdU&#10;bAEuONIk22yO9wUTUUJB8DAV6BMQlzgUDKmKIV8CPWNlfDFweUwsr6QK60eTON4XTEQJBcGNfy5B&#10;BnKXgrH8CiyZOnWqa6t1yf+GdDjllC5/nFYW8M5PI/ufkXp63zF7XHFdNU3zg1o7om/D2mfePN56&#10;Z4mmaTnABZqW6gfu1TRtD+g5tzTUNlierXj9hjbpqWddN3yla3I/WM4gPn0HZINv+pAudVPbDJji&#10;dyw00TRtkxNcp2maS9nyR/U/K/XUrD9+VRqiwWbjWecJ6mXpBkipDwfH33JG6pn3jHc1VVVr+ltN&#10;07Qp9mvqllMa/uac3dH8y6sYUQsYHivjghAjNgOsDYz1AfQ2ntOBnVbC3sF2X6LuF64X9InOVOMD&#10;h63YcqCjUkvs7lHmOiNhuPODvFIppRqApqufWwH4lFJK7XsmzcnTfLZdUOWcwXzSU4DD+ge2jRY7&#10;7Bq43lRKqfHAS1ZgSbZdpuaunosWgG0shJc/Atcq3/NWStqXYfwPbmMWRtuZ/A1gcTT/8KKEguBi&#10;IkBppWiAbKWUUoVAim5GT0hx9yretLMXeEaizYrM6I3Ag76HXUkZJUoppVz7W0YppfYBV6oJAHRT&#10;Sim1Ig0PE02LlXMG9akAaH3gKrdPlvgtAbJcNX0QmGs8Vgz2lDk2WHuVAMlWc4Ty8iPg1Z0dXCmv&#10;hPQ/hA29OcCP5mvjAL6M6h9elFAQXDwKtKscXRe4Riml1GygrxHp9yoF7DZzL08Bblp6SC/f+DhA&#10;+woj/nPg6Qs8r3xklXAn8J35vAR44RMjwzCllMoF6Dmz2K+XbXkzBUguC5EzuE8zgU5NPfFWF28k&#10;8Jirpq2BQqN6/YEn8kp1f+EXZwAUqcqswe4sh/byDuARr8ItqW5NJwDcZjwv9P5/JyqIEgqCi3bA&#10;o5Wjk4CBSiml/gWMVEoppQ8AaPyfAr9+YG57gLeMzEsSIWOR+WYOwHjj2dyRWPfNzWV6+epOALdb&#10;JTTAGXSPBC6Bjl/t9ut+pVT5GcA4K+d6l5IE5gzhkzkuTRm2vkwvXdEV4A+mteuBr5yKlgLpxuMw&#10;SFxlRh9sCbwbpL0+AF4zHkN7mWEU3/yTHRV64UcpYHWwq1FTXwaWRm/WAtQ7GsgZEwFg3sYmsTB7&#10;zunxrlg1KfuZYCcmyv2A0aeagrUh5P0PgbtG1wZOuXhl6y0w6X6AXZfqNMhtZL56xYAP4bX+ABh7&#10;i+8elQYkZ809/QBsNbPtLwTNemc6MJdRgxKABGDiVhj6e8uZVhcuhIPBc4bwaSoAD7yYBtTuPKf1&#10;FuMgMqC+Azo6Nd2MtRS8/W/w4rlmdPqrN8K391VusJnYZ1dCerl3LwAjByUB9f9f9zY+WFZUv3o1&#10;rfXifcDov8L+ruVw64vR/tNHWVk9Eit9wppCdsT/jkLwj3jXrJqsBdhcKboQYIJSSlUkAvuVUupn&#10;gLutKTI1HnNY7WsP/Oy8uxrMxYASAJ63Ux4ErjKfl+CMMvUUsPuRSinVDlJKnOA1WD2lwJwhfKoA&#10;4GU723NOYYUA5Y7tz4B3lFLGosQGOz4f6BqkwTKA4iN4uRDsZ6WUehPMuciq11SpwxqQVq7KOwOX&#10;+lSUkT6hAKuWxcryM38+Jd6VqxbLwer8udkMcA7Adh0a1QHUbUDnMQlWlouAfQDvrIWXXIdUWgIc&#10;zADyAfoPtVMa41xntRi4wnwuLAWG9Lfzld8FWc5tL2ohcFawnKF82gpw019sC3WAM43HtUBWsuPt&#10;POB8ADUCKLHjTyXoSZK9e+2zK6G9XAjwX+cA481DgN3VqymkPPMUlEy86daV0H5a1IVLlFCAX2Nm&#10;uVZC5DaOJTOBS5IqRS8HU7RWYR7WmLMSmOBkrYshFwcehZQhrndTAHTLivaBk3IIsBZUpwO/NZ/X&#10;AumujTXaXz3OrCyGOvWC5Qzl0yqAtxwLO5yCFwHuNeVpQBuA4kPAQzmWQNQLfkHBz8C1R/IyB+hx&#10;q5N0mlZuimzVawrc/xTw16VfQOP5nvXxqCA7qwWoF7mJ4KS9mR7vulWPb4DelaP/C1ybDMZG4ssB&#10;HgT6uy4eqKOU+gkY5YOHarveTQTQwLgP5gFXg6wCzjMe1TScUxgLgMdC3fjnm32542NAzlA+zQb6&#10;uyaCFzkFT8foOpqU55ldXhTArLb/KyEcCwl+oNjtpZoBjHQlJjQFGlSvpsCpQ4D1L0LasgyijvQJ&#10;BZP/ZEXfZsu0yG0cS/YXAt0qRR+aBQwAjEWP84BtPwDPVLagXgFud8f4ANLBOHPm6hqpmcDZxnNh&#10;qav3kwPcXMlw8a6t+Xm5qwoA++ScN2con/gGGOQE9fl2wWoWlRZMjD5eZmYxkN+P7FuvaB9SJnIw&#10;B9NhvNzpgxbnuN+qjfl/36rXFODJNwFIXFJ5+iIKRHvi0T0BKSsmNYR5AIsit1PjWQJQUCn6c4C9&#10;ShmbTChTSr0BNNUrW1gFkJTsIgnzcMQ+612TnUB983kWcLP57E8kcHO3b/qt3vHg8mA5Q/l0GOCw&#10;E97sFLwdPAsmn2PvoP7cKS3x1tnBVyj0ZMBe4Qjh5TTgDc9rKcC2atXUwJhQnBmDP7xSMjoWBJvF&#10;QFrlG0WfAW4/FWAj0EEDRgEDg0yCfg3g97nwY84ArgPOc127tQbnrocFQC/zebsO7d3ja/V1416f&#10;2ud+mwO0DpYzlE8bgU4ufVmJPbmXC3R0LZjMxx439xttx+qfdq8/LthE4U4ftEw9gpdzCZhxKCuF&#10;xNOqVVODegBNelT971kNRAkFweY74KpKWrJsLWDcOrwcY8Hk0HrgmiAWvgxqtzsYMuu+GWsOzthv&#10;Gs4ocw3e2118N9xQZD6m9Hw1bzbWVF5AzpA+LcN7vc732LI7H++l/hNxlrMH7nktw07Yf+ewIJZd&#10;N/eH9nIK0ML91mbgyqRq1RSAke8C7JhPLJB5QkGwUDk4XTMn9l6ghzGLOhPjYpp8CHrPlH8VsOrc&#10;oNZnAJe4wpMBcyOnPg+n9zMXz+Zu/cbJAJ3vyG7eMA1jl/S1wXKG8okZXoN87RScg+cmmYP50Mru&#10;PWY+/NCGnP8uMENPD86sZHku1ifrQnvpWw7NPDfQzsacda16TQEmmSvyjwb75lbkxGTMrWSesEYh&#10;84QGuwCWBcZOAMgznusDvyqlpgBJQSzsB9ge1LieBuxywuVgTxtuARpbCVnAJiffGIBr7dtv1DPY&#10;U3nenKF8Upm4bs9R6hBYs3MVABudpBzgzwFvl8z/k7EvZ1ZlyxfYr4f2cgPWkW2LTpib06teU6XU&#10;MjD7q2uq8zetKjI6FgSLXDB307nYdTtwjxG7rwiSTgf2EPwbvyUAwbeFFJVAWkMn/AvQ0ewrrcEZ&#10;1/rWAGfY2coGAXd8c5odMQlrKi8gZyif9hVDWiMnvB7oYMzObQP4jZP0IZU/S5za7Z1Dj4O5CO7B&#10;ubk/jJcrCNirvnMV9KlTrZoCm7sBw74HeJIYIEooCBbzgMZ1vHEHupVDfXM7XB7QIxE4DLgWGvCf&#10;rmn1KqAcwO9+f9Lo0aMPgrGLuLdrDnIpjvrNwbmvehPQzdkdPd0HyaOd94qWYwleQM5QPv2Ed/LT&#10;NV/5I9DOeefgeOBcgLM0Tauw42sPbwK4VNzEubk/jJezMLbN2IwEXqxeTaE4uxxuf/I3VwHfbjrK&#10;v284RAkFwWIqlb72seOcfGCmuS9yIeaJjKYYJzUsJuzw+YbWMs6x4b6l+tc+9903Ot1617044Z69&#10;mwJ0MZ9X4llqnQAMdPUyRwAtU4LlDOWT7bTJNKfgXKCTkzJax+zj/erz+VzimdCMgM9c2Q5cfSQv&#10;vwG2u14qGg69z65eTSntVgjnfZzACwDPE31ECQXBxL+AgE+J+Mf9ZgvwX2vTeQ7mxutmQPFBO9+B&#10;gZA+GKibBCxxDOh9gbEJYAjQb122vwFMu74fcJZXv8dz6mMpnjWNtf/AXkYIyBnKpxxvwWqqU/Av&#10;mKcBASh4HMiuBca9MK7TJeVLYUDlQb9zc39oLw9tBWa6vzegk/RRNWvqv/pnaDSzFpzXGvgwqtf2&#10;G4gSCoLJVnBNTKmDG/59xp1+YIx1MER9h3k4o20axi8ZAP/1B+CT2kDizcAbtkV1/yoY1h5An4Nn&#10;c9y+Qkg2T8AVgCE+YCwpu653LsE4oGyw8WKwp/ICcobwSc3wFry7xCnYh7HbEICynn6sTtr52N9t&#10;AXhHh2crN9gkzHspwni5AWCvc8XHu1/D/51WvZqqAd9D0sK6QMLLAK8c5V84HLFYhlFK1o5rFLJ2&#10;rJRS6itwzofYfYSkSXaG7UBd4/FRoNE+4/lwH+AO43kFGDfwK6XUwX7AHcapj61AC1dhC3Gu5FoH&#10;cNWnk9YrY2VXcx0UuR5oa955XTHGcMlYyA7MGcKn7QEFz3AV/DzAFuO5+AIygWlKKaVeAprvNXPp&#10;Y3Hf6WXjurk/tJfG/uwWB01T/8K68rYaNX0a7KMlvjpA4v6o//FFCQVRQhP3B0Zsum1zMuRgXyBf&#10;lAQ0mXJA6YVjM4G+5k9Y3Qpwz3qfqtjyWl3gVr8RPwUY4irsVezLno1LAjH2qawGrnXlmwDQY51f&#10;lea+lAljs4FJ5SpIzhA+5QQU/Iyr4PkATeeVqYotr2j0exbjFJxxEpBG4wr8yr/zsyzgD0FO8a3B&#10;3h8T2sv+wLPQZOJ+pfZ+lwXcZrZIlWv6Abgu63+D4LocIaKEgiihSavKOnjR9+4MQ4Ex5vN3nnwP&#10;W0KoyrzfLB5pKchTeG7JV73cTW5+Fb1QGZvq3Kd0fe7jZh02KeOwyLAgOUP4NDSg4GxXwXonV/6B&#10;/h6QZMrUc952eCqIEKr3HQdCe1kHuvpdX6xihGWqqjWdAc7HBswtmymlKsqIEgqihAaHvT/+jG5/&#10;+mKnN0c2sNoKzM+ws/bJdWXyP+XYGOBssj4Pzy5ifxLmpQ5KKVXybPvE5BZ3K6XU7cBCd6FFnS1r&#10;jT6tUOpjAJYGyxncp2xvweW4Cy6276FpMUP5gMvNBN19jVbPXBUMtwOhvCwC/qn22/ccXfRz0NfD&#10;2MhNBC6qcLI9APB+tP/6CcEvYIyc5AoY/kSMjAvRZf7FwKKu8XajhlE++cs525PbdrqqZyNvwt5P&#10;c77fV7dtl9496xydZS/+Ge/PKajXsdd15yQC6rXXd5zW/aPawfOG9CkU+qzPZm0mq3v/7MDF05Kc&#10;aStyD6ee3al7r8YRe6nnfDh3V2bXnte3PnobsUWUUBAlFATZRSMIgiBKKAiCIEooCIIgSigIgiBK&#10;KAiCIEooCIIgSigIgiBKKAiCIEooCIIgSigIgiBKKAiCIEooCIIgSigIgiBKKAiCIEooCIIgSigI&#10;giBKKAiCUCveDgjVY8/jWzokR9votnjXShDijChhzUK12813kZsJhh7vuglC/JDRcc0id3fMTK+N&#10;d90EIX6IEtYsDkduIhTN4l03QYgfMjquWdQGyNCibNVXDNSNd90EIX6IEtZAPu8VZYPzL453lQQh&#10;vsjoWBAEQZRQEARBlFAQBEGUUBAEQZRQEARBlFAQBEGUUBAEQZRQEARBlFAQBEGUUBAEQZRQEARB&#10;lFAQBEGUUBAEQZRQEARBlFAQBEGUUBAEQZRQEARBlFAQBEFu7xeEmsGZ2z3BhEbdLu9XL95ORZs2&#10;m+DX0+JQsPQJBaFGcHCzz0P51s/uq/9URbzdii6H1/t8CY3iUbIooSDUCDYEixzW48SSwg3AFQnx&#10;KFmUUBBqBEuCxs5/Od5+RZVlwFVxKVmUUBBqBNOBvspCL938QQbAs6XxdiyaHOzTp0+0v2FbNWTF&#10;RBBqBN8Cjkgk1G424Mb2O6D8x+x4exZFHnwwXiVLn1AQagJFh4CunqiMfwP8HG/PTgxECQWhJrAW&#10;oK037gIAPd6enRiIEgpCTWABkHGqNy4ZoE68PTsxECUUhJrANODqgLiDAGfaQf+K129ok5561nXD&#10;VypvRrXmH5eeWve3z+UDm1esWGEm36tp2h7Qc25pqG2AJpqmbXJeWqdpmrvE/FH9z0o9NeuPX4Va&#10;o+mqadoO0Bc+lJXa8OpPygEonfxwu/QGV43Y48kawtXCrVu3+pygb/rfuzdIbTlg7AFXngCno4aK&#10;EbWA4bEyfvKyGuC7aFudB7Ao3nUTwuBPBN4LiJwIcMAM7HsmzflZN5/tzje3tRV/j091gGZmfAPQ&#10;dPVzKwCf2mv8x2Y88JIdWuIszGhfBHWxHKBCzW9mZmu0XamKEclmKDHHyRnS1cbAHitw8G+anemp&#10;CjuP1+moETMlTASejJXxkxdRwpOUXwFWBkT2BnqYzytc4gIw0c5VOsAVfWcJMNhI2AdcqSYA0E2p&#10;JUCWy/qDwFzzuWKwx/jYYC5uBDrpz7v6iKrYva69XR3J1f1AhhWYUtedp7Mt+F6no0bMRseKELvi&#10;BUGoNmsAWnnjNk8FHjOe13YpgZ4zi/162ZY3U4DflZu59nX6EC6cvlf3bxsGn9wF9DRS8oBLx/UD&#10;4DpYjHdX81TgbONRv/1teCKvVPcXfnEGcNceKrMCaH/L34EkI2Lxh22XudLf5Eiu5gHXGI/qL1fv&#10;J+2NjeV66c+DgZU99aBOR49Y/T8sAXg4VsZPXqRPeJLyJNDYG1V+AdDCbzyfAYyzUtYDLDGeS1oC&#10;43QjsNT40W80QiOBS6DjV7v9ul+p64GvHPOlQLr5PAwSV5nPB1sC7wZx0dwK2H7KAaVvNQWNBh/t&#10;rPAXDAU4Tx3BVfUW8L7xOAi4tsSM/wbgv0GdjhoyT1izECU8SckC7vHEFF4K9vB1AjDUSbsQmKmU&#10;Ukq/HvjWTngVsKfXrgdglKmSepqjkUoplQf0Mx63AS/bCV/iPuzi0BKA9wx5KjXmBx8pN9IeBJoe&#10;wVWl+gI/KKWU+gi4wxG6u4HmwZyOHnLGRDD5f+nRt9nxibPjXa0Tg/I12INaQB346aN3AZ682Ih4&#10;GlL+6mTPBE4B4JOv4UlnBfjOR4ELjV+9mgYwvr+ZtKcE+I1jYzVwufE4CrjRTjgX2FXZxcP5ABP7&#10;GKHardcCj7xqJvYZaW/3CekqKgc4C2Dd3dD6A2fq7rGPYPOeepWdjh6ihAKUgjEBE21WLPwxOXIr&#10;ApsA/t89Zkj3mw99/mn8t/wuyEq1c6uFmJJSOhgyn3PsNMzYa2/GKSwFhtiashbIcv215gHnG+ZG&#10;ACV2wqlAMyqRD/BAHyu4H2j+khXyAR3DuwoFpdAyFVA3A5+7fDkLYGu9yk5HD1FCAWJ3s9O6klMj&#10;NyKwAkAPPE4y8B2z26T91RO/shjq1AN46xC8rLmSmu6FS4zHtUD6cDtlEd4Fk2lAGwCKDwEP5Vha&#10;US9gs6LJciDxBSuktgNvJ1nB1ZgnYkK7CrlAX4Dpa6Dfua5ctcHcPRngdPSQndUC9EiJleVLTol3&#10;3U4MZgWJa7FodFKwvL7ZlwO9AfTngVvdiYlAB+NxAfCY0zubDlzkZCzPg0bGgFYBzGr7vxLCMQu4&#10;1/7/3m4dEp0LI6YAF4Z1FaMX2h1gMPBcpcypQZyOHtInFKD2sgcL22qR26nEuQOSIjciwDcB4foX&#10;/fZ3rQNuNFXFu7bm5+WuKgDMKb7lB6C3Z/53PaQ3MB5zgJudt2dhDWAB2AxcazxmZhYD+f3IvvWK&#10;9iEVYxJwjx36Eehj/5PyzwXah3UV47adTkD+Bmjd3m3bB8aMYoDTUUSUUAA6zIy3B0I4Du4APu8X&#10;JkfF7DHeU3DnA3wE3OuOLS+Fqw0F1edgz9ABO31UWjAxl2gSR5vas2wZif0HdQsqGvsLgS52cC7u&#10;7X6/AhmZYV2FisWmB+OA+z3G9wI0qux0FJHRsSAc96wHCHMPofq6ca9PbXVpDtAa4L8E3OT1K3CF&#10;8bhdh/a17ZRcoKNrkWI+cJ753G+0Ha1/2r3+uGATheuAC5xxxSSsiUGAlThbpkO4avjWLQkYTeAR&#10;6w1A47TKTkcRUUJBOO5ZAp4OWwC+G24oMh9Ter6aNxtziq+4GBKbunPOx5bGNXj0Zj5wpSvnRKCl&#10;FRi457UMO2X/ncOC+LAYezQN+JZhKxzGHOLlYV3FWBXqDezdBrTwGJ8N9A/idBSR0bEgHPdMBy4K&#10;OeWq3zgZoPMd2c0bpmEck7sWjL03HTydnQ+xBWou5vqEQQ5wsRM8mA+tnIW0zIcf2pDz3wVm6OnB&#10;mQQyA3tRGmOWsaWzsPE11mWKoVzFkLtLMLbjNPNuvnofuC2I01FElFAQjnum4O5wBfLhZODa9+2v&#10;BC/CnOIrwN0xAwq/h+bm/QffAll2in+BJ8hCAo71JrZp88DhlZ+85wdY3SPQBzUNOMcOLgOut0OH&#10;tmAemg7pKsaAugOwncCpwB0bIOX8yk5HExkdC8LxTtEhPDtcvJQNAu74xvlc+iTMKb4CwHOjy1uY&#10;O/bAtwY4w07ZBp7x94fApYElpXZ759DjYK7lel0scRalgZlADzu0HrODGdpVKPkF0hoAezDXiW3G&#10;AEOSKjsdTUQJBeF4Zy3YuwArM90HyaOdLTVFyzGn+A4BRa6ce/6B3QXbhLk+YfAj0M4Zkh4cj3Gs&#10;Ds7SNM3Zel97eBOgYVAXr3Z8+BpjQ4zBIqBPeFeNVZGrEjB2UO932z48HHgiiNPRRJRQEI53FgB1&#10;6odKnQAMdG02HgG0TAFoAMx2FnrVbTrQ2QisxNnSjLF03MkJjtaxjtT96vP5XDsXE5pR6XsqGKNp&#10;Z8FlfwEkOn23HMzZvdCuwlLMb/c1BVa5bb9RAo/VC+J0NBElFITjnWmEmyZcimetY+0/7Nytgf3r&#10;7JRHcsAeAn+PZ8D9C+AskBQ8DmQbiwgJuA8dU74UBlQ+5DEN936dPKC7rS1qGqbMhnbVWBX6reVg&#10;YbGTa8fT0Oi5YE5HE1FCQTjO0Wdj7wIMQgnGONhg48VgTfF1SAFuKzMSyge+Ac7gcjKeAbcP2GgF&#10;ynr6sTtf52OcKTZ5R4dnK7s4B/dFsgtwb3YpKMGc3QvtqrEY0gbLq8/sXGW9dZiWGszpaCJKKAjH&#10;Odt13NuUA8kCXjFvp/G/36rYioNarwMrz19cjn/7mNPHcBH2BueSLaA1cow0A+b+ajzvvXRtJvae&#10;mOuBu/eZ2dQnf4aXK99Es8MPLZ1L+afi7rv9CFySFN5V9uyHJqcA1B4A3G91ZfdesAZGdgrqdDQR&#10;JRSE45xgN/e7uBPI67Vep2ztyw3/wNhsYL2xunvfbcAPv62dUKvpwKLECXdjC9QG4ArX9N/lABfO&#10;L8f/66unLen3EPaemLuAzW3+s1tH3/V5p7vgD49W9uEH7EVpQJ+B+5jxXKweYhhX12KuqsDwJPC3&#10;H7Fdx7fuH/XXwD8fCO50VIn21a/uK2DlzuqoE5s7q4XjmieA1qGTfe4tgx02KUNPhimllNJH2ilZ&#10;+ep6oMh4aQzwhsuI3sllZKC/ByRZV0YH3ArzVLDrop/CffP/ViDTSTwP+P5Irr6EfUG/8p6CT7Gv&#10;3A50OppIn1AQjnO+xe4uBaPWos7WY6NPVzfHuKjBmFdMeGDfu30zkupf+eyqVS30b6GleRfgTLwn&#10;khNm2ffQtJgxWv8eeljaMHSkK1/P3BeCdcqm4l56XoN7W7ZvOVYHM4yrU3AucOi52ll3Tnpilz3j&#10;GOh0NElQkdsISnIFDH8iRsZrBBUjfmof9a1P218CvusVsR3hRMI/4/05BfU69rrunERAvfb6jtO6&#10;f1T5noLcc+BfT4Yyos/6bNZmsrr3z67UPSrJmbYi93Dq2Z2692ocI1f1ZB3K7Q2N+twv5q473Kj1&#10;RVddGJP7FiojShgzOqyNleVpV0ZuQzj5GPoCbGoeby+Cs/U30GllHB2Q0XGsKIqZELIschPCyUf5&#10;K9D1OBVCVmMva8cHUcJYURy5iVCcHu+6CTWB/2vSpMnTrvC/S+HteDsVilm4r7KJA6KEsSKG19bH&#10;5gi6cIJRsnPnzu+c4JohcGOXozcXU9R/cC6GjQtyK1dMmXBDlA3+0DlyG8LJwenAkp+sD05/dy00&#10;/STePoVi5k5o1zByO0ePKGFMSYx2z1D68EJVuRjg3Leub5DkL1o5bA40WpEeqc1YcOitLUuWEexr&#10;dscSUUJBODGp+9YD4LvvPivcY2KdeLsUlJXGxp5O/SK0ExnSxxCEE5T7P3Vd09p6yszjUwhZBMCN&#10;8+OrRdInFIQTlVt+N+/bBWuL087M6n5li1id142YaaSf2+P37SM3FBGihIJwwlKrR494u3Bkvovc&#10;RBSQ0bEgCIIooSAIgiihIAiCKKEgCIIooSAIgiihIAiCKKEgCIIooSAIgiihIAiCKKEgCIIooSAI&#10;giihIAiCKKEgCIIooSAIgiihIAiCKKEgCIIooSAIgiihIAiCKKEgCIIooSAIgiihIAiCKKEgCIIo&#10;oSAIgiihIAiCKKEgCIIooSAIgiihIAiCKKEgCIIooSAIgiihIAiCKKEgCIIooSAIgiihIAiCKKFw&#10;MrBM0zRt9zEvtq+mablHyFOgaVrf+LTKcdICxwW14u2AIBwDFvkgpcGxLlVN9UHLI2TK9cGlcWqW&#10;46MFjgukTyicDEwHrko41qXu8kGL1CNkmgd0jUujHC8tcFwgSiicBKhpwBXVfestTdPejqTYH4Hr&#10;jpRpKtAubi0TY6rUApE3dBSQ0bFwElBYylF0vD73wcWRFDsP6H6EPP4F8Ri3Hyuq0gJRaOgoIH1C&#10;4SQgF6BtNV/yzSHC3toUoPMR8vwKXHbMx+3Hiqq0QBQaOgqIEgonAfOBRnWq+dJ6oJsWQakVS4Bm&#10;R8i0Crgsfi0TW6rUApE3dDQQJRROAqZQlemqAOYAN0VS6hbggiPNP83mBF4wqVILRN7Q0UCUUDjx&#10;8c8Helb3rS+P5iU3K4Grj5RpEvEfGcaMKrVA5A0dDUQJhROfrQDnhUz2r3j9hjbpqWddN3ylMqOW&#10;aJqWA1ygaal+O+NPI/ufkXp63zF7KpnwTf979wapLQeMPeCKnI17ISBIKUDpBkipDwfH33JG6pn3&#10;jC9zku7VNG0P6Dm3NNQ2hDHyW03TtCn2a+qWUxr+5pzKu8i7apq2A/SFD2WlNrz6k3Kj+MkPt0tv&#10;cNWIgBoF9xWAkv8N6XDKKV3+OM3xtImmaZucHOs0Tbs6WAtUpaFD2wLIH9X/rNRTs/74VenR/2MI&#10;hYoRtYDhsTJeE8gH+CLaVlcDfBfvutU0vgYoDZG475k05+fQfLYROdyJutLMp090llweOOwxcfBv&#10;zizXUxV2dAtgR7hSlFI/Atcq3/NWUtqXdlID0HT1cysAXxgjswA62q/9DWBxpWqWA1So+dasXaPt&#10;SlWMSDZDiTlHahGDvYPtvlNd6x/3XsdBpZRS44GXKrdAlRo6jC2llmTbebWo/7JECWOFKOHxwyNA&#10;uxBpK1w/T4CJSimlLnQiRhn5Ci5352pW5DIxpa47qfMBM7oESNbDlaKU+gh4dWcHV9IrZso+4Eo1&#10;AYBu4YzozQF+NF8bB/Bl5XpuBDrpzztvd1XF2S5j24/QIkoppSakuBPeNCKXAFmukh4E5lZqgao1&#10;dGhbqmKw5/WxUf43IkoYK0QJjx/aAo8GT8oF6Dmz2K+XbXkzBUguM1Pu9LT08hTgpqWH9PKNjwO0&#10;t7t++qNA2hsby/XSnwcDZPuNhDVA7yOVcgfwiFcjlhgpS4AXPjGihoU1MgHgNuN5oUuiPHwO3H4z&#10;QJJZzgeN3KU+eeQW8Xu1CHYrpZQaCTzmKqk1UBjYAlVs6NC2/P2BJ/JKdX/hF2cAFKmoIkoYK0QJ&#10;jxtKA3o2LsrPAMZZofUuIVINgJ1WypJEyFhkBnIAxltJg4BrS8zANwD/NZ4/AF47UikZhqY0/2RH&#10;hV74UQpAtpEyErgEOn6126/7wxrxZWAJxmYtQEpsHjQKaj/lgNK3XmNKWYOPdlb4C4YCnHfEFtEH&#10;ADT+T4FfPzC3PcBbSimlrge+8rZ2emALVLWhQ9saBomrzOiDLYF3o/uPRM6Y1EDmFMfbg6qSVd3d&#10;zDEhH+DcoEkTt8LQ31uhVhcuhIPG8/5C0Kxe065LdRrkWqErBnwIr/U3Ah+/A3d8bM2eXXf3R/Dk&#10;rQDMBC48Qil79wIwclASUP//dW/jg2VF9cE4Kj2XUYMSgISwRmq9eB8w+q+wv2s53PpisJpOBuC9&#10;exIhoekXdXwAjwxPBho+v3ck7Dxii7z/IXDX6NrAKRevbL0FJt0PqO+Ajk5Bm7HXi50WqGJDh7a1&#10;/W/wovU3TH/1Rvj2vmj+G5EVk5gRwz5hDeKxyKscOZ8AVARNagcpJU7wGjyDU2tk52sP/BzwVzDm&#10;9fOA1uVOUi5YA7cMoPgIpSwEJ6CUehPMiTE9BVw9z3BG1GENSCtX5Z2BS10LDg4lgKtj3B7gESuU&#10;gzOPGrKYnwHutmb91HjrnUIAVwt8BryjAlqgig0d2tbfgA12fD7Qtbr/DMIjfcKaxYHITRxTXh5a&#10;3ZMdMWAmcFFSsJTyuyDLuSpFLQTOMp4X49zZ8M5aeMnVvW0JcDADUDcDnyc7SWcBbK2H0d3LzDhC&#10;KQsB/nu+nXbzEGA3mEelh/SviqukPPMUlEy86daV0H5a0N90PsADfazgfqD5S1bIh90TC1mMug3o&#10;PMY+F3gRsA9gLZDlaoF5gFEhpwWq2tAhbakRQIkdfypVOLpSTaIrrF6JlT5h1PuEBVH+88eatEPx&#10;/jsoYyLqhapkXA7UMZ+vB+Ybj/uTIcW9CccHZscvB+jnsYH13kLgjiOV0hvo4UrTNczptO+B9BIV&#10;CrcRc/NJ6yeAxsXB838MJO61i0kEJtuJw4CXj1DM9wAbnZT9mH3Cl/B2/dsC+1XYFgjV0KFtFQH0&#10;DNrbjRKys7pm0fCPNeqwfoPRaZEbiZT9hRhdmCPgm3050NsIqGnYZz9G+eCh2q6ciQAawGDguUqW&#10;UsHo7l12pFJmACNdqQlNgQYAC4DHQt3s5zECnDoEWP8ipC3LCP7GLODeU63Qbh0Se9mJU7Dn80IW&#10;8yDQ33Xnah2l1E9gzGe6Wrc8zz7iHaIFQjd0aFsKYFbb/5UQK2R0XMP491s7apAWNjke/n3lAXQI&#10;na6Kd23Nz8tdZfS3zW2DhaVQp56R/gpwu/sNH0A6kL8BWrevlJQJkIM1Sgxdyk4ftDjH/X5toJ71&#10;+s1VchXgyTcBSFzSNEQlJwH32KEfgT72bnD/XKB9+GK2/QA8E6z1ZlFpkeNa4zGgBY7Y0GFsZWYW&#10;A/n9yL71ivYx+Ud1PPxLFapDcrTnR054FhPmBsCK2WO8R7fMn24udq9lTRHQxT160oGOCcA44H6P&#10;vb0AjTC7e2cdoZQfgIc8728CmgL6HNfr4Y0ANOn/GcD0UIK/vxDoYgfn4r6R4lcgIzN8MROApmcH&#10;sbzTB/zGCa/GOkTsaYGqNHQYW4mjzf8rLFtGYv9B3aKvW6KEwonOd4S8uV9NvLfICTXfDLQ2nhcA&#10;5vDxawC/P+DV3wKMJvCGgQ1A4zSMX3XL1COUMhf3GBcoK4XE04DtOrR3j8hDGwHMfmSTHqHaYB1w&#10;gXMkcBJwgR1aCVg7DEMVMwoYGKwRc4GOrkWO+VhHvF0tULWGDmOLfqP/aMXqn35ad9Tvoz0yknlC&#10;4QRH5RDq5n7fDTdYv8+Unq/mzca5xXAadq/ly6Dvdgf2bgNaeKJnA/3BfW99mFKmBL6/GbgyCViD&#10;V2PDGAEY+S7AjvmhGmEx9pgV8C3DraOzsMeqoYo5tB5HLT3MB650hSdifcLJdXN/1Ro6jC0YuOe1&#10;DDth/53DiDLSJxROcHaX4u4AudBvnAzQ+Y7s5g3TML4oYsqFPg9LK/yrgFVBN2bnA82SPVHvA7eB&#10;0d279Ail+JZDM88VpbOBAdbrrmvvwxgBmDTE+O+ji0M0wgzgEju0Gae3htHpvSB8MfkQ4vKwHDzX&#10;zRzMh1bG6WS7BarY0OFsAZkPP7Qh578LzNDTgzOJKqKEwK4/5LdKj7bRg/GulWCwFkLc3P/hZODa&#10;90+zwouw78nbpkPjUwBzF1ujoKa3EziXt2MDpJwPRl+n8xFK2QJ41kt4G7Mr+C2QVSVXgeV9gJb5&#10;sOSHjgRDTfOUtAy43g4d2gK0Cl/MNiAp2NZQ/wKvowuxO4J2C1SxocPZAiCxTZsHDq/85D0/wOoe&#10;RJdYbc+pSfsJG0e5TR0+infVBPUC0CBYQmkycIfuRJwH5BqPk4B7jMedYJ+UCOBj4CZPzPPA40qZ&#10;Ww59RyjlM2Cg+/UdQB+l7Du0quKqUps0YNgWgGuCt8FuIN15fSDwtR1aCbQ6QjH/AVoHs7wZPKdC&#10;bsPaRWu3QFUbOowt79/tcYAcFV1knhAO7YzcRggWR25CiJApQJ9gCdN9kDzamXkvWo49LTUHu9dS&#10;DuBZL5k0evTog2D0+/e7Uw4PB54A17314UqZhbFtxmYk8CIYS8jdnGMx4YxQnF0Otz/5m6uAbzcF&#10;bYO1wNXO618DnezQIruBQhdzGHBPA/hP17R6FRiTge2clIPjsY54Ozf3V7GhQ9s6S9O0Cju+9vAm&#10;QEOiiyih8VeOEVmRmxAiwz+fEJ9MmgAMdO1dHgG0NKelpmBvOqkD4L7T+dc+9903Oh2M7S6r3Cbf&#10;KIHH6oHr3vpwpXyDMcK2KBoOvc+2XnctKoczUtqtEM77OIEXAFwXELpYiHspYn8BJJ5hB3OwpiRD&#10;F9MU2OFuux0+39BaGMu9nZz40TrWOTjn5v4qNnRoW7/6fD7XWnFCM6r/pcIjIfOEJmfWj7LBsh+B&#10;0yI2I0RI6Jv7l+KZn1/7D5yljB+wF3XrJvlhibPSqvcFxiaAsfWtsNiZut/xNDQyjpzY99aHKeXQ&#10;VmCmcn7j9+okfQTA93gOW4Qx4r/6Z2g0sxac13o9fPhisM7SNNyfjcoDutt9IDUNS4BCF9MMKD54&#10;ipVyYCCkDwb4BXCuby14HMiu5W2BqjZ0aFsJQIkzS1m+FAaEOn5ztIgSmjx3V5QN/tIychtC5KwG&#10;ZyDpoQQ4ZIc2XgzWWicFYPz+gMSbP4U37Aul1P2rYJhxIqMDwGf27VBlvXWYZvxEJ2EuUYQpZQPA&#10;3mX2Bul3v4b/M/7nORnPsZjQRtSA7yFpYV0g4eUbgFeC3Mmlz8FaEwFjC5+zQ6egBDjjCMW0TSuB&#10;763lC//1B+CT2mCcqdloN0BPP3Zf1m6BqjZ0aFvnz4flPWwL7+jwLNEmyvOONjVoxWQ3wMfRthqb&#10;GxiE6vIIQHIAjZQyjv63NVclKsYYP4c8I7gO4KpPJ61XSqkVYN/hrw72wzX7PwBIMt9RxVnASOPZ&#10;ubc+TCmjAWhx0Ajp/8JePzkEaK4lhtBGngaYaaT46gCJ+yu3wVagpRPsjXPngVLTgUuOVIx6FGi0&#10;z3g+3Af7aoXnAbaYDXABmcC0gBaockOHtPUS0Ny6PkIfS6j7IiJBlFCU8MTGfRDD5nalzEvve6zz&#10;q9LclzJhbDYwyVi6LDTzzVJKKXUrwD3rfapiy2t1gVv9lvFdSUDSG9v8qjzv+UTgn2bCGqx13DCl&#10;9AeehSYT9yu197ss4DbT8mrgWlclQhr5AFyX9b9BcJGYAvzZDvmTcS+GP4P5dYCwvhYlAU2mHFB6&#10;4dhMoK+pbPMBms4rUxVbXtHo9yywLaAFqtzQIW3tBGg0rsCv/Ds/ywL+oKtoI0ooSnhCE/xzkB8o&#10;pZTPLZIdNilj/dQQBXNSzfiERpn3Y7wjXT/DmZ6UlG+t+PeBN9QRSqkDXf3uO2BGWJbH2K+rsEZm&#10;APzBzrYfAu4PM3gK9534W4FMJ/E84Ht1JF/Vd56aPmzt8NE7uWIH+ntAkj+gBarc0CFtqYDrfp6K&#10;vhCKEipRwhOa3KBKaHwIrqizFW70aYWxOxCWKqWUKnm2fWJyi7tNI/6nnFcHbPfYX+2swSY9sc+O&#10;vh1YqMKXUgT8U+239xdc9HOw18MZyU0ELnLdxv0AwPuVGuE8YJMd+ha40w6VO4oftkXU/Ay7pn1y&#10;HdvF9l7uFjOUD7i8chWq2tChbCndfXNZz1wVA0QJRQlPXiqm9W+c2KDnP1f7lVJKf6VpYpNbg38W&#10;ufidGzMTM7oO+rrSLJz/+yGd0xMbX/LkrNKjK8U/pX+TxPrXvLwuSq7GrEXKvrizeXJa5wGf7vI2&#10;wPQ/tta07EcX+4/ObNVsHfryTxekJ6Zn/+GTHSomJAR+4j5aJFfA8CdiZDy6FDYEPo7J2vEXN8a7&#10;coIgVAHZWS0IgiBKKAiCIEooCIIgSigIgiBKKAiCIEooCIIgSigIgiBKKAiCIEooCIIgSigIgiBK&#10;KAiCIEooCIIgSigIgiBKKAiCIEooCIIgSigIgiBKKAiCIEooCIIgSigIgiBKKAiCIEooCIIgSigI&#10;giBKKAiCIEooCIIgSigIgiBKKAiCIEooCIIgSigIgiBKKAiCIEooCIIgSigIgiBKKAiCIEooCIIg&#10;SigIgiBKKAiCIEooCIIgSigIgiBKKAiCIEooCIIgSigIgiBKKAiCUCveDghCDeTM7Z5gQqNul/er&#10;F2+nhAiQPqEgVJuDm30eyrd+dl/9pyri7ZZw9IgSCkK12RAsclgPkcKaiyihIFSbJUFj578cb7+O&#10;a97SNO3teDsRElFCQag204G+ykIv3fxBBsCzpfF27Hjmc5/Pd3G8nQiJKKEgVJtvgV52KKF2swG/&#10;NAHKf4y3Y8cxvjlAu3h7ERJRQkGoLkWHgK6eqIx/A/wcb8+OY9YD3bR4exESUUJBqC5rAdp64y4A&#10;0OPt2XHMHOCmeDsRGlFCQaguC4CMU71xyQB14u3ZccyXQM94OxEaUUJBqC7TgKsD4g4CnGkH/Ste&#10;v6FNeupZ1w1fqZxMXTVN2wH6woeyUhte/Uk5AKWTH26X3uCqEXvsbLs1TbsBfhlz/6UNU5vc9n/l&#10;joUmmqZtcoLrNE1zeZI/qv9Zqadm/fGrcEs3wV3jXk3T9oCec0tDzdolpNb849JT6/72uXxg84oV&#10;K9z5fxrZ/4zU0/uO2eOK66ppmh/U2hF9G9Y+8+bxZWb8Ek3TcoALNC3VH9ZCFOp3lKgYUQsYHivj&#10;0WU3wMfRtpoP8EW86ybEAH8i8F5A5ESAA2Zg3zNpzk+s+WwrTzlAhZrfzExptF2pihHJZigxx8o3&#10;C3jD/7htoc4sK2UvgM8pdTzwkhVYkm2/oYX8lxfCNaUagKarn1u5Spjb2sp4j091gGZ2Zn2iMznw&#10;wGF3/ToqtcReF8lcZyQMd4q8MqyFyOt3tIgSihIK1eRXgJUBkb2BHubzCpfYAEw04zcCnfTnXX0o&#10;VZztyrfdzPdP4NNL3BY+N1OWAFmuUh8E5hqPFYM9ZY4N7nso19Q+4Eo1AYBuSimlSge48t1ZAgy2&#10;Mhdc7rbRrMhVvwd9D7uSMkqUUkpd6MSMCmsh4vodNaKEooRCNZns7v6ZbAKYbDznAvScWezXy7a8&#10;mQIklxkJnwO33wyQZP6eP2jk/nU/aRq7FEiHdt8U+/27300G2GSkjAQecxXbGihUSinl7w88kVeq&#10;+wu/OAOgKJjrIV1TS4AXPjH8GKaUUnvbARdO36v7tw0D+rn0eHkKcNPSQ3r5xscB2lc49Xv6Ao9g&#10;fWSVfCfwne1HKAuR1u/oESUUJRSqyZNAY29U+QVAC7/xfAYwzkpZD7DEeH7QUIf2Uw4ofes1plY0&#10;+Ghnhb9gKMB5Rja/MXs/1DCn8hKBm43n64GvnGJLgXTjcRgkrjKjD7YE3g3ieWjX1EjgEuj41W6/&#10;7ldKlbQExulG4lLD1Y1GaEkiZCwy38sBGO+pX903N5fp5as7AdxuFdYA2GkFQlqIsH4RIEooSihU&#10;kyzgHk9M4aU4w7gJwFAn7UJgpvHYEoD3DIUrNeYHHyk30h4EmhqPWwB4wbbwL4DDSimlpzl6pJRS&#10;eUA/pZRS24CX7fgvcZ+BcQjtmrreGLua0qf064Fv7ZyvAtYE3s4UaLDLThoAdHXX7+5DRuhAHeBS&#10;M9c+QLOMh7QQaf0iQG7liimD/hJvD+JL1t87x9uF6FO+Bvd+EHXgp4/eBXjSPEr2NKT81cmeCZwC&#10;wOF8gIl9jPjardcCj7xqZusz0t6E8wNAz7/ZFu76K5DfHthTAvzGsb0aMCbcRgE32vHnAruCuB7S&#10;NdQ0gPH9raRPvoYnnVXbOx8FLqwFUHFZKcxzRvV//hAWV9Sy6/f8UDPhlLtHQqoZyAMuSzCeQ1uI&#10;tH4RIEoYK3SI+l+rxpG/ct3xe6rgaNkE8P/uMUO6tSukzz+N/5bfBVmpdm61EDjLaA2AB/pYKfuB&#10;5i9ZIR/Q0XicC/CfBNtEk2Qf7GyPsaU7K9lOYB5wPoAaAZTY8acCzahEaNcoLAWG2EJYOhgyn3Pe&#10;bJix19o49M5aeMm1rbwlwMEMq379h9opja1UYDFwhfkc2kKE9YsEUcJYkR5vB44LNh8+8ZRwBYAe&#10;eJxk4Dvm3lztr574lcVQx7jEdTmQ+IKVoLYDb1tLJ6zGPKcCU4F7mjgmEppvgH0Ai4CrXManAW0A&#10;ig8BD+VYP+d6imCEdo21QLqz2eWtQ/Cy+0/XdC9cAnDgUUgZ4kpJAfP/+8sB7QMn5RDQwXyeDvzW&#10;eAxjIcL6RYLsrI4Vp50Wbw+OB648AU9dzAoS12LR6KRgeX2zLwd6Oy/eax9N2a1DonONwxTA2Gzi&#10;WwU85raiYYxkmQ5c5MSX50GjOgAKYFbb/5VQZTyusQB4zO4u6s8Dt7pzJ2Kq2igfPFQ7IAXNqt8D&#10;rh7AKuA841FNw75+IYyFaNavmkifMFYk/Pjn/Pa1I7dTo8m65QT8X+03AeH6F/32d60TvHGqeNfW&#10;/LzcVQWANdXFJOAeO8uPQB+72+WfC7QHYAtQ33OqeReQAahZ2ENogM3AtQBkZhYD+f3IvvWK9uF/&#10;1EFdIwe42c6z/AD09oxq1kN6A0C9AtzuTvGBOQKahEc+1UzgbOO5sNTufoaxEJX6HSWihDGjwbh4&#10;eyDEgoM7gM/7hclRMXuM9zjY+QDsLwS62JFzgevs0K9ARiZgjL7/5FZWvQg4Hdjpo9KCgrF0kzja&#10;lLFly0jsP6hbqN91CNfQ52BPGQIfAfe6s5WXwtUJwJoioIv7/2860DHBqt+5TkJBKdQ3u8C52N3P&#10;MBYir9/RcwL+L1sQYsl6gOzQ6errxr0+tdWmOYBxaG0dcIEz9zYJe2IQWAmYOwzn4JZIYA+Q3ABD&#10;Tzq6FhTmYw8/+422Y/VPu9cfF3QiLaRrbNfBNYL5LwG3jv2KueDxNYDf/Q0XP+YM4DrgPNfc4hrA&#10;Wh5agH2hYxgLkdYvEkQJBaFaLAFPxyUA3w03FJmPKT1fzZuNNdXFYqyxHoBvGbYOYcyxmSPVyVjj&#10;ZJNc4JpEDGW40pUwEWdxduCe1zLshP13DquWa6zBfadEcTEkNnW/Oh9TGr8MWunuVv3cCj7HqRLT&#10;sLufYSxEWL/IiO72RO9GxZN6Z7VwgtIPuChkqt/Qus6vzt50SCmlpgADjKQbcfYxGwc8WjrvNQN+&#10;UEopVYJ9rsLkUeBTpZTqBnzpxB8AWrnLzhvZzf5h76mOa+pJXEeQ1Qqgo+fdHsAhpVQFwCoVlBuB&#10;6a5wZ+Ans+hErPOJ4SxEVr/IkHlCQagWU3B37QL5cDJw7fv2xoFFWFNdahpwjp1xGXC9HTq0BWgF&#10;GLvyznWbVO9jdK78C4AsJ2Eh3k5YYps2Dxxe+cl7foDVParumvE5AsdyAe7uKlD4PTRPw9zS14hg&#10;qGl4ljt8K7F7dNt0aGzs4Q5jIcL6RYaMjgWhOhQdwrPTw0vZIOCOb5wdVJOwprqKSszlV4OZQA87&#10;tB5olQIYu/I8O7B+2AuXNAC2gWdc/iFwaYADqd3eOfQ4mAuyVXQN3xrgDDulAKjrfvctoC+YOpZK&#10;MIpKIK2hE/4F6GhOG67BngUNYyGy+kWI9AkFoTqsBWe/cCWm+yB5tLPwW7Qcq2O0FnP51eBroJMd&#10;WoS9ujAD8Oy++jvwPBj7bto5CwoHx2P2Hs/6FUrsn3Lt4Z/sgIYEEMY1NgHdnA2Rh4Ai16t7/oHZ&#10;fSwH8LvNTtoOt59i1q+3a8l7Kbb6MQe7+xnGQmT1ixBRQkGoDguAOvVDpU4ABrp6PCOAlkZfbyHu&#10;5YD9BZDo9MJyMBcNjIHqLy6TeV9Dq+5grJx0chJG65hnzn71gUuDEprtqPSZlbCusRJnjzXQAJit&#10;bIvqNh3oDObJ6D2u6v/aB84bWLl+hqKbVWIK9v6hMBYiq1+EyOhYEKrDNMJNEy4FXN/0XfsPJ/c0&#10;3DtT8oDu9q9PTcMSgf2FwNIKO6P/BmBcAhj6mGInFDwOZNcCQyVcpy/Kl8KASgPQMK7xPZ4Rf2tg&#10;/zo7+EgOmMPWukl4vnuv9wXGJlj1+62rvG+wJ/18PwAtjOcwFiKrX4SIEgpCNdBn41wlUJkSjLGl&#10;wcaLwZrq0udgrYmA0bV0tq0UlGDN060D0L+3UtQ9P8MgQ0F9wEYroaynH6sjdz7G9KLJOzo8Ww3X&#10;jI07rhF/hxTgNvMjJOUD3wBr8Jx4M/CGnVHdvwqGtbfr51pm2VcIyebh6QKwO3WhLURYv0iJ8lq0&#10;Z1FadtEIJxq/grXdJRjXA23N+5crxhg/sTyllFJb8eya6Q3Mt0PTgUuMx1EANN5rhA71AbLNKwyf&#10;B9hiPBdfQCYwTSml1EtAc/MNpY/FfZVfFVxTh3BdHqiUUu8AdFxUpiq2vVff6C6a1yWuAPsGfnWw&#10;H3CHbtevhcvEQuAq83kdwFWfTlof1kKE9YsQUUJRQqEaTAbz1tSgTADosc6vSnNfyoSx2cCkcqWM&#10;3Xt/tvP5k4FiO/gM5pX5SpmfBG40cb/Sd72XAXQ+aOaaD9B0Xpmq2PKKRr9ngW1KKaV2AjQaV+BX&#10;/p2fZQF/0KvjmloNXOvOq9/m6iwlTngPmGUm3Qpwz3qfqtjyWl3gVvNm7SnAEJeJV4HXzOdC09Ks&#10;sBYirF+EiBKKEgrV4Amgdehkn3sbXodNylgPHqaUegr3vfRbgUzntfOA75VS5q3N76e4rNxhfWlE&#10;6Z1c0QP9PSDJFBHXTYIAT+nVck2NAd7wZNZH2lmz8tX1OJ8NKfN+s3ikVZS3fkr1Aqz7+ZU5P1oY&#10;1kKE9YsQUUJRQqEadAQeCZNeZF/S3ejTCqU+BmCpMsRuk53tW+BOO1TuyEQhQHlehmWl43yX8WJ7&#10;43KLGcoHXG4muIQLeuZW0zV1O7AwIPe+d/tmJNW/8tlVuvInuwf2/qecogZst6O99VP+JMAa0KqS&#10;Z9snJre4O7yFSOsXGQnRv/LQILkChj8RI+PRpbAh8PFd8XZDOCHwz3h/TkG9jr2uOycRUK+9vuO0&#10;7h9V/Xa2uZfCBYsp+2rCkq3p2T36ne257kuf9dmszWR1758duNRZkjNtRe7h1LM7de/VONqu5Z4D&#10;/3rSCe/9NOf7fXXbdund82hvnwxlIbL6RYQooSihcBzx8uOuL4EcJwx9ATY1j7cXMUZ20QjCcUQO&#10;lU+YxZnyV6DriS6EooSCcByhB9zaHA/+r0mTJk+7wv8uhbfj69IxQJRQEI4fdvoho158fSjZuXPn&#10;d05wzRC4scvRm6shiBIKwvHDjzj3PMeL04ElP1mh77Kh6SdxdukYIEooCMcP8/BeYxAPLgY4d/Qu&#10;P/6Cad2v9NFoxUnwyVpRQkE4fpiG++Mm8aHuW4Dvvsa1Emqd1nsO9NjQKGKbxz+ihIJw3FCxBPvS&#10;lvhx/6eua1pbT5l5An6zujJyP6EgHDdsBS5IjthMpNzyu3nfLlhbnHZmVvcrWyREbq8mIEooCMcN&#10;Z8bqoEM1qdWjR7xdONbI6FgQBEGUUBAEQZRQEARBlFAQBEGUUBAEQZRQEARBlFAQBEGUUBAEQZRQ&#10;EARBlFAQBEGUUBAEQZRQEARBlFAQBEGUUBAEQZRQEARBlFAQBEGUUBAEQZRQEARBlFAQBEGUUBAE&#10;QZRQEARBlFAQBEGUUBAEQZRQEARBlFAQBEGUUBAEQZRQEARBlFAQBEGUUBAEQZRQEARBlFAQBEGU&#10;UBAEoVa8HRCE4xHfykXz1+WXpjRv1e3C7Nrx9kaIOaKEglCJn4aP0wEo/+GHL0m875nTjlXJnXNh&#10;0+k1v4yjRp1aSoPtx75cGR0LQgBbr2g/VneF9Xcaj1LHpuiyVT4fjWt+GUdPwQGf74o4lCtKKAge&#10;1Nu/mV4p8oE/HRsp3ARcFuMf5bEo4+jJBS6PQ7nHbYMIQlzw/e5+AG78ZmOp7j+07v0WAIx+7ZiU&#10;vhy48gQo4+iZB2THoVxRQkFwUdbzS4ChxV9c17J2QmJa63s2jgPgLxuPRfGzgAtPgDKOnqlAyziU&#10;K0ooCA7+3vOBrI3PZ9hRCb9fDsAjx6L8icDZJ0AZR03FQmidEoeCRQkFweGB74E7lns7JV0+Bpi4&#10;J/bFHyiAzIyaX8bRsxW4Lh4FixIKgs2Md4E7xwbuLbuzOcDs2JefR+x14FiUcfSsArrHo2BRQkGw&#10;OHAj0PXDhMD4hBfAmF+LMYuJ/cLpsSjj6JkNdIpHwaKEgmAx+AAkTUqqnHAFGGuuQFdN0/yg1o7o&#10;27D2mTePL/NmLfnfkA6nnNLlj9MC4n3T/969QWrLAWMPuCLv1TRtD+g5tzTUNgDfAdngmz6kS93U&#10;NgOm+I1s2zRN0zxC/JSmaRero/ImRBlAE03TNjnvrtM07WqXrfxR/c9KPTXrj1+Vhmi+I/jCTyP7&#10;n5F6et8x7mmGwBaYBJxht9ktmS279JxpBf0rXr+hTXrqWdcNXxmDPU0qRtQChsfKeHTZDfBxvL0Q&#10;4s4WgHeCpegALZVSSpUDHZVa0s76BWWuc2XcO9juW9T9whV/8G+ao2IVdnQD0HT1cysAn1J6CnBY&#10;/yDNytpih1JKqVKA913mdgH8fFTehCpDqb2mFxbjgZfs0BJna4vmrplDeF/0iW1tAw8cDtUCh4Fu&#10;VlpxFpD4rRna94ztMjSfHe0/viihKKFgcgdQpyxoUhOgvlJKqY3Ag76HXZ2JjBI72wTPquebdvyU&#10;uu74zgfM6H3AlWoCmL//AqD1gatcWZsZylQXeMrlzl3A3UfnTcgy1BIgy1XIg8Bc87lisKf/NDZY&#10;G4X1pcAzIG9WFKIFfgSeN9PyMoFGG8zQijSPB0yM8h9fRseCYLB7HPAvLWhaJtAUgBXAqRe97krb&#10;+5n5oN/fzzNwHFJo/Ff95er9pL2xsVwv/XkwsLKneZYvD7h0XD/AWMT4EUhvN81lYss3AFxgZjbJ&#10;HwuJrx2dNyHLYDHgVsip2Ltt9NvfhifySnV/4RdnAHcFW0cP4wsrms2Am5Ye0ss3Pg5sucQfvAWW&#10;AZeYxZ9dDN02nGWE1nYpgZ4zi/162ZY3U4DflUfytw5ClJXVRvqEQg3jPYCC4GmZQB+llNFTAuq+&#10;ublML1/dCeB2I48+AKDxfwr8+oG57QHeMhIGAdda3aNvAP5rPI80fvcdv9rt1/1KqecN2ynD1pfp&#10;pSu6AvxBKaXU40A7x5srgVeO0puQZajrga+cQkqBdPN5GCSuMp8PtgTeDdJGoX1RSxIhY5EZyAEY&#10;H7wF7rL+BPpwgEHWREL5GcA4q6T1AEui+9eXu2gEoOLtLW0SIjdTiawLYmE1RrwOZDcMmqSKgd8A&#10;MBmAu0elAclZc08/YOyBA97/ELhrdG3glItXtt4Ck+4H+PgduONja/R13d0fwZO3AjAdmMuoQQlA&#10;AkYvDB54MQ2o3XlO6y3GIWHoAKyzvVmRA/UfPEpvQpahvgM6OnXeDJgLJtv/Bi+ea8anv3ojfHtf&#10;5UYK7cuuS3Ua5DYy810x4EN4rX/QFpgMKQ2AigHjgA8GWLYnboWhv7dCrS5cCAej/OePrrB6JVb6&#10;hDUEvVmU/1XZ/CneVas6OwE+CZ52AGCMUkqVAM5UltERukoppdTPAHfrVsJ4zG5cHtC63LGVC1Ck&#10;lLl4YfWOlFIVALxsh58DeiullFoAYPUq9U5Y02TV9yZ0GYUALj8/w14++huwwU7IB7pWbqPQvvja&#10;Y6zvmKwGc2kmsAX2AtcrpfZlA+nLnFfaQYoz6aiuQfqEQgxYuCVWlt99sW7kRo4NSwAuDZ62GaAz&#10;QD5A/6F2SmPMY7LqNqDzGLsPfBGwD1A3A58nO7bOAthaDygsBYb0t1O2Atz0FztcBzgTMLuje4yJ&#10;Smaugixjb3S1vQlTxlogy+XnPOB8ANQIoMROOBUI8r/OkL7wzlp4yVk5NmIPZgRpgTzgCsi/sADa&#10;znX65+V3QVaqHVQLrXaMHqKEAuyNmeW6yZHbOEbMBJLOCJ42H8zVg+WA9oGTcghj7MqclcAEZy9i&#10;XQzNmL4G+p3rslUbzKHdWiB9uJOyCuAtJyrelKUAAGcuSURBVLzDsk1DgAJDCf33AJ8YGldtb8KU&#10;sQjvgsk0oA0AxYeAh3IsragXfDNfSF8OPAopQ1w5UwD0YC2wCOjKrCv8cON/XTeFa3/1FLWyGOrU&#10;O/KftDrI2rFg/kZiwZkfp0Zu5BgxF+ga4vfwAdA1FYyDJg+kOymrgPMAHgT6u84r11FK/QQMBp6r&#10;ZDAVYAHwmKuBZgP9mzjhRZZtatfFnnT7fAv0yzKeq+1NmDKmY3QdTcrzoFEdABTArLb/c7qFwQjp&#10;yygfPOT+AEIigBasBXKAViMv88Pl/wv5yQTf7MuB3kQX6RMKJjNjcCvcKTVnwUStAtoFT9uzGHgA&#10;MM5A3Op6ayZGZ3HbD8AzlV/N3wCt27tjfGDsyiEHuNmV8g0wyAnq87G3sVwwHX4BoHwQTqeuut6E&#10;KUPNotKCybXGY2ZmMZDfj+xbr2gfUjFC+aJeAW6v1ALpQVpAfQcpj3wIMN9XaTuTKt61NT8vd1UB&#10;EP0Dg6KEgklanXh7EFfK/ECIj3tMAnMddX8h4BrrFpRC/VOBCUDTIHddjQPu98TsBWgE6HPwzHaV&#10;bgB+64S36lA/w3juPB02APDvvWB9VqXa3oQpY6cPa3kcgNVAT+MxcbSpVsuWkdh/ULegohHSlzVF&#10;QBd3Z1sHOiYEaYGCcij90HB0Yj+P+YrZY7yn/M4nusjoWBAASsHsqlVCfxK4qj4YW1nOc/VW1gB9&#10;AEYBA4P0gEdj70Ux2QA0TgO269DeNQbcCHRyHQtZid0r4xzgJ4CDj0L6E2Zstb0JU0Yu0NE1qzsf&#10;a9gM/UY7bfFp9/rjgk0UhvTlawC/z4UfU40DW+BH4z8X1QX+6i5Efd2416e2EDYHaE10ESUUBDAn&#10;w4qCJk3dARg7khfjvdJqDsY47dB64JrKr+7dBrTwRM0G+oOhFW6RXIapHSbfA73M51aYOjHcB/+2&#10;Ztaq6024MubjvdN/Iq67owfueS3DTtl/57AglkP5wpdB27R7sBaYB8BTc/4KbFjlxPtuuMH6y6T0&#10;fDVvNvYUZvQQJRQEMOeJgu4mqhgEZF8AwAzs02CAsZs4G3MLSZBZxnygmXf9/H3gNjCWaNxX8c0I&#10;CH+N80WPZsBOHXb/E1re5n6jOt6EKyMHuNhJOJgPrZzOY+bDRXkju1mhp4uDWw7mi38VsKrS9r3f&#10;B2uBKYA2/YXEewD+YUfrN04E6Pzq7E2HDs98pM1POJ3lqFHD5gm33/5Ls6hPZ0X7AKNQE0kHY/20&#10;Ei9uwdAvUNPwLCv4VmL0nLYBSUH+ZW4ncOPbjg2Qcj7At0CWK2USxijYpOQXnF5ZQ4ADp/IE8InV&#10;fam2N2HK8C/werOQgPtcE9u0eeDwyk/e8wOs7hFoOKQvJWBMiwYhoAUqFkOjVU2g0VXT4Mtd1kem&#10;P5wMXPu+/c3pRdhTmNGjhinh+duJ0SbgnfGumhBfEtv9DDt3Vv4O8MangYHGD7aoBNJcB/J+ATpq&#10;wB6Cf4doD4GTj2OAIUmAbw2uq/hgXzGkuSRjPdDBmkSrXXc/FJ266UO43O6aVdubMGVsA8+CyYcE&#10;2Wae2q3bG39/CXP110NIX0rA3DRUicAW2Ar8vgnAU9OAd541ossGAXeMdaY9J+FMYUaNmjU69m2P&#10;mell8a6bEGf6AvyvUnRJD6DpSCOwFujtWolYijkfdxhwD4L9p2tavQpjB/V+t7nDw4EnwDjt2811&#10;K+xPwFUu296Jt/OB7QzC2Nt4lN6EKeNHoJ3zzsHxWCvBZ2maVmEn1B7eBLOL6iGkL+UAfnfWSaNH&#10;jz4YrAVWYQ2WL8oE/mXe9DrdB8mjHdtFy4nB5+9qlhL6IzcRii7xrpsQZ24G+Gvg7uGyK7ZC4vdm&#10;32wh3mUFe9qtKcZxDYsJO3y+obWM+FVue2+UwGP1wFi2dW8PXkjlMx7OJFoX4NdVU+HRZp43quVN&#10;mDJy8dyaP1rHOlL3q8/nc0lcQjPAdXTuSL7UAaOTavFrn/vuG50erAWcm/sThwLl5lrLBGCgq1c5&#10;AmgZ9c/f1bDRMUDbplE26JtLyJ1kwklDl6bb4ED/rz2X9xf1WgXktDKD0/DsxuMbzImuZkDxwVOs&#10;+AMDIX0wxnizsNgZH+94GhoZR06+x3OmgxyvbTUV9yRaB2Dtq5DmOq9SbW/ClPEL5ik4AAoeB7IN&#10;cUgASpxJx/KlMKDyaDekL3WT/LDE2fOi9wWMoW5gC7hu7r/rEeBvtySA0b10reWs/QcxWDCpYXfR&#10;HAYYFW2rchfNPIBFkdup2XwOwEU7nBjfxxrA11bYnwQcctL3Asl+pZSqSAO+seIregJfKGXeu+9c&#10;5leaBaw0npsBOx1berLX9i7btlJKqfkYA17XbdHV9yZMGX8ALrHdbA/wtBG4CJjlvPMGsLlS24X2&#10;Rd0KZDvV/BMwLGgLHAYutALXg3XdTAvgPTvXhkyAz6P3ZzcRJRQlFCU00M2NdrdP31WulH/v0qfr&#10;AqQ41z9tBVq43liIdfGUehRotM94PtwHuMN4HgAk5Zn5i7OAkcbzIUDTHVvbA2zPcGwrZX5jBdo6&#10;2ngU3oQp43mALaabF5AJTDNCLwHN91ptNBb3nV5V8WWF+0d7sB9whx60BX4EnnMb4BqllCGKbc0r&#10;WyvGGO2Qp6KNKKEooSihSVlXZ6xkT6B3c91iPQUY4nrhVeA147EoCWgy5YDSC8dmAn3Nn+6uJCDp&#10;jW1+VZ73fCLwT/Pd1cC1Lls5AbafcWwrZXYu7f7kUXoTpoz5AE3nlamKLa9o9HsW2Gak7ARoNK7A&#10;r/w7P8sC/uBSryr4om4FuGe9T1Vsea0ucKs/eAt8BMywAv5GANuVUsZXTnqs86vS3JcyYWw2MKlc&#10;RRlRQlFCUUKL8nsCJ48yxrs6YeopPPfbq16uZvvO897D9vfrZnriU6wvtakxwBsuW0MDbGcH/Enq&#10;ANypIvImTBl6J1f+gf4ekGTVPOAmnaeCCGFYX8q8e/9GWu8HtsCdnsHyWwB/U0opn/tgXYdNyui6&#10;D4vy316UUJRQlNBhmfuYBB0meLse5wGbnKA/CbDGjWp+hv1en1zXS6udHXNJT+yzo28HFrqyZXtt&#10;l+O2rZS6HEh2RxyFN+HKKLa3RbeYoXzA5VY2faSrSXq6q1ZFX/xPOe8P2B6yBTI9g+VigOTDSilV&#10;1Nl6u9GnFUp9DMDSKP/lE2LwCWUAkitg+BOR2/FQmgqMGhyxHS+FDYGP74pRQ9QE5l8MLOoasZ0T&#10;gYJZ85ZsLE46o2XXCy+sX603yyd/OWd7cttOV/X0HqnQ534xd93hRq0vuurC2tUy6OEvr8L791Q9&#10;fyhvQqLP+mzWZrK698+utLWuJGfaitzDqWd36t6rcdWMBbD305zv99Vt26V3z6M6Ieaf8f6cgnod&#10;e113TiKgXnt9x2ndP4qgLYMhSihKKEpYE+g1g87Latb23xqFNK0g1ACmz4Av5NcaO6RtBeH4p+xW&#10;eOHMeHtxIiNKKAjHP88X0Tzac02CG1FCQTju+XkYfFMDT8bWIEQJBeF4Zsd+5ZuVDcM7Rm5LCI38&#10;f0YQjmfu+waAyx+LtyMnONInFITjGH0qAHd+K7/U2CJ9QkE4jtnqI/mcXne3j9ySEBZRQkE4jmkW&#10;q6MPghfpcwuCIIgSCoIgiBIKgiCIEgqCIIgSCoIgiBIKgiCIEgqCIIgSCoIgyM7qGsa6+3a1SYnc&#10;jJfCeNdKEOKMKGHNoqLLIX6KjWlfvOsmCPFDRsc1ix8Oxcx0jARWEGoCooQ1Cz12plvFu26CED9k&#10;dFyzSAZoWzfKVg/+BKTFu26CED9ECWsgb/WKssH5F8e7SoIQX2R0LAiCIEooCIIgSigIgiBKKAiC&#10;IEooCIIgSigIgiBKKAiCIEooCIIgSigIgiBKKAiCIEooCIIgSigIgiBKKAiCIEooCIIgSigIgiBK&#10;KAiCIEooCIIgd1YLNQvfykXz1+WXpjRv1e3C7Nrx9kY4UZA+oVCT+On/pXR96LNV+8v3//DlYxen&#10;Dd51zErurGna9hOgjKOmQNO0vrEuJH4tIEoo1By2XtF+rPvrfvo7jUepY1N02Sqfj8Y1v4yjJ9fn&#10;810a4zLi2AKihEJNQb39m+mVIh/407GRwk3AZTH+tRyLMo6eeUDXGJcRxxY4bttdELz4fnc/ADd+&#10;s7FU9x9a934LAEa/dkxKXw5ceQKUcfRMBdqduC0gSijUDMp6fgkwtPiL61rWTkhMa33PxnEA/GXj&#10;sSh+FnDhCVDGUeNfACkNTtwWECUUagT+3vOBrI3PZ9hRCb9fDsAjx6L8icDZJ0AZR82vwGUJJ24L&#10;iBIKNYIHvgfuWN7SE9nlY4CJe2Jf/IECyMyo+WUcPauAy2JcRjxbQJRQqAnMeBe4c2zg9tc7mwPM&#10;jn35ecB1J0AZR89sYr9gEs8WECUUagAHbgS6flhpcJbwAhizSzFmMXD5CVDG0TOJ2C+YxLMFRAmF&#10;GsDgA5A0KalywhVgrDgCXTVN84NaO6Jvw9pn3jy+zJu15H9DOpxySpc/TguI903/e/cGqS0HjD3g&#10;irxX07Q9oOfc0lDbAHwHZINv+pAudVPbDJjiN7Jt0zRN8wjxU5qmXayO7E0Qd0KUAdBE07RNTnCd&#10;pmlXO8H8Uf3PSj01649flYZpQrXmH5eeWve3z+UDm1esWOHafBS0BQKaoHQDpNSHg+NvOSP1zHs8&#10;1TlK76rVAgD+Fa/f0CY99azrhq+MwdYpFSNqAcOjbfQwwKhoW90N8HGsGiK6rAb4LtpW5wEsinfd&#10;QrMF4J1gKTpAS6WUUuVAR6WW2B2XzHWujHsH2//Tr/uFK/7g3zT7t/BUhR3dADRd/dwKwKeUngIc&#10;1j9Is7K22KGUUqoU4H2XuV0APx/Rm2DuhCpDKbXXdMNiPPCSFViSbVdAc9fMy9zWVqZ7fKoDNDtS&#10;CwQ0wY/Atcr3vJUz7UsVmXfVawGl1L5n7HhoPjva/8ZECUUJj38lvAOoUxY0qQlQXyml1EbgQd/D&#10;rv/LZ5TY2SakuP/3/6YdP6WuO77zATN6H3ClmgBAN6VUAdD6wFWurM2Mn35d4CmXO3cBdx/Rm6Du&#10;hCxDqSVAlquUB4G5xmPFYE/HZmzwBiwd4MpzZ8n/b+/MA6Oqzv/9kJghJLKETRALgiAIEkEp/MAq&#10;UFFQi1uRqhW/YqUtuLRq3YrWpUqpVYsiVRE3tHUBV1QEWQREFEVARdkFZI1AWEOSydzz++PuM/fe&#10;TGYmmQy8zx96z/457819Offcc84AoyqxQLQJXgAe2d7FkfVhlYy6KlpAqa/yXFXxbor/xsQTiies&#10;9Z6wCOAJ77TO1mM4Bbirp+tpecHIFHE/kPCTHq/dAuSNW1eula4cBdAjoicsBh54Sc87Rik1B+jW&#10;ylWFPo4ZAAyx1awDsnZXosZHjm8bSo0HbnV0ugOwU69qKHD7qlItsvPN4wB2eRlpTyeg96w9WmTL&#10;GGAIMKUSC0Sb4ErgZrczWpy4uipbQK0A6D+nOKKVbXo8F8jx/pcxYcQTiies9Z7wGYAi77QCYLBS&#10;Sh+KAA0e31imlS/vBnCFnkcbDtDiv0URbf+Czg63OhI43xyqTQN4Rb8eD5wBXd/+KaJFlFLGS2Hu&#10;mDVlWulXvQCuVUopdRvQyVZzjjVW8lfjJ8e3DaUuBN62WykF8vXLMZC1zIg+0A54ysNGJe2AlzU9&#10;8IXezLpKLBBtgkZ6sTYvbavQdr6QC9AjYXVVt0D5ccDLZhNrnI44RYgnFE9Y6z1hZ8djF4UG5pue&#10;vtTw6oN6wv76wJn69TMAV5XqgbLWwCCllP7Gd2XEqutqoI1+eSEAEzQzqQ8A1x90VDFAKaXUi0CW&#10;VcMSoElZJWr85Pi2obQ823UppdQqayC6BfiXFf8WcIGHjS4EPrCCjwDmvJ6/BaJMUKw7qfHGPOIP&#10;OVgDvwTUVdkCaipwt91Gb2BOlf+OAhFPKJ7Q8IQNm6SefgtToG47wEveafsBJimlVAkA91spNwAD&#10;lVJKrQS42vJqr5nDuFVAh3K7rhXW+5uWC/CalVIBrof6PsuZfgpgjqm0bpjzV/5q/OT4t6F2AjiE&#10;vo75/eivwForfj3QK9ZGLwJ32MEigN4q2ALRJliEexj2OJiTgVVXV3ULqE6Q65hnPS/1Y0I5qVWA&#10;AwB7q6Hij4f8kPxhqosBfM6D2gjQHWA9wNC7rZQWQDsAdTnQfZK1FvF0o6/qUmBKjl3XCQCbGwM7&#10;S4Ebh1opmwEu+YsVrg8cD8DPAHYbc1tzlkGhvjLYV42vHP82+A4odAj9BPg5gHoMKLHiGwKtY0xU&#10;OgoK7rPDzRrtgXMJtkC0CRYBvPJzK+elNwI/JaYuAQuUXwWF9awUtcgUmzrEEwoQSr4KH7aVJu8J&#10;5wDZx3mnLQRjp+oSIPScnXIQ6AIwfykw1V6L2AD9qZz1NQw5xVFXXTD+UfgOyB9rpywDeMLRK7Nu&#10;mgEU6Z4wcg3wkv6A+6rxlePfBp8Bzi+qM4ATAYoPAn+aaT7EjT1X2T1xEP7lvMOt9sAZBFsg2gQz&#10;gX6X2TmPCZWbXq7K6hKwQOhOV5eWFkP9xqQUWVktwBkNq6vmixokX8cCoJfPH+pzQK96oG80uT7f&#10;TlkGnAZwAzDUsV+5vlLqe2AUcF9MhfUAPgVutYcgzAOGtrTDn5l1U7cBxmAGpmyCIYX6ta8aXzn+&#10;bTALfeBkUL4KmtcHUABzO75hD7xi0e4HLnPGZGF4mAALRJlAzQbGOzLVaQU0TUxdAhZwEZ53FjCI&#10;1CJjQgGOWnvnti7ZydcTwymDkz+9RC3Dd5/X7s+B6wF9N5jjgVdz0AeLW74B7oktun4tdOjsjAkD&#10;FIA+ArrUkTINGGkHtYVYR6b0nAU/AFA+EntI46fGV05AG2ou0NVO2gicD0BBQTGwfgg9Lju7s8+j&#10;vGQ/DMp3xqyB/KaVWCDKBNvD0PZkZ9a6QOOE1CVgAcOIxTs2r1+1YlkRkPpdeeIJBaDpM+lW4E9Z&#10;BDjWO+09MOa89u0EHG96RaXQpCEwFWjlcdLTy8B1rpg9AM0BbT6uaajStcD/s8ObNWjSSL/uPgvW&#10;AvD0HrjnGD3WV42vnIA2tocxJiR1lgP9AciaaDirL78ka+jIPl5P8wvA75wR5aVwbp1gC0Sb4Bvg&#10;T66sG4BWCalLwAJAxbxJ7u16Pye1yNuxUMspBXOgEo12BzCwCcBq4DTHbNjXwGCACcAIj5HpRAwf&#10;arEWaJEHbNWgs2N+cx3QzbEnYinmsAdOBr4HOHAL5N9uxPqq8ZUT0MYKoKvjk8RCrLfGIRNtW7za&#10;t8nLHhOFrxB1hsyPGNu1AywQbYIFRL2OlpVC1jEJqUvAAqh3Wgx41XKEbQA6kFrEEwq1HAWwyzPp&#10;w22Avh73c9wHOs1Hf4E6uAY4L7boni1AW1fUPGAo6H7L6SK+xPRjOh8DA4zr9sC3AGPD8LQ5sean&#10;xldOUBsLcR9p/y7md2gYsfvRRlbCvmFjYuotLoYs176NheiuMcgC0SaYHp11I3BOdiLqErFA+KKL&#10;zD+A3P6PrJqHORWZQsQTCrWcowA2eaVUjAR66FvaZmN8EDV4H+iBsZzFY5ZxPdA6xxX1LHA56COg&#10;vo6E2VHhd4y6QV8Xsl2Dnx6Edpc7S3ip8ZUT1MZM4Bd2yoH10N4aOxXctGvV+D5m6K7i6Ho3AF1c&#10;T/nz6AOqIAtEmSC8BFq7FhjMA4YnpC4BC2gXvwvQ/ZF5Gw4emnPzid9jjxZTR2qXJ7oXKsrK6pRT&#10;PSurazURgBZeKQ8ALFdKGRsddthJ5QBlSqnpQLZH2WlAf1fMViC3QimlCoENjpQCYLsdPAhgbJDQ&#10;T6PZo9RwwFpG7qvGV05AGxXg2sMxE/hzVOmShX/UP3jNja73Q+ASZ8RPGPtIgiwQZYK1wHmurN2A&#10;fQmpS8ACkwDOt9PuwfeoicSRMaFQy8nqBGzfHpuw7i5ghL5sZVcJ5DWz034AuoaA3dgva052Ez35&#10;OAm4MRsIfw041i/uLYa85nZ4DdDFnEOr2wDYxYbn4Sxr8OOrxldOQBtbwPVJ4nli15nX6/PkwdvA&#10;+PrrpAh9wZ7FE8AFlVgg2gRfYXweMdm+DAbXT0hd1S1QNhK4ctoxVtJ7eC+vSQrxhEJt5wKAN2Ki&#10;S/oBrYxFbt8BgxzT8F9gTEYdApyvgJFjQ6HGFfr64X3O6g6NBW4H/YWyj2NN0ffAQEfd7knAnwNb&#10;GYm+trESNb5yAtr4FuhklznwGsZn6RNCoVCFFV93bEuMld5ODuKeZN39d4xvuwEWiDbBXIxV1ybj&#10;gX8mpq7qFpgVhpyJdtKuJXg706QQTyjUdi4FuDN6fW7Z2Zsh62PjAV2Ee97emnRqhb5ZwWTqtnD4&#10;7qP0+GXO+saVwK2NQf9o6fxQuojYTRT2hNapwI/LPoRbWrtKeKrxlRPQxgqgm50yUcPYtfZjOBx2&#10;uI46rYGO0cZrCsyzPymryzWM7YkBFog2wTRgqyPnrrEw6KTE1FXdAlOBEY517o8B7VzHG6aEVL9u&#10;m8g8YbVwBM4TqkgrgPMrXJE7uwHMMoP9gWWO5KbAZqWMQwWs40fVvvqQX6r0Y2PYbRfYmgXN9T3+&#10;I4HZjroGuevW8sy6lVL6cS53nQZ5B+wsvmp85QS0MRLj8FellFI7sjEP5glhzNXplGXB8BjjLQP9&#10;EG2dPwNQoYItEGWCAwCNNDvrhZC9PUF1VbdAF+B/dsoKgBtUqhFPKJ6w1jMFgNMdR7mHXwwBvGOG&#10;I9nAQTt9D5ATUUqpijxgmhlf0R/j9M9ScB7mV1oILNWvW+Oautdy3HXvsOpWSim1EP1tzzGF76/G&#10;T05QG9cCZ1g6OwPcpZRS6nRcX0jGARtjbBfOBbqbB2BdC+incAdaIMoEywDn2S9PYp9SU2V1VbdA&#10;W+AZK2FtAVgHzaYQ8YTiCWs9mrHM7IpZO8qViuz54q4GALn2s7kZaOsosQjrEKxbgOZ79etDg4Er&#10;9evhQPYqI39xITBevz4IhBwDoK1Rdc+261bK+I0V6Gj7xiA1PnKC2rgfYJOhsycFwAyllFIPAW32&#10;mDaajPNEK5snAbp+VqYqtjzTRN8h/EAlFog2gb5Auq0x6NX+AYxQCaursgUuBDoabwQVk3Rzr1Kp&#10;RjyheMLaT5ljk4Q1s93HcYr1dOBGR4FHgEf1y13ZQMvp+5W2c3IBcIHxTO3IBrLHbYmo8lX3ZwEP&#10;GmWXA+c76poZVfc9dt1KGUMrezRViRofOUFtLARo9UmZqtj0cIgh9wJblFLGuY3NXy6KqMj21wuB&#10;ax3+20K7HIfxpj5jD9V8LRBtgqHAvdDy3X1K7fmoELjc8vtVV1dlC0wF6Lc6okpXPFQAk3sA75Wr&#10;FCOeUDxhBlB+DVE0es0xCFOjcR0grwZgn8H9kavcTdZ04xxXfK51qPMkYJyjrruj6u6B+3zv+gDD&#10;VJxqvOUEtaF1c+QfEekH2UbXo86RGe3lCJXS7DNkCterC7F/TcTPAtEmqA+9Ir0dWR+zW0pAXVUt&#10;EHZurOuyQelvCGNS+xcmnlCJJ8wIvnRu2aDLVPeY4DRca6Ej2YD5ZqYWNrLKDV7hKLTcXjCXffte&#10;K/oKYJEjWw933eU461ZKnQXkOCOC1XjKCWyj2Drppe1sFQbOMhI05zlZ/Z1dc7P3qQsaZTc5595l&#10;morkmD+KGmCBKBPsAh5U+wrNrKevdFaegLqqWmBXdzN781cr9DO44YsE/5D8qFMNP6EMQE4FjL09&#10;+XpclNYDJoxKuh43O5sBL16VagvsuWV957rJVxOl9SXgowFJ15OBFM39ZPG64uzj2vXq3btJlUqW&#10;v//W/K05HbsN7N/cFa8teHPB6kPNO5w+sHcSN+ovj8Cz11ShgJ8cX7S5r8/dSGHfoT2iF72VzJzx&#10;1YpD9U7q1ndAi7iqWnEy/OOOhCygzXx+wY6CXv0vjDr7IAF1VbVAZPaz84sadx3wq5OzAPXov7cd&#10;0/eFFD9b4gmryxOqVtuSr8SbD85Nvg4hVQyYTfcvM2Vd7t0PwIY26VZRG8mUO5h5FFWbI+TLdPdN&#10;sJk1G97MlMeo/GHoJY7Qi0y5hZnHgeqrun26+yZYlF0GDxyfbhV+/K9ly5Z3OcJPl8J/0i2qdiJn&#10;VlcXWQCN6yVbTRThIjw2lwpp4/5dtEn1JFDqKNkOHz1gBb++ES4+Nd2iaifiCauVSRenuMKvT0m+&#10;DiF1rBwD02rvQ3QssPh786j8j86HVi+lW1MtRd6OBSEhtu1T4bk9YGzX5OuqLn4BcMrEHREiRTP6&#10;nhOm+Vf5ydZ5mCKeUBAS4g8Ns0K/PMhZt6ZbSAANngDCf2hxVJ2jjhk0H/qtjXPhzpGHeEJBSATt&#10;QwCGfVCrH6HrXnUc09ph+pxU//rH4UPtneIQhNrM5jA5Jw+4unPyNVUrv/n1Jx98+l1x3vGFfc9p&#10;m/yPTx++iCcUhERoXV17ElLMUf36pVtCRlCrh/aCIAg1gnhCQRAE8YSCIAjiCQVBEMQTCoIgiCcU&#10;BEEQTygIgiCeUBAEQTyhIAiCeEJBEATxhIIgCOIJBUEQxBMKgiCIJxQEQRBPKAiCIJ5QEARBPKEg&#10;CIJ4QkEQBPGEgiAI4gkFQRDEEwqCIIgnFARBEE8oCIIgnlAQBEE8oSAIgnhCQRAE8YSCIAjiCQVB&#10;EMQTCoIgiCcUBEEQTygIgiCeUBAE4ah0CxAEnfDSzxauXl+a26Z9n9496qZbjXCEIZ5QqBV8P/Zl&#10;DYDyb755i6w/3HNMTbXcfQVsODbz26itrWeIVHk7FmoBm8/uPFlzhLUnW0xQNdN02bJwmBaZ30Zt&#10;bT1TpIonFNKO+s/PZsVEXv/HmnGFG4BfVvNjUBNt1NbWM0VqZhhIOJwJ//o6AC6etq5Uixxc/Wxb&#10;ACY+WiOtLwHOydg2ngiFQv+pBT2sqqZaItWBeEIhzZT1fwvg7uI3f9Wubp2svA7XrHsZgL+sq4nm&#10;5wK9M7aNKeFw+Be1oIdV1VRLpDoQTyikl8ighUDhuvsbWVF1frsEgJtrov13gZMytY3wfKBTLehh&#10;VTXVDqlOxBMK6eX6j4Erl7RzRZ76IsC7u6u/+f1FUNAoU9tYA/QJpb+HVdVUS6Q6EU8opJXZTwHD&#10;Jkev5hrWBmBe9be/CvhVxrYxH7ikFvSwqppqiVQn4gmFdLL/YqDX83Wi4+s8APq0UTXzOXBWxrbx&#10;FtC/FvSwqppqiVQn4gmFdDJqP2S/lx2bcDbonxKhVygUioD67rELmtU9/tLXyqKylrxxY5ejjz71&#10;9zPcCeFZf+vbtF674ZP3O2N/FwqFdoM28zfNQmuBj4AeEJ5146kN6p04fHpEz7YlFAqFXI54dCgU&#10;+oWqXI6HGp82gJahUGiDXXZ1KBQ61w6unzD0hHoNC3//dqmX6RaHQqGZQM9QqF4koIh/6wBEvvr3&#10;RSfm1zvhV2OXmsuWvgmFQiHLas+HQqHQSjNU1jAUOibsZx4vTb69iLVU1aWmEFVNHAWMTXWlhwAm&#10;pLrWnwBeTHWt6wHeTHWtywE+SnWtaWMTwJNeKRpAO6WUKge6KrXYmoQvWO3MuGeU9a95A4e5D/zV&#10;nqoaXWHHN4WQpla2BwgrpeUCh7Tn8sy8bbcppZQqBXjW0cwOgJWVyvFS49eGUnsMFSavAQ+ZgcU9&#10;rA6EvP6OxtoP8TkBRfxbV0qpvffk2dW0madHbgDYZeSoaAqw1CzwAvCsr3liNfn2wsNSCUhNHeIJ&#10;xROmkSuB+mWeSS2BJkoptQ64IXyT41/vRiV2tqm5zn/XHzejpzdwRnffb8bvBc5RUwHoo5QqAjrs&#10;H+jI21r3TA2A0Q45VwFXVyrHU41vG2oxUOho5AZggX5ZMco1YJkcayDHapMJAUX8W1dKfZXnKsK7&#10;SimldgFsNy0JwKdGqKKpfsN8zBOtyb8XXpZKQGrqEE8onjB9FAE84Z3W2fQSU4C7erqeghfMTBH3&#10;kwY/KaWU0m4B8satK9dKV44C6BExCiwGHnhJzztGKTUH6NbKVYV+zwYAQ2w164Cs3ZXI8VHj24Ya&#10;D9zq6HMHYKde1VDg9lWlWmTnm8eBPURzMcz5x+BTxL91pVYA9J9THNHKNj2eC+SUKWU8Zj/qWbTO&#10;AMwxSrwLTAwyj0uTby+8LZWA1NQhnlA8Yfp4BqDIO60AGKyUPlACGjy+sUwrX94N4AojjzYcoMV/&#10;iyLa/gWdbbc6EjjfHKlNA3jFCIwHzoCub/8U0SJKqfv1ynPHrCnTSr/qBXCtUkqp24BOtppzgIdV&#10;sBw/Nb5tqAuBt+1GSoF8/XIMZC0zog+0A57yslFT7LGbXxH/1lX5ccDLZvk1AIuVUioCsE6P1adq&#10;ec/oYnvILw0yj0uTXy98LJWA1NQhZ9FkIFOWpVtBvBT2zwlK/jfQo5lnkioGfgbwPgBXT8gDcgoX&#10;HLsfNhuZnn0euGpiXeDoXyztsAneuw548Um48kVzGupXV78Ad1ymB2YBC5gwsg5QB/gQgOv/mQfU&#10;7T6/wyZ97yt0AVZbar6aCU10H+gvx0eNfxvqI6Cr3eeNgP7BZOtf4Z+nGNH5j1wMH/wh1kb7dkKo&#10;uRHwK+LbOry7Ge7+rVlb+96L4ABAVv5BKNdjR0NeCZTooYVr4eG6QeZxavLthY+lEpCaQlLrWN0u&#10;VsaEKR8TLkvx7a9uhgV1ZjvAS95p+wEmKaX0Z/B+K+EGYKB+uRLgas1MeQ19nLIK6FBuV7UCzPcy&#10;LRfgNSupAoB/WeH7gEFKKaU+BTCHlVo3zIkpfzk+agLa2AngEPo65uejvwJrXX9KvTxstNiqyb+I&#10;f+tKdYJcx5TreZgDrc7AcqWUUhuBJ7AmAHpCXmmQeVya/HrhY6mEpKYMGRNmFqn+h7C6eWl8Q//E&#10;xQBneqdtBOgOrAcYereV0ALQN6Soy4Huk6y1iKcDe0FdCkxxjEVPANjcGGBnKXDjUCtpM8Alf7HC&#10;9YHjAWM4utuYtJqzDAr1Jb++cnzUBLXxHVDoEPoJ8HMA9RjWMAxoCLT2sNHnGKuNAor4t075VVBY&#10;z0pRi0xbcdx3oC9tGQv9L7re/Lv7ZjH8s26QeZya/CT5WSohqSlDPGFmcXKdGjq2L0U0CTp8eg6Q&#10;fZx32kLQt6AuAULP2QkH0d/NYP5SYKq9FrEB0BBmfQ1DTnFUVRfMR/k7IN+x1GMZ6GMeg21W5c0A&#10;ivRHPXIN8JL+5PrK8VET1MZngPNL6QzgRIDig8CfZpoPZ2Ofez4L+H/GtV8R/9YJ3emqbWkx1G8M&#10;wLFAKcDeJ+Gf9TAd2p2Qe22geZya/CT5WSohqSlDVlZnFg3H1KVO5tDtldyAziwAevn8BT4H9KqH&#10;vs/k+nw7YRlwGgA3AEMd+5XrK6W+h1HAfTH16QOKT4Fb7bEF84ChLe3wZ1bldRtgTQBO2QRDCvVr&#10;Xzk+aoLamIU+IDIoXwXN6wMogLkd37AHVF6oGdhHHfgV8W/dTXjeWcAgPdACwxM+BZ171AX2A2x8&#10;H8bmBprHqclPkp+lEpKaMqp1TDh1dfJ1uIgkX0Wmc8cd6VaQMtQyfA8t2f05cD3Ae8BljkJzMI4r&#10;2fINcE9MyfVroUNnZ0wYoACAmcCljqRpwEg7qC3EOgul5yz4AYDykdhjFT85PmqC2lBziflgcj4A&#10;BQXFwPoh9Ljs7M6+j+jOUsfIyK9IQA/1DhTv2Lx+1YplRYC11a0luicsvxceqRNCH/pyP4R+T6B5&#10;nJp8JPlaKiGpqSO104421TfY/FuqpWbSF5PDiUMAd3mnvQj60rq9AI6lY9sxFlyrcUArLabkfcA4&#10;V0wRwEGllIpkAaVRCg7Z4Y1W5UrdCtyglFLqceAeI9ZXjo+aoDa2guuDyRSstcdT7D/3rMvmhZUn&#10;c4FLXaVjiwT1UKnwrMvcY/Ylevz/0D8rvQzNI0oDRij9A8/DZlFv87g1eUvys1RiUlNGtTms6pvO&#10;WlRtNQs1SimYY7VotDuAgU3Ql2qc5jjj6WtgMAATgBExRzcwEXMpislaoEUewFYNOjtmLtcB3RwP&#10;2FLMURmcDHwPcOAWyL/diPWV46MmqI0VQFfHB5OFWG+DQybapni1b5OXPZ+mT4EBVsi7SFAP1Tst&#10;BrxqbQZuA9BBv26q3x3tdvhXFnWy9bfjRyHHGrN5m8etyVuSn6USk5oyqs0TVt9PkyV4CKRQ21AA&#10;uzyTPtwG3A/6t0jnQU3zMV6MDq4BzospuWcL0NYVNQ/QPxd/jdtLfonpVnU+xn6O2wPfAowNw9Pm&#10;3KKfHB81gW0sxH1U/buYX8VhxO5HG1kJ+4aN8ap5Bsan5oAiAT0MX3SRafzc/o+smoc5S6n/83QI&#10;5m0h9zdAM9gPB8bC360tb97midLkJcnXUolJTRnVNk8496ItjVItFrUS8YSHDUcBbPJKqRgJ9OgJ&#10;MBs4w5H0PtADjOUssX8L64HW7uXczwKXA/onmr6OlNlR4XfMytEXfGzXsvjpQWh3ubOElxwfNYFt&#10;zAQcp9wfWA/trTFRwU1/WjvzlU+N0F2jYsfO2ie4R0ZeRfxb1y5+H6D7lT3aNMtDX9ZsDsEaASVw&#10;K9xbF2i8nX3wjEbO9VZF3uaJ1uQhyddSiUlNGdXmCTutTL6OGErrJV+HDw88nWqt1Sb1cCEf9O+n&#10;MfxzE7oD079FOr4qhJdiDJy2ANmx/9ZuJXql2ba1kKuPUz4ACh1J76G/5hmU/IA9KmsGsL8htwMv&#10;ma9OvnJ81AS1EfnUrWYR7uFm1oknXn9o6UvPRACW94upeIsGLY52RcUW8e/h8+8D5z9rvbt9hn2s&#10;YAPgECuWGF8wmsB+yu+Ce+2P5p7m8dAUI8nXUolJTR0pnnesXqpxj0n18HS6LVar6QSwLTZ+Lehz&#10;9Pq9yXNMr68CuiqllPov0CG27IvAJa6Y+4HblFL6gVo4TujaE1X5MqCLFWoArFM/AGdZcb5yfNQE&#10;tbERXB9MLsfzC1vpbQAzYxPeA67xtKtdxL/10hzgSkfSacAK4/oAMFpdDDcqpZS6ENqqyZC939GI&#10;l3n8NdmS/CyVoNSUIesJITf5KvxYlu6+1WouAHgjJrqkH9BqPKAvhR7kmF7/AnOS6RDgfAuOHBsK&#10;Na7gALDPWduhsYA+o78B6OM4FfZ7YKCjcvck4M+BrYxEX9tIsBwfNUFtfAt0sssceA04BeCEUChU&#10;YcXXHdsSYwjmZj72yMiviH/rs8KQM9FO2rUEezycCxzc9pZpt8awJ/IX+JtztOdlHqcmP0l+lkpQ&#10;asoQTwhHN0u+Dh96Jl/FYcylAHdGL7wtO3szZH2sf+JdhPurgj2Z1Ap9F4LJ1G3h8N1H0Yqof3/G&#10;lcCt+gq3pbgX5C4ido+HPVN1KvDjsg/hltauEp5yfNQEtbEC6GYnTNQwdqP9GA6HHS6hTmugY6z1&#10;phsag4r4tz4VGOGYbHoMaGeOCbKz4eDDcMmxABTAvg+LyPqzs3kv8zg1+Unys1SCUlOG7LYDlg7/&#10;4YT85Ktxc3AGxnYrwYdTW22B/UPfcR3ev2vAMmBmez00A3tDGeirb/W5tdZA8QFrlLJ/BOSP0jfE&#10;7iy2vy9suwuaG1tOPsa1p4OZ7srVhzgn7roA3z0CeY4NK75yfNQEtfEDzteRotuAHkeBfkZOiT2T&#10;Vv4FDI+dIA9/g/2R3K+If+tf4Ppc893fcX6FOG4jn34Pf9dDjSByA4x2nX7rZR6nJj9JfpZKVGrK&#10;SPXrdrVSPfOE1YOsrK4cfent6Y6pwvCLIYB3jGAkG2NRtM4eIEc/dbUiD5hmJlT0N6ytbxKzCpQW&#10;Yh893xrHcX5KaTnuynfYlSul1EL01zjHQcv+cnzUBLVxLXCGpbMzmMvMTwfm2kXGARtjbbcZ7IXI&#10;PkUCWm8LPGMlrC0AmGKF9c/j5vk3jwGQtcfVvod5XJr8euFjqYSlpgrxhNWFeMLK0Yz1Y1fM2lGu&#10;VGTPF3c1AMi1DlzaDLR1FFiEdSSXugVovle/PjQYuFIppdRwIHuVkae4EBhvBA4CIcfE+9aoymc7&#10;KlfGb6xAR9s3BsnxURPQxv0AmwydPSkAZiillHoIaGO6HW0yzpOqbFYDDHz1vTUBRQJavxDoaHw9&#10;qpikd3WVlVHfT2j8kIB6AYC/utv3MI9Lk28vvC2VsNRUIZ6wuhBPGAdlvey3E2vKuo99ivV0zO+X&#10;Oo8AjxrXu7KBltP3K23n5ALgAv1h2ZENZI/bElHlq+7PAh40Cy8HzndUNjOq8nsclStjdOn4LaNg&#10;OT5qAtpYCNDqkzJVsenhEEPuBbYopYxjG5u/XBRRke2vFwLXeu3i22lYa25AkYDWpwL0Wx1RpSse&#10;KoDJPYD3rC/ZNwG0NZt9E4Bid/se5nFp8u2Ft6USlpoqxBNWF+IJ46H8mujpmkavOUYZo3Edb68G&#10;AJ+ZgY9c5W4yl8fMcUXnfmAVnoR7R/LdUZX3cFaulKoPUUfNBsnxVhPQhtbNkX9EpB9kGz2POkln&#10;tJcjVMr4R2RnQJGA1sPONdldNih9dD7GyDgW4C2XoW+Lbj/WPG5Nvr3wtFTCUlOFeMLqQjxhfHzp&#10;3LJBl6muf+xPAzbYwUg2YE9XLWxklRvsWF+23D7yMPv2vXb8FcAiR+U93JWX46pcqbOAHNfkWKAc&#10;TzVBbRRbS7TbzlZh7IV52niHRfr7rZwrubdzVk7bq4OKBLW+q7uZvfmrFcaRF3xhJL4ANLIOflgE&#10;Hj8pFWsetyb/XnhZKmGpqSKzDv4srQdMGJV0PTXBD+2ANy9Ot4wMoGjuJ4vXFWcf165X795NqlSy&#10;/P235m/N6dhtYP/mzmhtwZsLVh9q3uH0gb3rVqk+N395BJ69Jv78Pmr80ea+PncjhX2H9ohezFYy&#10;c8ZXKw7VO6lb3wEt4my9ykUis5+dX9S464BfnZwFqEf/ve2Yvi9UwV6Vm8dXUlUtlazUeBBPWF2I&#10;J8x0Bsym+5ey4NaPw8w8h09PBCGlzJoNb8rz4cfhZp7DqCuCkELKLoMHjk+3ilrLYWce8YSC4MX9&#10;u2hze/LVHK4cduYRTygIHqwcA9NkL6ofh595xBMKgptt+1R4bg8Y2zX5ug5DDlPzHFZuXRBSwB+m&#10;AXDWrekWUjs5TM0jY0JBcKF9CMCwD+TZ8OJwNY+MCQXBxeYwOScPuLpz8jUdlhyu5hFPKAguWmfU&#10;ZoMa53A1z2E2xBUEQUgA8YSCIAjiCQVBEMQTCoIgiCcUBEEQTygIgiCeUBAEQTyhIAiCeEJBEATx&#10;hIIgCOIJBUEQxBMKgiCIJxQEQRBPKAiCIJ5QEARBPKEgCIJ4QkEQBPGEgiAI4gkFQRDEEwqCIIgn&#10;FARBEE8oCIIgnlAQBEE8oSAIgnhCQRAE8YSCIAjiCQVBEMQTCoIgiCcUBEEQTygIgiCeUBAE4ah0&#10;CxCE9BFe+tnC1etLc9u079O7R910qxHSiHhC4Yjl+7EvawCUf/PNW2T94Z5jaqrl7itgw7GZ30Yi&#10;qIalNN0aG3/iBljZLm2y5O1YOELZfHbnyZojrD3ZYoKqmabLloXDtMj8NhKiaH84fHZsdMmacDjc&#10;On2yxBMKRyTqPz+bFRN5/R9rxhVuAH5ZzY9eTbSRECuAs2Kj1wK90/iKWhtNJQjVTfjX1wFw8bR1&#10;pVrk4Opn2wIw8dEaaX0JcM5h0EZCfAL0iI3+HDg3jbJknlA4Aik7ayHA3Tc3AqiT16HD8P9dCfCX&#10;i06ogebnAr0PgzYS4kPAYzow/wb4dRpliScUjjwigxYChW85Hsg6vz3pNICb36mB9t8FTjoM2kiE&#10;ikXQITc2/oor0qtL3o6FI4/rPwauXOIemZz6IsC7u6u/+f1FUNAo89tIiM3Ar9ItwgPxhMIRx+yn&#10;gGGTo9+HhrUBmFf97a+i+p1BTbSREMuAvukW4YF4QuFIY//FQK/n60TH13kA9Pm1auZzPL+eZlwb&#10;CTEP6JZuER6IJxSONEbth+z3smMTzgb9myv0CoVCEVDfPXZBs7rHX/paWVTWkjdu7HL00af+foY7&#10;ITzrb32b1ms3fPJ+Z+zvQqHQbtBm/qZZaC3wEdADwrNuPLVBvROHT4/o2baEQqGQyxGPDoVCv1CV&#10;y/FQ49MG0DIUCm2wy64OhUKOb7brJww9oV7Dwt+/XepjvV6hUGgbaIv+VFiv2bkvlQNQ+v5NnfKb&#10;DnzMnFoI6Mp7wHGWvX5T0O7U/nOAxR9++OHeSmVUqi4JVCZxCGBCulXEx3qAN9OtQohhE8CTXika&#10;QDullCoHuiq1uJP5mBSsdmbcM8oaQTRw3OIDfw3ZT36FHd8UQppa2R4grJSWCxzSnssz87bdppRS&#10;qhTgWUczOwBWVirHS41fG0rtMVSYvAY8ZAYW28tbQt5/u+UAFWqhuQa6+ValKh7LMUJZM1UlXTkE&#10;9DFjiwuBrA+UUiof2F6JjMrVJYF4wupCPGEt5UqgfplnUkugiVJKrQNuCN/kGDE0KrGzTXV9+nzc&#10;jJ7ewBndfb8Zvxc4R00FwwkUAR32D3Tkba17pgbAaIecq4CrK5Xjqca3DbUYKHQ0cgOwQL+sGOUa&#10;JE32MtE6oJt2v52rlyp2rg7cqoK78i1wvxG5qgBovlYppXYCuVqgjHjUJYF4wupCPGHtpAjgCe+0&#10;zqaXmALc1dP15L1gZoq4n0j4SSmllHYLkDduXblWunIUQI+IUWAx8MBLet4xSqk5QLdWrir0v5MB&#10;wBBbzToga3clcnzU+LahxgO3OvrcAdipVzUUuH1VqRbZ+eZxALs8TDQFuOJSAHN64bnmzlbuUMFd&#10;eQGYq0dOzwL67FNKKTUPuEAFyYhLXRKIJ6wuxBPWTp4BKPJOKwAGK6UPlIAGj28s08qXdwO4wsij&#10;DQdo8d+iiLZ/QWfbrY4EzjdHatMAXjEC44EzoOvbP0W0iFLKGFDljllTppV+1QvgWqWUUrcBnWw1&#10;5wAPq2A5fmp821AXAm/bjZQC+frlGMhaZkQfaAc85WEiQ0rn6fuVtvk8w/01fWF7RaToboDTVHBX&#10;rjKtr40FGGlMIvwDGB8oIy51SSCesLoQT1g76Qz08E7SAEYppZS+0vDqg3r8/vrAmUamZwCuKtUD&#10;Za2BQUrpY50rI1ZVVwNtjOsLAZigmWl9ALj+oKOKAUoppV4EsqwqlgBN9Ld4fzk+avzb0PKAdXaf&#10;V1mDty3Av6z4t+xBmgtdyjN6T0v1+cGby/W0G4BWKrgrTYy34PCVAM+ZOc4EFgfJiE9dEognrC7W&#10;A2RlH9l0/yjdtyGa7QAveaftB5iklCoB7Oks/REfqF+uBLja8mqvGWOfVUCHcruqFfb7m5YL8JqV&#10;VAGup/o+y319CmAOK7VuwLtKBcrxURPQxk4Ah9DXMT8f/RVYa8WvB3rFmkiX8q4Z7AxwsxmaaQ8E&#10;/bqyB7hQKbW3B5D/pWWTLGBfkIy41CWD7LarLiIAWrK1ZDhLL9ucm3wtqWQxwJneaRsBugPrAYbe&#10;bSW0wNwqqy4Huk+y1iKeDuwFdSkwJceu6gSAzY0BdpYCNw61kjYDXPIXK1wfOB6AnwHsNmb35iyD&#10;Qn1ttK8cHzVBbXwHFDqEfgL8HEA9BpRY8Q0BjzOy1gNcP9gM7gPaPGSGwkBXAruyCjgb1vcugo4L&#10;mpklt2rQvH6AjPjUJYOsJ6wuGqVbQK1gV1nydaSUOUD2cd5pC0Hfq7sECD1nJxwEugAwfykw1V6L&#10;2ABoCLO+hiGnOKqqC3AA0H1P/lg7aRnAE3Z4m1V5M4AiPTZyDfCS7uN85fioCWrjM8D5SXkGcCJA&#10;8UHgTxVmfGNjvBjFEiDrATOktgL/sdpfDhjfdfy68hnQi7knFsHFyy1HyDLMHTE+MuJTlwziCauL&#10;piemW0Ft4LcNkq8jpSwAevn81T8H9KqHvs/k+nw7YRlwGgA3AEMd+5XrK6W+h1HAfTH11QPgU+DW&#10;enbsPGBoSzv8mVV53QYYwzmYsgmGFOrXvnJ81AS1MQt96GhQvsoajAHM7fiGPfDyYi7wu4Zm6CcN&#10;sgZYidOxjr/x68pMoP34X0bgrDccv5YwD3NHjI+M+NQlg7wdVxvfPLSy85Fu3sJf1km+klSilgGd&#10;vNN2fw5cD/o+iMscheZgnOuy5RvgnpiS69dCh87OmDBAAaA//Jc6kqYBI+2gthDr0Jies+AHAMpH&#10;Yg/q/OT4qAlqQ83FeoMFfULgfAAKCoqB9UPocdnZ/n+37wHXWKFvgcHWavLIAsC0gndX1EeQe/Pz&#10;AAvD9jJ03sf01D4y4lOXFKmddqxmMumLiVAbOQRwl3fai6AvrdsL4Fh7vR1jwbUaB7TSYkreB4xz&#10;xRQBHFRKqUgWUBql4JAd3mhVrtStwA1KKaUeB+4xYn3l+KgJamMruD6YTMFaozzFdgpZl80LKy+i&#10;pNwLPGOFfgAamQHvrmx3eJ4pdrWljmp9ZMSjLink7Vg4kigFc6wWjXYHMLAJsBo4zTFi+RrQPxJM&#10;AEbEDnMnEn3e8lqgRR7oHwM6O14E1wHdHJ+RlmKOyuBk4HuAA7dA/u1GrK8cHzVBbawAujo+mCzE&#10;HIwxZKJtilf7NnnZ64cMVgM9bSnvYU0MGq2YKwx9uvKt/r/TGwB32g2sA7qEAmXEoy4pxBMKRxIK&#10;YJdn0ofbgPtBP8fFeaLVfIxZrINrcDzsFnu2AG1dUfMA/XPx17i95JeYblXnY8CcamuP4SzGhuFp&#10;c27RT46PmsA2FuI+0/9d7AOkR+x+tJGVsG/YGI+KP8d22xD+EuhgBefiOP7GuyufADB6/p3A2mVW&#10;ySXOHvrIiENdcqR+mFmNyNuxkBz7AK70Sgm3xlxyfTEwy5HUHfheKaW+BnPZm5MlQGt3VHtgkVJK&#10;qTtwrL9TSg2Lqrwt8J1x/SNARH+3bmct0/aT46MmsI0+wFt2wn6gvSNjZNX4PpZr2B1b8cXAHCu0&#10;BuPACp3WwDdmwLsrvYDQLONAhoutklcD71cuozJ1SSGeUDiSiAC08Ep5AGC5UsY2jB12SjkYs1jT&#10;gezYotOA/q6YrUCuvpGsENjgSCrAceiKUgfBnkYsBdij1HBgoZnDV46PmqA2KsC1w2Qm8OeowiUL&#10;/6ivi5kbU6+Wh3On4ivATVboADgmJz27EkY/vEapgTglNgF+jE9GgLrkkLdj4UgiqxOwfXtswrq7&#10;gBGFALtKIM9e68YPQNcQwG48f4xoN9Fzj5OAG7MBwl/jOI8P9hZDnuPMgjVAF3MasW4DYBcbnoez&#10;rNGPrxwfNUFtbAFj1bPO88QuM6/X58mDt4Hx/dvFrhLIb2oF5wD9XK20tyYnPbuyGfhtS4DRAE+a&#10;endBdvRv1PvICFCXHOIJhSOKCwDeiIku6Qe0Gg/oS6EHOT5EfIE5HXcIcHxuIHJsKNS4ggPouy0s&#10;Do0F9K8EG4A+jlNhvwcGOip3TwL+HNjKSPS1jQTL8VET1Ma3QCe7zIHXgFMATgiFQta6ZeqObYmx&#10;OtrFd8C5dsXv4Dx++jNck5NeXVmGeXL/6QXAP4xl96uAflkBMuJTlxziCYUjiksB7oxeoFt29mbI&#10;+lgfmy3C/VVhNubz2wp9u4bJ1G3h8N1H0QpjV4fJuBK4tTGgf1Ad5EhaROweD/tnPU4Fflz2IdzS&#10;2lXCU46PmqA2VuA6On+ihrFr7cdwOOzwnXVaAx1jjOeWsq8Isuzh7kxXTzy7Yp/cn3U3UP5WtE18&#10;ZMSnLklS/LZdvcg8oZAkkVYA51e4Ind2A/sbQ39gmSO1KbBZKWWcq2CdwKr21Yf8Uv2LiXMGf2sW&#10;NDeOHxgJzHZUNshduZZnVa6UfqLNXadB3gE7i68cHzVBbYzEODBVKaXUjmzMj0QhXB9fyrJgeKzx&#10;+mNMpSql9HMX+7tbcUyIenWlPWBYfidAW30x5HnAJ0Ey4lOXHOIJhSMLfYnu6dvsmPCLIYB3jGAk&#10;G2NRtM4eIEf/+lmRB0wzEyr6o5+7VgrO4/JKC4GlRqA1ro8XWo678h125UoptRD9hddxILO/HB81&#10;QW1cC5xh6ewM5jLz03F9gxgHbIwxXZSUcTjO/dcXTTv+gfHoyiGgtxm4EIyDuLQczHN7fGTEpS5J&#10;xBMKRxaaMZd1xawd5UpF9nxxVwOA3MVmhs1AW0eBRVhHcqlbgOZ79etDgzEX5AwHslcZeYoLsU4d&#10;VQeBkGMbyNaoymc7KlfGb6xAR9s3BsnxURPQxv0AmwydPSkAZiillHoIaLPHNNFknEd6uaQ4Vs0M&#10;wvFZWM1yOlnvrnwL3OfsB+eZehuoIBlxqUsS8YTCEUZZL3tuyJom72OvDZkO3OjI/wjwqHG9Kxto&#10;OX2/0nZOLgAu0AdBO7KB7HFbIqp81f1ZwINm4eXA+Y7KZkZVfo+jcmWMLu0BZSVyfNQEtLEQoNUn&#10;Zapi08MhhtwLbFFKGSO65i8XRVRk++uFwLUeu/im41xzE8kBil2tjHFk9ujKC86Zgkhz0H/2ZCZw&#10;uQqSEZe6JBFPKBxplNtHCBg0es0xchmN63h7NQD4zAx85Cp3k/k2OMcVnfuBVXgS7h3Jd0dV3sNZ&#10;uVKqPsAwp9ogOd5qAtrQujnyj4j0g2yj51En6Yz2cjVuKZuBAjvxNOBjZ+7YrgxzzRQ8AfBXQ+8k&#10;FSgjHnVJIp5QOPL48gznc9Vlarkz8TRcM/+RbGCPFVzYyCo3eIWda7n9DTX79r12/BWYe010ergr&#10;L8dVuVJnATnOiGA5nmqC2ii2zqFpO1uFgbOMBG28wyL9Vygv3FI+cDm6cjB/Gcq3KwWumYJigJxD&#10;ul7zO4yPjHjUJUmdlO9krk5K6wETRiVdj3CkUzT3k8XrirOPa9erd+8mVSpZ/v5b87fmdOw2sL/r&#10;N920BW8uWH2oeYfTB/auW6X63PzlEXj2mvjz+6jxR5v7+tyNFPYd2iN6AV3JzBlfrThU76RufQe0&#10;SKIHCXclWEaq1cUgnlAQag8DZtP9y8NjkW+GdSVzlArCYc+s2fDm4fFMZlpXMkiqIBzmlF0GDxyf&#10;bhVHZlfEEwpCbeH+XbS5PflqagMZ1xXxhIJQS1g5BqYdHj99k3ldEU8oCOln2z4VntsDxnZNvi7p&#10;SiJklNsWhMOUP0wD4Kxb0y3kiO2KjAkFIe1oHwIw7IPMfx4ztSsyJhSEtLM5TM7JA67unHxNaSdT&#10;uyKeUBDSTuuM2uBwWHYlw4awgiAI1YB4QkEQBPGEgiAI4gkFQRDEEwqCIIgnFARBEE8oCIIgnlAQ&#10;BEE8oSAIgnhCQRAE8YSCIAjiCQVBEMQTCoIgiCcUBEEQTygIgiCeUBAEQTyhIAiCeEJBEATxhIIg&#10;COIJBUEQxBMKgiCIJxQEQRBPKAiCIJ5QEARBPKEgCIJ4QkEQBPGEgiAI4gkFQRDEEwqCIIgnFARB&#10;EE8oCIIgnlAQBEE8oSAIgnhCIQM4PuSi7s9+M3G3I/nEUCi0Pt0ahXiotbeqjkq3gqpQWg+YMCrd&#10;MoQa5kB9j8i/3neUcVWSD4SPqkKFQpqovbdKxoRC7WetV+SYfhWO5N618ekSoqm9t0o8oVD7WewZ&#10;u/BfxsXnwLk1IOOJUCj0n3TboqZJbadr6lZVnVrpngXBxSzggnfMkCrfMfvmPcC9N+UCkH8D/LoG&#10;ZEwJwy/SbYuaJrWdrqlbVXVknlCo/Rx9EB6/wRmzp/M24IseNakiHALKQuk2Rs1yxHRa3o6FWs+u&#10;g0AvV1SjpwFW1qiMNUCfI8AnHJmdFk8o1Hq+A+jojusJoNWojPnAJem2RU1zxHRaPKFQ6/kUaNTQ&#10;HZcDUD+ByhLnLaB/um1R0xwxnRZPKNR6ZhD7wfEAwPEALP7www/32imRr/590Yn59U741diljknw&#10;34VCod2gzfxNs9DawJwAlLxxY5ejjz719zPK9PDiUCg0E+gZCtWLAC1DodAGO/vqUCjkULh+wtAT&#10;6jUs/P3bpT496hUKhbaBtuhPhfWanftSOQCl79/UKb/pwMd2R+f+fvzQ4+ode8Gk6ATfZsKz/ta3&#10;ab12wyfvt+N+CoVCF8EPk647s1m9lpf/r5xKC0V32t9m8fYn6lZFWzl5wyaByiQOAUxItwqhZolk&#10;Ac9ERb4LsF8ppVQ+sN2M33tPnv3H3Waelb8phDS1sj1AODCnUmrPKGuE0OBNpZRSY+2s5yil9tjV&#10;KKWUeg14yAwstr/jhN707FE5QIVa2NrI1nyrUhWP5RihrJnOvNq79rzA9YccCb7NHPirPa83usKM&#10;nQuMi9xmpdSfqyorFNVpf5vF3R/XrYq1ctKGTQLxhEJt50eApVGRg4B+SimldgK5mhH9leNJBXjX&#10;iN8LnKOmAtAnMKdSamquM+FxpZTqbYcnKKUWA4UONTcAC/TLCvfShslePVoHdNPut3P1UsXOz+Bb&#10;7axFZzlra73LjPdvZnoDZ0L3/Ub0g8CrZziTpqhKCkV12t9m8fbHdas8rJy0YZNAPKFQ23kfzOGf&#10;xQaA95VSSs0DLjCiVwD0n1Mc0co2PZ4L5JTpCYuBB17Sn6ExgTlVJHqV1k96/DDgIyPPeOBWh5wO&#10;wE699FDg9lWlWmTnm8cB7FKxTAGuuBQg22jjuebOFu+wci7JBS754qBWvu42gM7GcM23Ge0WIG/c&#10;unKtdOUogB4RPeFMIB86TSuORH56Kgdgg6qskKvT/jaLtz+OW+Vj5SQNmwTiCYXazh1AC3dUeU+g&#10;rf64/gMYb0QfB7xsZloDsFi/Hg+cAV3f/imiRQJzasMBWvy3KKLtX9AZ4Ak9oSn2m92FwNu2nFIg&#10;X78cA1nLjOgD7YCnPHpkLI3sPH2/0jafZ7iCpi9sr4gU3Q1wmplxcRY0+swIzAR4rZJmRgLnlxiB&#10;aQCvKKWMKQa423Bxq7KAS1Ulhdyd9rdZvP2xb5WflZM0bBJk4MrqQaelW4YQL4W/yku+klO+hmue&#10;dcbsumQ+sEDf+tB3Piz+OQBvDIG77Ze0Potgjv7h86J3ACaMrGMk+eecNAK4amJdAMo7bIJB0wH2&#10;NYRQqV5eHV0C69pZxVd3hCFTALa2gn/9xYx/+2Ln3hibE9YDPHNNFkBZ/TDAzWP1ebUbx0OrzXq+&#10;HceX0nSFNby65nno9VlgMy9eDVe+aM2/DX8B2mwA+LE1wAOjzZSxdwKHcoMLuTodYLN4+2PfKh8r&#10;J2vYZEitY61mDqW270K1c4mW9E0vA3jJCmp7P/sjYL1yVWQB+/TrTpBbYpc8D3PUouWCNZ4KzLkS&#10;4GpL9WtAJ6WU/n49yIjdCVBuF38deFIppdRfgbVW/HqgV2yPSgDHxGRngJvN0EyrRRXuDKy0yy0H&#10;43OCXzOrgA4OYSvAeI18H6C/fTe2AKyopJCr0/42i7c/9q3ys3KShk2GzNp3XCf5KoQa5c19DZOt&#10;YgPA/11jhDRzOcfgB/X/b9Wgub6wsPwqKKxnFVSLgBMA2FkK3DjUSvLNqS4Huk+y/tBOB/RlH58D&#10;Zxux3wGFOVZxPgF+DqAeA0qs+IZAa2JYD3D9YDO4D2jzkBkKA131yye/g4ccK8rbARxo5N+MuhSY&#10;4hB2AsDmxsACgP/aD1DLnDBs7xxcyNVpf+vG2x/rVvlaOUnDJkVqHWt1k5/i3gvVTIvSpO/5K54V&#10;jzCXh7wLXONZcAlQX7/8GMgv8W3CzvkxwDo7ZR/miOZCYKER+xDuef2OGGOdXQD9wyqYF4GsPWZI&#10;y8L8+KOUUmOAf+lt50Cu035h0Adrfs3MBIa4YjBVd4s2U3vgzUoKuTrtb904+2PfKl8rJ2nYZMis&#10;MSFvXFlc90jYBHm4cMqDdZOuY65HXNtXrG3I84CzPLKEP70IGKQHPgVurYc3zpw3AEPteSrqm/Po&#10;agbQyQjMQh/HGJSvMoelCmBux4fODZwenQv8zhor/6RB1gArcTqgL1+ZEIY/Oe2XBRAKaGYUcF9M&#10;c/WA8DLgVmdsCCgILuTutL914+yPfat8rZykYZOiGr2sIKSAllF/sU0uGLPKMfvYCddcmtJ2fTfz&#10;qZvOMT4zGB8Y+2FOigXn3IxXRqWUKsIaAiktB9eQZjUwXCmlVKTAENnj4eX+A5imwCIrNBu40ApV&#10;AOxWSimtCbDcWa4UQPNvZh3QwdVSOcAPSqm1QBPXnG0T9EWaAYVcnQ6wbnz9sW+Vr5WTNWwyiCcU&#10;ajf7wb0I2E0pgLkUUIVnXeZar8sSpZSxhMT9nu6dcxzQyvMjz1zsVSdbwTWvPwVroe8Uu8Ksy+Z5&#10;P7N7XZLVvTh30PwANFJKKbUMIDvHQTbQNaCZ+4BxrqaKAA4q/dPDaGdKBGBHcCFXp/2tG2d/7Fvl&#10;a+UkDZsU4gmF2s1X1gjFkxVAF+Nae7uJ4zFtA+ZH5R+Bzs5Sfjk7APd6tvMg8LRx/ZHlkXT+7Bji&#10;THR6igYveT3vXwA97WAP19DvTeAKpZTuomIZEdBMK2CVq6lPMZZiXu8atimlfgJyIsGFXJ32t26c&#10;/bFvla+VkzRsUsgJDELtZjHAz3yTlwC/0i/DF120y4jN7f/IqnlYH5W/xn2Eg1/Og2uA8zzbmYHx&#10;FRNYCJzjSHsX47suMGL3o42shH3DxnhU9Tlwvq3lS6CDFZyLOe35lqeOvv7N7NkCtHXlngcMBXgf&#10;6OxMWQGclxVcyNVpf+vG2R/rVvlbOUnDJkeqXasgpJQhwOn+yVdjfqiM6E9j90fmbTiolFLTMSeZ&#10;1B249hX75vwarLWJbiJZ2Dv++gBv2Wn7gfbOvKvG97Ger92xdV0MzLFCa4B2dmJr4BuljAm2Zcqf&#10;mGaWAK3dedqjDwVLsPZqGNwCvBpcyNXpAOvG1x/7VvlbOUnDJoV4QqF2k4+xU9ibJsCPSimlJgGc&#10;b510ou7BmmQqxLHJNiDndCDbs5lN2Dv+KsA1rz8T+HNU/pKFf9S34M6NqUrLA4qs4CvATVboAMAh&#10;pfSVJc6jGDxxNTMN6O9K3grkViilvsU8eMIU0Qh9q29AIVen/a0bZ3/sW+Vr5SQNmxzydizUanYd&#10;xLWwIoq9uyD7WICykcCV046xkt4D9I2Z4a+B46wE/5y7sd/G3HyN/UK3BVzv688DZ0blr9fnyYO3&#10;gb6wOKpHJZDf1ArOAfpZoTVA+1wwlhH7LfzxbGY3xroYi0nAjdnoL6bHOFO+2QNnNA0u5Ox0gHXj&#10;7I99q3ytnKRhk0M8oVCr+Q6gi2/yKqBfFsCsMORMtDdR7FqC+cBtAPpkWyn+OQ9hHIZtEDk2FGpc&#10;Afoh9ubRzd8CnexsB14DTgE4IRQKVVjxdce2BJp59uhcu/V3gG5W6DNA36xRDhBxFnxv4sSJBwKa&#10;OYC+v8Pi0FjgdoDZgGtl59+A+wku5Ox0gHXj7I99q3ytnKRhkyPDVlYLRxqfAvWb+CYvAgYCMBUY&#10;4RhDPQa000cjS7EWAQfnbAVsc9Q+dRvcfRTo64NPNWJX4HzWmahhbP36MezaEFqn9baYn18xJNuf&#10;BfYVQZY9Xp2J+VGkPsBuR89/HAynjQhophWwzNnSuBK4tTHAB8APjpRV70D7vgQXcnY6wLpx9se+&#10;Vb5WTtKwSZLit21BSCn9gcv8k88DPlFKKdUF+J+dsALgBv16JDDbTvLPuQKcJyHuqw/5pUoZi43N&#10;3XojgautTDuygR5KKaVCuL4ElGVZHxWie2SvMlmMc55Oy8Oc0Yxk4zgDS6lIN4wlJX7NLAHXh4St&#10;WdC8RCljxV+WvQivohOgH/blX8jV6QDrxtkf+1b5WjlJwyaHvB0LtRltHvYZALGoj4CTAH1e7aCV&#10;sO4XYE0yvY/rBds/Z8c84GMzJXLhfnipLkAR2KOSMLDOzFTWP4I54vw5+oycwZMa3Bvbo/lAeyv4&#10;Kc4FPkUlmDOaWZcC4+yeXrcMxnQOaqYLwOtWfNkgDWbUA1gNoFkdU9eshJH6fkX/Qq5O+9ss3v7Y&#10;t8rXyskZNllS7VoFIYX8CNYqDA+2Ag30ywuBjsaxDBWT9D9ufcXwQSDkWInrn1PdAjTfq18fGgxc&#10;qV+vBhj46ntrlFLqfoBNekJxTwqAGUop/fyANuZJBNpkrKMHnGzGtcpkEM4zDmYBZxjXX4F9LPGB&#10;IcCVWnAzw4Fsc5V0cSHWCbYTAGhhlDk4GOhhbuXwLeTqtL/N4u2P41b5WTk5wyaJeEKhNvM+WKsw&#10;PJgJXK5fTgXotzqiSlc8VACTewDvlSulH+t3vqOQf061KxtoOX2/0nZOLgAuMB7+nca4Ya5SSi0E&#10;aPVJmarY9HCIIfcCW5RSSm0HaP5yUURFtr9eCFzrsRNiOs6lIZEcoNgK3oNjydBlANesCauKTY82&#10;AC4zzpv2bWZHNpA9bktEla+6Pwt40KjJ+MHi5u/uU9qOZxoB3Q+YrfgWcnXa32bx9sdxq/ysnJxh&#10;k0Q8oVCbuZ3o8wFc3A1M0i/D9r4G6LJB6V8sxyh9KZxzZ61/Tn2/l81N1i/DGUff7FRKKa2bI8uI&#10;SD/INnxU1Aa50V7P62ic59NvBgrsxNOAj81Amft3hsdbtfk2M8cVn/uBEa3lAc86twxfaW8T9ivk&#10;7rS/zeLtj+NW+Vk5OcMmiXhCoTbTFcfxx7E497ju6m4+KM1frdAPzYMvlFJXELXn1jenUmphI+t5&#10;G+w4LqXk3s5ZOW2N6fzirmaWtrNVGDjLyKWNdzyu/T3PtFGn4Vzl/QEwzAqVW95WKaVUZLRd23DH&#10;Imv/ZpbbX22zb99rxuonQa+yetbVfeSgd6GoTvvaLN7+uLYj+1g5KcMmSWb9jokg+BOZ/ez8osZd&#10;B/zq5CxAPfrvbcf0faFuVXOWv//W/K05HbsN7N/ctyVt7utzN1LYd2iP6C+OJTNnfLXiUL2TuvUd&#10;0CIFXdrz6syP9zboeOqg/vXja0Zb8OaC1Yeadzh9YG+75wvOhJ6fU/b21MWb83v0G3JS1NnvnoUS&#10;t248+Fi5xgwbi3hCQTjM+ddtcP/d6VZRy5FVNIJwmDOT2F1rQhQyJhSEwxstFIFdjdMto5YjY0JB&#10;OLzZHoFG4ggrQTyhIBzefIt1CoLgi3hCQTi8+QT3SdCCF+IJBeHwZgbQM90iaj3yxUQQDmsqcoDy&#10;nKTrOcyRMaEgHNZsBnqKI6wMGRMKgiDImFAQBEE8oSAIgnhCQRAE8YSCIAjiCQVBEMQTCoIgiCcU&#10;BEEQTygIgiCeUBAEQTyhIAiCeEJBEATxhIIgCOIJBUEQxBMKgiCIJxQEQTiq8ixlcoShIAiHCSGf&#10;0Z+qFPnNaEEQDhe+9XZz8nYsCIIQx9txYpwEFO1Kd/eEuMhrA2w4lG4ZQlw0bQZqZbpVHG5Umyes&#10;VwfkZ2QyhKw85ONZxpCTB1q6RRx2xPGLTm9vTaTi5xX0KEx394S4KHoPGNws3TKEuFi+BLL/L90q&#10;MpbLGntGV9tv2/WKwA1yuzKD5b8DXjg53TKEuHjuPxD6NN0qDjfklUgQBEE8oSAIgnhCQRAE8YSC&#10;IAjiCQVBEMQTCoIgiCcUBEGotj0mF2rQId29E+Kj8UVAQbpVCPFx4kXV+NwesVTbympBEISMQd6O&#10;BUEQxBMKgiCIJxQEQRBPKAiCIJ5QEARBPKEgCIJ4QkEQBPGEgiAI1bRWfcvsL7fWbd/7zLx0908Q&#10;DlvkKUsh1bLHJDJxun6Rdf2AdHdQqITIEGfoDXlJqLXc/EP/Gx1BecpSSnWMCdU/FhtX2uPFl6a7&#10;h0Iw+yPpViDExf61OG+VPGWppTo84YzF0HdYM7Xt2S956ZQT091FIRD5TeoMYbo7KE9ZaqmGt+PS&#10;yzQuuRpAjV1Ei6frpLuPQhCfjuXJVukWIVTKytug/01WUJ6yFFMN00JzNJpdBUCdP8H2DenuohDI&#10;FmicfC1CdVK+bcE9t7mj5ClLMdXwdvwW/NZwsHk9FzOvbbr7KASxgTq56dYgBDLr8dg4ecpSTOrH&#10;hPt3QDczcDrMTXcXhUDW0VberDIOecpSTerHhBvhKOv44/ZQXB5KdycFf9RW2qVbgxDMgAEAr7/s&#10;iJKnLNWkfky4ETpag4wmwO5091EIoATapFuDEA+uR1WeslST+jHhj85Hqx5wIN19FAIohlal8774&#10;vrxV1/7ympwxyFOWalLvCXc5fxuoTnaEfenuoxDAT/DZ2HJg/fp3Ot0hX5EzBHnKUk3q3473wtF2&#10;qAGUpbuPQgBbYWa5cb3y2o3pliPEhzxlqSb1Y8JyyLFDWaClu49CAJuAMy49Niey9bUFVNz2vOzm&#10;zwjkKUs1qR8TZoFj30oY5KNWbWYdWX+/9fhQnaNa3zoaDj2fbj1CXMhTlmpSPyasD+V2aD/UT3cf&#10;hQAeti97/foNZoyQRyoTkKcs1aR+TNjcuak/oiA/3X0U4uRCYGu6RQjxIE9Zqkm9J2wGW6xAGbKr&#10;NXNoeBTsSLcIIR7kKUs1qfeE7WCtFdgJR8kcfKZQpz7IksKMQJ6yVJN6T3g87DpkBtbDz+XZyhRU&#10;MTRNtwghHo6XpyzFpN4TNjkaVpiBGXBmursoBPDPiy+eZQU2Ay3SrUiIB3nKUk3qPWGdwfCC8YW/&#10;aAV0T3cXhQBOjkTetZZjvAwnyVtWRiBPWaqphpNaB8GmDwAo/zucK49WbeY02PCBcT1/EVyVbkFC&#10;fMhTlmKy7015lfXKv2cJx9eNrL5nM3XvzUm+RqHaOHrdFpbs+Fl+lvbTSy9C96HpFiT48d1y2va2&#10;QvKUpZjq+JXPyJ0rreuHOqW7h0IgZdc71s00e6JeuvUIfkyd7PwdE3nKUkx1/Lxt9oOnG1f5j8gt&#10;quXUfcL+sdy+T4ojzBjkKUst1fLL77Dhoy+355/Y73QZtGcAuxd+tq60YaeTf1GQfF1CDSJPWQqp&#10;Jk8oCIKQQVTH27EgCEJmIZ5QEARBPKEgCIJ4QkEQBPGEgiAI4gkFQRDEEwqCIIgnFARBEE8oCIIg&#10;nlAQBEE8oSAIgnhCQRAE8YSCIAjiCQVBEMQTCoIgiCcUBEEQTygINr8PFZSlqKrNodCMdHdHiBvx&#10;hBnGbaFQKBQaERNfVjcUCoVCWwAoD4VCJ+jx+aFQQdSVIzUNqLm/P+Xo0DWuuN+GQqHQ6pisI0Oh&#10;UOiLmhT39TPhv9eF+MxcierjfhP+baq8qlDtiCfMMCLhcDgcfj4cHb+wPBwOh8PGjzGEw+EK6yrs&#10;cVWRLv2lvX/5zNcHo9qfQDgcHhb9QxKrngqHw0N+XoPitKHkXgvEZ+bKVP+DXX+vQfFCUognzEgi&#10;n0fHPJtuSXEy9nOPyEZPA4vfd0eqK4HQkzUp7qVV3JvrCAebuTLVx13KgxtqUr6QBOIJM5PnosLl&#10;r6ZbUZxMAp4rU5Pdsf9XCFzlfpec9iXwbMMa1HZoFPzRFRNs5spU3wu/lV9MyxDEE2Ymk6Pe2z7V&#10;nKGQUmqjb9ng1OqlYgvwf6Ho6KwpQPFDzqiy/wO6/7Ymxf2zhBFuzxts5spUd+7Jp9NrsgNC4ogn&#10;zEAKY9/bnoOcLunWFQcRoInHH92JtwB/2+aIGbsHmFKnBrX9dB/c4QhXbubKVP8zZsgo1FbEE2Yg&#10;NwLPu2LC/4XhLdKtK05+5hX5QAHg+Fa77V7g9hr9xH0XnNnOEY7DzJWoPrMVu56pyS4ICSOeMAPp&#10;2B9edL23LdLg/7RE61v9z3Ob1Tt++MsHYpO+/9evmtZtd/lb5c7I8o/+cEr+0Z2GP/NTQrXW88qd&#10;+yrw/qdW+FqgyX1WcP8rV5xQt+WFk/dHFSubdWOvBvWO63vLtP2xdS675lhzSV8ckn+aCPc5I+Iw&#10;cyWqs+6E0Wn7TC9UCSVkFDcDH08BPnHGDoec8BnAj0oppcpycnLa6Sk5kB915UhVSqmNp1t/DDeX&#10;mpFlOTk596gdfcyUgmV2gbfqWwUuLvbT6VXropycbICcnJzhsSUGAm0qjMAnALPMpPAD1r/Yo8sc&#10;RcofdnzpvWqPFZ+Xk3OlqrgGYHrcku+CULhKZq5EtVJqh6VAqOWIJ8wwbgZm7QWudUSWZ8M1qrft&#10;CYHWepKXJ7RTlVLTna8Fx60zYsuAuz5yfNnIWmmkaDc6/yFtsNFbpmet9tiJYbFFdmQBT+nXFW2A&#10;882Uvd0clbXdapU45J4ZbVlsJuTAZZHzMD1hXJLDufDHqpk5WLVSSqlO0L+6/ySEVCBvxxlIRYN+&#10;4Fz1uzgCwylPpK7Z52pw2+qwVrJ4EGw+ab2dNOnscm5cV6aVzGwO2nnGW+H/HofTvzikRYrn9IZ9&#10;fcJVrNWX5uOAG/bqTW+ErBeMhJLTlkH72Qe1ki/OgR867zRLDF0Brd7aHdFKVtwIbBvlqE37ywfW&#10;dVySvyqFS6puZl/VOsNg7p5E7otQ06TbFQtV42bgXRX13jYCsstVIVUfExblQJb55vs00PKQlQey&#10;FuoJ23OBxUoppUqyoX9Ej9ZuAp7xEOlXq1IlRI+abCraA9copdSeHGCCGX8BcIHx3joG6GY0vwro&#10;etDINB9gn7K7CrmPb62IW7IaDRRVzcyBqnUWAu+m9A9AqB7EE2YYNwNvKvd7WzgHrlaqSwKe8DLg&#10;fauiPwN3W3ngAzNhHPBXpZRSrwJfm9Gl2dDJQ6RfrUqVAoP9+rYMYIVS6hqgozn5Nh/oak7gaYOB&#10;t/Xr+4HlrjaXKqur0Gq7EYpLsjoO8rWqmTlItcFe4Ookb7lQE4gnzDBuBl5Xqh/kWNP7i4CPlepc&#10;dU/4A9DTrrwkB7IOmnk4y0rYAPRRSik1AthvxQ8DIjEafWutxBOqa4FumlqBw3dpHQ1Ho7MF6KBf&#10;9oN8u/EpwAxldRXWminxSFZ7gYFVNHOAaotcyNOUUOuRecLMZBSEF5uBFyGrd0LVPAncawfrXQfa&#10;PCs4xrpqCSwD4CvAXrAy2fNPKLjWAP6dD8veVFcCI7sacUtXQb/OVpZj+8EafS3zcjjXbrwp4Fzg&#10;cq21qi8eyWwCuiVmZi/VFj2hZCdCrUc8YWZyDvCCcV3xHFwRSqQW9SzQ3xExBHjdCp1iXYXyoMTy&#10;M5OSqjWAo18Ernl8KdR/2IybAlzvyHM1MB+A3fpA0GB7VF3Xu0KVSIbvgM4xsXGZ2Uu1RQ9gQzx9&#10;F9KLeMLMpOGZ8IKxZndpOVyTUC1bdkEf5+ErnYBPzEBOXTvhaIwR15nA315WidcayCV9YN+fgZfz&#10;zKhngD6OLN2Bz2JLauOiIjpZV3FIhjXoI99EzOyh2qINEM+XcyHNiCfMUK6z39sm4/YV8fMDMNAZ&#10;UQCsNcd+xzkSrL+TYQDDTnq1KNFaA6ljnPVy5mAz5tAuoJkjy/FA1G7gss0LJ3WPisu23XgckmEL&#10;4HHuTVxmjlVt05TY4apQCxFPmKEMxHxvi0yCy+omVMl64ERnRFZ97Dm1xl5Fug8HWHX5MS1vmV+S&#10;SK3B/OwBAP5nnbzwE5B/lCPH0ThfN7e/fff5jXN/9osRX0dV5BiTxiEZNgP1Y6PjM3OMapsmwI9x&#10;dV1IK+IJMxT7vW1pqb7fNQHWAe5zG5qCtXQ427PMpJH6/7c/2jf/go8qqlxrJdxWANzbygrvAA6G&#10;nBiRAJ/1aHnxAx8UV1Zn5ZKhCJf3rKKZo1Xb1AMqFSikH/GEmcp1EP4C4L/A6YnVcQDId8VEqOxv&#10;Ius/K640r6ed0+KD1NRqkdMG56caSkD/4QGTCKBpANqo3ksAWg596K1F6x72r7Nyybqj9pIYn5mj&#10;VdtkA3IGQwYgnjBTMd/bIhNhSG6SlVkUAZV9hu780t53LsvRr3ed/78U1eqD98BUA7juSWDoJ4e2&#10;vnbrRf+v3bHJSQ6hO+xokjWzBiQ2dSHUKOIJM5WGZ8DzFfB1ieuEvKrVAexxRlSUos/EBdPggldK&#10;Vz1RCMBv96SqVk+OBnrFLIM9Clj6FDDvtdPjc0/BknXRpdVg5lL0uUKhliOeMGO5DsJf6m9tZyRY&#10;RQeipvN3A+3iOic668Trlm++EeDVFNYaS0v0j9Gx/AsYe6YVrPwHQwIkQytgr1epJM28Gzg2gXJC&#10;DSOeMGMZCDyP9hRcXC/BKtoBXzojVgF94y7e6rF7gDkprtVNY6DIa6JNvY7rE8ahZCRDW3y+bCRp&#10;5mLgmAT7LtQg4gkzlkZnwPMV3x5M/OWYjsBbzogPgV9XoYI/4zFiS7pWJznd0LfCRXMgAjmO987l&#10;yUjW95ds8cqfpJk3o6+uFmo54gkzl+sg/OV/SXy8RUFX2O7YAaEmAoE7mKeGQqGVdrABHuuRq15r&#10;ECOBjxzh1aFQ6B/oH3sbOOLfTEYynAR841k+OTN/jT5IFmo54gkzl4HA40/B4LyEq7gReMIOLt8J&#10;QxoHFTgxHA47jp4+gNe+iyrXGsRg4O+OScB7wuHwJejrdHbZX3u/3OJXQVyS6UDUK71Fcmb+Evli&#10;khGIJ8xcGp0Or+yD3ydexbD68G/r3VNdT9SPGsXQMRvG2X5pJnB+8rUG0fIq2PKGFVzyKpzWEcht&#10;CSw1ow8OSU4yOWfAl547ApMyc+k2GCgPWQYgNymDMY5b6Z94DXX/A/Qyf+/tnoUwtHNwgRvgG2uI&#10;tv7/oG3P5GsN5N+5cMUSI7D8TEBfD/gX4Gpj58rGwo3gs4Q5LslwMYS9x5XJmHktcEXifRdqDPGE&#10;Gcwg/b/5SVTx24th+3H/2aooXTLw79Dq2UoK3JcH9/xi9h5FxfrRJ5TAtDopqDWIxh9BuMedGyOE&#10;1/ypWwk8rW9q/n0+rDh1WYRDX/3u+PX0AqYpr1FdXJI5n5iTHVJg5kUk9S+VUHOk+6hYoWoYhynr&#10;9AF4xwwlcGa1UmHXa2Vr88T7MlzHTqsWgH5486fuv5//eqr0qbWyM6uVUqob8JY7ar5r8fSjZvTH&#10;zthnSvV/1CvcnY5fstYCLq+amYNVK6WUOgPaJ3qrhZpExoSZzA0Av0yqiqNen2jvg7t5VeVL33qv&#10;Os0OdFju/epX5VoDOWOjPazq9vVN5mXfRQXm5YAN19a9IznJdUbD656/epeEmfcsgLuS67xQM9Sp&#10;fGm+cJhTNmPWhxvqtOk96LyGceVXa6Z9tmxTRdMevS7pUidltQazZur0rw4d1/msC1zHfZW++eqC&#10;fceeeu75PwPUf8atb3zOy56K4pG8ryF8NCC1pn3xanKLU7YpXKhGxBMKgs7Ip+g/J/lqHKjWm3n4&#10;lnT3S4gH8YSCoLOjBaxvm8oaF5xJ/k+JboUUahSZJxQEnWPuc/6cXyq4E/4jjjAzkDGhIBiUtSxm&#10;V8KbYWJZ24HW67OTr0eoAWRMKAgGdV+FCSms7x/wojjCDEHGhIJgMWhGzp7Ed3FHUXQM58xId4+E&#10;OJExoSBYvJgVHp+yyh6wfzVeqPXImFAQbB77c05xMrsXHexqytjb090fIV7EEwqCIMjbsSAIgnhC&#10;QRAE8YSCIAjiCQVBEMQTCoIgiCcUBEEQTygIgiCeUBAEQTyhIAiCeEJBEATxhIIgCOIJBUEQxBMK&#10;giCIJxQEQRBPKAiCIJ5QEARBPKEgCIJ4QkEQBPGEgiAI4gkFQRDEEwqCIIgnFARBEE8oCILw/wEj&#10;41mU+liRQAAAAABJRU5ErkJgglBLAwQKAAAAAAAAACEAzR60Exm8AAAZvAAAFAAAAGRycy9tZWRp&#10;YS9pbWFnZTIucG5niVBORw0KGgoAAAANSUhEUgAABAAAAAMqCAYAAAAcjTNdAAAQAElEQVR4Aezd&#10;B7wkVZk28OEjRxEECSqCARUVDJhzQMUsoqKAiIABkCCISJAgggQBlaQIZld31V11jWvOq67ZXXNW&#10;UDCgkiR8zyuMDjDhhg6nqv7+3sfT997uqnP+NczcPl116v8t8D8C0xNYPru+SXKb5J7JNsl2yc7J&#10;vslRyanJ65N3JO9PPpX8d/Kt5P+SnyS/Ti5I/pz8NflLUu0Vaa++Xq7M1xcnC59Tz/t9vj4/+Xny&#10;o+R/k28mtZ/a34fy+D3JW5Ozk1clL09enDw/qf5un/YxyUOSGssd026arJesligCBAgQIECAAAEC&#10;BAhMU2CBCYCp8vd+5ytkhKsn6ySbJPdLdkpekrwmedu1qTfWb87jNybnJuckJyeHJS9Idk2ekjw6&#10;eUCydVJvsDdPe8tkw2TdZI2k3mzXPqutCYZ86zpVf+ZXzXcWPqeed+N8vX5y82Sz5HbJnZLaT+3v&#10;EXn8hOTpybOTvZODk2OT05Lqb/W7+v+mfF1jeUvaGleN8e15XO2ZaV+R1MTBc9M+NXlocudk46Qm&#10;Q26Utvq2UtrqaxpFgAABAgQIECBAgACB+QosMAEwf0JbuFZgubT1BrbemD88j5+T1Kfkb0j7keQL&#10;yfuSs5L6ZH/PtPWmvp5bb7TrLIAN8r01k8W9cc+3m63qb71pr4mOeiNfY9kyvb138rDkcckOSZm8&#10;KO3RySlJndnwrrQfT+psg0+krTMNakLhlXlcEyXPSltnFtRZBbXdmugwMRAURYAAAQIECBAgQIDA&#10;LATyVG8kgqBmLbByXlGfmtcn5U/O45cm9cl3naa/MPVp94H5fv38bmnrU/q109an7/WGOQ8HW3Vm&#10;RBnWpEF94l9v6jeKRk2ePDhtTYzUBElNFNRkwELThW2dYVCTKM/Ic++aLJw4WTGPFQECBAgQIECA&#10;AAECBG4gUN8wAVAKsiyBetNeb/brVPjn5cn16XVdj1+fWNcn/Ifnezsmdf37HdLW5EAaNSKBukyh&#10;LqG4S7ZXlwzUpQiH5PFrk48mn03+JTk+qUsL6qyDujyiJhjyLUWAAAECBAgQIECAwMAF/j58EwB/&#10;Z/B/iwjUqfx1Lf0t8r265v6ItHUt+8JPn0/P1/Um8z5p65PnepPpz1EwJlxlXhMDddnBrbLvbZNa&#10;OPGMtAuPVU0KnJSva92F26etsw2GfvZFGBQBAgQIECBAgACBoQlcM956E3HNI/8/ZIF603+zANSn&#10;y3WNer3h/3S+rsXraiG+J+ZxLVRXbyDzUDUuUJMCtQZBrR2wf/pa6y7UOgO1vkBdOvD4fK8WPEyj&#10;CBAgQIAAAQIECBDovcC1AzQBcC3EAJv65L4+Fa5V7V+X8denxvWJ8XF5XIvW1SnntSCfPyMB6XjV&#10;JRx1tkatL1ALC9YdChYe6/tmbPVnIY0iQIAAAQIECBAgQKCPAgvH5M3dQolhtGtlmPdI6hT+WrSv&#10;rh+v2/HVJECd0l+r+OfHqucCdYlHHe8626POCqi7ETw2Y65FGtMoAgQIECBAgAABAgR6JPCPoZgA&#10;+AdFbx/Up7tbZXQHJ3Vqf33Sf1oePympW9atklYNU6Au/VgvQ39q8sZrU5cH1J+ZfKkIECBAgAAB&#10;AgQIEOi+wD9HYALgnxZ9elTH9TYZ0M7JuckHkrqlXF0Tfss8rp+nUQT+IVB3bqhLP+quDnV3gfvl&#10;J24rGARFgAABAgQIECBAoNMCi3TeG8FFMHrwsE7tflDGcWryzqSu7d8+7YaJ1d+DoJYpUJcB1G0G&#10;62yRl+XZNZGURhEgQIAAAQIECBAg0EWBRftsAmBRje4+rjf4T0v369Pbd6XdK6nT/ldKqwjMRaBu&#10;A3lgXvhvyW6JO0AEQREgQIAAAQIECBDomMB1umsC4DocnfqiPtHfLD3eL6nb9dVCbtvlcd0CLo0i&#10;MG+BWiOgbv94SrZ0erJ1Ut9LowgQIECAAAECBAgQaF/guj00AXBdjy58VW/869P9o9LZDyavSB6Y&#10;rJYoAuMQqEUB67KAWkBy/+ygbimYRhEgQIAAAQIECBAg0LTA9TpnAuB6IA1/WQuybZH+1XXZ9Ubs&#10;JXl826S+n0YRGLvAptnDMck5yYOTmoxKowgQIECAAAECBAgQaFHg+n0yAXB9kfa+rjf4d0u3jk3e&#10;lxyU1Bv/NIrAxAVWzh4flbw5OSTZKFEECBAgQIAAAQIECLQncIMemQC4AUkz36hPV+tU/5PSo39J&#10;XpjUJ7CuwQ6EmrrAxunBYUndaaLuPFF/XvOlIkCAAAECBAgQIECgDYEb9sIEwA1Npv2deoN/+3Ti&#10;iKRW9N877a0TRaA1gRXSoW2TumVgXZJSd6PIl4oAAQIECBAgQIAAgakLLKYDJgAWgzLFb908+35R&#10;Uqv61+nVtcp/vlQEmhaoywAOTQ9rbYBakNLZAMFQBAgQIECAAAECBKYpsLh9mwBYnMrkv7d+dvnc&#10;5N1JLfK3Zdo6EyCNItAJgZXSy0cmb0lqnYr6M52HigABAgQIECBAgACBKQgsdpcmABbLMrFvrpI9&#10;1SnU56Y9Jbl7UqdVp1EEOilws/T6pclrk/skJrKCoAgQIECAAAECBAhMVmDxezMBsHiXSXy3rvM/&#10;ITuq1dRrEqBWV8+XikDnBepsgMdnFLU2wL5p10sUAQIECBAgQIAAAQKTEljCfkwALAFmjN+uN0dP&#10;zfbrVOk9066TKAJ9FLhlBlW3rzwj7V0TZwMEQREgQIAAAQIECBAYt8CStm8CYEky4/n+Btnskcnp&#10;iTdEQVC9F6gzW7bLKN+RPD+5UaIIECBAgAABAgQIEBifwBK3bAJgiTQj/8EW2eKrkwMTn/oHQQ1K&#10;oG5leXxGfGpS/y2kUQQIECBAgAABAgQIjF5gyVs0AbBkm1H+5AHZWN0i7clp3SItCGqQAqtl1M9M&#10;3pY8PVk9UQQIECBAgAABAgQIjFJgKdsyAbAUnBH96FHZTp3yf4+0igCBBQvuHITTkqOTumtAGkWA&#10;AAECBAgQIECAwCgElrYNEwBL05nfz+p2fvWJf735d8rz/Cy9un8Ca2dI+yS1GOYj0vq7KAiKAAEC&#10;BAgQIECAwDwFlvpyv3QvlWfOP6zT/HfKq09JaiX0NIoAgesJ1N8/D8z3zk72T6yNEQRFgAABAgQI&#10;ECBAYO4CS39l/QK+9Gf46WwF6s3/0/Ki45KNE0WAwNIF6jKAl+UpZyVbJYoAAQIECBAgQIAAgbkI&#10;LOM1JgCWATSHHz8urzk2WT9RBAjMTKBuF1iXzLwhT39KslKiCBAgQIAAAQIECBCYhcCynmoCYFlC&#10;s/t5Lfh3Ul5y80QRIDB7gS3zkjOTQ5P1EkWAAAECBAgQIECAwMwElvksEwDLJJrxE2qV/1fk2Zsm&#10;igCBuQvcOC99UXJGUncMSKMIECBAgAABAgQIEFi6wLJ/agJg2UYzecbCa5jvNJMnew4BAssUqEsC&#10;tsuz3phsn6yYKAIECBAgQIAAAQIEliQwg++bAJgB0jKeUtcq75nnPDRRBAiMVqAWBTwtm6wzAtZN&#10;qwgQIECAAAECBAgQWIzATL5lAmAmSkt/zg758e4JyyAoAmMQqLUADs92a22ALdIqAgQIECBAgAAB&#10;AgSuKzCjr7xpnRHTYp+0XL77hOSliU8mg6AIjFGgzrSpuwS8Pvt4ROLvriAoAgQIECBAgAABAtcI&#10;zOz//RI9M6frP6uuR35mvnlKYtG/ICgCExK4Z/ZTkwB7pF09UQQIECBAgAABAgQIzFDABMAMoRZ5&#10;2k3y+ODkhGSTRBEgMFmBjbO745Ijk/UTRYAAAQIECBAgQGDQAjMdvAmAmUotWFCn/N99wYIFdR3y&#10;oWlrIiCNIkBgCgI3yj73TV6b3CVRBAgQIECAAAECBIYqMONxmwCYGdUaedquyZuSujVZXQKQh4oA&#10;gSkKLJ99Pz45J3lc4u+zICgCBAgQIECAAIGhCcx8vH5hXrZV3Ybs9Dzt1OT2iSJAoC2Bhf+N7pVu&#10;WRcgCIoAAQIECBAgQGBAArMYqgmAJWOtlh/tmNSn/jul9cYiCIpAowK1LsAx6dsRyU0TRYAAAQIE&#10;CBAgQGAQArMZpAmAxWvdLt8+OTktuVOiCBBoX6Au1dkv3az/bp2tEwhFgAABAgQIECDQe4FZDdAE&#10;wHW5VsqX2yf1qX/dZmytPFYECHRHoNYFqHU6zkqX75coAgQIECBAgAABAj0WmN3QTAD806tOG35J&#10;vqxV/rdOqwgQ6K7A/dP1c5Oa0LNoZyAUAQIECBAgQIBADwVmOSQTANeA1Wn+ddrwwflynUQRINB9&#10;gVtnCK9K9k6s4REERYAAAQIECBAg0C+B2Y5m6BMA9clgfUL45sDVacN1CUAeKgIEeiKwQcZxdPLy&#10;ZKNEESBAgAABAgQIEOiLwKzHMeQJgHWjVZ/4vybtlokiQKCfAnVHj+dnaHU2QJ0VkIeKAAECBAgQ&#10;IECAQNcFZt//oU4A1JuAU8N1aLJ+oggQ6LfAChleneVzdtp7JYoAAQIECBAgQIBAtwXm0PshTgDU&#10;4mCvi9UzkroEII0iQGAgAg/MOOsOAdumVQQIECBAgAABAgQ6KzCXjg9pAmCVAO2Y1MrgD0qrCBAY&#10;psCdM+y69GentHVmQBpFgAABAgQIECBAoFMCc+rsUCYA1o7Oi5JTklsligCBYQtsmuGfmOyZrJoo&#10;AgQIECBAgAABAh0SmFtXhzABUL/o1xv/l4SoFv5LowgQILCg1v+oOwQcHgu3/wyCIkCAAAECBAgQ&#10;6IjAHLvZ9wmAOtX39NjUqb4rp1UECBBYVGDNfLF/cmxys0QRIECAAAECBAgQaF5grh3s8wTAw4Ly&#10;+uSRSZ/HmeEpAgTmIbBSXrt78urkNokiQIAAAQIECBAg0LLAnPvWxzfGtajX0yNyRnL3RBEgQGBZ&#10;AsvlCU9IahJgy7SKAAECBAgQIECAQKMCc+9W3yYAVg/Fvkld83/rtIoAAQKzEXhEnnxmcq9EESBA&#10;gAABAgQIEGhPYB496tMEwE3icFjy0mS9RBEgQGAuAvXmv9YOechcXuw1BAgQIECAAAECBMYpMJ9t&#10;92UCYJMgnJy8MFkjUQQIEJiPwF3y4rqM6HFpl08UAQIECBAgQIAAgRYE5tWHPkwA3CECdcr/M9LW&#10;9f9pFAECBOYtcNts4VXJUxOTAEFQBAgQIECAAAEC0xaY3/67PgFQp+q+LgS1eFct4pWHigABAiMT&#10;WHh20S7ZYt0tII0iQIAAAQIECBAgMCWBee62yxMAD8/Y6xTd+6RVBAgQGJfA+tnwscmuyYqJIkCA&#10;AAECBAgQIDAVgfnutIsTAHWa//YZ+FnJVokiQIDAuAVqYdFjspM9klUSRYAAAQIECBAgQGDSAvPe&#10;X9cmAOoU3Gdl1LXg36ZpFQECBCYlsE52dFTynKT+LkqjCBAgQIAAAQIECExKYP776dIEwOoZ7r7J&#10;CcnGiSJAgMCkBWoS4MjsdK9ktUQRIECAAAECBAgQmIzACPbSlQmANTPWg5JDzL/rXgAAEABJREFU&#10;khsligABAtMSqL+DDs/OaxLA5QCBUAQIECBAgAABAuMXGMUeujABsG4GWp+4HZh2rUQRIEBg2gI1&#10;CXBoOrF3smqiCBAgQIAAAQIECIxTYCTbbn0CoBbeenlG+vzEJ21BUAQINCNQZyYdnN48O3F3gCAo&#10;AgQIECBAgACBcQmMZrstTwDcIkOsxf7ql+uV81gRIECgNYEbp0N1htJOaesOJWkUAQIECBAgQIAA&#10;gRELjGhzrU4AbJbxnZI8LVk+UQQIEGhVoBYGPDqde3KyXKIIECBAgAABAgQIjFRgVBtrcQLgjhnc&#10;GckTE2/+g6AIEGheYKP08BXJYxOTAEFQBAgQIECAAAECIxMY2YZamwC4U0b26mSbRBEgQKBLAnXZ&#10;Ut2m9CFd6rS+EiBAgAABAgQItC4wuv61NAFwtwzr9ORBiSJAgEAXBW6bTp+Y1N9naRQBAgQIECBA&#10;gACBeQqM8OWtTABsnTHVJ//3S6sIECDQZYGt0vmXJbWWSRpFgAABAgQIECBAYO4Co3xlCxMA9ab/&#10;tAzq3okiQIBAHwQekUHUwoDrp1UECBAgQIAAAQIE5iow0tdNewLg/hnNq5I6AyCNIkCAQC8EaiHA&#10;p2QkByarJ4oAAQIECBAgQIDAHARG+5JpTgDUQn91zf9dRjskWyNAgEATAiukF89Lnpu4o0kQFAEC&#10;BAgQIECAwCwFRvz0aU0APDLjOCWpW/6lUQQIEOilQH36f0BG9vhEESBAgAABAgQIEJiVwKifPI0J&#10;gG0ziHrzf/u0igABAn0X2CADrPUA7pNWESBAgAABAgQIEJipwMifN+kJgFoY65UZxeaJIkCAwFAE&#10;7pCB1iTALdMqAgQIECBAgAABAjMQGP1TJjkB8Oh0/9TEm/8gKAIEBifwkIz4yGSdRBEgQIAAAQIE&#10;CBBYusAYfjqpCYD65P+k9N+b/yAoAgQGK7B9Rl6LAq6YVhEgQIAAAQIECBBYosA4fjCJCYCF1/x7&#10;8z+OI2ibBAh0SWDVdHa/xKKAQVAECBAgQIAAAQJLFBjLD8Y9AVC3+qtP/m83lt7bKAECBLoncJN0&#10;+fDk7okiQIAAAQIECBAgsBiB8XxrnBMA9cl/XfPvzf94jp2tEiDQXYE7pesvTTZMFAECBAgQIECA&#10;AIHrCozpq3FNANRiVz75H9NBs1kCBHoh8KiMYt9klUQRIECAAAECBAgQ+IfAuB6MYwLgAensyYlP&#10;/oOgCBAgsASB5fP9PZKnJooAAQIECBAgQIDAQoGxtaOeALhbelqf/N85rSJAgACBpQusnR8flNTf&#10;nWkUAQIECBAgQIAAgfEJjHIC4C7pZl3zb2GrQCgCBAjMUOD2eV6tB7BBWkWAAAECBAgQIDB0gTGO&#10;f1QTAHW6/yvTz/smigABAgRmJ/CIPP35yUqJIkCAAAECBAgQGLDAOIc+igmATdLBE5IHJYoAAQIE&#10;Zi9Qb/z3zMsemygCBAgQIECAAIHhCox15POdAFgnvTsqqVv+pVEECBAgMEeB+vv0RXltXRKQRhEg&#10;QIAAAQIECAxPYLwjns8EwFrp2iHJDsl8tpOXKwIECBCIwD2SmgRYM60iQIAAAQIECBAYmsCYxzvX&#10;N+51umpdr/qc9G/FRBEgQIDAaAS2z2aeligCBAgQIECAAIGBCYx7uHOZAFg+ndopqVtXrZ5WESBA&#10;gMDoBOrv1Rdmc/dMFAECBAgQIECAwHAExj7SuUwAPDS9OixZO1EECBAgMHqBzbPJmmStdQHyUBEg&#10;QIAAAQIECPRfYPwjnO0EwJ3SpWOTWvk/jSJAgACBMQk8OtvdLamzrtIoAgQIECBAgACBXgtMYHCz&#10;mQDYMP05IrlroggQIEBgvAK11srzsov7JIoAAQIECBAgQKDnApMY3kwnAOqa1BenQ49PFAECBAhM&#10;RuCW2U3dFWC9tIoAAQIECBAgQKC/AhMZ2UwmAJZLT3ZMdk2cihoERYAAgQkKbJN97ZLM5O/rPE0R&#10;IECAAAECBAh0T2AyPZ7JL5QPSFfqE6g10ioCBAgQmKxAXQpQt12tv4snu2d7I0CAAAECBAgQmIzA&#10;hPayrAmAjdKPQ5LNEkWAAAEC0xGoSwHq1oDrTmf39kqAAAECBAgQIDBOgUlte2kTAHXd/4HpSN32&#10;L40iQIAAgSkK1KUAdSnW0v7enmL37JoAAQIECBAgQGCOAhN72dJ+kXxCeuG60yAoAgQINCBQlwI8&#10;J/24R6IIECBAgAABAgR6IzC5gSxpAmDzdOGAZO1EESBAgEAbArdKN+pSAH83B0IRIECAAAECBHoh&#10;MMFBLG4CYJXsf69ky0QRIECAQFsCj053npIoAgQIECBAgACBHghMcgiLmwB4XDrw9KRu/5dGESBA&#10;gEBDAqumLy9ItkoUAQIECBAgQIBAtwUm2vvrTwBsnL3vm6yTKAIECBBoU2CLdGvPZLVEESBAgAAB&#10;AgQIdFZgsh1fdAKgPvHfKbvfOlEECBAg0LbAU9O9Wqw1jSJAgAABAgQIEOikwIQ7vegEwB2y72ck&#10;KySKAAECBNoWWDPdq/VaNkurCBAgQIAAAQIEOigw6S4vnACoN/07Z+d3TBQBAgQIdEPgXunmHkn9&#10;HZ5GESBAgAABAgQIdEhg4l1dOAFw++y5TidNowgQIECgIwILL926X0f6q5sECBAgQIAAAQL/EJj8&#10;g5oAqF8g683/LSa/e3skQIAAgXkKbJTX75+slygCBAgQIECAAIGuCEyhnzUBUNePPjz7romANIoA&#10;AQIEOibwsPS3JnLTKAIECBAgQIAAgS4ITKOPNQFw3+zYtf9BUAQIEOiowKrpdy0IeKe0igABAgQI&#10;ECBAoH2BqfSwJgAemD2vligCBAgQ6K7A5un6nom/z4OgCBAgQIAAAQJtC0yndzUBcM/p7NpeCRAg&#10;QGDEAk/J9rZNFAECBAgQIECAQMsCU+pbTQBsMqV92y0BAgQIjFbgxtncPsnGiSJAgAABAgQIEGhU&#10;YFrdqgmAae3bfgkQIEBg9AL3ziZ3T1ZIFAECBAgQIECAQHsCU+tRTQB8bWp7t2MCBAgQGLXA8tng&#10;Lsm9EkWAAAECBAgQINCcwPQ6VBMAZ2X3FySKAAECBPohUJd27ZuhrJ0oAgQIECBAgACBlgSm2Jea&#10;AHhP9n9McmGiCBAgQKAfAo/KMJ6UKAIECBAgQIAAgYYEptmVmgC4OB04Pdkj+WTyt0QRIECAQLcF&#10;6naAe2cIt08UAQIECBAgQIBAGwJT7UVNAFQHLs//vTvZOXlB8qnkT4kiQIAAge4KbJmu1+TuymkV&#10;AQIECBAgQIDA1AWm24GFEwALe/GLPDgzeWKyXXJK8oXkj4kiQIAAgW4JLJfu1sTuNmkVAQIECBAg&#10;QIDAtAWmvP/rTwAs7M4f8uBjyf7JU5MdkiOTDye/TuqygTSKAAECBBoXWCf92ye5WaIIECBAgAAB&#10;AgSmKDDtXS9pAmBhv67Ogzor4ENpj0qekjw42TU5PqkFBL+a9neJIkCAAIE2BR6Ubj07qVsEplEE&#10;CBAgQIAAAQJTEJj6Lpc1AbBoB6/KFxcl30/ekRyU1JkBdYZA5Tn5ui4Z+HTa85I/JxYUDIIiQIDA&#10;lAXqjf9u6cN9EkWAAAECBAgQIDAVgenvdDYTAIvr7WX55o+STySvTWpS4PFpH5g8I3lJcnZSlw58&#10;Pe35SZ1VkEYRIECAwAQF6hKAF2Z/6yWKAAECBAgQIEBg0gIN7G++EwDXH0LdTaAWDKyzBN6XH56Y&#10;7J7UGQILU5cPHJvv1eUD301blw/U2QL12nypCBAgQGBMArUYYJ25VYsDjmkXNkuAAAECBAgQILA4&#10;gRa+N+oJgCWNqW4pWJMCdXvBN+RJhye1MnWdKfCAPK5fSF+U9jXJfyZfSWrtgTrDIA8VAQIECIxA&#10;YNVso271epe0igABAgQIECBAYHICTexpUhMA1x/sFfnGX5ILkv9L6k3/qWn3Tp6WLDxboB7XL6v1&#10;sw/k+zWJcGHavya1jTSKAAECBGYhcKs8t+7wsnZaRYAAAQIECBAgMBGBNnYyrQmApY2+JgZ+nCd8&#10;Ifn35NVJnR1QkwH3z+OHJ7skhya17sB7034x+Uni9oRBUAQIEFiGwBPz86cnLgUIgiJAgAABAgQI&#10;jF2gkR20OAGwOJpaH6DWCfhtfvi15N+SVyR154GFZwssbJ+f79faA/+R9htJvabuXuBygmAoAgQI&#10;RGC1ZJ/EpQBBUAQIECBAgACBcQu0sv2uTAAszevS/PDnyZeT9ydnJHX3gR3TPjSpswa2T1unvJ6c&#10;thYf/FzaHyS1YGEaRYAAgcEJ3DYjPjC5caIIECBAgAABAgTGJ9DMlvswAbA4zL/lm3UpQa0XUOsG&#10;fCRfn57UJEAtOLjwbIFq98z362wBlw8EQhEgMCiBx2a09XdiGkWAAAECBAgQIDAegXa22tcJgKUJ&#10;16UAv8oT6lKChRMDz8zXxyeXJIoAAQJDEVg9A90vuUeiCBAgQIAAAQIExiHQ0DaHOAGwOP66TWGd&#10;IfDxxf3Q9wgQINBjgVtnbAcnN00UAQIECBAgQIDAiAVa2pwJgH8ejd/lYd1xoNo8VAQIEBiMwKMz&#10;0uclKySKAAECBAgQIEBgdAJNbckEwHUPxyfz5TsTRYAAgSEJrJjBPjd5ZKIIECBAgAABAgRGJtDW&#10;hkwAXPd41PoAr823vpMoAgQIDEmgLgE4PAPeIlEECBAgQIAAAQKjEGhsGyYAbnhAvpVvnZ3UZEAa&#10;RYAAgcEIbJ2RHpKskygCBAgQIECAAIF5CrT2chMANzwiV+dbb0o+migCBAgMTWC7DLjuDLBqWkWA&#10;AAECBAgQIDB3geZeaQJg8Yfk9/n2qUndLjCNIkCAwGAEVspI90x2SvwbEQRFgAABAgQIEJibQHuv&#10;8svdko9JLQh4Tn58ZaIIECAwJIEbZ7BHJk9KlksUAQIECBAgQIDAbAUafL4JgCUflCvyo9clX0oU&#10;AQIEhiawQQZ8bLJNoggQIECAAAECBGYp0OLTTQAs/aj8Ij9+ZVKXBKRRBAgQGJTArTPak5MHJ4oA&#10;AQIECBAgQGDmAk0+0wTAsg/LB/OUdySKAAECQxS4fQZdkwAPSKsIECBAgAABAgRmJNDmk0wALPu4&#10;XJyn1IKAdXvAPFQECBAYnMCWGfGrE5MAQVAECBAgQIAAgWUKNPoEEwAzOzDfy9Nelfw1UQQIEBii&#10;wJ0z6Nckj0gUAQIECBAgQIDAUgRa/ZEJgJkfmXfmqe9JFAECBIYqcKcM/PTkicnyiSJAgAABAgQI&#10;ELihQLPfMQEw80NzUZ5a18H+IK0iQIDAUAU2y8BPSZ6ZrJQoAgQIECBAgACB6wi0+4UJgNkdm//J&#10;0+tSgEvSKgIECAxV4BYZ+EnJAcmNEkWAAAECBAgQILBQoOHWBMDsD87b85IPJIoAAQJDFlg7gz8k&#10;eVmyQaIIECBAgAABAgQWLFjQMoIJgNkfnQvzkhOSnyaKAAECQxZYLYN/XnJ2cvdEERVRWi4AABAA&#10;SURBVCBAgAABAgSGLtD0+E0AzO3wfDkvOyO5PFEECBAYskAtBvjoALw+2S5ZIVEECBAgQIAAgYEK&#10;tD1sEwBzOz5X5WVvTD6cKAIECBBYsKBuE3haIOqygJumVQQIECBAgACB4Qk0PmITAHM/QOfnpbUI&#10;1q/TKgIECBBYsKDe+B8aiDpDauu0igABAgQIECAwKIHWB2sCYH5H6LN5+WuSyxJFgAABAgsW1CUA&#10;TwzEW5NaH2CdtIoAAQIECBAgMASB5sf4/5rvYdsdvDLdq+teXQoQCEWAAIFFBG6Txycmr03unfj3&#10;JgiKAAECBAgQ6LNA+2PzC9n8j9Fvs4njk58ligABAgT+KVB3CaiFAd+Wbx2c3DxRBAgQIECAAIF+&#10;CnRgVCYARnOQvpDNuBQgCIoAAQKLEbhlvndkUounPiHtqokiQIAAAQIECPRKoAuDMQEwmqNUdwU4&#10;N5t6X6IIECBA4IYCdbvAB+fbb0hOTbZKFAECBAgQIECgLwKdGIcJgNEdpguzqbre9adpFQECBAgs&#10;XuBG+fbuyVuSWiRw3bSKAAECBAgQINBxgW503wTAaI/Tf2dzpyXuChAERYAAgaUIbJGfnZy8KXlA&#10;UncPSKMIECBAgAABAh0U6EiXTQCM9kBdnc29Ofl4oggQIEBg6QIr58fbJjUJcGjaDRJFgAABAgQI&#10;EOicQFc6bAJg9Efq/Gyyrm+9IK0iQIAAgWULbJKnHJLUZQE1IbBiHisCBAgQIECAQFcEOtNPEwDj&#10;OVSfymbfnSgCBAgQmJlAXQLw0Dz19cmxya0TRYAAAQIECBDogEB3umgCYDzH6tJs9qzk+4kiQIAA&#10;gZkL1GUA++fp70iekayRKAIECBAgQIBAuwId6pkJgPEdrK9n03U665VpFQECBAjMXGC5PPWuSS2q&#10;WpdU3SmP63tpFAECBAgQIECgLYEu9cYEwPiO1lXZ9BuTmghIowgQIEBglgJ1y8Bd85p3JvsmGyaK&#10;AAECBAgQINCSQKf6YgJgvIfr59n82YnbAgZBESBAYI4Ct8vrXpGcm9QigaukVQQIECBAgACBBgS6&#10;1QUTAOM/Xv+RXXwmUQQIECAwd4G6M8Aj8vK61eqJabdMFAECBAgQIEBgugId27sJgPEfsN9kF/Wp&#10;1V/TKgIECBCYn8A6efmeyVuTvZL1EkWAAAECBAgQmIpA13ZqAmAyR+w/s5uPJYoAAQIERiOwRTZT&#10;ZwLUYqt1WcCq+VoRIECAAAECBCYp0Ll9mQCYzCH7U3bz+uT3iSJAgACB0QisnM1sk9RZVsel3Txx&#10;t4AgKAIECBAgQGASAt3bhwmAyR2zj2dXH04UAQIECIxWYP1s7gXJe5K9k5smigABAgQIECAwXoEO&#10;bt0EwOQO2l+yq/qUylkAgVAECBAYg8Dts83jk3OSOjNgpbSKAAECBAgQIDAWgS5u1ATAZI/a57K7&#10;9yeKAAECBMYjUJcF1JoAtTbAMdnFbRNFgAABAgQIEBi1QCe3ZwJgsoft4uyubmF1XlpFgAABAuMT&#10;qLsD7J/Nvy15ZrJWoggQIECAAAECIxLo5mZMAEz+uH02u3QWQBAUAQIExixQ/8bdLfs4LTkz2Tqp&#10;76VRBAgQIECAAIF5CHT0pX4RmvyBuzS7rLUAzk+rCBAgQGD8AqtnFzskb01elNTZAWkUAQIECBAg&#10;QGBuAl19lQmA6Ry5r2a3/54oAgQIEJicwG2yq6OSmgiodQIsEhgMRYAAAQIECMxaoLMvMAEwnUN3&#10;WXZb16X+Kq0iQIAAgckJrJhdPTypOwW8PG1NCqRRBAgQIECAAIGZCnT3eSYApnfsvpRdWwsgCIoA&#10;AQJTELhp9lmLBP5L2p0SiwQGQREgQIAAAQIzEOjwU0wATO/g1VkAb8rurQUQBEWAAIEpCCyXfd41&#10;eU1SCwXWgoH+XQyGIkCAAAECBJYs0OWf+EVnukev1gJ4z3S7YO8ECBAYvEB9+r9jFN6Z7JdYJDAI&#10;igABAgQIEFisQKe/aQJguoevzgJ4e7rwy0QRIECAwHQFNsvuj0nOTh6ULJ8oAgQIECBAgMAiAt1+&#10;aAJg+sfvi+mCtQCCoAgQINCAwMrpw+OSulPAIWlvnigCBAgQIECAwDUCHf9/EwDTP4CXpwu1FsB5&#10;aRUBAgQItCGwUbpxaPLG5DGJWwYGQREgQIAAgaELdH38JgDaOIL/k25YCyAIigABAg0J1C0DH5z+&#10;nJscl7hlYBAUAQIECBAYsEDnh24CoI1DaC2ANo6DXhAgQGBxAjfJN/dN3pzskKyWKAIECBAgQGBw&#10;At0fsAmAdo7hl9KV9yWKAAECBNoTqFsG3jPdOit5dbJVoggQIECAAIEhCfRgrCYA2jmItRZAXWv6&#10;63a6pCcECBAgcD2BNfP1rslbkt2TtRNFgAABAgQIDECgD0M0AdDWUfx2ulN3BUijCBAgQKBhgS3S&#10;t1OSOiOgzgzw72kwFAECBAgQ6LFAL4bmF5a2DuPV6U6tB5BGESBAgEDjArUWwFPSxzobYP+06yaK&#10;AAECBAgQ6KVAPwZlAqCt41jHY5W2uqQ3BAgQILAMgVvn58ckdbeAumtA/V2eLxUBAgQIECDQG4Ge&#10;DMQvKW0dyDoeJgDaOiZ6Q4AAgZkIrJQnPTapSYAD026QKAIECBAgQKAnAn0ZRr3h7MtY+jCOWmXa&#10;BEAfjqQxECAwVIFNMvCjk7os4GFpV0wUAQIECBAg0G2B3vTeBEBbh7KOhwmAto6J3hAgQGC2AvWm&#10;/6F50RuSQ5MNE0WAAAECBAh0VqA/Ha83nP0ZTfdHUsfDBED3j6MRECBAoAQ2zv8dkrw9eVxSlwmk&#10;UQQIECBAgECnBHrU2XrD2aPhdH4oLgHo/CE0AAIECFxHYPl89cDkdcmRSV0ikEYRIECAAAECXRHo&#10;Uz9NALR1NOt4OAOgrWOiNwQIEBiFwPrZyIuSf0m2S1ZNFAECBAgQINC+QK96WG84ezWgjg+mjsfK&#10;HR+D7hMgQIDA4gXq7/h75UdnJccmmyaKAAECBAgQaFqgX52rX0b6NaJuj6auD63TRbs9Cr0nQIAA&#10;gaUJrJsfviCpswG2T2viNwiKAAECBAg0KdCzTpkAaOuA1un/jklbx0RvCBAgMA6BWvPlHtnwGckx&#10;ibMBgqAIECBAgEBrAn3rjzebbR3R1dIdxyQIigABAgMRqLMB9stY62wAawMEQhEgQIAAgYYEetcV&#10;bzbbOqS1KJRj0tYx0RsCBAiMW6D+3q+zARauDXDLce/Q9gkQIECAAIGZCPTvOfVLR/9G1d0RrZ6u&#10;OyZBUAQIEBigQJ0NUGsDvCNjtzZAEBQBAgQIEJiqQA937s1mWwfVGQBtHQ+9IUCAwKQFFl0b4Ljs&#10;fLNEESBAgAABAlMQ6OMuTQC0dVStAdDW8dAbAgQITEugzgbYJzt/c/K4xJ0CgqAIECBAgMAEBXq5&#10;KxMAbR1WEwBtHQ+9IUCAwDQF6myA+6QDr0uOSm6WKAIECBAgQGAiAv3ciQmAto6rCYC2jofeECBA&#10;oAWB9dOJA5K3JtsmKySKAAECBAgQGKdAT7dtAqCtA2sCoK3joTcECBBoRaD+vX5AOlNnAxycdoNE&#10;ESBAgAABAmMS6Otm6xeKvo6ti+OqRQCX72LH9ZkAAQIEJiKwUfZyeHJOcv/EvxlBUAQIECBAYMQC&#10;vd2cCYC2Dq0zANo6HnpDgACBFgXqEoBHpWNvTPZK1koUAQIECBAgMDKB/m7IBEBbx9YvcW0dD70h&#10;QIBAywKbpnN1q8Az0949UQQIECBAgMAoBHq8DRMAbR3cNdrqjt4QIECAQOMCq6R/OyRvSnZJVk8U&#10;AQIECBAgMA+BPr/UBEA7R7eu46xLANrpkZ4QIECAQFcEbp+Ovio5Jdk8UQQIECBAgMDcBHr9KhMA&#10;7Rze+hSn0k6P9IQAAQIEuiSwZjq7W/KG5AnJiokiQIAAAQIEZiXQ7yebAGjn+NYdACrt9EhPCBAg&#10;QKCLAvdKp89O6m4BG6ZVBAgQIECAwEwFev48EwDtHOD69L/STo/0hAABAgS6KrBuOn5Q8trkHsly&#10;iSJAgAABAgSWIdD3H5sAaOcI16f/JgDaOR56QoAAga4L1CUAj8kg3pI8O7HOTBAUAQIECBBYikDv&#10;f2QCoJ1DXG/+axKgnR7pCQECBAj0QeA2GcRJybHJLRNFgAABAgQILFag/980AdDOMV45XamkUQQI&#10;ECBAYKQCa2VreydvTB6erJAoAgQIECBAYFGBATw2AdDOQa4zACrt9EhPCBAgQKBPArUOwAMyoHOS&#10;FyZrJ4oAAQIECBC4VmAIjQmAdo5yffpfaadHekKAAAECfRS4WQZ1ZHJacsdEESBAgAABAgsWDMLA&#10;BEA7h3mldKWSRhEgQIAAgbEK1ITz07OHc5Ntk+UTRYAAAQIEBiwwjKGbAGjnONf1mJV2eqQnBAgQ&#10;INB3gbtngGcnByQuCQiCIkCAAIGBCgxk2CYA2jnQdSwq7fRITwgQIEBgCAIbZpBHJK9MbpsoAgQI&#10;ECAwOIGhDNgbznaOdJ1+6Xi0czz0hAABAkMSqEVon5UBvyF5aOLfoyAoAgQIEBiMwGAG6h/4dg71&#10;1e10RU8IECBAYKAC986465KA56VdPVEECBAgQGAAAsMZogmAdo71VelKJY0iQIAAAQJTE7hl9nx8&#10;ckKySaIIECBAgEC/BQY0OhMA7RzsK9OVShpFgAABAgSmKrBa9r5HUmcD3CetIkCAAAECvRUY0sBM&#10;ALRztOvNf6WdHukJAQIECAxZoNameVgA6laBO6ZdMVEECBAgQKBvAoMajwmAdg53vfmvtNMjPSFA&#10;gAABAgsW1J0BTg7EixK3CgyCIkCAAIE+CQxrLCYA2jnedf1/pZ0e6QkBAgQIELhG4CZpDktOSW6d&#10;KAIECBAg0A+BgY3CBEA7B7w+/a+00yM9IUCAAAEC/xRYOQ+fmZyVWBcgCIoAAQIEui8wtBGYAGjn&#10;iNeb/0o7PdITAgQIECBwQ4GH5FtvSJ6SrJQoAgQIECDQVYHB9dsEQDuH/Ip05W+JIkCAAAECrQvc&#10;Jh18VfLCZM1EESBAgACBDgoMr8smANo55pemK5cligABAgQIdEHgpunk4cmJySaJIkCAAAEC3RIY&#10;YG9NALRz0OvNf6WdHukJAQIECBBYusAq+fGzk1oX4G5pFQECBAgQ6IzAEDtqAqCdo15nAFTa6ZGe&#10;ECBAgACBZQssn6c8IjkneXzid4sgKAIECBBoXmCQHfSPdDuHvT79NwHQzvHQEwIECBCYncCd8/TX&#10;JHVGQN0xIA8VAQIECBBoVWCY/TIB0M5xrzf/NQnQTo/0hAABAgQIzE7gZnn68clLkhsnigABAgQI&#10;tCkw0F6ZAGjnwNcEQKWdHukJAQIECBCYvcDaecmLk+OSmyeKAAECBAg0JzDUDpkAaOfI15v/Sjs9&#10;0hMCBAgQIDA3gZXyst2TM5K6NCCNIkCAAAECzQgMtiMmANo59FekKyYAgqAIECBAoBcCy2V/3yMu&#10;AAAQAElEQVQUj05emzw4UQQIECBAoBGB4XbDBEBbx/6itrqjNwQIECBAYN4C98wWXpc8LakzA9Io&#10;AgQIECAwRYEB79oEQFsH/w/pztWJIkCAAAECfRK4VQZzarJ3snqiCBAgQIDA1ASGvGMTAG0d/QvT&#10;nboUII0iQIAAAQK9Elg/ozkqOTpZL1EECBAgQGAaAoPepwmAtg7/79MdEwBBUAQIECDQS4HVMqo9&#10;k5MSdwgIgiJAgACBSQsMe38mANo6/jUBcGVbXdIbAgQIECAwUoFaB2DHbPHMxB0CgqAIECBAYIIC&#10;A9+VCYC2/gDUBIAzANo6JnpDgAABAqMXqDsEbJvNnpXcL1EECBAgQGAiAkPfiQmAtv4EWAOgreOh&#10;NwQIECAwXoF7ZfNnJ09KalIgjSJAgAABAmMTGPyGTQC09UfgT+nO5YkiQIAAAQJDEdg8Az05eWay&#10;YqIIECBAgMCYBGzWBEBbfwYuS3f+mCgCBAgQIDAkgVtksCcmL0zcJjAIigABAgTGIGCTC0wAtPWH&#10;oK7/r3UA2uqV3hAgQIAAgfELrJtdHJYcntwkUQQIECBAYKQCNrbABEBjfwhqAuC3jfVJdwgQIECA&#10;wKQE6jaB+2dndZvAOisgDxUBAgQIEBiJgI1EwBkAQWio/pa+nJ8oAgQIECAwVIEVMvCdklclWySK&#10;AAECBAiMQMAmSsAEQCm0k5oAOK+d7ugJAQIECBCYisBy2evjk7pNYN0pIA8VAQIECBCYh4CX/l3A&#10;BMDfGZr5v6vSExMAQVAECBAgQCAC903OTLZJFAECBAgQmLOAF14jYALgGoeW/v+CdKbOBEijCBAg&#10;QIDA4AW2jMAZyZOTujwgjSJAgAABArMS8ORrBUwAXAvRUPOn9OWiRBEgQIAAAQLXCGyW5pRkl2Sl&#10;RBEgQIAAgVkIeOpCARMACyXaaWsC4I/tdEdPCBAgQIBAEwIbpxcnJPsmaySKAAECBAjMTMCz/iFg&#10;AuAfFM08qAmASjMd0hECBAgQINCIwNrpx2HJS5IbJYoAAQIECCxTwBP+KWAC4J8WrTyqT/9NALRy&#10;NPSDAAECBFoTqE//90+nXpFsmCgCBAgQILA0AT9bRMAEwCIYjTysN/+VRrqjGwQIECBAoDmBldOj&#10;XZOTklskigABAgQILEHAtxcVMAGwqEYbjy9PN9wKMAiKAAECBAgsRWDF/OxpSd0h4I5pFQECBAgQ&#10;uKGA71xHwATAdTia+eIX6cmViSJAgAABAgSWLLBcfrRtUpMAW6dVBAgQIEDgOgK+uK6ACYDrerTy&#10;1c/TkcsSRYAAAQIECCxb4H55yuuSRyWKAAECBAgsFNBeT8AEwPVAGvmyJgDqUoBGuqMbBAgQIECg&#10;eYEt08NXJU9M6syANIoAAQIEhi1g9NcXMAFwfZE2vv5lunFpoggQIECAAIGZC9w6T61JgGenrTUC&#10;0igCBAgQGKyAgd9AwATADUia+EbdBeB3TfREJwgQIECAQLcEbpbuHpfsmayaKAIECBAYqIBh31DA&#10;BMANTVr4Tp3+X5cBtNAXfSBAgAABAl0TWDcdPio5JFkrUQQIECAwPAEjXoyACYDFoDTwrZoAqDsB&#10;NNAVXSBAgAABAp0UWDO9fmFSEwHrp1UECBAgMCgBg12cgAmAxalM/3s1AfCz6XdDDwgQIECAQKcF&#10;Vknv90pOSG6eKAIECBAYioBxLlbABMBiWab+zavTg7oE4Kq0igABAgQIEJi7wPJ56Y7JKcntEkWA&#10;AAECAxAwxMULmABYvEsL3/11OnFBoggQIECAAIH5CdTvO0/KJs5M7pooAgQIEOi3gNEtQaD+QVzC&#10;j3x7ygLnZ/+VNIoAAQIECBAYgcADs43Tk/sligABAgR6K2BgSxIwAbAkmel//7x0oZJGESBAgAAB&#10;AiMSuGe289rk0UldHpBGESBAgECvBAxmiQImAJZIM/Uf/CE9+FWiCBAgQIAAgdEK3D6bOy15erJC&#10;oggQIECgRwKGsmQBEwBLtmnhJz9MJ65MFAECBAgQIDBagU2yuZOTfZI1EkWAAAEC/RAwiqUImABY&#10;Ck4DP/pB+nBpoggQIECAAIHRC6ybTR6RHJ7cOFEECBAg0HkBA1iagAmApelM/2ffTxdMAARBESBA&#10;gACBMQnUp//7ZtsnJTdPFAECBAh0WUDflypgAmCpPFP/4W/SgwsTRYAAAQIECIxPYMVseqfkVclt&#10;EkWAAAECHRXQ7aULmABYus+0f/rXdOC7iSJAgAABAgTGK1CLAT4huzg7uXeiCBAgQKB7Anq8DAET&#10;AMsAmvKPL8n+v50oAgQIECBAYDICD8huzki2SZZLFAECBAh0RkBHlyVgAmBZQtP9ed0BoM4AuGK6&#10;3bB3AgQIECAwKIEtM9qzkmcldXlAGkWAAAECzQvo4DIFTAAsk2jqT/hZenBeoggQIECAAIHJCdwy&#10;uzo+2T9ZK1EECBAg0LiA7i1bwATAso2m/YyfpAOVNIoAAQIECBCYoMDC2wQel31ulCgCBAgQaFdA&#10;z2YgYAJgBkhTfsr52f8PEkWAAAECBAhMXmCV7HKP5NXJFokiQIAAgSYFdGomAiYAZqI03edcld3/&#10;T3J5oggQIECAAIHJCyyfXT4peV1yv0QRIECAQGsC+jMjARMAM2Ka+pP+Oz34c6IIECBAgACB6QnU&#10;7QFfm90/OalJgTSKAAECBFoQ0IeZCZgAmJnTtJ/1o3TAZQBBUAQIECBAYMoCt8/+T0v2TNZMFAEC&#10;BAhMX0APZihgAmCGUFN+Wn36/8Up98HuCRAgQIAAgWsE1k9zTHJocuNEESBAgMBUBex8pgImAGYq&#10;Nd3n/S27/1JiHYAgKAIECBAg0IDAGunDfskpyaaJIkCAAIFpCdjvjAVMAMyYaupP/F568LNEESBA&#10;gAABAm0IrJhu7Jicldw1UQQIECAwBQG7nLmACYCZW037mT9MB2oSII0iQIAAAQIEGhGo36Uenr6c&#10;mzwhqa/TKAIECBCYkIDdzELAP1KzwJryU2sdgK+lD3VbwDSKAAECBAgQaEjgzunLq5NnJ6skigAB&#10;AgQmImAnsxEwATAbrek/99Ppwl8SRYAAAQIECLQncLN06YTk8GSdRBEgQIDAuAVsf1YCJgBmxTX1&#10;J387PbAOQBAUAQIECBBoVOBG6dcLkxOTzRJFgAABAmMUsOnZCZgAmJ3XtJ/9h3Tgs4kiQIAAAQIE&#10;2hVYKV3bJXldcvdEESBAgMB4BGx1lgImAGYJNuWnX5b9fz6p2wKmUQQIECBAgECjAsulXw9JahLg&#10;MWn9zhUERYAAgdEK2NpsBfxjNFux6T//W+nCTxJFgAABAgQItC+wVbp4ZrJrsmqiCBAgQGBUArYz&#10;awETALMmm/oLfpAefDdRBAgQIECAQDcENk43j08OTtZOFAECBAiMQMAmZi9gAmD2ZtN+xcXpwBeS&#10;KxJFgAABAgQIdEPgxunmQcnJyS0TRYAAAQLzE/DqOQiYAJgDWgMv+Uz6cFGiCBAgQIAAge4I1OKA&#10;O6e7ZyRbJooAAQIE5izghXMRMAEwF7Xpv+b/0oX/TRQBAgQIECDQLYH63euR6fK5SS0OWIsF5qEi&#10;QIAAgVkJePKcBOofoTm90IumKlCf/n9iqj2wcwIECBAgQGA+AnfJi09Lnp2snCgCBAgQmIWAp85N&#10;wATA3Nym/aor04G6HeAf0yoCBAgQIECgmwK3SLdPSA5Jao2ANIoAAQIEZiDgKXMUMAEwR7gGXvad&#10;9KEuBUijCBAgQIAAgY4K1F0BanHA49L/TRJFgAABAssU8IS5CpgAmKvc9F/3i3Thq4kiQIAAAQIE&#10;ui1QiwPuniG8LtkqUQQIECCwNAE/m7OACYA50039hVenB59M/pooAgQIECBAoNsCtRjgwzOE1ybb&#10;JPV1GkWAAAEC1xfw9dwFTADM3a6FV34xnfhVoggQIECAAIF+CGydYdSZAHW7wFXyWBEgQIDAdQV8&#10;NQ8BEwDzwGvgpRekD59LFAECBAgQINAfgVoc8KQMZ/9kzUQRIECAwD8EPJiPgAmA+ehN/7WXpgsf&#10;Ty5PFAECBAgQINAfgXUzlMOS45ObJYoAAQIESkDmJWACYF58Tbz46+nFjxJFgAABAgQI9EugLgHY&#10;LUM6LdkiUQQIEBi8AID5CZgAmJ9fC6/+fjrhbgBBUAQIECBAoIcCK2RMj0ten9QigRYHDIQiQGCw&#10;AgY+TwETAPMEbODldfp/3Q3gsgb6ogsECBAgQIDAeATumc2ekTwtqUmBNIoAAQJDEzDe+QqYAJiv&#10;YBuv/1S6cV6iCBAgQIAAgf4K3CpDOzV5YbJGoggQIDAsAaOdt4AJgHkTNrGBX6cXX0gUAQIECBAg&#10;0G+B9TK8w5Ojkw0TRYAAgcEIGOj8BUwAzN+whS1cnE58NLkiUQQIECBAgEC/BVbL8PZOXpPcPlEE&#10;CBAYgoAxjkDABMAIEBvZxP+kHz9JFAECBAgQINB/geUzxCclZyX3SxQBAgR6LmB4oxAwATAKxTa2&#10;8b1042uJIkCAAAECBIYjcP8Mte4QsF3aFRNFgACBfgoY1UgETACMhLGJjVySXnw8cTeAICgCBAgQ&#10;IDAggdtmrHU5wJ5p6/KANIoAAQL9EjCa0QiYABiNYytb+Vg64m4AQVAECBAgQGBgAhtkvC9LjkrW&#10;TxQBAgT6JGAsIxIwATAiyEY286v047OJIkCAAAECBIYnsHqGXIsDnpJ2s0QRIECgJwKGMSoBEwCj&#10;kmxjO3UZwIfTlcsTRYAAAQIECAxPYKUMeYfknOQ+iSJAgED3BYxgZAImAEZG2cyG6m4AP2ymNzpC&#10;gAABAgQITEPggdlp3SHgMWmXSxQBAgQ6K6DjoxMwATA6y1a29P105MuJIkCAAAECBIYtcMcM//Tk&#10;2Yk7BARBESDQSQGdHqGACYARYjayqb+lH/+V1OUAaRQBAgQIECAwYIGbZ+zHJfsk7hAQBEWAQNcE&#10;9HeUAiYARqnZzrY+na78IlEECBAgQIAAgXVD8NLksGTtRBEgQKA7Ano6UgETACPlbGZj56cnH08U&#10;AQIECBAgQKAE1sj/7Ze8PNkoUQQIEOiEgE6OVsAEwGg9W9naZelI3Q3gL2kVAQIECBAgQKAEVs7/&#10;PSep2wTeJq0iQIBA6wL6N2IBEwAjBm1oc19LX76TKAIECBAgQIDAQoH63W/7fPGaZKtEESBAoGEB&#10;XRu1QP0jMOpt2l4bAj9LN2otgDSKAAECBAgQIHAdgW3y1dnJAxJFgACBNgX0auQCJgBGTtrUBj+U&#10;3vwxUQQIECBAgACB6wvcLd84I3lsslyiCBAg0JSAzoxewATA6E1b2mJdBvDNljqkLwQIECBAgEBT&#10;AndIb2oSYMe0KyaKAAECrQjoxxgETACMAbWhTdan/x9sqD+6QoAAAQIECLQnsHG6dEKyW7JSoggQ&#10;INCAgC6MQ8AEwDhU29nm1elKrQPwy7SKAAECBAgQILAkgZvmB8cm+ySrJ4oAAQLTFbD3sQiYABgL&#10;fl2emAAAEABJREFUa1Mb/VZ689VEESBAgAABAgSWJnCj/PDQ5OBkrUQRIEBgagJ2PB4BEwDjcW1p&#10;q39OZ+oygMvSKgIECBAgQIDA0gTqjf8BecLRyXqJIkCAwDQE7HNMAiYAxgTb2Gb/K/1xGUAQFAEC&#10;BAgQILBMgZXzjOcmxyUbJIoAAQITFrC7cQmYABiXbFvb/UW685FEESBAgAABAgRmIlCLAe6SJ56S&#10;bJooAgQITE7AnsYmYAJgbLRNbfjy9KYmAOpygDxUBAgQIECAAIFlCtTvidvnWacmt00UAQIEJiJg&#10;J+MTqL/Yx7d1W25J4L/Tma8nigABAgQIECAwU4H6XfGxefJZyV0SRYAAgXEL2P4YBeov9TFu3qYb&#10;Evh1+vLJ5KpEESBAgAABAgRmI/CgPPk1yd0SRYAAgTEK2PQ4BUwAjFO3vW2/L136XaIIECBAgAAB&#10;ArMVuE9ecEZy30QRIEBgPAK2OlYBEwBj5W1u4/+bHn0+UQQIECBAgACBuQhsnRe9Orl/oggQIDBy&#10;ARscr4AJgPH6trb1v6RD70kuSxQBAgQIECBAYC4CtRbAaXnhwxNFgACBUQrY1pgFTACMGbjBzX8u&#10;ffpWoggQIECAAAECcxW4U15Ydwd4RFpFgACBEQnYzLgFTACMW7i97f84Xfqv5OpEESBAgAABAgTm&#10;KnD7vLAWBnxSWkWAAIH5C9jC2AVMAIyduMkd/Ed6dUGiCBAgQIAAAQLzEbh1Xnxisl2yXKIIECAw&#10;ZwEvHL+ACYDxG7e4h2+nU59JFAECBAgQIEBgvgKbZgOvTJ6R+N0yCIoAgTkJeNEEBPwlPQHkBndR&#10;iwHWWQAWA2zw4OgSAQIECBDooMAt0ufjkqcnfr8MgiJAYLYCnj8JAX9BT0K5zX18Kt36eqIIECBA&#10;gAABAqMQ2DgbOT7ZJfE7ZhAUAQKzEPDUiQj4y3kizE3u5Gfp1QeTqxJFgAABAgQIEBiFwIbZyMuS&#10;nZLlE0WAAIEZCXjSZARMAEzGudW9vCsd+2WiCBAgQIAAAQKjEqhJgFdkY89OTAIEQREgsEwBT5iQ&#10;gAmACUE3upsfpF8fThQBAgQIECBAYJQCN83GjkrqcgCTAIFQBAgsTcDPJiVgAmBS0m3upxYBfHe6&#10;9vtEESBAgAABAgRGKVCTAC/PBndLTAIEQREgsAQB356YgAmAiVE3u6MvpWdfSBQBAgQIECBAYNQC&#10;62eDdSbAs9KukCgCBAjcQMA3JidgAmBy1q3u6Q/pWJ0FcGlaRYAAAQIECBAYtUBNAhyTjToTIAiK&#10;AIEbCPjGBAVMAEwQu+Fd1ToA/9tw/3SNAAECBAgQ6LZATQIcmSHsmjgTIAiKAIGFAtpJCpgAmKR2&#10;u/v6dbr2jsQtAYOgCBAgQIAAgbEI1CRAnQmwR7ZuEiAIigCBBQsWQJiogAmAiXI3u7Or07MPJt9P&#10;FAECBAgQIEBgXALrZcO1JkBNAqyYx4oAgYELGP5kBUwATNa75b19J52rSYA0igABAgQIECAwNoF1&#10;s+WaBHhOWmcCBEERGLCAoU9YwATAhMEb3t2V6ds7k98migABAgQIECAwToGaBHhpduBMgCAoAsMV&#10;MPJJC5gAmLR42/v7Rrr3oUQRIECAAAECBMYtcJPs4Ojk+YnLAYKgCAxOwIAnLmACYOLkTe/wkvTu&#10;XckfE0WAAAECBAgQGLfAOtnB4UldDmASIBCKwJAEjHXyAiYAJm/e+h4/mw5+LlEECBAgQIAAgUkI&#10;1CRA3SJwr+xspUQRIDAMAaOcgoAJgCmgN77L36d//5rU2QBpFAECBAgQIEBg7AI1CVBnAuyZPa2c&#10;KAIEei9ggNMQMAEwDfX29/mBdPFriSJAgAABAgQITEpg7eyoJgFekNYkQBAUgV4LGNxUBEwATIW9&#10;+Z3+Lj18e3JFoggQIECAAAECkxKoSYCXZGfOBAiCItBnAWObjoAJgOm4d2GvH0wn664AaRQBAgQI&#10;ECBAYGICNQngTICJcdsRgakI2OmUBEwATAm+A7v9Ufr43uSqRBEgQIAAAQIEJilwo+zskKQuB1g1&#10;rSJAoFcCBjMtARMA05Lvxn7fmW7+JFEECBAgQIAAgUkL1CTAYdnpCxOTAEFQBHojYCBTEzABMDX6&#10;Tuz4h+nluxNFgAABAgQIEJiGwJrZ6UHJAcnqiSJAoAcChjA9ARMA07Pvwp5rEcCaAPhZFzqrjwQI&#10;ECBAgEAvBdbIqF58bepxHioCBDosoOtTFDABMEX8juy6bgf4kY70VTcJECBAgACBfgqslmHtn9TZ&#10;AGulVQQIdFZAx6cpYAJgmvrd2Pdl6eabk98migABAgQIECAwLYGaBKhLAQ5NB2p9gDSKAIHOCejw&#10;VAVMAEyVvzM7/2p6+tFEESBAgAABAgSmKbBKdr53UpMAN06rCBDomIDuTlfABMB0/buy94vT0bcm&#10;FyaKAAECBAgQIDBNgZoEqNsDHpFOrJMoAgS6I6CnUxYwATDlA9Ch3X8uff1koggQIECAAAEC0xZY&#10;KR14bnJ4cpNEESDQCQGdnLaACYBpH4Hu7P+idLXWAqg2DxUBAgQIECBAYKoCNQmwZ3rw8mSDRBEg&#10;0LqA/k1dwATA1A9BpzrwqfT284kiQIAAAQIECLQgsEI6sWtybLJxoggQaFhA16YvYAJg+segSz34&#10;YzpbZwH8Na0iQIAAAQIECLQgsHw6sXNyYnKLRBEg0KaAXjUgYAKggYPQsS58LP39YqIIECBAgAAB&#10;Aq0I1O+0T01njk82SxQBAs0J6FALAvWXZQv90IfuCJyfrr4luTRRBAgQIECAAIFWBJZLR2oS4DVp&#10;N08UAQItCehLEwImAJo4DJ3rxAfT468kigABAgQIECDQmsCj0qGTky0SRYBAIwK60YaACYA2jkPX&#10;elFnAbwxnb4sUQQIECBAgACB1gRqEqDOBLhzax3THwIDFTDsRgRMADRyIDrYjQ+lz19OFAECBAgQ&#10;IECgRYEHpVOvTrZOFAECUxWw81YETAC0ciS6149fpstvTy5PFAECBAgQIECgRYEHpFNnJdWmUQQI&#10;TEXATpsRMAHQzKHoZEfem15/K1EECBAgQIAAgVYF7pKOnZZskygCBKYgYJftCJgAaOdYdLEndRbA&#10;m9LxvyWKAAECBAgQINCqwB3TsTOSJyTLJ4oAgckJ2FNDAiYAGjoYHe3K+9PvryeKAAECBAgQINCy&#10;wGbp3CnJ9olJgCAoApMRsJeWBEwAtHQ0utmXH6fbb0ucBRAERYAAAQIECDQtsEl6V5MAu6RdKVEE&#10;CIxbwPabEjAB0NTh6Gxn3p2eWwsgCIoAAQIECBBoXuCm6eGxyfOSVRJFgMAYBWy6LQETAG0dj672&#10;5ufpuLUAgqAIECBAgACBTgisl14enRyQrJkoAgTGI2CrjQmYAGjsgHS4O/+Rvv9PoggQIECAAAEC&#10;XRCoN/4vTkcPSdZKFAECIxewwdYETAC0dkS625+fpuu1FsDlaRUBAgQIECBAoAsCq6eT+ybHJHVW&#10;QBpFgMDIBGyoOQETAM0dkk53yFoAnT58Ok+AAAECBAYpsHJGvUfyimSDRBEgMCIBm2lPwARAe8ek&#10;yz36ZTp/buIsgCAoAgQIECBAoDMCdUeAZ6a3pyabJooAgfkL2EKDAiYAGjwoHe/S+9L/rySKAAEC&#10;BAgQINAlgfq9+Mnp8GuS2yWKAIF5CXhxiwL1F12L/dKn7grUHQHqLIBLuzsEPSdAgAABAgQGKlC/&#10;G2+bsZ+Z3C1RBAjMVcDrmhSov+Sa7JhOdVrgven9lxJFgAABAgQIEOiiwAPT6dOSeyeKAIE5CHhJ&#10;mwImANo8Ll3v1W8zgLOTvyaKAAECBAgQINBFgXum03UmwDZpFQECsxPw7EYFTAA0emB60K0PZQyf&#10;ThQBAgQIECBAoKsCd07HX508LlkuUQQIzEjAk1oVMAHQ6pHpfr8uyBBen/w5UQQIECBAgACBrgrc&#10;Nh2vuwM8La3fnYOgCCxTwBOaFfCXWLOHphcd+2hGUUmjCBAgQIAAAQKdFbhlen588oxk+UQRILAU&#10;AT9qV8AEQLvHpg89uyiDqGvnzkurCBAgQIAAAQJdFrhZOn9CsluyQqIIEFi8gO82LGACoOGD05Ou&#10;fSbjeE+iCBAgQIAAAQJdF7hpBnB0snuyYqIIELiBgG+0LGACoOWj04++XZphnJX8OFEECBAgQIAA&#10;ga4LrJcB1CTAXmlXThQBAosKeNy0gAmApg9Pbzr37YzkLclViSJAgAABAgQIdF1g3Qzg8OT5iUmA&#10;ICgCCwW0bQuYAGj7+PSld1dmIG9KvpQoAgQIECBAgEAfBNbOIGoS4AVpTQIEQRFYsGABhMYFTAA0&#10;foB61L0fZSynJ39JFAECBAgQIECgDwI1CXBIBrJnYhIgCGroAsbfuoAJgNaPUL/69+8ZTiWNIkCA&#10;AAECBAj0QuBGGYUzAYKgCCxA0LyACYDmD1GvOlif/tdZABYE7NVhNRgCBAgQIDB4gZoEeEkUak2A&#10;ldIqAoMUMOj2BUwAtH+M+tbDWgfgdRnUFYkiQIAAAQIECPRFoC4HqDMB6nIAtwjsy1E1jtkIeG4H&#10;BEwAdOAg9ayLdSeAWhDwcz0bl+EQIECAAAECBGoSoNYE2DUUyyeKwIAEDLULAiYAunCU+tfHX2dI&#10;r0wuSBQBAgQIECBAoE8CdYvAIzOgXRK/awdBDUTAMDsh4C+lThymXnbyoxnVm5OrE0WAAAECBAgQ&#10;6JPATTOYo5KnJMslikDvBQywGwImALpxnPrYy0syqFcl/50oAgQIECBAgEDfBDbKgI5LnpgoAn0X&#10;ML6OCJgA6MiB6mk3f5pxnZRcmCgCBAgQIECAQN8ENsmAjk0emigCPRYwtK4ImADoypHqbz/fm6G5&#10;FCAIigABAgQIEOilwG0zqhOT+ySKQD8FjKozAiYAOnOoetvRyzKy05KvJIoAAQIECBAg0EeBrTKo&#10;E5I7JIpA7wQMqDsCJgC6c6z63NMfZnA1M/77tIoAAQIECBAg0EeBOgOg7oJ06z4OzpgGLWDwHRIw&#10;AdChg9Xzrr4/43tr4q4AQVAECBAgQIBALwW2yaiOSdZPFIGeCBhGlwRMAHTpaPW7rxdneDUr/vm0&#10;igABAgQIECDQR4G6JeB2GdgRydqJItB9ASPolIAJgE4drt53tu4KULfL+U3vR2qABAgQIECAwFAF&#10;ls/Ad0lekKycKAKdFtD5bgmYAOjW8RpCbz+UQZ6eXJEoAgQIECBAgEAfBVbNoF6Y7JqskCgCXRXQ&#10;744JmADo2AEbQHfrjf/rMs6PJIoAAQIECBAg0FeBtTKwQ5PHJ4pARwV0u2sCJgC6dsSG0d/zM8xa&#10;IOcHaRUBAgQIECBAoK8CG2VgdfnjA9MqAt0T0OPOCZgA6NwhG0yHv5CRnpJckigCBAgQIECAQF8F&#10;6raANQlwp74O0Lj6K2Bk3RMwAdC9YzaUHtftAN+cwb4zUQQIECBAgACBPgvcK4Orsx83TqsIdEVA&#10;PzsoYIDgk6IAABAASURBVAKggwdtQF3+c8Z6fPLlRBEgQIAAAQIE+izw6AzukMTtAYOguiCgj10U&#10;MAHQxaM2rD5/N8M9KjkvUQQIECBAgACBvgrU7+V1V4B9M0C3BwyCalxA9zopUH/RdLLjOj0ogQ9m&#10;tKcllyeKAAECBAgQINBXgXrjv08Gt2OyXKIINCugY90UMAHQzeM2tF5fmQGfkbw7UQQIECBAgACB&#10;PgvUJQCHZYDbJopAqwL61VEBEwAdPXAD7PaFGfPLk28kigABAgQIECDQZ4FNMriXJVslikCDArrU&#10;VQETAF09csPs97cy7KOT3yWKAAECBAgQINBngXrzXx9+3KLPgzS2jgrodmcFTAB09tANtuPvz8jP&#10;Sq5IFAECBAgQIECgzwLbZHCHJmslikAzAjrSXQETAN09dkPt+WUZ+KlJTQSkUQQIECBAgACB3gos&#10;n5HtlLwgWSVRBFoQ0IcOC5gA6PDBG3DXL8jY69aAX0+rCBAgQIAAAQJ9Fqg3/nVrwKf0eZDG1iUB&#10;fe2ygAmALh+9Yff9axn+Ecl5iSJAgAABAgQI9Flg3QyuPvx4WFpFYLoC9t5pARMAnT58g+98XQZQ&#10;lwNcOngJAAQIECBAgEDfBRbeGeCOfR+o8bUtoHfdFjAB0O3jN/TeXxmAM5O3JYoAAQIECBAg0HeB&#10;e2aARyYbJIrANATss+MCJgA6fgB1f8EfFyxYcGzyuUQRIECAAAECBPou8PgM8IBktUQRmLCA3XVd&#10;wARA14+g/pfAD/N/hyU/ThQBAgQIECBAoM8CdWeA52SAuyd+lw+CmqCAXXVewF8anT+EBnCtwKfS&#10;Hpf8JVEECBAgQIAAgT4LrJHB1VkAj0yrCExMwI66L2ACoPvH0AiuEbgqzVuS1yZ/SxQBAgQIECBA&#10;oM8CN8vgXpbcNVEEJiFgHz0QMAHQg4NoCP8QuCSPTkzelygCBAgQIECAQN8F7pIB1u0BN0qrCIxZ&#10;wOb7IGACoA9H0RgWFfhNvqj1AL6cVhEgQIAAAQIE+i7wqAzwkGStRBEYn4At90LABEAvDqNBXE/g&#10;u/n6pcnPEkWAAAECBAgQ6LNA/T6/cwa4a1ILBKZRBEYvYIv9EKi/MPoxEqMgcF2BD+XLui7uorSK&#10;AAECBAgQINBngVoU8KAMcNtEERiHgG32RMAEQE8OpGHcQODqfKcWBTwjrUUBg6AIECBAgACBXgts&#10;kNEdkWyZKAIjFrC5vgiYAOjLkTSOxQlcmm+elPxboggQIECAAAECfReoOwIcmUFumCgCoxOwpd4I&#10;mADozaE0kCUI/C7fr9Vxv5BWESBAgAABAgT6LvCYDHD/ZNVEERiJgI30R8AEQH+OpZEsWeD/8qNa&#10;HfeHaRUBAgQIECBAoM8CtRDgHhngLslyiSIwXwGv75GACYAeHUxDWarAJ/PTw5MLE0WAAAECBAgQ&#10;6LNA3RKwFgV8cJ8HaWyTErCfPgmYAOjT0TSWpQnUooC1FsDxedJfE0WAAAECBAgQ6LPAJhnc0cnm&#10;iSIwdwGv7JWACYBeHU6DWYZA3Q3gzDznnOTKRBEgQIAAAQIE+ixw7wzu0GTtRBGYk4AX9UvABEC/&#10;jqfRLFvgojzlmOTfkzorII0iQIAAAQIECPRSoNYA2D4je36yUqIIzFbA83smYAKgZwfUcGYkcH6e&#10;VbPhn02rCBAgQIAAAQJ9Flg5g3tB8thEEZilgKf3TcAEQN+OqPHMVKDuDPDiPPl7iSJAgAABAgQI&#10;9FngphncEclWiSIwcwHP7J2ACYDeHVIDmoXA5/PclybnJYoAAQIECBAg0GeBO2ZwdUekDdMqAjMS&#10;8KT+CZgA6N8xNaLZCdSdAV6el/w5UQQIECBAgACBPgs8LoPbL1klUQSWJeDnPRQwAdDDg2pIsxKo&#10;uwGcnVe8Jrk8UQQIECBAgACBvgosn4HtkTwlUQSWIeDHfRQwAdDHo2pMsxW4JC84MTk3uSpRBAgQ&#10;IECAAIG+CtwoA3tJcp9EEViygJ/0UsAEQC8Pq0HNQeD3ec3LkvcligABAgQIECDQZ4HNM7haB2nj&#10;tIrAYgV8s58CJgD6eVyNam4Cv8zL6s4An0yrCBAgQIAAAQJ9FnhYBndgslqiCFxfwNc9FTAB0NMD&#10;a1hzFqjbAx6UV38rUQQIECBAgACBvgrU+4BnZnA7JIrA9QR82VeB+g+/r2MzLgJzFfjvvLAmAX6a&#10;VhEgQIAAAQIE+iqwdgZW6wHcN60i8E8Bj3orYAKgt4fWwOYp8OG8/rDkwkQRIECAAAECBPoqsFkG&#10;dmhy80QR+LuA/+uvgAmA/h5bI5ufQN0N4B3ZRC0M+Ke0igABAgQIECDQV4FtMrAXJtYDCIJagKDH&#10;AiYAenxwDW3eAn/LFl6bvDKpWwWmUQQIECBAgACB3gnUe4JdMyrrAQRBEeizQP3H3ufxGRuB+Qpc&#10;nA2clLwqMQkQBEWAAAECBAj0UmDNjKruCnCftGrIAsbeawETAL0+vAY3IoG/ZjuvSE5PLksUAQIE&#10;CBAgQKCPAptnULUewAZp1UAFDLvfAiYA+n18jW50An/Ipo5KzkguTRQBAgQIECBAoI8CtR7APhnY&#10;KokanoAR91zABEDPD7DhjVTgomzNJEAQFAECBAgQINBbgeUzst2TJyRqcAIG3HcBEwB9P8LGN2qB&#10;OhPgpdnoicmfE0WAAAECBAgQ6JvAuhlQ3Q55q7RqSALG2nsBEwC9P8QGOAaBeuN/XLZ7TFJnBaRR&#10;BAgQIECAAIFeCdwhozk4WS9RAxEwzP4LmADo/zE2wvEI1MKAp2TTNTt+QVpFgAABAgQIEOibwBMz&#10;oOcnKySq/wJGOAABEwADOMiGODaBuiPAWdl6zY7/Nq0iQIAAAQIECPRJYMUM5nnJIxPVewEDHIKA&#10;CYAhHGVjHKdATQKcmx28MPlFoggQIECAAAECfRK4aQZzSHLbRPVZwNgGIWACYBCH2SDHLHBltv/2&#10;ZL/kx4kiQIAAAQIECPRJ4J4ZzP7J6onqqYBhDUPABMAwjrNRjl+gJgHeld3skXw1UQQIECBAgACB&#10;vggsl4HsmDw9qcdpVM8EDGcgAiYABnKgDXNiAh/Lnp6TfCJRBAgQIECAAIG+CNSn/3XJ4z36MiDj&#10;WFTA46EImAAYypE2zkkK1BkAz80O/zW5KlEECBAgQIAAgT4IbJ5BvCRZP1F9EjCWwQiYABjMoTbQ&#10;CQt8P/urNQFen/byRBEgQIAAAQIE+iCwbQZRZzu6NWAg+lLGMRwBEwDDOdZGOnmBX2WXL05OTP6S&#10;KAIECBAgQIBA1wXqjX/dGvBRXR+I/v9DwIMBCZgAGNDBNtSpCPw+ez0mOSq5IFEECBAgQIAAga4L&#10;bJgB1KUAm6VVnRcwgCEJmAAY0tE21mkJXJwdn5IckLhNYBAUAQIECBAg0HmBe2UE9bvNGmlVlwX0&#10;fVACJgAGdbgNdooCf8u+35jslXwtUQQIECBAgACBrgs8IwN4aqI6LKDrwxIwATCs42200xf4YLrw&#10;rOTDiTsEBEERIECAAAECnRVYKz0/KNk6Ud0U0OuBCZgAGNgBN9wmBL6RXtTiOW9J6w4BQVAECBAg&#10;QIBAZwVuk57XosduDRiI7pUeD03ABMDQjrjxtiLwk3Rk36TuEPCntIoAAQIECBAg0FWBx6bjz03q&#10;DgFpVGcEdHRwAiYABnfIDbghgT+kL3WHgIPTnpcoAgQIECBAgEAXBVZMp+vsxoelVR0S0NXhCZgA&#10;GN4xN+K2BOoOAWelS89PvpsoAgQIECBAgEAXBTZIpw9L6pKANKoDAro4QAETAAM86IbcnEAtBvie&#10;9GqP5DOJIkCAAAECBAh0UaBuDbhPOr5qopoX0MEhCpgAGOJRN+ZWBT6Xjj07eVNStw1MowgQIECA&#10;AAECnRGo9xY7p7duDRiE5ksHBylQ/5EOcuAGTaBRgR+kX/snxyd/TBQBAgQIECBAoEsCa6azByZ3&#10;S1TDAro2TAETAMM87kbdtsCF6d7RyX7JDxNFgAABAgQIEOiSwB3S2Zck6yaqTQG9GqiACYCBHnjD&#10;bl7gsvTwDclzki8kigABAgQIECDQJYHHpLO7JcsnqjkBHRqqgAmAoR554+6KwMfT0V2TdyXWBQiC&#10;IkCAAAECBDohsFJ6uVeyTaJaE9CfwQqYABjsoTfwDgn8X/pa/4CekvYviSJAgAABAgQIdEHgZunk&#10;wckmiWpIQFeGK2ACYLjH3si7JXBeuvvS5MXJzxNFgAABAgQIEOiCwP3SyVrgeLW0qg0BvRiwgAmA&#10;AR98Q++cwCXp8ZnJHsmXE0WAAAECBAgQaF1guXSwbg345LSqCQGdGLKACYAhH31j76LAlen0h5Od&#10;krck1gUIgiJAgAABAgSaFlg7vauzGLdKq6YtYP+DFjABMOjDb/AdFvhe+l63CXx52gsSRYAAAQIE&#10;CBBoWeD26dxBiVsDBmGaZd/DFjABMOzjb/TdFqg3/sdkCLVA4HfSKgIECBAgQIBAywJPTOfq1oDe&#10;gwRiSmW3AxfwH9/A/wAYfucF6hKAd2QUz07q0oCr0ioCBAgQIECAQIsCK6dTeyYPStRUBOx06AIm&#10;AIb+J8D4+yLwpQykJgFOT3tRoggQIECAAAECLQrcPJ06NHFrwCBMvOxw8AImAAb/RwBAjwR+lbEc&#10;nNT1dW4VGAhFgAABAgQINCnwgPRq72SVRE1QwK4ImADwZ4BAvwT+kuGcldRdAj6a9upEESBAgAAB&#10;AgRaElg+nam1AGpNgDxUExKwGwILTAD4Q0CgfwL1pv/TGdbuyRlJTQqkUQQIECBAgACBZgRulJ7U&#10;WYt3TqsmImAnBBaYAPCHgECPBX6WsR2Y1O0Cf5hWESBAgAABAgRaEtgynXlxsnaixi1g+wQi4AyA&#10;ICgCPRa4OGN7fVILBNZdAq7MY0WAAAECBAgQaEWgLgPYJZ3xviQI4yzbJlAC/kMrBSHQb4GFlwQ8&#10;K8M8JflDoggQIECAAAECLQjUQoAvSEfun6jxCdgygb8LmAD4O4P/IzAIgd9klIcldUnA99IqAgQI&#10;ECBAgEALApumE7UewPpp1VgEbJTANQImAK5x8P8EhiJwSQb6xuSpyduSSxNFgAABAgQIEJi2wMPT&#10;geclKyZq1AK2R+BaARMA10JoCAxM4BsZ797JS5KfJIoAAQIECBAgME2BFbLzPZIHJWrEAjZHYKGA&#10;CYCFEloCwxP4fYZcawLsmPY/k8sTRYAAAQIECBCYlsBG2fEByQaJGp2ALRH4h4AJgH9QeEBgkAK1&#10;QODnM/Ldkpcl5yeKAAECBAgQIDAtgYdkx+4KEITRlS0R+KeACYB/WnhEYMgC52XwxyZ1p4BPpb0q&#10;UQQIECBAgACBSQvUpQDPyU7vk6hRCNgGgUUETAAsguEhgYELXJHxfzCpWfeT0v42UQQIECBAgACB&#10;SQvcMjvcK1kzUfMU8HICiwqYAFhUw2MCBErgp/m/Q5M6G+BzaZ0NEARFgAABAgQITFTgMdnbdoma&#10;n4BXE7iOgAkZM0pAAAAQAElEQVSA63D4ggCBawVqQcAP5PEzk1OTPyaKAAECBAgQIDApgdWzo+cm&#10;t07UnAW8kMB1BUwAXNfDVwQIXFfgR/ny4GT35EuJIkCAAAECBAhMSmDr7KjOSKx1AfJQzVrACwhc&#10;T8AEwPVAfEmAwA0ELst3/i3ZOTkruShRBAgQIECAAIFxC9R7lbpd8Vbj3lFft29cBK4vUP9RXf97&#10;viZAgMDiBL6fb+6f1KI830qrCBAgQIAAAQLjFrhFdrBHsmqiZifg2QRuIGAC4AYkvkGAwFIELs7P&#10;3pzU2gDvTFtnB6RRBAgQIECAAIGxCTwuW75vomYl4MkEbihgAuCGJr5DgMCyBb6WpzwnOST5SaII&#10;ECBAgAABAuMSuGk2XOsRrZFWzVTA8wgsRsAEwGJQfIsAgRkJ1J0BTskz62yAD6W9IlEECBAgQIAA&#10;gXEIbJONPjBRMxTwNAKLEzABsDgV3yNAYKYCV+aJn0l2SY5KzksUAQIECBAgQGDUAmtng7UWwDpp&#10;1bIFPIPAYgVMACyWxTcJEJilwPl5/nHJbsmnkqsSRYAAAQIECBAYpcBDs7EnJ2qZAp5AYPECJgAW&#10;7+K7BAjMXuBvecl/Jjslpya/TxQBAgQIECBAYFQCq2dDeyd3SNTSBPyMwBIETAAsAca3CRCYs8Av&#10;8spaHPD5af8nuTpRBAgQIECAAIFRCNwxG6nfM2phwDxUixPwPQJLEjABsCQZ3ydAYD4Cl+TF70h2&#10;SM5IasHANIoAAQIECBAgMG+Bp2QLL082S9QNBXyHwBIFTAAskcYPCBAYgcD3s40Dkzob4CtpFQEC&#10;BAgQIEBgvgIrZAPPSs5NnpCskqh/CHhAYMkCJgCWbOMnBAiMRuDibObtSZ0NcFpaawMEQREgQIAA&#10;AQLzElgur35Ack5yfLJ5okpACCxFwATAUnD8iACBkQr8MFt7UVKL93wjrbUBgqAIECBAgACBeQnc&#10;OK/eM3lLUpcGDP5sgDgoAksUMAGwRBo/IEBgDAJ1NsDbst3tk1ob4KK0igABAgQIECAwH4F6T3P3&#10;bOCspM4G2DTtUMu4CSxVoP5jWeoT/JAAAQJjEPhBtllnA7wg7TcTRYAAAQIECBCYr8Da2cBeSV0W&#10;sE3a5ZOBleESWLqACYCl+/gpAQLjE/hrNv3G5GnJ2cmfEkWAAAECBAgQmI9ArQ3woGzgDUktRLxe&#10;2uGUkRJYhoAJgGUA+TEBAmMX+N/sYb9kn+TbiSJAgAABAgQIzFdgw2zgiOT0ZKtkEGWQBJYlYAJg&#10;WUJ+ToDAJAT+kp3U2QBPTfvaxNoAQVAECBAgQIDAvARWzqufnLw12Smpr9P0tgyMwDIFTAAsk8gT&#10;CBCYoMB3s6/9k+clX0kUAQIECBAgQGC+AnfIBk5Njkw2TnpahkVg2QImAJZt5BkECExWoNYGqDsF&#10;7JDdnpb8PlEECBAgQIAAgfkI1O0CD8gGzk3uk9RaAWl6VIZCYAYCJgBmgOQpBAhMReCH2WvdKeD5&#10;ab+aXJ0oAgQIECBAgMBcBequAA/Pi2sSYNe0qya9KQMhMBMBEwAzUfIcAgSmJXBxdvyOpO4U8Jq0&#10;f0gUAQIECBAgQGA+ArfNi09OXp7cLOlDGQOBGQmYAJgRkycRIDBlgTob4KD04bnJFxNnAwRBESBA&#10;gAABAnMWWDOv3CupxYe3Ttvx0n0CMxMwATAzJ88iQGD6ApekC+9Mam2AmrX/XR4rAgQIECBAgMBc&#10;BVbICx+VvDnZMVkx6WbpNYEZCpgAmCGUpxEg0IzAT9OTlyS7J19IrkoUAQIECBAgQGCuApvnhfXh&#10;wiFpb5J0rnSYwEwFTADMVMrzCBBoSeCydOY/kmckJya/SRQBAgQIECBAYK4C9ca/PmCoNYe2mOtG&#10;pvQ6uyUwYwETADOm8kQCBBoU+En6dGiyW/KJ5G+JIkCAAAECBAjMRaAuAXhqXnhOsk3SkVsFpqeK&#10;wAwFTADMEMrTCBBoVqDe9H8gvau1AY5M+4tEESBAgAABAgTmKnCPvPD1ybOSVZK2S+8IzELABMAs&#10;sDyVAIGmBc5P716R7Jy8P7k8UQQIECBAgACBuQjU7QFPyAtflKyVNFs6RmA2AiYAZqPluQQItC5w&#10;RTr4yWTX5ODkB4kiQIAAAQIECMxFYJ28qNYFODbtBkmLpU8EZiVgAmBWXJ5MgEBHBOoWgbWab50N&#10;8C/p88WJIkCAAAECBAjMVmDlvKDuPHRS2psnjZXuEJidgAmA2Xl5NgEC3RG4Ol39YvKcZL/kW4ki&#10;QIAAAQIECMxWoBYHrLWGTs8Lb5e0U3pCYJYCJgBmCebpBAh0TuCi9Ph1yY5Jtb9PqwgQIECAAAEC&#10;sxGoOwI8Oi84Lblz0kTpBIHZCpgAmK2Y5xMg0EWBOhvgm+n4Pkmt6OuWgYFQBAgQIECAwKwEahLg&#10;IXnFmUndKSDNVMvOCcxawATArMm8gACBDgtckr6/N6m1AY5I+/NEESBAgAABAgRmI3DvPPnVyT2T&#10;KZZdE5i9gAmA2Zt5BQEC3Rf4ZYZwXPKU5O3JXxNFgAABAgQIEJipQJ0BUJcDPGCmLxj582yQwBwE&#10;TADMAc1LCBDohcBVGcWXkucl+ybfSOpSgTSKAAECBAgQILBMgbvlGacm90smXnZIYC4CJgDmouY1&#10;BAj0SeBPGczZyfbJKcl5iSJAgAABAgQIzERgqzypLgeY9JkA2a0iMHsBEwCzN/MKAgT6KfCDDOvF&#10;SS0S+NG0lyeKAAECBAgQILAsgZoEODlPqssC0kyi7IPA3ARMAMzNzasIEOinQL3p/1CGVrcMPCBt&#10;3TnAZQGBUAQIECBAgMBSBe6an74mmcwkQHakCMxFwATAXNS8hgCBvgv8NgOs0/l2SFsz+r9LqwgQ&#10;IECAAAECSxPYOj+sywnrjIA8HF/ZMoG5CpgAmKuc1xEgMASB72aQByd1RkDdPvDSPFYECBAgQIAA&#10;gSUJ1C0CaxLgjkt6wgi+bxME5ixgAmDOdF5IgMBABOqygI9krLsm+yffShQBAgQIECBAYEkCD8wP&#10;Tkw2S8ZQNklg7gImAOZu55UECAxL4MIM94zE3QKCoAgQIECAAIGlCjwiP61JgFukHW3ZGoF5CJgA&#10;mAeelxIgMEiB72XUByU7J+9PXBYQBEWAAAECBAjcQOBx+c6xyfrJyMqGCMxHwATAfPS8lgCBoQrU&#10;ZQF1q8C6ZeB+QfhqclWiCBAgQIAAAQILBZbPg6cmRyQ3TkZRtkFgXgImAObF58UECAxc4IKM/8yk&#10;7hZQM/y/ymNFgAABAgQIEFgoUJMAu+SLWkdo1bTzLC8nMD8BEwDz8/NqAgQIlMAP8n81u79d2jcl&#10;f0oUAQIECBAgQKAE6o3/vnnwvGTlZO7llQTmKWACYJ6AXk6AAIFrBa5I+6Vkr2S35ONJXSqQRhEg&#10;QIAAAQIDF1gj439xUpcELJd2TuVFBOYrYAJgvoJeT4AAgesK/Dlf/ltSlwXUYoHfyWNFgAABAgQI&#10;EFgvBMck2yZzKa8hMG8BEwDzJrQBAgQILFbgt/nuqcnTk1cn5yeKAAECBAgQGLbAzTL8lyf3TGZZ&#10;nk5g/gImAOZvaAsECBBYksDV+cE3kwOSmgh4Z9o/JooAAQIECBAYrsCdM/RaPPhWaWdenklgBAIm&#10;AEaAaBMECBBYhkCtBVBrAuye5+2R1OPL0ioCBAgQIEBgmAIPzrBfmtRlAWmWXZ5BYBQCJgBGoWgb&#10;BAgQmJnARXnavya1PkCtBvy1PL4qUQQIECBAgMDwBOr3gRdl2Kslyyo/JzASARMAI2G0EQIECMxK&#10;oNYHODOvqH/4j07700QRIECAAAECwxJYIcN9bvKsZBnvy/IMRWAEAv6gjQDRJggQIDBHge/ldTUB&#10;8MS0ZyS/SRQBAgQIECAwHIG6PWDdNWjpdwYYjoeRjlnABMCYgW2eAAECyxC4Mj//erJf8szkXUnd&#10;SjCNIkCAAAECBAYgcPOM8Yhki2Sx5ZsERiVgAmBUkrZDgACB+QnUooAfzSbqNMDKe/P4L4kiQIAA&#10;AQIE+i9wtwyxzgrcIO31y9cERiZgAmBklDZEgACBkQjUp/91FsAu2drzkk8nlyaKAAECBAgQ6LfA&#10;YzK8WiR45bSLlIcERidgAmB0lrZEgACBUQr8IRt7S/Lk5AXJZ5O/JYoAAQIECBDop8CKGVYtCrh9&#10;2n+WRwRGKGACYISYNkWAAIExCPwu23xd8ozkwKRuHXhFWkWAAAECBAj0T+BGGdLByT2Sv5f/IzBK&#10;ARMAo9S0LQIECIxP4OfZ9KnJE5LDkm8nigABAgQIEOifwB0ypMOTDRcsWJBGERidgAmA0VnaEgEC&#10;BCYhUBMBr8iOnpa8LPlxcnWiCBAgQIAAgf4IPDJD2XvBggXWAwiEGp2ACYDRWdoSAQIEJiVQb/i/&#10;k53VLYPqjICT8/hniSJAgAABAgT6IbB8hrHHggULHp9WERiZgAmAkVHaEAECBCYucGX2+K3kxUmd&#10;EXBa2l8nigABAgQIEOi+wLoZwkHJ5okiMBIBEwAjYbQRAgQITFWg7g7wxfRg/2S75MykLhVIowgQ&#10;IECAAIGOClS375r/OyBZI1EE5i1gAmDehDZAgACBZgQuT09qIqBuG7hDHp+VnJcoAgQIECBAoHMC&#10;/+jwk/PosYkiMG8BEwDzJrQBAgQINCdQZwR8Pr3aJ6lfGs5NayIgCIoAAQIECHRG4J8dXTsP901u&#10;kSgC8xIwATAvPi8mQIBA0wKXpXefS/ZMnp6ck/wuUQQIECBAgEDjAtfr3l3ydV3ml0YRmLuACYC5&#10;23klAQIEuiJwSTr6iWSvZPvkzYmJgCAoAgQIECDQqMD1u7VivlETADdPqwjMWcAEwJzpvJAAAQKd&#10;E6iJgE+l189Ldk7emfwhUQQIECBAgEBTAovtzB3z3S0SRWDOAiYA5kznhQQIEOiswF/T8w8lz07q&#10;0oB/Tfv7RBEgQIAAAQItCCy+DzfKt9dNFIE5C5gAmDOdFxIgQKDzAn/JCGoiYLe0uyTvSf6YKAIE&#10;CBAgQGCKAkvY9cX5/kWJIjBnARMAc6bzQgIECPRGoH6ZeF9G88zkGUmdEXBhWkWAAAECBAhMXmBJ&#10;e/xafvDNRBGYs4AJgDnTeSEBAgR6J/DnjOgDSZ0RsFPatycuDQiCIkCAAAECkxNY7J7q8r2z85Of&#10;JYrAnAVMAMyZzgsJECDQW4E6I+CDGd3uyQ7J25LfJooAAQIECBAYt8ANt39lvvXGpM7QS6MIzF3A&#10;BMDc7bySAAECfReoTxs+kkHukeyYvCm5IFEECBAgQIDAmASut9kr8vU7kmOT+nc5jSIwdwETAHO3&#10;80oCBAgMRaB+4fhoBlu3D3xq2jcn5yeKAAECBAgQGK3Aolv7Zb6oN/77pK3HaRSB+QmYAJifn1cT&#10;IEBgSAK1+vDHM+DnJrVYYJ2O6NKAYCgCBAgQIDBPgbr87p0LFiz4VLbzyeSEpC7De1laZ98FQY1G&#10;wATAaBxthQABAkMSJCNpVQAAEABJREFUqImAj2XAdUbAdmnPSX6dKAIECBAgQGBuAivkZR9dsGDB&#10;49M+IXlJ8tnk8kQRGJmACYCRUdoQAQIEBidwSUZcv5zslfbpyZnJrxJFgAABAgQIzE5gtTx9j2Sj&#10;5E9JXfufRhEYrYAJgNF62hoBAgSGKFATAXXK4r4Z/BOTVyU/TBQBAgQIECAwc4Gt89SDkhslisBY&#10;BEwAjIXVRgkQIDBIgcsy6i8nL0xqscBj0n4/qdsXpVEECBAgQIDAkgX+/pP69/PZebR8ogiMXMAE&#10;wMhJbZAAAQKDF6jTFv8nCi9NHpsckXwxqQmCNIoAAQIECBC4gcA131glzf7JoxJFYOQCJgBGTmqD&#10;BAgQIHCtQH3yX2cA1ArGT8v3XpB8IqmVjtMoAgQIECBAYKHAIu3GeXxYsnmiCIxUwATASDltjAAB&#10;AgSWIPCzfP+1Sd01oBYMPDePf5ooAgQIECBAYMGC6xvcI9+oSYB10yoCIxMwATAyShsiQIAAgRkI&#10;/CHP+c9kt6QmA+ryAAsGBkMRIECAwJAFFjv2+nfyOfnJCokiMBIBEwAjYbQRAgQIEJihwKp53q2T&#10;+yW3S1ZOLkxq3YA0igABAgQIDFBg8UOu9QDqDjuPW/yPfZfA7AVMAMzezCsIECBAYNkC9cZ+rTzt&#10;5smDkvoE49S0/5K8I3ln8pbk4OSeiU83gqAIECBAYJgCSxn1evlZnS1397SKwLwFTADMm9AGCBAg&#10;MHiBevO+URTq/sW16v8+efzK5F3JZ5J/T+rNfy0CWJ9i3DVf3zRZLlEECBAgQGDoAssa/53yhFpQ&#10;tybV81ARmLuACYC523klAQIEhiRQ/17U6fs3yqA3TO6W7JTULyRvTVuf6lfqE/5T8vXzk4clmyT1&#10;mjojIA8VAQIECBAgcF2BGX21TZ714qTOrkujCMxNoH6hm9srvYoAAQIE+iiwfAZVKw7fKm19ov+I&#10;tDsnhySnJe9JPpd8JDkreUnylKSu6d807WqJIkCAAAECBGYqMLPn1Vlzz8pT65K6+rc6DxWB2QuY&#10;AJi9mVcQIECgywIrpfNrJOsk9en8vdM+NTkweVXy9qQ+ya/Up/nVvjHfOyqpXzwenLbe6Nfr64yA&#10;+oUk31IECBAgQIDAXARm8Zr6d3f/PL8ut0ujCMxewATA7M28ggABAl0QqL/f65P8zdPZByQL3+Sf&#10;mMe1+N5H034hqVvyvT7tMcneyfbJQ5M6xX+ztHX6fhpFgACBGwicn+98OHlf8ptEESAwe4HZvmKD&#10;vODopBbQTaMIzE6gfkGc3Ss8mwABAgRaEVgxHalP8+uN/m3yuK4PrFMDX5HHi16XX5/i19fH5/v1&#10;Jv/xaWshvrqW/8Z5vHpS20qjCBAgsESBq/OTPyS1uGdd/vO0PH76Iqn1P36cr93WMwiKwMwE5vSs&#10;O+ZVdWaeRQEDoWYnYAJgdl6eTYAAgWkJ1KI/t87O65T9J6TdK6k3+m9O+/GkfiH/17S12v6L0tYv&#10;5vVJ/pZ5XJ8WuF4wEIoAgTkJ1Jv+T+WV9XdO/f1TOS5ffzL5ffKXpB7X3z3b5nFNDnw6bX0/jSJA&#10;YIkCc//Bw/PSmgSoDwHyUBGYmYAJgJk5eRYBAgTGLVC30qsF9NbOjuqT+ToFvxbXq1+oX5vvLbwe&#10;vz7Nr8evzvf2S+oX8Tunrdvq1SSB1faDoQgQmJdAfdL/p2zha0mdOVSf8tek4sH5ut7Y15v+ek6+&#10;vE79LV99Lzkh2SF5ZlKTlL9Oe1WiCBC4nsA8vqw1eOq/y1oTYJV5bMdLByZgAmBgB9xwCRCYukAt&#10;wlefyG+RntS1+U9MW7fMq1n8eqP//nz9xaRW2T8nbV2bv3vaRyV12n6d7udNfjAUAQIjFzgvW6wz&#10;iuoN/JPz+JFJ3QHkQ2nrZ2lmXPWm/915dl2W9Ji0L0++lFyaKAIErhGY7//XG/+6tG/XbKg+SEij&#10;CCxdwATA0n38lAABAssSqL9H6/r5Wpl3zTy5rqmvT+Nvm8f3T7ZL6g3+kWnPTOrT+/oUf2Hq67q9&#10;Xn2y9oz8/L7JLZJaZb+uzfcPejAUAQIjF7gyW7wo+VFSb9TrU8RaLLQ+UTwo3/uv5LfJfK/nvyTb&#10;qDMJDktb268JzXfmcS0g6KyAQKghC4xk7PW7R03UPW4kW7OR3gvUL669H6QBEiBAYI4C9Ul7XVt3&#10;y7y+PrGvFXcfksf1j2ydErtnHtc/unWK7Bl5/Lbkg0mtrv/ZtO9N3pC8Mjk0qU/C6hP/+uS/tldn&#10;AtQZAfmRIkCAwNgE6k38Bdn6d5P6hL8WBX1pHtdlRg9Ku3NyclKn9/8u7bjqZ9lw3YWkPq18dB7X&#10;SuafT/vXRBEYnsDoRrxRNnVscr9EEViqgAmApfL4IQECPReoT+5r5nz9jPNOSd1X93lp67T7Ov1+&#10;4af0i2vrF+jX5Ll16v6+aeta1zrNtSYJNs3X6yV1PX+t0l8TCf6+DYgi0DOB+gT78oypTmuvN7F/&#10;zuO6dv6PaWvhvLpW/sI8rjff9ca6PlFfNHVa/ZJSb5Z/ktcumlphv66x/06+/83kK8mXk5pwrMuG&#10;/iOP6++ms9OelNRifLulrU/eF0294a+/5+oWfr/Mz6vvaSZWtb+vZm9HJHXGwS5pa62A6kudmZAv&#10;FYH+C4x4hHXmYU0C1B0CRrxpm+uTgF9I+3Q0jYUAgWUJ1BvxWkm/Vsd/dp5cK1rXKfj1qdfCT8Xq&#10;U7A6Hf9Z+XndLq+ee488rk/sN0l7k6SuuUujCBAYmEC90f9hxlynx9eaHTUBeEC+rrty1N8ptfBd&#10;neVTZwnVuh2PyM8enDwwuU9yr2tTd/Oov1dqXY+75HuLS/184fMXtvW6urSoPrWvs5Fq+3Wdfk1e&#10;bp/t7JjskdQ1wfX3WK3U//p8Xaf4199x387jmoyoiYs8bKJ+kV78W1JnSNVY6myp8q3Jk3xbEeit&#10;wDgGVmcA1H/39fvKOLZvmz0QMAHQg4NoCAQILFGg3qjXafbb5Bn1S2V9Mrbw0/z6hKxW0a9bVm2e&#10;n9cb+zoboCYJamXdfEsRINBzgXojXKfHX5ZxXpzUJ/j1yX1dn/6/+bpubff2tDUxuE/aeoO/8JP0&#10;esNaa3vUHTnqTXb93fKfec4nkrotZy14V5/Qfytf16n3NXGw8NP8+iS/PuH/TX62pDMAFj1TYNHH&#10;dSZBvYmvMwvqTXKlzjio6/nrtns1jpqoqBX5F7dSf3bZZNVaAXVmQ715qUusajKjLp+q41A/a7LT&#10;OkVg7gJje2X9XlNn19SZiGPbiQ13V8AEQHePnZ4TILB4gbqmvk5/2yk/rl/M65Okf83j+sewFuSr&#10;T9zquv58SxEg0EGBemNbb4hr8bo6Db7W3Kg36gtTb8A/mnHVKfG1JkfdWeN9+bo+BX9X2nqjfm7a&#10;VyW1Mn2dJl+X8dTidPXGsz6Frk/ca62Ous1mnUJfi+LV8/89r/mfpN50p1FjEqhJjjp25V7H47nZ&#10;Ty0c+NO0ikA/BMY3ivoQoybQ6u+2+mBjfHuy5U4KmADo5GHTaQIEridQK+VvnO/Vm/76JK5+Uay2&#10;fnGvU/fXys+WTxQBAt0RqE/n6xPtX6XLdY17/Tf94jyuN+kLP4VfVlvXl1//OfW9WoSuPtGvlenr&#10;lnd1h45axLMmC/47+6g3mvUpe13PX5+o16RDvq0mLFBnZ/w8+3xTUpdl1bF8UR7XZE+dqdGlMxzS&#10;bUXgnwJjflS/F9VZSnV5Un0wMubd2XyXBEwAdOlo6SsBAtcXWC3fqE/pajGrD+XxWUnNet8+bS3w&#10;l0YRINAhgXpT9/X0tz6tr+vr67/n+m+8rnGvX2Rr3Y66XrzeANYicv+X59Y15HVGwMLUp8e1nYWn&#10;xdcb+DqFvN5MWmAuYB2tOo41OXNi+v+ka1OTN5/L45qoSaMIdEZgEh1dNTs5MKmzm7znC4S6RsAf&#10;hmsc/D8BAt0SqNX1a6Gt+kSwrs+tT4TqtP/6x65bI9FbAsMUqE9uayX4uv69Pt0/PQx1B476hLfy&#10;jHxd19fXqvZ1vXy9ma/r2vNtNXCB+rNTEzw1CVSXCNSflzr767S41B0SaqIgDxWBlgUm1rcbZ0+H&#10;JDVplkYRWLDABIA/BQQIdElgnXS2Vrqu00HfkMd1Km/d+zYPFQECDQvU6fy14F19gltrctS193Ua&#10;fq1mX5/u75++12n4de3+9/PYm/0gqBkJ1CUitcZD/Rl6eF5Rd2N4Y9ofJM74CIJqUGCyXdowu6u/&#10;c+u/jzxUQxcwATD0PwHGT6AbAvXJfq3kf066W5/61xuGuq4/XyoCBBoTuDz9qRXp641Z3WLzlHxd&#10;p6DWJ7WV+nS/7spRa3XUJ7b16X6twp+nKQJzFqg/d3U5SN3ata59fkq29PzkPUmdaVKTUHmoCExf&#10;YAo9uE32WZdQ3S2tGriACYCB/wEwfAIdELhz+lir+dcCXY/PYyvaBkERaEigFuqrT+0/lj69Nqlr&#10;Tp+c9r5J/Tdbp2nX5F3dGq8W17OgXmDUWAVqQqnWkqg/jztnT49Oak2J+jNYl57kS0VgagLT2vFd&#10;suNaN+N2adWABUwADPjgGzqBxgXqE/4908e3JnVKp1v3BUIRmKJAfcJai63Vm/g6Vb8+2a/bs9Wn&#10;+gtTn7zW7fLq5z9LX+vT/XpdHioCUxGoCaq6dWOtKVGXjdXdBOrflbokxSUCUzkkQ9/pVMf/4Oy9&#10;LgeoywLyUA1RwATAEI+6MRNoX2DLdLEWdKqZ6lrcL18qAgQmLFC3wftG9vmfSS3SV9dY1+Kb98/X&#10;9Ql/Lb5Zd974QL6uT1svTKsItCzw63Su1qCoS1IemcdHJF9IrDkRBDUhgenvps7MOjrd8MFKEIZY&#10;JgCGeNSNmUC7AnXf2u3SvVrkr27/Vdf+50tFgMAYBerNT62qXtfjvzf7OS6pT0nrGur6ZL8+Na2z&#10;cWpS7hP52S+TusbfqfyBUJ0UqNtCfjM9f1lSf773SFsTWfXfQR4qAuMTaGDL9f6v1mI5IH1ZLVED&#10;E6g/AAMbsuESINCoQF3b/8L0rd5k1HX/eagIEBixQJ2OX6fm16ee/5Ztn5TUm/tHpX1gUr8UHpa2&#10;7rJRb/ZrUqBOoc63FIFeCvw8o3pz8vSkJr1qvYr6byRfKgIjF2hlg6ukI3sntVDmymnVgARMAAzo&#10;YBsqgYYF1kvf6vrMl6a9aaIIEJifQK14Xoud/Tab+UpSZ9XUYnz1Jqc+1a/U4/oEqN7wfCnPOT+p&#10;N/tXpFUEhiZQ61v8VwZdb4jqv4+6Tvr/8rX/HoKgRiXQ1HZWT2/q34Ud0i6XqIEImAAYyIE2TAIN&#10;C2ycvp2Y1Ey0U/4DoQjMQaBOx69boNUn++/I6+v6zmemfVDyiKQW6zs+7buSerNfz63X5EtFgMAi&#10;AnUHgfpv5PB8b9vkxcnnk/p+GkVgHgLtvfQm6VJdCvPYtGogAiYABnKgDZNAowK1Cm39w7NT+lfX&#10;/6dRBAgsQ6CuX/59nlOn53vZEDMAABAASURBVNc1+8fm8S5Jnb5cn1zW+hm1uFm92f/ffL+eW6/J&#10;Q0WAwAwF6g4BP8lz6zKZWiegLpWpW13WmTX5tiIwe4FGX1EfxNS/I7XAa6Nd1K1RCpgAGKWmbREg&#10;MBuBdfLkevO/c1qnngVBEViCQJ2WX6cifzA/r1vv1SnK9an+A/J1vdmva/bflsdfTOqTfacsB0IR&#10;GKFA/Xf1+myvJtnqtrTvyeOaWEujCMxYoOUn3iGdq7PEtkirei5gAqDnB9jwCDQqUKf614J/9cm/&#10;v4caPUi6NRWB+qS+br/3tey9FiY7MG19+lif7Fe7X76uBfrquv66vv/P+bo+qUyjCBAYs0C96a9L&#10;bOqMm5q8rv9Gfzfmfdp8bwSaH8i90sNjklskqscCfvHu8cE1NAKNCiyfftX1yHXN/4p5rAgMWaDe&#10;wH8rAO9P6tP956XdJnl48pyk1sf4z7R1y7K69V4eKgIEpixQ/y3Wf5f13+iT0pczkp8misCSBbrx&#10;k8elm7Uo87ppVU8FTAD09MAaFoGGBZ6QvtWqs3XbvzxUBAYjUIvu1UrjdTr/v2TUtQJ/faq/6Kf7&#10;b8z369P/C9PW2QBpFAECjQrUf6OfTd/2Seq/4+PS/ihxVk4Q1HUFOvJVXZL5jPS1ztKsuwTkoeqb&#10;gAmAvh1R4yHQtkBdW3ZIuuhWf0FQvReoW/H9OqP8XFJv7A9OW58WPjhtXUdci4t9II9roT4LiwVC&#10;EeioQE3u/Xf6fmjymKQ+Qa2JPOtxBEP9XaBL/1dnZ74gHa6FLy3QHIi+lQmAvh1R4yHQrsDK6Vot&#10;XnaXtIpAHwUuz6DqGuFvpD072T2pRcMqu+ZxveH/eNrzkosTRYBAvwTqk/86w6duw1lnBOyf4dUt&#10;BS9NqwYt0LnB16f/dZbaDul5nRWQRvVFwARAX46kcRBoX+Bu6eKTE0WgTwK1YF+tvv+mDKpOmXxU&#10;2ocltcbFOWnr0/86C6DOBsiXigCBgQj8ION8dfLEZK+kbiFYd/TIQzU4gW4OeL10u85m2Tat6pGA&#10;CYAeHUxDIdC4QF37v37jfdQ9AssSqF/g6xf7uu1evcmvT/kq9Qn/a/LiOg24JgV84hcMRYDAgt/E&#10;oG4hWNdV75bHtXhgrQWSh2ooAh0e56bp+8uTrRPVEwETAD05kIZBoHGBeuPvH4/GD5LuLVGgPsH/&#10;RH5aK/LXL/EPyeM6vb/e8Ncp/T/P13XqbxpFgACBxQqcn+/WLQTr75DK2/N1TQ6kUT0X6Prw7pwB&#10;nJDcLlE9EDAB0IODaAgEOiBws/SxkkYRaF6gVvb+YXr5lqTWrahP+Gu1/gPz9XuTXyau4Q+CIkBg&#10;1gL16X+dBVBnA9REwOuyhV8lVyeqlwK9GNQDM4o6E2DDtKrjAiYAOn4AdZ9ARwRukn5W0igCTQrU&#10;KvxfSc/qVN090j48qfaMtHWbr9+mVQQIEBiVQE0i1plFdSlR3TngFdnwtxPrhQShV9WfwTw+Qzkq&#10;uXGiOixgAqDDB0/XCXRIoP6xWKtD/dXVYQjU9fzfzVDrVP6d09Yn/c9JW5/8/zRtnQmQRhEgQGBs&#10;Apdly19P6ha59XfQQXlck5H1/TxUXRfoUf/rfWOdtbJfxrRKojoqUAeyo13XbQIEOiRw0/TV3zdB&#10;UFMXqE/XahG/+qT/6enNQ5Navf/daX+cuJY/CIoAgYkL1N9NNSFZtwt9XPZeZwZ8KO1FiequQN96&#10;vmoGtG9Sl7CsmFZ1UMAv5B08aLpMoGMCK6S/GyWKwDQF/pCdfzTZJ3lKUtf2vy/tecnliSJAgEAL&#10;ArUWQC0OWGsD7JgO1R1G/iXthYnqnEAvO7xmRnVosl2iOihgAqCDB02XCXRMoGaITQB07KD1pLtX&#10;ZBzfSU5O6trF7dPW6f51uq03/cFQBAg0LVBv+t+VHtanrfX3V61J8v18XZMEaVTzAv3tYJ3ZWYsC&#10;Pqy/Q+zvyEwA9PfYGhmBVgRWSkesGhsENRGBOoW/brdVn+7Xp/x1Te0B2fNnklp9O40iQIBApwRq&#10;kdKFCwbWGUwHp/e1ToB1SgLRcvW8b5tmfMcld0tUhwRMAHToYOkqgY4KrJx+3yJRBMYpUKfyfyw7&#10;qBWKH522ru+vU2jrDIC6tjbfUgQIEOi0QE1wfiMjOD6pdQLqTiXvyeP6+y+NakxgCN2pN//15/HW&#10;QxhsX8ZoAqAvR9I4CLQrUKeJrdNu9/SsgwJ1an8tjPXD9P1fk1qQqD7p3yGPawLgq2lrhf80igAB&#10;Ar0TqEsAap2AumNJ3cGkJjzr8qafZKT192MaNX2BwfTgIRnpkckGieqAgAmADhwkXSTQcYGaFXa7&#10;mI4fxCl2/+Ls+5dJfer1X2nPTRbeLutBefys5NTk08nvEkWAAIEhCdRkZ10eUHczeVQG/pLk40lN&#10;kqZRUxMY1o5rEr7+bV5rWMPu5mhNAHTzuOk1gS4J3CqdrcsA0qiBCNRpqvXG/Y8Zb70p/1Xaur1V&#10;XbP6uTyuU/U/kLZOXa3Vrd+Yx2clpyR1PWGtLrxXHtf9huuXikVTK2LX6YZ1e6zabl0bm6cqAgQI&#10;DFqgFjb9XgROSOpsqDozoC6D+kW+dlZAECZdA9vf8hlvLVa5d1q/8wWh5TIB0PLR0TcC/RCoCYC6&#10;E0A/RvPPUdQpmPVLVaV+8ao3vJV6Q1qLzdWb35mmblFXb5R/m80vKbXN2mee0mRdml7V6vr1hr5O&#10;w69rU2vl/fvn+1snD0wekTwmqVsHPS1t/YL67LTPS+r2fAelPSyplYVPS/u25P3J55P6xfb3aRUB&#10;AgQILF2g/h35jzyl3ow9Mm19MvvJtM4KCMKEaoi7qbM9a9Hdmqj3HrPhPwEOTsMHR9cI9EBg9Yzh&#10;ZklrVb8E1Snl9Sn0m9K5unbyxLRHJ/WLUp1KWb847Zmvd0/qTWplxzyuT1bqesuFn0rXG9mFj8fV&#10;1qrP9al3iys+1+mn741LOVU/6019TQC8Nd+r0/LrjXtdq3pBvq438DUpUpMZf87X9dqaNKlxXZav&#10;ayKlJlRanuhINxUBAgQ6IVB/r9bZV/XvR/3bVX8/n5Oe/zypv2vTqPEIDHara2fk9XtUfQCQh6pF&#10;ARMALR4VfSLQH4GNMpRKmmbqS+lJnVr+8LT15v25aesNf103WYvYHJuvX5nUpMDpac9O6hemSr2p&#10;rU+4357v1eJz7077ruTfk/qkuvKfefzh5COzyEfz3LqGsz6hWVw+lZ9/M6lT69M0U2VZn97XL5W1&#10;GNUP0rO/JYoAAQIE2hKoOwXUWQE1sb1wrYD6d+rCtrrZk94MexgbZ/j1u1QtDpiHqjUBEwCtHRH9&#10;IdAvgXrzX/8QtDKqWkyuTjGvN+p1yn19Cl2fPtcnz/XGtd5gt/rpcy2sU9fYtWBZZnVt6TPTmXrj&#10;X5/o56EiQIAAgcYF6nKtOiug1gqos9lqQrzOgPvf9Lv+bk+j5ivg9Qs2j0Gt6bNlWtWYgAmAxg6I&#10;7hDomcAtM571k1aqPmmvT9hb6c9s+lGOK8zmBWN6bp3KX5ModdZEnd4/pt3YLAECBAiMWaA+/a8z&#10;1g7OfmqtgDoj7p15/NNEzV3AK68RqPV/anLpNtd86f9bETAB0MqR0A8C/ROoN6u3y7CWS1qoWpyv&#10;rvmvT/pb6M9s+3DzvGClZJr16+y8flGs2+7V2RP5UhEgQIBAxwVqPYBaF6DWxKlbq9blcS/OmOqu&#10;LbVmTh6qmQt45iICD83jY5KbJqoRARMAjRwI3SDQQ4FVM6Ytklaqrn+sa9Zb6c9s+lFv/G8xmxeM&#10;4bnnZ5v15r/WQqhfFvOlIkCAAIGeCdTCrPVvZS0cWAu51WTAGRnjt5KuTqCn6xMsu1pUoD4EelK+&#10;cURy40Q1IGACoIGDoAsEeipQdwCoMwBaGd5X05FahT5N52qD9Hiad1OoT/trQZ9aBPGq9EURIECA&#10;QL8Faj2cukTggxlm3RWn7nJTt3f9t3xdZ4OZCA7E4sr3biBQ6xfVmkH75Sd1q8A0apoCJgCmqW/f&#10;BPotcNsMb72klfpyOlKXAaTpXNVCipVpdLwWRjwzO65F/+pxHioCBAgQGJBA/d1fiwS+IWPeJan1&#10;AuqMsJocqLPD8i11rYBm8QJ1VmhNADwnP66zGtOoaQmYAJiWvP0S6L/AXTLEOgsgzdSrPsGuVY+n&#10;3pE5dqCu/6+zAOb48nm97GN59SlJnRaaRhEgQIDAgAVqIr0uB6jF3eoOAnWJwEvj8YXkj0mdOZBm&#10;qGXcSxFYIz87JKm7T3gPGohpFfxpydsvgX4L1N8tNQGwYiPDrBWNf9JIX2bbjbKssymmYfmLdLZu&#10;41One+ahIkCAAAEC/xD4Qx7VnXVelvaxSV3rXbcX/Ewe12RAmoGV4S5LoM4MfXme9ISk1gdIoyYt&#10;UL9YTnqf9keAQP8F6tPqWzc0zB+nLz9Lulh12tydptDxutb/zdnvZxNFgAABAgSWJFD/XtR6AZ/I&#10;Ew5Kar2A+pT3yDz+dPK7ZBALCGacatkCG+Yp9eHCw9OqKQiYAJgCul0SGIDAphnjLZMWqk5H/HY6&#10;0tVT2G+Uvm+VTLrqkola8d8vbZOWtz8CBAh0W+A36X6tD3BU2rqTwCPSHpjUAoLfS9vXf1cyNDVD&#10;gdvkeScn903UhAVMAEwY3O4IDETgVhlnzfCmmXrVG/9vTL0Xc+9A3Ulh0vfPrUmTWvG/zpyYe8+9&#10;kgABAgSGLFBnBtSlAF8LwqnJzkmdHfCstGcl30lqjZ76NycPu176P0uBO+T5xydbJmqCAiYAJoht&#10;VwQGIlCru941Y23l75dasKh+yUiXOln3SK8nvZji/2Wf70/8UhYERYAAAQIjEbgkW6kJ+Zpg3ieP&#10;H5bUhMAr0n4kqbV66o4DedjB0uW5CNwnLzopqTMC0qhJCLTyC/okxmofBAhMRmC17OZuSSv1q3Sk&#10;q7cpqsmUOv1/hYxhklULONUkwCT3aV8ECBAgMByByzLU85K6VKBuKVh3E6jJgN3yvTo74Jtp6+yB&#10;zkwIpL9qbgIPzcuOTW6RqAkImACYALJdEBiYwEYZb0szuT9Kfy5Nulj1j+GkLf8SqPqF7Iq0igAB&#10;AgQI/H/2zgPctqsq25eHoiKgVP0RpYr8oFhBkY6IYkGRphQBKUF6KNJ7l4QiIZQECKChhCohGMDQ&#10;Qg+IBIiUhBJ6T0BqIP/75s8lNzf33HP2OWfvvdba7/OM7461915rzTHffZ+z1xprzjEXQcAVBd5L&#10;Q4cgRwdcD2+leJcYfCXbJqVNGrCZTZCAK0i4OoBFpCfYvWF1qQTAsL6PoonAFAhcgU641ituEOYS&#10;gD8YRCSzB3EpDrGgIm5h5hOZYxbWWg1FIAIRiMDACSw8PG/0Hbn3Flp+DLoluim6FdoPvQO56oD7&#10;sZlNgIBLAjoKxITPBSfQn0F3oQTAoL+egovAKAmYAHDpuqEE/1kCGWPFYX8MraVwfuJfpDk/0ycx&#10;i2yztiIQgQhEYKgElh+XxXyPJYxpH8rJAAAQAElEQVTD0APRXyBXFrgX3hEDJgS+zHY2bgJnJ/zb&#10;oYcgV0DCZfMgUAJgHlQ7ZwRWl4B/vC9L94f0t8X1hwlpdOYoiqstIerjaHOsUyYIPYtABCIQge0k&#10;MLBzmdA3Sf0+4joQecPo6ACfHt+N1xYYdLrASWxXPwAII7NzEu8+6N5o0QWQaXI1bEgX6atBvF5G&#10;YNoELkD3hjR/y4rDLjFEWKOzXyLi30aLthNpsIsmIGQRiEAEIrBj6AhcatBiv28i0APQHdF10I2R&#10;w8lfgXf0gCsCsZmNgMBPE6OjO+6J/ymUbTOBEgDbDLTTRWDFCZgAUEPB4JNsNZR4ZonjD9h5GSx9&#10;akLTWQQiEIEIRGB0BJwu8AWifiOyfsAt8I4QuDn+oehw9Gnkw4GS3YAYqPn0/77E5mgARwWwmW0X&#10;gRIA20Wy80QgAhJwvvrPuzEQWfxPDSScDYfhVIqrs7dZcNzC7FRa8mkKLotABCIQgZUnMH4APgRw&#10;SsC/0xUTAiYCrsG2UwYejn8ZcjrB1/HZsAhYB8B6AE7z8LpoWNGNOJoSACP+8go9AgMkYPE/NZTQ&#10;vJlVQ4lno3H8Mjv+Olq0WXjw3ItutPYiEIEIRGCYBCYWldcDPvn/DP06Aj0aucLAzfAmBO6CPwjt&#10;TAi0ygAwlmwXon0TNX5P3bcCYzsskNtBsXNEIAI7CThM61w7XwzAe0M7xr9zl4fdr6FlmLUH5LaM&#10;tmszAhGIQASGQ2AVIvEm/3g6+gZkUcG7411h4Pp456A/G38UOgGNcUQhYY/efoEe7By90fUJMLZq&#10;Y7ww3mqfOz4CEZgfAbPran4tzHZmh4yp2Y5a7t7+Xf59QnDoG27hdkVaHNIoDsLJIhCBCERg8QRW&#10;skWnDHyNnr8HPRM5B90RAurvef0E9J/oi8h9cdkCCPhwwiTAXy+grck34YXm5DtZByMQgYURMJM+&#10;pB9Eb2QXPY9+q7C98beC8VbPs9njLT7oFITNHt9xEYhABCIwBQL1YSeBr7JxDHoJejC6EbouctnB&#10;Q/DvRSejbL4EfoXTPxH9Jcq2QKAEwBbgdWgEInAWAhbRcX3es3ywpDecz66W1PymmnXo///d1JHb&#10;c5BZ9jLs28Oys0QgAhEYLYEC3yOBU3jX1XI+jD8Y3R45OsDigiYHXsnr45BJg2/jf4iy7SNwaU71&#10;z+iPULZJAiUANgmuwyIQgT0ScOmdz+/xk+W86d84C8gsp/XNterT/2WupHAOwvZi5lfxWQQiEIEI&#10;rCaBer0xAi4l+El2fS16LHKawDXx10YWrnsA/gD0KuQoApMCbGZbIHA5jn0KuhbKNkHAi+NNHNYh&#10;EYhABPZIwBEA/73HT5b3pk+0x1IH4Hxgugpadry/QQxWRO43AhBZBCIQgdUjUI83QeBUjvEG/yv4&#10;D6FXo/2RUwX8TTW57pJ2JguGNF2SEEdnrpT0JKL2mgmXzUKgi7tZaLVvBCKwEQKvY6chTQO4OPEM&#10;aWUCwlnTzGp7873mDgv6wFEA/0Bbv4WyCEQgAhFYNQL1d7sJWCPJlQReyolvhe6PHDmAyzZJ4Lc5&#10;7mnoD1E2A4ESADPAatcIRGBDBBzi9o4N7bmYnRzKPpZCgP6YDaUA3yX4eu6KzoOyCEQgAhFYIQJ1&#10;da4EfEjijauJ9rfRkiMHcNkmCPwuxzwZ/R7KNkigBMAGQbVbBCKwYQJWwn0ue38TDcG8kb3AEAJZ&#10;JwaLFTr/f0h/l610fMN14u7jCEQgAhGYFoF6M38CP6aJN6PbIK+ZHCHAZrYJAlfmmKcjPS5bj8CQ&#10;LjTXi7XPIxCB8RBwjdzXDyTcnyUOK+vjBmVnIxqnJhifc/8vy2uX4MMNxoxrX6IxNlwWgQhEIALT&#10;J1APF0jAaQH3pb3HIFcOwGWbIODNvyMBmrq4AXglADYAqV0iEIGZCbhEzjM4aggrAvwMcXhj7VB2&#10;b7p5uRDzif6FaelS6IroquhP0Y3RHZGVgV3P1mWELBR0GO9dDA3NnJZwH4I6L8oiEIEIRGDqBOrf&#10;ogk4JeDxNHp39AmUbY6AtQCcWlESYB1+JQDWAdTHEYjApgkczZHPRw5zwy3NLGjnEDsL77yIKBwm&#10;9nD8XdBNkEv1/CbeYoEXwbtsoFMGzs+2y/HtlO/5mfs4T98KtNdgn79GzuO7F94M/oH4Q9FL9qJn&#10;8Zn7+mNvZWCXsrkM7w31b7KVixUhLtRM2JjAcSSC38cFad3vwO9C+d7P8Z6fO5Lip9he9goKhJBF&#10;IAIRGC+BIl8KgR/Sqtcod8a/F2WbI3A1DnOJwCvgszUIDPVic41wezsCERgRgVOI9dnIOW64pZo3&#10;7NcnAm9i/XF9CNsuzfM8/CuRUxbejX8XMl6nLxzOtk/m1WvY/g/0JuR+/ji77Wcv5D2TCmbvfar/&#10;j7z+O/QXyOSChWms7u9yhN6ojvHvrnFbsdjsOt2au3kj74/4/WjJkSSOjvD7eAOvj0JHnq4j8K6t&#10;bLLFOZQuCfRQ3nOEhfxl/wu8ziIQgQhEYGME2mu5BPydc6lAV1T60XJDGW3r1yTyA5APd3DZ7gTG&#10;eCG6ex96HYEIDJfApwjtsehzaEjm3z5vMn1q7BNknyx7o3hJgjRrbFVZb3Z9wq+8Gb0Sn/nU36KC&#10;7uuTaEcHOLXAVQbOyec+scZN0i5Nr7y5dqQEm3Mzn/jfm7N7U/84/K3R9ZDfh9MRXCbRG3vl1A5H&#10;Tzi14qbsY3LHGB1h8WJeew5lImofXjsVw++sUQLAyCIQgQiclUDvDIDAscTgwwQfMPyA7Wx2Al4b&#10;PJXDvGbAZbsS8CJ419dtRyACEdhuAj4p9+m4qwNs97k732IJeCP+YJo0aYKbi/nk3if/F93i2U3u&#10;WH/BJwF34FxeCPhkxREDj+D1DZDJAFwWgQhEIAKnEeifoRD4NIFYhHc/vHWVcNmMBPz9dySADw9m&#10;PHTau5cAmPb3W+8iMAQC1gA4hEB8Cuu0ADazkRJwhMMtif1uyFEPuG01CydaJNEpB9t6Yk7miA/r&#10;N3hB8CBe+/+xJwOAyCIQgQjsJJAfFIFvEo31gh6I/xLKZifgKM5/4bCmAwBhp5UA2EkiH4EIzJPA&#10;tzm5owAscNOcNmCM2Lzxd8kiiyg67WE7u2IhxEX9SDvVwKTAdsbfuSIQgQiMmUCxD4/AdwjJaW13&#10;xX8cZbMTcBqnIwGc3jn70RM8ogTABL/UuhSBgRL4GnE5fNzCeWxmIybgE3qfSDjnfjtvoi8LE2ss&#10;4OZup869hRqIQAQiMCoCBTtQAj44eTmxmXi3PgCb2YwETAI4EqDpAIArAQCELAIRWBiBz9CSBd6s&#10;6N4NGDBGbC7D90jid3UAEwJsbslcrtHs/HYmFLYUUAdHIAIRWCkCdXbIBLxmso6Nq9wcPeRABxyb&#10;xYQPJL6roJW2EgAr/fXX+QgshYArA9yLll1azx80NrOREvDG3wSAKz241OJWumHRvt/fyglmPNb/&#10;e1VXnhFau0cgAtMlUM9GQeBdROnouyPx/o7hshkIuHqQ0wEcETDDYdPatQTAtL7PehOBsRBwHpuF&#10;5BzSZpHAscRdnGclYE0Alyt6Dh+ZXbdQIJsz284lGGc+cJMH+P/ufzd5bIdFIAIRmBqB+jMeAk4D&#10;MAlgXSV/y8YT+TAi/R3CcCTAH+NX0koArOTXXqcjMAgCO6cDHEo0rQ4AhBGbvyX+kD6PPnhRspll&#10;Aq3Uu8hl+ZxTaXFKQs4iEIEIrDqB+j8yAicQ733QwajRbECY0VwFyJoA15/xuEns7kXbJDpSJyIQ&#10;gVESMAlwTyJ/OuppLBBGbhbxeyJ9OAhdG210lQATBtdl/3OhRdnJNOQSS7gsAhGIwIoTqPtjJPAF&#10;gnYa3v74rqGAMKNdjv1NAtwIv9nRixw6PisBML7vrIgjMDUCrg7wMDrlMoHelLGZjZiAy+vdhPhf&#10;gPZDFvZzmgCba5pTB5yXt+YOc/jgRM75fZRFIAIRWHkCARgtgW8Q+WPQ41BJbSDMaJdhfxMot8Cf&#10;Ha2ElQBYia+5TkZg8AROIkKfHJvJNqPNy2zkBC5G/HdH/46ca2dSwBECuz/lvzifOwrkwvhF2idp&#10;rAQAELIIRGDlCQRg3AR8+m/C/cF048som42A1yEmAe7KYSuxElEJAL7pLAIRGAQBb8acy7Yv0Xhz&#10;hssmQOCi9OG26BD0EvSvyOUDrRXgkpBOF/gj3lu0fYQGv4uyCEQgAitOoO5PgIDXUM+kHz5IcYQb&#10;m9kMBC7Cvo9A1lU4L37SVgJg0l9vnYvA6Aj8kIi9SdwH/wGUTYfAuenKbyFHAjwI/yTkkEWLBy56&#10;2N23aNsEAC6LQAQisOIE6v5UCFjc1mS7qyx9bCqdWmA/rEfk9YmJgAstsN2FN1UCYOHIazACEdgA&#10;gTewj0vLud4tm9nECPjb4zC7jRYJ3O7uf5oTNsoECFkEIhCBCEyKwKn05tXIKXj/jc9mI2AdI6cC&#10;+IDCqYyzHT2Svb0IG0mohRmBCKwYAW/+HQnwxgH32x/azxFfhXeAMCL7MLGWAABCFoEIrDyBAEyT&#10;wJF0y2uod+Kz2Qj4cOJ2HHIAsnYRblpWAmBa32e9icDUCHyQDjlP3GQAm4Ox7xHJMegB6DbIOHHZ&#10;CAi4XvLbiNPvEJdFIAIRWGUC9X3CBN5N36y3M+QHKYQ4SHNZwL8iMpMAv42flJUAmNTXWWciMEkC&#10;3lxblOW4AfTOJ/1HEIfTE/xheALb1ipYdAV7ms02SeCrHPdmlEUgAhGIQASmTsBrlDvRyVciawTg&#10;shkIWKfo2ex/dTQZKwEwma+yjkRg0gTeTu8ejyzehlu4fYkWX4T+Ht0KWWTn83jt8vzzf1A2DgI+&#10;/W/4/zi+q6KMQATmTKDTrwSB4+mlNQG8dnEUHC+zGQj8HvseiP4ETcJKAEzia6wTEVgJAi+jl64Q&#10;gFuI/ZhWrBRvtfobsH179Br0dbSrXZkXP4sWYWbvTYZYxG4R7U2tje/QIZ+C6NnMIhCBCKw0gTq/&#10;OgQ+S1fvi56ClvUwhaZHa79O5E9Hjv5c9MpFNLu9VgJge3l2tghEYH4EvGl7DqdfxNNbn/g/mrZu&#10;jJx+8B687ePOZOfi1e8gC8bg5m5fpoWHotui16Ey+UCYwRwK+Y4Z9m/XCEQgAhMmUNdWjMA36O8j&#10;0aOQUxpx2QwELs2+T0VeG476HnrUwfMFZBGIwHQJXICu3RC5nu218C4b5434i9n26TxubvbznPl3&#10;kRnfi+DXMn8M3Getz7f7/U9wQkclvAnvdIT74z+EsvUJ/JBdXo5ORFkEIhCBCERgFQn8L532JtbR&#10;AK5ixMtsBgIXZ19HUXgN5kMgXo7PSgCM7zsr4gisAoHL0cl/QS9Eeuff34Ntn7Q7h+2jbM/TTDb8&#10;OQ08Dx2KXErnl/G7/810/v9leH9RZiFERyfYnsXs/BG6OS9ktPN9XmZ7ICC7V+zh/d6KQAQisJIE&#10;6vTKEnD0oNdS1gWwPsDKgthkx3+R4ywCFZVjagAAEABJREFU7VKBo0wC7H4xS3+yCEQgAkslcCFa&#10;3x/dAu2cW+8f24fw+g7oBHQw8okubq5m+9ehBbPlh+MfhK6E/IN/DrwjE34Gvwhz2TqX9Dl1l8bc&#10;PpbXZvJNBDi//du8zs5MwP8rL+CtaicAIYtABCKwY8eOIKw2gVPovknxO+Lfh7LZCDg69LEc4qpQ&#10;P40flZUAGNXXVbARWAkCV6SXV0O723l445/QtZEjAt6KX5Q5IsC4nDtnIcKDaPheyFECuIXYSbRi&#10;AgB3FjObfxTvmo12uZ+j2fY9XAaBd6HDkAkTXBaBCERg1QnU/wicRsBrB68b3nLaq/6ZhYDTRR/G&#10;AXdGXifixmElAMbxPRVlBFaJwKXorE/YcWcxh+FbnO/n+MRlAb+IX7Rdkgad+2URHbd5uRDzSf+u&#10;89f9+y0PaxA4J83pERb4+TeiuSlyVIBF7+ZdL4GmBm0nE93T0GdQFoEIRCACEkgROIPAMWw61dE6&#10;Oat+zQCKmez87P1w5DTVc+NHYV5AjiLQgoxABFaGgEPq9/a3yWX3vPl23tqzoOLSeLiF21pJinkF&#10;4lP9ncP7/ZGxOKKjEXbKUQl/Q+MOS/sC3roAf4s3YfIp/Kqay0cesaqdr98RiEAE9kSg9yKwGwFr&#10;K92T96wN4LQ5NrMNEjgv+z0QmQTwGpbNYdveLrKHHXnRRSACUyVwtg10zBvdR7CfN3Yuh8fmpM3h&#10;/66AsDMz/6f01v5fBW8hwt/H3xo9H70K7YtcntAlE81Mu5rCgby3jBETNLs0c8rEE2ndqse4LAIR&#10;iEAEduzYEYQI7InAZ3nTqZZPwve7CYQZzJGp1om6D8c4ZRU3XCsBMNzvpsgisKoE/NHZeaO7FgP/&#10;dlkk8N7sYOE7M9dsTtYc/v/B03tn8UFv/P2xOf2tnzh/dPxsP95xzruF7yzw811eO0/tNnhHDDgs&#10;ns1J21fo3ePQ/6AsAhGIQAR+QqCNCKxJ4Gt84ijLx+C/jrKNE7BwtNMvldsbP3LBe3oRveAmay4C&#10;EYjAXgn4lHojw8/8++Vc97twNpd4+w5+imbhurfRsZ3r9ZoAOB+v92aysZbCzdjJFQws8uOwvivw&#10;2sSA9RPezvZGOLPb6Mz/C64k8drRRV7AEYhABOZNoPNHYO8EfBDjb+j92G3ntQeb2QYIOB3ABMAD&#10;2He9azV2WY55kbiclms1AhGIwJ4J+MT2W3v+aI/vOtT9unyykakD7DY6c/j/63eJ2pt2n27v8tZe&#10;N61Me1H2cMUCf9Ctm3ADXls7wXOzOSkzYXIoPbKfLnPEZhaBCEQgAjsJ5COwAQKuJPRc9nNK4cfw&#10;2cYJWAfAegrWBTAhsPEjF7RnCYAFga6ZCERgwwS+zJ7vR7OYQ9/9gzvLMWPZ90MEunP4P5s7vHGX&#10;z86CgL43iy7Izn+AroGsXoublL2J3jh88Zv4LAIRiEAEzkygVxHYKAGnYzpq0GUC37fRg9rvNAJO&#10;AbAooNMvB3etVQLgtO+ofyIQgQER8Om/Q7e90R1QWEsLxaf/u9/MepP76m2I6OzbcI6hncKhi46S&#10;GFpcxROBCERgAAQKIQIzE/CawySA0wlnPniFD/hp+n5nZDHmn8cPxkoADOarKJAIRGAXAm9g+7/Q&#10;qptD/Z2rbxZ+Vxbf4IUF7hwJwGa2C4E/Y/sp6JIoi0AEIhCBXQm0HYHNETiGw/ZBFl7uAQ0gNmiO&#10;TjV54shER2Bu8LD57lYCYL58O3sEIrA5Asdz2L8h56DhVtYsbviRNXr/Yd5/KPoUys4g4KiGG/PS&#10;4oeXwWcRiEAEInA6gVwEtkDgExx7d/R8tOrXZyDYsJ2LPe+ATAJcAL90KwGw9K+gACIQgTUImABw&#10;2NkaH6/E22bcXRVhrc4ewQcmARwpwGZ2OgF/2/6S7aehX0NZBCIQgQjs2BGDCGyVwGc5wX2QI+02&#10;W4uIw1fOLMh8e3r9aHQhtFTzImmpAdR4BCIQgTUIeFO7H5+diFbR/GF98zodt+L9i9jHrHLr9QJi&#10;N/tTXj8JXQJlEYhABFacQN2PwLYQcBqi1x3K7W056Qqc5Jz08R+QNQGWWhiwBADfQhaBCAyWgCMA&#10;vIH77mAjnF9gn+HUjgDA7dVc6u6Z7PFI1A8xEHYzawLIZjBz73aLr5cRiEAEFkOgViKwfQR8SPFk&#10;TndvtKoPauj6zOZIgDtylNclS5sOUAKAbyCLQAQGS8BCM88huhcin3bjVsaOpqcbfapv1ftnsL/L&#10;zbiMIpvZLgRuwrY/uNYHYDOLQAQisHoE6nEEtpmA1x5en1kX4OPbfO4pn86RAE4HeAidPB9auJUA&#10;WDjyGoxABGYk4LKAj+UYlwbErYT5o/pWevp9tFGzIM+B7Gw2/pP47AwCLsVzV15eFWURiEAEVpFA&#10;fY7APAg4CvFVnNgid+/GZxsj4HXJP7KrdZwWvkRgCQDIZxGIwOAJfJoIH4hW5cflBPp6LJrVHDFh&#10;8UR/VN4z68ET3/+i9E8u58VnEYhABFaMQN2NwFwJvIWzu9zdG/HZxgg4HcDrkgew+0KvTUoAQDyL&#10;QARGQcAbYivP6kcR8BaCtI+bHU7nVIkjafs2yAKBq1g/ga7v0a7Hu9dEWQQiEIHVIlBvIzB/Ah+g&#10;CZMAPojwgQQvs3UInJvPnUJhEmBh0wFKAEA9i0AERkPAefEmAVyLdjRBzxiow//fxTFbvXE/jnM4&#10;7N3hZS7bw8uVNwvu/BUUzLrjsghEIAKrQaBeRmBBBI6nHa/TLE78Pbaz9Qk4HcAkwH3Z9WfR3K0E&#10;wNwR10AEIrDNBF7P+e6J/JHBTc5OokcOpcNt2Swi6CoKf8uZXo76Md6x47pwuBjKIhCBCKwKgfoZ&#10;gUUS+CKNOW3zMXivaXDZOgS88beG0/3Z7zxorlYCYK54O3kEIjAnAq/jvGZKXSqPzUnZ/9Cb7Uxu&#10;/JjzvR3tg+6FHKK3ykPzLgKDK6EsAhGIwIoQqJsRWDiBk2lxP2SlexMCbGbrEPgZPr8H2hc5NQA3&#10;HysBMB+unTUCEZgvAW9qrTrrH8rtvFmeb9QbO/ub2M0fTty22tc4m0sF/g3+UegjyHoBuJUyf1RL&#10;AKzUV15nI7DiBOp+BJZDwFGHrk50N5r/KMrWJ2AxwPuxmw9sHBXA5vZbCYDtZ9oZIxCBxRDw5vXf&#10;acpMqVXz2Ry9ueSh1fvn+YTeJQIfDamboUcgEwEuIcjmytil6Gl1AICQRSAC0ydQDyOwRAJez7yM&#10;9q12vyorOdHdLZk3/o5yNXFifYAtnWxPB5cA2BOV3otABMZCwJEAryFYi919CD92M0PuDfm8++EP&#10;srwcCfBnNGam2WkVX2F7FezCdPJCKItABCIwdQL1LwJDIODoxtsRyGuR1yC4bC8EXBHAOgp3Zp9t&#10;TwKUAIBqFoEIjJ6AN6/OcX/byHvi8n+fXmAfTKDY3tNp85bo75CjAt6B/yrazMgAh/xZZ8DiP87/&#10;c8QBpxqUOcRODSqogolABCKw/QQ6YwQGQ+DDROIN7SH4zVxfcNhKmdcpD6LHt0HnQNtmJQC2DWUn&#10;ikAElkzAm9bbE4Prz34fPzZz2b+3EvSyMuOuGPCftP9I9Bfo+silfA7GH4X84baQz3fYdvoF7jQz&#10;7s+z9X70IuSP+5/jH4Zc19apBoezfQoaiplNt9jOUOIpjghEIALzIdBZIzAsAhZv9trinwmrFQKA&#10;sI5dgM8drelDmm1LApQAgGoWgQhMhsDH6ImFAR02Nba6AP9L7N5E45Zqjgr4BhEcg56G7oC8id9d&#10;N9/t/Zvy+tboeciEgIkMb/rfy+s7IUcZfBs/BHP+/7mGEEgxRCACEZgngc4dgQES+CYxPQ55rfYl&#10;fLZ3Ak5ZtHbTjdjtbGjLVgJgywg7QQQiMDACVrt/MjE5nN3RAD7Z5uXgzaFefzjQKJ0O4AgARyj4&#10;NP8w4vRp/0vx1mA4Gu9qDD/E78k+x5v+0Jv1H0Ji5pzEo3BZBCIQgckSqGMRGCoBRxM+i+AcNXgc&#10;Pts7gV/i4yeiG6AtJwFKAEAxi0AEJkfAIepW07fq7G3pnTetQ3n6TDh7NJ9K+wTdCvV73GHkb/pj&#10;fxB98Ps4Eu/oANxSzJt/tZTGazQCEYjAYgjUSgQGTcCRgq8gQms4vQuf7Z3AL/OxUyeug9+SlQDY&#10;Er4OjkAEBk7AZfVcKvDvifMfkE+rHd7O5iDtykR1RzTVm1OnFziKwII2Fht0LiDdXbi5xM55Ft5q&#10;DUYgAhFYJIHaisA4CFjA2RUCTAZ4nTCOqJcT5WVpdn/k9SJuc1YCYHPcOioCERgXAW/6HbZuIkC9&#10;gPA/i8w+4wZj/k32CblF9AYT1BwCsZig8//8Llwf2PoHc2hmzVOem09+A2URiEAEJkugjkVgRAQ+&#10;QqzWcHKk4BgLORP+wuw3aekJ6PJoU+bF5qYO7KAIRCACIyRg4RmnA1iU7s+I30r1b8APqQjNRYjH&#10;Yi9XxU/ZTL68hQ6a9XfUw5vZXuS0AIsb/i1tthoAELIIRGByBOpQBMZGwAcz9yNor4F8cMNmtgaB&#10;a/G+SYCL42e2EgAzI+uACERgAgRcuu5Y+vEYZLFAbwTvzbZPoz+O94fHp9JmoV2r1v19z8r47uNq&#10;A9YZYNe52BU46+ORHjdpO5neHYpuhR6MPokWYZegkQPQU9GVkEsD4rIIRCACUyBQHyIwSgIuDWix&#10;uwcQ/YkoW5uAo0UfxMfnRzNZCYCZcLVzBCIwQQKuGuDT5yfRN+emXwP/J8ih+PfEW7neKrV/yfb1&#10;kYX6/gb/r2itqvd8tGW7Gmf4F7QKSQC6ucPMv8VtbsGL1yITL7i52gU5uyMBXoV/BrohuiTqtxEI&#10;WQQiMGIChR6B8RLw4cuzCd9Czj6sYTPbAwFXA3AqpVMnzrWHz9d8q4ucNdH0QQQisIIEfOrv/PT3&#10;0ndrBjwT/zR0CHo7cjk8q9m7JN69eO0T5O/h52VWen0KJ9/0PC+OHZM5quKdBHx7ZELG0QFszt0u&#10;Sgsmf16IfwnyezcxYJGdX+C1BQPPjs8iEIEIjIJAQUZg5AS8HvBhwM4pgiPvztzCdwWpu3F2R7Li&#10;NmYlADbGqb0iEIEI7E7AZIA1BJyDNc8lBq9Lw96QejPK5kqYSRhXCdiX3n4KLcpcHcDpAN78O/ri&#10;P2jYOgXPxxuP9QocCfKHvL4cujCa6ooNdC2LQARGSqCwIzAVAi4P6EOBl9KheY665PSjtQsQuVMo&#10;HcHK5vpWAmB9Ru0RgQhEYC0CLjPosPXHsoMFBnFzsatz1gORRV9wK2GOrHDkxV3o7XFo0WZNAOfV&#10;/RoNO+XDeXYHs+0IgV31Yt5z+oDJIBME1+T1xVDFBYGQRSACyyBQmxGYFIHj6Y3D3L0OchQmL7Pd&#10;CPwqrx+CvP7A7d1KAOydT59GIAIRWI+AP0auyfpAdpznagK/y/mdE3dz/DnQKpjrAR9BR/dB70ZD&#10;MG/s/YG9IsFcG5kccFWJh7LtlJBX449GTmFwhKskgvwAAAtKSURBVACbWQQiEIEFEqipCEyPgCMD&#10;TcQ7Gs8RmNPr4dZ75LTRf+I0TlvErW0lANZm0ycRiEAENkrAgnXenPuH99MbPWgT+5nh9cbS+V7n&#10;3cTxYz3kbQRuIcaj8EM1f08dNfBzBOiyPM7Hs6AgL7MIRCACiyNQSxGYKAHrNLlyj8WZLRw80W5u&#10;ulteh1gU8EbrncEd19unzyMQgQhEYH0CP2IXi8h5o/rfbM/LLErnGrkuk+NSdvNqZ2jnfT8BOTf/&#10;uXinB+AGbY4C+MSgIyy4CERgigTqUwSmTMAVAl5AB10h4EP47MwEfAjhwyhHKZ75k11elQDYBUab&#10;EYhABLZIwKq1Dln3RvX1nMvXuG23c3NGK+M66sD6AC4Fw1uTtxPo4b2R89zmOdKCJrZkx3D0o9DX&#10;URaBCERggQRqKgKTJ+C11eH00ul3rhzEZrYLAVeOui+vTQbgzmolAM7KpHciEIEIbJWAywiaBPAG&#10;fV4rBHjT/8cE6qiDu+MtWIebvFls0WkQt6Knr0LWYMANwrwoeSuRWLjwPfgsAhGIwGIJ1FoEVofA&#10;2+mq11rW3vH3l5fZ6QSsT3ST07fP4koAnAVJb0QgAhHYFgKf4SwOw3oA/kQ0L3O+uasQPJ0GLBS4&#10;Cn/XLQ5oXQCXBnKpwP+i76egZZpzE52e4MVIN//L/CZqOwIrTKCuR2DFCHyY/voQxGkBLRMIjNPN&#10;kaLWi3Ilo9PfOsOtwoXiGb1tKwIRiMBiCZxMcy5bY1GW17E9r5tU/9D/Hec/DN0PWaUeN3n7Gj10&#10;lMUN8a6Bu4xEgE8dHPLvBcg9ieNjKItABCKwDAK1GYFVJOADF6cHPpnOm4zHZRCwDoAjEi1QzMsz&#10;rATAGSzaikAEIjAPAj6tfjMn9mm1T+o/z/a8zKrzj+TkTguwCv26S8Gw7xTMegBPoCM3Q1YHfhd+&#10;3hcBfq8W+bMg4y1oz6f/85ruwemzCEQgAusR6PMIrCwBHwh4/fMYCFR/Bwinm9MArnb69k9cCYCf&#10;oGgjAhGIwFwJeONvYTif1L+CluZ1g3oOzn0tdNDpuireegG4ydvH6aFLBP0V/tboUORNuk/p2dwW&#10;8ybfokOuRXwDzqjvqT8gsghEYMkEaj4Cq03A66r9QGABvJYJBAT2i8gVE85UELAEAFSyCEQgAgsi&#10;4BQAi8Q5T9wh484Vn9ecNZ/+Owrg+fTNIWDnxa+KfZmOvhzdDjkqQNYvY/uT6CTkMoI+wWdzTXNZ&#10;x+/yqftbw+Eoth+Pbonk6pOG49h2P1wWgQhEYLkEaj0CEdjhNdUhcLgH+h+U7dhhwejr7QqiBMCu&#10;NNqOQAQisBgCDk9zyPiNaM5Cgc4h90eLl9tul+aMDo93aPy52F4l80b//XT4AHQbdE3k6IC74r2B&#10;d7SAFwov4vWLkSMGDsa7ysDD8GbN/Y6uwbYVdV1+0GrDzjfkrSwCEYjAYAgUSAQi8P8JmOB3pOUd&#10;eemDFtxKmw+AHBV5wZ0USgDsJJGPQAQisHgCDlF7Cs36RNkCci5p4xBz3tpWs0jgbTnjJdCqmkMD&#10;fZL/FgA8Bzl0X+ZyuTmvnZrhXH5HZ1hMyHmEjp74Tz77FHIkgCM42MwiEIEIDI1A8UQgArsRcLWg&#10;fXjv9WjV7eoAuDY6zUoAnIahfyIQgQgslcDxtO5qAVazd8UAbzw/ynvbObzcKQGK02YRiEAEIjAp&#10;AnUmAhHYE4EP8KZJAEf5zWukJU0M3s5HhD7sOO06sAQANLIIRCACAyHwFeJ4JXLY2k3xrhzgEHWT&#10;AT6B3syPl8Pgv8S5PK9z4NnMIhCBCERgSgTqSwQisCYBR/Hty6fPQl4T4VbSXA3ApQF3lABYye+/&#10;TkcgAgMn8APi+yDy5t956A7bcu76/Xjvmehw9A50LLLK/Ql4l8JzJIHv+Zlz1Z3jfmc+uw66G/oG&#10;yiIQgQhEYFoE6k0EIrB3Al/k4weiRyPrMOFWzi5Mjx1perYSAJDIIhCBCAyYgNnqLxCfc9efjDch&#10;YM0Aq9vvrl3fd9s57s/jmI+g76AsAhGIQAQmR6AORSACGyDwLfbZH1kU2RpMbK6cXYUe/0oJAChk&#10;EYhABEZGwIJ2/ni5DJ1V7l1F4N30Qe97fmbigLeyCEQgAhGYNIE6F4EIbJSA10aOrrwTBzhiErdS&#10;dnl6+zslAKCQRSACEYhABCIQgQhEYIwEijkCEZiJwKns/VpkccCj8atk56ezVyoBAIUsAhGIQAQi&#10;EIEIRCACIyRQyBGIwOYIvJPDLLb8MvyP0arYlUsArMpXXT8jEIEIRCACEYhABCZGoO5EIAJbIOAq&#10;S9ZLOohzfB+tgl22BMAqfM31MQIRiEAEIhCBCERgegTqUQQisFUCn+ME90ePQyehqduFSwBM/Suu&#10;fxGIQAQiEIEIRCACkyRQpyIQgW0h8E3O8gT0YGRCADdZ+14JgMl+t3UsAhGIQAQiEIEIRGDCBOpa&#10;BCKwfQRcIeBATvePyBWVcJO0Y0sATPJ7rVMRiEAEIhCBCEQgAtMmUO8iEIFtJmAxwNdwTpMA78BP&#10;zaxz8IoSAFP7WutPBCIQgQhEIAIRiMD0CdTDCERgXgTewonvgI5AJgVwk7DD6cWLSwBAIYtABCIQ&#10;gQhEIAIRiMCYCBRrBCIwVwIf4ex3QYeiU9DY7b104NHoiyUAoJBFIAIRiEAEIhCBCERgRAQKNQIR&#10;mD+BT9HEvuhp6NtorHY0gd8NfQDtKAEghRSBCEQgAhGIQAQiEIHRECjQCERgQQS+SjsPQ2NdJvBI&#10;Yr8zejc6zUoAnIahfyIQgQhEIAIRiEAEIjASAoUZgQgsksC3aGx/dD/0BTQGO5UgX4XugY5FP7ES&#10;AD9B0UYEIhCBCEQgAhGIQASGT6AIIxCBhROwgv5zadUb6hPwQ7c3EuC90UfRmawEwJlw9CICEYhA&#10;BCIQgQhEIAKDJlBwEYjAcgj8kGYPQ/ug96Ghmk/8H0hwe0xUlACATBaBCEQgAhGIQAQiEIFxECjK&#10;CERgyQR8un4nYngzGpo5XeGfCeoYtEcrAbBHLL0ZgQhEIAIRiEAEIhCBARIopAhEYAgEvME2CfBy&#10;gnG+PW4Q9iKieAVa00oArImmDyIQgQhEIAIRiEAEIjAsAkUTgQgMhoDz6+9JNAeh76Fl2ycI4GD0&#10;HbSmlQBYE00fRCACEYhABCIQgQhEYFAECiYCERgWgc8Szn3Rw9FX0LLsxzR8KFq3NkEJAChlEYhA&#10;BCIQgQhEIAIRGD6BIoxABAZI4GRiehJySsB78MuwD9HoC5CJANzaVgJgbTZ9EoEIRCACEYhABCIQ&#10;geEQKJIIRGCoBFwhwLn3tyDAZ6FvokWZSxQ+m8aOR+taCYB1EbVDBCIQgQhEIAIRiEAElk+gCCIQ&#10;gcETcB7+fYjyjuht6Edo3vZ2GjD5gFvfSgCsz6g9IhCBCEQgAhGIQAQisGwCtR+BCIyDwLcJ8zDk&#10;aIBH4i0WiJuLncRZn4G+gDZkJQA2hKmdIhCBCEQgAhGIQAQisEwCtR2BCIyMwInE+yh0c3QA+jLa&#10;bnspJzwCbdhKAGwYVTtGIAIRiEAEIhCBCERgSQRqNgIRGCOBUwn6/chpATfGu2Tg5/DbYUdxkv3Q&#10;Xpf94/MzWQmAM+HoRQQiEIEIRCACEYhABIZHoIgiEIFRE7BQnzUB7kYvHBHwVPwn0SloVvsBB7wG&#10;7Ys+hmayEgAz4WrnCEQgAhGIQAQiEIEILJxADUYgAtMgYCLgrXTlvuj66P7oDeiLaD2ztsDR7HQv&#10;dHv0QTSzlQCYGVkHRCACEYhABCIQgQhEYJEEaisCEZgYAZcNtDjg/vTLYoG3wVsv4Ei8UwS+hzdZ&#10;8CX8O9GByJUFboV/Otp0PYH/BwAA//8IAj7eAAAABklEQVQDADlSuYiCHTh4AAAAAElFTkSuQmCC&#10;UEsDBAoAAAAAAAAAIQDsY6dQN9kAADfZAAAUAAAAZHJzL21lZGlhL2ltYWdlMy5wbmeJUE5HDQoa&#10;CgAAAA1JSERSAAAEAAAAA7EIBgAAAGss1d0AABAASURBVHgB7N0HvGVnWS/+yT+994R00gghtFBC&#10;Ci2EUENCx9ACoYdAaNJDAKnSm9KkiIrY8Nqw96tX7r2KCoIiKIoIKl4FadL+vydkkslk5py9z159&#10;ffk8D+8+e6/1lu+azJz17rXe9f9t8j8CBAgQIECAAAECBAgQIEBg6gKbTABM/hAbIAECBAgQIECA&#10;AAECBAgQ2GQCwB8CAgQIECBAgAABAgQIECAweYEM0BUAQRAECBAgQIAAAQIECBAgQGDKAjU2EwCl&#10;IAkQIECAAAECBAgQIECAwHQFrhyZCYArGfwfAQIECBAgQIAAAQIECBCYqsD3xmUC4HsO/p8AAQIE&#10;CBAgQIAAAQIECExT4KpRmQC4CkJBgAABAgQIECBAgAABAgSmKLB5TCYANksoCRAgQIAAAQIECBAg&#10;QIDA9ASuHpEJgKspvCBAgAABAgQIECBAgAABAlMTuGY8JgCusfCKAAECBAgQIECAAAECBAhMS2CL&#10;0ZgA2ALDSwIECBAgQIAAAQIECBAgMCWBLcdiAmBLDa8JECBAgAABAgQIECBAgMB0BK41EhMA1+Lw&#10;AwECBAgQIECAAAECBAgQmIrAtcdhAuDaHn4iQIAAAQIECBAgQIAAAQLTENhqFCYAtgLxIwECBAgQ&#10;IECAAAECBAgQmILA1mMwAbC1iJ8JECBAgAABAgQIECBAgMD4Ba4zAhMA1yHxBgECBAgQIECAAAEC&#10;BAgQGLvAdftvAuC6Jt4hQIAAAQIECBAgQIAAAQLjFthG700AbAPFWwQIECBAgAABAgQIECBAYMwC&#10;2+q7CYBtqXiPAAECBAgQIECAAAECBAiMV2CbPTcBsE0WbxIgQIAAAQIECBAgQIAAgbEKbLvfJgC2&#10;7eJdAgQIECBAgAABAgQIECAwToHt9NoEwHZgvE2AAAECBAgQIECAAAECBMYosL0+mwDYnoz3CRAg&#10;QIAAAQIECBAgQIDA+AS222MTANul8QEBAgQIECBAgAABAgQIEBibwPb7awJg+zY+IUCAAAECBAgQ&#10;IECAAAEC4xJYo7cmANbA8REBAgQIECBAgAABAgQIEBiTwFp9NQGwlo7PCBAgQIAAAQIECBAgQIDA&#10;eATW7KkJgDV5fEiAAAECBAgQIECAAAECBMYisHY/TQCs7eNTAgQIECBAgAABAgQIECAwDoF1emkC&#10;YB0gHxMgQIAAAQIECBAgQIAAgTEIrNdHEwDrCfmcAAECBAgQIECAAAECBAgMX2DdHpoAWJfIBgQI&#10;ECBAgAABAgQIECBAYOgC6/fPBMD6RrYgQIAAAQIECBAgQIAAAQLDFligdyYAFkCyCQECBAgQIECA&#10;AAECBAgQGLLAIn0zAbCIkm0IECBAgAABAgQIECBAgMBwBRbqmQmAhZhsRIAAAQIECBAgQIAAAQIE&#10;hiqwWL9MACzmZCsCBAgQIECAAAECBAgQIDBMgQV7ZQJgQSibESBAgAABAgQIECBAgACBIQos2icT&#10;AItK2Y4AAQIECBAgQIAAAQIECAxPYOEemQBYmMqGBAgQIECAAAECBAgQIEBgaAKL98cEwOJWtiRA&#10;gAABAgQIECBAgAABAsMSWKI3JgCWwLIpAQIECBAgQIAAAQIECBAYksAyfTEBsIyWbQkQIECAAAEC&#10;BAgQIECAwHAEluqJCYCluGxMgAABAgQIECBAgAABAgSGIrBcP0wALOdlawIECBAgQIAAAQIECBAg&#10;MAyBJXthAmBJMJsTIECAAAECBAgQIECAAIEhCCzbBxMAy4rZngABAgQIECBAgAABAgQI9C+wdA9M&#10;ACxNZgcCBAgQIECAAAECBAgQINC3wPLtmwBY3sweBAgQIECAAAECBAgQIECgX4ENtG4CYANodiFA&#10;gAABAgQIECBAgAABAn0KbKRtEwAbUbMPAQIECBAgQIAAAQIECBDoT2BDLZsA2BCbnQgQIECAAAEC&#10;BAgQIECAQF8CG2vXBMDG3OxFgAABAgQIECBAgAABAgT6EdhgqyYANghnNwIECBAgQIAAAQIECBAg&#10;0IfARts0AbBROfsRIECAAAECBAgQIECAAIHuBTbcogmADdPZkQABAgQIECBAgAABAgQIdC2w8fZM&#10;AGzczp4ECBAgQIAAAQIECBAgQKBbgRVaMwGwAp5dCRAgQIAAAQIECBAgQIBAlwKrtGUCYBU9+xIg&#10;QIAAAQIECBAgQIAAge4EVmrJBMBKfHYmQIAAAQIECBAgQIAAAQJdCazWjgmA1fzsTYAAAQIECBAg&#10;QIAAAQIEuhFYsRUTACsC2p0AAQIECBAgQIAAAQIECHQhsGobJgBWFbQ/AQIECBAgQIAAAQIECBBo&#10;X2DlFkwArEyoAgIECBAgQIAAAQIECBAg0LbA6vWbAFjdUA0ECBAgQIAAAQIECBAgQKBdgQZqNwHQ&#10;AKIqCBAgQIAAAQIECBAgQIBAmwJN1G0CoAlFdRAgQIAAAQIECBAgQIAAgfYEGqnZBEAjjCohQIAA&#10;AQIECBAgQIAAAQJtCTRTrwmAZhzVQoAAAQIECBAgQIAAAQIE2hFoqFYTAA1BqoYAAQIECBAgQIAA&#10;AQIECLQh0FSdJgCaklQPAQIECBAgQIAAAQIECBBoXqCxGk0ANEapIgIECBAgQIAAAQIECBAg0LRA&#10;c/WZAGjOUk0ECBAgQIBAdwK7p6nrJY9P3iR5evJOybsm73lV1utz8vrM5M2Tte0BKXdMCgIECBAg&#10;MA6BBntpAqBBTFURIECAAAECjQrUifo+qfGI5BnJByefl3xH8meSP538qeQHkj+ZfH/yJ7aR9Vlt&#10;U9vWflW+Nts9MXnH5FHJameHlIIAAQIECAxKoMnOmABoUlNdBAgQIECAwKoCB6aC+ja/TvZfmNc/&#10;lvz95IeS70y+KPno5D2St03eInly8pjkIcn6hr9O5ivrdb1XJ/g3yGe17dkp75t8arImAX4hZdVf&#10;7Tw/r89LHps0GRAEQYAAAQK9CzTaARMAjXKqjAABAgQIEFhSYI9sf3Ty3slXJ+tb/frG/j15XSfk&#10;90p5XHLfZF32X1cF5GUjsUtq2Tt5/WS18+KUP56sKwR+OGX16dCUfl8KgiBAgACBPgSabdM/aM16&#10;qo0AAQIECBBYX2CnbHKj5COSb0/+drK+gX96yvqGvr7N3zmv+4i6cuBWafhxyerTr6R8QbLWEdgt&#10;pSBAgAABAt0JNNySCYCGQVVHgAABAgQIbFOgTujrxP5h+fRdyfqW/W0pH5Ksxfn2TDm0qD7VbQNX&#10;pGO1vkBdFVBrBtRVC3lLEBiNQE1e1e01fvcfzSHTUQLfE2j6//0l0LSo+ggQIECAAIEtBeob9VqJ&#10;/5V589eS9Y1/TQKcktd1CX6KUUTdplBXLNQtCjVxUWOqk6pRdF4nZy9wWgQuSo7pv7l0VxCYvUDj&#10;ACYAGidVIQECBAgQmL1A/X5R99U/NhK1Kn/dV1+L7p2Un8d+0nxQxvDQ5PuSr0neOFnjTSEIDFJg&#10;1/SqrrQ5P2W9TiEIEBiHQPO99A9W86ZqJECAAAECcxWoe/vrkvnnBuAXk29K3jNZC+mlmFQcltFc&#10;kvy55FOSBycFgSEK1Lf/90nHagLOn9NACAKjEWihoyYAWkBVJQECBAgQmJlArc5fi+S9LuP+QLJW&#10;069vxudwufGJGe/Lku9InpX0+MAgiMEI1H+bj0xv6sR/r5R1600KQYDAGATa6KMJgDZU1UmAAAEC&#10;BOYhUJcT16r9b8lwfz55afKE5NxOgsvhgoy7nhrwxJT1yMIUgkDvArdND+6RrKjFK0+tF5IAgVEI&#10;tNJJEwCtsKqUAAECBAhMWqDu469vu9+cUdZJ7+ZvGPPjrKPWPXhFBGptgGNTCgJ9CtQJ/8PTgc23&#10;4NTv/fX4zTlcmZNhCwJjF2in//UXQTs1q5UAAQIECBCYmkD93lD3E78hA/tg8tHJw5PiGoF6dOCj&#10;8uO7k7dLCgJ9CdQkXa3BsWX7NTF15JZveE2AwEAFWupW/UPeUtWqJUCAAAECBCYkUCcOL8h4akX/&#10;Wt2/7inOj2I7AnfI+/XIw/ul3DEpCHQpUBNR9di//bdqtB5nWbnV234kQGBoAm31xwRAW7LqJUCA&#10;AAEC0xCoE4j6RvtnMpzLk3WPfwqxgMANs03dJvGElC67DoLoTOD2aemuya3jkLzhv+EgCAIDF2it&#10;eyYAWqNVMQECBAgQGL3ATTOCOoGtS/7r8X5+bwjIknG9bF9PRXh6ylqFPYUg0KpAffv/0LRwUHJb&#10;cZO8aUIqCILAcAXa65l/yNuzVTMBAgQIEBirwN7p+GOS708+OFknFCnEBgXqKornZ98rkvU6hSDQ&#10;mkA9kvPua9ReTwKoBQLX2MRHBAj0KtBi4yYAWsRVNQECBAgQGKFAXR782vT7dclaMTyFaECgTrie&#10;nHpemNzeN7P5SBBYSaCuMqmncqw10VT/jVvDYyVmOxNoV6DN2k0AtKmrbgIECBAgMB6BHdLVum/4&#10;nSlrdX/f+gei4ajLri9JnfWowM2PZsuPgkBjAuekprsl14p98mHdBpBCECAwQIFWu2QCoFVelRMg&#10;QIAAgVEI1Ilp3TNcJ/+1ev0oOj3STu6Ufj8i+fKkRygGQTQmsG9quji51rf/+XjT7vm/mycFAQKD&#10;FGi3UyYA2vVVOwECBAgQGLpAfdP/lHTyjckTk6J9gXosYD2i7ZVp6rCkINCEwD1TSV0BkGLNqN//&#10;T8kWuyYFAQJDE2i5P/UXQMtNqJ4AAQIECBAYqEAt9vfs9K0WqNsvpehOoH4HqwUWfyBNuh0gCGIl&#10;gZpIqnv/a0JvkYqOyUZHJgUBAgMTaLs79Y9P222onwABAgQIEBieQC1E96J06/uTNRGQQnQsUL+H&#10;1e0AL0m7dTxSCAJLC9T6HQ/KXrWGR4qFoiYAKhfa2EYECHQm0HpD9Q9P641ogAABAgQIEBiUQN0r&#10;XI+kqwXpXAbc76Gp2wFqEuAF6cZ6925nE0HgOgL1tI7H5d1ayyPFQlETTvU0gIU2thEBAl0JtN+O&#10;CYD2jbVAgAABAgSGJFDf9tdl/49Np5z8B2EAUQsD1glc3YpRj3EbQJd0YSQC9d9zreFxww3092bZ&#10;x98BQRAEBiPQQUdMAHSArAkCBAgQIDAQgfpl/0npy6XJZb4tzOaiZYE6Hk9IG3Uyt1tKQWARgftk&#10;owckNxI1AVBPBNjIvvYhQKAFgS6qNAHQhbI2CBAgQIBA/wL1b/7D0o1nJX3LHIQBRp2M1ZoMdWtG&#10;XRUwwC7q0oAEbpK+1J+XuqUnL5eOugXAApRLs9mBQGsCnVRcvwx00pBGCBAgQIAAgV4F7pjWn5Pc&#10;JymGK1DHp47TQ9LFWtwthSBwHYE66X9G3r1xcqNRE4E1ibDR/e1HgECjAt1UZgKgG2etECBAgACB&#10;PgXq/uCXpgPHJcXwBWqBtnpCw3nD76oe9iBQE0N1Nc/9V2x7j+x/alIQIDAEgY76YAKgI2jNECBA&#10;gACBngT2S7v1jfLpKcV4BOoRbS9Ldx23IIism6TAAAAQAElEQVRrCdw6P12WrBP4FBuOmkg4KXvX&#10;2iApBAECfQp01bYJgK6ktUOAAAECBLoXqF/w61LyjS4S1n2PtbilQF3e/eq8cUpSECiBQ/J/NaFX&#10;9+/n5cpRE01HrFyLCggQWFWgs/1NAHRGrSECBAgQINC5QF3e++S0WovLpRAjFDgrfa7bN66XUsxb&#10;oH5vf2QI7p5sKo5KRZUpBAEC/Ql013L9RdJda1oiQIAAAQIEuhLYPw3VImE3SCnGLXCvdP/5yVr4&#10;LYWYqUAt5FmP8Wzykv26osDaIDP9A2XYAxLosCsmADrE1hQBAgQIEOhQ4Py0VSeOKcTIBer3tUdk&#10;DI9P7pwU8xM4MkOuR3g2fbl+3SZUt5j4cxVgQaAvgS7brX9QumxPWwQIECBAgED7AnWy8IQ0U4/5&#10;SiEmILBnxvDM5P2SYl4CdXJ+SYZ8TrKNuGkqdZtQEASBngQ6bdYEQKfcGiNAgAABAq0L1Dd6tfDf&#10;LVtvSQNdCxyQBl+QPDMp5iNQ9/w/KsPdMdlG1JMA6mkhbdStTgIE1hXodgMTAN16a40AAQIECLQt&#10;UCvHX5RGdkqK6QmcnCG9JOm+7SDMIGq1/1r1v+7Vb2u4dfJ/w7YqVy8BAusIdPyxCYCOwTVHgAAB&#10;AgRaFKh/1++T+v0yH4QJx9kZ23OTdeKWQkxUoC7LvyxjOy3ZZlQ7dRtAm22omwCB7Qh0/Xb9otB1&#10;m9ojQIAAAQIE2hGob4UvTNV1G0AKMWGBus2j7gt3pcd0D3Kt91BX87T9+3qtMVALAfp7Y7p/loxs&#10;uAKd96ztv1A6H5AGCRAgQIDAjAXqhKEuGZ4xwWyGvltGWt8O3zulmJ5AfSP/9Axr72QXcVQaqTUm&#10;UggCBLoT6L4lEwDdm2uRAAECBAi0IXB0Kr0g6RvhIMwk6r7wF2WspyfFdAT2yVC+P3nzZFdRjxes&#10;7Ko97RAgUAI9pAmAHtA1SYAAAQIEWhA4I3XeLCnmJXCjDLcmAZy8BWICUZfh12089+14LIelvcOT&#10;ggCBDgX6aMoEQB/q2iRAgAABAs0K7JHqzk9WmULMTODOGW99Y7xnSjFugbqaoy797/q/5X3DdkxS&#10;ECDQnUAvLZkA6IVdowQIECBAoFGBE1PbHZNingL1+9wjMvT65jiFGKlA3YNfEzn133MfQ6inh9SC&#10;gH20rU0CMxToZ8j1D0Y/LWuVAAECBAgQaErgLqmo7gdPIWYqUN/g1qMBbzvT8Y992DtmAI9J3jPZ&#10;V5ychuuRgCkEAQKtC/TUgAmAnuA1S4AAAQIEGhKoVcLPSl0W/wvCzOPYjP/ypEu5gzCyuEP6W491&#10;3CVlX1FXHuzVV+PaJTA3gb7GawKgL3ntEiBAgACBZgTqsl2L/zVjOYVazs0gnpm0HkAQRhK1+F5d&#10;vVFP8uizy3ULwvX77IC2CcxIoLehmgDojV7DBAgQIECgEYFbpJa+TxzSBTEQgVpF/uHpy0OS9TqF&#10;GLBA3XP/+PRvCGt47JZ+1IRiCkGAQLsC/dVuAqA/ey0TIECAAIFVBep+3br837/nq0pOa/+6jPtZ&#10;GVJdVp5CDFjgHunbY5O1BkCKXqMmAE7qtQcaJzAXgR7H6ReGHvE1TYAAAQIEVhSo+//rCoAVq7H7&#10;BAWOy5hqPYAjU4phCtTl9nW7xqED6l71yXoiAzogujJNgT5HZQKgT31tEyBAgACB1QTqct0jVqvC&#10;3hMWqMvKn5Hx7ZEUwxKoY/LUdOmM5JDisHTm4KQgQKA9gV5rNgHQK7/GCRAgQIDASgK3yt4WewuC&#10;2KZA/Z53UT55QFIMS+D8dOehyaGt01CPE61M1wQBAu0I9Ftr/cPQbw+0ToAAAQIECGxEoE4cavX/&#10;WkRsI/vbZx4C+2WYz0nWZFEKMQCBk9OHZydr1f0Ug4rrpTeVKQQBAq0I9FypCYCeD4DmCRAgQIDA&#10;BgUOyn5HJQWB9QRqYbd6zJwTu/Wk2v+81u14epqpybsUg4t906N6LGEKQYBAGwJ912kCoO8joH0C&#10;BAgQILAxgfolvXJje9trbgL3yoAvTbpiJAg9xoVp+0HJIcfx6dwQnkqQbggCkxPofUAmAHo/BDpA&#10;gAABAgQ2JFCLdVVuaGc7zU6gVnavx83dc3YjH86Ab56uPC1Zj2lMMdg4IT2rRwKmEAQINCvQf20m&#10;APo/BnpAgAABAgQ2IlCX/++zkR3tM1uBWt29Hg1449kK9DfwA9N0rcVQt2Pk5aDjxPRu16QgQKBp&#10;gQHUZwJgAAdBFwgQIECAwJICdXnukUvuY3MCJXCL/N+zknWvdwrRgUAt2PnwtFO3YaQYfNStRfsP&#10;vpc6SGCEAkPosgmAIRwFfSBAgAABAssJ1H3cJgCWM7P1NQL3z8tHJ+u2gBSiZYGzUv9TkrsnxxB7&#10;pJPHJQUBAs0KDKI2EwCDOAw6QYAAAQIElhLYJVubAAiC2JBA3d99WfY8OynaFagnL9QVF0e320yj&#10;tdfl/7UOQKOVqowAgWEImAAYxnHQCwIECBAgsIxATQAcscwOtiWwlUCtIVHrAVx/q/f92JxAXWHx&#10;uFR31+SYoiYAah2AMfVZXwkMX2AgPTQBMJADoRsECBAgQGAJgZoAcI/uEmA23abAbfPu05N7JkXz&#10;AuekypoAqFt28nJUUVcs1N8zo+q0zhIYssBQ+mYCYChHQj8IECBAgMDiArWAm1/OF/ey5bYFanG6&#10;i/LRhUnRrMAxqe7ZybE+qrNuXainRmQIggCBBgQGU4UJgMEcCh0hQIAAAQILC9S3//UkgIV3sCGB&#10;7QjsnfefmbxNUjQjUJfQX5qq6gqLFKOMQ9PryhSCAIHVBYZTgwmA4RwLPSFAgAABAosK7JcN6/7i&#10;FILAygJ1v3etBzDWb6tXBmi4gvNS39ifslAn/5UZiiBAYGWBAVVgAmBAB0NXCBAgQIDAggJ7ZTv/&#10;hgdBNCZwl9T0xKRbS4KwQtww+9YVFTVJl5ejjboyxJNGRnv4dHxoAkPqj18ehnQ09IUAAQIECCwm&#10;UJcY+zd8MStbLSZQC9Vdkk0vSIqNCdRiirWo4mkb231wex2fHrnSKAiCwIoCg9rdLw+DOhw6Q4AA&#10;AQIEFhKob2lrAbeFNrYRgQUFam2JWrjupgtub7NrBOq/x1pM8fuueWv0r07ICHZLCgIEVhIY1s4m&#10;AIZ1PPSGAAECBAgsImACYBEl22xE4BbZ6bnJmgxIIRYUqG/9n5Ft6/acFJOIWhuirjaaxGAMgkBv&#10;AgNr2ATAwA6I7hAgQIAAgQUE6nLt+sZxgU1tQmBpgXtnj0clPWkiCAvEgdnmWcmTklOKehTgQVMa&#10;kLEQ6ENgaG2aABjaEdEfAgQIECCwvoCT//WNbLFxgfrW97LsXgsDphBrCNQ98o/P57Xyf4pJxe4Z&#10;zXFJQYDAxgUGt6cJgMEdEh0iQIAAAQLrCnxn3S1sQGA1gVoBvm4FOHq1aia/9zkZ4ROSdVVOiklF&#10;TQTVOgCTGpTBEOhWYHitmQAY3jHRIwIECBAgsJ7Ad9fbwOcEGhA4M3XUlQAWggvENqImR56X949I&#10;TjFqrZFaB2CKYzMmAt0IDLAVEwADPCi6RIAAAQIE1hGoKwBMAqyD5OOVBer3xIenlrsnxbUFalLk&#10;yXnrrOSU46gMrq4ESCEIEFhWYIjb11/sQ+yXPhEgQIAAAQLbF3Dyv30bnzQrUIvAfX+qrBPBFOIq&#10;gfunvDg59d+lD80YD0kKAgSWFxjkHlP/S2uQ6DpFgAABAgRWFKgrAFaswu4EFhaoR9w9LFtbfDII&#10;iZskn5mcw6MS6+S/MsMVBAgsJzDMrU0ADPO46BUBAgQIEFhLoK4AqFxrG58RaEqgHgdYtwLcvKkK&#10;R1xPPfKvFkesSYARD2PhrtcVAJUL72BDAgSuEhhoYQJgoAdGtwgQIECAwBoC317jMx8RaEPgpFRa&#10;kwC1MFxezjJqIqQu+7/3jEa/V8Y61UUOMzRBoD2BodZsAmCoR0a/CBAgQIDA9gW+lo/cBhAE0anA&#10;g9LazZJzjTtm4E9J1gKAKWYTx2WkOyUFAQKLCwx2SxMAgz00OkaAAAECBLYr8F/5xARAEESnAoel&#10;tYck53gyWCfBz8/YD0/OLWrsngQwt6NuvCsKDHd3EwDDPTZ6RoAAAQIEtifwlXzgNoAgiM4FzkuL&#10;c1sLYPeM+WnJOyTnGCdk0CYAgiAILCww4A1NAAz44OgaAQIECBDYjkBNALgCYDs43m5V4PjUfp9k&#10;3Q+fYhZRtz7M+SkIddXDHJ54MIs/zAbZjcCQWzEBMOSjo28ECBAgQGDbAiYAtu3i3W4E7pdmjknO&#10;IW6dQdYj//ZJOdfYIwM/NikIEFhMYNBbmQAY9OHROQIECBAgsE2BmgBwC8A2abzZgUDdE36vDtrp&#10;u4mD04HnJU9Ozjnq8v+68mPOBsZOYAmBYW9qAmDYx0fvCBAgQIDAtgTqKQDf2tYH3iPQgcDOaaNu&#10;A6hFAfNyklGPO3xiRnaP5NzDBMDc/wQY/3ICA9/aBMDAD5DuESBAgACBbQjUyX89CWAbH3mLQCcC&#10;t0wrZyWnGvfMwB6frMmOFLOPuuVjjk9/mP2BB7C8wND3MAEw9COkfwQIECBA4LoCNQHwxeu+7R0C&#10;nQnslZbun6z7w1NMKm6c0VyePDQpvidwvRQHJQUBAmsLDP5TEwCDP0Q6SIAAAQIEriNQEwD/fp13&#10;vUGgW4E7prk6WU4xmTggI3lO8tSkuEbgkLysTCEIENi+wPA/MQEw/GOkhwQIECBAYGuBmgD4t63f&#10;9DOBjgXqhLCuAtih43bbaq4ucb8klddTDlKILQTqaojKLd7ykgCB6wiM4A0TACM4SLpIgAABAgS2&#10;EjABsBWIH3sRqBP/c9PyickpRC34d2kGUovepRBbCOyf11Ne9DHDEwRWFxhDDSYAxnCU9JEAAQIE&#10;CFxb4Jv58Z+TgkDfAnULwDl9d6KB9k9JHe77D8IaUY9/dO6wBpCPZi8wCgD/EY/iMOkkAQIECBC4&#10;jsDnr/OONwh0L1CXzd83zdY3xClGGful189N1pMNUojtCNQEwG7b+czbBAhsGgeBCYBxHCe9JECA&#10;AAECWwvUIoBf3vpNPxPoQeC0tDnWRwLWY/7qcX9TWssgh6OVOCG1uj0iCILANgVG8qYJgJEcKN0k&#10;QIAAAQJbCdQEQOVWb/uRQOcC+6TFC5NjfCTg3dLvJyd3SYq1BY7Kx3snBQEC2xAYy1smAMZypPST&#10;AAECBAhcW6CeAlB57Xf9RKAfgbPTbF0JkGI0caP09Iqkxe2CsEDslW2OSQoCBK4rMJp3TACM5lDp&#10;KAECBAgQuJbAF/NTZQpBoHeBOomutQDG8k36QRF7ftJ9/0FYMOry/1oHYMHNbUZgTgLjGasJgPEc&#10;Kz0lQIAAAQJbCvxHfvhCUhAYikBNANx0KJ1Zox91339d9l/3/a+xmY+2EqgJgFoHYKu3/UiAwKYR&#10;EZgAGNHB0lUCBAgQILCVwKfz83eSgsAQBI5IJx6ZJkJggAAAEABJREFUHPpVAHXif0n6WRMBKcSC&#10;AnXecGy23SEpCBDYQmBML+s/5DH1V18JECBAgACBawT+Oi+/nhQEhiJwr3RkyGsBnJ7+XZ48MCmW&#10;Fzg8u7ALgiCwhcCoXpoAGNXh0lkCBAgQIHAtgU/mJxMAQRCDEaiV4i9Kb4b4RIC6QuFF6dvJSbEx&#10;gUOy2/WSggCBqwXG9cIEwLiOl94SIECAAIEtBf4xP1gIMAhiUAJ1if2dB9WjTZvq8XXPSp+G1q90&#10;aVRRJ/+HjqrHOkugbYGR1W8CYGQHTHcJECBAgMAWAl/N608kBYEhCeyXzjw+OZQTxfp9t65KeET6&#10;VK9TiA0KHJD96jaAFIIAgRIYW/pLcGxHTH8JECBAgMA1AjUB8JfX/OgVgcEI3Ck9eWByCHFuOvHs&#10;ZF0FkEKsIFALAB6f/Z1DBEEQ2LRp0+gQ/Mc7ukOmwwQIECBA4GqBb+fVx5OeBBAEMSiBemTcpenR&#10;LZJ9xilp/Ipk3f+fQjQgUI8C3K2BelRBYAIC4xuCCYDxHTM9JkCAAAECWwr8fX74QlIQGJrADdKh&#10;pyfrloAUnUfdr/7itHpGUjQncGKqqgmeFILAzAVGOHwTACM8aLpMgAABAgS2EPinvP5sUhAYosAF&#10;6dSDk3XpeIrOoi73f05aq/ZTiAYFjkxd+yYFgdkLjBHABMAYj5o+EyBAgACBawRqAuAfrvnRKwKD&#10;Etgzvan7789O2VXskoaenHx0csekaFagjulxzVapNgKjFBhlp00AjPKw6TQBAgQIELha4L/z6q+T&#10;300KAkMUOCqdekGyLh1P0WrUyf/j0kLderBHStG8QF3+X+sANF+zGgmMSmCcnTUBMM7jptcECBAg&#10;QGBLgXoSwNe2fMNrAgMTuEP686Jkm48G3Cn1PyH5wuT+SdGOQC0AWOs7tFO7WgmMRWCk/TQBMNID&#10;p9sECBAgQGALgb/K63okYApBYLAC9VjAuhKgjZPz+ra/njpweUZ/QFK0K3BMqt85KQjMVmCsAzcB&#10;MNYjp98ECBAgQOAagVoHwEKA13h4NUyBuh+/7suvKwEObrCLdcJfj/r7gdR5YFK0L3B4mmjzao5U&#10;LwgMWmC0nTMBMNpDp+MECBAgQOBqgbr8/2NX/+QFgeEK1D36dZn+q9LFY5Orximp4PXJpyT3Sopu&#10;BOoRi5XdtKYVAoMTGG+HTACM99jpOQECBAgQ2CxQl//XOgCbf1YSGLJA3av/8HTwHclzkvVziqWi&#10;TvYfmj3en3xYsiYWUoiOBOrk/7CO2tIMgeEJjLhHJgBGfPB0nQABAgQIbCHwN3n99aQgMAaBHdLJ&#10;Ovl/T8paF6CeELDIRMDe2f7c5DuTb0reJCm6F6g1F67ffbNaJDAMgTH3wgTAmI+evhMgQIAAgWsE&#10;/iEvay2AFILAaASOTE+fl/yl5EuTd0sen6wTzJokqIXm6l7z0/Leo5LvTv5k8kHJ/ZKiP4GT0rQr&#10;L4IgZicw6gGbABj14dN5AgQIECBwtUAtAmgC4GoOL0YkUL+P1mPlnpk+vy/5M8lfTP5ysiYGPpiy&#10;Tvp/OOX9krXoXwrRs0Ads3okYM/d0DyBrgXG3V79hTvuEeg9AQIECBAgUAL/kv/7dFIQGLPAQen8&#10;zZN3St49eZfkGclaMLCuBshLMRCBE9KPWoshhSAwI4GRD9UEwMgPoO4TIECAAIGrBL6b8qPJbyYF&#10;AQIE2haoWzCObrsR9RMYmsDY+2MCYOxHUP8JECBAgMA1An+Wl/VEgBSCAAECrQrU5f+1DkCrjaic&#10;wMAERt8dEwCjP4QGQIAAAQIErhaoJwH8+9U/eUGAAIH2BGoCoNYBaK8FNRMYnMD4O2QCYPzH0AgI&#10;ECBAgMBmgf/Mi48lBQECBNoWqKc01DoAizy+se2+qJ9ANwITaMUEwAQOoiEQIECAAIGrBOry/49c&#10;9VpBgACBtgUOSwMHJwWBWQhMYZAmAKZwFI2BAAECBAh8T+DbKSwEGARBgEAnAoenlSOSgsAcBCYx&#10;RhMAkziMBkGAAAECBK4W+Pu8+lxSECBAoG2BmgCobLsd9RMYgMA0umACYBrH0SgIECBAgMBmgc/k&#10;RWUKQYAAgVYFdk/ttQ5ACkFg4gITGZ4JgIkcSMMgQIAAAQJXCfxLyk8nBQECBLoQODmN1BMBUggC&#10;0xWYyshMAEzlSBoHAQIECBD4nsB3UvxF8ptJQYAAgbYFbpQGTAAEQUxaYDKDMwEwmUNpIAQIECBA&#10;4GqBP8+reiJACkGAAIFWBa6f2g9ICgITFpjO0EwATOdYGgkBAgQIENgs8Nd58cWkIECAQNsCe6eB&#10;GyQFgekKTGhkJgAmdDANhQABAgQIXCXwpZR/lRQECBBoW6Au/691ANpuR/0EehOYUsMmAKZ0NI2F&#10;AAECBAh8T6Au//+z7730/wQIEGhVYOfUXusApBAEJikwqUGZAJjU4TQYAgQIECBwpcC38/8fS1oI&#10;MAiCAIHWBY5JC/snBYEJCkxrSCYApnU8jYYAAQIECGwW+Lu8+KekIECAQNsCh6eByhSCwMQEJjYc&#10;EwATO6CGQ4AAAQIErhL4TMrKFIIAAQKtCtTJ/xGttqByAj0JTK1ZEwBTO6LGQ4AAAQIEvifwhRSf&#10;TAoCBAi0LVCX/x/XdiPqJ9CDwOSaNAEwuUNqQAQIECBA4GqBP8+r/04KAgQItC1w4zSwS1IQmJDA&#10;9IZiAmB6x9SICBAgQIDAZoE/zYuvJAUBAgTaFrhpGtgjKQhMR2CCIzEBMMGDakgECBAgQOAqgU+l&#10;/HxSECBAoG2B49PAgUlBYDICUxyICYApHlVjIkCAAAEC3xP4coq6DSCFIECAQKsC+6T2GyUFgakI&#10;THIcJgAmeVgNigABAgQIXCnw1fz/R5KCAAECbQvsngZukhQEJiIwzWGYAJjmcTUqAgQIECCwWeBj&#10;eWEdgCAIAgRaFdgxtZ+SrDKFIDBygYl23wTARA+sYREgQIAAgasEPpPyH5KCAAECbQsckwaulxQE&#10;Ri8w1QGYAJjqkTUuAgQIDEtgh3Rnt2TdI3poyqOTN0jW5aK3SLll3jI/3yZ5RvJWyZslT06ekKz9&#10;Dkt5ULJWm/bvWCDWiZoA+Pt1tvExAQIEmhCov6Mrm6hLHQT6FJhs235xmuyhNTACBAi0LrBrWtg3&#10;Wd/2XD/lqck7J78veWnyiuQbkz+R/OWr8hdT/nzy55I/k/yp5Ae2yp/Mz5XvT1mf1Ta17c/m5w8m&#10;a///kbLqrPp+PK/fknxJ8unJRyXPT946WatSH56yVqbeK+XOybnFlzLgTyQFAQIE2haoCVoTAG0r&#10;q78Dgek2YQJgusfWyAgQINCUQN3PeUgqq2/pz0tZJ9jPTfna5HuSv5D8w+TvJevEvN6rz16Qn5+U&#10;vDB59+SdkrdPnp6sb/nr2/8b5nV9s7911oRCXUp6XD6vKwVqZemb5nX14bSUZybvmLxH8sHJS5LP&#10;Sb4i+UPJmjj47ZR/lPy1ZP381pSvTNYkQfXp7Lyu9vdLWVcopJhs/GlG9rWkIECAQJsCO6Xy+vu6&#10;/t3IS0FgpAIT7rYJgAkfXEMjQIDAkgL17fgB2adOuutE/TF5/YPJ+va9TvLrJPpH8/Pbky9N1kn3&#10;vVPWN+1HpNw7WZfl15UBVVfX/8ZUe/XL5y7pR91uUN/418TFjfPzOcmHJJ+afHXyXckfS245tpoc&#10;qDGflfdr8qEsqq78OPqoRwH+1+hHYQAECIxBoCZr64kAY+irPhLYpsCU36xflqY8PmMjQIAAge0L&#10;1El6nejWN/OPzmZ1AlyX3f9uXn8oWZfVPyNlneTXPfn1Lf3++XkK/3bUBEHdGlArVt8uY3pA8vuT&#10;NeZfTfk7ybp1oSYL6naGe+XnmkioSYW8HF38U3r8d0lBgACBtgXq78q6PaztdtRPoC2BSdc7hV/i&#10;Jn2ADI4AAQINCtQ39HVv5l1SZ12e/9Mp6576uoe+Lo+vb8frs6Pyfn2TXxMEU780PkO9OmqsNeY6&#10;yT827941WbcwvCnle5PlVesPvD6vH5asb7lqQcOaTMiPg456DOBHBt1DnSNAYCoCdeVVLdw6lfEY&#10;x+wEpj1gEwDTPr5GR4DAvAXq7/g64a/77+ub/HeE4zeTddJfC/RdkNe1cF8t4ud+zWCsEXXlQ60X&#10;ULcSXJbt3pmsqwRqzYM35HVNFNSaAjUhUBMJeWtQ8Y305s+SggABAm0L1CRq3UrVdjvqJ9COwMRr&#10;rV8OJz5EwyNAgMCsBOoxe7VoXi1yV/fq12r7dd/+q6LwoOSJyfp239//gVgham2AWiOgbo14bOqp&#10;SYC6kqImBN6dn+u9ugy2nj4wFOtPpl9fTAoCBAi0KVB/59XfjbXAapvtqJtAKwJTr7T+A536GI2P&#10;AAECUxeoey3rPva6hP9HMtjfStZJaK3WX6vtH5SfRbsC9a1/Pf6qfum9KE29OVnHoR5n+OK8vm+y&#10;nmzQ55UWf58+VKYQBAgQaFXgZqm9nvSSQhAYlcDkO2sCYPKH2AAJEJioQH2zUif3z8z4aiX7WrDu&#10;NXl9/+SRyVqJP4XoSaDWEqj7YO+c9p+XrAmZuhqjHpH4yPx8UrIuk03RWXw2LVkIMAiCAIHWBWqR&#10;1TukFecaQRBjEph+X/1HOf1jbIQECExHoB6rVI/cq2/66xF2v5ahvSxZJ5l10l/fQudHMUCBujWj&#10;1lt4aPpWCy7+espaR6DWDqirBuq2jLzVatQ6AB9NC99JCgIECLQtUOvM1ERo2+2on0BzAjOoyQTA&#10;DA6yIRIgMGqBndL7WpG+vjWuR/R9ID/Xo+numbLuL+/zkvJ0QWxAoNYPqMUZa02GeqJA3SZQx7Um&#10;A2rdgJos2EC1C+1SCwF+daEtbUSAAIHVBOoxqzVBvVot9ibQocAcmjIBMIejbIwECIxRoE4Cz03H&#10;X578xWR9a1zfptRkgL+7AzKRqGNZawOcl/G8NllXBrwr5ROTt0g2fSvHX6bO/0gKAgQItC1QV609&#10;OI1YhyYIYhQCs+hk/eIxi4EaJAECBEYgUN/2H59+Xpqsb4TrMv96fF99i1LfGudtMWGBOv61kOD9&#10;Msa6MuCnUr43WU90qEmCWlcgP64U9RSAT6xUg50JECCwuEAtUOsqgMW9bNmrwDwaNwEwj+NslAQI&#10;DFugvuU9PV2s1eJ/KeXrkndLuncyCDONmgyoyaC6TaAWEPyVONR6D3dNWQtApthQ1OX/f7qhPe1E&#10;gACB5QVqsdOLs1s9NjWFIDBggZl0zQTATA60YRIgMEiBuizy/PSsTvDqPvDn5PUNk3Xyl0IQuFKg&#10;JohOzqu6GuR9KevqkCenrCcJ7JZymfhWNq7bAL6dUhAgQKALgTPTSE1qpxAEhiswl56ZAJjLkTZO&#10;AgSGJFALwD0uHaoTuR9PWZd4H5NSEFhP4OBscJdkPfLxV1O+IVnrB+yfctH4VDb8XFIQIECgC4E9&#10;08glSf/OBUEMVmA2HTMBMJtDbaAECPQsUI/oq19+6v7+utRQJDgAABAASURBVLe7TtzulD7V5ZEp&#10;BIGlBOoqkVoX4LHZ6z3Jn07Wn60TUtZnKbYbn8knlSkEAQIEOhGox50+Ii15ck0QxBAF5tMnEwDz&#10;OdZGSoBAfwJ1Uvb0NP/BZN3fX78I1WXd+VEQWFmgHgd5TmqpP1v1xIhaK+Ds/FwrcKe4Tvxz3vnb&#10;pCBAgEBXAjUx+eg0dlpSEBiewIx6ZAJgRgfbUAkQ6FSgvvGve7RfkFZ/JlmP8zs1Zf0SlEIQaFyg&#10;/mzVGhLfn5rr1pK6MuA+eV23DaS4Or6bV3+R/GZSECBAoCuBI9PQZUkLAgZBDEtgTr0xATCno22s&#10;BAh0JXBcGnpm8meTVyRvlqyTsxSCQCcC9TjBB6alepRkrTXx+LyutSdSXBn/N///laQgQIBAlwIX&#10;pLFHJp2DBEEMRmBWHfEf36wOt8ESINCywBGpvxY6qhOul+T1KUl/zwZB9CawR1qu2wFen7LWCXhW&#10;yrol5e9Tfj4pCBAg0KVAPbmknmJyuy4b1RaBtQXm9alfTOd1vI2WAIF2BA5NtY9K1qP86kTrVnnt&#10;G/8giMEI1JoTde/tS9OjDyXrkYJfTykIECDQtUBdjfT8NFq3BKQQBHoWmFnzJgBmdsANlwCBRgVq&#10;Bf/zU+P7km9K3ja5c1IQGKpArcBdVwA8KR2sK1RSCAIECHQucIe0WIvj1iMC81IQ6E9gbi2bAJjb&#10;ETdeAgSaEKiTqFrJ/4dS2Y8mz01ub8X1fCQIDFLAZNUgD4tOEZiFQP39U48xvSijrX9TUwgCvQjM&#10;rlETALM75AZMgMCKArXA34tSx08kH5bcNykIECBAgACB5QRqjZJnZ5e7JgWBngTm16wJgPkdcyMm&#10;QGBjAvXYoidk11rZ/zkpayIghSBAgAABAgQ2KHBU9qtFc2+RUhDoXmCGLZoAmOFBN2QCBJYSqMX8&#10;6t7+t2ev1yRvnvR3ZxAEAQIECBBoQODU1PHK5A2TgkCnAnNszC+xczzqxkyAwKIC9c3E5dn4p5L3&#10;S7rPPwiCAAECBAg0LHDn1PeKpCcDBEF0JjDLhkwAzPKwGzQBAusI1KrED8g270/W5f6HpRQECBAg&#10;QIBAewL3StUvTB6SFAQ6EJhnEyYA5nncjZoAge0L3CQfvSH5juRZyVqpOIUgQIAAAQIEWhSo85JH&#10;pP6XJ00CBEG0LDDT6us/tJkO3bAJECBwLYG989Mjk+9LPippdf8gCAIECBAg0KFAPRKwHg1YCwOa&#10;BOgQfo5NzXXMJgDmeuSNmwCBLQVOyQ+vS745ebOkIECAAAECBPoRqEmAi9P0y5KHJgWBNgRmW6cJ&#10;gNkeegMnQCACda//hSl/LFm/bOyRUhAgQIAAAQL9CtQkQN0OUE8HsDBgv8dioq3Pd1gmAOZ77I2c&#10;wNwFTg7A65NvTdaj/XZIKQgQIECAAIFhCNQkwMPTlVcnj04KAs0JzLgmEwAzPviGTmCmArtk3PdN&#10;vjf56OQ+SUGAAAECBAgMT6Am5x+Ybr02eUJSEGhEYM6VmACY89E3dgLzE6h7CZ+XYdcK/7dOKQgQ&#10;IECAAIFhC9QkwP3SxXpCzw1TCgKrCsx6fxMAsz78Bk9gNgL1y8MZGe2PJJ+VPCApCBAgQIAAgfEI&#10;3CNdfWPSYr1BEKsIzHtfEwDzPv5GT2AOAntlkI9P/mjynsldk4IAAQIECBAYn8C56XI9sefUlILA&#10;xgRmvpcJgJn/ATB8AhMXuH7G94NXpXsHAyEIECBAgMDIBW6b/r8peXpSEFhaYO47mACY+58A4ycw&#10;TYG65P/2Gdq7kk9I1lUAKQQBAgQIECAwAYGzMoYfSlaZQhBYWGD2G5oAmP0fAQAEJiewe0b0yGTd&#10;7392SkGAAAECBAhMT6BuA6grAfxbP71j2+KIVG0CwJ8BAgSmJHBYBvOi5OuTLvkPgiBAgAABAhMW&#10;2DwJcKcJj9HQmhRQ1yYTAP4QECAwFYH6JeDtGcxTknsnBQECBAgQIDB9gVMyxJr4rwUC81IQ2L6A&#10;TzaZAPCHgACB0QvskBHcK/me5HnJnZOCAAECBAgQmI/ATTLUejrA3VIKAtsT8H4EXAEQBEGAwGgF&#10;9kjPa5G/t6S8aVIQIECAAAEC8xS4QYb9uuQ9koLANgS8VQImAEpBEiAwRoFD0ukfSL4ieVRSECBA&#10;gAABAvMWuGGGXwsD1pWBeSkIbCHg5ZUCJgCuZPB/BAiMTOBG6W9d6vfklO73D4IgQIAAAQIErhQ4&#10;Lv//2uS9k3WbYApBYNMmBt8TMAHwPQf/T4DAeATumK6+I/mA5E5JQYAAAQIECBDYUqCeBPTGvHHf&#10;pEmAIIhNCK4SMAFwFYSCAIHBC+yYHt4/+dbkmUlBgAABAgQIENieQN0e+Op8WL87mAQIxLzD6DcL&#10;mADYLKEkQGDIArunc49J1mX/J6UUBAgQIECAAIH1BK6fDV6TdCVAEGYdBn+1gAmAqym8IEBgoAL7&#10;pl/PTL48eWhSECBAgAABAgQWFdh8JUBNAiy6j+0mJmA41wiYALjGwisCBIYncHi69NLkc5L7JQUB&#10;AgQIECBAYFmBzVcCWBhwWblpbG8UWwiYANgCw0sCBAYlcGJ6U4/yeWzKXZOCAAECBAgQILBRgWOy&#10;Y60JcEFKMSsBg91SwATAlhpeEyAwFIFT05G3JetyvZ1TCgIECBAgQIDAqgLHp4LXJWsSwMKAgZhF&#10;GOS1BEwAXIvDDwQIDEDgjPThh5NnJwUBAgQIECBAoEmBzbcD1CRAk/Wqa6ACunVtARMA1/bwEwEC&#10;/QrcLc3XN/+3SSkIECBAgAABAm0IbL4S4Pw2KlfnoAR0ZisBEwBbgfiRAIFeBHZMq/dL1mP+bpJS&#10;ECBAgAABAgTaFKgrAWpNgPPabETdfQtof2sBEwBbi/iZAIGuBXZKg49Ivj5ZM/IpBAECBAgQIECg&#10;dYFacLjWBLhL6y1poB8BrV5HwATAdUi8QYBAhwK7pa1Lki9PHpkUBAgQIECAAIEuBU5IY69NnpMU&#10;ExMwnOsKmAC4rol3CBDoRmCvNPOs5IuTBycFAQIECBAgQKAPgVPSaF2JePuUYjoCRrINARMA20Dx&#10;FgECrQsckBauSD4zuW9SECBAgAABAgT6FLhxGq8rAc5MKSYhYBDbEjABsC0V7xEg0KZAfdtfl/xf&#10;lkb2SAoCBAgQIECAwBAEbplO1JUAt0opxi6g/9sUMAGwTRZvEiDQksBhqfdlyYuTOycFAQIECBAg&#10;QGBIArdOZ2phwFukFCMW0PVtC5gA2LaLdwkQaF6gFvmrx+3UyX+t/N98C2okQIAAAQIECKwucNtU&#10;UZMAdVtAXooRCujydgRMAGwHxtsECDQqcGxqe03ywqS/d4IgCBAgQIAAgUEL1IKA9bvLyYPupc5t&#10;R8Db2xPwi/j2ZLxPgEBTAsenoppFf2DKHZKCAAECBAgQIDAGgbukkzUJcFxKMSYBfd2ugAmA7dL4&#10;gACBBgRq1rxO/i9ooC5VECBAgAABAgS6Frh7GnxF8qikGImAbm5fwATA9m18QoDAagKnZPc3JO+V&#10;FAQIECBAgACBsQrcPx2vJxgdklIMX0AP1xAwAbAGjo8IENiwQK2c+8bsfW5SECBAgAABAgTGLFC3&#10;MH5fBvCi5IFJMWgBnVtLwATAWjo+I0BgIwL1+Jy3ZMc7JQUBAgQIECBAYAoCO2YQj0o+P7lXUgxV&#10;QL/WFDABsCaPDwkQWFKgTv5fn31OTwoCBAgQIECAwJQEds5gHpd8VnLPpBiggC6tLWACYG0fnxIg&#10;sLjAqdm0Tv7PTCkIECBAgAABAlMU2D2DeupVuWtKMSwBvVlHwATAOkA+JkBgIYG659/J/0JUNiJA&#10;gAABAgRGLlDf/j8jY3h8sq4KSCGGIaAX6wmYAFhPyOcECKwncPNs8Kbk7ZOCAAECBAgQIDAHgX0z&#10;yOclH550ThWEQYROrCvgD+u6RDYgQGANAZf9r4HjIwIECBAgQGDSAgdndC9M3idZTwpIIfoU0Pb6&#10;AiYA1jeyBQEC2xa4Wd5+Q/IOSUGAAAECBAgQmKPAkRn0K5IefRyEnkPzCwiYAFgAySYECFxH4CZ5&#10;57XJ2yUFAQIECBAgQGDOAidk8K9K3iYpehPQ8CICJgAWUbINAQJbCtTJf33zf6ct3/SaAAECBAgQ&#10;IDBjgZtm7K9L1u9JKUTnAhpcSMAEwEJMNiJA4CqBk1O+Jnl2UhAgQIAAAQIECFwjcEZevjp5XFJ0&#10;LKC5xQRMACzmZCsCBDZtOjYIdXmbe9wCIQgQIECAAAEC2xC4S96rNQEOTym6E9DSggImABaEshmB&#10;mQsclfG/PHnPpCBAgAABAgQIENi+QD0V4MX5+ICk6ERAI4sKmABYVMp2BOYrcGiG/rLkA5OCAAEC&#10;BAgQIEBgbYGd8vHDk89O7p0UbQuof2EBEwALU9mQwCwFDsyoX5i8MLlDUhAgQIAAAQIECKwvsHM2&#10;uSR5aXKXpGhRQNWLC5gAWNzKlgTmJrBPBvyC5KOSOyYFAQIECBAgQIDA4gJ7ZtNnJh+adN4VhJZC&#10;tUsI+IO4BJZNCcxIYK+M9TnJxyVrBjuFIECAAAECBAgQWFJgv2xfV1NekFK0IqDSZQRMACyjZVsC&#10;8xDYLcN8RvLJyV2TggABAgQIECBAYOMCtZhyPRng9huvwp7bFfDBUgImAJbisjGByQvUPWpPzCif&#10;mtwjKQgQIECAAAECBFYXuEGqqCcq3SSlaFBAVcsJmABYzsvWBKYsUH8fXJwB1qX/df9/XgoCBAgQ&#10;IECAAIGGBM5MPXUlwNEpRTMCallSoH7hX3IXmxMgMEGBWuH/fhnX5cla+T+FIECAAAECBAgQaFjg&#10;7qnvRcmDk2JlARUsK2ACYFkx2xOYpsC5GdbLkocnBQECBAgQIECAQDsC9aVLPRXguam+nhKQQmxY&#10;wI5LC5gAWJrMDgQmJ3DrjOiVyROSggABAgQIECBAoF2BnVL9Y5KXJD1tKQgbDfstL2ACYHkzexCY&#10;ksApGczrkjdPCgIECBAgQIAAgW4E6tv/Z6apC5N1VUAKsaSAzTcgYAJgA2h2ITARgVqA5gczlrOS&#10;ggABAgQIECBAoFuBg9LcFck7JcXSAnbYiIAJgI2o2YfA+AUOzRDqnv9aiCYvBQECBAgQIECAQA8C&#10;x6XNuhXzZinFMgK23ZCACYANsdmJwKgF9k3vX5B8YNIlZ0EQBAgQIECAAIEeBW6ZtuuLmSNTigUF&#10;bLYxARMAG3OzF4GxCuyRjj8t+eikRWeCIAgQIECAAAECAxCoqzLrC5r9B9CXMXRBHzcoYAJgg3B2&#10;IzBCgR3T50cmL0vukhQECBAgQIAAAQLDEKirMuvxgE9Kd3ZNijUFfLhRARMAG5WzH4HxCZyfLl+e&#10;rFsAUggCBAgQIECAAIEBCeyevjw9+bCk87QgbDd8sGEBf7A2TGdHAqMSuF16+5JkLf6XQhAgQIAA&#10;AQIECAxQYJ/0qb6wqVsC8lJsS8B7GxcwAbBxO3sSGIvAyelorS5zehtFAAAQAElEQVR7o5SCAAEC&#10;BAgQIEBg2AL1qOZaFPAWw+5mb73T8AoCJgBWwLMrgREIHJ4+vjh5RlIQIECAAAECBAiMQ+Cm6WZd&#10;vXlMSnEtAT+sImACYBU9+xIYtsDe6V5dQnbflIIAAQIECBAgQGBcAndLd5+XrN/pUogrBfzfSgIm&#10;AFbiszOBwQrU6rG1iuxF6aH/zoMgCBAgQIAAAQIjE9j8ZIAnpN8e3xyECrmagBOD1fzsTWCIAvXf&#10;9cPTsVpFtlaTzUtBgAABAgQIECAwQoH6Xe5p6fd9kmLTJgYrCtSJwopV2J0AgYEJ1OViden/AQPr&#10;l+4QIECAAAECBAgsL1BPcboiu52WnHkY/qoCJgBWFbQ/gWEJnJru1IIxR6UUBAgQIECAAAEC0xCo&#10;pznVkwGOncZwNjgKu60sYAJgZUIVEBiMwBHpyQ8kaxIghSBAgAABAgQIEJiQwB0zlloUcL+UswyD&#10;Xl3ABMDqhmogMASBWh322enI3ZOCAAECBAgQIEBgegI7ZkgPSz4xuUtybmG8DQiYAGgAURUEehbY&#10;Ke0/JvmIpP+mgyAIECBAgAABAhMVqBP/yzK2+yVnFobbhICThSYU1UGgX4Hz03x9+79XSkGAAAEC&#10;BAgQIDBtgYMzvFoU8DYp5xNG2oiACYBGGFVCoDeB+ou//gGofwh664SGCRAgQIAAAQIEOhU4Ka29&#10;MHl0chZhkM0ImABoxlEtBPoQOCaN1or/N00pCBAgQIAAAQIE5iVwlwz3mck9klMP42tIwARAQ5Cq&#10;IdCxwL5p77nJc5KCAAECBAgQIEBgfgJ1LndRhj2DdaAyStGIQP2haaQilRAg0JlALfpXq7/WKrA7&#10;dNaqhggQIECAAAECBIYmUGtA1VUAdxpaxxrtj8oaEzAB0Biligh0JnBBWqrVX3dPKQgQIECAAAEC&#10;BOYtULeFvjgEJyYnGQbVnIAJgOYs1USgC4FT08gLkockBQECBAgQIECAAIESOCP/97zk/smphfE0&#10;KGACoEFMVRFoWeDQ1F8r/lv0LxCCAAECBAgQIEDgWgIPzE+PT9btoimmEsbRpIAJgCY11UWgPYHd&#10;UvVTkuclBQECBAgQIECAAIGtBer20KfmzXslpxNG0qiACYBGOVVGoDWBB6TmxyZ3TAoCBAgQIECA&#10;AAEC2xI4OG8+PzmZK0YzFtGggAmABjFVRaAlgdNT7+XJA5KCAAECBAgQIECAwFoCt8iH9bjoKawH&#10;kKGIJgVMADSpqS4CzQsclSpr0T+rugZCECBAgAABAgQILCRw72z1uOTI1wPICESjAiYAGuVUGYFG&#10;Beo+rmekxrsmBQECBAgQIECAAIFFBXbNhk9Kjvv3yAxANCtgAqBZT7URaEqg/tt8eCp7ZLJepxAE&#10;CBAgQIAAAQIEFhY4PFvWbaSjvZI0/RcNCzixaBhUdQQaErht6nlWcu+kIECAAAECBAgQILARgdtk&#10;p2cm90mOLfS3BQETAC2gqpLAigI1W1urtx67Yj12J0CAAAECBAgQIHBhCC5K7pAcUehqGwImANpQ&#10;VSeBjQvsll2fmjwnKQgQIECAAAECBAisKrBnKqh1pW6fcjyhp60ImABohVWlBDYscN/seXHSf5tB&#10;EAQIECBAgAABAo0IHJ1a6grT66ccRehkOwJOMtpxVSuBjQjcLDs9N3lAUhAgQIAAAQIECBBoUqCu&#10;MK0rTeuK0ybrbaMudbYkYAKgJVjVElhS4MBs/5zkKUlBgAABAgQIECBAoGmBWgOgnjJ1v6Yrbr4+&#10;NbYlYAKgLVn1ElhcYMds+vjkfZKCAAECBAgQIECAQFsC+6XietJUXXmalwMN3WpNwARAa7QqJrCw&#10;wLnZ8onJXZKCAAECBAgQIECAQJsCN0nl35/cNznI0Kn2BEwAtGerZgKLCJyQjS5PHpYUBAgQIECA&#10;AAECBLoQqNsA6naAui2gi/aWacO2LQqYAGgRV9UE1hGoR7LU7Ovp62znYwIECBAgQIAAAQJNCtRC&#10;gE9OhWcmBxa606aACYA2ddVNYG2B++fjByf9dxgEQYAAAQIECBAg0KlAXYlaT6A6pNNW12vM560K&#10;OPFolVflBLYrcGo+eXpyr6QgQIAAAQIECBAg0IdArUX1uDS8U3IQoRPtCpgAaNdX7QS2JbBP3qxL&#10;/2sBlrwUBAgQIECAAAECBHoR2DmtPiF51+QQQh9aFjAB0DKw6glsJVD/zT00712QFAQIECBAgAAB&#10;AgT6FqjFqJ+dThyT7Dk037ZAnYy03Yb6CRC4RuC0vHxKco+kIECAAAECBAgQIDAEgVoM8LJ0ZPdk&#10;f6Hl1gVMALROrAECVwscmFd16f+JKQUBAgQIECBAgACBoQjUeWE9FvAefXZI2+0L1IFuvxUtECBQ&#10;/61dHIbzkoIAAQIECBAgQIDA0ATqy6pnpFPXT/YR2uxAoE5KOmhGEwRmL3C7CNQCK7ukFAQIECBA&#10;gAABAgSGKFC3qz4xHds12XForgsBEwBdKGtj7gKHBuC5yWOTggABAgQIECBAgMBQBer88KJ07m7J&#10;bkNrnQjUAe6kIY0QmKnAThn3Y5J3SgoCBAgQIECAAAECQxc4OB2sdauOTtlZaKgbARMA3ThrZb4C&#10;t83QH5usiYAUggABAgQIECBAgMDgBc5IDy9JdnX7apoSXQiYAOhCWRtzFaiFVJ6awR+VFAQIECBA&#10;gAABAgTGIlDniY9MZ++a7CA00ZVAHdiu2tIOgTkJ7JDBun8qCIIAAQIECBAgQGCUAoek13UrQPtf&#10;ZqUh0Y2ACYBunLUyP4HbZMiPT7psKgiCAAECBAgQIEBglAJnptf1O+3OKVsLFXcnYAKgO2stzUdg&#10;nwy1Lv0/MaUgQIAAAQIECBAgMFaBHdPxuhXgnJRthXo7FDAB0CG2pmYhUJf+X5iRnpcUBAgQIECA&#10;AAECBMYucFgG8JRkPR0gRdOhvi4FTAB0qa2tOQjcJIN8cnKPpCBAgAABAgQIECAwBYGzM4iHJ+vL&#10;rhQNhqo6FTAB0Cm3xiYusFfGd1ny5KQgQIAAAQIECBAgMBWBWtfqMRnMLZONhsq6FTAB0K231qYt&#10;cEGG98CkmdEgCAIECBAgQIAAgUkJnJTR1JWue6ZsKtTTsYAJgI7BNTdZgVrw70kZXV0FkEIQIECA&#10;AAECBAgQmJxAfeF1fnOjUlPXAiYAuhbX3hQFdsqgLk6elhQECBAgQIAAAQIEpipQT7uqW16Pb2SA&#10;KulcwARA5+QanKDAWRnTRUmX/gdBECBAgAABAgQITFrgVhldrQewc8qVws7dC5gA6N5ci9MSODDD&#10;qcei1ONR8lIQIECAAAECBAgQmLTAjhndI5K3S64S9u1BwARAD+ianJTA/TOauyQFAQIECBAgQIAA&#10;gbkIHJqBPjV5SHKDYbc+BEwA9KGuzakI3DADuTS5R1IQIECAAAECBAgQmJPAuRnsg5IbC3v1ImAC&#10;oBd2jU5AYNeM4fHJU5KCAAECBAgQIECAwNwENv8+XI8HXHrsduhHwARAP+5aHb/AnTOEC5MW/guC&#10;IECAAAECBAgQmKXAyRl1fSlWkwF5uXDYsCcBEwA9wWt21AIHp/dPSrrnKQiCAAECBAgQIEBgtgL1&#10;ZVjdBrDkgoCz9ep94CYAej8EOjBCgYemz2cnBQECBAgQIECAAIG5C9TTsGpdrP0WhrBhbwImAHqj&#10;1/BIBW6Sfj8yuUtSECBAgAABAgQIECCwaVPdHnvvRSFs15+ACYD+7LU8PoGd0+WLkzUJkEIQIECA&#10;AAECBAgQIBCBPZNPSB6XXC983qOACYAe8TU9OoEz0+PvSwoCBAgQIECAAAECBK4tcMv8eFFyx+Qa&#10;4aM+BUwA9Kmv7TEJ1D1NT0yHr5cUBAgQIECAAAECBAhcW6BO/OtW2ZoIuPYnW/7kda8CJgB65df4&#10;iATumb7eLSkIECBAgAABAgQIENi2wFF5+5LkXslthjf7FTAB0K+/1schcES6Wd/+751SECBAgAAB&#10;AgQIECCwfYHz89Fdk9sK7/UsYAKg5wOg+cEL7JAe1mP/bp1SECBAgAABAgQIECCwtsD++fhxyYOS&#10;W4Uf+xYwAdD3EdD+0AVumg7WYiY7pRQECBAgQIAAAQIECKwvcLtsct/ktcNPvQuYAOj9EOjAgAV2&#10;S98ek7xhUhAgQIAAAQIECBAgsJhA/R79iGx6bPLq8KJ/ARMA/R8DPRiuwFnp2oOSdRtACkGAAAEC&#10;BAgQIECAwIICp2W7ByQ3/y6dl6JvARMAfR8B7Q9VYJ90rL79d+9SIAQBAgQIECBAgACBJQXqsYAX&#10;Z5+rrqbNK9G7gAmA3g+BDgxU4Nz0y2P/giAIECBAgAABAgQIbFDgBtnvkcmdNuX/RP8CJgD6PwZ6&#10;MDyBA9Kl+vZ/35SCAAECBAgQIECAAIGNCdTl/3UbwGkb291eTQuYAGhaVH1TEDg/g7h9UhAgQIAA&#10;AQIECBAgsJrA9Tdt2vToVLF7UvQsYAKg5wOg+cEJHJ0e1b1K/oIKhCBAgAABAgQIECCwusAmX7A1&#10;gNhEFSYAmlBUx5QE7pvBnJ4UBAgQIECAAAECBAg0IbBp04Gp5rHJ/ZKiRwETAD3ia3pwAselR/Xt&#10;/84pBQECBAgQIECAAAECDQhcVcWdU9ZC2ylEXwImAPqS1+7QBOq/hYvSqVOSggABAgQIECBAgACB&#10;ZgQ217JPXtSXbfunFD0J1ElPT01rlsCgBG6e3jwo6b+JIAgCBAgQIECAAAECzQhcq5bb5qe7JkVP&#10;Ak52eoLX7KAE6pL/h6ZHJyUFAQIECBAgQIAAAQJNCVy7nr3y4yOSBydFDwImAHpA1+TgBG6WHj0g&#10;KQgQIECAAAECBAgQaFBgG1XdLu/dLSl6EDAB0AO6JgclUN/+173/Rw6qVzpDgAABAgQIECBAYPwC&#10;2xrBHnmz1gJwFUAgug4TAF2La29oArdKh+6VFAQIECBAgAABAgQINCqw3cpuk0/OS4qOBUwAdAyu&#10;uUEJ7JLePCR5TFIQIECAAAECBAgQINCkwPbr2j0fPTx5eFJ0KGACoENsTQ1O4Bbp0X2TggABAgQI&#10;ECBAgACBhgXWqe70fO4qgCB0GSYAutTW1pAEdk1nagXSw1IKAgQIECBAgAABAgSaFVivtt2yQf0+&#10;fr2UoiMBEwAdQWtmcAJ139E9B9crHSJAgAABAgQIECAwCYGFBnFqtvI7eRC6ChMAXUlrZ0gC9e3/&#10;w9IhK/8HQRAgQIAAAQIECBBoXGCxCusqgAuz6SFJ0YGACYAOkDUxOIHT0iMr/wdBECBAgAABAgQI&#10;EGhDYIk6ay2AOy+xvU1XEDABsAKeXUcpULOMda/RoaPsvU4TIECAAAECBAgQGL7AMj3cMxs/NLlv&#10;UrQsYAKgZWDVD06gvv2/6+B6pUMECBAgQIAAAQIEJiOw9EDOyh53TIqWBUwAtAys+kEJ7JLePDB5&#10;RFIQIECAAAECBAgQINCGwPJ17pNd6iqAvVOKFgVMALSIq+rBCZySHl2QBYU4aQAAEABJREFUFAQI&#10;ECBAgAABAgQItCSwwWrrCoDbbnBfuy0oYAJgQSibjV5gx4zgIUkr/wdBECBAgAABAgQIEGhJYKPV&#10;HpQdH5zcPSlaEjAB0BKsagcncOP06LykIECAAAECBAgQIECgNYGVKq61um61Ug12XlPABMCaPD6c&#10;iED9Ob93xnJSUhAgQIAAAQIECBAg0JbAavUenN3rKoCdU4oWBOrEqIVqVUlgUALXT28elBQECBAg&#10;QIAAAQIECLQo0EDVd04dN0mKFgRMALSAqsrBCdTK/ycOrlc6RIAAAQIECBAgQGBaAk2M5oRUco+k&#10;c9UgNB1QmxZV39AEjkuH7pPcKSkIECBAgAABAgQIEGhNoLGKH5CaDk+KhgVMADQMqrrBCdw9PTo1&#10;KQgQIECAAAECBAgQaFOgubpr7a66CqC5GtV0pYAJgCsZ/N9EBWoRkQszNouIBEEQIECAAAECBAgQ&#10;aFOgwbp3TV11FW89GjAvRVMCJgCaklTPEAVqARHf/g/xyOgTAQIECBAgQIDA1ASaHs8ZqfCspGhQ&#10;wARAg5iqGpTAPulN3Tu0R0pBgAABAgQIECBAgECrAo1Xvm9qvF9y96RoSMAEQEOQqhmcwOnp0e2S&#10;ggABAgQIECBAgACBtgXaqf8uqdYjAYPQVJgAaEpSPUMSqHuGarbQPUNDOir6QoAAAQIECBAgMFmB&#10;lgZ2SOp9YNJ5axCaCJBNKKpjaAInp0P3TAoCBAgQIECAAAECBNoXaKuFHVLxuckbJEUDAiYAGkBU&#10;xaAE6i+Juvf/sEH1SmcIECBAgAABAgQITFag1YHdKLXfISkaEDAB0ACiKgYlcGJ6U9/++7MdCEGA&#10;AAECBAgQIECgdYF2G9gp1d83WYsCphCrCDhJWkXPvkMUqEuEThlix/SJAAECBAgQIECAwBQFOhjT&#10;rdPGLZNiRQETACsC2n1QArXo3/elRzVLmEIQIECAAAECBAgQINCyQBfV759G7pPcMSlWEDABsAKe&#10;XQcncHZ6dGpSECBAgAABAgQIECDQiUBnjdwxLVkMMAirhAmAVfTsOySBPdKZevTfnikFAQIECBAg&#10;QIAAAQJdCHTXRj3pqyYBumtxgi2ZAJjgQZ3pkOqb/7NmOnbDJkCAAAECBAgQINCLQIeN1uX/dRvA&#10;fh22ObmmTABM7pDOckD1l8HdMvIjk4IAAQIECBAgQIAAgW4Eum7ltDR4q6TYoIAJgA3C2W1QAoel&#10;NxckBQECBAgQIECAAAECnQl03lA9CrAeCWjR7w3SmwDYIJzdBiVw1/TmxKQgQIAAAQIECBAgQKAr&#10;gX7auV2a9bt/EDYSJgA2omafIQnULOD56dBuSUGAAAECBAgQIECAQEcCPTVzUto9Myk2IGACYANo&#10;dhmUwK3TmzOSggABAgQIECBAgACB7gT6amnnNHyPpKd/BWHZMAGwrJjthyRQ//Gflw4dnBQECBAg&#10;QIAAAQIECHQm0GtDdQXADXrtwUgbNwEw0gOn21cKHJP/v2dSECBAgAABAgQIECDQpUC/bdUXgHfv&#10;twvjbN0EwDiPm15/T6BO/msS4Hs/+X8CBAgQIECAAAECBDoR6LmRHdP+nZKHJMUSAiYAlsCy6aAE&#10;Dkxv6t6fug0gLwUBAgQIECBAgAABAh0JDKGZU9OJyhRiUQETAItK2W5oArdKh26ZFAQIECBAgAAB&#10;AgQIdCowiMYOSC/OSe6UFAsKmABYEMpmgxKo/8jPTY/qKoAUggABAgQIECBAgACBzgSG01CtA3Do&#10;cLoz/J6YABj+MdLD6wocnrfq8v8UggABAgQIECBAgACBLgUG1NZx6cvtkmJBARMAC0LZbFACteDH&#10;sYPqkc4QIECAAAECBAgQmIfAkEa5RzpTVwFYFywQi4QJgEWUbDMkgT3Tmfr2f7eUggABAgQIECBA&#10;gACBTgUG11itC3bi4Ho10A6ZABjogdGt7QrcNJ+cnhQECBAgQIAAAQIECHQtMLz26uT/FsPr1jB7&#10;ZAJgmMdFr7YtUH9e6/L/o7b9sXcJECBAgAABAgQIEGhTYIB175I+1dMAXCEciPWiTqjW28bnBIYi&#10;UI/6uNdQOqMfBAgQIECAAAECBGYmMNTh3j4dOywp1hEwAbAOkI8HJXBmenOjpCBAgAABAgQIECBA&#10;oHOBwTZYJ/+eBrDA4TEBsACSTQYhsFN6Ud/+751SECBAgAABAgQIECDQtcBw29s9XavbADwNIBBr&#10;hQmAtXR8NiSBWtzjjCF1SF8IECBAgAABAgQIzElg4GP1NIAFDpAJgAWQbDIIgdPSi5oESCEIECBA&#10;gAABAgQIEOhYYOjN1bmCpwGsc5RMAKwD5ONBCOyRXtwtWSt8phAECBAgQIAAAQIECHQrMPjW6lyh&#10;nhjmaQBrHCoTAGvg+GgwAsekJ7dNCgIECBAgQIAAAQIE+hAYR5v1NIBDx9HVfnppAqAfd60uJ3Bu&#10;Nj8kKQgQIECAAAECBAgQ6EFgJE3W0wBuM5K+9tJNEwC9sGt0CYFa9b9W9KxLepbYzaYECBAgQIAA&#10;AQIECDQkMJZq6tbhO6SzOyTFNgRMAGwDxVuDErhJemMxjyAIAgQIECBAgAABAv0IjKrVm6e3RyTF&#10;NgRMAGwDxVuDEjgrvTkyKQgQIECAAAECBAgQ6ENgXG3eMN09OSm2IWACYBso3hqMwP7pyd2TggAB&#10;AgQIECBAgACBngRG1uwB6e+tk24DCMLWYQJgaxE/D0nglHSmLuFJIQgQIECAAAECBAgQ6EFgjE3W&#10;OgC1ltgY+95qn00AtMqr8hUF6tv//Vasw+4ECBAgQIAAAQIECGxYYJQ73iy9PiYpthIwAbAViB8H&#10;I1CP/TszvXHpThAEAQIECBAgQIAAgV4Extlo3Up823F2vd1emwBo11ftGxeo1f/rFoCN12BPAgQI&#10;ECBAgAABAgRWEhjpzruk3zUBUGVeis0CJgA2SyiHJFDf+p+RDh2cFAQIECBAgAABAgQI9CMw5lZv&#10;nM4flxRbCJgA2ALDy8EI1H3/dx5Mb3SEAAECBAgQIECAwCwFRj3o49P7k5JiCwETAFtgeDkYgXp2&#10;Z90CMJgO6QgBAgQIECBAgACB2QmMe8B7pvunJp3zBmFzwNgsoRySQH37v++QOqQvBAgQIECAAAEC&#10;BOYmMIHx1m3Fe01gHI0NwQRAY5QqakigVuw8K3XtmBQECBAgQIAAAQIECPQjMIVW66ri601hIE2N&#10;wQRAU5LqaUqgVv6vBTuaqk89BAgQIECAAAECBAgsLTCJHeqq4ltNYiQNDcIEQEOQqmlM4LTUdERS&#10;ECBAgAABAgQIECDQl8A02t0jwzg9Ka4SMAFwFYRiEAL7pBfnJgUBAgQIECBAgAABAj0KTKjpurr4&#10;kAmNZ6WhmABYic/ODQscm/pqpc4UggABAgQIECBAgACBngSm1OwJGUw9EjCFMAHgz8CQBG6XztQi&#10;gCkEAQIECBAgQIAAAQL9CEyq1bq9+EaTGtEKgzEBsAKeXRsV2CW1nZmsMoUgQIAAAQIECBAgQKAX&#10;gWk1Wue8tc7YrtMa1sZGUxgb29NeBJoVqMty6jEdzdaqNgIECBAgQIAAAQIElhKY4Ma3zpj2Ts4+&#10;TADM/o/AYABqcY66P2cwHdIRAgQIECBAgAABAjMUmOKQj86gjkrOPkwAzP6PwCAAdk4vzkjulhQE&#10;CBAgQIAAAQIECPQmMMmG63GAN5/kyJYclAmAJcFs3orAvqn19klBgAABAgQIECBAgECfAtNse/cM&#10;y+3GQTABEATRu8Ap6UGtAZBCECBAgAABAgQIECDQl8CE2z0uY6uJgBTzDRMA8z32Qxr5HdIZi3IE&#10;QRAgQIAAAQIECBDoUWDKTR+ewV0vOeswATDrwz+Iwe+TXtRjOXZMKQgQIECAAAECBAgQ6E1g0g0f&#10;ktFVpphvmACY77EfyshPSkdulBQECBAgQIAAAQIECPQpMO22D8zwDkrOOkwAzPrwD2LwtRjHMYPo&#10;iU4QIECAAAECBAgQmLHAxIe+V8bnCoAgCAJ9Ceyahk9PmogKgiBAgAABAgQIECDQo8Acmq4JgB3m&#10;MNDtjdGJ1/ZkvN+FQD3+ryYAumhLGwQIECBAgAABAgQIbFdgFh/UBMBOsxjpdgZpAmA7MN7uRODk&#10;tHJUUhAgQIAAAQIECBAg0KfAPNreP8M0ARAEQaAPgTPTaN2Lk0IQIECAAAECBAgQINCXwEzarXOP&#10;WX8JPuvBz+QP+VCHuVs6dsvkrGfgMn5BgAABAgQIECBAoG+BubS/ZwY663PgWQ8+B1/0J3Bcmq5H&#10;AKYQBAgQIECAAAECBAj0JzCblnfOSC0CGARBoGuBOvk/vutGtUeAAAECBAgQIECAwFYC8/mxvgA3&#10;ATCf422kAxHYMf2oy/93TykIECBAgAABAgQIEOhRYEZNfydj/W5ytlEzILMdvIH3JlCLb9QCgL11&#10;QMMECBAgQIAAAQIECFwpMKf/+3oGawIgCIJAlwJHprEbJQUBAgQIECBAgAABAr0KzKrxr2a0dRVA&#10;inmGKwDmedz7HvVp6cC+SUGAAAECBAgQIECAQJ8C82r7PzPcbyVnGyYAZnvoex34rdN6PQYwhSBA&#10;gAABAgQIECBAoC+BmbX7bxmvCYAgCAJdCRychm6YFAQIECBAgAABAgQI9Cswt9Y/nwF/OznbcAXA&#10;bA99bwM/Li1XphAECBAgQIAAAQIECPQnMKuWv5nRfi456zABMOvD38vgT0irRyQFAQIECBAgQIAA&#10;AQJ9Csyr7X/NcL+QnHWYAJj14e988DunxVOTOyUFAQIECBAgQIAAAQI9Csys6fr2v3Jmw772cE0A&#10;XNvDT+0K7JHqb5UUBAgQIECAAAECBAj0KzC31j+bAZsACIIg0JXAYWnopKQgQIAAAQIECBAgQKBX&#10;gVk1/p2M9i+SX0/OOlwBMOvD3/ng6/L/fTpvVYMECBAgQIAAAQIECFxbYF4/fSXD/ZPk7MMEwOz/&#10;CHQKUJf/120AnTaqMQIECBAgQIAAAQIEri0ws5/q8v+PzGzM2xyuCYBtsnizBYF9U+cpSUGAAAEC&#10;BAgQIECAQL8Cc2v99zLgLyZnHyYAZv9HoDOAY9NSZQpBgAABAgQIECBAgEB/ArNquS7//62M+BvJ&#10;2YcJgNn/EegMoE7+j+6sNQ0RIECAAAECBAgQILBtgXm9++cZ7v9KigiYAAiCaF1gh7Rwo+RuSUGA&#10;AAECBAgQIECAQI8CM2r62xnrh5K1BkAKYQLAn4EuBGrhv5t10ZA2CBAgQIAAAQIECBBYU2BOH/5D&#10;BvuzSXGVgAmAqyAUrQrsldpvnBQECBAgQIAAAQIECPQqMJvGv5uR/lTyk0lxlYAJgKsgFK0K1P3/&#10;12u1BZUTIECAAAECBAgQILC+wHy2+JsM9f3JbyXFVQImAK6CULQqUJf/120ArTaicgIECBAgQIAA&#10;AQIE1haYyad10v/ejPUvk2ILARMAW2B42ZrATVPzrklBgAABAgQIECBAgEB/AoV15MsAABAASURB&#10;VHNp+Y8z0JoA+E5KsYWACYAtMLxsRWD/1HpiUhAgQIAAAQIECBAg0KvALBr/Qkb5quTnkmIrARMA&#10;W4H4sXGBo1NjZQpBgAABAgQIECBAgEBvAtNvuC79f3uG+WtJsQ0BEwDbQPFWowLHpLYjk4IAAQIE&#10;CBAgQIAAgR4FZtD0L2SMb07+d1JsQ8AEwDZQvNWowEmpbc+kIECAAAECBAgQIECgP4Gpt/zhDPCK&#10;5L8kxXYETABsB8bbjQjUyv+1AGAjlamEAAECBAgQIECAAIGNCkx6v09kdM9IfjQp1hAwAbAGjo9W&#10;FtgtNdwoKQgQIECAAAECBAgQ6FNgum1/KkOrk/8/SCnWETABsA6Qj1cSODR7u/8/CIIAAQIECBAg&#10;QIBAnwITbfuTGddlyQ8lxQICJgAWQLLJhgVumD3rNoAUggABAgQIECBAgACBngSm2OxHMqgnJn85&#10;+Z2kWEDABMACSDbZsMDJ2XP3pCBAgAABAgQIECBAoDeBSTX87Yzm15OPSv5GUiwhYAJgCSybLiWw&#10;Q7auKwB2TCkIECBAgAABAgQIEOhLYDrtfjVDeWvysck/TYolBUwALAlm84UFDs6WRycFAQIECBAg&#10;QIAAAQI9Ckyk6Y9nHE9LPjv5maTYgIAJgA2g2WUhgSOy1eFJQYAAAQIECBAgQIBAfwJjb/m/MoD3&#10;JR+SfFuyfk4hNiJgAmAjavZZRKAmAA5bZEPbECBAgAABAgQIECDQlsBo6/1Gev6Hybrc/9KUf5YU&#10;KwqYAFgR0O7bFTgun+yVFAQIECBAgAABAgQI9CUwvnZrkb9a4f856fqDku9PfikpGhAwAdAAoiqu&#10;I7Br3qknAKQQBAgQIECAAAECBAj0JTCidmuBvz9Jf5+evF/ydcnPJUWDAiYAGsRU1dUC9eg/EwBX&#10;c3hBgAABAgQIECBAoBeBoTf63XTwX5I/nbwked/kG5KfTooWBEwAtICqyk17x6BuAUghCBAgQIAA&#10;AQIECBDoR2CQrdZJ/+fTs99LXpE8L/no5HuTvvEPQpthAqBN3fnWfUyGXpMAKQQBAgQIECBAgAAB&#10;Ar0IDKPROuH/ZrpSj+77YMrnJh+cvCD5A8n/nXSPfxC6CBMAXSjPr40TM+RaByCFIECAAAECBAgQ&#10;IECgD4Ge2vx62v3n5EeTH0q+LPmA5F2TFydfkfyd5H8mRccCJgA6Bp9JcydknLslBQECBAgQIECA&#10;AAEC/Qi03Wqt1l8n+/+YhupxfT+W8iXJJyYfmrxHsr7lvzzl/0j+dfI/kqJHARMAPeJPtOkdM666&#10;/3+HlIIAAQIECBAgQIAAgV4EGmv0W6npi8lPJf9vsk7mX5OyFu27W8pzk/W4viekrJP9d6X87WRN&#10;DNSl/3ULQH4UQxAwATCEozCtPhyU4RyWFAQIECBAgAABAgQI9CWwXLvfyeZ1sv5fKT+Z/N3k+5Iv&#10;Tz45+YhkrdBfJ/v1iL7vz89vT9ZCfvXNfi3eV/vmLTFkARMAQz464+zboel2ZQpBgAABAgQIECBA&#10;gEAfAttpsy7Zr8fu1WP2/jTb/GryrclnJi9M3il592S9rm/0a8G+H87Pv5T8i+T/S9al/77VD8QY&#10;wwTAGI/asPtcJ/+Vw+6l3hEgQIAAAQIECBCYlkCdlNfJeX2T/+UMrS7Z/58pfzb55uTzknVS//CU&#10;9W3+XVLeK1n37Ncl/bVdrchf+9Vj+r6Sz8TEBEwATOyADmA4R6QP+ycFAQIECBAgQIAAAQLNCtSl&#10;+vXIvLrk/m9SdX2LX/fb1wJ8dbl+nczfZ9OmTWfns7o//4EpH518WrJW439Pyl9L/nmy7uuv+/ur&#10;zvwo5iBgAmAOR7m7MdYCgMd315yWCBAgQIAAAQIECExCYMtv7+sy/X/NqD6R/IPkzyXflqxn5l+W&#10;sk7o6zn6987ruie/Hq93UV4/P1nb/fKmTZtqsb6/zc81UVAr79dVAflRzF3ABMDc/wQ0O/569N+J&#10;zVapNgIECBAgQIAAAQKjFqhv2Oty+vrG/bMZSS2yV/fT/6+8rufk17fy9e39U/NzndjfOeUdk/dM&#10;1ur6j0pZJ/4vSFmX8v90ylp87+Mp/z25+Vv8mkTIj5s2+T8C2xMwAbA9Ge9vRGDX7OQKgCAIAgQI&#10;ECBAgACByQrUCX3da18n3v+dUX41+c/JjyXrefi/kPK9ydclr0jWyfvjU9ZK+t+X8j7JWmivFtyr&#10;e/DrBL++vX9T3v+ZZN23/1cpa6G+qre+wf9Gfl40bEdguwImALZL44MNCOydfQ5PCgIECBAgQIAA&#10;AQJjEahvzuuy+/9Mh7+Q/Idk3V//lyn/T7K+bf/5lPV8+1enrJP1S1M+NFnf0t8u5eaT+frG/pH5&#10;ue7Fr0flvTiv61v7uke/VtKvk/uaKKhL87+Wz2oioSYUqg/5sYlQB4HtC5gA2L6NT5YXOCq77JEU&#10;BAgQIECAAAECBNoWqJPmOnmuk+j6Nr7uc69v5Ovb8rrkfvPj7mrBu/pmvh55V/fTvz8de0fytcnL&#10;k/UN/SUp65v4WiG/Fs6rb+nvkffOSdYl+fdP+ZhkPS6vLtevR+d9ID//ZrIW4qv79f8ur+vEvi7L&#10;r/arX3mr49AcgTUETACsgeOjpQWOyR67JAUBAgQIECBAgACBRQXqhL0eW1f3yNcJ9N9nx/oGvr4p&#10;/0hefzi5+QS+LpF/d36ub9VfmbJO4GuF+8fl9UOStTBefRt/Vl7XSvi1QN4FeV3fzD8sZZ3k17ZP&#10;zuv6hv4lKevS+6qzHoP36/n5T5J1CX7dr18r7tfkQp3M12RDTTrk4+GGnhFYS8AEwFo6PltWoCYA&#10;ah2AZfezPQECBAgQIECAwHQF6gS6Lnf/TIb4x8m6R/5HUr4i+YxkXS7/2JR1j3ydxD8gr+tEvi6v&#10;rxP4+ha+TurPy/t1D32tgl8n8M/Nz/VouzemrMvza3G8WlTvj/JzfetfJ/G1En61WxML/5b36376&#10;mmyoS/7rhD5vTSoMhsCaAiYA1uTx4ZICNQFQjwJccjebEyBAgAABAgQITEigTrLrkvi65P5VGdfF&#10;yTqJv0vKOrmve+SflNfPSb4mWZMBP5my7pH/3ZR1332tcF8n7nUZ/3/lvbq8v76Fr6wT9/omvjIf&#10;iWsEvCKwtoAJgLV9fLq4wO7Z9LCkIECAAAECBAgQmJ9A3fNeC9zVZfl1mf35IahL75+V8n3J+ua/&#10;Luv/p7yue+TrioC8FI0KqIzAOgImANYB8vHCAgdny4OSggABAgQIECBAYB4C9U38pzLUuvy+7rGv&#10;xfPqsvxaaO+Teb8W5PMtfSC6Cu0QWE/ABMB6Qj5fVODAbGgCIAiCAAECBAgQIDADgTrxr9Xw75ex&#10;1v37v5yy7rOvSYG8FD0IaJLAugImANYlssGCAnXyX7ng5jYjQIAAAQIECBAYoUCt1P/29Lvu5b8i&#10;ZS22V/fl56XoV0DrBNYXMAGwvpEtFhM4JJvtlxQECBAgQIAAAQLTFKiT/UsztFqB/89SOvEPwmBC&#10;RwgsIGACYAEkm6wrsEO2ODpZZQpBgAABAgQIECAwIYF6jN8HM56HJmu1/m+kFAMT0B0CiwiYAFhE&#10;yTbrCeySDWoCIIUgQIAAAQIECBCYkEA9fu8dGU998//RlGKYAnpFYCEBEwALMdloHYGaADhinW18&#10;TIAAAQIECBAgMC6B+qb/beny85O1wF8KMUwBvSKwmIAJgMWcbLW2wM752ARAEAQBAgQIECBAYCIC&#10;tZr/j2UsL0r+e1IMWUDfCCwoYAJgQSibrSmwez6tRQBTCAIECBAgQIAAgQkI/FbG8OLkvyXFwAV0&#10;j8CiAiYAFpWy3VoCh+bDPZKCAAECBAgQIEBg/AKfyBAuT/5DUgxfQA8JLCxgAmBhKhuuIVCX/9dt&#10;AGts4iMCBAgQIECAAIERCHwlfXxt8sNJMQoBnSSwuIAJgMWtbLl9gcPzUS0EmEIQIECAAAECBAiM&#10;WODn0/d61N93U4oxCOgjgSUETAAsgWXT7Qq4AmC7ND4gQIAAAQIECIxG4G/S0zckv5wUIxHQTQLL&#10;CJgAWEbLttsTOCwf+LMUBEGAAAECBAgQGKnAN9PvH0n+n6QYj4CeElhKwEnbUlw23obAbnnPEwCC&#10;IAgQIECAAAECIxb4w/T9R5Mu/Q/CeEJPCSwnYAJgOS9bX1dg/7xVmUIQIECAAAECBAiMUKAe9ff6&#10;9PvzSTEmAX0lsKSACYAlwWx+HYE6+a+8zgfeIECAAAECBAgQGIXAB9LL30iKkQnoLoFlBUwALCtm&#10;+60F9ssb+yYFAQIECBAgQIDA+AT+Kl1+S/JrSTEuAb0lsLSACYClyeywlcA++dkEQBAEAQIECBAg&#10;QGBkAnXS/+b0+eNJMToBHSawvIAJgOXN7HFtgZoA2Ovab/mJAAECBAgQIEBgBAK/nj7+VFKMUUCf&#10;CWxAwATABtDsci2Bg/KTP0dBEAQIECBAgACBEQn8c/r6huQXk2KEArpMYCMCTtw2omafzQL15+fg&#10;zT8oCRAgQIAAAQIERiFQj/qrR/79wSh6q5PbEvAegQ0J1Anchna0E4EI7Jw8JCkIECBAgAABAgTG&#10;I/An6eo7k99KilEK6DSBjQmYANiYm72+J7BTClcABEEQIECAAAECBEYi8JX084eSf5sUYxXQbwIb&#10;FDABsEE4u10p4AqAKxn8HwECBAgQIEBgNAI/n57+j6QYsYCuE9iogAmAjcrZrwRcAVAKkgABAgQI&#10;ECAwDoFPp5v12L8vpRTjFdBzAhsWMAGwYTo7RmD35P5JQYAAAQIECBAgMGyBut//R9LFDyfFqAV0&#10;nsDGBUwAbNzOnps21SMAdwVBgAABAgQIECAweIE68a+V/78z+J7q4NoCPiWwgoAJgBXw7LqpngBQ&#10;twGgIECAAAECBAgQGK7Af6Zrb0p+NilGLqD7BFYRMAGwip59DwyBCYAgCAIECBAgQIDAgAV+KX37&#10;5aQYv4AREFhJwATASnyz3/mACJgACIIgQIAAAQIECAxU4B/Tr7ckv5wUoxcwAAKrCZgAWM1v7nvX&#10;AoA7zh3B+AkQIECAAAECAxWo+/3fm77V/f8pxOgFDIDAigImAFYEnPnuJgBm/gfA8AkQIECAAIFB&#10;C/zv9O49yW8nxQQEDIHAqgImAFYVnPf++817+EZPgAABAgQIEBiswNfSs7clP5UU0xAwCgIrC5gA&#10;WJlwthXUvf/7zHb0Bk6AAAECBAgQGLbAr6R7H0yKyQgYCIHVBUwArG441xr2yMD3TAoCBAgQIECA&#10;AIFhCXwu3fnh5H8kxVQEjINAAwImABpAnGkVdfJfOdPhGzYBAgQIECBAYJAC302v3p/8/aSYkICh&#10;EGhCwARAE4rzrKNO/ivnOXqjJkCAAAECBAgMU+Cj6dbbk99MiukIGAmBRgRMADTCOMtK6uS/bgOY&#10;5eANmgABAgQIECAwQIFa+O+t6dffJMWkBAyGQDMCJgCacZxjLXXyX5MAcxy7MRMgQIDVkaZfAAAQ&#10;AElEQVQAAQIEhijw2+nUTyfF1ASMh0BDAiYAGoKcYTV18l85w6EbMgECBAgQIEBgcAL/lh69Ofmv&#10;STExAcMh0JSACYCmJOdXT10BUDm/kRsxAQIECBAgQGB4Aj+VLv1OUkxPwIgINCZgAqAxytlVtHtG&#10;vFtSECBAgAABAgQI9Cvw8TT/zuQ3kmJyAgZEoDkBEwDNWc6tJt/+z+2IGy8BAgQIECAwRIFvpVPv&#10;S34kKaYoYEwEGhQwAdAg5syq2mtm4zVcAgQIECBAgMAQBf5vOlUTAN9NKSYoYEgEmhQwAdCk5nzq&#10;2iFD3TspCBAgQIAAAQIE+hP4Spr+4eRnk2KaAkZFoFEBEwCNcs6msh0zUlcABEEQIECAAAECBHoU&#10;+PW0/YtJMVkBAyPQrIAJgGY951Jb/bkxATCXo22cBAgQIECAwBAFvphO1bf//55STFXAuAg0LFAn&#10;cg1XqboZCNQVAG4BmMGBNkQCBAgQIEBgsAIfSM/+ICkmLGBoBJoWMAHQtOg86qs/N64AmMexNkoC&#10;BAgQIEBgeAKfTJfelfx6UkxXwMgINC5QJ3KNV6rCyQvUFQAmACZ/mA2QAAECBAgQGKDAt9OnH0/+&#10;WVJMWsDgCDQvYAKgedM51Fh/btwCMIcjbYwECBAgQIDA0AT+Mh2qx/59J6WYsoCxEWhBoE7kWqhW&#10;lRMXcAXAxA+w4REgQIAAAQKDFPhGevWO5KeTYuIChkegDQETAG2oTr/OmgBwBcD0j7MREiBAgAAB&#10;AsMS+MN054NJMX0BIyTQioAJgFZYJ1/p7hnhnklBgAABAgQIECDQjcCX08zbk/+cFJMXMEAC7QiY&#10;AGjHdeq1HpAB7pQUBAgQIECAAAEC3Qj8Rpr51aSYg4AxEmhJwARAS7ATr9YEwMQPsOERIECAAAEC&#10;gxL4QnrztuSXkmIGAoZIoC0BEwBtyU673v0zPFcABEEQIECAAAECBDoQ+IW08ftJMQ8BoyTQmoAJ&#10;gNZoJ13xIRmdCYAgCAIECBAgQIBAywL/mPrfmfx6UsxCwCAJtCdgAqA92ynXfHQGt2tSECBAgAAB&#10;AgQItCvwgVT/Z0kxFwHjJNCigAmAFnEnWnU9AvCYiY7NsAgQIECAAAECQxL4eDrz48lvJsVMBAyT&#10;QJsCJgDa1J1m3XX5/xHTHJpRESBAgAABAgQGI/Dt9KS+/f+LlGI+AkZKoFUBEwCt8k6y8iMzqsoU&#10;ggABAgQIECBAoCWBj6Xe9yW/kxSzETBQAu0KmABo13eKtR+XQZkACIIgQIAAAQIECLQkUJf8vzt1&#10;fzop5iRgrARaFjAB0DLwxKrfOeO5dbLKFIIAAQIECBAgQKAFgQ+nzp9LipkJGC6BtgVMALQtPK36&#10;981w7pAUBAgQIECAAAEC7Qh8I9XWpf//kFLMS8BoCbQuYAKgdeJJNXCLjObEpCBAgAABAgQIEGhH&#10;4E9S7QeTYnYCBkygfQETAO0bT6WF+rNyrwymrgJIIQgQIECAAAECBBoW+Frqe0/yX5JibgLGS6AD&#10;gTqp66AZTUxA4OSM4U5JQYAAAQIECBAg0I7AH6baX0mKGQoYMoEuBEwAdKE8/jZ2yBDOS94wKQgQ&#10;IECAAAECBJoX+GqqfG/yC0kxPwEjJtCJgAmATphH38gJGcHDkv68BEEQIECAAAECBFoQ+L3U+aGk&#10;mKWAQRPoRsAJXTfOY25lx3T+4mTdApBCECBAgAABAgQINCzwpdRX9/7/e0oxRwFjJtCRgAmAjqBH&#10;3MzZ6ftDk/6sBEEQIECAAAECBFoQqHv/f6OFelU5EgHdJNCVgJO6rqTH2c710u3vTx6ZFAQIECBA&#10;gAABAs0LfDtV/lHy/yXFPAWMmkBnAiYAOqMeXUO7p8dPT56TFAQIECBAgAABAu0I/Heq/WxSzFbA&#10;wAl0J2ACoDvrMbVUfy4uSocfnaw1AFIIAgQIECBAgACBlgTqiUstVa3awQvoIIEOBepEr8PmNDUC&#10;gfozcX76eXlyv6QgQIAAAQIECBBoT2CXVH1EUsxUwLAJdClQJ3tdtqet4QvcJV38weThSUGAAAEC&#10;BAgQINCuQF1teYM04SqAIMwwDJlApwImADrlHnRj9WfhHunhG5MnJgUBAgQIECBAgEA3AiekGV++&#10;BGF+YcQEuhWok75uW9TaEAXqz8H90rE3JZ38B0EQIECAAAECBDoUuGHaOiUp5iZgvAQ6FqgTv46b&#10;1NzABPZIfy5J1jf/x6UUBAgQIECAAAEC3QockOZul6zbAVKIuQgYJ4GuBUwAdC0+rPYOSndemHxp&#10;8npJQYAAAQIECBAg0I/AvdKs38eCMKMwVAKdC5gA6Jx8MA3ePD15a/KpyX2SggABAgQIECBAoD+B&#10;k9J0LcacQsxDwCgJdC9gAqB7875brEvL6jF/70pH6r7/nVIKAgQIECBAgACBfgV2S/P3Tx6YFHMQ&#10;MEYCPQiYAOgBvccm6/6yZ6X9tyVPTQoCBAgQIECAAIHhCNw+XTk3KWYgYIgE+hAwAdCHej9tnpxm&#10;X5+8Iun+siAIAgQIECBAgMDABPZKfx6ZdBVAECYehkegFwETAL2wd9poXeJ/z7T4vuTDkrskBQEC&#10;BAgQIECAwDAF6mkAdSvAMHunVw0JqIZAPwImAPpx76rVWtzvaWmsLvm/ZUpBgAABAgQIECAwbIHd&#10;071HJ09MiqkKGBeBngRMAPQE30GzN0wbb0y+KHlEUhAgQIAAAQIECIxD4Bbp5iXJXZNiggKGRKAv&#10;ARMAfcm3124d07un+ncnL0rWirIpBAECBAgQIECAwEgE6ve5unXzbiPpr24uJ2BrAr0J1F8uvTWu&#10;4cYF9kuNT02+I3l6UhAgQIAAAQIECIxToBYCrMWbbzPO7uv19gV8QqA/ARMA/dk33fLxqfBVyZcm&#10;XfIfBEGAAAECBAgQGLlAPbb5tRnDWUkxFQHjINCjgAmAHvEbanrH1HNuslb5vzile8WCIAgQIECA&#10;AAECExE4M+OoBZ0fnHKPpBi5gO4T6FPABECf+qu3vVequDT5zuQZScczCIIAAQIECBAgMDGBUzKe&#10;H0r+YPLkpBivgJ4T6FXACWOv/Cs1fkL2fl3yZcmjk4IAAQIECBAgQGC6AvtmaPVkgJ9NeVnyqKQY&#10;nYAOE+hXwARAv/4baX2H7HSH5I8kH5V0KVgQBAECBAgQIEBgBgL1e2BdAVDrPv14xltPCqhFoPNS&#10;jEJAJwn0LGACoOcDsGTze2f7Jybfk7x9sv4RSCEIECBAgAABAgRmJLBzxnq7ZN0WUL8XnpPXuyTF&#10;wAV0j0DfAiYA+j4Ci7dfl3nV5f6vzC7XTwoCBAgQIECAAIF5C9R6UBeEoBaDfmHKw5NiuAJ6RqB3&#10;ARMAvR+CdTtQ3/LfJlvVJf9PSOmS/yAIAgQIECBAgACBqwUOy6tnJd+VrIWhU4jhCegRgf4FTAD0&#10;fwzW6kFd3vWgbPDuZD3qrx75l5eCAAECBAgQIECAwLUE6vf6u+ademTg2SnF0AT0h8AABOovigF0&#10;Qxe2IXBg3ntu8s3JWuwlhSBAgAABAgQIECCwpsBN8ukbkndMigEJ6AqBIQiYABjCUbhuH07MW/UX&#10;93NS1kRACkGAAAECBAgQIEBgIYGaBHh5tjwlKYYhoBcEBiFgAmAQh+HqTtT9/nXp1nvzzkOSuyYF&#10;AQIECBAgQIAAgWUFTs8OL0j6MikI/YceEBiGgAmAYRyH6sWe+b/HJ9+etHhLEAQBAgQIECBAgMBK&#10;Audn74cm60umFKI3AQ0TGIiACYBhHIhaufWl6coPJo9OCgIECBAgQIAAAQKrCuyWCuoLphukFD0K&#10;aJrAUARMAPR/JOrerDemG5cm90oKAgQIECBAgAABAk0J1Mn/hU1Vpp4NCdiJwGAETAD0dyjqkX71&#10;aL96xN/90436OYUgQIAAAQIECBAg0JhA/b5/l9TmKtMg9BNaJTAcgfoLYTi9mU9PdslQL0q+I3nr&#10;pCBAgAABAgQIECDQlkBdcXrjtipX7zoCPiYwIAETAN0fjIPS5BXJ1ySPSQoCBAgQIECAAAECbQrs&#10;k8pPTooeBDRJYEgCJgC6PRrHp7k3JJ+R3C8pCBAgQIAAAQIECHQhULcA1FWoXbSljWsEvCIwKAET&#10;AN0djjukqXclH5z0l28QBAECBAgQIECAQGcCe6cla04FodvQGoFhCZgAaP947JQmHpR8W/L2SUGA&#10;AAECBAgQIECga4H/ToPfSYouBbRFYGACJgDaPSB7pvonJ+sxfyelFAQIECBAgAABAgT6EPinNPrN&#10;pOhQQFMEhiZgAqC9I1KL/T0/1b84eUhSECBAgAABAgQIEOhD4Btp9BNJVwAEocPQFIHBCZgAaOeQ&#10;HJtqa5X/p6esqwBSCAIECBAgQIAAAQK9CNTJ/1/00vKsGzV4AsMTMAHQ/DG5ear84eTDkjsnBQEC&#10;BAgQIECAAIE+BX4jjf9tUnQpoC0CAxQwAdDcQSnLO6e6Wun/ril3SAoCBAgQIECAAAECfQr8TRp/&#10;b/LbSdGhgKYIDFGgTlqH2K+x9alW+r8wnX5r8tSkIECAAAECBAgQINC3wFfTgTckP5YU3QpojcAg&#10;BUwArH5Y9koVlyVfnzw+KQgQIECAAAECBAj0LVDf+L8jnXhf8rtJ0amAxggMU8AEwGrHZd/sfnny&#10;hcla9T+FIECAAAECBAgQINCrQJ3814n/S9OLLydF1wLaIzBQARMAGz8wh2fXVyWfkqyrAFIIAgQI&#10;ECBAgAABAr0K/Fdaf2Pymcl/TYoeBDRJYKgCJgA2dmTqMX91yf/F2X2XpCBAgAABAgQIECDQt8Cn&#10;04FnJ+sKVSf/gegpNEtgsAImAJY/NDfLLj+UfEByx6QgQIAAAQIECBAg0KfAf6Tx9ydrUep6HPVX&#10;8lr0JqBhAsMVMAGw3LE5LZvXX6p3SykIECBAgAABAgQI9ClQl/v/Sjrw6OTjkx9Oficp+hTQNoEB&#10;C5gAWPzg3Cmb1jf/Z6QUBAgQIECAAAECBPoS+EIa/sXkI5IPS/5s8ktJMQABXSAwZAETAIsdnbtn&#10;szcnb5kUBAgQIECAAAECBLoWqJX9/y6NviVZJ/0PSVkn/v+eUgxHQE8IDFrABMDah6d8HpRN3pQ8&#10;OSkIECBAgAABAgQIdCnwb2nsN5NPT9aXUlX+Rl57vF8Qhhd6RGDYAnWCO+we9te7svm+NP/q5PFJ&#10;QYAAAQIECBAgQKALgW+lkU8kX5t8eLIWn35Dyr9OfiMphiqgXwQGLlAnuQPvYi/dq9X969KqH0zr&#10;RyYFAQIECBAgQIAAgbYF6nL+304jlyXPS9Yj/T6Uslb5TyGGLqB/BIYuYALgukeoTv4vytuvTB6R&#10;FAQIECBAgAABAgTaEvhuKv5s8m3JWtSvvu2vhac/lZ+/mRTjEdBTAoMXMAFw7UO0c358bPLlyUOT&#10;ggABAgQIECBAgEAbAvW4vo+m4vq9s77tf0pe18r+dRVAXorxCegxgeELmAC45hjtlJcXJ38gaW8r&#10;7gAAEABJREFUeUhSECBAgAABAgQIEGhD4G9S6YuTD0w+P/nnya8nxZgF9J3ACARMAHzvINXJ/6Py&#10;sk7+D0w5hvg/6eQnk4IAAQIECBAgQGAcAnWp/+vS1fskX5L8eLJuAUghxi6g/wTGIGACYNOmMqgF&#10;/+rk/+AxHLT0sU78L035e0lBgAABAgQIECAwbIG6l78W86sV/Z+Vrv5V8ttJMR0BIyEwCoE6+R1F&#10;R1vqZC34V4utvCz1j+Xk/4vpa10q9icp/zD5taQgQIAAAQIECBAYpsBn0q3nJR+Z/J1kTQakENMS&#10;MBoC4xCY+wRArbL60hyq6yXHEN9IJ+vRhD+XsuJP839fTQoCBAgQIECAAIHhCfxBulS3mb465ReS&#10;YqoCxkVgJAJzngC4b47RK5JjOfmv+8N+Mv2tR8R8K2VF/UNipdiSkAQIECBAgACB4Qj8d7ryY8l6&#10;tPRvpazf41KIqQoYF4GxCMx1AuDcHKA6+T8m5ViiLvev1WL/c4sOfymv6/0UggABAgQIECBAYAAC&#10;dfL/zvTjGcm/S4rpCxghgdEIzHEC4OwcndcmT0yOJepRMU9PZz+d3DLqcTF1G8CW73lNgAABAgQI&#10;ECDQj0DdrvnmNF33/NeVmnkppi9ghATGIzC3CYBb5NC8Knnj5FiiFv2rb/7/93Y6/M95f/MtAXkp&#10;CBAgQIAAAQIEehD4Ttp8X7IWl/6PlGIuAsZJYEQCc5oAOCnHpRbQu2XKsUSd2L8xnf2p5Pbib/PB&#10;p5KCAAECBAgQ6F6gTvrq9rzPpum6Uq/+Ta7H9f59fv58sj5z/3cgZhC/nTG+KFlf3qQQcxEwTgJj&#10;EpjLBMBhOSgvT56THFO8P519XXKtx8XULxiV2UwQIECAAAECLQnUSXzd213f7P5l2vjpZH3T+/iU&#10;9Xi3B6d8UPKBV+WFKR+arM+emLLWHvqZlDVxX4/wrfryo5iIQB3XF2YsNRGUQsxIwFAJjEpgDhMA&#10;B+aI/EDyguSYomaR6x+SL6/T6fpmwUzzOkg+JkCAAAECSwrUN/t1D/dHst8vJOuxwQ9Pecfk3ZOP&#10;Tl6efEfyg8l63Nv/SVlr89Q+/yuva/X3+uyH87ruCa/HwdVCxPfJz/VYuA+n/K+kGLdATQy9JUP4&#10;o6SYnYABExiXwNQnAHbP4XhWsmbgxzTWWjH2Bel3XUqYYt34aLao2wVSCAIECBAgQGADAnW1XT1a&#10;t56uUydzl6aOhyXrZP3+Ketk/wMp/zz5T8l6Ek9NEuTlQlHb1j511d6vZY9nJuuRxHUFwS/mdV0V&#10;kEKMUKAmf34i/XZVRxBmFwZMYGQCYzopXpZ25+xQs/NPSLlrcixR3+Y/N539n8lF44+zoW8QgiAI&#10;ECBAgMCCAt/Odv+YrH9v357ycck7Je+XrCfv1Lf2v5HXdcJekwN52XjURMKPp9ZHJB+TrL7UREFe&#10;ipEIfCX9rEf+/UtKMUMBQyYwNoEpTwDcMwfj2cm9kmOJenRMLVRY9wgu0+f65aQuP1tmH9sSIECA&#10;AIE5CdS3s/Ute92rXSfdl2Xwdd9+3SJY38K/Oz/Xt/t1Ilf/HufHzqKuPKg+XZQWqx9dt59mxQYF&#10;/iT7/U5SzFPAqAmMTmCqEwCn5UjUvXqHpxxL1Ix//eP/1nR42cv5a52A+hYhuwoCBAgQIEBgC4HP&#10;5fXvJWuCvS7lr3vw64S/LvOvy/3ryruaHMgmvUc9QeAZ6cVrk/XNcgoxYIG6MuSX0r9aKyKFmJ+A&#10;ERMYn8AUJwCOzGGoxfNulHJM8bvp7IuTdX9giqWiLv+38MxSZDYmQIAAgYkK1CT6v2VsdZ993VL3&#10;kLyu+/jrqsBfyeu6aq7+3czLQUY9ZaC+xKhFAmuCf5Cd1KkrBWry6DevfOX/5ilg1ARGKDC1CYDd&#10;cgyekrxLckzxsXS27jf8TMqNRF0q+PGN7GgfAgQIECAwAYH6Br8ev/ahjKX+Pb1zyrq8vx4BXBPs&#10;/y8/jynq2/9XpsMvStbtASnEAAXqqQ81oTTArulSFwLaIDBGgalNANTCPfWInR1HdDDqsrFaWbge&#10;GbRKt+uexVrQaJU67EuAAAECBMYiUCf99SjcOsF/fjp9YfJByTcm617+sZ8413oFNZYrMp76Nz6F&#10;GJhATQDUZM3AuqU7HQlohsAoBaY0AXCrHIHnJPdLjiW+no7WPYn1+J+8XCnqkYFmoVcitDMBAgQI&#10;jECgLt+vE6/697MW/H1A+lzf9Nf9/FO7ZL7uMa+1geqRxtb6yYEeUNSxqasvaw2nAXVLV7oT0BKB&#10;cQpMZQJg7/A/NXlKckxRK/3WY4bqfsVV+10n/5Wr1mN/AgQIECAwNIH6tr8u8X9vOlaPy7tvyrqn&#10;vx6bV/f71+d5a5JRvyP8aEb2zORGbxXMrqJhgX9NfbXAZAoxSwGDJjBSgSlMAOwQ+7rP794pxxS1&#10;EFEt8lOX+DXR77rUsRajaaIudRAgQIAAgSEI1OXV9Zi1uhf+HunQJcmfTP5jck5R3zLXuJ+cQX8y&#10;KfoXqMUaK/vviR70IqBRAmMVmMIEwE2DX/8g7pFyLFH/eNcvM01ezlffftRtAFWOxUE/CRAgQIDA&#10;tgTqW/064a3H9dWj++rfzL/Mhl9NzjVqEuAXMvgnJWvx4BSiR4Faf6Kyxy5oukcBTRMYrcDYJwB2&#10;j/wTk2N65F/9UvO89PnDyaajLoWseyObrld9BAgQIECgbYE6wf3rNPLmZF3VV5f6/1he16X/KcRV&#10;AvV4w5oY+b9X/azoR6DWcarsp3Wt9iygeQLjFRj7BMDZoa+V/1OMImrBmNenpx9MthF1ZUE9ErCN&#10;utVJgAABAgTaEKh/G2vV/hek8lrQ77KUJrSDsEbUgof1BcgfrbGNj9oVqAmrynZbUfswBfSKwIgF&#10;xjwBcEjcL00ekBxL1KV7TS36t60x1zoAdYXBtj7zHgECBAgQGJJAXc7/B+lQ/Vt+Qcpayb8u83dS&#10;FYwFotZGqCsBfifbuv0vCB1HmVd23KzmhiCgDwTGLDDmCYDzA19XAKQYRdS3Gy9MT+skPUUr8aXU&#10;+vtJQYAAAQIEhipQi9/WSWud+D8wnXx7sla3d+IfiCWjJkzqSoBfXXI/m68usFOq2Dkp5idgxARG&#10;LTDWCYDDo35xcrfkGKIeFVOXNn605c7W5f8fabkN1RMgQIAAgY0I1Bo1v54d69/v70tZj8L9fEqx&#10;msDHs3tNAtTthd/Oa9GNQC0+XWtRddOaVgYkoCsExi0w1gmA+4T9lskxRH2j8dZ0tB77l6L1qMWS&#10;6rLK1hvSAAECBAgQWECgJqd/L9vVSepDUtbq/v+SUjQn8Hep6inJDyRNAgShg6gJgMoOmtLEoAR0&#10;hsDIBcY4AXD9mNcvELukHEP8Ujr5puS3kl1EfRPwiS4a0gYBAgQIEFhD4L/zWS1SV5f61zf+P5qf&#10;rVMThJbiH1Lv05J1ZUVNuuSlaFFg39RdmULMScBYCYxdYIwTAOcEfSzf/v9j+vqKZN0CkKKTqF8A&#10;6l7KThrTCAECBAgQ2IbAX+W9ZycflHxn0qX+QeggvpA2npN8W7ImYFKIlgQOSr2VKcSMBAyVwOgF&#10;xjYBUCv+17cIY/j2/yv501ErGv9xyi6j/sH/0zToEsAgCAIECBDoVKAmoF+VFu+ffF2ybktLIToU&#10;qKssat2h8ndLYHvwdf//Ee1Vr+ZhCugVgfELjG0C4KyQ3yY5hvjFdPLHk31ELbJUTwToo21tEiBA&#10;gMD8BOrfnHdl2A9O1jfQdTtaXoqeBP4z7b4s+eqkSYAgtBR1W2o9DaCl6lU7OAEdIjABgTFNANS3&#10;/veL+d7JocffpoN16X/9QpSXnUctBvS5zlvVIAECBAjMTaCuOqtH+j06A39ysu75dwVaIAYQ9TvI&#10;D6YfL0n+R1I0L3BCqhzLE6nSVbGqgP0JTEFgTBMAJwf8jOTQ45vp4FuSf57sK+of+l/rq3HtEiBA&#10;gMAsBP4mo3x+8qHJn07WrW8pxIAE6pi8Pv15cbKuCkghGhSoCYBdG6xPVcMW0DsCkxAY0wTA7SJe&#10;f9GmGHTUqv+10nGfnaxJiD9JB+qbmRSCAAECBAg0JlAnkj+S2uo+/9ekdMVZEAYcX0vffij5vGSX&#10;ixKnucnHYRnhgUkxCwGDJDANgbFMANRl//cI+dD7WwvvvCH9/Pdk3/G/04G/SAoCBAgQINCEwHdT&#10;SU0uPyHlU5N/mfxOUgxfoB4L+PZ0s9ZnMAkQiIaiLv8/vqG6VDN0Af0jMBGBoZ9Qb2Y+Ni9ukRx6&#10;/GQ6WPc/pug9/j49+HBSECBAgACBVQX+ORW8Mnlh8v3JLyfFuATq6sD3pMtPT9ZjilOIFQVqAmAM&#10;V6euOEy7l4AkMBWBsUwA1OX/+w8c/evp328n6x/YFL1HfVPzgfSi1gNIIQgQIECAwNICtaDf72av&#10;WuTv8pS1yGwKMVKBOp71hKJnpP8e0RiEFaMWqDYBsCLiSHbXTQKTERjDBEAtrlITAPWX7JDh63L7&#10;PxtYB2shQlcBDOyg6A4BAgRGIlDf+tcTbWqRv19Jn7+VFOMXqNs2atHGp2QoJnSCsGIcnf3rSoAU&#10;YroCRkZgOgJjmAA4JtwnJYceNZM+tEvqaqGmHwucxQCDIAgQIEBgIYE6QfyDbFnf+r8o5T8lxbQE&#10;6irBn8uQnpasWwZTiA0KHJz9LAQYhEmHwRGYkMAYJgCOi3etAZBi0PH/0ru6tC7FoOI30puhrEuQ&#10;rggCBAgQGLBALWJbK/s/LH2sb/2HcltbuiMaFqhJgJ9PnZcl65GOKcQGBOrkv3IDu9plLAL6SWBK&#10;AmOYADg54Psmhxx1WeSnBtrBz6df703WGgUpBAECBAgQ2KZA3cr25HxS9/p/JqWYh8AvZJh1O8Df&#10;phTLC9TJf+Xye9pjLAL6SWBSAkOfANg92qcmhx71zX9dATDUfv6PdOz3k4IAAQIECGwt8NW88RPJ&#10;Bydrgbh6ZFxeihkJfChjfVLy40mxnMAB2bxuA0ghpilgVASmJTD0CYBaVGUM9//X/ZJD/oa9Jide&#10;mz+6/5oUBAgQIEBgs0BdJXZFfrg0+bGkmK/Ar2bodTvAJ1KKxQV2zKZHJMVUBYyLwMQEhj4BsF+8&#10;j0oOPcpxz4F3sh5R+O70se75SyEIECBAYOYCf5zxPyr5umRNFKcQMxeodYNqMqhuB5k5xVLDrycB&#10;DP1pVUsNyMbXCHhFYGoCdeI65DHVAoB7DLmDV/Vt55SHJIcctZDTG9LB30sKAgQIEJivQF3iX0+I&#10;uTgEtdBf3caWl4LAlQK/lf+vNQH+KqVYTMAEwGJOY9xKnwlMTmDoEwD17f8YZlTLsf7yH/ofkM+l&#10;g3Wp56dTCgIECBCYn0DdClb/DtT93i71nt/xX3TEv5MN63aAj6YU6wuM5ffV9Udii60E/EhgegJ1&#10;4jrkUR2aztW36ykGH/ukhzslhx61GOAL0skvJQUBAgQIzEeg7vGvVf7rMX//MZ9hG+kGBX4z+z0t&#10;6ZK7QUwAABAASURBVBGBQVgnrpfPd02KqQkYD4EJCoxhAmAMJ9X1R6NWgK2s10PPD6SDL0l+JSkI&#10;ECBAYNoCdYn/r2eIj0j+/+ydCbx21diHjx+i+lDIkHyGyGf4zPOUD8k8S0imkhCSUCopIiHNc5SK&#10;Jk0ahAwZGiQ0KA00R5o1qOT7X/Fwenvf90x7P3utva/f777P2s9+nr3Wva59znn2ute97vWt6C1R&#10;RQLTIUBOAJYDnDmdDw/4MyxXreUZcMC3ya5LQAIQKN0BUNO+qo8LUDRF8cLD3w6x8qtR1oKmUCQg&#10;AQlIoIcE+B+/a/r13ugvJybyU5HAzAiwReA6ueQPUWX+BIhWXXr+b3lWAhKQQFkESnYA3CmoFo3W&#10;IkvG0MdEa5G/xtDNo2R/Zg/oHCoSkIAEJNAjApenL5tEPx49Lzox4Q8JzI7A4bls7eg5UeWOBMhX&#10;pQPgjlw8IwEJFEigZAcA/0zRArEt0KTX5R22LkxRhVwbKz8fNRIgEBQJSEACPSJwQfqybpT1/v/O&#10;+ZLXigRmS+DQXEgkwPkpldsTIALggbc/5SsJSEACZRIo2QHA2n+0THLzt+rJOf2caE3Cg+EXYvCX&#10;ojgEUigSkIAEJFAxgRNj++rRr0dZApDiNvGHBOZC4B+5+JAoTgAjSgJiktw5x0YABIIiAQmUT6Bk&#10;B0D59O5o4T1yinWWNUUBxOQJBv6b5cDdAQJBkYAEJFAxATK3rxH7vxtlwJZiJJYSaITAt1PLJ6N/&#10;iir/IXC/HNY2cRWTFQlIYGgESnYAkLUYre2erBiD3x0lh0GKaoQ8ANvGWvaGviSlIgEJSEAC9RDg&#10;+/KbMXfN6MnRO4pnJNAMgVtTzX7R9aOXRZV/EmDy557/PPSnBCQggXIJ6ABo/t6wDyz75r6s+apb&#10;r5HdAfZMK++Luu9vICgSkIAEKiBAmP8usZPvnrNTzlc8KYEGCeAE2Cv1fS5KFGGKwQuD/3sNnoIA&#10;JCCB4gmU7AC4OfRujNYoD4rRJNdbPmWNQqKfd8Two6OKBCQgAQmUS4DB1xdj3nrRS6MLEs9LoGkC&#10;N6XCnaLsKHRdyqELg3906BzsvwQkUDiBkh0AoLuCH5Xq42M32fVrdQIcF/tJIvW1lEQGpFAkIAEJ&#10;SKAgAlfGFmZgyeFyVY4XIr4lgVYIMFGzdWpmCSEOgRwOVhj8EwUwWAB2XAISqINA6Q6AvwQjYWYp&#10;qpQnxuqdo2+LkiE2RVXCVj8fjsWfiV4eVSQgAQlIoAwCJGDbMKZsGWUQlmIh4lsSaI8AUShEPfK8&#10;M2QnAA4AtD3S1iwBCUigAQKlOwBILsNSgAa62lkVy6VlvONkzL13jmsTvtjZJpC1pefUZrz2SkAC&#10;EughgQvSp09Ed4xOa8CVzykSaJPA1al80+i3ojVP3MT8WcuiuXLJqCIBCUigaAKlOwD+GHp9eLhh&#10;4P/p9GWP6LOjpXOPibcTlgB8I2dWjbI0IIUiAQlIQAIdEDg3bX4kyv9kMv/ncErxAxIYB4E/pxFy&#10;URyUcqhOALYCTPcVCUhAAuUSKH0g+oegI7txiurlrunBK6P7RDeILh2tSf4RY38eJTnggSl98AwE&#10;RQISkMAYCZDhn2gs9mGfwQBrjBba1NAJXBwARKd8L+UQBQfAXYbYcfssAQnUQ6B0BwBLAPAo10N0&#10;aksfko9sFMVDvlrK2hwBbA+4Zuz+cvSaqCIBCUhAAu0TODNNfCjKLi0pZiB+VALjJcBywY+lyeOj&#10;QxMcAEz4DK3f9lcCEqiIQOkOgOvD8vRo34SEgE9Pp3aIfjPKgHqplLUIjpmNYywzUSSiyqEiAQlI&#10;QAItEWDwv3bqPjJKNFaK6YuflEAHBE5Nm+tG+/gMl24tUHQALBCNb0hAAqUQqMEB8KtSYLVgB2Fi&#10;z0+9ZHFmVucDOWb7wBq8xzfE1t2ibBU4tC/4dFuRgAQkMBYCZ6SVD0aPis5GvEYCXRE4Ng2TAJmk&#10;lTkchOAA4NluEJ21kxKQQJ0ESncAMNPB4JLBZp2Ep2f13fKxZ0bZR5e1ndvk+AXRGvaTPSx2vjdq&#10;csBAUCQgAQk0SIAlV0RafT918n2YYqbi5yXQKYHvpPVNopdHhyD3TScXiSoSkIAEiiVQugMAcCQ9&#10;Iusxx0PQZdPJNaIHRAn3XCfl8lF2EkhRpPwsVpHPAOeFyQEDQ5GABCQwRwKso2bwz/fA7KvySgl0&#10;SwDH1Z4x4UvRvk/mpIsTi+fHElFFAhKQQLEEanAA8BBEFECxEFsy7D6ply0D+dIkYSBbPn0m554T&#10;5b3SPMynxS6WMgzFy5/uKhKQgARaIYDTmyRqh8+1dq+XQAEEbooN20W/Fu377hWE/7MMIF1VJCAB&#10;CZRJoAYHwI1BxwzzzSmHKkum4y+PbhjFGfDTlHyZrpIShwA7CZBYMC/HLoulRRIasrXhTjnGOZFC&#10;kYAEJCCBWRA4P9cw+D8k5VzF6yVQCoFrY8jnogdG+yzkcNIB0Oc7bN8k0AMCNTgAwPzj/HBmeWLi&#10;ThMTE+wW8D8pCbknKuDgHO8d3T26WfQ10UdEcRoQisaXUV42IrR/99RE3U9OSYZfPPqE/m+a14+J&#10;duWISNOKBCQggaoJXBrrcfTyf53Q6byci3itBIoicHGs2SjKpE6KXgoRADyn9bJzdkoCEugHgVoc&#10;AGcFN7PeKZR5CJBwhoSBq+b8etE9oj+MnhBl7Shh+Wvl+I3RV0RfFCXh4KNTPjhK9MD9U1IPyhfX&#10;Mnm9XPRJ0edGXxpdKcp61K+n5Mub0FQcDpx/UM4pEpCABCQwewI4uT+dy3HoNjP4T2WKBAojwK4W&#10;68emM6N9FCZdjADo4521TxLoEYFaHADXhfkR0SEvA0j3pyX3yqcYwBMF8Lwcs7Xg1in3j5KNF2V2&#10;idf75BwPm3ulJJpgpJzfL+eY2Wd7QjL975vX5CN4c0qcBw9Iiac7hSIBCUhAAnMgQHj05rmeiKrG&#10;EqmmPkUCJRL4SYzaOIrTK0WvhOdqHQC9uqV2RgL9I8A/qlp6xawzieZqsbdUOwnhZ8b/sTGQ2X2i&#10;B16cY2b50RVzjOPgCSkfGiXc34F+QCgSkIAEWiBAnpsvp162gW3SyZ0qFQkUS4BcAPze93FnAHIh&#10;1fR8XewviYZJQALtEKjpHxTLAI4KBkMjA0GRgAQkIIHqCdySHuwSZalWwwOh1KpIoFwCOLt2iHlE&#10;HvbtuY5IzP9K3xQJSEACRRKoyQHAFwRh6RcVSVKjJCABCUhAAtMnwHcay69IoHrN9C+b5if9mATK&#10;J3BVTPxs9PvRPsk90xk0hSIBCUigPAI1OQCgd3p+kHwuhSIBCUhAAhKolgD5WEj6d1kbPbBOCVRC&#10;4ILYyd9Bn5ICMvhH0zVFAhKQQHkEanMA/C0I94yeF1UkIAEJSEACNRIgCdonY/j50TbEOiVQE4Hj&#10;YiyRMFek7IMw+Ef70Bf7IAEJ9JBAbQ4AbsGJ+UEW+xSKBCQgAQlIoCoCo23QiGhryXCrlUBVBFgO&#10;wxLP7WM1uQFSVC3kAECr7oTGS0AC/SVQowOAL4fdc0vOiSoSkIAEJCCBWggQ7szMP7vatGezNUug&#10;PgI8220dsw+K1i73SAeWiCoSkIAEiiRQowMAkKfmx85RvjBSKBKQgAQkIIGiCZDoj4RnrP1v1VAr&#10;l0ClBMiHsVls5xkvRbXCs/VS1Vqv4RKQQO8J8E+qxk7eGqPJnvyjlIoEJCABCUigZAJs8feVGEgO&#10;m7+nbFOsWwI1E/hNjP98tPZ8AA9MH+4cVSQgAQkUR6BWBwAgL84PwsUuT6lIQAISkIAESiTA+uZv&#10;xjC+r25M2bJYvQSqJ8AygG+kF/ztpKhS7h+r7xpVJCABCRRHoGYHADCPzo+doi4FCARFAhKQgASK&#10;I8Ae55vEqiuj7YstSKB+AkTM4DA7qeKuPCC26wAIBEUCEiiPQO0OgJuClKyxLgUICEUCEpCABIoi&#10;8NtY86no2LauTVuKBPpA4Nx0Yqvo1dEaRQdAjXdNmyUwEAK1OwC4TRflB/vH8mWRQ0UCEpCABCTQ&#10;OQG+mzaIFWxdm2IsYiMS6BMBlgIcXGmHWAKwaKW2a7YEJNBzAn1wAHCLfpofJI25KqUiAQlIQAIS&#10;6JLA9WmcpH+Hpxyj2JQEekXguvRmu+j50dpksRh8v6giAQlIoDgCfXEAkCiGXQH4ojAfQHG/Zhok&#10;AQlIYDAE2KXma+ntLlGOU4xJbEYC/SPwq3Rpj2htu2ew/n+Z2K1IQAISKI5AXxwAgCW78pY5INsy&#10;DoEcKhKQgAQkIIGxEiDp3+Zp8droWMXGJNBDAgz8meAhn0ZN3Vskxj4oqkhAAhIojkCfHADAZUvA&#10;DXNwSFSRgAQkIAEJjJPAaWlso+gF0XGL7UmgrwR+n47tHb0lWovgADACoJa7pZ0SGBiBvjkAuH2s&#10;FVs/B8dGFQlIQAISkMA4CFyRRkhIe3zKDsQmJdBrAvund6dEa5E7xdClo4oEJCCB4gj00QEA5N/l&#10;x4ejP44qEpCABCQggTYJsCXttmmArOUpOhCblEC/CTC5Qy6AmqIAlsotIRlgCkUCEpBAOQT66gCA&#10;8Mn58ZEoOwSkUCQgAQlIQAKtEDgstW4fxRGQYvxiixIYAIEj0seaogDuHXvRFIoEJCCBcgj02QEA&#10;5V/nx1rRo6OKBCQgAQlIoGkCfM9snEr/FO1KbFcCQyBwVjpJlA2JAXNYvBABgBZvqAZKQALDItB3&#10;BwB3k4ezD+TgwKhbMgWCIgEJSEACjRBg0P+51HRqtEOxaQkMhsAB6SnLAVIUL/eNhWgKRQISkEA5&#10;BIbgAID22flBToCdU/4tqkhAAhKQgATmQuDmXLxdtPtdZ2KEIoGBEOB5jiU3NXR3yRhpIsBAUCQg&#10;gbIIDMUBAPWL8mO9KFma/5xSkYAEJCABCcyWwOG5cMcojoAU3YktS2BABPh7wwFwWSV9Xi523jmq&#10;SEACEiiGwJAcAEC/Kj82j64ZPT2qSEACEpCABGZK4LRcQOh/CYOQmKJIYFAETkhvfxatQR4dIxeN&#10;KhKQgASKITA0BwDg2ULm2zl4T/Q7UV6nUCQgAQlIQAJTErg2n9gi+stoAaIJEhgcgWvSY3YEqGFJ&#10;Jw6AxWOvIgEJSKAYAkN0AIzgH5cDnACbpSSRUwpFAgskcHneuSKqSEACwyVA9vHd0/39omWIVkhg&#10;mATY3emPFXT9/rHxEVFFAhKQQDEEhuwA4CaQC4AwztXz4hdRdwkIBGW+BH6cs++MspvElSkVCUhg&#10;eAR+ni5/NXpDtAjRCAkMlMDF6fd3o6ULs/9PLN1I7ZOABIZFYOgOAO72TflBQpm3pCQagGSBOVQk&#10;cAcCJP16V86+PrpD9HdRl5AEgiKBARC4JH3EYVzSrGNMUiQwSAIkA8QBQG6nkgEsEuOeEvV5OxAU&#10;CUigDAL+Q/rPfTgvhxtHmeXFIXBjjhUJjAjcMwdLRFn/+6OUH4q+KUrJNmBEk/BAklOKBCTQMwL8&#10;beP0+34hbgVDAAAQAElEQVRZ/dIaCQyawK/T+1OjpctjYuAyUUUCEpBAEQR0ANz+NrC+kwc8nAAf&#10;zFssC+BcDpWBE7hP+o+muE2Y+ScTOIOCVXNmhehHowdEfxMtfVYiJioSkMA0CRD9s3M+W9b3QQxS&#10;JDBgAiwDODb9/0e0ZHlkjHtUVJGABCRQBAEdAPO/DSR72y1vvTX66ejvo6V/wcREpUUC903daIo7&#10;CBmJf5uz20b5nXljSpwC66bcM3p89NLoX6NkLTbXREAoEqiEACH/bB9bXLLYSvhppgTaJMAygKvb&#10;bKCBuu+dOp4avVNUkYAEJNA5AR0AC78FPPh9Ph95dZS1n8z46ggIjAHKUunzA6JTCaHCZ+dDLCP5&#10;Uso1o6+KPif6iuj7o/xOfT0ln2E5wYk55neL61iKwqzGZTlHskEebHAcTFYcDryHo4rPMTBhffKF&#10;ueb86B+i50RxXJ2RkrpPSXlylJBJjgmbRHmPz3EN11MXbRLhkI8rEhg0AZL9kfQPJ15pILRHAhKY&#10;mOB7jO+w0lm8KAaylDCFIgEJSKBbAjoApubPbO2Z+dhG0TdHPxM9PeoAKRAGJHdPXwnjSzEjuT6f&#10;ZpB+bsqfRNlCbIOUJBN8bcrXREkquFLKlaMko3xbylWib48SSTCvcn6ko89SEn3A9dSDUidKrgKU&#10;yASU49F5SpTr0FG72LdW2icvxjYpD4riPPhLyuuiODpSKBLoNYHvpHd7RQt0/MYqRQISwGHNLj2l&#10;k3h8DJzNM0QuUyQgAQk0S0AHwPR58gDIbOlnc8kro+tEmb0lKVwOlQEQ4At8sQb7iXOJ2Xxm3nEq&#10;nZS6yTvB7xV7HLPu+NCcY/A9WTnHe0fkve9FyVvxw5SshWSbshNy/MsouQiY7We3ApxYOCGIDOCY&#10;c0QH0C6fY4bzp7mGuohMYNDDkoZNco6lDOTFeGmOiWR4Xcq1o9tHj4meFTVpZiAovSLA7/UX06PL&#10;o+WJFklAAhBgMuZnOcAxnaJYYRnAy4q1TsMkIIFBEdABMPPbTRIowqW3zqVEBKyecu8oa7x5L4dK&#10;TwngAPivnvZtQd3C8UXeAhwVLA8g1BKnw3a54ANRnAFEELwnx1+O4njAKcZ1ealIoEoCOLRwgPH7&#10;XGQHNEoCEvg3ASZn+G7694kCD+4cm14QZTlhCkUCEpBAdwR0AMyNPVu/7Zsq1oji2SVhIKFohEnn&#10;lNIzAg9Ofx4dVf5DAMcASwP2yan1okTHsKxhixwfF8UZkEKRQFUEWOLysFj8zGiJTr+YpUhAAv8i&#10;QL4mItn+9bLY4kmx7OlRRQISkECnBHQANIOf0DMGQSQKZI0167O/kKoJxWYARKh3XiqVE7hH7H92&#10;VJk/AQZNRAmwHOET+Qi5BogM2CnHRM3clFKRQA0E+Fv/SAxlW89dU5JjgySghWTxjkWKBCQwIsAy&#10;AHLsELkzOldiuWSMIhnwIikVCUhAAp0R0AHQPHpm/49KtRtGyf7OjCiJA9mqhjXYLhMImEqFED5n&#10;BKd/88htsH8+zkBqxZQfjB4cxRngEoGAUIon8KBYyFIvnFgkBPx4Xj85etdod2LLEpDAvATIA8DO&#10;OPOeL+010aLLlmaU9khAAsMioAOgvfuNR5olAnilSaRGZAAPkgyC9kyzJGEjOoDP5aVSCQHyALgM&#10;YGY3i1kZEqrtksvYqYAdCj6VY5IW8jegMyAwlKIJLB7rnhJlC0+cWlvm+IVRIgVSjFdsTQISuAMB&#10;8jCRC+AObxR2gqWEPA8WZpbmSEACQyKgA2B8d/uvaYqEUjumXDO6QpToAAZC++X4V1GiB1IoBRN4&#10;SGx7RlSZHYEbchlLY1gi84Yck0Rw85Q4ylg+kENFAsUSYAnAw2MdCTD5v40zgOOn5hxZvlO0LjYg&#10;AQnckQDPWOyic8d3yjpDJCF5ch5RlllaIwEJDImADoBu7vb1afaiKIMetplifSke4VVy7kNRnARs&#10;yYZHm88aJRAohQgDAEL47lmIPbWawaz/ZTH+B1GSB/L7z9/BBnnNVoSEcvp7HxhKsQTuE8tY2rJN&#10;SnIFfCMlO2EQ5UX+C7bNfH7OkfTrsSkJ+31gShwFS6S8V5QIApIMsr3oonl9tyjLC+6Sku9n/t/k&#10;cLJ4LAEJzIcAuZbIxcQz03zeLuoUkYRMABVllMZIQALDIcADxnB6W25PGeiwLpo8ATxMrh1TmRnl&#10;4ZEHSaIEvplzP4+eEyVsOoXSEQHyAJDNt6Pme9nsyBmwWXrHUpkXp2S9Neuu2d6JrQhzSpFAcQQY&#10;pBMZ9PJY9tHol6K7RdkZ48CUh0XZOpMdYtgZ46S8Pj6KA5j/+Yfm+FvRPaLbR3EikFCWPDLr5jUR&#10;Bu9Oyd/FqyYmJl6SY7YTe05KnAtPTImDYbmU7FxAiPH9c4yjAQfD3XPMrGMKRQK9JsB3Bc9SpXcS&#10;J987YiT/N1IoEpCABMZLQAfAeHlPtzXWTLMcgHXTR+QiogSIDnh9jnkIZJcBEqttl9fMlvKFx3Zs&#10;XIcXPKeVFgnwYP3q1M+DfwqlQQJEBjD7f3LqZJ01v+8r5Xi16FbRE6NXRXGapVAkUBwBZvEZeJPx&#10;+76x7n5RZv5JKPjfOX5olME6s4DPyvH/RUkYi7OXgf5aeY3za+OULI/ZNiUOBZwEh+T4kCjJNL+d&#10;EgcD0QcsR9g3r3EU43jYO8d7RYlKwLHw9RxTB98ZIwcD0TYfy/mRg4EIHBzPRDhhE45OnAuPymcY&#10;qNAP+kTkAhFQ9JHcCKPoBRwNZDdncEMEA04HnjH8PxmAylgI8Cx09lhamnsjj0sVfL+lUCQgAQmM&#10;lwBfzuNt0dZmS4CBPWukmT3iAZDB0DqpjC+Q5VMyK8QgiZkjHgKZXTo953EkcG0OlQYJwPt/GqzP&#10;quZPgHBO9ndmMMOgiLBJBigsG2Dwc0ouwyGQQpFA7wkwmGagzSCcAfky6fGy0cdEGayTn+S5OX5R&#10;lL8T1hrjQMOBjHPh/TlPlML6KdmdhogbHAI4GdjpAEcBDgRyGxCZwI42x+SzLEnD+YaSbZ2lOzin&#10;cUTgeCCx7a75HA6Gr6QkWSIODP5O+Z7CyfCenMfJQO4P/o5ZIoGdfH89O+8RzUBk1f/mmESrrJHG&#10;WUIfH5BzS0VxQOB4YLkEjgZ45LQigdsI8H1BPqUadlvCSbZqrMYRmEKRgAQkMD4COgDGx7qNlgiL&#10;Zrb0glROSCmzPhvlmIcsZnJ48OMYx8CmOY9jgAc4die4Lq9vjiqzI8ADKg/Ys7vaq2ZD4KZcxO8u&#10;YdSEWbOjALOmPEQx0GAWlKgZkkHV8ACY7igSmAmBRj/L9z+DaCIWGFAzm8/MPvkJyG/AgJulBEun&#10;VQbhRC/gbGC5AUkPcTSwVIfB/CiHB9815EAgsoAIg8/m2i2iOBhwEODII2IB5wKObPSgvD85mgHn&#10;A04FlO8sHBJ8t3EtEQ04G4hqQHFYUC9LJ76aeoiYYNcd2sZh+OGcI+kuzg+cIPy/wCmC84EoB5ZR&#10;PC2fYRBGpAP9o5/0mb7jcEBxuKDwQXFCkLsBhdsoCgKOOGhQuBIRMVJYT1YGgERJTFbuyWQdOThG&#10;ZUxVpiDAMw6OgCk+VsTbOO5YCsDvSBEGaYQEJDAMAnzRDKOnw+rlKIyaLXGOTte/FmU25r0peVjj&#10;oQcHAbkGyDnAOmu+NP+Y93EMpFCmIMBD21vyGcJ6UygdEMAhcGbaZY01uwow+GBGkQd8BgAMJJgN&#10;IpmmUTABpVROoD/mM6Bl0MPgmQE2g22cDOywwECcKIAnp7ssQ3heyhdGibp6RcrXRhnI8/8X5x+R&#10;BQzyGewz6Cd3AtENRMOxfI6IBBwQJNdlGQSOA5wKOCKIYOD7j1wMRDqQp4EIB5yM7FbC/w927yG7&#10;PDl4fpi2iX4gMoIICBwYRCLxvwYnBQ6K3fOZXaI4JYiIQLfOayItcFyOlOgLHCQjxWb+b42U3D/k&#10;gMCZQhQFJX0kimOkq6fed05SnBxEBY6UZYMsLxkpeSpIXDlS/l/ClpwScObZAOZEkjwl9XIPnpCS&#10;cHUi3h6Z41GeCZwkRKHgLMI5wr3EqZGPdCo89zAx0qkR02ycvwOWdBIFM81L/JgEJCCBuRPQATB3&#10;hrXUwACImVFmUFkjR1IqHkzYdYCQTHTldIYHKh40eEji4efKnCPSIIUyDwFmjRhsznPalx0RIDkm&#10;0TA8yOMQIEKAmUnK98Umcgrw8M4OHMwQGSUQKEo9BLR02gR4tmEwipOB2Xhm5hmgMnPPYBWnA7lc&#10;RjkaWGLAgBaHLo4IEikSCcASBJwSRHwxW8uAmOgHliwwYGbwzGCagTVOdb5HcUwwECfqAKckukYs&#10;J7cD37cjZXD/yZwfKQN+nAAjJZKBiAYiKEZKlAPf2yPdOdfj4B8pDghyRYwU5wTRFiPFWTo6xnmB&#10;4gQZRWGMIjG4DgcJinOD6Cp0VO+CIjOIyMDRgt0sNcEBATeiJnCax9zWhSVhZ7TeSnMNEGmDYwcn&#10;WHO1WpMEJCCBhRDgS3Ihb/vWQAgwk8rAiWUEPAAwU8EMAw81POAQOcAMCnkFLg4TIgxSDF54uMR7&#10;z0Pi4GEUCIBEgSSFYtaOGblPxEaWxYx212CmkAdaZvzYXcPolwBSiiWgYRKYKwGe+fjeQlmiMHKK&#10;sOxj5AwZOUL4XmO2n1l/HCCjqAxyNRApwKw1S0BYTkGEAYN9lhzi7CASAycsjgkSFRMtQaTDCukA&#10;7aRoTXDuMnnRWgMtVAwXHEbcnxaqt0oJSEACtyfgP5vb8/DVfwjwJUrSQfbVZc0lsxfMbjCbyszF&#10;kfkoW7cRWZDDwQphksz8DBZARR0n5wWhoefGZh5ISVTGAysPrqPoF363CRMm3Jfff/4OuC6XKBLo&#10;koBtS6AqAuQ7YOafHTBwGBDpQF4HoguJkiASo40O4fg9NRVTpqhCcMiwjIW8GlUYrJESkEDdBHQA&#10;1H3/xm09OwqwRpIIARwBRAiQXJAM0SwvGLc9JbTHQw7rMFkfWYI92jAzAjiwWBbDOl+iX1ifi7OL&#10;pR2E+LLWmMgBQm1ZJ4xDjCUERM3MrCU/LYG5EPBaCdRPgKUXPDfw/xRl14c2eoWTl2jFNupuq06W&#10;nRCVxtKTttqwXglIQAK3EdABcBsGf8yCAOvsGDSRXJBBEusc8e4zwzqL6qq+hME/iahYc1p1RzT+&#10;NgI35CfOLnYUIFKA3AGEtRIpwO86zq935TNspUaIKw4wHjZxgukYCBileQLWKIEeEWD3BJZj8f+T&#10;JQRNd+28VHh+tDZhZwqSM5O3ojbbtVcCEqiIgA6Aim5WwaaSZZ3BP04Akq7xpc65gk1u1DQy+RLS&#10;SCblRiu2sqIIsByABJrkwiCLOEsI2PKMrOSEbrLDBgm+yDpOoi2yiJODAMdAUR3RmOoIaLAE+kiA&#10;HQbYiYhcAk32j+cPogCarHMcdZEokckEtgbkeBxt2oYEJDBAAjoABnjTW+wyAx0SrrGWjS8wEqxx&#10;rsUmi6ma7NEfxwXYKAAAEABJREFUiTVklk6hDIQAToHL01cG+iyP2SnHbNmFI4ycGTiG2FmDLM9s&#10;BUZEAVsXEkHDtTWtU03XlG4I2KoEekvgEekZOx8sl7IpIVHx71JZjf9f2alivdhOYsAUigQkIIHm&#10;CegAaJ6pNU5MsG3g0QHB7gF4s4/N8RC2XGMWA8eHf1e54QMXEgdeGAbsrMEWWwz+STBI0kF21mAn&#10;ApYS8KC3az7H9oS/TXlJlGtTKBL4FwELCfSbANsqvi9dJBleikbklNTCcq4U1clDYvEXo8+IKhKQ&#10;gAQaJ+BApXGkVjiJwLU5Zu9gtsojcSC7BuRUb4VtlT6Q3j0zqkhgXgLkB2Dmn3wBPJyyBzdJB0ki&#10;yU4S5BfAQUB+gQ1yMUtpcJ7hSCCShutzWhkaAfsrgQEQ4P/fYxrsJ5FW/N9ssMqxVsW2i1ukxcdG&#10;FQlIQAKNEtAB0ChOK1sAARLykN2WaIAT8xnC81L0UpZNr5jVvV9KRQLTJYCz7Pf5MEto9k75uSj5&#10;BXAMTM4vsFXOHxYlASdJrm7MsdJvAvZOAkMgsHQ6ST6VFI0IiVxrzAMwufPsRIMT4KGTT3osAQlI&#10;YK4EdADMlaDXT5cAs5cMXN6ZC8gN0Ocw5xXTR7LGs0VgDhUJzIoAOQLIL4ADbZRfgDwT5BdAyS/A&#10;3xP7a7O3NkkHibLhuiEsuZkV1Pou0mIJDIIAz6NEzy3RUG9xjp7WUF1dVsMuCTiEl+nSCNuWgAT6&#10;RYB/uP3qkb0pncDpMXCtKJnSr0nZR2Hgz+zta/rYOfvUOQGcaTgFfh5L2H1j85Tvj7ILwSi3wKfz&#10;mp0KfpbynChOgRRKdQQ0WALDIfDwdPVh0SYEB8CpTVTUcR3sMrRybNgy2hSbVKVIQAJDJqADYMh3&#10;v7u+M6u5aZon8y9ronPYO2EJAOu4WcfXu87ZoeIIMMBn9v+MWEZuAWaMVsnx66M8PJKckmU45OQg&#10;OzbONxwJeVspmYC2SWBABPjeRJvqMruzXNdUZR3Ww7M6u8qQS4ldEzo0xaYlIIE+EOCfSh/6YR/q&#10;I8CX8rYxm/XyrNXLYe+EPY4/m16xRWAKRQJjJUCujT+nRfIFHJASp8BqKV8UZZnKh1KybeExKc+O&#10;MmOWQimIgKZIYEgE7pXO3jvalLCryqVNVdZxPUQCkCOB56YmkyV23C2bl4AEuiCgA6AL6rY5IsAM&#10;5O55Qbjy1Sn7KC9Pp1ijvXhKRQJdEsAhQLJBHoqPiyEM/tl6i5mlN+c1uw98PiVbePKZWrfQShf6&#10;IvZDAoMjsFiDPf5T6kJT9EJwAuC83TG9IUFgCkUCEpDAzAnoAJg5M69olgBOgN1SJeuYiQrIYa/k&#10;LunNu6PkBLh7SkUCpRFgGc6vYhTJOVkmwJKBF+T1qlFCTr+b8qwof6splLERsCEJDI8A35lN9ZoI&#10;KJyZTdVXSj0M/nluWikGLRJVJCABCcyIgA6AGeHywy0R+Fvq3S5KNMCtKfsmzGism069NerfXCAo&#10;xRJg94ArYx1bErJs4GM5ZscBnAJs40n4Kc4Ccgjw2byttEXAeiUwQAJNLkXCafnHnjJ8ZPq1dZSl&#10;XEYYBoQiAQlMn4CDkemz8pPtEmBAQfjxUe0201nt90nLJD5kDZ9/d4GhVEPgr7GUQf9eKXEIsKyF&#10;HQeIFmBrTxIP4sTL20qDBKxKAkMjgFOx6UhAdkHp6/+n++cXhGTK7KqEQyAvFQlIQAJTE3AgMjUj&#10;PzE+AoTqkTSP2cfxtTq+lpZOU1+MviyqSKBGAjxIs6b22BiPw47cASjRAdvnHDsMmDsgIOYu1iCB&#10;wRFgIgBtsuPsBMD/rSbrLKkuIgxXj0F7RF8RvXNUkYAEJLBQAjoAForHNzsgQHIyvNlsa9ZB8603&#10;uWxaYD/fFVIqEqidAIP936YTe0c/Gn1p9O3RnaMnRUk6mEKZMQEvkMDwCLD86IqGu40DoMllBQ2b&#10;10h1JAd8VmraNbp+tMmtFFOdIgEJ9I2ADoC+3dH6+0OmcpKRHVF/VxbYA0L1tsq7L4kqEugLAWbZ&#10;zk9nDoyuGSV3wDtT4tD7dUqWEqRQpkPAz0hggATYsg9tsuuXpzKSAabovTwgPWRpFg7Y5XNsNEAg&#10;KBKQwB0J6AC4IxPPdE+ALQFJbsNgontr2rHg0amWxIesp/bvMDCUXhEgmSfJt76dXrENJr/nZKzm&#10;75ooH/7G85ayAAKelsAQCZyXTrPEKEVjQpQSS5Maq7Dwiu4a+14T3Se6UfQhUUUCEpDA7Qg48Lgd&#10;Dl8URIBBwv6xh4iAFL2UR6RX20TfEPVvMRCUXhK4Ob0iv8eRKT8SfVOULQbZ+vP4HOMMwGGQQ+Wf&#10;BPwpgcERuCU9Jtko/y9y2JjgADi9sdrqqYicQ5+Kud+Ivi5KroAUigQkIIGJCQcd/haUSoCHALYF&#10;JINvqTY2YdfDUwmzoiRRu3uOFQn0mQAOvQvTwUOjG0RfFWVHATJZ4yAgaoBM4Dk9YLHrEhgeAdb/&#10;/6SFbuNcPDP1DvH/CksAnpe+7xbdKfrc6CJRRQISGDgBHQAD/wUovPvsBkAUQOFmztk81u19IbWw&#10;xdo9UioSGAIBZvwuS0d/Gt0kym4C6Bo53iV6SpQkgoN7cE+/FQkMjcAv0+Ezom0ISwuIQmqj7hrq&#10;XDJGrhL9ZpTIq8em9Pk/EBQJDJWA/wCGeufr6DcDhINi6rnRvsu900HC9dgm8ME5ViQwNAIM9k9I&#10;p5mt+lDKFaOvjRIdQMTAqTnmMyl6LXZOAkMjQJZ+nP1NbwE44nh2DtAUg5Zl0nuWYZGbhecNchE5&#10;DggURQJDI+Af/tDueH39ZYuxY+sze1YWswSA/Xx3zNVPjioSGCoBBgTM2B0TAJtGiQwgdwBbDLJ0&#10;4JCcY3svdhbAUZiXfRH7IYHBESDnz9Et9ppdAE5usf7aql4uBuNY3TflxlEcASwXyKEiAQkMgYAO&#10;gCHc5br7yNZieKt50K+7J9Ozni9hMqbvkY8z6HG9XkAogyeAQ4DwYAb+m4UGSQTZ5orkVux7TWgr&#10;CQXJL0D+kHykUtFsCQyLwFXp7vbRi6JtCjlGSDjaZhs11X2nGPu/USIBiLD6bI6fEr1bVJGABHpO&#10;QAdAz29wT7rHgz35AHrSnWl143H51LZRZjvJEZBDRQISCAESCRIqfEGOvx/dIkpkALtpvCXH74qS&#10;U4CQYrJ/M8DAgcB1eats0ToJDIgAf5N7pb/fibYtJ6UBdhlIoUwiwDiAHYk+mXP7RXHGkJh1iRwr&#10;EpBATwnwh9/TrtmtHhH4S/rSZnhgqi9S7hur1ouyJvrZKYkOSKFIQALzECBRIDOIJBTcO+8R3srO&#10;Gi/O8QrR90Y/Hz0w+osou4vgRMhhUaIxEhgSAaL7yHvDVn1t9/uKNICzAWdgDpX5EGBXonfnPFsH&#10;sjwAZyrOAaIFclqRgAT6QkAHQF/uZL/7wcM9D+1DWQYw+W7eJS9YEsAXMsl7yOabU4oEJLAQAmz9&#10;RcJA8giQXZy/H0JdWVZDpMDKuZas2GumJIKAgQhrhC/NaxwDDEg6yC2Q1hUJ9J8AM/8Hp5ufiBLJ&#10;k2Iscnha+VFUWTgBZv9fko+QjwhHAP8jX5jX94wqEpBADwjoAOjBTRxIFwjlPWsgfZ1fN/HMfy5v&#10;fC3KFzGOgRwqEpDADAjgTBw5BQ7LdTzgkkOAma6X5jWRNi9LSfQAy292yDF5B4gsOC3HXItzIIct&#10;iFVKoP8EmIn/arr5wSiROCnGJn9KS1+JEi2UQpmCADmISEi8Tj7Hkip2Zfpwjjm3eEpFAhKolIAO&#10;gEpv3ADNPj99HloegHT5dkJyntfkzJ5RQpxxCuRQkYAE5kCAmX5m/ckUzs4CP09dJBVkv+z35/iN&#10;UaIGiB54a47JN7BGShwEW6f8VvSHUbYpZIBBorHr8poEptTNbGdeTi1+QgI9JsDfxPfSP5bj4HTr&#10;ahD+g9jw5egQIwrT7VnLvXMlkw9bpsQZ8PWUa0dxmt4n5aJRxxSBoEigBgL+sdZwl7QRAjflx6+j&#10;PFCnGLQ8KL0ndJL1zO/LsUkCA0GRQEsE+J+Dc4AIAMKH+bvbOW0RkbNuSrbuxElAvoFn5DUPyWxZ&#10;yN8mOTzIPUCkAY4CQpBxFpDYlC1O2ZucgRCzotfnWtpKoUigFwRwhp2SnuC0fmdKknTy99PlOnyW&#10;B+0UW8g9oBMgIGYo5ANg8oH/eThJiZDif9ruqYf/d5zn/+BD8ppJixSKBCRQGgEdAKXdEe1ZGAEe&#10;JAy//SchEgI+MYd441nfzIMVHvqcUiQggTERwDHJIIIBPLP/56VdMo2z5RgzZF/Ka3IPkGuAv1G2&#10;LXx9zvGQvFJKogo4v8rExAQ5CVbNOZJwrZUSJx+7GTBbiQOBQRS5Co7Ie8dEWZZwQsrfRM+InhvF&#10;mUDSVOy5Mq/ZAYFBGEqUw0ixeaTMzOJ8mItSx6i+ySV5GEZtUmLHSLENG0eKzZfHZkocLhfmeKSE&#10;irMEbKQ4Y3CgTFY4kO/huFyHg2WkvP5JzjFImVePynl4zk9JPDvv52f7+mdpZ2RPmyV9pX5+Byez&#10;md8xvPj9GV3DdfMqdi+sz/weTmZIiDjfR/zeEyrO7zTOsNXS/wOi3N8UnQu/6/xdfTqWXBxVZkfg&#10;rrmMZMVsJ0heFbYSJHoKJw8Ozz3yPo7St6VkZyNyCPDskpeKBCTQJQEdAF3St+2ZEjgzF/CgmUL5&#10;F4G7p2TmkRlJvnj5En5gzikSkEB5BG6OSQx8Gdjy/4yB2rE5d+TExASDJ/6GyfOxbc4xQ8lSH2bV&#10;CLXFiUCuAh6mcSC8Np9hu64VU/5f9HnRZ0ZZn/v0lITmLp+S94hK4HMkFH1FzrGUCEcESxv4n8HS&#10;BhwRs1GupQ7qm1dfnbZoEyW3wovyGnvQ5+cYG9Fn5fgpUWx/UsqnRunLSPksfRkp//NIUjZZR/17&#10;Va6Fy0h5jeMFZvMq/cX++Sl9mvfzs30N75E9bZb0lfphPZnNgo757OgajudV7F5YnxncT2bILD+/&#10;p4T4szyG7f34Pef3PrelKMEJsFUswjmBkwNnXl4qcyRAfiKiFPnbfXPq4neBiAuWf5B3ZaOc4/8A&#10;ywZyqEhAAl0Q0AHQBXXbnC0BZob01s+f3n/lNA95bBnINmgkWHpYzvFlnEKRgARKJrAA2whXZvBE&#10;yDQDFmbRcSAwa85s6mW5jsgDdi/gfyOOBbKqM2NOVAAzv+xugKOBmV5mdIkcYOaWB3JmuRmkEcZ7&#10;aOqajXItdVDfvMqSCdpEya1wUtrAHpSILmxEGST+Me+R6wWlD0QzjJS+kYBxpPSXfs+r8CACYl7l&#10;u2N+CstRRMK8JYznd81sznGv5rWpzddEUMzLZt7XfGZBvEa2YfdU/Z3MkN9PnPT8zuZ2Fi8kBSVa&#10;h7weDFT5e6nF9uLhTjKQhIEsVcSRhwNgv7xHpAg5VnhOMSogQBQJjJOADoBx0ratuRLAQ0+SrrnW&#10;0+frF0vnmF0jBJMHG+01gd0AABAASURBVNYfM1u2VM4rEpBAmQS0SgIS6I4AjiZ2ByDi4aMxA8cY&#10;TqYcKi0QYLkiUSow5znlC2kD5wDPLzlUJCCBtgnoAGibsPU3SQAHADNcTdbZ17pIvvOodO5jUdbi&#10;ERWwYY4Jt10ypZEBgaBIoAwCWiEBCXRMgN06iEJh+Q2h6ywL2TQ2kW+C93KoNExg3ueU7VI/kYxE&#10;DORQkYAE2iKgA6AtstbbBgFC8/TKz5wsa+1WyGUkPCJcF487kQGscX1azrNej2Q+OVQkIIGxE7BB&#10;CUigJAIsayAvwMYxilwb26ckoWUKpSUC5C4ih8QoDwrRGEu01JbVSmDwBHQADP5XoCoAeOFZs1iV&#10;0QUZyzo7MvayRQ+RAXvFNvbz3SclGcvJ1ksCJxJmEY5HMq7l8t5/R+8XJWyPL2Qy+eKhJwEhjgO2&#10;BcrbigQkMBsCXiMBCRRJgBwcZ8eyT0b5fmSHixwqLRLgOYPkkuwgwNaCPI/co8X2rFoCgySgA2CQ&#10;t73qTpNkCEdA1Z0oxHgcAuzVy2CfcEeSILGtIM4AthtjeyeSeJG8i+21TozdP44eHt03umuUtXvr&#10;pnxHlAzS1IXjgH2C75VzigQksHACvisBCZRNgIE/uxrw/XhD2ab2xjqeHxj88zxCwkCOmYDoTQft&#10;iAS6JKADoEv6tj0bAmTDRmdzrddMTYA1eczws2yAWX/C8lgi8OBcyqD+8SmfG2UrMbYjI2HS5nnN&#10;lzROA/b/JaqAMD7yDrClGXsDs7c5a/sekc/yxU70gJEDgaEMnYD9l4AEKiDAwB8HAM7vCsztjYk8&#10;j7AcgGcJIgLIz8AzRG86aEck0AUBHQBdULfNuRAgESA6lzq8th0CLAdgicGyqZ59yHESsKaPyAIS&#10;K/HgRATB9/P+zlHOE+pHYkKuYSvDnFYkMCACdlUCEqiFAFtDEvXGtpq12NwXOxn0EwWwSzrEskUc&#10;Ae5uFBiKBGZDQAfAbKh5TZcEWJPH3r1d2mDbMyPATP+iuYTwvaVTPjXKvstEBhApQNQAOxWQk4Dt&#10;C4kWIDkhX+5c5/+pAFP6ScBeSUACVRE4M9Z+OXp1VBk/AfIBvDzNEg3ALg1EK+alIgEJzISAD9Yz&#10;oeVnSyCAA8AcACXciWZsIA/BA1IVTgHC/NbJMdECR6Qk/8CeKT8VfWOU5IUsSfD/VmAovSBgJyQg&#10;gfoIHBqTD4sq3RFgueIlaV5HTCAoEpgpAR+kZ0rMz3dNgNlktGs7bL89Asz6s5TgMWmCgf8mKYkQ&#10;OCAlEQM7pVwrunwU58FiKf1fFghKbQS0VwISqJAASQHZGpABaIXm98JkkhOTiPiWXvTGTkhgzAR8&#10;aB4zcJubMwFmjNE5V2QFVRHgni8Tixn0r5aSpQIkHSSnAEsH1ss5IgiemBLnQQpFAoUT0DwJSKBW&#10;AifF8P2iyvgJMOu/XZq9KKpIQAKzIKADYBbQvKRTAiSaQzs1wsY7J7BILGC/4OVSkhiIfAIkGeSB&#10;jN0Htsn51aPkEmCNILsO5KUigXIIaIkEJFAtAZIRE5l2XrU9qNfwo2I6mkKRgARmQ0AHwGyoeU2X&#10;BBZP44SIp1AkcDsCrAl8ZM6w3eAHU7JvM7kEjskxuw6snXLFKEsL3HEgIJROCdi4BCRQNwGiAI6s&#10;uwvVWX9pLN4hShRACkUCEpgNAR0As6HmNV0SYE9YcwB0eQfqaZtZf5YDPD4ms+vAV1KSR4BIAZIL&#10;rpzXRBKkUCQwbgK2JwEJVE7g5thPFMAVKZXxENg/zfwiqkhAAnMgoANgDvC8tBMCS3bSqo32hQAz&#10;/49LZ1g2QBKnNXJM5EAKRQJjJGBTEpBAHwgQBcCONX3oS+l9+F0M3C3K8osUigQkMFsCOgBmS87r&#10;uiBwlzS6RFSRQBMEcCZtkIpeFVUkMFYCNiYBCfSCADsCHJye3BhV2iNAtn8S/p7SXhPWLIHhENAB&#10;MJx73YeekgmexG996It9KIPA/WLG+tFlo4oExkXAdiQggf4Q+Em68puo0h6BX6Vqlu7dmlKRgATm&#10;SEAHwBwBevlYCRABwJrusTZqY70n8IT0kK0F+f3KoSKBtglYvwQk0CMC7ATw3fTHwWkgtCBEWbBk&#10;78IW6rZKCQySgA6AQd72ajvN9n/M2FbbAQ0vkgD/B98Uy54YVSTQPgFbkIAE+kbgwHTooqjSPIGD&#10;UiWaQpGABJogwINvE/VYhwTGQQAHwFLjaMg2BkeAJQCvTK9ZZpJCkUB7BKxZAhLoHYEz0qNDo0qz&#10;BH6f6r4avSaqSEACDRHQAdAQSKsZC4HF0opJAANBaYUADoD7tFKzlUrgPwQ8koAE+keAzPR7p1vn&#10;R5VmCFydajaPsv4/hSIBCTRFQAdAUyStZxwEyNpOFMA42rKN4RF4eLqMplAk0BYB65WABHpKgC0B&#10;D0jf/hFV5kbg77mcLf/2TalIQAINE9AB0DBQq2uVADsAmKitVcSDrpyHtrsNmoCdb5+ALUhAAn0l&#10;QBTATuncqVFl9gQY/H8zl38hel1UkYAEGiagA6BhoFbXKgEiAFyj3SriQVd+SHp/clSRQGsErFgC&#10;Eug1Adasb5keXhtVZk4AR/zBuexT0cuiigQk0AIBHQAtQLXK1ggYAdAa2sFX/PMQYK2hiYYCQmmN&#10;gBVLQAL9J7Bfuvj1KIPZFMo0CbDd38757Iei5lIIBEUCbRHQAdAWWettgwARAONYAvC3GE/ymYtT&#10;nhb9dZSQPrb44Tzv55TSEwJ/Tj82i54ZVSTQIgGrloAEBkCAsPUvpp/fiSpTE7g+H/lldO3oJ6I8&#10;e6VQJCCBtgjoAGiLrPW2QQAHQFtLAPgCItPsrjEc7/OKKZ8ZfWH0JdEXRXnN8QdyvHv0N1HW/KVQ&#10;KiVwY+xmi6HvplQk0C4Ba5eABIZC4MJ0lMHsUSn7JEQ18L3JZMif0jFm6s9K+bvoKVEmS05PyWvO&#10;n53jP0TP+5eek5L3j095ZJTv37elfE2U5y/qzaEiAQm0SUAHQJt0rbtpAmwBeKeGK70i9R0YXS36&#10;pugaUULQ+HK6IMfMDrMOjZIv9BNyjsy0703J53EW/CjHRgUEQoXCvs27xO5boooEWiVg5RKQwKAI&#10;MAj+cHrMM8Y4v2NuTZtMTjCxQS6CK/OawToD8d/mmCVv30t5WJRdC9i+8Gs53jG6VXSL6OeiG0Zx&#10;Ynwk5fui74quEmXA/taU6FtSrhx983yU8yifQTlG+SzPT2/MNcz6s+bfWf/AUCQwLgI6AMZF2naa&#10;IIADoIl6qIMvRLaX4YvonTlBxtlzU/LFmWJKIUst3m0y/q6UT/MFyRZAOVQqIUAEx2dj61+iigTa&#10;JmD9EpDA8AiQFPD96TbfNUwq5LBRYTb+j6mR54+jU+4RZfDOMwnPNsysPz/nnhZ9TnSF6KujPLcw&#10;mGdQz8QHkY0Mxj+e99aPfjpKPSxlwCnAsw55DfbJ+W9Hj4geE8WZQPQks/84PJjdJwqA15zHLiZU&#10;fpHPHhcl1J/3YYGDIqcUCUhg3AR0AIybuO3NlsCiuXDx6FyFgTtfWHzhrZ7Kvh8l8UyKWQsRAnjO&#10;+TKlxOM+68q8cCwEiOjg4YaHlLE0aCNDJ2D/JSCBgRIYfd+8Pf1n+eClKWcTEcCsPiHyDLSZuWeG&#10;ftXUxaw6M+pvyDGD/o1S7hDdP/rD6GjAfUmOseXylFdFSXrL8w85C27Ia5wJtIFtPCsR7p/TigQk&#10;0DcCOgD6dkf72x8G/+hcekiSN7zahKLxxdj0QP2MGLdO9KNRoglSKAUS4AFnm9hF2GEKRQJjIGAT&#10;EpDAkAkwqP5xAHww+vIo29zxHcQMOevoWY7IjDiDcAblDNR5juB98ggwA89ygpflWnITMXOPE5tn&#10;GWbYCe/nurytSEACElg4AR0AC+fju+UQYPCPzsQiwvnxcLNuny9bwv3J9s6X7Uzqmcln+QInkQ3r&#10;5Qh1m8m1fnY8BFj6sX2aujmqSGAsBGxEAhKQQAgw035ySkLrmYxg5p6S9fREEU5eX8/MPqH6zOzz&#10;TEGEIaH0RBAw2HeGPiAVCUhg5gR0AMycmVd0Q4DBP7qw1vkyxGvOl+tB+eAmUda/vTLl56Os+eYz&#10;OWxdSLDznrTyg6hSDgHWLPJ7wWxLOVZpSd8J2D8JSEAC8xJgtp+Ze5YlshMNzy2sryc5H88OJ+YC&#10;ogCYWMihIgEJSKAZAjoAmuFoLe0TYPB/j0nN8MXJGjbWwhFGxwD/3XkfTzoec8rP5DUZ+lmjP66B&#10;f5r8t5Btd628InwvhdIxAdZBbhAb2JYohSKBcRGwHQlIQAISkIAEJFAGAR0AZdwHrZiawJ3zEfaR&#10;xUv+lRwTDkc2W9bCkQSHZDhkqGWGlwFeKdvy4aAgAzDr9Aw5z43rSMjPQIZjwic7MsFmB0vAjktA&#10;AhKQgAQkIIFCCOgAKORGaMaUBBjAMehnvRyJ9tjqhjX2rIUjmR8Za6espKMPEOJH8h6y8pJttyMz&#10;pmwWBwWhhthYigNlSqOn8QH4r5vPseNDCkUC4yVgaxKQgAQkIAEJSKAUAjoASrkT2jEVgVG4P4P9&#10;qT5b4vtsv8PeujgCcGaUYuOFMYRlEiQXYv9fMguThIhMxSxd6GLpRExqTH6dmojA+E5KRQJdELBN&#10;CUhAAhKQgAQkUAwBHQDF3AoNGQABZtbZA5glCywJII9BF91mOyK2FmJnBHIlEFWxZgz5anS/6CFR&#10;djL4QEqWXKSoTtjqj0RKq8VyHBkpFAl0QcA2JSABCUhAAhKQQDkEdACUcy+0ZBgEmFEns+8a6e7H&#10;ouQrSDE2uSAtbRR9bZTEiT9N+Zfo/ITswyy3qMkJwNIFnBtEM7ALA8fz65vnJDAeArYiAQlIQAIS&#10;kIAECiKgA6Cgm6EpgyJwZXq7fZSQ+8NTMiufolUhX8JH08LmUUL/cUbkcKFyet5l2cKhKafz+Xxs&#10;LEK+ApaDXJzWcKgcmHKLKIP+N6fcKsruDykUCXRHwJYlIAEJSEACEpBASQR0AJR0N7RlaAQYUDMD&#10;z/aFDMoXNBPfBJerU8kmUfYYvjXlTOTMfJjlANukZNCdohOBz/FpmQSQzPC/PsfPjr48iiOFHAt7&#10;5/icqCKBEghogwQkIAEJSEACEiiKgA6Aom6HxgyUwJ/T702jDLJPS9m0kGuAGfE9U/FMB/+55DYh&#10;YmC9HLEkgK0Nc9iqYOdf08Lvo/tEiUIgX8FKOcZhQr4CsvqzNSSOARwT44iiSPOKBKZLwM9JQAIS&#10;kIAEJCCBsgjoACjrfmjNcAmwdp0EfKsEAQNetuPL4ZyFxINfTi2Ex3Ocw1kLNpEckKSBW6cWBt8p&#10;GhPC+s9KbUdGN4vSzgtTvjdKewz4z88xzoEUigQKJ6B5EpCABCQgAQlIoDACOgAKuyGaM3gCbFtH&#10;JAAJAucaDXB5aBJZ8MWUzKanmLOwbAG71k1NK0dJJPiblMzA/z3ldIXZehwS5CX4SS7aMsrMPuv3&#10;0Q3zmuz9F6XkcykUCdRFQGu6/VoZAAAIUElEQVQlIAEJSEACEpBAaQR0AJR2R7RHAhMTV01MTOwY&#10;fWP0K9E/RGciDNJPyAVs7cf11+S4aWGbveNSKTsKvCwltjJo3zfHP4z+MspSARSHAU4C8h0ckfNs&#10;hbhBSqIdlk/JjgSfSLlX9OQozoQUigSqJqDxEpCABCQgAQlIoDgCOgCKuyUaJIHbCDCIPyNHn4wy&#10;0/6FlGTkJww/h/MVlhGwZp7weQbX++dThNWnaE2Yyb8ktR8dJRrgbSlxBrBWn5n8kfKakH7eI1M/&#10;SQ8Pzmexlx0R2rYzTSkSGCcB25KABCQgAQlIQALlEdABUN490SIJTCbAwJjZfGbXV8wbq0ZZ08+2&#10;fD/KMeHz303J2nyWDjAbv3Fes5Y+xdiFZQBXpFWiFk5JiRIBwECfcP8bck6RQP8J2EMJSEACEpCA&#10;BCRQIAEdAAXeFE2SwHwIMNNOJv4D8x75AUaz6ZRvyLnVo7tFz43y2RSKBCTQFQHblYAEJCABCUhA&#10;AiUS0AFQ4l3RJglMTYA1+CT5YwtBk+RNzctPSGCcBGxLAhKQgAQkIAEJFElAB0CRt0WjJCABCUig&#10;XgJaLgEJSEACEpCABMokoAOgzPuiVRKQgAQkUCsB7ZaABCQgAQlIQAKFEtABUOiN0SwJSEACEqiT&#10;gFZLQAISkIAEJCCBUgnoACj1zmiXBCQgAQnUSECbJSABCUhAAhKQQLEEdAAUe2s0TAISkIAE6iOg&#10;xRKQgAQkIAEJSKBcAjoAyr03WiYBCUhAArUR0F4JSEACEpCABCRQMAEdAAXfHE2TgAQkIIG6CGit&#10;BCQgAQlIQAISKJmADoCS7462SUACEpBATQS0VQISkIAEJCABCRRNQAdA0bdH4yQgAQlIoB4CWioB&#10;CUhAAhKQgATKJqADoOz7o3USkIAEJFALAe2UgAQkIAEJSEAChRPQAVD4DdI8CUhAAhKog4BWSkAC&#10;EpCABCQggdIJ6AAo/Q5pnwQkIAEJ1EBAGyUgAQlIQAISkEDxBHQAFH+LNFACEpCABMonoIUSkIAE&#10;JCABCUigfAI6AMq/R1ooAQlIQAKlE9A+CUhAAhKQgAQkUAEBHQAV3CRNlIAEJCCBsglonQQkIAEJ&#10;SEACEqiBgA6AGu6SNkpAAhKQQMkEtE0CEpCABCQgAQlUQUAHQBW3SSMlIAEJSKBcAlomAQlIQAIS&#10;kIAE6iCgA6CO+6SVEpCABCRQKgHtkoAEJCABCUhAApUQ0AFQyY3STAlIQAISKJOAVklAAhKQgAQk&#10;IIFaCOgAqOVOaacEJCABCZRIQJskIAEJSEACEpBANQR0AFRzqzRUAhKQgATKI6BFEpCABCQgAQlI&#10;oB4COgDquVdaKgEJSEACpRHQHglIQAISkIAEJFARAR0AFd0sTZWABCQggbIIaI0EJCABCUhAAhKo&#10;iYAOgJrulrZKQAISkEBJBLRFAhKQgAQkIAEJVEVAB0BVt0tjJSABCUigHAJaIgEJSEACEpCABOoi&#10;oAOgrvultRKQgAQkUAoB7ZCABCQgAQlIQAKVEdABUNkN01wJSEACEiiDgFZIQAISkIAEJCCB2gjo&#10;AKjtjmmvBCQgAQmUQEAbJCABCUhAAhKQQHUEdABUd8s0WAISkIAEuiegBRKQgAQkIAEJSKA+AjoA&#10;6rtnWiwBCUhAAl0TsH0JSEACEpCABCRQIQEdABXeNE2WgAQkIIFuCdi6BCQgAQlIQAISqJGADoAa&#10;75o2S0ACEpBAlwRsWwISkIAEJCABCVRJQAdAlbdNoyUgAQlIoDsCtiwBCUhAAhKQgATqJKADoM77&#10;ptUSkIAEJNAVAduVgAQkIAEJSEAClRLQAVDpjdNsCUhAAhLohoCtSkACEpCABCQggVoJ6ACo9c5p&#10;twQkIAEJdEHANiUgAQlIQAISkEC1BHQAVHvrNFwCEpCABMZPwBYlIAEJSEACEpBAvQR0ANR777Rc&#10;AhKQgATGTcD2JCABCUhAAhKQQMUEdABUfPM0XQISkIAExkvA1iQgAQlIQAISkEDNBHQA1Hz3tF0C&#10;EpCABMZJwLYkIAEJSEACEpBA1QR0AFR9+zReAhKQgATGR8CWJCABCUhAAhKQQN0EdADUff+0XgIS&#10;kIAExkXAdiQgAQlIQAISkEDlBHQAVH4DNV8CEpCABMZDwFYkIAEJSEACEpBA7QR0ANR+B7VfAhKQ&#10;gATGQcA2JCABCUhAAhKQQPUEdABUfwvtgAQkIAEJtE/AFiQgAQlIQAISkED9BHQA1H8P7YEEJCAB&#10;CbRNwPolIAEJSEACEpBADwjoAOjBTbQLEpCABCTQLgFrl4AEJCABCUhAAn0goAOgD3fRPkhAAhKQ&#10;QJsErFsCEpCABCQgAQn0goAOgF7cRjshAQlIQALtEbBmCUhAAhKQgAQk0A8COgD6cR/thQQkIAEJ&#10;tEXAeiUgAQlIQAISkEBPCOgA6MmNtBsSkIAEJNAOAWuVgAQkIAEJSEACfSGgA6Avd9J+SEACEpBA&#10;GwSsUwISkIAEJCABCfSGgA6A3txKOyIBCUhAAs0TsEYJSEACEpCABCTQHwI6APpzL+2JBCQgAQk0&#10;TcD6JCABCUhAAhKQQI8I6ADo0c20KxKQgAQk0CwBa5OABCQgAQlIQAJ9IqADoE93075IQAISkECT&#10;BKxLAhKQgAQkIAEJ9IqADoBe3U47IwEJSEACzRGwJglIQAISkIAEJNAvAjoA+nU/7Y0EJCABCTRF&#10;wHokIAEJSEACEpBAzwjoAOjZDbU7EpCABCTQDAFrkYAEJCABCUhAAn0joAOgb3fU/khAAhKQQBME&#10;rEMCEpCABCQgAQn0joAOgN7dUjskAQlIQAJzJ2ANEpCABCQgAQlIoH8E/h8AAP//cEbUrwAAAAZJ&#10;REFUAwDnMCSPVU6IaAAAAABJRU5ErkJgglBLAwQKAAAAAAAAACEATCZZhXrbAAB62wAAFAAAAGRy&#10;cy9tZWRpYS9pbWFnZTQucG5niVBORw0KGgoAAAANSUhEUgAABAAAAAF+CAYAAAAcDWiVAAAQAElE&#10;QVR4AezdCby9bz0v/PU85zgcQkKFFGUKGaMox5QyJCUhmUqFikqaJ2nSZGiQSoTmUhmiQilSCkWj&#10;BjKkVDQow+E85/m8V/v6tf77v/dv7/37rbX2vdb67Nf12dd1X/e9ruFzX8P3e033/zvrXxkoA2Wg&#10;DJSBMjAYuHocDwsuHdSUgTJQBspAGSgDZWCbGJh1AGCrXmczUwbKQBkoA+fBwIfnt98W3Cy4TXDR&#10;oKYMlIEyUAbKQBkoA1vCwKwDAFvzJpuRMlAGykAZOF8GviABXDtgbpJ/BgI+KHZNGSgDZaAMlIEy&#10;UAY2n4HkoCsAQkJNGSgDZaAM7DwD/zMMUPovFptx/aNxfFdQUwbKQBkoA2WgDJSBjWdABjoAgIWi&#10;DJSBMlAGdp2BLwkB9v/HOmM+Kq47B18f1JSBMlAGykAZKANlYJMZmKe9AwBzGvqvDJSBMlAGdpgB&#10;s/3fk/x/bMD8V/79fwFz2fy7V/BFQU0ZKANloAyUgTJQBjaUgfcnuwMA7+eh/8tAGSgDZWB3GfiK&#10;ZP1rAub/5t9/Bv8a/J+A+fz8u3tgMCBWTRkoA2WgDJSBMlAGNoyBveR2AGCPiFploAyUgTKwkwx8&#10;aHJ9zeDjAuZ/55/Z//8e+z8CAwKxZrYB3COOsUogzpoyUAbKQBkoA2WgDGwGAyOVHQAYTNQuA2Wg&#10;DJSBXWTgk5PpbwgYir9Z//+Wi/9nD2MQwPX14neH4EOCmjJQBspAGSgDZaAMbAoDZ9LZAYAzVNRR&#10;BspAGSgDO8aAPpDy/4l7+TYAAJR9Xu4bELAqwPUH599Ng5sHVgjEqikDZaAMlIEyUAbKwNQZ+ED6&#10;CDcfuKqrDJSBMlAGysDuMPBhyaql/fpCS/0p+h8Uv0VD0XcooHv8L5J/twyuG1gpEKumDJSBMlAG&#10;ykAZKAMTZmAhaYSehcs6y0AZKANloAzsDANXSE4/MxjG7P9wL9oUfQcDAn8rBn48jqsENWWgDJSB&#10;MlAGykAZmDQDi4nrAMAiG3WXgTJQBsrALjHwlcnsRQOGcm+2n3s/bAlwzyoAqwHc/7T8u19w+aCm&#10;DJSBMlAGykAZKANTZeAC6eoAwAXo6EUZKANloAzsEANm/8eSf8q9bQBny74+c/G5K+dhgwCXjl1T&#10;BspAGSgDZaAMlIEJMnDBJBFmLujTqzJQBspAGSgD28/AxZLFxU/6GQgw0x/vQ83oM/89T4zBgmvE&#10;fefgo4OaMlAGykAZKANloAxMi4F9qRnCzD7vXpaBMlAGykAZ2GoGnOhP6R+Z1B8eNQDgWecBOCvA&#10;5wFd/4/8+57gFgF3rJoyUAbKQBkoA2WgDEyDgf2pIPDs9+t1GSgDZaAMlIFtZ+BdySDEmhtL+yn2&#10;84sj/jkPwOcBxyCAwYRb5zffGXDHqikDZaAMlIEyUAbKwKkzcKEEdADgQpTUowyUgTJQBnaAgX9L&#10;Hl8ZUORjzczsH2cFgGfBIIABg3Eo4EfG8+7B1wQ1ZaAMlIEyUAbKQBmYAAMXTkIHAC7MSX3KQBko&#10;A2VgNxh4brL5zwFj5n4o866PA32olQPjdw4DvE9+eKWgpgyUgTJQBspAGSgDp8vAAbETXg7wrlcZ&#10;KANloAyUga1n4MXJ4UsDxuy/Wf2xIoDfceB3tgJYDeD5K+TfTwSfGtSUgTJQBspAGSgDZeDUGDgo&#10;4g4AHMRK/cpAGSgDZWAXGLAN4NHJ6PsC5lwO8dOPwuKXAb48gd0juFRQUwbKQBkoA2WgDJSB02Dg&#10;wDgJLQfeqGcZKANloAyUgR1g4AXJ4+8GjD7RKoCxpJ/fceB3njOg4POAVgVcLx4OBvyw2DVloAyU&#10;gTJQBspAGVgzAwdHN4SWg+/WtwyUgTJQBsrAdjPwjmTvccE/BYxPA1LgKfKujwuHCHrWdgC2gYSb&#10;xfEDgTBj1ZSBMlAGto6BiyVHlwguGXxG8AV7+PzYXxl8Y3DNE+DqefYLA+F8Xmxnqwj/Q+KuKQNl&#10;4CQMHPJsBwAOIabeZaAMlIEysDMMPCs5/Y2AofzbCnDSswD81iCAgYOxgoDAervc+O7AVwKEHWdN&#10;GSgDZWBSDGibtF8GK7V/2q6LJoWfE3xxcJ3gu4LbBncNfjr45eCxe/iVBfuX4gb3HxP3Lwbsk8Dv&#10;QRjCBgO1v5CwHLT6Q7G/Kfj04CMC6a5OEyJqysAiA4e5W1kOY6b+ZaAMlIEysCsM/Esy+rPBGwPG&#10;7D2B8lwGAfSrVgGMQYCLJ8CfDJ4W3CowQ/ahsWvKQBkoA+tmQNvz0YnU+SQOKv3cuCn3N459t+BR&#10;wVOCPwxeEjwzeHrw88FDg3sGnrtlbAMCN4j9dYHPn3517CsGn70As/fiOwk+Lr//rEA4DlX9X3EL&#10;/5tj3zC4fXC/wPktz4n9B4EBgtvEvmrw8YFBjFg1ZWCnGTg08wSVQ2/2RhkoA2WgDJSBHWHgT5PP&#10;BwcO84s1MwjAHqf7cx8XZtIMAowBBDNUX5UfPyB4dnD/4NoBITxWTRkoA2VgqQwYwKQIW0ZvST1l&#10;/Q6JQRv0yNhPDZ4XUPKfFNsA6F1iW610rdiW4Bsg0EYJxzJ/7ZjPpY62MY9dyGjz/jO+A9rBk8Kn&#10;Vcfvx0Bqgjxj6C7/M1cGFQwwWKXwbbm+b/A7wa8GPx58fWAVQ6yaMrCLDByeZ5Xo8Lu9UwbKQBko&#10;A2VgNxig6D8hWTXjFWumfyTs8resn99xMZbTOhTQgML4vYEBAuvNE5ClrJa4/ljc9sp2xipE1JSB&#10;MnAiBrQplP2Pyq+uEpghpwhbOj+gnbEMn79zScykXynPfkKg3fF7Sr02L14z7dWAa6CQa8v+NRe+&#10;mrIICj5FfcCzsHjNze+kWPzdYtzaVveSnDPpxYWtC1eOp1UC8myVgFUK+Il3TRnYIQbOktVR2c/y&#10;SG+VgTJQBspAGdgJBt6eXFpa+hexGQIlAZkw7PokMAhAqPZbwjLhlcBqQEE4BFKrAu6ci2cEhFV7&#10;Wj8xbr+LVVMGykAZuAADFFyH7V0+vtcNzHRbsv/CuNk/E5vy++2xLcm3lN7z2rJ4zY02yEz9gGug&#10;4Gur3punBijaZuTdj/dMu0Z3WIQ2boTlGXGBZ7RlY4CBfRz4jd+D+MQtfG5hgnj4SZ+0al8NLvCT&#10;HvdtvzLY8bBcWOXwrbGtZIhVUwa2n4Gz5XBUorM903tloAyUgTJQBnaFgZcmoz8VvCtgCKwESoKl&#10;65NgCKzCIMwSsIFAbTBAWIRdqwK+IxcEeMtX7xS3fa/9hGCIqCkDO8wAOf2Tkn+DhTeN7QC8J8b+&#10;o8CKJcv6DRwaELB3/sPjr92JNTfaGTP0oN3RjrEpzpR9irM2ifLsd9qqRYhf+ycw913vB3/3Vwlx&#10;7I9XfPykVzsqr/Iz8mrgwDMOYHWGgEFWZxxcI55Wd8WqKQNby8BZM6binPWB3iwDZaAMlIEysGMM&#10;PDn5dajUECDtN43XbFxznwsIqvpdwjYQVtkjLPe/KBf3CMRvm8BN4r5M4HexaspAGdhiBiiyVgcZ&#10;AHTQHoV1LOV/RPJ96+DLA3vbtRfahaGgsym/Q7Gn6FOKQTszQJn2W0qwFU4GJxPkGeP+wBnPCTuk&#10;VfJwIT/c8ir/BjdGu+0ARCsCtKvOYfkUDxZlYDsZOHuuVJazP9G7ZaAMlIEyUAZ2iwGKuVUAv7+X&#10;bQImYZmADXve52QJi5Cv/+UmnBPYCatm50b4VgVYsuoLAr+emHx268tif2xQUwbKwHYwQPl2mJ3P&#10;2Tmo7+eSLYfzmeX/ibhvFKj39uvHOTcUWm0Fm6JrCbwvmVB2tR+jbXFfG6O9ofCzXc8D2eJ/8iiv&#10;sogPvGhfufk51NBnBA30OjPBCgH+RRnYHgaOyIlG4ohHersMlIEyUAbKwM4x8NfJ8b2D1wUMQZ1Q&#10;SfB2vQzog2GEa1muGTzCKuFdHBfJP6dc3yL2bwWPD8wCfnFs92LVlIEysEEMUFAvl/R+Q2AJ/2Ni&#10;Pz9wYB2F36f5LOe33z/e80PuKPqjbaDQGqTUXmgnKPegLRE2G7j9flch/3jQdhtoxRceDQS45/BV&#10;X34xuIrzXeWp+d5CBo7Kkopx1DO9XwbKQBkoA2VgFxl4QTJtJcB7YjOWlw5l3fUyoT8mxBNOCamE&#10;fUL+GHAgsFL4r5ZIrQqwReDhcVMYzA4ScnNZUwbKwAQZUD8vm3R9b+CTe07mV4fvletrBpcI1H/1&#10;PM75dqOh6GsLtAmgPRDWaIs86zfAXRzMAM60sQZXDQQYOPGkNtU7cT7AjePhOlZNGdhoBhYTf2Db&#10;oDIsPlR3GSgDZaAMlIEy8H4GzBoR0u3DJXzztRVA3zkESH7LhLANMui0gcBqia/4xWmAQHyfln/f&#10;GTj1+1mxHxTYN/wxsYURq6YMlIFTZMAhnuqpAz7tO/eJUTPOP5A0+WSfvf5xzmf4KfZA6R/L+d0b&#10;oMAaIGjdHoyc3NaejrbVIIC2dbSnVgNoQx+QYA3UxKopA5vKwDzdvoLhvJDvz9X1g08Ozpg2JGeo&#10;qKMMlIEyUAbKwIUYsD/fpwHtwx/Cotk3brjQD5bkQVjVRwOh1WCEFQGEVjAYICozVp8dhz2tvx3b&#10;FoFbxb5yMA4vjLOmDJSBNTCgbVAffYbP6qFnJ05L/L879mcETumPNTcG9dRlULcp/+o9RZ/Czz3s&#10;+Q/6bykMLLapODfwIuCPyD/Kkk8GXidu3MeqKQMbxcBHzGYzg47OERmDjtogXxj6ipETlWC4a5eB&#10;MlAGykAZKAMXZuDt8XIy/4tjM/pOgj6lfJWDAOICioA4KQYUfwoDUBqG8Oq+U6597sos1uPyQ6eG&#10;O+TqUnFXmA0JNWVgBQyon2bzr5uw7Sd3aj+B2xc8fMJPvc2tuVFfzT6PZf3qsTZEe2Kgz0PCYxer&#10;ZWC0id4BiA33V4zjIYHzGbzXOGvKwEYw4DDRByWltgd+ZWyrkLQ/2herXG4bP4eOzggMcdeUgTJQ&#10;BspAGSgDZ2HgFbl3l+CNAUNYtx1gXYMA4gT9tg6dm7BKcLVKwWyiwQHKhGcsY3Wq+Ngi8MD8gEBg&#10;i4Df5bKmDJSB82DAgNvl8/s7Br8RPDL4wYCgrW2Ic76Xfyj9YysPf/WUAqoutz5i5HSgrQTt5+KA&#10;qnNV7pok+SrDF8SuKQNTZkAb8lVJoPLqLAurWXI5b38WZZQvjadJgg4AhIiaMlAGykAZKAPHYcDn&#10;uQwCvG3vYcI7QZ+AT6Df816LpcMnuILBCJ38GAgwKGAwQEIsOf6sOH44eFrwlID7SrEpMLFqykAZ&#10;OAEDPsXp4D6z/b+X31kdZE//xeJmtAUUSrP8lEoz/uqrespWZ9meLabBwHg3tgR4d1KlbfcpVqs5&#10;bOnQ3vMvysCUGDC7b7D/55Oor5jN8n82P1eEHKD9Uaa1RW5cNP9MBHyoRijumjJQBspAGSgDZeAI&#10;Bgj29tGZVSfUe5xQCO65Pi3ozwkCFH8dP0ijwQlpcl/nbw8gxeWx8TRj6QRsy5SrkISQSUtmlAAA&#10;EABJREFUmjJwFgY+Pvcs6ydoO8Wf2+f6KI+5NZ9tU+cI25RIdU/bAOoXeK6YJgPaSKsyvD8YbfoV&#10;klznOdwmthVUsWrKwCQYsEXlR5ISXwZ6/yF/71f+Kf0mBbRNoCyTDfLo7PNms9mlFfbYNWWgDJSB&#10;MlAGysAxGCDYPzTP+ZQXYT/OGcV7Kv0pJYPCIV1gIMCp4tJNACAI8P+U/LtBYDDj6bGdTv5lse0P&#10;FEacNWVg5xlQFy4ZFpzcb/CPoH2tXI/ZfnWKoG31jfZg1C+KJOTRmg1iwPumMBm88T69X8lXBu4e&#10;h3bSYY5x1pSBU2WAwm8w/25JhX471uz/5J9Z/1gz7Y/yDMoz8L9c/l1iKgJL0lJTBspAGSgDZWAj&#10;GHhPUumgvdfFHmYIiuP6tG2dvj4eDAjo/CkpBgTGYIA02itoRuDmuXBisC0Ct4z7iwPbB2LVlIGd&#10;ZMBS/+9Jzp8RGCjzZQ1f3cjlTH1SjwjbZospjQRuUPc8U2wmA97feI/er/csJx+Sf7YC+NLK1ePW&#10;rsaqKQNrZUA5vHZidNCvpf/jaz/6djP/+nzII2fMGJjkYdVAtwBgoigDZaAMlIEycEIGLpHnKc+x&#10;5oZCsNjJzj0n8o9AC1YqSCNBAQi30i2Z7lP47Q+03JVw8bDcuFHwiUFNGdgVBih2FDxbZCj+zstQ&#10;d+TfQB8hW/2hGHqW8u+eOsQutoMBSpR3611759pO79ghj49OFq0KGQNCuawpAytjQLkzy+/sEQf6&#10;WoH4JYmNf6yZ8vlfs9l81l+55bcIzwE/9kcc9JCbRRkoA2WgDJSBMnA4A1+bW06KjjWjCBAUdayu&#10;pwxplNaRRmkfp5NTbgi57tkiYHaBAvTkeDg7IFZNGdhqBuzpt9T7F5JLs2xjkE/dIGRbFq6OqEdm&#10;ifNYzRYz4D1rL8f79+5l16dV7xXH/YMOkIaEmpUwYFD+ixLyvYPfDAw8Wa2nncrlmXNHDOT/t9ls&#10;przODvhThhfvXbIDAAewVK8yUAbKQBkoA2dhwEi8U7/HrKA9wEMwPMvPJnWLMECBYRMO5MGKALNd&#10;QOCVYDNclj47LNBsJ7+iDGwjAz739ohk7PbBGNxTD9QHdUMdV1fIzupNHqvZEQa0lbKqHBg05TY4&#10;dNM4lBmfV4uzpgwshQEHjl4vIfme/2/H1ibphy8eN6Mt0i4ZkHStXZpxHAL9u9+M22/WiI2L2mWg&#10;DJSBMlAGysDRDNgzb4+8J42861g3WSGQdvIABV9eCBZgb7Nr+STgXpGjKANbxgDh+RuSJ7Nr3xjb&#10;daz5yh6z/oRndUMd4V/sJgPev4EAAwDaRiy4/ro4KGoOVR1lJ141ZeDEDPjKxA3zK22RL40oUyYc&#10;lL14z88eofRrl5RD5W3cc/8w6Mdh3P/X4/xoPFy7DJSBMlAGysCuM6DfpAg7FRoXlAOzhJRo15sO&#10;+aDssAkYIE+fmn/XDT44qCkD28KA+nydZMZ5Fwb24px/Q9tMr0Ew9YCSx78oA6M8aPcpYUOp+pxQ&#10;4wsRd4jtkLVYNWXg2Ax8WJ60v/9XYtt2Z4vhONxPGVPebNUz8ORaOaT85/Fhjm0rt/+p4Tv2L/pg&#10;GSgDZaAMlIEdZ8ASPHuD0aAjhnPtiIUxZciX/IF0fkv+EXRj1ZSBjWdA+Tao5dDLy+zlxmAe5d+l&#10;+5WTMVHsZ0DZUFYoU1aBua9v8Em2n8vFZwc1ZeA4DJhQ8Dk/yj/F375/v1OuDEJqj9jKnMFIMADg&#10;mQ/g7C7Pg6fenH/vbMMWFmrKQBkoA2WgDByTgc/Mc1cIGAKgGfLRsfLbJsiXmQf5lK9L5993BFYI&#10;xKopAxvNgC9e3Dc5WNzvT6EjGxOyc6umDBzKwCgjygwFzYPaxm+Nw7kAtpVQ2nJZUwYuxIAzJHxJ&#10;4hdz5/uCiwaM/laZMtuv/1WGlDX9sfsH4gjPxd+/Lc++RyMXu6YMlIEyUAbKQBk4ggGd6DfnmQ8N&#10;mNE5c28r5JkgIn8EEPnv7BY2ik1mwCe0fiIZuFzADKFbGa9sjJHiOAwoK9pIA8GUtrFaypkpzgW4&#10;TQKxrztWTRk4w4AtdT7n5ysS+lPtjrIzypH2aJStMz86i+Nst4SrjILn/ir/3ibw2DVloAyUgTJQ&#10;BlbOwMcmhs8NPj0wqh1ro4z0f1VSrLOONTPrM9yutxEjfwY75M9s6bfFMfzjrCkDG8UApd/Mv1P/&#10;JZywTXlTpisXY6Q4CQPKjf5MOXJAG9vvfR7wx+NwvkS3ToWImjkDVh75zOiNczWW++tfDbSTKbRB&#10;lHXlKo8cx5z1GVsJYDxkAOBdIhketctAGSgDZaAMrIIBHZm9bfZGPjERPDb4seCTgqkbaaf02vdP&#10;mLMMXpp1qMvspIU5VZAVCCbSJ8/epa0QrosysEkMmI29cxL8ZQFjdozSpp4r5/yKMnAuDGgblSOD&#10;SWZyheFTsbYEPCYXNwqGwhdnzY4x4N37bOSjku+rBsqK9ofiD/GaGUjiz318nP1J7Rp46l/y743B&#10;bHhwF2WgDJSBMlAGVsHAZROo05EtH/+MuB16Qwh3+JbreE3KOH3X7I397j+blD09eGRwk8BpvbF2&#10;YvZfPmEIJEOodQaCAZHKENgpNoWBD0lCfzC4fqDsEr4pa8q363jXlIHzYkA5AgOmypYyJsDPz78H&#10;BZZ8b8LAd5JasyQGlIfPSliW/IMVSLmcf23E4ON5TyYI7BCM8mcgyiNvyb9XBx0AQEJRBspAGSgD&#10;K2XAHrcrHRADJVKHaIDggNtr9XIgDyHtexPrQ4PnB0bqvz/2FwWW/8eaGx22jpXiMPfYgX/yKt+y&#10;SqD59jhs5YhVUwY2ggHtzS2SUgMBsWZm3dRjM7euizKwDAa0lWZybQUYCp5wHfKmP3lKLpTFflI1&#10;RGy5Mdhzq+Tx14LFJf/6Uqf7KyvaH3YeOSdz1I/ENcJ/Ux7+y6ADAEgoykAZKANlYKUMfHxCH0L3&#10;2OtG8I73zEnJPp3kE0qu1wGCl1F4BzVRZG+bSM30Pym2E3kt1fzkuB32NzpOnShhjtIA/CGP7YSh&#10;9Ht3IMNmNK4TB+ElVk0ZmDQDn5fU3TEY7YxyTEFr+Q0pNSthQNnSR1gNACJxbQWcQeY7xeOSQc32&#10;MeC9WjH4y8maVR/kDX1oLmdWhoBr4HceOOtPyVlj9t8KvhfladsAOgAQImrKQBkoA2VgtQzoeEYM&#10;FGkKNIFI58T/Bvlnf71OM85zNjpTyr1l+h+ZUD460PF+eWyd8T1i/1LwW8FTA52zk5rvF7c0OJk3&#10;zrmhHICO+n3xGenlR7ATV7x3ysj3eJcE2e9O7seZCHHWlIFJMnCJpIqyNQ5iU4e1QbtYh0NFzRoZ&#10;UMbAgJMBZP2f6J0rc/s4DDwftDout2o2jAHv2QCjT/o9Pmm3xdFZI/rNXM6UAbP+ygA/z/M/P5z9&#10;1+L8oL1H3hv7d4O5WUfk84j6rwyUgTJQBnaWgXcl5zq9WHOj7yGED6XackmdJmHoG/OEGRLbBiyf&#10;o2Duh3uW639hnqXcO5TOrP0P59pou/36lty9NNd/HHD/TGxKAKXVSf5mBA0OWJZJmc3tmTRScCkH&#10;lH4Cm3ujsx62Z3cR3huOQP6tkvgWjqIMTJQBbYult9faS59BR/VaWVa397xrlYGVMqDvEIEBZX0M&#10;t8Fqq6gcEKj/uwjPYiMZMHnwQ0m584IeEttJ/yYi4pwr/mQK0O5ok5bW9ojgEGjrRrnzyOvz71XB&#10;3EjI3NF/ZaAMlIEyUAZWxMDfJVyfnok1P+VWp6QDpEgaBBj+hCEd6K/H48mBGXrC0X6497Tcf0bw&#10;7OC3g0cHRtwNAji8z8AABdUqAKsBHOyn481jZ4z4CWQUAra06KQNTlg2N56X1jM/2nEHTnCEBhx9&#10;UxyXCWrKwBQZuHoS5eA/ylac88M7yb7guigD62JAmdP36Wf0N/oZcTsI98Fx3DvQZ8Wq2QAGvEsT&#10;EXdNWs34O+TRtkKyRrxm3q/3rL/k1ncuW5YQz2Eg3+ijR5zkpPnyfz9QGNlFGSgDZaAMlIFVMfCG&#10;BPyagNFpso1O64N0UqOD5O/+x8Vx+cDyOSPp++Ge1QGXyjNDsI9zboQLOlzgBkKXWX3L4EDHbHmc&#10;Zwakx3I59jyw/rsQA0OYwJ2bVmFYtcFdlIEpMWDlkGXWlltLl5lXaP3GRnEaDGg/KYL6JH2Qvkc6&#10;nDdz8zh+IfiaQD8Yq2aCDHhXV066DNr4pLHti1Ytjnc23u14v/xX1OYkFYcbcSpvnrAK83lxjH67&#10;ZwCEjJoyUAbKQBlYLQP/lOAdPkP4jnO+CkAnqXPSOXKbhXdfBzVsgwMHwf398BxhymCCfXaLyj4/&#10;cYiL8AXSAcOP7bo4HgPekycd7uggRQMyrosyMAUGlEuHe151LzHaB4OAi3V/71atMrB2BihnoK9a&#10;7J++IilxEO3NYl8sqJkOAyYmfL3BFkOrFK0s+sy95JEv9InepXfK2/slV5BzXC8fh4eovROv+D3l&#10;q0bzz/+5AIljF2WgDJSBMlAGVsmADnNsAzDLLi6dJltHRTDXgRo1Bx3p2eCZRXjWoMAIy9I3qwPY&#10;/EY83AP8ipMzQKggYIBff3H+OYcBr3HWlIFTZ8CqFANTQ86l/HO3jJ76q2kC9hhQFvV72lF9mQFs&#10;t6xYuW8cDwjGwZVx1pwSA7ZlUPYNzFjq78BgnwX2/iSJ3OH9kUG8Q+/UPXB/ZThLwOLWT3tE22cA&#10;4O0uBjSGw127DJSBMlAGysCqGPDtWYMAOkhxUMwp/NwD+iSDA+7pRHVgB2E847kBz41waq+eAe9q&#10;vD/vwyGMTkBefcyNoQycnYFPy+1bBx8TMEMwV2ZdF2VgKgwMRc1guFVwo011gNz3JpFmm68ZWxsb&#10;q2ZNDJg8cNjwvRLfUwLnC10j9tjf731R/K00HO+MzLLONibJOdBIGzlrlBlbMJ+7/8kpJHR/mnpd&#10;BspAGSgD28eAWQ6f4PvbvazpLHVQOqo9r1obxAD5gQA03p+lkPaublAWmtQtZMDSf7N19ujKnvJJ&#10;QO8AITaKqTKgfILBKqDEaWN9IvDnk+g7B2adY9WskIGPSNi+EuSrQT4XfIdcO+fGgECc8y8FaU8s&#10;89f/eWfeE7i/RhwalbJDtvIAt9n/V7hYxJQSvJiuustAGSgDZWD7GHhdsuSQI4MBcc7PAiCg66Rc&#10;F5vFgEEcwqpUm7GyNHLMuvIrysC6GfAlkRsmUjOr2hXlk6zrOt41ZWCyDCij2lQKpnKrb5TYS+Qf&#10;RdRncg0I5LJmyQzot74tYT4seGrw/cEnBhT8WDPK/ljmb0m99+Sed+b++nF4jOSrMQDwjjz2hGCU&#10;pTjfbzSK73f1fxkoA2WgDJSB1TKgE/2VRPGCgNGBmrHTYRHW+RWbxYD35v1JtU8gOQuAuygD62bA&#10;10F+NJH67GesudDOrqyLhWJTGKBcalcpnPpM6TYD/S1xWA3gM7e2vuWy5jwZuGh+T/H3yeGfi/h2&#10;2McAABAASURBVPs7g48KGO/AYIxl/t4DJZrMAu6fKg6JXHqVjTEwQdZ62UHPtlE8iJX6bQsDGlHL&#10;eS6ZDH38HggGo2LEq6YMlIE1M/CmxHefwGqAWDOdqX11OleKJFvH614xbQZGW0o4klLtrYPXzFi5&#10;LsrAuhjQhlj6/wV7EWpHlMvKuXuE1NooBpRbsBLAjPPoE+1LtxLgnsmNGepYNefAAMXfgMqT8ttH&#10;BV8X8Is1X+av7aD445+MMuD+FHC2NEir+9JvwuW9LvZD4drv1+sysKkM+GTKFZN4AuitYjtF9cGx&#10;LTkGJ3g+NNf3CByqYjAgzpoyUAbWzMDvJb4fD94cMPqiD43DLEesuTEYYDR7frHif0NZEJ94zwV+&#10;u+JkTjJ47w5/IIFfmX9fHtSUgXUyoE83MypOyhLBXdl0XZSBTWTAAKul3PojqwHY8kF2tdKF4qq9&#10;9Qz/4mgGTAx+SR5zqN9jYl89+PCA0YfhWdth0MWz4D24PyEcmBTlQ3rHAMBz8tQfBQeaNo4H0lLP&#10;DWGAsnCppPWbggcFRvKMdj0ibpVbA/k9cRvZc3qnim55z13jZxmVQQH+lsvEq6YMlIE1MUBAd7Lu&#10;DyW+FwU621hnVgOo24SaUTfdB8+A3wP3SeA3AxR2Hb1Of8QlvnOB349wT5KebXh2CEf4lB8DOTeJ&#10;g5Aaq6YMrJyBT0oMtw0+OmCURfWxMi42ik1nYJRjyql+cJRt8qtBAPvVhxK76XldZfqtBtZOWO7v&#10;CwvOrREfPnEL5AEKNEV69G2emRYunBp54EsWYfuihEMML/DpPzcGRqEa17XLwNQZUGYvnUR+c2AZ&#10;1PNiO1ncjP/V4v6MwDLUWHOjUhgVG3DthiWqwnhsLn4iuExQUwbKwPoYIMg8PdFdL7hN8OLgXQGj&#10;49WRAYVcRw2uddCW5w0hX53mt7+OC8c9/u679hvQjlgyfJF4OoNAZy8e4XOfFH5HaJDuBLlzRt69&#10;T3zL/BfnX1cBhISalTOg/mo/rP4TmfquLKrjrosysA0MKM/aWX3fUFTl63L5R4Z1eB35N5c1+xjQ&#10;t/tCzePif/fgUwKGXKCtsFTe9eCYe9I4IHH6XukHt1+Sf88KDjXjwUMf6I0yMCEGdPB3SnoeHzjV&#10;8kaxVWQzTaMsqwRm9TSQKjZhn82PrfHkJiTk5zMnf94yDtsDviJ2TRkoA+tlwDYAwovTu2+eqB8Z&#10;/HHwnoChVKvfAxR3sx1DeScUeW7Ac36jLWDzZxMC/Aa4PQfueQbekn9/Foj/KOhg/z7PiifWbNjc&#10;uwjvQRsr7wZhLcf2nlwXZWBVDHxjArbtb9RjZVBZHNe5XVMGtoIBZdrgtL6GjEu+lTGD41a3mtk2&#10;oG5Amn8xm5n1v0uIsOLX5/2sLszlTDsxOMQXbsG9qeOg9BnMGHkz+09HIp8c9Ozcj/Azd/RfGZgw&#10;A5+ctNm3b3m/fcNXyTUBPtZc6FbwVWSjeBR8yj1oHN1TzgkEbNfuGQQADSl/+6icD3DtBOo6Vk0Z&#10;KANrYkA9fGviMrh3i9jfHXxrcPvgycFrAgfZqLPqcC7PGJ23QQFLz0HbwA90iPzMEi527toGneQ/&#10;JBSriGwZMqDoNGBx2zp0FCwh9Lmg/elJkDtp8KttHXwYUO0qgJ0sCmvL9KcnplsHBvJjzYV6bYmy&#10;6LooA9vIwJBnybv6RHlU5r8oDudekZetcs3lzhp80BVskbhjWLBdONb8gD99P+48g0v+G4QLJZU8&#10;Q96RHzetpnwGx9lQReds7PTeaTNAqL9+EkHINvNveZMCroMnaKrA/5r7KnOsmfLsngptlJTNfxF+&#10;z9+zKo3Gcwisn5UHHx6YhVSZ4qwpA2VgzQyo174Q8OzE+8DgpoHtPRTKG8dNWf/N2H8e/FXwj4EB&#10;wFhnzKjnw0MbYaXBK+PxtICAdN3YFFQzJtoXq4D+IH6vCv7yGDAo8bY8p82JtXKjnYKVR3SOEeDc&#10;T70/NgHUgIoVWq6LMrBMBi6SwKzeu3JshkwA+nfXRRnYZga0t0OO1f8p+/Jrxnvsczfj7Tn+uwR9&#10;Dw5MGjoclD6gn9Y3kQVwwQ9/3JuFC6ZWvrxj+XGHTmQyk1zk+lBsQ+YPzVxvbDQDn5DUO6zPPn+f&#10;9VG4FXTLdkAlpsDzBxXgJOXZ836XaGb7G097hHxOqIMA2CnKwOkxQOF9d6I3U/+nsZ3ZcbvYtgt8&#10;dWyf8TFzb6WATwvaPvCr8feVgZfGfmbwkMBvviu2fYAU/nvH/dvBG4J/CrQBsU5ktDfakRP96Dwe&#10;Jrxo+84jiJX/FCfeGYjMAaxfylGUgSUzYADPsmd1cMgGS46iwZWByTNAjlX+9WGjf+Dn0GuHXVsh&#10;87GTz8VyEqj/cf4MvYE8YPWwkPVH+DHhhxvP8d9I7Eu0vC3mycF/L9j3zIGX20TCgRms50YycIWk&#10;WgV2iv9F42ZGA0fpV+Ap58sov4QH4Wgcxgiqk4TvlkjNPKpYcdaUgTIwEQbUf+0Axf1lSZMOz7LH&#10;O8ftNOTvi33DwBJ+gwNmCY2IW+pvm4Hfa0/yyMYYbZPtDLYycE814dpT/II0aksNvNiG4booA8tg&#10;4HMSiIN/xxkT2gN1Wl+eWzVlYKcYUO6tfDFITMlVFxBAAaYI6x9tD9A+899GOHfmZsmYvf4O+MZH&#10;LmfaBhOG3PSGTedAPgbGe5YvfiZKnAPxDhdHQaE56pneLwPrYoCybanvYxLhtQKFWgE3qmlZS7zm&#10;nwlbdrnVIGgsNBJDuCa4WhZshlG8RRkoA5vBgBUDf5ekrnuJfqJcqdE+aqeGcr3SyM4jcGlcFEKt&#10;uvjM8wivPy0Diwx8VC6c+v95sRn1gYyg3LkuysAuMkCO1UeQmcnLQ5Y1cOyQTKvnbKEbk2rbxNHl&#10;k5mfC+4X2Moba34+GJl+tA3L1hvEcQq4QJTesTOPvHvv3dZIqx8v8NBhF9tIyGF5rf+0GVCI7fd/&#10;RJJpyX+seQU2M29UU8O2yvKqAolDg6FSif/j8+9ewdcHNWWgDJSB/QxoM7Qd+/2XeU3B0fZRcECc&#10;OvtlxrHMsPABZl6EazCV4KmNd12UgXNlQPm3osTyf2GoB2QE9cN1UQZ2nQFtr3qiXoA6gpNPy7+f&#10;3sO2rAZwDojVfg4Ppj+MlWZkeLK8vOMCJ8n6FpgPZEEetXvkAb6vzz+DIAZ/4jza+PHRT/WJMrBa&#10;BoxQqsQ/kWguGzCEXo0XexRw/quERkJcGg6VS1yXyz+DABrMOGvKQBkoA3MGzEReKS4CRqyVGUKM&#10;1VAi0EaBdtH1VEG2MHArfdJ7jTjszYxVUwbOmQEH/tnT7LNnAjG7x1be2EUZKAOzmTaXLEuOpRCO&#10;wVgKsq1xlsnfZDabbfIBrWb9DWg4FHisBkqWZlafaRdwsOq+WXxrxV5kZAL44L1r7/nRcTsYOdbx&#10;TBvN4/HUp1bHgI78Dgn+voEZ91jzz3RQ/rk1Yux1QaMhTo3IELI/P5E7E+DSsWvKQBkoAxggSPl8&#10;KLe2AnTKrpcF4WmTFgUZgwFT77ulGQhiuPik/PNFgCGw5LKmDJyIAQcD+wywsuSHlBqDTIt1g3+x&#10;fAa0bZQM9miT1O/D4BnPwuLvlp+yhng2Bsiy+gryLHgvnv/s/PvJwJdvviS252JthDHr71O9T0xq&#10;nfczBjG0B2PyTp4hj2yVGZlRp7yzkUfnGz0hN9W3WMcz48fHe7pPlYHlMqAiO53bfj6zaULXoYOy&#10;CfzWDZ2auA1CjAbTadYGKhw0su70NL4yUAamxcAVkxyrlnyqNM4ZRZciou1wvSwQavYrzdom/ifq&#10;7JeVoBOGQ1AZbeg35bd4i1VTBk7EgMP+yAo+2+mHyj6FhhDsulg+AzjWzghZuzbqsfbHIKQtPQfB&#10;O/E8+M2A3wlLmGQ8tnv8itUxgHfvBN/qDFtsJt98TedxufAVHQcGxjlp4/DPByWFDgnnjnOmDOl/&#10;yeuu9cPsLcQ8S+qldzrkAgcbPyx3nHsU6/hGIMd/uk+WgeUxQOHXoS+e5KtTAB0HLC+2k4c04tew&#10;+LVGxd5Ds37c/IoyUAZ2jwEDl/a0m0WRewIVRXe0GfyWAYKNtmaES8DhJ2xfAxhu11ME+YKwgh/p&#10;+8T8+9ZgCC5x1pSBIxmgvOh7zfqpD36gX1YvwHWxHAa0KdoydRbXFH38a28ojAY8Kf1n4129V8f9&#10;xpJzv2P7nbCEOeBaXBRTst/IhXQMd+3lMIBrvOJ6sS+h+Pv0tdUAVml5X8uJcXmhGADU5zog3Ne5&#10;Rhr1L7Y4KDvyp+wtL9aphfT+9MizuuSK+ylxPCc4sdkFsk5MSn+wcgYukRgeGPjM35hRV4FBp5Nb&#10;kzDSonOSLgki+Bu0GLMQ/IoyUAZ2iwEz2Q4ckmsCFWVEX3o2odizJwVBnKAsXPGYqTHaLxxtk86f&#10;e8qQTu2n9Esn7gic3EUZOA4DV89DdwzG6eXqm7qhbMW7ZgkMaEtwCpT3oehTNBZ5fl/i8vlVs41/&#10;E/d+vCl+bw7+OfA1FnU/zjNGWMIUB5vSJi4KHdt9vwFp0m4M+0wgdZwzA/opHOPUu/S+cayfIdc6&#10;RI6S7awN7+ecI1rSD5UP5289KuHZsmA7bpzzWX8DGZR/efKcftK9bcX/TcboI+qOd5jL2Z/kH17w&#10;EOfJDOJO9os+XQbOj4FL5uf2+xvR1+Dncr58Vqc+CjW/qUDDIm06JGm6VP7dI/iUoKYMlIHdYsDn&#10;7G6bLC8OXBKglt2XEtC0h5DoZm/MP4LZ78RmCDsENM+5niqkEz8ETWm0j9tM7rL5EnaxfQxQROz7&#10;1+/KHQFYX6xfdl2cHwPaD3VTHaUEUsS1OaN+8ne6+DMTzUMCbZ+ZWEvHr5nr/fjG+F0vcMDcD8U2&#10;s/wzsQ1emqV8adxvCbzDWHMjLnGC9yoNZnwpOh6QxmH73bjmV5ycAW3y4NpKABicGmTz6WuzyndO&#10;0J8anJZR500SSouVCcqEtCiv9vprC5QX5Yf/tkO+9fnyLK8G4ZxNZtDN9YmxK8SdmJj+YCUMfGxC&#10;vU9wg0BnE+uM8j8KNb+pQWNpEEAFlLYvzb9bBqNBirOmDJSBLWfAgOUPJI9XCBhC0xBCXC8TQ0hj&#10;C/fp+ffigCBu5iPOmf57tEmupwrt50izdv5aSejYPhFnTRk4kAGDbb4M9IV7d9U3/bDytOdV6xwZ&#10;oNhTprUvZDFL9NmCc++dcTwjuHlgwM7Wxx+O++EB/z+N/cpD8KL4Py34lcBkj22eIwzhcJsAsu/8&#10;l/KM598eW3q0Z9KUy3n7ZhuBAQGDAdoOafT+PacsKBOelWZ2cXwG8IxT3BkEgPFryvedcmFbwI1i&#10;XyxYl7HSlo6gbNwzkV4mGEY/MtIp7fIw7m2z/V+z2UzZB/l8T/45C+G5sc/ZECDO+cf9YRk4AQMX&#10;z7P3CzT8RrHiPKP8j0LNb4rQyIAOSvrUm++Nw0hprJoyUAZ2gIGvTR6/PVD/CU2EEe1CvJZqhE3A&#10;He2bR7JjAAAQAElEQVSiGbgnJwaDDQTvV8TNEIQ943nXUwWOcDbaT59vMkso/VNNc9N1ugwoI+SF&#10;L9tLhjI+6pvytOdd64QM4FE7wjagSbHWhghG/fyrOMz0m8l3wjqF38CjZf+5dc6Gom770msSwu8G&#10;TwruHxhUIEddNe7rBhS+X4/tOc8PZc87l07pJT8aGDBowa2tlPb8bCYe4C6Ox4B2WPuMN0vJR/mg&#10;YF8lQVjBYTDnq+OmnMdaiTHQ878SskEHh/x9VdzSEGvmHZv1Z0sv8N8FeB8fNJvNlHX5VSceGccv&#10;BKPcx3ly46Wf/Ff9xXEZ0MA6qXIsFz3u77btOcv+jeRT/keFNnoLGvVNyO9/SyI1PtIc50xD6OsF&#10;n+WiKANlYKsZ+IzkzvkfVjHFOdPxEqJX0YcSxEZnz/2biZDiH2tmz+3vcQSEYmnQLuVy8oYgI704&#10;++akdqykiLOmDJxhwLJ/s3+Wlysrygyhl+36zIN1HJsB3I36p20hm5JpRhvysoR078DXjn4k9gsD&#10;+/hjrdSYyfyHxPC64DeCewUGByl/Blud/WDr0x/G39kCseZGOZB+kBfyGFlSPj2g3dRGs10XZ2dA&#10;OcAlqGsw+hXcfn1+bhDafnODNZ6L11KMd2mgz4z2ryZEA0JDZ/L+DPxJz0gjO4/thFFnlev/sZdb&#10;fDw6bgNl/xL7vAzizyuA/vhQBhRge6CMnP18nvrO4CODXTP2EBlRtqRnU5X/8c6kX6cyGkZLFO2J&#10;867HM7XLQBnYLgbMTBCKKSZyphPWDqyy/9TWiOsd+ff4YAi2BIIX5NrsWKz5skAC0bjPb4rAFd5G&#10;22mG99pJKOEmVk0ZmFEqviE8mHV28Fecc0P4V77dn3v034kYUO9Am2LmfNQ5fq9KSHcNLMt31gJF&#10;fNTReK/diNski/bt+Yn9pwMrEUwe2T7wg7l+RPCSgAIkD9o/0MZYFWBAQB5BmdFmaq+Vofys5ggG&#10;8IaroXhz+4ltAM52MEPvEO8viCd+Y52TURbN+AvLbPb3J5SPCRhxjvi9Y2XXO3ZvV6DMehcG7OQZ&#10;J0+Nw7YaA2dxnp9RYc4vhP76IAbMeP9YbjgAxQoAI5oPzbWXZ3TLKfi53Hrz6ckh5V+eFWIFWKUe&#10;BTu3N86oM0Mg0SCZybJ0beMy0gSXgTJwLAa+I0/5fF2s+enD6r92QP3nt0xoGxeFHbNir94XgRmz&#10;sSSXAKZdhX2PTe5SWuVPWnFH4HPC++QS2gStnQGDbD7vZenv5+3FrpxY9stWdva8ax2TAbxRfrVV&#10;lC3L59U7PzebTpEgu1idaT+/592bGiiADjqz8skp9VZekinNSpuAsWXA1oVFpUgbKr/kTnk3KCB/&#10;BheExw1Ty+tU0qO+KTe4si1gtNvS5wBs5zrQZ8zaf0k8jzu5KVz6ke10ZrINbt86vxdmrHn/Ki5x&#10;ilsawL1dgXKJg1F+Z7PZfMUhrqxCVHeXwsWuEbsU0o4I5HK5b8+MvU1GI3M5NyrI1eKynMmplkYy&#10;PynX22qulIxR/q8Rm1GoNb46JI0zv02EOqMTlRfpdxCgxnB8noRfUQbKwOYzQGi8YbLhsCrtd5wz&#10;7RdbO8BeJrSRwh3to9OyH5sICEOx5kaaDEgYXOVhxszvtEmupwxplF6QToKgZcdXdFHsLAMfl5yb&#10;MLHn/9JxM4T/Kv+YODdop9QzSgRoV4RkWb/tFRRoE1R/GU/PxdoY4/N1TkC3LcAKARNstgzcLDkw&#10;gPT7sReVJEonaDstZzcooM0EeYf8pGYfA9prvOmPyLsGvimm4zGfc6Xn2KJm1Y5VGuTg/Sti8f5p&#10;+ZHtJbZ02Epgqb9+zFdhcmuu+I842OJUZqXB/V2Bdk95VGfN/sv3v81mM7qUAzltAeS3FCB4KQE1&#10;kDkDl81/B5toXFWcXM7MeKs4GhvXRrrtd9FwWUpzh3haJr8t70KFNTJrpPZrkjdG3lVqnZKKzW+T&#10;4d2qpCAfVnloCDV0rosyUAY2mwHKqc99Wp5oUFdutF/asVW11Tp/bcsI34n/vvMr7gF9B0FrtKPS&#10;5Dfa3fHMlG1CDQ5H2/m5SexdAqdOx6rZMQYM/ljSrf80mC77yoYyokwr2/yK4zFA1tImaB/II2y/&#10;pLhZUm/VzS3i4WA/PMe50UabqaxQjHxqkJJku63tAj4h5+spthOMvI4yhRsrA/CjjOFsPLPRhKwo&#10;8XgStHJkYA5frvFpa8D1c2Grsy3P9BoK60/Fjx7g2qCTe/au68PG5Kjy6v2NMIU34srPd8oof/hY&#10;VP5tc3lYWMDbu2Mv1QxBY6mB7mhgDofy2Qz7GgevFP/xUs3ijGsUGYX8ijgImb8W20CAUTIvP5cb&#10;aQxu+GSIyj+W8WmgDYKwt6lie8fypcJ6WdfJv28KaspAGdhcBtRr7fIvJwv2/RNu4pzP/KvvhEVC&#10;Cr9lQRuinxCufkG49v4bAHiviz3oYwi1Bid4EcYIYtLselMgn7iUb2k2YGxZr9k518X2M6Cc2z5n&#10;RaQT513LNWUAuDetXEvzaUIbok5RbMmRgz/KscP17PO3bHuxTTnN9K4qbrP/tgtYnm7PulWo7Ccm&#10;wr8OrCCINdMOKXe4whn5VJtKVgXPFB9gQHnS//FRR/E4+OKHS4diq9cGmayMNeD0bbnp/JyPjs0o&#10;o/gVhrKo3I6wvRPP7BpGPz7Kofz/Y/5ZGQXvinvpBulLD3QHA9SAEGCMOg5OKfsKuQrDT+OCGiNd&#10;hB8v3LVK40AkIzwEPrbl8/zd3xTIgz1lD0iCrYSINf90h0quwuOA37ZAQwUaQHmyRFiD57Rw10UZ&#10;KAObxYCzWdRhy+6tXtJ2y4E6rs12rc7zWxa0jQQgYev8R/gO+iPEjnjct0f6y/c89C3a1tGv7Hlv&#10;hKUvkG+cSrBVAQRF2y02MT/yUByfAQd9mSyxbJjC4JfKs/Kgrikfox64V5ydAdyRJ/GmDdFW+IU9&#10;8ZZaO03fVpu/5bljcFbKXyTPBpp8ulm7bs+5/dTOPdD25vYMZ2Ruk1jc2if3cOt+8QEGlDMcaavV&#10;V5ObbP3RYXzxd3885zf41fYLb1fru3Km7uJS3cUFpm3NsSrqwbPZzEALv6VjRLb0gHcsQDMYZr69&#10;RFlfVP5dDyjkCryCryIYDPDy3fcuHIThUBNLZRzM8pW5oVGKNVnzUUmZ0VWnePrqget4zZV/PHDL&#10;G3vb4H16fyBvTi4mxBoQcl2UgTKwGQzYu+jsFoLy2JdIaNGGaasJPOr7MnOj89cXaOO1GSP85yUS&#10;g6mW/8U5Nw5aMoPnWR6EqU1uV/WV+KX0yY8luc5a8Ok318V2MqCPtE/biseL72VR/6meqQvKxZ53&#10;rWMwgDv1SPtBgRhtyGvzWweGkc22Zbl/snTORlurrXljQnhUQE6zVcDEnT3sQ8nCnzbWEnWyumsc&#10;+31+VrOPAf0invSR+iS2ukzBxykb7/zBM4LwG/0Xfl3vItRbbR4u1N/BgbMtnGdhtc5/zYbvCmwv&#10;YAXB7lSQGgqHkFieKeMKuZeqYrg+CO4N7lUOFcVvRiPjTIAxE0WxNusz9scdFN5p+EmPpXuWylpq&#10;ZYmPdMgDDgxuyOc2V3B5Ax2EvHunPndoj5ProgyUgWkzQNizfccMkaWKhGgpVqe1YdqzVbRjo/MX&#10;HwFAnIQj7akDYhf3/l80N28c2CIWa34isN9rb1xvKvCKZ/2FPBh4uXMcXxjUbBcDBngc+kWeIS8N&#10;gdf7JwMpy8rDduV6dbnRLuEOZ7gdAycULnvhySEU3XeuLgkbHbK29s+TA4O+PjPoKy9484UV3ObW&#10;TLusnAI/fGt33SsuyIByiC++uGKTjdnjWhkFfrsO+h4O1F0yCLeBEwck6uufG495WYu9MqPRXVng&#10;OxLwZZJPCnusmRemkVAZXB8F/KsQnvfydYSEIRVG5fn4BKAht4xLY25vjeVz8T41o8B+dWJ/cGCl&#10;ghkbgwG5PDPrLw/yJQ/8txneocosz/JJiLV3eAwI8SvKQBmYHgMGbynbDi9ykKcUantHW6xdVr/5&#10;LxP6CG2jtlQcwiaoO0DWHn/L//gNfF0cBilizU9LHr93venAL2Fc3ykvDoWzCmObv5Ajn7sEMpJ3&#10;6kCwz97LuPftvZN51AH1Ye9WrSMYwB1QTA0gqkN+YnbbKetmD/8sHp6JVXMEA2/L/d8KrJbQzjrD&#10;Cpfxmp8TQJbVVgM/8l65xcTBUB7V6YHW7Q/wpNyM/nux7r49j1j1/QOxF/v/XK7OeFGrC303QsYh&#10;yC3hUWEH18eF5zUyfq9TJICyXQvD4Rlmp4yeOzHXUtB1K5g6G1sSNI5mqeynsu9d+kCadebcKr48&#10;ce8CvLvF9+WTNGY5diHvzWMZ2EQGdL4Evrsm8eOgP52zdoytTq+iDTNQKGzt6eg3CJuWvzuoiyCQ&#10;JJ0xBoEJBePTStoZ6Ru/PfPghjrkA/A++jv7dPExtpNtaNZ2PtnKub7QXn/7WcdEgfLrfROEPbOK&#10;erat5ONMfdF+4E4+tSlPi8M21IfGtvc/Vs0JGbDi6yX5jQkcMrYDul+Ra+U11gzvBgHM2HJ7F6PN&#10;cr8oA2djQFlRlpQf5Wi0e6/Oj24ZOD/NRECcw6zWVohXG8P2h/6WZNGpo7HmB4mMl+z6pPA+NOoK&#10;hsbFci62QiMsCrdVAJRwDb59TE6E9rz7q4BZsqsk4EcGDseyXIpQmsv5bJTOxxYGaZR+cG/XIN+E&#10;GvnWOVMuruCiKANlYHIMOOn/bkmVwdVYZ0755zaAyV4mtI9mjrQNoM3WV/g0l7bCKoQxgDri9YwD&#10;vBwKy08Y2lt9hOttgbZTXrWfOHHtU4f6mm3L67a8s6PyQVah9CvXVrCoU96tASyKlvfN76hwev/9&#10;DOCOLGiZtfZjcEf+NHBo1t/BodqI9/+i/8+VAe30H+XHDuS2NeDucVPS8B/nTJvkHQC+Pe/9uFeU&#10;gf0MKBuj7FD81WHPaAst+bc16gnxoO/FWjArdupoVxzF1gf/z8mhxoJgFud835AGgftcMTpHDY1w&#10;dZgKi8ZGmGaDrhqHJXUOitD4O33e7+K9FKOgWur/0wnNZwqNiC4q/tIjXdKnM4Jlxp9oN8qoS97P&#10;qOiWFOPMTONGZaSJLQNbzoA6afB0zPyrs5Rv7Zd6vOzsj/5AvKPzd8Cfcwco/w79IyTsj/cz4+HL&#10;MgTNOGfSqJ3lPgqLbdFRz07hPt5xoD+RHqdxO63bklzXxeYw4EBNWwQppp+8l2zl0QCP96sMe997&#10;t2odwYD2Q90wcwged2222tczbK/wyTD+xfIYwLvDFO+TIH3i2YCAcwP0F/GaDwSQk70T5dvzbPeK&#10;MoAB5QH0+/rx0e6ZNFaebp6HlKlYFzar9hmJWXU82x7+M5LBsW+D0g6jkcit8zLekfB0nARAnagC&#10;JVANj9l5B5lYlu9kXZ/jI8i6fy4geFmCqQMXJgF1zJIJb1Hxlzad+fnEJ8xtAT68J50z9/WTMad3&#10;x6opA2Vg6w4OfgAAEABJREFUIgxoT8fqHHVVu8pv2e2YsLXV2kiCojYBBYR1Qrv9/q/ncQCkx7av&#10;sWdafyKs46RRvCA+vzkg+El6Sa/2U14l0ICzVRpf7KKYPANWCzqz6BeTUoPfynyc89U15BZlUrk+&#10;Thn2u2I2P1cJX4uDh1Zc4tgg5m+EJIpnrJoVMaANfUPCprD5coDvstsaoDx7N8q0sk/J4zfar/yk&#10;ZocZGOWA4k9XU1bU1ReGE9v6fOnnHXEfZlbur8NdeSQ7EMHrkkd783Vycc68cNx62a6XAY2MAqSB&#10;MfMuLg2TsAmYPq+jYXJgoL0kn5UbCl2sYxknTV8rTzoJ9ZdiO4mSABbnBZb6K9TSMdLjfvF+Brxz&#10;7wRHfBwI6JAxKzZcF2WgDJw+A+roWxeSscx2egQrDuESCvUH/LXdL4tD22plldVjuTzQmP2/bu5o&#10;U2LNlShuba/rs0HcnqOAsV2f7fmp3JNWfZkBGdxJlwGQH4+jhwKGhAkbM/33S/pMRnxubEZ59y5N&#10;Gii73i3/4mgGcKcO4Izyr274lSX/vpTh83WWpfMr1sOAd/LKROWwNpM7Jsn+Ntf8Y81X/3pX5G4y&#10;oHZ33HO/2A0GvHfvX9+vPKjDcv6u/HtY4Pw0n55Uv3N5mFm9v0Z59bFsfwxe+OOTTcvxVXiNtReP&#10;32W+ZOEKcxQoe0Z0sApbop9peKwAsHTSqaaW4NnranTS/YNwqXga1aT0O9XfUqePix8jL2ZkDDjo&#10;xMUL0uB+cWEGDIzgDHfu2v/4DRxFGSgDk2BAm/ymvZRoU7Wbo77ueZ+zJRzhC0C7qz3gfm/+OUNF&#10;W6vz127H60DjN9+SO9ryWHPlX5jHbXelYQw6yJsw+LGnDu9DH7M4wH21JNrp5j0UMERMzJBzfA5Y&#10;2bacdawWVF7JDWzv03udWNInmxzyJKjDgDvXf5gUW1nhoD/KRC5rToEBZfpVidcKrmvH9j4c5Brn&#10;/KBAip+2X7n3LGxK+ysPxbkx4B2Pd23wXd876q6B/1sk2NsFVpPEOsKs4fZxBYo1JGXjozCbQ+H+&#10;3b2cePGj8VYo9ryXYgkbNDQ6Bsq5znYMBHivl05Mtw0o9T8V2wn+0hPn/NMmPs1j/5gvC/jEoNn/&#10;xZlqAioIW3iEUnH6fXF2BvBkEMBTF8m/mwZWA8SqKQNl4JQZ0KbZP6vtlBTt6Gg7XZ8rtPPCFB4B&#10;QDsgLLNEd4vjVsFxZu18Vtbhf35PqJA2bXB+fqTxvN+N59kEEWlz78gAJvCA9IP3JDkEaQMnBKjR&#10;h/EvTpeBT0z0ZqPJD18at3cWa6bvM4Dj2rvjVxyPgVFPDawM7shhj87PbcckX3omlzWnzIB2mWKn&#10;XXdo6c8mPWNJt7Kv3dUPeI/6Bc/nkZotZMD7VS/pSd65flc2nfXjKyj6L6ur1WX+R2IdD4xEriOu&#10;XYjDOQB3SkY1CrHmivZoyFdV+b1DDYz4CExWBSiIQ9gzw08BNRCgAJpZMnJptcJP5kf2+0tjnDOF&#10;WOdtj5kw+CnQGjPuqUJepX0q6fNOvO+RJsKRBmDqPE6Fv6ajDKySAe3FnySCIazFOW+r2SeFsNRz&#10;7aa2UltqAEA4/J4VB+HQl1sMEufySKONtqTag8LXFmtTXB8F7c5+JVn/IF3uCe+oMKZwX5rlW58m&#10;PWbUfCrJtoi2oxg5PSjnPu9HKTWjdYm9pKgH5A/l3vs7bpnd+/lOW+ql+om3RQXCZ0GtfsGzA+l2&#10;mqSJZl65f1HS5tOlvhpA1vbe4jVfEaA91v7qF9QN7Zr37X6x2Qx4j+qtPsk7NujDrUy8PFmz11/9&#10;Pc7Afx4/Y9biaAO9fJoJlvZ9W66lECgMGgAN+yorvncpDrbVAKCxUUDl0gw04clSfwdQXTGehKpY&#10;84NmCFqLnbewpN39KQOneJZX7qmkFXc4lR6Nghk9+1ldF2WgDJwuA5Zs/v5eErR1lJqTtB/aHM+z&#10;BaMtVc+1v67/Ov/M+tvv5/NchIR4HWmszLKkWno8bCZV+riPgrT43UiDwwbftvcjYVAspGP0CXu3&#10;JmvJi3YdJNLy8rvEYUA1Vs0pMEDZt/+ckmPyQJlXnrwjMod+T1ljn0LyNjJK/GlLcElWHNyRJW+U&#10;HDlXoUv+Q8TEjW1evuhC6XOA6xOT3jHoq032fh2yza2t9s7zSM2GMuD9gfdK+dfuyYqJBZ8/NRhk&#10;a7hVAPxPgPU8qiCuJ6bdiuWPk10HPf12bI17rJkCYgTQtULDbxXQeYhHYaSAEiAtOxGv+Aiq7nNL&#10;h/ueIxjy9zthuD9lSK/0K8O41bBK+1TSLF3SJ53S5LOA3xGHxiJWTRkoA6fIwDsTt3NSRudM2dRG&#10;Qm4dakadVr+1N5RqcO1HBlEdxKr9dygaJZz/ceHTqw4A9Ly4tMXg+igQKqXJ8/LhM7FmH4YQ6h4F&#10;w3PuHxXeFO57L/onXEiPcxHuEcenBDXrY0D59ulhy1kdNrx4QDD5wgCA8uW59aVq82NSF5Vt9ZL8&#10;JUe4tELTFk3nhXiGf7EZDOgDxkCAT3TrDwwOSL22mbwK6ot3D+4Vm8GA+kiu19bp+0e99R5N/JoA&#10;Nkh62Bd+js7lmp6QgTVFtXPR2A6g8ttjb2QcAQqKhp5bIVq1EEZ40uAomJb1E6TEO6513NKgHGiM&#10;pGvKkFbpV/ko0rjUkI70y5f7U8mDdOFcurltAyDATiV9TUcZ2GUG7Kd96R4B2j9tijZEfR1wm99o&#10;K7U54Fm29tUz2lczdvbpmgF6bjyFEevYxiF3ZlUNZvoRReC4YWj3tDHafL/1ZRqfCPO5MJ8bejfP&#10;QB/kGc/nciOMfI12VIKdZ2Pv+cVcFCtjAO/K5JclBucI+SzwdeLW58aaH05JtlGW1J9RF9wrjmYA&#10;bzjDpzrpFwYmfSHEdpc/41FsLAPa3Ccl9foDst8z4x4DzuqW/gO8e2298nDc9j5B1ayZAe9mvCPv&#10;Tb31HiXD1znuH4cVOwbvxoBPvE5u1vWLkfh1xbdr8Tj86UeSaUtBFZA453uCjBrpMAmWChT/VUEH&#10;Iy6NDMVZwdRp84NNKAMq3uBKmscqBu5F3jy3eH3abtx6v9IuLc5j8IUG7991UQbKwOkx8OZEbane&#10;e2IzlGN1U53VVqq32k9+H54HdPraHG0p/3jNtPFPi8Ng7zVjW/JnCWCcJzb2/Y/l7dIgAPGxj4K2&#10;z7MjXc/JD/4i4O9zVU6qpkTHa/61GHkYcfCbMrSj8mEQRjpdW02Fc++EX7E8BgxAfWGC+6HgKQHF&#10;xQGMymcu52cFeRfgXSh3/IvjM6B9wZvyy/bLv8o/+8itsPiHuGu2gwH9wa8lKzcIvif4ncAqgVgz&#10;795gsjqn7dbngPbO/WIaDHgn4H2RB/SfUkaf+vU4DPDcPfYyZv0TzHqMxns9Me1uLIRLe7iMAo7Z&#10;JhVdpTeCxK1grZoh8Si8OhyCrutVx3m+4WsEjYyypV3Fw9tIuxFWh2sQRMQlb1Mr0xqKIXhLo09a&#10;WUrJXZSBMnC6DDwj0VulNeqo9sMAo693EMpGe6PNgTw+M0tHiLMf3We5wOzoSZf7C2sRn5sLX2+J&#10;NT+XhZLAfRS0j5R5afXs3+cfxU3bGedM3hz46tA2z/LTB7D9jj11aP/1k6Otl9cfTqLts4xVc54M&#10;KPfKnjMrDBY9OeEpM7akGPxyP15nTvj3LvRto064VxyPAfVS/VOGB38vzk8NshiQHMphvGq2iAHy&#10;6tOTH3XMxKBVYrbgxmt+CC19QN+jrdNOH7f99/tiNQyM96D9W9Q/+Btgt8XOdj/vUr1eQirWF4RM&#10;rS+23Y1JwTBKdMNQQAgby4BUdEqrzsAzmyKMJRsrNSqXxo+QgZ+B0Vniz6wEPs2ojwNy8InHlSbu&#10;hIGPNBPC/dRhjE4Fv6iLogyUgVNlwGqoeyYFPuH6N7EJZNoebbG2hDBuEJdSrQ33aVWfTNX2OEz1&#10;+fmN5f+xzssQLq6yF4L2T/wUrD2vs1qepUyMh14YxxhsjnNunANwn7isVoh1RuAccfGbOvAhr96P&#10;tH5s/pkttSUgzpoTMqC/1A9R8in9BsOsFqGgXDZhkQ9H+dB/KefqhD7Nb/NIzQkYUHaHTDPqq2uz&#10;wyaIFs+MOkGwfXTDGLC64xFJs3pmyfjiWTTq1pB3lRHlQ51TdtTF/KxmDQzgWj/D9j4MzmgPRa0v&#10;db6OFR0+/Ti++ODe+WONIYwMrTHKnY7qVck9hdXo3yviZlR4AwBG/rhVeJXdvV2DfMs/aPxwgptR&#10;Tm2j0FlqNFU+o6mE3b9bIEqFXbichFP6NSbyJ0HflH9fEdSUgTJw+gzo0O2T/9okxbJnh/f5bN+P&#10;5/rmga+nXCm2NsdeaAf92D4Qr6UZAwBWAAhQG0bh0h+4PgraFcqx5yxJNMhsIMP1Igxi3DUevxcw&#10;whev3wO/qUOah0AsrRRVAzGf7qI4FgMfkae+KLhV4JA5g0IU0M/Ptdn+WPNl/nhWDg2C6ZMp/aA/&#10;80xxfAbwp15TJsg0fqmuUiB8pvnPeRQ7xQC59QnJse1MVpGpi/qieM3UMeVE+0wOVna00aAseaZY&#10;PgN4xi+e6SAU/9G3mizwWV/L/R3y98pE77lYyzPrDEkhW2d8jWs2M3ttmZfRP6NIlpPixbtQ2FR6&#10;hZDCyH8XsJhfAoYGDw+EPfn3KSuHWX1fLsyeO2TDcqpczpe3+uqCMDyvg+U/JUiX9I13SgAziMGe&#10;UjqbljKwqwyom69N5rXNlvZTjqwKeEz8HBZo1obATjiI19KN9u6TFkLVXixcHuqUHr/Vf3jIgOif&#10;chyC18T/ToEDC2Nt3EoAbal0G+AYHF05Hr4M8FmxcRGr5gAGfDnBctWH5Z4tIg+MbdWJfmjwqh7g&#10;1lYLwDFOla/xTH5WcwIGcIo7yhz5xk+1JwYYHWZJvuFX7CYDZFmrbyiWBoNsSTNYiw3lRt0jEys/&#10;3KDdB88Uy2GAMg/qKK61e/jnZ4DuDonGGQ5W6hgMyOXSzVoDVJDWGmEjO8OAE15/NFcOMrL/y2h7&#10;LmcK3Sh8Og4dMLi3bZAveVTBxmgbBV6lc89o6C8l00ZI7fdU8QygxOuMwRv+hMFT5RUm95RgFFFa&#10;5Uu6rAAA7qIMlIHdZuAyyb42ItZcKR9u10dBm+cZM7XaS+2m68PwktygeDh0LM6Z32t/tU3Ab8og&#10;t+gjKKrSy/0tSbATtx8b2yCxz9TpS3K5s8Z79aUEX5Yw00zpdx4RRUN5Qwz+9J1m+g1w6aNc45Qs&#10;wvZccW4MUNK8BzLd4PINCcop/0773y/P5FbNjjJgIMAnAw0+a8+cKu+MK+0cSpQfbZqJQu01kHVB&#10;PQbPFSdjAG/avcEvjrmF4gDHB8WhT7EqcMWDdYlpjUZHusboGtU+Buype2L8vi2wP/NNsRmFT+XW&#10;abjWiQD3NoCAodLJk8omn4vChg7SHqlrJ7MGSCxZJZzk8kBjO8VYSSFc4R/44Cl7eq8aGsmw1NKy&#10;SwKa66IMlIHdZQBlohEAABAASURBVEA7qH0YDBynb9bO+c0YLKDY/9EI4AjbVwLMaNhW5VFhaIO1&#10;ya6nDvzI+2hPKVlWADgUUN/hUCaCmz7kU5MZ+Yu1E8an+74kOTXBYMmqFXP6ms+Ln5nEWPMl/hQH&#10;s/zkEGUJR3jFJW49V5wbA+QQdQmXFDah8HtBHFZhUPRG2Y1XTRk4w4BBIatabde6enx/MFBeDNiq&#10;p7mcqaugPpOf+Stvw/ZMcTgD6iK+gBuH6qn66lfOFdNuGojxHugYnnNvdVhzyBr7NUfZ6A5gwKek&#10;HERlH5D9mw6d8pj3o1CCDlmHrcC6t4nQOMmDvGi8nLLNdi0/Gjh7bI222Yv7B/E0qxXrrMYonQrq&#10;IRXY4An31OB9yj8epO3L8k8DE6umDJSBHWbAmQKjbSdoUA7YZ6NEO0Jp94xZIocUOsjQ9XHgeUvn&#10;zTx5Xlja45EOflOGfkNa9RFmsEdaCXPOBHB+g1UBj8sNZzw4e8XKgFxuncHFZyRXlhA/PLZT/H8i&#10;tr3+i0v88WT5Kpvyn0fmn4X0e3BdnB8D6qVyqT4Z2BOaft9ZCyY0HBx6VN32m2K3GVBH9Qu2oVm1&#10;Qy6mjD47tBgkiDVfLUauNBAA5F/Xyhu0nGHpgsCLOoonuoL+Am+e0iba8ueLHDeJh7rKL87Vm3XH&#10;gIB1x9n4DmZAh0HhtfxHRTdyr6P2tMKpkOpMvLPjCId+NwVogECaCRjyYECDoCl9KqPDUHxyyFL/&#10;O8bTkn7+cR7LGACwR8fD4gB8up4SpAs07NLlU2MGAC7loigDZWBnGfin5NwhsbHmB0Bp77UV2k3t&#10;BSFEm6hd055qP7WlbL+xaopCz31cCJNw6eR3Awh+J0x9jLhcTx3SKo14MZMtH4Q7HPEn4FGCzYY/&#10;Kh5mdfQ1vhzwkbnWt8baSCPtvoTg8MpHJgcGOyzxt6Jw9Cl4AGXIKjo8uc7j81lEZYy7WA4Dyh6o&#10;RwYAhKpMWu5v2f+o4/yLMnBcBpQhq7usFHZ+1PXyQ2XqL2MPPUFd1t6Rr5U/bnVdH5LHZtzsXYN8&#10;gz4NF3jBD55G/4lfn/VzSLvz2QwaWwWwTq7WHtfoPNcecSM8lAGdNEHOIIDRYidO67z9QGFVaI30&#10;6WR05uDeFCGNoPIRaFU6eZBW/mbtneDsM0QUf8ueCKXunwR+IyyV2+/EB9xTgzon7+O9/a8k0B7N&#10;WFttdE5WfFieSjj9xOT28sHnHAAzWe4PXDzP+K1yj79c1pSBrWLAjM6vJEfaslhz5Yygoswr+wYL&#10;taGgHaX8Lbal9nf/tR+eEOJzGJxBAG4/18eoZ6ON4jdl4EJ62dJJIB6rAgh9oy+gLFsaTxGzpNap&#10;27fLD64aXC7QLnkG37iP1yTNxyRVVwxuH/gqDsXfsnJtqXcX75l3J+/eqYERfY7yMnjSHnuuWB4D&#10;OAbvANdCNjlhlY0VnmZz+RVl4HwYcICkVQC2cJEd6Qm+iKX9V/6ErfwZgFIW9SHqu/bAfW3DaBM9&#10;u62QR3mVZ9BvatvxMvoKbaNZfmeMXTNE2D52SvU0sa/Z6AzWHGWjOyYDOg6zM9fP806lphwrxLmc&#10;zxCp1ISUUbEVdPemAGkBadMAEVpVONfyYKRNp2im4seS4NcHY5AjznMywrCSwI81fsA9VWiMpU2j&#10;dMM4LhFsg3G2gdPMvzSZseTWaDUh2xJcs1MOo1KuwTJVHdd+8Hfflx/YGmVbQ4x4W9ZqsOi2Cd8g&#10;mT2/ZvPM8n1y/AjHsWrKwEYxoF1UD5Txt+6lXHupj14EP9h7ZEbZNfhpZlsYw/8kti1nlOHXLfxI&#10;my0e7fiC96Sd0gvaftDGmtmhBLNHXvBpIJLib0aNEv345Exb48s82imDIpbbame0YVanfV2e8Rt7&#10;6R2iZ2BSvxbvlRv5+ezEYluDNP5G3L5SYUDDEv9czs3+PPMk8OIFXBfLZ0Ddo3CQd0aZcBjn3ROV&#10;Oq2OxVlTBpbGgHaNzKvdoifA3RL6M4NxJpY6r72jKxhE1o7wyyMzE2ajTXS9LZAn7aB8gjpJX1rM&#10;O/1Kn2nF9bcn41aH4VI9zuUpmFOIUsE4hWgb5QkY8DmQB+R5ys5tYlOeFe4457NEBDVKpHepQuuE&#10;wP11QpwqjzSoaNKk4kmXdGisfJ7K6dOEKSPiPknl3jJgAGDsf9UBSwssI+xlhyF9eBrpo7x+/bIj&#10;WUF4GlMdiVFUy2cp3FZvOGDKSg6KO2Ga/cuJ37LUh8a+X2C2ymccNbZ+81XxI9BeNvZ+XCF+7o/n&#10;HORlPxYQyAntTsj1OSvCsIECs6fipUT9Vn7vUzoGC5wl8c25Jijb/yvdOkJlUznNrZoyMAkGCCWU&#10;Oss7DXIp2071tzXsRUmhr6AQ9tQpn/JTHwyy+TTRovKeR89qtMn6DZ+Fs9xRXdHHmAFf/KE64tnR&#10;Ti3e2wS3dpbyK62EQm2uGR+DzfKkz3LPQaxfHIf2RluhndJu+EybdgbfBi59ItL78KUBbc1YRaDN&#10;cd+zthr4/XUTnsGCz49tcPeisQ2Oantwr3+UNm1qbh1otE9WJGj/tKVPyFO2Lwj7knH7rTyAAQ55&#10;k0d5G3n3TB6tWSED+AbvFO+iIouow8508m74FWVgVQyQr00SksOsBrK11CTbyxKhdkEbEeeZr4yR&#10;45RXbYw2A9wfz3FvCqQZ5AHkSd7kUVurD5MX9yj55EY6yPfHU5s+BtxzeXrmNGIexJxG3I3zZAxQ&#10;cC3T/Mb8jDJFmbbMMZfzgQDCmlEu14QdHZJK4XqVEIe4DEooT9Kg4o2O0AwV4dXgBWGVoGkfnN8t&#10;M10q8aIQLE3LDH/ZYWmkCKLC9e6muArAzJKZLqdrXy0JdcAU5duXK+xHc1aDpceEUrP8FJcxG29J&#10;rRkyDXB+esZ478onKDMa5f3g7/6A35wJYMFBoDaTJ40O/bIsltBtpg6fhHFCuQECM2bqzAvze4cx&#10;EerVoxvk2mGMZvUMRFhBoPzGu6YMrJ0BW8Bs+9JO/khiN+NLAbQ80QyPw4nUNfcJL7+TZ5x/os7E&#10;eajRNl86d5V1YVg2Lh71QF25Uu6pS7HmRnjqn4vD6p97mwBKsPaWrV/SN+g7KWbyqf2RVzgor9ow&#10;A4cGELUR2kMDBtoa+++9Hyd1e18GcPTT2hyDob62QAj3jri1PWabtEtWGPidw3+1r1cJmQYMhM9t&#10;kMdgpkEH78iA6WibpFW69a9DwJc375mdoGrWwICyBPrwwfsbE6+ZRfWTYpbLmjKwNgbIwr6CYjDg&#10;GolVv2Ew2afHx8oA7YQBSO0JmR20j9rD/GS+hUgbwz1FaKelT92TZtfaafmQp9HeS/vb8w8f2lPy&#10;KblQv2mFTm5NwpxKIhSCU4m4kZ4TAwq7LwZYDk2h9kkZhX8E5n3qiFQElZm/+yoH97IhbGkSl4pn&#10;1E0axEMweV4c9ilZ6m/Uzd4alTbeKzEUPMKQwDUCIy2upwhc4E/aCH4ESe7TgFl9e+/NgplZtJSM&#10;IGu26xlJkNlHp0srd5SRz4wfBZ/SoLxpcON1xigbhB/lgKAN/IA/8DsM7g8QdHE1fus3i+EaSHHv&#10;TOR7DgKZ+mAg46PjZ9aMcG3fnFk6q1CsHHDqqyXQlgHrKAnnZm/GagUzpfhJEDVlYC0MKO/KuPaM&#10;oAJO63fN/6Dyvj9hBDzlXTmmmCrrlFJL3A0km5leLNfqmbo16h23tl092h/2pl7LD+CGLY8w8oxX&#10;3GtT8OzeAD8YbfZ+DvCkD9QXGpy0ssCA4sflQYMvV46t7THoaM+prX0GYKzqsKdXf2n5rnfkHCDb&#10;4wxqar/y07kRv/SM9IpTXvR18jN/qP/WwoByQLbSx3gPIqX8UzC8Q/f5FWXgNBjQnlN+TX44J8AE&#10;HNuqFIOS2jrp0nYAmdkKJba2BJRv4UyhLEuLNIO0STu5U5rJoOqgfPDXdr80DrqSFRFWdtnWpX5q&#10;P3NrSuZ00jLIOp3YG+txGFDACWmECDObRrEsBbS82SFqB4XhveqUVGTCgcqr0hz07En9VEICkvCE&#10;TeARlziFpeIRZuybNGtBibTsxr1VwwDA2GsnbdK46jjPNXwNGM4IdMLQiHm/BEbXq4D4vCtxWe5r&#10;24FZKzNSlrFSgC0HJpRaPmZpsVkuCrByKM3SpQwMKFuEUYqJ2Uu2POFeOXF/2Pxca6jBO1JG94O/&#10;+wPi8lvhDAiHe9ju66jM7EnHgMbec8LYD/kB8X9CMmYW1PJah4RZ6WAwAB9WPBgEMatnYMAzFCvL&#10;enU8uMnPa8rAqTKgHKrbBhOtHDB4p69whoZy68BRA3YSOeqCeqPOALe6ok4JSz307LZC3ZdH9X+0&#10;NfK+yAM+9sN9bY22ZbQzw9b/gd/gbfB8kC3+AW2ztOjnrZ4yeOCe30mTuMY7ci29nhdHsX4GvBcY&#10;ZUcKzK7qNyj/7vErysBUGLCdmCxjBZjPCoLBYGfIaFtGmdXukGtAG6OM6w+0e2Q77Y88jee5lw1h&#10;g3BHvNpIaRkw0Cp9ngFy6JviIKfRP2ybtsrTYKrB89yaqDmlZCH0lKJutIcwoPLZ92eG9RvyjGWC&#10;lDPLrSloDpUxo242wdJnFTOPzT/xQehQWUBFValVChWWwOC5c4XKKBxxiFPjoCKOcFUwy2rsKTXD&#10;oaGxD+5c4zuX39kCYJWB3470ck8V6t/gVBotT7JEl3sZ8I6cpG9PvSWmFFt7Sc002S/mUyeWiRkh&#10;NTNFcTBT5b2O+KVPeSLwevejXDm1nNDLH9fyoiyAa+WYW1kBbn4j3HO1hSO8AdfiFra0cvMbEI/0&#10;E6ClV7oNUhDS+csTWz64pd1vwLJffHxhLvCnbJuVMyhgSZkl1GZVrXIxo4o/5yIsztjlpzVlYGUM&#10;GNBz6KYzM8wom+2xWscWAQdkqvujPCrbyrpyrl9QH5R7dWZAveJeWYI3JGAc4GIR/ACP2hpZGe3M&#10;sLVDgGdtpXZGmzOAc/0yf88Iy/vgPgjaLc+LS9wjHtfF6TDgnXn/lA/lQyp8xpOsZtDNfX5FGZgi&#10;A9qUVydhtoGRXch+VomZ8HhJ/G0hUL7jnGlvyIPKOnnSZKRrbZa+Q1kH18DtdyeF3/m9eIdbe6gt&#10;HfFKwwB/cfhUn08hGui2clU/6PwW+gd/afTcpHFaidOhnFbcjfcDDJhFtweZYk/BN2Nj1Irir1NR&#10;QSkiZhxVvvFLFURlJswp6NwEC9cqksriefaoMOO3x7VVRvGwlRejbsLkFoYlRg5DUukInA5H0hm6&#10;t27ItwZMWuUXr+tOw7nEh1+/I6hTMr1n1yeFZe5msb0HS/UflAAoqJaV2kvq2qioZaX2s4qHApHH&#10;zphRjpQlbkIsN+AXt4Qe3CoHfohr5QG4+Z0WxC8dA66lxbX0Srf6oGPT4ciXOsMG70Kehx8O5FkY&#10;IAzvyfYHqwCsBnBYmLr6rDygI7LqxTJQy848I87cqjllBrw3Kz0Mijl408GQA1bfaH/VnVVCHLb6&#10;WFljEHfEv9+WPjPB0nvP4i7OAAAQAElEQVQQ7EG3jYWir8yp37btfEU4trSf0BTnfGBYeVa2h82t&#10;XijL6gU3eL44PgM4w98i+IFQtBvaGfV/AOfaT/7aH+8EtDeL8I60t8LWXgkThFucLgPem3cCUkLe&#10;Uffs+fcu+RVlYBMY0M78YxJq4NiqMf2g2XMrQMn1JtXIRHlk/vUx7ZG2ix5gmxP5kZ/72if3tHt+&#10;Q3ZaxGF+frsYhnploMFqNu2leyB8z5psdAaVbcVWM9jaYLUqWdenEE3weG5TcGrpROqpRb7DESvU&#10;lvipbBR+o1VGjs3Our5OuCH8qQgKvQoFlHoV1iwCYUGF0hmBewQLYbP9LsGcsxGf8NnCHALMCNfI&#10;G8FTxXM4nMrH75wjXMIPNTYOHMSF4DRG8sA9VUijdI80WwVgqe5h6cW/cqEBpsiMZfz2dTmQb5y+&#10;b7+TA6a+PAF5zm/81vscEOcoTxpNwouytAi/8VtlQFoT3FYZdUXegBsn8j9s5cf7wc+od+4PDtk4&#10;wo1BAQMw6gTFzNYKqyyMtFtp4bAvqwkoot6fOP1uqwhdc2Zw770RRAgNlrhbiaFtHYKMmQ0DND77&#10;411ob9UTh6sNqD8GXrXBq4Q4lAv7vvenYaSF7Z4VX9Iqzfvhvq06BCADCdpnXCiPMMqs+q28An91&#10;GV9rfk2N7iwMkMO0BYvoezoLYad4Sz1Sf7wfyTBI4xBc7Qc3v6IMbCID+gdnzVhBZlLDjLoDBE0a&#10;2SpA6aZ8K+eeHXnUbpFnDDqrF8DvuBjPC0M/vigTqW90HdsXHKBqYssAPRnLQZvkqw2f6R80rt/W&#10;8aw/1t2MkXLwOcm6fTcEN6eRE/B8Fs+MkJlCikEemRsFn/IBlgBSPlQ8N1UQwh7ojMa1e+eLofiI&#10;n1CpQqqgo6wYLTTLbybLZzQ0FhqN8413Wb+3n2lxIEJ+lhX2qsLBrfcsfKOqGl6Np2ug1BgQ+tJc&#10;UGqc/4B3gx0GjiiX/A0efFqesXQ91txoqIUN3qkypCwBt4eUH2nw7ChTyhW3+7sGXMg/cOOFjSec&#10;DOXKsl510zV+YbG8GeT73JBnhNpeNCPWZmodTmPE3SCNDs0neyhxtv1Y6aOtUO/y05oFBrRHzsiw&#10;5N3SduVdXTFbYfbNFiQnHVuJQTCwEsOZKdopbayVVE5XV48cePmpCXvA3mv1Zh2QB/V5xH2QLX1m&#10;+a0UkOb98NWLUUaUT2VPOVQeDVa5VmaVV7ayzJ0s15SBMnAODIw6pR3yc3Xtp+Mgz42+NJc1ZWAr&#10;GHCmhf7UILStAuQYfafPPhvEttrWoXrkf3VjZJqcRGcgwy7iMD/90/itAeu35MIWBV9NIetS+PWD&#10;ZFz1jf8b8sxinLncUHOKyV4k/hSTsbVRW2ZtJsoBTCoMpc3MD6GVgGcJtkqBAEKcGVgVYNhGvgh1&#10;hDcVyfsixA3b75YFigsFUfjSZDZNvK7FYT//z8bhYD9QCSlA8ZqUsSXhL/ZShCe87V1O1pJO71kZ&#10;kMgvyD/78r8jtn29FEezl/adm528dfytErA02ODAUATiPfMeR/lhgzKlLBFSvE+cgHhds8Hvi4MZ&#10;wA/gC9QRgqA6ot4MjvENrtnjneoULWmj3BuksVfN7O19E53Z3d+PbXDAoKB37EsEBgcprz6v6OsM&#10;yoXDGxcHCvOzrTQUcTw5E8P+RGWeMGAGnUBC2dcG+TKF9tW5I5bRGxzAsXox2rCDCCI8eD8D6oZ3&#10;ti6MeA+zpe+gdA8/5UqaQRjSrQ1RHpVNZRWU1fGb2mWgDJwbA9p49Wn0ta6t1NEmjYOHzy3k/qoM&#10;TJ8B/cs7kkyKOR3GIIABeJMXVpoaaKfj2Lr8J3nOUnwDA3EeaPRvFP3X5q6zlKwmfkjctw0o+s4/&#10;87UpW6B9oYn+YfUB+TaPbI85zZxo0E4z/m2Lm/BF8DTTZAkwQdWBYU6GvVYya0CAIhDnfG/mEOLM&#10;xqpgKoWORSEX1lDSPL8qSAPBkaAoPh0cAVJ87pnxN8JNwDZbaRDDyLf7U4RG58/3EiZPgNM9r0la&#10;0giEeQn0uTqf7dKg+lSdZVjOiKBwqrOe9W4GlB1lyHvxLkc5YgvP+/RuR9njVyyPAe9jcMytvA14&#10;N2Zkgd94Z2wp8D7Bu3Wop5leI+3O1FAGLF9XDpxsa5uNjtIKHNBh2ntqL7gZbmc7mFk2QDCW00mX&#10;tkS6xDcFyK90aWuk0xYVA1rOvzDoIZ/yZ3ULYcOAiGW2lvw5V8E2C/vc5UtY8obPReAa9+rFwKgf&#10;i3XEc1OEuiudB0E7ASPd3ik+W78xUZSB5TKgnglRe8UmnxmQv18uFlcb5rKmDOwEA/pa/enLk1t9&#10;NX3HQICJK1sdTV5ZJWyAwAQGGVb/bTYf+POzIlq/bxuxT6PSNazgc5q/vk88iWJrzalmjPB0qgnY&#10;gsgJXWZijYZZimpmyoyez6uZvaLMjWzqSIDwRig1K6uAC4MQyybUco/frMrWiUkLmxBOARG3+Phb&#10;YkPwdrq5UTlbFgjU7k8Z0mgbAAFaOvEL3FOGdy6doF4aSPJepJmfdyJPbA2j8gPKkmeUHb8bbu+S&#10;n+tivQx4D/hne69s8P7Uee8NlFV+3ikbuL3vxRSbDack2yJgKdw1clOnagWBFSL25xkgMFL+/Nwz&#10;AOZLDwYgfyrXvlygg9XhOhPCSgJLyH3e0aCkJenKmjYgjy/FGHCynYWiblbeJ0udf2Ag1GFDBAbp&#10;064AgXoMaBAKrp5UOAjvsrGFE2tucIMjXIH2yww4YQSngGP3/EAdGPAOPA+L74W/Z7yzdUGcZ4P0&#10;SedBwMFi3riLMlAGls+A+qcuUv7Z6p6VeJZEm5VcfowNsQxsJgP6ZStwX5Pk+2rZ78Z2kKC+XV9P&#10;TnFOFfhUJlnFp7ttI9Bv5/FdM6ebXwLI6aZgc2MnNDuAzWEZZqoI35aiEnIpb4NbgihBn5DKJpzq&#10;RAjIhE6dimfZ62BDJQVpIPAT/Ef8/CjPlrU5iJCgbr+ydEubmcXPjsNsNMUhzkma1ydVfxswQ6Dn&#10;njK8A8KG8iKd3JR7oPB7B8oO2z3lB5Qb8Hu23xbTYcA78W5AqtR57w34ed/eKwWW7f163/y9e9eg&#10;/eAnjEWY+bXU3XYiyrbBSAq3/eNWEtwsD1ueZ/uOmXWdssN8tFcOxnOYnGX1FHLbESy1N5Jv9F4b&#10;8LX5vRl3yvh+iMN9z4GDeQxKEI6FZb+eFVBmCIzqU/Qd5MPfaL/0aUsMbvj0qS0SeEmUc6M9woX8&#10;AzcOuHEFOPKceu63gGMBLHKPa9f8Nx3yAZuej6a/DGwCA9oU7Ye0+nyuL7yYoXRdlIEyUAbOjYFT&#10;/tVo1E45GRsTPYXZoV6W3VL6CbeEa59eokgTygijQEgl1BNaKdyUNkIqgd1z6860+KXFO9ehSe8Q&#10;lAnVPvfhCwSW+lvJYG8Ohd9soT3/luAaxaNEUBrsVbYc2fYGs4s4oHg4CVT4I+x151N8Vi+MDlo6&#10;5B3cmzKklaJHsfGuvBeQdmUHr+wp56FpOxkD2gJtgrZlvF/th/cO2g7gBuVC+bClYMC1e2L220Xw&#10;A/Ve+VJ+xGX232CeswUsqzdQQPlXzw0WOFTPydbaOHtdD4P7ngMrhsziU/6tgLKXzyCpgQOHG4pX&#10;GqRFmhbTya3sazPNBrBdy5f8A/diXcDXCEt4RRkoA2VgWQxoc7Qx2ixhkpFsUbLCynVRBspAGThn&#10;Bk77hxWejn4DBHQzVJbcEoKd3u1gCstwzbgJgfCqsyCgElyBv9/imNDNzW+dkC4Cs3SJl3JuKZv0&#10;uKZAGNG2RNjBhJbmWL1gFk9eLSM2U2jpDuXAgYZm7JzAbSmxw7lul4AoDWb5XhC3LRD2LZsFtC/Z&#10;AMInx98Mn/jjXLlxuIhVACMiHAz3lG1lhLDBlk7vCcY1v2I3GPDOvfuBUS6UZfe0KwOutT8UZnXa&#10;4ZxAkTY4YDDSfb/VFixi+O9n1Wy8tsDp+LYLWMK/Hw4ydd9zQFheDGe0P+IYcXKDNEnfSKe0S5+8&#10;jLwKSx4HB9z8ijJQBsrAKhkw0Krd0RaJ5635R9YhE8VZUwbKQBk4LwZO/ccVqA5/BRp/n+bS6NvT&#10;b8bbsliDAe75JaHWElTCK0Gb7R4QZE+LX4K3tLGlg+INozMjaL85GdCZGdCwhNgBHc+InyXCPk/m&#10;EA+rHQj4i3tw/Rby6NwI0+8p+LhxiJlDPWyNMKAgDkuNzSjaWiAeAwe4dWCZlQjzgJb8z+dLKEOC&#10;pZic1rsQ/0ngfcFJftNnd4sB5UN5HnCNAfV9rCYw267cq5+e0x5on7RTi6CI86eUe0Z7xm/ANWH4&#10;MLg/nh02v8Xw9scnHmmSvpFO6ZcP/gP8ijJQBsrAOhnQPmmbQLxOPzdJ8sxcaGNj1ZSBMlAGzoeB&#10;0/8tQev0UzGtFFCULYs1620W3HJWn5ei1I+U6iAol4Ribp0CwZuwPZ5Zty0NQJhnS48OzIz//vdM&#10;0JbWz0oirWZwdoE9vGb6/M7zwhiQT/kFbnkm7LsGAv94lp1gZ8LAmW0EBhIc/mXfr0PJLBfGre0E&#10;Blac/HnL/MgKA7OMZh8pBn4f73Myzi4YJ/TKkzSfU0D9URnYEgbUe23CItQx/urHAOV9EcP/MHvx&#10;WW7PaScMFGoH1L8Rp/i2hM5mowyUgS1jQNuljdJeyZrVnA+Ow7ZH9+KsKQNloAycJwMT+DnhbALJ&#10;mEQSzHI7yd9M9eOSIntiPy024TjWjGBLubZslXCLO9BZjGc8t05QtgnZoHOSHjPqlH4dGCX/oPRI&#10;r68TWJpP0faMsOQRhGXWTl7Z/IQN41m2a/DbwY0lvTpN134nLLY0+g1II24NrDgIzGGDBlp0ss/J&#10;Ay8KrLpwvoDVAl+aa3uWrUYwOJDLQ428W41ggEJaPCh9i/HzK8pAGbggA9oF7dkitCHq+GFYfHbR&#10;LawLht6rMlAGysB0GSAjaOfITlJJdiELmrQgB/ErykAZKAPnzcAUAtDYTSEdp5kGCrCZZzP+Pldh&#10;6fvY2y9dlH0z3DoAiqzZLLyB+6cFnZMOi3JL8KYY67gI7McVvuVH3ijrII+Ud3kWzmJ48gsjv+Jw&#10;Ddz8PY9P6ZE2SvgIU/ggPhCH3wxYeeHLCpeKh8PJDAzcJm6rBH4/trMFdMbOG7h9rr8rsFLjirGv&#10;FnhvnrfNwAoDvxNWbs2kT7q4izJQBspAGSgDZaAMDAbIK2QpcgJ5gb9PlVkhaSLEdVEGykAZWAYD&#10;kwiD8jaJhJxCIjTyDrN7UOKmMDrp/mJxMzoCyupQhinKQ/F3/7Sgk5Iu8VOydVZm06WN32GQH5AP&#10;CvlYtk8JN5AA7guHEr+McoFfaRQeuBa/uAbkBcfSI13uy4O0gHQIQ7p8YcAKDYcVUvKdPm4bwcAv&#10;5ofOLrCV4Bvj9jlGgyJxzo0BDfHOL/qvDJSBMlAGykAZ2HkGyBpkD/IUmQMhJh187ekfXRRloAyU&#10;geUxMI2QRmM3jdSsLxUXT1SWpY7fRQAAEABJREFU+PusneXnlpbHa0bBphRTSnUIlFaKI7i/buiY&#10;pAmky/ui8FOodVaHpcvz0s/2Owo2cMuTcITNTcEWDveq8yde8QH3SAO3uCnouLd0X3qtFJAHeXGP&#10;23MgjE+I4zODjw9wEmtuhOs3A34n7+z5A/1XBspAGSgDZaAM7DQDZAWyha2D5CBkvDL/7hK8Oqgp&#10;A2WgDCyXgYmENhSviSRnLcmw79xn6swWUx5HpBRECqdZacolbmDcX6c9OiVxcpsBN5s9lP79yrpn&#10;pHuk39J7irRZdUqv34PfgXyxhX/akJYBadEJU+al17V8yQvIl/fEb+R18Zqfztx9zwMOXMuvcIVZ&#10;lIEyUAbKQBkoA7vLALnJJAHln8yHib/JvzsHLwxqykAZKANLZ2AqAVK8ppKWVaeD8vedicRScSfe&#10;a/RzOT/cj6JIkaQkjo7AvXVDZ0RZ9V6kg8Jvxp97pEWnBZ6TbpD2AWEMJXrxd+P3m2B7DyOd3N4d&#10;LuRL/uSVog/cA67Bb/0GDCQIg19RBspAGSgDZaAMlAGTI2QkwMa7889hxD6NHGdNGSgDZWDpDEwm&#10;QIrmZBKzwoSYPXdw3EMSh0/dxZoNJdqsMgWRcsl2b12QBp0QpZbiSlml8FNcKbwjPeMZs9mWx1P6&#10;+bkPwtGJ+f22v1P5lVfwzoBb3tnur+v9NZ4yUAbKQBkoA2Vgsxggc5EdyFpSTqZ6QByPCchTsWrK&#10;QBkoA8tmYDrhbbuyiOmPzD+nw98x9kUDRuNP8WdTGtfNg3hBRwNWI3xYEkaJ1SnFOR+gMLNtWTvF&#10;X3optzosaeaWbvB8UQbKQBkoA2WgDJSBMnA4AyZP3CVLkaNcO1T44fEkb8WqKQNloAysgIEJBbnt&#10;yqOZf6fC/2g495m5WDNL50cjv+78m+Wn1IuXEi9NZvxdSxsYEKDsU/o9a6DAs6CzAs8VZaAMlIEy&#10;UAbKQBkoA8djgLIPJl2GLOVzf/fOz/85qCkDZaAMrIyBKQW8qHhOKV3LSIu8XT8B3S4wEBBrRvGn&#10;hLsH/FYJHQ0MRd6yfkq/zsfo84jbM9JlGRoYBNA5WQ0A47naZaAMlIEyUAbKQBkoAydjgJwFZLAh&#10;/z0nQdwpeGtQUwbKQBlYJQOTCns0gpNK1JIS84UJx7J/S+vjnCv/ZtMp1JRrfquCeIAiLw5p0OmY&#10;xRc/P7AaAcz2m/V3zzPeC3imKANloAyUgTJQBspAGTg3BshiYPJlyFYvT1B3D14b1JSBMlAGVszA&#10;tIIfDeG0UrWc1Jj9v8xeUGbgzbBTsPe8lm7pXCjzFH/x2M9veT/F34ADiNQINGWf0i9dnqf0e979&#10;ogyUgTJQBspAGSgDZeD8GSCbkbusuiSbCfFN+XfX4MVBTRkoA2Vg9QxMLIZtHQCgeH9euB75o5gP&#10;d7yXZnQqQJEXKGXfMn9YVOgp+QYgLO+n/OuQPE/xX0W6hF2UgTJQBspAGSgDZWCXGSBvkcfIW3h4&#10;Z/7dOfjNoKYMlIEysBYGphbJtiqfFw/RTv+PNTdGfccM/NzjPP7pTCjzFH/AoSX+lpbpYMQleM8Z&#10;GDD4QPFnuwd+A54rykAZKANloAyUgTJQBpbLgMkXspYBACG/J//uETw1qCkDZaAMrIuBycWjYZxc&#10;opaQII28mfYRFGV8uM/VpuxT6IVF0becjOJvtn9xcMFz4gbPGyzwLMX/XOPu78pAGSgDZaAMlIEy&#10;UAaOx8BQ/slofmES5qFxPDrgjlVTBspAGVgHA9OLY1sHACzx+pcFunUEC5fHdlLmgSJPgTfLrzMB&#10;1yMgz1D03xsPXxowSGBQwDMQ75oyUAbKQBkoA2WgDJSBFTNAHiODkdlERQZ8VBwPDMhpsWrKQBko&#10;A2tiYILRbOsAAAX89eGbHWumI2AfB5R5nYXfcls6ZqbfLL6Z/8GZ+0aRwYF+FP9x3zMnifM46eoz&#10;ZaAMlIEyUAbKQBkoA4czQH4jgzmTyVMGAyz5/4lcmByKVVMGykAZWB8DU4xJIznFdC0jTa9JIJTy&#10;WDMz9kcp5DoNM/2eM2tP4af4U+r5CQcMCgyF3/M6F8/A4nOeLcpAGSgDZaAMlIEyUAZWzwA5jhw2&#10;lH8xPi//7hD8fVBTBspAGVg3A5OMb5sHAP4sjNuHH2tGoaescw+YwafM6zAo8RR+y8UMFsAiN57z&#10;zPvyY4MKfhvnjNIvbO6iDJSBMlAGykAZKANlYP0MkOUo/+S3EfsfxXHbwGf/YtWUgTJQBtbNwDTj&#10;W1Ryp5nCc0/V6/LTvwn2G50EhZ4SD5R+nw2kzIMOxG/cs7wfKP5syj7O2OM5zxZloAyUgTJQBspA&#10;GSgD62eAXEcmo/yT0chvf5Bk3Dz486CmDJSBMnA6DEw0Vg3lRJN23smitL9gLxQdgxl+nYQ8U+CH&#10;4u/a/b1HZwYHrBww00/p9xu/9ZvF58bztctAGSgDZaAMlIEyUAbWzwAZjWw2lH8peHX+3TF4eVBT&#10;BspAGTg1BqYaMeV3qmk733RZ8r848uswPx0ExZ9Cr8MYcVD6LfF3Oizl3+ixe36zzRzJY1EGykAZ&#10;KANloAyUgU1j4CDl/w3JxG2CFwU1ZaAMlIHTZGCycW+jcnuxsH3VwL6vH4g9DIXfLP64puQbJDDL&#10;b7UAty0AnsGL58eztctAGSgDZaAMlIEyUAamwcBByv9fJmm3CJ4dmNiJVVMGykAZOC0GphsvRXe6&#10;qTt+yijrl8/jtwoeETwl8MmXK8beb8z0j1P8Kf86ESsCcCGc/c/3ugyUgTJQBspAGSgDZWAaDJDj&#10;yGtWdZLdpOq1+Xfr4DlBTRkoA2Xg9BmYcApGwznhJB6ZNHn4hjz1i8H9g28JLhkwZvmNAoMOwxJ/&#10;M/383Tfj7/fcRRkoA2WgDJSBMlAGysB0GTBpY6Wm7ZxDfvvjJPf7g2cFQ76Ls6YMlIEycHoMTDnm&#10;0XhOOY1nS5tO4Pp54JHBlQJ79mPNdBBm9+3np/QDxX8o/H5n9NizRRkoA2WgDJSBMlAGysB0GRgT&#10;OeRWyj8Zjqz3vCTZdk+HPlf5Dxk1ZaAMTIKBSSdCQzrpBJ4lcRfJvR8MHhB8XMDoIBaX98ufJWLA&#10;rcPwXFEGykAZKANloAyUgTIwfQbIdmC7JuVfiin/T4vjZkFP+w8JNWWgDEyJgWmnhVI87RQenLoP&#10;j/cPBfcJhvKvMzDjbwTYDP9YDZBHaspAGSgDZaAMlIEyUAY2jAGKP7nufybdQ64z0fPTubbn397/&#10;OGvKQBkoAxNiYOJJ2cQBgIuH03sHdw0MBMSa2d//H3GY4af8x1lTBspAGSgDZaAMlIEysIEMUPpN&#10;7Eg65X/Iq2+Nx12CHwveHNSUgTJQBibHwNQTNBrUqadzpO8ycZj1v2lsHUKsmb3+IC/ArygDZaAM&#10;lIEyUAbKQBnYPAYo/yZ2nNtkyb/JHbl4Zf7dMnh44GynWDVloAyUgckxMPkEbZLCfLmw+dDguwN7&#10;+mPNzPrrJORjdBD8izJQBspAGSgDZaAMlIHNYsCSfzP/FH97/sl2BgR+J9kw+fPk2LYAxKopA2Wg&#10;DEyRgemnieI8/VTOZldMIn8u8Lm/sQfMfn/KvyX/OojcrikDZaAMlIEyUAbKQBnYQAbIdJJthafZ&#10;f24z/Q+O4/uCFwU1ZaAMlIFpM7ABqduEAYCrhEfLva4Weyj6lH8jxKODyK2aMlAGykAZKANloAyU&#10;gQ1jwAw/5Z9MZ+Z/yKZ/lXzcMbhD8HdBTRkoA2Vg8gxsQgJHIzvFtErbtZOwRwZWAMSa6SSq/GOi&#10;KANloAyUgTJQBsrAZjNgMgds7QQTPWS95ydb3x88LCD3xaopA2WgDEyegY1IICV7ignVCXx7EuYz&#10;L58Zm7EvzJ5/tlFifkUZKANloAyUgTJQBsrAZjFAySfPkUM/NEkfct274n5U8L3B7waei1VTBspA&#10;GdgEBjYjjRreqaWU8n+zJOonA6f+x5rpJIbyb88/v6IMlIEyUAbKQBkoA2Vgsxgg05n1d6aTJf9m&#10;/eXg9fl3u+BWwZuCmjJQBsrAZjGwIamd2gDAR4a32wZ3DS4RMPaFOfFVB1HlHyNFGSgDZaAMlIEy&#10;UAY2iwGz+RR/NsV/zPr/Z7LxzOB7gkcHZL5YNWWgDJSBzWJgU1I7pQGAjw5p9wjuFHxUwOgUzPxT&#10;/A0A8CvKQBkoA2WgDJSBMlAGNocBs/4mdMz6O+WfXCf1b8m/+wc3Dpzy77k4a8pAGSgDG8fAxiR4&#10;KgMAlvo/KKzdNNAxxJoN5d8IcZV/jBRloAyUgTJQBspAGdgsBij+Y9bfAMCQ6V6QbNjyee/Ybw1q&#10;ykAZKAMbzMDmJH0KAwCfFLoeGFj6dZDyn1s1ZaAMlIEyUAbKQBkoAxvEgNl8kzmUfvKdCR3Jf3f+&#10;PSK4SfCMoEv+Q0JNGSgDG87ABiX/tAcAvihcPSb4lmCY/x0H6CjGKHG8aspAGSgDZaAMlIEyUAYm&#10;zoDZ/sVZ//+R9A557s/j/sHgR4PXBTVloAyUga1gYJMycZoDAF8donzm78tjMzoM+/2NFlf5x0hR&#10;BspAGSgDZaAMlIHNYcCsv4P+7PFf/Lzfe5OFxwY+7/eE2K5j1ZSBMlAGtoKBjcrEaQ0AfH1Yekjw&#10;pQGjw6D86zQo//yKMlAGykAZKANloAyUgekzYBKHDCelTvgHbjDTf+s4fjh4eVBTBspAGdgyBjYr&#10;O6cxAPA5oehuweUDhvL/73HoPIwYx1lTBspAGSgDZaAMlIEysAEMkOMo//b6U/yHLPcvSfvjA9s8&#10;fd7vnXHXlIEyUAa2j4ENy9G6BwAuHn586u9KsRmdBuVfOoBfUQbKQBkoA2WgDJSBMjB9Buz1l0qK&#10;vwGAsdf/pfG8TeCU/1fENskTq6YMlIEysH0MbFqO1ql0f3DIuWNwrYCh/Fv2Lw2jw+BflIEyUAbK&#10;QBkoA2WgDEyXAYq/WX8H/Dnhf8z6jxP+b5ikPypwHaumDJSBMrC1DGxcxijf60i0juGmiej7ghGn&#10;k/5zOavyj4WiDJSBMlAGykAZKAPTZsDkDeWfXEfxN+svxfxfFAc5zwn/r4q7pgyUgTKwAwxsXhaH&#10;Mr7qlF8tEdwy+PCAcdK/keN1xS/OogyUgTJQBspAGSgDZeDkDFjCT25jW+4PYwLn7xLcA4MbBL8a&#10;9IT/kFBTBsrAjjCwgdlchwL+6eHFoX+Xi80YOTb7b/TYdVEGykAZKANloAyUgTIwTQbM7oPZfrP+&#10;Q36zjfOZSfJNgrsGfx3UlIEyUAZ2ioFNzOyqBwA+JqTcK1j83J8BAJ/6GyPHuV1TBspAGSgDZaAM&#10;lIEyMCEGKP1m/cmKZvwNAJDd+L8y6fRpv++N/ezAxE6smjJQBsrATjGwkZnVqK8q4Zb73zaBj0P/&#10;4pzpICwf4y7KQBkoA2WgDJSBMlAGpsUABR+kygHOMOTFt8TzwcG3Bw8P3hHUlIEyUAZ2lIHNzPZo&#10;0JedeuFeL4HeOHBCbKyZpWI6FPdcF8UF0AEAABAASURBVGWgDJSBMlAGykAZKAPTYMAEjTOazPKb&#10;7V9c7v++JPHpAbnOF516yF/IqCkDZWDHGdjQ7K9KGb9q+Lh9cLGAMfNv6f/YN8avKANloAyUgTJQ&#10;BspAGThdBkzOkNHYlH4z/rZqStW/598Lg/Elp9+Km1+smjJQBsrAbjOwqblfxQDAp4WMewbsWDP7&#10;x3QsVf6xUZSBMlAGykAZKANl4HQZMNtPNmMDpf9DkySymhUAcc5ekn93Dq4fPD54Z1BTBspAGSgD&#10;72dgY/8vewDgY8PEnYIvCxidiqX/OhPgV5SBMlAGykAZKANloAysnwGz/IvL/C31p/iPGX9y2+uT&#10;rLsHDvj7ydg+8xerpgyUgTJQBj7AwOa6ljkA4ITYHwoVDoah7OtExjKxZcaTKGrKQBkoA2WgDJSB&#10;MlAGjmCAwg9jNSaF3zJ/5zOBGX9B/Gv+vSb48cDhzfeJ7TpWTRkoA2WgDFyIgQ32WKZi/q3h4QcD&#10;y8hizQ/9MwgwOhd+RRkoA2WgDJSBMlAGysDqGLC0H8ZkDJvS/2GJ0kw/uYxfLmf/mH+/Ftwu+NrA&#10;AMBrY/t9rJoyUAbKQBk4iIFN9lvWAMCVQ4JTYT8mNmN5mdFmnYzrogyUgTJQBspAGSgDZWD5DJhs&#10;IXc5cJnbLP+A5f1WaA6F32oAqzP/LMm4V/BdgZP9Hxb7bwP3Y9WUgTJQBsrAWRjY6FvLGAC4bBgw&#10;YvwZsRmdh33/Vf6xUZSBMlAGykAZKANlYDkMkLGAoj+Ufsq9GX7KvlWYlvYDf7F6zkz/i3Nx/+Da&#10;wTcFZLffif2OoKYMlIEyUAaOzcBmP3i+AwAfnezfJbhawOiU/i0OS8xGx5PLmjJQBspAGSgDZaAM&#10;lIETMkDRtxwf/NQ1mGSxpP8i8aT0u4Yhe9nT/4rce0rwY8F3BJb4k9meHfffBwYGYtWUgTJQBsrA&#10;iRjY8IfPZwCAkn/T5P/bAh2ODsnMvzBdx7umDJSBMlAGykAZKANl4BgMkKM8Zgul5fyUfko9eWtx&#10;Sb+ZftdkLTD54tm35sfPCe4b3Cj47sBJ/g70e27c7w6EHaumDJSBMlAGzpWBTf8dZf1c83Cd/PCW&#10;gY4o1kxnpRM6nzCFU5SBMlAGykAZKANlYNsZoPCTm4Y95Cgz+mQre/cp+q4t6R/yleffFXJ8nu+F&#10;sX8muH7w1YE9/T7h96S4Xx5YCRCrpgyUgTJQBpbEwMYHMzqTk2bkivnBXYNLBIxlZGCU2nVRBspA&#10;GSgDZaAMlIEycEEGzMCbrV9U/M3iU/Y/PI/ay2/WfyBec/Mv+f/K4NcD+/h/IPbXBVcPbhs8NXh1&#10;8LaAPBarpgyUgTJQBpbPwOaHeC4DAJdKtp0ce4XYjM7MqHWVf2wUZaAMlIEyUAbKQBn4AANDTqL0&#10;k5XAzD5l3z5+M/wGAcCvPP/eOF4VPCHwiT5L+S3p/85c3yEww+++GX7Px6umDJSBMlAGVs7AFkRw&#10;0gEAo9Nm/r9mL+86M/v+jVSPjmvvVq0yUAbKQBkoA2WgDOwUA+QisEzf5Ag3Bd+Sfral/GyDAIMY&#10;Srz9+2b4nxjPWwVm9q8Z+2bBA4KnBS8LrASIVVMGykAZKAOnwcA2xHmSAQCj1TdOpo0+j99R/uM1&#10;q/KPhaIMlIEyUAbKQBnYNQYo+5b1s+WdTWZyQr9ZfpMkMGQngwJ/mwefHzw6uH3g03xXjf09wc8G&#10;LwreFNjrH6umDJSBMlAGJsDAViRhdEbHycw35CHL0Ixixzn79/zTienU4qwpA2WgDJSBMlAGysDO&#10;MGDpvf32JkHM6FP6KfzkJLIRf2SQlSzpf3EuHhLYv29JvwmVm+T6ocEfB07pH6sGcllTBspAGSgD&#10;02JgO1Jz3AGAz012nSp7ydjMGOnW4bkuykAZKANloAyUgTKwzQyY2afMU/zBcn4KP9uyfkr/yP97&#10;4vir4NcCS/qvEftbA7P9j4r9vODvA2HGqikDZaAMlIHJM7AlCTzOAMA49O/z9vKssxoj3ntetcpA&#10;GSgDZaAMlIEysJUMkHso/JR/bko/mASh9I+Zfifw/0EYMKNv777P8lH6Hxa/Pwp8tu/fYteUgTJQ&#10;BsrABjKwLUk+agDAoX+3Tma/NmB0fKPzGh0e/6IMlIEyUAbKQBkoA9vEAJnHikd5ouj7VJ/l/eQf&#10;4G+m/zlxWCV5o9g3CH4oeFxgD3+X9IeImjJQBsrAFjCwNVk42wCAew6jcfCfUW6ZHof+uee6KANl&#10;oAyUgTJQBsrANjEwFH82pd/yfhiyj5P4X5EMPzC4TkBWumfsZwZm+WPVlIEyUAbKwHYxsD25GZ3Z&#10;QTny+Zk75MZHBIxl/2yj4OyiDJSBMlAGykAZKAPbxMBY6k/xt8yfzDNm+yn3T0lmHeJnT/8d435u&#10;4BN+BgvirCkDZaAMlIGtZGCLMnXYAMBnJ493Cz4hYHSIBgBGJ8ivKANloAyUgTJQBsrANjBAgbfc&#10;34rHofjLF/83xPGA4IZ7eHzstwSej1VTBspAGSgD287ANuXvoAGAj0sGKf9fGJtx6I1P/lX5x0ZR&#10;BspAGSgDZaAMbBMDJjko+mb9neg/5B17+O+fjF4vuHPwe8H7gpoyUAbKQBnYLQa2Krf7BwAcbnPL&#10;5PBaAaNDpPxbArf/WfeLMlAGykAZKANloAxsKgOUfwr/4qz/PyczvxI4wf8usV8eWAUZq6YMlIEy&#10;UAZ2j4HtyvGiUk/J/85k7yaBw25izZxey9Y5sosyUAbKQBkoA2WgDGwDA5R/sg/lf+TnL+K4VXCL&#10;4KVBl/mHhJoyUAbKwE4zsGWZXxwA+KrkzRK3i8VmjHbr+HSOrosyUAbKQBkoA2WgDGwDA0O+GRMe&#10;BgN+Ixlzor/Zf5/3y2VNGSgDZaAM7DoD25b/MQBw+WTsHsGlA0bHaPbfYTiuizJQBspAGSgDZaAM&#10;bAMDzjay138o//b1/2IydvPAcv9YNWWgDJSBMlAG5gxs3T8DAJdMru4UXClgdIz/EUdn/kNCTRko&#10;A2WgDJSBMrA1DJjpJ/t80F6OnHP0M3HfLvCZv1g1ZaAMlIEyUAYGA9tn6wS/Ptm6bsDt0D/Kvz3/&#10;EO+aMlAGykAZKANloAxsPAOUf5MbY+af8v9TyZWT/t8Zu6YMlIEyUAbKwAUZ2MIrSr/P3Fj+Jntm&#10;/w0C6CBdF2WgDJSBMlAGykAZ2HQGbG0k8wzln9zzk8nU/YJ3BzVloAyUgTJQBi7EwDZ66AxfmYw9&#10;P2Ao/mCU3HVRBspAGSgDZaAMlIFNZoBMQ7b5kL1MuH5c3A8MqvyHhJoyUAbKQBk4kIGt9DQA8Lbk&#10;zACAQ//inPHr8n9MFGWgDJSBMlAGysAmM2BlI5lmzPxb5fjUZOieQZf9h4SaMlAGykAZOIyB7fSn&#10;7MvZ8/LvDQHjYBwdJLguykAZKANloAyUgTKwaQyQY8CJ/wYBpP8P888nj/8+dk0ZKANloAyUgcMZ&#10;2NI7YwDgNcnfS4NhRkc5rmuXgTJQBspAGSgDZWCTGLDU36SG5f/S/Yr8u0PwxqCmDJSBMlAGysBZ&#10;GdjWm2MAQCf5rGTSoTixZkbLHZjDXZSBMlAGykAZKANlYJMYIMNQ/kG635F/9wleFNSUgTJQBspA&#10;GTiKga29PwYAZPD38u+vA4Y/WDrnuigDZaAMlIEyUAbKwCYwYN8/GWYo//+WRPvc39NiV64JCTVl&#10;oAyUgTJwFAPbe18HOXL3rjh+PWBsAbAKwMoA10UZKANloAyUgTJQBqbOAAXfAAAZhiwjvU/Kv4cF&#10;47DjOGvKQBkoA2WgDJyFgS2+tTgA8J/J53MCAwGxZqPj5C7KQBkoA2WgDJSBMjB1Bkxc+Nzf2Pdv&#10;yf/9kuh+7i8k1JSBMlAGysDxGNjmpxYHAOTz1fnnk4CxZjrP/x6HzjRWTRkoA2WgDJSBMlAGJssA&#10;eYXcQn6RSCf9+9zfa10UZaAMlIEyUAaOycBWP7Z/AODtye3vB2OZnFUAEK+aMlAGykAZKANloAxM&#10;kgHL/iXM0n/2f+Sfff/Pjl1TBspAGSgDZeAEDGz3o/sHAOT2D/NvHAboAB2dqj118a4pA2WgDJSB&#10;MlAGysCkGCCjkFU+OKkakxYO/PvFXPOPVVMGykAZKANl4JgMbPljBw0AvDJ5flnA6Eg9o3N1XZSB&#10;MlAGykAZKANlYEoMUPJNWIyl/3+SxD0geGdQUwbKQBkoA2XgRAxs+8OU+/15/Pd4PDN4X8AYUbev&#10;jrsoA2WgDJSBMlAGysBUGCCfkGXG0n8HGVv6//KpJLDpKANloAyUgY1iYOsTq9M8KJPPjeffBoxV&#10;AOyiDJSBMlAGykAZKANTYoCMYqJCmqxWfHwczwi4Y9WUgTJQBspAGTgJA9v/7GEDAA4D/M297I/O&#10;9b/2rmuVgTJQBspAGSgDZeC0GSCXOPWfnCItf5x/Dwz+NagpA2WgDJSBMnByBnbgF4cNAPxn8v7b&#10;gaV0sWaHPedeUQbKQBkoA2WgDJSBdTJght+ef3v/xfsP+XffYBxiHGdNGSgDZaAMlIGTMbALT59N&#10;sX9tCHhxwOhkwUE7rosyUAbKQBkoA2WgDJwGA5R/e//Hvn8rAR6bhDwnqCkDZaAMlIEycK4M7MTv&#10;zjYA8JYw8PxgmLM9O56pXQbKQBkoA2WgDJSBVTJA+bfvf8glf5TIHhI4xDhWTRkoA2WgDJSBc2Fg&#10;N34zOs/DcvuC3HhDwIxldkbeXRdloAyUgTJQBspAGVgnA1Yi2vcP4n1b/tn3//exa8pAGSgDZaAM&#10;nDsDO/LLowYAfEYH0OGQHR1vBwCwUZSBMlAGykAZKAPrZGDIH2NCwkqAX0gCnh3UlIEyUAbKQBk4&#10;LwZ25cdHDQA4SddhgGyc/M/8Gx1wnDVloAyUgTJQBspAGVgLAyYhnEc0ZBerFH8+Mf/voKYMlIEy&#10;UAbKwPkwsDO/HZ3o2TJsZH0srfO8lQBG3c/2m94rA9vOAEHU1zLkk0CqXvBTNxxI5d5+dPAMW0UZ&#10;KANl4OQMaF+1s+Pgv3ckiJ8K3hjUlIEyUAbKQBk4TwZ25+cU+qNy+/Y8YBVArLn5kPyn8FBydMi5&#10;rCkDW88A5R2Ue4q9ukMQtRTVXlQ28DsM7oPfGigAYf1H2DODBcMtrnhfwPA7CBd4qBdloAyUgS1k&#10;gLyhbZU17ifF0VP/Q0JNGSgDZaAMLIGBHQqCInJUdiklT85DfxUwRuCdvmsggAIDlBL3ijKwTQwo&#10;1wRNoPizlfsPTSbVAcLoqEPqhYEAoOS7tx8GzjzvvnBAWB+W8NjADSN84YlXPZMGAwb7kZ/PhMte&#10;TLPfLEI47ntu2yGvi3k/yL0rXGz7u27+tp8B9Ve7qQ2V2z/LvwcFBkxj1ZSBMlAGykAZOD8GdunX&#10;Q2k4Ks8vzgM3DJ4ajM/s6IgpKmydM4E7t2vKwMYzoCxTtkdGlHFlnYLOvVhv/jIPWSHzu7FfGvxJ&#10;8DfBWwOrZ4QV54WMMAaEuQj+BhSAv7M3xH1fnRcFAAAQAElEQVSRhPLhB8BgAeHYYIHf+H0eu5BR&#10;T+FCN9bogdf9AxiL19J3GCjs+DgK8o+Ho7Llmf1h+Y34F9Ppmn9RBsrA+hnQhqqr2jix/1P+Uf7/&#10;OnZNGSgDZaAMlIFlMLBTYRCUj5NhHbDDdm6Wh380eH3A6JQpH8BNaOZflIFNYoBiKb3KL2WUUkjY&#10;NINP+WYr3+MZyr1VMerDd8XT4Bh8T9xwg9jwHbG/Lbh+8APB3YMfCx4SWL4Kz4v7ZcGrgncF7wsc&#10;umlmC6RHumCkM48caKRbXQTpNmiwCPk4KowDA16ip/hxe64wyHEUhD1WVyzmf78bT/vD8tsBfA03&#10;brWDVkSN9yIvqGED9yZAWvdDug/y41+UgdNiQJlU79TF0QY/I4n5raCmDJSBMlAGysCSGNitYI47&#10;ADBYMaP5s7n4lsCndygscc4I0YRpwjJFRYfNvygDU2VgCJZsM7zK7FAaCZsw6odVL2b1fzOZ+eHg&#10;q4ObBg8PzPr/Y2wHZb4m9quDFwbPDawKsGrmiXE/IrhPcO/g9sH378EAwTXjvkZwxeBzgysH3xp8&#10;e3CL4G6BgQNhPC7upwXi9YnOV8btECyQBnXU4VgGEvYrqnn01A1FWltxGLQhh8FvV50B71z83j9I&#10;p+vRxhlEGKtB+Cs7BmlAGVKe2PzZq07vYeHvT4drCpQ0SesipHVg+GvHhe137vmd66IMrJMBZU/d&#10;G3X/LxL5g4P3BDVloAyUgTJQBpbDwI6FQtg9aZYJhDrhW+aHtwosedZJEy4JzGYe4z0jMHqWuygD&#10;U2FAuRzKjTSpA5Q65ZaQ6Zo/WN5Pgb9DLr4puF7wcwEl/92xT2rEC/+WH/o9UNj/IddvDijx8Iq4&#10;fz0w0/Wo2PcL7hsYDPje2AYNrhL7i4MvDwwgXCu2AYPvi21wwkqdO8ZtoO69sadgtAf4H2kxsGLw&#10;ZBFvyE0rIuzx3Y+X5J5BmN+IfTZ45rF5xgCN93UQDKZYgbEYjt/9QX4nXu/hn+NeNMqGMgLDreyM&#10;bRkGkPjLJ2gTQfs4FOvF/C+GfT5ucSlX4mC7XkyHsKXDgIVyLr2L20nGgAbbPXBfe+63wvP7kQ/X&#10;/IsysEoGRl0Z5VB74dR/8scq423YZaAMlIEysGMM7Fp2CYnnmmdKxS/lx98d/EwwRuSFScgkbBIY&#10;IbdrysCpMUBhUQ4t36bIKJuESuWUzU/iPGP23Az7WN5PoVa+/zwPEECFFefajPgIwiB9FDyg7AEl&#10;9bVJjUEJKw8otE/PNaWXsGz1gdUA8ZqEkY+RkD+MQ/vxnbEHbKngB7ZT7IetFseB9+Yd/mDCPgi2&#10;ZNwo92AxPPGJWzrGNg4DKbZt4PZP85t/Cayu8B68n1zOjXKkPBkUoEwbEDB7qbwtwsPenfIoHG5+&#10;ixDuwKI//sbv2K4PimMxHcq5lQzSN8JadAsDxr1he0YeRl5GHrTx4h75l87xm9plYJkMLJZbg6K/&#10;tszAG1YZKANloAyUgdlstnMkEOTON9OWPd81gZiZfH7sIcwSSgme4uBXITHk1KyNAQoNUFJgKEQE&#10;Sm7lUmLcM/uu7N4pHpbi3zi22WPL7MfAVrw20pitpshNMfEGJnzGy1aJAQeO2tbgTAT2Igx0GKBx&#10;CNjZ4BkK6lF5dtaCZ0dY3A4WE/eL8uNnBU8I7h/YtmGgwEoLWzS+MX63DWyJkgdps03knfEzUBRr&#10;bpQzirNyB9pF5c8gAVCutZOe8Z4M8oA2c8C19tMzwhi/Y7seYXIL2zufR773z4oTA0XKuRUWOFXe&#10;DQ7JnwEuq0x+Oc8728K918X9lsA7ijU3I362uA0OSJs6pK6BdM4f7r8ycB4MKFfqg7ItGKuxfjoO&#10;9StWTRkoA2WgDJSBZTGwe+EQTpeRa4K0WUezZ4RlS5qFK3xCIsGUcKhT51+UgVUwQPmgNClrwidA&#10;UlQoWQRJihE/9/4u/yz5vmdsS/sto39A3JZ/V8gMEWswl0oclMlYkzbKEyXaQIG2zWqL30mKKc62&#10;Qik7V831dQKrDgwk2WLwq7k2kGA7gRVTuZwbZVDbqDwOuKa8K69gCf6Aa+2oZ2D8hu16Hmj+GfSw&#10;nUIZNqBCubdf+na558wJW0e+Nm4DGF8T2yoHqx0MZBjEtWrCqgf3vjL3HWLpntUkVmvYrhLvmfSL&#10;G9Qt6eRW/9z//9m7DzBrmrLM472uOQCKBFHEhBEEFNOqq4goAoKriKKiooISJSkqCkgQUUAyCAgi&#10;giKSJEhGyTlJzlFyBnGvvXbd+3eY+jjv+8078ZyZc+bcc9V9qrq6u7r639U99VRVV8/fg5arEtgv&#10;AWXJ/WA/DWr3S8C9FK+uBEqgBEqgBErgMATmK4+HSWfsqwfsVllQkXxcfBXBeJNKvl4ulURxKtTi&#10;qxI4DAGVRPsrU6Q8K2ukvDGaGCuk8Ylh75N9jBqGj1EryquKJQNtpCfNavkEPA9GJX/5R1v8EZQX&#10;5UrZ0zhg7gK96l698IqB8qVRVFljbF8vWfjTyESO5hrQq6nxdLwGIC3yfFRmh8SRnnZGPoPIlyiM&#10;UDFPhOMp016jcBzHHNJAcfcc01wWXhHRGKFXX56lR9ImYbJOQ8e/ZD8jYTRqOAfp3zhx7iHna9ss&#10;zpzrqKHic6dp9ryXd+lId7ZBf0pgjwSUK+XJ89wuJlQ1p4dwVQIlUAIlUAIlcEgC4x/sIZM5ZXcV&#10;VENnNQJ4d1aF0wYqhEYCMMxUnFVy+dZVJbBXAqPcMCwYGMqVMkUMf2VMb7/0bMtQ8glLZfHHEsmQ&#10;8Q1pxg0jJlF1R0TAtRrXxiH1Hl9A4IRKo5JPpj4n58dQZ4j7FOR1sqw33usm35nw5SONBTeLb0QK&#10;g95Q/IdlWWOBL0doqGKIG61iAsgx4sDrKkYc3CHb2t7IBEP8GfDuj0Qf2nlOezXCqw53SmruISME&#10;NHKYF+HtifPcjzd91jRN7kFyTzLk5INR534k21UlsB0B5cMzwrPceq+taDTzHLdclUAJlEAJlEAJ&#10;HJLAMhoARpYMRVWRNYxUxVRl2Lr/nh8VQ8f2z54SVVcCZyTA2GdA2IAxwpBUhgw9ZmAoUyTeNt7l&#10;1mvkdRSGFgOLgeSLFdZJw3bV0RNwncZRXS+V/bG8CT5D2dcfvF9vxJS5A56aE39I5BUUDQDmG9Db&#10;bji+eQcY/7fJesOgTYRmiL+GVcaRRiwjArL6yJx7yJcqfGFCg4R5ETRsaAx4x1YuXFvX2vV1n7pf&#10;t1bNvhDjfu59OIjUR0B5UB9QZixrOPqrBJ4f1ZVACZRACZRACSyIACN8QUltm4x/5j7dpcfL0FGT&#10;a/knr3Koh2gM0W5lcFt8Gx3J6GcsKS8qhKRXyDBjZUcZIuttq8fTPBSMJz2UpNdf77/GJ9ttNNAV&#10;OXnXwfWSHUbheQWqGQHPS8KH8TNkWTx2sw1X5Ed+vL7gCxl6ab124L5zDxph42sJ8i27/te43jTu&#10;ZfHOcWxjudpcAsrBaNBFwWsyGgD8H7BclUAJlEAJlEAJLICAStkCktk1CZNH3SdbXSUy07QesAQn&#10;x2fMkUYAFV3x1WYRUPEbUtlTDlQEh7EvrIwoL8gwGpSp0QvJ8DAk+RpZqdffO8p6R7NYt2IEGI3u&#10;ddlyXc8hUJ0IAh+eponhb7TNz0/TdLnI6zZeSfAVgizOnIY81949PRoE3NPKxXgOKCezjfuzEQRc&#10;dyeqbPA9v71u4vUSy1UJlEAJlEAJlMCCCAyDakHJ7ZqM2bO9x+rdUcP6VPL04uoRYuwJqwSK3zWx&#10;brDWBFT4xrV2vYlRMIYLKxOGECsTTtQs7MqPycz+OBGGRzP6lSXvSftsmeHQWVW3wgRcZ5JFlf0v&#10;EahOCIFPn4Z72ytgvhxgFM6lE21OmLvF9xrOeGXBve0eVw7MB6ExIJvMXhGwTjqeESRsXXXyCHge&#10;uL5GBDo74QclYC6heHUlUAIlUAIlUAKLJHDUDQDybtZrM2V7t1VPkZ5c8fKiAsgIVCHQCyy+OjkE&#10;XFc9/Cr0Kv6MfNL4Q+JU/Mn1/1hO3QRqehGvmbDhxSZLMymayc4Y/NLKqro1IaAMqODLrvv9fALV&#10;ySCwzVm4j9+XeJMg+iKBuQ3cy/dInPkP9PwrE+758T9AY4D/A54Np8u20iT7ep7sR54X0sjh61aE&#10;gOeB6+36y5LOAfNduMaWqxIogRIogRIogQUSGP9wF5jknpN6Tbb8o4hBp6dIJS6Ls09I6QlQ8RM3&#10;KmwqCdZX60FAJds147uGrqVrytB3fVX4DAEWN87IqyFmG39sIvQcmrXfayNmR/cZqBcn3ifM4tWd&#10;AAKeP3p/T8Cp9BSmadoNgmfB67KR3t3fjf+TkUkE7xzf6zwagxn1WZw0CCgbnhEkrIFwPDfEaUDa&#10;rzx7PHMYl55Jnk2O51k1ZLk6GgKYu9auiSNq1DV5sEkuLVclUAIlUAIlUAILJqACvuAk95WcCaQe&#10;nz1UAs1+Pd73UyFQ0RvDwbPJpPJIKmx8cdVqEXBdXB+VOjnju5aMftdSJU8lnqynd+bHLOh3jW84&#10;v2H9V05Yr7+eIO+CKieJqjthBBh1Fzxh57TBp7OvUzcS7I3Z49GRxoAfiX/VyBcPHh5/3PueJ1k8&#10;y/mf5fkx5JmyH9nP9hoOPJM8myw7gOcVnxxXY8R8nPhq8QQ05vg/gbdJ/x63+EM0xRIogRIogRIo&#10;gUFAZWqEj9P3jd/bJwMmcTOTu54ZxqRKgTzqtVFRYzCorIlTWVBJs112rTtmAq6HyrLrQ66Zobyj&#10;cudaula2e0Py6r19Q4K9CuJ9fmGvhvg0GoNfWtms7oQTcC+f8FPckNM7+Gl6jn8gu2sIvE38q23J&#10;s8HcAUYD+YJMord15gcxssCoso9kC+l5zmwn6zxbPI+GNApoEPC84s//n7F9kqxbAgFs/a8YzwCz&#10;/psnQuPQEg7XJEugBEqgBEqgBBAY/3iFj1sqa09KJrwf+tPx9QC/ML4hgSpsCU4qagxKFTQVNUam&#10;daPBQJiRadtquQQGa9fNkVwLGtdHHJnwSwPPc7PwJ9FPRZePrhvp9X9KfBOGxavbAAKMrvnnzpfm&#10;nDXuxatbZwILzDuDXiOheT58NcYooPPOpe/ZQyOKIakB+QqJ+J/Rd0ffs42+L3FXjG4ePTTydQL/&#10;OxI8xc2XUf9rTlnZhYUQ8AoGtiRBr3/4gosRYZarEiiBEiiBEiiBJRGYr4gv6RD7TlZPkCGAen1+&#10;NHubNMpkgT4vpSKYqNn7oRoDSEOAoZzCKoUaAFQuyLbVYgngSjgrP3rNGP3zPTne0/e+/kNy6D+I&#10;VMx/PP4tIq98qNzrqcti3YYRUGaUlXHajH8NR2O5/noSWFauGfQM9vNsHcCzRwOBhkVh0b4kYaSA&#10;Z5K5BF6ayO3kmfTPWach8nrxHxjNf54wi5M0pa1h0/8UjQHiq8UR8H9aasP4N+LLe/9PE1mVQAmU&#10;QAmUQAksl4DK+HKPcPDU9eqYBd6ngG6aZAwTNyTUUJm71gAAEABJREFU+6IqcSpuKhIqaKQywRhl&#10;TDAwVN6s18OjYpgk6g5IAD8c8cTV/AwMNz72klVxfnMC94mM4hjXS8VOxfvjibdNvLoNJ6A8EQwa&#10;79y3wtXaElhKxvX6/05S/oaI8/xgLPq/RZ5J4qz73vxcJ9IgHG9Hd/GsNWLAJLTnT3g4aUvTsucc&#10;v1osAfe9azb/v8Okr9791+iy2KM1tRIogRIogRIogbMRUIk6W+SKRvx78mVI6J/H9+WAn4h/40hj&#10;gJEBem2yOBsdoHKhV5pUCBmpKnYqHiogZNvqzAQY+6QhxlY44kkaWMRZb8SG6+IdfrN6uyZ6/r2T&#10;i7ntqhKYJ6BMuRfFnSM/GgHi1a0tgeVk/OeT7GUizjPbM96z3P8tvrhhNDLY/V8wmaDtt9M5E2mk&#10;gNcKNCYre4ma9fobVaBMSpvEV4sngLH/z+N/yCtyCPM++FRkgnUlUAIlUAIlUALLJrCuFR2VhRcE&#10;jnfIzRhveLmh5r41bSIoFcWsnpyfigajlZHBV2lkuPIZIrarPkNABQ0bjPDT0z9GVVi2pZEZ3unX&#10;u3+lRPxMdM/o1dEnoroS2ImA8kW2GQ1LwtWaElhCtvX6+yqAZ7bkPdMZ/eMZJI7R73k1GhrPnchr&#10;R18ezTv7XSIRJpjzycGLJMwpgxoQRtrSE18th8D4n2K0niN8OD++/vOy+HUlUAIlUAIlUAJHRGC+&#10;MnVEh1zoYVQozBhshmjGqPkCfjlHMBTUkMLXJ2ybeLORASp4DA5GrYYBy9apQKpICm+iRkUYK0yw&#10;MSxb5VvlGRPb+Ezj/bPwm9EvRDeJnhMZ3m99gnUlsCsB5WyUF5MAnmvXPbrBKhNYdN48c/TkX3Ir&#10;Yc9m5cWzaSvqLE+c57f1Iu1nklFh0svv6zIPyIKvC2gITnBSBhn+GgCk4Zjiq+UQcH1o/E/R+O5/&#10;9GOWc7imWgIlUAIlUAIlcCYC694AcPp5mXzuRYlkpN4gvhnnNQjcN+HXRnqu480cI1fPtuGIGgX4&#10;KiUqhCoqKoj82cYn8Me5kcqz08NA5YywEWe9rzCYgPH6iTDEH1ef63trlutK4LAE9AaO8nbYtLr/&#10;sRBY+EE10JrFf5QLDQBn+l/FcGfAe39fRjzTDe//yixcNLpH5LWxi8XnPNM88wz5t2xfaQhXyyOA&#10;u3t9XMdn5VD3isZ1S7CuBEqgBEqgBErgKAiMf8ZHcayjPoah6F4HeHAO7JNzl4pvcjqT1GkkYNgm&#10;ajYyQEWTVDz1fOMyGgD4KqAaB7aTio101kXOxTmRPDtfRr+KsPMWpyHFKxZ3ycJVIsP8VaS9r6m3&#10;P1F1JbAQAnr/zeK+kMSayDEQWPwhPY++bitZzylG4k5GunXjuWY3xr7Xwx6RBaPCjAJIcPL8Zvjb&#10;1vN+PO+sq5ZHwDWUugYA/rvzc6fIpLHx6kqgBEqgBEqgBI6SwKZUgPT4vCdgfft5DF83LPS2iTOE&#10;XWMBQ15FkowGGIaxiiLj+EyynqxX0VG5JJVNxz1dRhjYLoc+Uue48uWaq4hp7NBbZtk5O38TLRo9&#10;4T1aQ/xvmBz6NJORE9Znsa4EFkrAvaYcLjTRJnZ0BJZwJM+k+TKx27PH84s8a2VHo9JPJ2AegXiT&#10;/TUiWG876YuvjoaA/3cadRzN/8UHJfCkqK4ESqAESqAESuAYCGxqRegNYf3I6BYRQ9erAiYjMrGd&#10;We1VUrJqNokgY1nlRYV0Ow3jn2+7eRlWf7qkYRvpMn5USBnmxEgfFVX+kIqrSqxtSd4sD6lgnUnS&#10;tM4xyfHlVRriTcSkEcT7/Ib4m83fLNlvskFVAksgMMrwSPqrE3CfxKtbMwLLyK5nlgbbkbbG1RE+&#10;k+9/meeZ5+j8Np7lo9dfOrabX9/wcgng73/d4P68HM5oMv/bEqwrgRIogRIogRI4agLjn/JRH3dV&#10;jqey+LZk5qmRBgCfFrxiwreL9Hz7lB1D+P1Z1gtOO1Vc8FTJJEb2mWQ7YghpBGD8kFEHhkObqIo/&#10;ZJnxbluy77zx7zy2k+2kyehXCZOvnMqkQvziBFTEzLR92YTNjv2S+EZDxKs7IQSUMXI6yoOwsmP5&#10;uDTui3H8myZghvYfjq+cx6tbDwJLyaUGz3dupay8enbtVmZtZxvPQbtqDPCsNtGfcj+efdZVR0PA&#10;NcDe9XNEjTr+t5pM1nJVAiVQAiVQAiVwDAT8cz6Gw67kIfVUfDQ5Mwrg5vG9+24CQd+W9rrAbyWO&#10;fGGAwUJ/lLh7R38ZmdH4cfGfHGlQeHl8jQdvjK/io3KqQkTCQ1k9m4dABXY32ZZUqDQYkKH8Ggi2&#10;E2NqpOl478rOhl+aE8E3tg3xf2LivNcvXwnWnTACrrlGLqc1DO9VuNZ6eZVJ+fIlgPF9dgaCd7iV&#10;W+uqVSawnLxpoDR/i9SVA/+nhmEv7kxSvpUrYvjbx7NSGmfap/HLIeDe9pzRYI2//68PzKGeHtWV&#10;QAmUQAmUQAkcIwEVq2M8/Eof2iSBJsIzW/Gjk9O/2xJD/88SptvEv3F0o8js+L8R3wzUGg00IHi1&#10;4H8lzmepfig+XS6+BoVrxTfc/vbxTVh19/gmrdJ4oBFBD71eMO/la0CQnw9lG0P29dL7/CGp7Kpo&#10;UVafzWnUMOzyD7LGe7GMf+/5a5hQQU503Qkm4OsXJr40esVpqpArKyrolo9Ljm+ySb29wvJxwfxo&#10;lHrIln/e+HUrTGBJWWO0e84xGh1iv+VVmWJ0ttcfveOR/y2u47gGL0027hdp3IlXVwIlUAIlUAIl&#10;cFwE2gBwePKMcGKUM9T1uDLcX5+kX7klQ+ufmbDGBD3uGhEYZYbgG0Xwu1nnHXzfqdZowFD3Petv&#10;T/xFou+KvJ7gHX0NCkYiaDzwab4/yTrD9/8ivnQfG99IBDI6wRD/KyTOp7A0aAxDMFF1G0CAcW3y&#10;yzHpFsPIyBEV9OM8ffnQY8vIYxRoyJJXefrW/Pxp9LfRj0VeYYlXt2IEFpEdBuIFktDFI9fal1p8&#10;fUSj6igP/k9RNtnVKVO01+13TbAb7JuABhv8NQDYWcO1BnONzparEiiBEiiBEiiBYyTgn/QxHn6j&#10;D61yq6LE8PGuKo2GBI0JDHW9YKRB4YWhZbK+f43v04Z6Uxj8t8yyUQgaEIxA0EjA4CejDP45640e&#10;OG6DL9moOyYCXvFQAfdKiiwwuhhJx10mNALIC+m1NWxbg4A8Mh4uk4BXVm4W/yuiupUisO/MuN5m&#10;6L9o9tTI6bml8dKz7O8TZ2JWr1N5bl0yy8pAvElZVUY8My1Xq0vANSIjjVxvOTWi5zECVQmUQAmU&#10;QAmUwPETaAPA8V+D5qAEjoKAUShGnTC0HW8YVyrrlo9bjDx5kD8NASNfXgMwQsZrK5ewQbUiBM6c&#10;DcafOUm+LJtcOPIK1O/HZ+Q/Pv4/RAx9rz95Jcnopm9KnPlM4s2c66+BlDSSkrjZyv6sLAHXS2MN&#10;yaTXz+6ZgAbueHUlUAIlUAIlUALHTaANAMd9BXr8EjgaAnr7jRzxCoojuvc1AqiwW14FyRPDgaE3&#10;XguQLwalL1XoSTRM3Hbiq2MksHVoDTfnS9jrSpeO7zWmW8TX2PSU+M+OGP5/HN+8KN8X/5ujL49c&#10;63iT623kByN/aIyGUg6UUcfpdUdrdeU6yZ37lW/ov1fTxoSO4qoSKIESKIESKIFjJtAK1TFfgB6+&#10;BI6QgPkpVMhNLOmwGgA8A0bFXdwqSJ5ojAYYeWI43jELjMh4dcdAwJdFXIcr5tiG8N8p/n0jRr5h&#10;3n+TsAlHzT1ixMZ5smw0gLKW4Mwpb3qEGfdGe7jOJI6vsYrB71h8O43h5MLVahJwXc3X4VoJKxPm&#10;olnN3DZXJVACJVACJbChBFSyN/TUe9olsJEETEbpc1x6XAHQW6eyLrxKYkQw/uSNociXP5NieiVA&#10;r7PlankE8D9nkv+G6OcijUeM/IdN06SH37wS10u8eUe+Jb7JJePNnF5912yIoW9uE2Lkix/b8I0G&#10;0EjgmK79LJH+rA0BzxPXb9QpzPqvsc6XPtbmJJrREiiBEiiBEtgEAuOf9Saca8+xBEpgmlTUfXLy&#10;uVswPANU3MVvRa2UxzBkIDIg+TLndYArC1QLJ6A8XCipetVCT76J+TQamYPBV0dMzHiRaZo0wNg2&#10;m54yhF85Io02jH0GoGtnO8Y9MfDt69qSZeur9SSgMcd11ZjoDD6SH41Db45fVwIlUAIlUAIlsGIE&#10;VMJWLEvNTgmUwJIJeAXgbjnG+yJOAwAjTEXe8qqJkShPhojzGRpXT+Bro7rFEDAB36WS1K0jI0Qe&#10;Ht97++LOn7D14//Ff2VZLz4jn3HP4Lcs7BpZds0M4XethJWvoexed0IIaJQjzxCn5Bmi/HToPxpV&#10;CZRACZRACawggVGhW8GsNUslUAJLJKCC/tCkr/LOMGOsefc6USvpGJGMi5HHiyWXvxLVHY6A627y&#10;vgckGYabXv8fSth7+/FmvfvKCPYMfr36jHzXYcRb5/ow9vUEK0/2rU4+AY09rvuoSxgtctectpEf&#10;8epKoARKoARKoARWjcD4p71q+Wp+SqAElkvALOv3ziFeHnHDgGPMWV5FMSwZn/LG0LxSAt8W1R2M&#10;gPf2b5tdTdZmhv4LJswx7Bl2ZuSfN/rx/+xpssnkf4cyQ7OI/mwcAY1AjH/3opN/R36Upw79D4i6&#10;EiiBEiiBElhVAipxq5q35qsESmC5BF6d5O8cjd66+WG8iV45N55XjFOZY8DqvWaYWq72RsDEftfI&#10;pmbsN5O/T/JlceY0sAwZ1s/AZ+Rhj/N/m6aJP/VvowloKFQmxjPDyBDPkqdtNJWefAmUQAmUQAms&#10;AQH/wNcgm81iCZTAkgg8IulSvJlhp0Kvcm95FcX4HA0Ahq//dDJ5gahubwS+I5uZ/8Hn+y6ZMKfH&#10;f/T269W1rFeXrD9FXdh4Ap4PpGHI/ai8eJ3or0NG+YlXVwIlUAIlUAIlsKoE2gCwqlem+SqBoyHw&#10;8RzGO7tGAyQ4Mfr0+q5qRd4zS95Ifr83P98T1e1MQGPJ1bLJgyP+eMcfR8P89fYz5lx7jLPZtq6R&#10;m02Asc/498nHUU6eFSR3iD4U1ZVACZRACZRACaw4gfEPfMWz2eyVQAkskcCLk/Z9I/MCxJsYiyr6&#10;ZHnV5LnFcJUvefVJQL2RlquzEzCD/3UT7fOP3xyfc20N9TdzP8Nfww/fuh3UVRtMQJlx37nn3INQ&#10;vC0/t4peG9WVQAmUQAmUQAmsAYHxT3wNstoslkAJLImAir2e4adupc8QZFCr7G9FrZTnuaXHWr5l&#10;7Afy861R3dkJfH6irhX9UXSOiNODq9ff9d1fj7+9q00k4F5TbjwXNBZh8N78KFdPiV9XAiVQAiVQ&#10;AiWwJgRUpNckq81mCZTAEgm8P2nfPnp3xJkLQEWfkWh51TSft/Mlc5eN6s5O4AqJunlk4r94k/kT&#10;Rq8/419jj/g9qRttJIFh/HsmEAgfy88dI+/+x6srgRIogQNn+gMAABAASURBVBIogRJYFwJtAFiX&#10;K9V8lsDyCbwwh7hPZEK4eLP5AFT+yfIqSZ6MApAnvZK+BjA/m734TZcef7P987Fg/Lu2nvskbj/q&#10;tptHwH2mEZDhTwgYPfInCdwzGvdggnUlUAIlUAIlUALrQKCVwHW4Ss1jCRwNAZX5B+RQ/xJxeohV&#10;+hkAlldJnl16r0fevimZu1hU9xkCF07wuyKOIeedf8xI3D7VzTeMgCH/7i8NbJ4DTt8z4n4J3CP6&#10;ZFRXAiVQAiVQAiWwZgRUotcsy81uCZTAEgmY1Mtn4rzf6zAq/gxGxoDlVZI86dWWpwvmxxcB4tVt&#10;EfD+v0acrcXJ8961HMv785e3tcYJ13J5R2jK+yHgWjD87WO2f88AYV8MuWUCfxh9IqorgRIogRIo&#10;gRJYQwIqhGuY7Wa5BEpgiQSemLRNCsgIYDAyAhhpiV4pN55fI28+B3jelcrh8WbmLTn8B6PhcHJN&#10;x/K+/AVuLB8abryOwNhUxoTFL/AwTWqfBJQNcj30+rvvxz1mbpA/SHp3jbz/H6+uBEqgBEqgBEpg&#10;HQmMf+7rmPfmuQRKYDkEDPP1ybiXbyXPIDDpHqNtK2olPM8vhiMjUoYumR8TAsarC4EPR0+PONdw&#10;GHSYMbbJur1ov9tIm+zHV6a8gsDANCpBrzIjkyyTPNq+OhoCrosjKQ+ui3vc9TByRNg68c9OwFwS&#10;HfYfEHUlUAIlUAIlsO4EVKDX/Rya/xIogcUTMMT3GXPJMtg8L4axPbfq2IPDkGH8ew2ghuSnL4nJ&#10;2jTkvOTTixMuvuGuIUCUBh3sXFOGHlm27jRtu2hb+wxJx4Z8RqX0hRmVX5QVxLhUlsSRMqVxgJ9N&#10;6pZIYFwv14RcH4f7wvy4Lq7HMPw11rwy8TeLfj56XGT/eHUlUAIlUAIlUALrTKCVrnW+es17CSye&#10;wJclyatE94p+IxqO8cg4WDUjgDHJAJVPz7MfSYAhE68uBF4a/XbktQ7XznXU287g++LEu6bxznIY&#10;Wi8C109rmoYvDetJWrYbsq/0NDB8SSKlLyye7MPPqrMcQ1Oap8eftUEDhyKArcYY128wdt3G9dcg&#10;JJ4cyPD+pyVw8+inoz+L3hnVlUAJlEAJlEAJnBAC45/+CTmdnkYJlMABCTAEfir73j9i/P9MfAZc&#10;vIkRwVBjSDAexK2S9CDLozxdPD+Mz3h1WwSeFf+3ot+PXh25jvFmbhjseoFJ44k4DSvC/M/JlvO+&#10;9aTM2GfIMiM/m5/lGJ7Kzn8kxnwE88e2Ti+0tLK67oAElP0hSWCMOb7YjuvId60Y/+M+tt9/ZqfX&#10;R/eJfiX61Yjh/4b41serK4ESKIESKIESOCkE2gBwUq5kz6MEDkaA0fYD2dWnvehKCRsFEG8yTJhx&#10;7XNfwp4XZN0qSZ6GoXKeZOyiUd2pBN6axTtEl4uM7PiH+BoDTO7GOM/iKQ5TxiPDf16nG/hjJ0an&#10;3uN/TwTD8YXx/z66XfRr0aWj+0bKUbxZo5JXFM6Unm2qsxNQzjFk3PNtIew+1ZiCJyN/vG7hGjL8&#10;XUPbkm1d9xdnQWPfL8f/0ehG0aOid0R1JVACJVACJVACJ5SASt4JPbWeVgmUwA4E9AB+e9bfJmIM&#10;/lL8c0ccw0IPop5BRgXjwbPCPtavmhg9jBr5MmrhuwWqsxFgKPrM499kjet9mfiMv5vEZ6hrAHpk&#10;wo+OTB74ovgvmqbpdN/rBLZhLOo1vlO2+6Po+pH0Lh//hyLHuEX8h0QaCMRrcMri5HopU2S52p6A&#10;+w87PuMfL76t3Y8MfMb+ORKh7Fu2jXuCn+iZe19+nxM9KDKb/9Xiawy6XvyHRYx+DX0J1pVACZRA&#10;CZRACZxkAvMVhJN8nj23EiiBzxA4Z4Iq/g+Iz/j7ivgcw4LRT4xFRgRZt8qSb/mVRwam1wDWId/y&#10;e1xiVOqtf0oyoBeYUWimd731dPXEGw7+K9M0zfsMfOuHfjPb3Ti6ffTA6KmREQB6910TjUlGlPxe&#10;4sfIDMYsber/H+V1KFhmDieNIhreXBvLyvDovdcIx7i3rIefDOW3zSyB/EgTV2kw+L3Lf7fEXzv6&#10;hch1dL3umLDrZBvHyWJdCZRACZRACZTAphDY1ArYplzfnmcJzBNgRPxwIsbQ7O9ImBuGg6HgDALP&#10;hXnDwjZnEiOPzrT+KOL1hMqz83C8r83PV0d1+yfwkezyochIAa8IvDrhef81WdZwYJsPJ7ybU45+&#10;PRtdMeJcIwaueNdN3EmTc3QfuS9IWJzz5Dv/IeuwYMwz6vXmmzhRQxaD3z0rzPC3LI0hX+owlP+N&#10;iXh+ZDSGhhyT931fls3ef9P4GngY/LbTMJOouhIogRIogRIogU0loNK8qefe8y6BTSJw3pwsY0Av&#10;7WUTZmzEm0aPoV5Dhgjt1TBj3NjWc4RhI73jkDw4rnPhG9HwdQLVoQkcNgGGqAkIGbDS0sutrIxr&#10;Jm4ZYliP8rCM9EeazsVx3AuO6f7Z7n5wvox5hr5JKocY+wx76+07JI1xDGlrdPm3RHj9wjD+2yZs&#10;5MUYyq9h7zqJM8/D4+O/OXp/VIM/EOpKoARKoARKoAQ+Q2C+kvGZ2IZKoAROEoFL5GTuGfm01+gZ&#10;Z7gY6j8MsmGEZLNdnX0ZO/ZhwNjBMv+45PgMJce/YH4uHNUdmsChEjh/9r5hNBpjhqHMyE300pyy&#10;MMoof2kHSsLOyX3AuCdhjR0a2IbcI3rxt/t/K6/ScB+6H9+bNF8W/WNk+L5XdMylwND3+oUZ+o2o&#10;+MOs1+OvZ98rF/ZV/pd9vjlsXQmUQAmUQAmUwDoT2K5Css7n07yXQAl8hgBj5Gez6F1/n/VjoGRx&#10;1utvuD9jgTG2n+cAg4WhIW2GjvRWQXpQSV7435DAON8E6w5E4OA7KVO/mN1NNBdvUtYMexdveVlS&#10;Ph2Lwa18KgvLOpbjuA8cS1kTPv1Y7hX3mlcm9OK/JRt4jeIZ8R8a3SXSSGK4/v9I+PujK0TXjIzY&#10;8b6+V3a8z69h4D2JxzFeXQmUQAmUQAmUQAnsn8CyK2P7z1H3KIESWAQBvY+GBDMwLraVIONIT+MY&#10;7r/f+9/+jB7DmBk8W8lOwvtNa+y7KH80ZMifNC+UHzOjx6s7KIFD7MeYvW72V1bizWb9d22WaZAz&#10;th1LjzsjeSyLW4b03Cv70nYshr2vJzwuEb60YNTNrRL+3YhBz8jXIOK1CF9g0LP/O1l3j8jXF14a&#10;/03RuyLzK3T4fkDUlUAJlEAJlEAJLJbAcVfaF3s2Ta0ESgABxr9Z/m+dBe/Dx5sY72OYsJ7K/Rpi&#10;9pcO44qxLTxk2XoG3og7Dl/jhnw49tfn51xR3cEJHHRPZc4Q9a/ZSoChzEBWTraiFu657v6f6Y1X&#10;tmnhB5lL0Pm4j8Y5vSTrNHiMYfpm3NcApwGAgf/wrH9m9Nroo5GyOrgc932T7NSVQAmUQAmUQAls&#10;CgEVpk05155nCWwKAUbIzXKyJhqLNxvyrzeRUbTfe55xwthh6OjNlYY0GTKvTIDhFW/WwMA/TsmL&#10;/MqDVwC+VKA6KIED7aecXCN7XjriXBMjTvZb7uy7F7neDGnpM/75jileXvaSxn63kbZ9vGLA/2R+&#10;/ioyTP+d8T8Q1ZVACZRACZRACZTAShJQWVrJjDVTJVACByJwqeyl93Xe+GeAMYb2e78zdIbxz9gZ&#10;xr+eTDO73y/H0pMZb9I4wD9OyR/Jg8+pXUCgOiCBg+32Y9ntNyK94/FmQ/+Vu3FdxC1Ko3wqm4z/&#10;cQwNABoFFnWc09OR/vz99C/Z4NFRXQmUQAmUQAmUQAmsPAEVs5XPZDNYAiWwJwJfnK1+O/rKiGME&#10;DeN/GEfi96JhXDGsyD4MH0OZDW3+10Q8LzKyIN7EIHI84eMSo1O+Hd/5fnMC8hWvbr8EDrD9+bLP&#10;DSJfYYg3jffwl/F/xnXWOKVsjvfwHXNoGceUtuOS41r2rr7ef5PzWa5KoARKoARKoARKYKUJLKuS&#10;tNIn3cyVwAklYOI1E4w5PUbKYYx/xr5efUa19MxkbkJB7zn7Hrm4N+bHzObxZs4xZ4Fj+mH0MzpH&#10;PhiibQA42MXY716McKNCjECxr/LjWiyDv+sr/fny6Zhk3bKOK32NXEYcCJPP8D1JoCqBEiiBEiiB&#10;EiiBdSDQBoB1uErNYwnsjcAls9l4793QfPc3ozjRe3Z6VW3MuBrG27sTcfPoFtF8T6fe/1ckbrh5&#10;w2jEHbXPQHNM5+3786MBQ1y1ZwL73vBHsocGAA0BCc6G/vNdB/6ixPAnPfCjfGqcEjeOMcrAWF6U&#10;7xjuqVGm3puETfBnDoAE60qgBEqgBEqgBEpg9QmozKx+LpvDEiiBvRBwP88bXHpD97Lf2EbPqTQY&#10;8nzxr8/PTaK7Rh+P5p2vCrxgK8JxGUajAWEr+si9+XP+qhx9GIkJ1u2ZwP429MUFZeT8W7tpfFIO&#10;Fs2eYa+czTdOvTXH9DqKYyY4m4xSORRetJQtDRzyIO2H5meU/wTrSqAESqAESqAESmD1CYxK/urn&#10;tDksgRLYjcA7soFh//EmRjxDiNGk51LcTrKdfRhX47nwnOygV/ch8TUOxDvFSfdliRk9oJYZfok6&#10;NjeMMxk4d36cT7y6/RDYx7b4XjPbGwEQb2aAKwPLMP6VZz3/o3wafXK9HNRrKOITnJT/+TIgbhFS&#10;tqWrAUB6r8nP30ZGH8SrK4ESKIESKIESKIH1IDAqUuuR2+ayBEpgJwJPzspnRBxjZRj0ei6Jkc+3&#10;fsgy48a2JF5v6iMS8C3zp8ffyb0rK30SMN5sIsBhIFk+Djm+c3ds5zO+RW+52huB/Wz149n41yP/&#10;S5QlBjh/XIOsOrTT+MT4dz1Husr5tZLyi6Nvi0a8spzFhTvpjkYG+XlYjuDY8epKoARKoARKoARK&#10;YH0IqLStT26b0xIogZ0I6Am9aTYwU7/h+QnOjPIvTIDxxIhKcPZ+tsYAPbUMG+sYztYZ5n/vBPSs&#10;muQvwR2d96BfubWF5wlJcyvqyL354+uFPseR52A9DoiT8uC6f3my/C3RJaLLT9N0xfj0i/FvGN3o&#10;NIn75cT9XPT7kZEW8aZRnnC3vAgpp8on45uR7xiPTcJGphih8q0Jj69eWOfYtkv0wpx0scJMonr/&#10;75/AcZbzHL6uBEqgBEqgBEqgBPZPYFRo9r9n9yiBElhFAmbov3YyxmjTQzkaAtzrjCj6gqw3dHsY&#10;VoymRE3vz8+toz+MNCbE29V9LFu8KhqOUURj+ah9x9ZD67iM2/FeuuVNlmvuM32M/F8KCBM6GsJu&#10;hIfv2D8mcUZ93H+apvslTHePf7voT06TOHNC3DPx3x1xuOv9H2VJ3GFkFMEw/pVTaUn/bxLQ888I&#10;T3C6+DRN5nqIN7nu9hNelKRHypI05QGXt1moSqAESqAESqAESmDdCDAK1i3PzW8JlMDOBN6X1Xrx&#10;rxj/96InRGbyjzfpHdWbyVAbvvjX5Uev/53jGwUQb8/Ovo5pB+lnWua/AAAQAElEQVSS8HGJMerY&#10;8vFFAhusC+Xcfza6faTnnMHvu/U3y7Ie/O+Pbwi9ify8LnHeLJ9nS+eKr8FoO50z674sUp4YyBqa&#10;/D+xnOhDOT3u0tRINQxvDU3KpskG37mV+jniXywaxxx+ohbm5MV94twkatQBjsJVCZRACZRACZRA&#10;CawdgVGpWbuMN8MlUAI7EmBA6cW/S7YylPvX4t8memL0wWgYybZ7dpZ/MzKruV7UBPfl3pStvQoQ&#10;b2IsSZMsH7Ucd5wb4/ErjjoDK3I8xvuvJi8P2JLGHZ+JZLjrUdc4klWnOOz0cA8x6k1yt52sG9t9&#10;KqnYdxH/TxjcDPn5PCpbRqbcNsf5UDScnn8jACy75vKw3XlZfxBJT16UI/t/OD+G/o/GtCzWlUAJ&#10;lEAJlEAJlMB6EVhEhW29zri5LYHNI8BoMgrgljl1RuFl4pu47S/jk1ncfUotiwdyPhXoCwR2ZjAx&#10;4hhPlo9D49ieb4a+H0cejvOY3om/YzJwt+hS0RgFgQtDmRjtn8g6oz34jPn/M03T/DbC2WRbZ510&#10;yDVfhOFtyL+DGXEw0tPbbxSLVw7k1foh5/lNWwvK3EEar7Z239Zzjhq0lCMbPDU/7f0PhLoSKIES&#10;KIESKIH1JTAqNut7Bs15CZTAXgkwkt6TjV8a/XV0/ei3o1dHh3EML/MNDAOO0cQoPEya3fdgBBj7&#10;DOarZ/cvjjjX3TXSa++Tjb7y4NnvOund5tvuv6Zp9oqIdUMM8e001g//sNdbHqVlwkr+lD+TSxq5&#10;4r1/eU7UWU6evjNLRgrEm+VbnPAixPgnfKTnvrlXAh+J6kqgBEqgBEqgBEpgbQmMitbankAzXgIl&#10;cGACjCo6cAJzO74gYUPF402MMj3DwtXREvBOvFc+GOQMWIa/a8z3vHdtrJMr/pDl6Rh+5FHDEeN9&#10;frTGM5MXM/3rdd+uLNn2e7INJw3nJw3Li5A8DVbS1/Pv/f9FpN00SqAESqAESqAESuDYCKgQHtvB&#10;e+ASKIETQ8AIABO1OSFGpR5d4epoCXx7DqcXPd7EiGX8ux57MY7tc5RiWDPu9bIb9u/Yys0/JWCm&#10;f3NTWJ/FszkjHYwAsEI6GgCEFyHHxIuk5/UWXzwwgsJyVQIlUAIlUAIlUAJrS6ANAGt76ZrxElgp&#10;Aox/rxaMTA3jaSzXPxoChvgziB1tXIOxLG4HHekqRjZjn/Gvp93BzUtguP91s/CqaCd34az0FYB4&#10;Cx3+jxXJl4YTeTTxn9cRHKsqgRIogRIogRIogbUm0AaAtb58zXwJrAwBk8g9fys3DCdGHSNvK6re&#10;ERF4Vo5jUsZ4k+e7ofIMWqMBxJ1ZR7dGuaD5z/wx/k30d9NkQ497vB2dVx3GqAHnNuYx2HGnPazE&#10;CreR3suzzz9GixxhkOTqSqAESqAESqAESuB4CKjoHM+Re9QSKIGTRIARxljSYzrOS9wI1z8aAm/N&#10;YXwuz+z5Cc4aAYahzYhleDNyrTtFR7Tg+KRhYoxQ8JUKExfK9/v3mA8NAM7L5hqfFnVO8qbxaqT7&#10;dwkcdpLMJFFXAiVQAiVQAiVQAqtBoA0Aq3EdmosSOAkE3paToHgz1+fLDMOR/jCE9VjfJEfVIBNv&#10;1gjAqPXevGtiGw01jF3r6Sg0jmeOAvlwzLfk58bRvaPTP/OXqG2d/b9x2zWHi5Q/Q/9H3l6U5B4U&#10;4RWvrgRKoARKoARKoATWn8Co6Kz/mfQMSqAEjpvAe5OBf4s4vbuGUR+18eT1g/FcY+R+WGY2TAzZ&#10;h+acfQrwAfH1sMebvStv2PzofcfKKI3/N01WL1Xy5Hh67fkO9or8/Hb0wMhkhfH25L4mW507Gk45&#10;G+GD+sopjbR80eLuSUyZjldXAiVQAiVQAiVQAieDwKgon4yz6VmUQAkcJwGG3TC4hRlUjPCjztN4&#10;rjEqfb/9qI+/KsczKeMNkhnf0n9K/E9Ew2kIGPqsaZqwMpT+TLJ+GPGu7ZD0XOftZHvy6oFr4nj2&#10;s49P6l07gcdE9o23Z/dV2fJLI07a/JGu8EGknDL+5dP+Pj/4ZIGqBEqgBEqgBEqgBE4SgVHZOUnn&#10;1HMpgRI4WgJfm8NdNdKT+/Pxh/N8OaxhNtLaq+94DE3bMw43uQEAA19neHQCV458V/9R8ccke1gx&#10;ej8vcV8cfckOsl7vvVcJhgyXlwYDfl6MfiMLGNXkepBtc4jpEfm5RuQzf/H27ZS3MQJA+o6370Tm&#10;dpB3ZdX5iH5ffu4VfTCqK4ESKIESKIESKIETRUCl50SdUE+mBErgyAhcMEe6XsTw/+v4Px4xEuNN&#10;jCpG4DD6xB2FHHMcR2+2SfHG8ib7H83JPzj6lciIgL+I/7IIr3iz1wNcq91k2yHbagzwSsG8vKOv&#10;wWBoGNZGEdwnO5uf4DAT631l0pgvZ8paog7sNCBoCHE+0npkUvI1hXh1JVACJVACJVACJXCyCLQB&#10;4GRdz55NCSybgHf7vz4HuWWkJ/f28X8wYgjGmxhTDG/vUFtmVPGPSo4/jvWRBDZ9BEAQnOKMCPA6&#10;gFn3jda42jRNGnCenq3oafFNHujdd+yGLJtLAFOveZCw1wp8wm9eDH3XYYhRrQHCZ/5+P+mb+C/e&#10;gZzGBQ0AY2f/w2gs79eXN2V0NFIYHaExa68TEu73eN2+BEqgBEqgBEqgBI6VwGEqTsea8R68BErg&#10;SAkYwv0dOSLD8fHxbxZdMtLzG28yFJvh98ksCGsoIMZVoo7EMeaGIeeAL8mPxoh4dacRcK1el7i/&#10;n6bpWvGvtKWfiv/D0UVO0yWy/BPRFaOxLf+aWTbPwJBJ/TQO3SXxDP4h62+ROI0I8Q7szpE9zxdx&#10;rrfydZj/Y8rqaLySni8omP1f+lUJlEAJlEAJlEAJnDgCh6k4nTgYPaESKIGzEThPYq4Q/Wn0sOg2&#10;kU+wGTKd4GQI+X8mwNAWZkwdteGfw88cY04DAKOQMfe8xDJ049WdiUDi9d7r8R7Ss/+BxHsHfujd&#10;WX5B9Mw5PSPhv4sM6x+6b5ZvF90ouuGWGP961ceokEQf2J0re35FxLneypzwQWR/5Vh5tf/r8+M8&#10;DpNmkqgrgRIogRIogRIogdUl0AaA1b02zVkJHAcBz4Rz5sCXiv4s8j40o44R93VZ5hjXjCcGHQPb&#10;UG9GFFl/HJIneWf8Oz7DlcEqb5ar7QmsW6x5BcYEgK75Qa+vfWmUWRNGMv7fsG5Amt8SKIESKIES&#10;KIES2A8BFeb9bN9tS6AETiYBPfcXzan5NBuj31DoG2f5+6PzRxyDiaGkx1+vsecHA4qsP05pkNCb&#10;K0/yYbb7VwlUOxFYu3VflByPBoAEZ5NN8vcrZVm5VWbs+9z8KDMHbVDI7nUlUAIlUAIlUAIlsPoE&#10;RmV59XPaHJZACSyDAAPIO9+G+P9DDuCdbb3/X5bweD4YEs3gN8xfj79e9jHUPpsdu5M/+SGZMfP/&#10;3yZggrp4dWcksH4rzP5vFMBhcs74Z+ib10I6Jkb8mwTeHNWVQAmUQAmUQAmUwIkmMCr4J/oke3Il&#10;UAJnI8BY/oHEPiAyC7z3tb85Ycb9MJD09pvUj89gEq/BwDbZdCWcvMmTEQwyxOjXiPEcC9XOBNZw&#10;7ZgAUNaVw4P8D1OWlRf7S8cn/3zRQrgqgRIogRIogRIogRNN4CCVpxMNpCdXAiecAKPHUP875DxN&#10;6vdL8b864hj4etP19DP8Das3TNpzgpHNt92qSF4ZcqMn1/K9krm/jDQMxKvbgcC6rVL+jEwZ+bas&#10;XI7lvfjKOI39fJ7wbtnRZw3j1ZVACZRACZRACZTAySagAnWyz7BnVwIlMAgYPn3VLDw4un40/24/&#10;o9+7/cRAYlhrLKBsulAnfcY6/yAJ28/+RjHIpzTk/yEJ/HlkcsJ4dTsT2Mi1GrWUmVGuHxMKz47q&#10;SqAESqAESqAESmAjCLQBYCMuc0+yBKYvDIPrRXeOjACIN5tAjSHNYDYsWhyjepnPBcdhhDkuQ94x&#10;9yP7EiOO7Cv/enFvkoX3R3V7IbB52yh7DP/R+//2ILh/5POH8epKoARKoARKoARK4OQTWGZF/+TT&#10;6xmWwHoQcJ9fPVm9eXSeiGMM6e3Xcz6G+dvOumWIse+Y0na8gzQ0MPzt/wX5sX+8yef+/iKBP45q&#10;/AfCXt2GbqfRSCOAsuQVmM4VsaEFoaddAiVQAiVQAptKYJkV/k1l2vMugVUjcOFkyOf9xuzpet8Z&#10;/4me9IYyiISXJcY/g4vhzwDTELCfZ8/Y3z5GMvDl1Wz/v5PArSOT/8Wr2yOBTdtMmXPOyjv/jfkx&#10;878GsATrSqAESqAESqAESmAzCIyK9Gacbc+yBDaTwA/ltC8UcYx/n/Jz75O4ZYrhxfg3UR/j3/E1&#10;ONBejjv2Z7hJwz4aBF6UwDWjB0U14gJhf25tt1YeRuaVg/nlEb+dP8qgdcqgL1+80kJVAiVQAiVQ&#10;AiVQAptE4CgMgE3i2XMtgVUkoOefAS1vZsdnfJPlZYlxxtDyjNFr7/iMMMcXt5fjMu7sw/DXeCDP&#10;Gi/+ITt7peHJ8R0jXt2+CKznxsrDu+aybln5mIvaNmgb5WeUu5dnK73/9k+wrgRKoARKoARKoAQ2&#10;h8CoEG3OGfdMS2DzCLw7p2yivHiTd+eXbfgwuMixGO8Mdw0CjHcNAfKxm+TRPqPxwPYfy88doxtE&#10;7b0NhIO6Nd7PPA/KwV5PQRkir5/Yx31w9wTmGxKyWFcCJVACJVACJVACm0GgDQCbcZ17lptN4AU5&#10;/fdGHAPcfc8osrxoMfylb6I+va4jfT3/jqkxYMSdyWf8S8NnC/m2M2P77yZwm+g9Ud3BCazznu9L&#10;5r2/H282f4VGJuXK8nZSlpT50QDwrGz0lKiuBEqgBEqgBEqgBDaSwKhcb+TJ96RLYEMImCzv4TlX&#10;xnm8Sa+8ofM7GU62248YWtJkbM0b7tKwzrGHESbuTLKt55LGA77tnpsf7/vfN74e3Hh1Byew1nsq&#10;y8qDk9CYpLwpx8oXX/yQZVKWxH0oP8rQO+PXlUAJlEAJlEAJlMBGEhgV7I08+Z50CWwIAcbRX+dc&#10;XxJx7ntGOoOdgSTuMJK+dKQ5jK359Az9t34+brsw459RJw2+bR6fn+tET4ysj1d3KALrvbOvVzw6&#10;pzCG8GtUUu6UaWVMWRzlWnmZL0tPyn5PiOpKoARKoARKoARKYGMJqDRt7Mn3xEtggwgYNn2HnO8Y&#10;Pq/n1EgABhPDKav27exnaD8jzJB//umJSJ8htt26+W1tIz15Gsb/Y7PBjaKXRnULInACkjGM/645&#10;jw9EnPKiEYC8EsDo97+NlHPb2PYeCXwiqiuBEiiBEiiBEiiBjSWggrSxJ98TL4ENI/ConK9GgE/G&#10;54axxEhnfIvbq2xvP4b/vNGuQWCkYRuf6NvLc0ZaDDjGnP3/KT83iV4X1S2OwElI6VM5ibtEvxr5&#10;EgTjPsFJ2VGmSSPAfHl6SDZ4UVRXAiVQAiVQAiVQAhtNYC8V840G1JMvENR4ewAACpNJREFUgRNE&#10;wFB8vaD3zjkNQ30YSwxwBntW7eoMsbaRGfpHzz6j7GmJ/HA0nGMwymjEbec7tkaE8Tx6fjYy4V+N&#10;/4BYrDsxqWlYelzO5irRb0QaBJ4Z/4PR6e61iXhg5PWBeHUlUAIlUAIlUAIlsLkERoV7cwn0zEtg&#10;swgwgm6XU/7LiIEeb/ZpQD2mDPGdGgEM07eNbed7V03Mdssk9MLoXBFnW+nvZvzblkZDgk+8/Vki&#10;avwHwsLdyUvwIzklcwLcML4RAVeNL2zOi+clrEHgb+O/PKorgRIogRIogRIogY0n0AaAjS8CBbCB&#10;BBhFDPZ75dwZ6fFmjQCMer37pzcCWBZvO9sYNSAs7p8TuFqk9/9n4msciDdJ1/NltwYAaXhP27b2&#10;06vbz7QhsQSd4CSV0Tfn/LwSYDTA9RP+qeiSkWUNVwnWlUAJlEAJlEAJlMBmExiV7s2m0LMvgc0j&#10;oBHgj3Pad470useb9MJ7p5+xpAdfHN/yWDeeGSYTvGM2+LXI1wWuHf/rI872DPuxrbjtxGizjQYA&#10;69+fH+9qj/xksW6BBDYlKeXq4znZ90ZGp3Tiv4CoK4ESKIESKIESKAEEVL75VQmUwOYR8F10jQBe&#10;CRjv7jP09fKjoRefb5mEGVeG+jP4b5EIDQGXi3/FaPT2ez9bOona0UnLBuM59NQseI87Xt3iCTTF&#10;EiiBEiiBEiiBEiiBTScwKt6bzqHnXwKbSsAXAYwCMOP+m7YgMN4Z/Cb541u2Ss+81wZ+MQuPjBj6&#10;F4qvMeDc8TkTDfJHY4DwdmL8G11g8j/rP5ofn/3jJ1i3cAJNsARKoARKoARKoARKYOMJtAFg44tA&#10;AZTAZGLAB4TDdSMz8MebfVLN82EY8q9J5I2jm0ZviDgNAyZd+wELEYN+L0P/s+ksfWk7huVX5ufx&#10;Ud2SCDTZEiiBEiiBEiiBEiiBEhiV75IogRLYbAJ65J8QBNeKHh7p3Y83axywfPUs3C+af5/6Iln2&#10;CbYxKaBXBhj1lFU7Og0Fo/df2IgCM7rvuFNXHphAdyyBEiiBEiiBEiiBEiiBqQ0ALQQlUALzBF6a&#10;BSMB/jy+T6fdKv51ojEyIMGZM1ngDRKan/hPA8BenykaCShJTG/Pj0+5aYRIsG7xBJpiCZRACZRA&#10;CZRACZRACUzTXivrZVUCJbA5BEzsd+uc7mWj20dmU493irtSln4y4hjuRgyM2fzF7SQ9/rYdzx9D&#10;/9+10w5dd0gC3b0ESqAESqAESqAESqAEQmBUwBOsK4ESKIGzCJjMT0OA9/rPitwKfHX8X4/GxH96&#10;/rM4e6+fv5v+WzYYzx5fInhSlj8V1S2JQJMtgRIogRIogRIogRIoAQRGJVy4KoESKIHdCDDer5KN&#10;fjjiNBD83wT2+iyxfTafjADge+WAhKvlEGiqJVACJVACJVACJVACJTAjsNdK+2zj/pRACWw8gYuH&#10;gDkChgFvpIBXADQMZNWuzrZjX68CPC17vDOqWxqBJlwCJVACJVACJVACJVACnybQBoBPc+hvCZTA&#10;7gS+KJtcL/IKQLxJzz/5HKDl3cT4NwLgc7c2NPnfY7fC9ZZFoOmWQAmUQAmUQAmUQAmUwBaBNgBs&#10;gahXAiWwK4HLZIvLRXr7GfMm/tur8Z/dZm58MtDCi/LzmqhuiQSadAmUQAmUQAmUQAmUQAkMAm0A&#10;GCTql0AJ7ETgvFl59eh8EWfiPw0BZHkvss8Y/v8f2eHvI3Hx6pZEoMmWQAmUQAmUQAmUQAmUwFkE&#10;2gBwFooGSqAEdiBw+ay7dMQZxs9w34/xb8SAof/jmaPn/4USq5ZJoGmXQAmUQAmUQAmUQAmUwGcI&#10;jMr4Z2IaKoESKIFTCVwgiyb+MwdAgpPJ+xj/ZHkvMleA583Y5xHZ6d1R3TIJNO0SKIESKIESKIES&#10;KIESmCOgQj632GAJlEAJnELAM+LXE3PRiNP7b+b//bz7r/dfOmOftyShp0caBeLVLYtA0y2BEiiB&#10;EiiBEiiBEiiBeQIq5fPLDZdACZTAPIGLZeGq0Zi87yAT/2k0SBLTeN48Mwv/FtUtl0BTL4ESKIES&#10;KIESKIESKIFTCIwK+SmRXSiBEiiBEPi86Fejb4k4Q//5+31uGAEgLft+ND9Pjj4R1S2VQBMvgRIo&#10;gRIogRIogRIogVMJ7Lcif+reXSqBEjjJBH4wJ3fliGPEm/hPeD+yn/f+x7NGz//j95NAtz0gge5W&#10;AiVQAiVQAiVQAiVQAqcRGJXy06K7WAIlsOEEviTnf43IBIDxZhP/Gcq/32eGUQOj91/40Unsw1Hd&#10;kgk0+RIogRIogRIogRIogRI4ncB+K/On79/lEiiBk0ngsjmtn4g4vfh6/8ckfuL2IvvZZzxn3pqd&#10;HhmJj1e3RAJNugRKoARKoARKoARKoATORmBUzM+2ohElUAIbS+CCOfNrR0YBxJvM+m8YP1neq8zy&#10;/9nZ2H5GDzww4bdFdUsn0AOUQAmUQAmUQAmUQAmUwNkJtAHg7EwaUwKbTsCkf984B4Ehz4ifi9o1&#10;yOD3fNEAYOPX5+dxkdcA4tUtlUATL4ESKIESKIESKIESKIFtCKigbxPdqBIogQ0moJf+I3Pnz5if&#10;W9xz0PD/0XDwpOz1qqjuCAj0ECVQAiVQAiVQAiVQAiWwHYE2AGxHpXElsNkE3pjTf2003DDix/Ju&#10;vnf86XO3NnxD/AdHXiWIV7dkAk2+BEqgBEqgBEqgBEqgBLYl0AaAbbE0sgQ2moAh/88MgWGwm8V/&#10;P6MA7G+fJDEJPzSBF0Z1R0KgBymBEiiBEiiBEiiBEiiB7Qm0AWB7Lo0tgU0n8NQA+HjEeU4w5IV3&#10;k3f8vfdv+L9t35Qfk/8ZEZBg3dIJ9AAlUAIlUAIlUAIlUAIlcAYCKvZnWNXoEiiBDSZgHoBnbZ2/&#10;VwA+J+HdRgEw8se22Xz63/m5a6QRIF7dURDoMUqgBEqgBEqgBEqgBErgTATaAHAmMo0vgc0m8LGc&#10;/mMjPf+Mer36OzUAMP5t673/8Vx5QvZ/eGRdvLojINBDlEAJlEAJlEAJlEAJlMAZCYyK+hk36IoS&#10;KIGNJfDsnPmYud+QftquEYCBb+g/419DQXab3pyfO0bvieqOjEAPVAIlUAIlUAIlUAIlUAJnJtAG&#10;gDOz6ZoS2HQCrw+Ax0UMfKMAPC9ObwCwbvT8e00gm0+fyM+dIg0I8eqOjEAPVAIlUAIlUAIlUAIl&#10;UAI7EFCh32F1V5VACWwwAYb9w3L+PuMXb9LD75kxGgGsJ/Fkm0/m557RX0VjuwTrjoJAj1ECJVAC&#10;JVACJVACJVACOxFQmd9pfdeVQAlsNoFX5PQfHQ1jfnzez7Ie/8/POn686VP5uUd02+g/o7qjJdCj&#10;lUAJlEAJlEAJlEAJlMCOBNoAsCOeriyBjSegh//uofCciPPMYPQTw9+8AOK963+HBG4TmUAwXt3R&#10;EujRSqAESqAESqAESqAESmBnAirzO2/RtSVQAptO4O0BcMNo/rOAWZy8//+RBB4V/VZ0q+jjUd1x&#10;EOgxS6AESqAESqAESqAESmAXAm0A2AVQV5dACcwIvCi/145uHT04+ruIwX/l+NeKvCbgSwAJ1h0H&#10;gR6zBEqgBEqgBEqgBEqgBHYj8P8BAAD//xYPid8AAAAGSURBVAMAJrNDKBrCb/kAAAAASUVORK5C&#10;YIJQSwMECgAAAAAAAAAhAJ8r/ikmdQAAJnUAABQAAABkcnMvbWVkaWEvaW1hZ2U1LnBuZ4lQTkcN&#10;ChoKAAAADUlIRFIAAAQAAAABcggGAAAAa8+o7gAAEABJREFUeAHsvQW8bFd5v3/5o8GdFHdaioQC&#10;LS7F3d3dCQQITiAQIMElQJCQIgFairu7FynSUuCHFihWXIL9nydk0pObc+6dOeMzTz7v9649e/Ze&#10;e+3nZGb2ete73vX/7ei/CEQgAhGIQARWicDxuJnLobeiP6A/o5+iq6AsAhGIQAQiEIH1JbAjB8Aa&#10;//G79QhEIAIRWDkCZ+aOHooORVdHx0XaKfjnWehG6Dgoi0AEIhCBCERg7QjsyAGwhn/zbjkCEYhA&#10;BFaPgB3823Jb/4r2Q+dCO9v52PFcdH2URSACEYhABCKwbgS43yIAgJBFIAIRiEAElpSAI/yXou3P&#10;Qwejv0fuo9jUTsfeA9BeKItABCIQgQhEYI0IeKs5AKSQIhCBCEQgAstH4Cw0+SHolejm6KRoGPsb&#10;DroLOiHKIhCBCEQgAhFYDwJH3mUOgCMx9E8EIhCBCERgaQjsQUuvi16KHo10BFCMZE4DOPtIZ3Rw&#10;BCIQgQhEIAJLTOAvTc8B8BcO/RuBCEQgAhFYBgJ/SyOfhl6MLo/M+E8xsjkVwCSBI5/YCRGIQAQi&#10;EIEILCGBo5qcA+AoEBURiEAEIhCBBSZwctp2N/RyZHlqynHs+JxsvgCKLAIRiEAEIhCBVScwuL8c&#10;AAMSlRGIQAQiEIHFI3AcmnQJdAhy5P/ClJOyPanoNCiLQAQiEIEIRGC1CRx9dzkAjkbRRgQiEIEI&#10;RGChCJyW1uyNnOtvkj/n/vNyYvYDavojyiIQgQhEIAIRWGkC/3dzOQD+j0VbEYhABCIQgUUg4Lz+&#10;y9EQ5/k/kfLcaNL2ASp8KPopyiIQgQhEIAIRWGUCG+4tB8AGGG1GIAIRiEAE5kzAkPwH0IaXoGuj&#10;aSzV9z3qfRz6BsoiEIEIRCACEVhxAhtvLwfARhptRyACEYhABOZDwN9js/ofxuX3R2dD07KPUPH7&#10;UBaBCEQgAhGIwOoTOMYd+sBxjB29iEAEIhCBCERgpgQc9b8fV7Tz76j/Cdiepv2ayn+PsghEIAIR&#10;iEAEVp7AMW8wB8AxefQqAhGIQAQiMCsC/gZfkou9ED0BnR3Nws7DRaYZYUD1WQQiEIEIRCACC0Fg&#10;p0b48LHTrl5GIAIRiEAEIjBlAien/nsjM/xfn3Lao/5c4mi7OFsHI5cXNNngAWw/HF0anR659CBF&#10;FoEIRCACEYjAshPYuf05AHYm0usIRCACEYjAdAlcmOqfg8zwfy7KWdtxueC10FvQ65GrATyG8k3o&#10;XWhfdCGURSACEYhABCKw3ASO1focAMdC0o4IRCACEYjAVAiciFpviczwfyvKPdA87VRc/JTIEX+d&#10;Am5fkNc6Jl5FqWNgT8osAhGIQAQiEIGlJHDsRucAODaT9kQgAhGIQAQmTeCcVHggMvR+GUbX/5q2&#10;PhYdjlydgCKLQAQiEIEIRGCpCGzS2BwAm0BpVwQiEIEIRGBCBBxZvwp1HYrugxxlp1gKs+1XpKX/&#10;hG6LjoeyCEQgAhGIQASWhMBmzcwBsBmV9kUgAhGIQATGJ2Bn3+X97EA7im6o/fi1zr4GVwx4Bpe9&#10;J5r3tAWakEUgAhGIQAQiMASBTQ/JAbAplnZGIAIRiEAExiJgCL2d5v2p5a/QspvODBMF3pkbKRIA&#10;CFkEIhCBCERgsQls3rocAJtzaW8EIhCBCERgOwSOz0k3Qc6dN2z+xGyvig2cALfghpY1moGmZxGI&#10;QAQiEIE1ILDFLeYA2AJMuyMQgQhEIAIjEjgtxz8MmejvIpSraK4ccAA3dmWURSACEYhABCKwoAS2&#10;alYOgK3ItD8CEYhABCIwPIELcKgd/4dTng6tsp2FmzsInQ9lEYhABCIQgQgsHoEtW5QDYEs0vRGB&#10;CEQgAhHYLQHnw1+fow5DN0VOAaBYeduLO3wgOinKIhCBCEQgAhFYKAJbNyYHwNZseicCEYhABCKw&#10;KwKn5s190CHoomjd7Dbc8B1R+QCAkEUgAhGIQAQWhsAuGpIDYBdweisCEYhABCKwBYHzsN8s/4+m&#10;PD1aRzshN703WkfnB7edRSACEYhABBaTwK5alQNgV3R6LwIRiEAEInBMAo52X4VdhvzfmnIPtM52&#10;Tm5+nZ0g3H4WgQhEIAIRWCgCu2xMDoBd4unNCEQgAhGIwNEETsTW7ZEh/5eizP5CQIfI/dk0IoAi&#10;i0AEIhCBCERgfgR2feUcALvm07sRiEAEIhABCZyBfx6LnobOgbL/I3ACNu+JbomMkKDIIhCBCEQg&#10;AhGYC4HdXDQHwG4A9XYEIhCBCKw9gQtC4NnofugUKDs2gZOzSwfJ1SizCEQgAhGIQATmRGB3l80B&#10;sDtCvR+BCEQgAutKwN/IK3PzL0Y3Ri75R5FtQeBM7H8KujjKIhCBCEQgAhGYPYHdXtGHm90e1AER&#10;iEAEIhCBNSNgWPttuWfn+5flHhBD2vk57iD01yiLQAQiEIEIRGCmBHZ/sRwAu2fUERGIQAQisF4E&#10;TsPtPgQ5398s92xmIxC4AscegPZEWQQiEIEIRCACsyIwxHVyAAwBqUMiEIEIRGBtCJydO30qeig6&#10;Jcq2R+AGnPZwdFKURSACEYhABCIwAwLDXCIHwDCUOiYCEYhABNaBgHPXX8iNGvrvkn9sZtsk4GoA&#10;d+NcEyeWOwEQWQQiEIEIRGDKBIaqPgfAUJg6KAIRiEAEVpiAndWrc3/PR1dC2WQIHJ9q9kE3Q1kE&#10;IhCBCEQgAlMlMFzlOQCG49RREYhABCKwmgRM9nd7bu05aC+UTZbAqajuUejSKItABCIQgQhEYFoE&#10;hqw3B8CQoDosAhGIQARWjsDJuKP7oyehc6BsOgTOS7UmBTwLZRaBCEQgAhGIwBQIDFtlDoBhSXVc&#10;BCIQgQisEoEzcDOPR/shs/5TZFMkcHnqfgw6BcoiEIEIRCACEZgsgaFrywEwNKoOjEAEIhCBFSHg&#10;aP+TuZd7oD1QNhsC5gK4zWwu1VUiEIEIRCAC60Rg+HvNATA8q46MQAQiEIHlJ3BBbuHZ6NbouCib&#10;HYETcymXBrwyZRaBCEQgAhGIwKQIjFBPDoARYHVoBCIQgQgsNYHL0PpD0DVRNh8Ce3LZR6KzoywC&#10;EYhABCIQgQkQGKWKHACj0OrYCEQgAhFYRgKO9F+bhrvM3yUps/kSuCyXvx86IcoiEIEIRCACERiP&#10;wEhn5wAYCVcHRyACEYjAkhGw839T2mzY/99QZvMncByacEd0I5RFIAIRiEAEIjAWgdFOzgEwGq+O&#10;jkAEIhCB5SFwIpp6F/QMdDaULQ4Bl2B8EM05P8oiEIEIRCACEdgugRHPywEwIrAOj0AEIhCBpSBg&#10;dv9709ID0OlQtngE9qJJD0D+rSiyCEQgAhGIQARGJTDq8TkARiXW8RGIQAQisOgETk4D90X7oVOj&#10;bHEJOD3jBovbvFoWgQhEIAIRWGgCIzcuB8DIyDohAhGIQAQWmIAd/v1pn+HlJ6XMFpuAf6MH0sTz&#10;oSwCEYhABCIQgZEIjH5wDoDRmXVGBCIQgQgsJoEz0KwnoHuik6BsOQhchGb6NzsBZRaBCEQgAhGI&#10;wLAEtnFcDoBtQOuUCEQgAhFYOAJ/RYsOQndAx0fZchG4Nc29AsoiEIEIRCACERiSwHYOywGwHWqd&#10;E4EIRCACi0TADP9PpUF2Iuv8A2IJzakb5m3YcwnbXpMjEIEIRCAC8yCwrWvmANgWtk6KQAQiEIEF&#10;IXAO2vF0ZDK5ftMAscR2Odru35Eii0AEIhCBCERg1wS2924PS9vj1lkRiEAEIjB/AiaOexbNuD7q&#10;9wwIS25Gb7h0418v+X3U/AhEIAIRiMD0CWzzCj0wbRNcp0UgAhGIwFwJnIerPwNdC2WrQ8C/6924&#10;nZ5PgJBFIAIRiEAEtiKw3f39wG6XXOdFIAIRiMC8CJyfCz8bXQ1lq0fgT9zS8VAWgQhEIAIRiMDm&#10;BLa9NwfAttF1YgQiEIEIzIHAebnm09BVUbZaBP7A7ejYeSLlESiLQAQiEIEIRGBTAtvfmQNg++w6&#10;MwIRiEAEZkvAkX/n/Nf5ny33WVzNUf/nc6GHox+ijWY0QM8rG4m0HYEIRCAC601gjLvvB3UMeJ0a&#10;gQhEIAIzI2BiOOf81/mfGfKZXugnXO256BfoJMjlAC9O+Qj0KvRQ5FKBFFkEIhCBCERgvQmMc/c5&#10;AMah17kRiEAEIjALAmb7t/N/5VlcrGvMhcBJuer90P7oUPQR9Hb0aHRDZPlCyguiLAIRiEAEIrDO&#10;BMa69xwAY+Hr5AhEIAIRmDKBs1P/U9BVULa6BE7Erd0JOeJ/U8pzoFOh4yLNaQA3YOMl6NroOCiL&#10;QAQiEIEIrCGB8W45B8B4/Do7AhGIQASmR8DO/9Op3qX+6vABItux144dO56HXCrw+JRZBCIQgQhE&#10;YL0IjHm3OQDGBNjpEYhABCIwFQJnotYnoeugLAIbCfj/xoHseAA6IcoiEIEIRCACa0Ng3BvNATAu&#10;wc6PQAQiEIFJEzgjFdr5vxFlv1NAyI5F4OTs2Q+5asAelFkEIhCBCERgHQiMfY89WI2NsAoiEIEI&#10;RGCCBMz0/ljquwkq7B8I2ZYEzBvwYN59CMoJAIQsAhGIQARWncD495cDYHyG1RCBCEQgApMhcEqq&#10;Mdv7bShN+kaRRWCXBE7AuzoAdASUEwAYWQQiEIEIrDCBCdxaDoAJQKyKCEQgAhEYm8BJqGFfdGdU&#10;Rw4I2dAEdAKYD8DEgD3XDI2tAyMQgQhEYNkITKK9/VBOgmJ1RCACEYjAOAROzMn3R3ujQrmBkI1M&#10;4KSc8Uh0W9TUESBkEYhABCKwcgQmckM5ACaCsUoiEIEIRGCbBBztvyvnPhDpCKDIIrAtAqfnrMeh&#10;W6KcAEDIIhCBCERglQhM5l5yAEyGY7VEIAIRiMDoBJzn73x/R25PMfrpnRGBYxFwicCD2HsHdFyU&#10;RSACEYhABFaDwITuIgfAhEBWTQQiEIEIjEzAZf7M+G/m/5FP7oQIbEHAZSR1ApgY8GRbHNPuCEQg&#10;AhGIwFIRmFRjcwBMimT1RCACEYjAKASuzcF20uyssZlFYKIETkNtj0HPRH+NsghEIAIRiMAyE5hY&#10;23MATAxlFUUgAhGIwJAErshxdv7PSplFYFoEnGJyeyo/HN0MnRBlEYhABCIQgSUkMLkm5wCYHMtq&#10;ikAEIhCB3RO4NIc8Hf0NyiIwCwIX4SLPR09GZ0dZBCIQgQhEYLkITLC1OQAmCLOqIhCBCERglwQu&#10;wbt2/i9EmUVglgROzsXujV6CLouyCEQgAhGIwNIQmGRDcwBMkmZ1RSACEYjAVgQuzhvOx74YZRaB&#10;eRGw838YF78TcglKiiwCEYhABCKw0AQm2rgcABPFWWURiEAEIrAJATv9z2C/TgCKLAJzJXBOrv5U&#10;9HDUKgFAyCIQgQhEYJEJTLZtOQAmy7PaIhCBCETgmAQuystnoUuiLAKLQsApAY+gMU9Ep0VZBCIQ&#10;gQhEYDEJTLhVOQAmDLTqIhCBCETgaAKO+Dvy7/HnA28AABAASURBVNz/o3e2EYEFIXBc2nF3dCA6&#10;E8oiEIEIRCACC0dg0g3KATBpotUXgQhEIAIScMT/uWyY9Z8ii8BCEvA56A60zOSULUsJiCwCEYhA&#10;BBaKwMQb4w/fxCutwghEIAIRWGsCl+PuDfs3/J/NLAILTeA4tO7G6AC0J8oiEIEIRCACC0Jg8s3I&#10;ATB5ptUYgQhEYJ0J/CM3fzCq8w+EbKkI3IrWPhadGmURiEAEIhCB+ROYQgtyAEwBalVGIAIRWFMC&#10;1+C+Hfm/AGUWgWUjYCTAHWm0yQFPTJlFIAIRiEAE5kpgGhfPATANqtUZgQhEYL0ImEztRtzyc9D5&#10;URaBZSXgc9G9aPx9kf9fU2QRiEAEIhCBuRCYykX9oZtKxVUagQhEIAJrQeB43KWh0yZROzvbWQSW&#10;ncAJuIF90PVRFoEIRCACEZgTgelcNgfAdLhWawQiEIF1ILAHN3k39BR0ZpRFYFUInI4beTT6O5RF&#10;IAIRiEAEZk9gSlfMATAlsFUbgQhEYEUJ+Lvh/OjTc397I5OmnZYyi8CqETCXxf7c1GlQFoEIRCAC&#10;EZgpgWldzAe5adVdvRGIQAQisNwE/I2wc/+33IbZ/W9DaYK0QynfhfZDp0JZBFaVwNW4sbsiPwsU&#10;WQQiEIEIRGAmBKZ2kX7Qpoa2iiMQgQjMjIDZywfye30r7dwgjzsRO0+O7Oifl/JKyEzoj6N8KXrV&#10;Bv0T249BN0MXRJ5LkUVgZQmY48KkgFdY2TvsxiIQgQhEYNoEfN5y2uQpuJBTzP6K8qzonDvpHLw+&#10;E9pzx44dRp+djG3z0lBMzmzM5GqrpghEIALrQcDOtt+fdg6UX84n5NaVX/CGyKuTsM8v743yy393&#10;OiXnnXoT2Unfk/3+aJyb0qR7/lici+3zoPMdpb+mVH9DqczM7yj+RXl9RXRD5Nx9R/Cfybad/PdT&#10;fhD9KzoYPQzdEjny77le2/tmVxaBtSLgw9hDuWM/AxRZBCIQgQhEYEsCPh+egXcvjm6M7oSMnvTZ&#10;6jVsfwh9Gn0CfXQnfYzX/3akdux4N+XL0UHIlWluTXlV5DOfz5tsbs9s4PbO7KwIRCACi0HATqnf&#10;Zcplu5SdcuW28hhb6z4733ait5LJ7PyCvQ4nXBddD93gKPlF7nJ3lnai1eA9t5WvB8d43EA3pQ5H&#10;zm9B6Ze4nWtf34TXavC++2/HvrujfdEB6HnoFciO+kY5Qn8Y+1+EXoAOQR77XErlsnzKHx3LQR2v&#10;5H2PexTlXdDVkU4C5/XLx5H9ATPeyiKw9gQuDwFXu6DIIhCBCEQgAkcTcMBHR/El2PNgNHjW8nnN&#10;560Xss/oyTtQOqhitKXPoDoJfO7aWe4/I8deGPksar6lZ7DtM591DmQC5muy32uP9MzmAzPnZRGI&#10;QASWhoCj6n5x6gF19PsstNxOu6VyVNz3/II1TP1yvH9z5BeoYe16X/WufoZ9m+lT7P8X9DL0fGTH&#10;+amUByIT3j2S0tHAB1DqkTU8+J5sW6rB9v3Y5zXvQ+n2gyg9z073E9nWo+uXt3Urt5X77fTrLb4/&#10;x9lB10GgU8IfDu/HHxmzk1+G9309jDzWKAFDz47PeVkEIjA8AT8zd+Zwo2EosghEIAIRWGMCJ+Xe&#10;L4mMpjQv0sfZfgvyOdMBHZ3GPqM6CMXukW2rE4wQNZrTwal9OEhngE6HkSICcgBALotABOZGwBF5&#10;R5v9IvVLzRBbO/F70SLnottxt1PtclzPZt/hyC+7gZyT7hfvYPTbUW9Huw1r11uqnsY5drCVX5J2&#10;os/IPp0Im0nPq3Pildseq1PBzrNh9XpkL8L5dsIvTemXvB1wtwf6B/Z7zEAX4rXh+c71ct6X9zvQ&#10;xukBg306OZxK4NSCSf940JQsAhHYBgFXBdAJoDNgG6d3SgQiEIEILDEBIyTtfDua78i+z6JGUxrN&#10;6Si8SZF9rp3ALQ5dhc+NX+Do36KhLQfA0Kg6MAIR2AYBvwj9QtQLasfZjvK1qee2yBF0R9SfxbZh&#10;TW+kdA66c6LMMO9cdMOm7Lg76q4jwPD5a3Gc9fglfFm2dRQ4Om62bkPZLX19Zd7zOK9rR7/vO4Bk&#10;EYjAWAScBnCxsWro5AhEIAIRWBYCDsT4ne8z6Ktp9NuREZo+izpgxcsp2PBV/oJDv41Gsh6IR8LV&#10;wRGIAAScZ2SokV5HO/fOXbKDb7IT5yoZsu6XoyPxG+dB6SkdyJH7J1PXQ5AjatenNETdEXY762Y+&#10;1dPqSLhfvn1XASiLQATmTsApNM7jLApg7n+KGhCBCERgKgR87jTZsvmanA7qs6tRqA4s+Xw69WfS&#10;Ee7Kzr8a4ZQdOxbpBkZqeAdHIAJTJ2An33B1s8gb7n4NruiD78MpDau3E/8mtj+CzFr6NkqzlRp+&#10;b8i+c+FNgHcV9uscMATezr3JUtiVRSACEVhKAjo6L7WULa/REYhABCKwFQE79w5IOUBlRKp5oMzB&#10;5PTNrc6Zxv5R6vwpByuK4S0HwPCsOjICq0LAz73z7p3j7ped85acc29o/j24yf2RX3p6PAcazHVy&#10;vr1h+x5nxnsfgk24ZxSAy9Y5n926m7cOxCwCEVhJAjoxzSVSFMBK/nm7qQhEYI0I+NzqVFHn9f8z&#10;9+2Iv8mbjQAwFxO7Zm0jXe8Ijv4dGsnsCIx0QgdHIAJLQ8DPt51yk9c5gu98pTvSeufTG8pkp/49&#10;vB7MuTfBniP7jvAbxm+GUefYm0n/bBznlyRFFoEIRGDtCPiQ9VHu2u9OIwCMdPoDr7MIRCACEVgu&#10;AsehuU459ZnYyFXzTjl1VceuU095e4422qXNteUgnM/8Q5850sFD19qBEYjALAj4ofeLynn4hurr&#10;wXQU/+5c3GXkXkI5GMEflC9in+H5d6I0pN/s9Ga5NxLADr5h/30vACeLQATWnoCjKv8NBSOfTFzq&#10;0k6ODH2AfT9Gf0ZZBCIQgQgsBwFzSxm56gpRjva7gpQOXVegWphn3xFRmpfmlpzjMzzFcLasNzvc&#10;3XVUBFaHgJ3883I7LjN3A8p7o8cjO/TOw3cO/rt57Sj+0ykfisxWbcISl6IzlElnAbuzCEQgAhHY&#10;BYFv8t5rkJ19o6DM/qwT9TvsyyIQgQhEYHkIOCXVSFanrvq9/maa7ne7+xaxH0zzRjKnojmQ56Dg&#10;0Ceuwo0PfbMdGIEFJuAH2A66Iftm1L8CbTXhnvPtdx7JN3TfpfMexDE3Q3oz7eBvHMU3vIm3sghE&#10;IAIR2A2B3/P+D5APhjpX/V51RMXRoa+zf6T1lTk+i0AEIhCB+RI4JZc3pH+Q0+o5R712P5uLaiO3&#10;y768z/wjRaR50shX6oQIRGAsAobpnJsaLomcZ69X0tH8w3jtPKQPU74OuYzewyhvg8ykb6I+E/a5&#10;PAm7sghEIAIRGIPAf3GuI0I6U3W63oLXfu9+nNLwf4osAhGIQASWiIArTpnHyhD/19Ju5/m7mhWb&#10;S2CjN9G+vBrpzJFPGKn2Do7A+hJwRP+k3L5zc/6W0o7+AykPQY7gG05qqfRK+p5L5hmu73x+5ymZ&#10;fbTPKMCyCEQgAhMg8GvqMIzfJUx9KByM9Dsf9D947xcoi0AEIhCB5SLg87ZTZI2O/Rea7rO2A2eu&#10;dsXL5bFttPRPnKMohrc6F8Oz6sgIbEXA+UV78qYj9FenvCtyRN+lRN7H9nuR2+7zvWvy+u+QYfsu&#10;mcdmFoEIRCACUyDwK+r8CHopMvnpZShNlPpiys+iRvqBkEUgAhFYQgI+e5vvykz+b6T9TuFybr8h&#10;8bxcOttOg+38/3HUE3MAjEqs49eZgBnyHZk/CxAujwwxehKlXzyO6A+k59ERfUf9z8/7RgHonTQq&#10;gJdZBCIQgQhMicBvqNf5/CZFNbTfsH5H+m/HfiOuTPDXnH5gZBGIQASWkIDTYE2K7RRZR/tdpeW6&#10;3IfJsimW2bbVdpP/jdy/yAGwLdadtAYE/Gycgfs0JP9alGYMfSql84k+RPl69ExkR9+Hy8ux7RfS&#10;OoQbcatZBCIQgYUhYOi+uVMM7b8brTIx6o0on4wcFTLsf6QESZyXRSACEYjA4hAwUbZh/a50Zb6s&#10;/WmaEV06BNhcAdveLTjI6ODkSFEAdnK2d7nOisBqEPAzcGJuxQz6hg3dhO1Hoo2Z9x01srN/T/Zf&#10;ERm674et8H1gZBGIQARmTOBnXM9OvUme7sf2zdFN0e2Rof5fo/QYiiwCEYhABJaYwGlpuzmynEr7&#10;CrZNnG0krtNvebk6ts07MV+YUcYjnW7nZ6QTOjgCS07AMP6zcw+XRc4behSlS4S8k9KQUeeF7se2&#10;7xnmfx62R/5gcU4WgQhEIAKTIXAE1XwOGXnlqL6j+66iYiI/E/i9hfe+i7IIRCACEVgNAj5/G9Hl&#10;qlhGd12f23KwjmIlbZybcvqDUwGGriMHwNCoOnAJCdjZPzXtdh6+D4x29vUgDubqO8o/6Owb6m8Y&#10;jSFGeRWBlkUgAhGYIwFD9k3S91ja4Dx+v8NvyLbz+nXWGgFggj92ZRGIQAQisAIEfP52Ou1juBfn&#10;97tKltn9jdRl1yrbWPf2Lc4eKaFtDgCIZStDQM+gHfnrcEd7I8P230ZpFn69h3b2DSP6e/a51F7/&#10;/wMii0AEIrCgBAxtNPzTTM9+b5trxQiuHgYX9A9WsyIQgQhsg4Dz+I3MPYBznd//CMoLo/V5Tudm&#10;x7D/5tzfo6EtsEOj6sAFImC2S0f2z0mbroycA/pCSueDOl9fmSTEJfcuzv7TI0f2+/8dEFkEIhCB&#10;JSDgMk7no53O9zyY8nDkd/wggsu5oI9jn2GhF6A8IzI3i78PbGYRiEAEIrDgBJxia2K/F9BOv9sf&#10;TOn8/rV7Xue+xzEj5kY6P8Aj4ergORIw4d5fc33DQJ9A6ZzPj1C+Gh2E7oT+ERk61OgQILIIRCAC&#10;K0bAaVpGAlyb+zLxn8tAmfTPKK9Psc9VWh5PacLWW1JeARUxAIQsAhGIwAIROBltuQFyWq6h/rdl&#10;28hcirW0cW/aAVGjKIauJwfA0Kg6cMYEHMVxlN9ETy6150Oe3kHLB9CWf0Au09eIDyCyCEQgAmtI&#10;wCgBR5CcJuDDo6u0+HthxMDL4eFvxkC+fij7roaMLHBagcu2jpQ4iXOzCEQgAhHYHgGT1ZnTxe9j&#10;p+Zej2p8jqdYZxv73i9EDTrIKYazHADDceqo2RBwvqehnC7F90Qu6Sj/mygd8Xfuvv+Dewy7sghE&#10;IAIRiMAuCTj9axAxYETA/hztNIIPUn4Sue0+M00bUXAZ9hl+asQZm1kEIhCBCEyAgAN2LtP6Gup6&#10;ETJXl1EAbGY7xkcgX3/DTKI4VG05AIbC1EFTIuDIi6P8ztN3Hr/eQB/IzM6/D9d0lN/3PY6XWQQi&#10;EIEIRGDbBPwtcdTfkZIzU4vRAEYFPI9tcwoMogUsfa0jeuB89nh/j3IOACuLQAQiMAQBk3Pb8Tc3&#10;l0tuOy2rgbydwE3gpb9tRsANHU2RA2AC1KtiJAJ+8AdkN1COAAAQAElEQVSj/CZwejNnvxU5j9+R&#10;/79huwcsIGQRiEAEIjBTAiYSdNrZdbmqoykmpDqM7fcgIwbeTvks5DQ056zqQDDvjE4FpyPwVhaB&#10;CERg7Qk4JeuOUDAviw5WO/5O7WVXthOBSb20T6+Gqm/oA4eqrYMicGwCfuD1AF6Kt/ZFJvxwdMW5&#10;/D5cXYJ9vu9xbGYRiEAEIhCBhSHgCjL+Rpkz4GK06s7oyciINX/LNsrVZ27De0a1nY3SSAOT0uYc&#10;AEYWgQisPAGnXTmlyu/FQ7hbl/Y7IWW2JYGJvfEDavojGspyAAyFqYNGJOCH3ZF8R/Qd2XeE37n8&#10;B1DPDdH5kcdQZBGIQAQiEIGlJGC45V60/OrI37u9KX3ofRvlJ9AHkMtbuVqBK9W4io05CYw06DcQ&#10;OFkEIrASBHSSOuL/eu7mmciOv2HpbGa7JDCZN39FNa6MRjGc5QAYjlNH7ZqAo/dmYXaU/yEc6ij/&#10;YC6/c/sdDTHzZ18GwMkiEIEIRGBlCTjNzVwBjoS5dK3JB53u9kLu2FEx58JaKvPdPJz9Lmvo1Lgz&#10;se25TYMDRBaBCCw8gVPSQr/jDqd8LjKqd6Tl6DhnrW1CN/976vklGtpyAAyNqgN3IuADyt+y72Zo&#10;4yj/Y3lt0iQfZjyGl1kEIhCBCERg7QmYofkcUHC1AZe/crrAY3jtw/N7KT+FjB54BqXLGd6O0nwE&#10;F6TUyZ4THRBZBCIwdwJGP92UVujI1Ll5Vbbr+ANhRJvU4b+mopGmmuUAgFg2FAEfXPT0XZij742c&#10;/+gov6Wj/M6NbJQfMFkEIhCBCERgSAL+troclh188wwYMXdXzn0SMgHhxogBH7b9zXXlgmvwvk54&#10;pxP429vDN0CyCERgqgQc2LsKV3gxOhTZ8Tfqic1sdAITO8P+fA6AieGsIh9MzgmGa6H90OvQO9FT&#10;kJ6/5vIDIotABCIQgQhMiYAP1+bU+UfqN4eOqw/sz7aOgfdRGjVgjh1/l3XGG1Wgc8DfZ6cTFDUA&#10;pCwCERiLgFN9L08N5jhx8O8GbJsglSLbNoHJnWhOmT+PUp0eg1GO79jVJ3BSbvE86NbIpTsccTA8&#10;8ZG89sNvVuNGGoCRRSACEYhABOZAwE69Sw8aNeByW+bfMTLvabTFvAL+biudBJZGDTyC966PnE5w&#10;ZkqdA47msZlFIAIR2JSA/US/M57Ku36f6IA0GpiX2bgEJni+A7ZDrwDgdf3DWqb1JmDY4RVBsA+y&#10;s/8eyucjlzsytN8HDV5mEYhABCIQgQgsOAGnFJiHx1DdQdTAo2mzy++aa+CTbL8DPQu5HO8dKM3d&#10;4woFJiI06oBdWQQisMYEzse9+73xFkodjPYV2MwmRGCS1RihMdLfJwfAJPEvT13+uPsjf02a/GSk&#10;V08ZQngdXjs64DFsZhGIQAQiEIEILDkBR4iM8HO5Lh8UL8r96OR/IqVzeX0GMFpAua3MQ2AiQiMM&#10;TF7oygbWYV2clkVgSwL2L4xUsWPi/y8jzU/estbemAUBI4vuyYX8LjD61z4BL7PJEphobfbZ/J4e&#10;+nPmB3SiLaiyhSVgyI7efZMLOYfHUQB/4B9Aiw3t94edzSwCEYhABCIQgTUjYCft7NzzpZErD7jC&#10;jysRuLSXOQY+zn7XmTaKwBwE9+C1y3+ZBMzlDp1SYIeP3dkaEfBv7jQU/7+5Ofd9R2QuCpe3dFWo&#10;x/PaUWQjTXz+vAWvL4l0RFFkC0TAaF8/96+hTU4nMuk3m9lUCEy2Uuf//5gqh54GkAMAWitqztN3&#10;vv6VuD+/fF9BaeIOf8xNEuQ8f8ME2Z1FIAIRiEAEIhCBYxFwZMlVBnyeOBfvmkfgYZTPQS9HjhI6&#10;mGCpXsY+kwY7pcAphEYOnIF9di4cDWYzW2ICJn47C+132ugBlP7NB/I580Xss/Ook+ghbOtEMv/E&#10;E9h28Mlpph7v86hTUHxGdYCKt7M5EfBzeTmubWb/F1BeFtmHoMimRWDC9f6K+j6MdARQ7N5yAOye&#10;0TId4Q+1yTr0whrO7xy/f+UGDOG5OuXZUH9zIGQRiEAEIhCBCIxNwM6bI4VXpibzDdyK8lHIJQzf&#10;Tvkx9An0anQQuj9yWsGNKA1Z9bnEwYieTQCygObfxRBwp4zuTfv8u36U8rXI5Sj9m9thdFopu4Yy&#10;HQiuauG8cp9R/4WzTDzt/0tsZjMk4FKiTvXx8+nf0s/iDC+/tpea9I3/gAp/g/6EhjI/2EMd2EFz&#10;J+Dfyi9H5+acmNYYdqVc+kGPrCF4zuf3i9SMv36x7sVxp0CeS5FFIAIRiEAEIhCBqRLwmcPnEqcF&#10;OL3wrFzNhISGhptN3E6ko8A7ywhF5x47KuzSh3YqDRX3mcc6qSabMgGfKY3YMEfEg7jWYMTeKI+n&#10;89rIDv8uPlsOPd+Y87Yy69F55Miz0QNOJdjq2PZPjoARPTrjjMTQsePrydVeTbshMPG3v0GNv0M5&#10;AICwKubcKn849ai/kZty7v4LKQ29ehylX8h+Qb+ebefkmbWz0B1gZBGIQAQiEIEILCQBcw44svwP&#10;tO4ayI7l3Sl1EDgq/AG2/w35zGPouJGMd+P1IO+ADgKdA4YvszvbJgEHkhyRvxrn3wXJ/4OURpA6&#10;f9854UZqTHtk2CUpHYHW0XAnrm9EK0U2YQI6025CnY74G5FzfrazWROY/PWcAnAE1ZYDAAjLan4Z&#10;64kzsc6B3IRfhs6rck7dZXjt0j4mUdmXbZOq+INpwp7z8noS3liqySIQgQhEIAIRiMDMCTgC7aiw&#10;0Y6ORDut0fBwcxk9j9YM8g5sjB4w74AJ5+zYmOzYvAOudGA9DYgA7SgzikImTrtwDr+DSD5jDli6&#10;/LMRGOaIMnrD59GjTp1ZoVPIKaxGH7jixMwuvOIXsn9gVMfB3KeRFs75n8ffl8tnUyDg96ad/98P&#10;W7dfBsMe23HTI+AH0y/ka3MJPa5vpTSU3y9AP6R6udmVRSACEYhABCIQgbUm4HRIHQNOFbgBJMw7&#10;YNZ5k5j5/DTIO2A2c0e0HTBxVNn8SEZUOmVSB8OqOwd8xvf50SgLIydk5MivfJzDbzJHczGYlV/H&#10;ACgXwmyLCQR9BnYqyUI0aokb4ZQNPwP+zW/PfUw7moNLZLsgMI23dNjpAGgKwDToTrhOf3jOSJ3+&#10;eD2T0nk4hvL7haeXzoy5OgZ4K4tABCIQgQhEIAIR2IKAz0t2Fn0QNu+AYe0mmrsXxxtN6dRJoykH&#10;o92D0n0mQbNj5ICL0yjtMOkgMFzaqQpUsfDmCKBtPjctNWGfg0kbR/eNkjAzv/PtB9ERMuPwhTSn&#10;AJgzwr/LIrdzIeEd1SgZ2scwasZoDz8TR71VMT8CU7my0VLmABi6cr2DQx/cgWMT8IfEUH3nurlM&#10;inOsXkKtJuwzbC2vHDCyCEQgAhGIQAQiMAUCLml4IerVOeCShkYFuFSdyxqaS8n574PcA4ZKO/VA&#10;J4LLJ3u8Sxsapm54+rw6pj5LOrL/d9yHz5M+Qz6D7fehjyA7/o6gOyXCKAkjTOfVVpqzbXMgzPxX&#10;TonddiVreuJFuG/D/e1jXJ7twv2BsBA2nUZ8m2q/iIa2HABDo9r2gYOR/utRw7ORXmc/kM6zcvkN&#10;f0TYnUUgAhGIQAQiEIEIzIGAo6VOLTAHk6Np5lvSOfAI2uKzm89tdqx9htsoVzQwtN4EdkZvnp3j&#10;ByPsjsrzcttmgkPbZLSoTgs7+672tLEdRjA8iyuYINFnStvvYNIydvi5jWOZ0Rzy1YlxrDfbcSwC&#10;Orh0CPn/yB14tz4GEBbJptSWT1DvT9HQlgNgaFQjHegX7zk5wx8E55+9k23Dr0zY59J8/tCwK4tA&#10;BCIQgQhEIAIRWAICduh9tjMrvmH2jrDfjnY/Brn8slGdH2fbh3HnW5vMzrnX5h8webOZ9o32NBLU&#10;pRHt2OssMKLgXJzn86HHeKzPi4bxG5XwKd57D9LZ8ABKHQGO7Bvuvw4juybAdoUCIx+4/WwTArJx&#10;eodTif3/zv/HNjmsXXMmMK3Lf42Kh04AyLE7cgBIYTLyS1ivsRn59cY6p1+PsaFjLrORF24ynKsl&#10;AhGIQAQiEIEILAoBO18+423MP2CWfZ//BvkH7JgZOeDIrOVAO792v8c+l5tzaoJ5CVwO2pB/cxyw&#10;e+3MQTVzARgFsXY3P8QNO7ffOf4v5dirIyOPKbLFIzC1Fv141JpzAIxK7NjH+8Eze79L0LyFt022&#10;4Ze+oWDr+mUNhiwCEYhABCIQgQhE4CgCZrd3iUJH+i/BPke2nZ9tRIHPjI7aegxvZTsRMDGj0xx0&#10;tuz01tq+PBF3bpI/Vw1zWXCjSdiVLSyB6TTsO1T7TTSS5QAYCdeRB/vl4xwrvWyG2eittdNvwhUT&#10;sugFPvLA/olABCIQgQhEIAIRiEAExiLg8ma/pQajASjW3pyK4hRjE1W6zGNcluB/iSk10fB/NVL1&#10;OQCGx2Wn3/k1LqPiSL8d/304/ZLITKUUWQQiEIEIRCACEYhABCIwIQI/ox4H3Axz/wPb62wuTemK&#10;FI763wMQJv2jyJaAwLSa+CMqVhTDWw6AXbMyk6pLvpgF1kyr6mGc4r46/YDIIhCBCEQgAhGIQAQi&#10;MAUCLm/mYJvLMY7cyZlCe+ZZpVNHXJHC/BBGHM+zLV17ZAJTOeHP1Pqf6I9oJMsBcGxcZuj3g+U8&#10;fhNqvJlD/OIx4+pp2c4iEIEIRCACEYhABCIQgekQsEPzRqp2KcZDKX+N1tXMf7A3N+/KEi7tV34x&#10;YCydTafBRse4+sjItecA+AuywdIufrBezC7D+83kfz22T4+c90+RRSACEYhABCIQgQhEIAJTIuB8&#10;ZqNt70z9H0Hraob3G+5v9PGTgHB2lC0pgSk1++fU6+eFYjRbZweACTPM4H8jkD0T6UF5DuXN0LmR&#10;71NkEYhABCIQgQhEIAIRiMAUCbiUmYNwN+Qadnh/QLmO5rKPt+bGXU78+ZSXRcdH2fISmFbL30bF&#10;25oas24OADv1pwHWVdDTkB+uwyjvis6FXFKDIotABCIQgQhEIAIRiEAEpkzgf6n/cHRL5PTbf6d0&#10;bjPF2tgJuFMHHx9IaRTyCylNPF6/BBDLb1O7gw9T8+/QyLYuDgCzZl4COvui1yOzZzqfxn0t2weQ&#10;LAIRiEAEIhCBCEQgAjMi8F9c5xB0HXQXZCTubyjXyYxEvjE37KDk+yifgBzxd2oym9lKEJjeTZiU&#10;3lXqRr7CKjsA9KY5X8Y5RI7y61F7IoQujU6BsghEIAIRiEAEIhCBCERg+gRM7GeY/zu5lCP9N6W8&#10;J3IUc12S/DkgeVbuWaeH4f1GIr+M13Iw2d/x2M5WjMAUb+fu1G3/9rqURrlTDGer6ABw7sy1uf2n&#10;oLcjl8y4CaUfOIosAhGIQAQiEIEIRCACEZgyAUP5Hek3+vYxXOuqyGdyc259ju0/oVU25+6fkxu0&#10;X6LT40Vsm9jw5ZRGPRiJ3Gg/MFbYpnlr/v91RS6gA+lklEPbFzue0wAAEABJREFUqjgADOM3DGI/&#10;7vyVSG/avSnPi/pgASGLQAQiEIEIRCACEYjAlAnYqf8M1zgA3Q4Z4m7C7cey/Wnk0mUUK2P2pRzZ&#10;d6nwM3NXF0Ym8dPJ4Qi/I7TKAUmXNXSkf6TOGvVlS0tgJg3/PFcZafqM/9NyzlKaYTLnp+V60F5K&#10;+Wb0KHQ5VIg/ELIIRCACEYhABCIQgQjMkIChyCbcdhDuHFzXUW5X2LoG2xdCZ0QO3C3yEtv2j0zA&#10;ZztPTntPiVyWzzn7Djgawn8r9plE/BGU5jJ4L+Wn0LuRr+9BeX3k8ToI2MzWjsBsbvirXOb3aGjz&#10;f/ChD16QA/1S8UvkYNqjR00Pmx+w0/N6Ge+HZmcRiEAEIhCBCEQgAhFYegI6AJx2a6i/Yf/OdTfk&#10;3Wf2jTJi1+z/Ttk1Mbc5AQxn3gsC50F2tnUW7Mm2ic7shDtybmd6D/YZ4WsItAOCOhO2kn0Dj/FY&#10;5Xl27k9CHdZnvfYtbPOV2Gef4gaU10MuSWi7HNF/Oq9tv+22NNrYjr736PsX4P0zIOuyjWxm605g&#10;Bvf/B64x8lKAfig4b+HND7Vew/vT0tciP3x63fyw+aFmVxaBCEQgAhGIQAQiEIEILCABO9t/Tbsu&#10;g66JnBpwC8p90EHoUOQz/rsoTQz4SUqnDDidwNdv5PUrkPPoHfyzQ+55j2OfEcBbyenB+3PM45HJ&#10;wM247yCi9eiAeAP7HbX/IKURxR7vNOI78NpE4o7we95teH1J5LLhOiDYzCKwSwKzePNrXMQIAIrh&#10;bdEdAHrnzNr/ZG7JeTSWLo9hOA67sghEIAIRiEAEIhCBCERgiQm4cpfP/E7hdQTdEX9H05URAEYE&#10;6Di4FvfoPPrbU5oB/X6UD0Zbdf4H+x/KMQ9EOhsMzb8j205LMDmf/Qrn7RsBYCJxIxCuwPtXQ753&#10;NkrbZmQDm1kEhiUwk+P+H1dRFMPbojoA7OA7v+YF3MrrkB/w81EuantpWhaBCEQgAhGIQAQiEIEI&#10;RCACa09gNgC+y2V+gUayRetQ6/lzztBh3IUyNMismrzMIhCBCEQgAhGIQAQiEIEIRCACi01gBq0z&#10;8/+HtnOdRXEAOOJvwg3n3jgHyO1Tb+eGOicCEYhABCIQgQhEIAIRiEAEIjAnArO47K+5iLkyKEaz&#10;eTsAzMR5ZZpsqL8df8P+XXKDXVkEIhCBCEQgAhGIQAQiEIEIRGCZCMykrSYA/N52rjQvB4DXvTgN&#10;fhIyA6dLbLgMBy+zCEQgAhGIQAQiEIEIRCACEYjAEhKYTZPfymV+ikY2O+IjnzTmCWfk/H2RHf/7&#10;UJrpkyKLQAQiEIEIRCACEYhABCIQgQgsL4EZtPwPXONL6E9oZJulA+DEtM65/a+gfCw6N8oiEIEI&#10;RCACEYhABCIQgQhEIAKrQGAW9/AFLvJZtC2blQPgXLTuQORc/8tRHg9lEYhABCIQgQhEIAIRiEAE&#10;IhCBFSEwk9v4D65iDgCK0W3aDoA9aNLNkaP+96I8DcoiEIEIRCACEYhABCIQgQhEIAKrRWD6d2P2&#10;/zdxmT+ibdk0HQBnoUWG+j+H0oR/x6HMIhCBCEQgAhGIQAQiEIEIRCACK0dgBjf0E67xYbRtm4YD&#10;4Li05oroJej+6FQoi0AEIhCBCEQgAhGIQAQiEIEIrCqBWdzXW7jI99G2bdIOABP93ZXWHIqugCZd&#10;P1VmEYhABCIQgQhEIAIRiEAEIhCBRSIw9bb8liu8E/0Obdsm2UE35P8AWnIQOjvKIhCBCEQgAhGI&#10;QAQiEIEIRCACq09g+nf4CS7xQTSWTcoBcEFa8Tx0H3RSlEUgAhGIQAQiEIEIRCACEYhABNaCwJRv&#10;8s/U/370P2gsG9cBYGK/q9GCF6NrIuf/U2QRiEAEIhCBCEQgAhGIQAQiEIG1IDDtm/wuF3gVGtvG&#10;cQDY2b8lLTDL/0UpswhEIAIRiEAEIhCBCEQgAhGIwJoRmPrtvoErfAWNbdt1AJyAK98DPQWdE2UR&#10;iEAEIhCBCEQgAhGIQAQiEIH1IzDdO/4R1b8GHYHGtu04AE7CVV3eb3/KM6AsAhGIQAQiEIEIRCAC&#10;EYhABCKwlgSmfNPvpf6PoInYqA4Al/l7EFd+JDoVyiIQgQhEIAIRiEAEIhCBCEQgAutKYJr3/XMq&#10;fyH6NZqIjeIAMLv/vlz1gcgoAIosAhGIQAQiEIEIRCACEYhABCKwrgSmet9vpfYPo4nZsA4AR/4f&#10;zFV1ANT5B0QWgQhEIAIRiEAEIhCBCEQgAmtOYHq379z/Q6n+V2hiNowD4IRc7d7Ief97UGYRiEAE&#10;IhCBCEQgAhGIQAQiEIG1JzBFAK+n7g+gidruHADH42pm+38oZSP/QMgiEIEIRCACEYhABCIQgQhE&#10;IAI7duyYFoSvU/Ez0G/RRG1XDoDjcKWbooehU6IsAhGIQAQiEIEIRCACEYhABCIQgSMJTOWfP1Pr&#10;i9EX0cRtVw6Aq3O1x6LToSwCEYhABCIQgQhEIAIRiEAEIhCBAYHplF+g2lejP6GJ21YOgItwpcej&#10;c6IsAhGIQAQiEIEIRCACEYhABCIQgQ0EprT5Q+pVFJO3zRwAZ+UyB6C9UBaBCEQgAhGIQAQiEIEI&#10;RCACEYjAMQks5audHQAn5S5M+HdVyiwCEYhABCIQgQhEIAIRiEAEIhCBYxGY2o4/UrOimLxtdAAc&#10;l+rvjG6H3KbIIhCBCEQgAhGIQAQiEIEIRCACETgGgem9+BVVK4rJ20YHwD9S/f3RHiiLQAQiEIEI&#10;RCACEYhABCIQgQhEYBMCU9z1G+o+Ak3FBg6As1P7I5Hz/ymyCEQgAhGIQAQiEIEIRCACEYhABDYh&#10;MK1ddvw/Pq3KrXfgALg9Ly6NsghEIAIRiEAEIhCBCEQgAhGIQAS2JDC1N35Bze9DUzMdAGem9isi&#10;tymyCEQgAhGIQAQiEIEIRCACEYhABDYlML2dn6Lqr6OpmZ3+M1H7niiLQAQiEIEIRCACEYhABCIQ&#10;gQhEYBcEpvSWmf9fSd0/R1MzHQAnpPYToCwCEYhABCIQgQhEIAIRiEAEIhCBrQlM650vUvFH0VRN&#10;B8CvucJvURaBCEQgAhGIQAQiEIEIRCACEYjAlgSm9sbXqPm7aKqmA8ALfWmqV6nyCEQgAhGIQAQi&#10;EIEIRCACEYjAshOYTvtd+u8DVO00AIrpmQ6A/6V65xr8kjKLQAQiEIEIRCACEYhABCIQgQhEYBMC&#10;U9r1O+r9KjoOmqrpAPACb+cfRZFFIAIRiEAEIhCBCEQgAhGIQAQisBOBab38MxVPffSfa+wYOADM&#10;NPgcdnwHZRGIQAQiEIEIRCACEYhABCIQgQgcg8BUXwz65jO7yPu5kk6A31NmEYhABCIQgQhEIAIR&#10;iEAEIhCBCAwITLc0CmC6V6D2jV4GQw5ewL7XoSwCEYhABCIQgQhEIAIRiEAEIhCBowhMuZi5A8D7&#10;+RH/PBK9D2URiEAEIhCBCEQgAhGIQAQiEIEI7NgxTQYOzO8xzQsM6vZCg+1B+WU29kflAwBCFoEI&#10;RCACEYhABCIQgQhEIALrTmCq939Caj8Xmrpt5gDwoq5BeEs2no6+iP6AsghEIAIRiEAEIhCBCEQg&#10;AhGIwPoRmO4dn4jqr4NOg6ZqWzkAzAfwQa78QHRTdE/0ZvRjlEUgAhGIQAQiEIEIRCACEYhABNaG&#10;wAxudC+ucSE0VdvKATC4qI6AL/HC5IBGBFyf7aeiz6JWCwBCFoEIRCACEYhABCIQgQhEIAIrTWAW&#10;N3cyLnJ1dAI0NdudA2DjhX/Oiw+hByGjAu5F+XbkfoosAhGIQAQiEIEIRCACEYhABCKwagRmdj/X&#10;5kpnQlOzURwAg0b8iY2vIKMCbk55C/Ri9A2URSACEYhABCIQgQhEIAIRiEAEVofA7O7kjFzKXAAU&#10;07HtOAA2tuSnvHgLuju6GXoMMmng7yizCEQgAhGIQAQiEIEIRCACEYjAUhOYYeOPz7WuhKa2JOC4&#10;DgDadqQdwb+fQC4feE3K+6J3IB0EFFkEIhCBCEQgAhGIQAQiEIEIRGDpCMy6wX/HBS+CpmIbHQAn&#10;5QqnPUqnpDwxOi4axZwe8D1OeCm6NzoA/QplEYhABCIQgQhEIAIRiEAEIhCBJSMw8+aemSteHE3F&#10;dADY2b81tb8MfQC9H70BPR89GrkEoOH9rgBwLV5fFf0jujLy9Q0off9OlA9GT0aHIXME3JXSNQ0p&#10;sghEIAIRiEAEIhCBCEQgAhGIwBIRmE9T7WeffBqX1gHwOCp+Droe+ht0fnRZdCv0CHQwegV61U56&#10;Ja+V+y1fyOsnIsP/XSXg8myfB40aRcApWQQiEIEIRCACEYhABCIQgQhEYL4E5nT1vbiuCQEpJms6&#10;AEzg55qDu6r5OLzpeoQnoTRiwKkCp2HbaQMmKmAzi0AEIhCBCEQgAhGIQAQiEIEIrAyBed3IKbjw&#10;VdDETQdAI/QTx1qFEYhABCIQgQhEIAIRiEAEIrDcBObWegffL8PVJ95X1wFAvVkEIhCBCEQgAhGI&#10;QAQiEIEIRCACRxOY78Y5ufzZ0EQtB8BEcVZZBCIQgQhEIAIRiEAEIhCBCKwCgTnfw99y/QugiVoO&#10;gInirLIIRCACEYhABCIQgQhEIAIRWAEC876FPWiASfUpJmc6AH47ueqqKQIRiEAEIhCBCEQgAhGI&#10;QAQisOwEFqL9l6IVJt6nmIzpANifqn6GsghEIAIRiEAEIhCBCEQgAhGIQAQWg8Df04yTo4mZDoBn&#10;UdvB6AiURSACEYhABCIQgQhEIAIRiEAE1prAgtz8iWnHX6GJmQ6AX1LbQehl6E8oi0AEIhCBCEQg&#10;AhGIQAQiEIEIrCuBRbnvk9AQowAoJmM6AKzJKQCPYONV6M8oi0AEIhCBCEQgAhGIQAQiEIEIrCGB&#10;hbnlE9KSi6GJ2cABYIXf45+90eHojyiLQAQiEIEIRCACEYhABCIQgQisF4HFutvT0BwdARTj20YH&#10;gLX9kH8eiF6Bmg4AhCwCEYhABCIQgQhEIAIRiEAE1ofAgt3paWnP6dBEbGcHgJV+n3/ujw5Bv0ZZ&#10;BCIQgQhEIAIRiEAEIhCBCERgHQgs2j2ejQadFU3ENnMAWPGP+Oeh6HHI/AAUWQQiEIEIRCACEYhA&#10;BCIQgQhEYJUJLNy9nZEWKYrxbSsHgDXb8X8yG+YF+A5lFoEIRCACEYhABCIQgQhEIAIRWF0Ci3dn&#10;9tlPPqlmWdmu6vo9b74E3QF9FLVCABCyCEQgAhGIQAQiEIEIRCACEVg9Agt6R6eeVLt25wDwOnb6&#10;38XGrdDz0O9QFoEIRCACEYhABCIQgQhEIAIRWCUCi3ovTgE4/iQaN4wDYHCdr7PxILQv+irKIhCB&#10;CEQgAhGIQAQiEIEIRCACK0JgYW/DJIAnmETrRnEAeL1f8c+z0A2QSwX+kjKLQAQiEIEIRCACEYhA&#10;BCIQgQgsN4HFbf15adqJ0Ng2qgPACzol4Ats3B3dB30R/QllEYhABBIwlPYAABAASURBVCIQgQhE&#10;IAIRiEAEIhCBpSSwwI0+N227BToeGsu24wAYXPDnbByGro0OQF9DWQQiEIEIRCACEYhABCIQgQhE&#10;YNkILHJ796Bxj0UOwI/lBBjHAcD1j7Rv8O9+6GboueiHKItABCIQgQhEIAIRiEAEIhCBCCwJgYVv&#10;5ilp4aOQK/Qdh3JbNgkHgBd2WsC/sXE/dD2kI6BEgYDIIhCBCEQgAhGIQAQiEIEIRGDBCSxH83QC&#10;PJymXgVtyyblABhc/Ag2PorujW6KDFNw9QD38zKLQAQiEIEIRCACEYhABCIQgQgsFoElas3ZaOvj&#10;0LnQyDZpB8CgASYF/AwvHo3+Ee2D3oiaHgCELAIRiEAEIhCBCEQgAhGIQAQWhsCyNeTiNPghyNwA&#10;FMPbtBwAgxboCDBHwMHsMGuhOojt/0S/QFkEIhCBCEQgAhGIQAQiEIEIRGCOBJby0jem1ddCI9m0&#10;HQAbG/MrXrwbOWfhCpROETBXwIfZ/jXKIhCBCEQgAhGIQAQiEIEIRCACsyWwnFczH8C+NH1PNLTN&#10;0gEwaNQf2Pgf9DZ0T3QTdCv0DPQVpKOAIotABCIQgQhEIAIRiEAEIhCBCEyXwBLXvhdttz9NMZzN&#10;wwGwc8u+x47XoQehyyOdAS+i/AT6LcoiEIEIRCACEYhABCIQgQhEIALTILDMdR6fxtt/NjEgm7u3&#10;RXAADFr5ezZ0Brye8i7IKQLmDNiP7U+h/0XmFKDIIhCBCEQgAhGIQAQiEIEIRCAC4xJY+vMvxh1c&#10;GQ1li+QA2NjgP/Pim8jIAJc4uBrb3pTLCr6Z7W+jLAIRiEAEIhCBCEQgAhGIwGYEfslO+xOfo3SZ&#10;8o9RfhxZbibf+wjvfxr9FGXrQmD57/O43IKD5yen3K0tqgNgY8Md9f8JO/wwuqzgzdhWd6c8HH0H&#10;/RxlEYhABCIQgQhEIAIRiMBqEnBq8M+4tR8h84n9N6Ud+ZdTPhE9AN0Z3QbdHNlf2Kjbss/3zUF2&#10;X7b3Pkr3obwbuh3aeJ7HO0X5xez/EvoB0jFwBGW2QgRW5Fb+nvu4ANqtLYMDYOebMEmgXrxDeMOp&#10;ApeiNPGBSQSNDtDTx64sAhGIQAQiEIEIRCACEVgyAg7s/Tttfhd6LXolehqyo34DSnOGuQa6Yc/X&#10;5PVd0SPRU5F5xF5G+Sr0FuSo/pcpjR422fgX2TYi4N8oB3KQ8fO8Hhz3VbbfgV6KnozuhbzmP1Be&#10;B+2DdAq8gdI6WtocEEtsq9J0VwTQ4bXb+1lGB8DGm3L5QD/QfkjvxxvetLo9209Heuv01P2R7SwC&#10;EYhABCIQgQhEIAIRmC8B8375fP5DmvEt9B7kQJ4j8o7e+yyvBqPx5gSz0/1Cjnsv8vne5//vs22O&#10;MPsDrjLGy92a04yNLlb2D5Tb7t/q5N/whlEH36D8EDoY3RHZRmU7fW2k8jvZb04z21WkADAW31aq&#10;hUYAnGZ3d7TsDoCd78/oAD19/8Qbrol4RUo9gyYS/Be2P4z8wqHIIhCBCEQgAhGIQAQiEIEpEzBU&#10;/4Ncw9xeh1H6jO5IvlG8hi3f8Kh9z6R09N6lwv+T7R8jnQUUC2lOSfgaLTPSwIgAc5XdmNfe0zUo&#10;nZLg/ThQaYTyrpwMHJ7NhcBqXfTC3M5F0C5t1RwAG2/WLwzn6jhd4ADe0Dunl04ZKvRs9ulBNL/A&#10;79jOIhCBCEQgAhGIQAQiEIHRCTiKbui+o/qG2tvxfSDV3BL57D3QHXhtlO77KA21dy6/8/pXYbR8&#10;wMD8ZA5I2tfYGNHgUm06P3SEfJf7d1DSCAQ2s3kRWLHrOvr/N7u7p1V2AOx8734o9UDqhXsBb+qV&#10;uwKlUQL3pzShoCFIhu3wMotABCIQgQhEIAIRiEAEtiDgQNsHeO/V6PHInFyXpLwMMqneUyhfgYzA&#10;9fl6FTr53M7IZkdfh4AsnsTZOgUG+QScNiA/kxmWSwA4M7ZVvNyluamToC1tnRwAO0PwS0gvpUlG&#10;nsubeuVcPkEPpVlAjRowesAvtz6QAMoiEIEIRCACEYhABNaSgM/Czrl/O3dvwj0z5PvMrIyydZ+D&#10;bIbE++zsvHwOzTYh4PKERgmYT8DlzuU34GhOs3/mHN83j4ADmLzMpkNgJWt1CsrJdnVn6+wA2IyL&#10;c42co/QS3jRvwLUoL4H8YJp99PVs6zBoygAgsghEIAIRiEAEIhCBlSRgJ/UT3JlZ+B3Jt4Pq6L6D&#10;ZY72myHfMH6dAoWxA2oMk5/JEM0lYDJEEwoaIWA/xLwCThn4D+r3OIpsYgRWs6KTc1unQ1taDoAt&#10;0ezwQ6bn7esc4gfS7KN++SmzkeqhM5THD6x5BMw5wKFZBCIQgQhEIAIRiEAElpaAc/ld+s6Ednb4&#10;ncv/Vu7GLPi+16g0MKZoJjU3R4CRyE4RsO+hnDpwINd1MNK+x7ArH3BKthmBFd23B/d1IbSl5QDY&#10;Es2mbzjyb1ZSvaF66O7MUUYIXIXyYeiV6P3IqQUUWQQiEIEIRCACEYhABJaKwAlo7fmR/YQ6mYCY&#10;szlt+fO0wYHHR1D+I7oSsu/xGkodAg5cspmNQGBVDz0xN+Y0AIrNzQ/25u+0dxgCzm8yqcmnOfjJ&#10;aGOm0zvx2pCpz1DqEDCUis0sAhGIQAQiEIEIRCACC0vgRLTMbPV2OB15PgWvs8UgoEPGKcufpTkm&#10;FHSasn+jW/P6qei/kKsqUGS7JrDS7+65q7vLAbArOqO/92dOcTmT91Ieih6KjA4wG6OJBZ/Da6cT&#10;GEWQpw4YWQQiEIEIRCACEYjAwhE4Di1yzr/Ps0a43pDXp0LZYhFwCrL9Cv9GD6Fpl0PXRS61+G5K&#10;pwpQZMcisNo7nAZgJMCmd5kDYFMsE9vph1Iv3Veo0RAd51M5l0pPndECD2L/G5HLE7pESHOqgJFF&#10;IAIRiEAEIhCBCCwEATsRV6clh6FXIXNinYdyl8uM8X42ewL2OxyIdGlGlzi3z2GEgEufu9S5fZIG&#10;II/6u6x4obNObXqbOQA2xTLVnSb2cK6OS3w4bcDlB52ncW2uuj/6V2TSD5OssJlFIAIRiEAEIhCB&#10;CERgrgRcVsyo1ifSCjuYOgQc2Loyr8+GzojONIROzzHHQ9n0CTj6/04u49QAIzjMHeAqZy7l6PRk&#10;3lpbW/UbdwrAGba6yRwAW5GZ3f5fcCkzfX6Y8jFIT50RAuruvH4e+jLyQ2wSQjazCEQgAhGIQAQi&#10;EIEIzJzA8bminQtXCHg224aev5zS5epcLeC+bOsYUPdm29eORjsK/WBe3wPpMKDIZkjAvAAOQB7A&#10;NQeRAeZ5cNDRKGR2r5Ot/L0OHHKb3mgOgE2xzHWnyT2+TQvehg5BLjfofB69dn6BHs4+w3i+T5lF&#10;IAIRiEAEIhCBCERgXgROw4XNdXVbSjv3dvh9dh3I1zoD7sn7d0M6AcyJ9Q9sZ/MhYJSxfQmTCBqB&#10;fA2aYVSykR2/YXv1bfXv0Kk7J9/qNnMAbEVmcfY76v8DmvM59FzklAGjA9Qdee0H1kygP2LbVQko&#10;sghEIAIRiEAEIhCBCMyMgGH9J+RqriBgAjLl9kC+5/KC7r8qx5lc0NwCbGZzJGCE8ce4vnnJjAyw&#10;n+FS599in30QitWzNbkjp+1seqs5ADbFsvA77ezrpXsxLX0Ycv7VZSn1rPqFavTA13ntqgQUWQQi&#10;EIEIRCACEYhABBaGwPlpyYvQTdBxUTZ/AiYQfC3N0Blwecq9ka+/Q7lKti73clZuVMccxTEtB8Ax&#10;eSzjKzN+mtXTJUBexg3cCenBM0LgNmybV+BDlEYR/JIyi0AEIhCBCEQgAhGIwLwJOE/ZPAKujFWf&#10;ZN5/jf+7vn2Lb/DSqci3oLRP4dLm/8a20wcoltnWpu0X5k6NuKE4pvVhOyaPVXllYsFPcjMmZXFl&#10;geuwfQlkWM/BlG9COgzMN8BmFoEIRCACEYhABCIQgZkTcFUAR5pPOfMrd8FhCDgN4CMceCC6GroR&#10;0jFgQsHlXL6cG1gTuyD3eRJ0LMsBcCwkK7fDD6fZPZ0S8AbuzoysevKUHlczgL6Z/d9DZght2gAg&#10;sghEIAIRiEAEIhCBmRAw9NxR55lcrItsi4D9AyOO38XZJns02vj2bL8KGWX8R8qlsDVqpKP/p9rs&#10;fnMAbEZl9feZLFDP3b9wq2YANbzHbKw35PUT0evQp9FvURaBCEQgAhGIQAQiEIFpEXD1qyOmVXn1&#10;TpyAzgCXKH8pNZuQ3JXK9mNb58D/Ui6yrVPbdABcYLMbzgGwGZX12+eUAb98XRLEpIJGB6ibg2If&#10;9GpkAhAjCYwo4GUWgQhEIAIRiEAEIhCBsQn8kBqalgqEJTQHFb9Iuw9ARgXYd3g42+YLMLKYzUWy&#10;tWqL4f+X2eyOcwBsRqV9emG/CobXo6chQ3zMIXBtth+H/hV9Avmhp8giEIEIRCACEYhABCKwLQIu&#10;RVcI+bbQLdRJjv6/gxY9AbnE4/Uon4Xej36F5m/r14KzccsnRMewHADHwNGLLQj4of1v3vswMsTH&#10;6ACll8/ELf/Mft/3g1+EADCyCEQgAhGIQAQiEIGhCBiJOtSBHbQUBJwi4JLldvzvS4uNDLg15UHI&#10;JORziwzg+utmOgDUMe47B8AxcPRiSAJ6aV0e5I0c/0zk/J+/p7wWeiwqQgAIWQQiEIEIRCACEYjA&#10;bgmUc2q3iJb6AJMEml/MqQGX506ui56OzBlg9AebM7F1vMj5uWlXA6D4P8sB8H8s2to+ASMEvsvp&#10;H0WPRkYHKJMLGiHwSvYZIVAOAUBkEYhABCIQgQhEIAJHE2gFgKNRrPSGeR50BnyAu7w/MjLAaOIH&#10;sP1upDPAY9ichq1lnSfgrs+NjmE5AI6BoxcTIjCIEHDZQSME7kS95hDQ4/d4tl+DPol+g7IIRCAC&#10;EYhABCIQgfUk4OCQU0jX8+7X+679u78TBE9FN0JXQo9ARhJ/gdL+BMWEbH2ruSa3fkp0tOUAOBpF&#10;G1MkYLJAVxH4INd4JDI6QOn12xgh4Jwg5w1xSBaBCEQgAhGIQAQisOIEnCuuVvw2u73dELAP8FmO&#10;ORDZP7CfcCu2XZ7885Q6isbKM0Yd62pOAzjjxpvPAbCRRtuzImB4z9e52MYIgUvy+vrICAHnCX2G&#10;7eaEASGLQAQiEIEIRCACK0rAUWA7dyt6e93WNgjYT/gS570KOXBoZICrCrjUoPnHTCQ46oAhVa2t&#10;nYI7vxo62nIAHI2ijTkSMELg21z/fcjQH71+yhwC+7DPL4ByCAAii0AEIhCBCEQgAitEwBUA1Ard&#10;UrcyQQI6A35IfR9Hj0L2D9Qt2TapoPkEfH8304o5en3t+Nz6FdCJ0ZGWA+BIDP2zYASOoD1fQUYC&#10;PI3SHAJGCFyP7ceh1yPnBpU0BhBZBCIQgQhEIAIRWFICDgKZTHpJm1+zZ0zAjv6/c00TjD+B0r7B&#10;pSjvhv4J6RAwmSCbG6zNi4LgIuhIywFwJIb+WXAC/jAYIeCHej/aqudPGSEj6LgOAAAQAElEQVTw&#10;YF6/A/0P+iXKIhCBCEQgAhGIQASWg8DvaKaiyCIwEgGnATh95Kuc9VJ0B2T/QN2Z7WegL6IfIR1N&#10;FGtrZ+LOdZRQ7NiRA+BIDP2zZAT8oXBukFlCD6LtN0GuMmCykIPZfjP6GvKLgSKLQAQiEIEIRCAC&#10;EVhAAoZ4l+19Af8wS9gkn/u/T7vfhV6E9kVX3LFjx2UojRA4lNJVB75JuY5mcsXTe+M5AKSQlp3A&#10;z7mBbyCTCt6b8qZI79+tKZ0y8FHK5gcBIYtABCIQgQhEIAILRGDdR2YX6E+xck1xSvEPd+zY8WXu&#10;7GXIKcWDPoKDhkYRv5b930JOG3CAkc2VtfNxZ0dGAeQAgES2cgT8Mfk37upw9Gh0LXRZpPfP+UF6&#10;Br/L6ywCEYhABCIQgQhEYD4EXNbNztd8rt5V14PAMe/SKQMmFLSPYBTxbXnbKOKrUu6NXoLehv4L&#10;GZ1CsTJ2Eu7E6dMnzgEAiWylCRhW5hIzev+cH3R77tboAOVcoafz2ukEP6Zs2UEgZBGIQAQiEIEI&#10;RGAGBByhzQEwA9DrfInd3Lv5w77HMQ4cHkJ5O2QfQRky7+Dhk9j3MWS+MfsUy9xfcDWAK+QA4K+Z&#10;rR0Bw3w+xF0fhpwf5IfBOUJ6/l7BPt9zWgGbWQQiEIEIRCACEYjAFAjoALDzNYWqqzICRxLYzj/2&#10;AT7LieYaez7lw9A10d8jo4rvS/liZM4xHQNGFGymT3PMokURmAPgDjkA+Mtka03ApQTND/B5KPgh&#10;N2/AwOt3D/b5Af86pSFDhqqxmUUgAhGIQAQiEIEIjEnAKE0HZcasptMjsBWBiey3E+/Iv9Eq5hV7&#10;AbXeEdlfMGLAFQeMFLgX++6DHFBUj2TbFQqMHDA5oXJb/YD3jD62f+FqZ/ZH2DUTu0EOgJlw7iJL&#10;RMBOvvkB3kqbn4fuiS6NroNMKPgaSsOEVj1RCLeZRSACEYhABCIQgakRsGP1s6nVXsURmC4BO+7m&#10;CvgCl/l39BlkH+FTlMoVBy7P9l7oIujv0EXRxZHJ+K5EeX2kE+EhlC9Er0bmILAenQO8nLh9LwfA&#10;xJlW4YoRcJ6P4WlOC9iPe9Pbp0yi8SBe6yj4DWUWgQhEIAIRiEAEIjA8AQddTNw8/BkdGYERCMzw&#10;0D9zLf9/Vka2KEf1Hel35F/Zn/hvjvs2+hr6HHo/cqrBUynvguxjKPMPKCMNHst+jzNiQIfZQDoI&#10;1OC1UQpGNXstZaTBQF7PxIdGKNwsBwBEswiMQEBvtR8ilw15Muf5ITUywA85L7MIRCACEYhABCIQ&#10;gSEI2Gnq+WkIUB2yLQLLeJIOBHMQOHXg7dyAU5Fd0ezGbJuHwGUMXcLQqAGTmStXMtBZYLSyUctG&#10;G6hBtIGRB0Yc6GB4NvV8JAcAFLIIjEHgF5z7TOT6ohRZBCIQgQhEIAIRiMAQBByxzAEwBKgO2Q6B&#10;lTlHp8CPuJtPoHcgpxZspg/z3leQo/9qEG3g1GYjEY6OtskBAKUsAmMScAkRowDeO2Y9nR6BCEQg&#10;AhGIQATWhcA3uFFXAqDIIjBhAqtbnZ8ZO/PmIFBORXbKwdB3nANgaFQdGIFdEvh/vPso9E2URSAC&#10;EYhABKZJwAdAH/wMFXUOqCOpym3laJEjQMPKeaJmY99Yh9sbZb2ORE3zvqp7vQh8h9v1/2WKLAKT&#10;JVBtWxPIAbA1m96JwKgETBT4CE7yIYkii0AEIhCBCIxEwHBowzXNKu260h/g7HehQdin26/n9YHo&#10;gcj1qF2t5q5s3wndEplV+rKUzgEdVs4RvSrnXBtdD90A3QSZ58a5pco5py9ln2tbG2aqA4KXWQS2&#10;TcCwZP+f33YFnRiBLQi0excEcgDsAk5vRWAbBFy+w+UDRwrF2cZ1OiUCEYhABBabgMvFOkVMp7Cj&#10;62ZwHsiOz+dp/qvQY9Dd0a2RHW073QNtfD3Yvj3HHYTM6PwGSueCOgVNvY/XOg3+k3LY0X+P0+ng&#10;slMf4TzPH8jM025/kP3vRvsiHQODttyG1/dDJqoyQa4RAyZ2Y1cWgd0S8HPR89JuMXXA6AQ6Y1cE&#10;cgDsik7vRWB0Ai4b6OoAPpSNfnZnRCACEYjAshKww2/SJTv27+EmHo7ujOzYm7n5hmybpdmR9kuw&#10;fUXkqP3+lIegl6PXIKPJvkTplDKXjbKTNHAiDLZ1LBj+b4fbcH8dCx7jXNBJdMAN9Xdk1vBsf9es&#10;1xF/HRdOeTMK4M200QS4z6A0CuEylGapfjylzgiPZzOLwJYETKS85Zu9EYFtE+jEXRLIAbBLPL0Z&#10;gW0R8EHMqQCf2tbZnRSBCEQgAvMmYMfXTrYdbNdVdo6885U/SsPsqD+J8iHoHsgReZdlGozaWzoy&#10;7goxru/syLnnmcH5kxxv5/nrlP5W2Em2s83LpTadBEYSfIy78PdPh4dTBoyKq5MHlGxTAv5/s+kb&#10;7YzAOAQ6d9cEcgDsmk/vRmC7BBy98SHI0aDt1tF5EYhABCIwPQJ2Phxl11lrGP3ruNQrkR33B1E6&#10;cu+ItvPpL87ri6FrIefbP4zSefhO+fontg3Hd26+yzD9B68NqXcE/Q9sex0zNlv6ml0rb0Yl6PwY&#10;rFHtetbrcu8r/8ed4A3qaJtgdVUVgSMJ9M9uCOQA2A2g3o7AGAR8oHQ6gA99Y1TTqRGIQAQiMAIB&#10;5xQ7em+4vCHr3+JcQ9KfTemo/V0o7dw7Ur+zbsF7eyOdAHboHdH+Mq+/jYwCMCLAznydWYAMYf4d&#10;dKwYEfFQjv8qyiIggZ/xj6LIIjBJAtW1OwI5AHZHqPcjsH0ChnU6r/NQqpjEnEyqySIQgQhEYAMB&#10;w/MdwX8b+ww3dzR+P7YNP3eu/T+w/ffIrPYPoHTU/oWUhvGbq8VM+85pt2PfaCRgpmT+nZ5C3ddF&#10;L0LmK6DI1piAUSL+f7HGCLr1qRCo0t0SyAGwW0QdEIGxCJg4ybmihoWOVVEnRyACEVhDAn6H2jl3&#10;JN+ReJPkmWTOufeO1u88gu98/APg5HFmtf8G247cO9JYBx8YczQd4U6PcOnCO9IOfxeLpADEmppO&#10;ILWmt99tT4tA9e6eQA6A3TPqiAiMS8AH0EdSiWGoFCthhnWa0MrRM/Mc+GC3EjfWTUQgAnMjYEf/&#10;M1z9reifkSPGLo93DbYdxXcuviP7j+K1c++dr29ovyP4ZsQ36oq3sgUn4BSK19LGGyP/li4fyGa2&#10;ZgT8zKo1u+1ud8oEqn4IAjkAhoDUIRGYAIH3U8cTkA8+FEtvX+QOTIS1cfTNEZ192f8c5DJWOgYM&#10;79PD7ygeu7MIRGDNCTgKb0ffEf3PwsKO/P0od56Tf3P2PRC9BOloNFmf3yc6H53jz+5syQm4asAT&#10;uQcjOVxOsNUCgLFG5vOQWqNb7lanT6ArDEMgB8AwlDomAuMTcITcB1nnnY5f2/xrMLHh92iGD+WG&#10;cf4L2y9GTnfYh/I6yIzZl6J021G8p7LtqN4bKT3HyIjCP4GRRWCFCdjR1yHoiK/fEYPvB+fmX5n7&#10;tvP/DEq/G02c+hW27Qj6nclmtuIE/Du7NOLduE9XDPC3wX28zFacgM8Rv1vxe+z2Zk2g6w1FIAfA&#10;UJg6KAITIaCn29GOj06ktvlWcjwuf3y0mfmD7qi/oztmfPbhX+eHCbgGEQOO7g22b0sl90GumPAe&#10;SrNtO9LnKKHMehgEShaBBSbgZ9TPqkm9nOpkcj2nPRmu7+d88Hk3Suhg7sNOng7AH7Pt9wVFtuYE&#10;/P/HZQNvCYfHIH8HKLIVJuAAgFrhW+zWZk2g6w1HIAfAcJw6KgKTIuBc1f2pzKRUFEtrx6XlimJk&#10;czrAdzjLHAIm6nop2y7P9TDKGyLn+l6S8proTsiEXodTeuw7KE3s5agim1kEIrAABPw83592OEff&#10;kf1bse3nVsff+9h2OtDvKbMI7I6ADqTHcpC/BX7vm7yRl9kKEnA6zwreVrc0RwJdekgCOQCGBNVh&#10;EZggAcNcHQVb5nmsfneoCWLZYQfBhz0jB0wK9TEqN8mXI4l2KBxJVIPRRLcdUXwQxz0LvRvZEdE5&#10;8BO2fbhYZsbcQhaBpSBwQlr5dfSfyM+vnz2jAniZRWBkAiZzdGlH88w4LcBEj/4+jFxRJywsAX+b&#10;/c5Y2AbWsGUkUJuHJTDpB/hhr9txEVhnAv7wmSjPObHLysHRf6cBzLL9hgo6tcBpBY4qmk/AOcVO&#10;HTBZ2I1ozMXRJdDVkOHHRls4Cmlo6dvZ51xTHzqsi5dZBCIwAQKnp457o1OgLAKTIvArKvJ3Uqfv&#10;Q9j+AspWg4BTf/wtXo276S4Wg0CtGJpADoChUXVgBCZKwLmv5gNwSsBEK55RZXb+dQLM6HK7vYyZ&#10;xQfRAz5UOHrklAEdADoCjBbYKB8oHVkybNnEhT5kOnrp1IxB/gFHMXXW7PbiHRCBCOy4Kgyuh7II&#10;TJqAUV0mkfU7/OlUbq4JimyJCfib7dSgJb6Fmr5oBGrP8ARyAAzPqiMjMGkCzmV3ruPPJ13xDOrT&#10;AaBmcKmJXMKOvA4CnQNGARgRcBg1+zBp7gETETp/+e/Yd2nkygW3p9SB4PJUHv9WXpu8zOkJPrzw&#10;MotABI4icCJKl/I7DWUWgWkQ+BKVutSs0V5GgJlPhl3ZEhIwCk/HzhI2vSYvKIGaNQKBHAAjwOrQ&#10;CEyBgMvnvWoK9U67Skf/1bSvM4v6fRBxtN9Rpe9yQZchs6Nvp18HwG3Y58jTRhlBoNPgXrz3aGQi&#10;w89QOv95YwSBdbM7i8BaEHDZzyusxZ12k/MiYC6AD3Dxu6B7IKO9zBnAZrZEBHTKu9znEjW5pi42&#10;gVo3CoEcAKPQ6tgITJ6AcxyfQLWOSlMsjfndoZamwWM2dPCwYsiikRtOGbDTby4HozjuTv1XQRdF&#10;doKuQenUg4dTvgg5WvU6ShNA+sBqPTkHAJKtFIGTcDc3RidGWQSmScDIuX/iAtdHOmHNDcNmtiQE&#10;zOdjHoAlaW7NXHgCNXAkAuv0AD8SmA6OwAwJGJb+eK7nCDTFUpgjLmX5/sufSha/ZtO8DkYQ+CD6&#10;cV6bg+AgyjujjdEDg+1BFIGjWD7AvpDjHNkarGTg/w9OWzDMNdbAyZaCgBEAZ16KltbIVSCgM/Vx&#10;3Ijfpy+g/F+ULT6Bz9FEfzcpsgiMT6AaRiOQA2A0Xh0dgWkReBMVPw/ZmaRYeLNDuixtXRSY5g3w&#10;4dTEj4MpBkYR+Hc3iuA+NNQkahejdDWDK1LeEN0T6Uh4OaXTElzNwLmwX+b1MDK54WbSUWFkA9Vk&#10;EZgYAXMAXHNitVVRBHZPwN8jI7Puy6E3QUZbOa2LzWxBCfgbpnN7QZtXs5aMQM0dkUAOgBGBdXgE&#10;pkTAcPBnU/e70DKYnX8fupahrcvQRnn+loYaFulKBN9i2yWv3kNpskKXwDLBmtEDt2CfS67tQ/lg&#10;9AhkBMEBlAcis2U/i/K5SOeCkQVOQziU1y6JqNNhkNjwm+zzeuYusDSK4Sfs2yj3q+mwjAAAEABJ&#10;REFUbaWNx7ntceZAMLmT9VmvkQyjjPT4WZCDdVif9Q7k640a7Ld0v9ceXNfSa9cR4A86Qzs+13Ia&#10;zKrkCOF2siUh4Hfou2mr06/MEaCj1ZwB7MoWjMD3aI+/exRZBMYl0PmjEsgBMCqxjo/A9AjYYbET&#10;Z+dveleZTM12/vvxngzLUWpxxN4ogvdx0tuQkSOOdhkZYDLJw9lnJ9/OvuGwz+e1TgCdAeYr0DHw&#10;TPYpp53YUduL1xdBroBg1MHV2DaHwbUoXQ3BObabyWiFa3OMo71Xp3QZOM93NYVL8Np8CNZ5Obbv&#10;hmzDqynfjN6LPoR8QHfbFRbMq6Bj4lHs93r/QGl9tsdrbNYW99lOr38ljr8MMnrC+/H6tsUkjjrX&#10;ZDaKI4Kqsm0SODvnnRVlEZgHAfMDvJILG0H1QMrPomxxCPg7ptN2cVpUS5abQK0fmUAOgJGRdUIE&#10;pkrgg9T+ZORIBsXCmg4AtbANXPGGyV4HjA9Sjpg7yuUUA5Mq+f+OoZV2dpWJJgdyNFyZfdmHZJ1O&#10;jtIr8xd8Hm4mKTQppfoEr5Xbu5MhuJ7vtATzWjg311Ge/6AOO/ZOZTCCYaOct+vrQWln3aSY7+ec&#10;byDr29iezdowaJ9zSv+Lc76NvB+v79QHHSROr7gp+x0Z1NEgD15mUyLwt9R7AZRFYJ4EjCLS2el3&#10;jNOs/E6YZ3u69l8IGHmm/vKqfyMwJoFOH51ADoDRmXVGBKZJwI6dmY3ttEzzOuPWbedTjVtP5y8m&#10;Af8/HDgXBo4FnQsb5X6dD6P8f+Cxdr4N1dfhYMJDt3VG6MTYiobn+f7G67vtPt/b6ryN+72OEQgu&#10;32hiRpdt3Ph+25Mj4CoAp59cddUUgbEI6Bh0mpQRS4dQk98FFNmcCNj518E7p8t32RUj0O1sg0AO&#10;gG1A65QITJmAnSGnAvz7lK8zTvV2ENU4dXRuBOZBwAgIw4ONNvgXGjCsA4FDsxEIuBJAzxgjAOvQ&#10;qRLwc+5UABMFmk9FJ7vOyKletMo3JWD4v9r0zXZGYDQCHb0dAv04b4da50Rg+gRMAGfm90V9QPFh&#10;Sk2fRFeIwHQIfJFqTaZoroT+XwbGhO381LcHyiKwSASMXHoHDTISyESBJt51H7uyGRFwJRwjzGZ0&#10;uS6z0gS6uW0RyAGwLWydFIGZEDCxmxnbZ3KxES9i6Hc/4CNC6/CFI+AcYZMOGgmwcI1b8gadh/af&#10;CGURWEQC5kF5BQ27JboXMpeIv2tsZlMkIHdzvEzxElW9TgS61+0RyAGwPW6dFYFZEDCZm0u6mQRt&#10;Ftcb5RrOvW7UZBRiHbuoBHQCOD/YBIOL2sZlbNeeNNolASmyCCwsAfMBuFTqdWnhA1C5QYAwRfO5&#10;xuSsU7xEVa8RgW51mwRyAGwTXKdFYEYEvsJ1DkQ/Q4tkOgDUIrWptkRguwR8IHX1gUX7nG33fhbh&#10;PJ8vcgAswl+iNgxDwBVRXDHA1UIeyQlfRdnkCZj8z6VsJ19zNa4hgW55uwT8gd7uuZ0XgQjMhsAb&#10;ucxL0CKZnf/CJRfpL1JbxiXwVipoKgAQJmTHoZ7joiwCy0TAjv/jafC10JOQS5pSZBMiYM6FHK0T&#10;grn21QRg2wRyAGwbXSdGYGYEXO7sGVztY2hRzM6/WpT21I4IjEvA0FSX4PzvcSvq/KMJ5AA4GkUb&#10;S0TApKAuHfgQ2nxz9BzkVCGKbEwCRluVP2hMiJ3+FwL9u30COQC2z64zIzBLAl/jYk9EixI65w94&#10;DgD+INlKEfg4d/NmlI1PwAiAnjHG51gN8yOgI8DkgPenCddDOghzBABim/ZNzvsyyiIwCQLVMQaB&#10;fpzHgNepEZgxgbdwvUPRn9G8zc6/mnc7un4EJknAqS2HUeGPUDYeAb+n7ECNV0tnR2D+BEx4awTe&#10;XWnKrZBThQpjB8SI9iWOVxRZBMYl0PnjEMgBMA69zo3AbAnYOTFJ0Qdne9lNr+aDvdr0zXZGYIkJ&#10;mAX8DUvc/kVqek7CRfpr1JZxCegIcA77HajoBujV6KcoG47Af3CYywBSZBEYk0Cnj0UgB8BY+Do5&#10;AjMn8C2ueBD6CZqnOQUgB8A8/wJde1oEzAXwOir/Ocq2T8AIAL8ntl9DZ0ZgMQn8ima9F90e3Rr9&#10;K+r7Agi7MPk0vWoXgHprNAIdPR6BHADj8evsCMyDwNu56PPQPDvgXlvRjCwCK0fgQ9yR+QAosm0S&#10;yAGwTXCdtjQEdATYqdURcBNaneMQCFvY99j/RZRFYBIEqmNMAjkAxgTY6RGYAwHDap/LdT+A5mV1&#10;/udFvuvOgoDJNs254WdtFtdbxWucmpu6BzoZyiKwygR+yc29A93uKL2JUucARXYUAb9P5x25eFRT&#10;KpafQHcwLoEcAOMS7PwIzIfAd7jsY5ElxcyteY8zR94FZ0zAsF6XApvxZVfmcifgTh6KHoVOhLII&#10;rDoBw9yNAjBRoNIR0Jz3HTtcyvgj/PHNY0SRRWBMAp0+NoEcAGMjrIIIzI3A+7jy05A/rhQzM0f/&#10;WwppZri70JwI6Fx72ZyuvSqXPR43ck90I5RFYF0I6Ah4PTdrfgATBjptb50jAj4LC5dTpMgiMD6B&#10;ahifQA6A8RlWQwTmRcCO+CFc/PnI+bYUMzG9+D+cyZW6SATmR8DPlKN5zVsd729wYk6/GzoTyiKw&#10;TgRcKtBIoptz07dFOgXWMXrO0X8TGIMgi8DYBKpgAgRyAEwAYlVEYI4EHFV4Ate3o0IxEzOzd3P5&#10;ZoK6i8yZgMtW6WBz+a85N2WpL38JWn9FlEVgHQnY6X8NN25EwG0o3XYfmytvPiv888rfZTc4QwJd&#10;ahIEcgBMgmJ1RGC+BMyu+2CaYJghxdTNxGgmSZv6hbpABBaAgNMAXPJrmk35NZUripW043NX10cn&#10;QVkE1pWAyQLNC2CywOsB4XC06tF0H+Yei6ICQjYhAlUzEQI5ACaCsUoiMHcCX6EFD0LT7qhwiR1G&#10;AJTYSBJpHQg4gnUQN/ptNA0zh4e5PIzkWWUnwKWBtyfKIrDuBHQEuIrPnQFxC/QitIqOAKcLOvrf&#10;8wJ/4GwyBKplMgRyAEyGY7VEYBEIfJ5G3Au9Fjl/mWIqpgOgCICpoK3SBSVgws0Dadtv0KTNcGAd&#10;DE+hYjsCRtiwuXJ2cu7IqQAUWQQiAAG/T95NeW90HfRCNC1HI1XP3D7GFb0/iiwCEyFQJRMikANg&#10;QiCrJgILQsA5y/elLT5I6H1nc+JmvSY3mnjFVRiBBSVgwk075ybddHtSzfwoFe2HzBpuZ+AAtt+I&#10;VtFMBlgegFX8y3ZP4xL4LRV8HLlixs0on45chYRiac3nhFfReqcoUmQRmASB6pgUgRwAkyJZPRFY&#10;HAI+OOxDcx6Gvosmbf9OhYX0ASFbKwI+pD+WO34emoQTwJG+h1OX03cojrT/4d8HIufNUqycnZ47&#10;2gNlEYjAsQnYadYpuC9vXR09GenUp1g6MyLRFRCWruE1eIEJ1LSJEcgBMDGUVRSBhSLgHMOn0iIz&#10;Dr+TcpJhxdbniCXVZhFYKwLmA3gkd2wkgFNh2NyWOdrvw71TC3au4P+x4yHoy2jVTAeAWrX76n4i&#10;MEkCOgJMnKcj4KZUrFPws5Tup1h4s52unvL9hW9pDVwqAjV2cgRyAEyOZTVFYNEIOEr5Hhp1S2Q0&#10;wCRGEr5BXSYvosgisJYEdALYQTdcfztTYczPoQPBB2S3N4P4IXbuj7wWxcrYWbgTRZFFIAK7IeD3&#10;wxc4xvwg16TcG+k0NHEomwtrJiNu9H9h/zxL27AaPkECOQAmCLOqIrCgBH5Eu56EHEmw0/I1trcz&#10;eunDyCs599Moi8A6EzAC5nEA8IF8VMeaETR+Hp1SQBVbmvNnXR3A0bQtD1qyN/6K9iqKLAIRGIGA&#10;c+mfy/HmCLgj5VuR30MUC2U/pTXPQT53UGQRmBSB6pkkgRwAk6RZXRFYbAKOJJhw7Ko004iAd1GO&#10;8gBhcjKTE23HecClsgisFAE75v/EHd0ImXRzmNF6w/ofxfHD5Obwc6YDwJwDOt847RjmkoHW53HH&#10;eGOBXxyHtp0CZRGIwPYI/IDTDkc3Rzr1X0a5SKH2r6A9b0NZBCZLoNomSiAHwERxVlkEFp6AnQXn&#10;GLvsmCMJPkQ8lFYbcvxDSnMHUBzDTPhnR8fVBUxSdow3exGBNSdgBMB9YHA7pJNsK6eaS2eaP8Bs&#10;3xw6lP2Ko4w0eCnlRieA0QNGEdyZ/V9Cy2R70tiePYCQRWAMAn7PvJ3z/Q64BeUzkY7Fjd8T7Jqp&#10;fYar2Y5Fn6JAM7NlI1B7J0ugH+HJ8qy2CCwTAUcsDSM8kEZfB10K3QrZsfhnyjcjvfm3p3R5om9S&#10;ZhGIwLEJ2CF/E7v9/NyQ0g77xuz+R7DP6JnXUo5qjvg9iJM8X2ccmzvezT8mEfwkpXk5KJbGzk9L&#10;T4SyCERgfAJ2ts0LYKLAK1Pd45EZ+GftCDAfyhO59n+iLAKTJlB9EyaQA2DCQKsuAktIwAcF5+19&#10;lba/AZl52MgAwwtvy+vXIMONKbIIRGAXBOyg2zm/E8f4+bkrpc60QymdF7vd1Th0ArhkoA6GB1DX&#10;E5DROn52jerh5dLYXrT0xCiLQAQmR8ApSUYjPYIqb4KMSvoYpVFEFFM1Ew6b2HQ7Ds6pNqzKV4VA&#10;9zFpAjkAJk20+iKwGgTsWNjp326HZTUodBcR2B4BH8ZdtusFnG7CLjvt4ybFculApxi4vOeHqVc7&#10;Lv8oiqWx09DSHABAyCIwJQLmBjmYuo3scyngV7M9zel71m9Ekt97XCqLwIQJVN3ECeQAmDjSKoxA&#10;BCIQgQgcTcAROJ1pR++Y4MYJqWvZwumPR5tPi7IIRGC6BHQ6OiqvE8CoPufnf4tLTjJqyGlIj6FO&#10;cwhRZBGYPIFqnDyBHACTZ1qNEYhABCIQgVkQcP7vsuXm0GlxnlnA6RoRiMCRBMxRsjFPwKPZ6/SA&#10;cR0BX6Se+6NlS0RKk7MlIlBTp0AgB8AUoFZlBCIQgQhEYAYEnBbwFK5j3gGKpbCT0MqLoSwCEZgt&#10;AUP0TU7qyiLmKLkLl38HckUBipHMnEF7c8ZgOhKbWQSmQaA6p0EgB8A0qFZnBCIQgQhEYDYEzLrt&#10;KNwHZnO5iVzlbNTS8wcQsgjMicC3ue6LkY4A9RK2TSL4X5Sb6d/Zr6PxbZTmNjEhqa95mUVgigSq&#10;eioE+gGeCtYqjUAEIhCBCMyMgMt+6QRwPu7MLjrGhU7JuadAWQQiMF8CLt/3dppwd+RKI65W4vK/&#10;JvZzBZPns/+RyDwCN6PUWXA3yk+gLAJTJ9AFpkMgB8B0uFZrBCIQgQhEYJYEPs3FXPrLks2FtrPT&#10;OkWRRSACC0DA6URvoh2O7jut6EC2n4Seh1wK2AiAH7PtUqeuEsRmFoGpE+gCUyKQA2BKYKs2AhGI&#10;QAQiMGMCH+d690b/hhbZzkHjzomyCERgcQiYI8AVS+zkmxdAuYpJywEvzt9ozVrS7U6LQJ+pBRYA&#10;AASHSURBVA6AaZGt3ghEIAIRiMDsCXyUSxqi+0HKRTWXAjzdojaudkUgAhGIwAIQqAlTI5ADYGpo&#10;qzgCEYhABCIwFwJGADgd4L1zufpwFzUCQEfAcEd3VAQiEIEIrBWBbnZ6BHIATI9tNUcgAhGIQATm&#10;ReBzXPheyHm9FAtnl6JFp0HHQVkEIhCBCERgI4G2p0ggB8AU4VZ1BCIQgQhEYI4EXNZrb67/cvQn&#10;tEh2XhpzbnQClEUgAhGIQAQ2EGhzmgRyAEyTbnVHIAIRiEAE5kvg/3H5+6KnoiPQopjh/yeiMUUA&#10;ACGLQAQiEIENBNqcKoEcAFPFW+URiEAEIhCBuRP4CS3YDz0emeGbYu7mUmJq7g2pARGIQAQisFgE&#10;as10CeQAmC7fao9ABCIQgQgsAgGX99IBsC+N+TZaFMsJsCh/idoRgQhEYDEI1IopE8gBMGXAVR+B&#10;CEQgAhFYEAK/px2HoDujT6J5W53/ef8Fun4EIhCBhSNQg6ZNIAfAtAlXfwQiEIEIRGBxCNjpfgfN&#10;uR16C/ojmoc599+2qHlcv2tGIAIRiMAiEqhNUyeQA2DqiLtABCIQgQhEYOEIuEKAkQDPoWW/QvOy&#10;HADzIt91IxCBCCwggZo0fQI5AKbPuCtEIAIRiEAEFpHA92jUQ9AD0TfRrM3Ov5r1dbteBCIQgQgs&#10;JoFaNQMCOQBmALlLRCACEYhABBaUgMkBn0fbboPejf6EZmVeKwfArGh3nQhEIAILT6AGzoJADoBZ&#10;UO4aEYhABCIQgcUm8EGapxPgqZSzWipQB4DiklkEIhCBCKw9gQDMhEAOgJlg7iIRiEAEIhCBhSfg&#10;lICH08q90ZfQtM3RfzXt61R/BCIQgQgsAYGaOBsCOQBmw7mrRCACEYhABJaBwBE08sXoRuhwNM0E&#10;gX+g/iwCEYhABCIggTQjAjkAZgS6y0QgAhGIQASWiMB/0tZ7IqMBvko5adPR8LtJV1p9EYhABCKw&#10;rARq96wI5ACYFemuE4EIRCACEVguAj+juS9CN0YvRb9Fk7J/paL/QlkEIhCBCERgx44YzIxADoCZ&#10;oe5CEYhABCIQgaUk8DlafS90D/RpNK7Z8dex8JtxK+r8CEQgAhFYDQLdxewI5ACYHeuuFIEIRCAC&#10;EVhWAq4McBiNNzfAkyi/j7ZjRhE8gxMn4UigmiwCEYhABFaAQLcwQwI5AGYIu0tFIAIRiEAElpzA&#10;N2j/w5BLBr6FcpR5/Gb8P4RzDkVZBCIQgQhE4CgCFbMkkANglrS7VgQiEIEIRGD5CZi9/13cxq3R&#10;fdDH0J/QrszOv2H/B3CQUQAUWQQiEIEIRGDHjh1BmCmBHAAzxd3FIhCBCEQgAitD4H+5kxegm6OH&#10;I6MD7OizeQwzSuBZ7Hko+iHKIhCBCEQgAkcTaGO2BHIAzJZ3V4tABCIQgQisGoFvckMHomugg5FL&#10;/FEcaS4n6FKCD+HVj1AWgQhEIAIR2Eig7RkTyAEwY+BdLgIRiEAEIrCCBBz5t7P/eO7tJ0j7Ov/s&#10;g5z3X8Z/QGQRiEAEIrAzgV7PmsD/DwAA//+RtHndAAAABklEQVQDAPl9UOwCIjpHAAAAAElFTkSu&#10;QmCCUEsDBAoAAAAAAAAAIQDBiXND1LYAANS2AAAUAAAAZHJzL21lZGlhL2ltYWdlNi5wbmeJUE5H&#10;DQoaCgAAAA1JSERSAAAGAAAAAkkIBgAAAGz2/NwAABAASURBVHgB7N0H3K/1/D/w07+9h7RoUAnJ&#10;yoqsyCZKIcpIKbJH9bOyS0YkRNmEQspskJCVUSRF2SKjjOz0f73Tyel0r+99f8c1nj3er/P53t9x&#10;XZ/P8z7ndO7rc12f6/8t8h8BAgQIECBAgECfBFbKYF+SKAIECBDol4DREiBAgAABAj0UMAHQw2+6&#10;IRMgQIBA3wWMv+cCR2T8BybrJIoAAQIECBAgQIAAAQIEOiuwaJEJgA5/cw2NAAECBAgQILCUwGPy&#10;9ROTFZKdEkWAAAECfREwTgIECBAgQKCXAiYAevltN2gCBAgQ6LOAsfdW4GYZ+VuTxbXb4gdaAgQI&#10;ECBAgAABAgQIEOieQI3IBEApCAECBAgQIECg2wKrZHjHJasmi+tuebBsoggQIECg+wJGSIAAAQIE&#10;CPRUwARAT7/xhk2AAAECfRUw7p4KvDnj3jpZsmpSYKsln/CYAAECBAgQIECAAAECBLoi8N9xmAD4&#10;r4NfCRAgQIAAAQJLC9S/k2609JMt/LrW/H/sNP2+xTTPe5oAAQIEuiRgLAQIECBAgEBvBeoH294O&#10;3sAJECBAgEDfBIx3IIH/y7tvm7S5apmfI2cYwBYzvOYlAgQIECBAgAABAgQIEGipwOJumwBYLKEl&#10;QIAAAQIECPxP4B55eHDy96StVcv7nJDOr5BMV5tP94LnCRAgQKAzAgZCgAABAgQI9FjABECPv/mG&#10;ToAAAQJ9EzDeOQqsl/e9P1k2aesEwPXS95OStZOZygTATDpeI0CAAAECBAgQIECAQCsF/tdpEwD/&#10;s/CIAAECBAgQIFAH/Y8Nw0ZJ1T/ql5ZlpfS3zvzfMu1sZQmg2YS8ToAAgbYL6D8BAgQIECDQawET&#10;AL3+9hs8AQIECPRJwFjnJPDivGuHZHG17QqA5dPxDyfbJ3OpmuhYZS5v9B4CBAgQIECAAAECBAgQ&#10;aIfAkr00AbCkhscECBAgQIBAnwXunsE/P1my2jQBUFcv1NJFD15yALM8XiavWwYoCIoAAQIdFTAs&#10;AgQIECBAoOcCJgB6/hvA8AkQIECgLwLGOYvAqnn9mGTpfxu1ZQmg6vc70/9dk0GraRMAmw46AO8n&#10;QIAAAQIECBAgQIAAgcUC127rh8VrP+MrAgQIECBAgED/BF6VIU91IPwveb7pVWfxvyWd3COZTzXp&#10;PgD3zgAenSgCBAgQGIaAbRAgQIAAAQK9FzAB0PvfAgAIECBAoA8CxjijwB3y6lOSqerSqZ5s0HPL&#10;pS/vSvZJ5ltNmQC4Wwbw8eTziSJAgAABAgQIECBAgACBeQgs/RETAEuL+JoAAQIECBDok0CdPX94&#10;BjzVv4n+luebfA+AldO/jyZ7JgupJkwAbJcBfCL5a/L1RBEgQIDAwgVsgQABAgQIECCwaKofdrEQ&#10;IECAAAECnRIwmBkEarmZOvg81VuafPb/WunwZ5MHJwutSU8AbJsBfDpZPan2irSKAAECBAgQIECA&#10;AAECBAYWuO4HTABc18QzBAgQIECAQD8E6sa/h8ww1KZOANwgfT49uWsyjNo4G1kpmUTdKjs9OVkz&#10;qaoJgGqFAAECBBYq4PMECBAgQIAAgQiYAAiCIkCAAAECXRYwtmkFDsordTA9zZRVSwBN+cIEn7xL&#10;9v2NpA6cpxlK1b8HbzaULQ22ka3y9s8k6yRVdeZ/XdVQj4UAAQIECBAgQIAAAQIEBhSY6u31A99U&#10;z3uOAAECBAgQINBlgU0zuGclM1UdkJ7p9XG/tl92+Llkw2TYtc2wNzjL9m6S1+tmvxukXVxfzoM/&#10;JIoAAQIEFi5gCwQIECBAgACBqwRMAFzF4BcCBAgQINBVAeOaRuD5eX7lZKZqygTAiunk0cmbkxWS&#10;UdQtRrHRabZ5ozx/WrL0RMYJeU4RIECAAAECBAgQIECAwLwEpv6QCYCpXTxLgAABAgQIdFdgkwzt&#10;scls1YQJgJunk2cmeyWjrLoR7yi3v3jbZV9XMdxw8RNXt39P+95EESBAgMAwBGyDAAECBAgQIHC1&#10;gAmAqyE0BAgQIECgiwLGNKXAAXl2LmfSX5n3Tarq32jPzM6/mdw2GXXdPjtYNhllbZSN15n/m6Vd&#10;uo7LE79LFAECBAgQIECAAAECBAjMQ2C6j9QPl9O95nkCBAgQIECAQNcE6iD0E+Y4qHXn+L5hv63u&#10;T1AHyl+XDa+UjKNWz07qaoM0I6n1stVTky2SqeqoqZ70HAECBAjMS8CHCBAgQIAAAQLXCJgAuIbC&#10;AwIECBAg0DUB45lC4Ll5bq4H1TfOe0d9Vnx2cU0tl0f7J+ck90jGXduPaIfXy3br4P/N0k5VNd4v&#10;T/WC5wgQIECAAAECBAgQIEBgLgLTv8cEwPQ2XiFAgAABAgS6JVAHovcZYEh1VvxtBnj/Qt56z3z4&#10;W8kRyRrJJGrHEex0rWzz5GSbZLpy9v90Mp4nQIDAfAR8hgABAgQIECCwhIAJgCUwPCRAgAABAl0S&#10;MJbrCDwxz6ySDFIPGuTN83jvJvnMh5PPJTMdJM/LI68dsoe6CiHNUKomMj6TLc10D4O/5fX3J4oA&#10;AQIECBAgQIAAAQIE5ikw08dMAMyk4zUCBAgQIECgKwJ1YPvJ8xjMI/KZZZJh1/rZ4GHJecmuSRNq&#10;zXRiWMsArZptfTK5YzJTHZ8X/5goAgQIEBiOgK0QIECAAAECBK4lYALgWhy+IECAAAECXREwjqUE&#10;Hpqv62z7NAPVTfPunZJh1YbZ0OuSi5LnJINekZCPjLQeM4Str5xtnJjMZTLhHXmfIkCAAAECBAgQ&#10;IECAAIF5C8z8QRMAM/t4lQABAgQIEOiGwNMWMIzD89layz7NvKsmH96QT1+YPDNp2oH/dOmqenh+&#10;rQP4aeZVK+ZTH01qOaE0M9aP8uoXEkWAAAECwxKwHQIECBAgQIDAUgImAJYC8SUBAgQIEOiCgDFc&#10;S+DW+equyXxr03ywzmivNe3zcM61bN75gKQ+W2f81yTEQg6uZ1Mjr1oGaL5XASyf3tX9DO6Xdi71&#10;zrzpykQRIECAAAECBAgQIECAwDwFZvuYCYDZhLxOgAABAgQItF1gvyEMoCYQzs52dkvqwH6aKasO&#10;oNeNg4/OqxcntQ7+g9PO9Jm83Kh6fnqzQjJI1T0WPpAPPCSZS12RN707UQQIECAwPAFbIkCAAAEC&#10;BAhcR8AEwHVIPEGAAAECBNouoP9LCNQB+Ucv8fVCHm6WD38ouST5eFJr+R+R9qjkuKSW97k07UnJ&#10;Xsn1kzZWXfEwyKRJTW7UwfxaPmiu4z0tb/xloggQIECAAAECBAgQIEBg3gKzf9AEwOxG3kGAAAEC&#10;BAi0V2DPdH3VZJi1TjZWZ7rXWv775/E+SR38vnHaZZIu1KsyiFsms1X9W/LtedPuySB17CBv9l4C&#10;BAgQmIOAtxAgQIAAAQIEphCoH9qmeNpTBAgQIECAQFsF9PsagToYP8iZ7Nd80INFda+Cuqphwxks&#10;yvfIvP74ZJD6R958QqIIECBAgAABAgQIECBAYAECc/moCYC5KHkPAQIECBAg0EaBe6TTN0vU/ARu&#10;ko99Lal7GqS5Vt0oXx2T7JsMWifnA5cligABAgSGJ2BLBAgQIECAAIEpBUwATMniSQIECBAg0FYB&#10;/V5C4GlLPPZwfgIb52N1T4OfpK2z9uveB+fl8UXJoGf+5yNXVW3vqgdj/qXu4XC/Me/T7ggQIECA&#10;AAECBAgQIDAigblt1gTA3Jy8iwABAgQIEGiXQJ2h/uB2dbnRva0bA++UHta9D26adr51ZT74yWSc&#10;VcsYvSk7/G5yQaIIECDQPQEjIkCAAAECBAhMI2ACYBoYTxMgQIAAgTYK6PM1Ak/Jo2UT1SyBb6U7&#10;v0rGUetmJ4clP0rq98O70taVC2kUAQIECBAgQIAAAQIE2i0w196bAJirlPcRIECAAAECbRFYJR2d&#10;7/I0+agaocDnRrjtxZteLQ8OSOrA/3PS1u+Hy9O+IlEECBDoooAxESBAgAABAgSmFTABMC2NFwgQ&#10;IECAQNsE9PdqgSelXSdRzRP44gi7tEy2vX/y0+SQZM1kcR2eB79OFAECBAgQIECAAAECBDogMPch&#10;mACYu5V3EiBAgAABAs0XqLO96+zv5ve0fz38T4b8pWQUVTf4PS0bPiJZevLnD3mulgJKowgQGLPA&#10;8tnfRsktk22SGyf1Z3TltGpYArZDgAABAgQIEJhBwATADDheIkCAAAECbRLQ16sE9suv6yeqeQJ1&#10;Zv6lQ+5WnfW/d7Z5TnLPZKqqqwH+ONULniNAYGgCK2VLd0qelrw3+V7y++SfyS+Ts5P6c3ph2nr+&#10;r2nrz+XX0r4zqYnbB6ZdI1EECBAgQIAAAQKzCAzysgmAQbS8lwABAgQIEGiywKrp3PMS1UyBHwy5&#10;W6tne8cnb0vqcZrrVB14fNN1nvUEAQLDELh5NnJQ8pXkT0m1b0j7mGTrpM70TzNt1cH+O+TVxyU1&#10;UfeJtDU5UEuFvSiPt0v8vBqEWcrLBAgQIECAAIEZBfyDakYeLxIgQIAAgbYI6GcEnpGsl6hmCgxz&#10;AuCmGeLXk52TmaoOIv5tpjd4jQCBgQTqgP2r84kLknOTVyZ15n8t9ZOHC67lsoXtk5ckZyY/Tl6W&#10;bJEoAgQIECBAgACBqwQG+8UEwGBe3k2AAAECBAg0U2CTdOv/EtVcgd8MqWsPy3bq4H9NAuThtFXv&#10;ede0r3qBAIG5CqydNz41qWV8asme5+bxlsk4qv5uf0F2VBMOdWXAI/LYz7BBuKY8IECAAAECBAjM&#10;IuAfT7MAeZkAAQIECLRBQB8XHRmDVRLVXIHLh9C1OvBYy/5Mt+TP4l1cmQe1Fvl/0ioCBOYncOd8&#10;rNbz/1XaNya3TCZVdb+PujLgg+nAeUktGzSsqw6yOUWAAAECBAgQaI/AoD01ATComPcTIECAAAEC&#10;TRPYKx16UKKaLfD3BXSvlgV5az5fS4/M5d+v785760zlNIoAgQEE6kB7/X1aZ9t/OZ+r9fzrBr95&#10;2Ji6SXpSNw7+YdrqX/U5D3tZBk2AAAECBAgQmFVgLj9AzboRbyBAgAABAgQmKdDrfd8ioz88Uc0X&#10;2HCeXayz/U/KZ5+UzKX+kDcdmCgCBOYuUGfT75G3n5PUn7c62z4PG12bpnd1hcIX0k7y6oTsXhEg&#10;QIAAAQIExiUw+H5MAAxu5hMECBAgQIBAMwRqXeqPpSurJar5AjeaRxc3zme+lNwvmWvVzaCHdb+B&#10;ue7T+wi0VWDZdHzP5PzkPUlNqqZpVd01vf1mUpPB/VoKLoNWBAgQIECAAIHZBEwAzCbkdQIECBAg&#10;0HCBnnZvxYz7I8kWiWqHwN3TzUGW6rhT3l/L+AxyZu+n8pk6IziNIkBgBoH6s/jQvH52UktmzWeC&#10;Lh9tTNUyYU9Pb76ebJ0oAgQIECBAgEAnBeYzKBMA81HzGQIECBAgQGCSAvXvlzpT9Z6T7IR9Dyxw&#10;43zi4clsVQcm6yz+M/LGQZYN+lPev2+iCBCYWWD8Ndt0AAAQAElEQVSHvPzVpK6g6trB8hrPNzK2&#10;JyZdL+MjQIAAAQIECMxJoH6AntMbvYkAAQIECBBookDv+lTLVRyTUe+WqPYJvDVdnmlt8Vvl9c8k&#10;r09qTfI0c67n5Z0/TxQBAlMLbJ6nT0hOS+6QdLVWzsDenrwtqf9npFEECBAgQIAAgS4IzG8MJgDm&#10;5+ZTBAgQIECAwPgFVsguP5g8LlHtFFgn3a4bdn487ZOTWtv/3mn3SmpJp2+lvU8yaH0uH6iDfWkU&#10;AQJLCdR9Ul6V585Ndkr6UntnoMcnKyXdKyMiQIAAAQIECMxRwATAHKG8jQABAgQINFGgR32qMzpr&#10;uYq5LCHTI5ZWDrX+/fmQ9PzI5NPJKcnRyc5JvZZmoLo8764DfVemVQQI/E+gltPaM19ekByY1L1T&#10;0vSq6j4Hn82IaxIkjSJAgAABAgQItFdgvj2fzw9Z892XzxEgQIAAAQIE5iOwZj5UN3d9QFpFYGmB&#10;Z+eJixJFgMD/BG6Wh6cndYPfQe6lkY90ru6WEdUVRnUVWR52ogyCAAECBAgQIDBnARMAc6byRgIE&#10;CBAg0DSBXvSnDmJ9LSO9R6IILC1QE0OW/llaxdd9Fqjlbl4agO8kdeA7jYpALS32rrR+/g2CIkCA&#10;AAECBNooMP8++wfQ/O18kgABAgQIEBitwMOy+Tr4v1VaRWBpgd/niScmlv4JgiIQgbqfxjlpX5g4&#10;2z0IS9Wj8vXLkvaXERAgQIAAAQIEBhAwATAAlrcSIECAAIEmCUygLzfIPsdxJn79++QV2Vct2bB6&#10;WkVgKoF98+TFiSLQd4G1AvCOpO6nsWVaNb3A/+Wlui9CGkWAAAECBAgQaI/AQnpaP2Av5PM+S4AA&#10;AQIECPRH4JUZ6qiXlNg4+zg5qYM0dQPLPFQEriPwwTxzfKII9F3ggQH4XvL4RM1NoJYN235ub23k&#10;u3SKAAECBAgQIDCQgAmAgbi8mQABAgQINEVg7P24Q/a4R7JtMqqqszK/m43fK1EEphO4NC88I1EE&#10;+iywdgb/7uQTSV2dlUbNUWDFvO+jyU0SRYAAAQIECBBogcDCumgCYGF+Pk2AAAECBPogUGfiH56B&#10;VjuKCYDrZ9u13E8dzFozjxWBmQTqBqe/mekNXiPQcYE66//cjLEmTdOoeQjU/3fOyOdunbSr9JYA&#10;AQIECBAgMKCACYABwbydAAECBAg0QWDMfXhU9rddUlVnmm5QD4aU2nad9b/zkLZnM90W+GWG99ZE&#10;EeijwCoZ9JuTk5INE7UwgfXz8ZoEeHJaPxcHQREgQIAAAQLNFFhor/xDZ6GCPk+AAAECBLotUAec&#10;DllqiMO4CuBm2ebnkg8kdRAmjSIwq8AxecffE0WgbwL19+43M+j9kroaK40agkDdaP7IbOfLya7J&#10;CkmTS98IECBAgAABAgMLmAAYmMwHCBAgQIDApAXGuv9nZm8bJ0tWHYha8utBHq+aNx+anJ3cM1EE&#10;BhH48CBv9l4CHRBYNmM4KPlKctNEjUbgTtls/f3ys7Q1IfDotDdOFAECBAgQIEBgwgIL370JgIUb&#10;2gIBAgQIEOiqwEoZ2FOTpWs+EwD1b466ifB52djzkuUTRWAQgcvz5vr9k0YR6IXAZhnl55NXJv7O&#10;DMIYqq5IqyWB3pd9XZhcnNRSdWkaULpAgAABAgQIEJiHQP0wPo+P+QgBAgQIECAwKYEx7rfOgKyD&#10;IUvvctAJgHtnA2cl70mWvpogTykCcxKo9f//M6d3ehOB9gvUhOl3Moy7JmpyAnXPm7rvQt3/ZnK9&#10;sGcCBAgQIECgtwLDGLgJgGEo2gYBAgQIEOieQK0xXcv/TDWyOhBSB0Wmem3J57bJF59OTklukygC&#10;CxG4YiEf9lkCLRFYO/38YFITpmumVZMXWCtdOCqZdNk/AQIECBAgQGBeAiYA5sXmQwQIECBAYFIC&#10;Y9vvfbKnrZPpaqarAG6RD30oqbNX75dWERiGwPWHsZFptrF6nnewNQhqogJ1X5Rz0oNHJKpZAg9M&#10;dx6bKAIECBAgQIDAGAWGsysTAMNxtBUCBAgQINA1gX1mGdBUEwC3ymeOT+oGv7ul9e+MIKihCayb&#10;LdXZ0WmGWnfI1mqJKlcYBEJNRKBu9Htw9lxXS90wrWqmwOHpVl0Bl2YCZZcECBAgQIAAgXkK+MF8&#10;nnA+RoAAAQIEJiEwpn3Wuv8PnmVfS04A3DbvPSH5drJL4t8XQVAjEbjdELdaB13/L9v7UvKv5C+J&#10;IjBugY2yw1OTFyf1ezKNaqiApYAa+o3RLQIECBAg0FWBYY3LD+jDkrQdAgQIECDQHYE9M5Tlk5mq&#10;JgDqzOmT8qY6e3qntHXfgDSKwMgEdhjSljfJdj6XvCKp3+v1ezgPFYGxCtQSabVU2j3Gulc7W4jA&#10;pJYCWkiffZYAAQIECBDouYAJgJ7/BjB8AgQIEGiTwFj6Wgfx95rDnmoZhK/lfQ9K6jNpFIGRC+w4&#10;hD3U8lR10PVuS2zLBMASGB6OXGC57OGQ5FPJKO9tkc2rEQi8PtusKzfSKAIECBAgQIDAqASGt10T&#10;AMOztCUCBAgQINAFge0yiK0SRaCJArXc1Obz7Nhq+dw7krpB9dL3EjABEBg1FoG6+uSM7OmAxORp&#10;EFpY9ffHUWPtt50RIECAAAECBBYgYAJgAXg+SoAAAQIExikwpn3tPqb92A2B+QjUAdNHzuODtVxV&#10;3aPi8VN8ttb/rysCpnjJUwSGKlBLpdXvw5poHeqGbWzsAnX122PHvlc7JECAAAECBHojMMyBmgAY&#10;pqZtESBAgACBdgvUshS7tnsIet8DgUEmqeqmqgfFpG70u0Xaqep7efLviSIwKoEVs+E3JB9L1klU&#10;NwTGtRRQN7SMggABAgQIEJiYgAmAidHbMQECBAgQGERgLO+9V/ayXqIINFng5unc3ZPZauO84bTk&#10;lcnyyXRl+Z/pZDw/DIEbZSM1AfW0tHUFSxrVEQFLAXXkG2kYBAgQIECgeQLD7ZEJgOF62hoBAgQI&#10;EGizwKPa3Hl975XA/rOMtq5kOTvvmctEgQmAQKmRCDw0W/1WcrtEdVOglgLac6RDs3ECBAgQIECA&#10;wAIFTAAsENDHCRAgQIDAOATGsI9aouJhY9iPXRAYhkAdWL3hFBtaLc8dk3w4qbNz08xa35j1Hd5A&#10;YDCBuuLkdfnIR5O1EtVtgcMzvI0SRYAAAQIECBAYisCwN2ICYNiitkeAAAECBNopsGO6vUaiCLRB&#10;oO5Xse9SHb19vq6zrZ+Qdq71+7zxnEQRGJbAJtnQGckzE0v+BKEHVZONR41onDZLgAABAgQIEFiw&#10;gAmABRPaAAECBAgQGLXAWLbv7P+xMNvJEAX2zrbqypX69+xBefzlZMtkkDo1b74iUQSGIVDLwXw7&#10;G7pTovolUN97SwH163tutAQIECBAYEQCw99s/cA0/K3aIgECBAgQINAmgTqb+iFt6rC+EohA3bC6&#10;zrKey41+8/Yp67NTPutJAoMJ1N+hh+YjJybrJKqfAsNfCqifjkZNgAABAgQIDFnABMCQQW2OAAEC&#10;BAgMW2AM27tb9rFuogi0TeBV6fA9kvnUlfnQyYkisBCBuhfF57OB5yWW/AlCj8tSQD3+5hs6AQIE&#10;CBAYlsAotmMCYBSqtkmAAAECBNolYPmfdn2/9HY4At/LZn6ZKALzFahlX76TD2+fKAIlUL8nhrUU&#10;UG1PCBAgQIAAAQILFjABsGBCGyBAgAABAqMUGPm264xVEwAjZ7aDBgp8tIF90qV2CKyQbr4uqSV/&#10;rpdWEVhSYK5LAa205Ic8JkCAAAECBAgsWjQaAxMAo3G1VQIECBAg0BaBO6ajN0gUgb4JHNe3ARvv&#10;UAQ2z1bqhtN1/4maQM2XisC1BGopoLde65n/fXHLPHx5cn5yelKTSWmmKE8RIECAAAECBIYkYAJg&#10;SJA2Q4AAAQIERiEwhm3uPIZ92AWBpgmclw6dmygCgwg8Im/+VnK7RBGYSeDBeXGPpKoO+r8sD36Q&#10;nJ08P7lJUhPwh6RVBAgQIECAAIGrBEb1iwmAUcnaLgECBAgQaIeA5X/a8X3Sy+EKfGS4m7O1jgus&#10;nPG9LflgskaiCMxF4I150+KD/i/I462SpesZeWKnZOnyNQECBAgQIEBgaAImAIZGaUMECBAgQGDY&#10;AiPfXp2VuMXI92IHBJon8PHmdUmPGipwq/Tr68neiSIwiMBaefNUB/3z9DVVy0i9M19tligCBAgQ&#10;IECg1wKjG7wJgNHZ2jIBAgQIEGi6gLP/m/4d0r9RCPwiG/1mogjMJFA39z0yb6jfK7dIqwiMSqDu&#10;GfChbPx/9wPIF4oAAQIECBAgMCwBEwDDkrQdAgQIECAwZIExbM4EwBiQ7aJxAmemR1cmisBUAsvl&#10;yackFyRPTpZNFIFRC9whOzg0UQQIECBAgEBPBUY5bBMAo9S1bQIECBAg0FyBG6VrtbRFGkWgVwJ1&#10;E9deDdhg5yywQ95Zvz/elHadRBEYp8DTs7O6MX8aRYAAAQIECBAYnoAJgOFZ2hIBAgQIEBiiwMg3&#10;9dCR78EOCDRT4OxmdkuvJihQ668fn/2flmyTKAKTEKj7AbwrO755oggQIECAAIFeCYx2sCYARutr&#10;6wQIECBAoKkCJgCa+p3Rr1ELXDLqHdh+awRWSU9fmnw/2SVRBCYtsPqiRYtOWLRoUd0XII0iQIAA&#10;AQIECCxcwATAwg1tgQABAgQIDF1gxBtcN9u/S6II9FHgsj4O2pivI/DgPFMH/l+YduVEEWiKwJbp&#10;SF2NYhIgEIoAAQIECPRBYNRjNAEwamHbJ0CAAAECzRN4SLrkxpZBUL0U+FMvR23QiwVukwdnJCcm&#10;myaKQJMEFvelfp+elC/WShQBAgQIECBAYEECJgAWxOfDBAgQIEBgFAIj36blf0ZObAcNFvhzg/um&#10;a6MTuH42fVRyVnLXRBFoukBdqVe/X2/d9I7qHwECBAgQILAQgdF/1gTA6I3tgQABAgQINElg1XTm&#10;3oki0FcB//7t13d++Qz36ckFyT6J738QVEMFrtutzfPUmcnByeqJIkCAAAECBAgMLOAfwAOT+QAB&#10;AgQIEBitwIi3fr9s33rXQVC9FVihtyPv38B3zJC/kxyeWEolCKqVAvX/7Ben5xcldc+KrdIqAgQI&#10;ECBAoCMC4xiGCYBxKNsHAQIECBBojoDlf5rzvdCTyQiYAJiM+zj3WmdNn5AdnpzcPFEE2iAwWx/X&#10;zRtemvwg+V7ymuRxye0TVwcEQREgQIAAAQJTC5gAmNrFswQIECBAYEICI91tLYXxwJHuwcYJNF+g&#10;/hw0v5d6OB+B1fKhVybnJjslikBXBbbOwJ6dvDP5evKnpCa8THAGQhEgQIAAgfYIjKenJgDG42wv&#10;BAgQIECgCQL3SifWThSBPgsM4wDZMgG8XaKaIVDfj8ekK+cnByUrJopAuwQW3tta8uqtC9+MLRAg&#10;QIAAAQJdEzAB0LXvqPEQIECAQKsFRtz5R454+zZPoA0CoLG2VgAAEABJREFUCzk4vEoG+KTknOSp&#10;iZq8QE3EfDndeG+yUaII9Fng8Rn8cxJFgAABAgQItEBgXF00ATAuafshQIAAAQKTFVgpu7f+fxBU&#10;7wXWnIfAZvnMYckvkjrD9hZpj0vU5ATWz66PSb6WbJcoAm0WGGbfD83GHpwoAgQIECBAgMBVAiYA&#10;rmLwCwECBAgQaILASPtwv2x9Pgc+8zFFoFMCaw0wmh3y3o8lP0rqrNrFS2j9MV+fkqjxC9QSTrX2&#10;+QXZ9RMSP88EQRFYQqD+TLw/X2+TKAIECBAgQKCxAuPrWP3jYHx7sycCBAgQIEBgUgKPmNSO7ZdA&#10;wwQWH8Sfrlu1zM8+efG7yWlJXTmzbNol6+P54h+JGq/A/bO7Wn7pNWnXSBSBbggMfxSrZ5MnJesl&#10;igABAgQIEOi5gAmAnv8GMHwCBAgQaI7ACHuyarZtOYAgKAIRmO4KgFrm59V5vZb5OSptLfOTZsqy&#10;/M+ULCN7crlsub4nn0q7VaIIEJhdYNO8pa5gWsh9T7IJRYAAAQIECIxCYJzbNAEwTm37IkCAAAEC&#10;kxGog/81CTCZvdsrgWYJLD0BcM9076NJLfPz3LSzXSFg+Z8gjbFWy77qiou6KiMPFYHOCYxyQHfO&#10;xt+eKAIECBAgQKDHAiYAevzNN3QCBAgQaJLASPti+Z+R8tp4ywTqAH8t87N3+l3LyXwu7cOSpZf5&#10;yVNT1ol51vI/QRhDbZB9nJ48IFEECMxPYI987MBEESBAgAABAo0RGG9HTACM19veCBAgQIDAuAXq&#10;xr+1bva492t/BJoqsEs69vPkbcl8bpJp+Z/AjaFumn18Jdk2UQS6KzCekb0iu6n7maRRBAgQIECA&#10;QN8ETAD07TtuvAQIECDQSIERdqp+4Lf+7wiBbbp1Alukx+sk86la/ufk+XzQZwYS2DrvrjP/674M&#10;eagIEFigQP3c/75s49aJIkCAAAECBCYsMO7d1z8Exr1P+yNAgAABAgTGJ/DI8e3Kngh0XsDyP6P/&#10;FtfNl2tZpvVHvyt7IDBxgXF2oO4FVH+H1dJa49yvfREgQIAAAQITFjABMOFvgN0TIECAAIFFi0Zm&#10;sGG2fO9EESAwHAHL/wzHcbqt3DIv1MH/9dIqAgSGL7BxNnlCslKiCBAgQIAAgYkIjH+nJgDGb26P&#10;BAgQIEBgXAKPy46WSxQBAgsXsPzPwg1n2sKt8uJpyfUTRaAfApMZ5R2z22OSZRJFgAABAgQI9EDA&#10;BEAPvsmGSIAAAQLNFhhR7+oH+yeMaNs2S6CPArV0xj/6OPAxjLmW/Tk1+1k3UQQIjF5g9+zi+Yki&#10;QIAAAQIExiww5t0tm/2tagIgCooAAQIECHRQ4B4ZU93sNI0iQGAIApb/GQLiFJvYMs+dkjj4HwTV&#10;K4FJD/al6cDDE0WAAAECBAi0X2D1DOGuydOStyd1cs2P0v4teZkJgCgoAgQIECAwOYGR7fmJI9uy&#10;DRPon4Dlf0bzPd80m60fTtyUNBCKwJgF6krBd2ef2yaKAAECBAgQGIvA0HZSJ9HUkr9HZ4vnJfXz&#10;yhlp35DUsYB7pd08WT7ZyARAFBQBAgQIEOiYQK2hvXPHxmQ4BCYpYPmf4etvlE3Wwf9N0ioC/RNo&#10;xohXSTc+ntSfxzSKAAECBAgQaKBA3dfv9unXM5Ljk4uTC5J3JnslN01qYj/NlGUCYEoWTxIgQIAA&#10;gTEJjGg3+2a7KyWKAIHhCFj+ZziOi7dSk5S17I9lyhaLaAlMTuAG2XVNAqycVhEgQIAAAQIjFJjj&#10;puuE/dvmvc9LPptclnw9eX2ySzLo1bMmAIKmCBAgQIBAlwRWzGD2SxQBAsMRqMtpTx7OpmwlAmsl&#10;9YPMzdMqAn0VaNq4b5cOvSuZ6ezBvKwIECBAgACBEQnUiTFPyrbrxKNL0n4zOTS5T7JqspBas2YU&#10;FrIBnyVAgAABAgTmLTCSDz4iW90wUQQIDEfA8j/DcaytrJZfPpXcJlEECDRLYLd058WJIkCAAAEC&#10;BEYicK2NrpevHpnUGv4/TvvD5K3Jw5PrJcOsFU0ADJPTtggQIECAwOQFnjn5LugBgU4J1DqbnRrQ&#10;hAZTy4vUZMp2E9q/3RJojkBze/KidK1OJEijCBAgQIAAgSEKLJtt3Tl5WfKNpNbxPzZtreG/WdpR&#10;1gomAEbJa9sECBAgQGAGgRG8dN9s89aJIkBgOAK1/E8tVzPd1tbJCzsmByZ1ue6b06rrCqyQp2oi&#10;5Z5pFQECzRWoJYDqhoJ3aG4X9YwAAQIECLRGYP309LHJB5NLki8nL0hq6b1xHpO/Ypw7y/gUAQIE&#10;CBAgMCKB+qG9ziYY0eZtlkAvBU7KqP+RVC19sP+iPPn7pO4P8Kq0dbnuTJMFeUsva7mM+gPJAxJF&#10;gMCiRU03qKt1Tkgnb5goAgQIECBAYO4CdZb/XfL2lydnJXWWf91jp66uq58l8tRE6q8mACbibqcE&#10;CBAgQGDoAg/JFm+fKAIEhiewRjZVZ/ZPdbD/Rnltyfplvvhkov4nUD8EvTdf7pIoAgTaI1D3Evp4&#10;urvQmw5mE4oAAQIECHRaYK2MrtbyrxNefpvHX0qen2yb1El6aaomGhMAE+W3cwIECBAgMByBmtB/&#10;6XA2ZSsECCwhUBNrdWb/0gf7l3jLNQ/fkUf/TtR/Berg/3vysH4gSqMIELhKoD2/3DZdrT/D9W+M&#10;PFQECBAgQIDA1QJbpK17730ubR30r7X8H5XHaydNrD/4n3kTvy36RIAAAQKdFxjyAOuSwlsOeZs2&#10;R4DA3AX+k7cek6j/CtTB/1pHfPf/fulXAgRaKrBz+u0EgyAoAgQIEOi1QP3b9q4RODQ5L/lh8rqk&#10;7m9Vy13m4cw14Vd/ZQJgwt8BuydAgAABAgsUqCVKXrPAbfg4AQILE/hMPv7TRC1aVD9f1NUQe8Ag&#10;QOA6Am184v/S6UcnigABAgQI9Emgfs7eNQOuq+F+k/aM5HnJTZO21cX1D/S2dVp/CRAgQIBAywWG&#10;2v26wdBGQ92ijREgMKjA2wb9QEffX2dH1cH/PTs6PsMi0EeBZTLoo5M7JYoAAQIECHRZoJb9fFoG&#10;eEpSS/t8OG2d1HK9tAuoiX/0xyYAJv490AECBAgQIDBvgdvlk09OFAECkxO4OLv+VNL3WiEAtf7p&#10;Y9MqAgSmEmjvcyul6yckmySKAAECBAh0RaCOi2+bwRycnJVcmLwhuXdS/7ZN04k6rwbaiZEYBAEC&#10;BAgQaIvAkPq5Yrbz9qTOuE2jCBCYkECdGfuvCe27KbtdLR2pSZC6TDoPFQECHRRYP2M6Mak/72kU&#10;AQIECBBopcAq6XXd46auWq0TeerA/4vzXE0E1FVveTjcasDWvm8CoAHfBV0gQIAAAQLzEDgyn7l1&#10;oggQmJyAm/8uWrRu+D+X3CtRBAhML9CFV26VQbwvcRwhCIoAAQIEWiOwdnpaS1R+LO3vko8kj0/W&#10;S7pef80Af+R/3FFQBAgQIEBgfAJD2dM+2cpeiSJAYLICn8nuf5r0tTbNwOuGaLdPqwgQ6IfAThnm&#10;KxNFgAABAgSaLFD3ydsvHaz1/Osmvu/O44cmKydjrInvqq5w+LcJgIl/H3SAAAECBAgMJLBd3v3G&#10;RBEgMHmBPt/8967h/3pys0QRIDCbQLdePyDDcb+PICgCBAgQaJTAFunN85KvJD9P3pzUev7Lp+1r&#10;fbUGbgKgFIQAAQIECIxJYIG7uV0+X+ts1/r/eagIEJigwK+y708mfataG/WpGfSpSR8um84wFQEC&#10;UwgclefukigCBAgQIDBJgVoW9yXpwDnJD5NDkzsljTjmnX5Mur5YHYBRCkKAAAECBJovsGO6WAfc&#10;1kqrCBCYvMD104ULkjoL/tNp35/U1Tl1E7E6QL57vr5vUhN3m6VdPWl71Xr/tXZqjXOFtg9G/wmM&#10;UaCLu6qTET6agdXfb2kUAQIECBAYi0Ady94+e3ptclHy7eRFyTaJurbAP/Ll6cmiQqtWCBAgQIAA&#10;gZELzGsH9QN2HVCsM//XnNcWfIgAgVEI1KXEN8qGa/37+6WtA/514P/gPK4D5DUhUPcI+Ea+/nHy&#10;p+SfycXJ95JaO78Oph+dx3Wm0nPTPiGptUlreZ2b5/EGSe0nzUSrzvqvG6Wdl17U+t9pFAECBBbV&#10;VUAnxaELE5wZhiJAgACBhgosm37dKzky+UVSZ7U/K239WzxNU2vi/fpSevCXxARAIQgBAgQIEGig&#10;QB3s3z/9qssY64DicnmsCBBot0AdzK+D+ltnGHWQvw721w29a63SV+e5Y5KaFKjJgXPzuCYLatLg&#10;j3lckwh1tUFNKtTkQk0y1N8NNelQkw91lVBNGtTfHXn7UKpukvbobOns5B1JXQGQRhEgMJBAt998&#10;iwzvA0kdnEmjCBAgQIDAUATqatM6yebt2dqvk7oa/slpN0zU3AQ+sfhtrgBYLKElQIAAAQIjFpjD&#10;5uss23vkfe9Jan3xI9JunCgCBPotsEaGX8ts1NUGtaxQHfCvA/91dVBNBNSEwMl5T00aXJb28uQH&#10;yeeT+vvkZWn3TuqHqJokWCWPp6o6wF8TE/vmxZqI+F3a9yUuqQ6CIkBgWoEH5ZW6kimNIkCAAAEC&#10;8xZYKZ98SPLu5DdJLbP5xLT1b9Q07aoJ9/Y/2f9xyVVlAuAqBr8QIECAAIGJCdQSP3VAry5n/El6&#10;UQfs9kg73QG6vKQIECAwo0D9/bFV3lETivX3yQvy+G1J/RBVkwQ1QXBFvv5D8vuk2vr6t3lcVx+8&#10;JW1dnVDbyUNFgMACBPry0WdnoLWMWRpFgAABAgTmLLBq3rlr8sHkkuTjyZ6Je98FYQFVyyT9cvHn&#10;TQAsltASIECAAIGRClxr4zfJV09KPpLUGba1pEddzrhJvlYECBAYh0D9HLB2drROUm19nYeKAAEC&#10;8xaoycO7zfvTPkiAAAECfRGoq1vritb6ebhOQPlwBv6IpEP3lMloJlvvXXL3/qG/pIbHBAgQIEBg&#10;+AK1rE8d8K8baNZSHHXTovOzm7cmOyerJYoAAQIECBDookC/xlTrNdfBnBv3a9hGS4AAAQJzEKiT&#10;Tupn4lqXvs70ryUs6+fhuufUHD7uLQMIXJr3HptcUyYArqHwgAABAgQIDEXgetnKA5K6OWctt1HL&#10;a5yfr9+R1FIcN0irCBAgQIAAAQJdFKh1mk/KwNZMFAECBAj0W2C9DH+fpO5VVTfyrZ+JH5ivaxnc&#10;NN2tCY/sndn/X5NrygTANRQeECBAgACBgQXqHy53zKeeltSNMn+Ytpb0+WTaujln3XCzltbIl4oA&#10;AQIECBDomUBfh3vzDLzWcl42rSJAgACBfgnUCW9PzZDr3na/SntUsmOyfKJGL/Dv7OJNybXKBMC1&#10;OHxBgAABAgSmFaibE905r+6fHJN8O/lz8tXkDcmjky2SKcpTBAgQIECAAIFeCdRJEK/t1YgNlgAB&#10;Av0V2CxDr5vBn5n2Z8kbk3skPZ0IzsgnV7X2/4+X3r0JgKVFfCZR754AABAASURBVE2AAAECfReo&#10;Gw/dNgi7Jc9P6sz+c9P+MflyckTyhOTWibMYgqAIECBAgACBKQQ89fQQ1NIPaRQBAgQIdEyg7vdy&#10;QMb0jaQOOL8m7XaJY81BmFDV2f+vnGrfvilTqXiOAAECBLouUAf5b5NB7pr8X1JrEX4xba1L+Ke0&#10;30w+lLw8qTP761L2eZ+9kG0oAgQIECBAgEAfBWoZgh36OHBjJkCAQAcFFh/0PytjuzA5JLldopYQ&#10;mODDWqngR1Pt3wTAVCqeI0CAAIEuCKyWQdRZ+nWQ/6A8rv8ZnpH24qQO8n8r7YeTVySPT7ZP1k8U&#10;AQIECBAgQGChAj7/X4G6WvK4PNwyUQQIECDQPoGpDvpv275hdL7Hl2aEL0imLBMAU7J4kgABAgRa&#10;IlDr8t8qfX14cmBydPKFpG42VOvz1zr9dZC/LoOrZXvumtc2SMZYdkWAAAECBAgQ6LXAOhn9Scla&#10;iSJAgACB5gs46D/v79HEPvii7Pl3yZRlAmBKFk8SIECAQIMEVklf6iD/LmlrjcE6yH96Hv8y+Uvy&#10;naTOLHtV2r2SuyUbJooAAQIECBAgMBkBe11aYKs8USdlLJdWESBAgEDzBBz0b973ZK49+lLe+OZk&#10;2jIBMC2NFwgQIEBgjAIrZ1+3THZO6iD/29N+PvlFcnlSB/mPT1trDNZB/rvn8UZJ40sHCRAgQIAA&#10;AQIErhLYMb++PlEECBAg0AyBG6Qbz0y+lixe09/yPsGYb03gc3VS5GOz3/8k05YJgGlpvECAAAEC&#10;Qxaog/zbZJsPS56XvC35XPLz5K/J2clHkjrI/8S090jqHyRpFAECBAgQIECgNQI6Or3A/nlpn0QR&#10;IECAwGQErpfdPimpE+5+lvZ1yR0S1U6Bp6XbFyUzlgmAGXm8SIAAAQIDCqyU998iqYP8z017VFIH&#10;+esfFnUm/zn5+qPJocneyT2TGyYdLcMiQIAAAQIECBBYSuBN+bqu5kyjCBAgQGAMAmtkH3skn0wu&#10;Tt6a1Al3jgsHYng19i0dkT2+M5m1fKNnJfIGAgQIEFhKYMV8vXXy0OQ5SR3kPy3tT5M6k/+7aesg&#10;/6vT1hledZB/4zxeJlEECBAgQIAAgW4LGN1sAsvnDbW0Y603nYeKAAECBEYgUFfg13306u/bX2f7&#10;70kekNTfwWlUywVOTf+flcypTADMicmbCBAg0DuBOsh/84x6p+TZSZ0hUP+D+Uke10H+76X9WHJY&#10;Ugf5d0i7SeIgfxAWl5YAAQIECBAgQGBKgXXz7MeT1RNFgAABAsMRWDabuX9SB/vroH8d/K9JgJoM&#10;yNNqlAJj3Hbds2Hn7O/fyZzKBMCcmLyJAAECnRSomf868+reGV0dxK+190/K47r5Ty3Xc24en5C8&#10;Jqk1Au+VdtPE/zuCoAgQIECAAAECUwh4au4CtWzkh/P2OmCVRhEgQIDAPAXqCv36ef4X+fynklru&#10;p5b9yUPVMYG6d2JdyfHnQcblIM4gWt5LgACB9gnMdJD/bxlOHew/JW0t43NA2gclNSngB7FALKx8&#10;mgABAgQIECBAYBaB++X1lyeKAAECBAYT2Chvf3ryzaSu0K+f5zfIYzURgbHs9HPZS9274Q9pByoT&#10;AANxeTMBAgQaKbBCerVVUgfvn5n2yOTk5KLEQf4gKAIECBAgQIDAWATsZD4CB+ZDj0kUAQIECMws&#10;sFpe3jOpk/h+nvbw5LaJ6r7AOzLEmjS/LO3AZQJgYDIfIECAwMQE6mz+7bP3ZyR1kP+zaesM/lqT&#10;/wd5XMv3vC7tk5MdkxslzuQPwiTKPgkQIECAAAECBOYs8Pa8806JIkCAAIFrC9TP9PfNU+9Nal3/&#10;d6etZXwd0w1EU2qE/ailfp6Q7e+V/CuZV/nNMi82HyJAgMDYBGpt1Drg/4nssS7z+mLa1yd1kP8+&#10;aS3XEwRFgAABAgQIEGiAgC7MX2ClfPSjyQ0TRYAAAQKLFtWxgLof38+C8ZmkrpRaNa3ql0Ad+3nn&#10;QodsAmChgj5PgACB4Qqsn83tmtSa/PU/+u/mcR3wf2DautwvjWq+gB4SIECAAAECBAgMKLBh3n9i&#10;4gBXEBQBAr0UWD2jXrzETx0LeHa+rrX+06jmCoy0Z2sPY+smAIahaBsECBCYv8Ca+ehOyRHJeUld&#10;0vfhtPskGyeKAAECBAgQIECgDQL6OAyB22Qjtc7xMmkVAQIE+iJw5wz0mORXyeIlfvJQEVhUk+ML&#10;ZjABsGBCGyBAgMBAAnXD3rvnEy9Nzkx+l5yQ7J/cNFEdEDAEAgQIECBAgACBeQvslk++MFEECBDo&#10;ssD1M7hnJecmX05qnXdX/QeibTXi/i43jO2bABiGom0QIEBgZoFap7/O6K8z+y/JW09P6oea7dIO&#10;5S/zbEcRIECAAAECBAhMTsCehytwcDb3iEQRIECgSwJ1HPbeGdB7kp8mr01unigC0wn8c7oXBnm+&#10;fuMN8n7vJUCAAIHZBWrpnsfnbe9PakmfC9PWmv61tn8t+ZMvVXcFjIwAAQIECBAgQGCBArUEUC2H&#10;cesFbsfHCRAg0ASBTdKJFyc/Tk5J9khWTlTrBUY+gH8NYw8mAIahaBsECPRdYK0APCw5Mjk/+VlS&#10;a5funnb9RBEgQIAAAQIECHRZwNhGIbBqNvrxxL+ng6AIEGidQB1zvX96/YmkDvzXlU01EZAvFYE5&#10;C9Sy0XN+83RvrN+M073meQIECBCYWqCW7dk2Lx2Q1Ox9Levz0Tx+cnKTRPVYwNAJECBAgAABAgSG&#10;JlAHy+rf2SsObYs2RIAAgdEK1FX/tQTw97KbTyUPTBx/DUIXawxj+uEw9uE34DAUbYMAga4L1CXI&#10;dfnxczLQzyR/TM5KDklq/b7l0yoCBAgQIECAAIF+Chj1aAXunM2/NVEECBBossBt0rmjk18ltQTw&#10;zdIqAgsVMAGwUEGfJ0CAwAwCm+a1vZJjk98k304OS+6brJIoAlMIeIoAAQIECBAgQGAEAo/LNp+d&#10;KAIECDRJYIV0ppb+PTPtt5I6huB4QSD6USMfZZ18WktML3hHrgBYMKENECDQEYHVMo46m7/O6q+z&#10;+3+Sr2v2/pFpr58oAgQIECBAgAABAtcV8My4BF6dHT0oUQQIEJi0wIbpQC0JfGHa9yfbJYrAsAVO&#10;zwavSBZcJgAWTGgDBAi0VGCl9HuH5JXJ15PLklrPv/4nXuv750tFYDAB7yZAgAABAgQIEBiZQB2/&#10;eF+2blmNICgCBMYuUEsD1zGEj2TPdVZ2nTx4wzxWPRUYw7A/P6x91P9Ah7Ut2yFAgECTBervu9um&#10;g89NPpv8ITktOSi5fbJsoggQIECAAAECBAgMIuC94xVYM7s7MVknUQQIEBiHQN3zb4/s6DtJHUPY&#10;Oe1yiSIwaoFPD2sHdUBsWNuyHQIECDRN4Ebp0N7Jh5Jax/+baevS4fukXTlRBIYoYFMECBAgQIAA&#10;AQJjENgi+zguqYNyaRQBAgRGIrBGtvqc5KLkPcktE0XgaoGRN1/NHi5IhlImAIbCaCMECDRE4Hrp&#10;x8OTtyY/Sup/1G9Lu1uybqIIECBAgAABAgQIDE/AliYlUMtwHD6pndsvAQKdFqhlfQ7LCH+eVFtf&#10;56EiMFaBdw9zbyYAhqlpWwQIjFugzuJf8sa9l6QDdTbQk9JunigCYxOwIwIECBAgQIAAgbEKPDl7&#10;2y9RBAgQGIbArbKROtO/TiSsM//rCoA8pQhcV2DEz/w52/9gMrQyATA0ShsiQGAMAvV31rbZzwHJ&#10;KUmt419tfV3P1+t5WhEgQIAAAQIECBAYuYAdTF7gDenC9okiQIDAfAV2zAdPTmqN/1rr3/JiwVAT&#10;FahVLS4bZg8cLBumpm0RIDAKgTqTv87orzP76wz/s7KTQ5I683+ltIpAAwR0gQABAgQIECBAYAIC&#10;daDuygns1y4JEGi3QP3d8ZgMoQ7618H/mgTIl4rAXARG+p6/Z+uvT4ZaJgCGymljBAgMQaDW6q81&#10;+2vt/rr0rtbyr9nPWtu/1vgfwi5sggABAgQIECBAgMACBXy8CQLnpxNfThQBAgTmIrBK3vSMpI41&#10;vDdtLfuTRhFojEAdC7t42L0xATBsUdsjQGBQgVrH/z750KHJN5PfJB9K9k5ulCgCjRfQQQIECBAg&#10;QIAAgYkIvGMie7VTAgTaJrB6Ovy85MdJnV3txr6BUPMTGOGnapnrl4xi+yYARqFqmwQIzCSwbF68&#10;fXJQclpSf8F9Nm39z/i2af29FARFgAABAgQIECDQaAGdm7zApelCnSmZRhEgQGBKgbXy7AuTOvBf&#10;Jx2ul8eKQFMF6uB/HSMbev8caBs6qQ0SIDCFwBZ5bt/k+KTW8f962lcmOyTW8Q+CarOAvhMgQIAA&#10;AQIECExA4HXZ51BvkpjtKQIEuiFQywe/LEP5SfLSpL5OowgsVGBkn/92tvzmZCRlAmAkrDZKoPcC&#10;14/AI5Ojk/of7g/TviXZJVknUQQIECBAgAABAgTaK6Dnkxa4MB2oCYA0igABAtcI1Bn+daZ/HYd4&#10;QZ5dM1EEmi7wr3TwCcm/k5GUCYCRsNoogd4J1I107ptRH5bUrGWt439sHu+VbJooAp0VMDACBAgQ&#10;IECAAIGxClyZvT0x+WuiCBAgUAIb5Zda27+W+qnlhVfL14rA0AVGtMGatPrOiLZ91WZNAFzF4BcC&#10;BAYUWCbvv2Py/ORzSa1R9pm0z0lundTraRQBAgQIECBAgACBzgkY0GQFalmP0yfbBXsnQKAhAnXC&#10;4ZHpy0XJM5I6OTGNItAagS+np7VMVZrRlQmA0dnaMoEuCiyXQT06OTv5avLy5J7Jioki0EMBQyZA&#10;gAABAgQIEBijwMeyr7pJYhpFgECPBTbP2GvJ4QvSPjlxTCIIatQCQ9/+JdniI5JaAijN6MoEwOhs&#10;bZlAlwRWymD2S85P3pdskygCBAgQIECAAAEC/RMw4kkJfCo7flTyn0QRINBPgZtm2O9JfpDUksMr&#10;pFUE2ihwRTq9e/LLZORlAmDkxHZAoNUCa6T3ByS1jl7djfzGeawIELhaQEOAAAECBAgQIDAWgQ9l&#10;Lzsn/0gUAQL9E6iTED+YYZ+b7JHU6gRpFIHxCQx5Twdne6clYykTAGNhthMCrRNYLz1+RfKz5JBk&#10;g0QRIECAAAECBAgQ6LuA8Y9XoM72ryV/6sx/B//Ha29vBJogsG06UUt/1TLEtVSK45gBUa0XqCva&#10;XjnOUfiDM05t+yLQfIHN0sU3JT9J/i9ZM1EECEwp4EkCBAgQIECAAIERCvwi2753UmdJXplWESDQ&#10;H4HtMtRPJmclD02WSRSBCQoMbde1fNVjsrWa4E4znjIBMB5neyHQdIGt08FaR69uoPOUPF45UQQI&#10;ECBAgAABAgQILCng8TgEal3kN2ZH9TPK59MqAgT6I3D3DPWU5MzkAYki0CWB32Qw9fv60rRjLRMA&#10;Y+W2MwKNE7hTenRC8t2k1tFbPq0iQGAOAt5CgAABAgQIECAwVIE6G/Kx5629AAAQAElEQVS4bPFW&#10;ydOTPyWKAIF+COyYYZ6RnJ7UlT9pFIHmCAyhJ5dnGw9OfpyMvUwAjJ3cDgk0QuA+6UWdTfOVtDsl&#10;LqcLgiJAgAABAgQIECAwg4CXRiNQy/t8NJu+dbJbcm6iCBDovkAdh3hQhvnV5OTkroki0EWBurJt&#10;9wzsG8lEygTARNjtlMBEBOrPe802fi17/2xyj0QRIDAvAR8iQIAAAQIECBBYoMCf8/m3JbdMdknq&#10;quQ0igCBjgvUgf/FxyZOyljvmCgCDRZYcNeemS2cmEys6oDgxHZuxwQIjEVghexlr+S8pP7CuUNa&#10;RYAAAQIECBAgQIDAIALeOyyB+rnkqdnYDZMnJd9LFAEC3ReoY5CPzDDPSerYxO3TKgJdFzgkAzwi&#10;mWjVH76JdsDOCRAYmcBq2XLNMl6Y9ujkJokiQGAIAjZBgAABAgQIECAwkMDf8+73JXdLbp68KbHG&#10;fxAUgR4ILJcx7pl8Pzk2uUWiCLRGYAEdfXs++3/JxMsEwMS/BTpAYOgC18sWX5z8JHldUmfWpFEE&#10;CBAgQIAAAQIECMxTwMfmJ1AH/J6Rj94g2SP5YqIIEOiHQK1GsHeGen7y7mSrRBHoi8BxGeh+Sd3n&#10;Js1kywTAZP3tncAwBepAfx3wrwP/B2fDNRGQRhEgMFwBWyNAgAABAgQIEJiDQJ3hX2f619XIf5jD&#10;+72FAIFuCKyUYTwl+WFS9/m4cVpFoKUC8+r2KfnUY5IrkkaUCYBGfBt0gsCCBGppn/pHdS31U0v+&#10;1NI/C9qgDxMgQIAAAQIECBAgsISAh/MRWCMfenPy8+SwZLNEESDQXYFVM7Q6JnFR2pr82yStItA3&#10;ga9mwA9L/pk0pkwANOZboSMEBha4bT7x4aRuolU3+a3L6/KlIkBglAK2TYAAAQIECBAgMJDA2nn3&#10;c5I6YenUtLUWuJOWAqEIdERg9YzjwOTHSa1KsGFaRaATAgMO4nt5/wOTy5NGlQmARn07dIbArAIb&#10;5x1PS85IvpnsmvhzHARFgAABAgQIECBAYEQCNjscgfq55V7ZVK0F/uu0708entRZw2kUAQItE1gr&#10;/X1RUssQvyrt9RNFoK8CNQF23wy+kUve1f+A0zdFgECDBTZP356X1GVEP037huSuiSJAYOwCdkiA&#10;AAECBAgQIDAEgTrov3u2UzdJ/G3ajydPSOqEpzSKAIEGC6ybvr08qeMTL0m7TqIIdFBgzkOqSe37&#10;5N2/ShpZJgAa+W3RKQKLto5BzaR/J+2PkkOTOybLJIoAAQIECBAgQIAAgXEJ2M+oBVbODh6SHJP8&#10;LPlBcmSyc1LLB6VRBAg0QGD99KHu51FnOj8/j+s+H2kUgV4LXJbR3y+pY3dpmlkmAJr5fdGrfgps&#10;m2G/Mql/8Na6YTWTfqt8rQgQaIiAbhAgQIAAAQIECIxcYKvs4cnJR5K6OuDraevnpFo+aKU8VgQI&#10;jFfgBtldrURQB/7rfh7u4REQ1X2BOYzw33nPQ5Ozk0aXCYBGf3t0ruMC9eevDvofnHFekJyVHJTU&#10;P3jTKAIECBAgQIAAAQIEJixg95MVWDa7v31SPyedmvZPSf3cVAcj98zjunI6jSJAYAQCm2Sb9Wft&#10;h2nrXoR1tU4eKgIErhZ4cdovJI2vOgDZ+E7qIIEOCdQ/YLfPeOp/oj9PW/94rb8wtsxjRYBAowV0&#10;jgABAgQIECBAYMICy2f/dRJVHYysmwnXldMX57mTkjqx6sFp68akaRQBAvMUuFE+V8cs6kTF+rPm&#10;wH9AVN8EZh3v6XlHLdedpvllAqD53yM97IbADhnGO5LfJF9M6n+iG6VVBAgQIECAAAECBAg0VUC/&#10;2iCwQTr5oKROrDoxbS0bVPdSe2cePz25W7JmoggQmFngZnn5vcniM/5XzGNFgMB1BerY3qPy9BVJ&#10;K8oEQCu+TTrZUoE6O2WP9P3byWnJ45PrJYoAgRYK6DIBAgQIECBAgEArBJZLL+teao9Le3hSyzNc&#10;mrZu0Hhc2rp56QPTOiErCIpABG6ZfDipK2oek7ZWLkijCPRXYIaR/yev1RJ0v07bmjIB0JpvlY62&#10;SKAuOT0g/a0b5Lwn7a0TRYAAAQIECBAgQIBAuwT0tjsCy2QomycPT16efCL5ZXJJUvcWeH3avZK6&#10;38CqaRWBPgjcLoM8IakrZnZN6xhhEBSBWQQOy+snJ60qf7hb9e3S2YYL3Dj9q3Xyam3/Q/L4Boki&#10;QKATAgZBgAABAgQIECDQQYHrZ0z3Sp6RHJ18PakbDdcSKB/J45ckNWlwk7TOig6C6oTAnTOKTyXf&#10;SHZKaoIsjSJA4L8C0/761bzywqR1ZQKgdd8yHW6gwJ3Sp7qUdPENclbL14oAAQIECBAgQIAAgTYL&#10;6HtfBeo4yRYZ/M7Ji5L6We/8tDUxUAdMa6Kg7i1Q93lbN88rAm0RuEc6WssTfznt/RNFgMDcBS7L&#10;W2vd/3+lbV3V/9ha12kdJtAAgfqz8+D045TkK0mdFeKMkEAoAl0UMCYCBAgQIECAAIHeC6wSgVoy&#10;pZYKqnsL1IHUuuHwH/L8l5K6GnyftNsnKyeKQFME6vdkLXX1+XSoJq7SKAIEphOY5vn98vxPklZW&#10;HcRsZcd1msCEBOrs/qdm33W2/4lp750oAgQIECBAgAABAgS6JWA0BOYqsHbeeJfkaclRyReTPybf&#10;TY5NDkwemNSSsY7BBEKNRaCW9amTFr+WvdXvyVrqKg8VAQLzEHhLPvPBpLXlfz6t/dbp+JgFNsr+&#10;XpX8LHljUjeQSqMIEOi+gBESIECAAAECBAgQGEhg+bz7Fskjk/o5sm46fGEe/zU5O/lw8rJk92Tb&#10;pE40S6MILFigjvPtkq18K6mTFu+QVhEgMGeB67zxnDzzrKTVVX8xtHoAOk9gxAK3yvbfnfw4qTM3&#10;6uyOPFQECBAgQIAAAQIECHRWwMAIjEZgxWz2lsmuyQuS9ydnJX9O6mSzWmL2TXn8lKSuNt84rSIw&#10;F4E186Y9kzpYeXzaWyeKAIGFCVyej9dE7t/TtrpMALT626fzIxKoS+Xul23XP76+k7b+J7pCWkWA&#10;QA8FDJkAAQIECBAgQIDAGATqYH8d9K+D/zUJUD+P1qRATQ7UJEFNFtSkQU0e1CRCTSaMoVt20WCB&#10;rdO35ya1tv/v0tbJi/VcHioCBOYjsNRnagnw85Z6rpVfmgBo5bdNp0ckUP+Aqhs61VqNn84+6h9f&#10;aRQBAgQIECBAgAABAj0SMFQCTRKo5YFqmaBaLqiWDarlg2oZoToztZYV+lQ6+5pkn+RuyfUT1U2B&#10;WpHgYRnam5NapeB7aV+d3CNZLlEECAxPoCZd3zm8zU12SyYAJutv780QWDfdqDMpfpr26MSMeRAU&#10;AQIlIAQIECBAgAABAgQaKbBselU3Fr5/2mcndQPiL6S9JPlDcmZyTPK8ZKfkJkndmyCNaonAKunn&#10;jskhyTeS3yYfTfZLNksUAQJDFbhmYz/Mo/pzlqYbZQKgG99Ho5ifQP0D6C35aB34rzMp1s9jRYAA&#10;AQIECBAgQIBAnwWMnUD7BepM8e0yjCckhyYnJOcnddVALWdRB5Ffla8fl9wxWStRkxfYIF3YOXlt&#10;8pXksuTk5IDkdklN+qRRBAiMUOAf2Xat+1/Lr+VhN8oEQDe+j0YxmEBdFvnxfKT+4bNv2ppVT6MI&#10;ECBwbQFfESBAgAABAgQIEOiQQF0BcNOMp5aROTBtLW/x1bSXJr9Oai35t6Z9ZlL3xbtRWseNgjCC&#10;WiPbrKV76uqND+RxnXF8cdqPJM9K7pTU9yuNIkBgHAJX76Mm3L519ePONP4i78y30kBmEaj18GoG&#10;ry6bq8siH5L3+/0fBEWAAAECBAgQIECAwDUCHhDoq0BdEV8HpJ8UgNcldV+8i9LWVQPfSfuh5KXJ&#10;o5LbJqsmanaBOoh/s7zt4cmLknKsqzHq7P6acKn7N5TpFnlNESAwWYGTsvs3Jp0rB0A79y01oKUE&#10;ala9Zs9/lOePTeqyuTSKAAECswl4nQABAgQIECBAgEDvBVaKwK2S3ZIXJnW2+jfT1vIYtZxuLVFT&#10;B8yenOfuldwg6VvVcYc6yF/3Y9g/g68JlFp1oG7S+5d8/f3kuOQlSTnWcsTL5LEiQKAxAot+ka48&#10;Prky6VyZAOjct9SArhbYJG3NpP88ba2ft2laRYAAAQIECBAgQIAAgekFvEKAwFwF6gB2/dy9Yz7w&#10;1OTI5NSkDqL9KW1dff/etM9P6uz3W6RdMWl6rZYOrpvcONkmuXOyU1I3BD04bd1HsO6pcGYe/zj5&#10;a/LHpA7yfyrtEUktoVSrDmydxyskigCBZgtcke7tnvw+6WSZAOjkt7XXg6oz/OtM/wujUGvp1Ux8&#10;HioCBAgMJuDdBAgQIECAAAECBAjMS2D1fKp+Nn9M2pcndfb7d9PWckJ1df5ZeTxV6sa3p+S12XJ8&#10;3vPhOaauUJhqe7X/s7ONOnZwSdqatKgzf+vKht/m63r+nLRfTuqA/5vTvjip+wjWhEDdZHmzfL1y&#10;oggQaLfAS9L9LyadLRMAnf3W9mpg9fu4ZtdPz6jrLINa67/W/M+XigABAgQIECBAgAABAnMS8CYC&#10;BEYrsGw2v3my7TS5U56/9xyyS96z6xxTVyhMtc3qwy2zjTrT//ppa9IijSJAoGcCdS+OV3Z9zHXg&#10;tOtjNL7uCqySodXs+3lpa329u6dVBAgQGIKATRAgQIAAAQIECBAgQIAAAQIdFqirfR6zaNGiWgKo&#10;w8NctMgEQKe/vZ0d3HoZWa29VzccqvX36gY6eUoRIECAAAECBAgQIEBgngI+RoAAAQIECPRFoJb8&#10;2iuD/VXS+TIB0PlvcacGuGVG84bkJ0mtvVc35slDRYAAgeEK2BoBAgQIECBAgAABAgQIECDQWYHX&#10;ZmQnJYv6EBMAffgut3+M22cI9Yfy/LRPS9xkJwiKAAECBAgQIECAAIGhCdgQAQIECBAg0A+BszLM&#10;5ye9KRMAvflWt26gK6THdVOfr6WtO3E/KO0yiSJAgMCIBWyeAAECBAgQIECAAAECBAgQ6KDAnzOm&#10;Ryf/TBYtWtSPX00A9OP73KZRrpHOPj35UfLh5A6JIkCAAAECBAgQIECAwOgEbJkAAQIECBDog8C+&#10;GeQFSa/KBECvvt2NHuyN0rtDkp8lhycbJ4oAAQJjF7BDAgQIECBAgAABAgQIECBAoHMCb8uIPpBc&#10;U315YAKgL9/p5o5z23TtPUnNvh2Qds1EESBAgAABAgQIECBAYFwC9kOAAAECBAh0W+DcDO+ZSS/L&#10;BEAvv+0TH3T9vntwevGlpG68sUfa5RJFgACBCQvYPQECBAgQIECAAAECBAgQINAhgb9nLLsnf02W&#10;qP48rAOx/RmtkU5aYLV0YJ/k+8mJyV0SRYAAAQIECBAgQIAAgckJ2DMBAgQIECDQZYGnZnDnJL0t&#10;EwC9/daPdeDrZ28HJz9Njkq2ShQBAgQaJ6BDBAgQIECAAAECBAgQIECAQGcE4qdK+AAAEABJREFU&#10;jstIjk6uU316wgRAn77b4x/rrbLLOuD/k7QvTtZJFAECBAgQIECAAAECBJoioB8ECBAgQIBANwUu&#10;yrD2TnpfJgB6/1tgJADbZ6snJd9OasmfldIqAgQINFxA9wgQIECAAAECBAgQIECAAIEOCPwrY3h0&#10;8sdkiurXUyYA+vX9HuVo6yD/E7ODc5MvJg9KlkkUAQIECBAgQIAAAQIEmimgVwQIECBAgEAXBQ7K&#10;oL6aqAiYAAiCWpDAuvn0i5Ja5uftaW+eKAIECLROQIcJECBAgAABAgQIECBAgACB1gt8MiN4XTJt&#10;9e0FEwB9+44Pb7ybZ1NvSH6avCRZP1EECBAgQIAAAQIECBBoi4B+EiBAgAABAt0SOC/DeUxyZaKu&#10;FjABcDWEZs4Ctb7/h/Pu85OnJaskigABAi0X0H0CBAgQIECAAAECBAgQIECgxQK/T98fklyWzFD9&#10;e8kEQP++5/MZcf0+eXA++JWk1vffNe2yiSJAgAABAgQIECBAgEA7BfSaAAECBAgQ6IrAPzOQhyc/&#10;StRSAnVgd6mnfEngGoHV8+jpyY+TE5M7JYoAAQKdEzAgAgQIECBAgAABAgQIECBAoJUCtdzPE9Pz&#10;05NZq49vMAHQx+/67GPeMG85OKn1/Q9Pu0miCBAgQIAAAQIECBAg0BUB4yBAgAABAgS6IfCKDOO9&#10;iZpGwATANDA9ffo2Gfd7kp8lL07WThQBAgQ6LmB4BAgQIECAAAECBAgQIECAQAsFPpI+1zHMNHOp&#10;fr7HBEA/v+9Ljrp+D+yUJ85IvpXskSyXKAIECBAgQIAAAQIECHRTwKgIECBAgACBtgt8IwOo45j/&#10;SatmEKiDvzO87KUOC6yYse2ZfC85IblroggQINA7AQMmQIAAAQIECBAgQIAAAQIEWiXwq/T2Ycnf&#10;kjlXX99oAqB/3/llM+S9kh8n705uligCBAgQIECAAAECBAj0RcA4CRAgQIAAgfYK/CVdf2Dyy0TN&#10;QcAEwByQOvSWHTKWbyZHJ3Wj3zSKAAECfRYwdgIECBAgQIAAAQIECBAgQKAlAlekn7sn30kGrP6+&#10;3QRAP773a2aYddD/1LS3ShQBAgQIECBAgAABAgT6KWDUBAgQIECAQFsFnpeOn5SoAQRMAAyA1dK3&#10;3jv9rnX+a9mfZfJYESBAgMDVAhoCBAgQIECAAAECBAgQIECgFQJvSy9fl8yr+vwhEwDd/e7XWv8H&#10;Z3ifTW6YKAIECBAgQIAAAQIECPRdwPgJECBAgACB9gmcli7vn6h5CJgAmAdaCz6yRvpYl8O8OK3v&#10;cRAUAQIErivgGQIECBAgQIAAAQIECBAgQKDhAhelf49I/pXMs/r9MQeHu/f93zRD+lJy/0QRIECA&#10;AAECBAgQIECAwGIBLQECBAgQINAmgcvT2Ycmv0/UPAVMAMwTrqEfu0369ZVkm0QRIECAwAwCXiJA&#10;gAABAgQIECBAgAABAgQaK3Bleva45LvJgqrvHzYB0J3fAffLUL6QbJgoAgQIECBAgAABAgQIELi2&#10;gK8IECBAgACB9gi8Kl09PlELFDABsEDAhnx8r/Sj1vxfPa0iQIAAgVkFvIEAAQIECBAgQIAAAQIE&#10;CBBoqMBn0q8XJkMomzAB0O7fA8ul+69Ljk7qcRpFgAABAgQIECBAgAABAtcR8AQBAgQIECDQBoFf&#10;pZN7Jv9J1BAETAAMAXFCm1g/+63ZsGemVQQIECAwgIC3EiBAgAABAgQIECBAgAABAo0TuCI92j35&#10;bTKUspFFi0wAtPN3wQPS7XOSeyWKAAECBAgQIECAAAECBGYW8CoBAgQIECDQfIGXpIt1j9M0algC&#10;JgCGJTme7Wya3bwz+USyXqIIECBAYGABHyBAgAABAgQIECBAgAABAgQaJnBa+vOKZIhlUyVgAqAU&#10;mp8N0sUjkguSxyXLJIoAAQIECBAgQIAAAQIE5iLgPQQIECBAgECTBS5N56z7H4RRlAmAUagOb5vr&#10;ZFOHJBcm+ycrJIoAAQIEFiDgowQIECBAgAABAgQIECBAgECjBJ6T3tTNf9MMr2zpvwImAP7r0LRf&#10;V0+HXpRclByQrJIoAgQIECBAgAABAgQIEBhcwCcIECBAgACB5gqckq7Vkudp1CgETACMQnX+21w5&#10;H312Ugf+66YXa+axIkCAAIGhCdgQAQIECBAgQIAAAQIECBAg0BCBv6Qf+yRXJkMum1ssYAJgscRk&#10;2+Wz+32THyavSdZNFAECBAgQIECAAAECBAgsVMDnCRAgQIAAgaYK/F869pNEjVDABMAIceew6fLf&#10;I+/7QfKW5AaJIkCAAIERCdgsAQIECBAgQIAAAQIECBAg0AiB76QXRyYjKRv9n0AdgP7fVx6NS2CZ&#10;7Gjn5LvJe5IbJ4oAAQIECBAgQIAAAQIEhitgawQIECBAgEAzBZ6Zbv0nUSMWMAEwYuApNn+/PPeN&#10;5CPJzRNFgAABAmMRsBMCBAgQIECAAAECBAgQIECgAQInpQ+nJyMqm11SwATAkhqjfXzXbP6M5NPJ&#10;tokiQIAAAQIECBAgQIAAgVEK2DYBAgQIECDQNIEr06GXJGpMAiYARg9dB/vroH8d/K9JgNHv0R4I&#10;ECBA4DoCniBAgAABAgQIECBAgAABAgQmLvCp9OCbycjKhq8tYALg2h7D/KqW9zk+G6zlfmrZnzxU&#10;BAgQIECAAAECBAgQIDAmAbshQIAAAQIEmidwePO61O0emQAY/ve3buhbN/Y9J5veJakb/qZRBAgQ&#10;IDA5AXsmQIAAAQIECBAgQIAAAQIEJixwXvZ/WjLCsumlBUwALC0y/69vkI++JflBskeybKIIECBA&#10;gAABAgQIECBAYBIC9kmAAAECBAg0TeBd6VDdAyCNGpeACYCFS98wm3h98sNk32T5RBEgQIBAgwR0&#10;hQABAgQIECBAgAABAgQIEJi4QC2XPtJO2Ph1BUwAXNdkrs9slTcek1yYPCNZOVEECBAgQIAAAQIE&#10;CBAgMHkBPSBAgAABAgSaJfDddOeiRI1ZwATA4OC3y0dqtur7aZ+QrJAoAgQIEGisgI4RIECAAAEC&#10;BAgQIECAAAECExb48uj3bw9TCZgAmEpl6ufunadPSb6R7JKwC4IiQIAAAQIECBAgQIBA4wR0iAAB&#10;AgQIEGiawLlN61Bf+uMg9szf6VrW54l5S12iUgf/axIgXyoCBAgQaIuAfhIgQIAAAQIECBAgQIAA&#10;AQITF/j9qHtg+1MLmACY2mWDPH1w8rPk7cktEkWAAAECBAgQIECAAAECzRfQQwIECBAgQKB5Alc0&#10;r0v96JEJgGt/n7fLl8cmdeD/xWnXTRQBAgQItFZAxwkQIECAAAECBAgQIECAAIEGCKwy2j7Y+nQC&#10;JgAWLVoxOLsmdSOKM9M+Mlk+UQQIECBAgAABAgQIECDQNgH9JUCAAAECBJoosHETO9WHPvV5AmDL&#10;fINfm1ycfDi5c6IIECBAoEMChkKAAAECBAgQIECAAAECBAg0QuAmo+yFbU8v0LcJgGVDsVPymeT8&#10;5FnJ2okiQIAAAQIECBAgQIAAgfYLGAEBAgQIECDQTIE7NrNb3e9VXyYA1su38qDkwuSE5L7JMoki&#10;QIAAgc4KGBgBAgQIECBAgAABAgQIECDQEIEt0o8NkhGUTc4k0PUJgFrW5/0B+FnyymTTRBEgQIAA&#10;AQIECBAgQIBAFwWMiQABAgQIEGiqQJ2M/aCmdq7L/eriBMCq+YbtnXw7qRv77p62bvSbRhEgQIBA&#10;XwSMkwABAgQIECBAgAABAgQIEGiUwC6j6I1tzizQpQmAzTLUw5KfJ29Lbp0oAgQIECBAgAABAgQI&#10;EOiHgFESIECAAAECzRa4T7pXx3DTqHEJdGEC4O7B+kjyo+Q5iZv6BkERIECg3wJGT4AAAQIECBAg&#10;QIAAAQIECDRMoI5F18otQ+yWTc0mUOizvaeJr6+UTj0hqWV+Tk+7c7JsoggQIECAAAECBAgQIECg&#10;jwLGTIAAAQIECLRBoI7pLt+Gjnalj22bAFgr8M9Pfpock1jmJwiKAAECBK4t4CsCBAgQIECAAAEC&#10;BAgQIECgkQIbpFcPT4ZSNjK7QFsmADbMUF6d1IH/l6ddL1EECBAgQIAAAQIECBAgQKAEhAABAgQI&#10;EGiPQJ3g3Zbj0u1RnaanTYfePP1+a/Lj5LnJGokiQIAAAQIzCHiJAAECBAgQIECAAAECBAgQaLDA&#10;1unbEK4CyFbUrAJNnQC4aXp+bHJ+8qRkxUQRIECAAAECBAgQIECAAIHrCniGAAECBAgQaJvAC9Lh&#10;ph6bTte6U01D3iS0tbb/99I+MnFj3yAoAgQIEJi7gHcSIECAAAECBAgQIECAAAECjRfYJj3cLZl3&#10;+eDcBJoyAXD9dPfw5ILkCYkD/0FQBAgQIECAAAECBAgQIDCrgDcQIECAAAEC7RR4Rbq9QqJGKDDp&#10;CYBa0/+lGd9FydMTS/0EQREgQIDAfAV8jgABAgQIECBAgAABAgQIEGiJwI3Tzycn8ygfmavApCYA&#10;ar/7pJN14P+FaVdLFAECBAgQIECAAAECBAgQGEzAuwkQIECAAIE2C9S9ANZq8wCa3vc6ED/uPt46&#10;O/xSclRyvUQRIECAAIGhCNgIAQIECBAgQIAAAQIECBAg0CqBOj584KA99v65C4xzAmDNdOuNyVnJ&#10;dokiQIAAAQIECBAgQIAAAQILEfBZAgQIECBAoP0CtTT8Ju0fRjNHMK4JgAdn+N9Lnpq4wW8QFAEC&#10;BAgMW8D2CBAgQIAAAQIECBAgQIAAgRYKrJQ+131i08ylvGcQgVFPAGyWzpyWnJjcMFEECBAgQIAA&#10;AQIECBAgQGA4ArZCgAABAgQIdEVgjwzkVokassAoJwAek75+J9khUQQIECBAYKQCNk6AAAECBAgQ&#10;IECAAAECBAi0VqCOU796Lr33nsEECnawT8z+7rXzlg8m701q3f80igABAgQIECBAgAABAgQIDFXA&#10;xggQIECAAIFuCdwnw9kxUUMUGPYEwD3Tt7OTRySKAAECBAiMScBuCBAgQIAAAQIECBAgQIAAgQ4I&#10;1FUAMxyz7sAIxzyEYWEuk34fmJySbJwoAgQIECBAgAABAgQIECAwOgFbJkCAAAECBLoocOsM6nGJ&#10;GpLAMCYAVklfPpS8Klk2UQQIECBAYKwCdkaAAAECBAgQIECAAAECBAh0RuCVGcmUS8vneTWgwEIn&#10;ANbJ/k5Odk0UAQIECBAgQIAAAQIECBAYh4B9ECBAgAABAt0VWD9De1GihiCwkAmATbP/M5O7JIoA&#10;AQIECExIwG4JECBAgAABAgQIECBAgACBjgk8NeO5ebJEeTgfgflOANwwOzst2SpRBAgQIECAAAEC&#10;BAgQIEBgfAL2RIAAAQIECHRdYPkM8I2JWqDAfCYANsw+P5dsnigCBAgQIDBRATsnQIAAAQIECBAg&#10;QIAAAQIEOilwr4zqYclV5Zf5CQw6AbBSdvOxZMtEESBAgAABAgQIECBAgACBcQvYH7xuQMQAABAA&#10;SURBVAECBAgQINAfgcMz1FUSNU+BQScAjsl+7pgoAgQIECDQAAFdIECAAAECBAgQIECAAAECBDos&#10;sEnG9uxFi/KrmpfAIBMAj8sedk8UAQIECBAgQIAAAQIECBCYjIC9EiBAgAABAn0TOCgD3jRR8xCY&#10;6wTADbLt1yeKAAECBAg0RkBHCBAgQIAAAQIECBAgQIAAgc4LrJwRvjpR8xCY6wTAK7PttRJFgAAB&#10;AgQIECBAgAABAgQmJWC/BAgQIECAQD8Fdsuw75GoAQXmMgFQN/x99IDb9XYCBAgQIDBiAZsnQIAA&#10;AQIECBAgQIAAAQIEui9wzQjfmEfLJWoAgblMADwj21s2UQQIECBAgAABAgQIECBAYHIC9kyAAAEC&#10;BAj0WWCbDH6/RA0gMNsEQB3433mA7XkrAQIECBAYi4CdECBAgAABAgQIECBAgAABAt0XWGqEL8nX&#10;6yZqjgKzTQDcMdvZIFEECBAgQIAAAQIECBAgQGCSAvZNgAABAgQIEFg7BC9P1BwFZpsA2HqO2/E2&#10;AgQIECAwRgG7IkCAAAECBAgQIECAAAECBLovMOUIn5hnb5OoOQjMNgGw+Ry24S0ECBAgQIAAAQIE&#10;CBAgQGC0ArZOgAABAgQIEPivQC1bf0QeLpOoWQRmmwBYeZbPe5kAAQIECIxdwA4JECBAgAABAgQI&#10;ECBAgACB7gvMMMK75LVHJ2oWgdkmAC6d5fNeJkCAAAECBAgQIECAAAECoxawfQIECBAgQIDA0gKH&#10;5Yk1EjWDwGwTABfP8FkvESBAgACBCQjYJQECBAgQIECAAAECBAgQINB9gVlHuEHecVCiZhCYbQLg&#10;8zN81ksECBAgQIAAAQIECBAgQGD0AvZAgAABAgQIEJha4Fl5+iaJmkZgtgmAC/K5HyeKAAECBAg0&#10;QkAnCBAgQIAAAQIECBAgQIAAge4LzHGEK+R9r0vUNAKzTQDUx95avwgBAgQIECBAgAABAgQIEJiA&#10;gF0SIECAAAECBGYSeGBerKRRSwvMZQLgyHzokkQRIECAAIEJC9g9AQIECBAgQIAAAQIECBAg0H2B&#10;gUf4+nyirgZIo5YUmMsEwOX5wMGJIkCAAAECBAgQIECAAAEC4xWwNwIECBAgQIDA7AJb5i3PTNRS&#10;AnOZAKiP1DJAH6sHQoAAAQIEJiVgvwQIECBAgAABAgQIECBAgED3BeY5whfkcxslagmBuU4AXJnP&#10;7JX8OFEECBAgQIAAAQIECBAgQGAcAvZBgAABAgQIEJirwGp546GJWkJgrhMA9ZFL88uOyc8TRYAA&#10;AQIExixgdwQIECBAgAABAgQIECBAgED3BRY0wkfn09sl6mqBQSYA6iMX5pd7JiYBgqAIECBAgAAB&#10;AgQIECBAYIQCNk2AAAECBAgQGExgmbz9NUm1adSgEwAlVpMAd8uD7ySKAAECBAiMRcBOCBAgQIAA&#10;AQIECBAgQIAAge4LDGGEd842dklUBOYzAZCPLfpPfjk9UQQIECBAgAABAgQIECBAYBQCtkmAAAEC&#10;BAgQmK/Aq/LBFZLe16ATAFtE7H3JRckzEkWAAAECBMYgYBcECBAgQIAAAQIECBAgQIBA9wWGNsI6&#10;jr3v0LbW4g3NdQJg44zxbcl5Sd1IYdm0igABAgQIECBAgAABAgQIjEbAVgkQIECAAAECCxN4YT6+&#10;VtLrmm0CoF5/eoR+kOydLJcoAgQIECAwVgE7I0CAAAECBAgQIECAAAECBLovMOQRrpvtHZj0uuoA&#10;/3QAN8kLX0gOT1ZJFAECBAgQIECAAAECBAgQGIeAfRAg0ByBS9OVs5MTk1odoo4THZLHdVCtThp9&#10;Uh7vluyV1HLRL0p7WFLv/VDaTydfSmobtaR0be+KfK0IECAwDoH6e2qTceyoqfuYbgLg3unw15Pt&#10;E0WAAAECBCYoYNcECBAgQIAAAQIECIxB4B/Zx1eSOsD/qLS3TNZM1kluneyU1MH+Z6Y9KDk0eWNS&#10;B/qPS/uO5A3Jy5LnJfXeR6Z9QHLXpLaxedraXq0wsWoeb5BsmdwuqWNRD0u7Z7J/sngfb8njuh9l&#10;TUB8Po+/mVyYXJL8PVEECHRGYCQDWSlbfUXS25pqAuBx0fhUUn/Jp1EECBAgQIAAAQIECBAgQGCM&#10;AnZFgMC4BH6eHb0pqYPva6S9c1IH+D+Y9rvJn5JR1V+z4d8kP0rqoP5paU9I3pscmSy+yuDJebxH&#10;UhMQO6StyYK6uef6ebxyskJyvaQmF26T9u7Jg5KaxKhJiAPyuA7+1WTFO/P4I8mpyTeSWvL6l2n/&#10;nCgCBLorsHuGdtukl7X0BEDNzNaM7fK91DBoAgQIEGicgA4RIECAAAECBAgQIDBUgYuztTpT/05p&#10;N02emtTB93+mbWP9K53+Q1LLC30n7RnJJ5OaxKirE16dxy9IahmQJ6R9eLJjcofkZskNk5r8WCZt&#10;XZ1QJrfI45oMuW/aWt6o7ov5rDw+OHltUtutqx4+m8dnJjVZ8pO0tbzRlWkVAQLzEBjhR+oYeC1N&#10;NsJdNHfTNfjFvau/+Orgf/2Ft/g5LQECBAgQIECAAAECBAgQGKeAfREgMHyBy7LJOuZTZ/pvnMe1&#10;Vv/X0jpYHYQlqg7g/yxfn5vUckgnp60D/UenfX3ykuQ5SV1ZUBMD98vjuyS1XNKN0tYEQh1rWz2P&#10;N0pqkuXFacv6P2kVAQKTE6griB44ud1Pbs/1l1LtvW7ye3we1KVTaRQBAgQIEGiCgD4QIECAAAEC&#10;BAgQIDBPgVon/+35bK2rX2vt101660x/N+ANyojrL9l+XWlRB/5fmsc1EVBLFtVSRh/L12292iJd&#10;VwRGJTCW7da9S5Ydy54atJPFEwA181szwA3qmq4QIECAAAECBAgQIECAQO8EDJgAgfkI1BI4tfTN&#10;W/PhOtBfZ6PXOvn75OtaV/8fadVkBX6X3b8v2TmpZYfqXgu1dFC+VAQIjElg6+ynlgJL05+qCYC6&#10;2W/dEKU/ozZSAgQIEGiFgE4SIECAAAECBAgQILDotzH4fvKF5EPJEcmLklqG5j5pa6mZuglu3fx2&#10;v3xdS/3UevR5qBoqUN/Tw9O3Wjro9mnrSo26KXIeKgL9FBjjqGspr9XGuL+J76omAO6fXtTNTtIo&#10;AgQIECBAgAABAgQIECAwMQE7JtAHgTrQ+4MM9ItJLQdTZ+2/LI+fluye1DrVdWB4wzxePlkvqbNW&#10;75H2kUm9r97/tjw+JamlZtKolgqclX7XlRp1VcCz87iWbkqjCBAYkUD93Vr38hjR5pu32ZoAeHDz&#10;uqVHBAgQIECAAAECBAgQIECAAIHWCvwtPf9m8s7kucnDkzrTuw7mr5rHN0vultRyMHXWfp3RX2f2&#10;H5vnPp/U0jC/TvvvRPVDoG5A/LoM9SZJ3aj002ndODgIqg8CYx9jTbbVRMDYdzyJHdYEwG0nsWP7&#10;JECAAAECBAgQIECAAAEC1xLwBYH2ClySrtfB+1pbeqs8Xj25XVJfvybtR5I607uWfslDRWBagTro&#10;/6m8+oCkfi+9Pu1liSJAYHgCtQRQLQU0vC02eEs1AVDrxDW4i7pGgAABAn0UMGYCBAgQIECAAAEC&#10;DReom7q+Nn3cNtkgqeV76oz/C/L4ikQRWKjAj7KBZyW1PNC+aeuqkjSKQLcEJjSamqCt5dUmtPvx&#10;7bYmANYc3+7siQABAgQIECBAgAABAgQITCngSQLjFPhXdnZOMp/6Zz5UZ47eKG2tI/2ttFcmisCo&#10;BC7Pho9K6qqSbdLWxFMtEZWHigCBeQosm88dmnS+agLgN50fpQESIECAQMsEdJcAAQIECBAgQIDA&#10;SAVOy9brTP00A9X38+47Jgcnf0kUgXELfC87rImnjdPWfT1real/5LEi0FKBiXa77rexw0R7MIad&#10;1wTAT8ewH7sgQIAAAQIECBAgQIAAAQLTC3iFwHgFtsvuHp4MUl/Jm7dPvpMoApMW+Hc68Imkfh/f&#10;IO1TE0sEBUERGFDgsLy/jpGn6WbV4M7u5tCMigABAgTaKqDfBAgQIECAAAECBEYsMOhyyL9Mf+ps&#10;60vTKgJNE/h9OvSmxBJBQVDtEmhAb2+bPjw66WzVBMBJnR2dgREgQIAAAQIECBAgQIBAGwT0kUDT&#10;BV6RDtZB1jSKQKMFLBHU6G+PzjVU4OXp10pJJ6smAD6fkf0xUQQIECBAoAECukCAAAECBAgQIECg&#10;cQJfalyPdIjAzAKWCJrZx6uNEGhMJzZJT56edLJqAuCfGdnRiSJAgAABAgQIECBAgAABAuMXsEcC&#10;zRe4XvO7qIcEphWoq1csETQtjxcIXCVwUH5dN+lc1QRADer1+aUmAtIoAgQIECAwOQF7JkCAAAEC&#10;BAgQINBAgcc0sE+6RGA+ApYImo+az4xEoGEbrXvDvLBhfRpKdxZPANTNbN4xlC3aCAECBAgQIECA&#10;AAECBAgQmLuAdxJog8Dj0sm7JIpAVwSWXCJoowzqqclZiSLQZ4F9M/gtk07V4gmAGtTz88sliSJA&#10;gAABAhMSsFsCBAgQIECAAAECjRRYNr06Prlxogh0TeAPGVAtEXT7tNskr01+nSgCIxRo5KZXSK9e&#10;lXSqlpwAqD/sz+nU6AyGAAECBAgQIECAAAECBJotoHcE2iOwQbr6hWTrRBHoqsDSSwTVxNc/ujpY&#10;4yIwhcDOee7OSWdqyQmAGtT78svHE0WAAAECBMYuYIcECBAgQIAAAQIEGi5ww/Tvq8kjE0WgywKL&#10;lwjaNYO0RFAQ1HAFGry1ZdK3w5Jq07S/lp4AuDJDenzyk0QRIECAAAECBAgQIECAAIFRCtg2gTYK&#10;rJZOH5sckaycKAJdF6hVQywR1PXvsvEtKVBXAOyy5BNtfrz0BECN5dL8slvi8p4gKAIECBAYl4D9&#10;ECBAgAABAgQIEGiVwP7p7TnJDoki0BeBpZcI+kxfBm6cwxRoxbbqXgB1T4BWdHamTk41AVDv/0Z+&#10;qSsB6oqAPFQECBAgQIAAAQIECBAgQGDIAjZHoP0CW2QIpybvSK6fKAJ9EVi8RND9M+C7J2cmikCX&#10;BOrv9327MKDpJgBqbHU520H1QAgQIECAwKgFbJ8AAQIECBAgQIBASwVqneg6ifKC9P/pyXKJItAn&#10;gTMy2LskOyZnJ4rAjAItevHg9HWdpNU10wRADezQ/FJr2qVRBAgQIECAAAECBAgQIEBgaAI2RKBr&#10;AmtlQIcnn0sUgT4K1NUw22bgj0t+migCbRdYOwM4IGl1zTYBUIOr2eu31gMhQIAAAQKjEbBVAgQI&#10;ECBAgAABAp0RqGWVOzMYAyEwoMAVef+7k62SZyS/TRSBJQRa9/Bp6fEmSWtrLhMAdR+AJ2eEb0sU&#10;AQIECBAgQIAAAQIECBBYuIAtEOimQB38tJJCN7+3RjWYwD/y9jckmycvSf6cKAJtFFgpnX5F0tqa&#10;ywRADa4mAfbLgzcnigABAgQIDFXAxggQIECAAAECBAh0RODjGcdPEkWAwH8F6sB/raNeEwHDPa3C&#10;AAAQAElEQVQ1IVATA/99xa+9FGjpoHdPv2+btLLmOgFQg/tPfnlKUn9o0ygCBAgQIECAAAECBAgQ&#10;IDAvAR8i0FWBOsDZ1bEZF4GFCNRSQLUkUC0NVEsE1XHGhWzPZwmMU6COoR82zh0Oc1/V+UG3V5ft&#10;1ESAP6iDynk/AQIECEwh4CkCBAgQIECAAAECnRA4K6M4I1EECEwvUDcHrpsE3zJvOTFRvRJo9WB3&#10;SO8fmLSu5jMBUIOspYB2zoO6jCeNIkCAAAECBAgQIECAAAECcxTwNgLdFHhhN4dlVARGInButrpT&#10;cpfExFkQVCsEDk0vl01aVfOdAKhB1rp2d86DixJFgAABAgTmJeBDBAgQIECAAAECBDog8PmM4TOJ&#10;IkBgMIEz8/a7J3Vm9dlpVYcFOjC0rTOGJyStqoVMANRAv5df7pCcligCBAgQIECAAAECBAgQIDCb&#10;gNcJdE3gygzowEQRIDB/gU/lo3WT1UenvTBRBJoqUMvjr9bUzk3Vr4VOANQ2f59f7ps8P/l3oggQ&#10;IECAwBwFvI0AAQIECBAgQIBA6wU+mhF8PVEECCxMoO43+oFs4mbJ/smvE9UZgc4MZMOM5DlJa2oY&#10;EwA12CvyyyuT7RNLAgVBESBAgAABAgQIECBAgMAUAp4i0C2Bv2U4BySKAIHhCfwrmzoy2SJ5QfLH&#10;RBFokkBNANREQJP6NG1fhjUBsHgHX8uD2yRHJ3UJXBpFgAABAgSmFvAsAQIECBAgQIAAgZYLvCr9&#10;t1xJEBSBEQhcnm2+Itk8eU3y90S1VKBj3V4146mlgNI0v4Y9AVAj/lN+2Tu5V/KjRBEgQIAAAQIE&#10;CBAgQIAAgRIQAl0S+GEG8+pEESAwWoFafvy52UVNBByc9peJIjBpgboZcN0UeNL9mHX/o5gAWLzT&#10;z+fBLZNDk7p0J40iQIAAAQKLBbQECBAgQIAAAQIEWi3wlPT+H4kiQGA8Ar/Kbuqs683SPiz5bFL3&#10;DUijmi3Qyd4tm1EdmDS+RjkBUIOvtfAK4lb54uREESBAgAABAgQIECBAgEBfBYybQHcEPpihnJIo&#10;AgTGL/Dv7PKE5H7JTZK6Eue3aRWBcQvsmh2ulzS6Rj0BsHjw5+XBfZMdk3qcRhEgQIBAnwWMnQAB&#10;AgQIECBAgEBLBX6Xfj89UQQITF6g7sFRN+K+YbqyW3Jq4r6kQWhSdbgvK2Zs+ySNrnFNACxGqD+E&#10;t8kXz0rqf5hpFAECBAgQIECAAAECBAj0QMAQCXRFYL8M5JJEESDQHIF/pivHJXXy8TZp35T8MVEE&#10;Ri3wpOxguaSxNe4JgIKo9fFenwc3Smp5IH8YA6EIECDQLwGjJUCAAAECBAgQINBKgQ+l18cnigCB&#10;5gqcm649NdkgWXxVQB6qyQh0fq919Undk6KxA53EBMBijL/kwaHJlslrkvo6jSJAgAABAgQIECBA&#10;gACBzgkYEIH2C9RZ/3VQsf0jMQIC/RD4e4a5+KqA2+fxMcnliSIwbIH9h73BYW5vkhMAi8dRN+l4&#10;br6oKwJekdYVAUFQBAgQ6LKAsREgQIAAAQIECBBoocC+6XMdw0ijCBBomcBZ6e8TkxskT0u+n6gx&#10;CPRkF3fLOG+ZNLKaMAGwGKbuCfCCfLFZUu2v0ioCBAgQIECAAAECBAgQaL+AERBou8DbMoCPJYoA&#10;gXYL1InHR2QIWyd3T45NarnyNIrAggQaexVAkyYAFgtflgd1JUBNBNQ6XV/O14oAAQIEOiNgIAQI&#10;ECBAgAABAgRaJXBeevvMRBEg0C2BMzKc3ZO6V8Az0l6YqKEK9Gpjj8lo10kaV02cAFiM9K88qHW6&#10;tk9756RutFPP5aEiQIAAAQIECBAgQIAAgdYI6CiB9grUmcGPSvf/migCBLopUCcjvyFDu0lyv+SE&#10;5N+JIjCIwMp58+OTxlWTJwCWxPpKvnhksknykqSWC0qjCBAgQKBtAvpLgAABAgQIECBAoEUCz0tf&#10;z04UAQLdF/hPhvjZ5GFJHYM8MO1PEzVPgR5+7KkZ87JJo6otEwCL0X6dBwcn9Ydwr7SWBwqCIkCA&#10;AAECBAgQIECAQIMFdI1AWwU+kY7XWuFpFAECPRO4OOM9NNki2Tk5OakJgjSKwLQCm+aV+yeNqrZN&#10;ACzG+1sevCOp5YFumvaQ5JeJIkCAAIFGC+gcAQIECBAgQIAAgVYI/CS9fGxyZaIIEOivQC0FVDcA&#10;v28Iaomgw9L+NlGzCvT2Dfs3beRtnQBY0vH8fHFQUjMsD0hb9w2oNfryUBEgQIAAAQIECBAgQIDA&#10;RAXsnED7BOqYwm7p9h8SRYAAgcUCF+ZBLQu2cdpHJ19MFIGlBe6TJ7ZKGlNdmABYjHlFHnw6qf9J&#10;b5S21lz6ZlpFgAABAg0R0A0CBAgQIECAAAECLRB4dvr4jUQRIEBgKoGaJPxAXrhbcovkTckfE7WE&#10;QI8fLpOxPzlpTHVpAmBJ1Jqlrz98t8uTdXnOC9KekygCBAgQIECAAAECBAgQGJ+APRFom8AH0+Ej&#10;E0WAAIG5CJybN9VJyDdIu3fiZOQgqEWPW7Ro0epJI6qrEwBL4v4wX7wiuVVys+TFSf3hTKMIECBA&#10;YHwC9kSAAAECBAgQIECg0QJ1rKAO4DW6kzpHgEAjBS5Pr45O6mTkO6Ste5f+NW1Pq/fDXiMCeyaN&#10;qD5MACwJ/YN88dKkLs/ZOu1LkvMSRYAAAQIECBAgQIAAAQLDFrA9Au0RqJUEdkp3/5IoAgQILESg&#10;lhDbKxuoqwKelvb7ieqfwFMy5FoOKM1kq28TAEtq1x++g/PEzZObJnUTj7p5R91LIF8qAgQIEBim&#10;gG0RIECAAAECBAgQaKjAv9OvRyR1g880igABAkMRuCxbOSKpk5DvnvbYpO4fkKbbZXRXCdRKNPe6&#10;6tGEf+nzBMCS9Ofni8OSunnHeml3S96buIFHEBQBAgQIECBAgAABAgTmIeAjBNoi8Kx09NREESBA&#10;YFQCZ2TDuycbJs9ILkpU9wX2b8IQTQBc97tQl/0dl6drnab10943qRsAORMgEIoAAQLzE/ApAgQI&#10;ECBAgAABAo0UqHW66wzdRnZOpwgQ6JzApRnRG5Itk/snH086thpJRqQWCzwoDzZLJlomAGbmr8ty&#10;Ts5barZmi7T1h7MefyKP6+YeaRQBAgQIECBAgAABAgQIXEfAEwSaL3BmuvjkRBEgQGDcAv/JDj+T&#10;PDSpA8R1z9Jf5bHqlsCyGc5+yUTLBMBg/D/K2+tqgAenXSepdZxenfbsRBEgQIDANAKeJkCAAAEC&#10;BAgQINAwgZ+nP7skdeJfGkWAAIGJCfwie35xsmlSfy/VychX5nErS6evI7BXnlk5mViZAJg//T/z&#10;0c8lByS3TjZJ6syBmr37ex4rAgQIECBAgAABAgQI9FXAuAk0WeBv6dzDkl8nigABAk0R+Hc68tGk&#10;liO/Sdq6X+nv0qp2C1wv3X9UMrEyATA8+jp74C3ZXK3ftW7anZNaS/CStIoAAQI9FjB0AgQIECBA&#10;gAABAo0RqLNq62zMbzamRzpCgACB6wrUKiTPy9M3TB6TfD1pQeniNAK1pPw0L43+aRMAozGu+wN8&#10;LJuuf1RsmPZ2yUuS+gdG/WMjDxUBAgQIECBAgAABAgQ6KmBYBJorcEi6dmyiCBAg0AaBWqbs/eno&#10;HZM6vvjetHWlQBrVIoHbpK93SSZSJgBGz1439agD/wdnV/UH9cZpn5acktQyQmkUAQIEuitgZAQI&#10;ECBAgAABAgQaInBi+vGCRBEgQKCNAnV8cc90fMvkdcmfkkaVzswoMLGrAEwAzPh9GcmLP8lWj0ju&#10;k6ydPCR5W3JxoggQIECAAAECBAgQINB2Af0n0ESBs9Kp3ZM6SS+NIkCAQGsF6tjis9P7Wh7oSWnP&#10;T1TzBXZJF2+QjL1MAIyd/Fo7/Gu+OimpP6z1h7auEFi8VFCeVgQIEGi7gP4TIECAAAECBAgQmLjA&#10;j9ODByW1XG8aRYAAgU4I/DmjqJOKb562TjA+Ne0Ey65nEVg+r++djL1MAIydfNod1lkIdSnPkksF&#10;1cTAJ/IJSwUFQREgQIAAAQIECBAg0AIBXSTQLIE/pDv3T36TKAIECHRRoI4p1gnGO2Zwt03qPgH/&#10;SquaJ7BfurRiMtYyATBW7oF2Vmco1Czeg/OpdZKayauv/aMlGIoAgXYI6CUBAgQIECBAgACBCQr8&#10;PfveKbE8RhAUAQK9EPh2Rln3Cdgkba0y8vu0Yyk7mZPAenlXLQWUZnxlAmB81gvZU12mWDN5dUVA&#10;rRVlqaCFaPosAQIECBAgQIAAAQKjErBdAk0RuDIdeWLypUQRIECgbwK/zoBrlZFacvyxefz9RDVD&#10;YOw3AzYB0Ixv/CC9uCJvXnKpoM3z9TOSWufL5T2BUAQINEVAPwgQIECAAAECBAhMTOC52fP7E0WA&#10;AIE+C9SVUO8JwDZJLRFUS43XBGm+HGbZ1gAC2+W9dXJ3mvGUCYDxOI9yLxdl429I6g/x+ml3S2qt&#10;r8vSKgIECBAgQIAAAQIECIxPwJ4INEPgqHTjtYkiQIAAgf8K1H0C6uThWmr8Nnmqlhn/W1o1GYGn&#10;jHO3JgDGqT36fV2aXRyX1FpftabUvfL48OTCRBEgQGCsAnZGgAABAgQIECBAYAICJ2SfYz2wkv0p&#10;AgQItEng7HS2lhm/cdqXJb9NFlQ+PLDAI/OJdZOxlAmAsTBPZCe1HNDnsudnJlskN08OSGr9w1pG&#10;KA8VAQIECBAgQIAAAQIEhiZgQwQmLfDVdODRiZ95g6AIECAwi0DdJ+BFec8myd7JuYkaj8BK2U3d&#10;pybN6MsEwOiNm7KH89KRVyd3TTZI6gYgx6f9U6IIECAwZAGbI0CAAAECBAgQIDBWgQuyt4ckf00U&#10;AQIECMxdoO4TcHTeXvcJuG/azyQD3Ccg71bzEdgvH1o2GXmZABg5cSN38Lv0qm4Asmva6yc7JHXJ&#10;T10d8M88VgQIECBAgAABAgQIEBhMwLsJTE7gF9n1fRLLWARBESBAYJ4CddD/5Hz2/sktEvcJCMII&#10;q668qInrEe7iv5s2AfBfhz7/Wgf8Px+AuuSnrg5YJ49rtu+QtHX55L/TKgIECAwk4M0ECBAgQIAA&#10;AQIExiTw++ynfob9aVpFgAABAsMR+H42U/cJqIPUL8zjXyVTlicXJLD/gj49xw+bAJgjVI/ednnG&#10;WrN9B6XdLqkJgQelfU3yzcRaikFQBAgQIECAAAECBAhcS8AXBCYh8Jfs9IFJHahKowgQIEBgyAK1&#10;isjLs82Nk3smb01cbRWEIVWZbj2kbU27GRMA09J44WqBP6f9ZPLc5HZJ3aF6p7RvSM5J6vKgNIoA&#10;AQKLBbQECBAgQIAAAQIERi5QV7PvnL18LVEECBAgMFqB/2Tzpye1bv1GaWvZtWMWLVr0hzxW8xdY&#10;Jh99SjLSMgEwUt5ObvyyjOrE5BnJrZI1kx2TQ5O6QsCEQCAUAQIECBAgQIAAgV4JGCyB8QrUgag9&#10;t6tN+gAAEABJREFUsstTEkWAAAEC4xWo5cLr798nZrfrJbWkeN0v4I95rAYXeGw+snYysjIBMDLa&#10;3my4rhA4NaM9MKkrBGoW8FF5fFRSl2GaEAiEItAnAWMlQIAAAQIECBAgMEKB+hmzzkD98Aj3YdME&#10;CBAgMAeBvKWWCv9S2rpfwPppH5ocm9QSbWnUHARWyXv2TEZWJgBGRtvbDf86I/9gsm9Sa1hdP+1D&#10;ksOSM5O6TDONIkCAAAECBAgQIECgIwKGQWCcAs/PzupM0zSKAAECBBok8I/05ePJ7kldGbBr2uOT&#10;vyVqZoFaBmhkx+lHtuGZx+TVHgn8PmM9KXlecpdktaSuFKglhI7LY2uFBUER6I6AkRAgQIAAAQIE&#10;CBAYmcAR2fKrEkWAAAECExeYsQN10L8O/tckwPXyzjo5+L1p/5qo6wpsmafum4ykTACMhNVGZxD4&#10;V16rewW8Ie1uSV0hUPcS2D+PP5D8PFEECBAgQIAAAQIECLRFQD8JjEfgXdnN0xNFgAABAu0SqMmA&#10;Ojm4lrmppcNrzftPZQh1jDCNulqgjo1e/XC4jQmA4Xra2uACdfOmc/KxI5NHJ5skmyaPSd6SfC+p&#10;96RRBAg0XUD/CBAgQIAAAQIECIxA4EPZZt1sstb/z0NFgAABApMWmOf+/5jPvSd5YLJBUn+3n5K2&#10;7iWQptd1v4y+TpJOM9wyATBcT1sbjsDPspn3J09OtknWTR6UHJLUjUX+nlYRIECAAAECBAgQIDB5&#10;AT0gMGqBE7KDPRIHh4KgCBAg0CGBWhb8mIznPsmGSR0HPD1tX08EruP0b8z4l0mGWrXhoW7QxgiM&#10;QODSbPOTyUHJXZM1kjskT01qouBHaRUBAhMX0AECBAgQIECAAAECQxX4dLb2iMQyEUFQBAgQaI7A&#10;0Hvy22yxVgK5Z9obJk9Lvpz07cqvu2XMtWR6muGVCYDhWdrS+ATqH3/fyO7elNRSQXWjjLqXwIPz&#10;9cuTU5M/JYoAAQIECBAgQIAAgVEK2DaB0Ql8LpveJflnoggQIECgPwIXZ6hHJNsntUz4s9N+PelL&#10;HZaBrpIMrUwADI3ShiYs8Lvs/xPJC5Mdk7WTWyR7JW9Pvpu4ZDQIisCoBGyXAAECBAgQIECAwJAE&#10;aunXh2RbdePINIoAAQIEmiQwxr78PPt6XXLH5MZJrQ7y7bRdro0zuKcnQysTAEOjtKGGCdR6Yeem&#10;T+9I9klumdSkwA5pn5+cmPwmUQQIECBAgAABAgQIzE/ApwiMQqDO8qybQ14+io3bJgECBAi0VuDH&#10;6XndH/S2abdKXpR8L+liHZBBXS8ZSpkAGAqjjbRE4M/p5+eTVyY7JXW38Zo93D2P35B8NflHoggQ&#10;GFjABwgQIECAAAECBAgsWOA72cL9Eku6BkERIECgmQKN6NUF6cXLkm2SWgHkpWnPT7pSa2Yg+yVD&#10;KRMAQ2G0kRYL1Ozhsen/M5LtktWTbZN9k6OTuqyo7jmQh4oAAQIECBAgQIAAgWsEPCAwXIHvZ3P3&#10;SS5NFAECBAgQmKtArQDy4rz5psltklclFyVtr5oAWH4YgzABMAxF2+iSQB3s/1YGdFSyd1KXFa2R&#10;9k7J/sm7krq8yP0EAqEILBbQEiBAgAABAgQIEFiAQB38r+Vaf7uAbfgoAQIECIxBoOG7qCvJ/i99&#10;3Dy5Q/La5GdJG2ujdHrHZMFlAmDBhDbQA4G/Z4xfS45MHp/U5UV1Kc72eVxXDrwv7Q+Suu9AGkWA&#10;AAECBAgQIECg8wIGSGBYAosP/rtH27BEbYcAAQIESuAb+eU5yWbJXZI3Jr9K2lT3GkZnTQAMQ9E2&#10;+ihQN6T6cgZe9w7YI+3NkrrJ8D3S1l8uH0z7o0QR6IGAIRIgQIAAAQIECBCYl4CD//Ni8yECBAhM&#10;SqCV+70yvT4zeXqycVLH7t6c9pKk6XW3YXTQBMAwFG2DwH8F6kZVX8jDurzoUWm3TGpSoC7XOSiP&#10;j09qDbL6iycPFQECBAgQIECAAIGWCug2gYULOPi/cENbIECAAIHBBGr1jjp295R8bPESO3UP0N/n&#10;6ybWJsPolAmAYSjaBoHpBS7LS6cmhyS7JrUGWU0K3D2Pa/mguqdArU9W9x7IU4pA+wT0mAABAgQI&#10;ECBAgMCAAnXDxlrz37I/A8J5OwECBCYp0LF9X5Hx1DG7vdNumDwgeXdSx/LSNKKqjwvuiAmABRPa&#10;AIGBBf6YT5yR1PJBdU+B2+TxasltkycktSbZF9PWFQVpFAECBAgQIECAAIFGCegMgYUI1MH/WtPY&#10;wf+FKPosAQIECAxToE7M/XQ2+Lhkg2Sn5P3Jn5NJ1g+HsXMTAMNQtA0CCxf4Zzbx7eSdSa1JVmt8&#10;rZXHWyR15cAr0n4yadvNStJl1W0BoyNAgAABAgQIECAwZ4E6+O/M/zlzeSMBAgSaJNCbvvwjIz0x&#10;eUyyfvLw5MPJX5NxV/Vjwfs0AbBgQhsgMDKBulfAhdl63TvgBWkflNwgqb987pv2wOSDyQ+SWsMs&#10;jSJAgAABAgQIECAwYgGbJzA/gbPysbrxYhtuupiuKgIECBAgsOhvMfhI8ohk3aSOzR2V9hfJqOuX&#10;2cHbkwWXCYAFE9oAgbEL1D+YT85eD03qZsM3S7tGsl3ypORNyenJHxJFYKQCNk6AAAECBAgQIEBg&#10;DgJ1w8Va9ud3c3ivtxAgQIBAAwV06arJgFqdY99YbJJsm7wo+VJSK3ukGVr9JVvaLRnK8uAmACKp&#10;CHRA4PKM4avJ25KnJvdMrpfcMLlf8rzkvUktM1SXMuWhIkCAAAECBAgQIDCwgA8QGFTgU/nA/ZOh&#10;HMTIdhQBAgQIEJi0QK3a8a104mXJXZO1kx2Tlyd10u5CTso9L9uoSfMz0w6lTAAMhdFGCDRWoC4X&#10;+mx6d1iyZ1I3Gq4bDt88j+vypbq3wMfz+KKk/vJKowjMVcD7CBAgQIAAAQIECMwo8KG8+tCkllBI&#10;owgQIECgnQJ6PYtA3R/g1LznhUkt210n5W6Rx3UWfy3r/a48risF6jjdpXm85DG4OlG3lvc+Ns/X&#10;+2+Z9uvJ0MoEwNAobYhAawT+nZ7WbGLdwKT+Eqp/kG+e59ZMLCMUBEWAAAECBAgQGIJAXQr+m2yn&#10;TrRYnN/m67qkO01LS7cJzF2g1i1+dN7+r0QRIECAAIG+CdR9PY/LoOvk28enrSsFaqWOdfK4jsmv&#10;knbVZKWklvfePW29v47b5eHwqnY2vK3ZEgECbRb4czo/0zJCz8nrRydfSS5LVM8FDJ8AAQIECPRU&#10;oM5krrO06vLu+rfRi+Pw2OQ+SV1tuVna1ZMVkw2SOtFicdbL1/Va3UTujnn87GRol3dnW4pAUwRe&#10;k47U/cmuSKsIECBAoOUCuj8Sgfo3ZV05MJKNL7lREwBLanhMgMBUAnV5Ui0j9Nq8uHdy56TWNtso&#10;7b2TuufAW9OentRZbWkUAQIECBAgQKDVAv9J7xdfMVmXcu+cr2+TXD+ps7XqLK26vLv+bfTSPPee&#10;5JSk7rf007SzneX/+7ynLu1+Xdq7JLU0Y10tkIeNLp0jMBeB+jPz3LxxyeUN8qUiQIAAAQIEJiFg&#10;AmAS6vZJoBsCF2cYpyVvSvZL6sbDdVZb/WB893xdd0V/Y9paA60mEfJQdUfASAgQIECAQKcE6oD/&#10;WRnRK5MHJrVu6+J7JtXN3D6W576T/C4ZRdXSjLfPhutmcmkUgVYK1J+jOjmo/sy0cgA6TYAAAQJT&#10;CXiu7QImANr+HdR/As0TqB+Mz0i3jkqenuyY1Bpna6Wteww8MW1dEvzptD9JnBkUBEWAAAECBAiM&#10;XeDy7PEjSS3fs2HaOgD//LSfSiax3OHPs99aG7b2n4cNLF0iML1ArfO/R16uk4PSKAIECBAgQKAp&#10;AiYAmvKd0A8C3Rf4Y4ZY9xg4Jm1dEvyAtDdKVkvqkvq69L1uSvzefP21pO6KnkY1UUCfCBAgQIBA&#10;SwV+nX7XjUkflLbW4X942lq+55K0TahaB/Zh6UhdcZBGEWiFQP2+fWh6+oFEESBAgEDHBAyn/QIm&#10;ANr/PTQCAm0XqB8Y6pL6uvT9FRnMnsmdknWSWlJo+7R7JYcmH03OTf6RKAIECBAgQIDAbAJ1VvKX&#10;8qY6yeB2aeseRvuk/WTy96SJ9c90arfkhKRJpS8EphKok3bukxdcuRIERYAAAQIEmihgAqCJ3xV9&#10;IkBgsUDdVPjL+eIdyYHJLsktklWTGyf/n707AdvtHO8Fvl2GtqcOBy09dbiQmouap1OCniLGIsQY&#10;U8xDQgwnaFFzjJdZDTFPQcUUU8wqKqYWMZ3QJiFBEBlEpvP/h60Z9vB9337fd631vr/ruu/vecf1&#10;3M9vJfvbez1rPesWyUckX5rsjfd6072uPZqnggABAgQIEFhBgd536MCM+8nJmya7BGGX1elJBofk&#10;+VSWHjwltd41eVBSEBirQO8JtnOK69/X0wgCBAjMVcDGCRDYoIAJgA3C+RoBAoMKnJreD0t+OPni&#10;5MOSPfPoUmk7OXC1tHdI7pl8QXL/5BeT/UdKGkGAAAECBAhMV+CMyn+Vn11a8FVpH568SfIiyd53&#10;6JZpn5L8RLJXGqaZZPQKhS6r8uVJVq/oZRf4fgbYK3W/nlYQIECAAAECIxYwATDinaM0AgS2I7Dl&#10;t/uP5f5DpGvnvigfeVRy1+R1k73s/w/S7pTs2YC9vL5XFvTgwfvzWs8M7AGFPBQECBAgQIDACAR6&#10;Jvz/Sx39Pd2D+v3d3asBe2b/9fP6A5O96egn0x6TXLbo30t6v4L/WLaBGc+kBbok540zgv6/mUYQ&#10;IEBgAQK6IEBgwwImADZM54sECExUoOvq9h8rXQ/4nRlD7y3Qgwe3yeOuDXyBtBdLXjt55qsI3pXn&#10;vYqgNw/MQ0GAAAECBAjMWODIbK9X9+2bdvfkNZLnT3bivr+nu6zPO/O8Bx9Xacm/XsHY8R+bsQsC&#10;Qwt8PgX0zP8ut5WHggABAgQIEBi7gAmAse8h9REgsDWBeb5+dDb+peSZryK4U573KoL/mfaPkpdL&#10;/k3yPskekOh9Cj6Wx99O9iqENIIAAQIECBDYgkDPat/S8j0Xz2d7f5/Hpn1D8ivJk5Ji06Ze3dir&#10;H3pFBA8CQwl8PB132c1fpBUECBBYpIC+CBDYAQETADuA56sECKysQA/wfzej7z+C9kvbJQnul/b/&#10;JK+Q7ATBn6XtVQR3TNt7Ebwwba8i+Ne0RyUFAQIECBBYdoEerP5WBvmO5BOTXc++Z/NfMI83uHxP&#10;vrm60asjHrq6wzfygQW6DFeXozp+4Dp0T4AAAQIECKxTwATAOsF8nACBkQiMv4we5O9VBO9Oqb0X&#10;wV5pexXBddJ2cqCTBJfP415FcN+0nUR4XdpOKnwnbScZ0ggCBAgQIDA6ga61f2iq6nJ6vVru5Xn8&#10;1OQjkndN9oa8Xae/y/dcKc/vknx68r3JLsN3elqxMYHet6hLJG3s275FYGMCncTr0pj+froxP98i&#10;QGBHBcR2iugAABAASURBVHyfAIEdEjABsEN8vkyAAIENC/QfUD3Q3wP+PfDfZYQ6EdAJgU4MdIKg&#10;EwWdMOhVBJ1A6ERCJxQ6sdAJhg137osECBAgQOBMAl2S53t53rW9D0j7mmQP2PcKtnvkcZf8uFra&#10;LtFzvrQXSV4x2Rvq96DgQ/L4H5IvTr4t2Rvydp3+mS/fk22LTZseH4T9k4LAIgTelE7uljw5KQgQ&#10;IECAAIEJCpgAmOBOUzIBAptWhaAH+btkUA/6dwmhHojpZECXFurkQCcJOlnQpYc6edCrCLokUScV&#10;ukRRJxlWxco4CRAgQOC/BE7Iwx8mD05+INnfDc9J++jk7sldktdKXiLZ3yUXSHvZ5A2Tt0veP9kl&#10;ezrx/OY8/miya9AfmdZBwCAMHL0B8r1SQ++jkEYQmJtA//+/d7Z+alIQIEBgKAH9EiCwgwImAHYQ&#10;0NcJECAwoEAP8Pcqgt58ePNVBL0pca8i6E2Ke1CnNy3uVQRdfmjzVQRdrqFXEfRmxwOWr2sCBAgQ&#10;WKNAz6Q/PJ/tTXEPTPvG5POTPRO8E8C3yePrJS+d7LI7f5z2Usm+1jW7+7vhcXne7/Tmuh/K40OS&#10;3WZ/l+ThFEKNZxI4MY87WdMllfJQEJi5wFuyxU4YOvgfCEGAAAECBKYsYAJgyntP7QRWVcC41yPw&#10;43y4VxG8K+3mqwi6XEOvIrhYXuskwRXS9iqC+6XdfBXBQXncqwh60CkPBQECBAjMUOCUbOtHyX9L&#10;dhK3B9p6tv2T8vwBydsnezZ+r/K6YB7/YbJn618j7S2TPfu7Z/M/O487Adybc/Zs/x/kuRt0BmFF&#10;ohP5vZrjZysyXsNcnMBb01X/nHHwPxCCAIGBBXRPgMAOC5gA2GFCGyBAgMCkBXrm57czgh6Aem3a&#10;3ougZ4reLI97FUEPOv15Hl832TMNe6bpY/O4B51emrY3I3x72ncme1Zqt/OpPO6Zpc1eodCzE3uW&#10;6XF5XRAgQGAZBbokSw/Gdt37/hnYG2a+JAPtuvgPTdvl226UtjfE/ZO05032z9arpu0E7N3Tdpm3&#10;p6X9p2Rvltv1+Ptn6LF5LjZt2gRhiwL9Hd4Jo/4+3+IHvEhgnQL/nM87+B8EQYAAAQIElkXABMCy&#10;7EnjILA6Aka6eIGepfrFdHtAsmea7pu2y048LO0Dk7sl75zsWak9kLVzHndt6WbPXt0pz3vm6n9P&#10;e55kD3719ZvkcdeV7aRD15j9Xp6LaQj8PGVuPjvQmafBEEsh0AOo/fPumxlND7537fz+2dQD+f+Y&#10;13rGfSdBexVV//y6el7rMjs9Q//cedyrqv4ybf8MvEvahyefmnxZsvdy+UzabyX9PxMEMVOBz2Zr&#10;PWDbiag8FAQ2LPCJfPOuyV6llEYQIEBgcAEFECAwAwETADNAtAkCBAgQWLNALyXvwa+e1frJfOv1&#10;yS47dI+0vQFlD6D14FoPuvVgXF4WIxHoPnteaumBz4umvVuy65A/Iq0gMBaBX6aQ3vz2q2n7Z0zv&#10;edKrm7r2fZfX6UH5/nnTdfG7xE7PyO+Z+F0OrdnHV853+14/08/2O3+f17qNToJ2m912+2hfztAP&#10;zvxDD9sR6JV4vUJvOx/zNoGtCvT+UL3a09+/tkrkDQIECBAgME0BEwDT3G+qJrC6Aka+7AJdQqMH&#10;13rQ7dIZbJfCOD2tWLxAz/7rQc6903Wv2Gj2cV/re3n5jOja5V0S6ownfhDYhsCv8l6vHuk69V0a&#10;7Mt53gNOXTrsw3ncA5j976lLi704z/vfVScIe8VRJ5p6xVGXyukVR7fI+73iqPcz+Ys87pVFPQv/&#10;f+Rxz8rv2fmdrOqEYu9v0rP3u7xOz+bvBGPP7u9Z/j0jv2f9O+AVODF5gU7S9v+dyQ/EABYu0D8L&#10;eyVn/5xeeOc6JECAwFYFvEGAwEwETADMhNFGCBAgQGAOAr2BcW+G2bWz3T9gDsBb2GQPzr4tr/fs&#10;/p7l3wOoPaDUs//z8lajB2gflXdPToppCPRqnO7vn6TcHow/NG3v2/G5tD0g3yW/ekC+Z7z3gHz/&#10;O+gB+X3yfvd3D8bvkcc9GN+D7D0Yf+M879JfV0nbpb96Nv2F8/gPkudKXiDZ553c6/vXzPMewO93&#10;e0C/2+oB/m67B/zbT5cIa789qNk6OkHQujph0Do7gfD9bKdXFln+JBDLGsa1ZoG98smu4Z5GEFiT&#10;wFH5VA/+/zStIECAAAECBJZQwATAEu5UQyKwxAKGtpoCvSLgbzJ0y2wEYQ7x3WyzS5vcNG0P+nft&#10;367v34PDeWnN8YJ88mrJ9yYdiA3COuM3+XzND0/bA/JfS9sD8gel7YHuHvR+ex73IPjL0/ageM9o&#10;70HyHvDrQfOuAd6D6LfK+z2ofv20PSB/ubQ94H6RtBdK9mB878fRg/Hd533vinm9n/3fafvdLgPR&#10;bXXN+267V3+0r2fm/fbdOl6dx62r/4+2xk/neWv+97QdQ8+s75g6trwkCBBYgEAn9zqR9oUF9KWL&#10;6QucmCH0JtJdziwPBQECBEYloBgCBGYkYAJgRpA2Q4AAAQJzFTg4W+/ZaS5ND8QORpfv+VS28Zjk&#10;FZI9ONzlUXrjv76XlzYcXUKgBxK6JEu3+aFs6fjkKkYPeh+RgfdA/kfSdtmZF6V9YrJnztepB9u7&#10;D3pQvmfJ94B8b5jdA/J/lc/1gPzN0vaAfA/G94bbPRj/kLzWg/Fd074H41+Y5z0g33sy9ID8B/O8&#10;B+R7ALAH5DvJ0wPyx+T1XyQFgYkJKHedAifk87dN9uqYNILAFgW6xOJ98k5/V6QRBAgQIECAwLIK&#10;mABY1j1rXASWUcCYVl2g63X3zOZVPaC8kf3fM0HP/r2ekd0lfb6dN7oWe5qZx2HZYq8q2CVtD27/&#10;ZdqeUd5Jgefm8WuTXaLi42l7gLr1HJnHY77K46TU17Pzv5r2wOSbkj3w/oS09092fDdM23slXDBt&#10;D+j/r7Q9kH/ztL2vxZ5pn57smfO9UqLL7XQ/OCgfFEGAwEwFurxXJ84t6zJT1qXa2D9kNL2yLI0g&#10;QIDACAWURIDAzARMAMyM0oYIECBAYAECn0kfPZBqiZlArCF6U9Szf+xP80LPQO8a7z2g3bXdL5vX&#10;5hW9L8A3svH210mBXnnQm7L+XV7r0k49y70HzS+e5z1w3uVpxph/mPp6dn5vLtuDavfM8y6984y0&#10;r0l2fJ2k6mTGmCcyUqogMC0B1W5YoFf/9EqALvOy4Y344lIK9GqxLiO3lIMzKAIECBAgQOCsAiYA&#10;zurhGQEC4xVQGYHNAj1zvGddb36u3bjAn+Srj0p+M7lf8lJJQYAAAQLLI/AvGYqJ8yCI3wv0d37v&#10;79IlgH7/ogcECBAYmYByCBCYoYAJgBli2hQBAgQILEzgWenpDUkxG4HeEHb3bKpn6u+T9nxJQYAA&#10;gREIKGEGAu/ONjrZm0asuEDvpXTHGByXFAQIECBAgMCKCJgAWJEdbZgEJi9gAATOKfCAvOTGdUGY&#10;Yfy3bKtr1Hed+53zWBAgQIDAcgi8KMN4QVKsrkDP+L93hn9oUhAgQGDcAqojQGCmAiYAZsppYwQI&#10;ECCwQIHelPXO6c8NDoMw47hitndQ8s3Jrs2fRhAgQGDxAnqcqcDe2dq7kmI1BfbNsHs1SBpBgAAB&#10;AgQIrJKACYBV2tvGSmC6AionsDWB/8wb90yelhSzFThXNne3ZM8U7LJAf5zHggABAgSmK9Dflf2d&#10;+fnpDkHlGxTopH5/l2/w675GgACBhQrojACBGQuYAJgxqM0RIECAwMIFDkyPXbYmjZiDwPmzzfp+&#10;L+1Dk+4PEARBgMAiBPQxB4ETs83bJb+TFKsh0JMldstQT00KAgQIECBAYAUFTACs4E43ZAKTE1Aw&#10;ge0LPCUf+URSzE/gz7LplyS/lbxH0t8hgiAIECAwQYEunbdL6j46KZZboMsl7poh/iQpCBAgMA0B&#10;VRIgMHMB/3ifOakNEiBAgMAAAj2r7V7p95ikmK/AZbL5NyZ7o+DbpBUECBCYi4CNzlXg+9n6bZMn&#10;JMXyCjwyQzs4KQgQIECAAIEVFjABsMI739AJTERAmQTWKnB4PvjApFiMwFXSzQHJzyb/OikIECBA&#10;YFoCPTDce710En1alat2LQL75UOvTAoCBAhMSUCtBAjMQcAEwBxQbZIAAQIEBhPYPz2/LikWJ3DD&#10;dPXp5FuTF08KAgQIzEDAJhYk8N70s2dSLJfAVzKchyQFAQIECBAgQGCTCQD/ERAgMG4B1RFYv8Aj&#10;8pXvJcViBXqDwUPT5d7J8yYFAQIECExDoPd3ee40SlXlGgR6j4c75HO94XMaQYAAgQkJKJUAgbkI&#10;mACYC6uNEiBAgMCAAsel796k9pS0YrEC5093+yZ7f4Cd0woCBAhsSMCXFi7wuPT4jqSYtkCXc7pr&#10;hvCDpCBAgAABAgQInCFgAuAMBj8IEBipgLIIbFSg6xo/daNf9r0dFrhStnBQsmsPd1IgDwUBAgQI&#10;jFjgtNR2z2T/7E4jJirw+NT9saQgQIDAFAXUTIDAnARMAMwJ1mYJECBAYHCBZ6SC3qA2jRhA4Fzp&#10;8wHJLyevnxQECBBYo4CPDSTwm/S7a7LLuaURExN4e+p9XlIQIECAAAECBM4iYALgLByeECAwKgHF&#10;ENgxgV4G37MZf7ljm/HtHRS4bL7/meQzk+dLCgIECBAYr8AxKW2X5FFJMR2Br6fU+yVPTwoCBAhM&#10;U0DVBAjMTcAEwNxobZgAAQIERiDQNXAfOoI6Vr2EcwegyxJ8Mu3Fk4IAAQJbFfDG4AKHpYJbJ49P&#10;ivELdNLmDinT/gqCIECAAAECBM4pYALgnCZeIUBgHAKqIDArgTdnQ29JiuEFuhTQISlj56QgQIAA&#10;gfEKfCml7Zbs1XRpxEgFTkldvenv99MKAgQITFlA7QQIzFHABMAccW2aAAECBEYj8JBU8sOkGF7g&#10;Yinho8m9k71PQBpBgACBzQLaEQm8P7U8LDmL+EI28vykmK3AXtncR5KCAAECBAgQILBVARMAW6Xx&#10;BgECgwronMBsBXofgN4PwJmMs3Xd6NbOky/um9wved6kIECAAIFxCrwiZT0rudH4Sb7YtelvkPbR&#10;ydclxWwEXp7NvCQpCBAgMH0BIyBAYK4CJgDmymvjBAgQIDAigd6IdkcOYoxoKEtTyr0ykvclz58U&#10;BAgQ2IRglAL7pKr1LqXXCfeX5XuXT742eXqy8eD8+FhS7JhADR+xY5vwbQIECBAgQGBVBEwArMqe&#10;Nk4C0xJQLYF5CTwlG/5iUoxH4OYp5RPJLg2URhAgQIDAyAR68P6+qemTybVEl/u5Tj740OTPk2eO&#10;k/LkNslO/qYRGxD4dr5z52TX/08jCBAgMHkBAyBAYM4CJgDmDGzzBAgQIDAqgZNTzT2SxyXFeASu&#10;lVI+l7xkUhAgsLICBj5igR64v0Pq+2Zya9Hlfu6fN2+Y/HJya/HrvHHHZJeBSyPWIXBMPtsJlLNP&#10;rORlQYAAAQIFjPEvAAAQAElEQVQECBDYsoAJgC27eJUAgSEF9E1gvgLfzeYfmRTjEtgp5Xw8+edJ&#10;QYAAAQLjE+hB511S1o+SZ44u99P16K+QF1+TPC25veiE/H3yod2SPaidRmxHoGa75jP9e0waQYAA&#10;gSURMAwCBOYuYAJg7sQ6IECAAIERCnQ94neNsK5VL+kvAtB1jS+aVhAgsGIChjsJgR+mylslf5Vs&#10;HJwf100+JLmRA/lvz/eunHxh8oSk2LJAJ1U6YXLQlt/2KgECBAgQIEBg6wImALZu4x0CBIYR0CuB&#10;RQk8IB0dkRTjErhiyvlo8sJJQYAAAQLjE/hKSuoa9HukvUHykOSOxI/z5b2Sl04+NvmlpDirwKPy&#10;9M1JQYAAgWUTMB4CBBYgYAJgAci6IECAAIFRCvRMxXulsp5Vl0aMSOCqqeWA5B8kBQECKyFgkBMT&#10;ODD1vjo5y9+hR2d7+yavnewVYfuk/Wpy1ePpAXhRUhAgQIAAAQIENiRgAmBDbL5EgMDcBGyYwGIF&#10;ein98xbbpd7WKNCbSL5yjZ/1MQIECBBYLoHvZzjPTF492SvDnpL2O8lVi1dlwE9MCgIECCyngFER&#10;ILAQARMAC2HWCQECBAiMWKD/sO5yBiMucWVL2z0j73IQaQQBAsssYGwEtiFwaN57cvLyyZsm90+e&#10;klz26L2Kem+FZR+n8REgQIAAAQJzFjABMGdgmydAYF0CPkxgCIHfpNO7J918MAgjjJ4BepsR1qUk&#10;AgQIEFi8wCfS5a7JSyV74+CT0i5j9ArF/t3k1GUcnDERIEDgdwIaAgQWJGACYEHQuiFAgACBUQt8&#10;K9XtnRTjE+jfVV6fsi6RFAQILKWAQRFYt8AR+cZeyV4VsF/aZTpQ/tmM5/bJZZ3cyNAEAQIECBAg&#10;sEiB/qN6kf3piwABAlsX8A6BYQVeke7fnxTjE7hQSnpD0t9bgiAIECBA4PcCP8yj+ySvlnxfcurx&#10;6QzglslfJQUBAgSWW8DoCBBYmIB/SC+MWkcECBAgMHKB01PfA5LHJMX4BHZOSY9JCgIElkzAcAjM&#10;QOAb2cZtk7dLHp6cYnwqRe+SPC4pCBAgQIAAAQIzEzABMDNKGyJAYAcFfJ3AGAR+lCIekRTjFHhq&#10;yrpGUhAgQIAAgS0JHJAXr5x8SfK05FTiAym0B/+PTysIECCwCgLGSIDAAgVMACwQW1cECBAgMAmB&#10;N6fK9yTF+ATOl5L+KXnupCBAYCkEDILAzAWOzRYfnrxhslcGpBl1dIm7rvl/wqirVBwBAgQIECAw&#10;WQETAJPddQonsGQChkNgXAIPTjk/TYrxCfQKgAeOrywVESBAgMDIBL6Qeq6ZfEbylOQY4zkp6t7J&#10;sdaX0gQBAgTmIGCTBAgsVMAEwEK5dUaAAAECExE4KnU+LCnGKfC0lPWnSUGAwMQFlE9gzgInZftP&#10;SHYi4MtpxxKt674p5nHJ3oMojSBAgAABAgQIzEfABMB8XG2VAIH1Cfg0gTEKvD1F7Z8U4xO4UEp6&#10;VlIQIECAAIG1CHw9H7p+8snJXyeHjCPS+Y2Sr0sKAgQIrKKAMRMgsGABEwALBtcdAQIECExK4CGp&#10;9uikGJ9Al0y4yvjKUhEBAmsX8EkCCxX4TXp7SrK/Ow5MO0T8czq9evKLSUGAAAECBAgQWIiACYCF&#10;MOuEAIFtCniTwHgFfpLSOgmQRoxMoH+H6ZmcIytLOQQIECAwcoHvpb5bJu+UPDy5iDguneyR/Ltk&#10;/26RRhAgQGBFBQybAIGFC/QfzwvvVIcECBAgQGBCAu9KrW9LivEJ9EDKX42vLBURILAWAZ8hMLBA&#10;f79fITU8PnlMch5xWjb6+mT7eXVaQYAAAQIECBBYuIAJgIWT65AAgbMJeEpgCgIPS5FHJcW4BM6V&#10;clwFEARBgAABAhsSOD7fenby0sm9k4clZxGnZiPvTV4n2SXruu5/HgoCBAisvAAAAgQGEDABMAC6&#10;LgkQIEBgcgI/S8UPSorxCdw2JV0tKQgQmJSAYgmMSuDYVPO85GWTuyRfm1zvVQE92/9r+d7Tkp1Q&#10;uH3aQ5KCAAECBAgQIDCogAmAQfl1ToDAJgQEpiPQG/e9dTrlrkylvQqgV2iszIANlAABAgTmJtAz&#10;9z+Urd8vedFkJ5h7L6CX5vEByYOTPajf/Ewe75f8++Qdkv18l6V7Uh7/Z1IQIECAwNkFPCdAYBAB&#10;EwCDsOuUAAECBCYq8PDUbSmgIIws7p56LpwUBAhMRECZBCYg0MmAr6fOlyc70Xy7tNdLXut3eaO0&#10;90n+Y/I9yV4tmEYQIECAAAECBMYlYAJgXPtDNQRWTcB4CUxNoP+4f+DUil6Bev8oY+way2kEAQIE&#10;CBAgQIAAAQIjFFASAQIDCZgAGAhetwQIECAwWYHe1G//yVa/vIV3iQZ/r1ne/WtkSyVgMAQIECBA&#10;gAABAgQILErAP5QXJa0fAgTOKeAVAtMV6FIAP51u+UtZ+U4ZVZdjSCMIECBAgAABAgQIEBiVgGII&#10;EBhMwATAYPQ6JkCAAIEJC/Q+AI+ccP3LWvpuyzow4yKwTALGQoAAAQIECBAgQIDA4gRMACzOWk8E&#10;CJxVwDMCUxd4SwbQm/6lESMR2DV1nC8pCBAgQIAAAQIECBAYj4BKCBAYUMAEwID4uiZAgACByQs8&#10;NCM4JinGIXDhlHGzpCBAYLQCCiNAgAABAgQIECBAYJECJgAWqa0vAgT+S8AjAssh8KMM41FJMR4B&#10;ywCNZ1+ohAABAgQIECBAgMCmTQwIEBhUwATAoPw6J0CAAIElEHh9xvDBpBiHwK1Shr/fBEEQGKOA&#10;mggQIECAAAECBAgQWKyAfyAv1ltvBAj8VsBPAssm8MAM6JdJMbzARVLCNZOCAAECBAgQIECAAIHh&#10;BVRAgMDAAiYABt4BuidAgACBpRA4PKPYOynGIfC34yhDFQQInFXAMwIECBAgQIAAAQIEFi1gAmDR&#10;4vojQGDTJgYEllPg1RnWh5JieAETAMPvAxUQIECAAAECBAgQ2LSJAQECgwuYABh8FyiAAAECBJZI&#10;YI+M5edJMazADdL9BZKCAIERCSiFAAECBAgQIECAAIHFC5gAWLy5HgmsuoDxE1hmgSMyuMckxbAC&#10;50n3108KAgQIECBAgAABAgSGE9AzAQIjEDABMIKdoAQCBAgQWCqB12Q0lgIKwsBx3YH71z0BAmcR&#10;8IQAAQIECBAgQIAAgSEETAAMoa5PAqssYOwEVkPg/hmmpYCCMGCYABgQX9cECBAgQIAAAQIENiEg&#10;QGAUAiYARrEbFEGAAAECSyZwZMbz6KQYTqATAOcarns9EyBwZgGPCRAgQIAAAQIECBAYRsAEwDDu&#10;eiWwqgLGTWCVBF6XwX4wKYYRuEi6vUxSECBAgAABAgQIECCweAE9EiAwEgETACPZEcogQIAAgaUU&#10;eEBG9YukGEbgWsN0q1cCBM4q4BkBAgQIECBAgAABAkMJmAAYSl6/BFZRwJgJrJ7AERnyXkkxjMCV&#10;hulWrwQIECBAgAABAgRWXMDwCRAYjYAJgNHsCoUQIECAwJIK7JdxfSApFi9wxcV3qUcCBM4u4DkB&#10;AgQIECBAgAABAsMJmAAYzl7PBFZNwHgJrLJAlwL6+SoDDDR2VwAMBK9bAgQIECBAgACBlRYweAIE&#10;RiRgAmBEO0MpBAgQILC0AkdmZHsmxWIFLpvuzpMUBAgMJqBjAgQIECBAgAABAgSGFDABMKS+vgms&#10;koCxEiDwhhC8LykWJ3C+dLVTUhAgQIAAAQIECBAgsCgB/RAgMCoBEwCj2h2KIUCAAIElF7h/xnd0&#10;UixOwATA4qz1ROAcAl4gQIAAAQIECBAgQGBYARMAw/rrncCqCBgnAQK/FejB/z1++9DPBQlcYkH9&#10;6IYAAQIECBAgQIAAgU2bGBAgMDIBEwAj2yHKIUCAAIGlFzggI3x1UixGwATAYpz1QmALAl4iQIAA&#10;AQIECBAgQGBoARMAQ+8B/RNYBQFjJEDg7AJ75YXvJ8X8BS45/y70QIAAAQIECBAgQIDAGQJ+ECAw&#10;OgETAKPbJQoiQIAAgRUQOC5jvFfy1ORG4qcb+dKKfscVACu64w17eAEVECBAgAABAgQIECAwvIAJ&#10;gOH3gQoILLuA8REgsGWBz+flZyY3Ep/Olz6bFNsXMAGwfSOfIECAAAECBAgQIDALAdsgQGCEAiYA&#10;RrhTlESAAAECKyPw1Iz0kOR647b5wsOSByXFtgUuuO23vUuAwHwEbJUAAQIECBAgQIAAgTEImAAY&#10;w15QA4FlFjA2AgS2JXBy3rxH8sTkeuI8+fCeyVsnD0yKrQucd+tveYcAAQIECBAgQIAAgZkJ2BAB&#10;AqMUMAEwyt2iKAIECBBYIYFDM9bHJtcbnTi4eL50++QBSbFlgV9t+WWvEiAwTwHbJkCAAAECBAgQ&#10;IEBgHAImAMaxH1RBYFkFjIsAgbUJvDQf+3ByPdGrAJ6QL5yUvFPyjUlxToGfn/MlrxAgQIAAAQIE&#10;CBAgMGMBmyNAYKQCJgBGumOURYAAAQIrJXB6Rnvf5M+S64leBbBTvtClhHZPu29SnFXgsLM+9YwA&#10;gfkL6IEAAQIECBAgQIAAgbEImAAYy55QB4FlFDAmAgTWI3BkPvyg5HqiVwE88Xdf6CRClxLaK89P&#10;S4rfCnz7t42fBAgQIECAAAECBAjMTcCGCRAYrYAJgNHuGoURIECAwAoK7J8xvzq5nrhnPny55OZ4&#10;YR7smvx1Umza1HsscCBAYIECuiJAgAABAgQIECBAYDwCJgDGsy9UQmDZBIyHAIGNCTwyX/tmcq1x&#10;7nzw/ybPHO/Ok1snj02uenxn1QGMnwABAgQIECBAgMCcBWyeAIERC5gAGPHOURoBAgQIrKTACRn1&#10;XZInJtcam+8FcObPfzxPdk7+OLnKYQmgVd77xj6AgC4JECBAgAABAgQIEBiTgAmAMe0NtRBYJgFj&#10;IUBgRwT+PV9+VHKt0XsBPGELH/5KXrt+clUPgv8wY/9JUhAgQIAAAQIECBAgMC8B2yVAYNQCJgBG&#10;vXsUR4AAAQIrLPCKjL33BEizpui9AHbawid/kNf+OvmvyVWLz6/agI2XwNAC+idAgAABAgQIECBA&#10;YFwCJgDGtT9UQ2BZBIyDAIHZCOyRzRyWXEts7SqAfrdnwd80Dw5MrlJ8bpUGa6wECBAgQIAAAQIE&#10;BhDQJQECIxcwATDyHaQ8AgQIEFhpgV9k9Lsmf51cS2ztKoB+97j8uG1yv+SqxGdXZaDGSWAcAqog&#10;QIAAAQIECBAgQGBsAiYAxrZH1ENgGQSMgQCBWQocko09MrmW6FUA+2zjgyfnvfsk90yellzmODaD&#10;670U0ggCBAgQIECAAAECBOYiYKMECIxewATA6HeRAgkQIECAwKZXxeD1ybXEvfKhLd0LIC//Pl6U&#10;R3dOnpBc1uj6/6cu6+CMi8AYBdREgAABAgQIECBAgMD4BEwAjG+fqIjA1AXUT4DAfAQenM1+Lbm9&#10;6FUAT9jeh/L+u5I3Qa5uagAABgVJREFUTv4ouYzx0WUclDERIECAAAECBAgQGJGAUggQmICACYAJ&#10;7CQlEiBAgACBCJyYvFOy9wVIs83oVQCX3eYnfvvml9JcK9llhtIsVbxvqUZjMARGL6BAAgQIECBA&#10;gAABAgTGKGACYIx7RU0EpiygdgIE5inwvWx8t+T2lrY5dz7z+ORa4sh8qFcC7J92WeJbGch3k4IA&#10;AQIECBAgQIAAgXkJ2C4BApMQMAEwid2kSAIECBAg8HuBD+fRWpb42T2fW8tVAPnYpuPzo/cE6KTB&#10;Mtwc2Nn/2aGCwCIF9EWAAAECBAgQIECAwDgFTACMc7+oisBUBdRNgMBiBJ6dbt6U3Fas5yqAbuf0&#10;/Oh2b5f22OSU4/1TLl7tBAgQIECAAAECBCYgoEQCBCYiYAJgIjtKmQQIECBA4GwCe+T5wcltxT3z&#10;5mWS64kePL9uvvDt5BTjZyn680lBgMDCBHREgAABAgQIECBAgMBYBUwAjHXPqIvAFAXUTIDAIgV+&#10;nc7ukDwiubU4b95Yy3JB+dhZ4tA86yTAFJfSeU9q3949EvIRQYAAAQIECBAgQIDAhgV8kQCByQiY&#10;AJjMrlIoAQIECBA4h0Bv4HvLvPqL5NZiI1cBdFu/zI8uB7Rn2pOTU4nXTKVQdRJYFgHjIECAAAEC&#10;BAgQIEBgvAImAMa7b1RGYGoC6iVAYBiBf0u3d0r+Jrml2OhVAN1W7wvwojy4efKo5NjjmynwC0lB&#10;gAABAgQIECBAgMD8BGyZAIEJCZgAmNDOUioBAgQIENiKwMfz+r2TPWCf5hyx0asANm/oE3lwjeRn&#10;kmOO1465OLURWE4BoyJAgAABAgQIECBAYMwCJgDGvHfURmBKAmolQGBogbemgMcktxQ7chXA5u11&#10;uaGb5slzk1ubaMhbg0WXKXrjYL3rmAABAgQIECBAgMCqCBgnAQKTEjABMKndpVgCBAgQILBNgefl&#10;3ecktxQ7ehVAt3lKfnSS4dZpf5IcU7w/xRydFAQILFBAVwQIECBAgAABAgQIjFvABMC494/qCExF&#10;QJ0ECIxH4HEpZd/k2WMWVwFs3uYH8+BqyS49lGYU8bJRVKEIAgQIECBAgAABAsstYHQECExMwATA&#10;xHaYcgkQIECAwBoEHpvPbOlKgFlcBZBNnxE/ys+/Te6T7JUBaQaLL6XnjyUFAQILFdAZAQIECBAg&#10;QIAAAQJjFzABMPY9pD4CUxBQIwECYxTolQDPPlths7wKoJs+LT+embxR8gfJoeJZQ3WsXwIECBAg&#10;QIAAAQIrJWCwBAhMTsAEwOR2mYIJECBAgMCaBR6fTz4peeab9s7yKoBs+oz4l/y8avKVyTP3ladz&#10;jy+nh/ckBQECCxbQHQECBAgQIECAAAEC4xcwATD+faRCAmMXUB8BAuMWeFrK2y15YrLRqwAe3Qcz&#10;zl9lew9K3iL5H8lFRa906JUIi+pPPwQIECBAgAABAgRWVcC4CRCYoIAJgAnuNCUTIECAAIF1Crwj&#10;n79J8sfJbyafm5xXfCQbvkryNcl5x/vTgbX/gyAILF5AjwQIECBAgAABAgQITEHABMAU9pIaCYxZ&#10;QG0ECExF4OAUeu3k9ZKHJecZx2bj90920uEbaecRv8hGe8VBGkGAAAECBAgQIECAwNwFdECAwCQF&#10;TABMcrcpmgABAgQIbEjg8HyrS/WkWUh8Mr1cPdklh36edpbx8GzsiKQgQGAAAV0SIECAAAECBAgQ&#10;IDANARMA09hPqiQwVgF1ESBAYHsCJ+cDz0/ulHxG8vjkjsbzsoE3JQUBAgQIECBAgAABAosR0AsB&#10;AhMVMAEw0R2nbAIECBAgMDGBXgHwhNTciYCnpz06uZF4Y7702KQgQGAwAR0TIECAAAECBAgQIDAV&#10;ARMAU9lT6iQwRgE1ESBAYP0CR+UrT0xeMrl78qBkrxJIs834Td7dJ9nvnJZWECBAgAABAgQIECCw&#10;KAH9ECAwWQETAJPddQonQIAAAQKTFjgp1b8hebPkRZN3S74q+fHkD5InJI9JHpLcN9krB56Z9vSk&#10;IEBgQAFdEyBAgAABAgQIECAwHYH/DwAA//+LLjnpAAAABklEQVQDAPIMFYPQE3ioAAAAAElFTkSu&#10;QmCCUEsDBBQABgAIAAAAIQDRqYko3gAAAAYBAAAPAAAAZHJzL2Rvd25yZXYueG1sTI9BS8NAEIXv&#10;gv9hGcFbu0lrq8ZsSinqqRRsBfE2TaZJaHY2ZLdJ+u8dT3qbx3u89026Gm2jeup87dhAPI1AEeeu&#10;qLk08Hl4mzyB8gG5wMYxGbiSh1V2e5NiUriBP6jfh1JJCfsEDVQhtInWPq/Iop+6lli8k+ssBpFd&#10;qYsOBym3jZ5F0VJbrFkWKmxpU1F+3l+sgfcBh/U8fu2359Pm+n1Y7L62MRlzfzeuX0AFGsNfGH7x&#10;BR0yYTq6CxdeNQbkkWBg8ghKzOdotgB1lGO+fACdpfo/fvYDAAD//wMAUEsDBBQABgAIAAAAIQDM&#10;6ikl4AAAALUDAAAZAAAAZHJzL19yZWxzL2Uyb0RvYy54bWwucmVsc7zTTWrDMBAF4H2hdxCzr2U7&#10;iSklcjalkG1JDzBIY1nU+kFSS3P7CkoggeDutNQM89630f7wYxf2TTEZ7wR0TQuMnPTKOC3g4/T2&#10;9AwsZXQKF+9IwJkSHMbHh/07LZjLUZpNSKykuCRgzjm8cJ7kTBZT4wO5spl8tJjLM2oeUH6iJt63&#10;7cDjdQaMN5nsqATEo9oAO51Daf4/20+TkfTq5Zcll+9UcGNLdwnEqCkLsKQM/g03TXAa+H1DX8fQ&#10;rxm6OoZuzTDUMQxrhl0dw27NsK1j2F4M/Oazjb8AAAD//wMAUEsBAi0AFAAGAAgAAAAhALGCZ7YK&#10;AQAAEwIAABMAAAAAAAAAAAAAAAAAAAAAAFtDb250ZW50X1R5cGVzXS54bWxQSwECLQAUAAYACAAA&#10;ACEAOP0h/9YAAACUAQAACwAAAAAAAAAAAAAAAAA7AQAAX3JlbHMvLnJlbHNQSwECLQAUAAYACAAA&#10;ACEAy72nC20DAABTEQAADgAAAAAAAAAAAAAAAAA6AgAAZHJzL2Uyb0RvYy54bWxQSwECLQAKAAAA&#10;AAAAACEA76y6teFnAQDhZwEAFAAAAAAAAAAAAAAAAADTBQAAZHJzL21lZGlhL2ltYWdlMS5wbmdQ&#10;SwECLQAKAAAAAAAAACEAzR60Exm8AAAZvAAAFAAAAAAAAAAAAAAAAADmbQEAZHJzL21lZGlhL2lt&#10;YWdlMi5wbmdQSwECLQAKAAAAAAAAACEA7GOnUDfZAAA32QAAFAAAAAAAAAAAAAAAAAAxKgIAZHJz&#10;L21lZGlhL2ltYWdlMy5wbmdQSwECLQAKAAAAAAAAACEATCZZhXrbAAB62wAAFAAAAAAAAAAAAAAA&#10;AACaAwMAZHJzL21lZGlhL2ltYWdlNC5wbmdQSwECLQAKAAAAAAAAACEAnyv+KSZ1AAAmdQAAFAAA&#10;AAAAAAAAAAAAAABG3wMAZHJzL21lZGlhL2ltYWdlNS5wbmdQSwECLQAKAAAAAAAAACEAwYlzQ9S2&#10;AADUtgAAFAAAAAAAAAAAAAAAAACeVAQAZHJzL21lZGlhL2ltYWdlNi5wbmdQSwECLQAUAAYACAAA&#10;ACEA0amJKN4AAAAGAQAADwAAAAAAAAAAAAAAAACkCwUAZHJzL2Rvd25yZXYueG1sUEsBAi0AFAAG&#10;AAgAAAAhAMzqKSXgAAAAtQMAABkAAAAAAAAAAAAAAAAArwwFAGRycy9fcmVscy9lMm9Eb2MueG1s&#10;LnJlbHNQSwUGAAAAAAsACwDGAgAAxg0F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o:spid="_x0000_s1027" type="#_x0000_t75" style="position:absolute;width:42682;height:59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ulOygAAAOEAAAAPAAAAZHJzL2Rvd25yZXYueG1sRI9BS8NA&#10;FITvgv9heYI3u9uUtCF2W4pSsaAHq9geH9mXZDH7NmTXNv33riB4HGbmG2a5Hl0nTjQE61nDdKJA&#10;EFfeWG40fLxv7woQISIb7DyThgsFWK+ur5ZYGn/mNzrtYyMShEOJGtoY+1LKULXkMEx8T5y82g8O&#10;Y5JDI82A5wR3ncyUmkuHltNCiz09tFR97b+dhmL3VHw+bg6vvY1Hldm6mNf5i9a3N+PmHkSkMf6H&#10;/9rPRkO2UHk+Xczg91F6A3L1AwAA//8DAFBLAQItABQABgAIAAAAIQDb4fbL7gAAAIUBAAATAAAA&#10;AAAAAAAAAAAAAAAAAABbQ29udGVudF9UeXBlc10ueG1sUEsBAi0AFAAGAAgAAAAhAFr0LFu/AAAA&#10;FQEAAAsAAAAAAAAAAAAAAAAAHwEAAF9yZWxzLy5yZWxzUEsBAi0AFAAGAAgAAAAhAE0+6U7KAAAA&#10;4QAAAA8AAAAAAAAAAAAAAAAABwIAAGRycy9kb3ducmV2LnhtbFBLBQYAAAAAAwADALcAAAD+AgAA&#10;AAA=&#10;">
                  <v:imagedata r:id="rId13" o:title=""/>
                </v:shape>
                <v:shape id="Picture 541850261" o:spid="_x0000_s1028" type="#_x0000_t75" style="position:absolute;left:42190;top:3446;width:10080;height:7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g9IygAAAOIAAAAPAAAAZHJzL2Rvd25yZXYueG1sRI9BSwMx&#10;FITvgv8hPMGbzW5xS1mblqII9WKx1uLxsXnNht28LEnarv/eFASPw8x8wyxWo+vFmUK0nhWUkwIE&#10;ceO1ZaNg//n6MAcRE7LG3jMp+KEIq+XtzQJr7S/8QeddMiJDONaooE1pqKWMTUsO48QPxNk7+uAw&#10;ZRmM1AEvGe56OS2KmXRoOS+0ONBzS023OzkF8iseg33fm8P3evuWKtMdXmyn1P3duH4CkWhM/+G/&#10;9kYrqB7LeVVMZyVcL+U7IJe/AAAA//8DAFBLAQItABQABgAIAAAAIQDb4fbL7gAAAIUBAAATAAAA&#10;AAAAAAAAAAAAAAAAAABbQ29udGVudF9UeXBlc10ueG1sUEsBAi0AFAAGAAgAAAAhAFr0LFu/AAAA&#10;FQEAAAsAAAAAAAAAAAAAAAAAHwEAAF9yZWxzLy5yZWxzUEsBAi0AFAAGAAgAAAAhAEE2D0jKAAAA&#10;4gAAAA8AAAAAAAAAAAAAAAAABwIAAGRycy9kb3ducmV2LnhtbFBLBQYAAAAAAwADALcAAAD+AgAA&#10;AAA=&#10;">
                  <v:imagedata r:id="rId14" o:title=""/>
                </v:shape>
                <v:shape id="Picture 705371807" o:spid="_x0000_s1029" type="#_x0000_t75" style="position:absolute;left:42190;top:15045;width:10080;height:9303;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bwEywAAAOIAAAAPAAAAZHJzL2Rvd25yZXYueG1sRI9PS8NA&#10;FMTvQr/D8gRvdreKJsRuS1WUQnrpHxRvj+wzSc2+DbvbJn57VxA8DjPzG2a+HG0nzuRD61jDbKpA&#10;EFfOtFxrOOxfrnMQISIb7ByThm8KsFxMLuZYGDfwls67WIsE4VCghibGvpAyVA1ZDFPXEyfv03mL&#10;MUlfS+NxSHDbyRul7qXFltNCgz09NVR97U5WQ/naf7yVB348Hd/DUK42+bNfb7S+uhxXDyAijfE/&#10;/NdeGw2ZurvNZrnK4PdSugNy8QMAAP//AwBQSwECLQAUAAYACAAAACEA2+H2y+4AAACFAQAAEwAA&#10;AAAAAAAAAAAAAAAAAAAAW0NvbnRlbnRfVHlwZXNdLnhtbFBLAQItABQABgAIAAAAIQBa9CxbvwAA&#10;ABUBAAALAAAAAAAAAAAAAAAAAB8BAABfcmVscy8ucmVsc1BLAQItABQABgAIAAAAIQCdxbwEywAA&#10;AOIAAAAPAAAAAAAAAAAAAAAAAAcCAABkcnMvZG93bnJldi54bWxQSwUGAAAAAAMAAwC3AAAA/wIA&#10;AAAA&#10;">
                  <v:imagedata r:id="rId15" o:title=""/>
                </v:shape>
                <v:shape id="Picture 172611686" o:spid="_x0000_s1030" type="#_x0000_t75" style="position:absolute;left:42190;top:27974;width:15097;height:56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0gMyQAAAOIAAAAPAAAAZHJzL2Rvd25yZXYueG1sRE9Na8JA&#10;EL0L/odlCr2Uuom1qURXkYLgoai1RTwO2WkSk50N2VXjv3eFgsfH+57OO1OLM7WutKwgHkQgiDOr&#10;S84V/P4sX8cgnEfWWFsmBVdyMJ/1e1NMtb3wN513PhchhF2KCgrvm1RKlxVk0A1sQxy4P9sa9AG2&#10;udQtXkK4qeUwihJpsOTQUGBDnwVl1e5kFLxt183iUL1061V1Gu03x/j967BU6vmpW0xAeOr8Q/zv&#10;Xukw/2OYxHEyTuB+KWCQsxsAAAD//wMAUEsBAi0AFAAGAAgAAAAhANvh9svuAAAAhQEAABMAAAAA&#10;AAAAAAAAAAAAAAAAAFtDb250ZW50X1R5cGVzXS54bWxQSwECLQAUAAYACAAAACEAWvQsW78AAAAV&#10;AQAACwAAAAAAAAAAAAAAAAAfAQAAX3JlbHMvLnJlbHNQSwECLQAUAAYACAAAACEAYrtIDMkAAADi&#10;AAAADwAAAAAAAAAAAAAAAAAHAgAAZHJzL2Rvd25yZXYueG1sUEsFBgAAAAADAAMAtwAAAP0CAAAA&#10;AA==&#10;">
                  <v:imagedata r:id="rId16" o:title=""/>
                </v:shape>
                <v:shape id="Picture 778274081" o:spid="_x0000_s1031" type="#_x0000_t75" style="position:absolute;left:42190;top:46616;width:15120;height:5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TvOyQAAAOIAAAAPAAAAZHJzL2Rvd25yZXYueG1sRI9Ba8JA&#10;FITvQv/D8gq96UYp3RhdRQqFHirYqPdH9nUTzL5Ns6tJ/323IPQ4zMw3zHo7ulbcqA+NZw3zWQaC&#10;uPKmYavhdHyb5iBCRDbYeiYNPxRgu3mYrLEwfuBPupXRigThUKCGOsaukDJUNTkMM98RJ+/L9w5j&#10;kr2VpschwV0rF1n2Ih02nBZq7Oi1pupSXp2Gj3CoruOlPLffardU3X7YWzto/fQ47lYgIo3xP3xv&#10;vxsNSuUL9Zzlc/i7lO6A3PwCAAD//wMAUEsBAi0AFAAGAAgAAAAhANvh9svuAAAAhQEAABMAAAAA&#10;AAAAAAAAAAAAAAAAAFtDb250ZW50X1R5cGVzXS54bWxQSwECLQAUAAYACAAAACEAWvQsW78AAAAV&#10;AQAACwAAAAAAAAAAAAAAAAAfAQAAX3JlbHMvLnJlbHNQSwECLQAUAAYACAAAACEAxdE7zskAAADi&#10;AAAADwAAAAAAAAAAAAAAAAAHAgAAZHJzL2Rvd25yZXYueG1sUEsFBgAAAAADAAMAtwAAAP0CAAAA&#10;AA==&#10;">
                  <v:imagedata r:id="rId17" o:title=""/>
                </v:shape>
                <v:shape id="Picture 391648083" o:spid="_x0000_s1032" type="#_x0000_t75" style="position:absolute;left:42190;top:37232;width:15120;height:57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pHpyQAAAOIAAAAPAAAAZHJzL2Rvd25yZXYueG1sRI9Ba8JA&#10;FITvgv9heUIvohuNpDF1FSkI3qq2B4+P7DNJzb6N2VXjv3cLQo/DzHzDLFadqcWNWldZVjAZRyCI&#10;c6srLhT8fG9GKQjnkTXWlknBgxyslv3eAjNt77yn28EXIkDYZaig9L7JpHR5SQbd2DbEwTvZ1qAP&#10;si2kbvEe4KaW0yhKpMGKw0KJDX2WlJ8PV6PgcvrCXZVefofxcbp/yCO/Y8JKvQ269QcIT53/D7/a&#10;W60gnk+SWRqlMfxdCndALp8AAAD//wMAUEsBAi0AFAAGAAgAAAAhANvh9svuAAAAhQEAABMAAAAA&#10;AAAAAAAAAAAAAAAAAFtDb250ZW50X1R5cGVzXS54bWxQSwECLQAUAAYACAAAACEAWvQsW78AAAAV&#10;AQAACwAAAAAAAAAAAAAAAAAfAQAAX3JlbHMvLnJlbHNQSwECLQAUAAYACAAAACEAwy6R6ckAAADi&#10;AAAADwAAAAAAAAAAAAAAAAAHAgAAZHJzL2Rvd25yZXYueG1sUEsFBgAAAAADAAMAtwAAAP0CAAAA&#10;AA==&#10;">
                  <v:imagedata r:id="rId18" o:title=""/>
                </v:shape>
                <w10:wrap type="topAndBottom"/>
              </v:group>
            </w:pict>
          </mc:Fallback>
        </mc:AlternateContent>
      </w:r>
    </w:p>
    <w:p w14:paraId="45F141B2" w14:textId="2DE7460E" w:rsidR="008738E1" w:rsidRDefault="008738E1" w:rsidP="00FB40AB">
      <w:pPr>
        <w:jc w:val="both"/>
      </w:pPr>
      <w:r w:rsidRPr="0086671D">
        <w:rPr>
          <w:b/>
          <w:bCs/>
        </w:rPr>
        <w:t>Figure </w:t>
      </w:r>
      <w:r>
        <w:rPr>
          <w:b/>
          <w:bCs/>
        </w:rPr>
        <w:t>3</w:t>
      </w:r>
      <w:r w:rsidRPr="0086671D">
        <w:rPr>
          <w:b/>
          <w:bCs/>
        </w:rPr>
        <w:t xml:space="preserve"> -</w:t>
      </w:r>
      <w:r>
        <w:t xml:space="preserve"> </w:t>
      </w:r>
      <w:r>
        <w:rPr>
          <w:b/>
          <w:bCs/>
        </w:rPr>
        <w:t>Phylogeny of species included in the meta-analysis</w:t>
      </w:r>
      <w:r>
        <w:t xml:space="preserve">. Phylogenetic relationships and divergence times are based on </w:t>
      </w:r>
      <w:proofErr w:type="spellStart"/>
      <w:r>
        <w:t>TimeTree</w:t>
      </w:r>
      <w:proofErr w:type="spellEnd"/>
      <w:r>
        <w:t xml:space="preserve"> [timetree.org; Kumar </w:t>
      </w:r>
      <w:r>
        <w:rPr>
          <w:i/>
          <w:iCs/>
        </w:rPr>
        <w:t>et al.</w:t>
      </w:r>
      <w:r>
        <w:t xml:space="preserve"> (2022)]. The phylogeny was pruned to only include species in the dataset.</w:t>
      </w:r>
      <w:r w:rsidR="00FC6E5B">
        <w:t xml:space="preserve"> The animal silhouettes are from </w:t>
      </w:r>
      <w:proofErr w:type="spellStart"/>
      <w:r w:rsidR="00FC6E5B" w:rsidRPr="00FC6E5B">
        <w:t>PhyloPic</w:t>
      </w:r>
      <w:proofErr w:type="spellEnd"/>
      <w:r w:rsidR="00FC6E5B" w:rsidRPr="00FC6E5B">
        <w:t xml:space="preserve"> (www.phylopic.org) and w</w:t>
      </w:r>
      <w:r w:rsidR="00FC6E5B">
        <w:t>ere</w:t>
      </w:r>
      <w:r w:rsidR="00FC6E5B" w:rsidRPr="00FC6E5B">
        <w:t xml:space="preserve"> contributed by </w:t>
      </w:r>
      <w:r w:rsidR="00FC6E5B">
        <w:t xml:space="preserve">Andy Wilson (2023; </w:t>
      </w:r>
      <w:r w:rsidR="00FC6E5B" w:rsidRPr="00FC6E5B">
        <w:t>CC0 1.0</w:t>
      </w:r>
      <w:r w:rsidR="00FC6E5B">
        <w:t xml:space="preserve">), </w:t>
      </w:r>
      <w:proofErr w:type="spellStart"/>
      <w:r w:rsidR="00FC6E5B">
        <w:t>Mozillian</w:t>
      </w:r>
      <w:proofErr w:type="spellEnd"/>
      <w:r w:rsidR="00FC6E5B">
        <w:t xml:space="preserve"> (2024; </w:t>
      </w:r>
      <w:r w:rsidR="00FC6E5B" w:rsidRPr="00FC6E5B">
        <w:t>CC0 1.0</w:t>
      </w:r>
      <w:r w:rsidR="00FC6E5B">
        <w:t xml:space="preserve">), Beth Reinke </w:t>
      </w:r>
      <w:r w:rsidR="00FC6E5B" w:rsidRPr="00FC6E5B">
        <w:t>(20</w:t>
      </w:r>
      <w:r w:rsidR="00FC6E5B">
        <w:t>21</w:t>
      </w:r>
      <w:r w:rsidR="00FC6E5B" w:rsidRPr="00FC6E5B">
        <w:t>; CC0 1.0)</w:t>
      </w:r>
      <w:r w:rsidR="00FC6E5B">
        <w:t xml:space="preserve">, Denis Lafage </w:t>
      </w:r>
      <w:r w:rsidR="00FC6E5B" w:rsidRPr="00FC6E5B">
        <w:t>(20</w:t>
      </w:r>
      <w:r w:rsidR="00FC6E5B">
        <w:t>20</w:t>
      </w:r>
      <w:r w:rsidR="00FC6E5B" w:rsidRPr="00FC6E5B">
        <w:t>; CC0 1.0)</w:t>
      </w:r>
      <w:r w:rsidR="00FC6E5B">
        <w:t xml:space="preserve">, and Steven Traver </w:t>
      </w:r>
      <w:r w:rsidR="00FC6E5B" w:rsidRPr="00FC6E5B">
        <w:t>(20</w:t>
      </w:r>
      <w:r w:rsidR="00FC6E5B">
        <w:t>12</w:t>
      </w:r>
      <w:r w:rsidR="00FC6E5B" w:rsidRPr="00FC6E5B">
        <w:t>; CC0 1.0)</w:t>
      </w:r>
      <w:r w:rsidR="00FC6E5B">
        <w:t xml:space="preserve">. </w:t>
      </w:r>
    </w:p>
    <w:p w14:paraId="3662BDE7" w14:textId="59A5839A" w:rsidR="0086671D" w:rsidRDefault="0086671D" w:rsidP="0086671D">
      <w:pPr>
        <w:pStyle w:val="Compact"/>
      </w:pPr>
    </w:p>
    <w:p w14:paraId="22E526DE" w14:textId="17A25C3B" w:rsidR="0086671D" w:rsidRDefault="0086671D" w:rsidP="0086671D">
      <w:pPr>
        <w:pStyle w:val="Compact"/>
      </w:pPr>
    </w:p>
    <w:p w14:paraId="1B1BBD6C" w14:textId="12DFE4B0" w:rsidR="0086671D" w:rsidRDefault="0086671D" w:rsidP="0086671D">
      <w:pPr>
        <w:pStyle w:val="Compact"/>
      </w:pPr>
    </w:p>
    <w:p w14:paraId="66F35661" w14:textId="2172CA6D" w:rsidR="00FB40AB" w:rsidRPr="00FB40AB" w:rsidRDefault="0040344F" w:rsidP="0086671D">
      <w:pPr>
        <w:pStyle w:val="Compact"/>
      </w:pPr>
      <w:ins w:id="0" w:author="Daniel Noble" w:date="2026-01-28T14:02:00Z" w16du:dateUtc="2026-01-28T13:02:00Z">
        <w:r>
          <w:rPr>
            <w:b/>
            <w:bCs/>
            <w:noProof/>
            <w14:ligatures w14:val="standardContextual"/>
          </w:rPr>
          <w:drawing>
            <wp:inline distT="0" distB="0" distL="0" distR="0" wp14:anchorId="4BCC7C28" wp14:editId="650F445E">
              <wp:extent cx="5731510" cy="3705225"/>
              <wp:effectExtent l="0" t="0" r="0" b="3175"/>
              <wp:docPr id="621740357" name="Picture 29" descr="A collage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40357" name="Picture 29" descr="A collage of graphs showing different types of data&#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705225"/>
                      </a:xfrm>
                      <a:prstGeom prst="rect">
                        <a:avLst/>
                      </a:prstGeom>
                    </pic:spPr>
                  </pic:pic>
                </a:graphicData>
              </a:graphic>
            </wp:inline>
          </w:drawing>
        </w:r>
      </w:ins>
      <w:del w:id="1" w:author="Daniel Noble" w:date="2026-01-28T14:02:00Z" w16du:dateUtc="2026-01-28T13:02:00Z">
        <w:r w:rsidR="00FB40AB" w:rsidRPr="00FB40AB" w:rsidDel="0040344F">
          <w:rPr>
            <w:b/>
            <w:bCs/>
            <w:noProof/>
          </w:rPr>
          <mc:AlternateContent>
            <mc:Choice Requires="wpg">
              <w:drawing>
                <wp:anchor distT="0" distB="0" distL="114300" distR="114300" simplePos="0" relativeHeight="251662336" behindDoc="0" locked="0" layoutInCell="1" allowOverlap="1" wp14:anchorId="53FA7F6A" wp14:editId="06126D1C">
                  <wp:simplePos x="0" y="0"/>
                  <wp:positionH relativeFrom="margin">
                    <wp:posOffset>-468630</wp:posOffset>
                  </wp:positionH>
                  <wp:positionV relativeFrom="page">
                    <wp:posOffset>1063625</wp:posOffset>
                  </wp:positionV>
                  <wp:extent cx="6690360" cy="3959860"/>
                  <wp:effectExtent l="0" t="0" r="0" b="2540"/>
                  <wp:wrapTopAndBottom/>
                  <wp:docPr id="13" name="Group 12">
                    <a:extLst xmlns:a="http://schemas.openxmlformats.org/drawingml/2006/main">
                      <a:ext uri="{FF2B5EF4-FFF2-40B4-BE49-F238E27FC236}">
                        <a16:creationId xmlns:a16="http://schemas.microsoft.com/office/drawing/2014/main" id="{B9D0BA9C-6F5A-DD7B-8137-B55635AEDB96}"/>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690360" cy="3959860"/>
                            <a:chOff x="0" y="0"/>
                            <a:chExt cx="8928341" cy="5284201"/>
                          </a:xfrm>
                        </wpg:grpSpPr>
                        <pic:pic xmlns:pic="http://schemas.openxmlformats.org/drawingml/2006/picture">
                          <pic:nvPicPr>
                            <pic:cNvPr id="623318774" name="Picture">
                              <a:extLst>
                                <a:ext uri="{FF2B5EF4-FFF2-40B4-BE49-F238E27FC236}">
                                  <a16:creationId xmlns:a16="http://schemas.microsoft.com/office/drawing/2014/main" id="{6CFBC90C-4F52-194E-A12C-24E0B92DEDBE}"/>
                                </a:ext>
                              </a:extLst>
                            </pic:cNvPr>
                            <pic:cNvPicPr>
                              <a:picLocks noChangeAspect="1"/>
                            </pic:cNvPicPr>
                          </pic:nvPicPr>
                          <pic:blipFill>
                            <a:blip r:embed="rId20"/>
                            <a:stretch>
                              <a:fillRect/>
                            </a:stretch>
                          </pic:blipFill>
                          <pic:spPr bwMode="auto">
                            <a:xfrm>
                              <a:off x="0" y="0"/>
                              <a:ext cx="8928341" cy="5284201"/>
                            </a:xfrm>
                            <a:prstGeom prst="rect">
                              <a:avLst/>
                            </a:prstGeom>
                            <a:noFill/>
                            <a:ln w="9525">
                              <a:noFill/>
                              <a:headEnd/>
                              <a:tailEnd/>
                            </a:ln>
                          </pic:spPr>
                        </pic:pic>
                        <wps:wsp>
                          <wps:cNvPr id="657063056" name="Rectangle 657063056">
                            <a:extLst>
                              <a:ext uri="{FF2B5EF4-FFF2-40B4-BE49-F238E27FC236}">
                                <a16:creationId xmlns:a16="http://schemas.microsoft.com/office/drawing/2014/main" id="{1B946529-AE84-581D-64B6-5F0506CB6448}"/>
                              </a:ext>
                            </a:extLst>
                          </wps:cNvPr>
                          <wps:cNvSpPr/>
                          <wps:spPr>
                            <a:xfrm>
                              <a:off x="862643" y="199474"/>
                              <a:ext cx="1233577" cy="30777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4776880" name="Rectangle 44776880">
                            <a:extLst>
                              <a:ext uri="{FF2B5EF4-FFF2-40B4-BE49-F238E27FC236}">
                                <a16:creationId xmlns:a16="http://schemas.microsoft.com/office/drawing/2014/main" id="{57F1AD39-2A30-4A44-21A9-E225BB7C4EDC}"/>
                              </a:ext>
                            </a:extLst>
                          </wps:cNvPr>
                          <wps:cNvSpPr/>
                          <wps:spPr>
                            <a:xfrm>
                              <a:off x="5145656" y="222138"/>
                              <a:ext cx="1634707" cy="221649"/>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22777639" name="Rectangle 822777639">
                            <a:extLst>
                              <a:ext uri="{FF2B5EF4-FFF2-40B4-BE49-F238E27FC236}">
                                <a16:creationId xmlns:a16="http://schemas.microsoft.com/office/drawing/2014/main" id="{FE070A33-6D58-1C70-85A3-B0BC61A7E4E7}"/>
                              </a:ext>
                            </a:extLst>
                          </wps:cNvPr>
                          <wps:cNvSpPr/>
                          <wps:spPr>
                            <a:xfrm>
                              <a:off x="727493" y="2804038"/>
                              <a:ext cx="1233577" cy="30777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63629551" name="Rectangle 663629551">
                            <a:extLst>
                              <a:ext uri="{FF2B5EF4-FFF2-40B4-BE49-F238E27FC236}">
                                <a16:creationId xmlns:a16="http://schemas.microsoft.com/office/drawing/2014/main" id="{9A153AAF-8348-6527-0A40-5C1838E067C5}"/>
                              </a:ext>
                            </a:extLst>
                          </wps:cNvPr>
                          <wps:cNvSpPr/>
                          <wps:spPr>
                            <a:xfrm>
                              <a:off x="4934311" y="2829176"/>
                              <a:ext cx="1233577" cy="30777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23584677" name="TextBox 4">
                            <a:extLst>
                              <a:ext uri="{FF2B5EF4-FFF2-40B4-BE49-F238E27FC236}">
                                <a16:creationId xmlns:a16="http://schemas.microsoft.com/office/drawing/2014/main" id="{23678BC9-1161-313E-4F03-430E007928A2}"/>
                              </a:ext>
                            </a:extLst>
                          </wps:cNvPr>
                          <wps:cNvSpPr txBox="1"/>
                          <wps:spPr>
                            <a:xfrm>
                              <a:off x="727296" y="153824"/>
                              <a:ext cx="1767841" cy="548735"/>
                            </a:xfrm>
                            <a:prstGeom prst="rect">
                              <a:avLst/>
                            </a:prstGeom>
                            <a:noFill/>
                          </wps:spPr>
                          <wps:txbx>
                            <w:txbxContent>
                              <w:p w14:paraId="28F5C5EE" w14:textId="77777777" w:rsidR="00FB40AB" w:rsidRDefault="00FB40AB" w:rsidP="00FB40AB">
                                <w:pPr>
                                  <w:rPr>
                                    <w:rFonts w:asciiTheme="minorHAnsi" w:hAnsi="Aptos"/>
                                    <w:b/>
                                    <w:bCs/>
                                    <w:color w:val="000000" w:themeColor="text1"/>
                                    <w:kern w:val="24"/>
                                  </w:rPr>
                                </w:pPr>
                                <w:r>
                                  <w:rPr>
                                    <w:rFonts w:asciiTheme="minorHAnsi" w:hAnsi="Aptos"/>
                                    <w:b/>
                                    <w:bCs/>
                                    <w:color w:val="000000" w:themeColor="text1"/>
                                    <w:kern w:val="24"/>
                                  </w:rPr>
                                  <w:t>Glucocorticoids</w:t>
                                </w:r>
                              </w:p>
                            </w:txbxContent>
                          </wps:txbx>
                          <wps:bodyPr wrap="square" rtlCol="0">
                            <a:noAutofit/>
                          </wps:bodyPr>
                        </wps:wsp>
                        <wps:wsp>
                          <wps:cNvPr id="104946505" name="TextBox 5">
                            <a:extLst>
                              <a:ext uri="{FF2B5EF4-FFF2-40B4-BE49-F238E27FC236}">
                                <a16:creationId xmlns:a16="http://schemas.microsoft.com/office/drawing/2014/main" id="{61AC553A-0F79-3F8B-A9D7-6E5D4D784939}"/>
                              </a:ext>
                            </a:extLst>
                          </wps:cNvPr>
                          <wps:cNvSpPr txBox="1"/>
                          <wps:spPr>
                            <a:xfrm>
                              <a:off x="5091082" y="153824"/>
                              <a:ext cx="2574224" cy="801136"/>
                            </a:xfrm>
                            <a:prstGeom prst="rect">
                              <a:avLst/>
                            </a:prstGeom>
                            <a:noFill/>
                          </wps:spPr>
                          <wps:txbx>
                            <w:txbxContent>
                              <w:p w14:paraId="77B6F501" w14:textId="77777777" w:rsidR="00FB40AB" w:rsidRDefault="00FB40AB" w:rsidP="00FB40AB">
                                <w:pPr>
                                  <w:rPr>
                                    <w:rFonts w:asciiTheme="minorHAnsi" w:hAnsi="Aptos"/>
                                    <w:b/>
                                    <w:bCs/>
                                    <w:color w:val="000000" w:themeColor="text1"/>
                                    <w:kern w:val="24"/>
                                  </w:rPr>
                                </w:pPr>
                                <w:r>
                                  <w:rPr>
                                    <w:rFonts w:asciiTheme="minorHAnsi" w:hAnsi="Aptos"/>
                                    <w:b/>
                                    <w:bCs/>
                                    <w:color w:val="000000" w:themeColor="text1"/>
                                    <w:kern w:val="24"/>
                                  </w:rPr>
                                  <w:t>Parental care deprivation</w:t>
                                </w:r>
                              </w:p>
                            </w:txbxContent>
                          </wps:txbx>
                          <wps:bodyPr wrap="square" rtlCol="0">
                            <a:noAutofit/>
                          </wps:bodyPr>
                        </wps:wsp>
                        <wps:wsp>
                          <wps:cNvPr id="1773173978" name="TextBox 6">
                            <a:extLst>
                              <a:ext uri="{FF2B5EF4-FFF2-40B4-BE49-F238E27FC236}">
                                <a16:creationId xmlns:a16="http://schemas.microsoft.com/office/drawing/2014/main" id="{6CF64A22-E877-8F0A-47B9-7160382603BD}"/>
                              </a:ext>
                            </a:extLst>
                          </wps:cNvPr>
                          <wps:cNvSpPr txBox="1"/>
                          <wps:spPr>
                            <a:xfrm>
                              <a:off x="727296" y="2730641"/>
                              <a:ext cx="2571640" cy="801136"/>
                            </a:xfrm>
                            <a:prstGeom prst="rect">
                              <a:avLst/>
                            </a:prstGeom>
                            <a:noFill/>
                          </wps:spPr>
                          <wps:txbx>
                            <w:txbxContent>
                              <w:p w14:paraId="40E21462" w14:textId="77777777" w:rsidR="00FB40AB" w:rsidRDefault="00FB40AB" w:rsidP="00FB40AB">
                                <w:pPr>
                                  <w:rPr>
                                    <w:rFonts w:asciiTheme="minorHAnsi" w:hAnsi="Aptos"/>
                                    <w:b/>
                                    <w:bCs/>
                                    <w:color w:val="000000" w:themeColor="text1"/>
                                    <w:kern w:val="24"/>
                                  </w:rPr>
                                </w:pPr>
                                <w:r>
                                  <w:rPr>
                                    <w:rFonts w:asciiTheme="minorHAnsi" w:hAnsi="Aptos"/>
                                    <w:b/>
                                    <w:bCs/>
                                    <w:color w:val="000000" w:themeColor="text1"/>
                                    <w:kern w:val="24"/>
                                  </w:rPr>
                                  <w:t>Psychological disturbance</w:t>
                                </w:r>
                              </w:p>
                            </w:txbxContent>
                          </wps:txbx>
                          <wps:bodyPr wrap="square" rtlCol="0">
                            <a:noAutofit/>
                          </wps:bodyPr>
                        </wps:wsp>
                        <wps:wsp>
                          <wps:cNvPr id="2054559026" name="TextBox 7">
                            <a:extLst>
                              <a:ext uri="{FF2B5EF4-FFF2-40B4-BE49-F238E27FC236}">
                                <a16:creationId xmlns:a16="http://schemas.microsoft.com/office/drawing/2014/main" id="{73A3A7D5-F035-F48E-F0AE-2080AA00489D}"/>
                              </a:ext>
                            </a:extLst>
                          </wps:cNvPr>
                          <wps:cNvSpPr txBox="1"/>
                          <wps:spPr>
                            <a:xfrm>
                              <a:off x="5091082" y="2735137"/>
                              <a:ext cx="2574224" cy="548735"/>
                            </a:xfrm>
                            <a:prstGeom prst="rect">
                              <a:avLst/>
                            </a:prstGeom>
                            <a:noFill/>
                          </wps:spPr>
                          <wps:txbx>
                            <w:txbxContent>
                              <w:p w14:paraId="3C34D888" w14:textId="77777777" w:rsidR="00FB40AB" w:rsidRDefault="00FB40AB" w:rsidP="00FB40AB">
                                <w:pPr>
                                  <w:rPr>
                                    <w:rFonts w:asciiTheme="minorHAnsi" w:hAnsi="Aptos"/>
                                    <w:b/>
                                    <w:bCs/>
                                    <w:color w:val="000000" w:themeColor="text1"/>
                                    <w:kern w:val="24"/>
                                  </w:rPr>
                                </w:pPr>
                                <w:r>
                                  <w:rPr>
                                    <w:rFonts w:asciiTheme="minorHAnsi" w:hAnsi="Aptos"/>
                                    <w:b/>
                                    <w:bCs/>
                                    <w:color w:val="000000" w:themeColor="text1"/>
                                    <w:kern w:val="24"/>
                                  </w:rPr>
                                  <w:t>Nutritional imbalance</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53FA7F6A" id="Group 12" o:spid="_x0000_s1026" style="position:absolute;margin-left:-36.9pt;margin-top:83.75pt;width:526.8pt;height:311.8pt;z-index:251662336;mso-position-horizontal-relative:margin;mso-position-vertical-relative:page;mso-width-relative:margin;mso-height-relative:margin" coordsize="89283,52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bfhH+AQAAKoXAAAOAAAAZHJzL2Uyb0RvYy54bWzsWOlu3DYQ/l+g7yDo&#10;f7wSJepYeB2kdmIUSFsjSR+AK1ErIRKpUtzr7TNDStrLtbtu6yDAGvCCFDnDOb4Zcub67aapnRVX&#10;XSXFzPWvPNfhIpN5JRYz988vH94krtNpJnJWS8Fn7pZ37tubn3+6XrdTTmQp65wrB5iIbrpuZ26p&#10;dTudTLqs5A3rrmTLBSwWUjVMw1QtJrlia+De1BPiedFkLVXeKpnxroOvd3bRvTH8i4Jn+o+i6Lh2&#10;6pkLsmnzq8zvHH8nN9dsulCsLausF4O9QIqGVQIOHVndMc2cpapOWDVVpmQnC32VyWYii6LKuNEB&#10;tPG9I23ulVy2RpfFdL1oRzOBaY/s9GK22e+re9V+bh+UlR6GH2X2tXOEvC2ZWPB3XQtGBNeiqSbr&#10;djHdJ8H5Yke/KVSDfEAvZ2OMvB2NzDfayeBjFKVeEIEvMlgLUpomMDFuyErw1QldVr7vKZOUJEHo&#10;W0pKkhBMZqRiU3uwEW8Up62yKfz3VoPRidWeRxdQ6aXibs+k+Uc8Gqa+Lts34OCW6Wpe1ZXeGrCC&#10;K1EosXqoMjQ4TsCaD8qpcjAMCQI/iePQdQRrIFZglzkcjDPstHQM9XrKTYfbJzg9OHReV+2Hqq7R&#10;Vzju1YO4OMLVIxaymL2T2bLhQtsgVLwGTaXoyqrtXEdNeTPnoJL6NTceYtNOK66zEg8s4OBPgCnE&#10;096CkXInGMrcASyd+fo3mYM12FJLMODg66dB9ixUwISq0/dcNg4OQFSQyLBnq49dL9uwBU8VEg1m&#10;cFoLZz1zU0qoIdhbKTnL34vc7NKsqu0YtKwFKDuo1A9himkK8l43OABmJy44K7Q/l6zlIBWy3UMW&#10;jb0o8Gg0IAvND8Fdcycal0DongqzQT9DDzxi8yQiURi4DkSwn6YhQNaoPIS4D0imcdyHuBfD30Gc&#10;nm38TtZVPgDW3A38tlbOikFWny+GJHCwCy0O6DqXcPAVmsIqb0Z6W3PkV4tPvIBohTxGjPOPhGFZ&#10;BkHh26WS5dzK6FPPM0kOAY9XG4pv4G8YImcbFT3vnsGw0zIZeIOpgU2/H0m5uedGwbynBLPEI4U5&#10;WQo9EjeVkOoxBjVo1Z9s94MUe6bB4VzmWwhYpetbaa9bJrJSQlbJtDLEuAvQ/kqwD8M4jpIErhqb&#10;T3eoH1dAI5QJQuV50FM/pBHGEKCeEOIHyRHqoyCMvR71sB6F6QX1F9TbMHk91CeEQL6NgvQU9rul&#10;c3AfkzhMbbIniRd6J7i/ZHu8aS7Z/vtm+ygKIpJSCvXBcbrfLZ2DewB9GPjADvN9QlI/jo4S/gX4&#10;F+BjV+E7A58ENAkjfG9b4H+Bd/gvcuOYV/ne88bRG/jcl/L4/W9e95DwSWrfOT4NEnL8uo+jOBnL&#10;8DCJA/rv3jljAWUflKbkQPH0Zr7pA7Z/Wq6hUTNzu7+WDGvy3UMTn7FCvoMKsahM7YbklqZ/pr7e&#10;/et7YRpG1KPH7jBWeoE7qJf6XkJstfWIPwiNQwJOMg2VxPP9wOQpqBGGdsxQx55b6j7iD9OpMJXA&#10;zsTOD+GWOA78OEhjaEgehomx1gv8shcmJA68CEIC0ArlWN+uAr9ADdA3ul7FLwQF+MH8QjwaUpp6&#10;ZGxODOnL9Axe4Jf9eAHHUD8wnA4cswsY+j8nMBMwwX/rGNPnhIawaQT0zWvsOO/PTd7btdhvvgEA&#10;AP//AwBQSwMECgAAAAAAAAAhAFFy1yYqqQUAKqkFABQAAABkcnMvbWVkaWEvaW1hZ2UxLnBuZ4lQ&#10;TkcNChoKAAAADUlIRFIAAA+RAAAJNwgAAAAAL5ZGGQAAACBjSFJNAAB6JgAAgIQAAPoAAACA6AAA&#10;dTAAAOpgAAA6mAAAF3CculE8AAAAAmJLR0QA/4ePzL8AAAAJcEhZcwAALiMAAC4jAXilP3YAAAAH&#10;dElNRQfpBwoBBDUTH7eOAACAAElEQVR42uzdd2AdV5n38d/cpi5Ltiz33p24JI7t9NhpTiMhISQh&#10;QIBQdkMgLJ0FdoF3YYFdysLushAgdNJ779Wx48SJe++2LDf1etvM+4d0i65umXtVRpa+n3907rR7&#10;5ljWM8/MmXMMSwAAAAAAoN+5nK4AAAAAAABDEhk5AAAAAABOICMHAAAAAMAJZOQAAAAAADiBjBwA&#10;AAAAACeQkQMAAAAA4AQycgAAAAAAnEBGDgAAAACAE8jIAQAAAABwAhk5AAAAAABOICMHAAAAAMAJ&#10;ZOQAAAAAADiBjBwAAAAAACeQkQMAAAAA4AQycgAAAAAAnEBGDgAAAACAE8jIAQAAAABwAhk5AAAA&#10;AABOICMHAAAAAMAJZOQAAAAAADiBjBwAAAAAACeQkQMAAAAA4AQycgAAAAAAnEBGDgAAAACAE8jI&#10;AQAAAABwAhk5AAAAAABOICMHAAAAAMAJZOQAAAAAADiBjBwAAAAAACeQkQMAAAAA4AQycgAAAAAA&#10;nEBGDgAAAACAE8jIAQAAAABwAhk5AAAAAABOICMHAAAAAMAJZOQAAAAAADiBjBwAAAAAACeQkQMA&#10;AAAA4AQycgAAAAAAnEBGDgAAAACAE8jIAQAAAABwAhk5AAAAAABOICMHAAAAAMAJZOQAAAAAADiB&#10;jBwAAAAAACeQkQMAAAAA4AQycgAAAAAAnEBGDgAAAACAE8jIAQAAAABwAhk5AAAAAABOICMHAAAA&#10;AMAJZOQAAAAAADiBjBwAAAAAACeQkQMAAAAA4AQycgAAAAAAnNBvGfmrPp/P5/uL0+cLAADSImID&#10;ANBvDKufvshauEGS79gwp88YAIAhonpSZ2HjrCz2ImIDANBv+u0ZufEbSQrc5vQJAwAwZAQ7ZXX7&#10;nYgNAEC/6b/3yM9cIkl3v+X0GQMAgHSI2AAA9Jd+HNntvyVJ14ecPmUAAJAOERsAgH7Sjxn5kkWS&#10;dOinTp8yAABIh4gNAEA/6beR3SStPkuSVDXW6ZMGAGAoqI5E3K2zs9uRiA0AQP/oz/nIzzxNkvSR&#10;frwJAAAAskbEBgCgf/RnRq7/kSS9/JTTJw0AANIhYgMA0C/6NSM/a54k6eY2p88aAACkQcQGAKBf&#10;9GtGbnSMEdP4L06fNQAASIOIDQBAv+jPkd0kc9wRSdLuqU6fNwAAg17OI7sRsQEA6B/9+oxcrp90&#10;/GSoGAAABjIiNgAA/aF/M3J9sFCStOoJp88bAACkQcQGAKAf9HNG7vtux89b2p0+cQAAkBoRGwCA&#10;ftDPGblu7fhR/19OnzgAAEiDiA0AQN/r74x8xLUdP7/d5PSZAwCA1IjYAAD0vf7OyPWNjh/hPzh9&#10;5gAAIA0iNgAAfa5/Zz+TZI2rliSV1nicPncAAAa1Hsx+JiI2AAD9oOdBNrx3/bpd2w61qqBi+tTp&#10;82ePMtJubnzjC5KkxqeudvrcAQAYaqrWvrJx2wnX8Okzzlo0N/1FABEbAIA+18Nn5KE37rwv3HVR&#10;2UdvOT1dX/jIDfvZW50+dwAABrXEZ+Std/94Z9xq981fXGjY2J2IDQBAX+lRRt76f99LOtxL5Q8+&#10;5k291ylbOn5un+n0yQMAMJh1zchD//31YOIWs/54Zpr9idgAAPSxHozsFv5N+VeSj7967NOjHku9&#10;3+2dP3/t9LkDADB0bJ/zpWD3hWdd05x6FyI2AAB9LPdn5LXLN6Rbfd3dvhRrdk/v+Olr9goAAPSV&#10;+GfkD3wwxUblr85LtT8RGwCAPpbzM/JD09Im5HrojNYUa6YWdfwMrHT65AEAGCJ+liohV938F1Ot&#10;ImIDANDHcs3ImxbXZ9hi48Xh5CuMD3cW7nL65AEAGBKsu76cZu3Fz6dYQcQGAKCP5ZqRf+xIxk1W&#10;/SjFiis6f/4tmPEYAACgx/7nk2lXX7otxQoiNgAAfSvHjHzNw7FyyZdf2NccMs1gw4GXvz87bqNv&#10;n0i+8+LOn+Yap88eAICh4FeRQsmXXzsWMM22A49eE7/+Qn/y/YjYAAD0rRwz8i9GS+WP1f3koklF&#10;bsPwlE5Y9q2t+z4b2+rnyXcek99ZeNzpswcAYAipeLj2J+eN9BpG/oSrHzn+idiK6s8n34GIDQBA&#10;38ptrPWjoyOl5U8UJq5cvyTQWSpqTJ7wX/Vkx8/R1U6fPgAAg1d0rPUOX/5h1yHTX1wRG/Fl5/Sk&#10;RyBiAwDQp3J7Rv5UpHDGc90Sci14N1JqOZh89+WdP48cc/r0AQAYIlxP/yRhDrOLNrij5c8k34mI&#10;DQBAn+phRv6AJ8naU6J93zYm3/2MSCH9BGoAAKCXuNZe1m3Z3KejxZf3Jd2LiA0AQJ/KLSOPRPBr&#10;JyVdHX3L/EDy3adFCq84ffoAAAwNjy1MsvCS26LF/066FxEbAIA+lVNG3t7SWUgxEMzEyFGPJ18/&#10;MlJ40unTBwBgSLj1yqSL/9MXKf1PONl6IjYAAH0qp4y8IVI4Pfl694TOQij5+rwRnYV1YQEAgL7m&#10;/lny5UX/GSkFNidbT8QGAKBP5ZSRN3f+LBmWYgN3hgMsihRqnD5/AACGgK+kiti3RkuPJl1PxAYA&#10;oC/llJFPszo0plhv7c9wgFmRwiGnzx8AgCHgtlQriqOzkifvl07EBgCgL+U2slsGRzJ1bYsOFLPT&#10;6fMHAGDwGz8p5apPRgpvJX3VjIgNAEBf6pOM/OeZNpgYKexz+vwBABj8Pp56VWxImOpkq4nYAAD0&#10;pb7IyP/8n5m2GB4pVDl9/gAADH4XpF5VEH1TPGlMJmIDANCXejsjbz3wyLkfy7hVeaRwIOOmAACg&#10;h+akWXdRpLA32VoiNgAAfcnTS8fx11bv37Ft/aagra2jI75mGgIOAAD02Ig066Ld1pPGZCI2AAB9&#10;qccZedvB3Tu3bljfktVOeZHCHqfPHwCAQc+Xn2bluEihNtlaIjYAAH2pRxm5tem5u9fmsqMvUmg0&#10;+2RoOQAAEDUm3crKSOF4srVEbAAA+lIPMvK2P3+vOsddvdFSmPgOAEDfGpVuZbRfetJn5ERsAAD6&#10;Us4ZuXnX59t74VtNpxsAAIDBrjTdymhMDqRdS8QGAKAP5HrD+9iiT6dMyG/amGlvI1oivgMA0Mdc&#10;tla6k60lYgMA0JdyfEb+7jmp8vGi2+8Y15ZpdytaMjJtCgAAeibtRCjhSCEv2VoiNgAAfSm3jHz9&#10;oqSLyy9fceZ0O0/dY/fZeSkNAIA+Vp9uZbSzemWytURsAAD6Uk4Zec3ZCQvyzzz91JkTR+bbPUAs&#10;vvfWfOgAACCFtAOx1kcKFcnWErEBAOhLOcXXD7bGfZh066Wzy7I8QLSHHHfcAQDoa0fSrTwRKSR9&#10;Rk7EBgCgL+WSka96OVa+5VszczhC9EVz20/VAQBArgK+1Oui6fq0ZGuJ2AAA9KVcMvJvRksjXlyQ&#10;07c2RwrjnT5/AAAGvxNjU6/bEilMSraWiA0AQF/KoQ9a7SuRUtnW5Al5xglSmiKFyU6fPwAAg9/+&#10;NOtWRQrjkq0lYgMA0JdyyMjfjJaeGpl8i/ZMh2iIFCY4ff4AAAx+G1OvMl/sLJSWJVtNxAYAoC/l&#10;kJG/HiksPSvFFsczHaI+UpiUaUsAANBTD6VetT8ydttlSVfXRwpEbAAA+kAOGfnqSOELqbbYmukQ&#10;tZFCLsPCAQCArDwbTLnq6Ujh6qSridgAAPSlHDLyPZHC6am2eDjTIaoihSlOnz8AAEPAupRr/jtS&#10;uDDpaiI2AAB9KYeMvDpSGJ5ig7a/ZzrE5khhXKYtAQBAj/1XqhU7t3UWxo1Jup6IDQBAX8ohI7cy&#10;bfCXcKYtNkQKo50+fwAAhoC/pxri5fuRwjeSrydiAwDQl3LIyCsjhark6+s/l+kIVuSG/HSv0+cP&#10;AMBQ8KXkiw/+OVL6UNL1RGwAAPpUDhn51Ejh9aSrQ1cGMx2hOVJY5vTpAwAwJPz1nWRLrU9ESteN&#10;SLobERsAgD6VQ0Z+TqTwvWS904M3vJnxCNGH68udPn0AAIaGSxqSLPy/yGTk+lHyvYjYAAD0qRwy&#10;8mhQrvm37iuPnpVxoPW4YWKWOn36AAAMDfVnNnZb9sLtkdL7ZiTfi4gNAECf6skzcn3vDwmrAr8c&#10;uzb+c0PyI7wdKUxy+vQBABgits3bnrDkL5dEi79NsRMRGwCAPpVDRl56XbR460dr4lYc+nH5F8wu&#10;mz6R/AhPdf68wuP06QMAMFQcmP2t2riPB6+6JVr+0agU+xCxAQDoU0bGucy623JK3IdPfWxumUv+&#10;+t2v/G1LZNkZy/+zs/TLz+RZre78rvv7I5//+mGnTx8AgMGremzHz0od61xy7U1LKwoNtR9d86tX&#10;YtvNe8+d/ABEbAAA+lYuGbluvjvt6llrX788/vPjV3Vdv2leZ+HQOKdPHwCAwSuSkS/8W/y9dLm6&#10;dmhT4Z5Uj8iJ2AAA9K0ceq1Lvy1Pt3bWmqLT0u7+UufPSYR3AAD6wdwut9ITEnLXmlQJOREbAIA+&#10;llNGXrQ6zW7Xri/VqMp0u/+l8+cXnT55AACGhpu+l3KV6/VTUq4jYgMA0Ldyysg1c3WKF87k/v2D&#10;eZK+kWbnlnc6C9cJAAD0h3/9WooVpVvOTrkTERsAgD6WW0auxTvGJF1+UdWthiR9ujD1vm90/pw/&#10;wemTBwBgqPjx/yZdfOX+Wan3IWIDANDHcszINXXPHd0XnrH6hc5X0YqfSb3rnZ0//8XpcwcAYOj4&#10;7JbuvdOnPPNEWZpdiNgAAPSxnMZa71D1H/8XjPtY8qWPT477+PrlLZFi17HWW4s6fvqafE6fPAAA&#10;Q4i16iur4j9fc8eytDfmidgAAPQ1T+67jvvFTza88tbm/S2F406dedYZY40ua887/sAjr9Xmj1p4&#10;2YqJXVY80vnzW4R3AAD6kXH2m41vrtyw7ligdOb0JWefUphh+0c6fxKxAQDoKz14Rp6jmTslSa66&#10;UqfPHQAApEbEBgCgr+X6HnnOtnaEd32N8A4AwABGxAYAoM/1e0b+y86fX+vRUQAAQN8iYgMA0Of6&#10;OyNv7hy39YvlTp85AABIjYgNAEDf6++M/A+mJMn9HadPHAAApEHEBgCg7/VzRh76dsfPHw9z+sQB&#10;AEBqRGwAAPpBP4+1/si1kqSyo0ykAgDAAEbEBgCgH/TvM3Lryx0/7yS8AwAwgBGxAQDoD/37jHz1&#10;WZKkGdv6fYh3AABgHxE7C/7tb2/aeOhoS/6wWXPnLZ3jdbo+AICTSP9m5GevkiS9tcTp0z5JWIfW&#10;vPPevsN+75hJkxYtnD28P7/713d0Fj5+p9PNAADod0Rsu8zXfv5YlwWuG76w1OjTr8wxRN/70c7C&#10;V3+QZqvyliQLi8dMOHXhkmnuPj2tvjjnk+wrAQxJnv78sg0d4f2DhHdbjvzhP+s6SoFdu3SXNOsz&#10;Hx3Zb98eDkYKTrcDAKDfEbHtevYT1QlLzHvumfrrS/ryO3MM0aat3YLBJAvr6rY8K/lu/+KEvjyv&#10;Pjjnk+wrAQxJ/doZ7UuSJPevnT7pk8LxW8d8s67rou1frvzAQafrBQAYAojY9rRcc1l1ksV7Ll1+&#10;3Omq9YHAzyd+stbpSgDAYNOfz8i3vShJ+kW/dr4+SVm//wcz2fKHHvr693v932xTZK7Z6z/k9Hmf&#10;RFUDgEGMiG1PzekHUqx5ZfxrS52uXV+4654nlzldhz7A5QYAB/VnRv41SdKUf3T6nE8C7dc/mWrV&#10;j596sbe7rp94qLMw1+nzPpmqBgCDGBHblqaUCbkUOPPlZU7Xry+0Lv/Przhdh97H5QYAB/Vjr/U9&#10;j0uS7nVwWJCTRePCJ1Ov3DjzsNP1AwAMakRsW6yrD6RbfdFupyvYN776v07XAAAGlX7MyL8hSbph&#10;sdOnPPC1nrE93er6+SecriEAYDAjYtvy11fSrjYvH6Qjgn3uGadrAACDSf9l5HvvlyQfE0hkZF6z&#10;M/0GNcsGaYwHAAwERGxb/HGd+lc8eqjNNAMnVn+7NLZw591OV7GPXM3wbgDQe/ovI+946+gPw5w+&#10;44HvRy/EfTjnoUN+M9y8495FcQs3/6zva3G71en3TrcHAKB/EbFtebA1Upq/55mrx+UbhnfE0n+r&#10;+UVsi38yczluZv0Tor8Z+RbLbD/6xjeKYmuCn+7L73XynJ3+SgBDUr9l5HsekqQlDGGZ0b5vxcpT&#10;171x7Tif4SqaccM72+fHln+j3ulaAgAGKyK2PdHUe+GaKbGlnjvejJZrNjpdx56IXSIaeZXn/LDu&#10;l7FVD21wunIAMHj0W0Y+1bIsy3rLcPqEB76bYsUrty6IfZj57kejZfP/OV1LAMBgRcS2pW1NpPRg&#10;XpcVZ/1ftPik/cMNeN7Pr4uN9Pclp2sDAINHP47sBlveeStaXP6oL36N+4/nRMu/aHe6ngAADGXR&#10;cdanT01Y86nCSOkJpyvZqxY8Ei2+eNDpygDAoNGf85HDji9HS2WPJUw747pvXKRoPntNwn6hzW+9&#10;tfVAjVk2cebSJQvzM3yL+e7Db25s/Onnc6mhdej11e/uO+4tP+XUeRdMSvkMxV6FgutXrtu0r9ld&#10;NnvmKefNylNWWta8vmp3lTli2qnnnzkphxPOUEUz8v6fR5LMzU+++d4J36QzzrhsSoqTzqI+AICT&#10;XHWksCxxjefDv+0sre22l91obTPWJmh47611O6vqVTxj1qnnzi3p7VO+6ox3IsW/fSNxZRYxMLj6&#10;0dWbW0fPvmDFwrQT7PXkYqWPW6a3ryAADGkWBpSjsX+ax7qv/Ux05U1dV2z/x669Ha5bk7jrld4O&#10;lZZlWS9PlCT9l7XZ6/V6Y7t6vV6vt2PX/+vc3vvprscJ/GVK/BeVfrc+6XlkrpBlWdbhf3InbGVG&#10;16WuWqcNH4zfdfz/ttg54Wyq+O3ImiOWZT0Vd3kx5uFwkpPJUB8AwKDyaOQP/oe6rXooGgzau66w&#10;FxwzxtrkITr87DldDq5zHmrrstvfIyu+nu68oiO4fbv7uti0Z+MS1mSIgWWdFb7UsqzA/8US2LL/&#10;DXTZLnXsTjhnc0zks3dnlyMcjy7/T3stk/2VUO9fQQAY2ui1PsDEovikq7qvjb239VT84poPzPp1&#10;1/FcH1pyzr6uu4aCnSR9Y3mkr50VDAaDsV0jG0gKR7bvOtPaK+M/ujf+c+N3y77u71ZPOxWSwv86&#10;9r/CCVvNit5+T101SVL9NfPvj9/10O0j7rMyn3CWVYwe7MYr9sc+VV97SrfuehnrAwAYVKJXUE92&#10;G1H9sh0R3vjFtiNPplibNERvn71iZdfDrLxu2E9DvXrOF0RLVcfil2eMgcFYTK6efVvszbv628d3&#10;6UeQOnYnnLPx+eghn+tSxVejy2+01zJZXwn1+hUEgKGOjHyA+U209P0kHZtmjomUGptjS18Z/1D3&#10;Td+c8udU3/GjH+daO+vLy491W/gfk/cnLLFXoZYz/637VjsX/8RWTVaPeyxxUfuN7w8m3zjJCWfX&#10;ZtaH7uu6YNu0LT2oDwDg5Dc8UmjsNnF7wYyI+Mssu5HHZqxN8PDsnd0XBr6yoKE3zzn/+mhxc9zi&#10;bGJg9aw9XT4fO+PXyb8rw8XKzdHSn7os/1ukMHdCH7VMb19BABjyyMgHlrZ10WKSR+QyNuyLiA4b&#10;o/uWJx/m7WP/nvw73vrnXGtn3pR0IvQjc7s+gbZXocDSd5Ju9dX/tlGTB89qTbL0sbP8yTZOcsJZ&#10;ttm/PJC4JLikMef6AAAGgeg9ct32cztPou1GHpuxNsEL1yVfvmVxr94cviRaio1Dm1UMbD6zKXHR&#10;bUlDb6aLlUmzI6U1LXGLg9GXCb7eRy3T21cQAEBGPrBsjZamliVbXzEpIvov98qNqQ72rd8lW9p8&#10;ac61+8J9yZe3nhOI+2SzQrdtTrHVHdszVuSV65MvX3ud2X1hkhPOss3u+kH3ZS1fybU+AIDBYHys&#10;+KWR/7op099725HHXqxN0HxlqjU7f9SbJ316tPRu7MyyiIHtH0xyX+Fbj3Zflvli5WvR0pq4pRui&#10;33lN37RMb19BAAAZ+QAT68n0QZt71KxIve7T27ovsz6f863Z5/8n1ZpDcVHNZoVevivlVp/IVJHj&#10;Kb/iqf+0c8LZttk3k2342/rc6gMAGBS8V8TK9f82r/TTjx1JM3yI7chjL9Ym+kHqbP27vdldKzbR&#10;W/SCJasYuOqZZBt+8ETiEhsXK++PluKfQkeT+xXD+qRlevsKAgDIyAeaDdHSGTb3uDHNLXNd2b0f&#10;Xf0fc62b//rU674Xe63dXoWs2yKLxt1zOGCaje99OrrRqt0ZanJz6q/4Rvch17qfcLZtJkkquvrz&#10;n54bv+Dp3OoDABgcvtDlU8vvrhkz7GP37k/xrNxu5LEZaxMEYrnvN7a3mWbr7t9WRBaYq3rxnIuj&#10;pWj2mUsMHLd0VvzHYLf5zWxcrJRfFCn9Ne5OSPR2/xf7pmV6+woCAMjIB5pYRj7B3g6vvBgrf+Lt&#10;etNsWh8X1/bclWH3UyzLsl6IfPqmZVmWtTjFtv8du1899eGasNn4xvnRBWZ0lBObFdoe6Zo+feeN&#10;Y7yGUbLwzjXRmdDuT1+11dGlOu3pmrDZtOaG2DfEhqPv1TY75e2mR3955+a6z8UWPREp9LQ+AICT&#10;0cVTEpc0/fmmyfnX3bUj3G1b25HHXqxN9Gb0G9/74cx8wyiY+qm90ffcX+vFc/ZFS+HOt6mzj4FT&#10;nm47tHpb4L3Yiemeqhzq8sVIoXFfdFl15EDuZXZbJpsroV6/ggAAifnIB5hTov8w+2xtb06P7jBp&#10;b2ThkdhR8qMzoXbpZuX60B9Xb9m69kDHqpcji+OnHo32mru1c0EgOkOpPhHs/PbvRBedlmWFfhtZ&#10;8GTsK6ND2SyMLkpatfOiR/v3yKyea2KVO5DphG232bdj+18RjGwYO+Xp2dUHADDIbFAK3k+9Guyy&#10;pe3IYy/WdgvR34ss+FbsO6NDkEfnS+/5fOSWFRvPrq5jgb0YGFuiD0ZnIP9hbGHku1JfrHQ7Z6st&#10;uuGd0epFR1qPTCFur2VsXgn1/hUEAFjMRz7QxG4Sl9na/p1dkdLETZMjxVFr50WK7Q8k2+uLDX//&#10;2NI5s0+3+Ry+w2vRsUzP/52no2B8Z1lk2Xut2VUoOkZr3HlGZzJZ1/3pQpyjr0dKt/1z5Pd3cWxY&#10;l79mOuEc2qziQU+k+K/Ri5FdVs71AQAMAvNS/YUP/u6C4T+JHwHcduSxF2u7iT4G/8fYsoWRQi7P&#10;n1MqjZ2kpBxi4KK7o3O0f+OO6NL/TfIKfqaLlfxbIqXY/Gd/iRT+oU9aprevIABAotf6QFMfLXlt&#10;bf+raOnJ2Ltdyot1h/phkp1+/7NiZS8W7/4W/a0x/iO6cGd2FaqOfI6bhnTUl7/UKd1bWrG+Xvlx&#10;88PMjY6d8l+ZTjiHNrszP1p03R4tBnOtDwBgUPjwYykvo5q+WvmXWNplO/LYi7XdFJ/T4dK4AeBr&#10;I4W0d7mzFeu2bkjKIQbe546VfxydybXuULcNM1+sfDZSWBm5U+GPDBxXdlqftExvX0EAgCR5en4I&#10;9J64e6a27pWE/hwprTg1fvnEj0buEm8+Vpm400dvzalq90ZKV8dFtUWlkRfetizIqkLRkP6X0L/M&#10;NjrLP7FVk+hrdN/Mj1v6ucg8oMdqRqQ94Vza7PK48qJoKZxjfQAAg8T7Dt32aKp1rbfc/2Dn3XXb&#10;kcderO3uke6LQl9XX4ilkh1XkNnGwMumxn3I/8a/RorvJT4Jt3GxckZRpEfBO53vpL8XWfXFyFVU&#10;r7ZMr19BAIDEM/IBxogVbf2x3hkd0jVheo0vR0tvd9vp35WLo9Hn1vGTk7l+FnmsPTK7CsVeurp7&#10;7vDbnjpuvyLWs5FSlwnixpRFShvTn3AObXZW/GXG+ISV2dcHADBYjHlk3xfzU618/PLOWG478tiL&#10;tTY0vzRvjd1tsxKL1z4phxj42S6fYln3ewnb2blYcUdHu3+k8+fDkQUf6ZOW6e0rCACQxDPygcYX&#10;jcX+IhubxwJYwmRpp7giUeP1KxP2mZhbQNgbLS2KX/zJHCt0Zty6+l//WpXvv2TxBFv3hxqi9yqm&#10;d1l+QeQxxfZlaU84hzZbGv8h8cor6/oAAAaRST/7j7ce/HNN0nUvfuf7krKIPPZibTqh41X7d216&#10;fX8fna0VO9ECKYcYuKTLp7HldZ2lxFHybF2sfCyStv/xp4YkWZGxzqdP7b5xL7RMb19BAIAkMvKB&#10;Zlw0GB8fbmPz9ZHCxMKuKzynv9NZ6nYn+LLcarYnWhrVGxW60NV1xtZjd94p7zW3LivIWJEj0VLX&#10;r4h2pNuX/oRzaLPZ8R8SbxtkXR8AwKDiOeecn1atfvrRJFn5Dz49Scoi8tiLtam0rnniuT7ul9Ue&#10;LVUaUg4xsOtTfuPKyNBvBxK2s3WxMmN85+vndYcmSNKhE50rEvul91LL9PYVBABI4o/DQDM2WrI1&#10;AGg0dM9LXBN9wWlH4pr5udXscKTg9qXZynaFCn7cfefgA1cU/sMhZVAX276L6OKG9CecQ5uV9Gp9&#10;AACDjTH++t+fqH3tB0sTV/w/SVlEHnuxNrlNHy5a/tO+flEqloHPkJR9DJyUcN05N1Ko7rrc3sWK&#10;8bVIqWM+8ecjH6/tm5bp7SsIAJBERj7QxF6v3mNn82ja3q171uRum0RUKifRN8dG906FvnRR0gPc&#10;OeGL/vQVqc9U08QMOOGEc2iztOPeZ10fAMCgVH7eN1f713+nIn7ZHwNSFpHHXqxNpv3meX/Pdp8c&#10;RGf/6uyOXZ9ph4QYOC5hdfRBRGPCCnsXKzdECh3zkEdGql8WP5xcL7ZMb19BAIAkMvKBJnZP+Fk7&#10;m7dFCt1eTYotSJzzslQ5aY4U0k5GYr9CrmfuSH6I/5qWvntA2pnRpO4ZcMIJ59JmvVofAMCg5Zv/&#10;3WMbro59NrdIWUQee7E2iYa5dycucmd5CFuiT6E736TONgaWpaqkkbDC3sXKqMj73C+2S2qNTD7+&#10;pT5qmd6+ggAASWTkA01sNo1HzWTrb5zRaaYpSXmR5e2JG8YWJAa5nobotIPAZ1Ehzy82n5/0GFWn&#10;1imNjL+yofQnnEub9Wp9AACDmTHv0RdinzZKuUSeLGfHCp65N2HJvAde7YuT+2u0tFhS9jEwMSRG&#10;b0Ek9u62ebHy1UjhPcWNc35JH7VMb19BAIAkRnYbaGJvJgXXnd59ddN9kdI5Limut1e3Pu77IoWs&#10;O76lEI2Vx9JtlVWF5r667ze/ru9+kPoPPp8moGX73KBHVbShp/UBAAw2F/35lkhxn5RF5LEXa7v7&#10;921xH8pXnHfG7NJuo5f3hv3R171dkyVlHwMTR7+LNkiOVytXRAqPnCU92Fm+Je4Rdq+2TD9edQEY&#10;SsjIB5bhldEg/KP7uq9+Mlq6TpI0JfKx24AlmyKFab1Us+joqI1mmjviWVZo8g//fdvz976ZuO2L&#10;7yxO/RVlkcIVTyoXvd1mPa0PAOBkdOIfIqVfdR8X/aZoRl4rZRF57MXabhq/Gy2e8s2Lchmm3aZf&#10;R0s3dFxAlkU+24yBG1N9znGq7uJrO6cg/+OPZUVeI7+tr1qmH6+6AAwlZOQDzGe/Gyndv2t64krr&#10;m9Fix3yXCyIfD7R2nYgj9G6k1G3c1xxNipbq4+dlq42MwzasMKcKGXPm3BHc/urdK7ss/cm9qSsS&#10;HTJnZ24n0ttt1tP6AABORtZDkdInr+i20js78mjWLWUReezF2m4ej5b+/RvRTmZ98M5U/X9Ei523&#10;HLKNgYHmLk/Vw9H30k+xt383n+/MyI9VjdvbOTpcSdxd/d5tmX686gIwlPAe+QBzQ6z4gW5vkT0a&#10;fRlqxExJ0sLoqne6brkl+hb6Wb1Usdhd383xixeP7fRU7hXynnr7G61vfDXuHbIn0lQkOvzqzozj&#10;ySTV223W0/oAAE5GsaD1eJK10QHNxklZRB57sbab6M2B6/859tZXbe+f85ej1XVf2PEz6xi4vsun&#10;ndErnbn2du/m3Mhg5q/ouc7SHXHvoPduyyyMlvr8qgvAUEJGPsDMnhEtbrgtYcDO2o9Ei9/pCCyz&#10;ogt+2HXTn0ZLZ/ZSxWIP7O+PW9oafZVqflYV2retU2RMl4Jz/qP+ueiLX63NSikv2rNtX04n0ttt&#10;1tP6AABORvnRGbZ+333Wztbo+9YzpCwij71Y281LkcK34xauV2976q5o8Qudg5xlHQP/t8unn0dL&#10;p+VYJ+8/dhb+qt93lm6JW927LdOPV10AhhIy8gHGiPUI028/2aVjVf3ilkjR9bGOn3nXRJY80+Vu&#10;+sE/R0oTc3wzq5vS6IF+FZcuvxwtTcmqQh+Z0+lPsW1cl8QeM6TrUfahSOHPykWvt1kP6wMAOCm9&#10;L1II/m+3dbF3rxZIWUQee7E2kVmfbP1jvX3Cr18ZK38tUsg2Bt69P+7D8TujxZzfv/5U589nqjqf&#10;W0+c2Wct049XXQCGEjLygeZ9sZfI9IfTt8Y+vDIlNrTnv0Tm6fx8dNGVLbFNA1dFi19TFvzpVkbu&#10;Qiscm+fT/KdI6SPerCo0NfLx7/FfcXa01G2mz7iqvT9S+M+muA22GRH7lV7vtlnP6wMAOBndHC19&#10;eWXCqj3RUd9Gd2RotiOPvVibIOlUadWvqVcFfxw3ZemnomOkvT9SsBsDr451bw9fH2uWPOVoXqSv&#10;wmc6f8YH8exbJu2VUK9fQQCAREY+8Lj/Evdh49yLnzgaktp2/GXO8vro4rKvR0rLo2Oq7J9/KFI8&#10;sTQ2scctysL2dCujt8H12590dqe3/nVXZNkd2VUomnu/eTDuK6LhraRbRh5XtaVFnYXAh2Jztofe&#10;H22ciRnOsnfbrOf1AQCcjC6IDe517s+DcSvMB0+JfvxWx0tmtiOPvVibIPbedCz/tT4RK/b8XFt3&#10;/LTyG7GPvp9Ei1nHwA0Xdw7AJv+VsdT49pyrZny5sxB5x/6DPWqZtFdCvX4FAQASGfkAdN7H4z+9&#10;+L7RXsMonHVL/ISaDxRESq7/iy7cM+GzG1qktq1fH70uuvB7JcrCk1vN1CunxsYP/eqyla1S69uX&#10;/yCyZNEZ2VXowuiCS45Gi2b0RsP701XN/aPowg+2dZYCN0Rj6FfTzGXeB23W8/oAAE5Gvrh3ib80&#10;4murqoOSFTj29k8mXt8eWZ5/a8dP25HHXqxN4Ip2PIsGpODtz0ZXh5Wb7/s6eYyiWV+pj1tzz7Bo&#10;MfsY+HrFj/YFZVb9YXSsikUX5/7vcHPXj2dVxn3IvmXSXgn1+hUEAEiSLAw07ZMy/Jv9U9zG4Xnp&#10;thzRFt1wRWTZ892+8JW4PcrGVbxtWZZl/U9kya2Rzdam+aL1WVbIjA1gp39aXRuyrGD1Y4uii15N&#10;W7X28uiykl/sD1rhY3+L3rSWrznjCdtts+gwMPfF7707umVr5B/MVn0AAINLMHMfqL9HtrUdrW3F&#10;2sQQfWt0k28FLMuy2u4fE7fbaZHdoi+KfT3daRUpk1vjN7cXAzMc9LeRo6WO3f+T9Nsty7JmdznU&#10;A13W2WwZu1dCvX4FAQCWZfGMfODJW1Wadv2lP4n74Eo3UZgey5cNFXHl+qoTqbq3nX5DyiN8Njb6&#10;q70KGbG7zPqvM4d7DMM75uroZcj0c9NWLS82AlzTFyZ5DXflh09Elzyc+VKiN9osXk/rAwA4GXle&#10;znQRdf1NkZLtyGMv1ib4cLT0g9Jb/u3LFxR8sDpubfpXo7N30W/iP/VGDJz+8Z7Up+u725fn1DI2&#10;r4R6/QoCAESv9QFpzMaKNGvPeswd/3HiPak3/e7ZssPui86/K0+xYu7P4z7Yq9BF16X5ogejv5bJ&#10;q3bOf6Xc9Y4r7Jxwz9usV+sDADgZTX01/fqz/hbrs2078tiLtV1dEOss3f6Xf/1Zx+vZvsiiXp6Y&#10;fPnTni6fs4uBSefrftKjHnh//IcbCruss9sytod86e0rCAAgIx+YJm4/JeW6a19NGI/0xl+k2vTz&#10;/2rv60psvr5V8mbyQV5Hr/TFf7RXob+l7vj129hTgBRV+8JPU+z60dTXK9lX0b6e1gcAcDI69+3C&#10;NGuXvxwfHe1GHpuxtgv3/d2XFW6IpPZHAupF33ohsX5ZxcD7Rndf9vhM9UT5RXEfPpdby9i9Eur9&#10;KwgAICMfmIav/26KNf/zYLdIfccD7qSb/uSXdscUu8ttb7vZG5L1p5+7tSyHCuWvWqrkfvOpuA8p&#10;qvallWXJFv+/P9n8he55m/VufQAAJ6MzDqbuCfXDF7reQbcbeWzG2i5WfC5xyey9sxZEyhke5Wfj&#10;lLXf7x7YsomBI1d3u4x56ir1zBdjxfzEZ/B2W8bulVDvX0EAAAnDwOT+zoFrkiy+our2JH/vP7A/&#10;ya3deZu+LLsmbJ1hb8PZB6/utuxr68pyqlDRm79IFtOmb/hM/MdUVTv70D91Wzb1vX+xHQ173Ga9&#10;XB8AwMlo+JOvJ3+7+7K930i8xLIbeWzG2i5++Z2un29dX6ll0bo81ktnu+LljacnW55NDJy0tuu7&#10;5VN2Xq4eintGfnu3/u82W8b2lVDvX0EAGPLIyAeqCY8c/n5llyXeL+58cmzSbcc9v/6jXZeseHV9&#10;6o7v3c3Y/ta/zLWzYemj62/qsuDWAz9O0r3OVoVcd9T9ckzCsote2J7Qmz1V1Yp+fuQbXToLnvPM&#10;zoVZnHKP26yX6wMAOCmdu37bVxNf/a749v6nJ3ff1G7ksRlr4xnf3b4k9um8937vk66NfDR/1eOz&#10;LJx7/fdebXhmWYobzdnEwHlVt8W11B93Tu9x5fJjs4Df2m2l3ZaxfSXU+1cQAIY6w+r5MdBnDq97&#10;Z+2+fc3GyEnzF58zK22PqsD6NW9t3VdnlU6esXTxopwG+A60y+3xuDI9121du3r1zv2NvonTzzvn&#10;zLzUR7NVocPr3t6xY29LoGDE3DnTl5xSkOpgSasW3vzqqvX7WwonTDnzzCWphsLp2zbr1foAAE5K&#10;1uHNa7duP3Ik4B45euYpZywYmzqS2o08NmNtvIOPvvnmYWP6gssvGmtr+16WNgYWt3QW2vMk1T73&#10;5Lu7wuNPWbbi1H55MmS/ZWxeCfX+FQSAoYyMHAAAAH2oa0YOAIhDr3UAAAAAAJxARg4AAAAAgBPI&#10;yAEAAAAAcAIZOQAAAAAATiAjBwAAAADACWTkAAAAAAA4gYwcAAAAAAAnkJEDAAAAAOAEMnIAAAAA&#10;AJxARg4AAAAAgBPIyAEAAAAAcILH6QoAAABgMPteoLPgdromADDgGJbTNQAAAAAAYCii1zoAAAAA&#10;AE4gIwcAAAAAwAlk5AAAAAAAOIGMHAAAAAAAJ5CRAwAAAADgBDJyAAAAAACcQEYOAAAAAIATyMgB&#10;AAAAAHACGTkAAAAAAE4gIwcAAAAAwAlk5AAAAAAAOIGMHAAAAAAAJ5CRAwAAAADgBDJyAAAAAACc&#10;QEYOAAAAAIATyMgBAAAAAHACGTkAAAAAAE4gIwcAAAAAwAlk5AAAAAAAOIGMHAAAAAAAJ5CRAwAA&#10;AADgBDJyAAAAAACcQEYOAAAAAIATyMgBAAAAAHACGTkAAAAAAE4gIwcAAAAAwAlk5AAAAAAAOIGM&#10;HAAAAAAAJ5CRAwAAAADgBDJyAAAAAACcQEYOAAAAAIATyMgBAAAAAHACGTkAAAAAAE4gIwcAAAAA&#10;wAlk5AAAAAAAOIGMHAAAAAAAJ5CRAwAAAADgBDJyAAAAAACcQEYOAAAAAIATyMgBAAAAAHACGTkA&#10;AAAAAE4gIwcAAAAAwAlk5AAAAAAAOIGMHAAAAAAAJ5CRAwAAAADgBDJyAAAAAACcQEYOAAAAAIAT&#10;yMgBAAAAAHACGTkAAAAAAE4gIwcAAAAAwAlk5AAAAAAAOIGMHAAAAAAAJ5CRAwAAAADgBI/TFQAA&#10;AAAADCzNDU3NTS2e4pKS4nKv05UZzMjIAWDoCtU2NTc1B4tKSorLip2uDAAAGBjMQ9t3HI99dE+Z&#10;NavU6ToNWobldA0AAI5o3bl9VyD2cfSsWWMMp+sEAACcdmT1jtZuC8ecsjjP6YoNTmTkADAUmZvW&#10;HugWAErmnDPM6YoBADCYtVadqDlRE8rz5fkqpkzOd7o6SdS+vFGSlF9ZUlxSHGxuam44ZklS0fmL&#10;6GDdB8jIAaD/+Y/4Jbkqhjn0UNra+eJRSdLI8pLiEm9zc1NTdUCSPEvOK3C6cQAAGKRCO9bvNOM+&#10;G2OmLqxwulJdNb+61pQ0fNasCe7owpad23cHJJUtn8fA4L2OjBwA+lfDzqqq451/e4vHjZs0sf+z&#10;8oMv7JfknjJzVuyReGjfju0NkvLPOZPhWwAA6H31Kze1dVtonHJ+pdMVi7P9Ib9kzD9nZOLVSWj7&#10;yyckTbqhyOkqDjpk5ADQnw6u3pLwd7fyrHn92wfMeuMlSyo4b1Hi62DWoZf2Shp9U5mTLQQAQA6s&#10;I7tP+P3+QOnIipGjBmJn8PDqV4KSjMmjKypG5PsD/raDew+GJGnOslFOV65TxyXCzIuS1sdc/3Kj&#10;NOxDo52u5WBDRg6chD7zx6IjWY+t0fL6S+s31HsnL1q6YrLth7KHpurxFU6f7iBibVt5SJLkGVsi&#10;KVDdLEkqWnJmP46VEnx0k+Q985xkVyvWnheqpaIbJjndUgCQk1wCJPFxMAhv2bm7JfbRNXvR1IE2&#10;WOnBJ45KqlwwvyRuYfDge5ssybViyYCobvDRTdLI901Muf6tl0x5r53rdD0HGTJyDAlNI7p8NCrP&#10;XHbdmN46eKBYmrC7Jxtka8MC/ffnbG05e4+eWyZJqv3qXbHF4//3qthLQAmNE7VysSR99K8jqgbP&#10;wJr+moaA6SseUeRQ2Gt/fLMkY9b0cZUdr2ZZjVUH1rdJKv/A+P6qRMM91dLM95WkWG2tfzIo15WL&#10;nGkhAP2sT+PjQA6QduJj+gA5uOLjyc7a9HJt4rLy05cMpH8g6+XXLWnCinHdLkFOvL7Bkk692ud0&#10;FaW2vxyWZn4gXbvtu69VuuQcp2s6uJCRY0hoSjKD4k3/V9Y7Bw/kSRP392SDLJlzt+fXJTzf3D5P&#10;ow5227J6rNRaIEkP3mB2WTPjmanpGkeS1iyWpEMT9K3v917dHWQd2rznWGe5dPKcGQ4MFnrwwXrJ&#10;d9rS4V2WBtevqpFcF57TP7cJGn7XJJ23PM24LNX3NEgXnt//7QOg//VpfBwQAbIH8TF9gBw88XEQ&#10;2PniEUkqmz6xMC/PU3/8+NFDlqSy9092umZR1lNvS/mXnJ401tc+tk8aeaPjI7yZf92T4RJBUt09&#10;R6XrT3W6roMKGTmGhKQxtejtOb1y8H6/4PjTx/Wjrycs++E3Nbo62ZZXPClJ93xI0sVfPa3cbdXt&#10;+OOdklyrlqRrHEUyct1wv/ZO7r3KOyW8fmVNlwUFi88s7N8qWG++aEpnn9+9s7i19ckWaer1/VGh&#10;wF1H5LlmXtptmu87IN3YO/89AAxsfRofB0SA7EF8zBAgB0l8tKFp74GaxoCRN2zkpAE5V5f5zBpJ&#10;JWfNHBFLd+vffa9J0pkXDZCxSs3H1klzrixOtfqlN6TCTw3P5pB94Om35Hr//ExbBR7YIe8nxjpc&#10;10GFjBxDQvKYml/VK3/5+vuCo62iVfUJk0aHRtcku+I4e5Xuv17S3qmSnrwisvjoJRsl34FR6Ron&#10;mpFvOUVnvzEg3m3qid1P1UiSt7I83wg0HG+RpPzli/t1Ao+Vz0vF105Luq754d3S+Fv6vsOadf8W&#10;eT+WqYd86P7t8n6SgVuAIaBP4+NACJA9iY8ZAuTgiI8ZmVvf2RdLFzwzlw64gUb89++S8s9bkpB7&#10;m1ueaZYqPlLmdP0kyXxgi3TGlWl+XbY97NeITzk7/+i7j0mXL828XeAP1Sr9THHmDWETGTmGhKZS&#10;SYcjb8ZZ7VWvff2EpMuedrpiufju9/TpOxOW/eKflOSKo3GYVDNc0gWvSX/8WGxF26l7pPc9Ftc4&#10;raljwNI1cRcrJ6fQc2skFc2fM67z7e0T29cflzTpA6U9Om5W1j8sTX9/qvhlvfmiqZk3urM6ZA5e&#10;fVn64CkZNwv8/qjKPs30JsDgN6jiY7IA2ZP4mClADoL4mNnOZ08kLJl0+cC6YVv/92PSaZcm+Wdq&#10;fXqjVH5rSfbH7HUvvyqdc3Ha+zdH7/Jr0kcdeKUu6uAfwzrtajs3mRrubNGEj/f5NcvQQUaOIaGp&#10;VNKR+IkcWpevkXSw30bT6j3HK6XdU7ssCv/h00p2xfHE+7TwPUkHJ0qT9sb/iV2/UNFLsKZSSe2p&#10;B/F4ZblO8sFrWv9+SCpatjD+7rm168UjUtGH+63T1a6/m5p5U5qH8usfls1A2AN7/yRdsNzGhvV3&#10;tmr6hwf/sx9gyBtM8TFJgOxZfMwUIE/++JiR/4mNktzTpo4uz7Paag/v3i/JOP+Cfu1ill7bnXUy&#10;Lj0zecDa/GhAIz/Rzy+pJXHo95aWXZAhqO76u6kF73cu8pq/PqYJH7N3S+DAn8K6YomtTWHDAPoP&#10;BfSnwqck6SGnq5GDb0vnx643rNY9D39+2KeTb/oH6R8laZWkO7r8iV8wV9Jz9r7w/HGq+W0PKx1q&#10;bgo61WBq+cMh6bTPL+7Snc2Y8ZkVbrX88WCuR81S7X2mxl+f7i/ugkuk91b1bS2s56TZy+xsWXaD&#10;S7v29FPjABhITt742DVAniTxcWCru3OjVHTxV24+c/Kw/ILh08//xD+d5ZX16l/9TtcsynqkTt4b&#10;z0qRx55ys0fH/+J4bQMPWZqVKSHX9Cuk9Tudq+XGYyq40eYz+omXSq8GnKvrYENGjqFqxIfUEYpj&#10;1t061vds5EPT3TdPyxtzzZ+bEvaz3vnG4tLi0z79ZFuKAwee/4cFRcWzP/Hb4ym/e8ePLx9ZMPkT&#10;f23uvmrrf15VkTf1Qw+n/Ct3/E7pe7GPXymadt3/tCTfNPCQdIUkrZG0oOu6z0haaa+lXP8sfSuU&#10;e0uHtz/yix/85Kc/+Nn9Gxz52x3423G5rrmm21g0rrM+WazA349nezxr7T+fM7xgxi33tmSz17MB&#10;Vdyc/jXxs8+UXmnM4phHf3nVmIKxl/2n/fC9uVp5Nh/DTz5TeoFOVMBQlGt8zBgg+zg+JgTIkyA+&#10;9pId/7ygoGLFbxp6/8gnfl8jLfn8uXEdwstW3D5T2vPH9oFyGm9ul3HT7JSrJ9/gUvXzvd802Xmu&#10;VkXvyxx9z1giPWfaOF6HTNcjWbZo6GXpPNvvhi8eoRa7TxFyu3AaUui1jiGhe6886fefkqZ2TIJa&#10;FNSNfwl/5i5JT18mSQr9+F8jfxK/9a/xedSOa7d0lnw//WzHHa2us6k+ckv0GuXau8qSbKADN0dD&#10;/Zf+PdLbLVAsffO7x659s/Nz+csJlwgR//J9+VpidzC//LNosVuvvDfO07hDkvSJP0pPXd5l3dtL&#10;pNPejTVOml7rOjYq2i7Zs957NRYLCs4+q0cvSC1e/5G7st7p4fVy3zgz6aq6Pzao4jPZDadW/b61&#10;nSXv3z5oe69df5XrtpGZ2ur3h7TgWruHtP7fdyPFK/4+zNYu4f+t1UXn2Tx+6y/8WU5uYp73thqc&#10;HZQGQLZ6Lz5mDJBJ4mNCgOxZfEwIkL0QHzMGyB7Fx07hYF6P+imHPv/rjoL7t5/ovjbYZUCQtuxe&#10;/G36fb1813cLoNbq56ycX3hOFcjTn0ZqB/5oatmydFtsekDGp7N+RS1VPXNq0GO/ktLcNYjx/7JF&#10;V51hs4oZrkeybtHVz6j0Dvv/qlvuU94dtsabSVvRHv2GDh48I8eQVSGp84FkMBgMmVfH/eltXPzt&#10;6D3KH8yOi+SPzIpcbyjw+YtDsd07F1pfuDb20ODhSQe6bSA9MyV27/1n06P9goPBYPiFCZELDtWd&#10;vj1prUM/kW61+ffybuk2SdJISa91XTdZ0jF7h1HlbOk/cmzlhj881iDJWz48T1Lbi78+kuOBJKn2&#10;nWD2zyI2rZfenzwhV/lH8nXi2awOVz0rElcUvOGXdvcKPystyZSQy7hcWn/I7jH/8bvR4lNzWm3t&#10;8m6tim2Modqh8FzppXA2bfNvbwadezcBQO/JKT5mCpDJ42OXANmz+JhNgBwI8VGS2t7523/824++&#10;/99P7c35CZn5gc68S+Fb/7376tpgvCwP/WC98j/ePYAaZ33A0P4XcqpuqkCe4TRSsp4xNe38tJuc&#10;eqqsJ7Nt35QXHDk16FvSPDsJufKWSS/b7GOf4Xok6xYNviYtz+I2y5xx8tvqTJK+oj35DR1EyMgx&#10;ZB2TVBn9ZH7lqdiq1kXrpOkvtpitb18q7Z0bHWb0yWsl/ceRcPj473zSy1/rdtC//1I65+02M1z3&#10;0llS49nd/7a8eLkpfW1H0Gxdc5l0aE7cq7q/uySgO3b7zdbnKiXziqT9lt5tl66L+/xTy7Isy0rW&#10;b9n8o9TxwPU8ST+t77JypGVZtnO/j0ov19vduIsjvz0gDbvos9/8wh3f+MIVldKJ3+/K6UCSpP/L&#10;YR//M9LSlLNvj3y/tNZ2O0gyL26SvncgZNbfXSJ9we7JvHtchRdk3mzcQsnuDYJX7pSWrWk2A5uv&#10;lKq/YGuft6Vl9nsELC1W7W7bW0trvpvFxgAGsFziY8YA2efxMTFADvD4KCn0+n89sbNVCtes+dMf&#10;ch3V5LePSTfvC4e2XyF9a0231VW5Vk7S6n1yfyjpw+VTr5RW5zTUSKpAnuE0Utp3WHnXZchmLvWp&#10;6t1eqmdODdq2QTrH3qanV6jlbVtbZroeybpF97SqYoGN7SKMi6RNNu50ZKhoT35DBxEycgxZr0g6&#10;M/rpyZ8r/5eHQ9ZlkvShXdLVWy8sNArOePbfpfpLOoP/4asl96avjnK5Kj650yf9/EDCMds+Ji1/&#10;7Yx8w1W2fOUXpao/JX7r8csl17ofz/AYBYuf/o0UODf2KtYRuVb+YqrPKLhkQ760Z62SeEzSwu6L&#10;k/1P3tKqoo5bssvcUvDM3McwWybp9Vx2rP1zszyX3HFepSEZ5Utuu65AwXtynnj2zW/nsNPqZpVf&#10;knr17PlSNvf5X9kirfrXCW5j2E17y6RP29ztPWm5ne7cF/l08ISN7SR9UfrES4uLDO/cJ74m/a7Z&#10;xi61x5R/mv1z9S2WttvfvHGF/W0BDGivKOv4mDFA9n18TBEgB2h8lNT4hxf9knzFhqQDd63K6TF5&#10;y+3S1/42yeWe+cS10oe6HWOvtN2KyqpLcNMr0iUp5h4/Y4H0VFa9qDqkCuSZTiOlldIZmXpOly6T&#10;3siudVNfcOTSoO8GNcnmhHHu5dIWW1tmuB7JvkW3S/OzygunlKrRRsfHDBXtwW/oYEJGjqGq9u+S&#10;Yqlai8bt+/yYjr8Erz8mzXuws+fON94nrXu8o3yLKf21cy7nib+W9IuEgz4Wln7R+b/K+KFb+mni&#10;194RlB6P3IP8zD9J1fF9iZ44u+PnqB9JeiRZtf8kFVXYO8OHpFs76lLyX5K2T7z8MTtpWxKnKrdh&#10;d0P3tqro1nOif1+N+f9QodD9udSibde9K2zeYO4isFpaka4T1iVe7cviIfn/Sl/rvE4d8QfplRpb&#10;e9Uflm+hnQ1L5tgNxTXrpP/ufPXw+17JzuhuO6Tp2QS7WdIO29cw1gfrszg0gAEsl/iYMUD2fXzM&#10;IkA6Hx8lNf6uShpzzVe++ZV/+dTZXlnP5tQN/E9hTexoJ+MP0p4Nieu3S2OyPmiHlQGNT/mi02WF&#10;OrEpu+OlC+SZTiOVI7vkPjPjVkuLVVdt42iZ65lTg1pvS7bfGJvp02FbQ7FluB7JukWtHdKsrM7L&#10;mGXrvn2GivbgN3QwISPHENW8QuocabXTq5GBbaxPS7onksUZv5b0VUnSjhelGTdGtv+IT0oc9eNF&#10;SVMiH/JulrYldK3bd4+0JPat/+6VfhB7Bfii6Ogy71fHQ4pEjYekc20OAfNr6abO4ue+JEnPXFNy&#10;7v9uzWFU2NJ86b4cbt6/cVS+W7p0eCv72DA1Z/fitiTprsIZN9mcjKarbW2qTBthSk6T7Hdmsx6X&#10;Phb5cKkke9cjW6UZXltbzpW22tpwp3RW5LGA9yzJzl2F7VlG21HD1GT7GuZ/nlMufRgADDi5xMfM&#10;AbLP42M2AdL5+CgF72mU5+rPnFYsucZf+oVp0sp1ORzmJ9L/67zVOuxq6W+J6zfKZXv07K78a6VL&#10;UrZnwfmJ4/FnkjaQZzqNVN6TFpRk3Mo9V9rcK/XMqUFr61Vi6y1ySfJOl7bZ2C7T9UjWLXq4WWWV&#10;GbfqYqadjDxTRXP/DR1UyMgxFPl3/mjUO5K+Vhpb9qlpkdJ726Vlc6Mrxi6TdlZL0p2S/l80Onk/&#10;JtUnDP7yrqTYyDV/tiwr4b/Y/0n6buxjwe2S+Wr0Y+xxwBhJ65LU/ICSdlpP5kC1XNHxOn/6fMeF&#10;0MrPzfVe8ust3XuaFfkSTItfu0RqtdmZOk7rSunKrgP4quR6Qxt7MrpbljZKZ6S/QDtD2my7511z&#10;UIrOdVvotfv+0xZpjr0vmOZTdZ2dDY9IsaFsQlJ+5l3a98s1PYu2kzHL3nWBJG25Q1d+M5uDAxiQ&#10;coyPmQNkn8fHLAJkdvExfYDMLT5KeuOwPLecHmmy4g/Pl55syvootXvjujNcL/01cYO1mp/jSO5b&#10;gxo/KfXq0/N15GhuR87hNFI5YO/f/BRpcy/NLpVDg1ZJE+0nXLPtRd4M1yPZt+h2aVaWZzbFp+qM&#10;c7ZmunDK/Td0UCEjx9AxrjOUeoz8mf/cKqniO3FrPxct3d/lk/RxdYzEav1R0kWx5ZdK2tv9a36X&#10;pgrW7yUtj1twvaT7op9iI2r4CqXWJEPXbJE0V7Y8IX0gNorXxbvf+cfOm6Uv3HZK3i1rE0JTOJig&#10;y6OCMyTty7rB3w1qwvzEhRMWSG9lfahbLcuyrO9nvV94X8b2qqyU3/a4Io2SN5r7mkHJ1o3d9oPy&#10;zLD3BZ6Zkq3h4t5vWT+KlIOrpWmZd6k2NSG7uclm2B5ype0ijbhnyL7+BZz0ehofbQbIPo2PWQTI&#10;7OJj+gCZW3yUWlZJ75sY++y6eqyCr2V9mI2SL9rn9wypOmEqeHOnshg+pIvt3WZq78J3iv17tpLS&#10;B/JMp5FK8KjcduY1m1CiersPA9JfcOTSoIelcfa3nuHSfhtTkme4Hsm+RY/GJc42eSbZmJYgQ0V7&#10;8Bs6qJCRY+iIxNTIDfD8VYVxa2Mdin4r6ey4NadJWi3pcI00Im4Gq+sty0p4Meh8Sf/619T3Yatq&#10;pLPjn2bOlvRG5IM3bsrTYklJ/iLvlO33bX7dca0UYSz6v/b3/l9nXhj+yxlz12fRdJMkZT+o6ibp&#10;7O43Ps+WtuQwGoyUy9+rI0GNypQ0T+14smLLOMsKRD9sV/yvTRoNUmWenQ0ljZfqsz3LH5qaOiXz&#10;Zk3S8OwOPDz+kVZatxzR83Q7A05aPY2PNgJkn8fHLAKk8/FR2hBIuGftuUxal/XkT5ukM6OBdqyk&#10;hFeNGqV5WR6yk7VPmplugxlSDiO1Jg/kmU4jlcOmxtiZr8s1RarthXrm1qBVHedkU0GpzJbMm2W4&#10;Hsm+RZulsmzPbJiNq4QMFc39N3RwISPHkHVeVXwPXnc02rfVqGOG0ojJ6niqu0/SuemP+VFJ+uic&#10;e1LdMtwrqcuI1OWSdkWuLMbHrUjxX7NK0jBbp1ezsWNWlziehf+yo+HFO8okSdsW3m2/rSokZd3V&#10;vPWIvEmeDFdWym9/gJUeOm4jDI6VjudybOsfpUpbvcCbpMyvuXUqsZ0Edwrs+OR3pIdt9PnKphod&#10;iiV7gx399QH9iJvcwKCRdXy0ESD7PD7aD5DOx0dJ26WlXf9wTxyr4N5sD7OlY3C5DiXqlncekWY1&#10;33lNRdFpX1qXXbftpjaVpm3OCVKv9VrPdBqpHOr6q5FaqZSxe7UtOTSodURGNmOXZX0dkOx6JPsW&#10;zf4aQSqxe5WQuqK5/4YOLmTkGJJKV3x/92tdnhfGbswfl1QUf8u1WB0XG/sU//ctqdM+IUnbPzRq&#10;zJdfa02yfo8Sbjm7ShT7y2vjAeYh2f2L+aJ0TpItSy/8Re32L7ol6eb46WNarQRd7nyPkJT15DDH&#10;pXHJbl33ZhDPpM5Gqw6XbL25nSD8D69J/2PrT2ijVGpnOynbq4YDPiNv1l2atHm+jY2bs462eT61&#10;2hnpaN9Hdc5Xszs0gAEqp/hoI0D2eXy0HyCzjI/pA2RO8VGyDslIvKU7094gnV1USbFptVxeKWEg&#10;6wPSwyP/4bGa1nU/P+2cw9kcubbjbkNqRQVq8Wd/5jmdRirNmSoZ0WsZeQ4NGg4q324/OSmHjDzZ&#10;9UjWLWo1y53di23ZVzVZRXP/DR1cyMgxdByORdOGZ76V8m2Zo5Jauozh0rlwt+L/viX3u9s6fh75&#10;2QVFVz/fLZnpfogKSZHuPDZewz0mW2N4SbpL+ofka4yZP2v8siS9P+5uZPo/BQXKIWttStEBqizL&#10;W6o94ZcKM21TIOVwTXH0jN9K111vtyX66Bm51dHDcVLAzsZNNl9771obG/9WgYtU9DjBBDiJ9TQ+&#10;2gmQfR0f7QfILONj+gCZU3yU2kMqTqys/ReFupx03N2KEVLC3Y4d0u8i07qvmpLNdGXtUoZ5vouk&#10;dnvH6vFppGFvVLBey8hzb1Dbss3Ik16PZN2iraaKsx5hrTirqiataD806EmBiygMHTZ/21slKX4I&#10;l7Ak05QalPkdG9evNn8kUn780tFPJaxuVmKEC9uvmNRxcWJr89ZnO0bWSa7wJ7+VdOhNu1/rlpT1&#10;rDBhKenbXZ4cjpWrkI3ruFzqY945dp308fvsRS+/ZPv2eH4u9wdeO+0nvVyNTnmx6+E0bt+jJ8uz&#10;rjSAgaOn8dFOgOzr+Gg7QA6A+Jj8D3JeDn//27ocx93RanE2S7ppfavp33STFDg7i6w0nDF+unsv&#10;mmc6jR7LKbYmk3uD2pbd70GK65GsWzSHSwS7FwlpK9oPDXpSICMHEiSPQGbHQDKZM7C5f2l49KbO&#10;uadrrvx7ps2PSfJl2ijGJ5txapU0fVSa9Z+cJekFu19rKoe/1L4Ud8/bc/mrnyOflHGcnEBW/wKS&#10;pM2n/IMp3+N/sDm4eJFkY5SWDs0Zn0rEm2SZbTt+6JO++nLvVqNTi53aPP47fe2CLA8M4GSUMj7a&#10;C5B9Gx9tB8gBEB+T/0G29Rc3gafLKHf+br0E3pP7hbvnFxi+U+5+RGrK4v0ib8ZkK4fometp9FgO&#10;ncSSy71BbWvJpq6prkeybtEcLhGy+pVNVdF+aNCTAhk5kKBY0tLEl8YsT8cKO92tS6++u337/3S8&#10;2Pvh+i6rhilhJO1Qu7KKEsNks5PYn6XbIuUrfT5f4hQlxu2SXrVzJHV+5YhsG7IsxYhpJ3IYzjNX&#10;hTY6VDXb6NneRdvtp26Trq2+yu4O2fSWy+adc0ky8md843CF9JnMA6JkOwKLZDXLlbFtjnxA8//d&#10;ztEAnOxSxke7AbIv46PtADkA4qPkLVRbYmf3w3aHbo0zXIqb1qq2W11WW6HIpHTXfF260+asYpKK&#10;MkUus0lG1i8e53gaqRg2brtLyj62ppRbg5rZjFmWxZtuqa9Hsm5Rn1ctWfdMaLb7XzR1RXP/DR1c&#10;yMiBBGOUdJpxaYZsD9/imnn7+kN3SNI96Q9RK2lqFi/ujFNH58BMQndL10Q+DAsGg91Gy5gn27OL&#10;dFQzi6k7Ooz06FiSG67mvhyOlavh0olM2xzP8mpqw7hfSVPefMj+TGLZvBOWy2CnI/4m7cr8j5nd&#10;+16S1BrO/FqZtSLofZaZyIEhIWV8zCJA9ll8tBsgB0J8lDS1YwL1OOHt0rRsDzOpY4z5zlMz097x&#10;/qI6poizZ4R0PO202HUhldmZeay3TyNehWRvMLBey8jj2WxQd7H82URf+9cBaa5Hsm5RI/u79var&#10;avPCKbvf0MGFjBxIMFzSsWSvRk2VtM7+ccb94juSXup2iHfiF2yXlE2H3ymyN4TMuqDKo2PzLJLU&#10;bXbVImXRK6xO0ii7G0d4pshKMqnrzhYN77eXjkdJBzLdmT6Y3bk9uKBO7l/vPCuLXUrt3UaRJDXk&#10;ctVwvlJdJcfLfkIVO3e/wxsUnNgxxFOhpBKfb4WNIwM4GaWMj1kGyD6Jj3YD5ECIj5LmSG927RX+&#10;bpOGZRo+tptJ0o7oh1alnZG90mcnVETkj5A/7bRu+zpugvSKbE4j3ni7w9PX5nC3OyObDWqMjc+O&#10;M2u0W9d01yPZt2iOGbmdZ+R2L5yy+w0dXMjIgQTehZIOJFkxR9Lzcend3T6fb226I/2TEv+0zJL0&#10;cPyCZyR9IIvKzZW9v+v3S5+JPlqYL+nexC1qJdmaTFvqCHiTsqhmh4XSm91GJzFflRZkPZxnroaX&#10;qDnDVGvhPVmd28vXS0sP/0NWD4WH+XSi3ua2u7pO9mtPfr6d97+GZfHUp0O1zS6UcWM8hYNBe10I&#10;AZx8UsbHrAPkP6nX46PdADkg4qM0Z4Ranoq/Y1zzonRe1tHxtPj7GAclX5o/2sYIuyOTS5KmSFvT&#10;rd/acROkV2RzGvFG5qnWzrDs/r22k/ws2G3QcXaf5EuSTrSowNbIBGmvR7Jv0ZIUrxqmrauthwi2&#10;L5yy/A0dVMjIgUS3SXo+7vMOn8/3Q0kjZkuBuO40fwoGg10mT9UDXV9IK1ViQlM+TzqyJ/bZulNS&#10;Nk9b50jamHkz67fSDdFPSyW9lXin+2VJ59r92g3qeH6RnTnD1fxc4sK3Dsu3OOtD5cqY1VH5NPa0&#10;aIT9XuuNV0kfWVmZXS3cMzJc18Q0HZTHzoVgm8/ni0uvw3a6+I0p0AmbU7x2yqULJYBBLFV8zBwg&#10;+z4+2gyQAyM+Sq5LpHUvxlLy2r+1a+RpWR9mnlQV7f20TroyTUJjVksT7B/6FGldmrHU63bLNSeH&#10;E+/xacQzxtt7qLo9pIm932vdboOOzSoj3ybNtHP66a9Hsm/RLk/V7WmukifzjQ77F05Z/oYOKmTk&#10;QKL3Sfq3uBvX3wkGg9dJ0pck/S66uOZZ6YyuHYtmBoPBuBlTmiWd3fXYd0j6n9jH9Sek6+2/j9zx&#10;ot07mTfbVSfv/Oin0msl/XPXLdp+Ielyu1/7jnIZucZ1mbT2ra7LdjwvLc9uILUemS+9m34WkVXS&#10;fPu3ZP+jVWf/Meu3pud2e18wlW2Wptm5N55vBIOxQ9YEpckZ93HN6OgGaltolzQz00ae2PBOIUnN&#10;lvWSjUMDOCmljI8ZA2Tfx0ebAXJgxEdJs8+U3vhb51An5nu/rVXeDdmPyTG+XHo98uE30s1dV9/g&#10;890V/bBdWd08mDxcTe+lXv2GpVm9Fs0znEZqU6S3bGy2WTqlVyqaU4OOlfbbn2B9mzTbznbpr0ey&#10;b9GZ0q4sZ7PbaWlq5uH201a0J7+hgwoZOZBozC1S1YPRj2vvkRbNkqRbiqSfRh8yfk3SV7ruOcst&#10;/VfsWuU5SVd23eKjJdLPo13+rM9J+l42dfOeJ71jZtzsMekjceOt/EzSH++O38D8eLu0KGO21am9&#10;WlqRwx+LmYukp1+Oq6713r2mpizN/kg5mzBG7avSbbB/jzyLbB8u/FPp3uwvmWZ4dNDeaOtbOh7z&#10;ZGRcIsWmDrpTGm+jr/usLG+A7w1qTDYPFQwRU4DBLWV8zBgg+z4+2gyQAyQ+Srr0VGnXr/761s79&#10;m5/970fblHdj9u8syfiC9LXOk97/ereJ1s8PBn8RbfVvSedkMZi7cbb0cspEsvrdLDoS9PQ0Ujvd&#10;qwMHMm7VuEvG3F6paE4NWjRFoXftfkPTIXns9E7LcD2SfYsOG63AvuxaY3vH2yY9qWhPfkMHFa6e&#10;gG5+ni/dHHkBbv35iuQ+ef8rmRd2PnG99y6pPOEVt7zPSxujjw/2fEyasiRhi19JWhp5U+c7K6Ub&#10;sgsS10rBzO/J/Ur6SNzHyT+VdPN/xqa1qLniPkn3xW1S5Ovmi9GVu5TFDet4l0+VXr0rGiyP3fNo&#10;WCM/2J9/dozzpDdqU68PPymdlsXEn+26dHz2tfBNtzmVzr69cmUOb5J0u3RXpD/+m9+UvmfjOf80&#10;l/ZnM7bbFjuxFsBQkio+ZgyQ/RAf7QXI7ONj2gCZc3yUXB+40JC56+m//eH+VXXSiE/m9HTwM9Lm&#10;X0mS2t4n3ZZwF/UKacOvOst3PyxlNVXlaRVqfTzF4KiBhyyd0msDu2U6jdQKT5dWZtzqubAm987A&#10;brk16FLp7cwPUzq8K02zM817puuR7Ft0Vpb96BTcbaMjXYaK9ug3dDAhIwe6Gf68FDzjn/eHFdz5&#10;hYWt0m86/+Lccpm0YfrzLTL333aTpOcS5/34XqH0nXNfrLcU2vOtaa3S44l50oevlY6M/9VhS+1r&#10;V/ybNO732dXtStnooXVkT8Lbd1/8R0lfm/CbPX4pXP3yrRXPSq6X44N/ONhN7AJllaTlubSk50Nz&#10;pEN3/fqV7Yerd73xh19tl8Z/vB/7rEuaM0mhB1JPsfn8MRUss3+0VdJzXa7K3rC339nSu0cyb2Y+&#10;I51ub3rXFbOkBT+uCiu898vnSLM/ZmOf/KmyXrN/srXrbXadAzBkpIyPGQNk38dHWwEyh/iYNkDm&#10;HB8lGeffPjfSCMWX3ZblCCWdxnxd+vz3ahVctWCjCn/YsXCaz3erJGnq1dLnPrY9qPC+22+WLj0/&#10;m0O7rzK0NfndZPOh48rvhYk1ohVNehp2nOXS9n0Zttm7ScbFvVPR3Bp0ZpkattnaUs0rpYV2Nkx+&#10;PRJt0BxadJa0IfMgsXHWBjU2842O9BXt0W/oYNJbEwkCg8m5r13arh/9KPLxZ5/pLBiPXPmiDkW7&#10;/vz9jMQdS184W3oz9nf/b93eWzLu+9ADCtx+e+fHiWvsP5+VJM0YfUQPXZ9ho2ely7rkdcav5t0u&#10;Vf9j3KKFD9q/G/8XaXpuY214b3jrpYCORJNR11nL+/mPjnHVncHDj16b4gnyu6ulFUX2j7ZWUpeh&#10;xDNNrdZp4qmbrKc/nvEx9ntHlG/z0s711OygvvGNzk8Vr9jqSn/+Lq09y/Z7mS+Zmpn1TDwABrdU&#10;8TFjgOz7+GgrQA6c+ChJFTe07KxqChSXTZuQ8yOy77+2St/9bkf5+c4uv6GgOt8IvvvUvfrznzs3&#10;nfhAdoeefN5resWVZAD48MPbpGt6Yai0WEWTnYYdZfPW68F/SPurEn5KWtTD5/nRiubUoK7Fz+vV&#10;mbYuf14OaLyte+HJr0diDZp9i44ZV+V//TL7beJ/TbIxUm+GivboN3QQ4Rk5kMR5+2N50cINse7b&#10;ec9+J1pesvVD3Xc8a3vcO8kz1ifpyua5785Yd6Qvbc92FlPjW9J9maaXulO6NWG3z1Z9NP7zxSvf&#10;tX/BUf+69O0cW9I483NnRkcq8yy47ZJ+vws48gppwxPJu4ute1yavyCLg9m8x93dJR7t35Bpo+aX&#10;pAvs3h+YuiPWn/NDe+z9Hk2cKdP2uGvVm2RclOv5AhisUsXHjAGyz+OjrQA5gOKjJKlo4ZU33XLd&#10;hZNyvx73vPzBzlLZmrO7rS3cFDvdm7dl23N72VzppUcDiYsb/7xJurDXBlq3cRppXFqqpgfTdQm3&#10;Hjuuwl6LZrk16On5OvqynQ2PvSutsDXabMbrkaxb1LhYerveflO82aqRNq6gMlS0Z7+hg4dh8wkP&#10;MNTsfODpd9vGz73o6oR3ZGruf3plffkZ51+b4h6mtfPx1esOhCrOWHrdKSn+qPqffeGZfcaksy67&#10;IocBLBqHSc/n1Puq5Y2V766tUeWCUy9eXJbNjn/6uPLr8nNvyuDeAydarYLhE6b14CA98PxKaea1&#10;3TuDm6++Kk36iLdfKvHyq3J/dHLaTfx/rFbFbfbHjTPX3rN6fVvlkgs/YPvV9qO/tvRpe08KrL/s&#10;0YJr+6VtAJxcUsXHTAGyr+Nj7gHSsfjYOzb8/qk9w5Z+5PrkM3UcfuCRtS2VZ13wwRwm5A49sE0q&#10;v6zLbFzhd19sl867sNcnjk5/Gikd/IOpsy9JWRvrqbela7KfVy61XBp0/cMyPp553vrgHw5r7g02&#10;jmdPti36l91ZxP3mXwZ0U6+82taT39BBg4wcOMnc9mst79f5payJh/STLzt92j05gafXSMMun5UQ&#10;r489cUCa8OF+upQK3lWtvFvTPfIJ/X2P3B+b2LfVeHi9hn3G1mP4V16R+/Nl/dM4ANAr+jtAnvTx&#10;MSPz2bckjV0yJ5LUNW1cUy+5L7PRXbm/rHpWWvC+FD3wrBffkM65uNdvH2TJun+Lyv4x0wWHef9W&#10;eT6b1Zx/var6NzI+arOHiPXAZk241el2HTzIyIGTzNHR0p4p/fiFr5+vouP2hhsboKw3XrKkyedO&#10;iwsdx97cYEpzruufJ+SSmn9fp5JPpA604Yc3yfhg70zPklrjr1s16RYbz+G33Cctv6C/GgcAekN/&#10;B8iTPz5mtu2JZkmucaPL86z22qqjkjTqmrFOVyuO9dBGadKNSYeNbX1ys3TGlc4njq3/16TxH87w&#10;u/Lcm9IH5jlYywc3quDT9u4IvP6i9InMT/1hk/u7TtcAQFaKXa+o5ep+/MIPH9Tvzuj5YRxkTJq0&#10;16/6De81hDx5hqzWw+ueffmIJc+lK7KfWzxXvhmbgoH15akG0637+y7pioV9XYu8cRushpaZGS9O&#10;jvzd1JwrnL+GAYAs9HeAPPnjY2YVi4yjYVmNh3fv2LGnukVS6UVX98Kgbr3HmB08qIbNpRXdY9a2&#10;v1ZJ868eAMHMW7lRjbvnpJvXzFr1irR8id0j9oXJW9pDexbYGfBn2+PSeb35LsBQxzNy4GTjH1On&#10;mv7r1LRrhibu6b/EtY8EXn2rY1RPV57L3zkQ6ZxLy/u1DlV/CkiLLkv6VH7T437pvP4YSG3t49L5&#10;yzNcnhz7a6NGfdLOjKgAMID0b4AcHPExs/ZNGw9Gxk7zTp0/e+Cd8tonTWnsRVO7xDZr/5otknHm&#10;JQNjGOsNj5iquCX1vYzAExukBe939u7Bsd8FNPOmzA127HcBzbppANzpGDR4Rg6cbDyn/VXF/def&#10;+Kvv6RH7484OVO5pp3vq/JKsUNCUpLx51y7t566GpTP3t6p6a0FFt1hX/cyrYXkuP6c/gtvY1irt&#10;PzYz7QXVtr+1qvDjWcwKBwADQv8GyMERHzPzjD3trKkTRo+eOG3heZfPrxwYCW4XYyfsDqhpw65m&#10;b3FnILWa1j725nGp/KZFAyRvHFW5zWrdUFKZojon/rJHmvYBh+92FFVuVk2GSwRJB//WrpEfZgrt&#10;XsQzcuDkc9mz3vrCnh/GlmOjdOmzTp9w77AO7j1Y02DKKBoxdvLUfnuBPE7wmbWSSpcuih/dxdq5&#10;aq+kyusrczxqlsIPbpFGfagsdTu9/pJUcHPuM+wCgGP6MUAOovh48gusXumXpMIJhXl5nvrjx9sk&#10;SYsvGUC9vXbdG5SmXjkiWfXffs0vnX2R890PXn8x/SWCJL33RNj2++awh4wcOPkcHWv+6Ov99F13&#10;/LcOD6b5KKyw6XXwfvmWx9skecePGze+RFKguqrqYKMkLb60324RWK++IhVedFqKxxzHn98hjfwQ&#10;oRbAyagfA+Rgi48nudY31oS6LilaePqI3I7VRw4+UiN5lpw2MmG5f82qVinv/b07xXtuOi4Rbkwz&#10;Zpv5/Cqp9EP86vcqMnLgJPSLf/LW9U+f4poK9VvyPyT4332rvrNoSJ1/gD0LzhyZ6wFzseXhoFRx&#10;4ZwktyYaX3nPkmZdl+V8sAAwQPRbgCQ+DjT+fbt210Y+FI9ZOPBeeA+98XpY0tiFp8b6cbTs27up&#10;XdKoD1Y4Xb0OWx4OyrX4/FT/ifa+UCWNv7HE6WoOMmTkANCfzG2rDnZZULz4jP5+ZfvIfbWSxi2d&#10;0fVVeqtq0zshyTgv08hvAAAMQLUnAn5/oHRkxQCdlO7EE/skSaUVFSPy/QF/28GjkqTK8+cOmPfz&#10;j9zdIPnOPivZrfnqF3dJWngV75D3MjJyAOhnrYerDh0OSDIqx40bN9yB9De89tUWSa6Js6aXdXSX&#10;t1oPbd/RLElzLxwg9+kBABhcrP3rNwcSF46+YPZAuhHe8ugOSYVLZo3uWqvA7k2bJfkuWjKQajs4&#10;kJEDwBDkX72y85ogv7jE29zc3Dm1zZSLxzldNQAABq3AtvUHY0m5b+KUqaMHWoa774VDklQ6a+bo&#10;oo5n94Gmvdv3hiS5F5/HVCy9j4wcAIaklk079oW7LiqbNXfiQLsuAABgcLGaak7UhHx5vryKcQPu&#10;bXdJsra/eLyjZBSVFAebm/ydn+YvL3O6boMSGTkADFXtu7dXN7VLktzFZdNnjSQdBwAA5u7t25u6&#10;LjLGz5ozsEavHzzIyAFgSAs2NweLSgpIxgEAQIRVvWNPY1NHZ7qC4oqZM+mu3mfIyAEAAAAACaz2&#10;pmZvcbHX6XoMcmTkAAAAAAA4YcDMfQcAAAAAwJBCRg4AAAAAgBPIyAEAAAAAcAIZOQAAAAAATiAj&#10;BwAAAADACWTkAAAAAAA4gYwcAAAAAAAnkJEDAAAAAOAEMnIAAAAAAJxARg4AAAAAgBPIyAEAAAAA&#10;cAIZOQAAAAAATiAjBwAAAADACWTkAAAAAAA4gYwcAAAAAAAnkJEDAAAAAOAEMnIAAAAAAJxARg4A&#10;AAAAgBPIyAEAAAAAcAIZOQAAAAAATiAjBwAAAADACWTkAAAAAAA4gYwcAAAAAAAnkJEDAAAAAOAE&#10;MnIAAAAAAJxARg4AAAAAgBPIyAEAAAAAcAIZOQAAAAAATiAjBwAAAADACWTkAAAAAAA4gYwcAAAA&#10;AAAnkJEDAAAAAOAEMnIAAAAAAJxARg4AAAAAgBPIyAEAAAAAcAIZOQAAAAAATiAjBwAAAADACWTk&#10;AAAAAAA4gYwcAAAAAAAnkJEDAAAAAOAEMnIAAAAAAJxARg4AAAAAgBPIyAEAAAAAcAIZOQAAAAAA&#10;TiAjBwAAAADACWTkAAAAAAA4gYwcAAAAAAAnkJEDAAAAAOAEMnIAAAAAAJxARg4AAAAAgBPIyAEA&#10;AAAAcAIZOQAAAAAATiAjBwAAAADACWTkAAAAAAA4gYwcAAAAAAAnkJEDAAAAAOAEMnIAAAAAAJxA&#10;Rg4AAAAAgBPIyAEAAAAAcAIZOQAAAAAATiAjBwAAAADACWTkAAAAAAA4gYwcAAAAAAAnkJEDAAAA&#10;AOAEMnIAAAAAAJxARg4AAAAAgBPIyAEAAAAAcAIZOQAAAAAATiAjBwAAAADACWTkAAAAAAA4gYwc&#10;AAAAAAAnkJEDAAAAAOAEMnIAAAAAAJxARg4AAAAAgBM8TlcAnRoPSJqR53Q1AABAWofqpfzpTtcC&#10;ADA4GJbTNUCHx6+WtGOG09UAAABp3fIXacE6p2sBABgc6LUOAAAAAIATyMgBAAAAAHACGTkAAAAA&#10;AE4gIwcAAAAAwAlk5AAAAAAAOIGMHAAAAAAAJ5CRAwAAAADgBDJyAAAAAACcQEYOAAAAAIATyMgB&#10;AAAAAHACGTkAAAAAAE4gIwcAAAAAwAlk5AAAAAAAOIGMHAAAAAAAJ5CRAwAAAADgBI/TFQCAZDav&#10;knQrNw0BABjYnjgiTbrE6VoAJy0ycgADUvMhSZbTtQAAAOkdPyQVO10J4OTFAygAAAAAAJxARg4A&#10;AAAAgBPIyAEAAAAAcAIZOQAAAAAATiAjBwAAAADACWTkAAAAAAA4gYwcAAAAAAAnkJEDAAAAAOAE&#10;MnIAAAAAAJxARg4AAAAAgBPIyAEAAAAAcAIZOQAAAAAATiAjBwAAAADACWTkAAAAAAA4gYwcAAAA&#10;AAAnkJEDAAAAAOAEj9MVAIBkli51ugYAACCzTzhdAeDkxjNyAAAAAACcQEYOAAAAAIATyMgBAAAA&#10;AHACGTkAAAAAAE4gIwcAAAAAwAlk5AAAAAAAOIGMHAAAAAAAJ5CRAwAAAADgBDJyAAAAAACcQEYO&#10;AAAAAIATyMgBAAAAAHACGTkAAAAAAE4gIwcAAAAAwAlk5AAAAAAAOIGMHAAAAAAAJ5CRAwAAAADg&#10;BI/TFQCAZJrrJY0znK4GAABI67hfKhjhdC2AkxYZOYABafPTkv7F7XQ1AABAWk/sl2bf5HQtgJMW&#10;vdYBAAAAAHACGTkAAAAAAE4gIwcAAAAAwAlk5AAAAAAAOIGMHAAAAAAAJ5CRAwAAAADgBDJyAAAA&#10;AACcQEYOAAAAAIATyMgBAAAAAHACGTkAAAAAAE4gIwcAAAAAwAlk5AAAAAAAOIGMHAAAAAAAJ5CR&#10;AwAAAADgBDJyAAAAAACcQEYOAAAAAIATPE5XAACSGb1UkuF0LQAAQHpzR0ujnK4EcPIiIwcwIE2a&#10;5HQNAABAZkudrgBwcqPXOgAAAAAATiAjBwAAAADACWTkAAAAAAA4gYwcAAAAAAAnkJEDAAAAAOAE&#10;MnIAAAAAAJxARg4AAAAAgBPIyAEAAAAAcAIZOQAAAAAATvA4XQEASME6cSLgDwRCxSOGl/O3CgAA&#10;AIMPV7kABiLz6P79+1slSZYhGcPGnjLT63SlAACAHZYMp6sAnCzIyAEMPG1vr2lWOBQyLcuSDJfL&#10;7a/d4pt96jS30zUDAACphQ/sPtDm9/s9IypHjpya53R1gJMAGTmAgaZ+1XuBYCBkqWR0vtfrczfV&#10;19eH5fat31B84UIGvwAAYGCyNm/YF7DCpiVLbdUueectGsuzciADMnIAA0vbsxvMQLtZMmnc2NLo&#10;Qqtx9/ZjbZ7QY29fPtHpCgIAgO6sXS8eMYPBkCR5QpLcvrXvjj73FHJyIC0ycgADyr6HGtv91phF&#10;U7sEcGPY6afX7dzc6K2669RLS3M9NgAA6COHn91vtgVVMWlimc/nCtfV1hysbvdWPbDpqmKnqwYM&#10;aGTkAAaQ8MsrQ63hqWeMSbKufMmi9W815m3c86EJTlcTAAB0sf6xYHsg75y5hR0f3RUVOqtm47am&#10;vK0HrprrdOWAgYyMHMDA0XDvYX9b0YoJkvZvkbSi61vj7tNnr9oUNP907SlOVxQAAHR45YQ0xv9a&#10;sNW9+PT8LmtGLDv3rXeC4fvOvoSe60BKZOQABoymP9W0hKZdVCBJdTskXZq4ReFFpz7ZbN1ffzah&#10;HQCAAWHvflkrh/nbRiXpnu45Z+pz9QVv+pY5XUlg4GLYYgADRcufa5p10ZUFaTcadWNFc+D5py2n&#10;KwsAADrtOtjWNuP6pO+Lj/nw7Db/K6ucriEwcJGRAxgg2v96rFlXn5rp6XfRB6e0tq9Z43RtAQBA&#10;h2NVQf/iy1N0vfVcMqMt8Ow6p+sIDFhk5AAGhtDfDrdYV9kYtM171SntwWcPOF1fAAAgSa3bzeAp&#10;qd8nc62Y3Bp6qsnpWgIDFRk5gIHhlYOtocsm29nSdeG41uB9hHYAAAYAc3M4WLIszQbuK0e2+p91&#10;uprAQMXIbgAGhCNv+oMXzbC3reuKu1tc93/M7XSdAQA4WbSfOFHjz/Pl+UrH+3r3yIdagq6FaXMK&#10;z4X3tm9aNMXpJgAGJjJyAAOB+ViofYrtSc0Kr7y/9cDbZzpdaQAATgahHRsOtkiWZEhyj58yZXzv&#10;3dW2dlnhyUXptxk9b2PeU7fRNxdIhowcwECw+nCbd7n9Kc1Gn/dq8PXTe/kmPwAAg491eN2mNjNo&#10;hk1TkiG3Z/f+V4rOPiOvl46/synkGZlpo7N2th3fz0NyIBkycgADQNPLgeDykix2mL+hsWXNuU5X&#10;GwCAAe74k/usYCCkvJFlw/ODgWDg+NF2wxN8/o2zluT3yhesNMOZn7gXzHvb2kxGDiRDRg5gAHgv&#10;2D5mXjY7uM58OrjyjN65lgAAYJAKvr4y1Ba0RsyZFZss3H/44J4Gd/ClNy89vRe+oXl/yDUq82Yz&#10;3g5uuYJu60ASZOQAnGe+GzQX2++zLkkz3q7zrl7mdMUBABjA9j5eG2hzzZ87Mj7G5k2Zcu6uNTXu&#10;4GMHr/D2+CsOySy1cZSKsubWfVOdbg9gIOJWFQDn7a4PFE/KbhfjzHDwHcvpigMAMHCt+/Px5tYJ&#10;H1lWmXjT2zXzw1eWt7S/9/u6Hn/HIZnFNjYzZoasXU63BzAgkZEDcN5aM3hKtn+NppYEmqudrjgA&#10;AAPW248EmryXvb8s2Tpj+k0L2purf7O3p19yMCRb48BUymxwukGAAYmMHIDjmncEdGq2OxlTQtrh&#10;dM0BABioVj4ZbBlzy6xUL4W5l13UXHX0D3uDPetwdjisIjvbFctsdLpFgAGJ98gBOO6gGZxop8tb&#10;V5M3hHYuc7rqAAAMTG8+H2gdf3WKV7yDu6pr61vMnQHfmtOHT5kypTznrwlablv5RIksMnIgGTJy&#10;AI47ovCY7Pea4A5WNWefyAMAMARUvRBonXJl0mnJrENbdgcty7Q8Mw+FjW0zGjeq/NSzCvu2PgWG&#10;2WRlN4grMDSQkQNwXHVYI7PfyzPhoPZl3dkdAIAhIPBQqG1i0oTc2rymyQqHLck3LH/4wZB1aKTL&#10;E3z9rcVn9e1dbkMiIweSICMH4LjqsCqjH4INgXA4HPZcUpCfn36ki8p9ogMcAABJPF/T6rs0WUJe&#10;82J1OGxq5IwRZQWGdGKX21/ecLDFlb9yzeLlOU2GNvPjUuYd20xXCQNYAUmQkQNwWktTOK/jvry/&#10;ob6hRZJkyZCUX15Zlvp+eqGsZqfrDgDAALT77fbQpUlGXAu9tdYMhYtmzizrXFDRfKQo7wrrwFvV&#10;7flv7r5hRNbf5G03Cnw2tmuWq9TpVgEGJDJyAE6rU3iUIanuYK1kmqZlSZJhGEZLe7WvsjJVBC+U&#10;2eR03QEAGIBeMtvnzOi+uPXhE6GQZ+n8uIfV406Emo+OmjTx4JqqgHXntbOz/aYxbToy0cZ2zTLI&#10;yIFkyMgBDAAuWccPdrzW5i7Nd7vdLqu9vb3dDLrDhw6VTB+WdKcinpEDAJDEoap27wXdFzc/VBuw&#10;JpzbJTP2jtvv3jPSZUycuOOFpvA9516U5bve4/fby8iP8YwcSI6MHMBAULuj3QqFjbLSkiJDkhUI&#10;F5qW2d7U4He5G9+rnJaXZB8ycgAAklljBRZ0j5wNDzYGjOXTE1LuUUeC/qNjJM2seLK24A3Psuy+&#10;aoLhPmJjM2unx5jmdLMAAxIZOQDnWUc3WEHTM3a0T5Llb2/3Wx0rfBXtTY2u/GM1Eya6JMm0XPEX&#10;EpbldM0BABhwmjb7taDb0ob7mwPuSyckLnaN22OdGCNJw296YYdeKV9g4xtixstzqD0/42a1tYUF&#10;U5xuF2BAIiMH4LiWfcNDId+YSrekYGOzJcuK5NqGr6K8pr7J21Y7qbmxrd2UPAVFw8rzJalVrhKn&#10;qw4AwIDzXjgwqTxxoflMc8Bz+ZjuW5crXBd2S5L3MnOX+7Fhk7P5rpIJ+xs3LMm42Q5557htHA4Y&#10;esjIATht49qCQKhiiluSv6FVpmVJXq9huAyFQqGwUVF6vLVh18ZxbtOSFA40HtGw0aNcapGrb6dO&#10;BQDgZLQ3ZM7rtvCd6qDrqsokW3tLm82ajhXGiuajxr2fKVcWzjnoXXd6ppTCv8lrnOJ0swADExk5&#10;AIetfT3kb5leISlY0y7TlDcvzxe7j24FW1tH1p/Iq28eW2C4DTMkGe76hn2TxrTKICMHACCBdTis&#10;sYkLj642zXMqk25f3mid6Fzjed89La7nbszm22aNCDVvnZdho1WtJcPptA4kRUYOwFkbnjCUV1Yg&#10;qanWNC0VlHSZ1tQyLcOTV+46VtR8cMqsokIj3N7cWBdymTuqG8jIAQDopsYfLi1IWBZ+1gyOT/GU&#10;uny/2RApF1799/at+ydl8W3GOY95Vk5KP4768fV57itcNg8IDDFk5AActfWRYMv44aHjReGaVits&#10;FBfH/1UyA6GwGTTlLigoPOhp2lVTmT+8oqhoVPhEdbu78Z1gGROpAACQ4LBCoxKXbakN5i1LMbFZ&#10;nssKWJF1FfM25D33qWymQJv/ptn01AfTvSQefsnInzPd6WYBBihuVgFw0t4HAs2jV3hU0364NRz2&#10;jSqLS8jDrY3twXBQhuHyeEfMLijx1B9pObJp3QG/e9SCyWo/WrUvm5v4AAAMCdWWmZiRW+ssc0lR&#10;iu0Nn2UFop+W+tqrNmXzdZ4P+gqPvp5mA/PpI4W+y5xuFWCg4hk5AAf5Hw60VFxz8D3jUIUZVklp&#10;3D35oD8ky7LChsvl8RiGigu3qKXt6PD89sNHxox1jy5/I9Bes+Zip88AAIABps1SYh+yg7WhvJkp&#10;d/AFFIhOX154xpt5b2R6L7yLUVc+mr9eFYdrmwKWt2T4mIldR4aznt9d4F0xzOlWAQYqMnIADnqh&#10;sbX42vyxMnfM8LmH58VWmG1BS5Y88kmejp5wRTN2Ge357S6PXFXHJ47I8xXUjHmjNPOEKwAADHXr&#10;LXNO6st+r+SPzSd62trA0drh2Rz9tP3P7109crIsyd9ydJtROX92rBN7+JVtBXkXnuF0CwADFr3W&#10;ATjnwNvt4QsLVTT2hLnbXRmXkAebgpZleYu8rmhCLpWNLc1rLfRNLDHD/l1b2g6OHFEYfOaQ0+cA&#10;AMBA17wnlG7yMY+lUNynyQFty+rwew4c9ZeGDreHQqFQMOAPHnnhTzutznXH7tmUn3fOeU63ADBw&#10;8YwcgGNCj5ntsydLba6Q9i2Lm/Cs3W9Z8vlc4bAVS8ilMS1GbVP50TlNh/yupldqik4dcdj94Ge9&#10;Tp8GAAADW5XMiWmmJwkaig+m07aHt51t/+DBZ9aGpxQ2V5aXT5/gDjYdr9oXcDU8NfWSfEnhd94y&#10;ij2LL85mpDhgiCEjB+CY1Sda88+XtG24N2wdHR9ZbDWHLcso8MgKWXLF9eQxxu4orwlq7/RhR6uD&#10;m+pHnLnwry2ulcucPg0AAAYYq+vHo5Y1Os3WQSl+5tHJ7sDBZtvzizb/rbq9Pf99Iw6YoaO14ypG&#10;jJgd2r6u2b37+LXl9Zu3tPoKCi6fH03ILX9TuLiI/ByIQ0YOwCnmO8HQhQXS4YbQxHrX+nGdAdpq&#10;DpvyeEMhhdySJz5sFw1rKGsuazg8bsywN+qbG10FFzwTWLm4KKdvBwBgcCoy1NB1yTFLI9PsEDAU&#10;9+aYvBMOWodm2/suc9fvDjUHJ8wtKF6wu8kT2revZFhZ3pxZa9f56382o07eYs+0azqGmQvt3XG0&#10;qSkkyVVcPHz6zEKnmwkYIMjIAThld32geJbk32OGz3oleGTHLEmS1RI2le/d+pas8M0uT9f76GMa&#10;fMGgt3p4QX69q23CW55FG4743rrQ6RMBAGAAGWu4j3RZYB4z02XkVsBtdHkFrHy/mux8kbVv3ebV&#10;zYcC5XWHZip/2ujWVk+4pemQZLgnvO1vOLioxBhxzmmGpPatO3YHrLBpWqYMV1vNoU3GhFlzy+18&#10;CTDYkZEDcMpaM3i6S9oZChZNa1xjrJlQKMlqDZnK90kdXe4SRp8sKKsvClvG4Wk7mkYHR4RXVi5+&#10;NPjuMoaoBAAgaqzcx7osaAiawyLd0tvq6+vrA16v11cydnjHbe92y/B1uQFebNnKyHe9WG3usIqK&#10;5QkF/EZo0+YxM40GU6YlS5Xnr/I077v5jEmGpOBbb7SbwWBIUmGJu7XFlNzevQdeWLiMOdEAMnIA&#10;TmncEdCpUs2JkKYaC3fXBN68WFJbMJKQy5Lcia+ajaxXXsiqO7TacN1YfdB4+qbStua905w+FQAA&#10;Bo6yQn9za3yn8IDU8bFl54666EvmhvLHjp1cJNXK3fVpdZHMzBl56+Nbzfa69tKysqBhjphR3RRy&#10;V1XPPr+1riEYDlnG2CteGzOiyNjS1Gwd3hRym6ZGTp1UUuiSZLW3HN5zsN3If2/jkvMKnG4twGlk&#10;5AAcssEMTC2WqqzQ2CK5LnjYtX/XdIUClvI67+NbVvcJGovcZmhYQ/CRAs/I+XMfbDKemrHW2kVG&#10;DgBAlDG2SYdmdlts7t1+UJYZG/TNaN29e9XshcV1LlV02dJORl51b2Ob3zvyVN+Y9dXS5OWq2b41&#10;4NlaffV0SQobrkD4pf1rlvrUtLXVm+8uWzBvYqRnvFFQUDE/sH/bHn/em+9eMd/p5gIcRkYOwCEH&#10;wuZsqb02bIyRVDl/vfGab0KrZXk7R5dJ0mldMkrqjYKGdbUjKi51u1c8EjzqUXif02cCAMBAMnWX&#10;a0O3jLzm1eOWZco3fFjZsIJgMBg8Xt0kWZu2TtMw9/Aum3pl+TN8xZ572pvNhRP3B7wT1ncsGXH2&#10;aWu2hevve/9oScbhY40un7d5x8SanUaxt3D2ePfBQ6WVY2Jx3TdjxpGVh/yhh45exMtnGNrIyAE4&#10;pDqs0dJhhYd7JemM6mPmSxeUW0ZkuFcrSUIuDatXy+ETTdZNxdKI818KV7XnHzOJ5QAARJ32cl7V&#10;8a5DuYVXbTRNy5gwY6I7smi2mg/vPizr3caFS7oG0la5StJ/w6G725sLLx/3lmmOj+1acMGUlwJ6&#10;5IMjrCP7/KYZnn6iuCXcNNHtmT0+1B4y3HUNB6dUxr2ONvq6g6+fKFh57AP5TjcY4CQycgDOaGkK&#10;5xfLOhK2KiVJ3iseqws+t7wiP34C8u67lSr8RrClbexYSZqxf7e7tjTcwGCtAABEFcx/p33dJfFL&#10;mndPtkzPwpld39ounjnz6LqDQffG4tldcoKWTBl5893tzcOuLW1oC/tGxC+feM2TLXpsxaFWM2S6&#10;yia31B2oGRsaflmJFKirawy5zK0Hp8TtYEy88cVt4Z2/+0iZ0y0GOIgnSwCcUa3wSEM1gXB+xzyl&#10;yr+y1B94+VD0msCykmXkHuvtandwxPCOUWQXK9TQrBanzwUAgIFkieHb3hr7WNqwozlsTvrAgu7D&#10;qI1aceGIvPzD99bFL2yWkTYjtx5ubim6rlQ1Co/omkyUX5Uf2H13SyDgnXbGrFFz6hpOhKa8v0SS&#10;b9TsRVM9gWDTxm1m3PaeS88NNB//e6Y+8sBgRkYOwBnVClVK9TJHRvLuost94cDq14Npd6t7q7Y+&#10;dNpEHZAkDZsV9hxQwOlzAQBgIBk1Jc98MTaE2+G97lLvxRcXJ9s0nLd8dlHw+L01cctaXEqbkW/Z&#10;3WZdWSLVmypLWFV2fqP/QJV78oKRLim/xd1w+iWRAd3clQsnGf7QkXXxYdtYdLXRcuxhS8CQRUYO&#10;wBkNpsqlZlNxFwjLS+Ta/egxSVY4GAwGGuvqGlsD4Vic9q95rLUucNpyWR0ZuRa5vHVNRnbfDADA&#10;IHehO3/P5siH7U+WlBUvn5R8ywbLc+blLn/7o7Fn6tYht9K9D2a+GAosHi2pxVJilu/3THFZhxeM&#10;dklqqPG5y+fFBWnXmIWjQ4HGtV0Gcp9yaah128tONxjgHDJyAI5xSc2WiiIfraaiixcYRtOTLx2q&#10;PVrX7g8GW9vbWxpqjh2ta7Mkydz+0BarzZxeOcZtnui4w14yy20c9zl9IgAADCgTzsvzvFbfUa5+&#10;NlRaujTFhs2tLqN82rV5gcbHQpFldfXewvFpDr611l+0WFIwbPrcXVe1HgnN8Q63jkpS+06roGhC&#10;Y5f1nslTLX/7e136yE8/M+B/bYvTLQY4howcgIPaQmZe9MXxtrDpO+/SAn/jxoeeP2xahgxZHdrr&#10;j9a3t2x+dJXfMMbMKm5zl0vNHTtND/tqSnL9egAABqcLxhSGnglKUvDZcHDsWfn1STuGt9UbrpI8&#10;DV9hBI88G9lit7wz0+UI75nB0zySQt0GiQ4cN8MFi7zWdkk6EDILK43EN8sq53oC4S1t8YuWzGgL&#10;PcUbaBiyyMgBOKhZVvQRuVosq8jMm5XX2uqvfv3tE23uvGHl5SWFeW7Lsto2P/zHVQ1S2aWn+WSo&#10;wFJnMB9p+NpDOX47AACDlPs6X+HRh/2SXqsP5l9T5PI3JNkqUGu484dLGrPMDO3a1Ll0t8eYnebQ&#10;7XsCxhxJMhNTifAxM+ypPEXWXlNqrjWtMS6FE3cvOdUXCG6KD93GpcPamlc73WKAU5j9DICD2mXG&#10;xn0NWGrbE7IWNu+v8eS1N9Qr750ir9frammoqW2XGWr2VSye7dpjGIUqUGSA9ZaRR/J3LXH6PAAA&#10;GFhGXvloUfWD7y/cuylkXVBUeUjHyrpt46+xPN6OGcJn1L/rXjXLJ0nHjxZ4p6U58n4zNLZQktzq&#10;mm9bx0Omq8JdWl4XOjbaOiCzokbydts/b9bmgLaeGvd+ueecpwIrzyh0uskAZ5CRA3CGYXTE8WhE&#10;NoPho5JleWeeHdiyzZBhtu+JvJ7mdbW3WSPHVpZYapMKVCircwSaulHHy3aQkQMA0NVpxqPGiQff&#10;95IZnj1Zo6pcjW0Jc59ZzQ2G2z2q4zF3YMbG+toH5xUUFhW8ZvjmetMc+LBC4yRJPhkBKy6xrm8P&#10;WyM80pg66/joxkbTNXatoSR5duH07cGaA/EjzU2vPOF741KnWwxwBhk5AGeUG0ZNlwWB1iqz0Mof&#10;NdxQwaKFq15vbg5blkuyDElFEyfm11nG8eZpnRm50dFr3awZtWlYtdPnAgDAgLPQ96Dqftk6vPgs&#10;yTvihHl4ape5Scy6NsPtHuWRwm1t7WHNeiPwzrBC6eg7JcXL0x23xlSFJMmV3xLy50eXhxqOHwn4&#10;24KeusNFO+Yckjna1SijNMkRyicecB0YEzcuq3HOw4E15/KQHEMTGTkAZ4yR+3iXBQcPWD6rcmzH&#10;vXr38NEym88JKxQKFZaWlPokja5qUNv2ho777VbH+DMnQgV5+a0mQ2IAAJBgrvde19amwAqfpDEn&#10;XHV1w2PrrJamsMuVP9Its6HRsizLqhx+rH3zPEMb2k9Yzy6alnpm0ZboxKWlbWqMZuTtK7c2eQok&#10;hcJtLW/VWpNKRh8z3RVJI/SYumb3vplxCyaOO+LbucDpBgMcQUYOwBmj5T4eP+7r4YMuI29q9FZ6&#10;8QQpONVwx/2Ryptav99sqiot96pNHd3gzMMu9yjLamG0dQAAEs349F/aS6zAjpHDXEVjqq39xZHH&#10;0lZzc9hwG8PKDKuxwTQtS+58z3nPFIcmtr/b3KhhK18smVfmy/MVThjZPTMPWpEMouyYUVupUV5p&#10;ZHjd2jq5fZYkeYYbnqa6/dNn7ZXGJa2YMXFzuHpCfC/6mVXmdjJyDE1k5ACcUVAWaG2Q1JmVHzkg&#10;V9GMWN+3iROlcNAKu+MvBcq8ew5ae5YaapVRKElH2n2+sTVqJiMHAKCbUVNmnphUUFfrHVExrqE1&#10;tHemIVlhf7vfNNyGZ3ih/MfCVli+wjyPoZKKBpcVPlHaGH5Lbt/GyaMNQyqaMmVaWdeDeozIgG4j&#10;d7rr2/OXSqp5oK7VreLpo8sLPebRTQ3N7QXBE/c2DDOmJ69YSXm9e+/cuAVTXg7uCpGYYEjiFx+A&#10;Q8bUqLoi8j74sX2WUTI+4S+SO2xaQW98Sl40871Q6HDNiNaOZ+Qth9yuqbXHI3OTAwCAONbOEXlL&#10;2j1m+MgRGTUef2isZQbDkuE2PGVFhlpOmKblHZbXEWonbbDe2FITHjEl0NhkuI81VbgNT6BpkzHn&#10;/NHxBy0w1Dm6qrfieLhqmqQ9L4VCVsUpMzyS5M6rqBzRtnV/3tFDoxcNT1GzCXWhY9PyYp9LKuoD&#10;+1Kk78DgRkYOwCGTtrq2XCFXiyTV7rHCxd17tnkCssJd/ky5LVnFL17TZqhQCu60fMNGF1iRmdAA&#10;AECc2vZw2ZntR4+2ek3LzK/3+FtHu+QyDHmHFRlSfb0Vdg8riNz6nvTent2VBSPGhIrHFzTLkGdy&#10;y6EmuXybt8w+f2zsoMNdqussTjzuPj6qWDteNk332RN9nRG7XXKXLp696WjRMX+qmhWW13tOxAf+&#10;qWus3WTkGJLIyAE4ZP4LeYfaPWF/yKPgHitcPC5kJW7i8oSscJe/U0es0QF300t1hooU3t6e55mj&#10;gKH8LL4WAICh4rBCE5U/aVLjkca28Aij0Ww5Os5w5+fneyXpRLNpeisiE43KatxyvHhE3rTZM4dJ&#10;5uEqw5e31N1waN9uv2/rth5RCr8AAIAASURBVPlXRYdGH224Di/qKJaMOhreNa/qFdMcfma+FYnX&#10;LYa8YY2ymg8XN6w+K0XVhtdZNfEZ+WiZ9U43F+AIMnIADimcu75tc3FALcO0P2Tmz2hPso3HClth&#10;xb1LvkXeCw6Z21rGj8gLbm31uebmq8WIjPkKAADiHLbM0ZJUWiqzLdBSdUxW3dSyzpWNzaZZMDwa&#10;Ylte22qNM8ZeOcWQJNf44u2B5o3zy8pOrXt7WyBvQ/WNFZ0bTpL3YLBzwvJptWb7+nWmWXlJe3S8&#10;t2CLjPwW62jr/Pwma0PltORVK1O4PuyOfS6SxTtoGJrIyAE4ZdEG3+ZlLjUPqz9hWpPcio7yFsdj&#10;mVbY8kSuF44eluvsPe+0Hhk5qWFXyOeePVxqcZGRAwCQxOGwKqW6w/W19fWmy+traR8R2Dp2vFuS&#10;/HWWWTwsmpA3PHrYqDCmXzw+sqBs+s5gw5Z5UvmlS9dsCZl3vr9zJLbScQeads3pKPtmb/S81jqs&#10;9FJD0WBdZ7lKZR33+4yLt+3Sa2OSTzPuLW02a0fGPhfJbHK6uQBHkJEDcMrEiiPN1XKdGL3XMkeW&#10;yG1YYW/iNoY3aFpmwOMyJMl6V8asolOrjxpV5laXzz1npKRWnpEDAJDIrPcH9pwI+d/ZdVSWZZlS&#10;oFX+TZavfOrCEW6Fj5vhvFhCfuDhpnzP1MrSuOFUR5i7jZrjIyUNu2TK803mfcsv6FixoMq9dnbn&#10;hiOmv1rnab06rzX6iNw6ZmiEv6qlwBhVOeJEvX/NsuT1K2tUQ1xGXiCzyUo9CToweJGRA3CKsfRJ&#10;7+ZZ7rZdftM7XnIrMptKl418oZClkNxuQ6o+Kvd8GfPe8VY1DPfkzy2VFAgUFPCXDACAmFDV/v0H&#10;A9La1tajLrfP4/G6DW/QkryVzW1HD2+aNWukP2S6OrusW4Gm3S+HC/LOLz9qBOKOMrK9yr1ruFuS&#10;po94sqbg5ZLTJUkLXw7WbD61c6NxJ9zemYFGQ3J1LDgWcPlCu/z+wpHjDc+5T1jbTy9NWscCWfHj&#10;vrkKw2E/48JgKOI6FoBjFq072LR3uvaXWBPdkluGmezuuMcVtCyFw4bLfNsyZvkC4eYKv7mvcvR0&#10;jyQdkrsi2y8GAGDwOvjmzpDCobAVrq7PH+1zucYMLxkxqsQdDvqPVlU1tIaa1mybVuzzVrZ4zHA4&#10;3NLkb3nTKsi7fGLzUSsUf6BxJ4LG/qmSpPIbn93teqJsqiT5zn3e88akko5tDmh4aK4agz5fRwhv&#10;r7aa8w6E2s3REw1p1KT9rk1nJ62lV1Z8+q+gW14BQxAZOQDHuK7+TX5DVWlTYV6ZJJdhWUn7q7l8&#10;4bBlyQqvOm65p7YqUDOlurJ+YsclgvYanhlOnwgAAAOEtX3lQcsfDlkqa90bGFFWOHLiOK9cRkND&#10;wfCCgrJZVsPW91oDLavGTikIV3fsYhibrPyya0YoJKNLbuCatCN8cEyBJMl7+UOHXfd+slKSzlxn&#10;Nj35gY78eZvlWVTst9pCrX6f26XQ7tYWb4nL9JSUGZI0b7+580xXsor6uj4jDwQ9hW4BQxAZOQDn&#10;jDr3tYJdkwz/eEOSPAGFfMk2MzxuM2xq5y7LWpIv1ahoVqDwQEdGbu3ziowcAABJ0vbnasz2gEaO&#10;Gzfm7fUTQmbF9RVWONjWZsrVVlVa5pJRdtZpG95tbNl5ZFHY6/a6ZEi7/WUF15ZJQSU8pi4va3BX&#10;d94Bd191b6Nx92e9ktwf+F3R0Sev8kgy94aNucOaG8KWYbZL4cPtfleFO29sWzgoSaosbWo/PipZ&#10;TROekbfIVeJ04wGOcPX8EACQq/MrCj1rzMAwSZLHUCDFdobbl9fwjsuYM93jNZrzSy90m/s6BmY/&#10;0ewpGe30aQAAMBAEHr/7WEujueDjN18w9Y11oUDJ6YvyZHgKho8dXmCGzMZDTZbCzU2jLxxdWOpf&#10;X9/aVNcQLp00pqU876wySQGp651xY6xlHo98KLjG11K3WpI0+mpP0f4HmyXV+M1hw1Q8uthruFyu&#10;0GF/wKocNXPBKEMdGbkx3rIOJ62r4ZEZN35MiwzGacXQxDNyAA7yfOCP4eDG85vyDUm+dsMMp+yx&#10;1vCKvJXLXbJ2uz3lk/ODDfXlkrRL3pkMzQoAgHT4wZr29oIz5hVI4ad3hcIzx9eEWkokySgsDDa0&#10;W1ZNi6dZluU+rWxDQWDL0jJDrsb2d0LW+FmSFDQSMnKVeMNtTZFn1+XLnwm8cXqRJM1ve7r46N/O&#10;n22ckDlKkstTaI0KHjsmX8GMcYbkldHZJb1yi2qTVtYKeVxxQb+BZ+QYqnhGDsBJY25uCbVsam6W&#10;JMOb+iG5qp9sNQoucklH612a4JoY1l5J8q/3GrOdPgkAAAaA1b8/3tR+yieWFEjhJ3aFwguWlcto&#10;iaz1VlS4Q21HqsOhsGkUnLJiZHnJNrfbDIX3HqwzzjUkWa2Jz8hljDAVfUiumZXt/lc6ikuvzSsJ&#10;PXfPzjpLwyQZLoXr9xz3FpUuGG9IKpLR2NGXbZisxqS1DcqI/7J9LtdYpxsQcAQZOQBHTZxqNbe+&#10;vD8oSXlS0Eq+2a7nAkb+xYVSY5XLNa5QE2TulaR3/QWjpzt9DgAAOG/lM21Nnisv9krS6n2h8OKl&#10;RpHUGtsgf7gn7Ao2ecpGVxQXTLp2WH7e7jmnjvHssYxJrSFJrQGXryDhoMMt80T0g3Ge6V/b+XHB&#10;p0YWF9Y89eju5nCbv62hoXrPnna3u3DecElSQYERau74UnXcbbdCCRE+KCMv9il8wKtZTrcg4Ah6&#10;rQPoV8FWv98fLB0ZuS/eVDBzh6vpxePn+CS327KSzkVqrlsvGXOr9sk4kl9ePl6aaJiHTZfa1vlc&#10;y+m0DgDAmucDreNXdLyLXfVOKHzmAinfbfrbo4G1vT1fzT5v2Otpk9x5Fz8Zrn9xxTifUeCe7D9a&#10;VqR6GeWJMbVEZnvs0/ipe33vXNZRHnPbmyt9IbNO+8KSWgLBArdn3KjI076yNtWXSJJLZsOeQCAY&#10;lOHzevNKh0V6qge6PCOvChSPHuZ0EwKOICMH0G+sI7t2HzA7ysNGjp43SlK1hp3r3+dad+TKUim/&#10;RQFvtzfJrUNr6urqNeU9ywjXBg3vvND0Al9Rm9leqLWB0nEznT4tAAAc995TgdapV3TE0MCzVmjq&#10;fElG+Qnz+ISODay2gGUVFDVYVs2okCW3Rix70Ty8a+aWfN9kr2nUWcX1hoYnHtbwhc1gbAD2RXtC&#10;21Z0Zu2e85esXXfA5zZ8lqFmf8g7eWQshJdXGw3jDSlY29JaeMySJam9XcYRV2l5uU+S2rtk5HsM&#10;D4/IMUSRkQPoJy0r17coHDQty7LcrkDtrjfGLzrFd0ThU+c99o5R/ZfT5xV7vUGrrciQpGMHJZ3m&#10;klS/Zt+xGnPEeMNUuNXnM4cdO/bWrIUFrWotPPKez3Uhj8gBAEPetseCrRM6E3K92hgoOM+QpFEn&#10;XCfGuiXJaglZlqfA8NWEVZMnuaSJi9Zaa8fvkXF6UX1Q9e1tbk/3wdV8rfLHMvIxhcH6o9EpTvLP&#10;OXvaQ20n3JZr+ITjxoj4qU9KPFZ747BAg/9oyPSGJLncIVOSYdbV7x05Pk+qc6ksunnbVq+4w44h&#10;iowcQL/wr1rlDwRDljEsz+dzN9T6ZXj3H3pmaaOpsuKbxj8aDL+1aca88pBhBvIk6cQGSacpVLVn&#10;/7Fqs3hMoTFiRF67GW4NNoZlbd4RNNRS+KQKpk51+swAAHBay2PBlrHv60zIa7aErGUdfdWLi5rD&#10;NZWS1B4y5csz5Ck/YQZCBTIknbKjqXWVaVWUqaLWr12Wp7z7EFO+Vvlj05IZUzdrW1zmbUwd21RV&#10;IKtk4tG22haP2+32lpR6JRmjqowDY9tk1cscOTHf63MZVigYbG1olmEcrxk1Tk1uozx6nLcDpWMZ&#10;2A1DFBk5gH5grX2pNdBulkyaNKFjGBeruWb39iZ34LVjBXLJdf6Ye2qCgc27KiqGVcgd+cMUOrTv&#10;QDC0vyl/TMnomZO8bfVyuYbnBw/sOCzrgH9289stxSXX8ogcADDkPdvSWn515FH2eis8Y2JH0Ri9&#10;2zha4ZICfkt5eZLkG9Zgtbl8kuRe9Iq1ttQ9UjLKa+tag97x3Y/ssTpnFu8wbVNo27K4z+PkaShv&#10;bfaPaPFbjXmSjCMqHFZWaow50tjgLrGM+oKShZUddfF6NWxMsKGuwTKrj5dY7rJoItK03ue6mICO&#10;IYqMHEDfCz/xXrA9POrsCdFoa5SUTD5vx4bjgdrjEyxJM25fuaWqvkA1AbO0tDjP692zv90fdhsK&#10;7A6MGTFqyWgFawJyuSu88k6bdvyto8U1m/OtIu8NTF4KABjydm7wmxdHRi5v3xrW/MiaEQcs/6GJ&#10;CrdZlrfzte3CYKtaOrL3yZXHGgOjKiS5yveEg2Ff90MnzFE+wR06asY9SS8asb4mWGyFA4WGGfRI&#10;kmG0tFYXjSsONOafKCrKa/AaY+KP562oaDnUZFm73KMqogtXWfn0ecOQRUYOoM+13buvvX34WdMS&#10;7n77Tj1l66ttofodM13S8BWTDuw4cKyoqL2+Xj7DOF4rGYYrcHhkmff0U13hplYZhreio0PeyCu3&#10;PT/88Evne1dMdPrcAABwmv+JcPv8aKfvLaHwmGiy65q803Vs2LBWy3Lld4ZhY1ggFG4vMSQZpz3b&#10;GrYqJOm4O2j4jo3qduyAobhJyuQuareaS2Ofd+zYFajNl7tsZKPHPVJmuL2pKSyjeVNTgcvvDZVt&#10;CRujixIO+f/Ze+84vY7zvvc3c+rb2/Ze0TtJsPcmFlGiJVuSLRdZuYmT2M69TuI051pxnHsTJ7E/&#10;cUni2L523CSrkGIvYicBggCI3hZYbO9v76fO3D/edyt2UUgsFiLm+w/fM2fOzJyz4PmdZ+aZ5/Gt&#10;y48VXHP65tmCwdM6fWitH6JAsFYIi1wgEKw2qb9JFu0dd1+4Nw1kU+t/S7i5U5sJoG6LBbfHEynm&#10;UuZ6CSGAXF/f18mVBxvscokTQvzBWZuebCy/HLDO/vzutb43gUAgEAjWnA+zJf+dswf8qMu3zJ+L&#10;pRN8aJ3L4Fngp2aSsqMCQINiKAgCSE9QHzAaVZa2bWORRQ5/CfMWee6V0x7bZDTWvg7TJdeMAmjg&#10;hWzcKFolBLxJzwmQCyO2keDGUwVZOrmlskE99aqkbxW7yAU3LMIiFwgEq4z5N4kCu3/b8icDtxeK&#10;ZuLMBgKgOXxWqnftTJlSyTMt65r0xNs2lx/0zbgghHhCC15YLt96MBQwuNh0JhAIBIIbHfax7d47&#10;51qezzG9Y8HZjrxhn20h6oLkorrCWD4GALRlP3EpUBwGabLKZKxzaduWLC2yF3wc+dnfR142DauZ&#10;2dlGAkTKtBRQAJBAIHLeJMxn2so7ac3XvcyQ7RCd8ZeP3aQBMJ63AzVPrPVDFAjWDGGRCwSC1YU/&#10;nyxIn29f6XSkcSbrTEvrAMC3MzuakFUrxzkn1HHpgWOgd/ACCIESXjhFb2QM/9ZEw8hBsUguEAgE&#10;ghuds3krOG/2ToM1LHRLk7tPIT/YvnAzOAkmSLESV70VMADzPKPervIZlmhf4tGWB/UsKvAx5Ko/&#10;975ul9mOn/2NVHGyE1B9RZateMs72UiwUIKStM6bTbuX8ZHjmXS2NGSpR3fWNKsvZwPer+lr/RAF&#10;gjVDWOQCgWB1OXCy7D6xokGOWoSpg4lYDAAQCpVGpyUl6RjZtCyxdx3PukYQSB6vsmA13MkY4Oi6&#10;7UP7rc2+S/UvEAgEAsFnm4+Zfcu8Sk5zVrvodLDrhFse9S80jHXFcg0vADRSWCw/5FK1R/L7Sm4m&#10;urjtJKE1iwokwAUA8HfetUq1D9WhO00npgGEi9Qo+gCwBOPKuvKAre2xiksM+kqjR87YJOAmMT1e&#10;a82obfJPxtb6GQoEawf99E0IBALByky8Zps3d658vhaE1Tr8HKsee9ffub1nfchx7HIpZen+zUTx&#10;1TaE1flPDZadMih3I+Gba8rGR2t9fwKBQCAQrC2Zfotsnj+c5mSxRY7aWu7YfbkFJdRDUAQAyCow&#10;ep5R2qMCEY7k4ktZimJxa0WCAADw1981S51fqQPaIpScPA8oQUrSJsBTDiNR6ttADpIRs+mVM0vG&#10;m37t+8ccSeM0rKnuzPnpsUPNHWv9DAWCNUSskQsEglXlNbvUfPtFzuuBtB3N2mSkY7ZEikSwberl&#10;CeZmYvIdzdKireLMKBmgFG5Qj9C7fmjtv1uBQCAQCAQ3MCe42e2dP4yzJTY0rEDjtGT1R5vnJdOT&#10;I2VOABCFFSZ0ond7AETGrMkIc5ni8VRthJyj+hZ5o7n5qkX+wYdmufdRCQDpOVXEG6mbaMQ03WSd&#10;XDY4IgoweYpno7Ss7kndskCr2ZEjjqmQUHvMr2ST8SFN541jf/ylC4O8CwQ3CsIiFwgEq8nYsCF9&#10;7qLOOHVZxNvPuSP1C93aaNOuiVyOevVQXNNUmQAAdx3HNDgoIZ7oACUxtNVkjFP1iaysaqqvXrj8&#10;CAQCgeBGZNzlvQsObdAlm7JN+LqSNk9lG2Oz4d1U2XbLXgAWywcMT6RDApxcLm0QVrlY8UZrJPBx&#10;QmfNe5YulUol+2jaVMONnZ63rfLGhyrSK204I0uHhu9srJvkbrImy7lfR/HAICKFmG9Q9Z4e2rFh&#10;VqTNNyaZJXdtaKMA9+aC2wgvlAvsT76wda0fo0CwVgiLXCAQrCZ7uLXdf9EaLf3kzOeDeWl0cXYU&#10;GgqeluROiZVKACGEcgcAKCXQg16WlRAFqz+ZObWpeoHW3tlZL0KvCwQCgeBGY8pduii+BJMj0jgW&#10;J2xsIhStJBIlHgcFr11IZb0pktlWR2CMpwFZlZgDEBDLyo7E6sp5RWoEAGSn4g4456xkm7ni1OGD&#10;TN/x8KzqKpsKCk0+37ihOQF7DIT6JvoHGCXBL+xN9kx7JOPDEzd1UgAov5J27aabQ34KXhzPw+L6&#10;o5FTH+R9PyiLWK2CGxVhkQsEglUkccbEzoucN9M5N+FmdrSccuO9c+Y0y6YLZyZpzuPrlRk4B8AY&#10;KAgBNJ9PArJMDhTPJ8ySHS+6jBAQap4+i/BdO8RLTSAQCAQ3FOW0q4YvWsPkUKX22HCZ8HRa9uq6&#10;prhu0cnMWAAJOLK3HtZEknNwhXp8AYlaZcMBYTNTmbDUrgFsbLIM12UACo5FDSAJozjzwu6Gag/S&#10;zo49pjs1iSDVTcZ51gEo2bBbefj5UkNjOcvz73zY0t6i2K+lbfem9dRLc9mMSajsobHx2Ja2l2Z8&#10;L+vbLnWnAsFnE/HxKhAIVpGPmbkutMI5Hu8bSQDIJpz/1WXVtGUiAAB74Oy4CUwN83E1LfnVTL7k&#10;cCprOlVkRalubJskdjwPV1aIpTeFmGVZmRSI4rz43l27xGtNIBAIBDcQU3DrLu4ixgAZ8G9KJvOE&#10;u/kcAPA8h6ZTkIhXKfKJacY5AkGlTH1RAOB2Ll5kpbLd0AKkz5aZ68Ib9uieQ02dW+8o9u0p0SgZ&#10;GGy/bdYm39q9/yTlrGBlbUL8MiFo3VXDmfeON3jip8YOFmGdP0/rBpO6cnt9QooXXBCJ0PqtJ1gq&#10;Gwp++cUR3/N1DRAIbkTEp6tAIFhFhl2+wpQ37z84A5dxzmuZaxnFsdNTXwgB5cNHLcYY55Zjc2hD&#10;p5nfRwHXMbKBWGQ2mWo2Uyg32y4CnRnvQ22VsuLYyHBBdl5+/6neyxqaQHBVeONxYLz207cD4Cde&#10;xC/8r7W+H4FA8GPHNNwlLyHGlg2tQmpqzGTSBAE44YbjRoyGYHAMpclDJgWJNOkwjWpqM6LW1JRG&#10;Cx6XH+san+Y2U+pqvQAwRMk6j2dqd1ku9ZnS0PAdN1dnA7z33Xru7CRTM3kEDFLb1R5kWQ6EwjPl&#10;9x/tPdGXAeenzvvc7e6UQgiRCORYk4b6KXkmBOXJH8xIP/glCQLB6nH1FPsqC7awyAUCwephTzl0&#10;+Rnv+NuTzHUhx8IaPZvL5T0edix7882n9xrM4QjGAqN2PgfuUDeTC3oAEFIojtY06wDAz0zToCM3&#10;13gSBVKqtuhbv949vT8vu397z70iyJvgkzHz6tv7h9C6+cEH111mTALzqzZ+6QrlfaVe/tOz+JNf&#10;Fl6bAoHgCjHBFwVsCceRXim9t9bUaBlm2XQkmmd2m6LoVsmT9Z/sZv4Gr8QoAfhcZebrmHalyZN1&#10;xFG6YpX3VSataE0wkg7dpu06csaU9049PFvfs22bk5g+YFgtHp8qSTYATrDjFXa8qb5jU3losP8s&#10;8bTWUA8B4IlE/ARAzRRL9gLKE39Tiu+7c62fpeDHhrH33znRn1Ea1+1+4Bb98i75BIp9jQRbWOQC&#10;gWD1mGBO7XIT3vzwHtdmyvqeegqga8C1/MdmSHnPs1HV4bENnT4gkBpR5MZYTiJgagPMUtElJJ5s&#10;aibAuVFF02vbFEDlsKttOmXXqX14+ETO++74T3ivYJCC1eetzwH4429ck75O7QA2Hr14Hffmk8DT&#10;f7e0eOSXXwAA9PU9g64/evSybPLfSgK/eUXDWLmX3i88hy+fFktEAoHg01GfRDy24lmiaZUflmFa&#10;zLb8xcBgaKyrsYZw1yUuMPcSKmWIvsE9l5RTgcbWWZPhNGinhIGC5ZviaI19PC0VJhekNpMbWE9R&#10;CRuuw3JEUVWJ80jHkN0fMhOO0pxp8Ppv96iqoip6dRTwKa5R9AGBu9+wP7hZg2CNuYaKvYxS3r9n&#10;5eq3zJ/jb/3qKQCA1d//8rfoL/9m9HL6W0GxrwPBFha5QCBYPcbgLrdE7r552rXlm7ZUnNBt2c1Z&#10;xfbQwFgmqa/ruq2FAEB9r2ZoUmN3ecIkVqJHBcsmsoyOZXuV0dOyFtoUAgAGEAA8l0rnK7P63Ycn&#10;pJmZXwyv9a0LFvKeDeDma9PXyzbgXKLOfzyCZSr9+S8uOBh47KEf+nBJBv8f4BeX+0e+4jAu1svv&#10;Podzf/oPrs1zEggEn1nqTyG+YWkhv2CSkZoWcRkfL5dVy1EbGecc3HTlqpXBskUi6XVJicpyzZxB&#10;njshkZ7B8QGi1LkA9DtOnzQS7JENylwG04m42yB5LQsygW0rVCLrB50zNa5FuDwW1B7bvGQgJBJH&#10;wgdg05G0cuTWtX54gmuo2MsopW2vXH2+aubpdxaeYL//R3/3pUt3t5JiXweCLXw7BQLB6hFnvP7C&#10;UvbKadtu/MouFQBL9h06y8qubfm3NCi19mjYLQFAftgX9YT0qB7ZWMd5qc8GjfRuCjA3f+LsCa4H&#10;bqnEizMJNDgDew4PZ2zLMk3TxM5uY/TV3xhf61sXLOQlAOi5Jl3x3710nVO/sVzpb/zi4uM3NmQu&#10;3dTXAXzrSoZx0V66ngD+cfKaPCeBQPDZpZ7QmcUlCoFV/ckto1TM58u2VXS55lG06VSunkeHoKiK&#10;BLjcrNQzp4tU0uri/VJEb1GnWfXyjxhTxofTDlFUxjnnfMNdqko/6C9VLXLWd9LkHvia1jV4ZYkQ&#10;2ywVVZmXc65VKo9k1NbNF8wMRDhLAQC5yXUv4eAkuAZcO8W+HMFelsned5aUuF++jLZWUOzrQbCF&#10;RS4QCFYPDigXlr7Tb7vbnvQDMAYPnUu7LgnpKkO+5tZgd3RP3/G+AvKnbccX8ZUA0JZOcPOcC8C7&#10;ro24ycOGFthena3PEfhG9o2YtmkxXyhW1xDVWPvNknzil/8qu9Y3L5jDPgigy/Op27kcDk5esor1&#10;2HKlf/YfACD8xxM2Kx//RwAwdpt5qabe3gt8vvUKhnGJXv5fwP0/rslzEggEnznM+PDpQx+8+8GH&#10;g1O58cSiU1rVIneLycmZRCqdzSbHR3IlJ9rWLPcXzFinmjkMUFmVXA7TBKxU3JWov74wwN3gDtm1&#10;05WGps8XJltss0i1xrrm5ubm5ubadU945OKesYOnHADWkVHG1WBDRKfB+oawTiilVGqRaTpYWxOy&#10;/byGXTDuAHgZANCjWBO5tX6KNzzXULEvQ7AXUY3ki9KuBAC0/+8RkznTL1TW8//p65e6fCXFvh4E&#10;W3itCwSCa8yp4457800A2NQYY5wj6NUK1B0LKcq2t9OlA3en094CddVN59ysrQCIyP28NNIJgNR5&#10;+wyL1W+sxrBhSVI8x5nNPaFwsDrByI2s/IEaf2n0sR2XGZtLsNoMA8BT16Qr9s1L1/lnI8sUjv49&#10;AHjwOR8Afcsf/aNbi0Df//XfL96S+3MAfvsKhnGpXrbu3o9nP7z9mjwqgUDwWUEDKbjx6QwH55zb&#10;BNEJ7b1bdK+XLKhhAWbOBK8GbmMudyw+YUf5pCHv9n+sHGtuBIjkgkulkmWDUinmdc5zN9AjkSTL&#10;+zUA1pu5cotmh6nj1lZ2fBNNCzz9QjH94W0zuY2h/Amz7HqjlWSmkP1+5rouc3tHPWS7RksnwGsn&#10;69Qlw5cotzkBILcOY0hEt1xjrp1iL6uUHyxb9d37ANA/rB59fQoA/sO/kABIdU8+8e2fAYAvxP24&#10;GCsp9nUh2GKNXCAQXFvy77jupl0A8idGXIfpLdvXtdS2KNkyl3pbnq6JkZOOOzRZVDZ464DKvGWg&#10;g/NkZX7eG+EBRaqKPWacgulalnfDto7w7NuMeBoeeTKsDQ889+38Wt+roMIhALjvWvTEf/n4Jet8&#10;+AfLlX4ZAHa8OrtHbPM+APgfl3Cg/IsxYOcyn48rDuOSvfwXAF9zr8WjEggEnxnq4RzfeyZlm4Zp&#10;2a5j262OPVAqxCcKs2HTNcCyEnGTM84l3ePzexWZESqVho+9rbC2Le1Npv1m1jCtosPcbDJpUpn6&#10;mrwYMpnSLcHjYTwFwH1u1EB3zbb1nGNBBNX6B/11hfNW+ciRw4bpBKkxNTU1lTQ4AKrovkB4nVcv&#10;axSKHpT99mQJrssXDJ8onFd86ptcPr3WD/OG55op9uUIdpXE5wDg96v7IA89CwD/7V/PhlUjP/0O&#10;ABj/5uKNrKDY14dgizVygUBwbXnPsmvuIOBj45xxf2vlVaeETxEa9cF/7+shm+RN3a6R0DzFhyou&#10;SpFCnIyGKIC4WXPe6UuHFF+oVkV/Md9h6a3RpWFibnUOjZ0N9U19I3KFgxOsCm8DwI7V78fd9+t7&#10;L1mp9PnlSvfvB4AX5zVxyz//zwD+4UXbK/4ygP96BcO4dC93dQ1g+I//0eo/K4FA8NkhOpDwbGSM&#10;hL0e3SMx5jozE85gD+GJTNhHAECWWdFUOCe6pskAmKWh6KMOQ+5EkX8tkrspaRTfuldBwbE15sIN&#10;BQIqkEww3iEDCBvMzAfYKwOmc+vOEEqMexZGme68+WAkyyx3UFZcKc/sipUi+XzhisZTXx5lH/LQ&#10;A2XDGdY4IFHJoxLTdV3mxpk+EPP6gTAqO8oFa8g1UuzLEuwq7AkDwKZ/WD38LQC471cWVLj3V/4A&#10;wO//25qLNLK8Yl8vgi0scoFAsHqoBIUlRTP9Du6TwIemGZNbYrO2dErmWrTokZt7z0ljTS5q+Eys&#10;62MM7a7kmGzK2FaiDpj6eCrtWNJAvQSgrm2/wepj3cv4+tw2rMZHWvGXvxhY60cgAPACANqyql3Y&#10;qZETL79oXEbNv7dsIJZfA4Bfa15Q8uv/GcCHA10Xaeo/G0DdvVcwjEv3Qv79zwD/589fRpR3gUAg&#10;qHDupbhFs/W1scpXPaWydvtb7tgWyyU8UajkIPVlbC7BG6jY0dzmIIYUqPHNHMRM1PX7zHt/5Mbf&#10;vl+xOVFJiehaDAAb4qwuBABSMMuz/vdPWvbuRxSgBL44yejW/ix1QwMlw9tS1ojKAIA4udxkoD5E&#10;AHjzKPpglopuusSp6aGwTct0Iak+FaBWaXAaWl2dF/xyXuOC1WT1FfvyBbvK/7sfAH5Y/drLPwcA&#10;/2PRWsy//wMA+P4vXaSRCxT7uhJsYZELBILVo5nQqSVFH3N3Qwz8fIKxSNtc2Dd3hqKW8pKm3jTg&#10;9vuCSoDxeG3DpHOiErBDahrGVG3pwyOOrASLnBgaCJn+aMLTuql1ud3i0q1vNFmsgL/8hshMvvYU&#10;xgHctapptg/ddLk1X/k2ALo0tND4HgD41YVFNbd/COAvv3WR+/ptAP924YTQJYZxOb08TRns/+9X&#10;IBAIBJeF88JRVzIiDZsXFnYdyJlH7y8WXGJM1OqAXXBlooZnP/tdDig5IBKw00W19wNju75Jet/O&#10;vnM7hV6rsBliFn1AwmZa1TTz55n5wmnbvOkJCoCDLH6l092vs482OAh6TepRwx4ARsnkIPm81lBD&#10;4OEo8b4PTkX8xGNz4pKyBWjMdUtFza9RjTCTstFRM62KXTtrzOor9uULdpVjvwEAv9VbPdwHAC2L&#10;0/uFHnkdwO9exCK/QLGvL8EW+8gFAsHq0QJ5YnGJ2e9iB9i5BGN1XfNx2NMM3jClMEvaOl4eQ1cN&#10;5Sy5hZBT1bCrUZWbH/z5Ma6r3rqtW3Ztu3ljHUquJ+vE+bI9d9U5ehMKM391kcSWgmvEWQB47NO2&#10;cnXIfBlAw39cWvwsADS3Lyr7BgD88UXa+kMXwM9cQeeX04vn7wP4vy+VUF0gEAgq2N85Ws7HumsW&#10;i610H6FDA4GGEHecqRzMSUej/jlHc+5wSHaZUL/5ph5qD/CDp4D192ty9tWUXueR1QDnGYBPcd5Q&#10;tRSIJ//qMctc/9QKlkNLfX76jD/sC9d0dzTEGhsbGzs3b+2uIYybw2cteIGJ597NcuaoDV2dnQ2R&#10;jp7O9rpIMFxTF1Z9TW1NLTHZMu1s9uigeP2tLdeTYlewnwKAnn81e/wOAPzCkkpPAMC5i3zyXali&#10;X2PBFha5QCBYPWIeKV+aPXANw8UAcxtDGEsx1rBwcTvtkIgalClxC622NOXzaTWUu1oDcd+vrGaS&#10;qLHnHVdSG+75+pP3bunsWHfHk1/tqg101R14vrBcz+R2zpKP8+LkBxCsNfsA4M61HgUAgH+1BODl&#10;jqXlfwEAP7+47E4AmFo5s7397wA8eiWhCi6rl28CyLy11g9KIBD8eGD+dX/J3P7LUXmwtKi8aTvF&#10;3jwJ1EouTyVnXFcJ6e5sSnIGQMoBQf522vD8gzbOPzwHdD9Ic/n3DwNAgDK7hHyJS9HZSyZ+FM9Z&#10;2356pbXTUqejxKWejTVew0V1nVsJtW1pkhnPn8pQNv7WlEupL7CpOUZLNnfgq1+3/eZtjTJBcSwf&#10;aO3Zsbme5hzz3B+d5hCsHdeRYlf5D8MA8NycX/fbAHDHkkqVJfOVs6ldsWL/BXAtBVt4rQsEgtWD&#10;NBcwuBkoj47F0yYAbSIXakN+grGmxgUGOc87CCnUb5YJ90swJUCOJpmzYcad2X8rAbht7yl6pdAt&#10;dV4ZxJNH2cPG/NtK5Qybfvbx2DJdN0SypvzQ69YH26OXO1rBKvE6ACx0qEw9NFNbF4vd++VrPpS/&#10;fQ3Av9zZv6TY/BioTrHP0wMAONW8UltvGgAutmltKZfXyw7FBn7nkWv+aAQCwY8h5b8eL9p370LH&#10;gHN2x6Izt4wm7ZcfC2p1KZNOqlSqcQ1uSpXvfpdDRgoI7pkos5vq696YwHueFrTf8oqpTv5gV69C&#10;/Tle8E6B1VcscNZ/NFsuunc/scJKHk+XgiFHizXxpEVMfX5fkNxQF59gTv/Z03aPK92hMctxM0xm&#10;VA/LAIjeUj8TZyRtNUskEGjPKAYSf9f1tAgBs3ZcR4pdof/fAcC/3DRXcBIAlsZ4CQIAMm0rtXKl&#10;in2tBVuskQsEglVkvSQdZgPP/8krxyaKtm3bxZFMKnHqGGfhhQY5yozpsgJoAZnQqORmyjZTw+Da&#10;dkJOH3btUj75tulXbnqijkoAdHATY9MudvzEndQpvpBerusOxgc2tJadl8Vs+xrDXwMQXDAxcqr7&#10;8PiR179Nnr56fezis/zmxapN/TyA3n9/QXkfAGD94kK1FwD2r9jYfwOAe65gGJfXi/wlAG9mrt6z&#10;EQgEn1n4D8YL9oO7gC2UnlosdtIDilR4KQOpxlu2TRZTdJmizACAM4Dmi4T097vOpnYqPVDH+V4H&#10;KfOedl21PvybdyZ08LKbZqgDwDMnvvd+jlueHbsWmA0Lo3HwVIm7rT7PJEgYcJyFe8Fp/XqN5fbl&#10;ImrLl7fXg59NMU590bnM0UrzlgiVjOM5ACTb2B3Ll87/6cxaP9gbl2ug2Jcp2LMD+hoAtPzWXIGT&#10;A4Clq90Vd0myYjMXKvb1JdjCIhcIBKvIdq/e//svDNimaTlU16ldAjxDUxm0L3ptmjY0SQIg+QM0&#10;SJSCXS7kuWoZoeaSsf/tgmO/bfr0+zdTyASATOCMjDK3oZFseEJzjZdKy3TdAXYe9xOj/8xaP4Qb&#10;nRkDiyaan9ucAYC//f1ViRxzMVVjX3ABvHyhc9gxABcK/M1A1T1uOcxXATSs5IGx3DAus5cnAOCV&#10;1Xg2AoHgM8aB/pL7uS0AOn1SfmjxudgTqlR6MQHidQhRJcBLCS8xAAygmITVd5qYHa0+QHnYy/PH&#10;MoNEv/NnY1Ri51/5wcHjQ+ctg+Unz77znR98VJQksu2Whrm2PcAC3eWZMuf6JiqPMsh+Qk1n0c5a&#10;7wb6kR2hDzziRyMv9nMu1YQod+YmEOTmRkm2TueAXJw2/uPdTiH9ZwNr/WRvWK6pYl+OGfrCQQD4&#10;7nzgocpe8aVheytpwsMrtXJRxb4eBFt4rQsEglVE3fpn46EuhpbW+ogKIF0yNbug8kA2svDlbhqy&#10;qlZ+SmqEKmXKwR215Do9hVGpP3XbyYLsvaPGppAAgCiFOHfd4DoC1D75olV464kL50VrfeVCsmbX&#10;QfXDjWv9FG5wTgLAQ7NH/Le+BQCRDzZ9stY+DX+4H8Dv9lx44gQAbFoqylu/jYuskR8BgKeupPvL&#10;7OU2APi7r137xyMQCH7MSPzItm5fDwB0yz6yp1lddLbh8y+XzRe2b897TUUr+Qn1FsCKHhkMINlS&#10;9mhQIk2d3AtA3f0O31f0Sv710pfOnpkGKydtykrMexwAoYT4emuyM/7ZfejwElJmcy+zfJFzr86C&#10;JTNRB39JMW3Dv2iYx9Wosi5MgI7XyejWcJBywuHO2SBO1Dvl4uwW/RSkLs/t7c/n+V9/fudaP9wb&#10;lOtHsSuYPw8AT98+X+JZ1vPxrwEAjSs1cwS4MsW+1oIt1sgFAsEqMnA4HZSdm3/2iW31KgAQX6ip&#10;JqgGvMb0whSQeU6U2S8JVyWa7FEppdRHJff2dZxnv3eA0DujcFCxyK3ESMlg/o0UAMIPg42fvrBr&#10;Us+Rxy2SNZJb66dwg/M+AOyuHlhf+hYA3Dy4BvI+8E8A3PxPljlzGAB2LC3tBIA8W6G1F4AFny2X&#10;w2X20kkBvCDCDQsEgkvgPmOVGiopQrErqBSXTiDWft4r8cPfG4Hi564FyD5CeMninAODZz6iEt19&#10;C6k4+nbUl5KnJe8GCXTDF7+6KyhJJSNVyFMqSZLkX//A19qopJE5i5x6CS/PHpRynHs9nDQCOYAG&#10;KXEW5Xg23rI139bQaBbujN92J8IURAKfc23nDvFuVplzJneKks1A01eCefO5w2v9dG9QrhvFrvJf&#10;MwDwvy5Vrf8IAGxdcaX5ihX7Wgu2sMgFAsHqcfSvy83e7p2b57yLOOBmfb5mztxEca6aVSZQyXwV&#10;QjVfKOBXy6MnD+/Tm8rl8Vw84rUY54RyM9F/MmWXnNqWaqv1N3G237ywcy9HAWqHjVNr/RhucF4G&#10;ZuOhILnrWQD4+x+Grv04nMcB0OeXk72TANCwtLTirmas0NzfAcD2KxnAZfYi7QTAxGYLgUBwCfZP&#10;lKRHq6809QEqn5xaUiH6dItEZ97bk1HBDQ4oAYnCKDkovPz6kBHwPr61qrzc7HHVON1YMWhCt/z0&#10;lx9a12w5rKmpbd3dX/n6/b3c5IqMOYscPoJZDWcZzvUgB/wVV3Zdoq6xwGbhH5RB7wxoGHH6C51M&#10;688CoACfXep0AEnroa7xQ0uubwUQ+Upj0X5pSe5UwbXhelHsKql/CwD/ruYS1fjPAQB+fcUKV6zY&#10;11qwhde6QCBYNQ4/5xTbmjXr3OZZK0gF0u08WGelXaR51a3NTVEizbudO4AMsOFzE8wpUZoj4ZPj&#10;Ib1u0qa6SmWTAcS25OaQb/aSrefTxvGbL+jdBxSAdefdk7et9YO4oXH2A+jVAQCnbs8BwP/+ubUY&#10;yL/rA/AXy/q0TQJA7dLSyjdIwbtsa3Y/sIxcX4zL7WX3xwD2blmLZyQQCH58YB/Z9v3h2aOO9Wfc&#10;d59e7LeOwBP97+Xl8ezR5raoqbicy2WG5OTMSM4otbbdU33vsHLR8TdMaJ65vbok5i2qyRrnZ2fF&#10;uwSmEszvNvPPkHRd5WeOcTniAtRXscipbrlOcT5a+rlRYJPHy7l5jPGaDVn27hMSCGVzbus2iAJv&#10;V//YuUD9PQQAPF/6/rT0d/9g+ZevYDW5bhS7ym8yAN5/fqlqv/MhANAVo89duWJfa8EWFrlAIFgt&#10;zr5gFxueYod4caizaj17COIMdVBrUxYykgcAWMLRiDK3yE0LYF529kiRgxMFxKG0RsuzD4ItKjOp&#10;AkIo1byuhrkPD3rzj/jJnRcEHfGCF4FO2RrNi0Qqa8gwAHweAPDsTwBA8P1tazGOY78N4JGvL3fK&#10;ZQBwwRx85Z9NcfnmpgCAXsm/rMvuZTsAvP/31+IhCQSCHx/OZkz/gixV9wzzzCuPK4vrkF719SEq&#10;WedOwh8OqY5tl+MWs6byfMPXmgkA5hppg4OQjpw2uHVJD3TOp6jEQTEvu4hQli97AMAucAQJ46Ae&#10;oAwAepE4Bd/spbmPgA0akZuHzXQdaet9zk69dy8FZby6ju44BCoQ8hyzRu9pqpRJT/xtkXz/68KT&#10;95pzvSh2lek/BID/6rlEtd/7lwCAP/CtVOGKFfuaC7awyAUCwSqRecYqNn1RQe8ZeYZ1VYSVBqad&#10;YiQI0FjSQqpeBljCljQfmduRJuW4S55LxccB3+d9iiJjyqGBmDE+3tYhSRSK1xccth15wadBayhn&#10;jHYs7V8HLwNK0zgSwiJfQw4BwL0A+G/+ewDY8eZFM8Qfu/liZ//x733SYZifA+D9u2VTo1Q8MS9w&#10;y6t82a6wP6wfADaunGnlU/SyAQD2fNIbFQgENwgfMWfbgrlo70MvKlOvPbZ0dtrc2sGmZ2wXmcI4&#10;4QCYWxixpLbdU1OSJCVy3lSEEEK9u/rYZHHeomGLMklxg4OCzMuuEouzmXYAyIJr+msTHB1bqwHY&#10;dUlyWCFYrXnQRqw5gVB0ZoaYrbW44z0+/O49EgUYJwC4CaJSYOIgz/jn5hP8jz9TGnj3/rV+xDce&#10;V6bYqyXYc/w2AHi/cfFK5i98BwCwbeV041es2NdcsIVFLhAIVgf+TLkU+bwCNOQmSMJcV3mP1Q8g&#10;2UoAkGjC4alaYqdsiTTnLMOqSr0ywxIf64xJtRHlFlYiko9tgZOcDBuT3h16SKYAMxzTJPPRNknv&#10;QT7YsXQAJogHQIBDhHZbS94GgB2A+ZXnAOAX/uQSumNf7KSLT8qvTgL4XvgirSpLiysftitEdjsL&#10;AOuuZASX3UsdAAy6q5IcTiAQfFaYGTSlzQsLuh96A+M/emTJwnKB6x3dyaHpvMtVQgk4IcV6V9uZ&#10;L0WoY0vgJoXm8xC0DGNsPv2yCbLgHeSAK9bCNXI0xGmyWQZsgyMEx+GEueASAFBZdVD0VS4vDAO3&#10;ThBEicw8aAC684f58Mv3BgkHJwAcl0AHO3mAh1I9J3fNpptquet9a8/NYjr9WnOFir1Kgj1L8g8B&#10;4D9pF6008mA/ACDy1so+FVes2NdcsIVFLhAIVocjI2XyuA4A6+QRUjjRHQSApqI7XdmAQyMJZhV5&#10;jkukxhdIIVPdkpYtTic6mbq5hgCQCLPdLOgG38BHOcQP3xtmjLECc3VmTfqDFAC4WdIyxownGKlb&#10;9EosgvgA+JmwyNeUFwDQFiTvOQUAf7xGztjv/i8AX3t8+ZOVyZ0LBJUtX1xhEgDqr2QIl91LZWmp&#10;JD5FBQLBRTgJa+PindabnXcw/NIDi1x3Lcu0DEQiqmuXmKsoipI+0Fmwt4ftcsoXpJ6cxEK6AgC1&#10;wyjMX1cGWWCOuIBUIgstcl8w50y1AGVwj1x5vZVmk0RLVOI8EyUAcAZoL3ISDBTyXlJrK8B2fgTJ&#10;5zb3VhrjBohGJvcniNTcFWcffW62g50Dk+r7K7yzBavG9aHYs/wOAEjfvFgV9ke/WvnRciC2cq0r&#10;VuxrLtjCIhcIBKuC/aZj3VndgtPl7SPWUTUAm9nTKrE5AQAlkHMndSqTmB+xNInXVvyJzibj9W7T&#10;fcMzAADmcLcMEqDRh0+M2en3f1IFkFCYT6a8UAp5STGZtsHtYv6gAqlpXef8i7II+AH4wYRFvoYU&#10;xgDcQ0/cmQOg7LlljUbxFIDIn65wtjKvfsFi+Apz5BUmgGX2mF2My+6lEvFQRD8QCAQXY9zl3UuK&#10;tjsfYOJ793YuKMoXjACHGlSLbtirAuzoIUJDd9TySR8leofvuMm0yvvHB75gf2yewgM267zmgPM8&#10;JcEFDTfk6FTYjzLH7CbfcsUxDZCgM2LmgwDsPo6ODEEzJqArvrIXIDsDe1332ImOjiYVvMRJaaI/&#10;DkpaHjC/6w44s5YJueN75sd3hNf6Kd9gXB+KPUvpvwDAv7jYLvJzT5+s/LjvBf9Fql2xYl9zwRYW&#10;uUAgWBWOFIzQztmDBn4g6zDi8Sqc5AOnA7IiE3DVtR1F0WoUICLzci4EAMaeRKCm8XMVw9p1AW4R&#10;WVdKTNrV/TYS7z5IYGckvQU25zw9UyqDg8NXYCUfYSOj3u1b5kLDEvgA+MALVzx6wVXjHAA8+v2f&#10;BADYV+TmfRX5Rg7AiysF7q0o4QUZ9CoFK4j8KLBMHNaLcdm9VL4+Mk1r9KwEAsGPA3zCuTB29E30&#10;fWK/vuGOOZOBj2Y8khzUCGSX2yrGPsoQqXar4jRGhzPEPL/ZbyFbeZN5sWCN3MlRtEwiUX0PuUAB&#10;JLzQaohE0nxwE7dBKj7FBCVeXSOnkDQHBcUDDJgIG0DMYxSg1HCTUQA9tXunYJ89p4T93LLyjkQo&#10;lW/ZQr21SXt0bjqhqWNYfe+ptX7MNxjXh2LP8rcMAH5l5Qr2b/129dfv//JFN4lfsWJfc8EWFrlA&#10;IFgN+H7HuXl2vbo4mPA5BuW8SJi/aPSvC1lEog50R7IbgwSAVD9OxoIEwHtD3lDnzYYPAGc2ASSu&#10;cIXlAX+99b40eHoT4oz6deYjOTORJ7oExe9pYaHNnpkkSGHv6Xsr3yh8hiAIwJidtResCR8BwP8Y&#10;qR796T+9VP1t/FI1PgHPfR/Ar9yx0unKKtAFrhQZAMAKsVunL3LuU/ZS+f8mvwrPQSAQfGbIlFz/&#10;hbOMO5teTTunh7ZurpjJ/GySc7WGApBNsOxHo0Qi7Q/OWK7h6U6NuDhdlybTNQSYzU9SJcWUMJlG&#10;vGpoMCBHyKIYX6TrGDdHY+A6qfr45gmZtcihu2WekVSMEhYyCG1CEjzqtWB4ASD0udGj0w510gkb&#10;UFVC5E3bfAA6Znj//AL/bUPmkXvCa/2cbyyuULFXRbDnYP8GAJ5aOWfZgafHKz+6Xl5/8aauWLGv&#10;uWALi1wgEKwGU3FL21j5yQbHuON6QxJRJZgxo8A+fIAyEIXqZVnVK9OajdO8PNEMTL5Jgp27Sd4D&#10;cBecUImagJRjRPKiJ3OcHWxTZgjqAejuaJFKbqzeSxBN+Nt7UB44lUP6ud07CIBEQfHFABRAg5/0&#10;LgSfntcBYFbe8Zu/qnzypj4xqZ8C0PZfVjxP6mYApJcWZwAAK4SUKQNXKKGX3Uvlfwn7MpoUCAQ3&#10;LBNw65Yprv/p905I1oHDG7YGAYynOVcDFACIMzGaYJTqt2yg/jTyHhLz9rlWnHIjEwEAeUEMaT5J&#10;Sb1OyEz1mMIseEhkUU9KVx9NWB7oAMABNgVUdvIyQArN2CwZ0RI8rxO0KywJxGDNvthIW+t030zO&#10;NkFVXW/s6KgYQB0H3AE2F56rvmtIP3PbWj/nG4vrQbHn2D8DAP9ypdPGr/5J9dd//KeXEuMrVuxr&#10;LtjCIhcIBKtBH+wtlZnD8smC6yDW4CNWsWxBaRmWsqe2Ec5tzYuiVKq82eS2ATrpD5W+XwgHvlC2&#10;WYZzlwMSYSCAUQZCBNLWqYRzoInRQKgIlh0kXidUp1BU9B/wbN7Yf8Cg+3N3U2AItJsAKBAIi3zt&#10;4K9Vf6ibDwMovvyFNRjDly0Ar6gr1+ieQXUOfSFJAIit4Ann4Iq53F4qv0WodYFAcBGScJf1wlUe&#10;7Pggw50TJ2oaG31jjAd0AKyQHux34JXolps0wJ+hlqHD03vWNW2FTIUJgFIlGioAIFFW1XodJF4J&#10;+wKZxxmNLjEaInUzmApGJACEcGQthCtq6wISic2ApaRS1tXRFEHW4brPWLAxl4R3klLG5HpTyDP3&#10;/osEC8bM/JLougH3nLDIryXXg2LP818BIHjrCmf7756q/Ljj222XbOrKFftaC7awyAUCwWow5PKK&#10;61nuuGWzSLsOQFUjbkZT2wjOBtfZoIR5ityoXlCbTvPz7e8Oqb77glqcGGUXgCybgASnECZeHZDJ&#10;za+yY3KAtskguSnO1V7Z4Tb3ELMaaYOua31vDKfJ3QSDlHQDQIEKi3wNiZcq/936o/RGAPgXT11J&#10;Cu+rw5tvA/itTRep0fEhgDNLS2cA4J4VLtGAK50Wv9xeKm6AQp4FAsFF4Cu+Jbq7Bj6elN1U4si0&#10;R1YoDZ3J5TlgM9D228MAIAVyPF1P4es550olTzEdBVCc98a1RyhtoWHdzU81AgCkfJnT1qUdddhp&#10;O+VWI1jzhEaqlhEDJMh1CYcPDShNJFYPpIEYkRYmxOKsQCLUW7MwYxWpzyM/b5G3wx4yL575SnBV&#10;uR4Ue47s9wHgn62Q0uz5pyuzO76/+uJljPHKFftaCzb91C0IBALBBfAJB00AkDtqWaRnvV4tl/xe&#10;vWWTJh85G1DATRfcqu5CIt0eqfRXZ01/4zZoAYK8zSFJ4IBezttECQEgarStXBxBi4dI1gjj+rqA&#10;roA7JvJzkTY8j2xi/PRRTKclrRkAm5AQueLxC64W1Siov3yofsNmAOg7cu3HkAaAb6kL+CoAPKOq&#10;qqreCQC3AMDxpdcdBYDbV2i0DrjSrWOX20tlMl/MIwkEgk8G6f6pn2ozM+nTM1Nxe2zkzFgOhBAe&#10;3vFTj4UrNcISdZNGqUhipmlYZNgAUJqzyPmArXhaQDZJOFFtcobZTfrSfmhvzLQzI1VDJwG0V365&#10;gATIdXr53QR8gTYClIAQJPA5i5zlMw6lobrFhoiXY0G8d73JdgfW+mHeUFwPij3HiwCAn1/+5P/8&#10;QsUg//vTT1/OpMGVK/a1FmxhkQsEglWgYLkBDUD5uGMpmxdknFBkUrqtheDIW0Th3OZ8Tp/lDam9&#10;uTOl+u0yENRtbtoSATjcyRxzq05CKm+3pcloLUBHGdN6VBBdA7dKGTK3WZzctomx/VP7iNQrARgz&#10;lFj0SoYuuKq8DwDSC38gA/8OAPCtNRoIsxdQUXLbtm3bAYBbAWBk6fz5+wCwY4X2GoDqdPllc7m9&#10;VIK5htboQQkEgh93+MTbr496PKWp+BTLjE1OMEpDbTc/8dD6uRjRxFsqZVOWZQdVh6QL5bMukAWp&#10;nOcjaYWup8B2SAMFAGDDjs2X8ZGnnR7LyZxKcAKkLXgr28hdh0ACQPLvpcDCgTKHY3FJBZ3zWmf5&#10;6ZLrSLVL58sXZ2BDh8vPrfXDvKG4bhQbAH4PALYu75H+7X8IAKg58MeXF67tyhX7Wgu2cIsTCASr&#10;QA4sCICdtC1l80KfM1o7jtRD7wxi7NntHQyMS7PJR9MfDTq5cmOuhhMQb5HBKeuAm5mhqi0pldlD&#10;t+DxZSQPAVIGJV0KACiuw4eYND/RTm7LjZFnqCLfCgDniLJ5Db2ubnheBoBznQDwpGIDeH6yca3H&#10;dCEbAAAji3P7WuMAsG2FS1qBZfaYXZVeKm6D/stqUyAQCBbjnvk4zRnjqh2N1m1wlazSszUmAZN8&#10;9quf53MOtXiR6wQNg1R2kDvTpQ2TSnooPjopSx1hAMGu8+7JWwE+kJYQzi4TSI5GUKRsJGkyNuHH&#10;xorYGiA6AR86kiKa5K9lmbzmAN45JWaGaXDYUJsv8Ej3Lk5X2rbXmVrrx3lDcT0pdvxjAFg+2vuJ&#10;nwYAfP7blxs+/coV+1oLtlgjFwgEq4AJrgEYLFh0w2LJrSWIS/ffRIh14PljSVicA4DV/8p3h/X2&#10;aG1Qnzk5WXasgEKIW5wZ65uwqcfjzQKAk4lzt0b2TgF2nJDGSqQuolMM23xBLkhyj+aeSki7/ADc&#10;fgWb1/pp3MA4HwHorIQU0H4NAPD7F7/imHox/q/VGWYkCAAHFxcOA0Bb/QqX9ALA5Kr0UlkiEjn7&#10;BALBRZCXyZYMAKN/+0bSMm2poUNtDd7RGG3xhCwraYG7IJWvfmMiZbuKBGo5Xl9NnaLorpvuP5+n&#10;/joAzrkJWW6s+J/vINKJLPhgQvFEPKllOqNyKMpz6cnh6aFSLqeMJl0ABuAp9z/7VopKoe1hmRK3&#10;NF2wZcu2mOtkktMTqSKDQ/21F24R98xaOBUCiw10wSpzxYq9moL9OgDgkeVOWU8AAP7Nc5edz+zK&#10;FftaC7ZYIxcIBKsAAwhQHHNZz5J8qbWExEF3Nu1NcfPsCR4ItnrtUjoByBLd/tD3slHJHB93VcVy&#10;LOb0EReq3jnMcoZsGiaIrDSN5xLANJP0iFv5uCCe1CizFs5jem5+mc+suxkAThv+mrrLHbXgqjMC&#10;AJ+vHvyj/wQA//n/vrh0XTT2iotPwE9ekDH1nfsBPP3M3DH5pd8B8LdfWVTpVQD45kqNrgeAs1c0&#10;jsvtJQ4ALSLWukAguAh1kJdZ83P3HGYO09f1xOi+JqdlO7h/yj2/ATMhbzUgNM9kOeOSvyFjcDMV&#10;0uqzilI76WQGTWcbAdJDpiI1rKu01tIwab79+EhCltZP2FlnGaPBTRq1Uok75rRZXH/e59PCESmZ&#10;j5sZQCLq1vR5tyZUcGGBywZ3LIdwcHBAgsKWidlmLc4s5SGswIWX2zXjyhX76gv2HH8BAO3LLtH/&#10;3ggA/JvfvvzGrlyxr7VgC4tcIBCsAiqIDQxyJ1Kz5EwtMOnIqP/C+aNZrqQLU0kVhMiU0PW3RD+s&#10;9XWrNkzTJHmLO65luLJkTZdK6pk6gBB46m1gkCPBaQNh1bSltN91Y4tmSiPMl29VAJT3yPJNQs7X&#10;jkMAcF/1oO2OvQDc73xjrUdV+S5d+O/ip38HwPOFRY5n/x0AvrRSE70AMOBekQxfZi/nAeD+tX5G&#10;AoHguqYJ0swF1qr5wrjj6DdtkAGMMmwFSG9n0hzqJtkSJxIAFi8zRsNegli2ACep+VTbafSNlkaK&#10;wYCTn8xRjbR3Vpsjj/wNG36mQ5abe0spJ36BdVQYjVsK92pFPuOU9UwGkF1QVZZ9lEDftkV9G0DA&#10;b5enwQmDC0ZdAIqi0jSzksXQ0jXO4oIMbACIz2JlLwTXiOtJsY03AODry50y/y0APP7vr6C1T6DY&#10;11iwhde6QCBYBTwgRZQSzmzk1XmCUWL1A6C9X3piY8TKZ8uarqlq6z3ffDQKk9PWnetjjuvIEqGa&#10;qnFVDxFDsaycSSnx1MWUJkKyI1mH60ECp7L2mekD37AwhmZ2rF2rcwHgQ8Nbu3utH8aNzNsAsHP2&#10;6FsAgH/NPllbq8nWRgD4y4VFR88A6FwxZ1olcEEKV8Jl9nIaqEaVEQgEghXwhSUzs6Ss/P0xy+n5&#10;6hYZgJXiUgMAspVqEyrnhTJUgE2XXeZp8BGAhKMSJWYK5fJUQ8+UnRp856UzeUXVt3XONRi5ZWTs&#10;dElu6UWtY5+dyhkLX9/2uRNZxaPojRvv0RVJaYoFNTtXyE0OTkmy2nbXT+9SoQFFENWnKVSRJU4k&#10;Tyha11wX0h3uEpjxifLiGygt2ZHr5VeY0kLwabieFPswgBWc1l+2AajfvpLVlk+g2NdYsMUauUAg&#10;WAUihGbYBNzYBdlSyNZ32an1BABpaOB7x4oNm3VPOFp5F9kcMo1Q2USAjVNJ2jFgwmdB8pXlmXVe&#10;XQLgVS0enyaIyha4KwNw3+NyrLYYmJv7LAygdbhhhFFMHdfo48L7dw15EaiGVAGA+wN5AFPv3bfW&#10;w7oA+p9+DsA///n51Rn2cwDwuytKPn3odQCjtZds+sp7OQYA29f6kQgEguubphSmF8cqd56P2+zu&#10;any1OHgl13f3wWIp3lxgbqkBPG66POSvvnK8eq5AuDdpFrLFczMzscHhxu11Le1zoslHj583Te/H&#10;Pxs+lbbjllMOA2qoJli5vNRnMqbqYV8UJ6eUYFf7BiuXzaSTjJdx94bKkl8NQQKuYbuESho1NT1S&#10;8YHmOVXSOCPmtB5VF9zBkjVyeJJYYrMLVpHrSbF/BGCF2Kq/BwC/f0UJxz6BYl9jwRYWuUAgWAXk&#10;qGUmZ1y+TFisnn0sPVmNw2ZosXB75/w+b5nAAfKQY576ZoCPS4HWZtd2ndOMZWsIALia69C4GghQ&#10;2eEukcA/TBFtN3iu+mXCZ8Yg+boLdrw+/QLVt3ZecrCCVaM4AuCOuc87+V//KwD413svcsk2fqlG&#10;V4Wv/foUUPqF785J7f95DMDmp1a+4guvAzi86+r3wt8EhEUuEAguQespenrDopK3Jm3+aEf1YJpX&#10;kjCDbt2HA/UBU3JMT6bs8si8iUHDgUJJI5SR00RpJAMhVujJleo1VSXlZCo1lCPa9kMUf747yng4&#10;q7qWRAwrrsTqPUD2rOvymvokN9nAftWtb6rbpKucu6OHJr3a3lAzAKAWJG4XwTmIqrg2SHWXeNGl&#10;agMvFFxSnowtWBVPE6c0aFqWJWmqqgWDBoUOwTXiyhV7FQX7uwBQE17mTPZ9YAV/9pX5BIp9bQVb&#10;WOQCgWA1aE+gz2HaMgkh5A1H2eH6TDpnOnKxqOhIzVvkOmCg7DCqo6cHmB6V1AZIlLkd53h6qIMA&#10;MEhAoq5dkiEzxh1C9vcDtzcleClcsdiH0kRSN6TPIuV9thzwPXK5IxasAucA4PH542/+KwD4sL9n&#10;rQd2AfIP7gTw/V/+g2qevV//AwD4u4vs7HoQAF7+5qWbvtJeEkUAOwJr/UQEAsH1zdY3tJH0wkXy&#10;s6cddn/H7FESqK4IbhqIu2896jFohmQZX7x3WwoFrUlqjqYMz93h00edYnbwPABQ13IJkaiyofb1&#10;rPeDm2pkv8xcrtqMET413dScGGSu3B2AarofnEdn8yN2mZkK4Rn9zunTFl59sh4AQjJLpRUOWQFg&#10;gGiVtx0rgAQJCfrzBRcJKzJr86SHTSuV4xwcRUIAZZDo4l14zbieFLt8EgCeXu7UIQD4icsOs17h&#10;Eyj2tRVsYZELBILVoOuQdHwjCy3n87vlWH7wdAQAJwmL09Z1vXMzsiFCMihwXnGpcyYJic7k8g4A&#10;I6sUUm2armRB2uvHqJT0BhWLo7R/BNjcC9nhlgbw9LhJabBXCQMz+wt+788KMV9LPgKAO+ePa594&#10;CQD+05+s9cAu5I5f/x0A//3N37/Dz3Pv/Vo/APzhxRLn9QbywItXGAb4cno5BgC/sNbPQyAQXOf4&#10;Nx81jt43f2y+y9zN6+YO2VzYcvrAD43ce3cxzsc9zLN0opxofiWbbFVvuQN46c3y0G7JdTLFUslx&#10;ObTG0ve16IhR2xe5WXbGmavFzFTKhDQ+bqqu3qMDnuzerIfEHqCqybmppWxCd2x4JYeXn4oBoLXn&#10;2XQz9Wgl7sDA7IJ3nhHFC4CGfCmL5qw6CoAXM32mUes6cyOjTrzc//Z9nz7Xs+CyuJ4UexAA8NBy&#10;p14DgGfUZS9LrvTN90kU+5oKtrDIBQLBarBeVUcb9eV0lI3lzhPLqwBwFJm7k1OpW7ZU5xxjIDOs&#10;xOEDAD5SLjGAcwDc6xQYK9b75AFXjtZFSzIpGT6dT+3LUbr+FkAvoKzx5JRBJNLUSqAh81qDX/+Z&#10;xssesWAVeB3Aonzw/+YlAPjT/xJa65FdyH8c/TaAvkfnS379H12sPv17vwdYY624Ii6jl9cA4LG1&#10;fhwCgeB659Zjyqnb55OFHSrawduXrei/93V39L27TcsiWuRCm0QdOFGrdN4K4HOpjNbgPzpgOo6k&#10;616Prz+tUr416/GcGL6npSYumeloc1NxMsuTjrepRwbY6DuGoW66QwbRi6mpRNbhoXBo0yHLfPHL&#10;PoB7LOlcu4d40ih7rVmLvFQkpLoZXa5Nl7gx1UBRStt8xHEaon5FVRTXtmwjnbdNevDo7XcIz/Vr&#10;wvWk2IcAADcvd+p9AJfIu3Yhn0ixr6VgC4tcIBAswUjmLKKFo8qnaUTZ8rF9busyaSzj7yV89QzO&#10;hrBHTmWL+TTnybeOPVixnGtVJ53iXJUBsMFR0465HKASlSRvIuOyMV90IMc05lUpAcsN909Szrbd&#10;SgCt4MSzWYtIROmMAkB6tN6vfu0KzSXB1YW/CsC3MAHerQ1TAPCn/3Sth3Yh5G96FudS+R+/dPEL&#10;vvF7AN64wsQwl+6F/38A2nrX+nEIBILrneaW4fyH980eWUcZv2OFSKat2/aQiXfuMmDWXrgVh509&#10;5kitj0sApPueKe7pDm0xXZCaMGEfs6Dk21rrHpkM8Je6tkVTtJwJE39P+oyKsibBPXu06Bi84y4K&#10;5E+dyVuuTLRslsCaDMU+fAhItRxyp20vPEBJAfFRALCyIN5ZI5tElKxrJcJJkzMjrgYerXgjyxqA&#10;9rEQM3P6ewceFFlMrwHXlWLvAQC0LXfq4Cdq8JMo9rUUbGGRCwSCBfCxEwPxyk/a1L215pO3dMdh&#10;a6z1AqOen9jnMt6uNejhDmprTaR+4tyATeLfu+MmAoC2nXNOt3IVYPnJCcfyKbo/4K/6JqX7Dac4&#10;M2ypScuS9MDQ1FiW24a6MzIkScyNm/BLElGa6iTATZwuSoHo0x1r/TxvcBIlAI8t/JKi3/olAPjN&#10;X/1U8z2rA/mtr/7iR3NHT/1++yXqb2kbAf74SlO1XrKXc0kAvyE+PwUCwaW4a0w72jVrtPQZTk3b&#10;SjV7sid49kfdMX6hyZ5977hRav18xSBoto7onjBv6G2ok+G+FPSwLRtKCbYzfrIQGxgINdZ4ilZU&#10;IUrzTC4UT+FsCZKP7fBnouWD57jrShJUmYNDqembzG1szue15rh85lZ4QbJeSgMA4KY4VeeX6klA&#10;SrnZtMo4HfHKTYu2B6cCNfXSpGm/OPakMFhWnetKsd8HgJ3L/dUN6xM1+IkU+xoKNlmbqLaCC3jh&#10;KQBnxbKIYE1hJ9+f4Y7jMoBQSZbRec8nj1T+zJ9IwV9Z4mrG9pxiTLlpQ3qI82BnyqaeWNIg6eOm&#10;LG96kAI4/6LlPswjPiuZH7dN/8bYQhlwJ2b44eFxX71c0uRa7pplB63tlICDSmWDh71qUx0FL84k&#10;3b7B7OP/RLuS8QoEwNDrrx4dpt27Hnuo4dKV/+rnAMxcUf6zy+jlX/wOIGWvMGiN4Nryc38FbD+y&#10;1qMQfKbghgVNu8JP+x8cz+tfr+rs98as+9YvOPfWWfee2a9KI0HHT6JshLZ2Rxe3YJ/52D1jRX7X&#10;CwAovHZsJKjfu7MRANhL52126w6ApyYLzvmhYJCxkh7wBZv0CcvMjKe5L0yJf4d/0lU8+0zuOt6G&#10;aMjvcwvpiSmenHJbfjXL3dL7TPlJDcfNUrsS8gFwUg6V6hbNDOTiFtVlP3+WS082LzzxwqT2WO/g&#10;3qSut35F7CYXfCo+qWJfI8EWFvn1grDIBWvP5IvjruFwJRZUuZlJMaJqdMNjn3T/UP5nCt6H7l1U&#10;xN87zVnDfT7wyQnOpZhE6+WEKdXzt8dkaeMjBGB/kU1s76ozculp14ndtHRa1ur/YT5fXyRpKnf6&#10;iaTWNxDbNWxwjrIpN7T6qVUulx0iSR9Nt/3j9Zc/WIHgyjGCNvBff+3qNmoFLOC3/u1a35vgogiL&#10;XHBVsfoHxpI2AK2mtatbuvwLjf+ezq/7HAEA8386/OcWRrs6vsfdUI3SZcUhefHqJDPVllta5oWV&#10;J86cdwk73r6+EoN65JWyNV6784HKhrMj79rurTsqFfPnTWMsHpTcUhEcYIR60ynb6WnZtY6yo+UT&#10;k1HmNG+s45xy4pEB4+zxkWKx6Sd8WuyFBOu+B+eGlbpYLQGMNCe0dlFYLp5KubLUrL45JLU9vvCE&#10;9RdU/fs62PtHFG/oayIsjODTsBqKfRUFW/rWWjwUwYWc/TaAX4mt9TAENzB83/cypbKy5Z57t/Z2&#10;da3bdlMzEgbPHK39hK7r2qlBZvkXTUceOsbZhvs1gASknFEs6TU6ii4NenqtSXskruZMVR/IJttK&#10;4wOTJVfxzSTytrLQaYkeYnKkCfHJrO3q0fp1rQ1tzTWxoMcXCmlwqZNOZUs2kRQaHGoMPSqWyAWr&#10;iszeAQ78M/qpG1rIS38D0GfFv93rm2ePAQ2/9OnbEQgAJH703LHxjGnZtmNlJ04cKNRediAzueEY&#10;mS53EACjfXbDpkUn+zjbCABwE0xW6v0dxWSBFMdOjJeMkmEbU0NnPj6WhET1UKx2MwBM/dCwyYYe&#10;rz8AAIWXLOemav5motVZVk1XIFJU9aLtZku2pnsLLBb92XoCor85Cha+Z5NfDqg2uE0okes3WnEl&#10;lWtslYL9PB0OjWZk1imDFzOgUmzRG46nyhJXQjRxgNJHF0WfGT6vtGwDSEdgwGZnNnkgEHxiVkOx&#10;r6Jgi20ZAoEAAMBe+tgqy3dtm5s9l9vb795/zGbf+dytn6zFLX0j9vt0w3zB+EHGNt1Wccqrz09S&#10;TCm67ACynYh4zxVPn4wAgZm09vyWElE01Ue4aWVGA/XzOdSOD5bMe3xghz+qqevxhq14HJ6G2lpY&#10;5TLJKlTnIADU2qakpsZE3jPBKvNr/4+F9DsPXs0m+T8D8K3gWt+ZQCC4RhTfOMIs2wF8KjfLgGzt&#10;O3DrvZf7jd95x15+zH6IAgnOFzvV1lCWshUAbsKVpHoKbOvcP+h6lOmpWU0llJD6jRNnaSsApJ+z&#10;rMDD7hAKAIB3TKdm11xrUndo0AmGHiukkmfPEVVr1moefdMmB3bDKbw3xtTm24JE04kUKDJm2LoE&#10;5UF6APkDrYGmTSf53jKjDnFUK2cRIscWu7/lyxxhgtQ7IBsX+9QPgFZ2zm2OvFgg3/6mmKoUfAqu&#10;vmJfTcEWFrlAIAAA/sJhw2h5dPFGLe99m17JeF/ht32iJmvWZ4v+d/M3zU5I2u9w1lY1yPlkJppl&#10;3kSmwVLMgRTn3fkJ49wWmaQLRz3N8kZKvT7q2oyD5PO+1sqw3FNvOUav7oJsTeayspUKE0JKg+NN&#10;daoa8maYr81xFZ/XqwDvE2XzJxq0QHD5BP7HN4FfO3o1mzxwDvD9s7W+MYFAcI3oe65kmLy+t7lG&#10;BmDHR86lyvrek1++3EQhD1sHyWn7cxLSwOI9ZlLNNEa7ADPJJFonAw733N46wwwKDnAQEKjrNsTY&#10;XomsA1B8tmz7nvJnOCsBwOB5h9+7YD2R1Cp9VrZvc6R798lzZk2Uc75+n/VaKYDRYzrp2mybNTIA&#10;yV9yuFuUdUo7yH5uv/GUdMt4YjJ/s1eWp0MGCNGji1cpyznO/cFS6Z28x7c42VX6vIyuys+mn/hu&#10;cebZr4iQl4JPztVX7Ksp2MIiFwgEAPDu4bK5/Z4LvHnqvvbSCF4NbbycJni+YEEN+Gcls1XaNKE4&#10;hybvrX4lHMkz712ME0pgDueor1ZPwR0qcRLhnGNXWSux2viYEU0miO/uRh8AbheyWUaKZxqbCHjp&#10;9B7HiPZEI7pGZqZymR6i1+bzLjGHxltriSYrga7ZoWTPqti21o9U8NnnF/7jORw7tOvTNzTHvwDw&#10;34VvpkBwY8Dfe9stst5bZvd3KU1Nt07sH7HYnz956feKOVW2LMtXc46eyz1Qb3IsiS/VOYPjnShk&#10;IdEaDYADaN6ehqaJybJl2SwUiUTCEjBmqbEYwL/fn3Q2P2MbyVA9izVLh7mzffGetXDXeTsx1AkU&#10;g1arYwHtIxPm2LbSGVXt3sYVJx7VAFCfYRLuFGQ54N91jCc/3i1v+DNqHbo/USzKMiH+4GKz2k5x&#10;rgegvJ9hvse9i04dhLQuUv1d88hLpTNvP7DWfzDBjzNXXbGvpmALi1wgEAAYeNcyd969zPSz+tTz&#10;I/S5hsglrucTfUNTlYwUalPH+gYCoI1q9e0jdPK7W7Z7AZ7bb+Bm0wTAUkki00gvzQ4aySzxZqRg&#10;LKIE3vBbzVDTil6wRz/6IgAQNRp14jMumSz0sPSx42655ouVCK1bZ4IpQzecHp6cNAkfyHUxkPn5&#10;hA+gb/gUmdsEgsuDfucm4NffuHoN9r8DdP3MWt+WQCC4JvDX9pnl0MOLwouT5i8Ovpn3Pm/ccbEr&#10;SyPDw5PV4MzZIS7tu4vxpd/0mw6xxIjPIJJUpwEABySAqR0d3MjYiqIoOgX4cZBepE7sO+zK3aYJ&#10;8GzBIHrXOVnauaTTWmuUjjZ4nBKTagmzTHPXDJLe47ra+EUpkyVuPOinAPFohkW4Y0k80DPNP1JH&#10;TknjaeuVbsmbrvMFl8St42nO5TAx34s75NbFwZSSAzKZ99DruW2f9P6WurX+kwl+jLnain1VBVtY&#10;5AKBALCfd0pddy/rDyY98XcZ6aWfuaivmH1ofxKOwxg4JWb/0Du1t+6QoXf3GW0dH1Dn2MnOdp99&#10;qiDFWhh4MZvjnNH2LorQtr5z3OcJRhVkoPunCx90hsNbih8kS0N/+rl1lS7lxprRDPInpMNxx+35&#10;QnUGvb0moU500ElfuCaWnDIwnqwpF4zzPq9PAnCu30PvW+tnKrgR2PWNP8eb/T1Xrb3fAvCdK4i0&#10;LBAIfox5f59hdD+iLiklXQ0vTXhf9+5YWr0wPp4DAJ80PAzuOg4D5yAxZcJKP1OoaXIWV1c3HTD2&#10;3EOpXjv3TuGAe2Yyk6lmdFYam5szY4rU/Pppp88nR3QGUJVQk7pvDTVuuiDAXFMuJ53fkgPzE1Bd&#10;R+3JvKqRCHtIRkRPEDdX8PlkgHo1wyYOl0yfMjN6LJpN24Zj5jpBOyuz+9yyXOa6nEqSU5BolCbf&#10;Kkh815LEbAcgbVywGrB7ZlB982tr/ScT/DhzlRX7qgq2yH52vSCynwnWknffLmhfXym6a/JvFc9P&#10;r1v5Yn7kjaJjWUAgoMLKFUAUVQ48vJWc+H5B/4Xc26PcLNo01M8Duxtty2CcMe5t0OGNKFPHi5rc&#10;rgLgwOS7aeV20iiF5B99IIW03h3t1SlDHh9NnUv7HH39g3NfLvHnOWuupdJGndv2WJy7NufeWgDe&#10;hobCd13/rY+t9TMV3BAU6kv4ye9erdYmm4Avf2+t70lwSUT2M8HV4OzfmuVNDy4X+9l5acin/72F&#10;6b7Y6ZPjWYABSI5lqc/n90kNAUVRlEImnU6WrMm0tv1LvQsmz83sxDOyekdbKFwtnC657ORU2cc5&#10;wDkBQAhYX6Ax6rhuMi/V31avqbI7UiirI5kzVmTX1o6lGUhLxyV5e37AaGqrHB/8WCt7zI33AICb&#10;KHPG4dFVmQCumXUn8kX+USbuZ/764pRah5Zez4aQzAzDYEDV/ihy2Rcc+ohRdK6XGheGbut7R1Z+&#10;fuHW+Mxfqp5fbFvrP5rgx5mrqthXV7DFGrlAIIC1z3IeXjHdSmznx9p7vSsukmefGXbKrmd7R1PF&#10;XDYnhvoKsvPMkac3hZ3C0V1PD70yDJD8ZMSjZ0EUAuaNUNehpTIZK2m+HUHXtm2b0+4Pvaa7iVCN&#10;f7nnOylPX0ZtrA97ZWZkE2fHnVxm8+6t84Oo3XmIjvE6nO82Oeq0cRgFVTcIJYWBE0ekutqrGv9a&#10;IFgJ///+SXxvsPMqtfYtgP7Ptb4lgUBwTSj90C13LWuQQ37imSnp+/9w7iPdOLwvyxzXcYHCQEny&#10;6tRf07C5fdZgdlMf73OD9tRftdwU9Xhk12VuMWuCdA3zo5vmlpklPng4K0UcAJ6Q7li2VQRSbKpv&#10;Y4PkBjYHe8MA4Kq1nobbhgcJrU3mupbsWPPWT0nna+eth56PrTPbsL3SfH0xa4GVyyCqzG3TYa5t&#10;eGMWrbmtyXUSx4vaUGKrr0Q4AZ9bDrRdGcn3ElwOPOAporzAIk+8T6Vti2LVhbce0974hgjuJvjk&#10;XFXF/tZVFWxhkQsEAhwvm7GLOGjcfMwYm2xa4eTgd0slO3zL+jnHHa2z857TB3Lq+f/5lbtfUD7q&#10;leObWkambaZ762QAxBuK6uBmwWDucFnxdwYhSToAzLT2mwqRfQ7cnU3/e3LabhsdrTTpWtI4r79z&#10;UXy5HYlROlpqy0yFOBDyj7gWWqKlctnKHTSLqZ9VIRBcC750x17802euTlvT/wv4g9inb0cgEPwY&#10;8GapGHp0hezI8uN/U0ruvadyYL9z0HRMG1pLffTU0WbiuA1tXiqPTTR0VT7jpdrPPbzn3XFZm5js&#10;7qmYrIQqlGxjLnv76dlP/eI704Yu0/rumlBVIUuTZ9I+rk5PbXyg7Por5q8DyCC+TkslLu+r71hs&#10;AbcknMKCzKJhbcayG2ftZp/PyJUoBzeLDnfBKVV9G1ln508AQPK9wcnsR/29XaoiQ9ZkKlHC3IQ6&#10;fT7HGQveESFFXgrPtWy8ztSGuxc/lFtPGSMD3Wv9ZxP8OHMVFfsqC7awyAUCAY677o6LzDvrG4/z&#10;YytY5Kd+YBVx587FG2mkLRsP7s+zv/xS43j+mW7bVm9pVV5RpXWNkqJ5JAAgum6nRsqg9XMB2Mql&#10;mn5fFhHX5a5c//WXU+lUTcWvjZd5bYj4jvUufGHRB16dlkZmNswEJEWmxHvYa+bWy3A//LiQk5q/&#10;98hNYiJdcC0g32nDs1dpX9pvA+v/wVrfkEAguCYkD5nsoRUnj/33vG5/cIsHAKa/H7dMN3Brd4jk&#10;XxsL2trWzZqVmSoTeSK5adYalm5hudM52TlfuFkCAQGUSDi289tG8u0HJABwDx3IUznQeduCdWdv&#10;pD48PFUkYe/bmz21FdE0QVSgCNq6fsik07xzkZbKkQQyC4fZT532+UNdt8umaZVdzh1JVhV/fcc0&#10;EpYKIPbF0/v2pc3kmc7WmqbqWnh55OyM4ZMdum6TlFRdas01xN7Kq54nlmzR9e446DklLHLBp+Aq&#10;KvZVFmxhkQsEAnPEpheNYbDhmNO//Jlz37eKgSdrLyiXbm1/ucC//+hMeSi5SdoQBhB11zUsrKJQ&#10;21VibG6BIM39VMr5NRNgQNP6j2pIcyRv2JLKPbFo+IelfN+iFOPy5340oCX3tte0EgBy3ZjGz60b&#10;PpiuiWUDKL54+mk/BILVp/XqhWP5gz9Y65sRCATXir3M6G5Z+fSGo3Hl4N0AP/C6VXLqbuqWgPEX&#10;DJu13OcDtPq6zGTO5Ufa26sWs0fzb284Ms6MI3cGZEnSwn4A2sMvKwPFRz2A9coUJL5xq3fRzuxB&#10;I1vTa+Ym7dQHWyuR1blJoAMFwB/YNJrAjNS2yCSPxVlWxdxbz1eS3EYAw2XA3wJAUWBM6w4UQqlk&#10;03pvLMHT9QBAevpDM5lgmU4TKRYhjuWUS6bpKMSzcZNbYLDKXHerNrj95qhCHw8sfSbrD9p9T4rZ&#10;dsGn4Oop9lUWbGGRCwSCUeYsiqdyAfWqkyj6ljkx812rWPNF73LXNHzl2RR5s/VNdVD6kh+AsTRX&#10;Kh8uan5Vm2qs7IQrW8wru1YQMuBwguiMQax/TQHkswxRZdcHOLZxkX+fe5v/KCkNTdzU3uAlptY4&#10;Ge/7gBGVNn/Oem1G7f+Lbyw3YoFAIBAI1hz7hM1vuch5cvNL9uG7iPOD03ZJfaSHAJh6zrTJHVuq&#10;bumRSPa8qQxltlQ/5etGifuFY/t05fRT87Pkvbd+RKaffSxivBRnvKVHdRckT2bj005WjoS7pJHX&#10;deN07W4CwHQlWQUKHD5I7XQGk7R14bCCMjMJMWcP/YbmhgEcnQQ6KvML+RQjakTPMeIACsJx5OoB&#10;IPdqurPhLLMGm33uVEoCQEjBQu3WTRorygVLo2VULfLia3FFuqsVS4kFjMJEMwSCzx7CIhcIBHG4&#10;F8/xSeumEF/GvrW+ZxYjT3uWv0i5/weT+t7GwVhxz/0qYC993wxN6mozcTHVKANAAdxLAApKCHdl&#10;kKYBzNgqgZ3lCCroPlIoTSxcTzAMbG4+9H7Je3oYis80rYJB0Clrd26m+KmP9zH89c+vGKxOIBAI&#10;BII15LxpRdQpy7K80cCyy75dHis1Vf/M6bLZ9GgQAOI/NK3Aows2roa2DqRZ5sS2ylx1w6iUaNke&#10;fNPKf/+nYgB4cjxfKOSNQc33V9sms4zf2Tzt2POCXRgykJYjkW6CtofeTmknlF0AiiA+AAygAGl1&#10;kxj3LwzvRsNJzdQKs4eSS8kCz3tum9k8ZzQEm4PaBCo8gAkA4z8yGL/jF16eSmddH3F1FYAci9bu&#10;nj48meUAK0vhWqWTAki9UlDpnbsufCSk6xj6hEUu+CwiLHKBQJDhPHLxGuGJRTvHZnk3XlKfWs4g&#10;z58fmyqifCpTCnhkYzB5TwsIsNBXyB47R6RYPeIuSTQA4CUGyqEDRDW5yZyyLhvmx+2yVLap7gNo&#10;zxE+uMAitw3OpZbW0I/yUiecTJaRYMKgdY9v1QBIu+ufL078jYjvJhAIBIK1hsWTAOBd4I3GD4+M&#10;h9OV30qkZl3bBVY57T6JgcOnStbuWykApJ8t277PL/LkVtZNDyFzehMBAF8s6Yz2dH7+VQMvflXL&#10;9vWlwDm40nguoR+gPZEHO2bAZasi2byQSBIpofk9HQSA9/6P4/xwsAd2mSIAwAcUAZAOliZDoYXu&#10;ad6EZpDSrHt5gRN1duROyrS4XQST1XKZOZJcJkSFBDgApl9xXPm+djz2kpe72kZO6vyKWhix0t8v&#10;Vz4NiLc8NXGm9/4oO7XfUZVHlk252nXU6X9grf+aAsEqICxygUBgclx0Ndm14MC8sDy5z3QeCV1Q&#10;zAcPj3EwxmkT9Vobi+fkaLp7lwaYc+7t7syUYylSl4KauGsUfYDJOXVAPACHxbhKXB6ZxHirxQtU&#10;CpiKhI4jmJjvhJU4lz0Eu4fsYluyVCoTJbBhIla3pfrB0/65l0ujP/iq2HAmEAgEgrXDPTs6PmFX&#10;fpPa5ub1AQDOgQ/fybBmCxwAdYzpU4Etm5c6orWccN/ghnXrbQAA69mSpT+5ZGs1aaADiJ+rWK8d&#10;KTlRE67/4rNW5nvaBGfMBQDovYPDTmu+Oz/KZVfL6gTczMYNUFr2aahEa3elm88M0/d9DRlQnwzA&#10;R1AAANJRcMzxhf7jKrhCUahKf4HySmpz2GY6x7lrylxRwMC5lS6ggcIBFKD4uuP6H44C/i98MCxZ&#10;Bzd2qREZqYlTmg8A9WvULriSg/7RjlKeqvpTyweTbYCbXes/qECwGgiLXCAQMI4VLddC/2g8j9Hx&#10;gF1c37Sk1vuO0X5hxMrxdxLMZRxKiKpy3jFq/CMzM9ODCQSylZV4J5/OMOLAW6sDaiDHUx4KE1zO&#10;QAkw0+IAYRQITpI4IyanCiyLKiHNKpRmbXpe5Jx6COALZ7UtTeZhQ+lp49/PGKd3Vmv0Pvyjct+Z&#10;jRAIBAKBYG0oHTyQ567ruABA5fGpw69sub3uyDs5m4e4EtZUVS5k8gDN7t23+a7FAV1qkBzZZmy5&#10;tXK0J2dpT4Yv6KDOHiUT/iYACDROsP6tWuiBl8f3tdS70HqiPr+fFYonXzfIOv/MhOwjeZJWDYOD&#10;SAQR2XbbfADAXZB7Xou7bzxiUxIBgABIEQAgtQ6widoFk/YKuEJJYtYiVxgt+QAzxzh3wJkmUQ+B&#10;a5uEFtxyor+5COhwXiu63id9AKA/2LfPxdHT6+xWd89ZEoC/uyVGAfDMxPlJd/SYb32g5vEV/PZU&#10;hRddCQLBZw5hkQsEApXAWv7M5MEBzjkD9dP4e+/V3rFtoRLmj1n8rqWmvPPuCeYw2tHR5COJQmFS&#10;L4SG1Ox0IqtlaveVFMpd0wKoRKRaKQAAgSJzM1HYHCQFqufAOQWhmkdVdUcOq9MUOjhcZoVmSHbW&#10;IjdcBg8BgNYMRpuyckhvJWTXm/z8rEWOTemD6qvdwm9dIBAIBGtC9oMjtm06QLRGAnhu2gDVjryX&#10;iAYMyxere7RqgduZob4ikY4PP9S28OogHzNKXfdXVHb8mMsfWC75cZM1TQdqFQDoTnPrzCYlGB7X&#10;hn1bu9sqzuaB/HtbnHp/3oLihvI841UJBZHragtpplViwDFAUh58sVD+4DYakgHAD6QrqVAiwRwd&#10;XZCNRQX32FKiVQWAUlm3adrHknmXg3m9jsOIVwIAVi5ZDrRMbpQgzN+bYdKDVR8AsqHhnaQ3d/x0&#10;V3pSlYO3VocJ4msNxk7JQaP/aw+vkKUd8JbnlucFgs8SwiIXCAQBitxy5aX3+rjrcsi612XIqJPP&#10;ffjkgu+FE8zsqFlySfaFhOuoW7foAJwC06NGpPP2scOB3FTCcpLlMgBCCUGgMZVwPABAwkmWC0ku&#10;OJliToRzUJ1xEEqgF5APUSJFXMcG54qlFKvdMJNDr8wOtB7H2C2ThDRToI2y8fLcvvbdfSXp/QfX&#10;+uEKBAKB4Ibk1PNly2ShTQ31VdPbTU6fHx4dVlKxtruTjjy7JK7U1t40cnrEzT677S5l/nI5Zxm+&#10;z1WMU/dN7vS2LdcJ6ciX6VAvAEibD3PjdGy0bYbpjQ/Mzpfzty1W86QzOFqy3ZxiuUaNrnujEcrP&#10;cV4/VwnwPPCcMbKxsWLveoMZc7IZAEjrSZZesC5NACWQdKbaAGAAAYNM1sYdzokSiToGh6dSlUg5&#10;XeOUWcOkNTJ4jvO75gPIhp86e8LJ0Ffg8667P8AIAbdN08yU4ds2dSbY0re+Y6VH6i8Ki1zwmURY&#10;5AKBIAaaWKZ4/OWi65D2zkY/Oezw9sm+gjL15w/Mr4qfcNimJZfEf1i02fpbK0ZxDkzXh3iyvrVl&#10;8INI4eO8WgkpI/lDUR3THJX1a49m0lKAgRuTrlzLJU0irs0ZA1Sg7AG8RJY1x+QyK6Yq+9VggUvV&#10;1e9ayrPjtqTXAlCbx+TBuTEp97xk7t0ZBQB7KgsAnqYV4sILBAKBQHA1sV/92Cmx5p2d8wu+Ul3d&#10;ltcGqMfTvrk9tagy7egYfbcoH535iXmT3Moydmf1cH/a1u9Yvh/SftqdaPIBgH/zcSTOR6WdH6uZ&#10;0Vn7fWKSSfcZad/mbNmVCGxX7o0CQLbE5OqiOwVhnIRbBvixrdXcaj2H2PlKVHOPv8jS87PvNojW&#10;lpKmGxUA/STko6dqwJiqEQqDc6VqWJBykqm96lAfT7GZ/ZxtWbjFjW5YP/rmPrORrqsfJgCRGAPg&#10;gFNfz6YDZeWlr9Qsf6/wcBQgEHz2EBa5QCBogTzOLnASO/+KbfMNN/kBmKair19/14l9ec+bmSer&#10;Jrkx4dDOxZeknylb0gPdlQOeZwjIQ7zAKOlqfGusI+eXN7mUagoBABeoduk1eTEAOOc5Gry6BEBi&#10;Lnc5oYBjcygAiCJbADcSle1mJsfs4gL1FEujOmklANAxys7PzxJ0t49oR+8vnBsfn2bVolhzc89y&#10;fn8CgUAgEFw9kt+JG0b04YbFpey1vjZT2uApHy1qzuJTrT+59yybfP6Lc8vRZ5kT3lD5aR9x2Z0r&#10;RWANRdNS/4ZSySCy1HAyQ4vhLeQIPdha1eoTnK23sozTBgzYHkWHdba5hQAZ8NpqX0RyOHONbSMo&#10;jXdUinoO0aE7K6ejBZ6ct5AtEC0cyJkD6why03KMJlPxKPVbAGxnXpr5BHgwgN4DjuX9S03xLMll&#10;Rto29lOpy1/0UgAOIQBjUrg5VErf97ZJXv7pFewTG9AgEHz2EBa5QCAIR+zioliqADDysmP5Hqp8&#10;TKRAw4C8Y92PhtjH0mPVXW3caVz8BjF+WDb1J2aF2+JcUYmvxIoBwPPYu9lU8sjueSmlc9nQPGlu&#10;uNQqn3PJRm+lbdkFZ5QDxAYqSwREoxTUjMdkwOKczn20eHIZyxuLAgDawGfmx0N2Ddv7ssdd7rgO&#10;AwAqTcaPYd3tHSIEu0AgEAhWj/xfpYvOlnuXfmZ/2Oe46+7LDJpKKirZyqJz2v2N79qjLz1RVTd3&#10;kDnbqmJ11nJqulfsq3E0PhKv9FRKW141Gm87zuLDHQCA9BmDBfKMUb1MakdKTAtIdDzdEUSBIzjb&#10;AgUvEPg39dGj/oJj2TYPyCXWV5ngDo/wjDN3IxaIiu6jSnqyCce51G2fU08+FFUBwOBQZyf342VO&#10;64BpO1YInOO9tytLxpw+Vct2eSxTl1zmEqi6Rolf98KbJ3e/b6cP3L78rRYp/Gv9pxUIVgFhkQsE&#10;Amx5nxxfYpFnX3as2OOVQGp8hpI6APA+9e5R7G+ozHUn4NYuuoT/KGupT86tQJvgKoG3hHIAAL2P&#10;jRfj7z80V7uaoxQA1Q1asspnyryhp/r1QRQbnDsA5ZBnBb6owMfsmRoVFsdcBlToJW57uyqHPsqK&#10;fN7cbjHOFZOKyUBrowRAdsYEUc+cbbh964pxYwQCgUAg+HQYf50uSI/3Li0ePOi6O28hNf5zRTkV&#10;KS3dEb3B/cAZfOPRykEqzT0d1RMnGN+0wkwyS8czpq0UPZwDfJqG5ahpy01nyJ4ahTrZzL5Jb7Nm&#10;c1XjLkjzmF2wFBoonwo2FDmZzbfGuQFbI3TTkakjY1XLYGaEnPvc5hoCqIECL4Tn7oxb3Al3DLJR&#10;v3FCJm2jsOJlCQBcl5PZWffkGHXqCOcfwf/EWV9qtHPpsPdzT7BrWtVawwDnhAAFRhWAhJLeLSfo&#10;wa3LG97FSrp0geCzhrDIBQIBdnygnUsvSjbCXzfs0BPVXdepsqpWDG1yr3NSeqUzAgAZzhd/TZwd&#10;cPjD8y7hJocKaLyayZzcP7K3uHf9nOGvkbkU5x6DZ0uJfqbeNPfFITECZgAejtmZdZaG2lZiPF4n&#10;u5grBXM4sXtnXe+8ZV72AoCby1nlQ/2FSDzS2tUw65rH0lMj50xl/NmPfyK81g9dIBAIBJ9NnO9M&#10;FfGFC3Jq515jTtctBNA3nsqZxeQFMco22x/hTDWuWTzuhqotxKdceYUl8tSQxbkHFEFd52zcQ6Q2&#10;Zjluy0nnTKtqGYyfAW+DJ6hTzjizWwZpqYZOeQP5RMIftCUK7tqmWbIVm+ZyTHGcVMXjDNFSyfrR&#10;+UBXdwSefDUfi100nAHDxqikFZlypo/IHRmtdcy7pw4AXECpinh6mJBADWdH0kS9Q02Fg+88unhC&#10;ITnG5dshlxQHACEAGCOQAeiq1TKVkg/ds9zdumVdFRlUBJ9FhEUuEAgQ23TCfOeLC/XyzIRNH6ka&#10;5O4IpS2z6UnuT8zIr30VAEyORbva7PeZu7Nl/riy11sC3Mox/cn+hPr812e/QDzAbOR0CXbJPsiM&#10;zgVXK5S4Bif+/Fyq9JSFYMiTYjwZA6ezpU6KENIwF7DNW0LBi9TZsUmG4jlTVk3lgfXz+k1jsc13&#10;Hz2eV4b/51NLo9IJBAKBQHA1eGWo5Dx5gUHOXzHs0L0EAOQNxbw70nGBt9aO/EnpnZ+VALDpSStW&#10;FcWT3N24rCFqDqU54yTG/HKLDORHg6zHYxplC+EpJ+E3OSuUg+HN/rmLo9IoTTbUF6aCBA6LV0uJ&#10;ZhtJiXDUxSWrU1EVmeez8gjneX70aN1tKmACbrFogpcshxDHtbQpNj0YbmvNWVuoUXqTAXB51arg&#10;qRFC/C0O6z9GyC3Us+NweHxo8Sr5GbD1NSnJUYzZErtqzxOfhQ17nVN3Lpd2PAvqF7vOBJ9FhEUu&#10;EAiAB854Ro5vmz9m+xnbXZ0ox7Cpac2zZ6SH/8Y4M9kIwAUWCebxgh24aUETDqi0cLs4/F/+s9z0&#10;i09VPc6CILmqg7nklq39piFtXdicRIqchxZ8rgyCNEGtiTMnpc71bKWYycPzSVV8cRSyh6Y4Z3xy&#10;jAblaIea/DDWFlzQsP/O3cf25t3v3vSYeP8JBAKB4KozcciwH7hwUXtwyqEPV41jdfuMRUfbL6hz&#10;66CZ+Xg3gMywTVurvmtjDOuX6YZPj7qMqfVRJWGgHAAfAouGoQXNfLk9VTy5k3OdNOu90flLSEtO&#10;ZQ71+ct5QjWJAyAgcNIGPBSeTRN1+t2zLmiD/RPThobp5xvCksVzGc45Q46zqG7ZQOTkaWM4lgLf&#10;3Po8nUpEKWOcSABgj2QJ8fbywshembavj6N2+xT/qHWh4rJBTjZoRHeRrU46cAuk0rEOHghnzdGO&#10;Ze54CHILBILPIGIvpUAgAGJ3qcq7o/PHIxnHM2ugT83IpHfe9o5tMvl+AFDmNoIDANxDjO9ePKdN&#10;CMAWvGa2b2fp6R9WQ6/pGrWrSUwkI/teUcU2Y9HFNAvUlWeDpMM5D3QCcgS8VK5a5LyUZMTy+X3z&#10;VyH//MsTtmk56WxdS829272KYScOnVjUtHLTV0MF4+PvMggEAoFAcHXhr7jG+q0Xln/M3J1zO7u8&#10;vS4bti+oo97O2P48gEK/7dtSKXOSnNYu083wkOPw+s31CnTABkpFJrUCgFZT3wU1a0dueiQWkhZd&#10;StohezaFmDdANY9HUxRVD0TkFJFlFl6/sbdZcrOzVdsaN9/X2yJzPvxuf34yzRyXe6Mk1Lhr6027&#10;d3TnRowJ6fQPz9b4G++hNHXWZIBEAJ46nSXE2ytJZ/a4VuxekgFu9vHi8YWjSJs8ECWaLrlmVZ1N&#10;TmjFIpdUjhbOR5Z7sgMS3bDWf12BYDUQa0QCgQDAvYPDhRc+P7fJu4+7m6rW9cyQJDcvTA2686R9&#10;6gkZ8FCUFhSPFN1A14UN2wteM/TO7OCM/7mbt1MAJHo+MRm2ofjC+tk+N0bavTlzYbpwJ0t4B7dn&#10;rz5nkFA9AN1f4KVKtDcra4NSWYV37qJicmSzxuR1XemP/KzxXt+0WZYLjpxI9TYuHFXt1947wc6+&#10;+Hnh/SYQCASCq8uJUUO+68LiiQlX3jx/2DNolQbXXVCr5/QkPXkbcLhYaqhurkqAxS5cQeODM4z5&#10;2r0AIIG7QBKstrrArdRGLcugHhrnWJzb2+8rufb6qRGbm2olm4o9kOaSG45FJCCQnBd2ad1ZI0q2&#10;nDtPcXLyKYWrfp1OOpLmB6jWP9ISYPaUb3/Oat9of0gLZ2rrIMNMJm1CSUMTSX44ydzQg4qb5yRy&#10;yzv86Lr5uXPMAI0EmuErS1kdAJgF4qkqsm4hAj61zIMtj+vSyiHnBYIfY4RFLhAIANCv/BkKP7x/&#10;c0UQ+TAjlRixbHRSUiI9C6vGajLmeDsQBU0vKD7L3Q3LON0YZMFu857wuvPA/rO7ummm70w/57Uy&#10;gNSI7Y/4Hh8al8bDC66c5jQYMsFsRyKAcRjYSgAgYLsoBgE3VwYhSswC5gx5+3yKcXnHZnXwI8Y6&#10;76OQpFA9nZhxlb7s+oXmt/JgaA89FLh/rZ+7QCAQCD5buG+41m3LhAr/mLtbFkRfUTcccYcbgktr&#10;kR2T/NxtmN5XKG5xKjPjcbDYBa2x80nGatqre78ABzzJUXVQ50WnJmer9Lya4lhybbSIRKzRf9BF&#10;tuwBkDtnM+ZvIMzwEniwYKpdXXfWYJOtPfsKJPeju1t8BNYkIS0EyLw3SZWe3/ijPWl3+FVfpHX9&#10;cZeNFT2tpABCoXd6xs8MQ5bqbzH9JodH7qibcc7unB9DFogAMnwlZOsBcBNEmvWW18D9YGlcyCCU&#10;DpGOXPCZRFjkAoEAAHw/+5covTlwbwgAcmXXFwSAwmBRlsNbFi8ltyYx2jo+dOJA4egZJRBpaI0R&#10;gI+4ZJklchQX2MtQW4e3elw3+9abTslPAzZMYpvlsmbF3dv1rlE7lQnP1fV42sidwXwBtutKEvZa&#10;JFKZGifhMnFMu2xyQkgg4BhUntVx62TO4Rvu9GL6TcYa76UA5WCezvqBgjxlbVk0YXBT4Sh5N3gT&#10;BAKBQCC4egxljcAy2mINuGTbwoLO4Yx06pYLApi1aObZZ1J74wXp9JinpqWjlswsXecGgKEkY3Wt&#10;VXWWwF3kTaZWJgJ40WG61khc9FmgS1KBR0ZZxpEDPUeYO9OoInfGZbyxieeI6yjwLrTIoa47a/C0&#10;tDN6WDX2h/3AOJP9NbCPHmYKbfmCu7vr7XQ630HTqCsbKO+VgxG/ogX43mkTlCi7o9zIAVBAtr2B&#10;oQUWeZnDD1B4QQoFP2DbhMx9KkjgkgyDXTDHzw5J0nL76QWCH3+ERS4QCAAAkW9+Z8wcGt6wtZ4g&#10;DR4j4LnJDFFp/folsljDy29+lIfjqm5RLs70kcjGrXq2xHyLErkQgHFSKljuGZdJsu4NBiQ0D6nr&#10;G/cURye51yPpPp+qKk4xmdSD/rHv7fAXpGFtVpOdIzHafhdCWdcFXPfEkIOtlkoBgOoFe8IHQuEN&#10;SRgDqa1+kzin8w5b9xABe8dh0YclAC6BBHg3jUzx1OlF6VzJvaVz9LXeIAQCgUAguGqc4vbOZT6v&#10;p8DqF+XSptvfMbN965ea5GX9fDJvEL8vINlOceTD6LYcR3hpa6kZxhqbZkWNAi5y4JFKgekwhGVa&#10;o9pOIrrUsFUDBZ62M2MDCcS0GqTC4XBXAEQ3uCFR73wWFABQN47PEHucbBzQrFfu70gnKdqG+4cd&#10;SZNv3SVNIfD1MyeLQ+11rLVl5kyuGLNzXq9KAEIp6bklkMkgD3AFaFKcVG5ebx1ABiTQgMvH1xHH&#10;AFHnHpkEuIoF54Lo8meSPu82CASfRYRFLhAIKvi/8fZe1Th9KthSG88VrL9N5rkaqmnZ2ri0op6c&#10;Cq23HB4tsoIfAE3sObAzBl6zaCmdKJabtabKZd3kcO1yZoJG62vBMw83/mnG4yONrRGzxFhQK7f5&#10;nMlJhx10aw2rv7fi08feTVPlNoDoluti/MAR063/EaGhmoZmyimD6yrQQiqAUZC2So/8bHmKtGwg&#10;wMk00x5VgLmA8LRDG0Z8cNEiPnk0F5fffHqtH7tAIBAIPkOwMzZ6lymf4qx+cUm0YdpKnVy3KI+o&#10;MZz2cT7U6vEFpKBjADT+9pAvsLQxe4Cz2rkkKOAAhYVqUBXH4NAD4PaWPtfOX5D03DM8tV+Dm6Ku&#10;aeUMd1huz3a0Es3ivORdGlxFaoudN8pM3XDcNr99R7psyWdMSCptfSAMxBmv65Em5fJ6Zlu11Cj7&#10;Va9cCd8e6lkfAMJ2kadcogBS6wAZ3D7XLAVcgBBEUryYC5RB5XlvOkLBnCXJXADA3Scrd+sQCD6L&#10;CItcIBBUkR7a9qNzul0+ffJMnxKtp4SYU/lMcXfz4mozJ/JOoRjoauajjraxkJwYNoi7Pwd1iexr&#10;hZKtZF1Xq+YjJyyRUC05k/ihtqkc66Eu5LKNQjSkuf51pSOTJJ9uN6SznQEA7vsjlNztB6DapbNj&#10;QwnFG6glnKVSZ6X2TT7VhVvjkQGAjxJU88dM5NzpsL8DMA5yfnPlw8Ql1bdcIxulI+Hoovu97+/M&#10;o7eITCoCgUAguGqMFO1QbJnySY4lFjlpM/JW+Xhb3ZwdzKdHGAvaNPxgWDPMDeHy9OiAQYxknbX4&#10;Sn7ecbUF6uWCSDA5FADgJc5lxQOUvV393HIWX2qfPDhJgxLgdTkhlqzAVz53LrKjw1dgrFTEglCp&#10;AABv+0zKdetvPWCM/1WLLDdyhaJ2U2u5rCHNaVh67OUpf/anCKy9trxtJpWzXcUbrq9GcYvZll3W&#10;FQAdA3x43iLXAAMghMt1U3ysjRO6cC5AclxTlS+wyI/m/aFb1vqvKxCsDsIiFwhuXOypZMlWvLGG&#10;2V1mdT8zdfhEMX82ocUiXoCqqsSGR9bdv2BSmp+bKDtO25eaCVjcNIqx2Do2cnjGzY/W717ceL4M&#10;nrNJbJsug9uFwYlEsWT1q4GDJOJ/DoKToAAAgABJREFUZAO44zB+znTTfk2SUPvY6Y88iQHZ75yr&#10;b5BK70wTcnMnAPBD/XYe9dAaVdhFgPPBwc7NkqxXDHIkDBoIAwDKY8wxvaQDOGCxaCWALeOEVmW+&#10;qZSkZ3cvct9r2HhaffWbIt66QCAQCK4W52H3LqMrfIqhbklZxKflIvbgdFPVtZz1p7hr69GAG9ke&#10;H4MFT0fHnecOu8zqiy6a805mGOlcYLK6gAwLUAGgzDjRiQ3ICNUSXrYXbiQf3ls0NJlE60OQNTVj&#10;uuXSjMGReju0o70IluZLLfIyl6MS95o3v6fMDDRvlk0pWuPNZgEYU1oo59Ee+K49dXwbFBCbNi5x&#10;qqN1kxK3HQBN4AtitQUJzwKcETQkjNxkI/EtFGeOPCfhpQ9weq8i3y/MFsFnFPFPWyC4QSmfODFW&#10;Xb2WWrZsqTqMNTz2ube+F1Hzeveu2pBUSIwMmVLf5Bfn1pbZiZSTU3pvbwFAWwbpSJiCdrQP7pH1&#10;8ZM7FnyEFBNMAgp+2hoAePzsoA3HZkrIHGqJWd2505E6RQG2nC6VjUITgUw2hd/wlgbrND6dLPdb&#10;hOzYBgATb48VoIQaurfKHJylpobjIOPjW2pgVALY9IO2Vbod5szUSa0fxdMMt1XU3QCZ/RQhnXmb&#10;jHQsegZ39htj/ct5FwoEAoFA8EnIXmh5AwAMLvuWFPmg6/4iM/rlcNCrS87pjOMqdXoopawP5wgs&#10;AKDrezPHmXOmZ8G6O5/grHFhNHcXkGBxqACYxaFTlEG8QFOg4I53zNUrfDjCuexvX9cLFNPMVDVa&#10;4+GZ4ZMWz7zberuLoqUstsgdi+dkubXOnNj8cUtu6wZb9TBmc3AQg3GSzVLv1sPunm4fUV3GLljX&#10;luuTBAVDI4pmOvNTA1FgGmCAJIUHpJS3ZdGFjCQoXRrLrvgi9zaJXeSCzyrCIhcIbkiM9w9Yru0w&#10;BlAqDwz/6JbZ3VkH34956n1NylYCaLH1xUOnWO67P1n9FOAnU7ZL6zwVC71lnBljbQBIV9P387z/&#10;w9vnTPJcinNJT3NJrQU7dToHzkH9Xjc4qerSzQEnkx1vqpOgbDpZltzRfAOApkd/6BZHb0lMnS/Y&#10;JHj3DgIY+z/IS7Smq6ElRkBAaF3dtvSxAdgfdW+rWOTFPoJKCPZChiFFSAcwxFhLdZ6+DDL3BSS3&#10;n3PHWhfJvm/nfs8pYZELBAKB4GqRZ/BfZlWiGKzFmmaUlhMAT1iqFK2lxO8ELGgg1RhrtLucNli/&#10;FJ7vosSkhoUN2SBzH/QmuKwAZXAvIHce4SPts9I8+J7DuW+nl+oAvFm3rMFHOIlENp85YWAkc5e3&#10;yEsOX7jCb3CnJCNij+Ranb7G0W4/M0BUVVG5ZVFQh7BCrWJIR+6EasDyXHCLakMCruXoks9Ece4O&#10;6gmZKXsYwONSKE8SNQufGGd0kpIlO8rcF4uBwFeWSbEqEHwmEBa5QHAjcuqlomW6pC7mV+xCcsaQ&#10;tD1HntgEAP0v28XGJ46VLKOirL67u35k4bmvVY76k7bbNiKhYvBK3afliUAEAPQHykPkeHBLtf1c&#10;ijElkkhxuZVO70kBHNHmUCgkvbqvOXBba7EEwofHmxqo3DiTcdVseSro04J3v8z2u/mUUTK02hMn&#10;FOqMTeohvSvqW79A5SP3bnw/rZy2d3MC4IgrNTcamaKNKUPjSSqvBwZQNdLBDLrAAS/qNZypxZvi&#10;1+23zzx5waS+QCAQCASfjByD77Iq8lx80qKaEi4ULFCvL+foUkMYmr+hBAthSFm3Ik9Rr2S5OLtl&#10;Ts6mwGsWKhcvE+hQHVg6eHWpvAziAdBzjCXM6oT72fc5J1u3O2lIAIh/ijNdh6MAytYNJ44g9/qO&#10;NCQ66ffNNc4czEhEnUgxifU4U+UTN3kjYX/FZNdkp9ZrOIxserd04g6iYjmLHLq/7BBWknSgFJ4t&#10;VJpHcX6Ly03ulZqmwPrXLViZd1GaCZPORa24r035lK+EIBB8RhEWuUBw48Fe+8gpsYZt3dXcItb5&#10;Y1OG891bbx2ZmX7Z1lrvViKmnWit1m5+6gUz/+aTABAfd9x2Ja1oVZe8+uQMO7cxAAD6FjfOPmyo&#10;+JmVUpzp0cI4nKD3gz7O4enuiQBA/pxPW98htfDMlEH4SKpXKwXgcFe24nEA/nT2vVsbU7y2jnA4&#10;ZGbKF6jZpfsVY5HK1z313oDS76vRgXwfKbBv5wCwScYMreZuH8oTnFbHbnCqzb/kSON5Pr3YIo9G&#10;8uXh5dKoCwQCgUBw5fD8ZVrk2ZEiJFW2GNQoc2xrwgwqLXWaR0YJ8EELZp1MxT0tBtmjG6R/S3WJ&#10;2EwvcYy3XSpp0EqwdFicUwlAAfAAqPNayXLFIj+5j/Po3VGYIBIASI6MIOEMAKDsrH/HdF53wjGd&#10;5fJeTyXZKGyU0qTgt6hkBqL6q3KpZX7t2uLwhmGXCjGtdGZP1/hAeqBWUdRA06KsoipUQjl3qUXz&#10;86XrxnC8u2jZukxCLcdN90xnZO6ciz5InYuc54svTnmUz7dC8P+z95/hkR1pfif6jzguvUHC+zIo&#10;71isYhW9923YPd3TYzSzkkaaHZnnSrrS6lmju5J2V49GI6127+qRNDO6Y3qG7ckmu5ueLLry3hdQ&#10;8B4JpLfHRsT9kAkgE0CRRdNNU+f3BXlcnDgG5403XufyZcXVyF1cbjnY89cMI/JA95Jjmrp1y+S7&#10;6fKZP9+G63NBdf11opSU+fbFSfKGR39hj0x2A84Qd5rb3gbdtLhpUwnmwKYwAC/ZeZqz975BAThJ&#10;wbRYbpRaGnteF0Ldv7E6jhjQveEdHJlYYywzp5Pi5b4Sc7pUVrYBAeya9s5NHLxvkz41l8k7hZlA&#10;dN3DESchdE+dSq48IPfzy91bgTOJhCfIBQRsjZeNYra9Yf0ERIcGABD5Gqd1AA3jLG9qtS2RvlPi&#10;mquRu7i4uLh8StigaztXE86XNzjjSXAuq4GWIOVWOW96zYDcvpUAQIkgADTlSbqikTcBmYeusfJM&#10;VSVNCx6pE2VlUD+gEliAJaASwFkAogAiwYXCdIQAuHhGiJZHlaWqoCirwsMIEdVetX/9nUQ56duh&#10;2kKUSpBVGUDZnDANj5cK0qqywJZp+dKyRk4AASjhQL7xbOq/rPcmeS4PgCDY3tG1lBBWI8TyOSYR&#10;3ErPexWJSkRw1qLkjPNddtKGAoWkg96R9rbFMYlZGFHI7bXXN/9Sya/cv+ezfrIuLr88XI3cxeVW&#10;Q/z8mm5ufajun5/0PPRi0pkzOyc1bGOC8hwPzC5NR7fvvCyd7AbGLcfTmxiSyVIJE3nXOVgD3a0E&#10;HlnsGOTJ61sBpDiTY/FZqNz/ttCw4Y4l0XyFSnuaU8Io+0lDNDnliP6SLby+NlHO6wYTwd2XHOd+&#10;Jc8bY1w4r2yjHU9IkAJFkVXrXMulu4rj1pFe74mXTLXTgdoQUIv5jBFBKHfokiREtRxa0ZFobXCa&#10;FMrK2frqM+tPOZOf9QNxcXFxcfmyQAIGN9eomk0iKZ5Zys6mD5icS60EUqsHAET5ElNU/1yLBIgS&#10;hQ9oGpGylVxoPk9ZZz2jYq65ooeXBCK1TQudwAeogA7OAAXAHCNNXgB064IY3KQBE2eEaH9YBmBX&#10;NHLbVC2vcBQszhP4n3p9Thlr6ijnDSoEKwMQZlbntEGKyBLj3nDkJ2JqfkmIqgQ2AHtkaDotEVto&#10;EA4BQHL56/K23VUjtxTKIh/TjKJjS6YNAEQA2HCKHokWSSXJPLtCWwvlzupdK53i3p725ctjF4+J&#10;oPLVPcvXW0wmU0lb1VStYV3MrZfi8mXA1chdXG41Tl7UzQMH6mWY1Z/ZRq57HdZHO+7UCzknlE4b&#10;4SXPs739bDbdYM0yvo6/S6RNyylftdsuwp7ItJq5+SyC8cD5zRRlncM7WCSSN/qKQ5WHlgVrJq7K&#10;27RAETkvBWnyj5hiQY5KMRB/xZbdNexPvPAQAEBcysn+fQVFUcKGwzP1Qle+O50tnHZeoNFIqG99&#10;lAILpcmt5YxpkYXhQFPF+83Jk6q0XySUQb5eI4+B5z/rB+Li4uLi8jnEyhhCDfs+osoXTKO4hkaO&#10;1gwWFoVnccBhoqlDjrPqQJzItEVv4tZcqwydyX4J8IRyZiVNOmmaxPjWYEaa6IEkA0XU+8UXmSRp&#10;QHiapDsZhEQATAGVWfVtJ6zpTCv0w4J3PygBYBaBBqAEBKngtsIWdQG6Y0hY733T77NKpikAwMkm&#10;mNTRHcwwJsIBEtjcT64ua+SABTF+vAx/B0csqjQoftm2ErMmwC9d3ba70sloDrPx2eRpgxPVF2nu&#10;8IGAYN3Z6/bcOo+olHyJFSbGm7f0tCsAnBMZJ3D/0sXxgRMFxRf8zpKNIH3xUgYQTFAQQhBat27z&#10;GuHrLi5fLFyN3MXlFiPxpmXedrB+XfmSYbMdjePqQI98ewPgJGZ9RunI/Ysy37N+UB5pmONOKHQo&#10;rWr31hzq2XttYnK24A2wNJcWeLD5Xi0rSnqcSCTie5NK3gdqVOABLnd5ENQZLwUB+LaOLXA9FKyG&#10;s8PIl7vzzmB4NwGgXye4XRGWDSWUJlYmWjsoIr473rJeMjzBwONbJAAQ1ozjbb6P9l+wMV2umByy&#10;QtLqM976wPX6K5c1blgqXFxcXFxclmEj/eOVAtq+nk1bPTd1jD0+b5rmlQUMe9dQ49v7Ed9a+akP&#10;OExaFwYYQdUBbF6gtT3LMN8qTaBS+mv9BTne7AOAvoniobmZCULbKKJNsXk/re0QyxMSJUBAM+yi&#10;UjGAiylCugEAkd5rrL9VHDZE6H4JqKR8o4AoCwSFCZvIi8nV7fS+Ew2lw09AVSFskwPxHPFs2Mxn&#10;GSONHgDb+8XUkuu9CmIXjk0LAamnOdyqMtPrbQQgMnOjC5xfvnZwOwEQSQynWgg0D23gLDl/qWlL&#10;qyzpx2U/0Uo9XWEvtYvpOaGUEonZvpYGLw6PM+2BxahyfexcSgrIHd+pWgicSxcmYducicoyla3s&#10;RfXAnSuKqLu4fNFwNXIXl1uMVx294576VfoF0xZdbbtemi1NbOoCILc1jw9T/b0llbx3UMxinouW&#10;d0dk+nCdmrswciVLNFGQVCJaU+VXhzrDlh2klHaFf2KrykO+snfxOyOGJLIOIKGMKAYIALkj5TMK&#10;lQqlQs+Z4O3j8dJ4dC+h5KyXt6xjHILYUA1ipKO15m65uePIbFuo41tVKW1Pm5a8UcOuje/NBdKn&#10;H6IQWYOSWP2FahDGitsRyKOwYi8XFxcXl1sa+/TxgnAcLgShVrH/lb33BD/skNT14QkGAZGa139+&#10;0rdlR3TFDq2Exiu6Lx90mLzJCzBBaEUbFkmBVr+cZEi2jBDaBwCRpgQb30qAzPQVE8Lnc4juQSpt&#10;JpXNW2vMwrnq7DOJzSLdKCABmCsTX6VMKXZcZf23z04J3F8Rtnol5ZvOhayAObCEVtXI48x3zwCf&#10;mG0HQFQVSMUJa9yEBc6kRgUAwqGCkVicZlchrqQcgeCudZM5GjYF14mlAqShYdvc+TjnR+P3K0gf&#10;ueAotsICmhoqOwAxLnTcU3jX8nRnuztjGyrjCZHoHyrrw5k9cTI0zcTd2wGA5cbGZiD5lfCDu6ry&#10;f/SlNLMs4W1piDSotm2Z8akSJO3wif133WzFOReXzyWuRu7icmsxMWqQR+qzzjiXLEvaHATuf9aX&#10;pZX5emmD77JXf+/O6pCiCSJVLjP78Lws799Uc2z5/evCp+giGlSYbuXLwp6fQO86mcS61Dd0FnhS&#10;cFH2VI3QqbREugB4JMZMDyBK2bayRAZ3aoCdsAQX6GhYV/YNBHaDj1KyzwtuO0xAcUzJTNd6oBOi&#10;p5uUTY9XFfLSUNkS6/wAfI+kRqXxUwdFrkRpZIX1WwbYivsRyCLvauQuLi4uLksMv5S1TQdq1EvM&#10;XBmSdvL8Qwc+0Hk9/c5lMNtxAHjCPsMunDvXsbOvTtbGNJaf6QSASZ3RTV4ABkhVShUtrgWgxZJM&#10;X5iRSaWC54aUnE80zV6cEk0l2fSGHChek4Fr1nBmw5LGb5QpqSjfjbM0HaCQAHEOZEO1wz3hgvJ2&#10;XmBPEwDAtAnxAjABH4FXt4VT9hMAMJIEO8k1ceIblSOd8SS3lA3SgsVIrKLNo+sqJhY1ch+5NtFC&#10;yM7dMlRAxBKqZeQrBVdIe3v89AJG0o/MHmd+kzbtVBNSuE+U4hOTjMz8qR3j0q6mBcW53twuASDN&#10;zXuOT+jp091DpUSpMfO81y4VDUDyKJLv3v1VZaX0+iWmO9KmrV1LN3a3yE5dmzc8x858fftn/da4&#10;uHwCXI3cxeXW4oQw90TqVw3plrTVDyC8KV5ILq5tIxc9+pmeLi8A+CCMrH19NqxIe++sOXTmlRJz&#10;6Na+xlKJibyQZuemoJX77Se6PBgY53ggxEqcG1wjAOwZXdGCAIi3CN0DJ2MSuS3BjeFeYuTBBAkE&#10;uNo5J7EzYndcF8FWgGoat03hJSXZWgh7lkZEon+sUeuolkcRyUlusMbq8GQLHcPVloYipcEVF1rN&#10;DFuHAlif9TNxcXFxcfncwA8dZWUW2rahkr8kP9E/Z3hfG/61G0crF94/y0xToLXLq6o4ls0phi1N&#10;zVx4LAogGzcsy5IaGjZfJBc6AZTiXPR6AUAHqbpb5yHCBPCEc+ISl3oqTumergk+8H5KcBHxRSIH&#10;wguEtotMYnqsoDiDg9v3SwBgpQj1VzK+eQNFZ7YTBJhOEHlntXPqrmNmP2+OVlKyihyIjwCwBVSA&#10;eB2TO0VVJWCjgkaCe4acxHAfAGTGLKWoRNVsmYmGxent7qt88o7qbzI8qdidd0UBSICjRdOOnQ8u&#10;JoFvffrsJZ76jxE/923coIZnCaIggY0b9StXM2MK6bnHod4C4/PJxpiXAAg/fvU4G+pvnjCbNpnz&#10;ApR6qEyl3s27Fj30r/1CNwzvfZvqK6ZEozunTs4avp9MPVqXAdbF5QuFq5G7uNxS6IMm9tavysw7&#10;fFPFPX3b+570UnmwVruflxLpUEPQSwmxCq9fNSOadN/umkOHXnNssW2vH9CiliHl4Glvk/pzQjnf&#10;hsJRLna3QAqUICxbVYkYtyAHKAB4i8IUpZygRKixeLlIhE1kKRySIAi6usf52bkQ0FvRv6mmmLZG&#10;ihIyWiAdzxYsJmn8iC/S0iMnoj6gOJsnEmmsjmtkbDQcvP6olwZW2b4Xa77UUCL4UGdEFxcXF5db&#10;BfbTq6buv2fToh02tHPn7Pvz6vBf/M6NhMXwT0zTEH191ZJfpYy5gfWPWHTu+3c0TE7kKlPBBPaV&#10;BnOhGZgGj0YBgJt0MUVbUVREUaBcugJfX7XhnuzQabNRIht3JAs80yA7wlFisa7NcxNZQa7GH4gA&#10;dlLISlXYkd4rNBcOEIjzwI7FCQQS3dKf5pFqMfOiQ2gIgLArOgDRGIMwLU0eNSjthHf3GXF6I+Gp&#10;hQLVSDMzDYeL0FKYdqvMUnqlZX5oXpV7HqMAYAMq/LYjzGzz4sw53d/83lBW7+q6j2Z4tkBIBADg&#10;3d/+n2lY2UlAmzeMZoiYn1f9HpkwU2qfjxSynrZAZ0VQK8HOLRuW1e+zL9llvvOu1SH9pLtr+v2k&#10;58Tst11p7vKFxdXIXVxuKcaY3blCZo0KpyVS+RmM2db0hsUNnfn5gh4t5gGJTZUco1RoaX+wqebI&#10;4Ve4FXi4FQBANC08r1vlYHTDlUGW/sXXL9g8thcADegWhGmp8QKHv/LJkQkvOiDUopKt+G0+2UKp&#10;FCQlTSUSE4+8MSlmj0WDrYvnoV7VUIMlpzAyA4USAaEPZ9VgJ7GQ1ulCgVAaAJxKgB5RrK2jaefa&#10;ft9qZ3RryUNwiSJFCC4uLi4uLgAgfnZVNzc9XCcr2r9z5hgXz/6ttRO8nX7FKfF1dzUuLjdmSXpz&#10;6139Z435E/4+wnnFN4vQ4Jz14leb7AwnlaLehqBadZbYqAR3g0ROGXbP5sW+5M9wj75vjx/efpLP&#10;yA4cBQBp3cAujovUi3dtcpJckloWJw8CrXExtwEYThFtx9IFsZ5RK1SqCG+nCBKWADhCyBQAiCRx&#10;IYQdzxFlowfYfk3PDCtJhyqSZ0txGOkg15ZHDbQhgZIXAMQ7o5q5aUfl2iwCBQgbjBc84aWde7ou&#10;+D3hRzRRsHOmN1hVOcTZ9Rm6L6G30AjdnJ0qUe5kK1MWbbiAxO71T+4rFotaIKjWxQkcf90uxR5u&#10;W/MJkK7vHBpgE3/6d8Jwcfli4mrkLi63FBOC9dSvyRUcabGqiKcpWZiraOR22bBliyRNTfMSUaAk&#10;VCh5v7qrVkDGX2N205M1fnyNs5pIKf6t3cd57qWcwD0Vce9TdC7EREoIv2RxAsY5Nx1VsW0P5YJH&#10;UsSy/ZqXcKGbXofK8hOXTpFSCpoPX6uOMySfCZyclimxCaXMdMIhu31mttEniqbilUhb5+UyNypd&#10;Ucp8+xFp/O6m1UF/OsgKt0NR1KgfLi4uLi4uAHDskm7ecXCF/CD7Y6+U4j/9zTViyfnrJ+1S5NGa&#10;+tlNI1KmGNB2BV4uejKXN/vaQ6qi2JlMpnG+OPn+Ri94gwYAIk/IovyxBCrW4MKYzXdX1XT+2lBj&#10;1ntHTAjia53DdOdyKpSGB0aOO+Jwrl1IUsvyWL4rze0Jf/aIgx3ClCvNcE4DmtYxtj4EOClBNR8A&#10;WJWy5RCOIyhhfCFjOw3xpOqhkXj56FaqEaltnWSDF/wI11y2V6AMABgeZrhtgyhEAMC6nB+V2+6M&#10;GNzOKUsG9cnRDel1G0c303AiY4rFscdQQsT2F51MoJsCkXAhmbEX7/I27xlzbvc+KbxKsxbvv2OV&#10;O752w8oo8mPt7xbwvd/T4OLyhcTVyF1cbikSDPUFuREHa1v8ECiNELMAUM6ZEELxc82nGEUtmKHa&#10;NkPC5trRiPmqbce+UisfpZYS5bN+T0/wdd5vt7UuWgwU2S5N5wULybqVlQGAEAoLPs6UAEc0JYob&#10;VG7bQoiko2qgezoO2aQw5l3WlYl64aLwCkRbYx4wPpPQdcVjjC+sb2N6oamnifjKKHoBYZdLhtzQ&#10;HvdMtQNAaS6ds5ikhWNtXqBAyIp0rLogwY9Ya9bFxcXF5ctK/JBl3n7n6vXrn3xJHzyzf/WGV84Y&#10;RufTtdZzrSXOxrebg+X9IwMxNfxtZXFD+sVT8pWwoforidiKjiRVRZJgqCRdtw7Lha6qWineH3LE&#10;ro0yyxpRqS1jOHMRcFYqZQtCCRD/Q6cy1pE71tPmGjEsdcxazsV+w4m0JQFF0zQKC6LYl+4VI71R&#10;J8UIiRAAYIAMCNNyGCEEMyUuolHh2CW56bqS0hBob5YBDbrEvbVy3oeKRl48IsSOPQmUfSrA7XIh&#10;T0LQ/JxbGbm6v31EqLc1i9JUj0d3LLt6VfycwG191x2e2QoAJBQSRtlkgqpeP6EXQ/q6tcLBL7xj&#10;lXuf/gClhexs/Glp4ce/tfLg/KwOgETb3DKnLp9rXI3cxeWWIsexYu45zbDkiU5aiTQO2ClDCA4g&#10;WBSlxpAkicK68HdeXyjz2gOP52zPk/UyTm2ckKzpcKz97vcLufC2pfXEmNYpi7SGcig0AASUKFTm&#10;TA57cnkrmJYoIZKk2abIOqwTQNPXL81LxDCuNwUqZVnKbydkRjdu9pdMIQDarqzTz01J0mR2Q9RP&#10;Zmc1K63OKY7jACoh5dsO0eE7iHl9KAkBCBACNG/amKOI1F/9FOSGz/qZuLi4uLh8NhjJgiOHGpdM&#10;q+JlR++6e609Nxw4qRzavqru9aUzhrHtoXo9cH1CKU4mHCa2rLtA84ceW3IqfyB53TjUF7QzuiKr&#10;ap6QSH3lE9hvpFVpW7aycPoiY3v3sYTJjfmgv+c6KZS0eQHwEogDoD2Vl86Gdy2LYadUtKNJ62LO&#10;5zlIOIhlF+EL2igQZWPYEGNpDyG0sVpwFCDCsoQAJcScchS5MWYxCMH8UHh4Y8VR3c90yamL7PIK&#10;UQYg3jFZdJ/kK4t8jCDPoRAAJGxyh6eqpzivi+DD+QmRaJKLRITHtqoAMFYSgS16h2nLs1X3POJd&#10;dF6by+w41znKVqvkmVed8sYn1lDVeaoIAJ4mGW1PvFQeeeUrNXPsiesz04Xqb9Lc0bnt5srKu7h8&#10;BrgauYvL5xRjLqULLdL6AWFRmfGFgqOGWntvvg7nkmfc0mlMri57creDTltWSjBBfB5VYsWw6E3n&#10;neQ02933DoFZMxjJXGTigZUO3zTATCfT37F+cJYsdC+uLc7liEo6mvTWEkk1QqISEwYjIhgikMuU&#10;B3SaawKIKhsLwpEBQOkhkwSipEMOBDy0fKgsePsOj5OTZJtDyERTgwc3XDBVD7pKENzhBmMRCZSQ&#10;YF6xNvn14tz0FQuiOokgKObnD/u3aCtu1RCVtnzWT9rFxcXF5TMgd7E/LgCAtG3dU1FBR6YM6dG1&#10;HafuGEkrxx9esTLxC8fY8dCKA9SeUeN8E2hHE/Ef4+OX9gAAH7w+Lzyqw67f7rGIQ2DAoy5KJCJx&#10;LgjYoXlK92m2pQK4dpw52/YRuTWXJTyX97dMpk1vgwIBRYATzrH1bDb9TndztQ2eLkLwKDmaKMw/&#10;0yQEt4UAKZd1npNE6+ZBXS/Qpujy5AN4UQiAUiedgUq6mgiYXjJBeie8tBo5LsmMWkrttfkIygCu&#10;znL6gISwTizdh0w1Ch6qRzDOFhq8AIx+gYNKrJAmU5IIwW8PbPQBGBbYpENqn0O8rV4JEdMzUue8&#10;rzjahxXwF8xS0yqF3Jycm19wqjcw1tbSfd/79OyGRVuAGD0+DMaYwysXMh0/99reAyuLxLu4fE5w&#10;NXIXl88j5sXL09U6XdHtt68pQtilU3MQHISC9B7ctOYIwsmWhDdaa8detVsZwr+8MqhQ69BWwUgw&#10;IAGQNUuKtOqjb5vl+enwHPI1PTkjnN6ela2ZUmuiLKyp2Qb41YU2AELPp8ugVNkQgWfbvJMOA0BJ&#10;5xANPgAmJ3bjDHJNAEC9cSHCmSggEVVrLpUpMQtJLozzTlDds46aEET2+HzTWRH2+EptnYkLNDf6&#10;1UI6Yyl+C4UYiKK2Gqald13P/XVYcMgdLSGf5OjZhTmGwkz86fr+2hMKtn7WD9vFxcXF5VdO8e0L&#10;3LGZEKDy5Oy7ex/0ATjOrf03yNhN73nROn1//bjZ/rFZanpglWDtHMiKQrTPB2w1z4qzGwMQY6ez&#10;ggupZzjrvXSXZIM6jnBUY3FCXHFgafr7M5Tez4vQVaD8HrfW3U0AEvEkHcHnE3ldU2zV5/dajlBF&#10;WdfJ7adLI//n391YuZwM4xxUGzEMp23cuTMAYVmmJUiqOKOiSem6lCNagssNiwo20z0A1UpzOZkQ&#10;dX0AgBQI2KViWKQubavuRTgv111apYgovyDEvgZACuZFVpJzBFXzs9fwWxpLhQMEQ45o7gDas2JG&#10;89J9Y7AHehtgzwjeBkpaC2WWqMvTxkbSktJwz0kxsEojPzZZpisV8tz5a7YQ1bR5hM4nCDZ2TSlv&#10;bpYAQFw8tsBNS8DTHQLAkgkDknb85Jb71s4N5+LyGeNq5C4unz/YiSM6sx0mQKhkZ47uemT1AGH0&#10;pbRj29W535Gxzq+2rNxDv9g/zQCQli3LFcg1Cr3OSG5C1Cyb4TS/5OlSYtVPg2bB9nhmfQui8fu9&#10;FAvLKrg5wLBvVa9KhPakF5gmClHTfOtOwm2Dg0iEtHTKALoJnSn5AZQcmcS8ACydMMVHUKi4qWXz&#10;EppyHi9IAIIHKMmZnIJftQPy/pguUSIpDR4CCyTolSHJB6Lv2nPvPNWCsr0wyMyYVyJAQxyZlrcT&#10;zQE0be9Z+sbZ4xfzXuO4dEft2Gnc8Xa6qdZdXFxcvpikR+IF7mns7vnopaiv/Vy3TC41h2Q7nzCo&#10;dvrq1zejOGqRPTc6ojuWMwa31a06lSirT60+dxGyrDZ7AWD3ZMI+/mj8WEJwQVo7O/M/mWEXoz2C&#10;lCQisflAQ8Vv3atDnztqUHr3lkHAAXDMtJoermz0dJSz0xkEKPM0BAMUkKiihAnsDD3sT//o7rsV&#10;OElDMHj87LUFNUYbxfTzXeu7NC1oF4tlJ+WRyPWCpzkrAvbUdLjBpxHA5CqEoxeKAEW0e1FPVyL+&#10;uBALF/fIAGBxwuxSrTdcpYT6WIkHdgBAULd5Gpx6qpLVA+qRwXJWWB4R2EYAtWmqbPk7mjyDNhvV&#10;2+eZ1UB0aDlvms7XasfGYFmRmrYkTzrjK29n9h3Lvq8+wCx+ZkRwRwDRKAFEIcVBpCE+1iydPgig&#10;+MKIY9p0S29LqNoxlowPxIl27fqD97i5Y1w+h7gauYvL547Ec/O2waTWmI8a2dkS0S4OfG17/S7i&#10;7cNMd9QNrWHZys5Omurkf3v6tro97KPHLKei1E/H37/toapEjcSRjdTux4GaOLa8x19iJ9W9S/VE&#10;Ac7fGw1skQzlgiJNL2e1GeKsbVV5MZGniBmtPlJiXfPeqU0yQCQCqbG9ovV7usdx5QDglCgNewGI&#10;DBQmWb4S9AAAXIbaRkSqgyBCRIIKERacsQEzpN7VCALKFY9DAJ1LmmKDKNiEd5zhKzvhQyhTMtM9&#10;ABCNk8TYvF8JHOyuEbzKxsDABTb7/aO7tOaWauZYcZFKroncxcXF5QvJ0OFJcA5K4d9/50fLsi3e&#10;f8cp83U7uyUAYOOXJk3nB4/ePSysXt+NjiFbj4jhOo3cOWE7D0VW7WhfVcKig6UbCEDufpGPvjMo&#10;uPDs2aQAsTufzwRODu2KhbnDGC0aMS8A+DLmoSwkcmAHqIAAFq4y3LM4SCc0ZatciqlCtXMBVeJw&#10;FEmSPMF2+1h5+lr8kdA8Y0KOaJPHSkzcedfFy0JMTCjdEb/fb+ZTSSU/76fUs5nPOkLksiAeT65I&#10;FJkBnEOOttVes9KlmsXipd0SgDS8Dp3YWiNKy4APuCLEtkoxlcaEY09qNFCqbJZUW4qUdK7rcgJy&#10;FwCEx1TL14ngjutlPpeemtfaS1TRQW0rxZubqo/NmY0Llfb2okl20rZSfz9PM71jT+0KdviicBia&#10;1zU1VZ0AWWphesKRQtdS0m4vhl8o6pbntt01lyW1tOyeOzdseg+NfcMtW+7y+cPVyF1cPm+M/dAo&#10;OY17N1ZEEp+5OGL5fpK4v3ZWV/zsgqn77t1W/QfWL54t+H5Wrk1Gk/hxwjI4afCTctok2tmBb1aK&#10;mjUPYq639mwUqMnXFhdagx44b+2rykMB5N9ekOW7tv+4pA1umNKXQs4nudi4quslS1EbZyjdkc2z&#10;BmHkmgF4QuHoks6/e4L0bwsiwxU1BABFm6sCpgLYAJAeIeSAzZ18GM2ZUrIRnPqD/syVDtzV7TiW&#10;gGSYfo+CsoBGDRAN2JS5QI+s9wNkw2V5LhoCEPKUz6ZD3vZv1gh1UUins2TnaKJ8emIdgae1a5sH&#10;GJ7xyTs/6+ft4uLi4vLRKf98gJsVTzHFfvfsMxs+ysHvvWvqDY8s2milDRum38r53sSCbrZxeqOD&#10;uuFM1K24XDDDm1fv12/avnV5ri80KEBs67W5wY1c2bmjIpKatgyVI4lDzTt6YiJXEmI+GgZE8eyc&#10;1ErCD7YCjECCeE84G5dc39LDnKixaJY5gqPg9QsQSQUA+Z4FdWKG/mR7F0MomH1nFrJ0Zxvbv+Hk&#10;LBHOCACkTZb1KVmEY90qWjOJLASEkStaVA0SgJFwzwoN1e+RDDt/ZScFMiJg0XI8xhiHRyEAdMCL&#10;ZJxLm6q3rnEh6ZSaFzVyeCyYzdkc5RNFT7sMiEIxnJECBNC2jyzk89cLalimAoBmi6w1E+v0ADw+&#10;60iKvKUJoJGcyDbV9cc+Z4m6cnSZV5KOg/W7alwDpebmHbkrA8FY4nDP77x1lJXEnXtXqThtT+fe&#10;nrRH/uuvfaRXxcXlV4Grkbu4/MoQnN6Es9T498yi8vD2JSt1V1f8rZT3XfFgzT6HLujmxkeWLALe&#10;g9tejfveDOxe2mHqe+Wy03LbOhUAm7o8arHvPbMLAHqOyuN1dV0UEHt5acoQB6ZUcXVs+0Y/AJjZ&#10;mXOSIu09SJ58zirNkff3h6v+ebMcnctXlp52fH6/b55IzWFKi5YIsb540L9Zkj11Y5vW9hl29HFW&#10;oCRMAPC8QNg0BKto5PwYSG9jKSPyoeLFebsQU3sjMsRhRazbAoDrZUdmJaeNGpR4hU7gBbB/Jmke&#10;fQxArDHJh7drAOn5+Zzs2bhdqenffJnpEvXe1j/BZqVW4oyOn9i2J3BYUu92ndZdXFxcvnhk/jqt&#10;m3JfZ0gqLwxnJfbsU/tv/uCr75r6hsdrTbGdv/Xyef2kTfxTZU8oFlvTCz5GWaY2Ebg46ji3r9bf&#10;42mbbwnRLLEXIj6C3ccKJbProcX5bJ+ySRA48wuhjs4WX5FL8wtOZjwf10vhOw4oAEwCDXOzjnxw&#10;scH8EGe0N5aUPQ1awuG8pFJiKQQA6MGCMtFknyAdjfaJa6DE/7DiFL0NTxbHRlIEAuUFwQMWU6TO&#10;DgC0wRNayJYNXuKm4vWockEPiTLx1V2EBk1lyAxuAQxBm6f1uWYJACSvJxQpE/gwALFxcQQia0WH&#10;WWlRHbSoEIxE/Rm9BMdXlEneJsF8MCuIKGZKiSylivCoHoWAly3TUmky3ebPZG1JI5E+PwB4szDq&#10;7+dl3WzsgJnRZVVVNRlX37VtvnH/KuEdvnvfJYsb3582bD34VOtaTzD8zPkjBf6D3+2Gi8vnC1cj&#10;d3H5lZC9NrZQ4DTYvG5b5AN3zPzQLIa+XpfLrfU3Xh/Ge7FdSyuGjpjmnvtqtfvQt14eoy91LBYA&#10;T36vVFIeqWZ7k3p7Z94o+F709gFYpyoLqVpvcy/IctqW9HyJttx3eZAaZ86EIx5RvGyhR5Ef2MHG&#10;RxMjbLRh9Bpt7NjYQWCWhFaZVh89PDI+Xqwc7+nb9mtoSDgpFYgtSPaqlHTk7ufEzKVeW6rkdy8L&#10;ofhkAw6XbABnE0Q6AF+BsYn3bNlR5VgDBeYSQt4PANTvs/OGMGc9hBDZcij1AKB3v8gGDoYAbC4I&#10;a2CbApSmVamlb2mEIebnbTBbov6Yd/2ZIWY2GCUQduEijKbQmlVuXFxcXFw+1xS/mymy2+7wAEDf&#10;XSPvF/wvq7tv9uDCLxx945N1aqhxdi6Z8881M9V2yvNyW7ey+jAaKvNiTf2TqaTpXSPwaVKwrhAi&#10;coqwTDmozQUKhfDyycKceZ+4dtlR9ekpQOiCE59KVakc6L4HALguEQ+GBNu1GL5dHuTMu8FjGxR+&#10;qT1dJMI0VFWrdLCzCZs4YUf3no+DUrp7jzRNTVtBYOfObLxcKpwk3g05YUc8U74ojGTSADSNJ33c&#10;Ho0XE9nKGaS+fft2LrnAGUBs3RiJt4VRTBS5JZRCkBDAKRST0rgi+RHnWMq+Vp7ymQFPvhiq+I9L&#10;AIMoZBbOT0QTV7hDJW9IK2VAbG6n0UhmvN6wB45MlWDO65Oy3JpSY4pKA+urgeISwOpupzhpzfue&#10;zyyOVJqt8YAjP7Aq+xsAaPu7visvvNTTsumhGwQxkL0dr+bx/b/dDBeXzxWuRu7i8glIjSVKwtfY&#10;0/Ihtu+Zd4fAGBfESA+90fdg+433FD/VS8FvrygqJj/52pD0Unekuui8zPRN99WfUnrqJwnpld+p&#10;rHR+XC4GvlGjDnf85s/i5Kd/LwQo288ZZx6vOdAnM91azMZ+wXLaoo0PrjuREyKfA4wsU9X193hO&#10;XDREKCipQZGIzScuhvZuz0OECJB97Rf9NY0Zly//KLJv77p4FxCAKGAVDftPktPFGLwKAFES8BNV&#10;tSTTZwNXrxByMADiz01c0FjE8WSaAKAf2FINBiNqLF8gdolAtvOgAQIALd2T8uW7ASjbL8K4utnL&#10;DoeKTa36YlUZc6wowHgs4gtS4FE2F8Zv6XNX5mFdl7Z9W4WLi4uLyxcBq2RRT+XDL17IFKWvLZo6&#10;ycaul6f8v2i7WT3rkFGOPV6rkIv+wzrvnncol72Mg7KpuQ1rJOVWS7BqFqfgbFs9jk6WHaUNQEBL&#10;mtw087mWha7Q4smEZVs2Z/t2n47nVVkA/pxFzEaP/8mLUioVA1AQNEjFCMf66iHmgM20TQryoH4J&#10;tNGfM6hkmUW/qkqUkN55K5YvJMc2ewlZdzAE+Iu8GAWASAQYmaPabz5XZAFTGm7L5yEEB2DQiQvX&#10;a/ReNjDwrLz98acqArEM+FqKCWlo+8QYkxEuUomHFGbYECSZyUUdJy3oogGgPMi0zlCa2imlURCA&#10;QhTmBzMQeRDJEoKZZkF3RCpC7Qy8aps8wBgVwgZsy6GtakJoTqYl0LPkgW4DdXJZXHp/hkdzXAgB&#10;AkKujmjBliduZORu/caPcxE9+sSNB2Ut3/5RkTz7ex9QWNbF5TPA1chdXD4u4vLxOQgOShA7cPsH&#10;JHq13zjDDUuAKhYHVQaH9z2m3GjfC1Nl+rWVVb5BH8+kpDd+vbp0Pqv7H64RN7mRmXTJdq4Gp3ft&#10;AQAcXygr36izT3u+/qO89Ma3ANx5XhvY3WrpNpMUrwqQSALJ6hTBwpAh1rUBvd0TQ9M2gGTBf9u3&#10;Gy8fMzjjaEYLVwyLgmbeObsN0HDtz95nq64g+9Zb6x/zAoux4SvYE59kR3f2BQgA2wbxgkQSYDrE&#10;xfMgGzYD8F46Lcm+rzzHymkA5rSoKVBGQnLehCA0Z1JS9VnbNcmu30UAhLZfUc0r66ZzUmhncrFS&#10;W2acCSFFIzIJUAD0geft1OCWjRvnz5yKWHPXN3l+5S+Oi4uLi8tHJDswNpcHADnWs36jfHVE588s&#10;h05B+9rz89LLf/Pm0mhnLhn8kdoBMHtrgDmicXfplGjYqRi5RMnh1zNbVjmk16dCxTQTa0ywTwrW&#10;TgFAac3maXmeRHy+qaIHEMyyLI7WaTJ9B72rYOeLOcuyIwUlGr23lzpDztGvEiBJaBTzBeavTi+I&#10;QYvLfQoMnSIMAF6vmRcFjrJdAgCtaOQOFKOZsZ292zsAIFikJX9VqTVPE3Kb11skjalicqYZHErU&#10;q+nffXf1hLlz8eKf/42vawDKIH50Z+zJOT9V4A2rBoQck8D0Umqem/y5Po6G6pinPMgkZasvcZIK&#10;e+Fyg9+vxIfnI4ILZjEhKUKAEqEZdspPc0HVsyGS9dpCtQUgCCFU8vuyC5qq7FqWxHmKmjGQuPD+&#10;9bjUZANaxO/YtjU3JPtje+dyHQ1rP2tqtqhNnTOduCH+b/y4SL73+64C5PK5wn0hXVw+JskXZphl&#10;cwBEcV45+Y0bfv8L34sbJjZubAsQUZwbHra001O/fYNUn/x9x74ntnq99Pj3jGvzlTlkccpxHlie&#10;Qp48PQ0uhCCxeP7fPHlPH4F51HIeXeEw7nnih+aV+5qB5p0XM88eqCrSWqS5oSVJ51spANjvCKM9&#10;GgZA163juZxtlrr8v+57cZI5IrKpW+5Xc1FTa54aLJPcW4l28w9/Ita+itE//vnDO33AWpvJIy/1&#10;G5fLnQBQrNRClwMZ5JvfngTpuI8AKJwHjT4+3jKLmUIYsxytNeKZqAEbqsnmozRU/X61+41CqhEA&#10;GnZd5ta146p8v0lEuhAExGQCHLEIoTRQGUj59p4Q5zdRRNruv1TquTrzmy1wcXFxcfmcIQxHXqyp&#10;JYaPjoMxxgFC9fgpz56rzDpQJ3XlJ541JiZ6b6rpC9xcXxtm7Px80mHROztJv2RZuur1tuQnyvKC&#10;tXPlVLtOUTOJK6YYWgGwbMZkDuMen98XkPN5R6qKFRINZUao5O9IsLGKTCagtHdeGb8D/oLW2k0A&#10;cNavaxbFPWN87sJtsFMSmjEi+LrqtS+UGOnzgKUJDVYlv9YUSSdsk8oA4AvbunngRKu6547qVq/O&#10;M80EAPhbJSmwE01JpIMTXNO9DbEQEa/8p/za9yX5f//Vb/+aWkmnrnRc1RmVAy1dgJ6Ckwh7pECg&#10;+bIqgvZ7md6KiVzE54SkbPWhqcsoCWrHYQ5OUSVHlJaQsuDvWk8UWsznDTBCMyFF26ohApLzwWFc&#10;ECp5/JLc1DvMxeW9i7faKHiV5QjxxEsTTjHE2vY3hyvvQurFPtu3h4vSkLc7usYl8AtSi7JTDKsf&#10;4C4R/frzpYWTbsiay+cKVyN3cfl4DP/Y0G21ry1ASvOjRZn/+df2rL1j8S9SJWfz3UEAIMHgpsLR&#10;687cX/ztwJo7D2VM/5rtNG4d8Jz6KgAgkbC0LYvrS2+PCocBkJyIQcojkxu+Fr5qmI2rQttatlzX&#10;zjwFONFzht/ZCwEQwox5rVPj5nwbAP5OlitbglUDAI1Gcdivdkg/zDus4Y5uAk55kCpGbv/+wdMl&#10;vjA3ULzx3Zn9611PFANregIojwyVyexPb++jQhfwAUAAfOZyTELvgxSAfUjI0Sd8aEkb7J2nlbhA&#10;3bBLOP5ieCHHY/Ki0xnpvC5PauWyni/rxRzLJfyx0KTDlOENITGZ4Exp9xCieBctG1su6fmpHn3Q&#10;jj5sXSnwv/69KFxcXFxcPj+Iif7JpA0ojT1buwlmX5nmps2hBlVmFADZev1iU/e++mPCu855z/Xe&#10;VPP9tthVe7ZXJ22+8yAFWnyGnQ0DJLxjelZkr+6st8OaJa9WU1ArX3R8QSueznMIAYFSBqCNArx5&#10;aXAtlfwm7ZpOcUsCAAJI/vbxQmlwi6w4QvcBoHT9FSfeFg7feYSdivbOciXsx4JA1S/bmRKi0w+R&#10;4pK8LKyUFjlvMZVywe22XCBwW+tRenl7dfI6NivZuQgAcThO6QMymgfYhc1hQwpuUYGJPzp/4zuT&#10;/k8v/dvuBEgANpOoqfQqFIA3lgLPaGEZ5XJTrCVZLCeCAFCc0KmkbPUBkCOhkiKJiQGHqKSlt00m&#10;yBMjoADeJmEM5kTOng/eqwHNIHOCyDIgqXJrMwBsvWZhaHFUMwO5c/Gu24ePOmWbbmi9Y1Hci/dt&#10;b8tXlIUFh5Svt3avzqo3mPJKTzslMtTwAQpO6wNv2e/vDsDF5fODq5G7uHwsxn5gluS7dysAsJP1&#10;Hyv4XiRrJpVhP0gV8eSm5RXBJ9a9WcQP/vbS3Ls9Mp7IWZIv1rmx4Yqw963t/76n3772NAWAMdhb&#10;FveZfll3mLShtylIefHYRCIVGv7jb11jbPdqd67dA3b/k2TsF+mOyw6T7vRQbuk2KB+xmTQd8YK/&#10;O6aYe9Sa0cb0NYlu+0nZwoFdFAD1GkrvmJob2LRlw4kz17MffIMuzW4Xa8Zp2aM7pHnJOHJuUwcX&#10;sgKAp4cvl1Bcd/seCkAczUnSfTJA1l3n6TcfTQO1hVC4CQTtERCnfUkWt1wpHMmLQpFBcIWN6772&#10;+axlFewrLZgTiLZRQjzLWV6kLWfpkG+cq/Lu0MbXiuSvf88PFxcXF5fPCfzCkbRwmBDELM+eiN2d&#10;e5/ptrR+Q0eAAGCJycFUVp6UUyscnHacs4fFzbitlxccpXai98yIw+/eAQCRcJLN9QAA7faMIr3C&#10;5j4HqbWuNLcIjs0wwfhiDVFC6MKC41+28ToLXNoUbJiljgaAapomAbuPkDM9Xl9OlCoCN9C8IA3u&#10;I3unJqy37svIpAcoCVQbmXG4pxk8bUmksVYBjepgLKrCKreOhdVwaDDhnKqWZJEbkrTo8QAXhim9&#10;pxNoMuYim1S1wVNSxQ/+2PnAmzP2t//nGYIuY4EF9WhE5VwQwNuUcYSZ8Hj7BVn/0OUJwec2KZl0&#10;nkgktL7qNUCDPetenaFeu3dLMwCldYQUK9PyxNsUSxQV4ru+yYcGT7mYbAKAEqk6HAQ2Djrx5mpi&#10;tyEirat2pfDXC5ZO79Qde0lIDy9w+XEv2lsW5h0aL/WtzARjnRTSVm/DmEHHN+LGbLuUlN/+2sd6&#10;OV1cfjm4GrmLy8ch/2OrFPnq4ny1tGP9S3OBnzevkQcG786UxTNddas2e39Wmnn34cpC+uhlSzAu&#10;CJm6hM7rCvrWPmNTpKTH2wFggS9Fro295Fhk1x4vANDQlijRJwv82axnKSNMDS1+u5C5+L6jezfq&#10;ETb6sB8QRnrBpHLS6x3cbh6ak6WdUUMFhONwQaTSIaKsO1G2lMerp1N1BDcOqfnLfYGd/1d2ueXI&#10;1q6u7qBe1jOXzqeX1iaP9g6c3L9qBtse0JXuwExJaGOCRppaiF3IWMnyjD8U3k0BYHJEkDsDAoC3&#10;Z4zMv5IFajR7pgNEisNUjUUd28mXS2YurwtKBEA9PEiak1bRWyp401ZEaWgnRNVq+7HhHL/olzRp&#10;ewg933iuiO//d256NxcXF5fPCfMvzjmmDfhlpwQo1v9hbxTKHXsWU4FLra37Z5/PUPnHj9WXAo8G&#10;zXIuchMnSIC11Ex9p49ztm8HAIB2DrORAxWlu9mZpBONdYbUYSL31i7zZLaVOQLBsF+WJKLrerng&#10;lCW9EFiUT/NMBIIkJHu8NQHn266lzXcf9+SEWV3RlbZLySby5HMJ44db+iKeEs2LajC1Eeeii7CU&#10;RUljXdYT2jwPlmjUTOGVUQY5+As2uLOabi2gl0SqUT7ZT8iubQDEkETNvkBKlPx//MPlJuTt3V3d&#10;zVZZLw6eH11aW/4XO++I+mcZCxXVbDOEIAC0lnyBCD17ipM2fdvou07heIAQSuXupuUpCus9I8rD&#10;GxrVFhCVRs+w+GKpOMq9sbROjCvrmsjGy+hvAsCLBNX4vYaWeenqJsuyTPBTxIhV5lWyf5UqOT0P&#10;+I9ydVFZsU8IsScEQGprnkyJwuW+FSXQzussvMEuRkfN62okeMPpGfLAj83z+9vg4vK5wdXIXVw+&#10;Dq+WS8Fv1ZiTfd94foH+/O+u9qBKHTPth7tWrOx+8JB17LYGAPY7J5hlVaO6qTJ02rM5svYZSUc/&#10;5toBIM8X587jLztW8JGlaCmP0Dbe/XJWubgt6lujgZYJ8cMFU/c9sOXEGTb3o/3bJOLtaE9OWtEF&#10;h72UZIq0r2kWolA2BADk3zVoi5G3lK8txrUTgHeQIc26ov6b8cVmlbsf2780tPmqmDz1/EJ1wRkO&#10;nM8/tMLiXx4sxQdLJCrP5ymhqRnF4/MQPisiPY2Fdx6QAXFRiC1V60WUEaQvd0WW7duODtDCPLxF&#10;zPd5AEDks0LhTpYHZcWjKTKmAyQWzNrMkXiO+exAq6Iq9WI5oCQMIxrc5gXQ/JWflWZe+M6v7s1x&#10;cXFxcfkArrxo6bZv9/pmCXAWRi+f0sPjt3+9TjMmHQcbziv2a9bOuiMjc8hHbuIMBfBaRe4wtzv3&#10;Vn93qDwTr2pqbYUsHd5Ts6M5pGBbzXL+LGk2RaglXB1Lq2HAmJmDJObCkUocd1yIVgIZotYwTe//&#10;mZg9evdylS+lfVIkmqA985Ojzumxe7JgQ2qg5FMAJAUPh8pZLpGGFV7WamucsGSQCT9FCWjeOCwG&#10;FxOgx0zBJy9lCV1/EEDiZU8+wGPwGOIPX1s6fuvjDy4ltHkU2fMvn1tcupz95wnmkIZskQm/VFKo&#10;TEHCvqxJBp1yuNyPVJjZRaOFklhPTXCaeaadk4Mbk5LHCwC+WMKZrJq7iQ10KOOONMJat1whw3tC&#10;QJZL/urRomk6a+T9EAJXM/nwTwJ9m9eryb/KFfH4ZmIDSyL8QokHK3MnkHoDk0wMbKu7K+xCXuwv&#10;U8crF83jLVI4GgmsrZW3bb6unf3Kx3g7XVx+SdwiGrk+2D88m3Q8zS19fX2+T96eyxeV/FyBBZqa&#10;bi4b6wcw02+Ip+reJOXpZ/W5/u2r9jzqGD2r124fnlSOfA1I/ihhGqJlfWtE5cXE5GjRn79+cc/a&#10;52zgIgMAcABVL+pMsFcMRJ9edrmmAG/89Rcm2fSaM78+PrgQMtc/6sHdwfeofez8lvUxQpqioynp&#10;SlrwVt/9u0ad8lxUCAEhps7ZliyfDGmPLSWa44CEdk8/mf8/k9VV6t/4el2OOtLT8403vjdXXbrQ&#10;CDxcO0vB5ydGx23NC8QaiplUCbIEeDu0hqat3cf4+IsPxjCfgLwTIKAS0HLvYdtJily4+sQsEyhl&#10;8qCNjnAGdhPATFmcEyGHu4QU9hIA8RjvLUlSo98WadOjhQuoD2e3SyV/UirvWlfpWPfjr+r9Qzdw&#10;TLgRxkLGJJ6GZuWjHebi4nITuBL7lub8z5ySct+uymSu3N4yF8vRLR2llUG/bYFEGm976r7dioBz&#10;M6ewIWocoxbGHXrP4qhA7pjE2acrS6T3opPN1+juF6xge42n/PSzJY/j7Q7XjSg8Da2GzGiu3CID&#10;SNvcEwbKIHUvcsvB4xhkG4Wo2pC53yjEC0Sk+uP5kPz2+nUW51Imo4V9SAuEkyaRaGxV2LPSFgdL&#10;EV+IoAxgy7AYu7PaF9oSnzhl+jxb7yaA+brRWGgYPyD5S//1yOLB9/5eff2wyIMPXv3rU9WFqR/+&#10;gSBhx5dnhgadAZKiSEqTkxpjZJsMSB5Z9prO5oZlGUhlY8jLpIe7SkuqxcYUv1bVyJkjSEjbOlqS&#10;xrVY9wQ7/hgR84RUJhBYrsj9JaQlAIUhvbyuZJ07L3dOOkXpq/X2DOuSEHcsTvOTJt+Ihevblz0H&#10;rGT/tBZutSmchgIp+r2pNDzdratNJQD2XrcHnlpzi4vLZ8ItoZEPfq+axaJYHD0ObPqtPb/af8If&#10;/Bh45B+s/OnyK4dfPD0LAIjsuusTlrw6LcydKyLYgvuPslOrdG/zsiXuXj0BQO6asC4/oc4+Wyw7&#10;6w5WjNy+5u3m4QSh7xXvXnPGwANhAACUcvpkGAAujau+O8hy2BwDKLzP/DfLTqzVAMnOec3b7yYA&#10;drW+leDm+fNq1C87xfG0k4Fkbu7iyRnNcgBZTl+eYxbZfUEYfcsu4yaBCjTsP7ukkO//R6srv8hP&#10;Pf7yf6lWbH3Hg8Cdyw8gNRu/VFIamd3U3R1Q+ERytpASsuoxOtR125xTJPfzfTsuCrFZ5qDYuhUA&#10;Gt6hwhhVIgGfSrhZNspFgEHb2XrOTs21I5MTXKhclRQS9lduRAHgPKj4ha/sb7IbhZXTqaqqMgHg&#10;WJbFQMOS0rphsVeb4ufV19d/QPG6lZQvXpmtZJGXunfucB3eXVw+VVyJfWsz/HO71PSVZTX4yGws&#10;2BvjA1qkbjeJeB57f5a8EWuoWakTaDdzDgWkpjbnNcG2LMk5vmGazoxV47605rgyt9yV3BlFumf5&#10;uCsvlk0tsnOlvBZEjXh1gflWCchDNBGgBNTr0zuLlzEytS/KJIAXCzaIbS6Q8SsmFcWZpuGJhkKY&#10;OdQwNV/OFCahVG5eQ9bIbfOmTXJ+QSQAzT69mFismDZ9esIxzIfuoQCOlFhzo2GO9il/uqiQN/+j&#10;O1c3t/0P+//tdOXn0eZn/JQrQjAuTBnEYQb1KPKgV4vusCxLVT2diMi12Vu/Yj+3ncmPtcEAqXZ1&#10;81ken+kAAGELaBq0zcN5aXjbwSkxfW17vkSlRgA8nxNcBBZk2uRXyMsN1pZdUwXI9Ed2W/M3W+t7&#10;OOnwpp7lRf+WAcu+vr2qybCZOTEqSAdRZI9XmCnLsUEoH5zoblvjE9IU0otTPXBx+bxwC2jkqX87&#10;WL9i8F81/tPtH6+tjwdnS65JNT9dftXEn084tsNBZPv900/t/CRN8QEbe1au3HnCniivtOeM2FZb&#10;0xotNLcm7OGWZ4tF+amaKX5tr32q5JxV71j7tIQAwPzZC6GUT3CUh2XsFwtydNFKbhJogO/JE2yh&#10;tEayslSSsT1Vbb/5N/rPZAVniQWABEtpUdzbEf8z4rVDWptkxMdT8JN1911lsn9zslzNJsMMiXoB&#10;KN+tKuSef/bgmnMH0te2/quKmZy9+VAhXCnpahezKWf6GnyeYF9AVmJUIqHg+tbS4DVLDCubenBb&#10;+H2TnRqMa2QbJ1jUkKPPjCbASDIJCMYBqhAg1hLQhgvmhIoi5zQschC+pWlwC6VimGyLLkznKNvg&#10;KTAuPKaxfBMpRdAfqBm2HRjQk6fuxE1ivn/KdhyHCxBJGh57654DH0GZd3Fx+WBciX2LU/ypU2r/&#10;ek15zwsOv3/LQIlc21/nk+TNw3r85yny6m8sf4F5SkLDjZvWF/KOHGryAUHQ3NJqMcRrXNFN74Yi&#10;ef0eZjpUDUZicZZcilVnr7Fg93IZk/7nHEftsp01XKVog55hmG+lKAoEAJQJ6mUyuVO6gMwbfYFG&#10;J1/kQghfiY9OJ0Sa39UzXSaqU2BsnkPwrBkIS5SEw2sL27ZknsnJoggIAtJ7TYw1A0B5+mKaRBPB&#10;verFdREMDzM8kD+CKxsOvVc97pm/612rOWz94393uPLrhfanZCoU1esXQuUOBERZmh6k8iOtABzH&#10;0cIZjG+r6dWJHFcfb4YwKaoDIe+2S/zYMwoAzgXxAaAbBnRc33HbWXLSVyS0RQEKWcY5lEBHTva1&#10;8tfLIe9vhUV6dPR4tsHoNVYk6hsTWF+7Rt04wPTByhgjO2ZyNieruyIW9XhAS37P9kI+Y1E+NLl5&#10;9WtBNp4T11yN3OXzw5dfIz/671avS/5PT/2+66tyqzHwvKnbcndIKk6XJOf5hYc+get6wrAjqz7w&#10;WseMZ2rzipUTgq1fs4n1cTH6bqno/UZd8XHZe2BQJ8ebe9c4QgfxAOzdoznLWugNeOWzQdLazIhI&#10;FJoqQ5ICQQBAX0uhPLp6xkH0M2fjvYtXTbdvnRmcqg5KdkREc95jjVORV9QrFIJSSnfdLh1qNncJ&#10;Xo5XcuDkBA0SAM+/UTnK/++24Qb0/fEfHgcAmMfueeF+v0S55YCQsX7hU3asQ06wogTqUAL/bdvO&#10;n47mpvN+rG9+e1YMTnft0HRIS0+Hbg6VbAVwbAFAVokWsxUBpXPUti/Fgtwb0VkWynLidWfBlkgs&#10;RtoKC7Iq+wMZmxl+CAFU5jSoN6Qrta6N2l2H7Pd236Rv7PjzBcvgtCXqQTmVMCT7jQvfar65Q11c&#10;XD4MV2Lf6rxRLoW+uqyQs7e507edbL5ikdE68RpeIJmmR5+3E5duW1o3bfkbvTdot3D+Wrzyq2X7&#10;bY2QEnzxncqWmW8x/Bq8jPBY3OjfLIEIAslq7i5Wrdv89bhf/cqSaEq/6BSbH0pZifY1zkZ8NMms&#10;+RZRFtQHiAxWaOQgB6KHbT4Ub25o8kEQ2bMwnvUJa8tj4WLvwnim5IDZkmXwsuBhORi60cQv0YJF&#10;YsLIXwx71JDunPQ6jhHPgCiSdtBbEPZALHKYix3tTWeM7Nv/sXrU7/32jW6/71/95E8reeP/ZPcW&#10;SJQI1RGSRziOI0TqXaFtbwWAJiCxI8cLyWWDw8Q1Ie5rBkwuKYuqxe2Dev7YfQRgXBAPAEgb+5k1&#10;cvvcnPNCX6fSDpEsCS7UkAcsJ/JNb04q0iNhkFisaUTw7d7xzA4FEiFW5Wk5kwK99f1dP8zy822A&#10;PZ4SXDCfFmwxAAr4Fce0YrGe5IxJxeWe3lWX2nfOuf7kJ3tZXVw+Rb70GvnP/gwA4Pv6/jYvgZm4&#10;/GIcAF6Z+t9cw9atxfRPzJJ6/w4ZgBg/mvIe9t2EVVSU8o4aXe0FlwZfw/DdPIUUYM8ky8Tf3FZ5&#10;wZIMa+trLWCHvSW5XiGHB9K25AR563fX8E9LUUSh/3DClJmX7FTAUwF+X6xUZMSYadEAGCVFCgIg&#10;e9/kl7evGsEOZgzt6zVraVcXjKzuyN6Ip/RXrHnn8yVTJo5TjBACpW93CLNFEbm9WBDWXJsEIElo&#10;DMDUv64cH/6jDwi+Dv7v//IoACA3uW6yzwGIQujVSx5/40EPg2Qrhpc4DpGZBG1v8YIUefVrjQh8&#10;5dIpQ7bs/miwZlQVXQhEO1I5xgXkkD8Q9JNZCE5j2fS8fzbcGzUdnpKVpTKt1sBcIw/1EvBio96I&#10;fEM0R6H4TAYAVFM1BbCXvOoAANsupZSLN2ckP/2KU2btu9dXvpzG8Pm0zP/br3/EKHQXF5e1cSX2&#10;rc7CJYM/URNVdjXreO4hUDZcc+Ldtdp245CUMcIHjvCTO5aM1BeIsnXtZo13zziOzbggVJqZf29f&#10;xC5NL4ZRJyGWK5olBidJNO0lC5Vq1jw31194OAIA9mujXuXpJXnu/MQoN3zreBoL7Wue0RNLMTMj&#10;Q/gJkChTX3DlHptafjDr8DwE9fmI4YyaVrnpwbu9QDHeWpxPlfy2R/FkLA2Bzg+YkLKIz5ck0Aop&#10;y+GT6exlgHiDwajvtj0aEsOEpd5e8Dftg3LH2+YflyrH/MNv3rg98uuhP6pc4H/8YyoR2BoThkIU&#10;RViF9xkLVYq8NoEmlbYZEl8aCenvCr6pB4AB4oMRzxYsKIH1F6Xh4F7AEEKp/AtrG6/zXP7xn13R&#10;Lxa/KjsLFudy2EMAPxC/mFGke/oAQH/T297dVeS5szsC1J93ygEAmHJE44po+kjXlJhpks1+g3Ol&#10;O+nlrUQABCCRBNIB0ObG5IypjOe3rvRlaJFZlrnfFZfPDV92jfzwnwGA9g/urfzXebq6nrz2H1IA&#10;Lv+b/88nzu7l8gXC/JFVavhaJR6MrOt6c5C+0dX5wYeIiQsjBQBo2rS3Xm+GAb6GSdUrYMwcH6hY&#10;X7XtdzYBKHIE12w9CH1ou/PkioZVjdkH08XimbtWd2daRkfpLxMle1usYA1uR8IQoSYSChbyjhRv&#10;9gJzkCr+5Xvec4azq2z47wnj3pV98VSDtPz7j5Z/sC1mbh29YC10hmMdnTKACSHWS2E1zbDQSqCn&#10;ZdIM8H9WEerB//sD/b3o//KPK86nA+snN8kAVHnwekBuv0PWZMmXhe3nQhBhM5nONdx52Wu98i0f&#10;6J6e/0cnkWIZkWDQL1MCCCtQwrWo1wdCQ9VIcUFA0DDmzUqSPsNkiISEai47PnI6KSBtJECe08YG&#10;A5nGYIHaWrS2cyWI2qEd3feq039TGvnJV+1S4KHFWqnw7Nh+9XBB/OA3Nt3MwS4uLh+MK7FveU4K&#10;c3NNZlJ+VvA7VAChhow8U1tgWmtMsvHNW69mjSuLRvLRMS+9fc1WJ5/LmyaXW0KqlV8oUu3kvIdc&#10;WtTI80JEqj/F9ZdyakjqLoe83o6AlU+lNS6uzOw9oCD+Rsan3r9sj39triQ9rbZdIJN7VpxMAQwA&#10;3oY0L8gQPgBjIBtWv8Ch29uuWA7xeiQTYnJSkp96KgYAgY3d8WA6pXg2g0rHdAXpRtwQEwgSr27l&#10;CFWpzzAbKHdYjpGtPRrQFB2bdeLE3JJWOCeXqnVQ/vEH1+F+YvZZAMDAOw8LQai3jHKAAISeNhz1&#10;zgyPEMDvKxqlljlRMhZnT04aLHgQAC8Te3QiAVTc0uL5yCl7Py0L4anegEDzPJnc3pQzggtv3ebl&#10;TARDBABU+/pEh0rvqTzBEyU7+LCyMG6J81uaQgVUEvvFIXpXdrc5aTgzLf0mE80d0iTgFwygAKIJ&#10;UQAA2twwkuHps7tXuE+QQBmFCFxcPid8yTXy6X8PABv/dY0eQrb/6R+dBHDmhW9+zEZdvogcL5R9&#10;31jyGpMfNyalN//mBw7xZl+dErbDQehs4tjOx+rmZSnIGsGFDPaR94VlMwEqWWfP739EBbvRP5mM&#10;ecfoWWVcbTDtwl2v84v7VhnJ5ws+f/S7CyX24M6rh8iZjdqCEJ0EICFPimGhTS0vyOgAAGyKJTKX&#10;719x/NRAmTx9w6vddeqymQ5/O+z8Wcneuxi0OSfQBXhjSWZmGsQkkRs9wJunKxv/yYcEYHn+zT9Y&#10;AAB75OHYFi7J8auXqNz+sF8lgLBswYNOjgvBLTtF/N8+pJffeYoAamuDKduSYhoJAJRSW1h5OW56&#10;IfsCVTsBF4QSyET3aqrPHFQjTKe+KABRGL1eJD4EAhRABiISSdk81cxLJO2tfdgZQiK1fe2V7KlC&#10;EB/K4GtWufOpWrFOdnT9PBP4yd9p+fCDXVxcPhhXYt/ysKu2qFWqZ/KOrzLh2Z5mC3Va7bqUnJ3u&#10;uu1tfq2qJqfekLT9kbVavfKCXWJde3okAGATFyetwNl1I/HqhLRFUJW3+jvDRR9t2raeDzEm6LoQ&#10;MQeuJIV9ZvjAxHUakB9eTus2c8ZwnmhAlyTNJVZ4zPkJKXMK+IwyyQIUEKOEbFjdLVaSdkbmJbMg&#10;gAkz5nvwscWZfrW7aXpend7QSq2QxEVRu7F4cgTsK0WxPsi4UBoY7fXpJUUl8sho+20biNzX9jpV&#10;WmLlVE50DFWOePCrH/IQ/tbs2wCAP7lXAKpHEqwUAMpvpRT5gMZzVhMFmkqY2hrJIF31ENCHOO5X&#10;ABTMoTENvKKQA+18bi4ef9AUZMnZsC3FUj8sbptCU+bFQHd7rx8ArPjoSduUPI9UBkXGNSYeUNHi&#10;HbTEtR1BQootAFASCK/sLeka5NPznJGNYaAM+LggRALgAaopZuVNc5MCl/euGIz5i65G/gGURicS&#10;WZOrwVjnumZ3QvRXwJdbI+f/GwBs/9/rr1L5n//oKIC/vK/x47Tp8oXEOWGxB2rCuOhjf2lMzHyA&#10;kVwcf8sxLHgbZSNTItrF4W/VhoPXpYVZIm+f6Y0aaG4NiMJsmnhOjf92WCUw15SlpkhScXDVV655&#10;lk1u8afNa3tWbjlHlB2vz5T4V9dh69m08c5jWaBi+FWbEw4WWoYhxypOAJ59LziHbwvVHW6/wErb&#10;u3AjVDnboP9OKDWnXVVfpc1BFZXQtyYAnmiG5/25jEJ6AfxF5YBHHviwex77138PAHBtz8ht4AML&#10;FwxP4zMVoUxCaVH0yrIQEPYIUxpaHn6ZTw/3ASlI3d1FXUYl8JtzQr3NSUzs8y3XFOeABHALvLt9&#10;Isd082pC33xRWIVUCURCi+KPCwKRFYjQhiTj2QaDO7nIcs/4PK3GEoh8pmAJJRBLioH9H/oWFV9w&#10;yt1fW+HlFv7Wcxny3H//5f6Uurj8CnAltsusYTfUKriDgm+ufHL9mmPVVUDz946JGdarsmQmCgCT&#10;r9iBhofWanTwp1bJ90hvdUnqjQ29Vw4NbjhUzQlHRFV9TL1aKGrhg7cRYPuQLopDSiTQFiwOLZhX&#10;39zQ4fF+fctym0eFuXUz4N12ybnwaP3pqK/IywEAYZ3bFgUwWaaBNcLXZg1GGu7wgNvO3FsiubW1&#10;Jv+796Ehc1pfaLHgoZykvTeWMEIfydlKKBL2e2nOLz/dCZ5amJpwpOnZdY/44M20l3dZ045ET1X8&#10;92L/+MO0K/LPB6cBIP78V0FUEsqIoo9m3iwRctfWTFno860E6ybI1S0NaZGqauT9jLe3AGBDZ0w/&#10;g9TaGFKJVUjG273J1NvXd3ZqS573csPRcXTLX+t8f45nCmNnQl5qF4uAnkPnk1WF+5rDWtsBhHZe&#10;L6vXNoPmBQFQElidtDYUzia1MN0YBFACfDaIAgAKhF1NDEfa/YMWruyuv/LgHPIf6y29BRBDp0a5&#10;YFwIkpm5gqa9t7tlZX7pfLmHkYfiAGL/euVFkn82PgPgv/yvn3X/XH5ljBtWrG6K2r/9om/gxhq5&#10;eOO4pct7t0cJwGcvDVn82W/XxKc1Q5pfFX8kxqYMYWzfFwEAJE4N2+Ivfi9MkVlzIJkxbF9j68om&#10;EnNzjjrWNpN9zWlpq3tx54Y8tPkXhvP4OkB6+Hll4rCBxYSmUuMCty4wVV40ue97tRh84Zu1MwHW&#10;L+aKH2Aih55Q5M6Bn5XBS8noz+5SfU1NctkRARkA/GaZTKWp1OUH+iv1Spv+Xx9+0zc/+iYA8JON&#10;tnQ5Mz/tCzy1OEvu1UyebpQcQtm4LXgHWvacFyfWS3DgMDkWDpcLeZ1xBhDNs++4MuupSAPuCEIc&#10;QSQgTSC1xoJXkg5fKJaK5wQhoIT4d2/9XrmUjiHPhNcDqSEhDCuc5jn/chBZ3FIifoBPD0wVAQGC&#10;xESLtudDi4u/qZfCT68KO/N+/fvlxPF7P/x+uLi4fBCuxHaZhVM3cTzFUZ0MJ+EE8nW+at2lBcSz&#10;0bg8FQWSZwekQOA316p9ln7eKjZ/vSItxczYdJJDTBZSM5Op32oEAI1AB4D5V8wC3bG9mwDw7Zyd&#10;JcJJJEyTdvgve/iU58lHa0Rqqt8UdwDA3svSaG6F3TZYqjhZS6GcMHyAc4KQTavV4NK0sLu3UYBq&#10;yimwnjbUSpfIxil9tiuhAkHVIullhZ5zQmsac4psWrCtOz0A4AV0gDY1bc9dvm5Jo99/rHu0xGM9&#10;wx7GA1X3tv/xw93B1N+v/LP99f2AAl/R5sXCOzaR71uPqJJjZqoRG0+Uc7NtVJQsFQD4VYHtAMT7&#10;F6hCmrZ3L4pTNn11KJMfSjR3b/Z6AQgjPjE+W9Ybv7IHRTpoRySWyQCghBQDXV+rjmn4BS52AAC0&#10;bVcNMipzMxdBReFe3d2OOVKObvIDgCHgdQAFAIjC+FIi/HDfdTt7fUvdcV6B0sd5SW8BJl6Nc8vi&#10;1SWizL3+/gP73fSav2S+1Bo5+/8BwP+6emJH+hd/D8CZ+ZvyNLUune6f523bDuxc62YZb743zp6v&#10;vqds6PTgWNnT3r17uzub/yuHF0pa6EZK1QScFVFcGy46Ezdu7MRxU+9+tCL9aWdn/NV84Lm/tazA&#10;B1pmiqMrPc7j13Ue/criTk1PD71RxI/XS2RmzbxfMwbzrMzCnh4ui0ACiSaORK440dux3GXrDerZ&#10;eYIZ27cAQOedx8VAJkAW5bccnZs3o9LmxYguT9+wlfvho71LhydeT+Xt9R8Q7XxR03KXc4wJ0d2f&#10;EUfvEOXpDg2oNhjWC3FfILQOwHcra/5OAB/O771nAcCYPZfP2ANB/7alqHnSMC9YWmbCmTU56XQ0&#10;7B4ulK5vA6xio6RGSCDQBkAU48VyDqykHHtI6KbjMACwdYkXaVEiUYZyQ9B8XxgxvwABPJ0buinW&#10;9fPhGHQgBEDxl0iuWTNpfjlkfxDSRvBrZ7OCCS4gCAnIyXfkgwc+eBI4ecngj6+xS+j+N6yjd9xU&#10;FdyPiIhPpQzia+yJffK2XFw+5/wKJHadwHYl9ueQtBC1KVDKOa4tfv28AkbdvmSrNEcte9ax0/p8&#10;jng8kd9eq9So+JlRaviGBwCsS5cKQnAhxMYZb2bhxODB2zdJiIBkAKRf0UvS/S3NFbFKO1viSRPC&#10;sqRgT8upvDe6oVaTPcbNvggARDYOsSNP1usqAZBUMwEQKArOgYtFKbB7Vb/0hYLt2Vk5crDA/X0C&#10;de/++oQYby+bgBOd52VLBWDrtm0zAITIHo+HAsgWQCeV0B0VWW2QJaF9z/5L53jhhX1lwZqHBTzr&#10;r1RKkt6zdqR9PXfvvAwAxeProIGEUvrJlES1R1sAEqQZXlRD0rZz/GpHoABDBYDRsgh2AvztS7IU&#10;vbtreegi9fTMvTfqJAp0/qzmlR3dBAjNRXfchsHyuq5QcrZippaaO5iqLN6AsYLjr+ZrkTdfsQmT&#10;SDwCiDKwRi59Lkt2a8V2rgK6Skjlf18tw1oaE0Z6x0g82FF7nLl0t1zqcF4/zXWbdHe3RjRiFxLT&#10;I0XJfvXitxo+edMuH8CXWiM/rQO4c90aWzoeehvA678LvPlfAPyjB2o3Hv0PAP5r1XrpvPA9DgDj&#10;469Iv/31ZX3vBz8G/t/34uq/XpYQ7PW/KgNAcXDwLWz9O2765V8pY2eGTYD27Ny9ZurMPMcKpSYG&#10;fmN/pfiblr71kWUh2/qdF1L0uX+w/Px3zUunNqyYMPyFXWr/ds1Z+rwvlqdikIfvW2NmkQ8bIty6&#10;YtWssLkWdpRyqFDO+/lwYtuimsdezga8XZcMT9UUu798Edmp7nJ1s5WcNZ3Z9pM5Q6jh5q520789&#10;GSz9rGdPlwRAzF8cIJ7yuvYblYXB5eOnMjOhzBxRQ36lc6RA+lsDFGyO+CtnEMkspGjHOUD/KQAg&#10;+sDNPJTmb30fAJy3Z1VmzCqQx5e3OUUIToTOwUMDRFawMEaHdzd0JDQqVUOWskOjWUAAdEoM9W/p&#10;9opKshguwU6WHUvxQOQFSYvO9geFAyUQqSSI6esn1/doNirDm2CZ2+XwAi83LA4SSkMStsQPJbnD&#10;4W0KacQqJoOEpw+dfmrLB13OKW72ta21Ycv5tHHxDnza6KfO5SAECEHL/j1f6m+1i8svVWKvIbBd&#10;if1pkhqeLzBPQ/f6T/qdMkSdypUFX/pwKxBO/c5kc+R6WSrFh6+q/miLZ8/ja4q4gQmdPu0BwC8f&#10;NxnjIMGAImKDHsNjvj/R8UBvM2icU/O1Qtn7QDiyZINVujpLhVJGkhqDvtuPTCk/a1i23lsXrcVw&#10;9ztGlOnz9VpuVBblQggA8WXBzOwlQu5cNdHEk0VGuyo9FpeE2G1UTbuLrD/lSSSbbIfYiq9M8428&#10;VDQBISAIAGblofmCmQIlo9znq77/5QFWY0RmQxY9W/KVpzWhxq79vLLypvIxkL/39wEAP70dLSqc&#10;sTjnXu+mSnQ5dJPQgCIROpVSRDVUe0jn2/OCn76i0PWPrLCMtH3rdck3M9YVtC2AUAKyydeY4NlZ&#10;h21oBpy8xRRvgJTO0MDi6zMs+FK5GE/fgE0LvqzuhWBCWu1rYOf8erD6n+0DsmFSjXGjAF/ercWY&#10;o+MttS9okSIEl1UUvzdnGNqBXZU3SdMatz40fDqlzPzJtzd+wpZdPpAv9SjvOQD4rTU3fedtAK/8&#10;DsEd/wnAKw/UbnuJAa3Vz1vyf5pfWs/+6hf/x9IHmTNA4Py/XD4s8z8s1DTS/0+/9buf9fXfQhRf&#10;HOY2E4QOjx39xlq+6KbAChumBmHcsL3XHL3rkVo92vfM90v02HKytNsP28nTB+qOudRfEr9dp/Z3&#10;3vOePRBwioNr6HnXS4YWiNSu4ZczjqN0NYrLFnO0SKtdlnLnq8lBjVemfPIzJ5i9aIkl9weO+jP5&#10;c/CrlBvFItTBWWSIgCCp8VMBL4vdtUDNyQmlyU/KSYNoHrHdf+OK26f+EEDt+4sr1b9vr33A1z7U&#10;wxsA8Gs/EADQ319ZPPlh+7+9/rdBpYrMTJ6ZAK9UEfd0pq3+3OXurX6iUMEdCdRh3LCEVOJ8/jKR&#10;7tpe20pr04J14YBV1chpMC8KLTJj5uJs+CmudU8c4Tb3bt0QrYr345PTBcv54f7Hb/xJ5FdtsXfN&#10;LeS2N9jlT1sjFxfe0G3LEQCoPDN/7CvrP3GTLi6fZ36JEnu1wHYl9qeHGDw8Dc5BJGh77/F/srZE&#10;3WIRotYyLVbsnZ1nXBYq00S+aNy5bW2D5zFuHWgAkH1tnjnCv6G7ImGmx+amy+ZUfHLfIw0Je7rj&#10;lTF4HghHIjVHkkAgl1T9BwB89adx6bk/WNL4Zxy7peqy0XT3EX6mtc72KjXPkngIALwewRJnuNSx&#10;+vOddxIkWrXppzNcW3+FqnXaZnjzgHbtHln32yJY5gWuCyE4ACJV/xLDnOcK5WMS2VsdrpTOlY+v&#10;vgPna36vW22sX4stFSP51FTNuvfr9mj6H0b4e/sAC6KUy56ztUgRwxcl9B1g0gojhLHbf6khYWg2&#10;AHia2teFflDS52eE09wMQK5aXhdAlmywcV5TdjzcPSE5hMytB/WUmb1ybkNkhD/jz1Uixn2EFcni&#10;aM8mdV4H3TmdTtRGL5YIbiKh6y1H7i/TJWfLvbUDRmlz3+Ujef79b237rDv3pebLrJEbgwBC3Wtu&#10;a4ulgHKiGeEtA8BAuebVK18F8GuV3wv/sE5py/zDP9pcuzxXI9/Nf5ypP8VzsQ+I2nX5VEk8mzVM&#10;hPxW2pD5X35j++o9fATl+jVlkBuOHKbHDenRepnif+AV68RdS3qo56FX1BPB2o/T5M+c0p499e3s&#10;uppReorS0fWrpsetY7LVVjchLq5mbNbcLQNbroHEvb7u+UlLXNyrAhh/u+BXnugYt+iOxd3Jvo4f&#10;zvJsPgcAhOYvpVRvqXoamjtX2vGNb75zRnPsBSGo5FPItn1/Vfr0goDkr9zcftFtVz9aw7YqSV4V&#10;gHXymhAcaks0qDip1GgKujqXvG2XBLASEWqRAiI/GPXOnFekrvoxBtn3Kr26wV40OPiLwnG8BZSq&#10;w7WZQQnsMLPVfduW/SnC6zZFzhc8p1PfuaH3+XzJDt3AbXbjIXva/HTd1tnPLzplHtjU7EVhYbwo&#10;s79+8F4326nLl5hfusSuFdi3tsSeOj9ZVFu37fx0ajEXfzbELEsAgGwdP//Urk/SmIfWuaZbWJ5L&#10;t0HqR6zGYFowrcnHlC6qaGry+71Pr+G1npoyldsATLxi2rxh77pFOdg2t75DmbquTw6+0Tmtvt58&#10;TlXuicZWjgrihDYBgPLV75Xo20uvyDTYkg6+d3aEv/VU3Znb5ki+5AegeCTjQkhV7xifSxcsKIFI&#10;a2fl5XVyGcOrVo+agOg1QFbIkDtGRGmqh9gSUxTdcCQhiE+VFUoAIWzTNGEbkqNdc5SGakQa1z/0&#10;Bn/zJsXI3Zc/bI+DUyIz0AArN1WEoauKh+fPyXLfPmEYiirXnIblyRb/aWId6DMdWVMBYN0lnPM7&#10;ct1/+xTIojnFzHK5Jja/dcH05wMLsTD8ZZRXDqdMS6hhx6lk/fMLu0y0yostrHqvA9LTz2Y6aqZt&#10;XBv5WujPpovi8ZV2JLq7++fZwPPedR+rTZeb4suskQ8DwCM3+Po88iMA483AM38I4HKNtfMcAFSq&#10;QZf/iQFg43/X50V+5K9GAfE//llNHEXquzUN/jADoOlv7gpQXh5/7jyAP33wxjZJl0+T8vczRdy2&#10;JwSYAycL/p8GVw/qopTEt9atiUOK3KjBi8LavXLqdGMspw8tq+D7hwf5m5mDiyMafuForuD79opj&#10;6O5DjIZZ4a0nV7yG4q1iMNCu11ZQm0zZrLcVAPxbrwMzr9y1cet1m1zbzcYuzEpB+ck7Lgunu0aY&#10;tP1+Np3iFXkzPupvMbWebTEf0bOzYzlBrl7f+eTd569VDEaRLXub8yA2bsTsR7zjO242rvmej6iR&#10;04ZAKCUIUm/kOScbNrVSiGLe37VtKhVPKcr52Qf8cEA0H9cMwoWYjk8HpNjK//Lungnn7Y2iKoyJ&#10;p0x0b4GXKp0uHSKyPc2cjgdrx16qIJ073rvKRr//N25k/p+B03WDz4nSOi9mP1VJxX40qJsNd1VH&#10;j6z/eMH3tvnoJ2zUxeVzzC9bYtcJ7FtZYlu/uCwcTrKDR779aVRtXHg2p1vK5o6IVF4YTRrOT+cf&#10;+QRzh1FCUjfYpJP6GOLkgGMzEgm3dPl/r7AwMWaqY3/6ldUW4GFYmzXg+uvMlu7ctjwvLTUk/T3d&#10;vddGtFTCDuqTsrplQ3TlHEUhI5NKMnHfYy+aZ25fjDSbZmIp6Iw8msiZP3+oVgAoTQtifIsEEC85&#10;V5ZF7OesYv3Pz/ajc0c3ATJ2gnq7qtJmlqMrg/qanIDv9hP0ekw2vcUAd4SlaT7vYvcJ0TSI3DyI&#10;mr0u6MHq+sSH3+D7bvJB3PPHH7ZH4N5DdLAvMhEXXKSF0hYWxySp8SCEIJYt+ZZuJU9ySbk7dd05&#10;tHVJmW67xIZ2se5aDYSNUtJb/T0P0VxjQSBdgwondGSX7E+itOIuoQgRcJLECABA0BbpxZkNzqlS&#10;Z4cIR3LS6PIoLmP6fDfn7XcrIV5IlMgza7iaRn/9hST5yR+4cxi/PL7MGvkQANxotnYbAIzdAewF&#10;gNdr5PvLAHZW1LH/WADwt54hAMJ7b3vpvwHs3//b5T1/YADPPN6kEADOiwD2/i8KACm4c+db/w8g&#10;Tt8Pl18Fr6VLytfaAUDbvfFnSfrTf7jqvd5wSBm+T7J1G4qvsvE6kW4YEjNiY+vKdWTrETG89C0X&#10;44GRec/ssbtu8wEwR88laVrdvqpC9/pDzuyvfd875Lu/bogi3h3ySvsKKC3PApfHGeuqivjAzqNC&#10;sk6ciHoTlJ+0OPVqwW+sx6xgdV9J/+4JnXdaXNIGMlHu2brR2wlADfccOJ1V5f4ffSd0//16Uufe&#10;hiAAP6FFfgMreWLkI97xLTe7491/8tEalu6czRr58PTrNsO6/UEAImUIgWjTSFduIBucf+mxqAPI&#10;jAvFQwvFiwmzp/XJVS4I987rhVN7aNXF0VMWelDinEkAzFd0NRtkzva76m6GICDKI03vliZe/NYN&#10;hpNpIW44EdEwi/SnqpG/Nli2brt7cUwj7dj45qg42nAzKXlcXL6Y/LIldq3AvpUltvPXU7oJADL/&#10;s7/V9klbQ/av8kWx/3YNADYcnH4v5T0qP/jxm2uHNFOzqABm9afI0zof45lhZqOtXTFVWfN6m3fo&#10;F87mfS/kV1W9mOaiCxh9jdmRx6K1G8IJoW/r3XDpiFzSLSe7LfbYqjB0Pkbkluo8eE/fsPr+r1f7&#10;Ms2wfOs8X3uhZL9xoLa0Vkda6JO9BJg5mc/M7UiJZW98OjXdeE+LU4yzgG9xRiQFNF2nWJk4a2d/&#10;jh3dZbAFSAK0ZaX2KHQfI+YRZnYu9mX8w+/vzbppt68f/eAdODaMj9gnt7QqXGoot6LLO5JU5IdD&#10;wrEdCBS8Vb1YpG2JNtJHx5zEpT0AIEzDKJcM0R6py6QzZKoNiwkWFwSv8zmIBkqRst8c2+jHquzo&#10;jiHgLwMVi0PI4Wm7KtutahW0ZbovOQl7ad0wFDcuehVnB8vO19esQ+R95kdF+uLvuL56vzS+zBr5&#10;BAC032BjM1CxDHruPgqcsZbG9OWrAL4BABg8BeDvfrW6gXw18xxwdWJZ6zIQ/PeL7c8xAP986T/9&#10;kXcuA1duDfn+mbNw2WRfW3wQ/me+V6bnVsX0tkWd7CutJQAggaY2BfERD7mRXmmmmbq6dmgHnKUQ&#10;xfgrk6KjmFTKsy+tbyClNCS/Hu5pW6Xw+gKW2X7vYXGx8EiNrNffGvVo95XOYGH59RwVTmRpiXpb&#10;rBBhuWw+Q6XNqqzsv18DUhz1CYF3TiljBzzA5SHw9vszxKmW3uTyA4PF8uDPvkHgXcp8IEVNll07&#10;U6Z428FHY/PN7tgZzdzsrgAAb6Q1j4Xiq4xp93UDAE+ZQqhhBZtGcMfkoGq/+rhCoNhAWdjZhVS+&#10;pD62OvrA//ArIndqr60CsBeyUzaamLfJkYDSyxlFl+HsuKterFgEGrBbOqRf7b1BYXJd4IY2NN/K&#10;LMCfkKHThlWXEtfz9JsD9NV1bqpTly8tv2yJXSuwb2WJ/eZUyd6xq0EfPlHAj/7BJ7URsp8UisqS&#10;/CVdv/nWAN7r2PSx2+vQzGR6+TsXBC1Uf5YNRakp8TE/xGzfRh9QAAkAgPfOra8u+A6pB1a0mGZo&#10;ROIVbjc/WR9n7oPQ4ent3f98ft0ICzl3rVLIxUhZlZciwO8cMvsrlc9hlpinpi+Nv/HzpH1y7I5W&#10;QauDAG39IE0Fmozj153JYqPK0NLVFNKIVUhOz3CSeHH35oU8VddVpZBlCM1ikm9lB6RHfg7jYq+Z&#10;aiTweFc9qgITivaO4wQ25CpJTcU4+TB16aZn07HzQzRy4cj3To1oV8OBljZ5jPJg6SrB9iiIonDb&#10;5ES3fRSAyBqUNGrw7z9KD+8WuVTZ4ICZSZSMhrn2jpbFaWfnHCV7FnufQX0qXtLVL3xESQUiBLMr&#10;Xq4ihEdSUMkwZ+fbZshcdaCUB1lxR33hgkgtzQMMy8QNi15J6S3bOtC79jbf0z/SR69t/0jtuXwE&#10;vszl5UYB3DBIJAoAMwDwFAD0L204D4BUHJ/+FMDGmoDZ3w4AeKW2lf+wJN9HAdxRM15/GCsyZbn8&#10;0rjEzc3Lfuq+Ox3n4qp9yF3jY+9OOJZlWXZu9MR46VWq7b6RelMAD62Wa5Hl5OzX/my8nDN6epxk&#10;OnNpeK7gCQaDd+2W18jz6hEwHrrd4xv97rnFmX7z3HdHfZ59D3YROrm0n5500LN0zjne8NhXNnhV&#10;LVZO5/I9j//jxzQAZY563XNDo2weFpg/LviGx31ULKYVHbc9Bx+z9Etn6/bulDGFNRmOM3w0bloj&#10;x0csKiTQRjHwGmOhZyoKedLkIhhTAG1LI+nZ5yxc+/NJXYJZnD197PC8x2t3bjg+trqdzgeolT06&#10;DWvg5e+9cXJ0bPzKpaM///Hp3MRzGVVSA073CoV8MVxxxz7TfjN/o77d+HtJ6nK6fmL4q8zYVm8Q&#10;p4+0lu03PsVzuLh8vvjlS+z/UDMFiltVYmdPm/bDDzdJgT2/4Sllz37S5k7PlOk3auZRpMf6dPay&#10;/bHbk7eqpKZTEZB01bo8R6Sm5c928Tq3w9t9AFIgVdN35Nvry/ZrK6uaGgI++xXHanh6ReI3BcIG&#10;gLbfbAj3pgJCWvkNF6MphW5emvyJbjTFcnB1nTkr+O3ObPzin/znt06evTZVEAAa2ii58tqPR8ms&#10;2dShb/31r+xuDyiyr2X74795m8z4he8nbG3JXm0BnnmQ1dKy6XGq5i+XnKKqyiuz2sEpCtC3bM17&#10;ryddEVqp4odq5J+i7C7BYIWkebWlS4Zgll2aJ2rlP5Fqfklwp8gBni5RGvUDuF1V546cv54sOZw5&#10;VBB41Llzv/jLw9UZl/MFObDshChWmAtDGqeNkjShCjJRP1wRZYEAlIqNnCV5N9XGq5syZJXXQQMX&#10;ycXf+QVF3QCXeo4beuMN09Q277PYO5/mUMelji+zjXwSwA2LDaoAKrm+tkkMOLQUfPQKgMcUAEgP&#10;Avj7Nd836df/HHjnD5bXfGvZbSmBxVC2ChEAN2N4/NkL1R+ZLWzos75jX1CGmaidtNvynj1TXmnM&#10;jB8tFPjR29crsEoOka9c9EZ8D92oQbbmP4a89ETHnrNK0t6+CJLvHs9Jg3tCUtf2XXNXiLNmU9YF&#10;7gyo3kPHutvCip2bm2RKSHrwXrKBqBNL/VwAk/77paPyBg08B8EcbpbkyQuL+5j8UH2/rLQQf+xP&#10;O0INfw+2IJWhg20S4pMLJfrnLbVBceU0f2HVHATnhNCUXfxod1y++ejDxo/2Vo9900ly3QMp+gYA&#10;CEcISItXwSzOitx5VyMQAo4QHkie+Qvkxegaj8tMONJhqeI1IAQIBAhsqBJRTUFiP1ixewnk738T&#10;wJ1TCfmttcvDaOTGdnCT4NNM7HYtrftW2uukR581BxJNH6s9F5fPP790iV0jsD+2xP4X09UfY1uy&#10;8c/6jn0srnFzXSVDaOSeN50rBz9Za/Zh236wTh6QR+Jl6dyBj9sgDlxQr+1e8lHzhTJmOgYAxaSM&#10;ZV9a0c/swGYKALOELD5Y+amfTdMX1rD7n8rY6hPqjU4Ze/LFkiZ1Z/o31L1+/2yCEaLVfNjNjPTd&#10;yrXyWU5frtnVKemWBSKByopMqKKAOyXTAZUNpuTnvFfqFGVeMLktef1LTbMUiIcQ3xrqtJG3+Rs+&#10;zWuBrOy/w4WtC5DwKQEqSQAKOvmw1G6duFk+LFlM/g9ohptW3PN+UEPWxDFWJtqJ5YsUAKFwBAit&#10;COhsyTnjJwKglCDjsAQECACvTwLsDCHhpemznM7frpeopkM05ghRhjikAYIzLgBQShiIAq5D8oI7&#10;AHIQP5UBgJfJqvS9Lb/GM4vRe1eg9Llh5CuwTlv83hubavdfMZKDN+9n4fLR+BJr5IIDNzZqEaDq&#10;5SI98TLw/j+qjvrLlwE8DgC4AMBbN4N2+58DRi6ytPy15U3f+lZ9+zeRYAMAsLBYZQr+j+o57FIl&#10;w+pcHeWmJLIrNPLpv9a7M4hMK7taKM8MXZoQ9u5fv2GCChVkDdVrKROq8Zxdin01BKDzb3zlF3E1&#10;8PstEhACya46huXZ9T8hHB0jcSlSHgMAqvik5qd7gOD6IeP83YvXwEX4yg26U2MCvuEQcGbNtats&#10;4pP4VKA3H0h0syngqugXAKDwAVda2Vz/Yx4flbWaTwAAffCH5uUHo2sdEyHkhi74GYooPj0ucmd1&#10;+dqGzdc9Fx/5FM/i4vI54pcvsWsE9seW2ENLOTf85Zs85HPGHOeLbr99bzlz4pNFhV4vmdEd9avU&#10;O99wzn58jbxt21X79d9Y0pS6cxiNAWDDRG5ZluuzJVvaRAGAjVOyHJz15PfK0vH65GUegvg5xu9b&#10;FUBtL4UZ99x2KSo61OKlttalEzvxq2sJlvGlX2sL3ZvnIwR0ZT9w60fy7bj59PofZiN3rlf+Fqod&#10;SOHDKSRrFlYZAurE8o2v6sP/V2+8RyFQZunKleXOqfTmKsHdSgyYZlPXjTfLe47xC65G/sviy+y1&#10;DlTF+FoIoDrtjscA8OHq+vMAAhWhfhzAnroG2oHa70Q0csPz2j/9rK/81oGbXK6TMh6OFfPE2e/p&#10;Bf8/PRhRxn/+3Z+8+PKFTDllya03bDEs0dxqr7skaMXEfLxUDnyzqs5Hfi0q0VEJQMQj5wsrj5lP&#10;Xsyb+XxR6utSk/2pYDAUDnnX/dof9ADAnVQ9vyiUCwIBfBn5wlX7bNlg8tNrbmmFdKOc9HxOxqeR&#10;tbiKM2atFe63VdjDH70xF5cvDr9Mif0BAvtWktjGcvSTogn28f3LAQCD3Nmxchi5SbMWsh+/yce9&#10;vvTLS57JfYRe5wC/bqjK8nSLmOS8q/I6jFm0cdn5y3sfs49bde01SDjMnK7VBcHLy2HGtznEu1FW&#10;ycy5wYWizeziwuC5adzafOFk900R5ouFcI9w77q+z7o7nzuucbb9gybptsIe+oTfDJcb8iW2kVfc&#10;VW+01QSqoWnoDRSBd6vRNa8A+EblfRwEUB9kIoVzwHKQ6doTRaKUSYz/4mamC10+FajHNO1a36My&#10;WZGBS/y0XPT/WmTzkasSZ4l0zmCW3j7/3O/csMX2MWNiVQ7OcSJ3AoA4Z7MHlkLGffe9ap+7mwB0&#10;/RX96koPwNcG/TGjZ31EKk4OlUxHv0MJNfcuCroN60bzr31bBgCbCfXTKQ37eSP3WXfgI3PbiHPl&#10;0bVEUqeszOfXdqyYNv2xT7EmyILDGtdIItchsXnnS/zJdrml+aVL7BtYdm41ie2jS7fENLzyJ3Tb&#10;nWboXblO6hzDdORjNxn++o98Ey88Vf0CdgZzpcEt1lBBpVuW/YbSpqNVInj4eUJr03P1ncoq/XWm&#10;z87L7HwP7lj9Tc8SsvjVLnWkgtbtQ1mZZdKVNURSbvGc0l882X0zaIvJ+6eHvfSJW/wRr0ZM2PjA&#10;2PpAa5JNrb/Z5lw+Gl/m4V04B+BGA9gsAFS+6OSZZ4G3fp8AVRe4SgAnywB4tj7clKHW02ZlhIpI&#10;D46Pj340D9r1i16os0c/anYtlyqxImZ6lxethErqPYgvTerk6xFoD++9PHQtzmVPMIzh/hHxbe8N&#10;Wtw8RS+u1MjNAaWSFGW+YAdqCl1t9NjpdAzAnmvKhV31etS1Q55A91daAGDz3YcHVF/s4Zqt5Ok/&#10;8S+8+pQEwIGQtWq16dI8aHTJYSyRVdqrV1OYdDxLQWBGUq/UN82V/L4QlWXBQAgHIcRf7URuQQnV&#10;uR/FUw7pVgCgPMe5oEG/RgFM6JzPfaQ7zm/e0zF5sztWCN9dGLEQlTRCUMoJSBvqBozCAdFTROrM&#10;JLjU5KGEEyKLQpKLRgoCr3epXzyum8zX5LFsBxAMBEL2eakoJEs2tq+M+eYZQhurUqY9aOTn13Kg&#10;UDZd0S/ds2a3LxLl08w/mgVby9tfChdF3s227vIl5ZctsVfVZPg4Evvg4rf/1MQX1Gu98yK9tq3y&#10;oeyH3PXJdBKRZSuLaAOIjXyIn/UHs/WJ18jss/dsoQBAb3+HngrEmUr7aj6KCcGr9aoH0oqn1m2e&#10;7HyXX6vTyPtezaXaO1b7YDsZaSnxV74p7y2JPempjCyEAAghiDywKsdnfl6JVkLkxotOR0XQmtOM&#10;06ZaFzcBJ1mi1N9GEgs2wpJMHVAalADBBeMAARU8aVMtZnNOqaqWxmytaU0vK70soJGFtEP9ClU1&#10;TSMAmGmajrA5/NWZW8a5TVmak2jD+yY+kJuPjvww2U2b5JDMhY8QkreNsurJCinobwEAIRjnADiX&#10;ZC8BYNkCRFkwREwTkBXAmBbaYj5enk5yB521sYeZJAuveGJFUwppQHkkqygNAY+0+OLazGKAzWRN&#10;g6IQAHzKEYEmkRPEvyotRaMKYQFA6Q2q7fsUHdu+JGR1Fvxgd832ecy5GvkviS+zRt6eA1C4QXRn&#10;CgCqZVHufxYwJ3qBSiRaVyWpSEXcrlaTC2s3CHHkux8jVevDiyraL/76s75fX1j6ZsjF3uXFK1zp&#10;rvsOi8OOdXcjAES3DbfHOKUUoqPgvJj+zRt8kPe8q02PrSgvfdIMtrUDQBpOb80ohrZPIBMD0Nc6&#10;m3/zq7UOfNYf01D371Tn9X2PhU5JR3bWVlVr/MoLvtEXn/QBFBDhfwcA4uoxonZ8Y8lg/s6V0DN7&#10;Kj+Nf18yfq/ysWQnzgiHQY5o4sxcYFOjLAVNRv0eKiG6cXHgmf8LX+yf1l6C+aeJQuRbPmDklZ02&#10;3b272rM/s5j17Ee6487MTaeH+Yimp5Z7zlnRyHYQP8H4FSHkJ0Lty/JBlBmhgRdy9u5zhdLeR32U&#10;5zkJEP6zLNnYlQGlgb7FEqiHhrnR2qVuI+CGqWepX6JyhwJg5Htl88A3VwRpz49pjTurv0n3NUys&#10;GdKw75p6cc9a0mpu1EP3frQL/UCqid9XoRVgftS2XFy+IHwhJPY/Wfzxu+981vfrY7L1Dc/syQME&#10;QPyYIu36ZI0xLtTVsY/aYnHoj8lB5WWp/Oap7esbCLD9yJxZ3sP0pkRC9oUiFdGY5VVlOn+S0t0L&#10;+bLJIGm+cNSLje/aE3VTxg3d52l+jTyucaaFFqfQLRqQkQg0NBiZXNniVPWFGjx7AAAil8nazGHE&#10;6/el3o/s+jYA4K0j2QMHAcD4ft4MPB1Z0ba4eJIqd+z5c9PuZKJZtePCI3X4RCUXGeRQcMqZfj1n&#10;9gQECJC1txS79j+5xp1wzjHWTU3y3rs22etbrmkOQkq5wG33VO+9KLBi4YgeDv668viHRFlP3IWb&#10;5MNkt3KwcW8Zsc3eMBHX3jkaCl+3fevb7yWiUnudgFB/SUjhKJDOc+5poG9Oyg+rnAka9A2/Za/7&#10;OgBATya4fl5v8teW+5x5zmr8xoqOx7W+DiR/uvPqQk/PkwSyRCklAgUupJlCOU83tUWqNpbhQ5zv&#10;bkpI/p2r55tKECYA88ViwPvgzd6KW4cU2IfkD2gQ/NZxKPpV82XWyDf0A0jeQL5fBYCqztXSNgcc&#10;6QWAVwFUM77cyGR9gyFx6l/WZM1Sv1168bO+/FuH3e97xgeXSlRmTilSvXY0k7SqsjX+U4tJXVva&#10;fShPvJm25/7sd9fWLAP7j1tv/kadG/LoeU16kACAAVGn8GuiErZOnv5z3/ibjyw7n9t/mmjw/O6S&#10;7kcOJsfUd74DpEdyLNTTRoDd+UOY+d69m4kCYgkCIHd0iqqNX1lupLjsgu/pu2ZcuAcA7JfHmSNt&#10;3dRMgXKzvrWkO2XmlVqI1ti6HPwVVFnBqlU9tW//Gc/++OvR2VdtO/TYosFBOMz8qB7zAzerkYub&#10;TZhUJRtPULI1JktalOe9FieiONjQVe2eMBghfmnjceN1raw9HAAoIUIQuv9NjO9rn8qL4pUtlfmI&#10;gREuHjIcMx0D9flUUF+ZVr52gQPH/LnDD9edlc9SspzEvPUqX7vX67omCoe+tlrGO4eoZ3fkI97C&#10;D0K6wYDW+XJ/sV1ubVyJ/SshcM87zsn4rqgxfFEEWz9haiuJViVXHdYn/VDd3vJCyi4dOyYHFbuQ&#10;nFRLorvJSoEQ0KauAOAYQvYAgPWmZdn6kBBCgBj5eQTbWoNmbf5dAAef9RSbV51Dn5XIUtVUG15a&#10;up4xHCFpvuaGZV+3xHzWAReAgFMiian5aCVTdxekimPZO3nL85XwysbJHnGKnc46rKVRNlsLctu8&#10;pU63hgghgC/ohZi7ssB4oOgBILIpx8rErt+3yokDSHDub8oKafspqmX8VFTDOgiB6tka2rg4GUJ8&#10;RfVYzvE+/uExCAM3/RA+THYTbRci8j4/ALJ9Yz5TJhAgXBCAgACq10+VNM8H5XSec28DgUMQaEwa&#10;gudy/aYV0AUzywUdVAo+Mz7GjoSWo7qbQVO8fqpHFbCQe6Fs97XIuYu3wala+01CtJ7UqE83mxfH&#10;MRsSF8mJtnWkdw0HkIqNnP0iGdB+wweXFZQlTPqEAACAAElEQVQg/B+8RxDiC+od9AXgyzy+2/oS&#10;gKs3yNzwLrA0445v/mfg1d8mgH4RQDVJ6I2cudauxZf5e9Xs3J7NGzasbyevf9ZXfwsR3X/SfoNU&#10;H3Tq51awZWfd9mHYu2QAKL1kmZ4HuwHAv00avJLSfvj7a0f/PtDPC88/UzM2HHlV9m6raP0+0LoP&#10;kr6oM3c9/JYYyD68OMM4+9ZVj/pYjaMduWfUvG6k3xyDAEHjI1uAe7XX5NLrp3as15hjeK3ZoVHI&#10;UsdXljV+MS8tpzy9Y0C9uDsIsF9MOqz3nsqH06DevcZEKaN7Nmzw1bnhE18ZRp0xuPU7PyD5Hx44&#10;Z9uxp5d2FXpB/aixhNdvNuX3WP4md1zsTFlva3iILQhhRgMBEIMKki6u91W2MUI8smhic/kOz14K&#10;ALIFRtHRNscG9/YlpxxxbWsAQOk4Fzu3xKfJbEQCwAAHxFOZUAnvHmbDfd21Z501Nc/yiC0CvnYW&#10;XPLUn3rHj68yMfA3UgHPw/gUCYGudd9Enn5Js+24uLgS+1fFvXMD0uQEANUb+s4nTO5LwgbPrppE&#10;SVNEPlm7nX/v1LEiZ6wISI3KVOtUKzcBgErz820bZAPcRwDYb8wUxL3MXrQdE5ovjFOGbN3pQ2Er&#10;NOFfIeScQaFGlmSrYrFChikQcKxiAqHOSuXz9GhRcCYEAIkLQOfJE//fOw5KQCeUqUIQmBp0xCPh&#10;Na5gT3KUvtYrOri0bpuTTQenbMSNVp+ieCWgdOSCoC1UDm32ScUJIyikllT6B7+7qr6GiAvRQjgR&#10;E30jjbHGfcWFDAcgNzY3hy+X2LK8l8nhYkls/dAS4sD1m30E4tyHPftGW5Y6qvqb1uXRE0JIhBD8&#10;/9n7zzDJrjO/E/yfc64NH5GR3ruqyvIOqCrYgveGnk22kbqb3dLK7OzMjrT7zOjRaFeaR+rZ2dFo&#10;V9qWRt0tNV2TRJMEAcKbQhkA5V1WZaX3Pry99pz9EOkrCwRJkHD39yUzrjnXRdz3vB4gkqqqFICu&#10;mrQo5zj3RQlQBlSprph2hDtRLvNrlUdGEWoOdr06QV4NrsSmyVULTmr91cgQlvNi0dSenH7PHQps&#10;IcvWCRBCorULChnuXnoHkMOlC/MZemCz2Z0ACMqvTfvlL7fCYyM2xC+YDUpLYf8evwE+yxp5NwC8&#10;9uym6/KzAKLLguTwvwfyc/WVELiDS3YzGQD++7s/3LHEvzAAkMfvadc+3A4eHyEPTMwUX+rcV09F&#10;+volEdC/vH6WMeuKSjr1sYLle2b5JR2uvudqgbz8tU1HVL/2VyL//Tt3LtlcjfcvM3/NUu+cONj0&#10;GuutOyMt68x3lk/R+e92dNcFRH6mfwqGVnVk7ajRxjn+Qp9j2hxEcv/mtscobq/7CbXzJ07kXQwo&#10;OQGJ0dtuX+OxXiz6AivznfaWsfxbTxOcmLT54d2rE1AS7LlRpFbzxtxjKjbORru++QNa/K/lhqrH&#10;lmW5yE7lBX7ZGgYf2s5+8pccWDQKUstYJANr3gWRlR1zSVgDHSGAlzghqoaSVORC31FdCgBgRNgy&#10;yK5ZMbafVPsHbfTv0ICzNq86iJpF055vAOAC9nJnUhc10gR9t2nNd8ScYaRz9bNWCWvbhPr73nLP&#10;ksPrp/7u64O69NRHWim/BmzevTluIWX6wt77xeOziiexfzvQr771nuoIwkj7F37tepSNSUxs1Mjd&#10;SQmNv+a40h23D90YzwggN9Iol/i10D4FVimbd9hseqdbmbsWXxkruXtVVIX8GoVrFnNpk/JEomP9&#10;Czy19UbM6Nu2Tt+1b5RVaevKp5kZhQq7LBHCAcKyOf+WMPLDGeG48IUjGmNEGOVyjhtO4vWrX6iF&#10;f0u/cfEe4H3ubt/0Wsnd06XFaFg1STWkeHyLdTVvuwt1MQnAxNuGJFjPdo1tkRedrZQ7pUFROMue&#10;3ijCMyaXo+CYWoj0+Eji2L1r4qwtgVXdaeZYlvAtTukXe30XUh+yFMnYzC/aotrSlbblD/VJyZWF&#10;Gq0TtKKVV+6C3xQFLioKOc8RhAC/r1QctU1FZQABWKwmCNAHn0/iZ7+7cv61CYys18g5CD25aElP&#10;VMWSA7gabeUud0FAQWRmhViSpxaW0xDJrldzdDDUvEmlIAtEmXq14JOf8Hp4bYKEXzQbdFZ6Bnp8&#10;5HyWNfLaQAGYSm8aBHcMAFbSdsLbbgDvfbFSt/WZpYU6AKQ+5LEGRgA0/NmqeBMfckePjwDld743&#10;Z4wMU59pQ9F9X6tevzrLKzV654Zc8fDKI9LgO3LZ6JvaPP66/hvfp6Vj57Y1RyQzMT5gq3rN7y1N&#10;3apidrG/Z2XL61agZslETh6KvSyZYyMAAKo7clvjeonQOD03WVdk3bU0NZDXztLHgJZ/8P57Re4Y&#10;826ihVFCuo6sk5dXidyzKt0e+0/62NnbJy87/M6VWjYyYEpuuFjSR6s3/JwNelM6cse3fjSaVpI7&#10;Fk1dJcIs59ImCeXYL/uGvT5b/+E2PPVLDhzunnOiQICkYRZclUBqiYw7fLgr6JQFIboKY35OkZV9&#10;VU4RAGSDOJyiXnbSuRB8W/tte3AHLQxw3EFBm4fIfEyDMIlw5aVIBiGwO2FkR1Yr94lxIUfWfGfo&#10;rWXS3Qu9OLP4wNqwrvQrC7p670dZ1w3Q6yfNkZt9hf2QvYoqHp9ZPIn9W4I+ePDKeEGt3d7265V1&#10;A4DuXta7e8MwI4a/KvqrDbcGads22EV76oVdxeqsnww5d/kRaypPJ7i41A4IiPE3E5a9va2xqmJO&#10;lSR/DU/MGHbp3KNb146U1Wr9cvlqe3T1PNMjjkJ7lsVz9nqRu6asdVYzws1iJm2ywqUWbdB1XKm5&#10;ekmTJ7qOmXotUJRn/tPRO+mdA0rv7dr8jCsd3Pz8tb2viFxzWWYVNVvZOzAvOTMLsXB44ATnrGt7&#10;1dxc+boESqW2KnLHT4aVXvfRDdOReSFqCBzjvM4eiL4O89Wdh5cttdwBY45pO1wA128wDfsixSv7&#10;Ffwi3vzKh7v/v1h2yw46V+YcO65RQ0ORbJiE6ERkdM4iBEDCpVEGgPj9/f5CgxIgTNGD/srTkx/7&#10;cYm8txJrtvU669u/biwLyF92xb1xkHvLk+4J0U0gTEtwBZQYCOoJMhlbmsnMvtY2btVNPXf/zcYS&#10;C6L/OA1KD97isX3O0TaEgN5MGeTzZ8X8bfFZ1sjJEz8A8OM/2mQV/x4ArEbePvuvgZe+iPJlgC2r&#10;OqRxGhj9kMd6CwD+9Rp7s/FxX/3nitAfvnZes12L+mTS9vRGE7AtKn1srwpn22opNwYR2dGrnbtF&#10;RnTbt56bc8xz5wCAyCG668ll5ZYcfI0db1x+1ulTknTbyl4HOt7q1VzOQRlljYq5wWLtc4Zqio2P&#10;BgDceaIXp7u7AOmuQwN9Y9KIYYXq6lq3ro9/S19XyL7Kv+7o6Gxqesg/Mz1ju1tWi8sGs6K/PJ53&#10;snp49nDD2qmRUdK1m0uNfuvPVH9jZH5u6WKoQquhZn7JGy5++vc/1HZzg7/kwHJJwA/Az5I2t6Ay&#10;ILR12MBQGwMhfhnFwQL3afH2HCkIAjDZFqYO2jRKJnYCWvcNtzjZ2id4cw2AcCjHh7fINieOTPTK&#10;VIYRSLvOiGurGvl0SqZrK+tby32Pb4Z8Ab1s7K/37l7WyTMXryIg3XX0l7zMX8SuWXqua+Ns2bwi&#10;k52/0nAeHp8CPIn9WyNyz0c1Us8rdqJv+7pFzikm7/9o2krJkbmX7YL/8aoXJ9yxqT27VOhd1YMW&#10;Blxiz50fLZju3iO1a0PiaE187n3LerFx3Rtd6FspsQdCtVEKADwzl6MK61n2SC/0cYXLjl/WJIDq&#10;etxdmDblS3aVQxoa1s2RF6Wmx80Tef3N4W+0NI/nLh3uF+72W7Vs6fnbUmLEII0jVWEKgPU0jmQk&#10;Z3FhfEBlobtDTqpcKGsxikiHAoS/9sYFY/zlx9epkCIvEIew3zfDwduk6MsZt3d855Kv3wIn8zYg&#10;4IwPFmzb/0BoVF643IxfxE+/9OEyFU78og2I6zauTqjqqueVkn5TxzSiZ20mxSgATIAs1VMvDyra&#10;lprK18bNOpACDP6Hnnd79y4/k+ZYwhha58W2Ca4Ip6MLAH3ohQV+4kbNYtoGLBFqbJIZbSmWyUwr&#10;APAL54m+v/uqKL/YsLtlwzexODIl1/lCX2z7UDfhc0cMNP3BW6RBvYYvvyk+yxo5Hv0BgOe/uknm&#10;5XtFAPtXY2L2A1hIVl0G8NhKsGjPNHDmQ7Z56gVwKLJmwYedGHh8JChPHr4wkBQIdu7quOmJyQQW&#10;ADHqYk2CuQvC9vXag/wW4in+J+dPZoXLQShD031rWjTedpbnn3uiIopmf24F42sKyUW/9ND1sUSJ&#10;+Ks7enJ/bm3It7Gyjl3zrAQAyv1un/JmFwDIO3ag9OZbZfX3N6aj8TeE1t0AAIX3Lpbg8Ggw5bxU&#10;bAztXd0mfHZ+KkwojWYXExPhvbtXf9LTkOpu/vpy7FvcLUNwCEIIgVrf+JIZ+TeAmcvlSE0DgPKU&#10;EI0VA4TxLpHumjck1iFf7rXmI27TcRsAXvo7t5qGrGOpFdEzd0AUiqWUq7B45XZTSXLOEnrn8iip&#10;NybM5nBPrNkmlVA8LZp3hVuSTI0oXQOGM9bBSICkFpPcoWFoVOJmMQBAtYmtUrSOivGdAHyto3wu&#10;PsixAwBISx/M4e4yBCdkKa5cBqxt58Vcfvm9MD8lsaa1Qed50FvGoLMvVR+TjDNnGhujmiilphag&#10;asrj+z7Mvfhl2PeOttC7a8PCU2aw1vORe3x28ST2pw/ljjeld+rWTtHF29lA4KNyQFo/MgqRLwbw&#10;7OkzzDl/qbW93hfeed2ShsVk0M3a6qHDG+O0ab2fWuwHf7DG1M6BaPt14uZz1K9SbhY5kZm2fdke&#10;s9DnWnp3MZmNLwdKsPr46KRhWW1b1ttm+SxFo6/l9Sl77Ae/c+ekcrZtnGPzwgfW1NTkdLrklmRr&#10;HDS2ZbsfCO1Nj+Qxd526sTtREIwRJqSqWj8BAP32wPv56Ve/sDa4oOwKTYbx7iJnj0uo/caxPlp8&#10;71zP9hAB7JzlsyBEaXTEcm23bo+bMgl3x343ogGAO2lzEYmRrCOC0vAozA6p8ee9ADB7+gg+BOcq&#10;1vTWP97EPG2VratTtDEfaFr9uZG9r/uTvowDWAXD5mCq7mcAtAXCgyoA8CFClmoznrOVSMQGnLHJ&#10;uUrJlFB9c2vHCDvx7Mpwb5LerWt/zBbJzkm0cu7yYy/1z15Q23UIEJHJX5a37KbNA2KhUQIKb80y&#10;KfB0zbZX8s7MTGRXc2C1KWpy6L00anzbnvaKum1OTJKSpvpBW8wy1HzY0Tx+ST7TGnnVXScB/Id/&#10;etMK6/8LAN9aXaDdeQo4++jLAB5ZWXjXG0Bhbm10bvoPAXx3s5/yNIC19jxx+uO++M8b8Ycf5mV1&#10;0+9zZBqpGJAri8AaaVcG0aJBo5i5lb2P3nZgbHgu66jRxi3ruqTJX/sLUfyb7u6oSA8M06D+tXUZ&#10;v6HDh1eHSK/PBl7Iu8p9S+dI7hkxZhPLc0zf4xPz+Re/tN6lLd6c8cuPAHDfPW5blgOg1cwUnNDW&#10;rFFVkZOi/8IMtWUChfhcUsDxS/etdG0bIOxmBc58q8+KRCyLU5lQ2ReMhOGqrr29EcgsDlnyvQrQ&#10;X+PULFU+O9POmpriMttZhce/3xequ/vxf/mXAFB89dkP8VDGfw4A0B/Yn5kLCWEvEk1pkIGlaizz&#10;Sv1+m3PB6ewg9Pbmo4pLZmxSmRZxv0SIcFJMVlj9CDHnqngq63DHRQctgsbn+EIAgCTZMDVSL0TS&#10;oRSoSmfo9bzQK79brWuAlkaCMFSmLbm1NZCy3DJKJpf8OqlRJtWsu09JsKpbXhK5t+ulac2anwYA&#10;wnSFdD/20VuM9bvfsN+pali37NpVjT300XiePDw+iXgS+1PIkasi/+NnVrN++PHrmvSY+muMuJYT&#10;yaLybACgR9qPzUvOyAiUgGyMlYsKV3KibfeumxOuUrxVmMoP/t5qbpFCYIduG59mnBcLAKESpY1t&#10;y6I5d8O1AluNK2I2viqt5Wh+QaK+DdropKNU+RD64sUTxeHnvtI2mv9ZXkibqSfGxWuuENWqHNJ9&#10;FqFkYfG9jl0tBNEDham3JaX6XmabwlWIElmNzK4p0lP5oVe/vGYSUwR8KP18huv31wFQHm49WeDu&#10;lStaTa06Oy2XlXQuaxJZ4nJ3zHKoVCauvkXo8bjqXo+4aI8B6aIbkPe8VEyy/fvaKpFtz30YjZz/&#10;eeVv7eiTreuljjmfNJGbU8Jtgl9RahqWf15bT2q0rE1Mp1aS+EkwFqOcS6Ri+xguskDl15npY9IO&#10;auZ7++ylWjckk+2XW11nfGK55uq2UzxZ6XC4fFwyTt1tS8byrFNyI0q6HA9SI0c5tXvnD3UGim6y&#10;NntlwJFZ+4M+NHzjVB/j2RPQa2qCBHCTCwkXyTzb99RHFMLxGURqHsL4lg/YwJqW4JXE+03xmdbI&#10;8a2TAE69+siGxeJ/KQJ4em140OOngJfuvQiEV2swbweAH/3jNVv9tQts2dS2JpvL7VArnPbaA/z2&#10;obfo2lB/g0x2AUWI0Jr3cI4gQCKzyN9an6Idm7sk637vB9QcGgRANTX49Q1p6xBu5Wflq50qjq8d&#10;wRqyePNKNVGtfQCTK14f9qX/7E8899RaL7n9xoAmPxIHMj+atgwe7W6M+Yj54ncVm45Fy/EQAPft&#10;a0ZQCnR2NOpITCTmLZL92f67KleZH1SwMch59t2+galQqECIDBFprhgo2M5z5MyzBBE+xcvnt8Sc&#10;NCdLZ1m4jjw1FLqtCqD7zpPFQ/i9vxIA8Fd3fYiyrv+pUlju9sKpoOACaktKosnmgGvZLgRpGHJP&#10;VwOAuHZtcSJa/2UpL7mleX+iqEgENlF8whbCsUsg/gUzVWAErCyCLTUDgFI3R9OWAkB1YLrg3CxO&#10;MyoralOWT1i0YSnyIdgxTNKpGlfG8mMOgORF4yhmtwOAmJugcmTbOvk8/cFliRr/eOjsEAcXIBTy&#10;tkMfujX7L8ORG5OF5x9fI/jElWOytr/rVx/Rw+MTjyexP31IX/0LUfjBkT1Lc8mFt+c07fBHVVej&#10;9L7lPlLR5+q+NnphWubczQBSoZCucvY0h3dsUgFlGOpjiwXy/O+svNX9IAWwjua5hYIAABKorl/Z&#10;0b3u2v4e1nm1PLtjdT6cL0Z5Tl+IrJ8dDIBsAUD203dKN372xf/IZ6fbam4OsrOvXLa5EIjogerm&#10;2lI6nXUIGxqufTgGBAaiPt8TEueuIOEUC64ekrS7h06U3o2u+fYXIHzD7yds3L8kybd2DZ9fkFx7&#10;8mpe5JhULxHIINFdHUwUF5OqDYdR15ycDOaKEusO2MK1igRB+a7Xcpg9tLt7EAAuvrVJc/aNvFYp&#10;hyNLs3+189E1USvWZEIIe+xaIcTCIWa7U1PVHZVIN7bvXCAVuLJDWS7KQEQuN11HyFKXE/scsLty&#10;s94XUmddduCsxIUACyqw8i7Ah+ZJy/nl37O86yx5p3Y1FM8sSbNxp1LAR5w/LxqipdrqsOSvCVrJ&#10;sfECM45P9hTcGxfHwVR29x4CQHvgyJUrZeFaE2OV7wKhspWKbftnvzjZ/vPL1lF6/YM08gHX1+IF&#10;GPym+Gxr5NE//Y8A/j1/bN1S8e9PA6j+g7XLtjMXYz8A8KXVubn25IvAG19Yzcu59iaAr296pC1X&#10;geO/u7Lv/J993JfusUr323L/XTKcdW0drAwjMcgCv0ojh5Y/eeOq5nJQRnY/uD7Gsnymb4HrbQc6&#10;CdAzT99vWyOvL5RN3xq/Z4Qjv/qp7ss/DKS+d2TXspleTBzL6Orhg8Dcd/JFp/5IEwEA7d5LyVCw&#10;WKLjkQgxjs1Icn1DbaCbAlV2o2SeLkrniw9TADgJbcv6+UTh1avCStmu3wZAaTIV7fYBwP4rfKF3&#10;FxCLTzFj0K8LEVrywJ8o5YNxRdoeA4AQY1RD69G3ASD/Z//mF5qZz74HAFBvK0k61JqwSrLDnE9W&#10;NQTgWgUzKpXHp2uJSF7I2AOkJmYG4tlUiPJkGpSRgusIIrmCg0AEirRcjgCKFmBx5AmCWjTtLDQB&#10;oDCFLRPNFKWA65p5ppUKxeCKlSTaMp6TRutoaFkIq6rhFKoh0gBgD2WZHNi5bk5VmlZpywddFunu&#10;Nibm0ibRoo1Nv6Gqo+yrf4HCT/ccWik9dHxE9rc89muN6eHxCceT2J9C4r/3HVI6eX5LY1gqLQ5P&#10;E7984JFff9QKF2yjYdkMSTo6ssNT8yUA8TlVq1I7WfcmqpXdR8le6TljoH8lBqIKLAlAbm52iyan&#10;qm/tvHfMsKWtDDWhHJ06tLzQSgnenEmQsfDaILfsiEQqJeP22u+Sy1u+/NcsHWi76Qym3yxzjpqW&#10;+qmRYPyQBMCd7Juw2dz37thLx0cd8lgMAC84BrB2eNIlZy8YPy4fqSFGtmRTKZh350dzvMgO3Lu8&#10;DdvSPXNlujCcYCLtlygDtNqeBgKQQKB+wBJcjqYtwRMJWaovFABwV3IIadh/Tbsx2fLVfwUA+Lc7&#10;f2HYceEvKn+/PJ0MXO6/b+eyM2NxzOWZyTmm6+HWbcKlpsMWk+2Vn9z+0EzZ0K/ukwO6woRrFEuc&#10;WGN2WFYFAXCmxIIVhfr6uETvmjyVCPpR1dUYIQBEenooxeNX8+5KyPTtg2njnUdWfqJpFKkIVAMA&#10;PzYguHqoYzYFURyFLDd0zPfnxPmLtIwGmZGGo8vy33f4thsjc6Xluo0EVYUdTXs9hfwD2PmaOp68&#10;dZCguMjY7o/7HD+7fLY1cjx+/hyA/9/pf7DGjTn3Z0MAtH+zbirNHnsR+DGAtQVPvvmyC/yT/9ey&#10;Zf7MvwLQdGDTA912FZh//tnKB3H6zxwAcD7uy/cAANTXzOYv3g4dZI0fZEqwmIISwa/Utir8paM3&#10;JvMItm7bUFJ28Mdl2xXmtb6tX1Rx+3v64qnVbjyTZyS31V7d1l3/+9v2tedo+Z1z21trZLjpyb5F&#10;FpDuvp8g8deFAn1gx7JkylT7w2ErYztGRj+3oLKe7dOSO90MMALe1XpyUNzQjgLoH9Dp0XXnNvzj&#10;gmlAa/AdrOZWMZt1WPpcdz0A36ET9P2qBiCadalSni4FomVKhGufv2HxfUq4pxJMn60qxOY68Ydv&#10;AwDOLX/db8nkv6z8vSsCsLYIARDeOmKKZDoW88tBrRQvYxAYnQedc2ukbfbion+bcgk5JoQDh3NB&#10;KI0Q2yEUdeOaqPf7ynnHR900EEJdms5X6bxsCyrAqS8vbMIhILT5pBFYLdlUk5rN+VJYtYRUzSDR&#10;DOQAkR51ZBbtWf8WvCGUjl+UJK9t2YLfLKG/821Svny9u73aJ4pzQ6PQ1bave01HPD7beBL7U0jD&#10;n/ztpGteuQwATFeUh277yGKCex2+b81g4f37YZVsqoy9NTTT3PfwZsL7kqHEmsn+88qbK1nItSvd&#10;JNlN3d7MaZd3KQBpe8se5UsKMl/grhIO5S1rbm1gxhmw7qUotoOlS/Ir//DoD6TivL3htdx3gruI&#10;39ZgJ2SASQDA2toKfVdMfnz44dPc2RMHAF+BZDZUrSZtgRlhnR40GNEkyi1j2pTbQwX9UM8amzFp&#10;bOQvpmixqiovYq011f6V+6N1kaSw8gfzc4t5WYmEAQJIkiAI0W5/Tnvj6EP/IQ0AhT/7X37BE3L+&#10;eRIA0PXfLfywtxh87WKsuSkoK9LQaD6bMf3V1Ii3+f1SNFScS7rycLaHAXCR85eLOXMlJNxJL5iu&#10;PVdHOQMGbhBypwQAkycp2229k9F4zW3LIYMkFts5d26hdqH3wnJMvfzID6XxVbNKhmZ9vIEAEMcG&#10;uWi5S0dH40LChSjZgNo9NGJlrChqfVv21q25ErZjhyjMLRgAEK6rUf7GIV7Xsw8isOuScfLpW34/&#10;rqf8vj0f9zl+dvmMa+Tkf/hX5wBc+KNdD2+JKQROdujFywCg/O8bYm4fehEA0LHWqej/p/8zUPz7&#10;zzxaI4vy8A8vAyD/0+bf1Pv+EsBfDv5uLXXTl344B7SOAwP5IP9wVS09fpOQe55TTrfWBkFSzvIX&#10;Pr0gkVY4CYbwrzZo1Z2bLR34vlPkRC6X1f6//juy775X1Avu3UtSfvA1GoxWL6xmls8yRNbuvPVP&#10;/nbOMc+ehUJMQPIpvqd6AON7hYL6zGoiuwnaui+VnMxTczyhscO7A+ERPq/WgDAXrnKf/xK53LAF&#10;U69L6m3rEpEv/cwu8p7bXpq3Awq0UL09O2fK/UY7gH2jU9YrjzaASo26Qwl17SQA0X/VFTvq25bl&#10;W8bPwlngjodfAwD8eecufBCZ/1slAsB/WKK1+tK8wd8zmSQisUh9mkyrxrPXh0nUR2ytKbatKWuz&#10;Qn9jR8GU4ALUsQwiaMlfaWhiFZkvjhSHDwsui8sIhXLOaLsJIZhghEUyxF/HbbPsykq5GFyd6NhF&#10;rcy5cylev6RmV8/QVAMTtpuYK1OFtjev/0k7FyS69yP9/v1qRL/14jXV7LsOAKCqSu+4n/2aQ3p4&#10;fMLxJPankcgfXj6ZgMtBGGG77418ZAOX5mypfcMyRQHQ9VboWmxys0e7eInSwwSHrhmLA8st0Hw1&#10;08WZWxQhn+ZOOFoZtxQ9t6QN5h1OY4Q0joi5+tUvxOSIRJb7qpA7h0vS8QcHr9Pita1rDbji9GXO&#10;A7e3IZ+FRuhKCF7gtq3HZun0f7GIXKkEqzNRtKQN8b/xL/2XVH+cSgqjVAjXNRJmtP02rW79VudH&#10;Q/49h471u1vX60Ysqi9YuLa3atywWKsrKKFUDuS5STDXMWLj7bv/8b8AAFz4q7/7gSq5+N8uVv75&#10;b2jdP7ry7XSxzPLXAZE0hJAiQUKqmzXXJvCRQFfjaI4lLu+WUP5pPmqomq8/slx6X6qOJ0clnlKD&#10;wMhJQnvaACD1OuSmbT92NLrn0NpyA6T+yRtv2vkfbFl20NbffpqfCi6ZRNwsK+h2DAAuDHCx+yAB&#10;oDY3JNI50wbT2bbw5djYVFv7UzcVhiTB4Er1vYl5XeqExwdw91VtbPBWHofiSUm+0/MM/Mb4jGvk&#10;YP/jX/4MAK5eBUBWWo7W/+uN3TLbgnkA+NK6hYd/79sAnn9+dcn/eIton/A3vgfgxEq/iAf/7jcB&#10;95t48B/D42Nnx7nR/M++FKubscaWIuDyQ1SqC2HU0Ro/ypSY4t86+chdbSx/6QKffvNRHJq5Qi6P&#10;HOgIEHvi8qQUiNYmC33Lud0LUzpdP9uo/pOLJ9PC4RwaY1S97U4dwMupovylDUFEcm3ttv758nBc&#10;OnQQqM4lxIRTv5QpdXu5n77dMvEa/HUPrd3n2vNWMfRoPaRlV5DcUjNUkMdpK0Af/0HW+vkd2zlI&#10;Q8NcxiIqA5wLY8Ld+kzNsui2bFlSTYD8z+eTAGD9k3+5ufupgvnPZiv/3O/zVatOaindTmqvnsm5&#10;LiwCWrbMhbC9uGPHBFUCd3Qbi/OWNGURNbfDzSYWy+kyIZilJBCJKogVRKracQSVMQrSAJDOKzwz&#10;USMgK7AFLEEYqKoGrYIOUSrEl06b9+WcuN8vuYsLkVhAJ4AeTTtTxDTPc6pQvWej0+RcMRDdjk8A&#10;+lf2H5vUXVeAMkq2Hq379Yf08PiE40nsTyNk757pkbm8q8VatnyUvYoX4NZuaofUq2b0TM2bz95k&#10;Ty+8ytXmLkDe+z6/uNKUfMsCubG5Ri7muGgkAMRw66h6pbkJAEROiKgERDXTzq588UpvE7Z7JXZD&#10;OvqC+d7eh8/M2OaVmsaVOGjx1qDgtQ9qdtoiTFFgWiurQk9dPWPNZrr2VNRQEl0sWdpG8aMFQ1kl&#10;CimoM+EUhVZVRRcu3Lv+yz/zruPuPkTaBsj4eo2cwN+csrNjbbMKOpfPVJQdx9DHlK2Uuid6jh4D&#10;AHzH+tMPUsm/93Ll7+EjANnT+F8TxYHtksBEljvROipt2VaduuBIVJYB6D3TU8j17nafn7eVmL+U&#10;jpwuHlg2Y5AqMsXZQqj2yjnC6u4AgOzLjhK978eGFToSKK4vAEh6wt+mqR9/c3lOdvvYvPXyg20A&#10;gFnBGEUAwPw5IXYvW0ZYbWzByJeo4kMwckGdrd4a/IDrAj9B1QNe0PoHEj/8rv1mdXTTde7LZjB+&#10;+Jcc0OPD81nXyEH/+Mj/mlj6f0W8f/PLN73lyTPfAYDb1i/9Su3/KtZ8VP7ZLcM1vtp3cc2nbz1J&#10;2sY+7kv3WIZ88T+Kwg8f6Jwj5zsoALEwDsXXDf4+k3o+ygO9axajX9WA4N1Vr5tn7wySZ6QLUvnY&#10;MYmZoLpa+zsDL0nHayuisvQKVXZtiI6mB/aN908kTUjRxs6tCgCMXzbcJ9cq5CpIGQDdyt+R7M4D&#10;AEiHleMzuRZOQAFy13w29x8h+aPfXGvKnP+JXax/WgN8BPml8bTtIwmM+uOA7ws/ztknB+sJFKkp&#10;sWgEZXf0SllTep5a/aUY4JKgAGL/5o8BAOb//Z9vGigAAJj7nwYq/3TdHY4RhznJZR050J1MZGzC&#10;KGSiMVOO+xLlUiDaAq25bjTlVl2quh6fK8OVJECAE5HPT8XqwkBeWIBC7GGCLgBq81WxqEU0BhAL&#10;JYdqAEBU1ZWEyKZiBADc3qTFag85E2nJzWbA/H4CmhX5OeJAoUpD88Y3wfxZRbr/E+In6+xc6J9M&#10;lqkv3nqT4cDD4zOJJ7E/lZCm30SFyyz45poBguWIEzGff2KDrTrzUlHRHyEAdrxvDa6kJO86qQzc&#10;uantPW+5ahAAZtLxUsR+45kogILLJR0AqZpGavkE7FfLauiO1T3b28eU0/c1SEnFnV+sq1tS864M&#10;cdF1p50wwIim+Ry2uBr2TnZXv+QYA08vfQxMc7us2dms7bquq+o+3SePLdTMhiMPxRTT5VTWppJz&#10;dlFNnF1nI3bfEE7zYYJmiS8W1sXtu0A4NEonFMNVV24MCWaQFXNU/sYbc25f96UMAOCH5f/mliq5&#10;8x9+WvlH+W8JAMR/90XX1tqMgYwtduyORmtkgMGiRF969NoQMkMjczY6IskaNxG+OnfH8uFduWWq&#10;LPrfTRNW/agEYOwtW9Gffqtoa48XeSmggJcMwzBcRhmTg9X3vY35V59dOjX25I/T9mv3dwGwZxkJ&#10;liAD/LjgzavN9cpp4QtwwatVbA0d0yez+CBuJPzavfD4QO4b4vmffGUzywZ/bdovf8GL1fvN8ZnX&#10;yIEd//nstyfWfNaeeXqz79rR7wC4c6N9955t/5/LKx8e+f1bm9/oP//Rd5f/3/8PqoF/9N993Bfu&#10;sULod/8axZdqS0rm9BG46dkik7XdDKdSft9tv/7oq1yz+dHKV2j7jWm1/yDYU61v5rgthM4kdvt9&#10;yoFzIv+jO3ZK4CPH8wHtvptGoO3tgCtWf5dvcWNH29otIiApAKA1c7J7kAAA3TaYJoVeEQ5TAGTH&#10;Cwv2Hf7a3137bXV/bBWrn1UAxAgSywPSTp6i/WEZkO94aUGk3/dVm8UqWSK5/GCBRuiee9bopjYM&#10;Ukl7u/93Kn3GnX/+R1+5xRvkzL9aKlpX/Uc9tEghqJmMVQbjRam2WnDT5q5PaTv6unnd6hKNcRWA&#10;3J0cq2Lzi2o1F5TVB2TwKrMkQJKpGtl1LBtCRp/FYnEA3PXlMOvzA6CqZcDlpkIAIBTI2PM0EQYk&#10;OpV00HgoiGhhaoEJLgp5ACjSghZQ/E21N6nepZegt+/EJ4Uar/Gnx+cNT2J7LGFB3MKhaRPcFiiX&#10;f3J4+5p3uOg/5SrKM34ACNQvupPLReFqW0dzF+7abJwMeJQAEOcJfWY0Z/38yQiQE6LSwjoyLXLL&#10;B3x1QaaPr/HpksOjdt/jUZtIhDkzM75wxM/I3GnX2bZr0QWlJBoa9mfY2rB31B/9r8HC5UqNVoiy&#10;cHPvUUAAAnaBgBeZGmOtNXcvK8slJR4eGZL565kjq/rzlZSl3UcAqWUY4+uK2nMQFstkaK/q1q0e&#10;NZRjTq8gjf4n3hkS/NCrlaUvJP8vtyjftfD/uL50hQ8teQxqH31R5Xu02V3O/uX5UhAl11xubhN3&#10;R8n70zJ/JAKRC1yatsTP2rZXgus4SFN/37yoZ80PKgA/c5moylPTUw4erUaRZ7VkigMQAAGwiHL3&#10;NXvixrKfJPiVHyfsNwu7KaZdNRidBweGUq6ycoNELk8Yq0+XeLqGYveVTHbgg+rI2+9K8j1eofBf&#10;gPzV/ywKP3zm5mY61qsjuvxI468wpMeH5HOgkYMeOpTtuzE4lxT+hsYdW1s2Nw3W/Gzzxf/PhTOX&#10;rhf1ps59e9Y6NL/5zY1H+dqjx8/fKMc7Dt4eBYDuf/tfr8jd927Y9qbdPH4r1P/hDxLWYmEsmpjt&#10;NARRaGiHKt6/oMr3fVR9UwHAzDjqcmxc9ySfA0D2bL92Y6oo1Jotu8MA+/p/Rumdk1UsZbKg/OXI&#10;5uOssUHOjJvSHetWxmQnXfQDmPC7TUtil26ZmySlcjmZkuGaQvYVC0cfXpfsc26+rDypAEADoRMr&#10;FmbSWTLJaNf8VBF79IFyQkvPU9W2eChMZRo6uq75G0cWqDgM/ofLFZnN/483/9vNIrwL3/+bJU+V&#10;7+9tqxKWLVEOY7FKAiBKLodW0Z3DtK7unh9Qa6hdrwxM4qFrZLC+9y4l7iNCVQHAzSVzgsznfJrh&#10;Aqx8iZB9BBDzdrVB6SivAkDkMiGqackSw+zk5GTDhIxF2baKFiVb7mUAAts6FnO5MgCgxl3EQtue&#10;TbwvpZ/kA/4veL1KPTw+Pn4TEvtmyetJ7E8+0i2r7eUF77zjeWKf6tvXvlyObezSIlW0p5bSe5pm&#10;MbXSLfLuceXijs3c7UUhAgAwPCtJh/b8EMXnH643bb7USVVjwqwUfim+uiizh9dlDlVHCsWxzpRM&#10;9o9kJG7OzQL2KVOubS8SRuCLyjztL+r29Npw+di+81XTI5VE5lTJLgbmo/JKUIdIOqpZ02bYxWXP&#10;t5YrBfdu6UuKs9a9y78C94IQt+sA0D5C+tbWfIMLSKTtspuocjHlctcViqZpWnyBXLPlDkgPbDmR&#10;a9nZW9n43Ut//PQmwWDinf992c18Z1Nh6b/GHdfY2wp3Vn3TlHGyGnNeW5jpJdE9RwDwkX2x64vh&#10;sbFAQ1VIIblMciGfKpbx5b0EmH9/jklVT4RedN3baxHNp7IKE0uhMAIAAZdjKXaie1kx8X3ppwv2&#10;6cF7IvMS6cgQGBCXBPYv/7DdlEmpXC1XmcLJRkF2j2mTpVtr3PyVYjBy+0f03fwME//Gt1H8m3t2&#10;bXjxzr2a8Sn3ePfvN8nnQSMHED78q6c+1Dz55Ic8yFNPrf3Y8S8+7qv2WKX6T46/r/iMeevS1I4Y&#10;kVqbyMLJSVXfc/DXH3oVA0JffolpgAkAkPfuhcuX1ePYt34w51ppwfyy/yttv3jIK8LatV7CsOZh&#10;p38/gMlArrW0VCeO1MemrluyX5iARNuL+v4n1u3knLTt+yqBz02ys5hemZuwjuvO8LzLXS7a698t&#10;JXTBJCdDCzUksG/3+rcDszJ0qU+571/8w/nKwpF/+MRXNybo5Z/72+Wi9uxbO2tBogscwTyxF8I+&#10;AtPh0Cu3owjoC8kdl4KMieWLZDNlKaekH6JWSbiVJdFoeSYrxGK1AwGctFm8A0DadOmeiZIYt2sJ&#10;UKBEZUJY5bHBLGy4RUk4HA6VnCi92lwFAEpjI+x8UVCCjpf9pcX8zRO05As5v/IVL0Dcw+PjxZPY&#10;HgACoPnN16Q5Gmq//vIsT78pN1YHZKeQmDaJTKsfX36tx8GTK5t3dg7lXvnqJuG2ZQENQPEklQ76&#10;fM/+FObP9ndCLBUiJWoZpg8Qo8dNmR1dX6SbbDkjru06p/Tevjc1k3HABS6XVd+dEoEUDDAg4SgN&#10;xJ6JroksN+o75sS7zQqA8vUCD+nCCMd8jDFilssjtsZqwsTUs8t76EnJol3bjg3hcnC5aMtIwQ5W&#10;EuRbtXK2b62T3AUY1NhYtigxrDieEZTHMqbWDqD5q+cv7zKGKluX/t2rf7R/g07Oj317fPn/h5tE&#10;cfn/24bNkXKNtGIWQFFenuAAANpOG7p+CABop0rrrk9LocIAANiuIMw3F61pJ5g9Pw2ZbXlQvlRy&#10;wnsgUlMlWArRfZqmyi533VKhIPs6L85MtT28PLD+pRemaOongTY1Fg0DOSTTXF0qO+bki6DUF6dg&#10;VQu0qPrgr0rIg7euBH5ixMce+5zoPL8WLX/wXVp6+9qR1jU6efpsHw1ID975q4/q8Yvxvp0enw+U&#10;Bw9fvM7YIkmdrN3anBibSBCf0vPUR+oO9RNaWK7mngFZFcRsdSoQ/ZNL56cBVO0+/GHc84OO2Nir&#10;Y/sIvbpTAV+gcjWM5cAxNV5l2WEOgAWq0uHS+n3682Z4KRZb7rruXHhgZU0oPFMw/FyqDgcwHiu0&#10;F6YWjYTqWrfFjDNU9kWqVqIGpQlRbq58mnj32Z8t1W3Dz3/e8/D9q8Gh5atnXi6vXPcf7GsCoPhK&#10;lFcnwNOFoGwIqEv2ibQoJxlpNBaMiZ6lRfyVyVo7GxmZaJMAd3kcvTMzIdNkOgr0TlByFwWMHBeR&#10;wNbBAmbSLX5Mgrb4DLNvwAAhkUVuhiXhWswUus9JZ3xN9QQoprJFQwCyL+hA9v9k3+H1EZHu5XdF&#10;QPnyxtq+Hh4eHh6/fWrA5sRmMtpN2KQJoa9cPm0Id3yUACBUZvJt+1dEbQh8VZsnj/+5b+HY/TcP&#10;5QrIgP2aqUQOAnVf+WnBvnBpa/2yZKhIoYWzU1SRHt66Yd/uM/aNJ2tn8uePxGIil0qbuTmF3RVS&#10;ZFUDAHeK0i2LaXNwx6qccdFZcosXDgOl80UTtSygsJAOAD7flE+zqzWulErLrmlzzpLMGhX3Szdw&#10;sm4pWviGEDsrerR8+3FyYU2nTmEQyOWZ+aRNdXfZ805Acs6Jst2drQEgHdr2jkmXSryg/5/EH3q4&#10;dWV/PnThpamVT098+SRWNHL18LFENnqbf+VQ41GqzK3eCp6kZMldT5qrRvdvGZvJaD4Z4I6taru7&#10;F9m7rcOzRGLs7j1EXOViPy2P5iQJLNJQuQBWeWTJmVz7YPGH5L5l1UT5Yu8pY3J6pPExHiNkAaMQ&#10;7TIA4RSKoITEQgDgCxRECnqxOa0N31Ijv3RJVR7YCo9fTNOf/mjaTjwf2dpSywCIzNTgJDTV96x3&#10;+36zeBq5x+eFwN13W4njZyhzJydAmK5I99zz0cYnSw3jxrWKPHCvSaRl043o/v1Glgc/XBv0YtJR&#10;azcsa48mjffvQV6IKFvVyN0xFmnqsh0wBeIEzzjrftq93Nm9bA0/0MeGelb6ojnURi7SGKfAe2W1&#10;4fcIt0a/cyU4P2EoAMnNk6rWJXWbDjnFSoh6/iUHv3/s9PIQfX3/vqW5uSVUKpXTV/rc1aP6/08t&#10;ldZiwRIvVdUnLGEnHUXSKhMUbo/myjojvqd/NmrlKruJY1OcPD4+5b75WAMhYrUVUai7VzXGNDJy&#10;TSUHagGRElz3g3WPZFHur64fA2lT0m9lBSVqp1qb9Jk1Jdvnk0JIJxxWGJjfmpkpQHABwDUnhktG&#10;nFzsP7Bj1Sri9p9Lyz7ta+si9T08PDw8Ph7CEbs427DJijHH9vsBum/HtesJCAhCgFjPzjVlBWQI&#10;a/VT1ePPa736kZsEvgAA5/UFRXpMAlD1jddH2cK7/gNdweVNjemBWUgs8vhNNT2qVLdo3ftD5VxX&#10;NUg43I63Wo321ai7SUvV6uJnhdXXs6KSc7ADF8SVHcHs1aLhdnWpsw5PBsIEQGFOoCNuZymMvtoI&#10;ACRHbSaoBrgHE5P8e1/UWNAPd9zFcvuurdcS1oVVp6XjUnMsDRJQmBwKSJRRWIZpGLyfJzB+cn8r&#10;ARDeW73j1FvLuyS+//26luaWWrNULgxcKqxeG/vHX54BVhdsOe/axdUCKxO5Gsm/MF9TyDqyIsv6&#10;qKyGq42lu+/bvjC5c3s2VbCJrCi+php94UbizDbhcHnL7uBiLJNy1a7ZCcF5KBoQWGtyocHqquox&#10;OX9u4YnI0iKyq/O/zGi68fqp9qQyY80KtMA1TNMFJUSPLEnwmGW5Kc2uZfKsu3nlMXHlHVnft2kx&#10;AY+biPzh6WOyVTx9GkGVWTkXVFPJroeDv/7IHh+Ep5F7fI5QGr7+6DvXLAgQKNuPRj7q8fdPSyfj&#10;jQDcN7KBQNetNtM+dIOYBNybqo/Re55nfTXbDIgghL20UIyUFbkVsgwAxG8IY63KL8ZsrHTkrOq5&#10;zt/64lKUuDOrEKL2aADGr0j0LgKq+et70yyl+SUAhCWS9Z0MAN51ynI1AIjXDDv0zBf+7Q9WEuCc&#10;kZFNTj52e0N1xf4tq5YoBuvzGVJ2HGIUGBXCdbNpW4nITbXk8ATPVmT/tUEuDu/oeCFnvHJvnS0s&#10;DQC447gCteM09X52TNfb9gMoWpxGCMC6ElOuWJzpV0KNl89zhlBPh0jYKfdijBNXqlcQbV6Ys9hM&#10;X1h3uQCRiOvgmmO2jckt1ol3W1tqwiqxcotToybzy01fukVpXw8PDw+P3y49GXJlM438Cty4AABl&#10;377CTLLkSL5ow/p0I76uIAv2zp4RZ417N2prEoEjXptR6IMVhVt/6sbbBvjFi/54WJfcwVThnEwk&#10;ie6//eYmzCSYRa6nYzj/86/6AKB03SX7V9Yuzkmkiyo7L8tGb/eyJkOBuqYpOlzfZxjY3w7ULdi8&#10;YEYViAmIaJwocVlw0b8tDGdigWpagE1LpsDO6VL+9W2AEjFNXrVshqd3vEBuNLYtH7Hsztk65wi7&#10;gfgaO757fbYsNTqXx27bEwIAUv33Dv27Fe835ubO3Hx/q//lrkoM/Mq11shgK/OWxVlJ2n018x8b&#10;luzv0qKltpHS8npSG0ss0qjgEOUyciUiGDUW/LSt05cvgMznpK7paeHSxjqrDJsqa1RyF1LT7Rfz&#10;Sf1vHl6xjU/buxcCTbZ1ba4cebnPZXwKAKEUK/o4QGvnLXfS0mu4k9tUhttv9su+9ie9GjEfEnbH&#10;ntPni8JxTQNEViXKtt1V/3Gf1GcfTyP3+HwReeaJ8cU8gtWtv4Hv/t6zs4W/7elUk1eSuvSQ/OsP&#10;mAe/Oau5bUeveEeEAQlLqdbgI0mZbl05IF0T8Q0AmbIbXLVu3j2RL778RCWwbs51dVUra8DsG1Tu&#10;bgfE2fd467QYa69rkK1iOuOymewuDTjfJ4u2yRiAwSmHPKzhnzz2Lwc/4NTJQZksLOe++UxRDpJQ&#10;IJt3hI+6LgCQMfD21loGdDSPOJMAkH2f8107UHXvmyXrWFePZKsErulUHBk10/xqxsp1HAWArBAh&#10;BgCkOjKZInPGdPA/lHyq/0gL5/kMtQx9tM3VdAWA3Fg/c6UsZa1APOJXCeCMFbkdi+Svt4WssWVT&#10;ApEDku/+/Z+QvmceHh4en3sOvK/277+54cTEBKfVy2nMgS2b7mqCrM1KIo+Wr5Kri49E1m+lEYxd&#10;LCrs7uXy3qSn5scDLhOlcQBizuURmUjbD4Q3O0Qwg3z1M3/Ocz/5gg/AZcdtWOlXnhyhUn0cCO+8&#10;RqzrtU2V6YYEOFun+Klu12D7mwDI9akCsRfUYLkkWBMBCAI24/3thUUuSb7uUddpEgJs1/uiv0mm&#10;rjk+FehcOYGGjhH32KN1AOccZGGa+x1SVWvOymtbACbPx2KKb6Gcf63vjnY/YNrmXTv/3+c/6LYf&#10;/BdRoAT4VxdFheosB94VRsRstjRFSmFZgABwxxS/PYfYytZyfV1pMeEA5QzTfRDRNFV21iqwAErH&#10;00phgvBgqwbVtYTJtVU92QVY82hH3hIvPFLJ1xOnT0v1dz9+9XIarQOiv6iqMkAImB5cm/fH6hZK&#10;ebNYnUZ2M408/fOkrrZ+zWvc9eHx33/vyNB4wgFAws3t27wa9b8FPI3c4/OG1Nn56w+yOezrfwWj&#10;7zrAAtKde3798W7R/eVoeto+XmtTe7ljb3G4JLO21W4VJsG6JPUU+JpOJ/pjP0bi+YdiABKOS6qT&#10;MIDBd7gSfYAA755z7a56nj8jaQ1+f40xleC4uE95/6wSlapu7AH4e9w9UAVg13e/++cmNofc80+P&#10;v+0sLiu4KoQJgNKgCc2pnLQ1KQceqQcAcuc7zozLgFMurz0IkPr7TmWUoeEdHbZk2pUirIQj22vO&#10;0GjdO1fualithgvIHfGpEcdJZkJOVUcmDRi26BzgN7o0Vq6EvZuLQUGUaH3NkuC/EKpu0EeUXWmh&#10;65y7ACijqNu3/yOwoXh4eHh4fCTEd1y1Xvv6xmmq8QaVG5RM3QfumgFdp5rRL2hn2fy3D+xfF6Hm&#10;L13NRhX6wJqOl0p3cxFTBgQR5gJV/Q3dXbcIagtw5BD+ynf9yb95vA4YF2L30hoxNU2VUDcAxPZc&#10;I87cYk3cRwANxGh2k/ka6j9QUd5pXEsRbpozDq2TASDLqsJlY6paU0nUzpWIKKlMlnZOJtxyXd5E&#10;hjvO/Ipv+N5s0nnloRAXAJ+eJZJdU++j7jqDfOY1l8WeYVfeK9jTrx6M+RJlyRLhr1W9n8Mt6Py7&#10;R6kompNZkk1FlkU4CVvaZKXGSu5637RUSxsNnmuJKJZjWUnb51fSWbdhNamd+P2tVjkxblPJTyV/&#10;qan+WUlYtmVm8mleMItyTQcBoHNH2FxfsYRzgMUQaVIy8uvBRgD2a0OqXvdl/ei9E2NzSSNn6CoF&#10;UzV9o7Cmtb3cpel0jXXzFRXO9fKAdMeDnsH9l4J1d0MUTK4EPEXxt4R3oz08Pjoi33rxhu4KSn0P&#10;7v/1RwMkEHeTpU+/MO1M9zYITgnAcwspotDWtpX1VlnX1mnkJvja1n2Nj76sZH68b7ecL7singHc&#10;7OlRqoS+oAJXzzlO6/3288iemDnSDGhd0RETx9Nzqr59sjQ3V4eRjKPvrZzHHzzynZcym5w2eeC/&#10;73bfokV7YKksnUThugwiJ1iVLlzOQelpldUtzalaQ6Y51on5SZfcRQFowfsuz8nWuSutLVUUYDJz&#10;Jq9PQU9JVe0OUi/s7oLwr2m4aoXdaV9U2dJGQICSTdoKRf3CYSFKAQDFPoeGgzorp6oAQBxPKdqT&#10;vok38mHpYNNEImNxNVTV1BGHh4eHh8cnh4cG3eTLj693bTov5oNV0eL8tg/cc57Q9a90+njdy1L5&#10;7KWebXUrncQmzr3rOrWBR5vWb1m/XWQzWcseTwd3fvnWflVFwAA6vvwcKf5gz+3qIieV6msiN16S&#10;pOCuiogKHexPMGd2Vg5okpsTRS2Wdqb2Hl6RyAEtU6RWkTKtwIBCltPqaUEzTSGW4a5SUp12CuDg&#10;2yzbJczcqOBKueyvqoytPPSjHHn13hiEO55hTGn1OTmKldg5AOnXTBZ4XMX+re/1lgvvbVfsnJ+E&#10;pVToCL82s9lFdXzpcGB0arqM8STFJAlHWzplgFs1WTnRDgBzp3ttNWrR3bZfb61Exw+W3IgkxPxi&#10;vHWNokzcQk4r67EtmmxdpYYMomlAg3Mh5eg0FCvrBCB+w4Rb1KSlR+ICNADgCz9fIC98LYqZtxO6&#10;2vMFBSCtrag5Nn81EmvdPPTcKOtm1UJ2tqF6g5M8f66Xq6r+bA88fmlI0Msd/y3iaeQeHh8hga/P&#10;9i1awbaej6bPuQ5S3GSx+oUTl31SotxbpRWsMieSxLasSRybAatZJ7TEhv27lZeIfe5qlx5GSIO1&#10;OJqDJFU/4wfS77hO91GqPP2Skx0Z391d6yPRxnenM4FWeccXXj1rvP8M6eN8pS9a3f/1//zqS2c3&#10;GA1ibY//ITBl1y/IZ5uW0tklGw5DyeWSBiIBwNwNQm5bOku69Zy43InLQvREAID47IOZG1mzdP0G&#10;C4Z0YuXzhuVqkUw7O2IOm/TK4GG6JoaqfFkq79Scg3HDAmM2CQYP7flbK/P+fq0cAIwbNmedwVyO&#10;51kEEO8PyuwBH1q++cqYOBd/+rf1zfDw8PDw+KUIP/0j38jPHl1rUC78fM4v/c4b0sQH7igmJGyo&#10;rUoOtLw0qhlXr6gNsYDCrVxy1oWTNxuf1G/anUQigJhpUPd9QKBzkSAIoOf3fkSNy73xpFYjAcLI&#10;LhaJQuM9y3vKO1NjOdnl2YxAWahm9bBE71kzrBSP5scIC0mcA+PcadJbJ6jks/OuQ7rmacHUAbTK&#10;TjIf1LSaVJk4tGjVyADspHHoDbP46t5tZKokkVAzFQJCONReKpcmbpx2mfp4AID/wbY385Oj1cxU&#10;lWFl2KZHn50+cza7/opiBx7sWnwzoTMISFVUc5FKj77b3RN34KMoAOB9by/IvkDNli51ctqd8lcE&#10;fJRv7ZorOFIi172qwGUyxQUgIIcAlQljuYKbZBk+LVoLy/VTgOisBFFmqgQAwiKQKGArj/y0QJ5/&#10;8MIoDUhHV5qu3XnJdBPBzRVyPijCDcp15vTN1ffURZemKM7M1OS8UFXa/mQVPDw+4XgauYfHR0r9&#10;R1n+IgaW3Gw5O9p9IpoS05pLCJUoqelYawEYJNL6Fl4KyPrw8tZvvD7N7fMG/HExv0jDUUb23ckA&#10;vOPYtUcpEPjCqfdKau8YKLNRXrCzTU8dInec18ZHWsb4apU4QD68IzM6PT4xYQFgWuzwbdtfkIqO&#10;hCERV6n19pJ7g9nggLHS6BWltwntaFwe5chZ44bFxwSWov70rIh9Zej4LJhcMgCA513SdXD6Wml6&#10;/+4zI3z27aOrtnhxxpk1w+JoDyAIMMyleil8/6ss9c7dEsAHbVfaqiPoFpGRAu6Jfsb2dwNQn3xt&#10;gLxa3woPDw8Pj08iO9JvYPI7d21dDolyr5+y/PKTe09aqcQHhTXN53z+m8Laq39/4MSUcJyJMQGA&#10;MFmXIlpMX6+Qk5Wg76mkrH5Q740CRQgA2v7+z/tU8/J4TO8lrumCykzqWFuQLhbLzidNAAjlSDos&#10;BarX6/ksovt4lBBAjIE0KQHfBO+vA4+2qU7WHd1GAdY4hultgMT0qL8oxEzcLzI5wfU7TwrWm26w&#10;wRprFe46rhDEJiU/AJgnxglTH6vkd5sF6bptZZtIyQRGuahq2f/F1Ivj6cxEBgD1hbq3bm9k5UuD&#10;glpM8iu2rDZmsxyEX7tefzs0IooQ2YvHuabW3tMCoCmfc0e2KQAcQPK1WLmcMK+31i4ZAxLF0iQP&#10;SEHbUgDJgrMksu1RgWin6Qjk/RIAhRaFcEuSwggsQWTJBhh8j/00P3xui64qz6y2XFee+o6ambU3&#10;yy7jgyWF7dTfl+S4sjALBKN+x7KttAtJVWjnPZ6c9/gU4GnkHh6fXGK6mcuFNlvT+LXWv8lMNgUV&#10;EH+8bl2eW3lAxo51G0dB0+t3D39p8OxinkNNIVXgManzcBwA5sYdeh8FAPlox09STogKLhElmW3p&#10;PgxEj5yy3riH89o1BV8gELxPB3jSzqdVtkcFqhN8pgVznDxzXMy/fT8FACLAAVNgKS3efLXE/Kud&#10;SLaHSvrFsOCNyy51xRZm40PTU6kyJQBQDsW3HECgT5raax+tPUVT7zWvWMqvDpXnt4m9PQAIUEpT&#10;1AJt974jpV89VC9NFV26RQdIxDVIqnw8IbHtlQOzh41J9rf/cJNEfQ8PDw+PTwB3ya+w0mvvb2uJ&#10;q8JITNwoSEH56T3YcQ6XH/iA3S4TecfNacNk65bZK/1pQAgCAlLX8/vfNoan1gWt64RWCpDw9wjd&#10;/UFT5AJFxSMc+Nro8VGoLFQWhMiUsIbmDWIlHEa5VHZF4yAKMRq+Kde5JPEaxeWYz6nKERWYH5Nz&#10;sbYoQccVUZppAlA3JlIAVMCKaikXiyXT4Zz44h3vzIqrVxqa2qMKYUwRdpk6IkN0Yty4ZlBS90AQ&#10;ALJX+81iZ4rIUsAVstvkqL7kGy1tW7sjncjlNZ9GAJ7OXZyUfBaprauPp+dovA08N9efAJl5PlQl&#10;UCxMDJ8nun7oQKWnS9dVYd3o8gEMcAW0uDFsYyzf6Vqm6eRdY06oeryETA3gkpXC7e/blNYyn13m&#10;pKCrAKSQaRDhOJCkEogGE1CcbLru3bIJ/cA9a6Omu+4+X8hfOrhJX/mhtEy36o611Tw8YHPXNWc4&#10;ISCSLoF13tMED49PAZ5G7uHxyYW095YHD2y+6vbrp1Rzv0/WN4bVnXZCLevL00YVM11aXyqTbOnu&#10;f2O+qBGRQOi+A0tS76pwty9XlW15fDJBaFGwYPWRd/1T+SBwbx/P/1Th66IASCUonlanZxTSrAJo&#10;WMRCCwoCbfwdjL9+vwxAEFAIa1kjL7yaYdJDq64J1nXRvNAs0La8QLNQKqG2NuCWhUNkaYKQbiAW&#10;4KU88W+nb7LEuduXNh09S6ZqtbalvH0xCRrXAGyT3nbLJxN757ho9QEAqVrIDE1pMtu73IaePfrd&#10;Ejv+4Mf9kD08PDw8NudQ7fNpu3TmDKgQgByQqr/QABw8r14/GL7lTul+lRzcbAVpaHg0O5csWkQN&#10;xRp0YP9587VvrDVpM3/OKQUAnEkr+r4PODE3L5NldbG9PfHvTegyAC0ci28W6l5xxZdHeUZTTGf9&#10;1JuboAqRIC4yabcKLBhMZp1hAGrbMJ0LB4EIkAEQJshCr03absbHhBqVgMeuPJ/SyglzbxAAiMJV&#10;m5tmamzIJYzsP0AB5N8bhWMQbasIBvUgsDCXIxx0vN/eGgFCS0Z/qrw/R8H3dUtCWHMOjQI0EtmW&#10;vDHo0uthozzeO3+JqtXPLMd/K919sPs7wlCBsgBoYPtIXkwu1hPwIi8mueMGkrnAfDWxHSov2UcW&#10;ritGuByGTEsCZaIAIJpimkTAsXOOoM5s0XDOgcTbJ4T5DzbEmt9//Di9HujcaEYvDZZl1lGDSS53&#10;f8W8PpxM2MuPu729xavY6vEpwdPIPTw+wey8Ll3Zt3mFUFZV1id9N3f6mLqs0qMbNm3px8jODdsR&#10;aWdXQ5WVcPXIcp6WGOZrvOvVya7wASEogMUxrf8goHz5L/xDdsv6ErYEHAAyI4RG6wAgCpGBawhJ&#10;3lY+g6mf3hcHOEBgQsgEAMZPmIw+sDamsGWoaL3bhJVFDCKluFq4xPySTng/SDgIkPqClA6latoO&#10;nqVXmyuGgYV3SFaqZ4eXLmE+z2gzAKAr9P2kmLwu1bZHAUDkZweH4Pq0+1YLvOj3vWi9f2Stx9/D&#10;w8PD4xNE2z84815eOFyAMEYid+5nAOq7Bq13nrpVe2nxNtRtNbcaMLxWk3/ghpt/6Zm1KnSogEIA&#10;6L/M6F06bs2Eq9es7hff4eT3NQmmfHCHreYrIutzUVxvTHAAmQC4sUil3UB2hAZJcyXTLJ5OiaHu&#10;AHwQBoAYyDwg1cwZKASrdAKA1kdSyXppfNpXXV0dJsjxQjpXtKFKJHx3IwCMvGNx16re0hgqD4LQ&#10;SEnfxnZmro9w5M8Y7Svzi8XXS7rTvjuuOYaTNV1ScDSJMVJ1x/Z35qWZKQQXL7NA3VOrAjPUM+C4&#10;gw11ISDDCQik9vF5kaVxWDxZEDaiUHnBmqzLAZGlfa4KTVYX6gDmL7soUQkAqK5atkssLiCMGdcJ&#10;y5Rgf7E1trBBIye/N5CbzV5urF17l+2ZOSi0sxnoI1I31H37IHLJkqKoSuCjKejj4fFbwdPIPTw+&#10;wWwN2blruzZd5SSDhv6zr2zsEpl+ienbNya/bR9iV3ZsnL1kOKJ+/0WJdS2vSZlucLWnaIjwgssI&#10;ALSP8PGDABq++BwtLq57a0iAA4j5KcL8lYECEGUUAD/BPvYeyT2/bU/AAWQ4lV5uqXOTYPKDaxK7&#10;eNkNTw8nrDonJasyAcBgOhKNMW7AKekTZUqbCYAY9AKz0/qWhWnx3rMUwPBJl6basXdplpCbJqRp&#10;SQhXP3B6wphTM6mrQYXYeRdAifm+uXYq1NE4q5y57+N+yB4eHh4et0C64/DI0HSqTPRYc1fbkrR6&#10;eEQfvXKrFqMXJ33SQx9ucN8Xv+OffOGJNX7U0AzJ1eHGcSpt2f5Bew4QaX12GORfbN01tayW1CRH&#10;rBPHHIICSJ4m5IAfzrBwo4Gl2HnSXrDcga6QBOIAqJZ4uuiHqRmCUoUAgHtCag36UjLK4+MAUOSc&#10;uI6PuN37WgkA590+4ZLmrij8LNA0iYKcNNVqpabmtutXNasf9y05+ifecoRyTx0xmBwwB4EoymUA&#10;lHBxYOCijokdl31a1UPMZis6fGhnf9mdWayhPGWpjNhlHucLJBMIG0knwJR6t1jUC/IcneBsaWJR&#10;HBEBjUzuBkB9JRfFYGUwqmnczhGoDPNgtbqvqsqnnnHf2LZh2tJx8HoyUTsxE68KVNbwfCLJJUna&#10;Wg1kh1RUZkskfOv4CQ+PTyqeRu7h8QmG3fmydKpt0/4T7xb29NVl/vaZ9WnmC88bwdCTG7fd8Zq1&#10;ONy1fpkoceJHakjCivc8BbHGr0D9JVGqHLoO7mJlIPOiYg/7alfFpAxiw5jMEubbVrFbSxAWiuB+&#10;ALvDbxv8xkBLsE5mAECMqaFpUBJ5aMX2LfKLKTdjKYtm0S4TgKqqjzJhSCLCoMGAM5yjaNUAIAjK&#10;CC250sFFNz3SBX76OmGFFgSWLqEwBBauB+AWCoXCfMQ/mCThqHAoBaEE4VDX+iL05Laf2peP3srR&#10;4uHh4eHxsUO7ujYuqrnruP1OZPOCXSMnFOXeD1tbu/Pxn/vG/+ax1TJxEbB08eI1qtQ/9EGiwR1R&#10;NtRr+cU4i1eKeTtTCvdLwXB8NfaagAgg96rLandDjFpc2Zq0RdkPAPL2PtMd7ERluk6bRzC0u2wg&#10;UGAiHScALk7Z+v0B1jduEgjAKRPAca3O7dX1BED+5ZRwo/fIQmgMiJeS8hQxC7UA/LdtfXUSCz+5&#10;rxkAMm87wvdAVdlBKUQSRCf1LgQEwAkh2+Ov1Exe2i7JB/J5gEi6TyUAoO0YzApn2jbYdKdUNoVA&#10;Nc+JMZlxSalpZIBInbfz5dG8vlTprs/lPQvOQi4EgOhFIYqB5ZtMHepn9SJpRn1fUADg4FUjOdO4&#10;/g7SI3l9tF5y5uaYrjHhGiVBmEyqujUAJ6H2xODh8WnF08g9PD7JHDzP8y99aZPf6eBFVf9HZ0j6&#10;e/eusSK7l98VQd83N/rNoR56x3ynaV39N5hcqJQfF6xzRYaVIJZKq8HJ5kszBWZG9GAkTAPgS13Y&#10;9h95S+Jj8w1Vy2ZyFaRQSghKw91LZ+mCMLioVHJp/cq7I4IPllm8WbdTBcsCKKG7DixPRuy5hAku&#10;IDQlx63ZGgpRKmcDfltA9gHQSGE6y6WWyvRKBlgoh6Kk77wsrnZmTyxQEo+l3H2VQ2eHBdO6CMrz&#10;CxxCUEVXO61WXrRAVSVY09g+P4fFdRaMZr+VmW2Ah4eHh8eniKPjY4UXH2/fZM3QK5LecdeHHug2&#10;9xWa+d6eg8sObi2+OH5WlljDUx84Px6yAvVrtX6VoPDBBzInZnmChMpWqWhomexErHH5kBLgIPlq&#10;mekPUiSTXLQz3RLFympte5/hDhHOFACi6Tq/2OgQwiIZx9YCBItvO+o+f5zdfVdhYXGxjJTMqlqK&#10;ISUcdBbqCIyX0lxsO1R2hSQDIE1ZsyBzWogBQOBwzSVhvflYLWC/5YjIw37oBSFMPkdpd5VdNl3X&#10;5QAjdnTfcb2QDx5iDgEBt3NU9/kIIG1LTRoi3qtcrTEBUIZYrlgUYSnQFgIAUtW1YI7O2wavVMu7&#10;LrBreAhX7wQA6ityGMuZATxHSETGDVndWpkeyFuu4MYGjRwH33NYoaEoc14qCRDCKEWkNQoAg0M6&#10;vfc3+p3z8PiN4mnkHh6fZNgX/rNv7sUnb/qhjr4i6bse6fwhLb12YV9XRYCVBy5mZV/gm7U3D3Pn&#10;RTf/6pPrMtxcQBLvz8vS3WsXMQAQubmMgABjVqGYGpdqalcawqAjMc4Vc3g8GvarFLDLuVRJVxlp&#10;bFw2DJiACj9ICQDgf2juwmTJkgqjMIuuEiCg3fsiS5uKhUlHcAFdCgQOvsIlJ1HDXAiSz5ckUuk7&#10;ak4WBNeksrbUUwUxt0gNu6PPmn5hEZRuOfg9QVsBQMzMEqZsk3KzaXAhAElxy2rwPibKLmR/NMhQ&#10;NccXO9feBNrRi1FPI/fw8PD4VEG/9pcovHDHgY1+bH72fclf91X64Uc6HH6eGZeutHc2hAhgzk8f&#10;KzrtUs/9Hzg9dk4xaV1tlsbzdHb3B+wgJsdd12ZU91FHem97NSGpVE1L5RhMNu3ecy5TngjCHRO8&#10;NghfVhhLe6o7+kp8fMHXA6NQ0qRSoa+LUAV6yU04rPCG4a/fUkUBEgx2AsY1Qnf5hxfdLPWbqSr7&#10;5bQr3dNucEEqIpRVDctWIDDm0wBQpaPqStF5/YmoeDcl5Af8ANHKIjcjWDgGWQYALpDNEznUOhiV&#10;2mOMuNzlAOGFohz1AaQqujjddMWYn44LUIkAtWWlwLtXGrw15dhICXWZ3h4ZmC2LUJM+jMHtUQBg&#10;miFMdelR5VwmBZEYkMhyMdvOC4uvUIvp0broylNWHnlOG9uydSG95CMgwWhtxQWx8Iak3l4HD49P&#10;LZ5G7uHxiab+qZ/6xp97fH1surh0gvrrniTdf/zcopV+/Y3aqC7KiQSkgNTypc0SqJRnv+0be+3h&#10;tSo5hyDnrjJ29+r2CmAAKIznwYUAkxm3AerOjCzWL1dIifrqoyrlbmIRYIRzmGWb6+G21RI4WZAw&#10;AiBLEhN1j6deSub8EmzTkZS61s6VTUsjBeFCrqrSZ8OsuXsRCp+LVLOiLVybKIkBCHNLjuhGLMaT&#10;zOeTYYEoiNOMK9LhG1PpRirdtbUfvEkFRG7SoFTfRgfS4Bz+gN+XoIu1vLbFtvwGJyKTjQUDimvk&#10;1+UANF7lMx/3I/bw8PDw+OXw/f63UT41eu/6Cm7zx+YUX+3var/MSD31L/er1ugwmE4sE3BKxcjf&#10;7f7gfc7mA+Hb1i5oApv7gO3N61nXEWqdFkg2GIHIlNPscLqQ7a5Epenz14nO9MfjQMLhWiPAKCpu&#10;ZQDy9rFEzhnR5VrGRfd5crXZrwJ6mdiz+fKoQu6KryisYkKwiB9tpSJSbjjvf2uBkweahCWgVQaz&#10;CFNohDmD3RoAxQ7d93bReOXpuSHgrhAASKw8zjW5fWXIfI5zLsxETaC+IaQBgLCMsgMiFtSoBtDa&#10;6oULY+zyXf1lCbEekAiXw6vl5pWWK1NFX6tb6u9hWBSihcRbx/mJJxgAyLZLjIpCXShQEiXuMcK6&#10;KhkE5f4bF4VMdBAg1LN3ucXLjsHL/PVHt8Apmy4kTV82vSz81AnWeJ1TPD7NeBq5h8cnm73GK2Th&#10;u4f2rNGmE8emZV/N76pA7Z++d8pw7cSCAGGazIJH92+e+tbx4OtioPDoGm2UwXnfYXLPGrN+CDQL&#10;PjkLVyAY9humFFPL+XTJSRevhJZK0VQT5hyemylCCA5QRuSMoB1rJ0VzhFRBkR3DXT7lQteOSHPG&#10;TI6R+v2rrgsxMyVcoTeFCFACqmiVQSEyGT2iOialZGHANJwaico75JQreD4vK/O20ExXVSfLlp13&#10;si2dB6IYEWiDm14sEkZiHcVhi3MSq/UDJohBRJQoCkQp73CWLMdj81hcp5FXwU193E/Yw8PDw+OX&#10;JPSHzw1Ls99v39WyLGnc8atj1C9v+eIvpZADkd8ZOzmsuS63QHQmuYXuyC/wsafPKdIj65pwxVUz&#10;U75lbfbSFcN2gy1O1lFG9S4i8YWFuqCsGNe3RIDixJlhR/bXPBQExJwQdRQAc+Aun4TUFX/HMTPH&#10;5abW2n3T8+6ZJ2TARrLgqFO2Xr+mrst8jpFWgG27ZiBh1L45ycW9TXC4IBIAiGIOVYsRHxdmX2cI&#10;UIpgD//cKr5mC7G9DQBAMG5x37blO2gsusKFSt1iNTr5ZBcBQFQ17JQKLjHmAlUEIJld025+xkoJ&#10;KEHZDtgWZptXb+4ILyrtWbcwuIUuAnHg0JRIvn9HZaSSsFQGoJwhNOAXJ5KKcg8AmGeuWqK6pCVC&#10;AGP2+6fbH6wEsJMnk5PFl5OHpOA6ST7whhsIfN1rdObxacbTyD08PuEc9v2MlU+c39lVMYQbE31j&#10;xKe0fU0HAOnu2y/3TnEAgNS2a8ctf9F3mMfp7Ldv27MyiWATvWYL635gjQZfDTJvDBU4p7U1CmAS&#10;yKoaaS7O3nDMweefqiSGQ5pCY2MxnS0ZLojsC4TydqJ6TS77DEUjEDBQCMOxuSD2tETaonGY3MHq&#10;dmJ8Tri0sZYAEAWCYDilNpUSRBizQMlk0swCA5FYTbMEPVdwwB17qlSeuQjANgzJcRYkaTIrD9pC&#10;ulEUhBGpJT49LbiorVUAoAwiBPwAQPw+M2fR0rRf8Oy627KaIe/h4eHh8elB/913j8nm2KjaUB1W&#10;YOYWpy2iK+r9h375Yp1tbdkbo3NZAejx1q5zvYXX4x9Urdt8SeidPesW0cYShnfeYnvjkmmhrZak&#10;AHuGBL5++ToRc3OmrWu99UjnYRVK0tP7KYBcWUgxAGAOnFUFs6Bywsvu1LwUtBZU49XdomSgaNvS&#10;bNC3peToS1ecmaKkUQcg7+gr6Zn5KxF2WxdgCigEEFbOBo2ZxO4cJ+5gS5yoIEbNQ6/wYTuuVWLF&#10;xeKM47CW5Qz3fFJwoYS0yXFVa1MKJBtZWiGFAvmCSwtWjYTJtNU8RyZ0HxAMuxZqZ8VC3fK5i9Ou&#10;QereO5TjmZHORYE4ELzjBAbUAwSAJDnE8ANWijCtSrzfL9H7gwAG3y65rggFq1o63HJqtgh1eOzA&#10;wwoAyN/47nTpzOi9azPMMyeHpWDwd72ybh6fajyN3MPjk87u2udnHPPMGTWmMyubAdUV+Z67Vkqr&#10;3X67NZ82iB6r+aCfM7k/9DIrv3uuq602SERpcXygv5xrOnTHWleAXj1ffrPKFdFmBQDspReEv/Mk&#10;NfVLxa9JACI1M4XRLvj9TUClWblxRuQWV53k47YcDwDRFO9vNQQAMVW0IllNh6q6trlsehejC5yH&#10;WyrB8Jky1dSaNBZ31M2nXAJh2rbGXa6wukYVAI1EjEJRiCRotUxA7CIlEalYHhBwe4PhNCGUSLX1&#10;bCDNudJeMZ2LEgFbecURTc3lhcjasrnutsiA9XE/Xw8PDw+PXxpy545jVzTHnhgFADApILE9R0O/&#10;0ljhQ4fgWq4qA2iY4/mXvqTcclv7+URAfnyD3r99hF3YsbktwL1qWWxrRTBNCtYUunv7xWEqdGnB&#10;YSP1qkRVVl8VoAAwB15LAYCJleItgHvCCG4L5l0iRDrHpqKlzHZCAEOWo7bUJCzXxwAgPUJouKKp&#10;yjtGE7S3QLf2COI6gAzXKNkgRI0Zabg7+g13PNEY8pVEoeb2d9P5SMWab44XCCXLRWFEKi9cFtaJ&#10;Ozer+LZbqexiZOWcaDiQKwprtjoxUzR7OMO1Wj8ACyJazItM9dIQF65LrY7Pfm+fhYScF0oIQHfy&#10;GrlaOiIDUB1hC1LMCEmusY8PM7Z3G8CPX+a2qN0RHVJrdgAQ89f6TO3c+O/EAMD3Bz++ISefq9/e&#10;UYl3tyduDBFdrf2ap5B7fLrxNHIPj088tX98+URKOM6iAKguMbr7nnWyR2lu/hCjHGx6Ydo1+64D&#10;siNAZFaUDmwoSLttdr54hLRWnPGOS6kMiOTklfNusXfk6vAf1xNg9wK9tNSKhlQaoLSM8bHAcn13&#10;cYWwbQCq3+PXq4WAQLpgcXVsLNwcDxkoaAB4uVweS3OEyIwe9BFgFKSVNA5gbIfW2pzLF40SJyHC&#10;mBwKGrxS+EXTYtYMl7UaiUmsYZS59phFVCHKTPJJcE2O+XOpsupv71myzZc4kzSyOqkhYTXt0hJb&#10;H9fmei9BDw8Pj08nkWfvu9S7WCmLQoGanXt/NX28AluKOle++n+4Cz96OniLzdwXZv3yFze2V9vz&#10;tp0e6dx0h6GiRbdVMsZ5H0gHUPXgkeHxeVp3w5SMHXpjx10n7QvdDBBZjurl3cTKAXsnLH5gu5Yc&#10;mMxmTCVWpFPGbi0Qn5PHwbb5LIGCT4aYnSHM172kTbPO6HsJH7rmmSwswRzbBQihIT8Jp0Smbsdg&#10;TpQGQtWClIJbLkvuwlZA5JJZQUhYVyspZ2Le4FypYsDsKPe1NaXT1miLunpZLKqmHfeiQ4t66Gtv&#10;55zBtghgC8ixPJY0cue9AUL27/553r3QEiSDLiIEADlkDpHhxSMNAGMusYtFIrHa6ZM5Sdp+D+C+&#10;MujakTubSBHCBABSV3f4RL8j/vL3agFA+dq5N2RzYfbNcFQjZi4pqKbSQw94Iesen3K8yaiHxycf&#10;um/PWO9oGgAgNW/ZGfyVRqn742vvzsB1uVApldAY8W0M2N7+V3ln6v6lKU0ZRIc7cDXtDBC9hc4m&#10;3hq5/chutu8ddXp8XRvYlmTe7N+x5FCYnJfk7SgN5sp0rqQymeYyRASEyTLZoJ+QdFwUFlMOskVA&#10;lzMAWDAUHSOkA22UzmXDoJEIylkhWlKOY5UHKYg/VOUjANUm9cjeOwAAYo5b1Y1HpXRhJuKvxlQS&#10;AsgXhBtM3ejYGgEg8oSEUpVSdUtoNQmbZWR7reAug/ySKYceHh4eHp8Qwvfem59MZi0o4Xhz4Ncf&#10;DwBQ89SPA8m/ebp205WZ12b98rPbNy6WD71Fz3Vs5iTPzjp8y9KpDWY0tQMA/Lt381z2yOvQDt5J&#10;4VzK5y/cBpS40Cui1CUr83Nn5rRrH9xHUHXkiHkqn2sYnVSc/js6kbfSjlSnsTInxYA5UaTU17My&#10;qSfRbEx0qJSbJhcSIwSEBAIMCENkXXnbzKzLczlT0aVY97CPL+rljAVCSWNt0kQ5ACBhuMIfIUB5&#10;PsG07SHh46XzW2NrLtHHJuYdx9VD9fWPv0DFSFW9ywVhIYicywDMn0pT0nkXffrFnDtibWP5YCUo&#10;j97ru4rcq/U7GqnkOgugVDJfmiUKve0IgXhjyHG33i0BCsRyCJv/0c438uLbfxQFAHJbz4kLtuuU&#10;ihyEqpJEeu7d/Fl5eHyK8DRyD49PA7SjA+WU4SqhX1Ry5gMgO3cuDEws5h3JF2/uCv3b8uj6wuPo&#10;883Lc3blf1EkxD91Mit4KkCkKEiOLPYvnHqi/eB75tvfXKvV0u0XhHWtRwMA+yRhu/TJEUEiKa3Y&#10;xpBM+liks5BMmyyXzgcXpawBwR1XE4oqBECcTKZ/LKA1QmkfwpVKK7aSVcSCK7mEGypIvjDjb4gR&#10;FAcYWZoGtcxLeaHGm4DrhelJUwghYDkqZE0Ue3tbD0ZQcBgLhIDcmhNl8QWK+dxa30YGNPpxP1sP&#10;Dw8Pj1+V4PZff4wN7JZ+QgvP3bmL3bRGXDnp+uXH99y8z20ntbneXZsMNiyc6qWottJ1Rg8th8PT&#10;SKRVPyH33q5CuutVdqGxAUVwzQHAyHIvUsCZvZC06h6sKMIpn9LRfceV85yf7N3hN3OSVAWZlt3S&#10;hEkYiXatOeGJQsTdQyUOxxUqBVV8lXrrUqAo8hHaVDs9T4WUy8/rWZ9hv70DhBBEGnXohigFgEyR&#10;i3CAAGKC53SpgYTrRlhxdK4mtlJJLztfcMoWqZUbEXm2v4Dk6UirLhE5UBTZmJjrnQClO49QBJ9+&#10;bYHgVE1mOZaO3F5z0hSzs2p90CWQiqWcBYn5HuwAcPGG7R7cTwBIRKwmlXWHf1ogP/jjitISeOzo&#10;9RsTlRQ01ti9K/KRfwM8PH7reBq5h8enBb3x1x+jpgbAUtn0rn7j/NG1Kwvv1cwH5FcerQKAssPo&#10;lcuC83J1TWRvjOfPjSzOyu5f33XPFSf71sNrXQH6rsuwersiEPbrCwKtlzKuQ3bewMhOMTNLmL+b&#10;RaPO/IwpO5NOMghCNVIlhWLc5U4xbwiMFCd3GX7sHSYD26sApPsKROecSYQENNvgoIVBf1vwNFdb&#10;lvLVfQ3TTtKvAEj2ZhpcQWrqgiXGKZKzRUHGJnfvyBISpTGQBbHmTFl8gjsDR9ac+gxYDTw8PDw8&#10;PFbYHv4+Kb1z8ciW9RZwMX16Sg7Jjx7cZBf9yDv2sdqb5Ukm57CWyr/yRdtp27Z25bbrKevqQWDr&#10;wCh/9QFpJKHocwCIXKRkaX6eGOhzovcv1VrLC8RA9tQdzyJzyuRT1RorOmYhZRP4paa6tXJ5RLAu&#10;jdUy03IRY5K0ss5XgAVAbqufzZBSmVhWa9q3sJNAiccVAArgAKUM55V65nP5MveHVZDGeW5SY3zC&#10;71cZccxSkRMpaBI9v5sBwQNnEsS5dLGqpcbP8k5eniqCEvXuLgDwP3P9DElPTrrh5ZZubfUX+h1e&#10;uMYdASWgUoVIuw6rABInXXdPpcwcF2SNhaHmmb8tzr35yPLdPnCAZ9OGUMIxT4/x+GzgfZM9PD53&#10;LEnmuwbVKzvja5afttzb7bLxwuGtBDxLxMVZweXaqEQbY6Dhe8LObNLRT6Qfe067ET68dsDQrl7Y&#10;N/xqoXewWO7+D2Ygtm0fxs3kFbVIaWArAyA1xq/NpEsyLUnBkFAluVK+JgY7PzpRtEs/uK893jHs&#10;nniK8ckJx0/kGEnD4Y1qgBfSKZcUrpEBmawo0+0Jwxr0AzfeLoVlfWeXLhJ+rlQRiMUbI8K90Hco&#10;qAUQ9OfLqbUucVnL8WJizTWPS6Tt434cHh4eHh6fKBq/9f05p/TquZ7WqhVVtnTjaob4lKZn45vu&#10;cs/IRP7n31A3Lp6F21AJKhNXphxx97rAdrrvDffaAQLy0F9NWFO3mxyqAAQxDGLOh3UCZK9ccMI7&#10;ltX4IuAHUPvF3qsG+GRSDvYDAHEFVXatq0Xnjgt0CZSituIq68L5V+qZqm0w0tcKVjkaZC5p8gUr&#10;p0YhXNiLgmshAFiYprkgjQOQfVKJCSGKBQAAIYyw2oYLVK7UomurmqQOFnMEVhJaFaGUbL19KTWf&#10;7mx/17psJq//KOT3+2NRuHx7de9IEcRytEiQILptpw8AxNvcbri9spMNrL2k2vtfNU/vWzV50KgX&#10;4ObxWcLTyD08Pq+0buuzX/n66jugeN0VD0g/L/FT/bubcy49m+Z2rIUxUtcEAHLjeFt3doj3skOn&#10;xWl+ZO28IrK3t5C22Ox0uVDLOc3zy4sH9r+Zf/WoQmKdDACM2UQ2zyOKHI+AF5nrKysVm70cPRMt&#10;hXXrtT23H5lA8r1DQ1kus2goZBBIlnBsORRqWpx1yyfd8FYru5SHJjXbKL/92MVTJMp6HqOAYQpE&#10;CEBqava+P2UVjt3fBJCWPj68rgAP1006HFtxe6TndaUVHh4eHh4eawj/yaVjOTtz8qS/JaooiptM&#10;pdJC8insvjtukTnGvvLnPPfzJzfUaBcJF0ta5IVe7rZt6KrWrtmZRDXmLuQW3NCp+jpoDIDjyqCG&#10;KYUCxmvDtt52dEnc2qZgKgCwPTuGhseSRQQrBVZDLKxZ6448bYloTUJYcCDWFz2TAXv5f60+ejUD&#10;ZdsCdeqWl1HAFSnhyjECIDFBqBt0qwFAtoI9RiIvsBRpF4jHpf6oESoGNQAI9gQx7fggSAZyDfF1&#10;71hNixM5RTXSdlkSACDHqqr8pLnFSBUNU23ojDUsV+SbmLGlo0s32AJZZ9/YNjiqHPvqx/3F8PD4&#10;DeFp5B4en1seHXWTrz62Mru4wd2mWjz7xoJIvOUGwnNTCtrbGCWttZXZQO2MQ+6MncHlh7Zfx9nE&#10;g741Q3EYRLqRKLrNW6xSRlHs/rNsQcRGdrbUEADO1LzI5tQAIhEmkzyoIrtlqkkAMDmrbbnncppe&#10;Wnjw7rdJ33yzTSN1BjcBEAZRlghomA4cz0+okZ9Aqm/dEgSQqcrHh/8dJyyyJ0IBkRUisPQ6Cz1w&#10;5axcOtMaALr7SP++NbMR19WLTnmqZfnzRSjbbt3jxsPDw8Pj8wndv+vsCVnYdj8HADCqKtS/78Ct&#10;HbOhL33HP/nDp9eXe8+53KcBgLhyjrGWbbn1DnbadkOaDB/rE3LHoOGfKG2PywB4znSFS0Ty2oW8&#10;Rbc9vBy8XYQILCnn0rZt+TmX+YOEqXpAzedExr/WTD4qRBvDmhZqK8gQ9uonrfM85dE5OrrSxp0w&#10;jlKZI0YBMT9FWDiSRggAlCKcmhq3UDZdMEUPSICb0bhPpOsre0a3G2mRKZljUuDO+lXTN7KDA3nw&#10;Xaqi61QIcHdxAYGuRlq3pTo7ojZ1r57OeeHuWdbjbZD14vmuEbMv7TnGPT6jeBq5h8fnlsjTP/IN&#10;vfbQsrDv52I7EHr2ygU7X8pPTPhDXVsoQm3LmjeNz8qLR5wL0pvfYlfZ6F8f2bmS4zU5woMLN6jP&#10;17jVEGRbYWraLZVcYc1XKqBmh2yeKeh6uNlxueS3FB4UAm5J1ggK7wI7O1tODZOZn35h+9XZuWx3&#10;UywwSywOgBHBLalQ5LlekWDaQDd1xifejneE3ZO8JlC+HGzuChFbEBQdQZcC84RT7gy9A/OlL0qo&#10;iy9aVw6sXrENWs35eMPSiy9zTSWHPu6n4OHh4eHxyUO+48Dw0FAOEAKgAGs7sJV90A6dj71MUn/z&#10;dN3aZXnwEACUToxRaVuzNVe1vh57/Q0xcCXjOtj+5OXkQOKE0dNAAeojgVJqYjhtONLRoyuqbRli&#10;jSU8EAxqjUvx7MEid3Jr/e9JgRYGsalGjjUaOWJNORJ2XVgr/mjGkRI8IAPGWIHS4JappVw3WcAC&#10;WHjNcdJCVMncLFVOi0NuqgZQcuhq1XeU3hsCFwKBei3cw0zDSBYAwUfyh7dSyIDl5MqGw6mk+8ik&#10;w1aq45U3+MgR7RrWrtz7W/8eeHj8VvA0cg+Pzy87Em+L/sKjFVW2vOhKLQDo3q3Heh0xp4drtknR&#10;2jXV2KtmeRp3LkxLr/1+/JhUOnZ2+5bK5GJ4Ij05rTW7hdbOGSF0ORrdOjSul8rVkbcDNRAzk4Jn&#10;3GoWaSdmkThpAT0gLAvCdn3Wq2Xi3wv53prTbu7Vxy8sqo7UoTPNEGUARLVE1hZ89JJN62S1bMdm&#10;UnmTIlbbJynqeU0W3RnbLQZQEliKZ3dNB6T2ydd46tS9IPtfI1c6IytXkAeJWWWaqMyYxFtC6/oI&#10;yuV5eHh4eHz2ULdvF4nxkmmaJF5dHWW/aPvbw8/Rwo923b5GbS5D6ACGTxqS1PrYGV7Ir/ehx8RC&#10;33ZLbNsbRse53rw2PiXXxBQhuJNImOVimR28c9XXLFYqsAOAseYTCadENrBmZREIEAJX3HSSYqWW&#10;TIVgdYn6Evm5FrKyge2CBMETU5yR0JaVUSnANwyWgYhpeZHWCQBwgAKAlkd5eeog+k6bgsPX2Rk9&#10;s+hvbgOAwuzMpEnM4xfvaVLcTCYhls9qfNbXrS+PnabY0F5++5DT72nkHp9RPI3cw+NzzD32STrz&#10;nYqzew68gQEQ2bHofW6ilyjPxH3rBLdf4iVbfvDbxujkve0vLjjm2bN6dUjF5GjaUOMqjd8fv+gr&#10;0SABwnfuu+Cyfl19+dnQ+BznlqaIWCuB4phukUp+EFU2HcGzx3NEfkgGyPbIK+7cc4o/Ecm9dGBH&#10;wCCGIIBsFBx1sTclqb5H5s6RjKYFIUmMTAS1YCmUstsnLe5LB1wLRAcgHNsBIdQfufctfqOrEW2N&#10;U+5bT63EracJomJULGnk5yd90qMf9yPw8PDw8PikQqqrf4mtt/7h94lx+fq+/SvOXVtAcUevzxKF&#10;HjzMGiadmfVapp6d46Z2bxsAdujqQEoQZ3rKApEkQnTJ7Gys6d2hbX6w0lr9XJdtUlh1XvMSmEqY&#10;u0nYug2sTyxXiOQj9nWjNrRk1iaGnwetRNIhEm1eU8DdWl9qDQAMgYBe5HZpqRh8pbmJBSzfgPQ7&#10;85yjo7uBAtEFngcABLq7nf4rJeR+vis4R3WbCwEAhMybREuEK6dnFmW2IUS9hTmz5k218zw8PhN4&#10;GrmHx+cY8mD4FVY+dn7P1gDSQsQBNzVfoAptsWvNPRtrnhFfAWU5vPOydqal5U8vnUoJx56ZEsU5&#10;xwo20vDB7dQsR/zbgy6hBNj6Urp7qNv4+e4C5z4IEW8mANEdm1MiA6C6bZin5hX6YCWvruHu484p&#10;vbbdYuzi1c5QSJga4OQK81NZ1U/i94dqht43kh3BIKWcFVwpNlYVDE7PtvgdR3dtonGHcwcgBKpG&#10;0L5lQJz6CiH3PGem33x4ycfg5AmJilE35TIA/acU5Wj8l7ldHh4eHh4et6T+j18YVI0zF5pa2iIE&#10;AFwjdX7aIBKLPlIHNE1JmcK6yucLBWE3LDc3q3XqOgtpUrYpUwloXXUslxX2jR3ypscqEUKd5Q8k&#10;lBSlVY28DLGUVk42OrZtEBmAm8uWHNd1mZmj4egMtQt5GgiFJEa4KLtmvgjKSKBTX7snuUkjtwGF&#10;BrOiopFTEBcAN6i0dMqzL9lcRO+q1LYLETe3XH9O2rFt4FKh9FK0TZN5wKdJlNtmMSN4pFAMhSmA&#10;FGjVhiJ6rDohFps+7mfs4fEbwdPIPTw+19zW+Py8Uz55sqp2bEGyRksFQWSmdIdfdbHzpo3VPIwQ&#10;9l62+m2ZHdg31jucBeyrllW1s2VrIwWmhRMJLb1WAk/8tNg+1T43sK2xuggRaCYAQJUyINuMEUBe&#10;fKvoOo8vx41351/KMPkJfmNWuP2OYcz7mPN8tkAUP2V7dzFxJWmHNHdPe5wWrhquHtg6mbfd4ih6&#10;pKzDJbUEgIBAURkA3DZupcfaETr6OqZffbAyO8gIGpIRLPJkDdD7puTrvuvjvv8eHh4eHp8ZQt8c&#10;f2NStSbHjvt1RZGLfSm3KqAQafcdEgC1ds4Z3LVm5r0wIXj9E8uKZ820UvNweWbMcmP+YLSaTrqR&#10;5mHX6O/ZNF6+qIGkVj5pRJjOysgFwA/hEjAFxF63mw0ozmI6LyAgANcucSPHZYsJkc8B4CXXkWUf&#10;pfDV1hAAUIAisJmPXFiCSNCzoiyASpl2ACVgyRww+ZrtsgM7lq7Pp9ru4kqiGOtpeKWgLKbvbm9b&#10;UbzflR2fQ7OlagVIUXKTxTyygLSnkXt8NvE0cg+PzzcNf3r+ZJbbufRQMppQCWNEamiRxjivDdy0&#10;baVya6QmZU92ALSjA7lk9o02s+oPIgAAMc9Fw8rW/gefV6pTo76r5aqyYG1LoW+qyyDDdSUqrlzi&#10;jti3EhLothU0tTFS1T1+cQHUyGazshMWjp/JW3cFwN8Zpi1G99bdgCg3Lha12WjrvtT7c8GFi/tz&#10;OiMqAQGYrCzJdm3neXG1Hei4413M/PT+KgBikZAYEMuLVI19vFf2NX6FwMPDw8PD46Oi9Q8HTkyB&#10;O7YFIYhdLgfl2M6epcjzjpQwh7esCJ7MaFn4t68opNWEJKAGtkr+agAwhFDCXYNuYXDrir/bWT3Q&#10;nEakNF/emWhlWg6uOxMhCCMyITZf62u2icjMOEKIpRRzpgvulhYD7aEiICBcy3RdjdGqmuW67nFg&#10;cRvArZt85I6ATCBJLjcBgArXLro8w1klk370DdcNProSpq/40+5i/cq55PNHbvSG+OCelSWcq/76&#10;nCHEbNyfzcs0tvHe6gLmx/18PTx+M3gauYfH5xx62/7+KyMWfAVJVUHCNTUSMCf4rUueNS1ipqPy&#10;byiUKsaNr0Qqn3Kmq66ZEdTuvhwY0dKx3HOtTV3LgpxyQmUiYE30pQmN7Kot6CoAYRSNuSriayIE&#10;bW3JoWky64gyK7OqhuadCsDfmBTYEpOtkk8kTanRGBflWrn26RvvxhN9apskKYRQxtbMO3ou8tlC&#10;ANhFTpHcT7fv8SFVZCwGBCHK/afymtb6O17nMw8PDw+PjxKydWtxeHi4AADQ4Kv/Uv2KCq70XJHT&#10;s8uGa3eYZ5XqyMqe1SCLbtJmpJI/bUIoCLWNupmFWgCAD6S0sjGflHQ/T1ctf9bKorgif/1ACS4I&#10;A1EM2Gtzr/Nm1lK4IP5QSGKMuMZUqVRyeam39Q47U3LdolXW9K5AaFU/qCYkASDLmX9DGLldaXau&#10;51ECHGOWOSIBTM3l8+93V2HsdZeHH/OvbC2pkuUkl4zwIpcX2NFxrFw89pXlEAABQpWqcsbFojtO&#10;WMNNKgrdtJ+bh8dnAU8j9/D43MO2b3fnEq/0kvgWX5ABbipzZZabBf9GD7JbKSRTJfhqqNwZYXYu&#10;Ty8y4NG1++zvSye6A7FEqX9KKEtTBQ4QhRaH+krgpPke0yDpKsd2TBd0WqlqlCajFKiqgjVzPlHw&#10;V+/XBGWAODUpsHv/RJKk1aRFaSw4SUA4JT01LxmFi0q3dpNHX20ex2QPgJ3Btw1xvb+9LUlIgwxI&#10;hcX5KAuyg4967z8PDw8Pj48a/+7domSapqmXv18MN6xZE20b5ROioSIop22ej9HV0nEBrVQcCDJS&#10;XZFNpoACVFnTYrJKAgA/SEksy9hZi1arbnJVI4ewVkbygRSFAzBAMdd0NgPKqZJgrl4fXlKDpUBN&#10;yZ3VCXPH5u7qAsRlPVFV1bL2aqqom3YkpAmpwnoYiANAy4vSnroyqMmEw8S8UzIuXa7uOM957NE1&#10;ieguAkUyHakkkRXyQqhRetebJPH2A0vXRImwBfEpSZuN5vzSxlI260rGeXh8xvBmpB4eHgBrbCyU&#10;M8EGwB4cmHZwI+0q1wItW2rWKeUmgQrAD1FeXsR7bbF/+UNOiHVlZJVtr5HEVyP/W5FF+/oi1fHq&#10;CIErCoWxbMJ1hZB3b+HMdguGBBBGRNqHZm4kKjVglLbAiTqpTiYCnGFgQIgDuxFNigThjERDtt+E&#10;kokBVc/+xMqfqfHffE1N42KmBwBav/zuKOFDF4rhiDVmF5JDVDTJ4ce2fdw33cPDw8Pjswnx+wHA&#10;VcxEJrJmeWs2hUmjnQIwZrlrMLIaj0a6L5Wu30HiS93TLAEFQF3KcKbaAEDSyq65XHl9HHRLCtNb&#10;lndmBHxFXad60bUMEAXQ8qQUWJHkzpjjqGrjWtu5ViKlWLR7xDXenLyXGgZn8nqByqoW3MV6niHY&#10;GEYuA7YgUEQ25RMyh0SJoomsJYIuWXi32Nz8+FoF2oLPpc5YFwHsxIJgsRjhNYdO0+HY/uV7luMl&#10;P6TqZHnRVrtvLmiXYxsbonl4fFbwNHIPDw8AQBXYItyL5w3OufAzl7n5a9drb19j3RclCh0AWRM4&#10;NlewQvXLH0ocvnVj1jhSacfAtmRJBzKZQQDgRZdpMmFM39oqQzC9LGyVAFKAEqZumRDJmqWdk9UF&#10;X6jkyrpA4T0henYBfm4XqhiNBVGiAYhcSAKCT33Pyr3/zM0XVAuRrPwXeHj64nR+WralGwKUGCYL&#10;3nPQi1j38PDw8PiNwrZdLveuKyG6oy9BFs0uBRgXvAQSXqPmNr5Gp4ympYgv7oAwAKR5gM/X6gDg&#10;L6OwpJEbwwQHXydj5RUnNHPhrkzq/SXkbQIfoFNurzjJzWSO85Yt60ztOuMFaEd2HM/SfhxNgfs2&#10;povXL6C/PsVZYGMfNiqb3JVQnDSpK6Rw2G9yEpiIxsJHxodm0+FS47oYcxu0OY/sXHFqLl/kYLpe&#10;W1PbafTzC1uWLjmSR9IP0NhFy0nX3nQzxQJFFTw8PpPQX38IDw+PzwJNkGamv32yaFpOpGNrZ1u9&#10;6rru3Atvr8bBlRyqK1hfcHUCTsuKcDcFWR9R5ihSxLhGor/zVIdEKSGEEFhGSRBS/8DvHIwHVEUO&#10;UAY9Ut3QGMkDsRgRuaXKNeU0DbQQysvpRO6ExeMHXatUpIJwpS4IGJACHDkAiD4kSWPX7JsuKATk&#10;lkrXoPHJh8qygaiqaYosV+36O3d4CrmHh4eHx2+YfUS5Wl67gO1olpT8pQmnmOZYIHTbigS1h2bj&#10;AgvLyeACghIACEW4mAYABAlZsjPjokWr2hspH1odeG3dtyqIUZdKKkADFIWlpVbCLrqxzvUJaSSQ&#10;NYu6WvPsds77T85TR9/QsBzbCR3JT98ctA4oBBaS/TZjrHVPZ1wnRPBxYEvTnU9KEa1T6ZsVqxvb&#10;QLDR6PsvbwwVTCrJGsrjp37ybncdd84ubVFHMA1ATAnHDk3cdLRkWQp7PnKPzyiej9zDwwMAEKiZ&#10;Hv2LoMOjOzp0jM05Lf9/9v4rSrLjzBM8/2ZXuhbhoWVGREZqiUwkMqEJRYAAQV2sYlX3dFdPi5kz&#10;T3POPu85+7APu4+zszutu6q6qlhVFCABEoRWCaTWKnSGFh6u1ZVm++AeKhMgSFYlAo38fk9+r9u1&#10;K/JkmH9mdj9rzowO+3xk+fnVFjALHgeAIvjasqcrQq51ZAsBZVNLLwrRctN8Thj9SqvIpdPpCuBJ&#10;NbW3p0UDwFQVgFdTg1EAqEBG1HBZ5usrnqxAJNvsfM1T3KlbXD1QBQDDZsEOBsADohDlBAOwfeBm&#10;4WbL0J3rwyiG66+NGJRPtnaHnvEcoQUTf2cH784jTwghhPwT6+ucKZ58euMeNhAYZd78siJEscS1&#10;3fW9srSckdrQ2ej44ciddXTlRT2petO0KFWDAFC4ydhxtnsOt/autrqK3JD2rG+Yj7azIABEi7xW&#10;XxdNZGWGRZN3/vIPzfpFOeaLePOk8mH7QW64ul+ulMsuAGaGwuFo97R/MqWYd49aGxVUcwtSZS09&#10;OgBojlyZYKwXuJmIBbYLNldZj/8rgDb7scXLYaaFdd0v2YLJ2wtdPhvZV2/2u86xyWMcy2kl6ulz&#10;7Xe+jTYCbYAWSCFfURSRE0Lq9pyfTBnm8e0M9bQwLanUwXMjIvfzl+vxt0graAGABc5WZ5ajJNZf&#10;65LA5sayJAKmPgvZpgC8qWknAFjXaub2yIboOVCTVhRoDL0nSjLbiMglUjBaRNlXxpgykADAoOp6&#10;kAGAAHT4wgoAYCcmjPkVZeCukNzF6vKspV9VjcD36vlrZdngn/LaOSGEEPJPiz37X8zrfYOb9nVE&#10;xvOqNy3kuK4d1gFh1arZGlMUdshN2+++eOf0VTNY8wsJAFpqWSz3AcBZqfR0oi9QKc5/6roo3aq3&#10;XI0GAUANVlBMApA5zy0ElfbNJe2addtyWUaVrD07vTzs72fOdBn11cqBSjUNJTnpXf4a67t7Wm0s&#10;i2FDymBnY9aZ5uCMUHrjsMYkng1PlZC/vbr0qSjw6vu5GEe8rycOzQTKMxMLHHMrkcjHLzEAaIkU&#10;a5P9S7OM9zp5ZXrX5pN5VzW2b6v/PQm5RygiJ4TUKRNBmfxG/UXwCFhBMgQe7XnPq7727QAArDi6&#10;GQfgz2hYy4Fqb5jBrty5MEkZ3EBaytSGfRqkIzcG7gbkhgVG49OyWK/YlmoEYDzIIys69nLGuaIG&#10;rdWcrIAMlmAFACDV7eUXAze23THy7cvVv3DjHzi69nI9IEdN8gh1sxNCCLn3eg9d9N6IbB5ejhzM&#10;TuSkvKyXItWzCrMBcJ0j0RtP/I22cPXAnXUkqsgmAKBtmWc7NeDWFOcPAXzHJXHqW43OaJ9hvVta&#10;6T0v51L1976jVV4NBIBKTWYNJbJpCN4pWsjXZLClFmQSuyx3+eR8sBmqbPSwS4BBsNxM0+gj8btv&#10;LjlZKrci0Swa3fGaOjvH1KPAiC9bkxhcXECGN95sK4jylahgA9sSnuvoBoBgf3/h2oxM3OpjK80A&#10;wPZ8gvOiwHm8z8p5y9s2v7d+0Yo09231Pych9wi9R04IAQAsv98abt3ZSBJjBpiXB4Deb+h+8R0J&#10;wJvh9YZ1zNZa46tHbYrCNSa8jVXWIDUUwDZG5Iohpb0xIFY4fAHUs7ZCV+H5gLDTrhtmAHzGsrrZ&#10;2xWLhoOG0lh/DVABdy2WV7apoUXFGd74xhogbKYoAOC+/5ZnaC+2NfaXwe6aFEgIIYTcA8+nQv7P&#10;Fu7YmTzSzK/4vv6gzoSn6oapmz3HDsSRelhRzqwAABiYbLRpCcicAIBglIkZYPZjxvckAOw3lPzl&#10;RpUCGyJydJbFaGMCmxnhLOfDL0inpqFjQ/vrZZYtKW7C3N7V3r57R2/zA8GktzB/ZcQPtfbvO/zA&#10;Aw88sLs3aQirml+4+WkBg8Yrqtfax9bCCf0inKEYxECvitgAAIAASURBVA2J3QBrb5UyPV//Kl88&#10;zX3+yEu7VFeWagKAD5Z8+mlTbRov3K6X2RVwxs9zHtvOAglfLm06V+6MrjxKvenkq4oickIIAMhf&#10;2KmmByuNFpA1M1aPb1PPMDE7DMjbrhZoAyDOKurBtcMCDNWNG9bGOh3pqLIksTEiR1BgU0QOVdbT&#10;0YSBMqBJMT968czFG0tLs1cnV2wBviDl6pi8jUbKGRPM1iDr+dzUdlXTmYK5W/kNMXkRiDLAu/UP&#10;N1Ut9cO1Yf00lBgIIYSQe0//USTs/eSKvGP30nUvGn+qxVBVTY+2bdt3vD8AAIe6VPnqMgBwBaLR&#10;4W2awqunh+tiPJvNviOV9ocAIHCCscu5eiGfbZj3KhHw3VuNjYTGRU6WpUjrLLqhQ7q6VJNCVlYi&#10;TY+FQ6gE4omBZxLJUtCYn2rpThoMAAs2b9szcB0sg59kcBerouiBDiZWX1mTZ/NC3SYxW5GhHgDo&#10;aJZyoQIA3uJ53wi+tIOpKeH5XroihQBUdH8zntTGrjXq026Wx3OdOxWgRYrljadyf+2b3TRpnXxl&#10;UUROCAGAa7O1wLd1Zao+ZxwtCq/W++nbDkt52sPSisaGOIArGTOwtgI5Ehy5tY0QR2ljnT4qDFxq&#10;m2aeaXJz2A4GCACIgWUlRHZhYsUSPgxDtTK3L8zbgWWJxotvwmKoVxYAKzMGXwIAN1NMtsYUpTp2&#10;bXltyH4ZLIHq2f/+ftlQ9/9wvVdgnPO+rX7ahBBC7g+Jf54I83f/YXHjvsJv3q7km/7s+eOPPv7I&#10;iUeP7OptanRUs2eDuvPqAgAYDKtrnQTQ+Bht4+zKr1wl9lx9PHx7FxcfCgAQAny9s3uxsE+GLjVy&#10;rPMU41a+LNOS8a61IrKYFUIGmm+qbKgrwpi9UhZe17auQZ6I5F+5tX6t2XdZa1+qUvrx7J29CnJU&#10;142ELSVrROTXb+nygCxhScrtHABYV1xiWgKYu+CEgt9oAiCCGrgspgs+UzgQeqElwS5kABTe+9tS&#10;vCqmAwxATBGVDWuo+L9Kh8yXaYicfGVRRE4IASA/9N0H98Q0NlJvwtVOxmbqffL7o6J2K31bUboT&#10;ANIfadoT62uctTNlbm0jDl7YVKlXZDxwx5kUyOqmZn21iQ0FWDU9umSrwvdhBENBRQrhVabmM0C8&#10;XqQiWaj+R0s3mV/ljdQzCMZ5rbKzV1EUZ/ryyFzeBYAZL5v5+X8/7+h66BtfWx86cKZ0dke+GEII&#10;IeQeaf7znlBw4cd/f60RIVujr/7X4UpR/eE2AEzVN8WZke+Hde9XUwB0htWQVJOrH3sC8ydneOD5&#10;RivMHtN4+gMBwAJbX9QzO6V0bTf9U41NI855rlooq6wnuFpE5opSas2J2xmmH0E0xlg1VxX6Azye&#10;PKpK/+Rwo5y4+EpOMf/Vv5PF+V9O3hGSZysIdPCiBBgDgNunmbJ/OyvW0ljN/8q6uKysALULOT34&#10;bBQAbGYkNQa7nM07rgSM56JR67XpT37yt8PcGGrv4b+YBcAjAvm1M9V+djuofjMFQr6qKLMbIQTA&#10;3LJlHGB7LkjnxmASANoyFX90hwGAH3pffrKPa8l+APmfy2D30fXjepk6a62OgScYL7gbFjJVlqRo&#10;Wdqc7U1CFW4xtmlPPShnnaOV9/o1xsJtEYNlqjLBSjlbk4X5eLzxdlwObDWze9xCVlsL5kPMKrP2&#10;1PKiK2WpCHDAPV0qR0yuscThnRv/0E0KrYcWPyOEEPIFif5PJz/U7aV5hGMmcwoFcFOptvR9apZ0&#10;JL7/04Lz+tBx0wBbHSPXgUYGVLF4xS7Y/9taGxp56COMK48w1MDWou3yGNeS3/1bdbxtb31HzCu7&#10;tRWTNa/FtDJbk9JMsJVTwMEAWATzPvN0tLRl3MDzF5bwkdYPQMxeXGGq/tgArFeK+NXL3RuvVM5J&#10;2QffK/L6G+y332NK93MrVT+zBKwuXq63z7G5hDI5rJjHmgEALhAIVHKCwS8AisrlobfsX+YNriqs&#10;/0H9HyrOawcfUBHKr78TN/VWOaQ9t3er/x0JuXcoIieEALghvQMa9AOXmDPS2q0CfPs1OLcGQwC2&#10;ncxVtsdjexiw8EsrEv7uhrk1od5x++ahxoaeyHjpjvUv1Rnf6d+cmwU1mcgryxsjcn91sk7fG8Lt&#10;5fFkaxD1ZOoBM5bMFG1RCdezs4ssX2vlU4tspVlZze8aYCIPaJ3tmcUKICWAGeHEIwzdh3s3z3Mb&#10;5goNkRNCCPnCKI8d+OiiIVxnSYJxU1VZp8U/K6FJ7Ps/zXkj0w8NgtmNFTw11MfIxciFUnQy0nmu&#10;eW08fE/lIkbUh2BxrEbkxVFphPco+y+Lk4EBAABLyfkVIQLrAXW5JmU4wopveiyxB0C1aJY83auh&#10;bQXT3U+9vYT31J7yyHAVnHc9EQIeMX5WxE+/v6GFR7EqlVYrJ4sRTQPEuatQkk/z1AJyhUBs7W21&#10;loztZfl1L7DaPeBLqFCing0OCd8H2hNWNbONKf1Hm4Hv/7zgXho7OBSArM/TkwtnbysR9RtHtvpf&#10;kZB7iCJyQgiA254cABA4dBXeUra9RYW586b0brW1c68czvD84G4O9+w5Fgn8KL7xwMO31Qv7Vv+Q&#10;tGeVhdb1bK/FbDUy+AnEhtXOZIklaqxgrb9aLj3OVADwrxe5VhoCVwCAM+lD2npn17iUdqaJAVjx&#10;lMDqSuKhcNnNtKy+NmcylpYM4M3NbqVcLntwJ131wcOtLfrm+8TsZIAmrRNCCPkixb7x1I2RqXqI&#10;qXUP7K3NVpTPKhv+wUfXFee9qy0tajkOAOCQAvBvXSpzvWWgKBZffW61LcRR9xpuiAOS6/WWWC7M&#10;MN3Yp+Cx3IzzTqARQpeyvodQJdxoM+2ClOEoam9YLPisAlEsM6GZrqo6yYpzcyB0+P2V0n8YcsA4&#10;007sZADYg+pf5/Ffvrl3vT2fh2hXgmXHL8U01N5ZZErieR28db4onfhaKdZ2m835M4p5uNGZLwBW&#10;9bkR1Wu250kARn866DywrV0BgPgP35xQqh+darZSEderZRcm8ixgRL7bt9X/hITcSxSRE0IAseSz&#10;dgAwD48uKt70bDweCe4adr3ZuXBAS80qwb0o3LxS0wPRH7VtOnLPO37p9MONjeZgxZ7rWf3Kv+Zb&#10;sWCg4lfWZ4lXXEVpz4iFbWt7HAAFyxfio9nIcsvSdkgFaAwJ2JLxyJ73XMfKJRi8ecbWFm5hncMi&#10;F199SV1jXCzVL0yLxwHgo5au5J/dnShDvM+NI5RqnRBCyBfKPHxYlvO2MKIxDihglc8u+vSudzIi&#10;u1Rp7d0eVwC4QOXq3LzLNB5+dMf1t1j6xw/ubjRw7IR3k90aeyBVHyL3xnOKZu4zAOXFv5ms/tWx&#10;Nhgt5vQUc8LbeKEa1xkAPwtpRFB8p8T05yKiVBFceiGkWFlG4iuVyZjeu+TmRvoZi+zasTr0flj5&#10;r5nYT2cfXW3QnYLgLWDJeQ/l8MgVi/PBxzQAausEZ9wyVlvrGHcXjVoovtrsS4gqY0wPIByG9D3B&#10;WUe7saNlNemc+eLYhyXhTy0rgZMAoAZ1fvRJE4R8lVFETggBSr6I1PvrlZ0tY1XVz2UBVWSrXKvA&#10;sCw28Vq6AC2ibP9WaPORyrN/Z5zrXo3C+6+pC8nV5vpUtawaouU2VtYicq/AWJxneCYRb+xxMxVp&#10;SClxfVppCoQKV3bLmqEx6IAjHLAA01N5261qETnjKYGmtRPHYzNiYfWduJJZC802bXiFfeq6wp/4&#10;lMyV11dC5pNb/bQJIYTcf1hkbe2xkMIr4rOzK3f+yfnzjl6en7+oR2KKu5x1gxHGdR45skfBHu11&#10;wz058nijPWSPspu1wjsHnwTgLy24mpLcpaEwubSYvm37o62d3HKCWjB+zLWlm1aDQRUlX/A4G//Y&#10;Y8rT0UJZMoW5Yd+MsbBtxXKiEtDMAx9H8vaeXZ0bXvs68L/8f7Kh6/M7d9QTw5cgoxqg6VVn/HWF&#10;K8rxPfXCRkoBc3yzMQlACS7IRS28bfVupSOEygL13HRMVQGYnSV3esfaY9ref+vqUjUbMAKMcQWh&#10;/Q9RPzr5qqOInBACWJBrOdGTR1dmC6qUArylWvSEInSvWAnzgMabn9x11+Iju3bc8n713XrCFqSa&#10;Mv7o3npkfPWaqXaJmeYppPsaZUVGKnqEtSzL23s0ALDLtTK44gGZa5zvC3/i3Yp3eD40XVWkKDGm&#10;amBxp5ZrLhiFDGd96z9gWN+Yby82VozJBCoxb7p/7eJW3mbqjl7cpfyxqj0ZBCGEELJ1WLgma6HP&#10;/l558PD4zcqKcJvKZch0iYcNhqaDuxQAGIq9vSzS/9Czo7f+ktdj7X9vmTfKh7qWFzzFYH29mL8w&#10;LiEwtORJfz7gi2pB7dzbW84x4ReLhp5nLCFOjjGJw2wJTGG6UfJZnEEJBjszLJjk4VR1Wmt9anOf&#10;wfY//7uVmfC1a4mhgTBDGTIMID22OMM8GW99onW1nBquMeZXVEMBIKuAkmlaXcRUlku+ynhoU/yh&#10;NMFb2Li9Z0/+kxWEk0og2drXQ+tCka8+isgJIQDWFyEDWHOzlc1XagJIdkrHEwXVMCMIDBwY/JTF&#10;QNm3/i+UfvJiY77ZjnPSubVLBeSFc4r6gOtc3wu20igqs67Cmxl6izVvaoBJq+TA45yZhsFPR2T3&#10;cZm+Js4+kZDMcTWl6FYioQCAlrSRS7GZHONtmzLChQp+eazXcz3Puy1VRaTN1cy1y7/29MTX7r5W&#10;6+d2pJmywxBCCNla0RWUQr+tgLpjx1M/X8yV4gwolpXknu7utfKtP7z8Cfenp42BnniEA5Hj13LK&#10;2A2tr9dgwcHE2Pkl6fmA2r17OeP4tlA1VWZfj+7qqboSsla0VXl+tOaL+LGo4IwZscCclJF6SBBW&#10;EnqLaAq0/YOTnxjccEGyVAi0uOMrbcGVqQ+DiVjedkoTzvKSzxRb6M0HA7W1jn2m64xJz9NUVeat&#10;AFMZFykA0qtVfMYYIpuDbDfC1Ly/6cX6eMtA7LGntvpfiZAvCkXkhBDAALM2bpsdHYAQCgMgq+NX&#10;m3p+kEqxTz828Gf/WVZ+euyIAgD67ita5cZOvfzBjKL2PPXflJm9YEu2AUCUFyuQ8XkzEB64zvOz&#10;HTkLUvpGIBwERvNSf4TjsdGcci7U5gPu2EeSm3/OHM+PWGypP5c2A5GejeedD/FapTDfoUnctpwE&#10;lvWy3aUDwOgHvh58Wb/rSr1XM2H95c/MpkMIIYR8IZqncbvtc8pEXr7oOa26hK0a/yaw8Rt+aPDD&#10;UVV4N26Ax6K1ad8Xw8II3pzo2tdv/HJSeALbeloitUw4lWeaItT5BbVcnG46HnYdF1Z1dokJgaH9&#10;KoNihgOoekJpzKgPgnEuC6Z58LQcW4vIZXUl40D2L3WWAjmf64FYaFnIEodbA+uKxG/dvKHv+fb6&#10;rwQ1ajlMuo5tgytqtBaRAde3aj6YokHTNgfkwuNBSGtzB8UKZ8mt/kci5AtDETkhBIhwXvTvDFV5&#10;vc1kIR6JHv4t+cmb/sVfstqpm0d2qgDiu27otTP2bU9VBp9Xdl3zzrct+MP7RS6brwjOzGIR4NFw&#10;ic9lmiCZEVCZCcjLEgdNAAdOW7EP9h3wHen7knleERKtmpubct1KS6S0oV+9uGJXAiXuT6SibMx3&#10;moOWJUeqqbhZ/mSC6+Fvxe+6TvH6XEj7fhcIIYSQLbXzgjr+0OcVivZMKZk9wRFD7w7c8VXkhcrw&#10;jYwmpCyszPmquRPLczUjicsfTBkBTR/codqTLhiPRzMsYtuJyEpW8Lmf7++sLs2tuNKtaamjQ4Zu&#10;mjoAVCFD66nQw1x6pWj/aTnjNLq2y7fLkEIiFnV4uLOQsbI5kY3rPfDzauuBo3Hv/8hKZ/5KWzMH&#10;gAhYjgcNy7IsIX1psFxBNRYBMM6hRsq+vfleXDATcDZF5HJWBTXX5P5BETkhBFBScyL9md3184y3&#10;/rajU//6Z2N65e0P+7qSQZVHzy8tSaNVPX6E46ERsdzD2PXUsut4XGGa4gFM5FGs8qrbEgnWJDM5&#10;sFiQ5g4AGfOhG1xcvX2kK1fhroeKKQHec9a/ts1Smv1cIRpr9MF71wtOMIo8lJyllkOR4whMW8Zs&#10;bWFmjqtK80vRu66y+Jv5oPbSDhBCCCFbq9+wV3KJzyvVly3ZN3ZNMrb97u9Chw+lRzO5gjtm6eaQ&#10;0fJET+l8Wk5MMeb29qs5xrjGOIIth8eny6KitfbNj3m5W6EYqpbrKqGIOTqV3LVdBwBZFVgN+Stg&#10;4XiWFbVg26K4PQQA/swihICeCGns4rauw5Xl8apVK8umE9rs9iT2WdOOEaqoqj05EwmFw2oKbMXx&#10;HMf2IaQSUDRb+pIzMCiBYECWmbN5BMAFOMPmcfN0ORhOgZD7BUXkhBAAfUuY+KyIXNzW0Ptbjw79&#10;6MqbZc8dGwEAWBmn5pSf7+dA+KEP+LRfXgw3+VACwWiAC9eqVAXsqh9mZpMtGTcATEhsVwF3iQW+&#10;fW1Slt5Ru2zBpCiohlKcXlgM8lQyUDGZyJdTJgBUrxYcEVKHgnNV6b+Xd/fLcLz1/FI+70ak3nzo&#10;kbunpo++7YS0Jw9v9YMmhBBC1B2Xa+Ofm9aE7boonStjBhv81G9bWoDi3/eGw3/WbRgAjmX+0okp&#10;gQcaWdjVQKIlOHNNxALliu8kh9rOOu5iLuJItaUpADiOkz3dv6sdsIRUVxcrqQDhqFX1sy39i3Ji&#10;CEBhwhZCaU6GGbD9EtJtytCJubGbwZgprGL+QvwagBtFMLujXRZygMIKljYWBVNUpurwfU3RIJmh&#10;6EEDAAtUUQtvvI8ymAA2v2l2E9rOz3hVjpCvIIrICSEAdp3Rbhz7jDesJ2rhZMtvP5wd2H3pwkJA&#10;+lIyHkuNu+2B27cTPa3xvuFp60ap7daDgaaYGWx0gbuZm3bE8bTa1WQzCzIA88A2APOCh5uf7Dmd&#10;L/P8SsZg/BpTCg7QnI7kuw0tWXKlXEzEIFcmc467bXuEIbE0f7NU9oq/AeDnKqXKdMvA7iN33Un5&#10;1HU1oj97dKufMyGEEALsuqJeOqB9Xqngwcu4vtS06zOTwE2/bnVpf9IYQmdXC9us3odU3/OlEQhq&#10;QOF8xffQsmcubzUVvX3j0DLa4fZQu+ZmcoWC6xsjo/2PmrUNy61UGEJILcBb6YDMAsiOCiET3fWA&#10;OZrMuYud4N3du8dE6deLISOhOJBwBZicGW7tiwopEZ9n+QQDAjETAPJqW4BH1xYvDdVYKbQx2s4x&#10;D0zbtOK4fUNn+7f6n4iQLw5F5IQQAL1xr3xj36d+Jc9y9dDndlVrR49mbs9na54eTnX3Lb97O+CW&#10;r0jAvbEg7bxR2a+aaz891FJEd9plxtLSxV4FQLUIPQnUMgxdTKb236zUfCkt3x/hPKqCbY+FcPVw&#10;1QjU8j7PeYmlqZzr79rNAPB29wPF6wtLq2TblZUClLn8ytTDm1dpW744LE2z+Xutn3cXhBBCyBdg&#10;e8IvnTv+ucVCh07dtm91Vz992U557mMlon1zdU772fdt68AjJSg69BAALIwIV0S3BVAs8iUjKVOL&#10;E7t4+149BWxzHXdubFlTJuYfD0gYqzVmgBB467ziVyQqkmVHha/3xFfP2JZFsRMAYl2jC90BJaTr&#10;YU3XV1wLnpZ0r8f2wUfTPNJ7DUNv9MI7PA5veT0iz0m/uqGLwanwgsGbNrXaF5xIR/dW/xMR8sWh&#10;iJwQAoA//Jr68cCnNvnXlkPG77RiWFPTA6sfe/+n2YvXLQghfEM0wQ5OH+hcKycnClLbpleUZcv0&#10;p+ebmgJ5yCYGMQWWUJdXqmx775wzuqJptRxXq72DA20Lr8vM1f1WKGjkLBSXlmuOvquxFNvSm6HE&#10;wzsu3cz6jIeSet6xqmOj7/QcOdZd/95LL47PMUPnDzyn/y53QQghhNxr6rM/1s/vjn1uuUCFecnS&#10;Xzyy5+6OcTl2ZkUPxn/Q0dge/lVxKbrwf0oAQKi1rc2bEo66LcWAsL2i69LoOHT+qjdsHgDAdM3u&#10;6SmPTMrab1IHsDqzLF3hwQSgtizB9z1u1UaFHxxajxaCQBkArA+HrWRYadq2r50BKDUJKxrLQHMu&#10;nzjAD5TdQigESM+XisoctTnnT6/lh2WxLCsE1l8bL4BVOevceGf587ryKE1aJ/cRisgJIQBw+LQo&#10;vfFNfvcXKx9o2uOB37u+rq4XFqZWsrVT+n5rVy5tv//9tSHy+ZyUnc22o3cWa6b0l5bM5aIRdMXt&#10;ou/wHJjCZOhBdF51XP/QnJFIJqK888g5b87vCUFpyheW8oobHeitN9a33/Z1XXlftKZ8AKqeypfc&#10;mu+NT/6ia18Lg59JSygBnQ2d6NvqR0wIIYQ07Nw2UfzwG58bdi6Mb9PbQ9W3L+3esXnquhg7k+Eh&#10;bfA7q33ptf94Kx1NLkgBAKxQGi9Uurpbt2sAUFthCutuYnigOsKubI8BADOVWviB3vNlPl4+vhqR&#10;T4INMABm6zILLLvphc0BOUKQVQCFX2UCYW3HrqDiifqhPNj17MrNUVt8MP5MYtuEfXVX1fMBAF6J&#10;N+f4tLU2LT1Skn4uuXrncoVhRWF9G27N/40Ib9u51f9AhHyBKCInhACA8vJ/CUy989RdPw4Kr4hI&#10;x7E/qMauLuC95TbnKbHwdnXpJ89H65VXF6VsjZUQUEotilezIO1cWVrplZzjJqTCoLZI4WsJwwCe&#10;Hp7yi7wUatppz5TZr19oEeX8pO1XWvc1MwBwz1zjaiY64/tSG2yOx4MM0l28cX1ZZ3xuKtwTAzdU&#10;hakHH6KcrYQQQr482Nf/f+b4uc/LblJ8jYf+6NAv027hww/7tqcS9b5tmZ+ZmbWUkGY+eqLRbNsX&#10;/+KGn+h2weIqIMsWrKo3Onu0uRnAwrTJ1K4UAPZIfs692F4/RuM1kXrm5i22cKYxRC0nGBsAAJgd&#10;SwFe/LBD2xSQIwhUgPlfr3jR+PbB7rTPss1rd9TcfOD9BT73t9/de9k61cwlJABW9Ku+VTWur82i&#10;Y8klXis31j9HvqIsCj2yYYxcfrgY0l6gIXJyP6GInBACAOh+6k1x3Xnmjjwzi7+shYPfV/6wKoGF&#10;9x3nkb1IFj92F37+WERXFSbHbITCDhgLmSVm9LnpjAcOpZD3/HgEWiyazJeFkloBADbkZSv5VLUC&#10;MzlTwF+0dwdtryZatjUzAP7I+YpSWerjNrqH+hp/zZje03Pi8vLMXNy3J3p7GW/r7BwK/qE3QAgh&#10;hNwLrQ994n8c2v1by9R+Xo0Enwr/249PasKZvg1E4prjOjULXA1pgRNHVweeb/90aSzI27a3tjSp&#10;ACDL06ML+UBofGL3cbUwJUOyzZMMAH/w58r0YmNtFSVYkcr+yEdy9mR9kvhMlYcamVzVdsB3y+am&#10;gBwGpINbr5Z147gbcNSmZVEJb5hFF3vp6hlb/uVup+aPDoIpChNe0XNj3We1T3asJVgPxAqywOtD&#10;/nKWyUWVH9wQgJ+5bGrPN4OQ+whF5ISQuhPF02w0/VTXhl3+uTOImD/63CVTP4t8za9uOwx0vRx+&#10;08u995gBILuiKu2cQTE16Vos2x7uteWCzJlcbeoMxEwGuyxkotEJoA7eClYdE8KNNU0iVZtMmLFw&#10;cysvxL2l22MW1+acfuF1P7J5+fHosWtdYrrocm5+t5/+yhFCCPnyeSY7LN8K9v2WEu4vcmHzR2Eo&#10;jx4fuTRmCl/YC5IxxoIqR+LI0dXsKOL9D7zpoLr3ubWZ4SwYPbCnPDPj8+sLj89KPxnxRD2dWnJw&#10;FKdfaryjxoMVgYHCFTkSOwDAOwU2tBobcx7KRNR4sWYGtLV4uQrpnfo1zPDjqdso1QLhMst0bHjh&#10;je3veiVbXu4c5jd3NTMGwJmPGhEjWCn/8qW1kDzu1PycCDMAy7YyDi20nllWfHRRNw/TUqXk/kK/&#10;VQkhdezrxgdK8Sc9B3sa0XD11sWyHgj/qOMPrnJk1tK+xgDoz3f/vFx4+3AHc3IKb9eZxjOj+bJV&#10;VENd3R3BFm0lEOGxHfVWPSdFcO1XRbBjNmZ25kqeHWqPVB2jrKmx8ojq62UJRWfLkYgXfHjbnbPb&#10;9J3X+Y6BSxO6/doP27f6wRJCCCF34d/7i5nSq0/s+cz52cXXF0P6DzoBQN29u3x9diXj1L+JbNu2&#10;Lb5WLv+TGbsgD7Qe3LCCWMb31R27ChfHkf1PA516v52TJVMBwPZPudmZ3kYxJVgV3h73prw4EAau&#10;lJTQwdUaZEVEkywlvVKJmypXFCZ8f6lS5sPMbHq63ayuiKW+aE14pU356fTDb2vVxW2OOP0iA4Ac&#10;tNahCn/Vmfr4YHPjVlnzku0X3DiHvcCWl6P80bX5edXXZ4zArhdpzjq5v1BETghpYF/r+IVqz07r&#10;HU1B1SkspaGG1f5vR/7wGk8K58FGn/jewK+c2rmOB0oKD3co6eEpHxJwKoWlEbQ4NyJV3tZTD8gd&#10;S7INzXvzkmezHdK+3px4mU2embfNjmJBIBBSVcSclPQGHvuUHOrBjhll7oVLH/niL/9VcqsfLCGE&#10;EHIX7U/+s6y+PfM149O/Hn3bCWkvD65uho8dgyxlhG7ohrkxYi3850LVbTogUxumj5erAkmO2BPd&#10;J8vOFfsFVSlKkU8yQDF3XpG3VyNyqIYt/UOZnH/qaRSvMHZ8rUWtipoZ2CnKAlJUV3dmfDavGOHv&#10;NAHtKzzToceysrIxIi+vRB/+wAh1zrnpy4cA+AuMNbHwscoH7gVDtDaum7ema6Jqx/Qxr3itWRvc&#10;0Tjav/aJE9QPvvQpaWYJ+SqjiJwQsmZnz7sXDNebuQ2A84DGE0/u+0d0VGembfXg6sbAt99Q/Ny7&#10;Zps+WDidhpQAoAowu3SttiJCPatD8WWI0OqL637V5bEFbbqJe14s9CA7vKxlmwulQp4psWDrYKlo&#10;+Lsf+dQrbF/yrPkHWn9VZn/9579/pnhCCCHkXgv82d/O2yMLz3V+ynf2R9fUiP7CgU07WTR6V8Ha&#10;XxVK7MlaxdmQwVRmpYgYADDQ/IolF+aHWDINuxwBOOu9Imf8tfwwuisgjrwlpqZb3vKVjoG1OmY8&#10;L2LGWMKqVT0AEgCYxfLBlPZyE4BQPO8t9gSYcNz1DDTlFemnHnnPLuyaUi7GtwFznmImATxRuel8&#10;Yu1vWw3JW3JFJjKLXvZak558ur63NnyhpEbUp07QCDm531BETghZF/zGYxevpgFIBqj9B3b9o/qp&#10;b8DZsR4Nd/3ZqYtK5vbN1om8IiVSHU1RneUXl+dq0ZCdDSytRuQVgRAAWJbnXeSAzApmdy4I3slw&#10;SyhG1A02ZRWtVWMjk8I4/tCnt9y8e1xMdXR95+/L7Md/9gdnpiOEEELumeifv3NSrfxDx6H+O1rb&#10;wqXrrmk2f6/1c6tw/yZd5t+JnfHVDTPaKkKojdhdefzjhdBHZo8RK6CkmYAaTZTc+e7VosyoMS+2&#10;fVR+YuYUdUMf94QjWpoYWCCQdBzf93ypKLwY9LvUY/X2uj3Pl2OxQBWV+Oox5XTmdsZlmRxfUMvB&#10;9Eu7q8uc9XEA/Dl3snphee0tM5YMZNzl3K35cDn4NBdeLb88OyPVsNr6UhcIud9QRE4I2Sjy2GOl&#10;+WzV16Opjn/s34cJTw5s2NQe3fn21RpbFuGoObQrJnynWim5iaQ2PxMpFP820QcAcHypaKhmRrOA&#10;lBJArII8P7ki9kt8cKXYJ5hhKFzXUSsnrXDhr4/t+NSYPLVg8UxL6oVXKrdf++ZWP1VCCCHkbsoz&#10;/T9T7MXXoge6mtY6jyuLt8agR5Qjz2mfW4H8yXRFvNQ+BZHaENQXpQzXm0ZZYsfO5cU7L6bCtiWz&#10;sRAUt/uqcnstIoeqSF/smbEudEb5M+uZXK1ZC+2NYXd9dSr7oiipWrIxbh9NZuXk7mBVrkXk9vkb&#10;eSUA2aVKGefFwv95fCfjyfq3+otv3irP/vTg8dVl1QOtF65MWl621vR3jWdh6Dz6yBGasU7uQxSR&#10;E0LuENnxj68DAOSsj81d3c2PD09PNCe1tiEjmwUAcA88tTtx8VU1//Ov7wQAG9KozFTgSwBKwBDC&#10;lB7S2ZpzebHwIUvE0NvdqhSUcPL8/GI2KmrvjzwV+pSzs+YpudKC3ifetS4cph53QgghX0YD/+79&#10;i4Zb/RBKS2sEgJdeLIOZBut8fOh3OPzarZr79DYUhNyQM8VyBG+s+ml5Unv+13nvw5d5ctkTBS+q&#10;Wd1XxNJ6YWZWILTO05V87Kne9d2TntcUvfOlr0m53CxXVypj/RXbmxhi0pX1HSuvLknVgBKPtGZc&#10;pztbq7x99tiu1Tr151s+KPjnR7u6W2I6s0vj5xe8Qs6LRuZ1LRTTuMJY/4E9NKeN3JcoIieE3CNF&#10;14+Ym3dNGLVdcXfn+jQ8FjLD2zUcUd7A4vvaAAAXfroEKQPdYVPbpwBA2rE/Vmsp+915o6X58G4T&#10;cAtwF0Rzy875i0U2/w/PtX3K6RNTIis49i/e1N/4F/RSGiGEkC+j0AtPnj9dEr6XXpQAoCgBVWG7&#10;jnf9Lg2X86ZvH90DWBIbouciZKgx1GwBIfPZnzvZkZ28JWPLihfVY8ytyvXaOed+2vHMwmMbprW5&#10;5yHb70w5JyZyTjTSv7qpDl1XyuMhCa89ADRf/aDMlPD2bSkOcVWw/uWPx1Lld0q7V2vhR/t+MidK&#10;C/OAdN1y2SmVAgOdrGQXfak0De7Z1xvc6n8LQrYIReSEkHukABG7Y9f8sN8U/3rStixbKApXzHDG&#10;UXwN2Fk5nc29E0sBbmHRUKSSGAqt/Vww3aVKW3P8jRpctC/bLe1BFdJJC9kTHOy/dt6vvfpsz92n&#10;N4OWl08CD49a07d2bfXDIIQQQj5V4JHjNybm0nJ1O9jZtT/xux36cbEaeRCAA6wvOyJrAqtrfzsS&#10;BkIHz8hz/TpP5aqw0yY3K4693mHOlOqSHTDdxMZznq/IYMedEfnNcj7A+zK+7yuBgMkQ6p1UCtlW&#10;xT8KiJPXq4p2cL8GADyWZdZ2NT7M2fX/1/+81kI3//N3b2ecsF+qlPM1q8p7tiUMNwJA0TR+oxqh&#10;iJzcrygiJ4TcIzbkHUPk8nQtFvx6E8z1/RwQAAI9+LgQePP7qlxYlEwmOze+PGfMXch5wWFd8RNG&#10;thLlaN0e4DlfhlIA39/5ZgVvvvgp2W+Ss8gmgdADp403h2giHCGEkC8pZd8+2AvzDgA0dSZ+52ld&#10;hY8c/1EV8D2prr9/7UqpNn7gCxdMA3YNF+wLD4EltAKTlqf4tcpaO+xk0hXf4x0Vc259vlnuimLv&#10;5XesLWqfqc40LXnj9S0WSDa3+NNKbbrbA+RHNxze8vDqiuOJLBZWnL62+TEz/f988nBf43ICB5Oo&#10;+KPLi7YUxq7vbwuGFVmrVPJT0xbTJ/7jrqdSIOR+RBE5IeQeEcAdvypG5wLGk02bdrHGoEBX7sH3&#10;lpSLRyZXONN7Ny/vYr86XW3zAhGEpFBYJaAsLnq71KBsYQDQ9NLrebz+vbvfJQ9DWgDwwNVadoQG&#10;yQkhhHyJGX19v/cxp7xa5yDqGVjW99qQq7G0A6kzgB97Q948rINFzGKNKapTPr9XUxTuWTXLAhNC&#10;tGk3ZGWtBu89qba12ZsTy7m/mlyyzIDiSwCMoVKdTbRsH5fulDMUuHxTeoNHgqutfpSXi606G3rs&#10;6ms890E6sC0Vi4c5ZNPk8pRXVlsR7XjkoAIALBhsxkF3amLENm7cOvLs5yezI+SrhyJyQsg9ooO5&#10;m3bI15XgYN/mQoLVw3a+/fr+87elWeGIDWzull/+93NoTtVamnbENadWLWZLAtZpeSzRSGMT+vov&#10;K7X3XmB3n1/aAKAd/FjStHVCCCFfMfKGK48zAD7khplgG6awu4AGAJ0ty2J6EIDW5BQtU/i56UYR&#10;xhj0UMC0La28WoH/m2VNObGCjW24v3DjYqUSVpviGlcU16rZAjyXC/RdtozCFXaOeYNH1sIKt+K7&#10;DEZ/HIda/kbmZgZHRgDFcF0sF12hqh2dR/ZtCkG0wcETp647xtm5H9694johX3kUkRNC7pEwWHnT&#10;jpmZoHr0jkI+UP8ZERzyp5bPe8dYsnVzbH3xb+xooKmtW++M2zIu862MFa7ZTvXjJ1fLhZ76pZgd&#10;H7zz/DqkAwAY/Ngd8WnaOiGEkK+U+YIb6gDu7AG35VpELlfb2G3LuF1vJvWUo2hCZmONqWUslpIV&#10;xQuL/GqTLd6e1ZSvNa0wZ73O/HjuE6ccbY0+uJr+TZRW8h6rTpi+rbN3K8HO/UJngPQ913KhcBbZ&#10;rwLo/NOfJ5YKKSmltKEU7OWi8vCu5jb/uh5JbnpvPPz0AyfHvbl//0NaHYXcfygiJ4TcIwmm5DYF&#10;wlel0RPeXEZ6DI0parGduUV2Rj/RJsWGApVff8RT7ECHUEItDsCMRFaideDyKeZeCe9rFGo+eFGe&#10;7r9zDVOFS0cyAIlEuTa9basfByGEEPJP6SbcXQwAdMac9ezpnrz7933vaTnrNppbXSbRrvpI+ooZ&#10;ME2GIlgUzJmuV2G/P6kpj+3JY0NEvni7dspy9ncs+WsZW3ks5mSWPJ7lzS2Xa4a2pyy1AmM+ADCm&#10;qanW+kW0HTmf4o9nptJZ26qomkymmpaWrgEAYr072zb0wSdevPVWSfzXb+7f6udKyBeNInJCyD2i&#10;tsxay+3r284kx5050V3JtdXmOH70pJaf+7hrW+vq63ByeeTyqJaIPh2cNtBdL2fECrKGwcC5Ij+j&#10;rs5F3z9SLY/duXIr0zzpaQAweFbeooicEELIV8pNV9bHvZnuCX/jb/q73uMKNaf92dWGsMJSvWUh&#10;rOaArnIACqSaYrwy2ceB6ferqnL8EAwwu1FeTi3WTtux1pdPba5Zb0/dLihu5sSpiH9Q8WBASgYw&#10;sKDqqqvx/KGRUvmkEGarlwl6ZTuTVztVSDDGsvkrzQ8ObKhxZ/zVsviZ+bssxE7IVwlF5ISQe6Vv&#10;ERMbIvI5X0kE7ihSA1vL9yoWhmoZYHQ02JuI6NItZRdr9riW6Pgem5SIrc5uC3oVWTJDT57Py48j&#10;jclt6r5T8uZdTbjHGn/ies76S1v9MAghhJB/SnbGMzrqH/UanN/+m74nLVcaEbnrcngzs2WLhcJc&#10;CbR1JAFfNd3QcnVQnrnFdP7gUcBU/FotAAByJLd4ibWazyfvqlUbXCgr4p1qNHB82hGKBKBqqmby&#10;PKTXKOM338rP7xZSVjjSViAadNMtPUm4hYwNZem1rqfi6/W1/fEvl9hP/lXzVj9aQr5YFJETQu6V&#10;nae14ePrc8nnJbtzXRNZZVh7j2y+0hQ4WlOlLI+uzXW/jdaub5vFMttwaMS1/SqUJ08t4P3vNEL8&#10;obNysRTZXLnva3q96z0KUdrqh0EIIYT8UypCxBptbKCI4qet5s3qK4wCiACrudSn0nkwCGEwN2ca&#10;XmnMVboOeaYf0KY+sk1ViT7TDYClltxMFwDMZm5Mmin16bZPO0GgZ14dW0o8oJma2iql5PV2t77q&#10;GgC5NBPkWrHcF5eicDGpCae1u52zZJ8OuTJ2y1Fm/ubp7ev1hb794zz/m/85AELuJxSRE0Luld6o&#10;W9owlzwrEb+jRM1XlNUxcm9BRGLh1MsXb1ZdTYJJBuQj24IvmLAcVY2u/bJgEYvZBjO/9kq5dvqJ&#10;+sFa920+t3Nz5Q5YI7dNiCJyQgghXzEliNWe6NQyz35awKwBjcnjQaBaP+rceyt6lw9TlbrvehWm&#10;KqJ6a7qp4PrvVLya3nbi8Xrb2brEM50MSJ+cqARSsaebNwb4q2TN6MovojLgAQrY2gx0BzAAoDpR&#10;lmiR0RNHK+mJ4bjGBjuE7fs8W+huZc3ND1y+bItfPXZovULjpR9X+N//KQch9xGKyAkh9wo/9qZy&#10;amBtvLsoWXDTWiqQBcc3pxSuKFpESfsy0lz1g08NFdKK40IPxaK/jsljMaACFmGAAvgAoOkWPJ3p&#10;j7+G8d0t9ao6bsuFuyPyxgvpiikd2wAhhBDylVGEbORLRxPnxdXEbWCAaDS9Ophbz9cWqo+Ri6sX&#10;XTulxgfb4lHDKbgQxeX0oidK13JOZ3yxzCOR+ZFBEwASml8rh4tX37McJbXjYR1AjGGlc9M11IQS&#10;jTi6KeTmV8wdBh1AYVj4Mnj0jFIQmanTmhp5MpxhTcn5JSlvlwcY9KODb2Xxgbpv/cjECz+rTFw6&#10;vNUPl5AvEkXkhJB75shJL3f+wdUtW2o6qwKAlIwB1cxSibFovQlnoTRXWs0qPCWCkN7MAOCcK5u3&#10;A6gxFgLAASEZ4Ids1feBlu2juPxMvfIUkL/j7NW1iBzhAkoUkRNCCPkKKUGsRuRKYsXLtjY2NA9u&#10;IyLnqttIcVofI186mYUdTPU/pQGAadQsKx7utlbGV8K17KyXaBZiaeVKU2dba4LBT69cMWorxbLy&#10;wMP1ieUtQHrTJYgCY6F8ohIrpjYPn9fXRC8M+z7vaskB+cLKKUVvfdqoAYrSnZyq8hUMMCDxrTdn&#10;8E5sQ97XnodPeu/t00DI/YMickLIPWM884p+qns1uZtkGkSxJCAByGLeljXOdR8AwFg6Y5gKAB+x&#10;MnfKEQDiFnCIAdKuz35j3IdQIHzFFL4H4OCYnC7X11OLQRbvOHuOr82S9xloPXJCCCFfJRvHpJsz&#10;fKmlscOw4Ky+EKZ70tYAQEICV89IicAj0fZGvMuCQWfFlyyVypzzwqpsa/VLuVomvdxzC4A3J+yk&#10;ueCG/uSBxiTyVrBlufG0RV9RInMBNyiLgLe+3yszmCgM+7653UAEspw9KQKpZzX4YAoQ2jW7hHpI&#10;rj33q3n2mx9teAv+0NVK8czDW/10CfkCUUROCLl3Dl4d9375g3h9Q7OsgsEtFYDIpgWTPufBmKkL&#10;4ftWuQQlWspYQQ1qPCcLugHM2jLWAcD1WT1DjCKkp0gXLFBjHoBw7205fqBeOTZPiAfcosqbGp8r&#10;DJHf5XoJIYSQ/0FEwMurn1OqqKYbr3HpG1YSN6uohBiAKljowkUp9T0+Z6uNI0SxDE1jqhkJlUZN&#10;jfccmRpeqJSKN/tbAdQmnFI8njhxdLV4OFCplaLrV+CUOWviLjM13/a4vx6s5yWPapVh3zeHdEAF&#10;itfKevBpDfABBQDrYotYUfsAKM/+pFz9+On1WpXjv3E/PEzJ3ch9hBInEELuHfadaNj6aQ4AkFvJ&#10;uL6QNSlldWJRMCDeNbi9p7O5tb2rd8fBaJhF/HJlsQxETYVlHGAWsp8BsCTqyVtVwJUugBDjwgUw&#10;AMw2zsTr75ivy0FJNAbGXYcHqfuREELIV0kEbDV9OtQ+zmcag9QG4MrG/oDCvJJtu34FWLgoZdd3&#10;DMaaV0fQ7aWyFCwQj4eKPPnDDtebunTiX/7LJ7fvGSivDO7d+8zBA0N2b3T/2hlZO8Ot9Qvws+DB&#10;IBiUgJTexkHyHGMpOS7qATkkRHWYq48EAXj1iByss02IxSIAGE9K73pmw43tSNWsU1v9dAn5AlFE&#10;Tgi5h8I/CoTLP54Eypcvc09aTHHCofyc1NVQ22BLQPMq1frPBlcNJZod3zemJgRrVrlYsbEgWScA&#10;2BzcBwCVQVgSTOcmQwVAO8Ny/ReAELjjpbOV9RXTyuA0RE4IIeQrJbphjBydQc2dq39UFe7XB8ml&#10;XfRK5aVMJr00XR1ZELLvqXKNqY1FzGGv+EKaLabCcg7XW75x0PfGP2Qdz/6gNdDZUv7GH/3w/9ZW&#10;ri4OhNdPuZuxW2vj737aU1gS0AEGKRhqq9+4RcYSi1VfGdIBwIGX89WubgC+XU/5BrDOJiEnBQC0&#10;D3ry3IYbYyeEe32rny4hXyCKyAkh91Lbn4Yj3i/enjyf80JS10JawR9fgVTauuKaHmBSOiUXAKqQ&#10;wYAbYBGxfN1WWhVFpgsF8CYAvquCuwDAdOm7YBpHgDEbgJaQov76eAXYPMMtv2HSeh6MInJCCCFf&#10;KRHw4trsMDbI1MVC/XOIoQxAlJbSJSgq96SUxcyirHQ/Zs8z1tGYNGavCMGTSe7BSTPWw/ixB33/&#10;0mWg/Y8f9svL/62M9pfzITew4f3wjmbu3mx89tOewltUIAJW1qVWLYzduHT+/KWbk+kpyaNiRsrO&#10;evBdhFviykEGwAIzG9PXWJcqavMAgEPwR50Nd9ZruCsZEHLfoIicEHJPdf+LVMT48P97rSB2twUy&#10;BtwrZSkiPRHGlHA4oknhV2oAKkAQ02rTgPArVytau5a9/MbodJgDsKAr9Z534btSSE1pLOgCIArU&#10;I/IcENt4WjnNlMZPAWCCqV1b/RwIIYSQf0pGSnPm1raSTSobqc9ij4LXPFleLLhCSE3Vuabx2wtm&#10;rHfXwk2fBZrrB9grQiopE65kS1CiTQAO7vD896YA5chLsrz83yroGNQj/Fph7STsIGPXHQCQ1SVP&#10;4S0BAHEsX7j60emJ5ULJFcItZ0ZvZGsd08IPNc6UlgWVJVsAoLah+1zrknLOAYBkm+9PbLgzvs3F&#10;yFY/XkK+OBSRE0LurZZ/s3ditnTrw1nH8J2ayKy4bqpVYUwLKWCBIJPStoAaEKzMMn58G/PdYVtr&#10;r46NpReZKyHLMDVWgfRqZU8BfI76/HUXQACod6svgTdvPGu6qmm9jc9iXMOurX4MhBBCyD+p3Sob&#10;W9/aGdTFLQsA1CBDcTnvC8lDya6mWCTQFBxXW5oP+DPFPBuo518TGSGVJhXSRqbCWR8DwB7rcMXb&#10;PoC+l2R5+edytrWjSbdvjq2lTu2L8dqHEvAyWdkIyBGKFqbfuzqvaqovIaUUtu7VxucFehuZ3mZF&#10;OaBuYwBch7H1CW1NESHrQ+H9Us5svLN+6Q9v9dMl5ItDETkh5B7TrE41z9tWTs9fmflossy8jgRj&#10;PBioJ2sLq1JaNiSgXpfoCjTtVIUz7CtJEwy8VqrmHWEqfqlQrrqMaaombQCcM1kFoDQyychpho4N&#10;53RnOO9dTea2WNMSLVv9FAghhJB/Urugja8vAq7t13XvVg0AosxbtoVUE60xkwcAYb1bScRejC7Z&#10;lt14xRyFekAOR+aXNN5WX32MPxfyipcBoO8lURu9PitDD5iGunJ5ulJP+sJPMH77hp1fsriitTaC&#10;6/Z0rcC5Huvq23vw0IGdqaARiObSuXBjRbPanF+LsFYAMg8WWI89WIuUKwCADoiljXfWw9xpe6sf&#10;LyFfGIrICSH32Idj+q4fPm0YZrtRy64E1aYYU4Oh1XCZBVQpazaA4k3G9gPBQeZXhwtFX+dMMOYW&#10;nKqHmrciGWdaJMqY4wFMY7IqAK+xhuNKnhnt66cUtzwt0Lm6NQJ1J/t9rpgQQgj50mtLaNX1aesw&#10;92u6fS0NwBSWdFisOcAAKAGG6inDOKZMcVXG+WgWAOyKRFwFhF2Y15R4d6MO/agQZ2oA0HfE8V6/&#10;7WHng+2qIeevXpnNVVwp23datbdvlaHwWGcjZXthpOoWWHxXX8J0wBSptvf3qb5WKTZi/5tC6BpP&#10;Aqi6jG1YPA0xRVZqABCHzMsNXxgpXxRAyP2CFgQihNxbE+85zsNHYM3OZapXLdbVHERkY3zMAjUP&#10;NQF5SrDONgA6u5SvRa1pf8VczIU9SNVMVJFr5rquAJ4ja0GlPkgehgUYAHAVbGC9g1GOVXRlLQgv&#10;XdMZTVonhBDyFcP25PjHP1hvUcN7r8IdL2xTSpIpPNYYoobmO6eLzdGOcbBQf87mEywBmZMyYADS&#10;Sq8wPTq01oJuv5q1zjwOAA+OlNSRFCLqjraRiubbswC4lDorBE4+2mw0raZqyf1CaJWgH+ZGjQnH&#10;qBbAzSb3qscxvEMHULvG/QgUA/CLYNGNoQePZ3imC4AScHzH2PBNOIsSTW4j9w0aIyeE3FOln3jV&#10;bQ8A5uDj3/nfmzVtMaFWxaYSLKBIOBheZspDDPkP//uFkqXanmTwCyuTk5YWN5vDGrNiAQVAgDNZ&#10;9aWvglUk8kAUQHqSsfUFU+V0VuM71xK9feyb27p/x6slhBBC/kdxTA8sbnzfOv5ARNdWrkyluaHH&#10;vLU87IbykS5b02D6UMeOkMBkBTVP8iiA4khaGOEd6/EAPy79KxYAt3SovHRr0QEQO3qow9RNQ9e4&#10;ohnHQp77Sbl9NSCvvFbzmxJmpgxpMliFPLjRxPzWNgP2qA/IT1weizCNwc9IroU33UACsgQA0AB3&#10;4xchidJWP11CvjA0Rk4IuafeKFcizzZ68D/pzlSVsw8in9w0iZwFykKM3U6wB+PWuWFIGYAMl0NC&#10;90Uu4K+EeyJQxsVi0gQAFioLWTGhKswvBvJMiQL+SfDtaxG4P5FRlW1rfetLt0zlWZq0Tggh5Ksm&#10;8ujb6kcD2vqO4OGJWW4PI9Ia8UUt2Ai02cc5E+0Wa+1XoA6O1DCxuyoRVuAtzkphNG2vr0cmXccT&#10;0owte9faiqUawOcWCoG/6G7rbo3Ftmfzlm07MAzjB6cc92T1SL1y8XZFGA9dKsjhZwOG65QdVdOb&#10;GDyEI0uydrufDU9yHH4bPvyMx1hic3McAOqvi/uAsvGLoEAZhNwvKCInhNxLueu2eKHxqln1pt6r&#10;qbkPjqMU3VSIG9bYTUfft3vuPUtKNG9LeXwsqISW4uUwl/x6R1dqueRN7OQAoITLUpR9NQRUFoEW&#10;BTiT4dqx1cpqIzVNaVvNsw7/fW7sb/+drpUQQgj5H8nxC37p48c37OCDiZG0xYQfYAFThjikU6ku&#10;v+omeyVPBfNBgyuDNz17WgMC5ZWsLYW5q4UBkNWKJQBINE3OZQ4FA1zI1tmQHy6OjrH2QwO8qQmA&#10;BAOw85cL3sWxowMcwNV5wZ45111xrfdelKzg+66a4oAPRIPjyGXLJxnb26wJ3yp6jK9NdW/QIR3J&#10;AGkxbPoqDEkRObl/UEROCLmXTvl2f1vj81XfP9D9iVZ68wj45nlr1ju3K9W2x66dkRJ9B5JArgY7&#10;GEurpcfyRYH58lD/NVkdH2QAoETKkJ4b06rymuQ9wLUbjD8cqtck01NC5z3bVmuW7yyEtK9t9VMg&#10;hBBC/umpz/7YuBQ/sHFX01DWsWLc8rOQTGMAnFNlXT2U0pi0bWim2jEpZqIQOdt3BIseCgAQxaKQ&#10;UkoAfsJVctUqwq3h+Ghz1nQBZW4hcnifAqA+wh387psjSvmdS0e61eo5KY+1Qu+7JZZ/cUzTfJgs&#10;F1fgS/BY6xL7eJkp7Q/OhwvORJzxJvOO62eaLzwNKPlqdNMYuXfHmDkhX2kUkRNC7qHqBVceaXz2&#10;rwi5t1d/P1D+qGNXb2i9UO36DUcUmrouXJYy/Eg7AERq8ESYOXJxuzKdk8Ubu7aNKYWxfgUAeLji&#10;wisnWXlOxvrllXNM2bEDACBW5i1uqDtTa3Wfu2Fqz8V+x6slhBBC/keyc/8V8V5w+8ZdU0ElquSl&#10;wqsQvqHAv5CvxQePMr9YYRKuCyilQi5sao7DQqkhFUApJ6SQUHWVW57WsuzY7apqxfqOXAwOPOIv&#10;jDg8/97w19fbUvXr3afKIveG0l4oqi27IX09mc84rz/YGZe+qFmxkA8oaE9fmQsnk89pCN2OpJPs&#10;roAc0KtwNWAJSmrT/gpjka1+toR8YSgiJ4TcQ+ddq3N1yvhY1Yv2YGfsbZafm0vu2paoz5NbnJoR&#10;UM2OpuEMl12P16etqaaE60eB63t4f3rarw7v7pnmhVv9AQDg4Ty4XvEvilobe3eS8e7HGCCtwoLN&#10;dR7eE1g7/8jHuvnQ0a1+CoQQQsi9wF4uT5RfN3rW9+SLnjKkimq5nM9JaanBm9Jo3dHPoCQiNctm&#10;kGiuKFUZqqEpEW1WAH+lJn1owaACt6pyDNTisVTB50u5JpWXMTj44M1rFb7w11/bsX7avTuvnLGk&#10;P3NJi/ZcVKYzUmnzXHay/5GWfJGJfMmVTLoj55cqhZ0vKOlZ1xGLexP63dfvM3AAt4GuTfsrDBSR&#10;k/sHReSEkHto3BMHVz+PCLmXAe0/OHt1xV85eToU1ZlbdgBwtO/+YHbGiPY/uprv1YSsKk06K9/Y&#10;48W6J52q39+2oFg32toUAC4LOppcXig5zv8RUtWex2q+XSza4DrXezrWcsbKs5+owR3PbvVDIIQQ&#10;Qu4N5Y/+63z55yceWMuYtgi/QwUPhwFn2RP501a01G80A4AaiQjH9qVI2DaLGSaPJhjgLPm+VGMm&#10;AyxLShjtt5iyvTafk/ayzewSYBzcf+OUI1+f+dp6Tnb18J7L48tFFoql4IP5bmJwhemZV5oGUpJJ&#10;YZVLl5c85GuJjsmCrMaEXwx+SkAuHUAHrCmFDWz6osIRBiH3C4rICSH3jpjzsbrwmFwU2AYA+sN7&#10;L35SBbMdFWAMYJ37253OTxS7Yy0ghyE8oaoPXXZPBpMw2mbFAo+El7i2sJxqCrAalJbA8llWcka8&#10;StPuxDUAjGucGT3t678XrDcm9UD7d2mRR0IIIV9Vxo/+E2onp59rvAsm0j6aG1/pHblLF10LwbBc&#10;nRPOTROQbElDVOFNIQD2ku8jGmGoB+QsoIaACgIDxUnXKFpa1dUAvrfjrZx6TT69IVW68eCD1b8p&#10;8H7dB1N9I/JM16lL0s+dgWSeX7G5xqWMJfiNPYoieZumXzt+98ULwTUOXPX1zs0ZX4s0Rk7uJxSR&#10;E0LunWXXSxqNz+WqDDR+MMSeOH76ZrZihSIcgeaO3jCgV2RMPboWPPsWwESg91ZJee+ZEKKJrFww&#10;g93LFUVfWtJDVUVRK2/k5t2mBSsIxjQGxqAnks3r4becebsY1Ie+rf8+F0wIIYT8DyX85z8bV2f/&#10;6sQuFQCKvh9ce3Ure35cOtre0UzAr6kqAwDp2bbtcE340biG+gg5bzIAwLakVAMMQaAKILp7ooiK&#10;Jxe7ASD5nU9uyBvhzVF1ED3e03HpLy4s6Ean/tiBC7ccKaRUHGZJPZwcMt9zizqLR4rGFfPmrvhd&#10;126D6UD5CucPbNqfLwRMSgFD7h8UkRNC7p1Z+KuJ1rEE0bzWuW48dmDcqjqsuafRK16ZasWeQrK+&#10;IRwHKpNw7AffcCvvPBtlfbbtl2NKeyVX46a7aHNePJsrB06YmRXDm80e6NW1aCK44cxy5vQ8j6hf&#10;e4RWIieEEPJVFv7TT95Sq+98vP9AEChANEJZOXVlAUbQ3MEmuShJQOVSSAGA8YAvw80AIJZ9X0lp&#10;AODW6gE5AkBVMkDbPqkZi2mtQwEA9RHlKjsT2r/xzFZZGjEwldckDxpA7MlHb88u5FxoimI0PxTx&#10;HcPQ98T0wsVUjHkfvHjXnLUyYEK+7xntfZv2T0LbTrnWyf2DInJCyL2zIMRaRL4M2bLhq9i+yayU&#10;1kgiFVYAXEVCSeWaw4DwXB+McUBwP/jse8x587EudE9qdptf4UG7VJFFpuinyzYOPrRvZ+31635t&#10;Nj20q21D7F2aubLEg3rwe/1b/QQIIYSQe4ud6P1J1rfOnOtpa8tLhAGRSy/PFZmqsCMPKcWLVa4q&#10;Er4PMA7GoIQd4QAAVjzB6wG5X5FSCTAATBGeZAB4L5PqjVi63pCz49Vx9m6qY8OJi5AxBsAvMFbv&#10;B1AHByE9l6unLbclBLRWtaCOqOZvH+XpT07c2UmeYSyBs7Maf2LzNxMKH9rqp0rIF4cickLIveMB&#10;a5PnCgLJjd9p2/MLRS5yORYMR/RhzvZLNrm9/osBTFUBIcMxJfymY7+5/UjctL1CIh6rlsyW+Zqa&#10;yfB4x8vPKEDk+wdfy3vOtavR1kQiYTiuYy1MF8CDunb04dDvf8mEEELI/2A6/5ernywLe+Y2Fpgc&#10;0VHxAK5xddehJBBtEbWo6XoSAKAYiiZyvpVOBRRUq0I2aQAAC5IHGQB4PjPro9lOPB+yhyOperjA&#10;nrTm2Hs/3DDQbUOaAJATihZf28s0DWiedzMhwKzADoE1LYT23JC3tKObA2+7wnn80kVFebhl8/45&#10;gw9u9TMl5ItDETkh5Ishgc3z1VgiUZ7PcimrlaWlGT3eNi/V2x1gYNA0C1Iq4ThH+4tvleToxI6k&#10;xbIJsFCwOJ+ZnWlvDQS/01iAdfv/eu7SEtzahL9asRrQuH7sIYrHCSGE3BfUQwcnPhkDvJrjx2ww&#10;jYMFDuxrvM3FtGgc0pOMe1atJiFd317wYYSFLiL1RcJdVyJQj5crQOO4Mu+YNeaXxofqXyhP/a2X&#10;vrF3/ayi3rBXCpwl7xj+bp1XMt0MDPABNC3y8K4b8mr1YW1joSx49JMbXBs6vPngq1LrDYCQ+wZF&#10;5ISQrRMestLFsoTMcaUdqbTMR6NQdU2UZffj3GxhAJLf+mQM/g2/2pQMGMwtzV9adsVcZM/L8dVa&#10;tOPHFy9drQDClxyMcQT6tu2jxpwQQsh9gw0MlGbn5i5WXF0FEq1trc2rb2JHl5GNg2mo5F1IKSU0&#10;rno+s0pVNV5PzC5rUuqN8tX1iByhbYozmVhoTFUPPPCJ//F2Y+2cGpgLuGP7eNOQuflyYoawl9rg&#10;AhqAJkPYQ94IH0+f6Fwv4y6x7LClqP3Pbg7nrXOackeMTshXGkXkhJCtZHZDlIulio4mERFFZTGU&#10;4JAVIQOtitYKANAf33F2WarF0vScBnhpx8+Gwuzh+MZq2r7+7MpKZmXF0w3dSPW30opnhBBC7jOR&#10;XbuQn6n+aQj6pmVGWsex3A/U8rYUEtBVLjTTCNZ8l7vFa+3tDHCEZKuRdhWsEZFPAw/ciKWrM6FG&#10;tri9N4rVC+v51oNgZXg3rSb1QePOi+kZVWaSWpkhBID3jvC5x4KXWen1tr3dq0309MJMvlXne5+8&#10;o80+Z0fa9oKQ+wdF5ISQe0cBrM8txKNR+bFe6TKaB69a/m2eQEVIZlSxlme17cWlkdtuQY0acCcr&#10;ivnHyyzy4z9v21xLS8vnnokQQgj5SjMNTw3fsa+VsTT8lZoUkgcNkwO+xiK7ZGUuy1UxX+gLwJUw&#10;VgeqlyDry6B4U4ztdUYCi4PDA00AAP7Qb8TNh9ZGtKOcFa3xqq7suSsgR8di0ZnscNWwBgDts9Je&#10;eqjtfUssLhptzVGd2aXpa55sM8zHd91xZPmSrjxNC6WQ+wlF5ISQe6eVs6XVfm6dofpZ5WxPGipU&#10;ZffNmj/RF/IEAi7WI3KwtrZH3j7rxtqyU2Yq+c87q39fYK/+ObXXhBBCyEbxWeSb7tjXAp52lj0h&#10;WDRcH472AfiK0pqyCmVZudnR4tVnlwOAmAbrAQBMe0pzbGgkubzbGa11MgDoDTil5dbVinnrrPNR&#10;WFd21RO3+pZl265mGKapgO04r+ayUBqJ2rddV+YTfe3nb3hwp6YAwF+ueYn47uPBO65WvOOH+ga2&#10;+jkS8kWiiJwQcu90Q11c/dwMpHd9Rrl6+K1A332z6o8HWxVDtcA2rUXKW1qVI2ypX9O+0Yngt//S&#10;mr10aKtvjxBCCPlSSSlI3xnOBqK52uWUkOHIartqcejViCdZU0tmVmC2mpDqai/3ssWicQDAKDCI&#10;DtONct2drfXqANi2G9r4WkSO7gsV/Qjf2QxAZJYzAkB93bSm1mS4a0Z84hnd9ZLN0aI9vNc4cfDW&#10;WI5LAO6opcS+cyhy1x18MhmkIXJyn6GInBBy77SqyorTeJutlfHlzyon4alcUQFt962ynS92dMLb&#10;OEYOAByVk6aiRV9sBhA9dlJ/cyclbyOEEEI26IY6e9fOofdLt47zpvXkayXVCZYCPqCwVGSqzBbd&#10;5rWQYBqslwHAzCxnA2Dtt7WUWOGZXFuHCvTf8EePN+JluTQyFVmWO1uB2nTak0JIKQHGGF9Oq81d&#10;xflMWa6uYrbrgnRGd/Lg4cPlhXzJsS4nwk0/6L77Bm6dM/SvdW31YyTkC0UROSHk3lE6JjC3rf65&#10;mbOs9xl/cjTYkoUAQN01ngdfqjZbDJsS08j8ymxXt9L/bP1ltUM3Cuq7L2z1/RFCCCFfJj1cnave&#10;ORF84Cd8tta3vvCYVVO1gMhpkjPA2D6dkWnW1/jOnQB6AcD9GHxPCEhNyOJDE9Pcm19uTYTaTTdf&#10;DQGAfevaCkvVVKUNcua28H2BoKkbqus4VhXcX1hMnFvOpv/fA6F4a1cEgT2XteLtbQwIbwfm32vT&#10;9Zc+JSBffEsN7H1kq58iIV8sisgJIffQtml+qRGRK01L/lLnpxczmC1EfflwJenNS14uWNHE+o8H&#10;WSkWRms8rD10pNEzrzzxM/vi0zoIIYQQssocGLZu3bF0mD/dNhta2b6+YwW8k6MaUDkAsB5/RS7H&#10;6++C41qNRZsB4GKZBx8EEGWygP7URF715ubUGC8p412VXDaz6KlBbaDcdO0gH674ngw1Na3ld7Mz&#10;K4WZhfSs4LGJ2a4oQ9vuXfHBUXXZ71cAWKeGma6/1HP35Y++IcMdL9OcdXKfoYicEHIPHfnImF5u&#10;JEHvSePGZ0TkXPfUWr0l98pmL9Ki4hRqecM0DSF83y4JsLJUH3h6PYFsT2vGHd2z1fdHCCGEfJkc&#10;HFUvHtj81tdwtXsuNLpvrQX10wztXgnlSL3nm/U6RTkbVQGgehXsCAcwdY3xh3UAJuAA0YPZyZIm&#10;/Gx5Oe8nAaYoAcU8cPTVyeKPh+CKaG9owxmN1qXrabfSDD0o/XQlHJhfOPXQnso8y9R2GNXxC5ai&#10;mS/cPUIuT51RI9EfaiDk/kIROSHkHoocOG9d+Hr9877z6mQl9KnFpBSsVP9YgQik2jJXHS8Ey5IA&#10;AMYU5pajA4cmc7ki13XNbOuODH0orlNETgghhGywK+GVL28aJF9c9uKDFfeD51eHnhd9JRSVVfjF&#10;1ZlmPaO2t9ANABd91tIHYOpt8N5tAKBCegCQTGYzuSrCuq6GmMKAngd2a/jGv69MlvZofc2bxrUz&#10;b+VkIh2KJPu7y1Yln10wgt47N76uTSH3Ky8LrvPdj9ydCsZ6a9wItP1xdKsfISFfNIrICSH30omL&#10;xvDR+kIssf5x7/qDn1pqMczRSPtmSwShqQnhRO31AsFoOrZS/DnqSWPAriKWypqjDk1bJ4QQQtbx&#10;R3+hnd6+IYW5vC28zqGfyoUbjV7s2iJnnYy1TAuZM1QAkLzjNtJNQWB2BOwYqwfkTU8wAPDAGuFC&#10;MgkrW1zSUz1mc3NzcwgAmvve1KaMH2xej3z0PV8IubctH4k6u6oL7b4zO77kXT252572fV9vNeNP&#10;3Z27zb103g7qu79FDTu5/1BETgi5l1I7bziv/XF9BtqBCX7z4Kc1tc5sx83gQikCALaEDn+O6UNt&#10;wqpZDlcURY3Yix9ncr2OWD2C8Wx+YXZoZO/vdhWEEELI/eHgudnS69/la9tpy9e7+NFT7GxHAgDE&#10;hFRiCcBonvL9lZjJACAcL7KZHci+C97fAv/yJfCml+q52S1sSLRqdvRMxh5+dv1sV0c7Jozyb57a&#10;OAPu2knp856Ewg8Xivr47s6lZWX7tolbSv7kjq6JmuM7R76ZuPOq/RunqlqUP/kYvUNO7kMUkRNC&#10;7qlnJ/3c288xAOhOrlgfP3F3ETHhB7f59uVHAHi+5AqWXMVsAQ820sV608v5dEXG2+LxeBSO65Tn&#10;520k52/9hz87pPzul0IIIYR81fFv/ofg/DtPrUW2M9Lv4tg/teD/5vkYICdrirKNAQiGi56WM2Iq&#10;GNBeFpWafNPjsRNYOFlgawE5CmDxDdVXwDYMwJdf81pCJhb+7uiuteZ47KTw9QFDYT0dbcNFffTB&#10;gf7CUml32xm1Mnno8cVKUpT+oq2/P7kee9u3J6ZsNaK0P9O/1U+PkK1AETkh5J5KfOtvA8Od+wCA&#10;PfqKOty77c4Scjyvsed+rdzcGwdsQGfWImMdZduXihowuExPWPaZUnbHvlC4o9ELv1dkZz6pIPPq&#10;hR/Et/oOCSGEkC+Ptud+ZV5XH28EvLmSp7YA/Ml/cCqvfT0pb+c46zcBQFPCFQY7HQoogJrIYOlK&#10;lRtPZ4YnwHnn06url6cZS26ovcyx4UXv31jVpn9340Punry0azAGAMi+V6sFd2ic96eg7Lhe42O7&#10;WDwO+A//NB9N/ttI9p1rurOy+HG0LRgOhuxqpVKYl1wNq8mv7aEBcnJ/ooicEHJv7TzxsfeOOAAA&#10;ffsv+x+03rFOqpzIaMpA981J+/2XODxIzRuzHEw0vmZyxYJcKLjB6DUGxDo7unUAPJXqfmtKVOb+&#10;r+8ObvUdEkIIIV8eRzOn5eXa0/UXxtLwOxQA0W/8yq796ulSgfOuenYXZsiQaTNRLquKrsQzhZMh&#10;3+v8VQ1MMY9vXw2OxQJHx4bKyxzrY+RjV2viKf1g29tpUTt7LpyK6tJ+Kx2JH9JYpD8AQNl23Vtq&#10;SwCA0vQnP65UfvEnye89/P6YJ93auKhnb+Xc0BQ0P3iYJr2R+5Xyf9/qKyB1I38D4H9r2urLIOSf&#10;Xt/tmj9h9TAAXWOOne7f1OaK22lV7e1F6zUURRdsS+g3F6penAkphHCq+cWSx/0Jv9IWlUJIKz15&#10;3WuqZ6JxBmMVG9fRQ53qhJAv0M+uAG3/dquvgpDPwgaLK2xprCUCABO236sDQLh70i+dtZNKe3ej&#10;1fRsaSZdwSBsq+JePpeZS0dcnyt86Outaw3r7C0teXS9bvmJ0B5bTZPu//dKdf8+ILw3nPVV7uaX&#10;5uevz0YCJ8xgX2+9Q8BwS0qxs16b3n5dlNpTiOx9qFOvwjBNXTPNgKHr/Q+98Hgn/9wbI+QrisbI&#10;CSH3mPLHfzdpXS48GwC05/5OW/jV8xuyu5XGLVXt2gYkHn1fXArtBWrDFdWIMBYyVFGsMkSEW7vB&#10;ozse9l13ZcEBE+ev7DkQADSwnq+9Wgi+V3yJQnJCCCGkgX0z/KFa+LudDybgVwVvTE1LPfpflqPD&#10;i8/3rhYLFVgt1mzXagKiPDxemY3tj4JFtg9uzLs2DDa0YXO5HIzEVzcmclbwBACIrtTsVNoBpEgH&#10;jP29qehau9yddWu5xrT3tsPnjfd2MEDfuVMuFkrlUkWPhCPhtgAIuZ9RRE4IudcCf/raBX77vx0+&#10;pKHtyXew+MtvrL6dJmbnmc47BgHgwOItedLZlp4UISXcngwyWSrGI67n1LLXkQn9aScAiOz8RAby&#10;8vVHh+CBaak/fmNCXEg+stW3SAghhHxpsKc6X+H28K3eHTEpQhwAKjMjC83Vsmg+mdvTCJB13fYr&#10;EdOMW7OXpqSb0bu6Q6mBlk2d3IVxle3csD0GbedagavSPWy441NzJQCAEom1zKWNppc3ToVTW+aw&#10;vPoi+oPX7MWJgfoltrdv9VMi5MuCInJCyD2nvNT0llr75PKDu/R9yptY+cVTTQBQW1rxVFUbagYA&#10;sGeq096ZU2EjpHX3Kbh+sibwbd+I8qnbIic7336mHQBPpfbNXkwL+e7SCQfMgPHi+5f5W4k9W32L&#10;hBBCyJfHzq63Lhn2zFTBNboqcMq5Iphq7IuVhHfjRmrHoAkA0RVWCvHKwtSkpfuxvq7tz99Vz1ko&#10;A/H1TTmmsd2rG+4tBx3v3vDk9SIQH2R+Lj+bjbEjm98HT835K6IxI13ff9Y8m/D1EAUghGxA/yEI&#10;Ifcee7jjjQW/9t77Hb09L7zO8j/Zt9+rZktQDJYaWp3Drnzz16Mjrt4/sC8JIayKBHiIpa9nleaw&#10;rjqvP1dPLcO6u+bPZNmN9EEwA2CPlSb4z6LdW32LhBBCyJdH+FsPfXTD9LNZYS8BjKucKTuPJCrv&#10;j6oic/LjRDweD7uLVftqsQhwiK69H/PKXbXMjqvswQ3bS/lgcG3W+4hjlV4Rni99GGosXnTB5M1Q&#10;W9/mKgKhmpepd72jFFoc+fgmA4t1bdsVBCEEAEXkhJAvxrZ/feOdjO8uzX2MyhgLzL27u1XRFIR6&#10;W9bL8O2vjAVj06Vad4x5Czbnmj8+mVeA1if8N0r+my82Uh+yzm9+Muwv/3K3aQDgX//7FfbT/5X+&#10;mBFCCCHr2r5XuT4yW7USJgAYHf2DJhB6Yf76mCPdzLJgnHsVKYIGA9vRE/Yl7orIq+8wdd+Gdlp+&#10;yLXdaxnYJsqXWgIeWrZHCwx9z8nC7PgtT9WGt4c2VdI0jVwzALk4WwGX1kqQMTt77bVdj9C8dUIA&#10;UEROCPmCsD07L1+eEdLzjf0TWS10KdTd19mxYVFTa+LctUxz2fJKN27qEX0lI1H7OWea1A/u4fjG&#10;r4re299aG05/pPWkXzr3tQAAaC//dS139vhW3yAhhBDypRJ68MHU28sHe5gWisdWA+n2YM+1sSUJ&#10;MIBZnmp1buvoCc95wlXcO453X68ZkRMbdozOB/VH17cu2EGv62gLJooAwOLxveG0ErOuD8U3XQWk&#10;DSA7WpOeiOYZ4m7ZBtevXT/wTHirHxEhXwYUkRNCviDK4cP25NhEyQ08sDLqB9VMrZiLJxIGfNfJ&#10;zsykneVLRssDoYmK0Jy8UsyoUvi+gYHdUQYEnv2lXTq9/jtge/I1Zp15HAAQOvGW+/5BytRKCCGE&#10;bMaDiYF9G7ZX0hkPiSN+uVSu2KqqlpTm5t3NHIkV29LvmEfuvJHW+PPm+g7vI0V/JLa6NfmOjJtf&#10;G9iUCI4PlqOeMrwjvmGfDmFBjM9JV6itu0XwweOQ+bnRacu8PPadga1+QIR8CVBETgj54hg7dwLC&#10;tl3j3MWSdJYXABieD4DZ6dycbG9/QN1dzhUnpOsbcKTS1detwXENjUUee1OO7FifO9f08KvMevsF&#10;BgC7LmW1D57b6psjhBBCvmQYsGHkOztRlsIXgJpq13zHdeCnYV3u7oyESysodG46tPxGWlOe3TCz&#10;XL5XisTWhsyX/9YJB34Q33w6G4HdlRpG9myYuG4Atnct73labzO3uLQBlkjszZ255fh/9Y0jW/2E&#10;CNl6FJETQr5gPBAAvvbE5KWbBoQvhKaDYWqOcbUj+f1OMdvUbXWXXO+GEPp3W4XrSSktx1S7BsZx&#10;4evr1USPng2MXjoEAPzRn9lnTkS2+sYIIYSQL5cU48urn4sTeen5CCQSocYUdmnlQ5NVc6rUlkyO&#10;sVpFrg94y/GPbJ0/sXHls1PXTeVZrbHh/n05EHw4fsfpfAmza7jGRvetJ1znqnQvVly/uVcFFMCv&#10;7048t+83xdCr/rGtfkSEbDmKyAkhW4IPDNgTKyuZFYvphnVT26WN9Tcf6gYPVYorRnJgLl0VMswU&#10;RfqWlKKqmUcmxVymafV42+6rzorTu0wA6OmeM24d3epbIoQQQr5cuqEs1D/J8Vnp+WpX04aXvFgg&#10;0D54KeNnis0tYNyZ6Vn9ZunMPDPUZ4c2VHX1jGEeW1v67P10TT9m3Hk6jcFTt9/wrZm+tX3CtnMR&#10;T7YbxagKF1iN6dHxJ6/OBl+P7trqZ0TIVqOInBCyVYxdAKSn4tRb26pevw9xAEC0tCy0lticLyQL&#10;AGBqyLUlXBEcHJajqxG5zIMfq+WsM48BAHbO+BSRE0IIIZs1mXaxGgTgXc95Hu/ouOunf/ihiZmy&#10;P5++ASTnWRcDUL09sgRVjb/QvF5MXn1XC+z5+uogeu4TWxwOu4JvriwAlKH3jYml1kbgX1rOLLie&#10;IuP2LBBNFcHW31Y3vvXKDH+lLbHVD4mQLUYROSFkSzFN/uKiU9OfrY3bPSEAhiW40gF4gFZv+Zmu&#10;2p70K4MjmDzW+DFQcRWePP6af3l/HAD6mTtpmX/gJRBCCCFfTayrgrntQPVqzfVTPfqnFFG3pyaz&#10;5epMwWnOj8XaZCGbB1MV5cjRDWGC9da4Fur79tqs9pO+1dNZgn1HVtUYkAPi8TyfHwCA8lQJrq4o&#10;qqn5YKxQvFQx4uvFlRd/nFde+xEDIfc1isgJIVtLvn7Rsjqfi7wmsQ0AZJXxpKdASKy9hcYDji1F&#10;IFCrFuIAAL/IWFzp6p5RPnkeAMzOBTGyf6tvhRBCCPly6Rvjl7ejcNV1ZV/rp4e+LBlfnjzvFILL&#10;afg8HuSqwtQ9hzesT4q535QCRvcP1+IG+7Itjy9X4NwRkbcwtgCgIy9WelWIqSUI4auhUKwJrlUu&#10;CyyVF763obz+wl9bY6NDIOS+RhE5IWRLybdPW9aBxzgWBToAoOgZMmar0sd6RA7ovCaRqCIdBwCx&#10;IhQ9Ajw04485OgAMzIoJisgJIYSQTQ69Z8wtxq+7jrI99pmFeFvLiOpEis0Z4S6H2tu6Bwc3jKbL&#10;qQszPKI+8sR6q3zLddrbigyVO+psUUWuEEMwUpaZVnu4KgRvVXOq3qUCgJe97ljqL54dXD+g6fA5&#10;44PtNEhO7m/8H18FIYT84T78yLb2Ps7hlqUaAYBFqM0Kqh7ANzbRapAh5soCAIgVV+FNDEi2+2IK&#10;ANAKUdjqWyGEEEK+ZEKHDHb2muPoe2K/rdiEtXPPkT3N/2zf9qHuoNGRWgu+RebyX74yF4jG/9lT&#10;G7rJx4U/hCT4yh3V8G0MwwCaJAq161VfNO3tthgP1YcA1RYRdSP2a9c2HPGAZs0ubvVDImRr0Rg5&#10;IWQr3XrHqe18kgFlyCgD4OcE67aYrMiNQ+QAlEA1JK0yAJlxFJYyAKBvQY5tB4AQRGmr74UQQgj5&#10;sjlxTj99NMCGAr+tkPMJ0394Oxsp/D/OnrM96+RJpaUtCMBeXHaghDR1/9PBjeWnPfQiqfrVanBz&#10;RTtH2c19AUQg8hXHZ9uScCyO1c6A3O3o7nhNe9vYvnaAufMarraDkPsZReSEkC1kveZV+5/hAFzA&#10;AIAKZMhQyhC+cscsNsXUpF8G3KyrsFQIAND3iX/bVwCEICkiJ4QQQu6Q2PPr0ukTu0J3fyNKhbLv&#10;+z4PmLcykehDe/+2wn75p49dOJ2XnpdelACgqCGFh44eCW860sn7Why8ecHN3BGRt7cseecehaH6&#10;S02Sbw8DRcmNxhR4+QnY7sdeX8AbTcm1I3Zcdce3+hkRsrUoIieEbKE3S7XI1ze9PVOBDEGNlDmE&#10;lJsLaxpkxbELUFiy8dsgmsw7cz0AFFPYtvE7npUQQgi5Xzz8Hx0x9/Cde0U6VxSQgATcyTPV2vMr&#10;rd/4WW18bPvxY7dG59JrLXBT57a92h0HFyFiDGhZUJbaNn/HHvoFG+nug7Fke8pgGPBLbG29sxsL&#10;XDmqf/0XGf7rP15r+ttUb4kWSyH3N4rICSFb5/Z5y3+63phrgAMAZSAIKBHGmPQ9bfM4OQef1ZnC&#10;mtY66zuyyPcAgFlFjSJyQgghZLMr288ZuRt7Nu2T6VlHytWO79xZq5RY+XHqwKELxtuDjO/eDXth&#10;wQGgtnZ+2mx3G9IAEA9W7OmBzV+177wp3g+nUFZldwRAwWOsEW/PnGbsgRj0Z37ipq8cXD1ASa0g&#10;07nVD4mQrUQROSFky3i/9K2dPfXPYbCiZEBZIgSAx5NSN4SjcLYelJe5p1qaaqbW/3KFgAoAoMYQ&#10;/H3OTQghhNwHCmfC7VHlI7lnvTWV2RlLColgNKpzhacvhWSy01aW32oW1uLV/QBg9PX9ljobkTwb&#10;uqSmm6OIe8DaWmknlrLe68/mpRZuBmBVwbR6oz39DnjnQQCxYx+JM3vXWvLYMooUkZP7GkXkhJAt&#10;cy1TCzzW+KyF814pCtiS1XO2JfxAUML3wRkDg5RSpqUS4U7rxiVSQxBlAPDtgKH/vucnhBBCvuLe&#10;9awTctY9mXt4daK4mFiRQhpt8foctfl3WKzrm+7NEYen03L7u3uUz63TALMBIN626E/sVR/b+J32&#10;9Z9X7VeVVtbJAJEHNM4ByCvnpZp4hgPArmuF6s19a5VJ2Fv9kAjZUrT6GSFky5z3vWNr0+HaOOYB&#10;APVBcQUMGmcMEL7nua7nC7EILWUGNgXewcYYeRksstW3QwghhHzJ1K7Y8pGXenT1xuvV+h731orw&#10;lZ69zRoAeJ/82lGCL0aSD//ZcWY3zZ9fGfn8SmPgRQkAA5pm3fI2fxl9MaQUb9yQEUCseAo3ASD9&#10;y3NQE9+oz1/nB6S8uVZeMtB65OT+RhE5IWSrLM846s61rW7GJjd8qQGuousKZ6weojOWrbF4r8o2&#10;rTsehKwAQAWcInJCCCFks1HhdrUaL+9VtZm/OesAqF0v+qJ1XwsDALn4sxtMCX0jBkDd/70WrzN3&#10;9cbnV6pHFScPANoORS/fGZInv92ysLJy7t1pd8VRWITBmfj1L9Jc6Xp5NeF7v+ovVFeLWwyUBobc&#10;32jWOiFkq5yXzu71VnjwXWWmsr46i8qYLzjjkEIAEuDstsIHoxVZExu6Ej0wHQAWocS3+n4IIYSQ&#10;L5lh4Q8AytcSH3LvwvWD29Xrno/eZgCAO34rA4UNPtxIvRZ/+fLH4cxPvql9bq09ecwmACC185Ze&#10;vrV9c0gdfvHD6kJqatKOxwJN1UzOUsGZdmT/2lC43jGD2aHGRoEjvtVPiZAtRRE5IWSLuJdduXd9&#10;M7htwrt8Ym2T6RYcEwBTGm+0VScYG1IMB7UNq6pWgBAATChscKtviBBCCPly8cdcbAPADrd9uKi4&#10;p0/Z0WR0KAlZyedXbvvg3Hy0f600P6T/A1v4T//6c+fQDlxThusvgrfill650tW2aeJ5SemRRq3M&#10;nZXQnF31dAPKjgc2rojePo10IyL3VnSe/LzzEfKVRhE5IWSLTFlOqnXD9gOTyvU9MUUIXwEA3Zb2&#10;pgVKz/msowmmvSkir4KFAFTnTIUickIIIWSTKdtNxQAAHT+Y+CQj5srLLHUDmvQAMIVpQw9sWt5s&#10;z+xHysn9Jz6v2l2v6XPp+kB7K24xb2qlL7whJp8tpDoOTy6V3eYgWM73tw8Mbl4OJQ6RXy0r1HbK&#10;zErubxSRE0K2yAL8vo196h09U/b7LwaLqEQBwCyxamRDN/3cONhhwCyI2oaDKkAYwAT0fnoNjRBC&#10;CNlkDl5v4yMb2Dby4aIruzUOD5wxoHVX/50z1B9anKy+tzf6OdWa+y5Yp16qf24NjRSV6nWzKbUW&#10;25+1q0Ldvddssm1PHdHMA3dmeglgLb/6MFO3b/VTImRrUUROCNkiC75s3rjNnvgrbeFsWwnVKADo&#10;miPyzLZshylcUdn7UhlqBVRF+PZ68J1nLATIm5zv/P3OTgghhHzlleSGl7R9NhXLsMyyD6Y2dW9r&#10;a/mU2eLGUK5iv/G9z6v34cvmxERjunv40Pwk9525OdPQdc11nNnL5XjUUPvbGQDEZu3FOyNyBfDr&#10;n8ojOvZ93tkI+WqjiJwQskUWfGyKyJF45ANxaY/KKgAAZi4X3LX56fbpcin1mOBgZgXuWkTuz3C0&#10;A5PzQZUickIIIWSzskCjJZVzN0dnbiM4wMAgwZ3h5e594bsO0Nm+j61rh/s/p97Ug6ecN/+kEWiz&#10;ztTMsgPfdaQEmHOGScPo6m601Z1zSqb9jhO5azHIKWEMNm31UyJka1FETgjZGlbO1+Kbdx1cHJaX&#10;Yv1lyYDCcqEE5jemrVfPVXMi/MGVg9v4esc6gDlXS8Xgf6Tox0O/+6kJIYSQ+0JJIggA/qXLJemV&#10;m2QcpnR9wAfPZK/tOHjn/HSuxnot/a1//XkVPzkiSq98bzXdizE4kF9aqa+C5p13ZaK/ey25S6Bl&#10;yZ/cszlZXAX1y8LsdZM/vtUPiZAtRhE5IWRrLMNvYZt3sWdr0xjP7ynEnZkcpOHzYMw0dXiTl1Sf&#10;9Zky996FQ60bI/Lb4APA9Vwo9MhW3w8hhBDyZVMWCAOYezsrfFGNpWJHYxog3PL8/KIHeePW9qN3&#10;DF9rzs5bznzm88atje//Z5H5h2+tHcwSCWnblu167wVauKtm1ov2r2iV6b5NR2fB4gBQeV0x93dv&#10;9UMiZItRRE4I2RoepHnnPuXlX4+ZSyv5Q4u+lCwZCDElwJA5P89Cia8Fp67bsvB+625lLSIXkwob&#10;QOETVXuC8roRQgghd3AlVNQ+uiEdGdwumN+VAgBuGE37xNLVGcjh6ae6Nh3BofdOBW48+nk1t3//&#10;b8PZv362b30PM80Ypt+xU9r3Xs0XymvBujE4rC7qHRsPXuCsDUDt59VI9Otb/YwI2WoUkRNCvkSU&#10;F858NGd+eLmrLdrSpvkV6ZeXRxcBJJ6MI757+FpNzs0/spbN9bqlRVP2K3YkdXirr5wQQgj50gnn&#10;UC28UvU889iQOCf4hvwtvL195dIUaq8dObxxxpoL7LrtXf/ciBxDf/T3vPLK4PGN6eFyp0aUsP7d&#10;3VcrtdFDa3vbiwty2uteP0tlUeXtQOEXuZD+veDnnomQrziKyAkhXyb8od70WdbuzDa3zehKtVDI&#10;axxQ9h5QAWh7d169xKpvP9RWL2yf58pR8WouYn5P2eoLJ4QQQr50wgwTZyxX7njIRAkyvLm1TD2d&#10;frfEzy49vb4guHQVNqC7iyupz617x7/8e26Pj/Xs6KkPh1emR24z04x9rxt7bynXD65H4ENOhs2X&#10;+9dmxt2C0qfL4feckP7dnq1+RIRsOYrICSFfLpHuW246msLCAiAdITzDGNy3mnlGPdTyri3ONNcT&#10;q1+w9aadb88G1e+1bfVVE0IIIV8+EV54NeoEnu4AUIK8Kwlq87fen2Yzv35xLVL3JDOUbaOB2c+P&#10;yNHxb945qzuz0wjGDdiFCrhp8MNPB4AdQTczvpbbDWzvrSVeutLaXo/8nWuc7Z4+Pa9GjB/QWuSE&#10;UEROCPlyKf6Dt93pk2qZAYBR5cnOvYkN33e++GaWfRDpBJC/pvAjr8ya+vNDW33VhBBCyJdQOD/c&#10;bYZfjAFAWeLuZUn0p6+c8xfe+9rqgLYDpiMhUPxdajdfOPLRNUO43jIAHlAVvvuRNgDQHnxP+bBv&#10;PcxguyIT3F1YjMXDAQVnK27lgyIP6s3fb9nqB0TIlwBF5ISQrWGAle/eK14vOi09Mb+pLV9yhWaE&#10;PV/UeGTDqinBp9/Nije+lYD1a2FET5aD+vEHt/peCCGEkC8j44bqx16szyqvflpEDnbA/EiORY82&#10;NktgJsIQv1NEDrR85+vXx6dqAACzd2DP6gmOn/eL7z+1oWBXcjSn+oU8wDOfVCs7ayFNffRhCkQI&#10;AUXkhJCt0sLUjH/X69/n513+jcAtnvEcgA9xiBVHVqzYelp2oTz2Ts3+9Xe0N4rKsh2MaM8e2+pb&#10;IYQQQr6M5A0/qjYCcsjP+OG/o3gFF+KN6eM5zpoQ+Z0jciB49Oj1dMWJ7YgHNySIM57/O/Na08GN&#10;5Q7kZ7IqhCye993OPoQPHQv/rucg5KuNInJCyNbQUvNW7s7X1JY+EeLhdrQtyitzIWAXwFO5Gvys&#10;GdYaLb2E+cxv7NJZdy6/MBgJRr9PSWEIIYSQT3NmPikOup9X6khpgp3sMQDALyosiRBk6fc5yxSw&#10;82ub9+0+ck68zw5s3BWPu5lCefGMazc937+tl/8eZyDkK40ickLIFmlfQvqOiNz/je927QF6KiUU&#10;ZL3znDfV8r60LDUYUABID0g++br7SqxYHupS+r5HXeyEEELIp0m/6UY64rnE5xRjj+Vz9oXjAJCX&#10;PKZBAOx3qP63ej43Lt/LPLYp1NDa2kbPtIci/7L5D62VkK8i6p4ihGyRNs6W79h1I+sZTzCA74wq&#10;rFiQ9b2B1jDjzCsupXOlmu16rhUJT88N1wb627/3zyggJ4QQQj7Vu261f5Bn/c8rpx6DuFYEgBXG&#10;m4AKeOwfe27lj/pD5tW/mpQbdxZe/ZWIRP+MAnJCNqIxckLIFumAMvHYpk54eVmKYyEAUHZOMlTs&#10;Uv0XAY+HKlUB6bqA5zPFKkdlKDP0yBM7/9F9+IQQQshXVOGmLV8cK9sLXQAADrjGp5fs7JoVp58B&#10;SjmNNQNl8Mg/6swiX7TxsDqsln/RvG8gWN/pz94YYQGj5Y+atvrBEPLlQhE5IWSL9ETc4syml8Bn&#10;M77ZSC3Duy/X4A23dNX/SGnxmFWtMQCegL9cM1rR/di/pXicEEII+Sxnpd2f6LuuLLRqABCyReUz&#10;InIcnRUThZicYUq7CZTAon/4afPXxmY9AEAuHYxn33mnqSmiiWpuyWOmwR98Wtvq50LIlwxF5ISQ&#10;LcIPfcCuborIL0l//+ofJZ6sFgRfySaaIgwAWCAgXc+zK3ZB4YbxzLlwyTZ/73MSQggh9wn3vCsP&#10;ojlasOf6ACCSRTn5GWWT/RNs8mC+qCl9AFY4/uBZ6zMfjsDzPSnBeCg0fyXeGSjmpGRQFEPDrsfb&#10;tvqxEPKlQxE5IWSrHP7QGK8G17crEz7bvbbFQmaBM5nJ6MmgaXIATPNqC3locUXp6EsvitF9W30H&#10;hBBCyJfV9Zrd1AX0X1KXmkMAwmCVzyy8bQKT+6a50qkDzpSG3j/snOXfXBWOIxCPGbAKBTS1lKaD&#10;ffV4g7Xu3J/8w6ol5CuNInJCyFaJDw5bVzcsJj4Pv2tjojYluXuuxKW7CMBQhS98KUoCSb2zW8PA&#10;nLhFETkhhBDyGSaFt48B8WTWH9mrASHGqu5nTRnvVMTSVUvXegBM+sGeP2zW+uRPSrbFBnZ012fH&#10;WzO3JgJDunoi4qhmsiWw1U+EkC8nisgJIVvmgVHt3K71Rn9Jijsms0XjtZUVG5DSdcDAeNFSkkNd&#10;KoCBD9xRj/6CEUIIIZ9u3kcnAAydl87ILg4eLXjLnZ9RWOuaKg4P8h0qgBGu7PmDznj5Fbci9hxb&#10;ywpnbt+eP33LDX7y3d1/UH2E3B9o9TNCyJYZ6gr6b6+vi7IkWcudRQLdB3d3NoVUriicK5w1dz9d&#10;n/0WbfKczFbfACGEEPIlZa/4ahIAzL1cK92WQAfY8meuhNbjlgvKthSA4m2d/UER9JWf2f9/9u46&#10;sI3z/uP4R5Yts8PMTA20aVJIIWVO165MW9txt467jrffmNdu67bStjIzpMxpm6YNNNAwxyEnjim2&#10;ZOl+f8gC24LT2dIj2e/XP3p099zp0dnSV9+7556nrvTCk1sN097ztPOL6poe/sT00QCyGFeYABiT&#10;N+/fxVs+mdTyzNodUN/2lVwVFZLlbXa73YEVvQsHhm4871Gt2gGm3wEAANmp0mruF7z01mP86vzd&#10;gdF5FaV1/j3xRlYrOJjn6z9Ckt60Ckc7mfxs0xPN9QPnteuaPuyyx/eWPXL1EAd7BLoHrpEDMKf/&#10;MZ78NxpantR6A+XxRk93FZYWFbg2HCzIHxlaVGap1nT7AQDIUjvlD3U8GzQkP3/vSq9rsMu10xez&#10;srXfq/zABEnatL4o7xQHr9fwqK9u4Pkx7hUvuaBvvfeRJtPHA8haZOQADDq2X4n3KW+w7Jc8CSvv&#10;3FeQNzGcs5cGyMgBAIjDKys8WurYYfme+uV1vYvczRusGHX9e+tL8jw93ZL8r7sLZzuZouyl2oay&#10;eTEHjis8t6h+/2umjweQtcjIARiUPy+/dNdTzbbqHtjsdo+IdGsvVYCMHACA5FxjJuZ7fMvXD3O5&#10;a3e0Wxuo2dnkLijvHfBKgZcOFJed4OAlKhc3+k+LM5p62Sn+poWM/QLEQUYOwKRh5xWUbn/Gb6Pm&#10;vtV5Bb1HRp5bNrYBAACSBs4oLMzfu85j5VVWt15j1e2skdvVp6cln6zXVhfnn1rk4AXethonDo23&#10;ctToRv87pg8BkK3IyAEYNfWcgpLNz3mTVbMq18hTPMkVWVKvPCcDzwAA0A1VzOyfX+huqt7vXbsn&#10;sjRwcF9lteV2Fw4sa8hTsfX28qLCY6c52H3jqibNjr/6CMu7jDvJgdgYax2AWYd552vDfacPlFuK&#10;m5hbm3e6C8qmRt+fVu8SGTkAAHG1uimscPLwDfvcfSv3e1b2H+J25wUCfn9zkyWX21XQs1RN/vxS&#10;3xurCouOONHJS20PeEf0ir+6/+BdhZ9MN308gOxERg7AsCObX86rfejIw8s9zbWN4Z5yQ0+UFLok&#10;Xr+pNj+/9xR39Gb1eWTkAADE0Vt5bW7dLptWval62K5Gq7KmX3AoVZcrz6X8HmUuqV6upnvqiopm&#10;nO5K9ZWOq5de3xMYn6jO+B2B9WTkQExk5ABMO6bfk+6D724+tv8W7RkWWtizZ3i9b+tulydv0PjW&#10;vxEOkJEDABDPYOXvarus5wxvVb+1NYGDW3v0yZdLUmFJcTA5r2/e2TS53D079YRcYyTNb9bwRHWG&#10;qXmr6SMCZCkycgDGTfjKE+sKKh+s9xZFMvIw357t/vx896g248XUVBV7+phuOAAAWapXcVNtQ0nb&#10;pZ5Bgyav2uT31zf06Vle4C5s6X0W2P9u5b7h5RXnjnH2Yg0NgeKyRBV6uf3VzeQdQCx8MgCYV3b5&#10;wpcKmvav7rd6UlGrk/P+fVUHLHehq/+YwjabrFfBOL7AAACIzTW4VrtHxljhPmTUhiqr+eDB3RU9&#10;PG6323/w4ME674ZA4aAZpzsZZV2SahTombg1FXVWbS97OwO6GX7QAsgCriPGv7t4yMaDqwZWVJSX&#10;ufPz8uRrbGw8eCDgcrtd5WN7tNtivTtvoulWAwCQtYasc60dGXNN6dQDGw4UBALV+4PPXS6Xt8ka&#10;9vVRjl/LK8uTuEZhnZLOqwJ0T2TkALJCrzPnfrC5Mm972b7gQDQuS3K58gpcrl4D+7W/qa1he5F7&#10;nOk2AwCQtQ5507P6mOLY63ocWl21rz5fliXJ5ZIO9Bp4hPOEXMlvPrfsVAK6JTJyAFmi5PjBfzqw&#10;Y1KBZcmSJZfL5ZJ6DOhXEKvyQnlGOe1bBwBA19d/1Pqm5bPire3Zc0zT/tpmf3NzXmlJaeHGPoWT&#10;OvBahXI1Jq7R6FKhvX0B3Q0ZOYCsMXbajroeQ6sP+v1+f8BTUlxcXB4nfO9fVph3jOnmAgCQxY7Y&#10;WLDsMHf89YUDB4aKH9WUlTsc1E2S1FN5B6xE18D9NYVuZkgBYiIjB5A1XEc8nb9o4kAbNd9W0cSR&#10;ppsLAEAWG9+zuW7ZoXZqNi4syD+xI1mBp4e3oTrRwG17LHefPNMHBMhOfDQAZI/p/Uq8L1rJ623e&#10;UOQ+2XRjAQDIZnlH5xe8s89OzYVNxQOmd+i1RuRrc6L1W5Q/wvTxALIUGTmA7JF/fkHx1qVJq+1/&#10;3l04s6/pxgIAkNUOH15izfcnr7dlSWHeaR1LCsbmuT9JsNr6JN811vThALIUGTmALDJorqfg7W1J&#10;KjU84S3tdYLppgIAkN3yziss2fNe0mpVz+YVjR/dsZea6PHs2hF/9eb9hcVk5EBsZOQAssmc4SV6&#10;YlPCKs3P1JaVXFZiuqUAAGS5XmfkFy76MEmlhieby/p+qoOv5Dm00LUg7m1ngXfzCma5U9kf0I2Q&#10;kQPIJnmf7l3menptgho1D1eWFFzcz3RDAQDIejMmF3vefjfhAC0NT9aVdsJ57qPzi7evjLdy6e7i&#10;wiNMHwsgW5GRA8gqPa7uX5r33IeBeOs337enrGDeKNPNBAAg+7nOH19SuPDNBCn5jvv2lHou6dPh&#10;V+pxjCf/jarY63a+XVAwt9T0sQCyFRk5gOxS8dnBpZ63798Zc2Xzu080lxd9aobpRgIAkAvyL55S&#10;XLTk0XgjrluLH2ks85zXGcOgHzOo1P9ETaw1+59SyXAukQPxkJEDyDKlnxlVUrrvwdfr263xfnjn&#10;Qk9538/NMN1EAAByg/vThxaV7Lj33ZhDru988s2Csl5XH9IZL5R/YWlp/UN7YrzIQ01l5ReQcwDx&#10;5JtuAAC0UXTVh6/kNy5dOnLSmKhhYKyq9YubCsrdE84rMt1AAAByRd68Pq8XHFy4+tDxxW3WVC7c&#10;5CouHHVBJ/Un733ZXa66B4+d2jr3DixeoLKSKypMHwYge7msju8DneHpeZLWjDPdDCA71L7wykZ/&#10;szV7WO9evXoEvF7f/q3bDqqgyN33uKku040D0L1ddbc0fYnpVgD27Xt2fXNjc96oSSPDJ7oDu7Zu&#10;3uEq8rjnnNDhq9eP7JBGny1p+731Db7+R46MBGpr/ft7C0oqrhhg+hAAWYxr5ACyUPkFeffuswLW&#10;pvWhJXn5JQWu/sdNptsbAAAp6X3F8vn5ft+G9erRq1fPgM/rrdnhlbvYkz/jmF4d333tPqm/JA35&#10;wiPbfHuf6jFhWH+PpKZdW9bUusvyR3663PQRALIZGTmArDRkqnf3zhKXAgG/y+VSXp56jpo4nuvj&#10;AACkyjV1wqqlG4uamw/WbbYkl8uVX5rvcs+c06NzX6fn1QtfL/A1LFyookI1NUoFpQVFJ83kZDqQ&#10;CBk5gCzlGTr0K1VVe/ceyC/0FJaMGNWTdBwAAEc806cfWLZyT7NkySVJ/UeNGtn547K4j5q+cFGd&#10;5fcHDspV7M5XxaxZjP4CJEZGDiB79elvugUAAHQNPY49NnCgam+1u7DQUzy0LE2vUjL3uI3rt+xt&#10;lFTcd8SYEVwfB5IhIwcAAAC6gbxevcam/0XGjJHl9arQY/rtArmBjBwAAABA53EVFppuApAz6EkC&#10;AAAAAIAJZOQAAAAAAJhARg4AAAAAgAlk5AAAAAAAmEBGDgAAAACACWTkAAAAAACYQEYOAAAAAIAJ&#10;ZOQAAAAAAJhARg4AAAAAgAlk5AAAAAAAmJBvugEAEEt+iekWAACA5ApLJI/pRgC5i4wcQFaaOdN0&#10;CwAAQHKXmW4AkNvotQ4AAAAAgAlk5AAAAAAAmEBGDgAAAACACWTkAAAAAACYQEYOAAAAAIAJZOQA&#10;AAAAAJhARg4AAAAAgAlk5AAAAAAAmEBGDgAAAACACWTkAAAAAACYQEYOAAAAAIAJZOQAAAAAAJhA&#10;Rg4AAAAAgAlk5AAAAAAAmEBGDgAAAACACWTkAAAAAACYkG+6AQAQS/VuSeNcppsBAAAS2npQKhts&#10;uhVAziIjB5CVVj8v6cdu080AAAAJvbxZmniJ6VYAOYte6wAAAAAAmEBGDgAAAACACWTkAAAAAACY&#10;QEYOAAAAAIAJZOQAAAAAAJhARg4AAAAAgAlk5AAAAAAAmEBGDgAAAACACWTkAAAAAACYQEYOAAAA&#10;AIAJZOQAAAAAAJhARg4AAAAAgAlk5AAAAAAAmEBGDgAAAACACWTkAAAAAACYQEYOAAAAAIAJ+aYb&#10;AACxDD1Bkst0KwAAQGKHjpb6mm4EkLvIyAFkpSFDTLcAAAAkN8N0A4DcRq91AAAAAABMICMHAAAA&#10;AMAEMnIAAAAAAEwgIwcAAAAAwAQycgAAAAAATCAjBwAAAADABDJyAAAAAABMICMHAAAAAMAEMnIA&#10;AAAAAEwgIwcAAAAAwAQycgAAAAAATCAjBwAAAADABDJyAAAAAABMICMHAAAAAMAEMnIAAAAAAEwg&#10;IwcAAAAAwIR80w0AgFg++UDS5Zw0BAAgu72wWxo213QrgJxFRg4gKx1YL8ky3QoAAJDYjs1SgelG&#10;ALmLC1AAAAAAAJhARg4AAAAAgAlk5AAAAAAAmEBGDgAAAACACWTkAAAAAACYQEYOAAAAAIAJZOQA&#10;AAAAAJhARg4AAAAAgAlk5AAAAAAAmEBGDgAAAACACWTkAAAAAACYQEYOAAAAAIAJZOQAAAAAAJiQ&#10;b7oBiLbWa7oFQLbYsEfSSk4aAmEVw0y3ABGNK0y3AMga2/dIZXwkgIihPVKp7bJMtxdBT88z3QIA&#10;QDa74GHTLUDQVXebbgEAIJs9cHEqtbkABQAAAACACfRazxanH6gabboNXc2gAZL/Y9OtgEP9hkha&#10;Si+eHNVrhKQVPtPNANLi33+/41um29DVTCqUqraabgUcGlcqHdhouhVwaFQPqWGN6VZ0b2Tk2aKg&#10;gHvIO5vLbboF6AD+fLmNPx+6sOLiItNN6HLy3PTbzGH8+XKaiz+fcWTk2aNivukWdDUvvS6VcVRz&#10;1bvPSHqGvC5HLXtQ0r0VppvRxQww3QCEnUVs6WR/2Sud8SnTrYBDt22SjvqH6VbAoftWSJP+aroV&#10;Xc20lGqTkWcPz2mmW9DVrH9dKuCo5qrqZySdyldUjnI9KOn4/qabAaTJ8OGmW9DV3LpXGkrEzlWP&#10;bJL68+fLVa+skHry5zOKPgoAAAAAAJhARg4AAAAAgAlk5AAAAAAAmEBGDgAAAACACWTkAAAAAACY&#10;QEYOAAAAAIAJZOQAAAAAAJjAZL/ouo4slgpNNwJOTb1OnDPMF49h0QAAgABJREFUXWOvk1RmuhUA&#10;csXlB6QJphsBp847WhpuuhFw6vRJUn/TjejmXJbpFgAAAAAA0B1xBQoAAAAAABPIyAEAAAAAMIGM&#10;HAAAAAAAE8jIAQAAAAAwgYwcAAAAAAATyMgBAAAAADCBjBwAAAAAABPIyAEAAAAAMCHfdAMAoL29&#10;7y9eW1s6dNrhY12mmwIAAOIiYgMd5LJMtwBInzf/0nbJWZ8z3SbYUHvLO6Fir29NN90apIRPHQAn&#10;+O7IUUTsHManLltwjRxd2WZ/2yUB002CDRtubAyX9//4tK9w0j2X8KkD4ATfHbmJiJ3L+NRlC+4j&#10;R1e20XQD4MT2bzVGP33hr3TlySV86gA4wXdHTiJi5zQ+ddmCa+ToytaYbgAc8N0YkDT0CxOKrAPv&#10;3eGVXpt6suk2wT4+dQCc4LsjFxGxcxufumzBfeTowvznSXO+Z7oVSNF/H5N00teCHXhqvrFXct1T&#10;brpRsItPHQAn+O7ISUTsnManLmvQax1dWI2kMaYbgRTVPiZpbEt4V8WvJVkPm24UbONTB8AJvjty&#10;ERE7t/Gpyxpk5OjCqiQNN90IpOh5SfpO+Ktp4EmSnmo23SrYxacOgBN8d+QiInZu41OXNcjI0YVV&#10;ShpguhFIjfW4pCmDIwvOkRT4xHSzYBefOgBO8N2Rg4jYOY5PXdYgI0cXtk1SH9ONQGp21Es6K2rB&#10;CEl61XSzYBefOgBO8N2Rg4jYOY5PXdYgI0cXtkFSqelGIDWrJOmQqAXu6ZIWmm4W7OJTB8AJvjty&#10;EBE7x/Gpyxpk5OjC1knDXKYbgdR8KKmoZ/SSmZJqGh3tDJnHpw6AE3x35CAido7jU5c1yMjRdfmr&#10;pPGmG4EULZM0udWS4ZK023S7YA+fOgBO8N2Ri4jYuY1PXfbIN90AIG3qJI2Ub9nHy7f5e085ZBYz&#10;ZOaA5lpJ41otGiBJ+xkMNDfwqQPgBN8dOYiIneP41GUPMnJ0XVWS+r18S7MkVVa+rKOuqzDdJCRT&#10;K0mDWi0qk6QDphsGe/jUAXCC744cRMTOcXzqsgcZObqunZL+GnU307vvf+s4021CEg2S1PosbaEk&#10;7TPdMNjDpw6AE3x35CAido7jU5c9uI8cXdc2Sa2GFwn88SHTbUISB6W2A38WSMGuVcgBfOoAOMF3&#10;Rw4iYuc4PnXZg2vk6Lo2SpLGXzq23OXb89ojAUn3jJxtulVI6KAkFbVa5JKkZtMNgz186gA4wXdH&#10;DiJi5zg+ddmDa+ToutZJyvvhH2f2yHN5hlxx91RJ+m2t6VYhoYAkuVstYmKOXMKnDoATfHfkICJ2&#10;juNTlz24Ro6u4gt7IuWbh0kK7JJKb+ofWlb+i58ulZof+4zphiKRGCcJAxJfVbmCTx0AG4jYXQIR&#10;O7fxqcsifGjQVfj9kbIlSXlPta6Qd+NnvNITlxWYbikScEttO7wFpLZDxyBb8akDYAMRu0sgYuc2&#10;PnVZhF7r6D5Kz5Xk32a6GUikTGq5NS3MJ0m9TDcMzvCpA+AE3x05gIjdxfCpM4eMHN3IcVJoHAtk&#10;qTKpZUKVsEZJ6mG6YXCITx0AJ/juyH5E7K6GT50xZOToRvpJUqXpViCREkna22pRgyT1Nt0wOMSn&#10;DoATfHdkPyJ2V8OnzhjuI0dXcUfyKkVSS48qZKvCvEBwhsyI3VJLlEAO4lMHoB0idpdAxO5q+NQZ&#10;wzVydCOW1NLJCtnKNVXSylaLNkgqLnK0N5jHpw6AE3x3ZD8idlfDp84YMnJ0I7WSNNx0K5DQdEkb&#10;Wg3dulLSLNPNglN86gA4wXdHDiBidzF86owhI0c3skGSBptuBRI6RJK2RC3wfyjpeNPNglN86gA4&#10;wXdHDiBidzF86ozhPnJ0VVuvl/Tv/tGLnpJUyDdNdhuX3yy9+KXIgk8sSZNNNwu28KkD4ATfHbmJ&#10;iJ3L+NRlE66Ro6vq5/f7/W9FL9n6kaTT+Z/Pbu7TJD1XH35u/U/SYaWmmwVb+NQBcILvjtxExM5l&#10;fOqyCUcdXVXRWEkPHIgs8P9WkuaZbheSOFuS/hF++vInki4z3SjYw6cOgBN8d+QoInYO41OXTcjI&#10;0WVdJKnpht2hp40/2SrpTObkyHZDZkt6++GWZ2/9TdL08aYbBZv41AFwgu+O3ETEzmV86rKIyzLd&#10;AiBNrK9sl6RzThpY7PLve+/eBklldzInR9arvdor6bCrh7qbt92zUFLef3qZbhNs4lMHwAm+O3IU&#10;ETuH8anLImTk6LpqvlzbZkneTSNMNwrJrfh+6+c/P9R0i2AbnzoATvDdkaOI2DmMT132oNc6uq6K&#10;vw9rs+BvfNHkgim/cEU//QnhPYfwqQPgBN8dOYqIncP41GUPrpGjK7PeuXNv+In7ok97TDcI9uz9&#10;04pQcdJ3+5puDVLCpw6AE3x35Cgidg7jU5ctyMjRtVnbFq1cv8/VZ8j4GRPyTTcG9lW+/8Hm2rLR&#10;h80eYrolSBmfOgBO8N2Ro4jYOYxPXXYgIwcAAAAAwATuIwcAAAAAwAQycgAAAAAATCAjBwAAAADA&#10;BDJyAAAAAABMICMHAAAAAMAEMnIAAAAAAEwgIwcAAAAAwAQycgAAAAAATCAjBwAAAADABDJyAAAA&#10;AABMICMHAAAAAMAEMnIAAAAAAEwgIwcAAAAAwAQycgAAAAAATCAjBwAAAADABDJyAAAAAABMICMH&#10;AAAAAMAEMnIAAAAAAEwgIwcAAAAAwAQycgAAAAAATMg33QAAXUHDJ4s+Xr5918GCfkMmHzJrSg/T&#10;7QEAADEQsIFs47JMtwBArvM987fXWi+Zet3FPWNUfPa8cHF/aaI9LpgbLtZ5wsUB+2PVLeg9dtTs&#10;mZMT7g8AABCwgWxERg6gY5pv/3ZDjMVX/Wpou2XPnBMuPn12on1ee2e42BQJ8L33J9jk5C/NKzB9&#10;KAAAyF4EbCArcR85gA5ZO/bLseK77hp2Y1OCzf6RaJ++/6Xejpcv6HWzz/TBAAAgWxGwgexERg6g&#10;I54Yvzneqt+NXBV/u/l1CXb6nt9JU+q/Puo904cDAIDsRMAGshQZOYAOeOS8BCt3Tn4r/sqXE2x4&#10;p5zZftSvuREHAID2CNhAtiIjB+DcogtDpcP/uaSy0R/wH9y54PfjwuuPWxp307/H36v3bscN+uFF&#10;AdPHBACArEPABrIWI7sBcKx+WMvQLdf8ekD08jXferalVLG1Imp51EAx0oGKeLt9Y27Uk/YDxSyc&#10;FbXashqr1y64bWN4wSX3cqIRAIBWCNhA9uKTAMCxH7TE95fvaBXfNf6ZF1vCcs034m78Qtw1dyR+&#10;VXf0E1deyeDjv79h/edCCx74tumjAgBAliFgA9mLjByAU3tvDj6+cFK7VaesKAoW/rOl/XYDJUl/&#10;i7db771RtWwafduaiS3Fvz5j+rgAAJBVCNhAFiMjB+BUy6nx60+NsW7sKy2Fv7Zf93VJ0lvVcXa7&#10;ICBJw89PrTHjlobGrLm41vSBAQAgmxCwgSxGRg7AqZaxXn4Zc+XRlwUf/9l+5JYz+0uSno+z21sl&#10;Sd/IT7E1nodPDxYavmr6wAAAkE0I2EAWIyMH4NC+bZKkz5bHXv2r4EPj6nZr8q+XJN0Ue7um+yVJ&#10;n055DFb340ODhbs2mD40AABkDwI2kM3IyAE4tD74cHqc1SOnBB8Xt1sTuFiS9H5VzO3eliSNHp76&#10;rChFj7UUvmP60AAAkD0I2EA2IyMH4FDwjLtGx1v/leDDB+1W+McMkiQ9F3Ozlj5wak69RbNaJmt5&#10;fI/pYwMAQNYgYAPZjIwcgEPJougxwYe17VY0u4JDxfwl1laND0mSzpPPQZP+0PJ4l+ljAwBA1iBg&#10;A9mMjByAQy291FbFWz8m+NB+NhW/LpIkLY71E+EtSdLYoU5OuWvCzODjXxxsCwBA10TABrIZGTkA&#10;h3oFHx6Mt760RJK0v90Kn0YNlyQ9HWOrUB84R6fc9a3gw/btpg8OAADZgoANZDMycgAOjQg+PPdJ&#10;vAr1lmVZ1tZ2y32hGU7/2n6bg49Ikj4leZ20KTRqzRumDw4AANmCgA1kMzJyAA5NbHk8c1+KGzZL&#10;F0iSPt7Vbt2bkqQJQxyecu/dMp/Ka6YPDgAA2YKADWQzMnIADvWcEXzcOOX91Db0ScODA74+2W7d&#10;vyVJ35DDAK8Lgw/PmD44AABkCwI2kM3IyAE49X8tjzuPPOS+VE67+xUM4TEGdDn4uCTpXMnRQDHS&#10;7JYmOft5AABAF0TABrIYGTkAp86aHCqtuLzPxD+ssBuSA5LOlyR9sqPNqtclSZMHKfgzIHWhJqXa&#10;MQ8AgC6LgA1kMTJyAE7lveCJPFl9wyEFJ/99WaON7QKShkyQJD3eZtW/JIXOxzsyoOUx2dyrAAB0&#10;GwRsIIuRkQNwbOgHnlbPX/na9OIpP3x5j2Vj229Kajd4a8NTkqR5zpvUo+WxxvSxAQAgaxCwgexF&#10;Rg7AuWkbJrRdtPLXp/Tvcdk9m5MF+WAQX9d6qpXgiKtTB8ix0C+OatOHBgCA7EHABrIWGTmADhiy&#10;4u7+7ZfW3n/lyP4/2pBwy0FTJEmPtVr4T0mhuU+dyXMHH5tMHxkAALIIARvIVmTkADrCfUXlaxfG&#10;WrH3V2MOXZBoy2AvuFaDt9Y/K0k6pyMNqgg+BEwfGAAAsgkBG8hSZOQAOiZv7kMNr13fK8aaJXOO&#10;3x1/u2AY37w5atGrkqRp/dUBLafcC00fFgAAsgsBG8hKZOQAOqx47k1Vlc98a1S7FW8OWxx3o/6H&#10;SpIejlp0i6QODdwq6WDwodT0MQEAIOsQsIHsQ0YOoDO4Bp71pw11i246tfWXivew+BH+G5Kkv0ZG&#10;lKmbL0k6uyPtCNQHH/uZPiAAAGQjAjaQZcjIAXSa0pnXv+DbeM+Z0cuO2Rev9lmSpO0bwwtekSQd&#10;2qHY3HLGXX1aHid5PB5PjCa87fF4PDeYPmAAAJhAwAayBxk5gE6VN/LyZ5teOz/8vOGz8Wr2mS1J&#10;ejC8oDP6wB1oeWwZL0bNPp/PF6Oe5fP5fH7TBwsAAFMI2EB2ICMH0Ok8cx+tujH05Ok18aoFJ025&#10;OdQLrvZFSaEz8U61TJfqLjF9DAAAyHoEbMA8MnIA6dD7N9sntBT/Hq9OsLPczrUtT1+WJM3uo45Y&#10;Fnw4wWX6AAAAkAsI2IBhZOQA0mPwgpaOaLfFm2q05xxJ0gMtT/8hSbq+Y68a/JWgU02/ewAAcgQB&#10;GzCKjBxAmvS+M/jYuCtejWAwb+kFVxMcJ+aMDr1m4PHg45Gm3zwAALmCgA2YREYOwJEPPB6Px+N5&#10;OEGVeQXBxy3xKpwmSar6RJIUvCntqN4datW6lkFhppk+PAAAZAcCNpDdyMgBOFLo8/l8Pt+GBFUK&#10;gp3cFPeUe48TJEn3SQr1gftax1rV8ntjTg/ThwcAgOxAwAayGxk5AEdaQuhHieocHXxoiFshGM7/&#10;bkk68LqkDveB+2Pw8TrTRwcAgCxBwAayGxk5AEdaOqu9aqNOQdwKp0iSqldImi9JmtOzQ416pTr4&#10;eJrpowMAQJYgYAPZjYwcgCPlwQlE925PUOdA8KF/3Aplp0uS7pH0N0kd7QNntWx+esfubQMAoOsg&#10;YAPZjYwcgDPByUn1WIIqLT3kBsSv8RVJ0i0BVb8jSTq9Q016aHXw8eemjw0AAFmDgA1kNTJyAM5c&#10;FHz4UXPcGt7ng4/D4+/kJElS7ccKVj2uQwO87Lwy+DhtluljAwBA1iBgA1mNjByAMy23ftXcErfG&#10;IwFJ0sSi+DspmSdJuqulD9xXO9KguiNaZlK502X62AAAkDUI2EBWIyMH4EzFVcHHry+JU2Hfl4KP&#10;30i0l2Cdf21/V1LHBnipOa5lGtWrZ5o+NAAAZA8CNpDVyMgBOPTrlsejVsZcXT2nNli4MNFO5kqS&#10;GoJ1Tqpw3pqVYxYHCyU3mz4wAABkEwI2kM3IyAE4NOQHwcfGKXdZ7de+PvaTYOGGhOOoFl8gSQqe&#10;cXc+K+mea6fsbSm+UdZubX9PO3PNHjsAADKGgA1kMzJyAE79fGJL4TMzXvG3WtP85hEnVAWLg5KM&#10;o/rFqPLJTlrRvG/1/Wf3vzP09O7D21fx+9oJmD54AABkCgEbyGL5phsAIGflvz2hJYovO7nk8nMm&#10;DizOl3z12z5++lFvqE7B60WJd3JspHhqua2XneWOeuJvE6lvvsL0UQEAIMsQsIEsRkYOwLE+i6fv&#10;byk23HabJOW1ibcl745Pso/CS+8PFb9i71UDCU6XP3um6WMCAEDWIWAD2Yte6wCcG7auzTCpbWLv&#10;oZumJd3HF8KlkzranJkbYsf3PVY7rxk4WgAAGELABrIWGTmADui98LfxV/Z5YFG/5Ls4OvQ1dHpZ&#10;8sqJ9Ln7g1Gx18T4onMLAIDug4ANZCsycgAdkfe93V+IvWbiwzsvtvMN4wndSGazD1wcJ7+6+wqX&#10;6aMBAECWImADWYr7yAF0TL9///6xf3zYZuHoL1wwxu4OPndX8PFEZ6/v6Tll0qRjJntMHwcAALIa&#10;ARvISmTkADqqx9VX169c/PHy7TvqC0oHThgzafqEipgVz7ZiLT025lK92m7JPtNvFACAXEbABrIQ&#10;GTmATlA6a5bpJgAAgGQI2EC24T5yAAAAAABMICMHAAAAAMAEMnIAAAAAAEwgIwcAAAAAwAQycgAA&#10;AAAATCAjBwAAAADABDJyAAAAAABMICMHAAAAAMAEMnIAAAAAAEwgIwcAAAAAwAQycgAAAAAATCAj&#10;BwAAAADABJdlugUAAAAAAHRHXCMHAAAAAMAEMnIAAAAAAEwgIwcAAAAAwAQycgAAAAAATCAjBwAA&#10;AADABDJyAAAAAABMICMHAAAAAMAEMnIAAAAAAEwgIwcAAAAAwAQycgAAAAAATCAjBwAAAADABDJy&#10;AAAAAABMICMHAAAAAMAEMnIAAAAAAEwgIwcAAAAAwAQycgAAAAAATCAjBwAAAADABDJyAAAAAABM&#10;ICMHAAAAAMAEMnIAAAAAAEwgIwcAAAAAwAQycgAAAAAATCAjBwAAAADABDJyAAAAAABMICMHAAAA&#10;AMAEMnIAAAAAAEwgIwcAAAAAwAQycgAAAAAATCAjBwAAAADABDJyAAAAAABMICMHAAAAAMAEMnIA&#10;AAAAAEwgIwcAAAAAwAQycgAAAAAATCAjBwAAAADABDJyAAAAAABMICMHAAAAAMAEMnIAAAAAAEwg&#10;IwcAAAAAwAQycgAAAAAATCAjBwAAAADABDJyAAAAAABMICMHAAAAAMAEMnIAAAAAAEwgIwcAAAAA&#10;wAQycgAAAAAATCAjBwAAAADABDJyAAAAAABMICMHAAAAAMAEMnIAAAAAAEwgIwcAAAAAwAQycgAA&#10;AAAATCAjBwAAAADABDJyAAAAAABMICMHAAAAAMAEMnIAAAAAAEwgIwcAAAAAwAQycgAAAAAATCAj&#10;BwAAAADABDJyAAAAAABMICMHAAAAAMAEMnIAAAAAAEwgIwcAAAAAwAQycgAAAAAATCAjBwAAAADA&#10;BDJyAAAAAABMICMHAAAAAMAEMnIAAAAAAEwgIwcAAAAAwAQycgAAAAAATCAjBwAAAADAhMxk5G94&#10;PB6P527TbxYAACRD0AYAIGNcViZexZqxTJJndw/TbxcAAET5YE5LoSE/tIigDQBAxmTmGrnr35Lk&#10;/bLpdwsAAFrxtYgsIWgDAJAxGbqP/MjZknT/+6bfLgAASIKgDQBApmRqZLe/SZIuaDb9fgEAQBIE&#10;bQAAMiRTGfnsmZK07U+m3y8AAEiCoA0AQIZkZmQ3Se8dJUnaPtj0OwYAACEfzG4p+PKjlhK0AQDI&#10;jIzNR37koZKkKzJ1BgAAADhE0AYAIDMylpHr75Kk154z/Y4BAEASBG0AADIiY73WZU3/WJIqdhab&#10;fs8AACAodq91gjYAAJmRuWvkruAAMTU/Nv2WAQBAYgRtAAAyInPXyBUYslOStH606TcNAAAkxb1G&#10;TtAGACAjMneNXHl/DD4yTgwAAFmOoA0AQCZkMCPXhSWSpHefMf2mAQBAYgRtAAAyIJMZuednwcer&#10;Gk2/awAAkBBBGwCADMhkRq5rgg/VfzX9rgEAQGIEbQAA0i+jGXmf84KPP6o1/bYBAEBCBG0AANIv&#10;oxm5bgw++P9j+m0DAIDECNoAAKRdBmc/k2QNqZQkVVTld3BPAACg4+LNfiaCNgAAGdApQXbXxws+&#10;XrepIb/voElTDp/SL35F141flyTVPDfP9BsHAKBbsTYvemfNJ7v8peOnTJ07qSD5BgRtAADSruPX&#10;yGvu/tvqVguGf+mqIfEqVw4OPk5cZfqNAwDQjey44y/7o59/4XujJSW8Rk7QBgAg7TqakVf/5G8x&#10;lp5+0/g49aesDD6ujlcBAAB0sr3fu7PdsnPu7KvEGTlBGwCAdOvYyG7W7f1jJeSaP+ErB2NvcV3L&#10;479Mv3EAALoJ64GB7RNyPT34zWQbErQBAEizDl0jrzvv5bjrBr49Jtbi9WODj546G3ewAQCAjvJ/&#10;9p44a+6/JPE1coI2AABp1pFr5DvGxE/ItXPyyliLR5cGH73vmH7nAAB0B77T4yXkuvTRxJsStAEA&#10;SLMOZOSbJu1OtNp76M4YS12XtxTuFAAASDfr4gSnzy9YmHBbgjYAAGnmPCPfNa0mcQXvSf4YS89s&#10;ebzXZ/qtAwDQ9X3/8URrj3094cYEbQAA0stxRt54VG3kyZBfL65qDvgbNr36jdLI0pW3xdhuVstj&#10;IPFpeQAA0HFv/i7qSem339jdFAg0rL/3qJYl3hsSbk3QBgAgvRyP7Hb1f8PFgXedFEnsm+//nDdU&#10;dteUtNvOKmkMFr73W9PvHQCALq5xcGQW8opbPx0ZvW3dF15rXTPWyG4EbQAA0szpNfJX/hsuXrrx&#10;lKi95F+5ZXio7L+r/Yauk1oK/zP91gEA6Op+FUnIL6i8OCrpHvvKXTY2J2gDAJBeDjNy38Xh4lfv&#10;LWq9bsCi8lDxxzGuwJ/Q8rgz4bhwAACgoyp/GS7+6KHW/dZcVy50J98BQRsAgLRymJHfVhUqnXaz&#10;q+3Kfo+ESns/ab/p4aHCMtPvHQCAru1H4dJ3f9EuXM9akHwHBG0AANLKWUbe9O1QqfxRV/vVp84L&#10;lZ5ov3JMqPC66fcOAECXtic8a9lJv4uxevY/k+6BoA0AQFo5y8ifaQyV7iyNtf4PocLD7df1CxWe&#10;Nf3eAQDo0m4JFdwPumKt/8LMZHsgaAMAkFbOxlqfFOqNPnZNzBCvOaGecI2F7db1DfV4b7ZxAxsA&#10;AHDG3ys0UemfvhW7xkeRlDzmWOsEbQAA0svRNfLt4dvDfxs7Idd14art14Wjf5UAAEC6LAwl5AVf&#10;ilPjsGnJ9kHQBgAgnRxl5PPDW58dp8aJocLq9usmhArbTL95AAC6sPCtY18uiVflB8n2QdAGACCd&#10;HGXk4YFizi+MU2NAKPavab8uPErMWtNvHgCArsv6T6h0bdw6pyXbCUEbAIB0ynewTXN4upQr4lVx&#10;1cfffHiosMn0mwcAoOuqrG4puKfErdNzXJJMm6ANAEA6OblGvjlcOsbJS/YOFbY72RoAANixPFQ4&#10;K8GgbOck2QlBGwCAdHKSkS8LFTy9HWytXqHCFtNvHgCAruvtUOHEBJWOTLITgjYAAOnkJCNfFSoc&#10;53KwtXqECpudbA0AAOz4IFSYnqDS2CQ7IWgDAJBOTjLyj0MFR53WFR4NboPpNw8AQNf1UagwLEGl&#10;AUl2QtAGACCdOpSRj3GwseQJFWoCpt89AABdlX93qNQnQa3yJHshaAMAkE5OMvLw4C79Hb1kQbjk&#10;N/3uAQDoqhrDpeIEtQqT7IWgDQBAOjnIyK3qUKlP6hsresI1TrcDAJAmkYw80UynyWZBJWgDAJBO&#10;DjLy5nCpR+obS4oMB0dwBwAgTQ6GS4lifbIxWgnaAACkk4OMPNJtrSD1jSVZ4ZKjodoBAEBy9nqZ&#10;W7bXE7QBAOh8Tnqtd2RjRZ9kd7Y9AABIKhJkE2XdyfJ2gjYAAOnkIL5GNmlOfWNFB/dkN68BAACH&#10;wqOky5egljfJXgjaAACkk4OMPBKSGxy9ZOR0PKfbAQBIk5Jw6UCCWvVJ9kLQBgAgnRzEV3f49vFK&#10;Ry8ZHmqmyPSbBwCgy4pE2d0Jau1JsheCNgAA6eTkjPfQUGGzo5esa7cfAADQyQrCOfSOBLW2JNkL&#10;QRsAgHRykpEfGipscPSStaHCSNNvHgCAruuwUGFZgkqLkuyEoA0AQDo5ychnhAqvOHrJ8O1sw0y/&#10;eQAAuq5wRv5UgkqvJtkJQRsAgHRykpGHQ/z7TfGqWD08Qf9qv646VBhh+s0DANB1HR0qvBV/sHXv&#10;60l2Uh0qELQBAEiDDvVa18p4VTbV+IImtV+3L1QYb/rNAwDQdc0Ol5bErbM02U4I2gAApJOTjHxQ&#10;eEKVJ+NVeSRUmNJ+3fZQYZTpNw8AQNc10h0q3Rm3zu3JdkLQBgAgnZxk5K5rQ6U/+mPXsP7SUijt&#10;037lilBhiOk3DwBA1+W+LFS6tSFOlfqkGTlBGwCAdHKSkevyUKH+tdgV3gnNVH6Zq/3K8JCvA02/&#10;eQAAurCrQ4XAHXFq/DuQbB8EbQAA0sllOdjI37e6pTRhVYyUW9b0j1tKL57SfmXoJMDYtabfPAAA&#10;XZivZ+jaeFFVSawK+/tF+rr58mPVIGgDAJBWjq6Ru38WKq2OeSf5I6GEPO/Y9ivrQoW5pt87AABd&#10;WcEPQqXG78Vab13tT7YLgjYAAGnlKCPX1eHBYi6var9256Wh0jVF7deGx4g5wfR7BwCgS/tyuPT3&#10;F2KsvvnJpHsgaAMAkFbOMvKKX4VKDccfbLuy4bjwKffvxNg2PEbMEabfOwAAXVrvn4eLZ33Ubu19&#10;30i+B4I2AABp5Swj19d7hUorZu1tvWrnjPCtZidNiLHpB6HCCNPvHQCAru27PUMl/8yHW6+y/nC5&#10;jR0QtAEASCuHGXnR4+HiiiF3NUdW+P4xJDL2S8w5VZ5reTwz5hAyAACgsxQ/FSlfdPqaqDVrjrlB&#10;kuTuk3AHBG0AANLKYUau468JF72f6f3D9/Y1S8073/1m2VcjE6n8aGSMDZtCo75dJgAAkFbHfi1S&#10;fmHCtH9/XOOXvNsfP37CguDCOycm2pygDQBAejma/UySfDM/TlLj8PfcMZYun9pS2DbE9HsHAKCr&#10;8x//TqLVFz54bMv6mLOfEbQBAEgvp9fIVfDm8MQVhr4cKyHXqy2PI4jtAACkm/ulaQnWjr7blXBr&#10;gjYAAOnlOCNXzyUJU/LhS3rEXH53y+M3Tb9zAAC6geL3ZsZdN3xRYeKNCdoAAKSX84xcvVbMjb/y&#10;1BWxh4qpX9RSON/0OwcAoDsoXnBRnDWjl/RKvClBGwCANOtARq6yV34fZ43n3vllsde83fI4bZjp&#10;dw4AQLfgeeDWmNH+s6uSJOQEbQAA0q0jGbnyvrv9vBiLC36877J496Xd2vL4Y9NvHACAbsL1+R3n&#10;tFs45OX/eJJtSNAGACDNHI+1HrL9lluqWy044UvziuLWbigNPnpqk/4MAAAAnWXd7+/0Rz2d943j&#10;k5+TJ2gDAJBuHc7IJWv94rc/WbvdWzJwyPSpsyaUJKp73+XBx5//xPQbBwCgW/EueeudVRuaS8eP&#10;P/S4KWV2tiBoAwCQbp2Qkadi/FpJUt7+CtNvHAAAJETQBgAg3Tp0H3nKVgVju24gtgMAkN0I2gAA&#10;pF1mM/KbWx5vMP22AQBAYgRtAADSLqMZeV3LoK3fTDbdCgAAMIugDQBA+mU0I/9PQJLk/qnpdw0A&#10;ABIjaAMAkH6ZzMibfxR8/F0P0+8aAAAkRNAGACADMjnW+hPnSZJ67mJaUwAAshtBGwCADMjgNXLr&#10;28HHW4ntAABkN4I2AACZkMFr5O8dJUka90lmx3cHAACpImgDAJAJ+Zl7qW8FH+4htifUqz7GwrJB&#10;ww6ZMXuMu/2af13fUvjsraZbHvRwqPBp/tAAkLsI2knVRwahv/2qdmvPfrGl8PxJ6W6I3Z8CWfeT&#10;AQCgTGbky96VJF042/RbznI+X4yF+/evfEHyXPfNYW3X+EPV/aYbHmRdFCo1FppuCwDAKYK2DZGA&#10;/eULStqubA6tTX9nRLs/BbLtJwMAQMrkfeTBs+3uf5l+xznM+5fh1+4z3QgAQDdA0E5Jwy9MtwAA&#10;kKsydo38k1ckSTf1Nv2Oc9udDzw7t3P2tDw0wewFl5p+UwCALEPQTtFvrx/UeTvrhAhNkAeAnJGx&#10;jPwGSdKoL5l+w7mu4YQ/fKdTdrT3sZbCZNNvCQCQbQjaqfrSk523r06I0AR5AMgZmeq1vuFpSdKD&#10;7g7uB/ruP0y3AADQtRG0U/bUR6ZbAADITZnKyG+UJF00y/T77Qq+Ot90CwAAXRpBO3VXZW46WQBA&#10;V5KhjHzjw5LkYbaNTjGP4d0AAOlD0HZgxROmWwAAyEkZysiDtz7/p4fpt5tLfmCFBBp3vX1jaWSN&#10;7/OR8nWhSneYbi8AoIsgaDtxTZOpV7b7U4CfDACQjTKTkW94TJJmM95nKiJ/Gldh/zm/2X9zZNVj&#10;y0w3DgDQZRG0Han+i+kWAAByUWYy8tGWZVnW+y7T7zaXFXxtSWSEnW+Zbg0AoMsiaDvzwyrTLQAA&#10;5KBMjeyGjpv+RLj4ylbTjQEAANEC3zTdAgBADsrYfOTouLMPXxQq3ntj0tq+pe8sWb6pzt1z4vgp&#10;x04oTGfDAh89vuDjmj99rf2aulee/WhNU79xc048uijmpgcWv79k7fZqlY2bcMgxk8vb7jjQUsiX&#10;pMCKZxcs3usZcfjhp4+Kc+nG2vbWex9t2lPQa8ohU48fEadS/cK33l2/PdBnzCHHHTkinccFANCd&#10;3P2DiRl7rfiR15nmFe+/v2pLVaDn8PFHzJ7RPmSnHJABAHZZyC7hEdx+1H5dZNqzIaFF/yxo8fnW&#10;VXd8o/UssucvDITXrSgoKCiI9I4oKCgoKFhoWZZl9Qzt7eXofcV4jbNalvS3LMt6bbgk6a+WZVmB&#10;8G4bLevgDZEG5H13f7v3439hTuv/xjmPHWxV4UehFTsty3ouKnse9Lg/xrHz3j0qem8VP6uOUWnZ&#10;hdF1hv6j3vRfHACQk+ra/aY6IhJqrdNCC18KLbETY+NH6PiR1/Yu4v1ksKzVX2rdZ/L8hW1rpBiQ&#10;AQC20Ws9lxwfLm3f3VLw+1r4oyv6fzL4r60W6LHZE8IX2C2fz+eLpM4+n8/niyr6fD5fq1lVY7xG&#10;c2iRpBtP2BK7uRtG/T7yJPCHAQ+3Wb964mnvtF7yzvk9/tQce2fNF5+5OfKs8rwp7Tvuvz70yo3R&#10;z2t+1vN7bUe+rT53WqtmbLuuz0NMIQsA6IjvtTy+/3KiWnZibPwInSDy2t1F7J8MUtWnJ/wr0GrJ&#10;Y7PnbIr7PmwEZACAfWTkuaTognBxRaJ69Uf+ov3CtbP+mJZG/fZ3cVYsn7iz1XPvRd9r9fzxiWvb&#10;b+T9zvQDsXZmXfpQ6wWfjFnZpsa3T9jdbrPfj9zc6vl7Q55qW6Xx4k/5BACAYzcOaSl8prlD+7Er&#10;buR15PWhj7VfuGDUXXGqJw/IAIBUkJHnlFPCpfcT1PIesSjm8u/+LQ1Nev/7cVasPqJdovv7H0c9&#10;efn82NutnBUrQf7xI22X+GbXRD8NXPLnWHvbOTn6MsKjRzXEqPPUUcbmkAUAdAHFd7cUKm/PxMvF&#10;jbyOPHRCY8zln/l17PpJAzIAICVk5DnlsHDpowS1vhzvAvr1qzu9RXWnxltzUozk95fPRzY8K96G&#10;a3/bftmdv2q/rP470c++/lDsvTXM8YbLr18Qu86H5wcEAIBTJxzbUri+Nv0vFj/yOvH6xfHW/DDm&#10;6YXkARkAkBIy8pwyOlxK0EPstTvjrrq6sxtkfS3uefG9sRZeGB4H51feeBvqZ+0vWf8gVr3bqiPl&#10;l/4eb2/bwgn+ntPi1XnuD519YAAA3cl/Wx59P+rIXmxJEHkdqDot/rrPfxJjYdKADABIDRl5TikL&#10;lz6JW8f6cqg05IEd3kCgZvHnw+veXd/JDar+b+L17pnzjoue0qz+py0FbyQHvnH1wUCgYf1tfUML&#10;Au/G3lnpvK99fnL0gsgV96Y4V78l6eehswCXxT8JcCPD0gAAnBsdir03b+7QfmxIFnlTc7E3wcqz&#10;4t0WnyAgAwBSREaeUzzhkr8xXp3Voa7pY9dePKjA5SqfcevC8ExoD0vSFMuyrPB4sD+wLMuyZqWj&#10;uTPfb1r05BsH1l8aWfTnfcHHBeGBXhf/ZnyRy1U8+nMbB4UWvRlrZ1M+qH3y5ltX7P9qZNEz4dLf&#10;IhcMRj9e5Q/UvH1ceEGgZcSa9yJD4B76fJU/ULvwosiuvpWO9w8A6C5+W9BS+FyHdtMJETqlXbz+&#10;SqR89QfVgUDt0qgpzjfE7nSXMCADAFJERp5bwkmr4mbkb4cKNxWHSrPCF6QfDFcLJ+kd/xfIu/S/&#10;761c9WG7kdq+sXC2W5Jr9H33RBb+L/gQTrp/OCNUKgt3L4/VAeDMJYe7JKnn334aXrYwVPD9LLzs&#10;6tWf6p3nKp/zeqTaX4MPkcnRf73o9N55rrJZDy4Mz/7+CBfJAQDOVfylpfDygg7vy0aEjhd5U9iF&#10;JFmRXnQjNt55eA+Xq2zazTunhBd+PdbIpwkDMgAgVWTkuaUiXIo7Y1d4FPaekWWXhQpL/Op03zxw&#10;32eOmDTxsGFtlp/15/B/1+W/DC9tOTkQzsi/FNlgRqiwvf2L9H00P1T8Sfi0xLrQlK5v1ocWHXd7&#10;Sz3XT+eGli1ukKRdb4Wef/n7oYbNivyEuEcAADj2xVBwujIDg4XGi7ypWrQuVBq+fGSoOODDqaFi&#10;4yPtt0kckAEAqcrv+C6QQZFu6654VSpDhX8dHV424NuhUOktVie745o4K/4T1cTv3RyaK7xy+xBJ&#10;KpsTfFo6NFJpX6gQ47TBrUXhYt514XFzfC3H43/hlfeGzwK4fj87VFw7XVE96oqipkmb/IPQ5C5/&#10;7dS5ZAAA3Uz+XS0zlG64//J0v1bcyJuqW8KlZyMj1ajwmRGh4m/av5fEARkAkCoy8twSuTIe9y8X&#10;jol3N/94Yigp/mPaWnRlvJ8Fn+0X9ST/l18IFT8cIklPtN+g+XsJXuaMqPLMcKkldbfCnfHnRSX4&#10;MytCN5evnC7psdDyHxRF7euroYx8d1WftB0jAEDXd9JRLeOSfvH8Tj/53dqVnZWQN98VKp12SPTy&#10;4VeGJlhfsbt/240SBmQAQMrIyHPLnnAp7snoKY+HSvff3/OSc2b1U1r9Ot6Kq1o9i8w+vmBezOp1&#10;C6+LP368jorOooe2XbsrPFJs9PRueX8OTRHXT5L1Qmj5hdGbDupZ3VL6eG56DxQAoEtz/XdCsFD/&#10;m/9L7yv9uuO7CFob7mDfZk6zb4cycn1wVpttEgdkAEDKyMhzilUVLsY9AX9kVLn6X/9S/0+dMmtY&#10;2sYLGB43Gk9v9WxQSUNLaUmbes17tm9et/ytxNPFHBH9pKjt2o3h0szoxddGPzkQPn0/ttW2xz/Z&#10;Ulg9N13HCADQHYz/3O3Bwi+uG5DO1xneaXnw4nDp8NYrpuSFcvW32mbkiQMyACBlZOQ5JTLAev+4&#10;95GfmNd6TJndt96qgnOvmZuePnSnx1uR16vVU9dRoQlWVkUtbVj4zIsf23mZia123XbthnAp/m+g&#10;neFSSavl4fsANqXl+AAAuo0//Kfl5O9XHk3ny5ze8V20WBoqDG8dGpV/2KKWUrtB1BMHZABAyvgu&#10;zSmRtHJc3DrFv2u/zPfImSVf3JaOFk2Lt2Jom1MGE9q/h+WXl57wJ1sJucoTrt0RKrjjDyyzP3Iw&#10;WgkvPpCOwwMA6D56hkYOfWxph/aTxLSO76JF+IT21LZrwreVr2m7JnFABgCkjIw8p4RnKWnda6y1&#10;b50Uc/Gtw77ZpE7XP96KgfEqeluGfW+8bOp9tl+mIOHa8N31A+PXqU72EmTkAICO+XIo1l2VzsnA&#10;+nd8Fy3Ck42ObrtmZLsqIYkDMgAgZWTkOeWlcOnw+JXy5l8fe8Vfx2xXZ6uIt6IoyfMDk+9vu4nb&#10;aSPqQoWy+HW8yXZCRg4A6JiC0GScy55O46tUdHwXLQ6GCu3uB48sYKJxAEgzMvKcck+4NCtBrfyb&#10;VhwXc8X2Q/bLgUTROG4W3djmefj6fIFLknxHbmxTYeojb3T4+CSYfCXpf3pzh18dANDNnTa7pXBN&#10;0vPAIalnvI7PX7dTGCq0jdlRC1w29wUAcIiMPJdsrgyV8kYmrDj5jY039oyxvPpCJ+e6bf+siNb2&#10;zrOtoUJw8LVfR0911uuSf7x/YNmnHd+bFt5wd/w6ZXZ2BABAB7hCF8mr/mZ3E0cxtpMMDhU2tF2z&#10;KVQYaHNXAACnyMhzyb/CpYuSDZI/8jf7Vt50dLvFryxS6qqdtLXa1/p5aG7w4BBvNT8Lr5hy7859&#10;939ldkc64YWnXK8JxK3TM1Q404ptfgcaAACAJE38bEvhhmU2t6g22NpRoUK7UVaXhwpjDDYPALoH&#10;MvIcUv37cPGq5LVdk65/x/vx3+e0XvrHhNuE/x1adeFeLidan3Bvfi9UmipJkRvsfv3xZaEpyxz3&#10;Gx8ROUTRi/dVtmiQ1De0dK3TVwEAIJk/tUTSQGW7VZ0ZYzvH9FBhS0PrFc0fhUpH2N8bAMARMvIc&#10;8u3wFWD3ifa2KDjkurcb3v5uVHfwZxLWD08eVh299F1HrX2h1bM14bbPkqTHQs8u+H7kDrV9Tg9M&#10;5Az+iujFswa3eE5RQ9OuNdlBEADQtfX+fdxVnRljO8eMcKlND7qV4aB9lMHmAUD3QEaeO567M1z8&#10;emHcWps+aREagLx4zu+rXwwPmtpQpwRCV6tbXUjevVNO/KLVMGt/D5cOk6RXQ89+FFXH8fStY8Ol&#10;h6OWNoSv0k+TVDg0fIScvgwAAMlc3zfems6MsZ1jQrj0m9Yr/hQuHWmweQDQPZCR54y3zoqUb4hf&#10;7YpJLf4XWZZ3SqSXeMKu4eExXqIvcP9Pjux9IupJ1T9DpYJxkgLVoaejoio95fTQVISz7VuiTji8&#10;Fi6NkqRLQ8/ucvoyAAAkU/DfeGs6M8Z2jsJzQ6X5rfqYbQ1HyuFDU9kfAMABMvIc4ftd1IRmnxsQ&#10;v+LoUOG+6KWRMd7azTnaFFUeGSq8Ezlnv+1Gh02+ak+4aF0eLl7hVpxZyirfdHx0vhQq+L8VXhb4&#10;RvglCyTpU6Gnf6iN2vITV8hmx68OAEDYmYfGWTEyVLAdY5vUYYl38bVw6az6yFLv2eHiDQIApBkZ&#10;eS5oWPOn/lEx25NoeLZw7r1ga9TScKAtb5eRr44qzwyXzgzF8C2z449fnqTVk0NTjjdfErke8GUp&#10;ei7VSB5sXR0ppvpS4evfuu2PLRtbP1kXWna9JOmI0pan3ksj76j5U6FSz+EO3yYAAFFcd8dZkXqM&#10;Xa0OS7yLE8Jd7DdP2xYq7j0iMk68jYFkAQAdQ0aetX7paZHvKp3wneqoNQ/0SLBZZMy3U3aFi4Hv&#10;hUqfarfBs6siPwemhUuLxz9bLXnX3Dii/Wixdu0dfd3yg1LVEyMfCi8be7gk5YWv5P82VPBdF8na&#10;/fb2HzE6Mhbsd+e+0yA1fHDGr0JLZh4uSXKHX+rZCw+2lLwXhX+qfNeV9FUAAEhuymWxl6ceY6Mj&#10;tEOJd5EXvqdMG4Z9ZVm9dHDV9wYuCS/8ebkAAGmWbFprmOOLs/ya8xJtNW5caMSY1QO/ccn4Crea&#10;937w8w9Dqz8XKoQTUP9k9Sxtev5wKXrUVW05Wx13yy1tl/w9+LpzQ6Ou3TfqpwWSGp+5PupXSeqj&#10;od8SufLw5jFt1t3Z8lY//5P9LUseG/DLTw3OD1S99PW9oUqer3fC2wUAQLr5gZhZ8IxIMXGMjRmh&#10;U2N3F+dPjUxF/s9/tl3bh07rAJB+XCPPOSf9O+FqV1RA/euRvfNdroJB88IJ+dhwuho9Fmz19r3B&#10;vt4lJ6e58UedGnyM3Ff+q4qrfvHt44svjL5MkPqNc4ddFHfVV0IXJQojw9vVfn1Egcvd//JwQq7H&#10;SwUAQGfo8+uYi23H2JgROjV2d5GXcFLUp4oEAEg3MvJcc8LzSfo1nHR+gpWPhv/gsW+b/r9YC3/q&#10;pJ0lU2MsdD/Sctb++Eg/uMa7f/Ln4Jhu4ZlaHUxMfnuvOCsm/yVcnPPXuJtff6aT9wgAQAzfjB2T&#10;7MbYThjYxPYuhj8Qf93Pjra7FwCAc2TkOeaHLxckq3Lv1LirbovcxFYe81T9Uee2X3bhdU4aWjjf&#10;037h86GpX9wPt19Zsiz0C2Zn6t3WyxfEPi4D34lqxtf/FGfrK/8iAAA6iec/MRfbjbHlHe+wZn8X&#10;F98Ub83XfpKOYwMAaIOMPKdM+fCXyf9iRe8eEWfNvz8X9eROd6wq94xqu+TMe91yYvAb7Rbdf0q4&#10;eNpX266cuHHC9FD5DaVs4rKKGEsnr+oZ/fRb7/SMte3//Y/PAQCg88ybFnOx3Rh7p7PA62wX1z8S&#10;u+ofb2bIUwDIBDKRHHLaax8fZqde6YKbYkXXscu+EP102KpxMSqVfdRmHtUbn056UT6OI19q/d/V&#10;691Lop7d3Kaf3jVL+2tu6MnpT6X+chO3zmu37IYlPVsvOHrbN9pVGr34x/zoAAB0ojgzoNmNsbEj&#10;dEpS2MWnN8e4oD51+bfTeoQAACFk5DmhZPIFP3/jwPy5NjPHvOv33zyozbKTXl7dpjf7uNXv/3hy&#10;u217fnB71CBnExf9xvm/yMmbz4k8cf/ftiOjV7p+tnp25Nmxi+/wSOFB5AO3JN97OxVPLr2k1YJr&#10;tvyu3S+d0r/svLEkesGc+WtnOH6HAADEMi32gKN2Y2zsCJ2SFHYx5KWlV7ZectobS6dk6EgBQLfn&#10;cjKCJ3LBjiUfrFmzsd5b3GfypLGzpxTHqeZtlDs/Py861/d/8Mrra7flDTpy1ulTOnj1uPLV+cvX&#10;NPSZePzJc2LcVr71yQULdrjGTj/jpMGp7zqmhg/fe2/t5hrP8LHHzjmyME4l/4o33l26ub5k2Kgj&#10;j5zdK6X9AwDQISnE2BgROlW2d+FduvD9VZv2WxUjxx0xaybzjwBA5pCRAwAAAABgAr3WAQAAAAAw&#10;gYwcAAAAAAATyMgBAAAAADCBjBwAAAAAABPIyAEAAAAAMIGMHAAAAAAAE8jIAQAAAAAwgYwcAAAA&#10;AAATyMgBAAAAADCBjBwAAAAAABPIyAEAAAAAMIGMHAAAAAAAE8jIAQAAAAAwgYwcAAAAAAATyMgB&#10;AAAAADCBjBwAAAAAABPIyAEAAAAAMIGMHAAAAAAAE8jIAQAAAAAwgYwcAAAAAAATyMgBAAAAADCB&#10;jBwAAAAAABPIyAEAAAAAMIGMHAAAAAAAE8jIAQAAAAAwgYwcAAAAAAATyMgBAAAAADCBjBwAAAAA&#10;ABPIyAEAAAAAMIGMHAAAAAAAE8jIAQAAAAAwgYwcAAAAAAATyMgBAAAAADCBjBwAAAAAABPIyAEA&#10;AAAAMIGMHAAAAAAAE8jIAQAAAAAwgYwcAAAAAAATyMgBAAAAADCBjBwAAAAAABPIyAEAAAAAMIGM&#10;HAAAAAAAE8jIAQAAAAAwgYwcAAAAAAATyMgBAAAAADCBjBwAAAAAABPIyAEAAAAAMIGMHAAAAAAA&#10;E8jIAQAAAAAwgYwcAAAAAAATyMgBAAAAADCBjBwAAAAAABPIyAEAAAAAMIGMHAAAAAAAE8jIAQAA&#10;AAAwgYwcAAAAAAATyMgBAAAAADCBjBwAAAAAABPIyAEAAAAAMIGMHAAAAAAAE8jIAQAAAAAwgYwc&#10;AAAAAAATyMgBAAAAADCBjBwAAAAAABPIyAEAAAAAMIGMHAAAAAC6Ccsy3QK0km+6AQAAAACA9ApU&#10;bt5S4/V6verZp3fvvsMLTDcIQS5OkQBA9xWoq62r9ZWVl5V7XKbbAgAA0qRh8Yat3lZLPBOmjnGb&#10;bhZERg4A3VZg++o1e8JBoGj0hHElppsEAECXc3B/bV1tnbusvKy8j6EOyvveXeILP3FbgZZS8aSj&#10;+pk+OiAjB4DuaeOyNfVtFrmGTTysyHS7AADoOqyq1au3RhKugjETxpVlvBE73l5lSVK/ESMGFHo8&#10;7sCBfVX7tuyQpLxZc4tNH6Nuj4wcADLOv6vSK8nVd7Cpq9I7Xt4gScovLy8vK6irq60Lpuclx85i&#10;fBEAADpF03vLqtoucw2ZNTWjg2v7X3vHkjRi1qjSVsv3Lf94j6SSE2Yy1rdZZOQAkFGBNRu3V/pD&#10;z3oPGTaltCO7c6Tq1RWS1HvC+OHhO8gOrFm90S+px9zpRGYAQK6zarZv22NJ8gweMrjQSBOaF73Z&#10;IEnuQRVl5WX+utq66l2SpP4njc/c4C1Vj+6QXJPmDIlxjHa9tlrSwIt7GTk+aEFGDgAZ1Lj4vQNt&#10;FuVPy/BNXNaCVwJS/qzD+rb5PdC09s3dkgZf3MPoMQIAoGOsTYs210WeuvqNm53x0GYte61aUsm4&#10;CWMiJwRq1qzZ0Cxp+CnDMtSKxc/7pEmn9I6zfv38PVLppUMzfXQQhYwcQHdi+SyTY4rXv/1RkyS5&#10;Bgwuk9RcuaNJkjT2uOGZa0TzU8sk14y5sX6bBJa9dkAquzhDvxMAAOh8/uXv7my7LG/yUUOc7Msx&#10;75MrJPU7cULbjmfeD988KLlOPjoTv0esl9+RCs44NP5r+Re94lX++ZMzenDQChk5kIO+8N/SnSn3&#10;v6p/69Wly6oLRs484rSRtmPAttF6+jTTb7eT+DZt2lFVa0klvQeMHJ35nuKS1j1eL6nHzBGDPC1L&#10;rL3blm2UpDknZmoCktoHtkujT+8fZ3XzB680y332oSaODwBkEyfB1lGs7VLBVvLtrWrw5hX26NvD&#10;1BnwpS/XSlLZkKGDPJJqtm/f0SxJI87pm7lGHLh/p1RxQswbwRoXvOuTpp2TgfnA33hNGvzpPgnr&#10;7LyvRq5Tj8rcsUEbZOToFmpbfxO5+h859/xBnbVzb5k0bH1HKqRq2XT97au2ak7coBfnSpL2fffO&#10;yOKh/zg7EiBq43xNvzNLkq68p892MzdfdbIdC1c1RT3NGz1zYqZ/KfhfWSBp8NGT2uTeO99d7peG&#10;fLq3o72mavfdtdKckxLcKr7jgRppzslMTw4gRQTb+LG2uwRb7f947fbQzFplI6eMMzBYaNOzyyQV&#10;HT6zZySQ+be8v9qSCs6ckangtuXBeumY4+Pl3HVPrpWGXFyR7mYseFGadm6yc/419+2U5h2WoUOD&#10;dsjI0S3UxvjGu+SfPTtn595CafjmjlRIUWDy6qL9beaoWj1VA7a2q1k5WGoolqRHLwq0WjNu/uhE&#10;B0eSFs6SpG3D9MNfdl7bTdn5UsuvtPxCl9cbLPY9KbM5efVDO6Se58a6aFI7f4VUOG9KBlpRf1u1&#10;8s+ZnrBO3QPbpDNnZ/LgAOgKunywjR1rI8E2QaztHsFWm95e13pB8ewjMj2nyPZH90m9j5zhabO8&#10;6v3FPumQszMzyeemu/0qOPeQ+BUCr7wj9fh8midCW/SMNPmC5OO1Nj28Tu5rMturHxGMqItu64Gh&#10;q0w3waG7V+tnbePJYz5fc/uaL0pnFkvSAxcEpJNf2O0L+Pcu+IKkteMW2nuxoRfqV5tMv+OOan7h&#10;3+slDTr+ym//8Lvf+cGNnzttbJ6098F7azLYiLr/7ZAO+dKoWGcByi+YV6CmR1amvxX+h6pV8tnE&#10;CbnKPjtVmr8xgwcHQJfVpYJt7FgbDrbOY23XCLbaf/9/10nKGzxtzgnHzR5XLungGzcvDHR0vylZ&#10;ccc+6civzG6bkKvPmV8aLC2/NSOhf/9DflVcnSAhV94p5+XrwIPNtnfpxNZnpXGftpHuFV46TP6H&#10;6jNxaBAD18jRLcQ+M120vVO6CWf6tP3Bvg2qbjMoV/PAKg2sbFf16Hf18AWSNo6W9OyZocW7TvlY&#10;8mwZkOjghE7ba+UUHf12B68lH9zfZHl6lprqBr3voZ2S+9Ajogc0r//ovXqp5PyxmWpE038rE/aW&#10;2/PILrmvHJnmVljPfKi8q5K/iv+ejSr+fGa60QPoMrp6sI0Ta0PBNmGszUSwNW3Jsz7JPWnqqJZk&#10;2Nr3yZI9kkZ8Ou19syM23OtX6afGxV7pf2WB1P+a9F8lb7pjt3peW56k1qa7/Zpxbhr/6v5/7dHI&#10;y+3drF5za51GXcm1WjPIyNEt1FZI2hG6mc1q3P7m9/ZKOv150w1z4mc/1+dvbbPspm8oxq+Emh5S&#10;VW9Jx78p/fczkRUHD9kgnfNU1MEJ9m2P6YiFUT8wUhdYv3JjtSSpdOSkCRkYw6SdHffWS5NO69lm&#10;sfetBX7lnZOhEcz8925IknA3/Weniq4eYHeHzix6Rjr7cBsVG27br36f99ioCQAhXT3Yxo614WCb&#10;MNamO9jKt3Hz7hqvu7jP0DFmppYOzF8o5c2a0yr7tta+sksquSxjU2tV/serwZfGT4XXPtisEVem&#10;++Z268FP5Lk2eURf/KR0+pHpa8frr6v4Orv94jf/L6CTj0nzkUFsZOToFmorJO2M/mpsOGGhpK05&#10;OPvinv7S+tGtFvn/83nF+pXwzDmasVjS1uHSiI3RJ2GXzlD4V1NthaTG+APKvH6CnI83E/jo7eqo&#10;pyVHHpXxnLzyv03ynD0txpodj+zL2EAmTyyR64LE94nX3bFf5V9M6x1l9Tc3adZZtqruvt2rE47P&#10;yLEB0FV07WAbL9aGgm3iWJveYKuqBcsjo5cOPXJy5i91Bh5dIQ06r908HoH3X/ar4LJRmWnF/jvq&#10;1PvaRLOprH7A0qQL03x8Fj4nXTzJRsX578n1xYHpasbuf/v1qRm2q783X0VfL7ZdHZ2Ivgnopkqe&#10;k6THTDfDgR9Jx0V+I1gNGx7/Wo/Px676H+lLkvSupOtb9YqaPlnSi/Ze8LghqrrNYWN33vpMtaTi&#10;oeMnDC+T1PDq3ztzHFw7qu9tUtk1sRJyDf78cOnp1ZloxcYl0hlJBm4ru6JEta+mtRlvN2nQ6faq&#10;9j9HWtCQiWMDoAvrIsE2YawNBduOxdoOBdum5//+YdR0Itse+fdWh3tyzHpmhTTz2vYTa+Yd9bkK&#10;+e7fkZlWPFansisTTm864Wxp1aL0NqPpDWmunYRcp46W9UrajsYzfo2ebr/+EQPV+G56jwziICNH&#10;d9XnUgXDZ8SSawZ7Xgg9qb3/sjGFg869q7bNdtaiG2dVlB36+WcPxtmx96UvTi8tm3j1bXvivvaa&#10;353Rr3jk1ffUtV+16g9n9y0cfenj3njb7rlV+nnk6XdKx5z/9zgjcXgfk86UpIWS2nwlf0HSO/aO&#10;VN73pR86G3lkye07pYoTvnLD5y679Jpvf/20ftKBe17PaM8c/8N1Krsmzvnn4itHyHq8OrU9Wh9+&#10;f07v4nFXPZjCACiB+dLMpGOX97lYWpzCj5ZdN589qHjw6X9Ya3eD6oXSKXanPT9ksJreSu3QAEBb&#10;7YNtq1jrONh2LNamGmwTxdpwsO1YrO1IsN357/ctadDcK772nW9+bt4hBdKuO9/IcC/YhR9Jx50d&#10;szf4oGt7y3t/qqd4nQRbLd+qgsuTdNqfebz02kF7+5PkINjq3Xr1Pc5Wzbxz3Fq7KcVDY9e2LSo4&#10;J4W71F0nSu9xKt4Ieq2jW2jfkU6643PS6OAF21KfLr7b/4U7JT0fvILY/LufhIYG/eFPom+mXXNe&#10;aDxsz5++Ejyj1XoG1CeuCv+sOO/OnjEqaMtl4fD8rV+HOqh5y6Qf/Gz3eQtanvd6Lc5ZzR//Up76&#10;SMj79p/DxXY96d4+VkO2SdLV/5WeO6PVug9mS4d+FDk4CTrSafeA8HFJzXvzpaITZ0ZSQGvFizXS&#10;rDOdjmIya+kVd6a4yatvKv/a+NPhNt6+V8OvTqU9led82FIquPdCuxstekZF19uY/+XRj+23xvq/&#10;n4WKZ97Xw9YmTyzRmCttv9MNd8n9tZ4pHJrAsR/oAP3dgG4scbBtH2udB9sYsbZNsI0Za50G20Sx&#10;NhxsE8faNAbbDQ94pYnHh0Nd06K3GqXp5zq+7OYg2O68za8jTo8Xv/bfUafxl6YU+x0FW+/fa3Ri&#10;0lQ48K/dOuIMO/uTHAXb+pu89vqsS9Lz72votSkdGtvB9oklOjKlfyjrjm2ac0ryer5WvRAO2j3T&#10;j/i4Ro5uq6+klhkwfD5fc2BeVPipmfWj8Fwdv5oYFX2fmBCeoMr7tZObI5u3LLS+fl7kPP/jI7a0&#10;qyDNHxU5X/7nsRtCRZ/P5395WOg3gvYfFrszdfMfpWtsjkhyv/RlSVI/SW+2XjdS0m6bR6r/ROn3&#10;Do7wsvnS0C/Pjvqmdh3ylYnSB6872Jkk7VvkS/XyQdU70hnxE3IVXZivLUtT2GHlhNBvBPkuutnm&#10;RgdflU6wMyHryQXassLmTr/0s3DxuUm2zmnvWyqdZP+tjh4j/9spHBr9YoHPl0p9AN1BJNi2i7WO&#10;g23sWNsq2MaJtekMth2MtY6D7bb7vSq59JJIqCuc87Xx0tJnnF51cxBsraf9GnFa3Lyy14UurUlp&#10;FjxHwVbv1KjnUUlr5Z0ufWD7z5J6sNVbXg2ZaHf/x3m0LbXb5+wG24PLpZkp7dl1ovSBjX3v80VL&#10;6SUQGxk5uq3dkiL3OwW+81xkVcPMJdLYV+oDDR+cKm2cvDe04tnzJP1+p9+/53aP9NoN7XZ6383S&#10;nA8OBvz7Xz1Kqjm6/ffUK2cEpBvW+AINC0+Xtk2K/EzQ7ad4df36pkDDi/2lwJkx5+/8qFE6P+r5&#10;nyzLsiwrVleqwH+l8yRJx0r6U3Wrlf0sy9pm91BdKb1Wbbdy5AA/JY39TJvzyUUXHy69sSblnUmS&#10;/pn6Jq/6NTrh0G0Djpdetf/TI3ByrfTzLc2B6vvLpa+vs7fV0gb1szPAuXocIy2wU1F6/VZp7sK6&#10;gHfFWVLl1+1sssrSpMEpHLwTpVUpzCK78Gcp7BtAd9Eq2LaKtc6DbYdirZNgmyDWRoJtR2Otw2Bb&#10;/4BPvT8/odWy0kvnSB99kPK+ghwE24+3y3N+gqRixDHSC377+3MWbBsXSKfaGD929EQF3rDZEgfB&#10;NrBUOtn2Ve/So6Ql9o9MCsF2WbNG9LNZt8WoQfJuSl5te2p7RXJk5Oi2XpcUmXHi2b+o6OYdzdbp&#10;knTpOmneqhNLXMWHv/BrqfqUlni9Y57kXv7dAXl5fa9d65H+sqXNPg9+RjrhzcOLXHk9T3jnm9L2&#10;/7V91T1nSHlLfjcu31U86/l/S95jGsPrdirvnZtGe1zFpywrkjZ8qBiekjSj/eJYn+SVDSoNnqOd&#10;65Z8Rzof5mWupJTvKA482awhF7eLjK6zJktPN6W6N0la8KOUN6laKdcZicPiUb1Us8z2Dl9fKb37&#10;k2FuV49LNvaUPm9vq5XSsfY6dR3l0Y5qWzW/KV396qxSV8HkZ26Qbq+zsclqaWoqR29wL9XbD7s1&#10;p6WybwDdxeuKCratYq3jYNuxWNuBYBvzV3M42HY01joLtnqmThWfaXvrtOvkI6QXqhw1w0Gwtd6S&#10;jkvYo/vYHjpgP9Y6DLZrfBpqq7P4KdIar52KjoLt1oPqk8LQ8odL61O4zmw/2H6U6iVyyTVBsnG7&#10;/EZptRVGp/VOQEaO7mrffZIiN8vUa8imrw0Kfqu89ZQ09dGW3mo3niMteTpYviog3dMyYPbwf0m6&#10;qc1On/JLN7V8qly/cUt/avuy1/ukp0N3rX3hG1Llr6PWPnN08HHAbyU9EavZ/5NK+9p7h49J1wTb&#10;Uv5XSauHn/GUnUgSwyFyMFLux9tVeGGMU9Wuc3uqNqXO0JJ0cN2Dp81JveUfWpqc5ARx/hzJ/nWE&#10;f0g3tPy07PMf6XVbP3fqtso9wU5FyTNOstWxr2qJ9LeWcw2/LLAVQeu3yj0mlaPnmiDZ7kpnXVid&#10;yr4BdBOtg210rHUebDsaa9MUbDsaa50F2w2r5LqwfTLsOm24/C+kujOnwXbDHpUekbCG5xjpffs7&#10;dBRstUqaauvadJ+h8tm77u4g2Gq1ZDPmS5LKB8u30XZt+8G2fpeKJqfQDknSOGlN8rsdVkuDbOwM&#10;9pGRo5uqO01qGYm8xRuhsWisz0t6IHT7mOtfkr4rSVrzijTu4lD9KzxS25FPXpEUPi9aeJn0SZve&#10;cJsekGZHXvXXBdKvInclnRQeaORTCl5XaKtmm3SMza5Q/5IuaSl+9VuSNP/c8mP+scrBQK4VRdJD&#10;Kd6PZr0lHd8z1prCM6SFKV4kv7Nk3CV2J5CJbsTHUtIRzqcXqnKvnb1Jsp6WPhN6cqqk5Xa2WmVp&#10;rN05ZidJK+3UWysdFRpZpeAoyUa3yLWWRqU21W0qGfnfX1Tql1UAdHXtgm041nYg2HYw1qYt2HYw&#10;1joKtnpDmj0sxvK8eW6tqUxxZw6DrZZJM5P0Fp9RpJ277O7PWbD1rpVsjqdmN9Y6CbapZuQpxdoU&#10;gm2lNNjmUAgRg8tUvSdprY+VV5bqnpEQGTm6o6a1vx2wSNINFZFlnwtfPVy8WpobOa04eK60tlKS&#10;bpX0f+EIXfAZqbrNyCAfSYqMNnOXZVltPmL/lPSzyNPi6xR9L1PkFP4gxb6taItidlqPZUul8sL3&#10;Lv/ppeCPl3e+OrnglH+tbH8vV6mnjVYXU2dLDXaT1tDL71XprNirxg9Wk93hyzpmZ616DE9WqWCi&#10;vZPeklTnk8Lz05YU2LyXapXt3wjSuHxtrbVRb6cUGU62WSpKvsk6abztQydJGl6kPdX2qq68Xmf9&#10;ILW9A+jqYgTbSKztQLDtYKxNX7BNGms7P9ju3qyC2IOL950upXna7ZDA6nbzvrVTMDmFvNNZsF3b&#10;rGEVdipKk6U1tk6aOAi2VVUqHpa8WsQEW9elg1IItjudXMh2jZM2JK31oaY5nTQHsZGRo/sY0hL+&#10;8l1F47/fIKnvT6PWfjVcerjVM+mzCo6eav1XrYaqPlVSjH5GtydognWHpBOiFlwg6aHws0g885RI&#10;DTFGm1kpyWYfpGekT0emkjl5/aIvtfQTfPnLUwqv+rDNl7/f10arSHW4pE2pHe2V0vQ4J8xdM+2e&#10;mw67xrIsy/plahtJm6SxyYPG2Jh/x5hqpIJwOA74JFsniStTSIULR0o7bdT7lGX9NlT2vSfZ6I5e&#10;JY2w24wg9zBpn62aB09Snwe4lQyAkgTbqOjasWDbgVibxmCbLNamJdhOKY29ara0MoXROSXHwXZX&#10;o/r0SVZpfArvzVmw3Wb/2nSvAfLaGm3dQbDdLY1KKb8aUKLaRntVUwm2ldLAVJoRNFg6kKxOYK0O&#10;TX3PSISMHN1HKA6GTloXvRs9H1VknorbJB0dteZQSe9J2lEl9Ym6KfkCy7La3DZ1nKSf3BP/TOf2&#10;Kuno6BOsEyWF76kuiOpSXCYpRiBdK9unPP8V/HkT4pr5z8bF/zeu5VDcffjkVKb8GiE750xb2ZTg&#10;uvBEaUsKQ66Gpfx9tVNKeolcGm4vB5akIZYVGQtmtaL/beLzHVSRnanPgnpFX/qx5zcBjbYxiEyd&#10;VJ7insvtNuaqnXqJLmwApCTBNupL03mw7VisTWuw7VCsdRJsN0pT4qwa0FsHbfcTj5ZysN1hJ9gO&#10;l3bYvRLsKNiqJjjXni19U4+1KQRbm1fqW7gqJJtjD6QSbCsd3exdZuPA1KQ4TiySIyNHt3Xs9rFR&#10;z9zhAH2wSsFZRUNGKjgcySZJxyTe55WSdOWkB+KdeN0oqdUgmb0krQv9GBgatSLOR3O7pISjmYZV&#10;fRyciSVK/owfrznwyvU9JUmfzLjf/rHqK/tJa5B/j9xxJ9oq7Svv/pR251CVrehc4VGNzTFXo1lf&#10;kvqPtVGxNqVMuCI0c69N3jXX/lR6PHlXgECd3MUpvsdym78S7nlEv+WEOYBYWgXbSKztSLDtWKxN&#10;d7B1HmsdBFurMn4y7BqR6t6c2hc9m2w8JWVqtDedd5u3aDfYqiaFVLg8xVhrP9imGPRbGmPv9EBK&#10;wXa/3L1Ta0dLW5LG/Z3ShLpbz+1beui3ljid9B6tkZGjW6o47Zfr32z1RRU5mb5HUmn0WBhlCv5A&#10;2KTgQKgJHHq1JK2+dMCgb78ZK+5sUJv+y3nlinwP2/jm3Ca7X/SvSHNi1Kw48aZ9q7/plqTLomd8&#10;abDa2By9VR9JqU3oUhNQr/j9qvpIGcnI62z9pHL1kFL/leD/4pvS3+18haYWnG0HZkna4nEVTrhT&#10;I1ZMS1633lJ5qvd92TlXLmnTlZrz3RR3DaAbaBdsoy5cdyDYdizWZiLYxou1nR5sG7wqjztkZ1+7&#10;Nx51VK3UM3mtng4uS6cSbFOKthUpNSaVYOssI7d19ju1YGspz0GaV2ajLVukx/t98amqhiV/OXTO&#10;jtRfA+2RkaP72BGJgAfm/3B0vGq7JNW3GnelZeF6Jb8l5/YvBx93/vn40nkvtRs1pP0u+koKXZ+1&#10;cWfQbtkaVkTSndIXY69xjf9zzbcl6VNRZzYTfxUUK9UUujG4Ufz9OZqRPFVeyc7g4oUOmrPr8Nuk&#10;8y+wU7U2pQ5sKZ23t4JTmI6wc4m/zuaNeG0aY+Mni/cklT5NMAEQlIFg26FYm6FgGzPWdnqwbZLi&#10;3xVVkqFYazPYeqL+BralEGytWuWV2qkopXqNPJVg6yDa2jz7nZFgaycjXyPdHrrx/d1RtsbBRxL8&#10;iEL3YfO/vUGSoodd8UsKBIJDXfRM9hq3rLgiVH761IHPtVldJ6l1uPDbb5gUDGa2qje8EBwNJ7aS&#10;P94madsCuy/rlpTyTC4uR6tyQ+DWwUukzz6UhjfiZJdvHvpHk0fjug16tpfJBgDIJhkItumOtZ0U&#10;bFONtc6CbVeWxmDrRLqCrc23l6lgm7Qj+gpJlyxtCDQtv0TyHp1a93/EREYOtBH75HkgOPZL8m/N&#10;yXcfePKSlkHGq866L1n13ZI8ySpFeBT8YZHUu9LYAQnWXztB0st2XzYgexebI4oSdgRvSHV3Dnns&#10;XR9oSrU5K6Z8MSDP0/+xN95pamfiU7kPTiOswME1v/FI330taV07573bstX37unbdcPxqe4ZQHfX&#10;sWCb3ljbacE2tVjrINgWJgq2mYq1NoOtN7W/gVINtq5yBert7jq1ruWpBFsH0dZeYzITbO0MArtY&#10;7pfvn1bs8ky5/wmplrvWOgEZOdBGmaQj2t7oZeUHV9j5kq2Yd3/j6r8H7zW6vLrVqh6SWi1pblRK&#10;vZt6SLI1RcZd0pdD5bM8Hs8nbda7rpP0hp09qeUlk05s0vog5Gl//F8zVcFxdtKuzMYkHpJ1IFGv&#10;v/YOXnfIJ9J5lWfbrJ/SneGp3oDmKhp3446+0heSntMudak21RFY7PS92/lpTfu1nZ0BQJSOBtt0&#10;xlpHwbbjsdZBsC3xqDZuMrzX1j3znaCszfGOrTrF+6tTDbYpRduUzn4rlWCbYtCXpFo7/50pB1uX&#10;AilOfifZi/vvWc2h6QnP/Z5068HUXwZtkJEDbQxSnOmpx8n2iCt5469buu16SXog8S72SRqdQm+s&#10;IbKVY6r5func0JMePp+v3cgbUyVV2n3ZfZIG260sSXL3kz/uaB/1e+XJSEbeR9qbvFatVxUpnLdf&#10;NuQWadSCx2z/zkktOKf6K0FSn3uldUn/mHll8tuc8DRyaJL/frJO8xW8wEzkAFLVCcE2bbHWUbDt&#10;eKx1EGxdg6Qt8VZudjQhtQN9gr0QEmuoS2UmUAfBNqW5SlIb4aXlbdoKtrbHaYuwc1069WDbS34H&#10;A/ulehf8NxWcLBAdQ0YOtNFb0u5Y93GNlrTE/n6G3PRTSa+228Wi6AWrJaXSB2mU7I36ssSnXuHh&#10;dGZKajcjaqnsDlvT8pID7FYOGil9Em/daml4RnK4gQl+qUSk9pvl0en75f7X2qPsb1FQnMqML/tT&#10;nzVcxynOD9tWylKd68VWRu5fJt/w4KhMJZLKPZ7T7OwZQHfXScE2LbHWUbDteKx1GGxXxlm1a5+K&#10;U9ybQ4PtBNst0qAUzoqkHmxVIVXZrbvXQay1H2ztnM2JsA7YyIJTD7aDHE1+Z+t6fZT+HjvHBMmQ&#10;kQNtFMxQ7NAySdJLUd2V7vd4PB8m2tM31PZraoKkx6MXzJf06RQaN1nBaVKTeVj6QjjwTZP0YNsa&#10;+yTZmt9TCs4DMyKFZgZbusQXe5W1KPhG0m+ktC55B7N1wWlw7XntAumIHV9M6YTCoBROIHs3Obim&#10;UVQkJb95rret8xPR/FvtdXmMGpbJ7/P5bGwBoNvrtGD7DXV6rHUUbDsea50E2ynS8jjf/+9LkzPz&#10;O39AkaqS5sJrUom1joLt0ASXAtrYv0ue5FOot2Uv2PaXNqXUXXxXg8ptnbZJLdgOTKV7RtgOWzPZ&#10;Rbj6dIHherMAGTnQ1pclvRT1fI3H4/mNpD4TJW9UZvU/n8/XasJTPdL6JrIKtZ0Ou9dUaeeGyHPr&#10;VkmpnACeJOnj5NWs26SLws+OkPR+2xOlr0k6xu7LLlPwmkMKhvdV/QexV63ZocLMZOQDynUgad9H&#10;3yfBLo621JwtXfFOimF8UvxLGO2sbdYwG+ftD3o8nqhI67cTQccFrxOlYEuj+iXfLwA44TjYpj/W&#10;Ogq2HY+1ToJt/xHyvRVzzd6l0uGp7cypvAnBtifiWylNtL1HR8F2XL622uwKtlIan2+jnpNg26eP&#10;GlKaVX61ND4NSe0gJxm5tTbFf8FApTSs8xvf7ZCRA22dI+kXUafnf+rz+c6XpG9Juj28uOoF6fDW&#10;udN4n88XNctJnaSjW+/7ekl/jzxdule6IJVxV8apTVe82NbtV8G08LOK8yR9v3WNgzdJOsPuyy5S&#10;qoPNyHWM9EZ1rDVN86XZ9jvxdUTeVGlhskpLmzSon909/r5BR/831R73E11ab3dO2JXBX4LJFLl8&#10;vkiWX+Wzc+lhnEsbU5uadk3wUlNC+ZERmZol1VnWqzb2DACOg236Y62jYNvxWOsk2Oo4aWGs/C/w&#10;lF/jBqW4M6emSYuSXLJd0qgB9vvQOwq2nrG2L5KvstlXz0mw1QRpTSrtthNrHQTbQdKOlOfSq6xT&#10;z2Q/iS7yeO4MP1mtlM8iIQYycqCtQVdJ2x8NP/3wAWnmBEm6qlT6U7hf1g2SvtN6ywlu6a+Rnxcv&#10;SjqrdY0ry6W/hHvpWV+V9PNU2lZwrLQoeWeop6Qrok7+/lnSf++PrhD4bKM0c3zSHQU1Vkqnpfpl&#10;MW2wmh6OEaCtJ/er3P4Vg46Z6dKKPYmrNL8jzbK7P/+fpAdTvgW+fJiabUZn31p7vxJcp0iR6X5u&#10;lYYmP6lQOkz+9am021ot2f0fkYL91ogpAGxyHGzTH2udBduOxlpnwXbMRAUebn/fsvXCFrlPT3Ff&#10;jo3up/rE5799b0tH2t6fs2CrydIyW3OKVG1Tga2bCZwEW01IrUda7XYVjErlbdoMtqX91bgqlf1K&#10;0hppXLLr9cf5fDeFD/MPpTk9hI7i1xPQzl+KpMtCN60tPU6hr+PCf0iBE1uuMj54p9SrzW1phV+T&#10;Pg6f8d/wGWnU7DY1bpF0RChH/Ok70kWp9d8+T/Ilv7ftFumKqKcj/yTpsj9EZiOrOvMhSQ9FVSn1&#10;tPPN8Mp1ki5L9SjmnZuv7Q+1S8mtZ1dK52RmhlSpzyRZ8xOH53f3q3yazd1pRaNOHZp6MyZLb9qa&#10;2VYLvBrc007F66Q7Q30EF/xA+rmNHm8TbPXCjNixTyUO3i0A2OI02GYg1joKtjZibRqCrc4uU81d&#10;1W0WWi+/L52a6vV2x1zHSG8k7DD+5gH1sB1rnQbb8QXaZisHfUkaZ2+OFSfBdlix9qYw2NmH0uiC&#10;1N9scjNtdfRoxdaZ+DOlZbe0lO9/XGIC1E5ARg600/slyXf49zf75Vv79RkN0r9bvp6uOl1aNval&#10;egU2f/kSSS+2vQnp5yXST495pdpS84YfjmmQnm771X35edLOobfssNT44Wm/kIbckVrbzpL0frJK&#10;Oze0uWPum1+SdMOwf29okvyVr13T9wUp77XobkZ+XzuRHxXvSjoh5cM44Bxp7f/anLhvfGiRdFwq&#10;F1475iS31i9OVGH3G9JJdm4mCx2JF1v9knrb1mbTS7THVlg88Lbdex1PmyBN/912v/wbvz1HmvgZ&#10;G9tMcmnVDhv1Ql6VJhEjAKSL42Cb/ljrLNgmj7XpCLZlFxeo6tbWHbHqH3hHOmx2yvtybNoQeR9L&#10;0Klg89vSqfYvejsMtkVHSy/aGF10wyfKm2uvJU6Cbd506WVb1+olqX6BdKjtI5OKafnabGMK2Ggb&#10;K1UwMlml0fOkr35mtU/+TdddJp16XFpa383wawto75g3i6Tfjsx3ecbfLOnPX2hZ7nriJGnbqWUu&#10;98h/Sbqv3ZApFS9LWnByrzxXwZhfS7p3StsarocukLzXDclzFR/+ojT8w5QmmZDGDZQeS1bpBen0&#10;4lavess/JFV+aUyRy5U/+MT/SJqxdq7tF71bGutg3I7pp0nb/rkw6uKwteKfq6TDU//B4VifOdLz&#10;CYY2aXy4WcOn297dhwqPdRpkL+QWnyC9ZmcCtJd9Gn6IrV3mPVcg3Tg035U/+s9S39ft/NDpPU16&#10;xf6x27Be7mPtVweAFDkNtumPtc6CbQdjrdNgO+xSjxrueyAS6poW/G21NO3sDA6B7TrbrU0vxA2J&#10;+x+2ND6FbgoOg63mVKj63aS1AvOlw22OGuck2OpYj7bbHfVdb3o1NPlt5E4UTwkeSfusV6VZya/X&#10;3z9Kumuix5U/6hZp+CNpaXx3Q0YOxHDs5kjSOGNZpEdZ4Qs/DZdnr7q0/YZHrZ4ZeTJuaYzeZ/kP&#10;3RrpKfWt1alOFer6ofRQshPAt0rXtNnsK9uvjH5+8jsf2R+Io/ot6UdODuNRn8pX43M3v7HbkiRr&#10;/7u3PHxAmntWJufJOH6IfPfui7fWd/8eFZ1nvz22I2wbMweo0UYuvPljuU632ZrRayI/bi7dYO//&#10;6AS31tvuSWe9Is3q6fANA4ANToNt2mOtw2DboVjrPNiOvrqX9Mm/b319XVXdge0fPfLHFxvlOuG8&#10;jP7GH3SK9P7rcRLnA/fUqfxTKcR+p8HWc7L0VtJJuN/crWLblwacBNvSo6VXbE6Atn+RdHKafhYd&#10;Li3an8oGa7fJMyd5tZLlkf/7yz5JfV53tOey3akC6F7WPvL8RweHTj5pXpse1lUPP/9Oda/Djzsv&#10;ziQe1tqn31uypbnv4UecPyXOV2zTCy/P3+QacdTpZzoYDKOmh/TSyU7eUf3b73z0YZX6Tz/k5NQS&#10;rf99VkX7nQ2OvvPxXZJU3LfEdbCqTpJ6nGN/ZtZOsf/2epVfETuIHrx/i1yXpOfcdGsb/yedmawD&#10;YdWd9Tr0XNv7DHz4wHtLD/affeKnbd9tN/89Db7WZr/Bjx9V4fWlGTg2ALozh8E23bHWebB1HGs7&#10;EmybXl3Y+gf9gLOGO9qRc9bTH0kzz4h1F1jl/TXyfHZwRlpx51aVXdsrYZ2PnrIRkKM4CLZNN9fr&#10;hONt7fyeDRp7hZ2aDo/GmCvsp/vWrZU67kRbVXc88sSH9f2POv7CTA3n39WRkQM55sv/0gkZnV/K&#10;Gr5Nf/y2w40DH75THfW05Mgj7Y2l0okq/9skzzlTY615eJ90zsyU9+jEE0vkujBxl726O/ar/Iup&#10;dq1MSf3NTZp9pq2qu2/32vw9AQBdUG4FW1Ut+NgbfjL0yMmZ7wQbeHSFNPi8dmORBxa+5FfBpRma&#10;IWv/7fXqc02is8mrH7A06cI0H5+Fz0kX25nLdP57cn1xYLqasfvffp1n/8689+ar6OvFtqujE5GR&#10;Azlm10BpQ0rzZHTQW8epdI/zb+jA+hUbg8O7lY6cNCEtw4kmsePeemnS6W0vknjfWuCX65zDMtOI&#10;5vs2yH3lyAQ1mv5bqcJrUu5amZoPnpXOPtxGxYbb9qvf5zN++gQAskSuBVv5Nmzec8DrLukzdHRK&#10;c693msDzH0h5s+e06sVsrXtlp1RyWcYm7qj8j1eDL43fk3rdA80acaXtAV0dsh78RJ5rk0f0xU9K&#10;p9kb0NWR119X8Vft9nbb/L+ATmL4GDPcPzPdAgApKct7XfXzMviCl2/V7XZyuDhcfSYedcSUKdNm&#10;nzh3Sv/UZxftBOWTNtdp76Ka3iVRC+sXPrLOUslF9sZR67i8ievrrBUVA+L2Htt73065L0/3b5bB&#10;dZVaN6Jn0nr+BypV/Jm0Xq8HgGyWa8FW7r5jps068ojDJg42dJXTNb7n+oC1beHe/PKWYG/tX/zM&#10;e3XS8KtszOLdScoHr7Bql/aPM/Gb/+VnA+p/VdpPN7vGran3rzsk2etsftjSjHTdRS5JQ1c1NFce&#10;Yq9DQO1dTRqVyeEAEYVr5ECuaRq0X1WZOwG+bpyGbzCSSXee5pfftyQNHjeiX5lLaty7dcP6gKQx&#10;51ZkrhF1d+yXpp4V+x5Ba/HzvqTd2juD/67NNi5WND+1THlXZKiPIQBkI4Jt6vY/v0aS8gb2LfcE&#10;GvftqpGkohMPz2gf+uWPBaSjYs5ruu+RHVKvqzMR+vff1qCKSxPfZb3sqWYN+0xar9dvvdPS+Ivt&#10;/F/5/7tVFV9k9BhDyMiBnPPiafq/H2fs1a69U6/NNf2WO2znixuChfxCl7flXru+J07K6Lng/Q9V&#10;Sr3mjYzxorXzV0ieeZm4YF9/W7Xyz0l8W1ndg1tTG/cGALoegq0Dm95a33pB8ewjSpztyrHtj+yX&#10;eh85o+0V6n3vLfZJU85xNnpeykfibr8KPjUlfoXAK+9IPT6f5t5oHzwrTfl08lMiTY+slfuaIRk5&#10;NGiPjBzIPae/UFCdqQC3e4BOfcH0G+4M2xeu8kY9dY05bGKmB75pfuVdSUOOajvizs73PvZLgy/I&#10;zLWYXffUSnNOSvDmK++vkeaksx8dAOQAgq0T+z5etz0081fZyMnj033LdgxNz3wsqXjmzJ6RQBbY&#10;8t5qSyo4c0amgtuWB+ulY4+P9/7rnlwrDb4k7dfrF7woTZ+X7Cp5zX07MzbULWIgIwdyz67Bgd9+&#10;L0Ovdf3ftKOLzG3h27ipsqrWkor7DBgx2sg90user5fUY+aIwaEh7qy925dtkKQ5J2aqt2LNg9ul&#10;0WfEu6uvedErPrnPPtTE8QGALEKwdci7t+pgk9vTs09PQ6d2rWUv1UlS+ZAhgzySardtr/RJ0vB5&#10;fTPXigP375R6nDAt1hnwpnfe80pT52VgvNvXX5cGf7pPwjq77q2RTj06c8cGbZCRAznopm8U7M/M&#10;vT5VfZWx3yMZYfmsgsxPChNW9/ZHXknK6z+kTJJv5/YmSdLYY0dkrhG+p5dJrhlzY03RG/j4tWqp&#10;9OJMz2QLANmHYJuzmpe/u6vtMtfkozI25LskyfvESkn9Thrf9meH98O3GiTXSXMyccbCemmBVHDG&#10;ofFfK7DolSbln5/+oWwQFxk5AGRQ40fvH2izKH/akf0z2gZrwSsBKX/WYX3bBOimtW/uljT44h6O&#10;9gsAQHawNi7aXB956uo7bnbPjLdh2asHJJWMmzCmMLywds3qDc2Shp2SoXPf1kfzfdKkU+LdGrdh&#10;/m6p5NJhmT46iEJGDgAZFVi9adtOf+hZ7yFDp2S+B33VqyskqfeE8cPDneUPrFm90S+px9zpBnsR&#10;AADQKawD27fvCUgqHDR0UGbGc2ur+YO3GiTJPaiivKzcX1tXWx28dt/v5PGZ69K/97EdkmvSnFgD&#10;t+167RNJAy42M4k9WpCRA0DGNe+q9Ely9RmS6TFoQ3a8HBx9Pr+irLy8oK62rjZ4LaH4uFkGhuEB&#10;AKAranp32b62y1xDDp+W0VPf/tfesSSNmD2q9Y+OfcuX75ZUcsJMzsSbRUYOAN3SxqVrGtoscg2b&#10;eJiZywgAAHRJVtXq1VsjCVfBmAnjMt81bsfbqyxJ6jdixECPpzAvcGBf1b6t2yUpb9bcYtPHqNsj&#10;IweAbiqwffXqPeFnhWPGj8vMEEYAAHQnB/fX1tXWusvLy8p7Z2B89Vj2vbu4Ofwk3wrdPFc86ah+&#10;znaITkRGDgDdmL++trbOV1peXlbIBOQAAHRV9Us2bPW2WuKZMHVMpqZeRSJk5AAAAADQxQUqN285&#10;4PV6va6efXr37jPcY7pBCCIjBwAAAIBuwhLd4rIKGTkAAAAAACYw1j0AAAAAACaQkQMAAAAAYAIZ&#10;OQAAAAAAJpCRAwAAAABgAhk5AAAAAAAmkJEDAAAAAGACGTkAAAAAACaQkQMAAAAAYAIZOQAAAAAA&#10;JpCRAwAAAABgAhk5AAAAAAAmkJEDAAAAAGACGTkAAAAAACaQkQMAAAAAYAIZOQAAAAAAJpCRAwAA&#10;AABgAhk5AAAAAAAmkJEDAAAAAGACGTkAAAAAACaQkQMAAAAAYAIZOQAAAAAAJpCRAwAAAABgAhk5&#10;AAAAAAAmkJEDAAAAAGACGTkAAAAAACaQkQMAAAAAYAIZOQAAAAAAJpCRAwAAAABgAhk5AAAAAAAm&#10;kJEDAAAAAGACGTkAAAAAACaQkQMAAAAAYAIZOQAAAAAAJpCRAwAAAABgAhk5AAAAAAAmkJEDAAAA&#10;AGACGTkAAAAAACaQkQMAAAAAYAIZOQAAAAAAJpCRAwAAAABgAhk5AAAAAAAmkJEDAAAAAGACGTkA&#10;AAAAACaQkQMAAAAAYAIZOQAAAAAAJpCRAwAAAABgAhk5AAAAAAAmkJEDAAAAAGACGTkAAAAAACaQ&#10;kQMAAAAAYAIZOQAAAAAAJpCRAwAAAABgAhk5AAAAAAAmkJEDAAAAAGACGTkAAAAAACaQkQMAAAAA&#10;YAIZOQAAAAAAJpCRAwAAAABgAhk5AAAAAAAmkJEDAAAAAGACGTkAAAAAACaQkQMAAAAAYAIZOQAA&#10;AAAAJpCRAwAAAABgAhk5AAAAAAAmkJEDAAAAAGACGTkAAAAAACaQkQMAAAAAYAIZOQAAAAAAJpCR&#10;AwAAAABgAhk5AAAAAAAmkJEDAAAAAGACGTkAAAAAACbkm24AWqy+T9L1fUw3AwAAJPTYUmngl023&#10;AgDQNbgs0y1A0NPzJK0ZZ7oZAAAgoavulqYvMd0KAEDXQK91AAAAAABMICMHAAAAAMAEMnIAAAAA&#10;AEwgIwcAAAAAwAQycgAAAAAATCAjBwAAAADABDJyAAAAAABMICMHAAAAAMAEMnIAAAAAAEwgIwcA&#10;AAAAwAQycgAAAAAATCAjBwAAAADABDJyAAAAAABMICMHAAAAAMCEfNMNAIBYmholVbhMNwMAACRU&#10;3ywVlJhuBZCzyMgBZKUlz0v6sdt0MwAAQEIPbZYmXmK6FUDOotc6AAAAAAAmkJEDAAAAAGACGTkA&#10;AAAAACaQkQMAAAAAYAIZOQAAAAAAJpCRAwAAAABgAhk5AAAAAAAmkJEDAAAAAGACGTkAAAAAACaQ&#10;kQMAAAAAYAIZOQAAAAAAJpCRAwAAAABgAhk5AAAAAAAmkJEDAAAAAGACGTkAAAAAACaQkQMAAAAA&#10;YEK+6QYAQCy9J0tymW4FAABIbGSpNMR0I4DcRUYOICuNG2e6BQAAILkTTDcAyG30WgcAAAAAwAQy&#10;cgAAAAAATCAjBwAAAADABDJyAAAAAABMICMHAAAAAMAEMnIAAAAAAEwgIwcAAAAAwAQycgAAAAAA&#10;TCAjBwAAAADABDJyAAAAAABMICMHAAAAAMAEMnIAAAAAAEwgIwcAAAAAwAQycgAAAAAATCAjBwAA&#10;AADABDJyAAAAAABMyDfdAACIZcsnkk7mpCEAANltYbXU71DTrQByFhk5gKxUuUDSSaZbAQAAElux&#10;WZpIRg44xQUoAAAAAABMICMHAAAAAMAEMnIAAAAAAEwgIwcAAAAAwAQycgAAAAAATCAjBwAAAADA&#10;BDJyAAAAAABMICMHAAAAAMAEMnIAAAAAAEwgIwcAAAAAwAQycgAAAAAATCAjBwAAAADABDJyAAAA&#10;AABMICMHAAAAAMAEMnIAAAAAAEwgIwcAAAAAwIR80w0AgFgmDxLnDAEAyHpnNknFphsB5C4ycgBZ&#10;qbzcdAsAAEByA0w3AMhtXIECAAAAAMAEMnIAAAAAAEwgIwcAAAAAwAQycgAAAAAATCAjBwAAAADA&#10;BDJyAAAAAABMICMHAAAAAMAEMnIAAAAAAEwgIwcAAAAAwAQycgAAAAAATCAjBwAAAADABDJyAAAA&#10;AABMyDfdAAAAAAC5zdq9a99Bn7uoZ7/B5BdAKvjEAAAAAHAusH7ZuoOSZcnlUv7wqZMLTbcIyB1k&#10;5AAAAACcCix+e7/l8/kDkuRy56/dMH/W0SWmWwXkCjJyAAAAAA5teWZ3c5NPFYN7lhY0N1Xv2t3o&#10;9r794SmHukw3DMgNZOQAstLC+ZJ+6DbdDAAAkEDgrb/ub/YPvGhiz9CSxnUf7270PbXm3GLTbQNy&#10;Ahk5gKxkBUy3AAAAJNH82EpfY/6II4+MLCo6ZMqWN/cVrtp7ZQ/TrQNyAbOfAQAAAHDA/8DKBm+v&#10;6QNbpxSuEZfNbqrbc8cB080DcgEZOQAAAIDUWU+uq/eOGl/QboX7qHNddQfuPmi6gUAOICMHAAAA&#10;kLoPlh30HTs25hBuI8931e950jLdQiD7kZEDAAAASNneF3xNhx0WZ+Wgs5obP1lsuolA9iMjBwAA&#10;AJAq6/nmhsFz4q4eObup+WX6rQPJkJEDAAAASNWm9QddJydIJmb3bmhYYLqRQNYjIwcAAACQqrcD&#10;3um9Eqx3HxvwftBkupVAtmM+cgAAAAApOrC+KW9mrBWBnVt37T/ozSss35s3dNUM0+0EshwZOQAA&#10;AIAULZdvdGn7xQ1LVtVZlmVZrqZa/7otVd+c4Ep930A3QkYOAAAAIEUb/IHx7Rb6Fi5uDvgDkvL8&#10;Ulkv/4b7Bp4xynRTgWxGRg4AAAAgNdbWZg2VJDU3NhUu9xT1KnOp8vmaQLNVPnJwr/I8y3tg94Lt&#10;eVX632FnFJhuLZC9yMgB2OPfX+O1PGW9CaoAAKDG6y8vlnfdhjf3SFVNkgqH+Dbm+axBhw1xSZKr&#10;sH//ku2VNTVFH22/vMJ0c4GsRUYOIDlr54pNOwKSJFe/kZNGckcYAADd234dyH9wxSZfXpUvPz+/&#10;Lt/lan57iypGnh79K6GoYPzAbSuarTs+28v5KwFdGxk5gGT8y9/Zbfmb/QFZrjz39l0Lexw502O6&#10;UQAAwJyDb713wLXY7ykvqHd5CkqK8gubdzX0PNjsX9c/ari3fCn/5BEv1Orua0udvxbQpZGRA0jI&#10;793yYpW/yWe5evXwuLw11Y0q8L3wzinTuE4OAEA31fzOO9saD7h6leeXDyuvlQZMcrnUp25bXS9r&#10;+fLDhue5i4pLXJLyZAU0rvSJOj16RZ7pRgPZiYwcQDzN6zZtq6pft0Puwj6zpg8Ofl34d29YXetu&#10;fnz5eSVpffHSQabfPgAAiGnHo1Xeqt3uYb0Hzhrmemtvs7dMfu2xKuaUfbzBanp5+CEuKb9Hn555&#10;frnc0uCzn2jY8N7RplsNZCcycgCx7VvwcZPlb1rf6GlWRc8NdTPGuyXJPWjQUWvfPeBZ++8r+qXz&#10;5Q85xPQBAAAAsXz4nK9hx66hPYpOnOCSjpUkf9VqX6E3L++wkYsOeDc2HOpWoKrKM8gXzDaGH/OW&#10;9/VDGN0NiIWMHEAsB1/5MODzNjfvzCsJeCryfIGdL743t2U+0bwJYz943x+48youYwMA0O288Zqv&#10;oSZv8r6Ko8eHb2Fz9/IUqW9efXG/s5auU9OWw+qbAq6mzbV+X/2KxmZ3Yc2eIW+ebbrhQFYiIwcQ&#10;w4bH6poarb6j90+zrDG9a/ds3ejNq35q4gktA7q5jxz6TJ3uuba36XYCAIDMWvCat6GsudQ74Ci3&#10;P5xKWBvqi4rKLZe7R+GJ/T5U9d7ZTfv27t+xpqFodIEk5a3fssx3JKfygfbIyAG0994LzfWB0bMH&#10;fNzk1cQe6tFj7DGrF9fnr9r9qfKWGkMverTO9cDnmZwcAIBuZfWL3oYRe/Oa+h3Z5G8sa1kY2Lvb&#10;5RrYs7bZta9f/jT/En08aFjx7pUHAqX5taUuSfmDawPPLR01d4Tp5gNZh4wcQDtvvOZtKD95uLZX&#10;+QITekiSCg4Zv3BFoOrhC0I3gfX+1CP1u188y3RTAQBABh14orlhZMlmb/Hpgb2uhpaMPLCnpikv&#10;r8Ldu8qv/X1dMw5s1JujVwWK3Y3u/oP6DC3wN9ZsWOGt6b1+49TTyjr2+kCXQ0YOoK1Fr3kbhp9R&#10;JO/GgH9or9BSzzFDXvXWPH5Rccvzfic/17RoxhDTjQUAAJkzv6Gh58xHm60TSwIul9frkWTVbDtQ&#10;XZ9ftlp5Bf7i0voy15w9+1etH2xp2OhezW53Xh+XNHlA3Q5fU+GyjZ8eZfotANmFiQEBtLH9OV/D&#10;2HlF0uZmX2l0xj3qbLe3+iUr9HTchEb/S6YbCwAAMmfDqkbrjMVW89ihyivLU43k275s+a4mlZUU&#10;S4Gmg5UbNzSq4JAq1+6mASdOL7cKvb6D1ZLcZRXTLjykqfbA3YtNvwcgu3CNHECUxi3bdz9dWzRg&#10;dGWPMl+l3xrpil474LRnfRtXhKclO3Z906atw0w3GQAAZMqbgabpBRv8rtmSKmrzGuurdwX8/gIV&#10;ut3lrmaf8q3m/UuGlB7s0VRbMd3b5CqwrFp3Y2GJVFwv10mT5teWPumbbfpdANmEjBxASGDVkvUB&#10;bdxSHpiwc5cKXI1Wj/LWNYYevijv7bFFLc9KpywtWkRGDgBAd7FzU5N79hI1jyuXVFBRc3CJR5bP&#10;U9HTJ2ugS4GDtftq3c3bq0uG7h9T35zncrkC+R5f44ahPVweS14NvuzpHaXPlxzS4YYAXQcZOYAg&#10;a/mr+wPe5qb1bteEvCZXnn9Xc2m7W70OXV/duOTI0LPpS72rzma4dQAAuolllndKyWq/JkiSem7f&#10;blmeogGleaU7JUl5paUDqnbXHvTt7zGwsb5+gNvj8ntdlvy76/u7Jb9UdN7TW1xP9u9v+o0A2YP7&#10;yAFIkqr/9+ie+prGAf1GjZl8+uTR/QsaD7r89fut1rXyjrACS/yhZ736+bxbTTccAABkyOrm5kHr&#10;dzYVDpIka0dNXoF74LAyl8cVvsvNVTGsb15pUX5FQXF9aVlJcVnvgX3y3T5vZZPkkpR/dr/6pkf8&#10;jlsAdDlcIwcgSesebTjoLT1iUsl9vbyzSlUha1tNoMg60NjfLckKBFwutyQN73WgaePY0FYj9mjz&#10;aNNNBwAAmVDzwRtVvryqdb2GLq/oVeGq3Pb/7P1ngBxHeh/+f6uqw+SwOQcAi0QkkgBzPPJ4gZd1&#10;ScEny5LOkizJtmTJ8WcF629LsizJsqIlWafT6e50OTMcMwmCIEHkvAGb48zs5OlU9fxf7AJYRAIg&#10;gCWJ+rzBdE1PdU3top99uqurmG21c9dkJhiBFrJyUSuxea9YnEnPcQMAWBxu1UdGLiQe5qNfrM6+&#10;cvdyfxdNe8vQGbmmaQD2f8ursju2ChTnpNkDAAxpL6HInWrwHC8AAGaGQmG2eicNnsrIWyBnl7vp&#10;mqZpmqZdB8PbBzLzrN4vKhavVKfN6DyphjbXpyDEYHgILACVE2MDkpt+1R8R4+GeTgMAs2BVpVsO&#10;LUxEk7z3af+FW8Jvqi2a9g6iM3JN04Aj3/QryUcbAIxDdS+cFxziTfa8E+RijEAAg/KKPNoONX7q&#10;c2mo3HK3XdM0TdO0a27+sePKrcSDVDoTExEJFowg1rqCcZcBvjA8+Bbm9o+TyyxuhyyvpeafGLbW&#10;3hQCDI/Ha1U5F1mo6qYDGfPV+5f7C2naW4XOyDVNw/TX/XLLh0MAkCFqXigMANNgNYiaDcY5kQSY&#10;KpHk5drJC9thKGe5G69pmqZp2rW2/3uu4/L2nvjalh+Myi3JQm7Oq+XtYsI0A3ClmGIue+0EQDDS&#10;dUlT5cx5R3F335Gb13EBICwDKiz8/cBu+56/6149m5WmLdAZuaZp3le9SsNHbABAnpBeKCWgLBH2&#10;YUYSggEgz635ittzqcLJjNwE/OVuvaZpmqZp1xY982JQweatU+OuQEDAxMT4VDUwB59uaUp3xhjI&#10;JBo8GgC8tbXVinJAJaqF+lwe/s4TD8SEZAWrGh1pXnjUfEXcKQ3reWg0bYHOyDVNezFbtT60kJDD&#10;ISyOKWOqUg6RiDLBFmZQZbad8IqORTODLYuf9AG9+JmmaZqmvbPRE6+4tYb31gMAwXAnvxFGLRRS&#10;PmjOGdnTemuTEubeY7aJvg2mxw0GBmEilL5n6vUcZr/9cEKquRC3a7l6AABb+xod1xm5pi3QGbmm&#10;3fAKL3vBI/HFDf/0aSFj+nY4wWsBarGT+1oNjqnUSFPfwmYNPHSNWjUzCuBWPaRN0zRN05bbjlfc&#10;2upHBGAwSHfwENKkWCiekPmK49jF/PGG29YcOiYoeW994DAYYAAEo/KguW7osHI//8CqvLTqTcwu&#10;ZOTofi0YXu4vpWlvFToj17Qb3g5Z6zw1e7oJBAAAf8Y3/FQECJUpCE6fKkIx08GE0QsAmAevu0at&#10;Gn4MwC3L3TeapmmadsMbfcqrrX+YAbDBJp6ejUTQ2tYQsULws87c9HCZjQ1vztvoujsGEBgHAKfs&#10;VFktjabwbkz/Q0+io33VqJxfrLGFy1kplvt7adpbg87INe1GF+zx6A52civEUK0HQAOKyIgA4JYH&#10;b8mpwokqLkeiTQAwDdG43O3XNE3TNO0aCr4VVLseYgAQwcThhrhq2rqprGACZjrX3lodyFD5ufq2&#10;FbcgMIgYOKBmx4o8GhbEEL99FzLHW2fG603lOQtD60SyrPL1y/3FNO2tQWfkmnajO+56DW2ntpIM&#10;850AJgsGIg4xAKZHXvhUyk55luossWOJEIBRAz3L3X5N0zRN066hV3LV8HsWHiOLj+xjQWp1PVeL&#10;t8LtWAmypeFELZ5tul2SEyKAgeUnfC/CEQk1RAXJ9scxnu80nqW++triw27xEio6I9c0AIB+SFPT&#10;bnSDFKw9vdXI2AwAZ4J4gyULACA4LY5kB4CCy2LrIr7sBzA/a1qdy91+TdM0TdOuHf9lP7hncdbX&#10;kSPCTn2iDX4REAwAYgYj32qsi9abhziDIwGmxoZ9sHDz+ra6aCwciXe8t2FNmDE5/+Loyb8nLIK7&#10;3F9M094i9D1yTbvRjQRYklV3gI8FBsaUjCcmkEkBgOFBnppSfRSsja86EGTn09gPa62ea13TNE3T&#10;3sEOVJ26dQsvC09G0XBPOD1D2aaglnU8SVz6lQp5HbEiO1hfL0EkgokqIJqjIuIhAKCc1E372+vW&#10;HzDdPXWPLgy6I4BdeZM07R1F3yPXtBuczEnecHoz0Sj8YdSyCl31jBUrACBA8uT71M9YLyItAY2i&#10;ctBiW5e7/ZqmaZqmXUMHpNyymEY/5ZjJewOvHmxy8PjYXMkNpK+cWmnSCe7uU/4LHkml/OEKob41&#10;irAAJMitSqxJWm7kR+psceB5AgB4DNZyfzFNe4vQGbmm3eCKSiWXngjWMbaPZqHSYauBYYwAcECd&#10;fHssz+wuoI3L+epLMtTVtdzt1zRN0zTt2nFHfL645unAuG+820YhzGcLmVO3uG3BSVbm18aZe8Dk&#10;So7XiHU2+kQ2kQpqZY8YhbdwHIw92G3yfbsAAEWO+BU1R9PeeXRGrmk3OBd0xpLiN4WMTH+W0Ay0&#10;cladAcAAWnxXvQa2QQBmncRrR23+yHI3X9M0TdO0a2hcBS0LfyjQK0pt7ma8tN9B2ECibeX6jZs3&#10;ru6OcWHY1dF24idk0sxWBboSBVI2BSrw3MCXsIwVYSrOydtXUvDyKICgyEVyub+Zpr1F6Ixc025w&#10;EnTGecC6hfMXisqKAlYHY5OFM/bel+ehjQDQQPkfGqGtHcvdfE3TNE3TrqFZyJaFV6O5ILTFTJRG&#10;cyJu17f2NMVNFgQiHosmQhYjzgI+AKfAWVu8JBULK0VEUoEpTxkrCP307g0qAACAAElEQVTgd/cE&#10;6gkXmCSjVWchmrZA/1/QtBucBeadUXBryijskQkGoDHJ2InSkvcmdjN+uw0AicqOkt34nuVuvaZp&#10;mqZp11KeKLXw6gjJ9SZVZpkhe3rimCfl+wpgRDzS3sCNzmym35tlIpmqOYqiDAoQlm1yItdvZzQK&#10;Fn0w7ldeAU4wo2e5v5imvVXojFzTbnBR8PIZBeK9opLbFwEA1htmaiCnTp4qZp5iomthqbTZXdUK&#10;Pq0nWtc0TdO0dzSHEAJAtflDNbUa4+MRI7IinoLysh4BYAKMC6NzpVkXyg8d9oVodcrg8ZhpEjej&#10;4WjEYIzJKAVzjEXte0nuK6rjBtYs9xfTtLcKvfqZpt3gImG3Vo0sLWl58E9r/tP3CQXG68eJDafS&#10;JgeAkWelSD7IAKg9rwf50Lvql7vxmqZpmqZdO9741KuDxpBf812aHzdT82NzJhobQRSpBCQTXHCm&#10;FCA4T6wZbKpO7F4banYcJuwkAyRXJiQzTT8gwyxJNy3Q2TkmdrdUY2n93JumLdIZuabd6NrKmOhb&#10;WqAsdywV/d7WJgBomPDNuWxzK+DvOgwRezQEqKHX80KKmxPL3XRN0zRN064VGtjdH+DEXPTINJGI&#10;5KRZX5uATHWLigI3HebnUxYIxMCIYPZNjvHDfWA1olCKAcoHN0HEWEg5ZM/DTQG4dUwdGhbG7Xo5&#10;ck1bpDNyTbvR9QyyoSUZOR17ucTSlSp7vm1dGuAdmYJvTRaS2f4qF+n3x1RmpL/ETNHaFvWXu+ma&#10;pmmapl0jw09MKd+XXlbUmpWSlWlpJCeVEW6riUhNkckdgbwVNUEAAwBx026reuw2n5RlAYBDsAwJ&#10;YpzzSNlkXoQDaK6fHw11RW5Z7q+naW8ZOiPXtBvd+qetQdc+uVV6YkIFKtqYMo3izrrOhjA1hqby&#10;1dqs9APRmd5Rmg/ATR65O7MP+ilyTdM0TXtn8p/YpWo+mutUMWo0Kl+xaaEMy0AnFCrhGuNG2JFw&#10;XcMmYgAYEE/OYqoWMaKmV4oKVIEQGDEwkLQ4EzUAwKoXJ5qNh63l/oKa9pahM3JNu9HVd4wW9922&#10;uDHymBPI6BrCu8ePEOZzDAYv1VxP+jKwWkMnwJjJWfTmjdYTDOHlbrqmaZqmaddC+R+nHMe+bYN/&#10;qG9IuGtMKs0EJKfaja605ypWUVZgGKFaleC7rmRS+kTKYzHXOH6fFSIKKrYKwGxiAFMIwIgJVYoD&#10;aM6Zta6bl/sLatpbh87INe2Gd/e4+fqGhbndjj4pfb51y/bDsnbXhgODPgiBVIZne47V27DwyFe6&#10;Y1UHB+YF6pa75ZqmaZqmXQOlv8tWgvX3hIsHAxGz2VwbS8QPn/DLtWjYM42a8smwhaJYuFKDR0RS&#10;+iAElCzEKtUw2R7JWoUhzhiYVIoxMMdyQvkYQzBHdvBh/RS5pp2iM3JNu+GtbZ0oPvMoA9D/hPKS&#10;765HHTC7JnH3HeNTs8WaQ6LX4q3pRGfVIyuSWhhnFsxZ7JpOtb7io9DrM2qapmna9RaUvOAr8xV6&#10;7xp4B6UfvutQcLRlfGhyYD5SkXZOwLRJcRWSjBSPxapuX3vYbAAYHGa2hI3hOifKPFXxYZs+A4jA&#10;GEPNMC1ZSjjHnLhcqZb7S2raW4jOyDXthsce/dvw4J5bgJknlNf0vhDQytgEMYjubtBsxQy3s5kT&#10;fjG3dOnQCWW02Vd8yEvQ2Ljc/aJpmqZpNxjZf3wkRzg2FY8+2gIc8zxzXe0QvTJMIMuXUsQVY57v&#10;UzgsTQ8KAhRe4VqsAWDMF6ynyKcVr0VZ0fdUlDEATIEMMQHWCir5J6QZjqad5f6imvYWojNyTdM6&#10;7n1BvhhZ6/3A9+oftQDURcqVmRYAoJwf5o0MzTTMplLNpz9zlBmrlrvdmqZpmqZdPc7OnVUKpJof&#10;jbD1wZ5IIutjtWVFdzi1LqBujJz6mJIKBCorIQyXoJQDFibABGiWqIVXMJ8qUq0qA16wwgxgxLhg&#10;Y0CHX8oqRma6Qt5yf1VNewvRGbmmaXhgYlA9USsW/ND7LABgq/bhcAsAlXM4q7MBtDjTfKDu1Ozq&#10;1X4LG5e72ZqmaZqmXTUHHq/4bgARPx4Ntzc6ojxA8Z6Y/1IW9QZu7Yn+Ts2JRokJWa1w5uUSURBk&#10;AYiwCmomoMbBGtmAPxFCIAEBfzIWTxjwFSQb9F2aKDHFrFR+8lin1bnc31bT3jJ0Rq5pGvgnPz9R&#10;eWKiAw9EFwrW7+cn5tPwcgHnqTjg+X58qiD2bTw5UP01Ge1tWO5ma5qmaZp2lQTf3RfUZHpdT/2J&#10;vGd90p/PVOFlV1Qey5qd/urWngTC8/GZ9oCkZdhVh1HBjxKVpLLisoJajGO2QqFETaqqQcwE576U&#10;jpsNx4Ti3rFcVZSV7/O6hKoG7pHxnne3L/c31rS3CJ2Ra5oG2J/5p6GhHDZ0LG4nVw6qlx8pVSFY&#10;XcIp1ySAZCGYL8QaWyIAMvtsfu9yN1rTNE3TtKvE/eKI4yTvWcmAg0ptDIcTnf1VGAMHDYnbk1U1&#10;1JsIKXdwCyMQiVi05FGZImWPyPJMy6NKHIcgm2UYrGpwU5iWcqo+cVWrWVwFrzvVVYEwG1s6pbuD&#10;+1516G+2vdt8883WtHcAnZFrmgbA/vHHno+zuj31dTEBALcNekMvrOGcN9KkB0UEWKFKMM9qow29&#10;0eBxhNasWO42a5qmaZp2dQRfGqn4m+8VANwRyfoqjue7DdngxUo6/mBvcNShoeaY7ThH1ktIEMz6&#10;eQeVimAUNX1fKFYJZ8a9oIcMGFZciqjBELal6wVcuoE4Xirba9J1jmXEUIr0dnYfDmjoxU+vDi/3&#10;99a0twCdkWuaBgCicfN4XUMwO8NsW5Csxcbsg3Wt0eR8jRRB2AZnYohXY0xksu3HszH7vcvdYk3T&#10;NE3TrpLHhiv+QxsAABPkJrMASWm0bi+Hg1vra/bq4w6N5pqmsb8jqhQjEEug4qkQrxcBSDBfzO7w&#10;nN4wCQEJbpsAmOWEo6LgOzQ3gIaHNgiMQ0EeK1Vb67cdnAhGd29euW5Tarm/uqYtN52Ra5oGADgW&#10;b99ml6GU7wHga/IZevWD8RmpFItFTQCIzEreW8pK8b2pTuOD6eVusKZpmqZpV8fR1x3/XQsJOfon&#10;RJciQkCYKMawLeor114zVDI8y5T0/LsNYsRIBYYwPKcpyqQXIFqQ+6bIusliVWkIzjgAwGCkwo3Z&#10;oLaX6rs3MYBBzVUO+0HSxYa6/aHSLpp6dv19zW+i4Zr2DqAzck3TAECOBezWUHluvqwAAOZ7t/vy&#10;sfXdCrHEQlwFS2Y4reoYeG7WK/xLPdG6pmmapr1D+I9JZ8NCZPeOHfRZTIVsyzOcY7bV1SnLceZ6&#10;PblJjgZPBc/cLxSRB6JQYLEg4DxMQRB9bdClBxtQ8gPTZmAAACYC+L5VecV3q/cygMh3eWXSx8o6&#10;21jR91RodveG8MHD2x6y30zjNe3tTmfkmqYBQNYP6kOIxXrJ8SQzQiZWf32qsHPi1nbr1D6xDCrI&#10;7PfKTu/gvL5HrmmapmnvDLsL1dh9AID8Ya+mWGOrADwc86zUPTlOBGK1ZN2uudD6/d7kU/faREwQ&#10;iVSZajEq1zwvOHq8UOki26xVlB8FFq7lE1PSo/mX3IpqP7ouDM8NWHBExNfcCgBNTd9rqfrMDb06&#10;8InW5e4BTVtGOiPXNA0AslB1AAAWXpxmJf7BP/fYRHnTulPTroSgJo6PsrRday7/42etKzqOpmma&#10;pmlvLfRKIO80AWDuiPSCWDghADB/UOA2O1LlKu4oeLzVpcjm/f7sY3enASEMbga1YoYA5hzIFnO2&#10;99xrN6+ap2IMEACUVESQAweUiq6IDOfSDUwq4U/H+M0Lh22+99m48eixAU/97SdXL3cfaNry0Rm5&#10;pmkAUIGKnlmihu7aNxZXu/d1dLXEOQB/vn/WaTFE9EdCX6uwxz+03E3WNE3TNO0qGJ93o2sAYO6w&#10;9K2eaRkAAB/3RX0bolVyQsW5iqfyxbhzT/1zfvW5zpsSNiSoNhLwMAtGh4NstbkVgbt9dyHiWxAM&#10;JCWIgvHDJShrW1Dy5iojwraajzDWfvKO+OqRIXHgoyeeLEW//Il1y90JmrZsdEauaRoAeKCzbnqP&#10;V+TGh3fNcRodBY+Yyqup6YBsvulOG49839m9uXu526xpmqZp2pvXD3+DAFA4Ir3o2uI0ygBgjHJa&#10;w2C4g1OugcCn2mhdtaXl/ldcMTHa0tth1SZdmDJTzLIEJdZ1iPHBCtVGvXS5llRwXD8oTJ0oKU81&#10;3F7PRliJh3yP7x8Imu4+deA7h4PR2d4f+3Y29vXPdC13L2jactEZuaZpACDA5BkF/ohUK5o6x/ZP&#10;MBBVAHA1xxJbbkkAXnN3v/Hkz7DlbrSmaZqmaW/aSIBuAP5h6UfXixRDFgBo1vPEZGlo1OMWETMo&#10;Hq6FB1pqN0/Mkzc5ySAN7nsUEgZRfFNdOtJ7x4mDQ+3D019bsdYOgqBc8uB5rrmqpViKpYpCJTx3&#10;ZsAvRXbeHV88cGz1UeNwU/zjX8+yr/5c9Mq/gKa9remMXNM0AAiBOWcUTMpC1dlR9XnUdcEZADPe&#10;VNf3QObV8UwN/j7Ea7etSy53szVN0zRNe5MyEk0ABlzfXCvQAjZBamzs2BFEnprJgdvx+pZ4VCjP&#10;OhycaEKtaf3k0TIvuibnCYMCgYa+uGAi4Hxlx8v7W4uZajYtGBQpCoyeDhOck+tEjHY1NCFzdY0j&#10;Uw/0Lh55/VF1/H4W+siXK/x7n1rubtC0ZaIzck3TACAFnl+6HbzUn60PgQAwzkRHX7NpjVTM6j9m&#10;iBSB2rPq5dzjvXev1DfKNU3TNO3tSgUmkxVlhZWcn1JqlQk02rXMM5Me5pMiPId0IA0TxooGcLmW&#10;uX42KXil/qETe2ZgxLvNMk+v7UnOV5hNAeeUrb99YBwThVRzLGSb8fqmVkMop1QGRDacyOzl9uqN&#10;YwE9ecfmhcM3xCu1TCOi7/uqc2Rg1XJ3hqYtD52Ra5oGAA0QGcVPbqlDzw6xkHlyHDtTwyOdd9kZ&#10;51i6Q0rAivCQS27eHjzR9Wjzcjdd0zRN07TLVhocnsm5QCi2B8kdLqbdUL1XDgve+8zkRDeBpwwz&#10;Ag+CgUZHOm5LwVy/NzS1uhT4JcH5WtZ2G8yqhQYL0kAIUKhlPbo1we0J2D2bUgnmK2ZEWKIpmMuE&#10;3dldiXAhuTW65YU8f4W2AABY2zFMNwJtm/dZT+uL/NoNSmfkmqYBQLR+ujLbsrhRfGw6byOyojUd&#10;s6RbmBvPgI1O3LpvutrqWX3dzWEA+3Ol0IxrDf/VQ3ddkwi67wUAvyCWu180TdM07R2I+ncOkZKK&#10;SI3MHOO23RurWkiWyojIoSmbe40rkS8mQ2ZPrDI+MgmMz9yxSqwbyvJ9D5XGzfndCaP7TivEci6p&#10;57MlanlEKuaP+D7lu0P7QmXL2bsmLMAMmwHMbKs/NDDtZHq31JNf/dAz49gZW7gjXg+aB4A7jzpT&#10;J1Ysd69o2rLQGbmmaQCAFRn0L2bkY993/CCxekscAMxQsuvW/KHjUn5rIk71t61dPGskq6kVDXv3&#10;lMI/nPrItTiRONnl7hFN0zRNe4caeWxaeZ4CjOqcb3YE3vS03R1OMAl+/BXWGqTW38UPlkwj0mMi&#10;0ttbPXqM5Pa5O8S274qZ17b2jPQz1XA7gqoFBlTmHfLAKRiq+p4I8d76A7PTKex9vbm5uY4BqM5P&#10;jxaqpXzE28b7/VGxsTQtnmtIAUAMVAYAe9Nrao/OyLUbk87INU0DAGx4zTxypwEAgz8IfL65B+HT&#10;b6bu3vDSgFPO3/UTp5ZIi4Cqkbs2PDUmD7qf1reyNU3TNO3tInjiNVXzWU9PS6i/pJzSiXyhzpw9&#10;2rXJcJ3ju2EmWzow3pQRdmwFJyIgetvqHRk6VrvD3Lif93t3sGrIvMX2iVxXckZ+QM4M/Em36tsR&#10;M9ohMmay0OjwqRmOkKkCCSLwOOuMf+8BVKtHU53j2eNT91u5QnX+uDXN2zrTuOk1/6hvLnfPaNpy&#10;0Bm5pmkAgK6GoHxwC4CJx3w/8Z6SVGek2Ymtxkt15frTZTbIAxIfeeU16v/OR67SwHXf8YQdOlmZ&#10;U90TwErUp/SDZZqmaZp2tZS+OOU49m2bI5jfH/gytmZFtlIbNtTwU/fbM4cNlronmLbmJlnI7hAE&#10;pQCG1HtfO4qR6uae2nAwXCmnvPVhN+wDKvC9XE1xku6sV/EoKCTToDu/H4uuH59WluSeDzAi2KtS&#10;6rBbefnWkqjG2eaX8OqxWHOjYBFWPXKUNW1c15Tzx3vf/JfTtLcfnZFrmgYAYHd/23xlTRiV7/t+&#10;3aPhItgZeXDeb1jbn3Z23nWyQAASAL8r9CLb17n1TR+fZgZGZgsAYDV09K7C4OG8h+8yAIh0r19j&#10;vbnaNU3TNE0DAMz//XwlWHtvBMgclh7raWYyayV6X5nic0/eth1Wwz2CagW/HDFaiCuCIsYAflt4&#10;tzccWbWNH5ODUz11K+GEbCUDL2BggrH5onQQM4lZI+HWxIp+TN/lzmfnqxKgcKKhuSU3FWx7nU+2&#10;RoWM27KhFArqgpmEiLGIx/j07CthiVGdkWs3JJ2Ra9qNzp3JVXwRquttmi4++z78sOrF3x85eyen&#10;Us13h6bpQFfHYgkBCyn7LeU9xuMr02+uEf7u12chpSQCcysT26d9NaMUFRgxLtzyEXvrHfHl7ihN&#10;0zRNexsrTmUrHretp4Ia3rMWQP5w4NtrwkCq5ruRbaNHReUL7Wb6vabntsgRAxHhM64kESnOgLXF&#10;o+JQN621D85TZaVns0qC1zxYJhcUlDwbqeayU2NCOSca1h33x7dYK3uZDckFA8B9RY0bD1on7ssw&#10;WRBb5pGv706EjYAlrIlhj3vHpla/Vh+rj+lxcdoNR2fkmnZDKx44MqkWX7OhdH9LfCRgD0cBrohO&#10;B0XK+1NGaFPDAHvpE4sD1wOwxfPH3dPTxhOffjOtULueqwaeTzCipnKqVMq4tbyTjIQ3hOEVM6Wa&#10;8La/dv8d+ml1TdM0Tbsis/uPZAEiRgfyseTHVgFwD0k/vM4E/DnLYZnGVV0vTuVCbe8KIWzUoraw&#10;o450LB6AmFJEATbPT2PnVtHb/HcRVjfvRGz4rhDMYJ6DOGOJzkIk1GHOZyTLVepm5MRqRQYxmwhg&#10;kB5gbZ3Je+OhYqaB+NrJVR0dDjKqqa1hzeSLu+dlZmq8DMR61q3Wj5NrNxadkWvaDSz3/AEVBIFS&#10;ABPC4AfChZApb24CYEj4p0eKV90JGTd7usfdwvF1C0UOWGjhlXjoH52j0y2Xf/iTMt+YDGrSXt/d&#10;GmUAyjtOyKwRKNba/IAAgOLQ4Tkn/MPDH3+TN+I1TdM07YY0+vwg/CBQBExMJ/jGwo62LvOI71nr&#10;TMCdDVIFVvVDnXf+eUiuTgAwqZiglFBUCoFAjAggha2Py7mxXmasrYRDREU2yxXjYV7yiaTdknAl&#10;RIi11E/n4cLH3DoyOQgMjBAwh0TS3PoUBlt8i+yunm8j99DULLzMpqP78tSTnI9TMJngXvFgaNsd&#10;0eXuMU27jnRGrmk3LPnCS4HrKd5cFzNlNT9dqXMy+0q3tN4MAKa7mJHLQBKbHfNNsdLErdtp39qF&#10;W+dlhpPxsn7dkdCOj15xOw5/y6n56W2rF2+Blw6YvV1Bfo/Hhou+AIDEls3j22fM8f/7Y53L3Wea&#10;pmma9nZTeWK/cj2yu+piVvE7rViZ8MTYVDLvY7UJ+DNShtrK7nQnqzTKpO2bAJTPzK5SXjm2BBgR&#10;gcBEYuNuGlgZzon4hracV3BFiEKcA4zMZB9DDYhAQXQkxmWiYBeYYSsChCIEpBwhbLTXZ7Oq3Up1&#10;CYpUa5UOXgplP2eQIjR0ZjgLJ2tVGN6Lrz5wmx4Xp904dEauaTeq/FcnvBr1rO9dPA2omSOc5eT0&#10;wrQqoQqcKLk1RwJUmFBuXUsY6NvtFGabAYAKHMmTVd162Dvy6JXOvfbqY37FuH8TX9ws7A889DSz&#10;9NfKPPfNjywswcY6P3Xw+ZL6/I/pOV80TdM07bIMf73kOHzdujYO4Ikmt/V987PlQO4z491RQM5I&#10;yRubDvmYajrWnFupZjoAFIVMiHTgq6oBZhIY54wB647Iaqk+57NEKuW8zLgfISAah6SQHwoCsLAC&#10;MaTsoajKhnKlYrHmG+FovKHeLHEe5WCrX3Dme1JdAqxxBPMJu+GVyVDaDK3qaZQTU0GDeatz4kjG&#10;CT9x+OPJN/u9Ne3tQmfkmnaDmvlCsRJ03tdwqoC3tt7x8pE6Jl9e3SQQBq+VKgEI5GTKnhtqVlOR&#10;uLnyIA01A0DRt8Kn5n+ra854J9ZcWTte/4FfaXj/qfHolQOBZ66JAsk1k1M0/e0fWXyYjG1s/U4Z&#10;X/qp1uXuN03TNE17O9n/Lb+ibrpzYVxb8VgQbCyotDWT96v+LQAygeKNJlZMO7SzJFoakW0xgArj&#10;MUIiJz2LhQ2pmLlwz7pvPxtuKxKLAVk7xJtDKiF40vddOCGfIcQX5qYJ9/aHcq/aghEB5YxSvCMa&#10;RgJAu2cU4/UMQBJU8kr75sIW3b7WADyjc8pjR7fccvPY9llz9K9+vH25e07TrhP+5qvQNO1tKPP3&#10;hRIe+mjDGYWRtbfVpWPZI3uGSzwky7O+Ul5hajrwaqIrrKg6k+8CTQIAphhvOv3BHknDV9aOge/5&#10;lc5PnErI5UHfs26KAgBr74U//RidfKvhk4my8+Xacnecpmmapr2N7PuGW4p8/OHFB812zWWTrFTz&#10;zPYIN4OdWSrXJNWbQKJVOqNZf00cKgeSlYBsFfieL2vhkGkIthiNu4Bp8gFT1PJhI2WxMJRyPQ54&#10;gQ9YAGMMKmBpcDfLwBhjBDA68eKO2SRAbkpwzph0q4GTHzvyxHTK7npPlwHAh7GC+YUpsK5PPaBK&#10;5c+NLHfXadp1ou+Ra9oNqfaFctn68Dmzsc1Ge+Jhp2hNT/OgyoRQBM7CrNQYWSWrLrEyJ8oqDhTz&#10;Jm87/bk2yJkrakfpG0Gl/cOnHxbrr/m8x6sq8Iov6qGCE3tuOfle7KP/VOHf+8Ryd52maZqmvW0M&#10;ftuvNH9ocVBbafCZmtkbAICKmnN2bX+vLyhuA0BDcX4OTjReYrlEQFUwq1ZTRo1xJwQusXDvW8Us&#10;t1Zhgpt8khl2FKG050ooBUUVCZgAoIgqjhE1jMJdbfEQV045M50lu3KY3RV1vbpcrNiQ8wDXd2aO&#10;FKPerR1GOc4AD0jyEXGiWYBvbvt2ib70U83L3Xuadl3ojFzTbkT07fmK+fH6c8rz4DdTrpJvRd71&#10;GOwIBwOvk1xYCPtFl8ADUUpCnWCixT79uTRU7ooa8v1KJfHB0wl5YaLstRYAECtUwKOb9/Ptvadu&#10;oCff+83aoVtWLnfnaZqmadrbRPHrfrX1owsPgKnByUrJMNtDpskwMe26Ix5GWuvqEgCAWJiXIojJ&#10;qizEDHKYmFdEsIESSzCAiAHkor4qK9Ey/HkXLK2Q5LblEjERBDUl2MLSqUFJMWZadSsTK0GkInVd&#10;yO8b9MMT37knjLjhZto5CD7UlB+17myvOGYxCXIZQpFZl091AGj85NfK7J/+pf0mvrqmvW3ojFzT&#10;bjyUefa7Prt3ZCISTYUXi0rlWqD4cIXFWw/YEOWSChBV0jRiqXSQIQOAWV/LK3ueOUk6UbPMpZOs&#10;RUDOlbRk4KhD7zsdbysvZa1kRBIASMWk0xTL8xc+fOr9rs37rCd/jl3+cTRN0zTtBkTfrVTiH1pI&#10;yGsHK8EMhVe2wBubmMj6ZMu8GusPRVZvaGFAjJERCpvS9CpDFkp2mDHAQtkzc06EA4qBZKDigooR&#10;oFKjoJGrsKXAImGuwCVzIpwIgFeEYAZvqhhHNgi2MFG7XL96eFi5P1yzwgICk5gtYMGpM7a1k+0F&#10;s5RwlLAMtA2qqQ4ASHz0nyr88Q+/mS+vaW8XOiPXtBtN8fX92Vf92KpwHhyINLdayM5kJUDATM6a&#10;jXYNGPlIm5u2KyRa4gzwT045ETazHJkqJuYM3mcuqZODgitoCj2n3C2nhs7LE4NzBurIMgWHiggJ&#10;og1PumrJUud3HHVmBvqWuwc1bYmn3g9MNF6Vqj72Pfzz/7vc30fTtHeS4/0OvT8EACjv9zzFW1SL&#10;f2i/T4ABYaa9sDJwfLB+7WpbJItMNJiByZQ0GWcEIqZYpOqbVS8EMEMoCigEVW4Apo3ASJQtmwEE&#10;bgeBBZ98gxEgS4zxVIlFknDHuwEhiYoK1l03PV8MXvfS4CocsTlVWKYrsm6rcqo+OZk85ywK1I/I&#10;SjkGAOn3fMfZc3PXcveg9k5y9SL2VQ7YOiPXtBtL5Zm90h8vJKxeDwDj5epIJHBIKUUAZGB4JRiV&#10;gpvs7qJpVxaNCMCx+PwYjHpSaoxPGUZ709JaFZh5+W3B6Lhj3n5yo3y4mle8qSm0cA88FiXpq2jP&#10;4NQLnzz1gdDmV9UunZFrV6j4/DM7B/OhtZveff8FHk6cffzZV4fRedNDD62+xLEY7qd9/Nzlhvfi&#10;08+8dsSLrdx824MrlhT/3jfx17+4abl7SdO0dw56Vrq3Lpzvqvs8j/c5U2r2kEMERFpicduYni+4&#10;PlT21X139zaMwFW2FTipWJKVBBQnxsCjVZerwA4xChgELKYq9QE70mcmYXDGGIEAQUasAgoARmVO&#10;Im0NACsDnOgGwFXRAxIs/egzo7T/JiaS9SDlzGX8aHxbkC9Vyr4U5NsJwwrzujnMxwAAveuOWE/9&#10;i+XuQu0auUAgvKauKGKf31UO2Doj17QbCe19ouY5NNOYuHcDV36tVPCoVGNJG5F4yGJqsoxawOKT&#10;QamzE6xpGjLnJbgAfFrITwwBOeknjcZVZ9RbBotcQXP2kndzaPF17lDgliPRlSfHsAsLQEt59QDt&#10;vL371Cc2ver118LL3Y3a5XrmvQD+6qeuy7EObwHW7TvPG1O//gUAgPfqq3+D9/6v9efuMfqL3wUA&#10;HDv2Daz4s/dcUk7+21ngNy6nGcDsry40xMns/L/o+8t3nXqj78PfxsePCGiapl0dQ9OOfRsAIDjg&#10;ecbaqO/2FxOE+pXtnBBjqCso2zo+4Ab0zMo7wghqhEgoXN9FhawdWBC2bVTJ8BTzfNs2QQAYF5gz&#10;/F4zaXowwAAyLSlMi1zIqkkFBZHmahxYvw/TxABZ8AhxUzHzvsdng71hM0JK0oScSxvrx4oECE5K&#10;MVUdH4+1Jmcp37nQ+nv6ndFRfZP8ersuEfuCgfAccush4KP/dEbZl37yPDtG59/wqGdE7Muo5DwR&#10;/SoHbJ2Ra9oNJPjuPr+muldQwG8xACRb1OyAMrxs58aFxLh3VopYJbCVE2GAaJnxVLmWiFiu9C0A&#10;gKoYvlmpa1lzZrKSg6i7/OaoIx42LL7OHJK+X2dFTz1UvnYtANRFWyaD5x45tQp5tGNKDa9b7n7U&#10;LtcLPoCt1+dYP/CB8z1D8f9+eunW44//h985O5L+3dJ7MUPve/hb0Tc+2on/DvyLlvO8caFmAP/w&#10;maVb/Q/9xOdONeQPv43+v/mX16efNE27Aewjf9tC+D5e88W6CPJHA4MSt3YzFAGALEEUuWXj2N4K&#10;HR5eV2NlFQ0YSI0VJZx42GQqL5llKAjICgTjvCZL+Xhknmb66guAAQaGhwJF5FlGwHzpScZTDMUp&#10;Yqv6q7V8ijkFSYiGCYHrbXuhVMz2RjwAA0WV9j0fAIRpwHMld6xS2XTN6mLrIxv2hnfrjPx6ux4R&#10;+yKB8Gy/uxfnhNND/nl29PFGzozYl1HJ+SL61Q3Yej1yTbtxuF/YV6vUfeIjAZO9i1fjak57m51o&#10;lsMLw9LrGMummhHlkQkXgGiJcaHmpyBRBgDlT1ZZPEyJtWfdPZxgou1yWrJg0gnqFhP5wmHph9rC&#10;FD97H3uTqWaPZ05td13xyufaMvo+AKx6s7VcEvrD85f/558+q+B3P3xWeP0vZw2OfGpt/o0P9xMA&#10;fvMymgH86mfOKvjCj516ueJR4F9lr0s/aZp2A5BHPSyMB8rOBmpVBAN7UGfc9dEeBjAAIGYzVWWi&#10;6/19QGW741eqQgFsKGcR4ykTXk4CoaaORhNg8D2nNhfwmB+veuM2c5XvlypuQFJB+qQsQb5fVYgb&#10;oMOK2owUUa4ym5NE8VA1P5fJV4JN0p09VpZg89Ml32lgQLxz3Ya+np6169Z0xqSUXiZXO9n+jfCO&#10;XMksNdqbcR0i9sUC4VkO/5fzFO6/ssOeGbEvvZLzRvSrG7B1Rq5pN4zgy8MVd8un2zChsDgirDZH&#10;MrG1g2S+nwCgFWzW9ew0s8ozPgDe0GQKQazqzlQq5VK5NgL0WC3yrJppUKDn8hs0hqBj4ZV/WPrh&#10;9QEhds5OHZHQnDx6Kjy3QM4td0dql8vfBWDF9XnaYNfUeYv/5r8DAH55f0UF09+8CQC+f+ZfBH/7&#10;/wOA1F9N+qp24BcAYPwO942O9uzLwAc7L70ZwB/8IQCk/2rcV7VDvwQA+MpXTr37PwD5s9elnzRN&#10;uwFMekF9CgBogILWFI4/baaj96/hAMAABSgL8MBh3PpQFKVSFZlMOXAmcsqKRKsB3DyBp5OChRrq&#10;I4KYUirr83jD1mi5Npr1nKBSLhVyc/OO40MYJjHpMG6ZCqV+YB3i0pss+NJXtpOrBiAhjPQ6U0wf&#10;+sbBYA/GDLSwhvUr622QYiwSibevbBPSKk2ejPl1DYE7sdydeKO5DhH74oHwDN77zle664oOe1bE&#10;vvRKzh/Rr2rA1hm5pt0wvn+i4r/rfgHkCAvzWvizJM3GUHcHyfkRALDamBqqwkxw6cwoAIi015si&#10;yanoSQWGYRi3p3i1dGbN03kregXjyjKKFufXOOZ65lrTAc5deTRhJoNacOTk5hWvfK4toxEA+NB1&#10;OZT66fMWj/wsAPRN/u+NESaaP3Lg/wLAl/5xyR5jPwMAD41/ttVgoQ1/djAK4Ni/fYOjyc8A+J1L&#10;bwbw2q8BwI9NfbbdYKH1f9KfAoCfObV24MbbgG/uuC49pWnaO9/4yQvfszXf6kDuRYql7lycvkUA&#10;igIYHBLC5KL9UStiT9fGq9mgUA2CxkZFmaAIGPU2QGBmNFmXrktSYDbf1dq4puYczyllAIAKytm8&#10;p2AbkiQEokoGO4OgPuUx6bskyWaVGgCYdjgc6rWTKM49/ptPvpyN2Ok1HRZAisC4ERbEExsaTNvf&#10;c/Kk2BlgdLk78UZz7SP2GwTCM/y78/38gykAr9FZym9w2LMi9qVXcoGIflUDts7INe1GsX+P4z+4&#10;EQAVicUBgOaUNBoF0NJBanoeAFYzdsAhxG3mBgtjcVi8o6UxQTTPOePTTrixr17hrIkvdjFz4xXM&#10;bjGvkAIA5DIB9VkICAsztquZA6++/NxTjz2x49BYMc7qHL948vpk+ApXPteW024AeOB6HIl+8cB5&#10;y38GANbsOzkhAfvZpwDgZyqn9/g4AGx5/OSj4ze9AgB/cf6p2U753Dhw83nmWr1QM+B/DAA+84WT&#10;l55W7eMASn9xaoc/APCjEpqmaVdBVlEDAGCCVKvwfujLlttDJQIAcAZfgiAYU1wAFN4qGsXEmF+e&#10;r9m8OZ0M5GyOYNQthnclCSISn+Wi3gh79ZGC95orEpGwbQomhCqXVbnGpC+MEIiOTip2KxRIKjOV&#10;DKQQsJJ16XgiFkdfvD7jBvMjc1GjMVnIu7SQkJuMhaAC1dMiLHf/4uO8zaQyV/LFtSt3zSP2GwbC&#10;JXb8n/OVzgPA+YanXdRZEfuSK7lgRL+aAVtn5Jp2g6g+HjibNwGAUmRxACh5itVzAGiuV3RCAlgV&#10;YfkBMiwWlqpyMvUNpdclQyUrnogfNoxNPEFUPKPqsaGQuOMKmuQSFoZFDVHQEgcI4KDp3T/4/Pde&#10;PXB4YHhi7NCOJ7+2a7CUlmrxQXcIRm88d4f2FvMsAGy59seR2+85b0jHa08BwA+XjMJ76FcAOL97&#10;avvVVwHge6dnO93wawDw8xc9XuUXAfyvS28G8LfjADb9v9PzMHT9dwD4XTq5fc8KYOSvrn1XaZp2&#10;IygpJACgVpSiiV7MS+s9NryFMeEGyCcwJgAFJuBNmXclm7zJGVllorEBsZCszjKRXhjiToGEKk8P&#10;HXu9VG3J+cpsp2zmoAjZoUg8XRcVhhHMloJAqkCFBJ/cA9qQIBYQjLSqCZNH6mIgEoycTAPvqF8b&#10;j0XqRKIFqpabqyiAWwwQNqgmY52GXz28cFZMQr3xBNraVXXNI/YbBsLTqh88bw1TAHC5EwqfHbEv&#10;sZKLRPSrGbB1Rq5pN4jnq9W6ewEAanFCF5UnSi7clGZdtvImAYibmTpYMQEjrOj08PBU3KAJzvcW&#10;ROgmREHVpTV7T3P7ltQVNCkgCADIlQOjAwAD/KNf//6eyUAptTh+SCm7NPTcgQlnZuEzkq5o5XNt&#10;WX0XAO+4pofwZ177u0/E7nn5/O/+DwD4+TOuhf8WB/A/Tj0o/isA8CvtS3b4dQDYMXSxg/5PB2i6&#10;/9KbgeDfA8A3lg4o+VkAmD1xcpP9NwD/pgJN07Q3zwUsAMhCpsXEgML9iTTDwgg4DgXJ2OLz5Lya&#10;98y6W+rTpaMuxVlcREMtXrVUSXCAgMCvHH76q9975uXHj46N7XzsVTccSVUrI/sqABi34k0xkKr5&#10;QvkBDJp4WYju22KhMOPcmCwpmA0xKCJw8mcUawmJ0NZoa12THTVAFBRzATcZAFicqIZID/nzC4OV&#10;Q1BvOJ+HdnVd64j9xoHwtJ85/8xpJwCkLvePwbMj9htX8gYR/aoGbL36mabdGCqvu+qBhfOfARYQ&#10;A0pKmSfH6IrOAZppE8D6o8PeK496rssdEnOJSDzMALCeg6IwSXsYu92CfWaAVE8W4pGHrqRNJltY&#10;ZmKKZLsBwKicOOwTEUO6JWmahhkUi8VitkGiODrgLQw4dsDsKzmWtozKEwDuuabLbO++9WLvVr8J&#10;AP/+jLLYx74GyB9+YGFrYjsA/PLSHRru3AHg8795ke/1OwD+v6UXti/eDOB7RQAfX7m0qG7rLgBH&#10;V5zc/ihX8P/fL13LztI07UbBAFCt6g+Vgna1l9T6LjTMsWyLCUAxgm9JEMBA5QqEiGybqc0csNNG&#10;oz8vQgl45nwrMVKKsofGiIFBBU0qygq5gYYsj/piqPauGAMpUiJehqts6dtMHd1HqHtQQKiSgOUZ&#10;iMYZoDjBD5x5ydYd5u5Uq5FjTKXIqSr4hdhCZGeWQ1WwutgIH2kOARBAkK/5Zjih7yFeJ9c8Yl9C&#10;IDzpsS8B4OqcKo4CuPlyv9fZEfsNK3mjiH5VA7bOyDXtxrAncNsXbxGySDFwwkCZKH5q0FAyUgsy&#10;zQB/8HO14Ilux4mSH2RrgN3QbAHRzlF+uN/mPWsAxrHksRn1zGBYfPSKJuUMM9QAyKxEEwCaesWv&#10;NxFa2dJ8MuluA7B7ZFqIUOHx2oNJADnwK1j5XFtWxwHgfW+2ljdhJwA0nDX54I9/DcAXFzPybwJA&#10;e/cZO/zUDgB/9ZsXrvZPJYAfv5yG/D4A/NqZZR/bBWDw1Gb4s38J/Nef18FZ07Q3z5LlA/0SmPCk&#10;eWRvJLQFiMZLarIbIN/wQQFXRIyhXGFkxkx+9+hc9ujD9WEiWakqVosO9NpAdfcIGAclE5UQqUjW&#10;UGL6WEPDyjF36ru3dTAwgFi0YihpSJRfy4JSD3BiYPOGGeHcNAIDjCt4wCRE2j7IhqxweP3L8Avp&#10;WLRaIZR5kgGAAdQETFvkg6c7zXC0kBs+lAUAo6VnfSt7U52hXZJrHrEvIRAuyn8cQMuv/Po5VRwE&#10;sPkyD3tOxL6SSs5yFQO2DvqadmPYH6gtJ1+nS8i1w/cVP51Is6ZhyjQDCHePWmxmNXGumArAnYnJ&#10;xk4TreXDuz1r/QML8fB0VPSeHAzZD/ZdUZvqBOa7gLxScRtwXtiPsEpsWHnmaYlYz4q+wVer6uD4&#10;rbdzzEA0LndfapfpFQC4exkbsB8APnDW33KrAeBrX1i4YP45APjJM3e4GwCmJ9ovVKv/WwDek76M&#10;dhR2AKjfembhf/yPZ27/9F8C+WceWcbu0jTtHaIyuCs63qWIhK2CQxXWWjMNtB9FJpVEAJgSrg1F&#10;jDtlMMtiHPUrp0eKx7bEqjVFRZb0JAa7YqM7fM54e2+rlZ3g6AnXJkcHvEQx1dvyaoVeql/XbijF&#10;hB3KA7J2dI4J0XaPpRQXOQ+RRt8IkR9wwZhLbNJnrJ4xTK5jtwZpt+ZVYyxmF3xWVWkGgAvP90Es&#10;kQ3mTKNSnJ0s11eJGOPDYy813n0lk8hql+daR+xLCoQAAPp0FcAPBs59Zw+AdZd32HMj9hVUco6r&#10;F7B1Rq5pN4TirG/3ntxoGcdkO2qg8JIcJT1KpcBQ41OpvhMF2nfzWqMqpagVfcZmc12N/uxBLy9Y&#10;1QaUEqdi4tjTBavaIp+yEk0tlzCkjLInprJV3wjXtfS0sCbGpzcDBagkMPFMxZKJLZvOvgReIx5K&#10;3Ny1/YTn7Zx7nzkqWM9yd6Z2mZ4EgJuWFOQenm1sqq+//+PXqQG7zm4AADQDgD+8AgDc1wHg0TN3&#10;WAUAOHzBjPxpB8DPXU47dgLAT77Bf5Qtpg/8vs7INU17k+j1p4YdO9saDknPD2rjtuycGmFGkK+F&#10;DnSHYRmhGpEvAsX5PBAK+WBwQiF7vrj33qhVqRQY657zjMHcBDfQtyEGzE8ADREKNSM6kZPmsYeM&#10;vSUz93KoozmdEJyZMzOjVWJM3LWJFKDUILxOhBKeAqQkqcR0GdTKTOFKHuubtFBilQhXPF12yCkk&#10;GQAzH/gRkiJakjMyEC5KhttmBuUimDn1re2P9ix3r77jXeuIfUmBEADwxScA/Iebz83I6QhOhuhL&#10;dk7EvpJKznH1ArbOyDXthjCMoPtUGt35Oj+xlXl0xurfIlpGKXq8rIyV6Vdr4pixOe7xcAuVZgpE&#10;/btnq81uZHX+q2s3Jx2wENT8fMnLDkzVPKcn/wIxwF69ZcXFR5Q5r++dg1JE4CMcqU0rYIwRQ5UQ&#10;xd6dJI2165k8+6RUBGJA/Ja+QxU+9NV3j4V4z3J3pnZ56AkAiSUPGxy+O48J4Jc+evWOccupOVp/&#10;87fOfbcfAM6ep2ZhSd6BFQBwDACw5swdrL5+AK+++0LH/N8AcN9lNANPA8AF61tk/MiXgafzqavX&#10;OZqm3Yicbx31uc/Y5mpZJsByaZb25iWEFXYdNtbGKyIWciE9IlZWMJIuwLyhpNEw55wob+HK42a4&#10;ITbmDoyFYw331UMhM0GINasgNxuIntYfuHPT0bsGs0y4J4bABJdw3VogrNbNKS9MUiEYCLwOSpim&#10;FygulWKTVUJDlPPwHNEaVgerQCjHCSxplKlqRQDpOlIZFLLtQVQapKqYLXeujKyLI5gcOlY21efu&#10;eVDfJr+mrnnEvqRACADTPwmg77+d552SwmUvfnZOxH7jSt4gogNXM2DrjFzTbghzkK2nNjpsOT/T&#10;4gNnzDEZKyE/7EpKN/cOTuQax8YSrS1NNkvEZw6Mz0jRYb6/8ZUgOHKkOe7EK98ZKzvF+VqpSpEe&#10;yhgAF+7+A23v6b5wE4KXt7uBFyzO0MEM/4XtU+nKRAccQujATqUiD1g1VU2c9bF5hgRgIHnv/E5v&#10;9k9DiVWR5e5M7fLMOjjj/vO3PwIA+OKPXpOjne/CexU467cdwEKo3f8IsDisHWcPQN/aD+DZ/3yB&#10;A7mPA2i50KwG573+/03gEmajefTLAB67Nr2jadqNovyF6ZrbAbM8EFdKkCjCNQJhMCIk8w7GW01U&#10;KrZgrgTVgCQDUBvzeYOqFaKVua11LuMxEVnx3KhtNNwmXEuO54kinflCEeRTuiN/iIa7aivXe/3l&#10;gAlOEmDlmui+m5Sf9xIGBQM1N1oXMjmHICLpTUtFjd0ukVsFW4FwKs8zjdUwZ4zHVJUKlgiCEvlG&#10;Y5gh0i/B4i0neDHl0Z6V7UZX1z0HXymGX5r5hLXcXfuOds0j9qUFQkB9WAL4wfky1RlgcZzbJTs3&#10;Yl9OJRe+o3/VArbOyDXthpCTSJ3aEGv3+bvfLxfXHjvJRjAQl6y7fvqo0VeLEPKz+0XMIFdRoegQ&#10;/WIfVr1wwpBz+6ZKoYhpCm5mZKouYppWU5tVmMnVrPG/2/aeC51Upr6W9R1pr26vj5iyMj85XOZ2&#10;bbj3QAcCwuDLpDoesJ0aq8TOPPFVakwkFx5c3xJ7zhmh1BvOfam9xRwCgIdPbtFv/yYApF9af/1a&#10;EAOAsxcocU83DgcBYP3ZMXfjlwC8eqFK9wLAhy6nGV4/ALzhPAh3AMA/6Yxc07Q3ofb5mUpw2+2P&#10;vcAHNsI2TIxMJOtsywqFTWFVJhDMpOPEXBXyAslhhE3FkMtyxnvm7KQXyBf6mqKsLoKR+TrZfTOr&#10;Vkp58n3LOCxBBux0FFvm88MtDrfWrC7OFkrlgIyQ3eTF6xvcos9rbjwUHKCgD1HBIBSYP1fggpob&#10;TfK8WiBSUVDLLBtNUTlmcLCE71Mhrip+YCTCDCpr1yi0YSIIt24Y84x+dwVgbFnzbL/s/+JP6OTl&#10;GrrWEfsSAyHwp68C+MPzDisfBYD4ZR12L3BWxL6CSs7jqgVs/UutaTcEh7Dk1vIt+42xUbZ0gjYA&#10;BmUtyftiYIcD9uHWAwO1QHA/IMZZA2ZbWvpXsdSHZvb0n9jDk80mYil3oCFpxtubDSFkZHMof2h/&#10;MfTa1I+d/xb2vu/41aBp64qFiwDxlnVqfNdYfGTEvSOtMDkL2f6wgG36qpg643PTYPUcYAyEVbEv&#10;RavDF7kNr70lvQgAty1ueJ/+JgBsfSp5HVvQtwPA2SuLTwMAJgEsTPCCLWd/rBcASuoCF8e/Cyz5&#10;s+VSZACgiwMob//hjoF8dMvdD9x37mKovVwB3w10eNY07Yqpr8yW6dFV5cATA5saraL/yr4wS6Wb&#10;woGjAi/aMS5QDuIGeCkgqpo8CipPuIwbK+Zcnl51zLTHD6bbelDdzsKd26rVcllKV4XDkikSsTo3&#10;UKyzDcUjvRUTvL4DRAxMVovHfOnGfNcVlOd7XBXvMgwGMFbKzEMZoi1UrqlqvlwK1+fzZT9nD/dY&#10;gWPYIZul5qhqyAoTFpcG5TwbqbQ4AKxuTg8UMcp7AITf1/IiDX/z43rO9WvnWkfsSwyEGPrXALb+&#10;6/PW0Q9gDUP2hVd37S+Gem+/96E3vNd9bsS+gkrO46oFbB3yNe2GENDSQTeJzXvkC3cy0NJdeCEI&#10;s9VR0G7XD/Wad90+eHzeEQDi6bbO2edlf8cmoPm26VpDwmzvaI9nd63h9l19VMxkAyObX918980v&#10;HpVjf/9TofMcf+djQcV+19olUZR3dQ0/EyvnvvpZkd3bjJaHBcCSGVYNLf18scBYMwAixoDIxldE&#10;y7c/qWPx28sPgFPTp2TvPwQAn/2z6xp8tn4ewO6zChcy9HEAizcFWs7+2MIoducCj0n8E3CZK6eM&#10;A8BGIPef/xIA4D377O+Y//b/i521m7j5dUAd3XA9e0jTtHcMbzpb9PYdlMbHVlX2xmPF6Gg78Pyo&#10;FPH1EcAI18wgiHRNetzLGqZNkoRPMl8ruL5EsitfJR7cfPvuEVRqMxMNE7l4vGe6Fvi+E4i4SQzR&#10;aGNEzoAMdtt34rnJpjJ4mBFAHApRwwuqdcIWIHZ8wPNuK8ZynDyn7AeBsuKhbIW4wYar2br+wA7F&#10;0nnjxEYwVavxaCRaUvOMC2UBKDlkhi1ncpob62CtHcpgONwMgN1iPV071H3bm+0j7YKudcS+xEAY&#10;vB8A/875r4gfAnDz6L/9BgDA2bPnL/HA/9508cOeG7GvoJLzuGoBW2fkmnZDMNnSNcRxR3+psuMO&#10;qKXD1otVm/dGgf2ThLVzbRAdERFP+9zgAOoKe/lLK2I48U+zU7K0OlabzR2IIf2+OFgq1TU5I80j&#10;pVWR93Q+VZn+yk+cewbd95hfaXn07BNuz4+Hv1s58kxsH2TLIwYAhCJVyjecPi/JMbAGG4ACONyB&#10;xNYD4SPb71nu3tQuR/AqgL6F6yyH7ywCwN9/5vo2YRMA/OCsi9hfBnDyHvkUcJ5RdAs3Bcrnz8j9&#10;AeA8WfzFnACA1fjWx5f8X/R//0///uwJbG97HcDLOiPXNO2yFQ4cnVRA9XXf6376Fa85un5AHFnR&#10;+PIUo2RzBACE7RhSWZ2FAiHwM1Iw5gkIpsgV9S2z04JZ0SR/ILvvmGvVj/XHxKYiEQvZqUTIF3bS&#10;V2STIgKnxNZXYmOirtTKwAggJklEq7KEUMUIqf7dfqWdZcsm44zIc5kdLpWIMQ7Ke65tuk4xsWGX&#10;GO9LMAJkoRShwA0zbkgh/CJRqkD+y+DrwgBfSVl2PBEGgA2FXcYPV6eWu5/fsa55xL7EQPhbxwB8&#10;rvX8dewB8IMvLy15bvPP/5GNCztPxL78Ss7ragXsS5l8XtO0t70IP+MxWvu93Jx9RQZLimicm3Vp&#10;4NAuHllVP10DfDBDhKyFs8S2xsDb7nz9t/f2U/vKdFCZfKL/9YktCzm21bMx4gXjRwjrHw1qQ9vP&#10;OfrUd4JK94/Ezim3P3VH2fvBKxXLemRxyFJKcJWVAFAeHx8fG3a50Q4AAZjpHfXN7ve73tPDy92b&#10;2uUYAYAPAgC+eVMRQGLfdU7IFwbgyVfOKHMXArEHAFIBQMPZH1t4wKxy/jqnAYBf1jNocwBQ/78+&#10;Ks8orX7i59WZ+20GFkcOapqmXYaJL//xU8PVcjE/Hk+01fkn+p97sb2P07M7xhhrrWOkZOAHTMBg&#10;4Kk1zQIBgko5X6u4TsVVyeZYdgrcDqnAFE0PbmuSc8dKVWRnymTV9W1oikRt21AERgpggqivS7AT&#10;k3kGzE1MTmShgBiXrmv4tXz/bqrG07lMbjZX9vyAJyLkgXMRTTXWF30rFo6l6kPx7rC5N1zXEBME&#10;VXAJ0oor6VdzIDsGHCjw0FYAYCsjvuxf+I53tla9Hy53R79zXfOIfWmBcP/vAHjkJy5Qxx4AxbPK&#10;/mJj9iJHPU/EvvxKzutqBWx9j1zTbgh1HLml2x0PPCcmau8Ony6Zr1qiHeq1g4yv6ywFQ2uFx3B6&#10;RlN+7zf8Z3YcN8KJpBFlJAsRy2t8dv/dCxcwIzcNz2LG6MPKe180nt9w1pzVwdf9SssHzj3bkON/&#10;angq8cQqcfPJkeq8fo7JTJ0JjO4Ele4W6DUAwANThzzL2BDLDBtPfFaPW38b2Q0A9wOg3/hvALDl&#10;6bqL7b5/68Xe/Vd/dCVNCH/yKwD+7atLf2/+cCH6K2AxLcc5z8ktXCYKzl/nAACsu6zfxCwA/Mks&#10;APPX/lmPrXJH/uwrAPCX/M/O2G8tAGy/nJo1TdNQevIAuS6x5np7QHmt1TFlCXtHLDCmX+9jG44E&#10;XmXxUTWPMwEE9YlshqQb1CiaMs1Q2PKCaVOEmQpsxcsDg7NkUVjaM2CRjrgIDJ8FjiE5wCQgGCnc&#10;WZmqTr7WnsKuGULnuxSDCNXUWNzD4bHAa9xWkcoKgtnAihfKoj4ZSqZDgNrHeH3Typb5GoLmcbP4&#10;0kOhSMQpBQRXiKRPJGolIZIBRobTwYYpZtiRMO/b788dVEVPmbHeEfdwpuHNdZV2IZcXsa8gYF9S&#10;IHTfCyDyTxeIsE514d+O33h3i0XZvf/jWQDo33AkdcGmnBuxr6CS87paAVtn5Jp2Q2iBmDyjYLP7&#10;bCnzrYdWnTo/zfhGOpTdPsdEx8PBAaoNrvDYkgXLKZF6vsybuH1Te0cnR3XH3GzAZeY7G28XAMB7&#10;jUlMRNtw89Ck+cKHzzz4jkzVevTsk01pLl9WwP1/fyhUam+ik+2w6rNKZhIRBlCxyljrQprkoFA2&#10;LHFTHI/8fW3q6Lrl7k/t0j0LAFsA91PfBoB//tdvEHf8i70pcUV++ysAdv3Dkiv9L/ynhX9Dp2s9&#10;Z2qZhYc61PmrPA4Aqy+rFRkAmAXw3i+lAIjGxvt+8+55AH/+/keX7tcEACekXnRX07TLcPRbNddh&#10;K9Z2mxiUbv0qGpsbnoYsOfn5ILOxa7fwT84dI5RSQBAopCNg09Wq2acUY0xkfCYi0g2Q2T9OKmpT&#10;G7PTBOUPnYivX2G5hqpBiYWMXIERv332iD/1lYd6FBEoIGIUzhfdcO5AlRsdD5pzQW36RF4BFHA+&#10;Fm5bkeLkF48p1RzhjQ3lKcdauTc2+cL9gkSqWjF8GKYPJQsBs5l34pCvOs1pADDSyeq+otVKABhG&#10;ap1Pf2q5e/ud6jIj9uUH7EsKhL88BeCrqQvUO7fwzx//ogDAGt/97tc+NA1g+sFdFwyb50bsK6jk&#10;vK5WwNYZuabdELqZOeme8XjMbeHPu/LZIxu7F0alOyUw9fIJcN73ADdW9Ivi4aRlL55iVKXqTB2v&#10;WKFYzyYebuZAPhpa23P0gMcPzL7PBgDWKWf4QDLK7vuSt//dZzx567zkBe86c8g6zY6VoRQRwrd+&#10;uwGpSSt18mwWasgqVagmSOY9sIY2AIDMZ92UbWxIAeGbX5HPrtEP3Lx9fBcA70D2vsMA8FefXY42&#10;rPnZvwbwk+WfX7zyI//03yy+0wCcXJr8nICqzl+8YAq43PVQTw5T+YU/PXUhbN2eFQrAT8wuvRyQ&#10;AABU3/SqLJqm3TjomReDqlp/WxIAZiU1o6RSt9Yf3+NGpyd7VMgxVNUNccaICICChBMo34iwSD9z&#10;a6aCquQzBm/IObni7zvJJE/wVChptIeqhdkKR/nVo1sbfCgO8oSjyADA4G2hPVl6fl/+ZEZSLUon&#10;fzDgItp3uyHnBkdMIxkAgRJGWFQOHmy4yR6qBK1xlISKx2enm1YcT47+8J4oo7BZCrsl5gSM1xhD&#10;Zsehit+1NgDA4B8apsCmigAA1tJ/4m/xrktYP0u7fNc8Yl9KIHz+/wL40fdfqIpxABDPnZ5TaFv/&#10;XQcA7P2Tf3uhj5wbsa+gkvO6WgFbZ+SadkMIdw05/WfOPLHxY98vVOeesTub01FDjp/IVa0I4+Zd&#10;axlQ7w+LXKF9YViYKpQUTWw36uSq7nYiMW0nIxmi5tCWNTsHafrbHwoBAOuulvnxm9HUOWEf2rb0&#10;QLtdt3HtGYcuHi9ToIjZllCsI1zP5pyO+ujiydluynnkZyZmwFhjNwPgFcbyzLDj68MAcPMeZ/bQ&#10;xuXuUO1SlccB3McP3l0EYG7f9mbruzL/56kTAP7VX/727U1Czf3wv54A0JAB0AmcnFHlnJvhF7h1&#10;vmASOM+j5xe1eDNh4/9ZMnKu+/d+DUD+Oz+yZL+Fy1clnZFrmnap6Lu73Vr6kYWpq6qusmIoEcXN&#10;m1a+MmDY43dj2vCMSv3izm5AzK8qGJG4GWbFrMy2lopgbtSwhTJRnI152RW314y5RlpvALI4PFij&#10;0jPr1jNFxJRyCQbAQWXcXJ6aqc8PVqPRyLyi0pFKJcd5xA7f3wt18OVAcJj1EcaVZDLjgWaG63KU&#10;WNtPsxBEzZHhXne4fu77t67kzDTnhF8yTMaYIeZ3jRVmV92XtDj5zsBe1zA5GjrbbeaXctN1QbDz&#10;2J0P6hzm6rv2EfsSAmH5QwDSf3PBKgYB4PWlE6fHXmh1APzaz8Yu8JFzI/YVVHJeVytg699mTbsx&#10;bBoRe24685Gczc6R/qjpDQwAQDbHw1HBVt0RBQC08APV0LgpIkA5pxRltjMzvCpVZyGsyHGNMkQK&#10;CD/Qul3lHvugAQB81T6/MNuEtWNyYOlJnPYGctvSI9PIiAqk0VQX50BBbJjrLsbLg5nm1sVL7EZj&#10;eb44P+dKFuVTkF7NoaKkut7OhbzJ2vaSfH6DfpL87aIfAN7ztU8AAPzLG+Z99dg7N00DOPDR00Vr&#10;/tcHAHQAJyOhe/aHFgouEJvHgPNMz35RiyP4vnzGCI+f/zUA+MOlGfnC9A75tmXqK03T3nboyd2O&#10;0/fuxQuIRag083zFI0Do/uhIQ36mKZU4wac6F0InM8iv+uTLcMoKMTTkw5VhCMFtZqXMUVaJ1pvt&#10;K8KuD+nFDDDiqZu39O9xcTRzp0Fgyoe0wBmUX1HmmsSsFFDlUq0qvZxrKl722MO3tKH8/KwyWUtf&#10;F69R1RPcSs0ODQVst9vbcvsJmS/HGKPEqmN99mg4eHVgfQdYYt4MhGmSnx+ZUbOF5H0ylgLUjrGk&#10;5ydXpMOpbgCA2rl3dt7ePvTJ9BX2lnZB1z5iX0Ig/KkigO9FLljFT5w741vq7z8FQH71py7wkXMj&#10;9hVUcl5XK2DrjFzTbgwbn/ZzZz1+HWlhXdNBgQACxuf5qtSqDamTb6Zs7kdz2XhdEEBC7haKtphW&#10;siEVVCuSz5fCdQwA1oSfUjM77gUA2O1jxmgTuhCMLz1MbtazVyzZVkfmpG90Ny3k30dgr+jJqFpA&#10;hdHWZMjkJN1qqeB4vuQ2ZjjAwIs1s+n+U8uUb9rlZuaalrtDtUu0EwD+YnRx629+9Y3230RvtMcV&#10;aTz2/jOnXrnziRcBoA3A4gyGZ0+6ijwAIHr+Cmcu8t4FLDw20rv+jMLoz/41gJeXPlOy8F+jdE36&#10;QdO0d6LdOxxn8/0nL1VXQVHUQBEGAP7q43Fjvr1+yDvRbRmCQQWeB2ZWYYlKjAFWKC9TYWWFG8J2&#10;RM7UkmvSd4oySM6Tb4MxAsBXd+8cRvbZ+w1isqbIkJIzmQES1ZmWbUa2TCAEIyViK1LjyViOU+6H&#10;jjIabu40qAoWU2V4xZaWTbt2J/Ljd1vtI2xoIyOicOdwd9OYYrnnzc6WhKk4R2VkqGyJqtuSinsD&#10;DV3y6QnFGremK46ar4sDAF/J/ImaP/k3P9F6pf2lXcBlRuwrCNhvHAi//TUAv3TX5VX7McsD8FcX&#10;SqYvLWK/QSXndbUCts7INe3GYN31lPpehZMZTadPBu2V2UhHY3pqruj4fiaa+vRNpy9Zqn6zsxaD&#10;LE0FEEZo92Q4skrIdKQOlpUolmvkLV6K77r3BTrc3QUAaJkKyvlULKQqTuj0kU8g6FvyKC4dyvoy&#10;vWLx4/KYwsagieRc2ZLD0cUGMB6N5BKMYHAA8GRj/NbTNZq9R9GvM/K3iycB4GR4x2/8snnlVb0p&#10;iRe//kvTp7f+5J/xQwCwEQBY0yyA+bM/kgcAXGB10hpwuSE0BQD4+bNKP/3XADCx5KrVwn9Q/1Kq&#10;1DRNA2Yf8511pxJyuAQLLsEGQCPZBms6JGX3bj+TT3oAQEQKVpJqjM3XcXKKMizi9aGipKg4lPdj&#10;nXc0hKvThXCxZoIvzLRBsO5tfYUKL9wrlCeJC+Ua5M0TaygxUN9N6XItXr/PpfDm27rLX6nlX7jt&#10;pYDELT1CIVBgIfAScytR1rz5oBU+Eu4bxfH1jACEm2fSaTpSUWpwiKRPSsRKfmBY4Q2iS0ieqZyY&#10;UVhzu4HIdKBmRQQAQojeaT1bos//C/0w+VV27SN2CsBFA2HukwC6/uAyqzU++6cAdgYXiMqXFrHf&#10;oJLzuloBW2fkmnZDoLHcgYw3tIYBsDtWrzAAwOo7IobnYqmkGXmxPtWyZCS46i9Zxu1sbGbWAyLW&#10;3JQltjiGaFiYVz0VySpIb+HGYt/0cba9gwOAaJo0Z1KIFVBZkpFPkWpf0pLjWV92tJ881LRDyd5+&#10;ZjXUz2UC5jUwgIEBiYZYlYKglyBMDIas1qUrU/UeCY7fvdw9ql0aemLxhXXTHgCVH3z4zdT2ZrCP&#10;f+zAYztenVWtG+9/zxYBvAQAC+NGVs5i8Rr6UlkAqL/AAxIBLtvCGjI3n1W68Bjb2DkZuZ5qXdO0&#10;S0Pf8aotD50+V0lAwKk4khEvzUird9XrOPLROw7g+DYCo0rVcZlhSyGMOAqJ+Qkjzur6eC3gZJX3&#10;KX/9HUbJCveUxpLSmV3BCAQGYny1/TzP7t4mHeIRQAqaljKWMBh5BJFKd9VlQ3JL5xoWWvu6k/nL&#10;jqj9YNJngekBFqMQVVBWw07k7pEKdt8ZrZSGVjGCRF0pQMMHjwwVmBlIqoGxogpt7H2a1Jb4TJ52&#10;ztSz29cDMBJzgTfbZgEwALmu/ttlfOFfRq6407TzuA4R+40CIX3cA/CYdXm1Anf/KQBkLzDf6iVG&#10;7ItXcl5XK2DrjFzTbgB0+MVpaq/FaDoNxoOBwdDNN5uArJw4VlPRJMPwTM7vVKfOKH5/0eSrY1jr&#10;l0tuPIJBbq+pKzCTLc59ZSULxKp84fxx+5hT7F8DAGiYlFlAnHnuy0ksWc1yeiqQ3acHms1RUO9W&#10;RYjCnY0znqrVSy7sUDxhYhbMNJs5UDuirMiqpV+niwVjtTC0t4O5xSU/N/5wfh0A/PsPLd8UAHzz&#10;0klcFhZ5WXgssWcHgKNn7z8LAPddoDIbuNzL4gu/911nlaYAnJ5+Fjg59bsOz5qmXZr94zXxviU5&#10;AUMwPTqlyAH8jPTj8a6JKblz2zDNW7aTLSrOQ4yB+T7l7GR1mlmiISyFYDC8PbO1+EeUpHwa0b5B&#10;1y8OraSFhJxJdN71Eh9taUQQSVWhqFAkNFQ9IoMBgHvQkytjUcgR2TQwinnx/hQklKvATQJFfbcw&#10;JAKj69bnxrBz1THa3RECC4DOE5iNrV1dnZ+bmZeAEUsnmzc+T2xFEm3xV8at2rvWOZNTuWI1cJmd&#10;XtHeEWEAoelHvlLh3/pRPanM1XQdIvYbBcKnnwXw2+svp0oAJ5c2K14gmb7EiH3xSs7ragVsHfI1&#10;7Z1v7nsj0vF5lwzz+rpKphhwuePA/b0HXi+TqaCK4SLVeXzgHzfdtDA+KT/kW3xFC+TxIcdviqHk&#10;1dkPDHEVxclTswh7AVUSDACsLTto/2oGAGE78CpRn2Hpxc2qWvLsjjeggpZTCXlt6KkTqZbRPBO8&#10;ZNmJssU7z5m8unhcWtaGMy4/2u1Tauim5e5V7ZIcWvjnF//IaL7pEIBje29+U/VdPaUSgPjC1aJt&#10;XwJw4Ow99gHAnRf4eNMhXO6jYz0Azn2STZg+AG9JycIFrcRyd5CmaW8P6gXp3730jOHNlrwwE0wB&#10;8xAwhbNpCuM3d47RwRUZCANQQiAAGPcmK4lwOC1dz5SCxPh+6b+/zs2TW4hB9DilYCrcBAAMCsCK&#10;3CHsepgYpOmzyjSjuogsSm6BMWDULKZbxNiB+RkJOd9MXf11zSEJl8MECNIf9R1h9jTj/ifm1FSi&#10;UNt5L1cSiEWLQb7Oijavy7hKzDpcMOPoJOO3CknmjGGuYE+NEwjg4UBmy8dZRw9BAHUf+Hr1+EG9&#10;8srVdB0idg+AiwXCeQD4zf+25D0JAN+wAGDb9gvWe/HJzi8xYl/BjOlXK2DrjFzT3vH2ft+refbN&#10;a5r6J4Mguc0sDx2dD9QXnUYEKhqPRJEViTK3g8rOQ3f3gEqTeW7xvta56blxSTGUcbgsW8tFg9k4&#10;+aC5xcyAqLYwXGz1bi+XqwcAFs+iHCkKtvSk5i9dP2oo8CMnL41m9wypYUZxFQVUpOaQJ9IjaSfv&#10;+IaZWDy7qclxZpmbzhqX1jWOWZ2Rvz28CADiWx8A8FsfB4Df/PZyN2nRUQD41MJFptsBYNQ/64m5&#10;FwFgywU+3gIs3kW/ZD0ALrTI2tJf8YU53pNvXKGmaRpwLOtEliRO7uCoY5E0wnZKFKqsEoGgWNeg&#10;OLhpzHmt0kYsnIqYnHPlVEsl5coCrXT8IA8P8PeVi6vuNHhQQo3iMFpUjZ0IJRhbuBPI+LbxjHts&#10;TYgXEqiNg8XaCKWA4oID/pRpdA6WGCeLBV6X3c29TDYUTpghIXy3Ui6Dqk64r5GYeODbXrG7qIbr&#10;N7gEE3UFFJtMwPcITXMsCCE7ZNLmBEnsZQl/pj/CAcA2EFQRBGz0mL+pFUDHba9aT67TmcxVdB0i&#10;dg+ANwyE6pz3F25wX2Tw+cIc7hd6iuESI/bFKzmvqxWw9e+xpr3D0XPPBxVxx80W0McmWHFfR9Om&#10;jSd2HJsxa03JtSsTpcG5kBs0FTMTgSh+f+WagsNMYa9zXq1R3jBERALTDN3Fmhlhp56UCYMFIM8W&#10;AGD0HMPwwiqnYUI1G9jppWcWY8lIIWcmoBULaX3llQGiwIlaLaYgCjshT7G5Afflxdvr3J+tsykz&#10;6QjT3nT2xdQYVHm5+1W7ND8AgP5eAPiA6QP4ztRbZHbc7wLA4jNyawEAoyvP2MGbAIBNF/h4J3Ce&#10;R88vamGE/FznmaW+As4cwrcwbPCyVkTVNO3GQpWqJ0IJAQD7lL/t9ECyzDHfsCnaq0BxTEcoKslm&#10;tHbAPXZnfG/qcKK9MQKpwKCMeIKmvKRnjNeDXD8IeH+/E3nABo+pKjkyKXjbKIITfXEiYgBnwOan&#10;2dBWJSmvJpWMdJvcy0JyAqPMVEftQMpiMkgnp1siLevmaszwy7PcMgQYAdykuBEGgUW2bsfkmsN4&#10;nfUABkUZcw0gcEE2C3vSnt5jWc0bwURpMJiMkwis1o7mJBQzy/PZuVkpyztr3RFg29Fqae/W5f5R&#10;vJNch4h9qYHwck0AuPCSpJcYsS9eyXldrYCtM3JNe4d77nm31vS+FACwvvAgD4anmuu7jgZ2XHQ/&#10;YjiT066oscZQIdnI+ivB9LFttmDtzf1FFQR+JNQaFSiGLDNdJVKedfIeYpSRw4i5CxcSO4+pyVsB&#10;ADbIOwHjjJNqmKOaWnw9STK9cN4aet4lhVRXoqVPWsxoVZX50aGRCoWbbAMAU5nx0VBswLB4/dpz&#10;5vqMQumlod4egp0AensBAPav/B4A/Mn/uOgn9l/0z6t/9UdXrWl/BwCL66ukE0UAu87MyEcAoOtC&#10;z5P1AcDUZR0x1jINYOCWM0uzAE7+kbKgAuDkIqeapmlnoemjw9MuAPC67pV9qt/D6bVNh4eVz1Np&#10;I16WUCWXzHiOiWjAGmfd7+bDeXtsqwVGgCIFxlW4K+ea3nQaKFnIbPfzd6+CUkiwCvnzUdNrmxTV&#10;2SDGGRgH+V5j47QxsS7nzpcAo14wVKWK8gKQP0YTjWlbpRsbLfFsCI+Euufn5msgiGiEKQIL10UL&#10;fq2OiNjKo1k/3DGudhQ32pwQLfFaRMIhHvZtmHOvecWOBzjA+8uj4TrPXLMhCcAFeJTVr7WOvRJW&#10;M198fxuMbU8HO2/VT5JfNZcdsa8gYF9qILxc+wGg5UITwl1ixL54Jed1tQK2zsg17Z1t7/Nure89&#10;J6+edySPlYU/OnxgviEWXY8dcQciFGmNlGSswOtX7Tlh5F9/oK0jvzcIpJVqQqgBwFxYdbZMMyhV&#10;OTkaXcSLqhIhL8wAoOnUvFQCCA4bbO3SFtSdQK5t8fWMolYAoFf2K4W+zdWiCiEADPDoUH/RtplU&#10;sYgNr5QvO6qa2785tnIxI1LFas1XXIQiSSMC0vfI3x5GAeCDixu/8HsA8D//68VD10XnXpFX1IpX&#10;7wGwbt8ZZRPjAO5anHSQ/dzvA/jip87Y43EA+OkL1bkGAI5fXjs+8/sAvvvJMwtfB4Do0iFvcwDQ&#10;oeda1zTtPIJ9r8whkJKIQbhzr9uNlaD11C26/gnph1eWHFkTEioHNEogYKaxYi4/2dk92eB9/11J&#10;AhQDA7jLrDaa5G42ZQm3+JxTqH84EEREIapClaQ000WZj7jhiMFV4BPU6ow5uC4YD3wf7cgnrGFu&#10;NKMyOVgus3iX1bsKXqCGFesJV5FIqeJMLvCLss6ywjHT8IusxgggbHwOQ+9/YtQ4lLvfkghXWMWG&#10;9DgLO1YwmHXz4p4wAOwd5K1Yc5MBj3EGgAlGZG5IHhlgpW+8dxXWveTNTb9Fhl29E1x+xL6CgP0G&#10;gfAT5yxx/tyDAD76jZObZAPAK2el9PgcALz/Qk05O2JfUSXndbUCts7INe0dbe77fq3vvafXGY/f&#10;OjXq0J4Jkza2zgZFP8lZuLuZyfnxozIf2xg9YDnjt08PKZ91tUx5MgoAJSAhIjFPKiobizl5Q5HN&#10;9SrmWwAQtn3HO3lNcTQfjfYtbUILZ1MbFl6WXWnFAajnjpNM39e4MNrHAzNRenYW0Yjd1BgyIxyg&#10;4LVKiVRm/0eaAUDOzRQUQAADWCwe6Iz8bWI3ADywuNF118sA5Jd/6nq3Iu0DOCjPCJl/DgD/8eTW&#10;j/0+gO+UY+fs8SMXqrMPAIbkZYXhj/8+gC/97ZnX378AAP966V2eQQB48Hp3kqZpbwN09PFC4PmE&#10;aNRUTkFBuEfGO9bNVl0JIxTNTQRB3UpBLisnGXlFIF0EXIB1bZ+O8Pb3PK9Kjz3QEBBjYIyxKrGo&#10;aYwzpxrF5K7SXPgDYRkwBkZhsxoArgyVrVo5UqlYBhcAWGfIHXvNEhU/Fi0U7HDoUM3lL88N+PNu&#10;fW/dHWEPnNknXLvHAYMIJTpzYw4neyX5gIqA1wggho6QU8zcHEyw7LfX9oVNKJeoynhIBEOvBDKw&#10;Vk41A+g/aDTE7mlxyGcMBMMCMz34rnnLmj0VfP/RlbXmg/SNO9JN+iGfq+O6ROxLDISnCQA4/RZb&#10;ewDAc2cl01P7gYtcQz87Yl9RJed1tQK2zsg17Z2MvuNVm9/Dl5SwttbsznHb2LwGlGXluqbmOgYI&#10;w5ZKUeSm8Gveq5nGqBntCwU+8RAAeIQQBJSAQGFxJsq07frZNC1k5LA9LLyS8PfGzTvOyFJ6YAyr&#10;hSYUoOoYQNuPk1p1z8nTjwPYs086hKZb64plxWsxDhjNXSo732g9XtjGgrGJgKSihZllGC8UxiMc&#10;2tvBs8CShUd/8xEA+E8/eb1/ep0AoAZXLykq/08A6fee3NzYOgXg87+wZI99RwH0XnAJliauAOQu&#10;63mzW+uzgPyHM8J95ssA8JNLi44Ai5PNaZqmLeV857CsBaGNva02AKjM2LG5ueL4ft8mAKySCYc6&#10;ehmi88oPgJJCxAovDKxNTpqx9N32u591nMfXr7MY4wxwFTNsFW8bFsXGXSPVMWPlagCKcwKscLkk&#10;WSBCFcqDGQGjsitYoIx8ba4RybayJytebXI8Y6Zrrp914qmO+6QHxIyZisESYNw2ALJ6p0tUGOw1&#10;JClDKBkIMIB3HXf7+26tG1bqwIG2es+WkB7c6v6hWrlsb8vzw+tsmvoG6urfF4OQkAKKlFSW4ZFf&#10;YVjZ+4NM8Pdbk06uXJgD6ldvblnuH807wXWJ2JcYCC/sYwcA/NGvnFn42wAQuu1CnzknYl9JJed1&#10;tQK2zsg17Z3s4Fj1jEVKAYBFxjpqfdsUxcmxm9cBQGGwiFCBz3aw7tKRYM+dSHTacEE2AwDFSMAk&#10;h4eFQkFEAIB1DLKMGV8cknRqBXKX9rrNyTvOOF5T2q+M9gAAKkRxAAcPK9q47eQFz8BnrPB4QOK2&#10;NUxZyZIlRAPA5pOsrpqat3b4K4Z8KRWi8ZDJlXTK5cBVmfxT95vQ3vK+BywmxADwYLwEYPqFB65z&#10;K0LrDwP44z9fUvRLPoA/ORUC+e99BsCv/eTpSQTVZwDgDy/4hCJ/+EkAY5eVkfPf/2kA//qTS9ci&#10;+C0AuHvpxYKFJ9k2X3q1mqbdIHJfyNXc2G3rT4Z13tS08bXdkhnjqSiAYFbIoHgsJAxGrBhlNcmj&#10;iHDleBYGg2ToNiEb3vt4kR0c2LjGAMA8hhADxZOZyd0xmaGORsnAQBBMSV8kvWpN2SXumsHEfL4o&#10;OVMKhTkmb17ZVEe5KbdYOVyaTR6IOkXXNuMbXIDFExhlaGTKsDgjALw1Nsny4y2ckbJ85YUZA1HD&#10;oSCzQmzs2z2j2PiJglHXXPEqCAVBdT688X3fL3uv35p9stYQfXeMwyTGDAkOeJ4FFCFs2936vWKw&#10;495IEGQKQkxndvQ80LPcP523v+sSsS8xEF7YB38LwPhTDy8tG/pLAPiDC6a150TsK6nkvK5WwNYZ&#10;uaa9g9GL0r9zyQOqcjpb8NThSd7xkAAQPiBme8KQA1MUyHDFhFFH9+aHaejOlny10Qct5LwGwYdd&#10;kr7ZmHMxbxkAkErPs7GeKDEACE4ucFY9PNUsPnhmqsw2P8d39QAAHIINZF5RtO5UQk5lMG97QJFH&#10;0gBjRsJVrNoAtG0FsPG5YfmDFb0+RZvqTtWq8v3KNV86/onLSoa05VAZBXDXqWtCxn/6jwDwn16+&#10;yEc20RtVegV+41MA/uIXT9/w/oPPAej+9Ok9fvTXp4HqP//KqQz83+wHcNOHLlznh58EsOcWXI5/&#10;9l+mgMqHnzwdel/4UwD4/NKd6GlAZ+Sapp1j7nPlsrzljqUxdnogaM+puKWSLfCPU62anGIiIlCy&#10;Ygh7kofB4gXkm2hfyF6VAlXNd704R86e/p7WJsF8hjCXNHVinwxksssKR5QPYswHgTPAileqgKgc&#10;m/CxsI45IVX15k9M3NTmV5Wd7PfGSEqengkl4hsCB4ZdrVl5gXpmcqkkAyRYk5xhc5Eo4+BQijHI&#10;IIgTSmaYkg/OHZySTtFgNV8iyoJazeIDXyyfsI6NqWJIbE2bDMJnLKSUlETwfFUtz/i5IvmDkjuP&#10;pGPBhsJMhVlDwxveF73intWAK4nYVxSwLykQXsQtvScAfOJY0+mi8sMA0PTZC3/o7Ih9RZWcx1UL&#10;2Doj17R3sJFZxz41/kgOHR2RIHj7Aym+uWp1BNG6eWNyZe1ANQhEa1NmQs7U23TLVLKUUOROGrR4&#10;gggxqqDikTJYOhPQfAMDwLprjhpuTzAAqgIWAgD32XE/cf+qs1qx7SV7YmgFsJi5qxekarljIfGx&#10;gEKVyVcdij4aBcBARnhelWMhNDcDwLuf3useCLd3J5fcquR1Lc2KyuqvP71iuTtYewP9wBmzpPz0&#10;fwSAHQOrrqy6K/bhhgyAW3ctrmLv/+u/AIDvLYmAxtfvBvC1X/w/C+Pz5K//HwD4p4uM1nsIAH5w&#10;eQ+cmY9tAfDsnU+mFwseez8A/OoZv8mZCoAt8cuqWNO0d77CP5TKxgd6lpTQsWnle8lQmysK9Y0D&#10;c8pIgcBqphGqVjP1kpQJ1BWQaRwtR6xuwf2AGQ9MH6yhcvCgaI1WTGu2kCm4wJyiTw7Nc4soN5st&#10;OgG3kqnmtghirpRHZxOREIB4knlApUbgxRdZW0/MGKtRfSrwZrO1VYmN9VaYM4DcWSecsLgC2MLD&#10;ZtTiFtTMCiWlpMAxSAEU5UKFBZm8s6k6fmiqpuLKjwE+BYoiiDXNOc+oaOjuqMkAxogUMTMkXUWl&#10;A6NkM4/BWjGtJrdPp9vuiKjpI0dc+8DIJ97M6lna9YrYlxQIL4J97n4A+b4fnhpePnzPBAB8+SJD&#10;J8+O2FdUyXlctYCtM3JNewc7QP6ti+cWOryzRFIpoJCWVnQuu2vt1lBLTs027/c81dhloj1bCwbX&#10;OJGO0XS2oyBREGIhHUkCeXfYqhkueDqj3FoEAIy+YxUa97tsoKh4nAM0/PyYw+974OxWRG/f7j3X&#10;FgJAAHB8TpkPLCY6aa5mpXmsROZ7Fq5tM0LYq7Bsm+MpqSRE9/i0d+Lhs5aiqJmrGksl+sdPXeIQ&#10;J2257ASAu09vNz76fQD4vb++zu2wv3MXAGfDz//suhBNPv1v5gHgf29Yustdv/77AP786T+5K0bF&#10;F35lAAD+9KaL1NkXLwHfo8tbeGfz3/8kgF0Nv/6Z3hAKB3/jaQC49XfP2Gc/APzz69xDmqa91cmv&#10;FMrmx5bc04M6mAuCSLujVkzlRf/YBEIhO2qBURB4IU/NODHiQNL0vdwgjC7ODY8F3OpeM7y3olgw&#10;EdSYCCMIfBWOJhoTBkD7x6sEECnpZU+wznWNsd27KqZgid6GRhtuAMPalc+4ge1NTm2yJu3IqnRl&#10;fDjojm+wzFCMkQokPE4mt7zFuV8UI9FzzPdzDQEpkkoCIIiwp4iJMOBFVrsy19FMCe9Y0TC8EIsa&#10;FJfKrQn/iLMKABhBMcaZIdzdr/uIQfKQZQSsijyNzR7cxtva7nzlQKA+//G1V9Kx2qLrFbEvJRBe&#10;zH3/5o8BFG9/+Fc2tQgqHPvfXwIA/OrF5lc7J2JfSSXncdUCts7INe2di/r9hRUfgPknp1Wg0NiU&#10;so5XKpFCoNShgXtW2kFlF3l8dR0AvuoQKgMxWj0jTtwZyvqo2QvDkeoZmz4qw24o18LMWImKC2ue&#10;2Wv3VJEvpuvi02BNVBw9msvnjYc/cG6Gct8BWXrigxwQgFK7iW45ObSMp4apaI4Cdy+OrScGFs/n&#10;3dGFWqik0kMq88p9Z1ZYAFu9+lvF6Fc/0wntrexJAFia1v7n7wPA3/xB8oqqu3J3/u5/AIC/+IvT&#10;Rf/+l8/c5XfHvgTg2HtOl/z6L1ysSv4zfwR445f5K/iZ0KcAqN9d8rfHlufPjMRPAMD7rnMHaZr2&#10;VvfcRJV9ZGlCTodzvmzp6nfhrejPzweWZa2sF1A1yZhVHauw4ly9rzhrmsD4OFQbQEKBszDv650d&#10;n5qHV0EkxAI33LXu2LB7omzMluqiJgiKCAKkhoeb1CiLU92dbQyA8gETRizcnR3MGnxfuT289lb3&#10;9YTV1Lii2bXDSQBQVcaZ6UvBYYKUIEaCtY2apVahfCVJcXBucMsnaSxenJ8q+c2phrFdZDJe31h3&#10;m5X1Skcmi37CHwjeXQcwKOKMA6UfTpDFor0tdeEQQ3XH7DRZ1RemHgkj8q41j5fpKz92vQdgvaNc&#10;t4h9CYHwov6X9+cA8NRTSwt//n9e7CPnRuwrqOQ8rlrA1hm5pr0jyampnFPYpaIGMQCDT3i+im7o&#10;iwK1XJ3YpMYOTyn19FRrJhezjbULCXJsxaDIZVvqGovuXHNj1me1hYUmzcaR/Hh72Ca3kEK0ogI3&#10;BACwOmcKArkc9mTKatwB4+Pmxp84zy1D+6Ofjwz/8N0cNoM7V1KRdSffIV6JFEqgrt7FbWLBRKbi&#10;CiNMIMBjPLxhf+aLs2tXRJZUOMZZS+qT38jxr/ycfmzsrYweBxBtWFJye8s0APzNr17vpvz7xrPG&#10;l//jj521B/vHVf/tjIK/+LmLV/lTfwTgqctdGOaT6x6ZPqPgM3995hAQ+n8Auvouo0pN024Ac9td&#10;/6EzZhQfyfiyuxWJORTTHTNGlTV3JAHwSC2Al6qfGLVmMk59JJEIOblsOmITVxxC2RySNTcxJzM7&#10;GcQbE06Y6pLlYXWMJmXckMnO5nREylplfnyOas8HHZHoTemIEgBcwOC1gITo3VTa3l8tVm5+z8Tz&#10;Jd9qbLi7NhOUWgCAi1ieS6jAFEooiAASlJ51ZCltKAWubAsEFoAECQBQ2SnfSNTvzUQCc03jPEvZ&#10;hYAl18ZsfyJr5n9wbzeIwMCByR/UTKQ3tjAzZAOIrE2v6Z81afjLH00B7Z/+Vib2lZ/VE8xcsesY&#10;sd8wEF4c/7NHfrxyZpH4u5+4+Ii1cyL2lVRybp9dtYCtM3JNe+ehob3HPBDlpp3k5+N9G9KHnlKe&#10;sW0TB4AiVJqJnp7JHXkcmmzwnfCak1ltYzBSo5EVHYcx1czrPanmFx4Tp6P1452rKhM0lWQ8WkJl&#10;ISMn1Zxm85wqM+Ua8w3O51pWd3Yv1lWdy9V8w043JBjQ+/AP6aj3iB1mqPYTnZomVo1JQjYHbDtZ&#10;4ORKJpmKkYgILqTreBQaCbIHMttX3X5qwdFK1jDbEfnIP5XZt3/0Ms+e2vWUqQJ439IfEf/NnwOA&#10;3/jl6z5T/r94z6985fTWJ/+49Zw92G9/+l/sPLX1oT/pfoMaN3SNAn912Uu1bhz98/9UPbV195+c&#10;PTdcfxbAf9G/15qmneFp6fSc8SBNcUTKjlYgCWTaC42TphVfuHTNwlWJcm1kcMD3RxuFECGQW0mR&#10;UIwJBQ4iBo5wV9hES8t8KWAJ0Q4cC3iT3bq+ywTAKBJr31h69UnUeSu2SPKykQh3FYPlVQEzFSG/&#10;03FF4M3sLJszzS2bmuaYLNXCAEha3HQrrpS2GTYgA65chvQEsumq4MI1XV8Y3HeIw+MBl2V3kGRL&#10;50tFiN6bzGFJqVoNiM3VuV0rTxxR7rP3rlBgTFBt/GlpilvWelBsIX1rnFGJ1RMFt/DVT6SA6Me+&#10;mhdf+6y4zH7VTrqeEfuNAuEb+XD28/+ueHoz8iv/7o3u458nYl9+Jee4egGbXYtZbbUr8N0PATiu&#10;b4toV8HgU1PkBQGhlA2iDZyzeMbw04+kFt49MRN0NwJA8Mox5spVxh1LLojOvkRWonzUXvkg4ExI&#10;ak1I78TeuSOh9Md72dGAOhsRzDLexgDAmxVWu5Mpvjw8n+5DpL1lu4h+fAMAmjowOHuyyuSKDb2c&#10;ntruVRMPR/d7oVd99anF3Lo6Uim9HHPrqPeBhQLvRI4JAduyY0kbUEUi2wqOPTlDN3Fmbt6yeAnx&#10;yAvWqg8CmPyaGfnUOmjapSm+sOP1PVmx6vaH31t3gV2Gn3x83whfecv7Hr6ExW3/4TMAZq/gjoy/&#10;4wfPHcsnVmy7/13nXhj4978PiIIe/PGW9pl/ADbvXe5WaDeUuT9z3H+WXlJAr5fc9GoGjD4mG2/3&#10;5KQX1J+cHINKo4dKJrklYkYIhMqY27i+N9kBJgNhGAAJToTcOJqiFVfGW0CfG57uUdFbbgbCAlCB&#10;AjfKjxVKfGOCNakQGAxuMhtOcSJobKzMB8D8IJdjHSaVovxHQs5hafbGQhy+89LOaM+qgIgYYMdi&#10;ljBMqCNSrSnOVWKpiCkAVnxcxh8koQKSwVMuf9+xHPG7Vri5kQCbakCEDSLUkXf812s+u7+eUShw&#10;cs+5och9DcwImBFeSBGP53KNHZEnAiv16RCA/JdU7OF7lvsnpV2aiwbCS6D6H9/12oiT6tx4+wPr&#10;L+EO83kj9uVWcrarF7D1PXJNe4dxvndQOR7q2+oiM8MF061BviZbN7/v5ICghRXIABh3x3cFs9ZN&#10;S0cohRoyAaes425KcztaUpnpieEKIemm9rexxIyYiIcM0yfPBgAXLIRQR0a2t36wLRaSX6dI100A&#10;HX5pioJASgIYF15+T/KuWx4OPyXK3+ih6JjLGhYS8tp0lolUKztoxBcvReXGHM54ojkW1FhgAzWQ&#10;sJi5/kCqkMqDXj92+0oGACOM9wJA26277CfX8EvpFU0DEh/4wBvt0vPZy1j45BM/7QP/8CuX3xDz&#10;vvsu+J73xwB+QyfkmqadYQ+5a5Ym5MiUA2MFA9DC1UQhxLsHeeXkxFXFF8cZkyzawAUT7rwXS02O&#10;iWgbA+NMBQaBEcBIgPJc/v/Z++9YS7I8P/D7/s4Je/29z/uX3lRmVlZledfVXe17hjMcsxTJ1S4F&#10;ApQWgrDCarECJP1BCAthIUiAsIRWDqslOcvhUD2mZ3rad5ku7yu9fS+f99ebsOecn/54mWWawzGc&#10;GmZVTXz+ejfMeREn4t4TvzhOO3mA2vViwXnQFQahZwHCgMOfh27pXF9HjVlKkMYgV6XopOFOVwLI&#10;Hbz/J1vB7eMPvUlVn6jaRNeFZa5f2W5ZbbIMM4C02XCHixaJQpc7dW0VKLEYwLaORyIiGE5vR5jY&#10;brJ4boqpwao2UNIu7DCVCs6mfPxCPX3lmbxu9OP3e0XvWW/ARDYiiwCgtEdxaexXv5+0f/YrBFSe&#10;+Xny8oO5v1rGZu6RP68g/MsQx479lbb/M0vsv2oiv+RTLLCziDyT+WLZ/d12GLsPn6wAcPXIzOT2&#10;5TfK3Yb4sE2N/vB7T/cnb1pLpz++d98ZsYyHZPF7suilrUHgWMaw89wN3bh0qtoOzeIxy0mRuAA4&#10;IHhA+gL5R88A/PJW3v4OYfMHGzpO2R6r5mwVtXcC2OpHb3zzqfE/kvHKjkiCkTFwGvU7AwghDuR/&#10;EfVqEwCg15oGojKVAySgAJMyPALE7M3asYk3t03v+fVnBDBYF5gHADxyLWxdOf2XypdM5lPn/e//&#10;KfBf/+efbhvJHyeA+M/v9allMpnPFv1mPRrZsvzchy+h11jP2gDgzCxFy8dK0jHolgEwL76hBNyj&#10;R6v9YGBRhRvLAbqdt90HciyIDRODlQCcOFG11HYc8MZGrnxwkgwLg8ixCVLzi12yvlptrlhB50DY&#10;SJhs02PupEnOSPij1ZQf+V6lJdnicTZc6aI9lO6820JBxN2cD3CahkykNvPTJS52qZkqKx+SyivN&#10;WyYtxjlYhpNFk9jXHTwzBdpOhF0KXORU3whfi3yCJ17qRm+eSKTYHBTcp30mAkWhK3MA4Cupahj5&#10;+g/U7ZvHAJy8tOe8/ey9vlaZz6S/iRL7Uyyws4g8k/lC2fydwUDf/9h+R28JaJoALtLI5vd/5U4l&#10;uQE+LNDvWw70tWc/1gEmAs2UVoQwgjutKIxUVLQrp066U6+bq7XJqdtmcPOoBSgASFIhcjAvNl3v&#10;aYDfuOjZ3xgzr76ow9Q9c3Tszo8eN25d7Vv6985++3/5wvtusrLb12PvMQASArU5t/gT0jUBILid&#10;MPuzeRsAEZgpBlsSAMZv8u6pby+/NRA3+l938L52p/er2e0HX9HvZBF55l75L/5PCVovPfdpJsn/&#10;JYB/WrrXZ5bJZD5D1PXLV17JlTpdQJRHRi0ACLpKju2vPnpV3TqWD8sJ9cpaKX31PIQ8ecL1mJ3I&#10;CONPTIy/ti7V272TI3mAQWRABv3dliO0bQvHhL8QldqT9R61J0ODJHUJWNqR9OywrkVbslVg20rI&#10;SlKkSpO0h2p5MJvggXenzQ3BQwx2bGOaqwtSUO4YuXoUYBIiaLcsNbg5O1KQ1Pa5qNlE+RwFu1qM&#10;WpzzCvRTE+T2FJ2ZB+pNFmOWgu0gATsMLyX5tR9Ea8V5mWwUvcfntdFKsaWT3UpJAArCsoHpBz6Q&#10;rxyyAHr0T9IPvpQNw5H5s3z6JfanWWBnEXkm80XS+B8HffvvzN755IIS6I3CI/3beu/H39mPkSVg&#10;7m6uzq3lOyvzH+2fMBxnYryoqh0VGB1y9dzhcQGc3Fgzbz8zPr3K/WtzYA2AuxAFMi8tOeK5IvSL&#10;V1zvoYfS37+RBPYT9380ZiYNDz9y442ee37rP/6VJ9+8uNLTKkdEIMjaRA7waiQJQHBLM9cmhAQA&#10;IkNGJoz9dGpAB3Rg5p2rvPG9b/N1SY/fSf3U68lqq4pM5p4o/j/+MfBfXPg0k3znFpD/L+/1iWUy&#10;mc+O9K03BmY9pUoCCNFsLU7M2UAdZvjOm+95kYiNSc7vUXegwdc/IFF7qsA6hFRuKNMSG3difNGE&#10;V0Uv53kuICgOBp0UlnKVy3bKHwwK/llZ7sjmRC5SzKGQ+gPC2SmAy4NOsjwDGnZMXXLiWeMTtmcD&#10;Bp2kcmI3uFAwzqU4zlvKe8OyyL//4PKb5toBIgkgX5jY2yazEk8gSQumLALj9Cz3pqGxspfGtr64&#10;JZxqo5Q7bkRznbg61JEoSqMAi8kLWPtzbXv9cHV1CKOnjMUgoYI+8SCp2iomygHAgwv9/tUzAOYL&#10;cWdt9t8/rzNfYJ9+if1pFthZRJ7JfIGk/2bQ93/jw0GrfIgAdWVyD838Qm+9+SQAwAKSO72sjHGO&#10;LNgX5j9KwAASAypP/NpgKU5MR6fHxgCAnv1BU7947j6smvBGqcQAglhQKXh+05KPHUHjJ3ued+rb&#10;6b9aCZK5rxY+eVTy5JHXLmj+7/9R9Vtff+T/0E+FFJaXK5b3nyXGBSWDfLSg2ZooktyvvyeANTPt&#10;b5IHQgDW46U3dfMPa8adn7yTtHNw0V94GJnMvfGP/ptbuPj+X3WQ2D/P/xbAf+ff6/PKZDKfGYt/&#10;2kpj1XZyB4YGg14E4XTWj02gzZqWo1izcNyhXXXtJDzWPQVsvC9o+mnJgAHDDXVihOgh9/jGRu9K&#10;XvaZHQlmMDM7xm2OwjHBrdS+rwTPVWZv3EtjhtEX+zJ33LBJzXAPaa9WdHRMklPbnhIwTByHK6mY&#10;WmnsdGotl0wLrdWkOnH2nEMH3o1b63MWDDOxHK8uBWbbmMBYU1LbSeq0rUsGp0b6Unev3BLO5Dro&#10;tAg728zeCIwESQuCU6OJIrEze8OY4uwbwAPMAIEcx+/GRtVrfQjbMQKwHvwFXzhNAB2+gKUsIs/8&#10;mT71EvvTLLCzMZEymS+Q53cH1q9/NIp0Xoog3WMeo8NPsLm8DgDwCNGd9RrpIWlvd34plQ5QShr5&#10;8vipcalX9udjcL5ZJbz3E+8QmXRrPQDSNonSwnc3bevcI4Nf/Kt63nv0N/m7K4PksV/7pYA8Xn7/&#10;tbS8eP3m/yeA/PL9o0X/zMMPnJir3Xm5X6iSXI1uKbbmi594SaiA/aFbWBo16Pf7QXT0OaGbPwU9&#10;9uFGc8Ys3+tcz/ztJX4PwH/1KSa48BJw8B/e69PKZDKfFfzC79R7g8LTj5+wuR6KfDVnOjtLL74c&#10;7+5sbW+3gigOuxu+G8cvGkg2Cuo9x5r9Ws6xJQFkw1KcYjeCpuemav5llSpjlDJEBGv4ZH4wSG1h&#10;rmo9MlQAhoDdhKycDR5cYz6r40SlBqMko6rNiMA9pmKeoDmut7ph0E4PO6NUdAhkWdbQcBxuXUsg&#10;DjHeJyIiMBju0ZoQOw1wbqxmWZZm9Xo3rdxXGLJw/r1Qn5wIHXc+XlzT2p3gWMJKYx10Bt1BHBvV&#10;V3QoN7S+nlB1zAAAEWCXysS8FRAKIAA44qrmHgDMsF6719cs8xn1aZfYn2qBndWRZzJfHDtvxerb&#10;Hxs6nSp17PRZVIETuwv06n8kAORB/TvrjVbuVAsrZz7cQwIa28DwntZyxBrZlq2t/fpo/1deWMfO&#10;H89N9wYhr4QVBb2+1RGOfHLop7e067nfuR8v3ArS50594pDC6zd2wGCqXl+7euE/PTtybkUk145/&#10;bChUmt4Rg/c9lvMOyPmo+xdphgRgtGZjKAVAqDz74l608q2xD7eahNq+19me+Vvswf/Z/4DnFw5/&#10;aun9HwH8XjadbiaT2Wf++EIc5p86an5+tWiMAeA4OkzSW1fh2qz2N4rN8Svx+usPCE1W4ZUEpWcF&#10;SBgBhtCCIhVtSGFz8uwPoFZLoS64vrS8XCHHioJ8Z0SYFYpPcpG40AvM2kFmSyZLyhqdBGCM5lLD&#10;4siHTqk/AI+BkUaxMVtdWbTHxsmb/lre5t7Cdrk+bfWv3H5s5ORSHLz9BIjBIIaYk3s6sOxZyGpk&#10;c7hzO0mfYNjm5VbcP/HQ2yRHt1ucysp4s9OIjV9idKVkAWaGTceX1aoDPmBw9xGB4FT6SYK8Y+2P&#10;WysPXuPVUQDD0I17fdEyn1Wfcon9qRbYWUSeyXxx/MJEhz4xp/1IQ6wRlySAx9fjzq1jAEqgrt7/&#10;BeEImG/z5kcRuUOIzRpRPjVi2ELRiXnTTBEAON+4+IHmlRWhI3uo3R2Eg7w0qXPgdUNOXhz9VhWL&#10;r8XJ058IyIN3Lqes2QBwju7ond977RhO3Nbp1YMfVeTbVintxCPWrAOy7rbaMQTSgIRWDI4ZFgNg&#10;UHl2Jdf9WCV8WZiWzgKYzD3z3/6bAP+7/9+nldrW7wC/lXXDyGQy+/hPL4Txoa+52z9e0IZFpeBK&#10;qLi/24OJuVQo5V0LOlmL5X2L6U3UYDuN24SnbQDMBIuVLVjttZirhC2Nq3xj1qG8kaPTEy5AieY0&#10;1O5elDoFlYagSld2t0ZNqnnLEickEVKQtEtNtTdrIk6bjhl2GEkgKd7p55zc0NDI962gklfGKRyh&#10;6s7CwITPH3zw4TfoVu0Y7pTcjMkglUGxNWJxvku982l4QF7BxjbidPxw+3ai9balTNx5J0HMkF1F&#10;YmROFCV1XJvzVqkb3SAeA4HABICIRXHPUpFDd4atmb7GmwBQgOn/e2d35ovuUy2xP90CO4vIM5kv&#10;jPa1mJ/6xJKRBd1yrSIAOGffNBePAXAKPd3ar0g3kZHz57n50Q4eEK5HokCGazYgvDQR2+G8DQB0&#10;/8H3FonNXpSsAKSstrInxxPHsnDw6QOA+oEOjz7wsf/OV16NlWY5NlJ2KO3dvqka5eur6VjopNdg&#10;D8KUnGJlIo9cbDvBcR9k3f1BYiYSDCAxDKBPopIjNkbrPWd+sfzuwbm7/0PkYxNnk49m7pnCv/ht&#10;fHfpwKeU2j8FxP/zXp9SJpP5rHjr/Sh+8Cm68VNltDN19E4V8VCuXrddI8cqACCdUtXMiWvyhn/M&#10;FZfAR0YAgAESIGWh33Vtd/7929tVaziR2hYgvbHx7uHT5cGK5xpr/chG0h+PS0oxIdewNrgACpvC&#10;npIkUyJpodTEXq6Q6m1hvDEg7RMPWq5G/mgOvhcP6gWJLaA2PX5s672AF3e+cfw63pKHifdnSE+T&#10;iUEuSre2i55r9d5M3OL00naHgwGqrR+I2+WCO0DYiG1HwoFRPutos54+4wdGiCJjqMnNIatKkCaM&#10;FBtpCdeg1HVUnNufWgbD2H+WETanJuuSm/mzfaol9j/9VAvsLCLPZL4wLnFyqPKJJXJqRXdr++XV&#10;sffTZmMIwEifdoYIAPpsZFVy76PSqwDqLoMmSPs+AINyKNC5PDkiAKD47IO3bncbrSDn6mjYHhkb&#10;FQBNHjk9BATLP3kV3tm3bD9XKQkASH92Sysev2/O3k/7oSurW3tsLw2NdW5uKcr7NgGEZKcclkQp&#10;1Zb9YV23BiQYnIIBKfqSavu/Va0mz+je9u//rz/c1ImQReSZe+g3n3gd/5s//HTS2vl/A/9s6F6f&#10;USaT+YzY+VkS3f8UXfm5TnPDBXknIE93VTEXtLRZPLg/1YgAnCfULdpsPpiuMp0B9qvIBSAs1Nsm&#10;KB278W7kpPZw7DuzIm33BJuFpbmiwFjI/Zur/aREVQiGKYcDvTI2QhuWmHGYVELCsoQtKE7b8bZy&#10;rXkbYUSiE9hkjeVygJgZxItzaGphT8KyJ75x/jb3n/96Z4tf658GQFAJM40OcnHktDW3LiQN7+Di&#10;YNBrx7mhXjOJO3ahb9YD3yfUhh0RIuh201jd2js7okTeQ1LBoF/zoXudngaIGEq7pWox6iVefj9T&#10;CmS6TAC0pGz2s8y/y6dYYn/KBXYWkWcyXxg3lTnxS4tmtoSO9r/m1oEbvDIEYHiNw8YwgCg07Asv&#10;QOLd3T4vzcqGI6cMSgCQgCZLa2TWtoaqeQJQOnfmxlLbePn7vz3qBYm2rfJ4SUJfvrCk3zT5w0pR&#10;lyBHJsoI/3hb6doTUx8eCx3ojybJYrpz+6FI2mQGZAkBVquDwrxdNt1RCQCsFHOUkmdpYxiQkrAF&#10;jAIAdtctq3boJ2btB796t8Q1lA1QmbmX6Pdm8UefUr+0/xo49j+/1yeUyWTuGd5Z2esmwq9NzuUA&#10;/kEaTj1Dyz/X6cjpi7oNADoMm9oS+WJxI44WThQAwAYG+aeLb++VX9+L7ckisF9FDsA0l4IwKaT/&#10;WhQsjBw/uNnT02MC4friNvfeKN5fO9y+xPF2o5AfGbIUG+ix1dDdTQ7UBeaIdcJsWTB2fqB1vMlp&#10;4YCHuAfZDQR5w/s9zQ7dkCts9giTgmERnZt4J2n88Gvv7OLC9mMFbTQzILwSXGWl6cp6smlGbMvU&#10;u27B9E2fU3jF6KosCevEobxJ+mTLilj7YAv6tfJjOV+Q7RLSFOvd/ZHdYJhBcb1VcjqDthPmSkWC&#10;cBQbCaSGvCwiz/y7fIol9qdcYGcReSbzRZFuKPrlOT+sQ6uURPv9rqdvYAsA5NQKrZccpE0yNu0P&#10;5naXqG5eFUOHXeXZABCBvKnSUsB6Z0f4joCK4utugUsH/5sSGjc3djoMUCXY8e1kq1t2x1IARHJ7&#10;uzz1893UnH3449FyvtrOHT/wSru0Pe7lKxXXMkm/taNGt8JfPCclGlU7TeKEAcQgvXDdCOdrBQGk&#10;a8AEAF7fI/KP0QOvidcP3u2vHhMcZDL3zgx/akn9s392r08mk8ncO/23L3TAhkGC6OBDxxdWI/l1&#10;0fuxSSe+tXUJO0DaCzjQFhUteHOraXLpTB6AB+6N0BPJ0sbo+XT6jBHYTwVBq6XiwJTCS8ZzZo+U&#10;hSz1EAjAP3Jw6+3A77/3m2hShJu+HDlgETEso6d2Ajm4scM0Co7BZAFsnMith6prHcmz6ShKB4LK&#10;ky0QAJok6r3eqNPI/dCAsM3E0y+nrR8+nW6K9T84fCIPEDmiV+2V5Ox71/txK6B+4tMAAIAASURB&#10;VCp3xtv90cMCVln2gs5yqR/kbevkQZEmMoCUQ5LnC43zPa6//C0BljkiHpgdIYhcz5Fk0jBg4nbS&#10;NUncaMIeGb/7INCCqN7r65j5DPv0SuxPucDOIvJM5ouiYfSw/csLxyq71MrlAGAU3Npfthuq20d1&#10;3Vgil3AKfGyv4R9GnekjKfYbgvcIeRRP722FYA4CAKTXE+vk+Ogav7kOrY0Bog96qSpM6dncE2eF&#10;ScN+J0hl60dBUTz3S68hJ1rm0vahlTIdeLIU9wMNMLj5i9DSK/FpW20IG2AARhDQ3wGoG3q+vaRo&#10;uATo5Q5R6ZDEuet7wRv5/X5AKvAdD5lMJpPJfK4lL7+p0jTdDxikfWtxdGCSR0p4KUrK37THiXaC&#10;eACOlUUVB8yYXabw+nxFwuMYiUd0/GY6yEfhpZznCqPTJNBg7sli8aLxnQcmtLI7FigBkMaBfGzz&#10;fdf96aFyVV+LRDplAQRCVzvTg5ZJNr2Cm6TE5IK10CbqViiwrEExbaaC20TlWQYMCHCcOF7di1ED&#10;hAEbIUa/9BJ6Hzx+60oqb9yanBmvOBjAzjV2XydRKo1vpElOVCAOHR5NkmgxiLk1haGzIrKNMtpB&#10;mbQxIv/U8jUxePWbDmAsr2NJSX6tJPcPU5uw22adRk7og3hzezyWQgLYhhy511cyk/mryyLyTOaL&#10;og1T+beXzrahmqpIgG/pgREAxOHLsn+zyFJWtB6EQn4UkZsP2v1kWDO8JEqM2RJuCaDRkX6jE+5v&#10;sWSNPHX8zeb/fVQnCUPmrMYG57Sp+OtT3n02pJ0bQri7e3Xb6/7KL7cLKrqrF8dG0qGDM0HRdYeS&#10;JNVMhXPDS3G69+ZpycLYBOmQhrCMlAYEEwTiPPgIuLGpiIbnCJBP/ji9OV+uAUAdopY1UMtkMpnM&#10;59vmd1txbApHxsqOCZrr65G9/PbwzFms3Vb0VQfO1Fry7kFmoz1ZzgMwsZpeFZ1WWCC2O3anEK1Z&#10;B2ZeAnI86IPvtFqHLjnB267rPZ5XMkycOKFBRyuGYczPv9JpvfOo00hjhzZ0zYBkLwUqY73lvjZm&#10;W1qW7RmjUpV2E8M5NvEaObFAB9KZBgGGAaDU53YEyjMRAZrImfvKi9jeOjL2wS6523tkF51+HISD&#10;VBUweWa4t3x9dDx39OE8dMJuwfQ61eLMGcW9VHtGsJsqBpwAc9W3rO7LXxMi4TUtUmeyIGGw35Fc&#10;FErjO2HZuM6hfjvU6eoiFV8amqouC6reCpWdHyplzwaZz5EsIs9kvihi8J9RW1wYbaTUjSs2yImQ&#10;ugCQP7Aw6OQmaFh1sAWUPyy20pdul7ZmVsfdQSsGELaEc6U8XCYqFqHD1JDsXhy3v2Rut0dyyj42&#10;P1GkWxtnOh3VNmFw5djdf+/P5V6UdCo3yH/yWKj/nh2OPtHubef7RcBxAGDLG660F9Tu7sOeLYWf&#10;t6A0yE0LHkNbBrixY4aP9NZDEpgaJwA4OK57m/lHLACbsKbvdcZnMplMJvPXcvUP0oGefnj6Tlev&#10;R4Ir7+96Gx7hbdanhwEcvTW4NkeeEezkAICELI80o72RKO/md01j+HKUVqeG3aITE4MNCGQXK+tx&#10;uqCd/K/ZfWWsNHRUKgMCwMLz5Ve/5wxemkbBd+xoY69ajPqNxLg70qvFOpWpSqQ9gGZmpMr4U9EW&#10;9OYYUaKI5iVBGDaCgILFcexKiwABMMHC7H1X7cVjtYnd6w0C0mYcMfylgTl8Ypb3TCdIo0O1BnIR&#10;YFW6ezl/6ssUdHOBUSSlZQQTpKt09ck3sX31fuztxTlVGClDCsMgKCYI26nQTsXszVSdTkN14s2p&#10;8wTnitNN91uw5+fvO5pFOZnPi+xezWS+KHh/ms5fUhIlJU28kyvYxDAAoNrbez0rDeYapi+XtBy7&#10;u+3ei0278oCz+4OzvgcwVA5+XK+7kyMCkAUA0Suw5gu/t1FI9eNnHQA3tpQaf8qJL71W6Tb/9Jt3&#10;e3K9W3JLh80ePhmSN94nu/rrzvkk2ZH5O48dvJNwnD94W9RfPyeFU6gUbA2yjGEiiGET7lzWofue&#10;JCJvtgQAML3x1XRhfOkIgEVJ8/c64zOZTCaT+eu4+t104H7z0EeFeO7h07/bKPIffG1NybMAUOmn&#10;g+Vz9g5jv/KXpMFwxwuY+uxSTOvXDY65QuZG7UizUpaT813spLRkbPcZi2r5bpTq0Oj+dsWzHEcw&#10;OH34p0FbTMmHoiQo9XcSm6S0hEp6yV7s2gk5NoENDEwqitOsKymS+ggFxJM+GFZCiQ+w7fYS5dgA&#10;wAwwCZj7l4L+jfuT0TG5trMb6DabPHu2eaBGjAQ56+Fy2mj4NY/c/A27kn+IkBMNO0Veu8SCyLL8&#10;3YiHHnqXLh70r8ZcGy7sDoMFabAGIC0RxP7sdhBemyj6U73rIt5r+uH6VjIWxcxEMuldyT36aNat&#10;LfP5kEXkmcwXhQOK/+2lJcGpipmSjt1mqULdrbdCWHZgymvFISu53SqMsWFJ6Jy/Tq54dPL/XC9c&#10;fpgt301tVo4yFC1tH9iPhdMfdZKA/m+9nCweDz6ojpZXtpQaPUBwH8q/wMWtP/lVFwBQXzXON9JU&#10;1uXHC0P1c+FWvuRjPolbfrkMAODNtUj43fLhpcJg65BJm02/VpSWTBiCGcbWl9DPl/fsIXtqhACz&#10;vrHV5mTBrHT8R+YPY9O3jtzrjM9kMplM5q9h/Q/S/vCvFT6xzLvPvNt/4YdmaG4pV6qES4cuObfP&#10;poB7p6OZTCHzfS/Omw4qDfN6hKFDuw7S2MkxkRDSJgTb1Gv5eLRgKHFy2hYsINKmXfQSGBM24plB&#10;fvfAl24slkSvT44kaDLMsIqWieycZWtOBHnegJL0plRKxU6/aKdG2C1mpLEMPGITSU9BCaMYbJjB&#10;RpA896q5fASQ/rFjIr7cS61p++WtWMApxrlc8cGDg5ip26nMiu72kDgzqABOqSlT7eY0O1IIsNMz&#10;0eGNbf1etRM7v34eyyfIMIg1QIKQdIGSu6TNju15eSlqBwcjkRxphFefmJRpvzGAlb74ztdPZ43X&#10;M58HWUSeyXxRlCE7/9bCaKPZcZtDYUIU9CJ5kcIUWmlTmO5rGvS8qBX0rm7kOOrstd2c5T2Xfn94&#10;q2Pd+PUyqT1flAtxs55QeHV6ioDo+2sDPvd2z3GPDkMNwk0z8NX4HAGA9UBlW9V//CsSAC6Bj9TM&#10;Xoq9SfnRsXzQhvOkBQyNRv0tpwwA0fJaajt2Ykb0jrd92FGsB/3iuJcypYYZ4eDFOlfPwETRiRIQ&#10;Xr4RMwBrPImNvrT+aleXj7v3OuMzmUwmk/mra6/Wuwl5leqP08HIb/5SYba3JA6si+3c0FC3t0M9&#10;d3rTUb94EHcGXgWIDIp9ITkUKIXru+HUV0dz+SgNC0RQsG1CfJux7mFuhpkpTWKl83lWFplulw1E&#10;mOja+G65Vhhd6C+cto2xXS/vACaJbMtRMnYLWktWutM1ygU7wuY0vckoDIcAgbVOlOfZAZU7zKlh&#10;gAUTwJpp7lpDL88YqQhYM441wbHjmvwh375micnDsxw2m4S2PnSdKqVSa0IY9lzWcUmklFoCrByh&#10;rc4DP8K1AuIvnb4Wd3bGwUIkTJCAajHZuXhsnak7J26IaVNI1QPDy6Upv3XuJMCd21eaUv3hwq9k&#10;87FkPgeyiDyT+aIYgqhr+YlFye0ddnTaLHl2mtZ1UthRDhv403NDlK7uQccX2hvVD5hIQyeRfe63&#10;b75t/AOtUvLzLw01WdgF8iYn6htKrkcHxdb3W4k6s9zJWw+XKR8mwC6iyf2AHJrmjr9ltt54CoBa&#10;MjgFMbyrqf5hk3gMzhs6lzcADoQdsVqcBhq3tXG5NuSsmoPttFj/6qBZh+lF0zkD1jDovN5ReGI8&#10;rpfkwsHChUuamUmU/EI7SawkMre48e17ne+ZTCaTyfxV9d6/VAcMg8Ti+nDtK/yJjme9m53EnvVv&#10;OIOkqkGDnin+2s/01lvnxN3AnQHkmOozNrFXvJ30ukC+spMm/SFOhUmFDG8rpCHpkwEsQqw4lanJ&#10;l0Y6CWA0qR6L2QPPm9XT1Q1dSN1KJWDkmUkUbedGXxN3VE6rSAvRN3BdSVLnEzVIc9oHCJCu4cQE&#10;dkDKY3BgBAgkGEaA6VCDV6bYxOCtjtbVlF3P9ooUbSWxNexI7U8Ob7ZFfGnVtg9BNWoA5xLLpA5B&#10;AzCG3dgYMbnRXnVGztGRy7gwRgzDBEGsOkyirEBjDVvvDV2A9dWbtGTNHS6/G9o/U2dAlQcfuP1K&#10;x73Y+Ie5v/rFyWT+A8si8kzmi8IbW4+3PjHM2faCUlp4woknyah1G4VYRbm5+ZoEYB+aWNrcafRZ&#10;7EEZX2mqTpv/K2p65Dcuv616fzp11KUaAaCR6lJH1OPdd3Vk7i+tjePJvizex0HzRuoJv13Z79IG&#10;zFiv8pXZWWA7NUNVQA7tmjD4sCi8YMzYJAiAOFZv+Lfiud1VNpyv1KR3fCE58Wpft8pjQ3sNwkal&#10;CiKg/WPFePyYL8cWFd5bNcwoH5waEujfJD3S6F8os/ujxtez37FMJpPJfJ6EL76v0lQZAGrnEm9N&#10;/18qlerk3Nyd1+qrSyZ1UDwtTd15OOrXO15it86c1yvmybtxuwEZB5FhR1pbb5Z3c8M/PnNquG1a&#10;uXbOTYG43gTQadvTHMHikJkJYZwrT00lg3igaFCSEzOYX1Er9STK7TznDoQoFJkBEJWMSl0TGpOQ&#10;RZGyhw6TsIzWe4OYvQKj7BB0PFAG6A7Skm0z635FGJDSAAg09w5vxw5IbfSVLjvCEY5rbOKm7vtc&#10;hNSQ08UtXmt4w7WOtWpZRHCMiYvSiCgHxSR9BTN6s9uu3j+UHr6i67eOMmtiQSYaMETVMOBP7WJn&#10;eQDrfusDvXZ4emb+Z9t4MX8IAB2af+0Ds/4v/1HWmTzzmZc9yWYyXxiHd+jGxyJyvrllUq5O0BXT&#10;6w3Brledk0Jzya/sl/imnx9/h5LR8faeZYsvD1urwcaqn5z7Oh1w39L93sLBB+/0VrMOr9/aXCE3&#10;tr9++g89fWa4Dw+UFxsiHkEnHSEAkqCP7d6g16YktoBpAHCKPWrtR+Rma/2PlTe1KJx2vlS2z7wW&#10;y71V9ow7ZEuZkziyiMm16z/5O5Y1ObYSiaYc8WR/u1fW7jfnAeSPLd66Kobk2NkJAgAfgDuriutL&#10;o9Hba/+geK+zPpPJZDKZv7TrfxLEsXEPjJWDiwvb7BdK1B0Eexfd+8/6AN/Y1qkcKcnhx6/63bhQ&#10;sP165MTi4MVkVX9jf8hUw4AksDHDeOcKO2ehzPmbkmhv0vTDPJpNRTJyb2lnThBrdrQBok6MKcBx&#10;0AeWcjwCHFqzXisOLVs92AmxC2IAjGJDDCoh+sKDzPU9XXFYa5minEsSu+KiV3Ygc2R0qndM4EtL&#10;QKhGzgeEJmMRsz+6abYPW93VMDF53XPMuBGUk30lerk0xyQNo5y7vZdaY7lBSjuT0EpAaJML2aQS&#10;IIJn1JBKBofOEvzT79O7QyPMIEr7KUFUALCkai/cupVPHhYHL3thMI3cd368QT8bKQGAfGb0p4Pt&#10;7/5Dca+vdybzF8gi8kzmC+PMa871xz+skuYrdaVyBwvA+DavOMXlIPWOJt2U+ldOOgDUThq/KsbP&#10;/MpmtPueVUgeLZiL/1zmq6Nxzh5/8Hwo7fWd4nit4CDpN7c2u93u6LFfG3s3NOVzy0RFAFtwRmoh&#10;B7ujBDhAjEfXos6Nk2gwRgEAxYFJgxzQvXwrajUrxUpM3OvvUGV0uB+mTZkMlfskfQk4R9dn18Tb&#10;yfzMZP7YUpu2w6VbEaQpPTYEAHDDm9Llp+8ORCsEg/s7pRNfXrmuNv/7/6R2r/M+k8lkMpm/HP75&#10;ayowMw/MyvS1C1wqlUzNhY5beVe/deHJU3RjW6nKwW1lTGVEh4tndOhMeOsKxdnLuv69s8clwIaZ&#10;KCGiQuudzdQM/Yp4eYv74c1SOuOxThJijlDjri2nBCBglAZzGPZmUhtQQGLY84Ap0Vk/WjjqqPe+&#10;ZCAkEwDidHKJNo5TXypVKrVCISeZpY4hHMW+W4tZt4o+4EaWJXaYa7skBNj0wrwvU9YCxHpyixuF&#10;7dAw5cWAAq+3ZHJjVsfqMbtOPydBTPZ42+Iqhrd0169BspUaY5uYY4vgaKZKt2e7kVch8Im1XfPC&#10;NypgFcWAcSr7s8fAGjt/XjuzU30+fBWKAOvr32vTC7+2/7hwXP5wsPjqM/f6imcyf4EsIs9kvjDG&#10;5pa6bz9799P1eqrHZwWA2d5A3zrwvo5Pc3W+vqqj6yctqC09eDkoW1+rFHdqYy+0e3/622L1WEec&#10;Sa4e7m4kJw8uksv9W3cSo+JG1yr9T311mfkRtAklQNcNpvxeV4eNYcAHQjgPvsbnT1CXsT82uyh0&#10;uZcL3rrFhluwJ4TDQoOo1WqV3I5j5/2uFi5pgM147nIUdBaXyMtZW51AUESQ5+ZFjwoALl+shrXH&#10;yndPjqxU9ndhV44dn/t5H//yH2e15JlMJpP5XOA/Ph+Hla/MAPUftLRKhsfGHxGDjurvNAIyLywf&#10;31ZqYpZsjVTMbERvyyTOD9cKCwPjH7yV2O9cOXEwzwAoJZjOK7vQ6dQzeXx96b2O4+xatw6kxmiV&#10;JFY+7sIdzxlmG7al0qhrKb2SjOZlCiRAAYBVWlLJmdnnsXZl1FgwBIAVTwnaDS0nZVGIN2DGPZjY&#10;CAG7b+CUVUehB58sNzFBy7FmGlFOF2RCaXfgGslaAqaoOlcSy5KWK7QFKcJBN33ndCC2PZqG6rnC&#10;GMXCZtcpVOw6tXJ5rS2FnuuoWA1sYiU0Cks+8kMrVjHvPv6jYPDDJ8sJAKa8b5hIKoIcvBc3R093&#10;LDl/o7xhBOA894dqZXVuP7OPPP1K8ouTw/f6mmcyf74sIs9kvji+tOJeOD6+//fajtKzkwAAcexK&#10;rH+8LZ0DuTKNuAs6WDzKO3rrLcrTc2OQEy08+3xymSduyvxX9wbhWi1JoqNfa99cisAAE8jopxas&#10;8vUHVmKuzNSNzPtAy3AhhxJ1TN8roADRYzryQdjbnoj3m5UDyHc5uPpmagxKpar3pZwSru53ekbo&#10;XT0Ti4m+MJLU/ralsx/EUZURRzD9gYmFNTT6VCviri7R6jssjp6QSfduTG6nYVso/z7C8eL3+/jd&#10;f5z9lmUymUzm8+Cn58P42HM2sPEncWoOTHfVqETBbcoa0gtNc/W9h+XEHODGvLh1cSU9z1EKv1Yt&#10;tFQij67vuNE779WGy75Q/cGlrho17Bw8HIfEE19fXt5by9+czw0SLcj2beHnrRJrCNuBEZafCCoF&#10;22nVgY1BIHWXBEIi/wFx+op8+4FJC2AW0AxnchtLB/N9C809w7lRSJlAkE0K8GHV2gn6tgdHJRsp&#10;nSxLikmXwwFgBppl4LAyg0FEvrBK5RyzAQcbiIsLS/nJjao4RjChBQWKfC4Kg8m4j/WREaKYVVtz&#10;ohlEKbvd3cSieUOq1QJm3tb5H506aLH0PcGahVBM4vxFaujxVFoYn+ymrSEAQ6fPy3fuROR4YGXN&#10;/uk/uNfXPJP582VPsZnMF8fBE1fTH/5PcgDQv63V5OSd5c7J66uLveArXoWA0sEF09qj1qXlnCu/&#10;chAA1Qr+uXf5xlLkn7SH1wUCtnI1b3z86eZuO0jg5EqpSZxrOz+t3WQ+yttEYwDa4BqAou5T05ee&#10;EydBXh66hNsTGrgzOI30gvf3LIO508P/nEV1QHBFYTzZ23WioFU9u20rlgBAAGiscN/E5FYzJqDa&#10;8LzCHIGGGhEPEvsVYOq5sMuD3N2u7UHHUc4pG8DUr/7RYOtn37rXmZ/JZDKZzF/s8htR/MDTBOz8&#10;cZy4z84vAnkA9kg9kd6vXXyvG7z2zVkA7u0rQV6McS4lGbcbxpoZdpU92VxsU07tgaGg9zRLMX+q&#10;xTq0ATMzfd9WUNt4aMSOb5PD5cIqyDckPRsaRBsmZ1OcNkwx7McDlY+7BnFEOJbHmfouv3nuPmLA&#10;sAHL+e302rxVayWrtpBzQlDElnHJAAyCqLUSdGyRhNGFKJjJaaFVj3wviQxTalTKHAtydK464VnU&#10;B/LC3CwNSlA3L1jDQ+MmEiYFCZDlWFIZzC8HemcwYSFNNKQFBshK2z3RF6WRohsDDP/+Cx3//PLp&#10;I0XJWjNAgVq9nbAWUz3j2VVnuIPWEADcf0VvtKr72U3P/o/Rze3xe33VM5k/VxaRZzJfIN9ZM/3v&#10;/YYH4Bar8syHy93hH6f14nJyfKZKqExsxb8Ittj38l+9U0Y5Y5W91db2rHtC5mZXSM6m6caQCxoa&#10;AqAajVaPuSaCjX+1Xhya2o6lMwzgbtv0cpxSa5hq26jnMXfJbMAC9J3fFvpF0xG1J0fRBRc1IAUA&#10;Z2r0csOF34eXeiwtAESCqgR+4AFEkQpp+UpzFwBoqBUgfanrlJ+FF0XcHhIATNBOKPXH92cZnXru&#10;p/Fbp2b+clmUyWQymcy90/++ik48TUDw/TgpfqeMmOECgBjaU9R8KPcDa7ByGmi+uGiE9keswqGo&#10;3RvAJKu7RyrCmp7c3az3vYLqD3SnK6bmzxXTMODQJmMY0YFFbjaPxBt5skc1sS/ykknCANToGTqU&#10;7PVpe1sIh4kESXQllaAdfvL5XfNu+JQ0DA0IzL2d9m8+IOMNnZQPeEQqBeUYIIZRFqha1+mWpfTt&#10;dkD5DZ0qahth2cVkkKYJk50gZ8M6bBIHitgitHe9I187v2Ntp7VnIfwIKUnhJ1oKm2Ifc2tNGtx2&#10;WDoCLG2GUOGWUVC+I2rHk257ECe5B262MHj3xuHpEZcUh+0ba7FHfDinu4WaR8jDNNuWZ8E/eNO6&#10;+eidDK8ev+a986v3+rJnMn+uLCLPZL5ACr/1O/n6d3+1gmYnpYMfTW26/Hyl69ao/+67suyKZGGQ&#10;Oo7rH3vsoxlB3K/9frRnn6iSqOU2HZMbJAsnBACorW3NkYQUMz2xnaTxjbBEswJQCVsuAFBlz/Qr&#10;1vC2aEzaI5Jbyu0h2J8xVb1ct/jUwwJIQU4C2o+hYft5tgobeRRDI+27xwAkADwPPXV8uZG0qwCo&#10;6nS2NgUeGAiSSoeRLaENFCg/LO/UxJ9YuWH/8J8QMplMJpP5bPt5HAx9hQA830/9XykB5m6zMjm0&#10;q6NB5YmXS5tXTi38InW0d3x2u62nBWS6t9olLMyczo30q2OmsbSRpHA4b9VWV0cP1RJi4cWKZatQ&#10;0/y+a4yw5r2WEVrEgCBmoLHDZqzSHaNWpMseuWzn8yaNCUNoex6+/OMN91b9wQOsAdS3683FSleb&#10;NNXybJHAMWDbWoMBcGoJ8vYMudA3GEdzEK5OopVpCUgHTipE6trs5IQkEystYAEXgbnxb9z43tjy&#10;rgOIXJcE+dJJpbEo8Rkj1h4HHe3lRT4nVBwHAxaBssp1CoQKVKGgFOj4wvUUnQsXhG/rWKskZc8/&#10;N/OvSE8SwqULV9TOB0B+bHLiJq89ymlKjgWcvZpe/ba819c9k/nzZBF5JvNFMv+bv0+tf/30fWus&#10;p9y7C5O3rgq78pWN2DCbFgBns5ceOfvgyMf3HJrbsgYPjgAodgJRiOze0kECGsspG4OcV7bH1609&#10;lrlOGk0PAYjA3n4Q7HqR6FULpY7emhXlFjqVBtpVAOCXGlI8eg4ANJgN3Y3ITduVQzFHRT8E3z0E&#10;iTsjp0JAnFhFowoA5DoXlHu4ZAzBNmZgazCsRAw7wro7ockzS+HWraP3OvMzmUwmk/kI17daEXuV&#10;8bGPXhk3L0TmqxaApduKv14CQLhbDtrFLjfM+KkV83b0Hmvv2BHhbHM/LJA9Ov/Q2tt9dyF5BOVy&#10;+OrFxC54liqAKozdHUzOeQM7YSG2aa4Q84sT8/KIpb2BlYqAYbMg3q6TKQ2h2Mr1/Cg+PLTdJKdA&#10;rRxs10WUuO5Tr25Y/VfeOzju3loJETtOQ35w1ARcbBcJyoAchmEDsEGqB9oywrhXyJ/4chzlHJ3o&#10;LeG4ImWGHSvLsiyHC7aCltpIia0V0ClN1gPvTI+++K0qJQJkA2COiIzUKZdyiz0lQNxkGII0Sqe+&#10;SvqchjsCYGMLB6eOLCyGWggFAXSUmTh1NEcOC65fWOEd6bka6PUXeam2rVsxgNzQ1MFqP9zM2tFl&#10;PtOyiDyT+UI5+fe/KwbPv2eNiLudpsLrFyNLOk/JB0+srmx1AaDAOeu5X54M5PBrVncEAGjmum4d&#10;umXt4QBWdthwvuSR7QOzDduCa1taLR4UUMDdyu1CxIMqprpidyhfaCIauo2dAwBwdQXisUNMAGxw&#10;CHLvPJWEgWUdXGFIC0jvHkH6YYqCeI7Q0xKc9KJGx3VOCQLBT6yUbbCB1t0q+Xf3zD3wlnk9i8gz&#10;mUwm85mx997l/n6va/gnH5y6s/RtEx8eB8BvGHX/OABIQEHHqWYSGrGkBweN7aUpPfScHZkECXdL&#10;+bwNmp14fclddWrFxotbSYjEmrIk8rnGrkF6Y+mxoT1fIOrb9q+9sFHvN77qU+oNcqnowJbgcCMg&#10;5KcgdKxGd6QnfU8gIQw48HMjBB4U/BMjS8z997fabt6Xqc53e2J3Lp+qlf5ENQEsZQAmhgYPQgjL&#10;uHJl3ebHcnldiQt7Gq1a4hAb6bCxudQFCl5IWoGg9Ougw2W1EninFkXyi18ViYBFxoTFgegXGaTY&#10;bHtWV1HiylQzJ0pZXj5OolYY97ZrrmeBKc9x7vEnNlZ2+rE2pLzc6BwvcboX515YYbBTsmtlNVAw&#10;zcWrxYrDDOr2V99smYOrWUSe+UzLIvJM5ovlyD/57k661qAD+UpOpv3m5gYLRxyf2Y2G5IEDUL3E&#10;2PaB9+Pwl3cclg5iHwDKfpx6M2u0F/LAGHem3FdsAxhq6DA/NlO3UI+PWRq4W0XtSqMSp1xr8u2T&#10;NpBOgtYeJaD7DvOpg/vbeJwMSNytt2+AivAikgak+E6YPgDuNKOXgHO8Kr46FfVS8BLksep+HYIO&#10;LceDUoZMklY+Gqnl/nfj5XblXud9JpPJZDIAgPbPrrBKlQEgZPLue4e+MQoA5lLKDwLA5p52zwEA&#10;PEIniQAGSA3Y8f1H/mDJH5t+zuYUZqB0JPbfP9vP5N/Xt8vhqwNmp1TAgqpMPFFBunx1z05fvO/o&#10;oOheBeZy3/h/dWL7lc37KmwXlVUnB8FehwnVGiHaST1MNNRyxWUKQIHpFmma2ox+XoyNOlfX1ky+&#10;KO2hUs6/veq1Dw3t2pSs1of3W7GR9ohD9GMiKljp0jvCHBoD5NcYm+sqHOQj6fglPUhR1E2juJUq&#10;Q5C2fqNH/rnBaso0MnSFOu88yLAkdI+HQ7FXRGxkuhMJ+5DoGnapHyo35wr4QTDoslXqh7VRQPi2&#10;Bow7PY2wE6bdNNWVGGAT726tzFbtmem8f6IA7r/3i93isLs5UnY4TgCpFpuzT97rGyKT+fNkEXkm&#10;80XQ2W1GyskPjbsY/idvvXyjR3uv7q8hIUXtS7PvmP1h2KwqgM7U+/42/1K/a1ULxc48ANDwGppH&#10;sIblpOyMzgi+M3Z6UfcGeRTmdne4d+PEx3YnN0DsYL7H8YICxKgXdPdGgTc1j525s41rdJQW7+zE&#10;baLyQDo2YitFeqcpexu0P405LJCaqFO7OmAw7+bopAMwmIuJFDWC2bUisvur5ck7CfoHFv1rj9/r&#10;q5DJZDKZDAD+4EdJHHPhQDWHqLXZgbuw9JUnCdgapOVxALjO+r79wi+vBluTzADAloqMkGN7VMh/&#10;1QLle73EmNxOYf91Np0Lzu/+i1yu4NRynGole+r7R+73jxy+9m7Al6LTQbQAOo64OL7tm1sL5QmL&#10;5MAsloOEGXJquDOIEuOgIPs6vjGu5YARt5Vd8VBrijRyNE+116o2jRyoRgb+o/mmvPHMfL/D3G5N&#10;lwASFFoucRMCbpF47W1Nk48AJB3CjGpafSfHcgR12J5Um3HqaCIBmPjN1dT/0m6TDWZa4ugabkzW&#10;4BrTVWJyF6sHTORQOCCaAPs54pbIW0JQ3nXSrW1EMzlBgyVvomBDAEZoKFlCEAU0VRasko4OrfJg&#10;5Mmp6yRzgD6/ODXaMGOzIyeGwNHOym2nNPjTw89kg81kPsOyiDyT+dzbvHijdedPmrzvdPGJc/9V&#10;v513mQEiwtypQ8ShwYdtvBHlPIqC/CdT0UUpOvt/ltdMG4f8t5QTV8qpY8CCoOMwUAw1as34K7q3&#10;OAqou/s6ARLAOXRd9tYYjjh8CZeew94a0+PYn9qMu/mA2qN3tg9iIj9kmWMm4rsR+TZwp2u7kApF&#10;mLVRZsorEvkaAAJBWJpTByLxnZDIurV96k6t++EFvZxF5JlMJpO5t1RCrjA/fjsN+Pj9d/uP1y9d&#10;6fo/3/wNCytQcwSAlw3u9LVSO7ZRwnUsYpWkJEx42ys5ZywAwl8E5aVaPmDvp1TerMtKwTk85NnB&#10;Tqdp5/X1xYeOYnb41T1azB15I7BnRrBoxk5468SNPZVsd6YuHGMwlSawFgDsWAUPI6voVnTitsp6&#10;C3IGsCtNkbhd/bNGvlR8eETptnRGaPrFXf7F7PESbcGszdeEICRw07hbQT7P5uq7Kh191qL9UVa9&#10;WtL3W6rMgWY4XqzXmYeVEACn723HYe1GrsByOt/TtWTHfPCckNxJWRy9Hne2h0DctPWwO2A37Tbh&#10;ClkeKgow6xdTffZYq60RLc34IKlZUWSEGPQN5SbzEJJuSrtWPlnc7iR+QSD+2Ta4fLay58kFUSV/&#10;fv6J93/s4cX6r2eDu2U+u7KIPJP5nLv90iorpQwDQlgrG8+f+VKxdrb3jXor1nauMj7tA0gNu+LD&#10;XVKUAnQ+HpGncdoWRu9GLgHIkQmZ7EJqRsv9PpGCjJVGCi/2yAKGsWwaHii5u7sFVgAqB5ZkPRgv&#10;4tRlsbw3cpH5WLkPAcA0o7G63L7z+GG6miwCO7mAmZHsH0m6AUzcSdDRbKl4YJAriZvA+N1X23dq&#10;47lDepbayvTeP10AAExDrd/rK5HJZDKZv8V46+bKXh+g0karbEa/NvzhmuEvP/DCmr6q/p7cTdJh&#10;AOj1tV8DAOyu2KmlJ+6Ei+4mKH2/oI7tD3Q6GBjraF3HiweLANTLy8OwR089bgNJezI2we4W0jc2&#10;n2D76fdX/Kvt7UQ/WM/fBs5O7F69nUAHru6tTThOrmR3FaRIpeMXiYb3OBr4LVp3o60EBwC4fi+N&#10;e4vbw3LuMVsgzpHDTF/5SZuv7T48562kZitXBGLNuV3uV4p5DF7ZYpV70mUiY5gBMZwkVj8e7xlp&#10;pJL1yJSmbTKE3Td7STg7lwTx9LRAbUeM74TX/IoTO3mvkDtyXl95mmQj0dJrkCxsNsnG0LgUbIh5&#10;K+yIqXR0rF5nuRMckHYSNhPFqgsrzBU2T3iEwU3pzv+dplKb1mAG6U/2GMcfrrM/CHHrVA6AfSa+&#10;0g4v8W9mteSZz6wsIs9kPtf6P7xqopTd2UpOqH5jOxLu+5ceMaHqJ47t5CsTNQIAfXdyFQCAghch&#10;/vBj0h9oIALHzW3yCz4JR5lE3pKlcjkBc5qwtEHQVLZzLWUBw9E2bRtE5k6UL+6Mkj5mbsTBzaWT&#10;5aM38NrXV4HT+73Nw7YWs7ec5cf3R27raghpwBLQQsk7ySxrGrn7lsCJiFOkouIBXaD24bG6AaIi&#10;whTsy4PdlZg/uK8GAHnPDEIfmUwmk8ncC/rS67vQyjDEwqrfuO/rQx9fW/m7b76dvnRx4hf1JHxz&#10;ePpwFzxMANC6zV7qNEfl/uwhlk20HFm50fYOSMj1RNdG8ksp35wYE/HP66xHjo3OSzL9gAmF0unm&#10;Ww0sd54geoQ30hdG40PdBb7h5uQe3XesXe9sQ1tO+7QnVSCkYCk8qhEII7s25xpp2FxIO1U/ALNg&#10;TdvreT5xTpCgiEiChXjujbVw7+ePHTqwmmD5mIM+UFyyI8qpxQ9i8MgDALTaj3QlhjuhTFcLnudI&#10;YNOxjrgAOleXoJwHxrokvWBvjGpbvVR3dl6dUtCoHpibvRjpm4d3VzSqC4qFYUd4k64RABu0Lptg&#10;amB1rGplr4/ejVq3bbTQYUoaOdL27hz0ym7qfufA5FJbDpzd6it7hp48og050zdCunVaAFDOI5tN&#10;XK595V7fI5nMv0sWkWcyn2fLv9+LYuv0ibst49TS1eWI/vnlnO8bAETwj54c/aWdDGAB+s6npBXC&#10;MIOYE6NpENiVvKWgNxLlHRPxIEqgjRAgF0W7Qnp7GsBUN6DENf07/b4/fO88sSZ0/rWrDz68lDR+&#10;aHiiGIFk1ItJ0uzcbnr1fgAI+4Jc3WMiJZQxWnSLgsCXgcN30yGnr5jdEQmgBxQ/PHaXOGXqIs4J&#10;1/fzNxJcOjoBAOUmOllEnslkMpl7YuVP91SSMhyXdxdca+7gpdqRjxdKdGbjtejGceQc6vZXXkfL&#10;LwJAcrMXAB3v1jCk6ztEILmUyjmlAwuItpSezsuDtzVv1yvvN2kwP6/H0iSNDFiWNcLR77x/yWz/&#10;4kk3OXRta69V2d6lsDE5BmYS1SmzIs7eMg3psbZtId3QcEEwmPKQckJt64W1fnpEA4BRJli33dmH&#10;JZMgFiyJWcknr/+s779z/sihHcXLR6MU1PFDv7F+IwHEQyOchtbdRwABMT6oU9JSxSnj6DUSR/3+&#10;xuIGp8p5fEIOqx1wYzDSTCJrbNvvTtqQFFy5OlS7bncdS9iWpWxOUhMXShJaCylIvxRGhcm1EqWJ&#10;NZTbGoSbNTKcsusyHEu3+uFQYafdTg/PwD10Jae49bMt8BPT/TBWVr22arA1BSCGeLj1tnjlwIF7&#10;fZdkMv8OWUSeyXyOXfnDZGDufyT34QLryJHb//ImKeWHBABE+vyFmSfG5UcROABA3/3yc7sDYyBd&#10;u2hJlbdSEO/1DKA2tZkXcF2YTl17FUvSQODgChamAZjxmyay0b4TkZsPg/K9scGQ3X7es1bzC4WR&#10;eU5SNWAIIYf9+39OF4/6QNIkyECELiQLhh3zwCVp3WqTd+SjIzQpqCIBQDGcDxeT0NBiT6dFqgGF&#10;+67H9g1nCIDLSJDJZDKZzH8wXF/e6yQyV5tafl2HqXt6fswn87siqJxIZPPdYx+9ENe3N4emVvS1&#10;ibKx0qCXNPaqgRyZtN7dNnYtaqctL690IItS6mCNaDJlLcGbKiyJdtkT64HmFzcL9vyYqCFQEgSn&#10;qHuICny29KrYfuUgBpPN0f5hz5hBnKYrvtTKorgFT3SsN5/RjrBKyqQWO4YBeMyJnEt7F8JO2QMA&#10;1RP2dc+rnR2UAIZhI5gAorlHzyca167X4mKpKAHdGqxzp2YxFZ+q7WqjhACEIECSEKPlrbhjd42b&#10;u1Lv+xd6PSjWfOi+MYcSPdPome3tWo6UX7JyB0rJoJ6QXths5qbeO+PaeQkdGguOqDfHimQY5vXN&#10;pFCQO/en0JwOOn1LtC3Ht6VgKcJYlgbd86f2VnjogA3TGSMR7V33/JMTCWI2IkVx20QjDjAA5Y41&#10;Fq0//c+ysCfzGZXdmpnM55FaXW+E3HjPtyvfmvj4Cv7gjcp816fcA0Mupb3GVg9yde30U0QJQwsB&#10;AASEdyYa07uxMcgVbAKYtDemB31NUdO1G2k9VmEq7GK1YgvpAWmdxLkVun1f0g8VOolpldWw/8lG&#10;8a1178wjr+62B6odUkVFt40UvhBUrAgcqDWSN75MUYN1YhmKXLIFLO0krFJb994C7r87wTmi2OqL&#10;O2PRafr4sPBSwzTi2CmWXADeqZtd59o5HxD8yXcOmUwmk8n8TYreOd8AG4bAjb1ybfhLpywAuNUQ&#10;lb9nb27H9tX47izYweVAq+O9Sn5+tKtX2mE3ttLb5PUpN+7mUaZQ7EmPodukw5ZxhmxjD7u8nCRm&#10;kpO6VDLdbS4VcNAzfjFmTSxLtiDiNBU4EL8a3vSqYmLPyllTelAv2oWgTYUcAA/O4dfC4OXHhF0z&#10;ShPZEsQMKUxC1ux34x11sj5tQTfJ3uq51iMiDnIAjCKGAJii0uNRvW2oEd7mV8tSDAJilfTnqycO&#10;CSZiSn0hQGBDJLyCNSXCKLTdjVv93uF1ARieOVEES2NrOWxtUFQfGhWyd9MtnpNa12/8omfN7DVL&#10;t56plAhpyBHChMxed9wCv30rTp/ebZrb90VhWg/tmrL9og0p3LwFkbTrWg/Op2soHYdppTTq9W52&#10;7dJphkoMWYy8F9RfP1tBR6BEX90MGx88fK/vmUzmz5ZF5JnM50/z9csRDA8uJXHhm/zxNdGPV3Ra&#10;PpIUIuugAACuX7sRWxdX7Ub9kgac8vDkrCN1x0EJgNpJNXuV/d8BpdGFLBV7XZUMmtduR9X9uncy&#10;ZvrQMGGZxdjI6AXzo5NgoDBAP8JS1S9aQAraD6bfBTk3pEW+rGxvVpOBzeR4TqEkAYin/1gsjc10&#10;OTb52EhlWw5gwSpGZlDWL4cYve/uaaiIqSuNnzgAbP5oUHdAAOlWwqNuFQBgHbscicsPSqT0sZr0&#10;TCaTyWT+Rpm3XopVkjIA7A3ETnR0br8wfd+YB3OYG70V2ItiCgDQu5ikZmh6/Hl7Ye9WxS8VTbNh&#10;u0GggnTj3KGSpW+G3Mn5ocEgFhGsCVjweaWnxPjE8upOIC1Oryf16d2has2OJTmuRCItK4EWiIem&#10;byfXnirnRt4w7peIfnFZ2K6V9OMRXwgjrdPvReatJ4c5JbbobkEpjaDkF93NUO9dn6o5LUNYs+jM&#10;+ID7wiUdawkBIcn0WJ6s7lzahL+ZmsB3G9rM3EZx+isEZggmYsEwAAyEYCv25rZNqq+qftU3ZI/W&#10;hjw/QFi0tORAjNQleeOmW0K49pBk6J35XpA/vqGTl86eASVEw2Xe3U0oWpvRr+3E6eEzizu4Ol+U&#10;y4kj3DKl2nY9F2AJZ3R0dUsG1/rDY2NJTxGqw+ebNh8nSyYu+RWdRrVQtK/VRvuuVYL3xPPqtYey&#10;wd0yn01ZRJ7JfN4kL7yt00TBbOXc8tTa+sFnP+xm3f9eIzHjTw4v33DbKwcAgEZGzr15dbcVjLrw&#10;gSjavSYPTcSxqPiA3kk1V/L7BZQZpLSnLFDJ29y9NchbrnOn0pmCa9dOP5q/Chx4d2WjsDJZgmX5&#10;UDrVjeJgkCvLmOACwPpib+1EpKuVVNBoTzjRbjnvwsrvV6CP339ePf/wdEA+l/p3RpYTgJ/AJG/t&#10;Gnnu7kBxHLARDfBwaFyCRxx8dPYS2Aq1Vx29U6zKo5cT3DyBvkAOmUwmk8n8h9D5/bU00t6xibJj&#10;bl21GiO1zd/90ikArV1tH09SzbOrffeWXwMQXkwSebiGg2/vXi/ljSnMjli3BrD3WnkjV7zHIA/d&#10;inmzPJXWlU2Ja+U1y85GatJ8+HwzNgJGpiNaDK0sDw9XI9uvRMoYo5QyAzcY8PEtw2qk6F3pxr1a&#10;tMfedL7jSYlhZTCUjvcup/WXnxgVrMCWxWA2JBCef7vfCfL9HTNVglu00w459/lpwt2iHRsQhCQg&#10;CSCKYnw4brbFB4P2XH2QO/TkmQVrc3MSbACLkEgAYBgQoQvhlgxWPC4/kXNrBerEcGLNYd5yu0qW&#10;nDbC3nBuANq7Wi5tvwVZedSPx95Maud3H6gwrCKoVq7XKfxZ107N4YfjiZGGePO5LeRofIwbibYK&#10;HFtSQxJj3N5eb9Xpt/sBEcqeioVXrdlemABFsizPXo+ieENJd3h5uHTizbi9Mn+v75tM5s+UReSZ&#10;zOdM/ffqccTDcyPNzf7A24vl4sa35vZXhX/YTPDo/YShifVkZ2R/XjDYubBu14ytyNIKgLlxMVXx&#10;JAH1VGPYu5PuNuCZ66cA6Hcu6ry0q0eqBZvjbn0rJn1jbWpPJucDt9TxF3+tYgHNiDcS3RiiICom&#10;glwAwU93doZl4h+aHXOwW6j7NveCajnarJQJQDp/vu6+eeKQJ8r5VpRGBQAEiEIv+UlPmIcq/YIF&#10;AKYfsWgP2POTJPTdEtD56PQFh9uCxsY//O3yD95SO7XhrivL4H4jTC2vWhZ/US5mMplMJvPvbed3&#10;ekE6/MhBCaBLxw6Wmtdi83z7ScIyx1M7BgCKnbp94Skb5nKa2MdzgMhdE5Yz/MwEgZulzsQRtbMY&#10;ilutr3vO0cV22lt1pO3mJYxCaJaESOWVqEKuEbWCs14OJQo6fHnmsM9WPg2MJmOSQS+RlvXQ22bl&#10;SQvT17CbW2EiTB1qbGte8qvSdvBE4d24/eMDxzyjYALHcUggai+0dFsdc5cCefsohe3aNolDNlWb&#10;sW7ajiAiCwB2yVQsENyxwqjuRI9djCu/Pg4s49WvVaEBh5i1BBhQYDlICG6xe7kxVHpyzsAipEwy&#10;30XPQz+1qDi5u4XGmDUmOVLNq5dcv/xQXjVyD5zvyNaLzuzoHAAS5e77mzoaSo6P2GSde1m0f3iU&#10;xFwVKDfJKItTdgwLIlvSSpLi/bPMVsVVpm3bcxzJDihvgZs7ETvSsgxIrK76M8fe56vz9/rGyWT+&#10;TFlEnsl8vmz/y/5AH3h0DPFOJX9kqH/+asJ//M2jAGB+0EzFV+cB5Erljlq+jwBg72fd4rFmrlI7&#10;ccBC2t5e2YG4kYweBLqh5g8DctykoZjeP5jD9gtrebizh+cqd9aYtfNrJvmRWzaO4bM7Hr/7dQB2&#10;JGd2ODaCedcUfAGkf7TcFGOVBw4JANBiyHdS6fWaMrfrVzkOApwOOvGVwUNjDmqb6NyJyFFYe6PP&#10;5XOHGYOChI7iBGRfZz5oGVa9IMfY/fD0WaktpsLRj/10DQ02xVLKVu3K9eXB/iJ39sh9eWQymUwm&#10;8zeh/i/6ffrSmf3eYbeMqh6lUy/s8Xv0JG7voKKYAdD4arz64lO55UEijucALC1YFfvp8SECqLAm&#10;E69SO3FpCY0ffStuhnGfuMdsW2vN0ma5XwC54XlTgHvkQDFGz2NnbvX2hjS3F87NGeFYQWAMIzaW&#10;tPKVm6HZmcLINbnF8ODYDoZKK4Fq0BSZPt1XerPn3lo+PJcD6TCEb29eXoupl3/ykLf+c9RnPCEG&#10;l0VuTpNx+7FQiS2kBoCwyTRMLDAIBU2baj9ykTP8yF4v+fFTMxqQdgJtgUiblEl2BVzhv73VKz5+&#10;WBGYtAakDDU33VBQLo+RZpSuj7HMp6Z7UVqlh60Yw1Kf3YpE0GvLQskVSTcgE3cUHs6TjfyoeX2H&#10;9MmDeYAtP5TaEqzIgWGg8bpQxdHb1VmnYiuj6gU9roKYySqhvxaCfQGbbS0QSXMzDPPL9/rGyWT+&#10;bPKf3usjyOy7+a8B/K+G/trpZL7g2v+817e/8UQBWO6k5RlyZuc2AnF7ogzgzWspf2MOAERitxSV&#10;PAC3fxQZnvvqWMlSRR8yP3b0YLKlwvaROb1nTOnDuLX/KuXHlWocWv75QNnHHxnx/LvztlB5Yrq9&#10;o7Y2j5P/9JMTt9Grz0roiPImRjxmdKLNqIPouzc6ybFnn92fYhXxtdh60JaWY8dB2G9EkbFsZ2Yn&#10;wWDXrQlnZ6DKRUBrCt4/34+TBx+1U4ayo8AkLGT4DsSTOWJBLK8gOm4BYDZahZuRKTzkfjxPinuK&#10;V+o725s7QRxHcZyqtLn4ZmMoi8kzmczfiD+6CIz/L+71UWTunfhftPvu3z28X9rV1xWdkPCO9erY&#10;LvV+FtJJ1/I8zxFsdbnb5XWtD5cB1H9EafnReWNyALrrFo9ZxpqrrXH3mh3B8S22HM8xzR2LCqrk&#10;TjYuRL7z6JemcxLpVk9Wc3L0kNtGvGr72pLQpI2GY+eHbEvtwZqBuZm2ppCmdnEKZNXCAEE1H4Rx&#10;Wp6LWqlpra53e71uc+vqG1d2263xc799eqQym3St5IhIgxssT0a9fixMZCQrgTzAt1Muj5AadBNm&#10;kd9kjuXIhC3k+JriFSuv4XtqfxQXTmLYiGHL3lsb3f7DDxIxYIUJOy45A6P6Fvl5QfCb3M3RFeSe&#10;eDP1qo+y0rYsKipMjK5EaQ5hvzuI2YicmSyuTeUq1RwNbVykyD5iCTCskEyeIfaHd7/9StCrPRRw&#10;474yYLhzS/qHUkVENbm9ohhWtTAyMuJXxqqFMDX2hch9OmtCl/lMyiLyz4osIs/8ZZjf3et7vzUN&#10;wFxL9WEXQO7IRk+snrDR+LHST96ZP0wGemDTELD4c228Z8+VC02dYH82MW82rsv8VsmPtF37cJCT&#10;V1ty/ukb6G1cNVHumTMilnbu7kqCXequ9EfEwe+MUtndQHdtwtMh7PGm0YMJnRLsfP0PFjrh6f/4&#10;wN2d9Ns96/jQ0SK0Y3pKpWXLrs7aw0mzyuvXBy7XrXSc0Fu98H5bpuaBspuzFJvQsNZS5l8dyIOn&#10;bNchhtzpca5itNLGMLZaSen+0icyhUSLXtirT3CUeiMTY1VfDZLE1N8LZrJGQJlM5m9AFpH/bfeD&#10;2337N+9ObXYjSmcqAGi+W8d73oKSjw+Xfc/1coXSIE54J7AqMwSo74csHvWKSF0LvNozTkUyWSPl&#10;60FLVOHXSn7ezUtKG6lwiofnb19iHnrmmAA4bu+QHJcJ7EMzW0pvF/MBE9I4VZ5dqJGBu4D0BMyV&#10;jpj1pldhjoIE+UEqokon0C45R6abA2Vk0G1sb+60wuZGevzvnvNsEpy/HSh9oNJYd6tjIGbWJI2r&#10;tJEw612NCd0bpNBsDxWucLuAsfHUhz+3E2Jrq+TmnRSwwcBAww+ZitdeH/Q71ScKgjVAXW1cVoaS&#10;REunCCHICSIm+zo8auSKT1sQpZFKwW8Jqk6UPD8FEYwYOfr046v9jjM1YxP0xbBTFMvlMgyE0iw9&#10;BrEtwzcvJU3n4cf2jBXNsSI0V6g2nkCKMi3vEuTUXCmFzktjY2LK7aVbrdazhXt972Qyf5bsgTWT&#10;+Tx5Zy2gXxsCgKbSuf0R3dxv/2E/eOUbeMWombujlXt+tdGxtdx+gU3t63mgMLXMe7X94dDWcl96&#10;SyXPPzKDyocB+eqSoIeGH3sj+NlorfCMXzA9NumHg5e7m7vSHq6NHfQA3MdvofXHZw4DsA7fQHxj&#10;LB843QsLm+3kwX90t14d3G9aoRwWlQrHYX0FjnN/gTo3zPFHLrU5uXpVb3neitftGNhED9QSXqaq&#10;N1AAwSbn5jbkOQAy58Xx/C7fuPOmgZp7BrO1X8qVkfWbe5HrDJ04UNo/oWDlxkrsvX3zt6bv9QXL&#10;ZDKZzBfN+geR/s7wnQ9hV8sxbta7MXvxtrmQuvna/nCmIOdQzF1h0X0E4IOudu+zRX5gWqOiEVqB&#10;e2tEuMLKnbho375/1uE9yUWP9fDlgZyjZPEC09yDQkuYdgxjyYKMU7LGvvXCrn7brzUpB5Ww9CoE&#10;oCp1T1kUGe0cJKlboW+EVtPLytzwyRZ2Tg4fe/v2TrNsfMFJpMIiPzXLRCLsOmdelOujRwsFUUbi&#10;SynYgaukRsB7da1GIsHMQnoOuVYy8P0cmTCPwjde2lBbW3NPOEKzEYCOmcjonffWk8hMlVPDRAZh&#10;ookUg0TqsMsEQjrcpl7OSviSZU45SvpVG/DH1tHwx8+OqIE2jjBSFujEa+7Kg5KZbgTTpTwPXpg8&#10;PULwYiSeqxTayzdTOyjcV3Ce+BHW2kU2QjF7RAYVud4iU5pzYFgJkbdDak6M1pak3vujf5JVkmc+&#10;i7KIPJP5HElfTtNn9l/Lt2DuNqnwnvuevn5Oryjx5IcRdi3K9Zs972daD3/LAYDxejfd88oA6nvC&#10;+o9eXu++/q3ah42/uy9DnBzG6ebvCx191S9awtGc3I3IzVq9d71SyJ0O12cAnMq/rPQHFybn88gd&#10;XjDB8ihfWlKtHj/0n3zYKz1dapYDIQUA8rzq0E2pWkXcZjVy6PitCy0wRQ1nd8xThr0D9w/rW31e&#10;FgXDwuQjRv0d4Mx+RbjwvaMX0tbKPAFEO3sm9eb+rWyxF9T2135r6sOzz5040XxjITH/w2/ch0wm&#10;k8lkPk0vmejEgbsfGtDy9dsRwKDBglmbHkIq767M+7IR2sIACC8aPNEGaqFMV/VixAgQ5Ghd+rNb&#10;bWf7MFJlpC8kZmIdKevqYpkPnYo5zumGZiXsnCWEYIZ89vmueedZS3fzynhU0gQA5Sb3Kl3F1ryD&#10;yXUsnYCKGHPLaa9StSqCpWWdK6Z7tpWLIqson+/1r81VgU4IHp3a9m7KUi3N+9IZNnsk3BwFXRO1&#10;OloVcloAXk4kSDw3YSHKhKjILJ89/7qyNv9kfHykZARhANh7C6tkm7B8vKW0MMRMAcMTTIBwhINY&#10;CqTsOanYEdyy7IlRY3I5C4DtF/sh2XmyaxIIB2xMMjmcJAsnwOYy8G33lQibm/m5iQpTQjpYXd+B&#10;TThKRKY6d5svnwMoSKVFJMruTgsYmSAtlIYQ+Vxk4sizDg/tpDdffA4AELZi4xTL2WRomc+ILCLP&#10;ZD4jejdXdjuJ8GoTBw79u76YlwZR9f79PzsG5buLx47elOeZ9YkPl8Ae2g2Dhd5A576+H1eLiVB3&#10;e6KIxjKJ0bkv/1B13vytu1sHP45l+TGAvFJijm+PT0JaWismAODOWixvWKXhJ3Z4p5YHcKD26jYH&#10;164PzVU8eXMQdeCY+t7Uob93NyDXO5vKHl2zr5ExRJbtlmfWxPJI0lFiFuLY0b3bm3V/Oal2553R&#10;yYdzgDxyIzALlSEWrgHqrxkaP3P34Kh8/3v0wZxL4JUWB96I/Uu5Em83et3yP/hkfXjtO8s/7eV/&#10;X59BJpPJZDJ/TUkMx9kP4BoLsXjiwxWd3nnlMzMA7cy04qXGRO/Dt9NU3nU0FVq+jSupGZtuCkfW&#10;bjZSqV2Ri8DGSXXcPnBeLD6YCw08Eoiez/eHAnmrK6efimKEbkMzPB82YCmwZuvLPw/N0jGYHtvS&#10;Uw7DEDuMSO2Ax3w2M8t07SglzOTWNqg3PCSNkITc1GpZz1dCw95qtVnAC9/2WgnYtu7HADdS5ZYs&#10;0t0cLOSZc2mwY4Qp18jybUEQKetUkjSw7NQEedZ02NzeIr25YXLDvk29XtdErIpwjh5YBZFRLtPA&#10;sFUUYNbKJleDTUpC1PZwG4N2BSdhirZDAKSs9ZVkjwUBSkkjwj6f2sNS7NJmiPwB9auXbhn0rlyh&#10;2BJuQpwYI8ce699ORered5sXT9pEAtAQlpXsSR4ZB5s0BqyCQL6PngcqVDvqlYMHkus3V3oAAHvq&#10;0Knqvb6zMhlkEXkm89nAS68vstGG0W8tv+mdfbz8Z252SesH7zS4Cs3H5t8+c9PchMapj21aGG7I&#10;xYUKnr3bjnxo3cRJx/S3SJbmMfHUH9qLy3d2aP+kL52v2UD30tjmPFTnykhekIKyAdXaC0iuY0g+&#10;me8PaO0YASh/e+mDVmwPFqBCPQhFGoXR3ORz+wdt+o2GkrJbTAc3DgBAQoDrJHLRgp6wAdDoKMz7&#10;P7+Zm5CnJ50glJZjH70RxLu9SY9iLH3AVPpyGgHYb4V+9la3/95jdrQyoNAfrv7SO+10p/++kId2&#10;5n8ps+b/4R/vFb5XOHivr20mk8lkPs948+bKbgDAH547OkO4jOSou9WO2CkOFfj999WoRmG84lG7&#10;s21EVy/94O992IMrj8QXLjfH+BbjTADyWstdYyvLLQwloYmVBdhCNopLJ0KQK6n1YndoJx+0u75+&#10;IBCa4l1mKsfEBGlHSA2h9PTP5OpJYfras+yUbSImApuoBa41DIoi7lybhSCXio5JtW2IBEDDDTNo&#10;aYcs96o1zyZ4+VFm5Pw63V/f4O7qfFrpIFSgvFQctXcRl6cmQhI+pcxCJiJNhJRI8m2EeQGz5Z96&#10;aH3JKAwSkfTZWIVIidrR+VvoGWGzZqiIZNkFGKFFdn6gWRgB4aXxgld3rFHHzt+ZZA2etrUQgplg&#10;Qi0JQWKNje4FK8ewDBwB7AdPX18IWCAOTdEighk7cUzsyoiCXHFoN1mbE8IHQiLQGqM0Ba0NUoii&#10;AAp9EzChN9Q1+g/vez8xSmswCbm4/Pzhp+f+Pe+LTObTk0XkmcxnQPOHCyZJDEAMwErefPfJpy2z&#10;V++nVm549MOvabqa4vCdPzU7H3WGGqp2GuTWPtG/enQ5XYp7943f/SyqdRPiisrJwlEBOX/0qnh+&#10;eIwAXnxNSesbQwDO7w3GT3QLdrLOsbRUX8bhACTJ6lTUqRIPd2S/XwQAOjj//FrdEb0+pJffprHO&#10;ronjZSlMEg0MCdlJa8XLaWd7v4k9UZSvJ2yA0Q8PZ8ae36DwramHJQgQ3txyj8L1scrgwopDha97&#10;V98C8J8SANiPvaCv1YoNJvIL9Evvs3kvfTUtDcaWHv3lXM3/1h9tF3//Pyve66ubyWQymc+PtN5J&#10;ZH7obtmhLrxRh9KGQXFv9dXqo+duR9vWTd5fW2gtub48cmKIgCQwdGv5Vhrf+t4375ZULpSVc+JQ&#10;DTalP74NDG6wzbJsu+UCeoMQQuiOmdjdsidjQZ65el6jeDYwF3P2UWJtRcr4VLFTwAjYQJAncqbn&#10;Vsz1h1sQIs+k2CFGCrKCrdQqG4Y4el6cHxOa+2ycXrpecQUIgJi6abU9skvvxRh9/CdmrXqQCi4n&#10;EE+uvKvizrWCJR3jEfUH3RAmEHKKBEAgYxIhjRlIT6DvCaOUje1EyMNHu+vLG4mka31g1PXLx+4n&#10;UewNkkKOGNwXxrW1JKETIGdbUEYLmxzsppSWeM4C4U67A2+QYxBMaFSsCcLE4NKhhlg4zjuEOQMW&#10;/gNnt7Yb3XbEOadSG/EcKO5Dmd4oZveoftDHsKSmYd3ukZhMGQAnbLsALFtx7PUi6z658fqtWqzh&#10;DfuUdLsg5+bCyW+W/mp3SCbzqcsi8kzm3rv0/TiKxfyB8bKFsLmxUA/9l16e3o3311pzp+/bb6i9&#10;p/XInbZw+pPf3olW17I/2Wxb+km9ipndon+nTrm0l1wKk4gmHupVCHRmQXcvNadKzbc3SbrfnACw&#10;9idp4UT+gWArYU4DBI5NEETWWKhN/qE4dSoNbB7dT65fHbb9hY6Bd2yytPbuazme3RswQCQs0Q2K&#10;Fa3m17z105KNTuMIVqHbcmv5u/UG6eZOpCeTvrXeOnzYBTgYWLWm4Nsbu5agoa/mPnEuB9ev9f/k&#10;7LigmXWg8snMa4evNgtuATvBJ/cB4Pyd3+uL7//9rJ9YJpPJZP5SwotX1g0AoHr07ASAhR82VZIy&#10;XI/iELDVj19+sxnVyDADhKtdqsz9+n4LsYThjGD6+obqfP+RsNVPhFsqBqyViFVnM+Xh/qbpVyzj&#10;zOd2U0Yqi+jAFn6xE0G8MzdlqQ8WQpD95cEP+puHnaOq7zlBapmqA4eQgh0yiS9dwv3LWHrAGdgy&#10;rxXryAZ6IG7sqtwQS0ueWtlLXnlEEgwVWtS5aZVGXADIeyoKXXfrBuPc0P3vmsvTFZsFCxhl7zb9&#10;fFek0BKWtATgIy/WZ+jOmwcYS3V1WlLUME6ExGo2DQ33ja55R3pOc6/NlSOnB5gkcLXbH+TLINUF&#10;OQUY2KAU7GiyCYYTY9RyrHNld0YM0vydLveO47BOWylgICAAg7g7xnJdxwN4JQ0SBIyNkVzZM7ND&#10;UqATcRjDsrkf2WMkWq4Nq9yNGwWqp3KIFQAymlILALweIm8DclJdN7dOj56Y3+9BHq/fXIjdK8t/&#10;98i9vu8yf9tlEXkmc8+98rwa0IPn9gPKXG760c3Xzm+xe9zRzBDCvrX4sycetQC0oT9WDc4fS6KK&#10;yP6o/vmObtGeKKkmubYlyDSuvNeHl8DpLeRrR4/lvSM3o53ird2B68ra1yqmtb54vTM0NHnEL4+1&#10;6l27k7pDFsep7Tu9NzvOOcuKw5Gm2izkHEuQ2YgDtzQ5S0PHbWDC320bv3+nTsDveXmlquOn/3W6&#10;tzEPaXtFE/TLHdWRd2rseXtd89Qtz62t2/byyvhoybcTY+e3NvdUGAw/++R+Ec3JVqyN0bq3c3Mw&#10;/O6DJyqthnEuCen5pcKdFgJp4+Ud13l2YR0rJ/6tnPW//W+imzeP3esLnMlkMpnPg/iVtxOltAaE&#10;SJtvHfr68E/f0qHyzsyP+QDineWb/WTxZmFG00g1R0n7zWZJTs0MSgSAFWB7cE5Mv70Uv3/cAoCt&#10;dI/nD3oR4g6j2kybXDbDMxK2IskKyklSEafOpN+LfjqeD10mZ+yZ3M7hl03/sG3SHDML6QryhY61&#10;ILtvhUWhuTSyo5cnbOmpfBqDU9YD5ngJmB5xpUlbkyv27uJJZiFQ6MWx7PSKUznWuhSKBP1XwQfH&#10;+ej1NNkcYyaRLl5Ik8MR93o2M2tSxtjFkZFwHS0xxDCSiIhY7rAqtU1nYAeIwg0dlzkgEMhrw3Iq&#10;eZ+NsAGuXE+D0OWwT2yVYYgTizUEJWwau1u9BPbSRlwZMgeLfcXKplQZQ8SkkliBQSCLDbkgg1zU&#10;aWigasAwhqFJCNhswwjyE1ZdiCpTc7RMciAl81TPrB/lQIghAkAUsPLDAgE2WOEmqXBUWvzM2bsv&#10;6t1Dh/rvXEzN7/7KuXt962X+lssi8kzmXnvj+SQY/tbHW5znNBnPWzsxVbR0v14PZfqz939jCojB&#10;d4eLkSD9sT1cJL9ceaxQ90onLcMcR0D30iZUXuSlYTbx+trLwweLKnxrhVUY0oHaC3HfQPRd5+wp&#10;AYihIe683ZLSRFYBZpAu2aawm8vZYb6v+jwAEG+lasSl3MH9+V+Wyt74GE36Rlo5edVK08KBPHD6&#10;A3pjzAcAUcgPdhNudJgApLe6rHFsrx2dO95oMvb2YHSk2RVRuKMKpcX62Ph41EsSbAk9CNrbEXs7&#10;jYk3d091tLAjQp8ga6NFAFj8eY9zjx4drIaLvnCKuU9WiI898L7z0tGskjyTyWQyf6HVP+gkkaHh&#10;iqv7uwNybt1Sdhzlnjl5pyLXnZ198rWfOCOd7uPHHQC4vlYNJmf0Rv+QBBRYCgsorqe75Xy7RgBg&#10;rO61nVpeCpHj4m4rraUTMwQIRxMxD7RjacNCjrcRXB0rCi6cPO31owOv2LAD3ySWdMgPfZtyPfQr&#10;UagprhoGz+7onRGHbVaOjAyZ9TQa6S/p3FlbRWqrWzi8qG4VzxqQtFIIAvVvjIyAC9uOit4OqfIw&#10;2Jx4i9cfEERbl5Oasex5Ko4ND3YTBlu26ypRU7vciEellgAJJuxAD6mGs3oYvNtTiT9MABm70zaD&#10;mOKkDCNADI6QdDrQ0siKYGKm1ICk6d+4nRCYkOhyz252aGw00LQubQsAou3UZ02Oa1kSQJSm2ljV&#10;Vv/SDDhnDIgJTGDWzAQSwuug3xfWgUXTqNq5Hsce4ciNcGVekixZBGLoCJCBzAES0PUt2j2jJ7zh&#10;+OMPBYUvn/xRJ/99ehAAoDfX671EetWxuawle+Y/pCwiz2TusVs/SYKD3/r4V3H5R3HZHcwcGDpn&#10;AUB460LTMv/f7zwI8VEYbkuVmI86kmsoD+4n0o255dJxvz+IAX3lOluUd0aPl2V/r7U3YL22OB4a&#10;uI2IxsbdNkC2oHC8+tCdNKky0Uz2pj3WAPYMDTlx0i0WxmKOygxwnVD2a+PD++Wa2TB0ouXZMwCS&#10;D8KEZyYJwIMLveClb+ynSIWZmxbaK3OE4HpiTG6meOHWyPq3iutXN5ghdarYNtaka2SJOp2Lg2ad&#10;hHg7jADEUcyl+mbCm4dGbdcAAJm9veJMKXz7LR2NPDW/urXR3FoE4E7MHs1/LBcevRJtLR/AX8R0&#10;wtRyK9kPYiaTyfytdf5P1EBP3H/AAQDeuXI1WghGx09+6eOF66Z59kI86tw8DiBc/G4/Go0+oMpw&#10;ckJCIwp3mpu01XWPDkpjJ+ccEzZuJ6Sjl04ckkqaTmwK9nSpVxAQEA7pXiBlkbRKya22ymbbm5uY&#10;pBabVIy2qNoKh2CkkMShdks9tKw+pHZ6ZYDGmXaVYyyktsyliVgzeuSSiqdqMaI1JcQJty6u6Qck&#10;RFH63qFW3dB2e87Ok6hf1cp+3AX03AUVBpXknYvG0yPHZtbfRedhnVfWkN1sGAS3ZkZVHf1wUggG&#10;pDHxlrCnnR26dVTvDOzUmyDHsWW9FclUeioR7W1LghimbhLnxSfZcooABBuGNkK9dV2TJGLbaVet&#10;XFnF+ECNz9qOMAkJbnThkJF5m4QESJBl5dKoYsmlILKlYQEwkWHiBOQyKxsybZAcKpe6vDXn9nQC&#10;YKi0kbt1TIiaSwCjAXZt7sInAvQ7qE+yfOxV3vjkZR/7+9/fyH+/chDYfPdqBMMMksDk/Q84f9k7&#10;J5P568oeQDOZeyv4Ix3Mf1t+bMmtH+nEeubwNRMuHAcA/8zpa6/0cn8SPZEH9e9ulUsx+GjMsgG0&#10;hPhEwoM0zft5lEo67vx8zyJ5aHjImpEAov7WrdtCr7WHrOHH8qLeNACoMjlqtP1hkmk/tP3AKxR8&#10;RwQ1TIOZOwPPcv1qqkw9tXMPjd39/RhcW+JS0HS5VhTmYpjgWAUAYD/3J7z58jN3jqvs+gltO5P9&#10;60pjeoyWmibetWhmJtzYanV7CVer+eHamtOzthu7yg5CkBW4PglBTmGjVW1GjaGFvfsOVrSKBr3A&#10;iM5apxOlcfEpfRmaEcaAULeXXz748IfD2cE5/S5f+PMjcr24sLK3H+ZX5g4ec5HJZDKZv33Ofy8N&#10;cl8+eKcClcbHH/pvG5V45msfr1HdXdT60QPvmsbPvrVydX11T+RriQwWlz64/BVzda1nyaC+KUac&#10;kQfcnFURyJeHTtxc1OpK41Gg04RbniwaDAokAe2lXZKu6xqwcr3DTjkof1u3kzSWVuTMwjbdoFaW&#10;qCYaiSoYtW1L9lgmkc+mQNwzxgZrI8ixWxtKYivhRwQGa8ai0fHjL63h+u5jI2QLju3xoc0WwsXD&#10;OSwsj2vnSdnKSRJzy9gqvbQpZf6RWVk4/D6vt3JSkXAmxnd3oVemxsWuSJYrkxaIpLjJOFCxz+ud&#10;C5EK8vmJfE6HrU7IxitV25uRTjs8FCdG327AmPo7D1UsBgsmMgzaOZ+SEIX5iWFrvdGJC2Zr203i&#10;G1sP+5YtBTZChxzHEqlxBQABAwjXHpWSeo0hMBEREYyCSQmuMQwpW6FrjdH0VQQNAcRMnI5eDtdH&#10;ClQgANRNpazEQGDyAJY3+npOHJevmubHr7re3mqatVZ+4berN9c4TdV+j0BprW2+9PSj8i9152Qy&#10;f21ZRJ7J3FsvBIPSNz/+m7/+Y5VWvl7F4etqe2J/tBg6OffDzdxP83P/f/b+M1yy40wPBN+IY9O7&#10;6/0t7y2AQsEbgiAJena3Ws1uSS21etSSntVoNJodrXamR2ZWdmd2Z57VSN1iO7JJNgkSIAjvXaEs&#10;ypvrvb/pM48/Ed/+uLeqbhkAVSiCAIj7/sqMjBMZJ06c+Pz3QVmgZd4gVUPlskSeZ0oEwRUDV3xo&#10;cQBQxOuWSZ13JmewJLSbZsOW6oFTZnU+myAvuqE5KaFFFczy4FJlsfpAJcXNRHcKAHxT9jS79ZBC&#10;L1BECig5KW1N+1LP6oWBYmkynbJdz2E8a1sBNl109mrZ/w6GwweWzpkIYkQ0oU0EQl0Xx8DbqSgi&#10;Bx8GIuvWAefr1KNUHREqTS1FJWnbtmLoLMu0ZDLVZh+Ix+R6Y7rG3LPnm7uzUS3FJyfzPqRBue0u&#10;kVTJjPVKr2oByvDIuvsuLc2WY36fvFJXcQXqh47bFAopAab4hZPa1rsbP+49sYpVrGIVq/hlY/Kp&#10;wGr98soUoZOJnvq23OCGyy1OvwzS6xPaO+J8X5xC0YAcGI+ZjjhxINGsMpBYVBrN9Q3MFvFigwyk&#10;p23ZcHxemVD1ca3QmMi1hY6EG1EZ+awkGEsYCpekhZr6wCtK9diuZCXQQqkaekeuEIj5hXg8Yfh+&#10;6FtlP15qNDN2DTXoUGJV6alQBAQHcBJKZCz01rZwd0ZR1Z448OChQVF4dsPWpCqkY7C2yAy5fThQ&#10;qzU13W6QqApFaxoWw2fmGe/YaSoRJbJmGEce4IxJBqU1PebKadEcmQ3DUimTTjBu9xPWpyPN7xqH&#10;NtUCnRYXCBxhKLWOBm6ahqfqljtPJI77fPdcMDvUQyGkwok4iQsXuMFatrdyRjNF8iOxeHIDGy0o&#10;9qF71oeCpiyVpdU6c1PkCYMrjLBUhSUaci48l6lcAoyDwSIeVUNJggV5IZsN6M2zWCyDMdcMKmp2&#10;vvH4HRGVGMiygGREs6X0A/KLB3lpY2RtnDRpi0tM1+zZIZ8IzdWq/f8hiqVzDZ0NSV06pdnJmhK8&#10;eOLXmj/ubbmKzwhWJfJVrOJjRfm4Jz+30ixrPxcGDY+ZQLppQRnbudwa+8YzY+znfzfp1yaal6qe&#10;ZaZ4of2i/BxOczUBa2URc8cipuoA4DxTEfyujUxKzi9eoKTvMw9nZsYbPcbA1LXb2hngARdToVf7&#10;Q0TizUpNiwKoEhI8GnGqkjtSBUqDTMt0AQBKh/uJRD1kBkXAfGViwYhuvRx9td0+ibGnHkoDgMpZ&#10;JFHnR7JC22iGh/qZutthY+NLhUDJcUOHK6arsrETMho1NuEEpHwsZTDg3BGCsmOjsth/zpbq9Jyh&#10;MwCSKj4TextNQWpD17CSfASAPTM04SmDkw9fTJyaydTdubb3Wv7g7QOh74dgqZgauhUXin7i5M5H&#10;4h/3tljFKlaxilX8UuH/JLBav7mSLbbflnqvc/r8TFfLRTl9UATRDVzr3HpywdusO83Z1u0aVav5&#10;0RGFV8ot7Q3xw8m4sTMjfFaq8VxILhRN7D87pp61q9namkgn08glTzNqcG1IRdU5mCJFBWjeeVg5&#10;vo0ZcBT4DEZ3sl4VunCqgBAEte6gKRaoFPBKwoShiBCMAAEpZ/tlJaE7qY2cTzHoaw0Qsf1Nb4d8&#10;aLCRR6OSGNLy9Pwc/AW//QuaW/UpEKHmuEPZiLKriUlVAXaMyKmJGEBgQGTDaJVm9HRqajpkpYoa&#10;N47X69HpoXK9XhfDDXoOPhiX5BrJTj1kqiGVhphLlqv31T3z7tNjYvzx9ZYbakYsmYu928fU2B2d&#10;jDExWWFS10mVsn3d6KmAHfF30YijoqVpyOa+KqQv4uxi6tqQ6w1EoggFjEGR4LJGLKEqnmD2pPBS&#10;zYBssGu0KJNm6FgFv9fX7Hf3MYCqNlgkCkXzAsGC0ttBNWIKHcxw4C0/z7m3p0lICaBjwZVmUFUa&#10;d2y/mDZ26N2CKv/4G1s/7o25is8GViXyVaziY8VR6fZ2rmx43QoSXzIBoDMvStbFmGj1sccXav9W&#10;nrMmepFs6lgXy2rCqV4UwUcCvcX0iisFz3loUSYByJfLUn2kDQjBLr7wVCvLtvtfbBwfa+AAD/v6&#10;W+9rQQgs642t/jDg7XHNF8UgyRACBsCiRjFAHWJhgumxrQAgDr8rRAitwU90b5j3Q8MazVfqL2WT&#10;0Vh2axYA7lCPsdITO3ZoAJQA7SNVp5Jab4wdrnPW8oV3T7N3WnUAND+rGYygM3Gh2qhou9aqfZwp&#10;SiMHcOYYIf1A0q/w7dvq7477zI6lGKC25IqRQn9Eqm0NPGRLLgLRdetqJ89LenbfvmXtQ9t5zLyX&#10;RD7zeNF3ZWZDT6MCAFScGJx1jVP9X93yce+LVaxiFatYxY3ALzoslr117+K3y3b0y1dwxc+fX9Q3&#10;L1jqSAfLbdoSBVAqBljPYdoRPe4ufE3xZE8CUFMJPTc5CzXacl+f0a59paFaKPPAGVEaEzZnscDe&#10;Yvcv2Ho9EWnWAD0MmRtlrGYAmsIYAFYKKa5sOidK/b08onjCZRBepHusZIdcBzh8h1Smz0cVitaE&#10;UgvTYIoGYoICDe6bYprlAmMbeZM+09cthT+ztckTkwKLhRBDUR7aflBwajUzvUVjJrerPlMMqpfb&#10;lNvXeT5zIkBqywl28F6CYAyAsmaojqlYrKt2eqqsREw7L5S1A6Tr2YnYXEtKkZBMj1CDwmsSzHIB&#10;da0DIeaHePLhFrswyHC0PQHOAeSdWKTt/oQE1aZ9hgQCSa4m+Kbut/I4pWVqDK3NIlaAo3IfYTWi&#10;MmKQflAWitlwWtSqDQqBkQSXFYkUoJE94VlKBwdJdE4vinK12FAWeZl85HgJh3oa/GoIaNFABgE4&#10;2MRhJ9B3auxsrnvJ/A4gfPMMhQLZ9sakId+aD60wqcnXzz66lLBW27zp3Nu12OPuahb2VfwysCqR&#10;r2IVHyfoTEB7VjZMD4b08JKlWsvl1fk1l3p2vOTpnUrCtoxiefD13ttbJ8Kp5BJZEe8ytnOSzW67&#10;PI63oGpJ5gI4PS3xuTYAHtiyMT5Y9EkqmdsOrEl17annZxdDPvNXO+/VgBAAEA4Igc5INLvgiZqX&#10;1gXAAZIyURL+7BsBU7PbVQDlZxdFgJ7NHacPhYmkXTxyYsC+PIV1d9yxJ872pt6APHl+0/o0OICW&#10;glJfP3G+xBS2+S719rGq/cbDHP5IRUJRIqY6fyKI8pb7oyQAggh0huFjhPYHNLICYk1dW6qnZ51Q&#10;bTfjqZZk/bu27Fu/TQWcy/b9xL2bXy1qh/17lxYnR3RFzNgKnHg6sMP2Ozoveg6wXG53/li/H/5o&#10;/+dX87OvYhWrWMUnHdbxC7MEQO3atl27bg9nYr7sK9FcZ9P7n+ruYV88uNJlfeGlZ6XWJeIgVoss&#10;5A/vukPDBIm2CKBOBBuOtjT2DhNSAJT5GWRTe4cqNP78osL3NiOTsScDpTphS2Zows+7qUgyKOas&#10;esxWFMWsU0iRashVnTEOkKQRQjs3Nx3jZ9eApfNSC5glwSMe19JqIEmLxRQqhN5EN7G4Q9zP1wmq&#10;QiSlQuGrhalgQ5jdqgWLdUXpUglMgiD0O7cOTYoCqZYHBoVHF3S1mRbR7nqh5IRQVEi/fY9SK0g3&#10;1IHtQ1X/wC5dLq0U7x10Zl4YnvAvLQmba2hqSa2LV/j457ZIJwRcOwijS+XbQQJxh+zD0NZ0vzgQ&#10;NHi65omYAWBxKoLWPQaj+qIFsJagJnVfqJ4G46GDk/ROZzNamxFqZkjVHHxOrlKezNc8YKKsaDwm&#10;KlU9DUACvB5K1SSgOiVsEVWJEcDXzMGPvpjphlQy6+Oni/KpdWtVIjMuySPG4J06H/oNexhJFCoV&#10;AzoAlJ/Oi1DdtiUDQF7IKUqud/RcXVv44UPLOnm2revpxdjT0c1YxSo+cqxK5KtYxceJxaofb1/Z&#10;cJTElothSw2LsnhRIh98o95UjDgZwRxNAurIaE9UreUbvFAQO1E0Y/f9JZ+8HBpF46S0DoUVyevv&#10;Et3RDgAOw1LtNHuRBKnpoLDtXGbq9vXrUT133lNPzd4JZgEAxjyhNGhIKM15m/wFE0CohwKgKBfe&#10;XExG5bstHcbcz5xAdu7PACpj9qtPHpdX3NvQ0PeVh35v/brGt6YpOH061TrHsWCVCpWRGOMsdvca&#10;QLvvGT7xxv3WcChJiTQyVF8WMW33DgWMa1yChK9XDgAdD3G4NpAygOTdU/NMiWwyAKrf8wq0wa0q&#10;YINFLv1zwzdeH8GJ6G0AgDjIuv7iH3gpsI1H1l/JpTV8YefLxcjB+jfIC1XjBswuYbHoBJqZzWof&#10;3HcVq1jFKlbxC0Pw1jthGEgirgyOvPrwrmtkbho4OiIhiTGG1M473i8g6YznNq+9/FUePjIX1fWm&#10;plRY9W03YPJo/xezJcFagWBUqMktJX5eQ0QBUJwDM9uU3vPncdrubtwKANEN5jjsvKp70RChbzUW&#10;c7bVsCApBFMVwYJ4npEmAQ4pEQwBPQq2nFQnqikjjJVjnlIFGFfVWFcKoZBF30GmRBhr07S4Y8Ov&#10;eKrHTcbIK78+m3fWR7q3TQaY52jWAwASjHlSSd8tZ2ZrFiQ4i2T2zk6fzrdoC/MtBhQDKncVrbGj&#10;HiUe8mqOkdj/Mlnv3HMxkK5++tnJK5dzcfFC5O77ep6vakd7IqYjSy7jEUZcUTSFJJgpaydDp7nh&#10;e4tqNC4Qj2uKGqHZM0ayrWuikKkEYNC64+cZU0Min4jYXW9OV88kWpsY85AuYTGrM08MjNUEYyoD&#10;jwX2+LyfmlJYAiACLZBM22Z9zmEk4lQXEZUYgxtxVMsdEbmMNhDmRqr6mf7enhYD0gOjysSw49vJ&#10;u3NKZjFPzly2SwGw8KQdyHV3Ljkijudt2yi6+qaJvlBOfOGh5RtO/tpT0+yJptzHvdFX8RnAqkS+&#10;ilV8nJiE6FjJQ1THQ37JZp7g0loSssNXL8ggRW1tt4+FQUtmbnQiVEa97uiZTg3A5OEwvMfJ5IPR&#10;dRcvXSxqfMP5BbnYfDyQTdsAIPD5ktBaz5Ng6Rir+02LCh19DEju33lwSM6/7LMKMaCal9TAuGGC&#10;N1VLTLq+pRWJEaSsKVL3WUMipMlp80gQKPevZwCi8twP7OvcnnjppQf/7qbHxt4tEFVLsyHG4NUY&#10;SzJj2w4dADr2HcaI10hSSUY5Q/0FN2rcs5GIAYwzSUTe6yFyD3C4ZZAZBwDWaUwI59x2DUVPv+cd&#10;WT/4AOAAK4qeaQ9r/exAcycA6CAf18O7L/l262Oxa9pb//orJ+yzL7QBYKmmnvXvl+itenZgasmv&#10;AEr7+m2Zj3s/rWIVq1jFZwbFHy74rlRyMaoWXTX8Wd83r6qVMfXMrPTDEACYFrz5zt33Xs31hmMT&#10;eUsamdY154TceZkaB8+OCj/acU8vIGeY0jpzZpZVf7wbIqOBRlxDdGfepqHNZACoTzKW6CYf22OH&#10;86q7c0k7y5rCWa3kxgwDiCx6yVZntmrPWTGAAim10GScVB9EkgjnfJbrYEh3jOD8fSQVzVSDuh8n&#10;xjgkSARFFwrXeTl0xltjHo87CxDmImNREZb6nUWrs3tfJ9l5m0eMDAAQAF8yMA0N7RR/OJCRmAas&#10;/2GyYIYQs20RRYNW8aHuErWaYQTC0gwE6Xvf8dzX9jVxALXvPBNeZ9Gdl9+4p72/lHnmvgYshtBU&#10;Paop4NEIIRFLTfQ5TOA1N6I2b+/VFhYCMBZONJiJtaFfmkvqUBpauOULyXXGXckZcO/PLfv8bs6k&#10;i5gXBPMtyugpj6mcGI8gYSDG28cWXnxEeqauguU9ppiLVQFCXAQkw5qUjAX9YVvDwpw0A/QDQUIU&#10;U/rQRKIhwcirlzxQzW2+PWpFzJ6G0Rka7QFQesL2tYeWdDBi5FyABOehgo6GE+XFPz72jbVL0eT6&#10;V39c4D/9vZtzmgsWiy6MdNNq5ZZV3ARWJfJVrOLjRIHkFQLfEMneSzIij7jkxAG4P58WYeIObdb0&#10;1gzTHDZsrJ84L5xX1nVNdCgYOxb6renhsBw9uXaZbFRGFaUz3p7HRLKfcCcDgDp4lANw8iS0nAq4&#10;DFvP8alCDkD04c43fIz2euUMMAWZZJxlACAZLdd5shjmowBjzFMiIp7cUi84oXsA6eSXsgCA+Sfy&#10;73WHr7123z/t7ZkZGA2cgmcwnQoqj2/I0bAfxjIZfVdw3DratcnsHZCBdF+oM/OedKgtJZRnigT1&#10;LyraAyqsKkk1tXx7TfqI8Ac3uzWJxnvfoOFNLXCAle6G/D5ngr3wN3QA4lJ0/JUYezqwe790nSNQ&#10;9BcWZ/WqyAHcKwy82Hr7zvcwlc+81UciWM7TroxMvLL+3q6Pe0etYhWrWMVnA4t/VrfC9t09CgB3&#10;6FhF7//z3yrMVX0t2dyhAaA3XxdOwNrb0oawFiYsbr7R9xtXmDvLB057EERMYfJsLnYpSgziqclA&#10;ZDabbTUvEHbIRfze/EFHf2FDUxpYLEmlM2KCKp6mAGKMkOhhICa3TJxM0kXveB5tmk56ya0MslYt&#10;eW0nDdU1Tj9AoSQWChmoocZIga8QKucZ28UA1j2KuYVmSNPPLSoLCRdcQQC/Yvkq1wQykYWQJpKN&#10;JouUFZl0oWilkTyf89d8eSsTlCj7Gm/m4JChICk5KYxhAUjHJRQNgNk5x0TnDKNquwzJHNWU3mRI&#10;YaAbAVVSiuStn/tZXR4s3RWTr/3/Su+x7sFrSm/SsJ/vbYHK1FREIxCBAMVY6LPzCXMkHTV2rNdD&#10;mYoulDxMVePmA3q+qrilTHurCprxw4hqJCSzspLAd71ieDPdikNM6xzBIh0tC5WZ3U25hDY3K/T4&#10;zJjtl46O35GxmBJOhG5kHCRVrRmOiIQ6B0k2LPzcWs+er3rrGJAoNyXiAYdlhwRoINipHYkkKXIh&#10;F990SvhjdtR70gkij+UAgBYnpsgwjUDX4yS020/Ni+P2ugc6AAD6l37gTJ/YgxuGe+bcpAAAsLYt&#10;O1fTxK7iRrEqka9iFR8a/nTBYdHG1lt4jeqExMrvk0QrimfrDgIA4VOzgdx6p1qfleUN1hzmrN74&#10;vd3PuLEL1DXTfn5EQ3pnELb3Of5ykZbSINNSvVh7mg8YQrY2AkBgcaQAhIsk9AYOoKAFTW0zsYH9&#10;AIANsecDdbR7IoN6VZLJeHzJxV1tSNdTvrHQwRXGUEdS59zpaK+Nv+lFxCNZALD+01/J97nHN4//&#10;6/va2+8vvFWsRYxYsm1CTloAQAyINazrftIcd38tajiwX6uRdk+CQnU5yyq45p2G3JOgqg1SkpcE&#10;4/T6AVEdV0lG9ZZ1Yzj2ZVQvx5EvXfnQ41b98L0A3Evh8wAAsSyf2z8JrfbHrhW1aeitmmzRLKWc&#10;jQlbgGlTs288svU6GnLrpZPk+RK5TEwN7VLBZfrA4NZHk1jFKlaxilV81LC/V6urX9iwdDib2zYf&#10;OVLre2nLUtksbeOdHfLJ076t37l9WVkrJ4/M+PI7374cJybeOCB8f8kOzEVlvtm6SCvo5clA7oQr&#10;FkGASsy3He3uI5XwxO07EE6QbGuq84ZZVBoAzPmkreGSmGQiETOa50wpAc4pZOkKIgnTyxeZLprj&#10;eZWUmQs7Nd8LJGw7UBXBBfdNBG8KtHQDQE5j1mLQzjTeskDDayyoGlyn6EmdmQkWUqZhPIQzZiQi&#10;Yzy52Z4rV63Q5g13dG8mIsQDyfQkpCtcyUiC4KgUnQFaAZKSEZClaBismZI03knkzEBszXpVRQZR&#10;ClktBqgde94p88GZ9Ctn3mfpxVCum8JCdGNXXCdfZUskW0494UZm1LoZ4+1b44EAgKjp2jO6sj0m&#10;G2IFXdE0FbRYEohqSuc0Sg1MIkhtHDBPd8oaEIukyjOvpFQ1ua3L9EFUINaVXrP/4AktKL9yVyuF&#10;s4GtRaVLPNqYHAVLxDTDCWU4IPTWQZEotbfsliETr0eNx2qTs74XgkUYIs08JRLRgCtisQGBkNG3&#10;Pv9y1de+nAUAf6hqq0zrTEvOUgwI1z03VhyI/mT7fSoAZO58K3zzslo+qPjMTL5nQJv/9mFPBEIQ&#10;GFfHp1/b80AUq1jFjWBVIl/FKj4caPDosAQQ2qJj59ps+sNlAgsJV4Qfz0usyAuuAAKgl2cCun8T&#10;EFOkLTayWV4/nTPFQ28tpscz028koqz5i3p5vtI9YL3UHgNoeorr0W0MHfFK/TCwEQCoBB7VAeSl&#10;UBs4gHpNjaTWjMrhJRM62h9+ITOQGNjBFhHojGvZi7NQ1SadLZoKGAuEqXSN0WIrS1qqrtzr1OPA&#10;xD+YvuKeElnHscWKhvp/+3f+gPNGpRsZRZQXFlUltUS/GavVR4dkidHTd8ccvJsHfzBpsRB0seo6&#10;H3dZcn1Y9cCUmHL5vEp0TsiJdIynbeycFPNzLZOMNV0xC+Oe58XJPTGgDL7kTO6Pjc0V6gJqItfW&#10;0/VyzY5fRyB3Xh6RAWl3BEYytYdRbW5suKaGj5/++jVUdeSnNc+jNZu6lnk4f7J/yDPOjnx940e7&#10;8VaxilWsYhXA0xVL+9ZlJzNl5/lDamwyRQBTtDNnN6Lf8Xo/d+no5t1dfa/V8b2/ffGS2l9N+Q41&#10;rGmMK25x/N3QGf9X+7a3pRmA/r5Q3pM4qaSIAKYSkQDjt79JOPEQ5kIZaWURJzXj1BtCBAtApwpI&#10;LsN6uaOWKiSjAEi6gUwEXJltzxerYXbTfMqsRkrRY2I9uOqGvqdAg+Kprhm8UoFxNwMAUzUcKjud&#10;BmsU4cykYHFBee4xxYzHmAgZYuvmS4oS5mcnC6T5FebGatmuTUqUAEAH1BireQTGAA4GGVYrg1Db&#10;GUGCgIpsCCMzd5qDZC0mUcmLeJeiZ2o+DyOeRM0wUI3cf6xSmzt4pcN6LmbbDq1oKDxzG1Q6O9HR&#10;1BixIhzSK1eqiR5pZixLjWzrNDwwVVUgpZ6P6al9COE1TLts2kzZ0yRSCdVMzwm7HgccbJqm8mxC&#10;kGmi69wZxTdv7wUklyj40FIEdlt0vJ+zo3va532XpWFmYDKarUAzfJ7UFPYu9+vF0BZrhBZvlVTv&#10;WqShO3upNOaEiXgirQ37LJkMlbgvWX5aNgdKX8NQQEsmhVp/KAMj2x5HXTJigJr7a0/MTAxtPD37&#10;tTgA7DzplPu2AkA42D9eAgDe2Lul83pM39gTFd8TrDFrMrc873LjyJkvr1ZPW8UNYVUiX8VnAmJk&#10;eKEmI7muTbFbHwwAMPf0lPRDa6HkcH7qmdz6hrU71nwIoVzFUtGuZfgOGStEvyWH677+UD6wEQAz&#10;XTjxjfFhHk55TF1X94pPd3pz6YceVpDN1sxJt/bTv67UxmxFi+3QAL77TTrRI/ViQqOKr7AsAMsV&#10;LMcB0CR4V5Sb9cnycvRzz+7j5nRqLDpY5y0WS87pkQgHADuf0aUfJADMM5bJTpLtGeXTprojTnke&#10;HfqDwqUJ6/fs7upMMQD2+eMnBi7R7++c+bfp6pxqpE4upOI5VY02GJrOa6VygLIvA3D/tda0fzxN&#10;d7QEjIIl+zkAYIjT1poLsAjnK8+rRqvgzXY2qYC28TwNxCpcb7lyabvbZ8TJu4E5BY0Apo70+SSk&#10;JDB7cejNcKQJn4/gauSfqgUitmuT6p8StfkWlkxuCC8cren9//m3rhr+2DOhJTftS1++97Vra0fP&#10;BPIHj9y1mqd9FatYxSo+Woydd8TXV0R9TT1r99RUuaVBC8szC47x2sia6N67V57GbHPTE3X81e8v&#10;1Qar/mnRCjvvagGAyvCsKlxt4akzTbmt2zTvTSm2Zi74EY6IqSnCZormOoLd9TM47+6fry2Yw17I&#10;FubUUqeLBaJECuAMUvKqYsYo3wEQkaSAdc1QQa0sUKq9MTs4wlPpGf3Nqe2cQFIq3BRE0vEPVsHu&#10;joSMMXBpMJEvvyFVMW+1P7PN6MqXwoipxCImAwfA1bZctQyMuvWGcqpm2W2tO6RUIgBjDLpKYZHA&#10;wLjCGVjoM4x7dlOMMaJQZTSLXF1d8IzWacybemHRy7WHxFOOw7yYw6QdpBelev/iy29flr7TD2/q&#10;7IgCoPLJEycu6d/9d7a2+8lwfCQ04gYT9gULJIPEjgPHG2l3i6JEpZQhRTSoZw22TRUchtc55bHx&#10;7nwgok0hIjy3gJkNIA/q1rPK4BaSBjAyoxmpuztZCKlIOUPURAD0ZmROq8pZO6lr3WmVMVl3qBjW&#10;o3muhYE3caxeX++72fWVoYG1zeT4GxfZ8OYUNzqYlmXMH/aZ0lsPgYaSqB0x4/sqyo+bxY4OACgP&#10;CCkzKR4DGJaroGsPP7llupRa/NE30wCUXW/J01sB79BhW4pQEpgyNXcod89OfvWePPx8aIumnWuX&#10;9PTh6JlJL/zxzOdWWYJV3ABWJfJVfAYQHn7HIkHEJk49s/XB7K0PCBx/JnB9r2ppDcIPGfPOdddO&#10;NT208abP3RhHfcVX70rfa59Bg/umEDuW7K66gxBoz44MVMFg7Hg7Hc5EYg1jr29oU5DYIZ/0pv5y&#10;t810ntusAqj6Y9Mz5eyLQCKVaWNZFUCZKKkBwLyl8DZ9odGxD+7LLs1770hL/4Cze96IRrlJnl9n&#10;0ZSOME/UO0MX7gbcIkMzT5ZRaTpKsuu2gq/kK/+3ysXpbn/0sn9W9LbbUP3Z47Xlr0d+/ztnoIgj&#10;JdNgrQ2N9y0TMrIG3kjEktpoY3LmVF1NtKxnBlggL9muy0WGhA0FSc2DuoL8se66K0u9jBOtP4/R&#10;DFjn1cRx97Ts28+DWZV1YfbFUfKDEGA6eQDUkZK1peGaxzH3pOvTrj0aoHeMKxPNDIC6ffPRI4L+&#10;9NtXhIgffCGwEo+2X3l54qGtz5ejL3kPYRWrWMUqVvGRIZyef2Lc3UrhJS529OkwSLe253p6AKB8&#10;4vhM/dDdzYXsFYQh980fWflXvggA/veKdXp4KwMQHjpOgrc324yVNfnGu/eXnCDZNCEkizUvX65E&#10;Immrqu45IE6Lw2WlCQDsUlh0ezvzhGYQkSCQDHhUY3XSAJICquabvjMSykS2A0pbVJddpXJkeGFn&#10;GxFphhkPLdUaG1elck8rQZAQAYR1sghFDZCp5uvRbFCrZa1ENGIwgHEJRZDe1lk9Ero8Iqz20caG&#10;7Xpd0XTOGEBcCVmgQTN0VTDojDzfHhCysb81QYyEmndEZjEoVdKpgiXyrQPkrNEJUFPkMjtjezKc&#10;n+da74FLArl696O3XVxilnnwQUz98IWLHnDnzG+PFolLy1YBCkIifWfzrNWsbtKgM4VLAAFF/QWm&#10;9JAAdBF2jAv/giL1rpBxFU0F4Sw0OsS0DefkyBZpcLf0jp5K7dMLKQap8llfmkt0urEi95wTtSN3&#10;pDuyXAI8EZlxfSXiCFkyiiecalMi3NbWekzKgy0dvtbSW6ADX+I+QwxUHw+IrzFcRlLJLRz2/c33&#10;/mRxKrtUjaU2IITeHMjIJXEcAHJbznfIqj8y9HBLc45tfCsYCdVzz9UDL4SWMsipSGjhzw5/tQ1X&#10;4O2XAyt+/8V8PrXZUso54ybzlW+tiuSr+GB8RiRyZ+DC0Ew+NJua169fvxrT8VnD7OOFwFsOFdNP&#10;X/jcvls/HA++ENhqJt+QFlAbTKvgWlN+avaHG752syb4BsYWV3wVoBXsg3Q4IjjhhOl9l9oIQKRx&#10;Vlp6Cur24w2R2woUDg0pDekIDxuPasX83Ya6pg3AzNExSi02RVMSyE8jsrMNgBNIngCA6jRjHQaa&#10;WqeUymCkKacDULYP2EXVTOoRzYAEGLOsWCYvhXr7UzS0K0YTxFNRxEuwKyMC+5SGhbDvXzvLM+v6&#10;73ZcdXPJ3/nWkz+qLn0e+ie3saEmpNG9syDZRcLH4rl7CosOWzNd6ahN54xHGVMMjzkxAlJrARou&#10;K90gaGm1DqavHJy3V5jrRlRJ0WwxPA92TU61trhdn2sbCSNt6nNHhOehuactF2WgWnG6bzZCbUe7&#10;u67cCsUnXd94ZInGNs8Iu7iUA0jd3/VMjb7/u82Xe55+wbfbv2xe8zybf+v5EXozfsct77BVrOKz&#10;i1WK/akFfYSiB1VKvpbOMACTR/oC/5AIW36q9O5YKlcy90zoJx7W++V8DwDyG3LDmjjpJfXuLd0r&#10;JpV95GnvyO25kLTnFix8vRMAKk8vihCplkSkVqgVdbX2zEyzbCtKMmImBwAJMIDFo+W2lvFDA0k9&#10;RgBgtASyWJjvTBi6t3TznCuMxwKy04wxcE2qkttliiQyaxkAxWTRXRfmGT+U7unKlTmA0mCfDMzo&#10;XS3LxUpca441NQaC6QzWVNNYqlYVjm6a+lK2U4AUyYRqz6QSe3kg/CG/XM26LKJzAPAd0jTSkhwk&#10;QAoDU9mgVMxWMZlpIVB1UsieUVH3XbNlGCVjzGVbAKgKUkEo3WxYE8XANr7z+MXl2vePrnIOQ8d/&#10;/9s/eG7Zo/3drb9TnpybskPBgGQmmWluEmfVlmSrLGlx1hA6DiGoFIBWXQCMmxbaR/1yNNEYrUID&#10;1NYpzEUlYMRS82GpMUrVVwVa77EkFfUYp3peyiYOBkjeNcQ2nVTDM7+ehSQGIKhFYWp+xQc/585G&#10;O3qjErzzDPlHh7YmzPufCopv3SsYM4L5oiS+NgEFTJLSX/BoZ0O2j7n7NZBduRAqZocrYQAgYHmr&#10;iDXHnGDnuWDsB9tYZMO2hkoweeZ46IjMlt4sAyDmhy/UtZnvPHqR1pNVDbTxl32784tLVpXyhf4K&#10;CNQ0NqiePfiNnQmsYhXvj8+ERD7wlyeWPtTrIweBDb+1i9/agDeJH/wI+Nw/uPrjKn5ZGPiRb4ep&#10;Te1Jbi8OjXuR5+e/cqsb4MILvt2kzsDDms1tHLAHXH/WDYz+//Lt5psbqQPq1AoeRr/oxC4dNxD1&#10;iowvpE5J2rc8YQFwAP4Aj3X3eiFtxYKx7nNHR1SSi/MAjKYRP3zzq3t0wH5jgEIZbbSTiUZRkBrJ&#10;/sn961gdFGcAqkNQkq0Aa4qHpHvj42ZU5/k5L54v8R2xth4GCjzXk9yqSIXltPYpcfSBuTpjnYAJ&#10;8gZAPWnw3Ln/17JArv3OX7tOPe7ob33l3xxa+nis2qEYWsOWFqcMPhMxoxwAgjyyd5Xftjrqi3Uy&#10;Wmbz8bgu4cQAaki6bvmIF21mLGFqLjF+5R9oqbI6s1b3EbQW/eFWXCORs94zNNV6kis9/3Xec/nO&#10;ncve+SyZ7DHny0ktGC1tWSnle0+5fvTL6aUvvHlKnb+Ylbf9N35aZ9//5kK+4pEez7XrPw/tni9f&#10;L7eL9tgLA/z5to5b3GGrWMVnFqsU+1MJmuufyFtCSzf3/sKCw1Zi/tiFOgBENtwWf3aQ/KCcEob0&#10;+eBQ+0NZwH828DNfjpIqHNfE4rAbqHecipX7toUDgw0ra2Cs7Tzh//MOgdr5ZOxbnQBQetzyqXNv&#10;w6Sk5j6P2Qs1b6rUq0vZZMmlypkCTAEAng1y/Sg2qhs6M1EeDo4WbBlMzmzeCQDEJGN6xOcRIZ0M&#10;wFym6iHBhhvv6OQAQqplopFfrx92mN8/oELlSk2CapR4OK0QQETugCNMZHtaTduh2stFPrgtbbnG&#10;Yu9lLoFziflXw7C1h4/SmFGKDGx1EHF0zhjNliKGEtMVRiAGTgxK4Qwi+1ULhaAL3piQkdZI6AlL&#10;j8Rr4oBfbuoAUznAk0XmpGJyzvXDyYsCee4f3ncdDUvLP/76H04tffyLtkeyO8pVS+VExDk0vT80&#10;Y58frpizHRE3osXtuiJnfL2FBKCA656amuFuV1cdUMHQUK3SWCPAw8wCypvC4N2qFrtXU2oSrmvw&#10;SQrTkVAlgMBjU3zTSc0cawIIDP6oVJrXetWzbGZOlz13NaHosoSWrmr+1HTbro79b2I82MrDybIE&#10;qd2pJXVGeHBMCbdXKV1PyY3VxVK46Ju8wa5DheRES4EBkFWL2sa86u6jsfJIlzh5yuaR7wnXTd1z&#10;0fyttLXtP3O4Fn228jkGiIFzoxZgv0vmzi/rAFA6OEhSSgLQFq3QafHargduVianesnj0exqBbXP&#10;DD4DEnnh3wxc2TDwvzT8k19qogUpAHHNx1X8kjD+V55lPLSRA0g0byu8Ni1OaF+6tSHrPwvtrnA6&#10;FK33Lgl50a0X2AZdnAjoT/9Wy00N1ZQIajOXfZ9NzuuSw6s4BKJi6Gn9s+Pxxu7lnz0GE8BIGETX&#10;8CiAPc/LC/u+UuobXTa0b3PnneBw5Y7MxPO2CHnvWuW0kk7rker0hC2sVyfudSRiAOUnoJjrGQBF&#10;a2s0OMmgLIuO2upXNW2wKcYApuuJoGZLm4yshtun2Wg2ZKzdBDQgHJbYBED5v6ylP27+d+9R9ivx&#10;v/7lny5ZxAe8h4Pu1ppNNanMMbB4JqOhSJSIRr9+ZDAmtVY1W8nW67CIzRrclwCYpaAxpTIKfMYi&#10;V/AGJBorvGTFFKIUFgLWaYKq82XLJz2Wak4zAG1naG5iLuod9axw/b1XkMPRiHIvq8jyiR0rogRe&#10;r/j6Y+mL3xqmZPGSsiT9je+NHjq4hSSBMU4n9Pj6L10/2Sr/vD2t/OTva1jFKlZx81il2J9K0IW3&#10;ZhFKCdeeP/vM1vsbbn3IK2A9f4aCUBLj3smX8z3w0JBtkQ3G3GKoTH3/wa04Ug3Mx6JgyTLqav8i&#10;BbYaefhYrFbKhXzhiR33XTyuy0cHh4xqiqHf1psXz3Yn4Dxh+cr9axk0X4a9F1j8jtMH4nlzJ7Vk&#10;zzMHACi8WEIzXIib8eqGbe0MAGK9azpO9HP3fLQZAJMUQiQthJz5CkHWpIwbNV31sLELx4kS/gAA&#10;gABJREFUkJ7IV/xQrk2j69y5OpisCB4lUMToyNUSKicwOXx+ZLKattWxSlMiUrV3HDXMoU250B2L&#10;di4tM8CIy6m3RBC7Q2XtxyeF4OGFdt+rmwyoThEzkozcCAjgILDwQCgbNyhTeVaZaZzwpdKtqAoL&#10;tEomZ02PV4L1UBQGAIbmk6vWLM74z5bX6rY/fA/VSu9//vdvLn36j807mWJoccV2iKkpneYiYnes&#10;54SjzzSqEfC4Vg6tUEmHAOdgXCuoKg8jTBIUBqCr3xcTjUYoUmDElelxjnt0aBnLlSguSGGmyYMa&#10;OFbdYtES39hXu7AhIxmkPxIypT3kKf3cvJRNeyKCGyKcq/INyoLQCm8iQ1NGoX9jWgdkqkUXKoih&#10;frDCoo0dbtGFkRmog+qOyVq4FAr5ga4sP2a3KIm6JiLBnuzBlEUBlMqE0d0ULOdeX4a6e8Nz05ED&#10;+v104o2KrNW9cNGVQeHP7tjBxZFjIhQwW7NJnbzqmSmaMo+d+dztN+FAIgfPjixxV03rdzbd+HWr&#10;+BTjV18iP/Dvrm3L/7Mv/f4vV+m+io8N9o99K/P1S9JY7ptvnmJHurbd0pivuHZGHQ/kbXsuHrDa&#10;ptMBW7P26Tq+99/clCKUbT/Ajl+WyHlmgfK5ogVJBFEOQs2bdrEpWLLkBp6mGIAzH9KapQ3cGfGq&#10;pWxm/36vWPaEFsn8nf9zoNDY36fOxRlt2R3HbNR2YiJM3H73+NEqhorbNVWFO1lhirlZA4AQvGNf&#10;fqEc0oJvKl3VVF4LDrcvEwAtG58PVakCuc3na8/fFU83A+BAvUJGK4AfLNdH6fiP70ky2G9v/sMl&#10;f7zxiTvitqqFMUKgMqrVpnKtRaAB0O9pertay2yOheUsA7chiIMBIC8a6eGBlB5j2pVCroSesdjc&#10;WkNQJKgq7LZy30htOQ6MIbJ2YwMyoMLr3C9pdeULVyZAD2cl1mnz4z5O7rmkgZ7oC+mhzKU+ZsQP&#10;6xcfZm2ieYRNx1JLw1e80lzL6Prrk1fli39p8QMP3NIOW8WnFx+l2+5nAKsU+1OJ0pPjwgsITAkB&#10;rp8+d9eDyi0OSSFpl96lqR/WPI9iDYZfqI1OmV7Lvl3pC3PehizqZ8558uX69lOS7o8BMAj1USsM&#10;9WyENbQ/m1O+Mn3WU08VvqoDgDhyTKjNUqlk7EKU1gb5fOual6u+9uVGANEAdjZX4IV78sd0e3Jb&#10;O5TQDTRAEFuykYtBx2jgOX1pYsICa7yr981SOBzfCyAgYiIzpRTjXKqCLCLFlNGq6UXjdqFmQ54u&#10;1MI6iOm7149N58PAI1XNtW/mo54125lkhfN9eVYxE+0xUatNuJTozn1uZF4f2BplznmzCQBJgEGc&#10;OEcy8kBEU/xR8jsbi064DpYW07wZxpRIxGPk6MsSuXi1Cv1ON9LB59ncgipYuylCUimQhcTcUK3a&#10;mrq4xCwSkOsveF7Lny470N/zP72nYjn6h3/1RwCA8F/8eYIxxqTPFC2paiMeJbsolSv5fKGqpkEs&#10;XXchVFoSdt26CEyfXyBtKRs8lDVDwpvMRXmCR+yQ+sHXNjEwlvbLi0XpMG2cqYBCAIMSD1NN833a&#10;t3RQZVoS6+CyOnDQLai5xxRNjcxKqVgl3LdmeEEDikybRaLYvcmI52KShUwRbt8EN9mOzmkanydH&#10;1EiSFddbGymwGQP5IdNUgOoVIugbTlOY3Fseb2jef25Qx7iTenDXVasQ+8bLfXgtdnqitmgJI8aj&#10;apApF8aOffHAjAywZkvr8qm1+8Tc1GIqfHb4mzdk7/bGJhYuXHDUqBk1GVOm5w+s+9zNWXreG8Fc&#10;wYaZbV01vH8S8Ssvkf/sOwCA6Ndub40weItnnpwDgGcn/+WtkotV3AzK/TO1IJ5Z3/ULXXaaGl6o&#10;U7Sxt/e92bVX61b8WysiEfn94Tn1+fW3ch5VT3my40wo791yuU3vGZJTd/7Gj+vsJ3/zpjjy2w+Z&#10;I9OXRfL2PA25UkoYpjYbZ9H2Sp5kdjaTBIAKeArANIlsfPluOgcxnQVgtLYutTykL87tmDqvJeJ3&#10;NUwJr1oyiaS0EevufPcMzRXvS1bzJeI8vnGJ2NaBCG9qIvtM1GRtbTNaQzEvX/jCmov3FXFh+tzE&#10;7gOT2WMP9TIAEigDLRwY+i9Lvdb8h8z73OLeP/xnS+XKz3/VAYvoBmPRUHgStJivxVgSAPUWpzK1&#10;aI6kmnFYNfTUGHTDMIxTiHAooU8avyoxugSaR6gidY/MCpMNJ0ch6VJ8unXmbMcdOdC5Tv3C9rq5&#10;MiEvABSkbNDREhnwcHrP8p6kt2S4ZaWlP7GIZYlcjMzIbMeY4d2fNuHX8m+ZWsp+7vQjKVwP0fuf&#10;89/ZF8EqPmtwLozMVQI13tSzJf1xz+VTilWK/anE0OOO4xvbepqjTFRmBic88+2xv34Lruvh4OBU&#10;MYSSaVu3SQcw9RduXW7a3cgAHPmBaia2bk9DAhyI79/y6gIOjYVBa2vJk6weaAO6L9vapiQZrV0T&#10;fOr27e8MyOmff10BrJ/PiwA9ZtuWdYdgdzSXhTJ7fojRo40AEK9wO5qcdSw92+KaA48wJMpUagJ5&#10;YDoDQGMWY+v63dqSL3uFeExJWPtPzajnk+sZBJiiNp+kyY2KUFXH5SxWrdXcvM8GFYCw6IbMmE5o&#10;zY1SdvVE2ZkZtDabhoGOSbc+nBuY9uoRHnCWVkKAXHt+et3D2efs2GjcSDgn9+YAAcbl8PGqlMkH&#10;0qpaeMUoG61bXvHF6G7idmSGqXpUKlGXyIMKTghem2Pq/gQ5ZkswVw9TvD3ByCeesQSdOOcWzGaf&#10;xJK1mgzIKenWlDfPLj2Ez/0P7yMgsN90vgsAKH/vDyQ41TnXEhAYgVwrACRrMqDBbJMJlmQMLFRV&#10;JhzHFz7P+q4/I1mEM8Fk4EUnSok8miMKeajOKcpOzgHGULGpzqMBMQIChTOeTlVDrFvQj3tduZA0&#10;YtlifraAerW6MccRIshEHbsmFk/fviNtTS4Kajb6FrO61d3lGiqFxeqFqVBhxt3xweMWxuajaq1x&#10;u86k2cUgbYIiSBLiQLVGpKRMNCywctOdU3JWPLD7Z7PZSnitIUd5JBh2/nDTjBPZ0Gwg75sRd8gK&#10;Tzy/MS077k5f6qZ1yw6vvKD3/+lvxz9w708c7g/d82XFZA5UnjJqFtMHhu994Begk5QXTo4sufzw&#10;zp07fqHiH9ULjjQz6VXN6a3gV10if+s7AGD8g3uXqLnZ2fnF8/+xAODM//o/rVoyfmmYfWUIUhLn&#10;78Tvve0XxljRqbcKEEScv53Yf8d7bOXqcU8+ckVqIPbgVF19965b+OOz0mvtF2LXlpWNuSnfLzZ8&#10;9cf22MndNzNYZtdx7+W/fimaufd0cKJFIpZQUS0ofF0yl9JkXBbDLIBFxnIALQi6lOCzcYAKV4y3&#10;82ivyLwVj6bv0GoSiqkynpKKdF2mbzAPeovP7tHAFdbWvnxyFjlLA2AlNxL2tCBpR+75cTH+2vAd&#10;S9ImuWagk8tnD0dYxexfkwbgAzZkAyD/5VJ+l4b/d+r9bhG3/6P/HQAwc/T2dDptl0M1QSCnYlFQ&#10;ddsVkkFADetGosUtdS7qvZHcNFM3RjgAh5ECCI+Ixa466gkwYraspqM14YS1SZMkzLZsUodfL8za&#10;4JNTW1hxZl1/h6v/2tUKgwooAyC16YKPgc1LbWP5UL8iI1uEsGQrsM9ZYcjuEUxP9ADANFXmHZdP&#10;/eCRtde93/UnFvQj99/CDlvFpxGVN08KKQRgFwZe3PhA68c9n08jVin2pxJ9PwrqfN8eHQCUbHZb&#10;8e3RcPJPf/fDiuT+oUM2hYLA3IXT+m33RGs/cOrRLy1RveLRzpyyI3J+b3SpdKh01S+8OYZX2oOu&#10;EwBQtoJklm/MeCCNYcuEHL3deLD5LX/qrQdQ+Uk1kB371D7DwRTUXd3uVF6ctDK3LQ2tGRXXigrX&#10;G1lI8FA9uVkyR5lv4IFgMAAgXyLqmR+i0JccoEUgC2Zgl5JXj3ekPXBuyEyiZs90Al5ZTM1ZBOFU&#10;LGd4bXuEG1OKFpMz6zG12GRwVaesJYTCFKCRjTkjY9Gor2dyajS+QSFrdswjQ8k/1333CXCr2JeN&#10;HtnZygK7uDjtCIHOuyPgg0eF0phSeWZY187sbGQLjqEp8KFEbEEUqgorv1nmtH+DDXJCg+mBvSmh&#10;cFeq0YS+cGrGmdWz5PiGYAoAgr0gWT20nl16Cvv+2fu/cX9r5hUAwBNf1wGHQUsTwRkVvE2AhIwa&#10;s3ZSq1EskWAg5mqOHwDCY7EUzbkec11r2QIfq9SidU8NFIkRznqjkgNWvhwKpTtXqhFIMsbMXIM2&#10;BaVFHZ2uT5dDENSEyhhjQTWe7aJqV01aJpLZwx6KJ3e3GdtEuRayzW/aLL4wD6YJyZgVeolc43GX&#10;hBryVk2z2Ju8O97KltL2RYTDID3FqhEZGQ4kF1Btim86R2daUrusvqz23JevWRH++f96yPOSG7uZ&#10;kdScONtEWy4cmwln2Be2ruzbOCUid/YflrPf/V3zfRcVC8+PkF88L2KG0dMaU7jCmiMDfb755vRf&#10;03GLGHihIP1QSjBFHRl/7eGdv6gjlaZODS6V3In0bt+4KpR/aPyKS+RT/wEA1v2LFX7EbOsf/fvD&#10;AI498c2Pe3afFdDrb5AbSABQw+eO/2bmVgdcQuUnE6EXEgBowYvHf+36Xj2npNvTeWWTctdz4fH9&#10;l86i2kwlNHJt73naOYVaqCVyK87RISEDL2y8/YpurHESxYaWO98JX91+U6/VwxdE+YXHLh5inaKi&#10;TvRkdcAdYbwhCYtHEqbHqywDq6LxJqDuS/MSq5ME1a4YLtIzFp3at6BtrvkCgBYaWjsv1zmR72V3&#10;HqCZ9BaGbOdFC66cZ2gGYI+IsL0FMKy6kxi70FU8t2Z7Nwc8UES3JodsFl9farafurcXcMECYkng&#10;7aGlQf7vqQ+4x69M/wgA8Py3NCIPepwRIRp15h3NXWhWAbD6Gt/B+XsmmNvf3LAYIt8NAJwghB+S&#10;ZNGrNTkMQNJilbRinEMp0AXWbmy5+FRpsX9I8HMndSUfiYuvXbPlLFAMABLrBsIZcMcRUjmS1267&#10;wklPBwUAUD3jBzLXrdePybNrAWBOGg9mTp706OkHr04vvzS1238enLzv0ypA1BarPo9km1ZtkjcF&#10;OvqS73sSUEOAa30D+z73K05ePwKsUuxPCcKp2bKvJpu6IgAw/bhfT385d/nn7FfOvVbH93/3w70B&#10;Iz+rBF4ImPAIivHOiS+dr1uxX08CAOjVIGj74qDD+/ZEmDgfztcAaPPBVKE9vuwk5YeVjSkIkAq0&#10;amHJiWALvR2eWp99ourz+zcyG+SjINECc13DkaIZLBk/RdlxgcDwpKtTz1D+qWxck6GYyoWMmRxA&#10;MAVqaVhknMiJAVWL8SxZiuavrVT0tx/1QbrBwo1H5UBLxCn0DYUxRmBqhKv+8Ozm/VUnsqZB+Pkm&#10;qtXas1F4cSYdVw05RwP+Km9wp3NTpuyITBgEfia2fm7akbU3N+3XTvp6ZFqI48lEKKFJIaO7exW2&#10;cHoRiHzjHRpLNi9U2WG1s8hEz1QofB6ChFRCa/CsAO1bB73m+5IybkwD09U5jmwweM4KLF0sxHTp&#10;GSEY3FKxHjghZ6eXksum/ukHUDD2TxfOAED4R38PvsaRYjysTrtqOgJ4IK3ZrhYQZbUaKwRa3mSc&#10;pCQpTBZNl1kQ1NWYAgAExANJVCjW3ekRsF7yZL3qMQSU7TKbZklNeU7IFVZQK56wI+vm3ZEMU5VU&#10;nEmuMDUbRIyQlfYqFfhgs2bSjS6ey1TdAFoyt3XB8oUgphIj8i2ls2OkL6KQ6YgGDRkDfn5qzTYA&#10;jAuSio6Q23YdLJLhACKAT7T5DBv3A6db2uHIu7ddsQLk+kLUaym+N5tribP5SJhJAalh3mj0xMOV&#10;zARvmNVKd+aet+Z+/O33E1jp4MvC9ayplqh+23bp1ktuqMzpe/e9PhoO/+Vvf7jkNPXhqbwj9HTD&#10;yKRwAzQ1xuAU5lwlfPLC138xnnxTL05QEEoJxr2z5zMPbfu08j4fO361WQb5LwFg67+68i61/8e/&#10;PwDgz+77RaceWcV1IX9yznPZmt60as0MVFX649/5hRiPFr5bdfzolo4krNn+qir/5K/3Xq/bQEjb&#10;r25ba/r50lJVcnH62DQAQNmw/3qpyRZPDSwAAFjzxp3LhcxpJgwXBd191cGampQ1YM9Zu3Z21w3e&#10;gzsxVwm1jsORkee+sCz/OImQnd+rAc6g4EYPEACRhrKFih4dZ0qzBlQgU5dOPONicvZL6B4ZEXH/&#10;diMWSDBFKThWX28ubVk+gJ7yKT60uaPh8jk8EWoNEQBDMkx2APX8WDmspGuLLFo5ZXZ1pvyaF9pz&#10;BNWMPhJ93gtf7d6XqDFwwACWxGx8a+8H3unvHZwEgMWffxOhyxBTfU+Coj3TPpfDa3QGCGPLQFBc&#10;XDcKmp0xXLWQiUspSUhRYyShX++Mp9QsVQgzthMkrHV3rdALsKamPUeGnWrQVF3n3HutsiYAlqhb&#10;2pyQs20gUDiuytxkNH55bRQgBFA/HfjKuiyw5V05bkcBpyaVHL9tzcsl7TV+3YwEPdGgNNOOTyHm&#10;T/Uv+1xoXdu33LJS/rMD8eSZwKb2je0phWpzg8O+eWjytz6KjNO/ylil2DeKsFbXEtEPYnzl5HiN&#10;4h09v2g+b+HgeQ9EjIGv27eG+Y/7VsM3r2Du2bbEU9b0K49+iMHpnZdDW2S2dOUUyNLkhQU3/LP5&#10;NvnYkkCO8elAeTiy4UxQXdTPDaGZQIBMHZ5vVxhLmEooy7qawUzTUiErnptHOeLVG5qno29Ey77y&#10;pVaAg2Tokm4ASOsK7y5HGWDnJcyQKVFfyzBqnxeFJ+5cm87TnK5omgEA80JGWhlBUaUTg5gCa1Kd&#10;/OhoHhih/omejk6VMW3bhaJ7bufwEYtHgca0bldKBR5Vpx6vi6B310G9vG2B0bSZIk9aw/UDCY3r&#10;yfgIT7LclhT3K0LKEuMQPl9z1/jhmtqvfG19X1+gLQjFmeNmNCZTG9ZpldmJAmdovC96zJ/Mtvf2&#10;51NHz6XbtFi0IgtpQGV+MDFgyUC7LTdPjIVhKFnCEfkEw5RfETMSEdFdnast+KezqobQE0SB7Wq6&#10;enppof9J9oOelP4//s0QAN54aJ3QkeawLVEFb1JUuCqL6kqUo2QYnMFVagpxBlUVHoMdIVKyYIpJ&#10;xFVF1Y0aV8O6tBdeupBMFvLgjECIZBRDJzOQIY+5AYDQdh1V0aix2uFGUiTUWDbX0ny6SD1DrMSS&#10;JeIyGA4yDcOlsUIaRAycRlOpLy3M2TZBiYad7bVhXw2T6xvHw3w8s3l+bCjqzz3zcBJQJYVcKiRl&#10;Faoa9ZmiMC5FpQKk5+snGh25wbjAD669rNy3Fko1Ak4OpbT1xvYYgBqQAnCUthV3xqZ5y0rymZ6V&#10;FaznT9vDB+59n9f6iXO+wzcNrvejX2gEYrkua7ok6PTar5x4yxr/+TduXtKlsXeGiAQRo/NlJdt7&#10;z+Ylj1Fv4FhV7/+Tv/ELKMkmXj4oXR+R5hi8QtVRw5+c+sYnnPIFI0NlS0+0bfzAPf5Lxq+2RP7K&#10;HIDcv7j6Jtl/PzYN4D/9zx/3/D4beOWc4625PwkAvfvPv1mjH/z+B4fSfCBq363U2T27eKFQC439&#10;5ZM1+sHfvo6VXM6G6Ly6UekYwUwWAKafXBR+KIkp2vkLW758deHbhVf6EYSCCAqfmntzy8NZAPBc&#10;aSVF69VlzkyQByh7Xhendt3QLUwe7BeQAK+fa/KrX0wDAF3o6Sd5bD+VxiXXNqoAAxFLk80K5arG&#10;uwFYRJfPO7omkVSTO8hb7+AeQVMRBlpNzScq2VRK+IGgvfOLurNyQS6AbwBQLYboZfWJaikUvCnI&#10;xIrlum7UB+JqSIauOEzZvVvH118q0vhEr8jAADiGjwMAun7vg+9V/Xv/HADwk6+zOjFdg6ELP5Qs&#10;zeY1Mb5e1zyFknsP4d21W8ZqcH3bip7vjpAI4al2FBy+Hb/KZssBGdNC360U8ogmdq3VrlyJ2F3J&#10;t1pmF+7wmq8TRcCJCICcn/GJKzUDwKxQG3RRt4zMRXcIAjjgnw58bXMEQKRjSp3aAJQhshzIfv2F&#10;af2VRDeuM/y6Mxj7FErk8y8PUhiGEmCKOjj84l13/mpTiF8c5OMXHK/l/hYAYMnkhurbg+HUn//u&#10;ajKBm8Iqxb4hhKfOjwkA6Y173q/Ypnj3zbpftkNE932h7RdotXJfOi79QBAAVe0bWPPl4yXL+NrV&#10;W737oZe9Qzs/RD6qN1737fh96xgA8Fxu5+QbxYWZytcujnRCir0pmG2T6oG5Ec49VYly33Zba0qg&#10;b9aAai2lahlBc0lAAojPVd4ILSA4qyiNzfRoKwC5lIBuSSlbyFmtQTmDSokE4grIY9GISFHvBdXv&#10;F7d7Fs23hwYAyEVCO4PFeYQcwqTHtdbZgzOQBvHumj+HidjWHSr0u39YDfyQNL1hc48mraASwJuc&#10;wmTRbN3be6paG9014SjTpv/ueLDI1VCDPzfkKMn7usC1OZJpCKgsNLS42tPwqhdMvnvbzh0To2/M&#10;FyxN0aOJJn1yohIAYNqObaCmicWo8cDOPy968bmRLYpuGZU0WLAwPhlAytxt0RAAOIOiZKeCacfE&#10;4Uo5EiXe+JW5V9SYS9MKZ1wFEbjhUOxdDwDw6D0f/Khav7mklP/5P1Sgm6LiMsVS1AaTkcOUXOM8&#10;uaYRqlqeh7AyqhbRIOqMqRRKiIium5sU3/EJUKDmIotw4xWppYmIMajJlE2qAaYGLNCEmSDhUyjB&#10;Qoo6+pY98RASeoRzmgK6xgNbeBGH9Pmput0ijZSd5GBghHDYyD60TmMmwuKIOE+6jOzqjU2GjEV4&#10;PLGu98R0pPTMo1noPlkRIj1wpcKSIKKQOVJyIrTOy3GtGiTvqszwt7+yfOul8TKkJKr2aUZvrDrS&#10;nmFwCFFgZgDqV2y/kplvXXGQxUA2sPaet/3Xt+Teaz3FD4ccr/PBt8Mg8tXlJLLxjdVhTxsWe/RX&#10;nNPrduAmUX5mUPq+BEDzZNq+1JffU2P7liNHBH33b5s3O+TV8H446jnqrs2NDACqAyfr+uAf/c6t&#10;ak9pbrQik12dH4UHvPfOQZ8EMX7mhd6HP1l1an+l+S3xXwHgf77WzqP8P/8AwLH5Gyod7Z8+emFe&#10;tm7Zd11fZPelN8bETy5Wix48OjBqm21dO7euavMvYuSA59121zI/wLe1/LTOfvbtWx6VnqjW9a8Z&#10;bw04IIBBzXsNP/6Da5+QFcrEta4+2SGUAeD0zwI71Dozmrsw5xjnp3/7ivxf8s03heuT1phUg2re&#10;Y8bZ/ofvZEAAqiZpw9WDKiABYOObwbh3A3njrGfPke8LAMh60/nq4m27I8C0Rdun+HkzXmGKuikK&#10;QAdzwTJBYC3GlR4TgEcwgdAVpOi6C3bVn0WPL/Y0ZHhjKq4yUFg9bruV1EI8q0QigL7vOQzdnrzU&#10;OT+h8s0AphA2G2NzEPXA3CFrLNk0e26oCrYo0qbBtWxbd6NOrr/vxIiina5Gu8K6arvfXxrj2zeS&#10;Je/OXScBoHxuW01lMQBMVUHCS2hFzotrWAkU7Rgs+CNbNpQmajxSLUUH2nQgbqMY18KQgpoWueJ0&#10;5mASiSJbXKgVjei+dbKoJS7XRyOv7jbf/WJ74fSm67mP64z5QH3EJpn04ok1psIOtIS9mg/mzsVy&#10;S38kAAV03vfVLUtkq32SpjcAFaIUAOhfemaWvfDt66mDO06LyZvb0Z8AiNcPCNcnoy2tC7uYd5Tg&#10;5RPfarv1cT8LePWC7e+96/IGTX7p/CvWwuO/veq+dxP4JVDsKwj2p5Rin3m5IgJBjAWlI9s//57q&#10;7dpfTcxMVgDO+cBP7r7rjg9jtnKGpuo81XOFkX3hByXXo4aOrBFUp6ddffj/KEfFF66dxpbREf31&#10;37zpvzz1uuf0PHpZTmBdv/XqhL5IxVqgJ1LcnpB8G4DmyeNT7QkvtXZ7ioGmZ0+Nx6P2hfURUatx&#10;ozdeEigREwA5c3NhhkC8fWGyIu5pBwAXzFCXvcuoBNV0RNwqS6lmDLIDKSuKIs2NBc9XRuW2EVgL&#10;7UFJl1SxeTRGbFFR0sytV4sM7YdPCcYVmYiyCcuDrB6+sD/rMbVUnehqid65joMckqSyhjX553Qj&#10;36k7O95kfS3rJmvez2qM6ZmAMY0FlVTUTfTXdmhVIbVcAMUgBiUOMu8+PKadSWwImxKtr4jJlFRj&#10;5M0qXDKCtmlnDBLJuvCzbW13nR+fjOvOu1wk9RbuBOQLmPqWdgGSxFVmcE+yWEi2kfdcI0pt2zrY&#10;XHIDJuRcM3GuGkY0VRkSSfPo0rL/jRt5WN9+rgYAp2oZxFF1AUXVWQRADYhI1eRGwOpBoq2uySaO&#10;KENInCmSVJ8iSU8s6AIASAdZOcooXYuMRwEtlowZqIMZQgSQPDSYZKaGiqopWal0qyJDFWKKEQYa&#10;KxdIbdMDBC6PcHlmOt9odJa1XEeHJr3a/GKzah8I9jeDmDInz9lZ2rRDkcU8FzGFAIrsn+4LnRcf&#10;SxhV4ZjEmVnmPKaRhCDUiTTiaAEWW0DI7/9pOJJvAAB/IE9CEDP1M4rZ0eL7ZSu5xvQJBugQ0YYt&#10;E4syH11ovXz8qyoFkmPP+JT20nu9FPSzISu4Y9/4SIjPX3b4S24fKmPM2FY8ob248SYzEvc94boe&#10;6+5qjCn9A4szjXHv1bFHl89XZX/LM9bCU79+iyQq+MsJK9hw/0VrVvK23UeOCvqzv3NrwamDL8+D&#10;wJB6YNcvnIRO/VXN90MAYPrw6J2f/ySFvf9KS+RHHQD7r+fL3P7QqwBe+BvAS/8JwD96YOWPB/4j&#10;gP9rWSMbPvGXEgDGxp5Vvv21y7LdD34E/Hf34ty/cC81iRf+wgaA+sDAy9j8e+s/7tv/ZIBels7G&#10;uy6/VA1fedwdHOu51WHPjzj4wrmzJKUkgDERP9O8+eC17kABcB3PW33JHfncE4Fl3LNFA4DasdOh&#10;/PPfS1/u5P9oyHewcWvrUtWTqXODXvSFqW+o0MBKrdda3iUYB2C2LMjpNfggTP+w6npo60hpfnky&#10;ZJMzde/4mp7mMSn30il/ZssaFl0fAYAYFzWhsMzIHMXTnQAgAGuxuqTIVmbrySuDuO2fzWXUzWsa&#10;lo4ZpuU2Tzr5qFr3mxUAWrp9FgOXgqHk21A2xwGRF8ids6S0og0t9/9vbwMRDnLrAQnSk7pKIQXk&#10;SwDSF4KrehhoL/JZAED6gRt5YOy/+QMAwL9rkIxdrmkTCjAfMFUvgK65NbyQBsJAiEdy9dhsh8Ga&#10;8motAUeAKAgjK58lUwOEGpwxuJayeZ8WyrDIDENVGMnQdyU41+4+pNSL1wuSiINVMTcuJZldASmK&#10;BlQU9DSFVl2wuttkAEt8G2bLATYu84eNoCKwrAoHoHzh8Rp743rF7Rsg8ze0kT9BcH447rls09bl&#10;ii3O4KmiKr/zlV0f97w+DRh/2/Pv3HdF0xbzaXv4yL4POeBnEh8hxb4Owf6UUmzxwpHQEcjEgorF&#10;jFNjv/keOjP7TwYu2NFOg4VuIPF29Z377rrZzBDuW4dDkuBvx+/fe4ltnf1z2xIbbl/WYFgnTlQr&#10;ox07rpPikt074vVVPijFyNUoPRM46754BZOs7O8/J/7sUAKA0RUn0REBwC+MmW7L2pwEA8po3jPn&#10;Uej3bbCFqylZRc0LxY76JMYmPII0kmrI5/WkEb2wTgfqYFHVCH3PkBP9x830QsgnjHgkkuVgUTeg&#10;UHIwTe1xhBzQOueV2mQLQg1VomSAYJEZjTKcqClq8q28VNj6NTFGxmitzmdqVHhqSw/pmGlXlIeS&#10;lqaHggJFaIpT3HUhTNRGcx29Y+xges3bRwIzjqYm04woDXNDpXmueaMLWyOati7h1ckLFZbiINAe&#10;WqRDqTTUXHYmuV3mRyuByiWZuZ7t3SYBkA4Tt9kj1cXAkaYjFJ/ii90c8Fjm9nWKlGBceDIQIpoI&#10;YGnOd61QRhY1/nOg7iBmE51ixDjnnNk+FDEHALjrhmILE9/+zwAQ/Ks4OEkwptR9HNSYcMFM5hDM&#10;MJCSs83RoirIN0DEuM4DhSFIzvmTnZxB09SURT6KanzfADM2bCBSdZLkSAEH0G0icCmAsMz1bDOJ&#10;3KzwwBgFnkacnQW6Vc4gAvCmV09Y6RZa0+YorJtTWGuuTVrkn5jedxsw707MttLu3b6D2QARRtwz&#10;Q6B7zYuu8+pjkIK8iM48hRSTc/KJWI14S4LBMAzPFjzuss4J9ewDAErngzDkDbkkt55O8ftqC4HD&#10;q2fWSIBjskT6XrQUIpaPSvryUnEBycEe/K7b916axXdPO8G9e+gQiSt8S9QNQ0U2mLh75KYzEh//&#10;eWBh994YgJrdknvUO1KSI49/46I7S++Xfu6cv7Dlpoa8Bs9MWMEDO1aIzcr+zqfr7Ie/9+GC3gEA&#10;8qWDwgsI0MKfDXzjurFzslY3Eh+qYtKFn/iWaNjQHA3LY0Ne5FD+Nz9BYvAnaCq/eDwOAL913Z/+&#10;2qsAnv0dhjv+TwDPPrDyt6cF0LL8QuT/2fyldvEXP//Xl8QwKQDCiT+8fFnpny6sGOTCP/m1G9Ix&#10;fpLgL7qxxl90OqeJGVe/f6WWq3X7KeNQz60Oe0D461+phSESLQktKM/ZrHuozvdfs591wL/OnQIa&#10;UHgyqLd8edlykHhw/dN19uO/c4kVCL43YfvdD6SXvyrd3YXXpo1z/m8qhl63ReQai4MDZgJA4yzy&#10;HyiRT/2FW5fbLhqrS0dOTJTszcOD1iJ4I1XqqT7roeWK4zyTF4stcmExFOFy9s5aydeXvK4hx/PD&#10;Tdsv27zh/nRAT7bcv+Ixti4grKbJn2vlgM7WTYvh20LXDUIidmFE0e4EUJLCHPYEZXhKacH02BVz&#10;Lb7/rXz1xk7ejd3jAFAqfUC/pbB+xNYtMLXQndg8jsk7GVMURRKz5UoXKzWkUPXLph+6jbEerVKV&#10;RN5FhpspjEV5bvM5Us9dJ9Q7A5YfnyWhtjewapWsKFAlJHwv4JYPXkzHjIhqM0TDUSm6L9p/UqAK&#10;AJewTAr0zz0RDk5dx+8pCVm9oWX55MD5s3krWA4vAYDIju0X3qpFn/TvuJVRPxug56Sz/up1WnPX&#10;Ae3V7dEPNeBnEx8hxb6WYH9KKTY9dcp1E3esjQA0f6ovoD/729f1DKcfHRpX1sa1toY4FvoXw+H1&#10;rwz8xs0FjS7+oOj5AoAaPjPwreWjt/o9u65/5VKoTuyerc9M86HPX23IchbKVuhPKj/7zZvMRfGC&#10;Zzd+4Sqr1UImknCGNwMsHJiqdLUCwIEFXd3wsF1AnSUDi9AeV1Um6VSbYHpcgdawIClQqpNuXSh7&#10;d6QZIP+/itGN6plNMSpxpNHgYDY8Wg18g+kSdacU28AAMDMUzISUgWCdzWf4hbbGPOpjLQZTLCBO&#10;6A94T7Q0r3BfO+uCdd8WF7bgImmn0rvGj0t5lqIB0o2JLdN2hnzJKGQUTPhM25qY9Pp6Wu+zK/KF&#10;7n4ZYV17kp4oS8wuZNL38JPDeumN7e2tCSi8KmTQoIEkiO99t+C/8wWmy+aZyqFm1tAEjREDSm8d&#10;37g5CjsPlhocJTSozZF4EHpepV4qt3U3qM2pZgUAGOdKnTGpMbVhhrkTAC5ng80DKFznOdxgGsVH&#10;/gsBwMLKV+k6uug7WL2YQriUyY0UzjgLlSqHlYxEVAKSZdZPWnPbMIcuJIckWFIoCgAe85hvMCGI&#10;KoSUwimqQo8HPilhEIQ0RNgMH2Ag/cRzaku8Z0tGn3LlvF6uE0NzZmzEnRp/92upGXcgwbbtgUHV&#10;uvAbhcLqpgSU7CPPhYWjm1WfuWkGl3GTCRaAU1jmLMUATQ+skBKJUGke0AbuZ1i4IH20tGsAzkve&#10;3ISqaYiQBl0dUrlA2GJCT1b4tD6Z0rRIIs4BQDJwAJmN/eaxx667ltUXA2/3HiwsBNqeK37g6y7U&#10;Wf+e/c+Hx/bfjMX4/M99K/vFJd3ZsAxzLazr+Lu08NS3LvLJa/a+q7+06ZZsxBdOOsHDV3FYHd/4&#10;iTX/6ofJIbGMlw56jrGtCcXBun5B/OY1E6TBk0M+gPYtt920UD7zE9eKPriGAWjZVH+7Xww9/bVP&#10;jifbr7JE7g4ASHZd97fWXAGwF5uQ2tQH9Nkr2Cb7HIBvLX1e+IfuyqtK//Dfb1z5fXYFfff+26tE&#10;jcdz13/tPqlYfL0/BIxt9ydvfawV6Cd/z5URZredCoaDW9CfAcDijOcMSZ/W7GhiAEAzJycbyu8c&#10;uib0Kabx2rU+5HkFGeBZ32pYoX/r+Mbj9vSxi2w1PTFhBffsWfmq5r556CgNPvNV1roI+5KTo6zV&#10;fKanYqwGHgeAJFH9g+Zf+b5bu1jMBUDm0U3PLRb69yozTtiksa2D9VRwwN209Ha25TGuzXh61Vzy&#10;v69OlEiGUCIaE5616In5v7hzz8UzSz5dKGi5bSv1KkrPgOIKRWChmYGZLaqzMMpAIGDyhAg7zjR1&#10;mGUEtilYT+5njN1kXA37yg12vHf8ZoaNbV3XL+R0a0u8bs+0E1gEjoQrV7ypmssCx2O1eC0e79SR&#10;TtbrPkAAwAA1lihKLbn5QurAhmuZwrQZTo0YMtGrA9EqOQB86VUJBEP1CRVfg1FQkZwOgugljjcC&#10;8rHszb6Epi3n1cPXWTFFJZ8+Oef8DUD8YM4SD25fOWe2pfuZ2ehzic0f99w+8Riac4wHrnncewYK&#10;2tHVIng3jI+cYq8k2J9Win3wlONtfXBJ0mpp2f5MDT/8/etpfc7+fD7SmduzXgOw+fazCyNzDRPf&#10;+Vvpm/inyp/VLNG6Li3yfVV98Ad/Y0mceqJeN68oJpn5+ogTnLvtinBUZzgPSdQ0WX9y7p59N6Pl&#10;n+tz8ehVF4ycF1uPMy/a5pWrgeUs+MQwfF6V225XEl4dNV+CIumELdKO5XhxRiYALVnRPOOC6tTj&#10;6+7lAGAH2cjuosCFrYGjaWl0TIU/jZEgIYXOPEWh8EJmrQE4HjciMqAg0LRdtTH5zgNGiYdjqaYG&#10;piEq/fMUthQWfJlInKmo7M5O7oALCqMKg9HddGghHEQtuimyTUehYES4KjzXVhSTab09b07jtbtE&#10;z2FRPdaZ0Pe2pj0oqZpcdI1MI+5ve1vD6cQukFuVnqLZakwCXPK7n5H50Q2BrY5WzU6pcCOmBZ7L&#10;uLTPnN/WNe0LuzRERA1qPN6iB7417fpBjvcmAvgRLJ1KUhGMOyEnzbNv6Dl077qx55XZduZGujXb&#10;GLqNJEnGQRIK58ytxCxZ69JABKRKOK3QWj0akeBSKBKhI8kEU1TVzMuQK9I3rQDRHACFMTKjFDrE&#10;RP2gpK605zGdgL6fKunkPWlp8fR8OBJjjDPG1DWtfYvu8B+3bB5Xo423AzDnwyAaaoRqAwEMuX1v&#10;h6faIwpHPUEeuEFCgqDOg3IkFEDz6r7obi36KaWmFBoKF4RvrI8DgDsjlR6mgydbRhylktADfwps&#10;M+A586REeWiCQW1oMSFDTeEAsLsvOPuF674SL3tO093AIOSmqzgWvu50WJtb/4ZXnL+JxAyFJwOr&#10;/StL3G+tHLJuBn5b5pVg9s2HLnbZ1+eU+m7FSB4+L7yd15g8mj/3nHd474cOBBo46DmbHjAA3H3k&#10;CAYOXe0YUHxyQgZCMmV8+p1HbzK0PviRb+W+ftGeFn+08W12cs1Nh+d/ZPhVlsiHAOBz78EVf+6v&#10;AIw1AV//twDOrPAtPA4AS1vA/scugHV/c30E1eG/GAHof/zOitx8hT9fMeAPSwAa/9aOOJf22OMn&#10;APzRg58m88iJp0NPSO69e+7X197yYHN9k3VKdGxqBcZDXGUwjjcVg9muDzfwRYyiMt/lRx6+mDyL&#10;tbeNPiXdP9uWvqojaxvGxNXuiGJaRRumh132pZUnX/PdbwRv710+K4+dd4LPbb3yOn6X+RY/vmbb&#10;2rOstvTm+CMjs0sluc12mUIWALRrsp9fA3rSql8s5rKE7l9/PKPF1p7y3Gw83fTlqbPSP3C0pzMX&#10;V0VD2X+LKYoaT4dOBJgeEjqUtvRSyPTZhBsl/+2JLy0zRIenglqHcaUfY7ZljhYbFeGWM0DMyc4E&#10;M60SACaPhF5zpzM13VKXxaTg6+Nzea723Nyj6M3dYMe7v3czw/JKdN1wSDPV7vN0pk0AnMWcED6/&#10;zPkpql33meTp02m2EQBPJkPXDwUxruqmBjnD/XhmQTpn91wzPOt4y5rpzvUwAKoipa/LUk0VjACo&#10;ii+ZB6VUkU36tKSOS2cIW4p2WJL6l7C3P5zKX4f0MODTJZG/MmGLx65+9WPffGqSP9nyC6pX+KuL&#10;EzK449rTnt/5aS6C98vHR02xryDYn1KKXXnV93bfe2mN2n7jh3Xx7DeuZfDpP+UjDbv3L2u+o72y&#10;dbZcx3f/7o3ncaIf1eval3oZsP6O4+/Q+CufB4Bzow6+euV5ENz5iuocemBFy9yADAUBSSmLlRfP&#10;/rWb8Fw/Rv7Via/65qAbO+f07ENAtW9M0sJEV3CAWO8WDuTIglvT1Bi1TYf9G0qi4MjQLMQMFq/D&#10;nXajM9nIcnaoWbCm5qZBgX6VKS0MG97s97dyrcNivEkLRL0uqGitS6hzISWbytyvhkoSt03bhZEe&#10;rSCoXJmsRaKcH7EcrRp6dbPrfE1T724kBqYIzhng+Sz60KGZ4oTMJh5M5T0IzyEKuGBCjTa2KYtd&#10;A8VyOQd+drHJye6P+aEEi/JFS6OMza3ofYcrWl9jsw8SXNNkxTE0RfXJ2H4cpxv8c32y2fQ6e5ua&#10;GQXwaxOjFsK3+fbCFHiIjt7mc67aqUeSsN8at6rqG22bDHfJGCJDHyogQw2aOHdDz2H3jR5bd9+Q&#10;RB63MbExISUjCEVyFmhWWdFlXJnuARFYnOcXo9m1TGcqY4oUKrM5jKQCQPJYDa7BQprjLAMwSEB1&#10;DcU0/ap7Nh+k91ABSBGdeU7NpH8rVgh8ywwcP8lZPB7ReJhvOtlHU5Updx3fxwHQnKUZLDmvhC1S&#10;goTsbJwV5/dlbKrrqoSikmQMGh9lrJMCzkB1EWgtamPRyY3r89Hzwo9vXHqzajWm5MABGdk0XFXK&#10;ObsEajfFzKKvqJrKhACYnJtv7nDBlk6Xxkzdmb2e2aN0xpMPKcCUwDU+lkbHuDLRsuY8Rm9cIqen&#10;PKvhq8sc7jxkkw4Aa8PXxZn1F12HtF0H5OlbkchPV5zE3dc2b+gf1Q987UOOSS8LZ9OS142yX31H&#10;e2vvlTa1sb+yHR+pmF9ylfCnc4/cFIU9WrYiX73s4Mr21k9qr2z5xAjCn5iJfAQYBID3Un5sAYDR&#10;O4A9APDCCvr+DIDtS95d/1sNwO9+nQFI7dn99B8D4j/8m8s9f+ACX3+0UWMAwicB7PnnGgAlsX37&#10;y/8HQJ8m88i5nwU2NcUqRU/84HdvMUn04ksDEJKU4TfWfb6pKnF1gYFsHrUPNXA4V/TUVGsEWBAD&#10;rX7yKyuyybA13/iuUvzJ717t4LJxnJ9eDwBh2Qq1eEoB0O/Fm9M4Sd6OK1mLHcfd6siS+F5/OfBu&#10;33rNDPaUz6jPr9v+c6VuAwhOngmIiAAG+2whseVeYEVhrffGhVGHffVKX4TcYz9R/Y27rcjfYgA2&#10;rnu9LMXAAABgWmSne7WuUgn1CEbHhaplm5dlQHkhltixOKdM/vhbUQDIHxUyrbLGK/+uyy2LxViM&#10;VWI6TDtCTrnFNDV+4lycknfV3VCdnYHH2bo4vQu++SbPhA033LFx8SaGPbwAPeqxpOSOMTeeA2dg&#10;ETeAq1xa3MCqUUDcHNXUVM9Sk7oyv9C8q4dxb88Z6+myL1Qz09C8gnHNTCQn9/QsneW6g8AbqksK&#10;jIihKQzSCoSQRenXDjnCvLxJxNKjVRjkxX0WXd+n9V2blVYGivZJShjygZg56AUPXauLU7/8o6Ly&#10;zLdXpcr3hRgKsPU67T3RoLTY9HHP7lODj5piryTYn1aK/Wbgtt+z4nU0Nz9VP/juhr3brjpt3rpg&#10;GI9cLjLRMBV23P5KnT31Gzf8T2enbf7Npc2r3B55xTt8ewagN4S/76ooWFffflacXaGRmhyWAXK5&#10;uCoHKnM1ffo7v3vDKj06H9BVO2B0LmSJRrxMU76O5B0Lb1I4q8/YIrqHqQBr1MsBI+5SvCaGN2aL&#10;5KokHUdLG7GqYxle1cA6IJycXrgw2uycicfyWiFs4B2AOROmqrvX8vk5vtDBtYQ6vwhvcA1blNQY&#10;reiyQOVooGw7yofWpOP5asDrtVAuTJ4M3J2y7mhN41Mq7csKBkVVozYJyTwGZj781JwVbu5pQldQ&#10;qKqub4nQjLHkNqM8XQh7h7W5NBNKMh7rmYsmTIPpWhAoLImaJ0LcearkvvaQSWAxI5AIXKbBZ96a&#10;0/bCyEhe6xQtt8X0KIMEzETTzpkTc7BeyevZWOfOJIJIqKjckDxx3+h8fzU2tXgvk5yAUEoGZvhc&#10;CoWf+0AHPgDAxhvqBeDu/3wjvbzGaeXYA3ypdIyn1p26rSvRpgqvz7ZLgPPcATF5m4EYg6N7nDyP&#10;GDftUEgwrkjJrCgr+OANDAwWg0muZjA1c2zYdzeqNEloqb51SGZSv5WiTCFQK1JhaM3pAFCv9BWl&#10;7dY0HtvsB5oozS5oLKqacVvMpgMehMCOGUzsVyjghThBVQIC03htgvFeINCp5kueBli2kEQh74ZB&#10;ZNl/UdoelCgkwKGsG7BcuzJHaLdGfSiGnkwrqg6r4ko+V0qAL3F8rOs0xq8nkb9L3tpmgAqEa+PM&#10;m2eFU2o7Jxdww+gfd/glk1NJ0jLPuHG2X3nzty4eIZsOBKPyFjiV4yK8/Xrs7v4R/+wXPlSYNzC7&#10;4F32ONs7UNL6rzgSFr7vWPz27QkgHDlUirwTufcmxpbvBOKeK4J37hl2Kjdcr/gjx6+yRD4OAO+V&#10;KbgJAGYAmHcfAI75l2yl9jkA3wAADBwB8HcvOuWyr5QeB86NXy525CLxHy6OPysA/A+XtubnXjsD&#10;nP3k0/eLcH4eWq2PZIC556vsyT+4tcCSJzzXJwBMHxz/mgdc/V4aBPdDjDtxpD8AANa5d5s17ur6&#10;Y1emd226/TAmT1xdGnvHq8bUaK/dNzxLAKC0rd+IQ4q6FxgKcJVykG8+QsNLEvk7ntNw53Umcd9E&#10;XT16766jckLy6dfqJIFkyiC3VHcNd+jxR9NAlbEPqu72tvD3XSU1o2PnKeNVyOzSSdT9230HZwJJ&#10;jCt6+3g4emeX4hbhYGJcBJkIu+gRfaaqRPfx04f9whO/rgN4S4ad80y9KvCAbxgsSaucThdb3EVu&#10;wOWtnKYPl7nS+MUI1WdKYVg00JnA4BxXbtaBZ9ONdmQ9NyORk4TnwRpSW5SF1MHPGwoAZlIIO8EB&#10;gEKrDhZKcGe4ie29zo61JxWerY775wKFx4mBQe3atGZZKBd93Ioqy6e+CpopkuobRvNSC49ZKkcg&#10;Q2PWSa+oG2QtpQrQHXiXTs4NfWL4Wom8Dv4LKPT5S8SLwll3vdLq+he/7wyN3LrbzK80Fvwwe71g&#10;H941gMlVifxG8VFT7JUE+1NKscMzvrxnxWE33y+zXn1SHT/2G1cQnfrPNGP7iqqPLDOP+Jd+5pwf&#10;uGEN6jER3H1p724bmjBOPARMLbrm1SRWoKHVVfsuOSItDosgvjYCQInxxnsO1/C9379R3nzRDhJX&#10;UsbyuAg7SMqmeT7bDSDTW7Bp9KRLO11H9aImUtFJzg2aduM+nd3vG3ViQjJ/MREpVRmfC/Rkl3Om&#10;3yc4Go+T7YhFUnPdBuSzOU/tbePUnNdnulRmaF3pkdAbF56IZzgjmvV8L1B6zzKh56i5NlUJhZQT&#10;x2TQ1eKyZN064afXd/sAk0JRtUAGMBgzIToGKco3E7FIB9Wrs45Uo+08WpssQ2Gd0w3h2tiBWGNk&#10;g0t+PZ+JpDUnL6VWgfSFlnjwRemeuJ1rIQuSgRMwCOmqTnzdmeC5rKllO0KIoO7qTOGKCBzjjulT&#10;dt5tiT3Uw7miSaYjSp7K082ssX8hUXvzPisBEpIxQOWao0B5t1S+oQdxw2S9Tfsgj0AAKHWUufXu&#10;+ojJpU9cVoStGYpZFwvRQLYxMEy7VXhAklEJhod6qHpqnTMAJEI4UC1tnqNVB2MoMTUpWSBU5eR5&#10;vd6WHekdIWvy3SmrOfbrCUE859jc8JWGBhVA+eRIGLLWuO9NJkgZHDM1HjBFTysJNopimkEyyFyu&#10;ICc7YxVBJdIYCFA5TkrWnQ5Ihos2tJQe6GDZGMkz20K+YZn8uyQ5AwJABfiaWjWYLwLGoCSksqaW&#10;dpkey3ZYsxVyJ9PmsmmqmeT1OCE6G9BOAG5IsWvlMt40pS2kISs3+lyAt6V/x0VVmLCkcvGAuHM0&#10;yE9edFKNZ+peofHGB70KtSlfve5WaWhdCIY/pPF9FMG2SwcG3/qGHF3JlIofu/XE17IAoG5Y+3If&#10;e6X7Jjxup+p+8kptk7L3ddm360OvwC8Yv8oS+QgAvFdQdAZYTiL1pQMALuy8+MMJAGzp2x8BWPfl&#10;y9d8+/k68OwfrBjlP7au/LOVfosPnwFuRJ1Vt5Y/VHW6kZPtI8Ix1859QwPQ8mt/aS/eUmDJ4I8C&#10;C5vXpVEZuuDHHvcZnKuSoDkMN+8dWH/mAvmBJMbU0Ym3xJSOe65+tqnNQ+Ebu65y4IvfftB/fs1Q&#10;QIIIYHx84u1ApFK74ZeEfjWz3HFELOUFCt715X3X00uodz8bHL77S98VtbPyMEnKbe6KAIAYHx51&#10;o7M/eKwLiwo+IIBmfsbTLztS28uHbOc7/njcd5cSmJcXi1k9X7Y84nokYeqHTF4uGRH7vAizDYue&#10;DEwAKL5FfHseLXvfovqPH2RYPBdSW9VQKlf7ICRriyTmtWTBIWm7YqxnerQEzrruqFaBtDpZDWy1&#10;c77yIrGdlgXvZh7MDSvTcaPu7QAAxbBdgKLWsJiNNzxzR1IHALKJlU0gdB0BxmXglWojmptKzF8z&#10;QDDg6+b5824mYet5DwA4L56Kb9+oAMDJ6Vhee+1RtvwEKrYhuEozlx556GLOU8zqIuzs8thNDCWw&#10;DIBoFfalPd2sybJ1TZq/PJSbut2PG1NjrnL/dS3huV3HzbdXJfL3RQHi+kxNYx8Vb3KszzA+eop9&#10;mWB/aIpdCJc/BLoMb6D/LxZjftCwwm91/oIM2ubNhQZ9/C/+zkqp9516JHHbygsNgt+766T+6vob&#10;9HdxJwK+ghHePR4OPgT0Idh2tUmMg605L0cuUrSgXwaZ9RfrR7IdHU9Y7KUv39B/AgsQrVdOcJCC&#10;XNeCjeQ8St0AMiztuTNTmViT5EG1qmciWgSBNu7wrafUcql7SqknjLhFqAVVqefnhHjkwrsBESA0&#10;NcKIVNXyKp3A6Wkz3pqcbWvYOyKnimnOwFLrhsSMwZAzmO4OkZ9k492JNYNsvgnImWF5gI8WQtHy&#10;UNo9WwsXS3GxnTgxQii4KQQFumLUSxMyKpOOWCRVA/wpmxyzPpu0TisasWhq7RTAlFZ2p1OwHRa1&#10;VAVuPhopS4kQJtO3vkFTbQ2OH+rlpO8HQhGWoiZi9dl62tuk12TFQoRLAuOAJGmuf0ZtlNsaLQDB&#10;DPMzZZKMGSpVmvlQzHppXyMFYGCccQZPLJzO5/0beQ5m5430AgDWMHsDvUK/aVQ/hiw8SK7YC5YV&#10;U1gV3K9qC+PdBhs7zqzWc7HOoIaRzRBV4cuIgiXdO0DCE2pRRmK0yIBwUoIVJeP2iQJka0u1dGGk&#10;FJI9Yep3hPMAULNU2xVTdaZQ/7DkHDyerdj5iGaUeMgSSp1QVCMp3RIjGhjgU3Iac50sUZXSZyQB&#10;cMwNWE7DKyE3NYCaE8KJATwLObueei5mRvKgqfDgLJmd9LX50JnlXl4nrcssMK4CIcDi68tjrijG&#10;liXyDOT10tuWykG0A+9VHgi5KVFqWMpjc2PIT3mXE8S5IPPie2VuPU7nLwmx2SpKH14in0DYdX2P&#10;0N5ZmviQckSFaAVn3niVGuLEoq1//aKmQfm8P6K+9Ldv3IdvFOHaqxj7ta8Ho5+YCMNfZYl8AgDe&#10;K2xKBwAbALYoAnjlEn1/FsDnNQAoDgD4+yuz+v/GnwCv/b3LLb92mb4v4mIo2xLSWA45/QD84L9c&#10;/LQ9PPXxrVV/KO9cerHie96hgVuQyCuPh/XcYxkAmZ7bnsnH+9dg/sqoGFpQcLMlUTDz/ZrroaEx&#10;EhZnPVUeqTSl1l3VxUfvvFsduDoN1QMXikcPb1CJZRNqUC0B43PJHY9pqIMSV7+GScgln65+z2+8&#10;foazdUm7Prr2/pf5C34asf1dS0OEBX3b1sJpj578ctuczj/A7X8IwZbLh+5L//hGFuA/vNcPf3nV&#10;9+9iOWfx++DVP37Pn75/Q49jBW48xvimEn28/PIVX//k/Xv/7zc7awA4gf9yVcuP36/7MYZ58EYA&#10;iXlWvUTEeMsU8tdI5NNQbjH245eLk+TvfA/Pjr2nvNFy+uOe4CcaLuj6OsYoyPm4J/fpwUdOsVcQ&#10;7A9Nsf/+8MVP2xcnfulLNI+w5/I3t1/6sfvnNG3/oTp7cUWKzfA4+GZaeaEEGO684M1N3aCsVSLR&#10;tEIy6IAoApgM0XN1Tw3IQc5e9H0dD4PIskAuHVXRWh79uffunTd4+Ncgr+QNClao9rK4w7gkCwBa&#10;GdXDUiCbIHUB5s3HcgJsVmr+GmOGH9lFmk9OLFZx4RYwvcCp5XCZEzJr2k70qT0bnEI+xt36+c3y&#10;kPDXmk6klE6uG5RHH9YBINEygnqswecw586LSBcXo40tQ0uaGsZzxtli2kh+pYlmhR8bh94rTUGS&#10;hyBp6w5JGRjf/QkAjOGp977HHwPAj95nEZ69bms/fvJeF7z1nkPdNDlfRubG3SRzNyKR/wAA8Nz7&#10;9jmPn+KDluYirl2KMwD6XvmAy95475+6uqMM0aJLwjMBjuEf5pHLQ3ghFSvZ3Qy1BgDQqjEre8mp&#10;PKB4GaW2OkMcADINc+FiuqyRuVa3AYUBRAxAevNxI3T8JZ2ZAbqezWMSYQ8DoICudw6ZuvAssBuX&#10;2AbgX65eLkCXr9x4Qoxd8lQ3P5zH6jLyEO/hA9YMcTM+kSshCSsPcUCu/PVoGN5zmelkD0+4k3M3&#10;VKkPAFCRdPWE4xHpeTeeX+Ojxa+wRE4SAN7rYGHAcl0s5QvPAG/+o2XTqn0GwFLa/pMAIlcYh/b+&#10;CeCuKDH41cs//dqvXTn+h92MHxMKAheVZp0IC7cw0uuulfn15YMg/es/KiYm2oaulMgL5Wj0JhJG&#10;AgDm/typ0449KQDwzx+uWfWmjqvF6RrU7WPywtUSubHtadWYW7e/WwcA79xbYdYtLSVov+ZvLg05&#10;LMNN19easU1HaHjtIxdGJ7trax5Z0pUKq0YKa1iz7oWK/uwWqXV/gI/etKBbzGz3qcSHTr35icEE&#10;RzuADHj5cuxVepJK3Vd1pCHtWs71EwzquyaE4xKivcOR/tWy2h8AdhOtq7guPnqKvYJgf0opdo2w&#10;IhpmUgbxLTwS0M7s0+6J+y7LssMuTzZckVTbYTBgbDkROXeDErkDWsmlKpr0JEdB4BoOPALup2qy&#10;mgYAiFlBvcsPsQCWZlizblg/+sUb+9drkrDMkehUEdU95qghAKSjFW5V1KA1ojaFji24FRLmAdGc&#10;aNam5Um2TgvVUkOmXgsrY8VWEa9WFbXp9jYGRswPZTptjek07cENwm6/FFfGSxtH3OLxuxkgbaim&#10;iCXCSla8GVgb7pvyacGvKHlikJXp8XG3xtft92v2ApSoaAvXyIIeUTUz8AhencLw3OJNFRT5lcCn&#10;n6wDALilAHpTwYcIJJ8/ccyPRZtDSVwnplf6qr1lyYG67utBy6VjPUR2BtNrPKZGAICtzfveZJTM&#10;dRo8QGdcMqkAgNM6rUT7lrSICkhcZwIFko0AYILb1zHZsmgVhYvZ4W4EE4J6Ll+9kt1NpWpe8eJj&#10;k5cLx3wI1OR7OTVdsm7dPBIcK5wIClcGAJbnA31leF1081kM3LhEbhEiV7dFq7A+KRL5pyr50IfA&#10;e3JEBFx0Dvk8ADm03H4CQHyJqB8EsOuKAdqAlZ5tmfR7/m/w04/7zm8OK15L9SqV1M3BPuXLz18S&#10;SPVHKbnA+6700TnEtI03ue/cHzq1yG88uMRx6Lt+p80zfO0qRSLlObYjvIYinn57Syp1x4bqTKFu&#10;VWYG/X23xTpafziCKHj9apm8Br504k0LvBfj0gExja0tFpTO3cV8tV6vLM5WofDGBDJfz/r+j5my&#10;E++P8rXZ7j4L+EWXuv+lo1DkRjuAWFQJypdaY2DX2EGnq1r806R0KdTD+Hu6rq0hOfZxT/CTDRPs&#10;+jWFlhMPrOKG8VFS7Pch2J8Wii1pJc+2KKiHgwNiba8v+y//MEpau1pfYfsKSwrSwHqEozf4T9Er&#10;93QQcJMDDvFrNnRM/f+z999Bkl13eiD6/c65Pn1mee/ae99AwzVIWIKeQ84MOUNJM7NyoX3a2NhV&#10;KKQN7cZbmdXbjdCTXWmfZjRDDoduOCRBEt6jATTa++qq6i7vstLba895f1R1dbUjqgFwCID1/VOV&#10;N2+ezHPuvefnvx+zVVyLtOWCIHxNSZ+QrA3AHuldlO/5hQAAFXRD8Z7MCzQAlCIZLNZ/1JuFnLDJ&#10;T1Cc6/GWsAicaqUsZDJMkU93EuXeuDLrzgtSZ595fbqYQX4GbNvhqO3YPPDTtiSW2JziTvmloNwu&#10;1HtiRKXJ5oo99K5Ty6fLSPAGnXg1+5NKWdnasC4CqPXZY3/+/e9962cnMrTgtT6iytlp30u0QU0l&#10;GNWzpbrUQhzO8Ok3X3rxzF0wb31C8AmJ6gUVRwIsaVAg/JM/P6YkrYFNBx9+5KHdXeFkQ2TsSCEL&#10;IMtlCNcz4qRsZjQ7DkosbjuJpKiUA9mrQjiAvmwIVypauxXkFxu1e6DbpaVX5GKgnccouF2pky4x&#10;C756/8cNzjMFtCLfvUFeN3mr7FYT9S5W7Y7XX1ldytHt0A1l6LrPYpCxlQGPOfgdN2iS3TJYTZbG&#10;EgzCLYn/DuEjI6U/IU/T7XCHMOgSHOBawm1PuAK8ulQO+wsAX1x8uoYA3Fg/yWNFoLT88vbkF7Ka&#10;Xxh7+oOEmX8NiFUwv8R5Mwd+1znl1zEi3M4VAfDGnolUxXr+KyseoUtXTH7oLkd9uVA1vhJffmkd&#10;fjGvu9M3BiYXbE3r0YLiTd3HZ37isz29rgjm5wCAqbz/0Nt5+v7ficfcWu6mWt8Z8CYAkLngjjZz&#10;A4IsdDuuGweZtG0AxIj0lAbAePKH6eJcx1b8cjgS75OF8mONj9kzcSvOgq/jANBylWYS11R/Bbcy&#10;QJxg2vaPk7czDb/rjrZQy/vPP/sNQRI8c9s3MkQfKzqBXyt+5RL7DmxVHyeJHWa4HnnyXKGGIOqc&#10;GegbXUkXlQ5YP/fH1y8/01OBHjGBJgoyq2RWTjC+YF9XVCfvbAxQcn5F85QSxLWcUnGZUy+A5pBX&#10;XpFa+MsQBd1QNFr3haED0FNnyZ5PNzA/03vB96ebmRoxAbC4lguCWRIxk1iYffr0aacSpLnylpLx&#10;Kjk/1lPNm3LXAJMeKtFAWQAjU0PKzNVmrVqz7IpFZuekbExMGGdm9kRASFaZpzlTxz1P7PWLek85&#10;WwV5JQHyGUvYjYxrtfoCIpvHZNDSUqhzp1TWVQVD72Z905TyN0+wZz74EB8FSCfLVQ2SGOwj4/mw&#10;2rmvGQQomGkqpoNI/m3xEBdzvpIwVlqaeseUe3LzNduXGqolRRoGUJWkKcBidLpSJNYQmlbGGgCg&#10;DBa6zQ9w5VJ6SFsBk7eRGgwYV7B6P39lZTqNwcj2l629sMQ1b5tMsw+S5aDexsBdmg7ovVoO3Qld&#10;Eb987Bqv8vCUqazkKqpA3BiVv7tgfIRws7vDrer8I9P28hNskSNWBODfYYYFAFiMCtEXvg28+N8R&#10;sJQCt0i4GuQBfPsvbvhUAKwQiDc/VjI3NDZ2dR53g0/1Lv1z4v9YpRf5V4L+eXr384tNYU5y9gF4&#10;nOZk0LPydc9Y71zD3M8fX3YKDr2k6HvucgsoHneCx+IrDrgDQ6o7kVj5ZNbHGetk4TJqN8jE4Ede&#10;tfnLytxkDVICDLy1S2v7fpn9+Jt9BVy8sW+CvKRQPwB4vjTvFNE1SNZxMRzS9voRd0m5MaJLT3Ro&#10;/3esuX3v9VQptNJ9uPffL/2Tf9soxSrxpM9abtkg/LODGUMLmb3NpiK8Sm7CFQgntmnn00Kytk4T&#10;ciJgzozdEa1VJ7Xk/bcxr2S2XFBaGvMneOjw/FkvEIg0xkMqC+z8VMZVRFpr3rR47f5sdS1LF1Fb&#10;9Zl3pfN+aRNmRgl4UJYFqcaRYTLV5s4Ywfeh6pqlQMyPVb3pUnRDry+E1EOmzgF4Tq0SEKcxIeXm&#10;Nqck1Mi0w7pW3BSXJ1lJRNs3AZXjnuCb9IzLWkMcqB6V2BsGAGfBI5gGS9nTwkqWGSUUgHLDnHYC&#10;ANrGlcqyN0fcuo1OjJn84HtO8SOEIuSd+QBiCAq/7h/40UazqmQqtynDFxMqOu5+uN9U/Kol9i16&#10;8PuR2P/wGhfrv3/9rhgwPxykwKeXXwiAE+YkxQk6VqrGZYnNQ0p+6lpp1/ycQj0AeNgJau/VCWQR&#10;es+wfeqe5ZU6yZR1AMy6qN8SUmtN83T0WqStLpfXebishboAUMM0cvFVfWsTlNmVKbsO5OK4kbrk&#10;1tWJuOt63ad4OWJZS9LfEgW7bgqLKMbAdvd+f66WqFKGyM8WW/Y2Tqrs3raaFyLbjWmsVGlRCQwR&#10;c0gUEsxqAGtvmMuKnvKCxAudPa1Ro1D1JgfzjuCPRsVYjxZJTKNUGAKAUNe9c2PyxAOlrE8tDcNS&#10;muWpqbkcJAvpaVE3mZqMW+0b3eqcazXppkHMCDGHKzGWztnhDtevuVL6F+1CR/gBUODbrqCiV1WD&#10;qNEDxxNwJTMViLcEDpIIHBFomqFK8PIc6gtKw9ZcSUS4rWiqvqR3lN8VYhvjSt51TV2UuBtRO+BJ&#10;cEDjAOSVwYybIsUkIh5LNauFwbzZ9a1VXIfq6qmuViXWv9aslmpMlAoggmapjUkFEEI62Vk7kHlP&#10;ca0kIBYqZBUbIrtScCsiMMMcQFAp+QQ/ZKrZmiPipdG626apRrwhJrz0QqmUZqIGI+mrsbamsE4o&#10;FXIFyCLa9DyxHdHapRIB0ZaGqRHW1w0PLMgXhB+2GoxMHUHB5ZrepIm3dEV4ddJN1ZYvj/hm04a+&#10;BBHnnIoFND0085ZTezuyf9L1o6Zx3QHPCFum5nnHMtVbKKCAybouq0AYkAAhyNvEjZSY9yvlCIAs&#10;2O3ctAotJaf2XWKXd9y6/BKFfJPejdUikCuyEima94vL38oXN0YAmLdDseiqx7wFMcId2N+LYO83&#10;ssceelo7qu4mABh+TtH3rcxaZzd7bYO7SvXuJGX0phK8cal2fGTKyz7JFnlbEUD5DopmFgCW7u4H&#10;vw044z3AYiVa56K/a9HSuLXg406ttOWbf/o+Mpb6rtVY1/N3/+EPD/uOmuOvPMgB+7l82HqvGO8v&#10;QVnghq5PERjbatbod+/rJQCovn1BCbU/dpeDnhJ2zw07kVCbXM8eWn99K6kPCi3UAXZzyv2xTE1/&#10;SkVraylfdaRqxpIcsJ76bn1scMcp7ezOG37spXzIGgCw2F/yDiAGId/iTc3hfLzD8QS4qi/vfPVa&#10;U4ZV8R6IsJX3Zfs1CrDLmWi0cEnfpm26TRrRY3/6RrbWEDJKJQCwBnIB2/zp6LOhbtm22F5xIq1c&#10;qSTv7QzP/YDrXRtu3WKK+eJctGHdy33GnvtQe2NQBkIUCgDgqA1C1R6e5frDHACevRuLfKhntWfe&#10;lTN9270Y9Dnh/rxPPFXeevw5V/FyfkdjjDMyqVqpzLgtyiQ5nX1/4+qcDAIBEIcPEONMLaqe+HQ/&#10;/CmB1kt1vmPFin76nbMz86knBwDc94u6qNQ3UFsqRgBCo4I9yBDMpZsY9cq60oDzQWhjxlZCjYB4&#10;Qyr9i0JN6RgPxqNLLmD7liQ092Wm7/kAYu6vHw6kdsc3mSb94GNfcvCrBO+/WL9wm1L7iWoottb8&#10;bNX4WEjsZSP1z34dEruPqdPla0JLJXICPgLeC2RAK2SZLxHrnJDT1S4LgDOZ4UpTCgBUZ9W5pPuv&#10;ase7rsmmk9OWuhtAqoiFW8J0iUi2bPctff11Q6D2DqPdHFgkel/dlzaE3PLCikdmWRLXirFCMw/S&#10;JSlTHZOiGF6mjg7ZM+RbBBUlKUkZ8CrtV8cLajK+0U90jzeKjZ2BAk+zFWXTNK4u/fiEFbiabCUA&#10;endnydkQmRfKfFaJGgvZegjVeugz2y46/mhPOVuAFVkXkPRAR0W6ceKy7dlGJzGUjg1JIOIKUZhy&#10;ArNxy5aGiCcD4b12XOlNULgjQiQrmtpcLV51EIVGUohydqHqBcHGsEd1CaW0UPVV0+jjDGC2rehx&#10;Qi0vdlsSVbduhqUwTGN+WKldUboeuOC7TeRyLWIs6u31I03o3kxhtTobKK3FacO1lNa4EFwhkwOQ&#10;7haqVzYoQjY2NZgMnMamtNhnV2ORl9LNqzgLwCot8q39laJkvfHLJ+1KUeYadT2m+/V8ps5avCC8&#10;J39JiAciPlUHR51C3Zjd02zkqp5qxWU1X4xL8KhJSPgj5Wq92F3p398SrkrQ+WHPshNJJx2LWPHu&#10;iB8VRluzrAJ04UK5WrVb9Pv7519KJKlhTwvhkku9h7QKAk7FhbwSq4iNQkqqZlVDa1LnA5NJCNs1&#10;Ki+MJI11XR3NixJRzggZtwaafzZrv9h4EX4HVtRLKkDSyzacXuY01+aiRT3TXa2AaTqkIASlqmTM&#10;bCTeMKemIwCmOd2uxaNBSztYrxkUrgzc8r5Hl5m6dfVxZ5XgXg9EpAqUXrbIV7A1nIey+m45t6IJ&#10;/A4p4zNg71v07R4exJuXtzRR7tKUEmo5vPK9CNiNG28B/C4azfap6vzMDcsvTzD+QZbgw8Un2SLv&#10;vwQgcwf5fgEAluLTza2zwJs9wCIZ5BLjS3CHYe/gGM/+sxXEq9pvVX/8657+XSH5wKvi3Gh/qDji&#10;WMoTHyDzSqEbFy4ADTS9yIpPR3ujanVmWhhGy+/c7V035MsbS7M1RMusFrnU1rYo/EV6UmjqFoJN&#10;N+aDB2/5/oNhAIiutJAa9ryrv/FHnePlZ7+0wtLIv66o9yqL45NzJyexH2jawoyT2p+Xo177jSeV&#10;hoLNb/edf+w9fHZNw5i+TfbRDLE9f1J2Fz51u7qestcp3Ml1hpSSwGDEjS4xOJ4huXPRl4jIfGnC&#10;V7VELHX5tHoqeetuWJakQRRHODYD1mP7Tg67UgrAcwpFnlzfqc1V6sOrbkO6jMuPrvbMmbsZljQX&#10;CLjISGL6AuTulp9l8m54blZ6KoQrASPKzMb+U8k629A1lfYgpAQUYoRQq/I9IQ72A4rqBo5LN+xz&#10;dLAyp4zHAaDxC8/lSqXJzk6FAGD/hEyf3pZN+8SUvmi5Di8MshGzRTWh4OScqlzLqeiel86VJa9H&#10;kW5qHSBfLoatw+85w48S2C9JFwaE8oknHPmA2DWontpxSy2afIepOz8y3vePPtYk9nvCHLjsvHXN&#10;o82iBT9tDnKsg3dBoRVOaxVweu00Fc+aJtlVUpTY4s7u3sycdmds6Bmt/PjwJgLgvXNS0w5FAHRN&#10;0OitomtgkGU6lrYIdk0DCF609fiOu/xW2vwunV4hUZajeReluWnzdK3q+Ka+TVzwnNPbllqlULTo&#10;Sqtuai4AKXKwHnjw3yaiycPld+UVV00cpFJVFsnkxoM/CK5sbgICEE8FQqGlfZtFou7WQ/PjkLKA&#10;fCGA5XV1bOH9l4Pq0YhegN/QbchiqaQK8i+1/mKXr8SKljPqtEQloJmyXGoMappWUnkAKCptnKvJ&#10;qBHkwrqqG7as14Kaz4QScGgsw0SqURkfadwZIa5oehl1IQPH5yFdsTLwAgXhAg/MwLU8ww+4qNXM&#10;jApL2mzedrkiQJJczohksT5uG51GUpFWzpOmUoXh8IzJiKk6AdJ3XOq+klAaJbGSBosEuwivfXUe&#10;mcurtcgLq0uSq+eJ2uPU1/HqoOfE7IlZKIoQYPDNDQOWWp2Qp7+ozLl97ZdDV/Lqc/u4dAUIOkEI&#10;aXSGM0RqTZ+tna3PhxveoMbm9rlzfs31lEaa6o94mzsc21MCZ7zQRuDm/ubXKGdHO7qmX/ZJ2beB&#10;ABllIitJcQLG4xTOFITjNTTHRDA1VvWy8+l6dwVevV7KjM5FlY0bmnglxgFgripZOxD5wg8ytW8n&#10;Qqy7zq4HfTSSJ0gpJl96fCnxRMmGytbUrrLvk15lQV0GFRCnWJyA5JwoAHAnlNuyviaJFvOp+a63&#10;/Lc7bpEm9bm5Xn4vVo1YAcXrWmDzqFIsXdOBS0vc8ED+kk67Vz/mLehi6nTtdinf8spiVs77An3p&#10;+yNq7lUAzNRbfveGYEE7qVP2ysW5SmzVrfoAdecx59WvrtQHL85b2nsxP/314ZNskW/6GYAL627/&#10;5qvAsscdX/oPwDNfJ6B+BsBSrONOmtTtac/yf3eJ2MTY0N/f10bP/bpnf5d4sHxCcc5KUqPskW0f&#10;YJwou9FnmgFF72v4qeLWz0qAaxrb/pR2l2MGcz67MfczCuan8kKdnk9EdXjlrMd1ZbsFp2JqN6Qm&#10;Xi3Z0dtxSO8+7cykP/P/WDNPX3c/LPzEjTQu5hqzmOtX7uB4K4AlhuBt2na2gKlS7wrrOZieYVrT&#10;uqA6/R47RO9byvDBW+6vYERFmGps7nbhSPG67Kwb891782WPGbHGzlTpojN2XjUPLqr8wnUqDjjF&#10;YqDD4+XxCePmGK3jC1JBR6TSlwSA5KcfmpzKFLJZqUeTzb2GFF3nyy8qbXdbUXN5tSfO3B0NLamQ&#10;cN2AE9WlhLWj/xfjuasbGByHDL8m4OifbvmRFo3XiklzXX+hUKq7EsywYomw/KH0OrcDQMhDyWfK&#10;DfogPXA8nBtqAIDYl975q4q28POm7uaYoWqbj/gvT7cTQ6xbgwLpq6rjO7phs2ps+ATn914zvdnG&#10;M2phdDHvI003cg7II5dN5fMfgC3l14A7UpMBgOerxppd+Uuxvmm2/NqjNy/S6fmQtv/X/dM+RliT&#10;2O+Nh4b0wa5r/URai/zqiFT6mr1fVCOJFS1N4rMoJDZb4zxwHUDlaF3sR+ZVDHW1Gzx95f9B9YUT&#10;/TGRGa7r5roHAGDDm8qle2+xrmMliPTZxe7lJqEeB+C9MKuyxxZlWZavuknm3mPa4O7rVW3GEm1m&#10;7SxjO9rba+8IrzsZ3nci48/pZiKsM+FU0yWdPGiLLkV/IZD+K/2F+M58ydWGu7CbISIKgTSMJrZu&#10;KHjtCyo8QFVICGvpjpE5kwifKo5MZQm1orqu1w90W7UGTuZYHflI4wPrpe2TtzCYb00fbT+2LWlk&#10;c+86cYN3dzVaKA7XCxlbiOKzezZyKCSivqh3VgWrdHCQI4vltDBUFo7GLYaFNi3EKoItvLhrg6Zq&#10;5YZMyGYiUETVMClUl9UkNAaXmBHoHgLdAew8Y17g1iekjEsyFN9XAxUi583OW2ZrXKNARHOiooDH&#10;y3WvEGchBYCwAyGofZT89dOVQGYyZGqFS8VSYnVi+PIDq7xgb6/utAwoniTIS+nNxXTc9z3GuQJY&#10;LR3NpDE6lK1UjjbZBOtTpfNHczi5i9XhqkKaEFa0ldUgaguBjJ6XebUxD54+PSeiEZboamLHG9Tw&#10;roSIgvyMh1KlIalA6A+9cSVcHZh5RVLo00kAkCnu56qqkCRV3fcS5brGwh0VSev4pJOb9XLW64wC&#10;J3BnmNl7oMGWshZiQG5OymYdgPm57wSDCx3btPqKjcbwj49HB/KR4o8P9RAABJWQZtlXUgEMx4Ef&#10;QFEZ9KQOAGESVUkYCqyu2+mWreBLMYtd50TtxSdvcoL76bMisv8uWEkapzB33SLXWqf9q9sWH0c5&#10;z7A4kHhJGuvutvHRSugDg/aZe27zxmQ+ZPW872G1333rTVUIyRnff/hGe8HqumqfXOGYyA4buJsQ&#10;94NnrIUXHr2uY0+9rGj3hu5igF8tPskW+ToAeP4Lt32vPAsgcU1KHPwPQHmudTEFbu+SxFIB4H+6&#10;H6uC/N9sAPTkA70fGdK+uwM91f1yAQBaHu37IOP0vKYM3XN9LxHDCvVgY89bJ6qQILDeh+7Cn7WE&#10;shDRG29UPZFBuVWRip9ZAEBMY5FNFjAB3naDXnZZ+ptvF97T113E5QeefNoa//P7BhgAOKeOy7B1&#10;zXnWnMPsHSzyGfCmiUD2sO0XM6x8JtUUYQAg7cy8ryj69uAsJt5jjn2Wmx+9ZZkHa+Hk+Y5RXbz0&#10;+K0/+fiMqnz+Rau6c7kIMLb3wkVV62mdZQrJIICEovIwACR3HfPeiVs3Pds1SAU0Mamwa7x6Sm9v&#10;brgufVEsW9x0g5ZzLJ3ONHbdHSHHcH2VxueRuxoWYEy4gjEiIaUeU5D47NOtNdZerLiBixBCTY32&#10;O6RtVDCTBFgyCUDQ4tWfnPGUBwgAQgWWFzfzdihb3g1d2mUCgLLn3bF8iyidOwcAyBTi56nDbI8R&#10;FisgIp4o6yFbVudfZUrfruUh4r1XZVr0MaBUVvSVFrl4/YyuH/ropEGtCknwOycfZsFW33T+NxP0&#10;+J8Zg403BRsm3lDVhz46sv6jjzWJ/d5o23UqeDFYqitrnk0fzSPZ+s6FisUfX+HJbR7CdC96miYy&#10;PgCevGYCzEBpXrVzLfy3/mLOKx0DSInwbZ9jANDRNFs+fosGPu5oeusr8/cbAKJg+VZg4ZW8yg8v&#10;diXKli1rtTtI86aL7nNfW5Zdhho4dRPyVU9v6gVMHg3WM8z2OcF8n71kwDgkGKkV1eIMuEoUu1pR&#10;OnYvyFCtkGkJN9UDwXTXRzPhwIRdeukRZhN0SwpbX6zFkQXHUnSnEt+7N6i4b6TNxyoLJVQjqHNV&#10;U80Kpw7p+EAs1X/2jYbiqBcFTlZZo9bzOR1AMA2t7aA/NCTlsfIBDtsL6xXPHRiR9bGOQATBfEkN&#10;I9pjEGOwJ1lkCzcKw5KdqxzUCZGMdCOkMMYr3IrYcGshSMEgOYvmpKuZru+CrGkRODUnEme663Fb&#10;86XMFnPjTGtJqGAsiOapkgDQNhnkIprDGPy6lBK8RQsKoc1zc67golp4uzRjidVd/3OrvUveXNVZ&#10;VWGwZukX3l6Q1H2v4oUnXRHikUZr8uppO5DccCbZwsMGEjrin9n8Qq10bLsj3YAq8ZSqEpe1akZR&#10;Zem0VzcGmt1aKajLussfbGCJq0JRH+EuJNMaU5kFGcw7fagI1n7JSC0MO0rssSgACKG0XZFDuxlJ&#10;HoIOHjHrannWAtReu16cchBhBG6WZtHUdEhRDJuCukW5CYhokgAgfviHWpq16wiWV1DOvVB0vB3r&#10;XvKcl5u2dipAUVJjjg+3ksoB6UoyuRVZ2mGY7gnHEMc533m7JWrT1EwxBgDKo3+pTr/wqRsVuNF3&#10;PKXp4dVeFQA9Z/iV7StepqU9suiXS9tqJAIA8rXpkHK3NaQ3Yu+Qenr7rUJOvMnUPR+g0o3dt/fy&#10;1ZKIdG+8RQ0/NK4d71zWsL1nSd9yN+pJ+DN/ZQ7VHlvSo8X51yjUft8HWoIPFZ9ki7w5XAGm8re9&#10;Wq8CwHKLzNjGQeDtLy3ytn5+6aAJADmsDkNXAbT96+txyV8nTdv7Am3fOj1jhzpWL7Bvi66wXzp3&#10;PQfkYj5k9gDGww9Nz5S9cKL//YQOfcibjcTuPE209JoTZUgJIpidrQTg0iL9zHVM+HdoC91zIZjE&#10;Hvc5Xnsm1JVS6gvjgWaGvn6tA1TPEBtZf/tfM8JY7xsBmsC2To5yP5dlIV0Rbs0F16lhg9okxXsV&#10;TPN9rzmvd940p9oRRek/5q/XafKVwzeZ5PLMKc4PRc+4OH1981BLDWVrN5PSA8CISGtznTwAHByf&#10;Kr8ZvSlv3ZEQYmbQZPcuPxHiyrT0hNKUyIhIeznwU7lKNrVQuLWE6ZfBe+FzqztxdaJ7GcKu2hJS&#10;oUAgGiIA0QdetBBbP+HJmEaoFRdGzzebB1+sHQ9xzQpxXC/+PyXFtsUtV7VqVUe7KV9ANCXhXdgL&#10;AJi12gaaMwqkBIC+4TIbju7iwFILz3iOsg0GBcdmudry+Ipno8uZpow9YGAEvHvF8cqz04ax/dN3&#10;N9dfO1rB5+5YKj4Dpe2uRvsNRN/Bd8Qbzg2JL0PPM6vnY8Xv9+vGmsReBZ5MT9VeGr2nAQCC4M1y&#10;rZ48AjXCH13pBOx7Qx26l8HaKKuO1EPL4mSIlLtwuMf+4OiROgQRUg9vXkoRf/AH2vHem6JqtReV&#10;jXbYvnh19xYLScZLldr5YdLYA0vZdiehbly1WvHYlVDmmSeX96LkvLfQJd+aVOgwAY6UBgMG49Em&#10;vxpevGbkCm5wqdeUEEEOKurmU8DmCMsGzedht3sAUbhgKZ6G0EPP8enn7hFcVROeKKoeByDzNcba&#10;i/7MegKPSVtDJFAZLSRrE2qCNVwU5YZxjXPixVoNe0+2o1C+VPUatYZNUUcHMFcNWKfCtg28uyAv&#10;sl0SYI0LuLy5+4qY1UPQRwsKVxo1U0oh6bzPWhRou7e8O4sR57D0VS7haUFD1UOR6+EylZWahCa5&#10;W6ku1KGRiqBuaBlyVDugjBkYHvNcnk8XPOkpaqcKgHiYeGByLlK5EpvuE3WjWHA8QeAmc3gl2RCq&#10;V23XP1ObcIxgdcR+58d6VnVe/fiqTiuHqJEXL4wGQnbvnpSpnqaaw72p82ViCof0636t7OPgDrMk&#10;NaXv8EmSVyPN3PSkkXBAsjpX4kowM2WZfFuqoRK4Y/OaFNqV7p78ONE9qTIgAcabYtNVURjrKAfB&#10;Qkep42IxYT6k1jkjKSG7h4OhbSpUBTLQRNAkZjHVYXBSekfm9ELfgYonVNN4ydW3eTIf0x0IJz8H&#10;aXbwxS4QWrSSTRSHY5uWpGFt/NKC4/rNn2Kff6Ek0i+zVFQdnYo0uzKT2ap5nl9XuNqhX7/zFQ8B&#10;zhTD4e23WyK+4Wz9/GK0pOPB1+Tojx9e4eiXQz+qO5u/djfppRuYOrFiL1U3nFfzQwMKgAvgAwQg&#10;eOWCoT76wfrJr2ufLL3w+Vue7mMLIf2DyT5jxx1Sydf1jwRPP7qkpFaezoS1T93VwDsyb9DUf9u6&#10;roXL8viZrGrFf/sjZAZ/hH7Khw76zPcA/OgPbvOW+A4AXFebv/CvgF98CfUzAL9Ga0bt08Bqm3e+&#10;DAD/aoXib6/ygx8hsM67D1/fAn7/M+rriWuVZtOvKur9ygcdXAPdvJybT3vTVaWxsZqvuFBD8cWV&#10;nxs12A0p9zIb0O03nCYEGeCexp9w37ksAK5YvOcL8eXxn1evVG4ruvKTJt/wzCJ/XWfD1YwiRLUC&#10;EKkcod4GIApxJyqhZdxzIig+d2NaUvCMHUkG0r03+iZGqp+6wevoHbnMlfW7R9fPykv3Ln/KPsfD&#10;T8RsRwAAaXrEUCfYLACYn/pJdu7Z37rR++G6TmbqNJ8KXRjr2dhBAPxzRd9Xu5pYPidtCpWV5koD&#10;E1JeujsO4R99dlXaVvr8XY1anodHghTFFUgszaRz5/HyS/donHEB6MnaBfv1xssLoUKbBlC0sema&#10;vKqN+XTtPohXK456k47P0ZfH8B4CgPmaHNjSnJ3JFx2fa5FtwzYbLdzbgiWe1ARRuW6W3ilFjNbP&#10;3eBDWccnqHq2rfkSo+u6sH/2Hd/S9nzm45bkHWqerozdqcXC0GIPozX8MjySHca70w8t7zbVNweV&#10;UONX1+rv7wJrEnsVUH/3u5PO6NVEa8gtTfpNQXlHk2SUePyGrJzuiFe+sg4AhVdKscqghruhbVXv&#10;Ozg+VebRvpblDW1z35XyT79yQ5mO89NKJP63Xzum2m+91dwczs0V3gyTwo1PL2nN0xcN2rfq74x/&#10;9i+tqz99/Jrwap3nc6l3hxTl3hZcI3rLDuuNDay6u1xzBVOtSlkiqvmiVA8bE2lSWxgpUSeSVPkx&#10;Vm9iAFSNqqhpQM+hI2zmh7s6IogqVaeYBODmPcYibad4OZ8EkK6zkMYNzryZWY5Id3rMk91FELgC&#10;+I7cORifnLQWolbn+rKcNxW/MiqVNp1U1/rUsRGcj/YR/LYRrzDYG89hto/yVUWJxRadB7J4gWh9&#10;lntm6FMnL2Lm6F4w3VYCWerU8y4VGkKOI3M5UKSUqTESesCFINevlLNSj5VDvFYVDAgCVQSBF0HM&#10;jAIgkMECTyPYQXNVYDxZrQYgUmSAmj1bObXfYqZl+a/4qtKZ/Lzx31Z1Hf7qf1jVaW97qzrNRmX2&#10;RBYyYLu2VgOIGgNdHPFURSEIxn1SuzLl9Fh1XRyWxLroW25wZbL34CTyDZKRN1zjfDYjDKHdF0Ks&#10;uzLS2etm0wzHoyfB+jqIQAKCcV/rnsvKXCUZsAKPyayGQxHIICCA0BotO2fu8UiiRrqtOx3Vkpzp&#10;ZWB6eKoilfp+A8BwxIm2CB/5kObZYx6R3sYVAHBHy+sqG309Xy9OtEU1aRdKIFVxdjWW4g2/deqs&#10;L2VmAZNVS+sYVS9vIU0TNZMnb87Ayb+tKg/e3uzadU47u2fx/J3eWyz7w03b4ovviKlT40Xb/IeN&#10;uAtYm8477zxx/XVD31UUzvXGKDeiYCuAuZcyhrH3A5ZV0ZP/1Rp/7cGbFJ7L72jqp35F6WH05f+C&#10;6s+7t3XoQWb4TBBWvpi8uwEejjyr2GfOQPcEeEjt/NrqfFR/PfgkW+R4/HsAfvLV22Qfv10FsKJa&#10;aTeAdDZ1BsATy97ZTdPAu6tsAnEewIH4igOrVQw+cdh7fqLy44O7FQD+6bcp1PbBCykjKi/bN+5s&#10;jd2X1NMHgdDKp95/iek7bgiHOsGdupiFIWoABv7Bu8cLgCSg654Vfvz4wJBz9Laut7dI22x54AwA&#10;zC31uexScx0t2ZwAAAV4TyFlfPYvrCvPPrri6XOemQrxz/3Qk1sanWM0+73dW5bNPzHydlHj/Y+S&#10;mrJEbfYa+y2GvKClCzEEgSSmwOZomWYLlTCAzod+4sz+8LPx6+PLUiHwLw/XhN7jly5cbLqvE/7p&#10;ihc0ditACFSV3KrFpGttGHX5N/7J5UEhOx/g80Jt9OuSCgtqaj3gvv7qWNPA4wwg3Qwp+IevA8DE&#10;yT2ruYp/shiE+hcPOUMON7YpspbNCZKMR5Wxqt/YYwXZ52cr7YeXa76JSFWCGl82yCG6h2sY3GFF&#10;GjQuA/tiqcS1uYzZcXkdESsUrzZ3LZ55RYrOazeG5gm/clM6AlGjEpQW25elS3oibizz3ePe10Yo&#10;//O2LR0sABjUVCY4VR5xgmD9ozdtln3WMPOm3p0KJ5eqW2Vu8LytRtRHDnzcDHJg6zw7cweLfG7e&#10;VNff3Wi/geBf+8tLysyf96xvj5Csz44MCcNo+cZHps3pxwNrEnsVCH3zhWOaVxmUYIqh9D5cSXuR&#10;nr4bxRzb/xJ/o/vmiJp8Xep9d0eArPTftCvQF/+zrHz/sRUuuuwvcmH1y+HPbHx2QbjZtPSnPafa&#10;xTbcd4086udc39q6+q/cln8ZE39+/2KCLeKx/Mzbusq37AWWiN68VyQ/NO/MTS96Xb1hKSgSzTnS&#10;y7svO8HGS2mjI4DTqbd8VyIwiTOCUZUOAGylN8vemy33h3jjghzulk61Dk7RJNqmadwygEugvgCk&#10;BXyhrpqt9bcUJW55BE2DrAdm2Gx828gMGbFUWzFv1hWFZYUSihmq4wEHg6vieFNCm9IGxoO34y0F&#10;6fkohe1EU5U4CZD3qqDmRE76JGiPdgZXU12keZqQXiUUzQUiH7UcUc9zY6oOAAo0RQRQwuJqZbxb&#10;Wa8sBNJn5Aq/7nEkemou1EX6BFICMN3zS2rbVL06G1U4gREYSCH3/FT3hpCsHFmw7P5wQvP+G1GU&#10;BGVf9BoeQHD1mNHUScHbtcjAAVwNeHPoD8oA8PwfrobB2v+Txfvte8pJTzQNFqXS+ViQ98+OaP3x&#10;2bGwEERgqlceH7NijEl0bYsIp6YGUIvvFjQdamtzKqZK6ZQzZzPSzY537dJd+GrP0Ww+kh2NRhPZ&#10;hMCldLVghwhoPuTMohafJ5NvMcffcuo/lhbfDgKYIF8wktTMF7wSjxJ4Yk4xBrpEAAhBRExse4sN&#10;dyVAridUVQbVrkueXWgGeceiC/Hw8PimTQauutqAIRweFHipKEmPNQIqIDPTPm9JhcTAy4i05XOS&#10;wBRO2vZE2r26TVX2bRsaWQD8BdvlD79ar7/2CEMx4MoNa+gB4hd+tPUO+lJv63TpraW89H3Rl8i/&#10;eDHVGtdlNTdVx0w5+ft32ZX4/ov60IYVKTFddIV5g+HUG5IPJGsTFydZWDnw+AfVVdofflGccR9e&#10;qRzJ068r1obVO+HuEtY3/yLtTIxD8QHN0j63+S4/T/s7Xhi1PCE0pjDz/gMfqTYyn2iLPHXfmwD+&#10;4z+65Q333wPAH10/YBw6Ahx7/BkA16sq7nsRqMytFCX5vwXgz2+nZU0DWElTLY/+uif/6wL/2n9F&#10;/e2T3XEUx5wPJyOEOkYwuunGY/t+YGbOHL5hNxEvZMLGjYU2AvIOjxstcbhq9x1KTxd9PdV5Y2bz&#10;AyPG+fW3CeuPjJjsPigIxKLCYPb2+jUnYKp5zWUQrIZXdsNDr8rh7MPX7EA5/krJUp8IVfxII90b&#10;fo15R0/1dTVZJJ2xYxfzglFbw5vrTGqdklPLtuOwlJsAgC9OsQYW7h32B/cCwNbCc87cD3fsuKaT&#10;+Qt1WXx3vuwO7EG25rP5H2154FLFlYv6mWbU/UpEkwZEGpuulvnLC7rcup8CkLBdEPM4RQFonw7S&#10;Gqv3MmUxj+t3XgcAfGf3Knb14ecBANoB6OsGA2e0qRRUGfnENKVYCyhcLFlu0adWf7kNlxYOB74n&#10;WPiaQe7lgt3P6k6sk0cB+LWRpBNjYXO6mGugetUnZXa+q4sBmILsufa9QZnIGtxyw21ARq3J5TMp&#10;AO4VYsmVl155uP1tV8zM6G1hCoPq+VMLTgp1Y99jt0yyJTpUEJfKY94vEpbq1fNzVagR3vbZu9A+&#10;PzLY+ao+OXnbNBb5Nuk77paM8TcQylffekV1JsbAVd8HaTrb8/jdMTKsYU1irwbKE/vfuFwHALTt&#10;2XX7LIwDx4Lyi0/ctGWdGzb53WV43gaRb/wpqj8d2Ldk2VdOnkFY/WIP0P/3Bk9dCQDpDgV28+9d&#10;k1NXXvDC0Sfu5hseUJ/ntWff3tTdoCDIVV/Pe2rP7vsJADRGjv1SVtUeG3xLvB3tBoC85lPAeUOl&#10;JN03KjUjcRnUIDXL0f1kAX6mHQBUyEU/+Zbgp55aflFpFjU+3NcowBilwkB7ru4Pr9fTVxhtFgi4&#10;xSskm+zX8p56KOIFGoesx3RSNfWe1/RIxOohzXD4XGtQZqw9QtBdKdnBQpFdfKSco267LF96rGmB&#10;ihVCstGngEsS7pE8qVuY7lEuTrRHXqRzHRpnilmldC8ieVlT1WhpDplUncDiUaiQMlCLpexMlctj&#10;h3tTZTdfkXDsgKdSm+nSUiIXABAokgmKSbAKMwIWjoR1Rbqee4UDcuzqQOyMz1hL1WksOZoWZiAK&#10;iKkQAfdqehdPO9HI/QbaZ5GLHv4pADh/9furuFZPTwMAekd9Ox0rMd23c5dKApcCtc3u2CAupkGK&#10;yPrpgHRJatfWsB0U61IKOXzCNXlyUxsxSKFwI9nbMj1eEHyi8HhlZAoUF7MlXRRcqI1WtsooGgFC&#10;O7pIm0UtXQH1mLw3+nI5Xd6w3iCSi5EQVQIs5eQp31Lj5ELTB0hhImCQpDHZ0ZulV+9rQl1CN+rk&#10;UcskZZrgv1ySGwcm4Z0515YcYuiHj6pbdhGQ1pesEyl2fsElzrqro0bDujSrLBK8am0D6zS/KJ3h&#10;jQzG9u1uvjpYQmu0/ZGn2dQb99eqjJIrn8DAUcTzmbD+5TskTtGjf6qf613ydW1oef2qEuQX2V2Y&#10;Ol3u3/SZu3xSW/Yc95//rRVccJ2hQQqqb09UmfWfbTBT15/Y+QF3AwCHcifp0vwKfqj862NqqO1L&#10;v7qwROIPXj6u+4FQuEJdT7wPdavt96cGRwoOC7ev3/wBGkv9KvCJtsjxR28COPLczdQF8v9TBfC5&#10;9hWHnjwC/OLBU0DsemuPzQDwg/9+xVl/FgDrbxv2UJ1r7VAXcXR1LSE+iQj/4Q/GdHdEgClhpeur&#10;H0ZGyKZRfvKmQrSJzjntnDi8wtByn79iKk/d6NfVQPbtYyYuaOlRpObb9fno2nbWe+ar8ZsPZ15U&#10;9H3NCFdRWTbjlBtt+TLYKub8oHidF37YtqEjxoP81KU0j/DH95+F30vA9paX0iIYHASplYkCqSbX&#10;miIL2dNJreGqWO6gG8yKG2rki0SxzSPs/HYNAO7NnK3HTp5bP9DEADjztYmRbLGOw18zIfNDlxx+&#10;/tJ6JtYtbdcJG9kI9DCxoFhplZODamLbfgITnjAYMa18jU58Q3cpKFeuhVn2944CwKmfffY95yv/&#10;78UQ+WMmYPQNeaOuJcCEqvCUv8BYjAvKvML5xqgdN0gSUxSVpYl5EOq1S+rmhDQ3j8qLnQogndqr&#10;dWrcH4wzLTcx+giCwkLBV8ayWwxgXmB5m57y4n6sdmnjDTudWU9O6AsAnEGH041kgLSx+/hgIN3R&#10;ms8sDciX68W+rm19t7mNrJ3p7/l+rGn8KgBwbqnUeN+2j2WicmT3Mefl372dBTk4YfFDdz3ebyDo&#10;0KZXzxtBICRXFY6+wx9CEdBvGtYk9qqQ+oKYLlS0cNsdw5jaU98xh7WHb9iLLr6i6gfb33v090DL&#10;3/oLZl8ZSXUktKA4MwPdML60AQBo0yZvZqHmqxdH1PpPtq1vZLAnz03ysPX1u0tgvaflJ9yrvvMO&#10;NHIAxa5j3fYluzOSz33PVvmno3snpt3nH1wPeDUKlMAHRULpl/MO26tLYvH2EkrRghFjfDbopOvt&#10;HeVM7eGr6YgMZkp+LvnWEzohHFcAsPUXpDPY+RpoXTwrHVANLGYfKThiL3ciTQqCtCIQDTnVaFfW&#10;cO/RonY86yEfDkwzSQBxnwJ+6Fmams5BRg4/69jPHwKmwlJvl3UJpU71I3mV7lV80xf5BFS+P50N&#10;Tt4bCKQ8WSpFVMOWtsqiE7aXrOutTZqsQKouSdXIROxok/Hu+L1xLTpTD7gThFgfQQOcJYs8AJTw&#10;JCvKImtwWCSixkIEwQzEWyMdRdSf8dstbf9p1W20iaucKwSfs2TY9+zJVMCtalTdGiJqKVfF6MM/&#10;EwDw7UPvHZOt/Oni34ZTJPOjPENWyCgSc20DohrEO3rT0+lSph5kFLWpcaBPgfTLUiUEFy+p0Hdt&#10;klJIAUjJIWOZAbUwRAv/psliDJRaVy6VUWdUDVxNNofRtL4vEDBIVmqgVosRJR95TvFGHwchAHQH&#10;dQ5I4TfWQTmNkI5p61jNAClCMApkQHuPFbyX7+2GJJ0rHgmDB25JvjznywfWZ47m4A+5Q/GGnFsJ&#10;iNl+4Ks8kyOQ74E4WX3huat4t83pav6C4zItFmUAlE1ntNLQOg5Aaw7ebsgl5FzHwXcwUtqqscgN&#10;W08Z7gUtpH7+joXbvTvO+M9+ZSk1PfbZuTNXPAlJBNTZwehjd50F/sioqPzlF1YkxST3T0ydn3a9&#10;fp+ZCuc7H7qLRt53BH1We4cXftS6uStCQH3q8hWytN6v/SotXf2Je84NZWtqtHdz7/sy/Kmz8xF4&#10;ykcwl/GTbZEn/vZ/BvAfxI0eWvkfjgJo/ObKY5t5gLHvAfjyis4GT/0MePGL1/WqCy8B+O3bftP6&#10;c8Dr31j+7Py//nVP/deI0DcvvJ42AaDx/m0fyj2/42Uvc2bnyiO5E92swbgw90DntQYmV94omfoD&#10;NzVuUyKOU719Ofh78Uc/OSHLP/riTeekf+xFGj4NNGSQjt7hg2liq2hRQQ83P6048zMAEwC3tNAX&#10;B5CFSAFA09eGj2cUKcXkDEUNxhuToirBM3OhoJBfnkEgkitClyLHkAinFuxjhwCArY9dlJp/4YKS&#10;iGjOfLEMlNPm5t/jACUP7jp6yVuYP3DNIEfjLMu2aSBNalyUjLO+FtlhB55TA5ekWjOSRRe/KtQg&#10;a3I8sWS50e/8CwDAf9zV8V7zfeEUAMD8PQCIxObFfKdiaWUmo2wcamSDWyu9VrH1AbukN6y4YD4h&#10;tnSF/ZyQLH5w0s3MDkDWvBMLgfX4Aks4rld8vnMjT6WqE0VRPrktEhQlv3Z1CrOKsm+WqhfWrRSO&#10;0VzYCReA8rBHFLo5AGzev3twpCArxJOcqGlOiTX267dvoTQmOnN9HJAgAJGB7T0fwU1+VTh8wS+8&#10;8MStvz79iqLdm3gfA/4GIvmlRy+MzhUlwk09mz8YYc5vKNYk9irxnrws6x94XV4oPBJbPuAdOaOG&#10;ej4MysnGv/3icd0rnZUAFENj/U8t7w9qdzeA+468pNgnTzIzsMFMPfnbd5cpD/T+/aPvVKQvBAzO&#10;4+S2ut/avLmZAYF7alztYA+uB3vqB1nvlekDVhU1LaBiEvLqO17UP9jJch6MSFX49rwSE2DpcmeE&#10;lmLJlYkSN+5bd+lyBonYwpz51uFYeEmYmesvk/0XTtQ4AEKdFQWX+bd8wXa160ykk3o2EJTUwYEk&#10;WY4S7lJC09NwSJNRAgA1kL4a2zDkv7BZsJh6/5vCeTnUUdGVTu76jHQ5dMYN+G4qqpGyKNtRBnbo&#10;pxjfYktpJTM0s46HHOYRm8n5emsixvIG90DM8T0xNyFbDk/Oypmf7wwQOGBScnUmFrcgqyAC4Aso&#10;Xg1exQ5D7xGOEMWqoauQqFD4QOXtspEdWf+ZsitiUU9lYY2kFAsiCEHJXWay3uFkSNmqAOga9qvG&#10;vqMA4P+L//ReqVHyP5UAAPFuzlhKr3n1MpdSoSrxZF3UZ0VLY3TzfMYrWmbsMAiAUwUnXblYZbLl&#10;oM4CUhXfFdITOiwWiJ3JV+vOeJ+Vak0pk1DCV87OudmSb23a29wWJSkkJCvmLDWagCDi8XvG45V0&#10;VJM+IeTIegiBL4VsnfJzzBH5mNYL1yBAhQdZkizy+M+ywZvTu3SDQBoxEUkHZzKOJ3f2+k2fvXJ8&#10;THoBNx0ZOEJlQrd8P8+IDMYY9NYmhgjy2W2ZFnfooetrEF9/WS1cWGcCwOmK1pJ0r3Rsr5+ujszd&#10;03FjgXNm/pKZVJ7ccuf1fHJKVH70+Wu8iS0twdxC0WVmrHisN7T17tuG67/zx6h8//4VMQIleaxi&#10;1rt7Aat9YOuHVOhNj7f/QnHSs9AtsmsgQ+f3PfQrjkvE779/ubPO+8VHMoPtk22R48kTxwH8p6N/&#10;fwUlwty/HgFg/B83XA/+xM+AHwFY2YXx688EwP/8f17zKr/7zwF03L4GZN85YP4nX1h8IY/+ax8A&#10;/F/39H9NoK1bc1NlGem4i+aJvxT6A8+rbyS6rx+o/lSajza/q+T/qmFDW0x1C1NDeR7hh2/podla&#10;wNTG2w05BeWXt2E0f/u/ycp3D29Y8dDL86/JcOh3NKBzmCbuwEguxxV0YRXY0vP6CV34UhLjTNt3&#10;vwHUBBY3SbZhQ+bqTOZUzozoA1sHdECkRwedUHbCX7Z9C5DxFcNlPQ2j09kTxnSh3YzGLMO61xxN&#10;SyGyGVEUPmILc9H1n+fXFrTtabU0uBz6tGJFf7oXNRZpVH05KjRlw7wCkOpREFPdeUZL9KIxJHNu&#10;8UWj7PiKHkvsjZYAwPkX//Y9NpJz/+fi3y/HBYOsJRfIUVNVLyBSr9jEermpvF6p006HuWm1f3mO&#10;nvYpAACAAElEQVTNPYK29JyKnJAspWDTaTq/SVb94cuw7u8Ockpfwy9k8bt/2AGENi6MOfLMTkBe&#10;YxeuDDOlaX1sEPb5zubrQiKGkC3rYnoGmq5z7xZ3bmjP7vLlcy61q3os9fhLwUL5wG0neOptzfrC&#10;w4V0ru6pRrIx+XE1xwFYn/uuOax+6mZBmv5xEGl98Nf94z42CB84AOnzj2WaxEcCaxL7w8Jh5yif&#10;+dbW7YtWQW3wZNUwOn/7Q6mZ1D9z4O0LNqQkAl934BYvJN3X88y06QcemQpX9j109+Ey9b57rgxP&#10;ZV2oifb+DWee8e0L59WY5ubdKSeb/Oo6AMaXfzoXDF3dGDcWIgUll5i7mCfOn+gH5if9PJkVzFct&#10;p9GyqT5kJVVfpUo5VyaNpTbzvXtrC/MFUSHn+CPLd1V004mjxeLEowWd1z2fVXO5iKKG93a4wpMy&#10;o7uCUhrAIdyUY2SSZLIOp8DS15zVqiNEwDZcLDv9SquC1kdfqbPpkYgYiNg1CDE4XPZdvrWlDmlE&#10;SmxW55yl+q7gUphx3pQP3JluXXdJ+m/U7a6mMMmgJnzJFF8E9glf7Nmy+cy79WzpgMJNX/KoEke+&#10;JARyi/1F6jKQGWHMKL6IdbLALgrJajVICuZcZ462NV5gPqUvi/ompmiWIjggZ4VsQPmIrlHInQv0&#10;FhMA9K4RGwcWKzhG/+vffY/L9P1nFv/e09muBcXZ7IKUKF7atXNoQiY9H1q+3G1cLQUsEVFaFV8W&#10;Um6BgUfLl8eSrH+XJAEwKNzxKPA0Iu5V7W1nWMH+fCtR1kKie8u+sbGJque3d/QgAOzp+cy4W7V4&#10;6nSkqbVbZ5F1Q+xMB3k+FAU+lRQhfVdKI1crF5y6104eRRgjQHNFXXLLeOoHBXl1YmBbUoBFXISm&#10;xisp8nd31hynbm/oyUzkdRWkVpnoCYWnp2wvTJYCLZqKMQBaMBHSvzROZ3pXKKOtwQjVz7W3cKRP&#10;MPbku3xkv7Fhcprjte3aSpN86pmM7NQ+v+OXrKf+9f+Kyg8fWI5j8fZ2AP7r51Sr6/PvQ7lo+P1v&#10;U+3V83v7l7SX/Jlzsrlj36ccaXyoPR+39b9+whN+UAWZCqdND92tC+594RMpZT/hFjn9k39+HMDJ&#10;P9j26PqkRvCLIz87AwDa//emEMYjPwMA9K18hEL/6F8A1b/7+cebVFm/8v0zAOh/vf1zcfiPAfzx&#10;8DeaWZA//f05oHscGCpHxCfyrnlvJO+S/vA9cHBwvPLTB5c3qrlfVMLG55MdzyhuYanLtRJSI5+9&#10;lX+qb4gN3c4il5cVeo+crNZvfIdVnzu//1oUXoy9O69akW+kAKx7WR164PbPTjpnme8ZMQYAhJ44&#10;fOnqXNFXY639GzUA8Fb47RoaxM/XeUHXocUoB2tp2XP8jClGl/0IDrBiVxWTCxMiImUkrxzXwnlY&#10;JKnjwPzlySwwb/u8PbGwzl13XY50HHhDc88vd+HoLLJsMlYEmttrlSFd2WJ6OgE6KaTKcaFElmIt&#10;Wnwq/wuVWrgEaIZqm98BAAz+y3/8S3eSqX+6qOuaVsEn5ktK5LRqCjaAYZeo10T11UKYrYuzvKtN&#10;R5bLCHzAXKo6KPmSkgqw8VyQs6V34TTTNmxAU05mdznP+DM/+GIPQE2hyy7O9i13yysNCd1aj2b1&#10;IvPG0+3Ja0+jGQpkKTjjcFUbWPBul0VB0egWfUnuum+4+Xduc02DI6dUa+NhSnwiQsgbH3hdXqw8&#10;dmOK7+WXgnDkq59wKfEhgz6SvvePCdYk9oe2ko8nn1fsM2eiTSFWzy5AifCdn/mwbs2Gzz45PVtw&#10;lUhz123N7Y4/HD8/lhPQW9fteH91a3z9eiCQCgDs7X5uxPD9oiTFCBdS0UUZaH3ljbPcP19wKVHX&#10;Ki+mGKP4pxoBNIMmD+gVf8aI1pjVNkGyPmW7zDDAVM56OwHA6u5+JxerduR+sPVaN+XKuUtuOehZ&#10;+BkZ81VHCB7m1PiA7qgIlQORsSiqAWBqWaZyIq/rCqhvpEROXQQcAGlV6aoyXA1yO0yoLPGZoxN2&#10;vpybvkBVpxoieE5oV9zxVVKbq7KcTwgoW67g8s4gStQ+yYpzrUZ5Nnt+wqfmt4WWaOrwAqlBeu47&#10;nh05AHQ5x6zyqYcjBvI1RbcEAl6wZgWDlEHer0d8z2Emj3XDh8FtWzJA+GnfiQYCze1ny+73U2a4&#10;0zF5iEBAoSS1Bv0lQakGMVGE0uorBCCWzNnND74GAPhB05d/6TV67T8v/t3zJaXFKNYH/BcmS44u&#10;Ts8niElTFW6+8q4XCJYwHUVPZKRXqUlSo8wZVETfPW5AS73RNXjkkcKFP4nI/vPNdKqZowSEPBGw&#10;9lhuKooj9ibkL475xBRwXVNluXzlna5tXs+07oxtrvmeMu+4SjXs2JIRRQuaIqqC2mVQ5VaYAFLz&#10;QpIOfvjsMMTwqKlaWqKemV+o5vzG9ZjJQBInY/PuF0TTFuCSXYMSQ71mNugNiqEu7SFe1jNjv/v0&#10;ef+Zr6zYjTq0y8ybnG3UXoDacXB6qvZCb7UrfFqNXb3a3N+WYACCzMzIlbIf6vitX141kvzmt6n2&#10;yuB9K7qNiqG3yobR/Tvv69Ft+cMfTnn5Z7W2xjBz8zM56Iby2D76UM1xALAef+ji8FQZgNHavzX+&#10;YQ//G4RPuq7F/+kf/xQAzp0DQMstR1v/1c1KdE+kDAA37kAHf+9bAH7yk+tH/ukdnD+x3/0OgDfe&#10;uPb603/z60DwdXz6v8caPjjY1/4EtVcu7OlVATF3bpCF9a8lsX3gyHFHBkIS42QdOHgb3WDL89po&#10;7jbegcmMZax7jy/t/IPvp93Zvwp3N0cUrzQ/XmOW1v5bcQBoaZqpnN95208dJ3XLagMRxq5dN7y+&#10;kab9nSue2LeCNE27t/2njVMnaks2k4RcoTyefbWkNjlAR7VEb++Nsmq51iyppQVufvqipD3qM/GK&#10;ueIXl9q2DrJjA9fsr3DjghzdOE9IUSjHTaOfpG4oujoZuG6myOhaGGR+ahCxMHcWl1o6zd3jAIBX&#10;7H/2SzLc0v94qR/c+sIL96fcQFKqhGIgHWRdItlp2iPHfM6eahwJ4rZtDPPU4tcJAVoa1q1JxFVA&#10;qM0zfKz53RGuNd5DCGmeW9+TPuaNPbtnDwNCmy+4NCyXagbnJkjXtitAcu/FEndG1FQ8snhtkvPe&#10;eKunsdTGahb52xEJ1PIqLXk/drvfri48w/tvUu0zL83pZv+XPykaPA6777CJPzu49bpMyB4ZVSKR&#10;3/tEOBzW8PHAmsT+sEAHep8ZNTx7VIC4obHEYxs/+KDL4F2/NBOMenogHK5+sKyha4K08RuzZ0Yy&#10;AKjp0Amv/JeLbUqVwxuOzLB0jVVjOc/1Oowd2zkANBv10nSzmHUjrRl3an1iJh2IKjFDY2AtXcvW&#10;iCVCUc78s2dbWmKKX5ybg9KRjAZSBvmrnhcNvHh8Zz/JwBd+tFyRXnhRWJo2QlzWwgYANjCeYaI6&#10;H9EVBtV3/YA3ZTQrKbkphP7A7M+G642d2YoXMEvayuY+Rkwoegz2HKZ1C64RKpTyoTAh4aRpvjg7&#10;GFSzUdZsSu4tzF9s6DdMzXdOOB42OWq+1s6OxnmpHyhwNRbz64iaNiabIIGcH7DA5smg0XRVSVCl&#10;zqTri2Ay8OO6FQpR2/PzpUzTYc9gmhKAFAwpXi+OF6A/9iZNMIMaha+QBPR4QTxxeQ4A8B/sr/+S&#10;q3P6Xy7+Vb4GFOuORKjBbyq7kLMXTL0amvHyRd+HChVj85rfniojq4MnA3FBaomDRCQlgSAlNOmT&#10;x8ktp0jtX/eMnz63LSgJodgScNi6dZNVdirIT0AwIj2sWKZfEkBwdSzU2jvOr25yJRSfwZcZThpJ&#10;sFSBNE8TzR4hKFdDIQ7fkVKVKCn7Oy8sGFQpcxYBGf6CG723YKumB4HGZqsEcjXI+CxKCTgeGamW&#10;6wLeu+gq+lf0p2Zk+S8/vyLFsil8uaj4Q+/afmjDi5XTyixv4V33DF9UgvQ8KKxKtwrY84Hy5d96&#10;r3SRpj/8waQ394PmDd0JAhCkxy6VeVjZ/eT7tNTif/PYq6rvTY4BIMXUqP/xu2qhtmoYu3fDrUvd&#10;+BjnCX4U8Em3yMH+8J7/K7P0/7J4//pXbrGZ6PPfBoCbGPt/q/n/kiteav/LHVNOvnrp1IpXf/QU&#10;9Yz9uqf+SULob3530ss8QwnDK7pk6OGvdgOwHnlo5Gq66Kuxlr7+25rBkS1nnVe/eMsmEbzOtL3v&#10;ee83/NGbRzTPuXgBAJgSUrUHDy5+C937Y/Wd2zIGTY0Y7J73O0uLVpANzR0LxP4bLfbuz/znhvR/&#10;+QeLv0ED3GtvyDdeZFoEvV1NsdJP6u7QpkhAYj7ezgCteardaa287qvqgfrySKIu1pdy/rkD1w70&#10;lOv+maympoAR0JZURdGTAMJlMVaiIF7Igumm8s5lGdEp3tzca3DfLk6PYG9+sZLs7X/8v5u4A47/&#10;74vnYKAhL5/p2RIC59zWavV8GbqPZm/y5GzgYHs9nViQzZOOHC53KgAQgPjStSsBpgFIHx1zNHRp&#10;htSuhxSAohmUrIdng4XCybFDbYCx4aLnlCwXQGW8zFVjhwEAxq7ZUSaCuTnoGpeB42Zdt6oZ/Y1o&#10;BOZuo6nKMeLN18TngRcvV8TPO/Z1rriR8scvIaRu//xHqnXGBwI9Fn1Rqb/27obeZh0QxemhSTL1&#10;5q99uOkua1jDL8WaxP7Q0PTNiZNLpOxK747Nf92+Q2Z+8DGuobUVbtFXYyp2/DdZ+otDi17vtt8a&#10;/EGmGiRaaAx2+CtLxjbbdApHH5u2wR74MR91te7OwhCDFtND8Ybrt1GtHrH72tmkEqTnAIApnLoO&#10;xzJDE+nhuaKpGdEn1xFAoQqEp+eZNBd3f9ORGjG3iQCA9ebnZOCVCESuK6R040pDVUqU/SAQeu/c&#10;dMTLS0cYTldziqum4teZqqCzXpUTXYZES9ZP95qkoMVbGJ7UdOnHWFOHdMoeuDc+ueWQNvq6LZWN&#10;0dmUS+gzjuNsdxIuhwlVsWudl4PhBimlXXNlKFRVKBKTpSgDgyRmSb9OC2rkUAIMMA/+VWrSd6et&#10;hjABAS2Mgm8snud8n+uwHLNEBEIwCThaUgt+598GAID/WvvDO1lY8gf/ZYlb5e901Mmu6wiHVRaE&#10;21rO+fXJeOkiiyLuiQCWImKuN/NStLPNU3ic42JZ1/Z6Bi35zSVI6kJI3ysyrvZobP/bdK6nKoIQ&#10;E5CQId624Z359Ld7IsQaultdR8QaIPJz42mSs1d7NWZXiSmay4y6R5xzkyk8UtcbZjQ0z5EERLUW&#10;0wpEquYEHkdLU7Y0OW8zSwFYr8Y6uB7wJME0iESYZDngZEly7PkakbGi1q10Jc3weCeMr/+xrPzg&#10;vh3X37F2pccGz7pl0TVMFM+ZZ5IbO5WePceHfSlkTRIUckao+4lf5t9YQvRvvPW66mZfhxLTpF2U&#10;UENq9IlN7/3BO4Af3HXqzOwSKb++ac+vkm5UW2vJ8oHxibfIgS3/v2Pfmljx2vj8527HMPjQtwEc&#10;ujmd44GN/+7M8ovHfv/O1ITsn/3gz6/9v/vvNwL/4H/8dU/8E4XQ33j7ddX3KyViIRXbHltKhVM3&#10;vcde9dBFc/LE3psOytezYfPe9/5S9fC+d88UIYUkRkjs3Ldsg297a678wmdvVXHqzzNj1/sun08S&#10;yy79G4x9Z8poCc5Z8fgKXTSx7WT8+M+e4gAQBlsydCGePq7o1sFtBoDEUz8nMdLW7xqicHqbClTK&#10;fvXcNOmh7aFcz7VfbEup739WDu67doCvu4iRTGIdg5yU1GdVpA0A0XJ2FkJXSwBQOhlYRrS1ozVC&#10;KQ7EmqID5Rnx40UN+NQf/Q+3L9iU3/5vSzrywDdqFyrq0NX+dTGhVwpV4QgmrabMqVnpeNHt0Vod&#10;btlKFp1godITAfqsmm8tsne4rqQIIH2JjpO5cwPS2nKAAUAogzqM/a5MN+WfbtnUo4W7xtSyUfFK&#10;6SJpLL55SUhQW/PsdF0V0vcliDSDvFL7AAEdxCZvk6m6UFLZco5/PrJzIunN/FV0fWeDSYCbm74y&#10;S5qhPbbnk+QRpnu7np73nTOnYWiiHoCZGj94eC0Hew1/vViT2B8aurpkJlOTRqL546/paYvBvfbf&#10;/QuqvXJsfUeM2QtXxiMtpfj/C+r5YVH96f1LHTa2XxSz3+8OlHVtzbPuxZ1gPlqV7Td5Fk+LTRPh&#10;6fv2nR4TixXxrGdnB6Gx8d7nx6rePtEiOggAKFzzpMPAfEGQIvACApFxzfiI+fVACgVBUBe+JNVU&#10;Uam5i6stCkzv3+RLIOAdnEJRqgvBGEC9lz1/rCMsG1xWjjgqgzROZzW1ZmyMN25RIIPCzNV5NRjO&#10;xsZrrvH5tFxQdERC8bkpefRxqhKFSPpqtG8kGN0UBvIkYvEcsUhXOZCFqEKADIQdYNwPEgmLASiW&#10;tr/TrNlKrcpDgHSPSNkffQMiVqtbE/pCEzsTiTeGAOFKZaCmPPaLxen9xeV/ePsavOq/vpZe8tVH&#10;qprncxmJ4FA58JVo45vhoZm29ihTmlKKrjGrNI2KLvKZ81tbTKfiHve1jXrNWtQKBIEA6HXm5WBq&#10;3YpkAyML3rmokElipPCAKyG251vTRjW0bnOU/KwkHaBEcnPpwrBuj/CEMtpLYdIdqQWMrBiTPlTF&#10;jwVcEmN6uOZJ5APOVEvWbKJwBS3bxbGc25bQo6mx5zNcd0OiR/VqUnqeEssH820+I3hukPW0tmXt&#10;qz6doYLYdD+A1De/TbXXB+/pXpb+0p2YNevatiiAbaeN+MRuBUg++tDo5GxBAFDY/EBH4y+vAVgC&#10;v3/HWydd4QclSaRzhaL37PlAlq5+8GBlMlsL9HhT6ycnfvBJxcd/n35vsAMHipcGh+eyMtTWvmVD&#10;1+2V6Kaf3v7w/zv97umLVbOjf9eOlS7fr9/s7mJfe/z1E4P1hr69+xMAsO7f/OlZdd2DN5379VV4&#10;ydZwO/D79py+OC0ApNbvXn3iTerBl/0jxtYbjsmjZw3lcWs1Hw8/fHhuIlPx1XBjd+OKG4d/9o/N&#10;sVcP33wruT8tRyLvn862BXwWAOCfOrVwMYQNrldd4M1ty09puX+KO2+5T4QBJEAZwQAI+4eXDa39&#10;c0v04g1feCEjZ6atiE6lMzsVTE6O1hIKb/zMSNlZCJVrji+Z6gdapDFatmeXy5pCGy5N2YMbA16u&#10;SysGJr2AA+7VeU82xH0AyJ4Uht1yqCILIe5YAAq+0rCzf2wp1DTzP33q792a3yzP/Mm5pX/b/7GW&#10;aRgeq+uDl80my6/XhccMqp62IaS6td9zIaEZBSZC9TyGU82GEVX9Jab1GmByyECANCdfLzfcs3nx&#10;DR3SATad7MoLPZifo8aGSKZerYRejpHKefeKqDbv6ChlC5VF379iRbyG470KkIoUarO3FHdVxzjv&#10;Wn7eB5E6HHtHc+vHj0PVyXUAbmq06bH4+77UH010/O0zRzIyCIQNVVcY33r/GmP4Gv7a8auQ2LdK&#10;3t8MiU2Nv5os1V8fev/oh/O+c/IkADBDF/2NPSq63zhFhZ+2ru8IEaTd9CxZ2U29bdj9DDu53pyZ&#10;5ErLTQZ56aRm7R4N3nzos+5MpuKp4Ya2RbtHvHbW1pvazieVpQoyCjm2rwjFLS06bhXXgbfcacVg&#10;hh5xfFs4EixUD6gSGHVl0dqkouPwmp/adWrBnO2KchUgAQlA6xuSYiLRrErYpijHafw1NeGGenRH&#10;W6cAxOOR7szZudJldNXNB7fQlMw3h03Qwb8K5mdbbSKDfPIqZKXDxx5SvCrTmks2lA6WyImgEIpJ&#10;IKhC2pcY21TVGeTcvIiuzztT21AdKfaRfKMktZ32ZdszXi+LemAX9dEAaOjvVgWgNNAjU2cX53fy&#10;D77x27c6Zf0XvzW79O+O37PBPeJqWMowSah+6tB/onAo1LK+Q1V4NpBGW3+ynq3XZeHNDVsYxqpa&#10;pNtHmQG01NwL4Eow61pKNwcR7XuGnd3HIynGUPAkDFZ7I9SgJPZshYAjhKpCAhLReza97viVqx1z&#10;nYw5dV9RoeuK4MQEGZUUSBQlSNf9UuB43Gz0/JKiaWZFKijxFnU3A6DxuFQcESo2qJG6B/ipOX4l&#10;4ZBgUgZVv55XwhohqJfzJVLsWk9bOwA0/eFfjnuZn8TWdzSYBDs7OZKlZEvLZ2TFVYyk+6fVyg8O&#10;7WCAtmEDhO2SMvhWRzj09VWWb0cff/jyyERBAuAN3Rt7PnhuS/j9x9jX8NeL3wSLHEDs4MH3/dmm&#10;p55a5Zd89oa2zH3/26971p8wmPfcExQcJXZ3zK33TQ7Ll/L3rnAOei8P6sbuHav8PLW23u5w56de&#10;FOfcT9/4/JSfXgirX16VqX9bNJtuMZcEZp8tBbNCa9cEQHJmoW/J0pV5vv1CujT77QPbOcxU2puL&#10;jc5kspcXkpGN97FrjddjXzx+NvBm055iWe+2FIZst1lnew7y9vOlo41LlZk1T5RaOi9g5rotGpWe&#10;bUx8b6cBpAiqC4/XxkZcWJqih3QFsxeZpu9vlVklyDX6ACpVRokjF/dp7y7FwF86+uRjvTdMSJ74&#10;1jV7HJF/GlEarI4Lw5lACWpesS64yhp1zkOgzh2NgHDrxYIlXKqabjaZzcabpAQjAiBtCQvSF6gW&#10;SiFFqE9cS75SFluxDpxv2qqdYzLIpGFncpXefCNjLd033SrRKOB4Abim/ay71pT+xWc4aOMx7/zN&#10;Frk9KLXocojcP6fSrr4DR09X4AfCk2QyhdRN9/5ysv6PJdiundOXxxZsgOLtfZs+xLTTNazhLrAm&#10;sddwJzT+dyePFBAIgDO2OblQme4BPdD0qh3MzUI1UPeRnKuGB9vq5kDjvPOzjTWuxm5ifRXPiVD3&#10;1783jFczD/T0rHij9tyEa7c3qMpMZ/Va6zhdLTOoJAkAgUlH+rgmbUOgsuHroToHDKZUbM92ZiLh&#10;sMGknZ8vS7Nu8dPEbJ6LagQOSAFA8L4xhxWyMoAqRZ3lXpc+bTCzNcMcssKGyr2q43Ypg8n8yOb9&#10;zWg/XbANxVO0qMhFzicCQW5uaqHA4cyEynpXhRm6OmOghQM0XZJKtMWUAZE8BS3SLvNxe8ZGoB9+&#10;Xrd9C2JytvnCgudufOvCOAdxy4pXTG5IJmU6fXy9RWKmEohv/OUi4Tq8P3nhqU/f6M7wn/vzuWv/&#10;d/7OiBXxVGJ6AAhBjFjh2Qgzrb3bNU5ALAfbUjUltG7klOENuXv4FOdbQjVRNokgSRJJCSKtlFZY&#10;iy4IgjU2zlTm21pVIniBZLp8raA0J/pFNUTSFpJzAUiCpNjD716K5K6Yge6WJSduCgE70BVP6kUW&#10;FsFkSoqSFwjbp4D5KMqANdUBJiaJWhkACETCSjgj51LEQr7tU89FObxek5yJSEkRvFgAMSkApnIU&#10;2pKbFjW+6DePvqq6tWPHwFQ/ABRLU+6775o2+M1vU+31C3vWKQDALG34eE61It9YvXdb27YNXtlh&#10;evQTw1KzhtXhN8QiX8MnA/zuE8LZb/35eP3k6D39S3tbcOloxdQ3r1JnuzMOFY7T5YWHV9hy8uIb&#10;blj9Qs/7H5M2nsSF+3HphcCTTnvk0WZhV7I1kpe7Frk3q3W1s2hd1cTrxzcPNPZk898N+Y6dzyUi&#10;6zbOzRmtjYtz5Ac2njxe1yKY5XyhsVyz123el0A9M++jsmRjESdnslCO5q9/eeVCq9OgV9/I5VOK&#10;y+CICSddJItYKhRKceTORGT4AfKRnGM5KwSUi8S01ydlsGfznwVLQ3z/++se29W+lGNVPn3qxOTy&#10;8E3/a4ohoSV3r89OztRKftaTFFK4RhRatz4EAMwwEkEpPS/9gMQVT1T9QDU7GtuaFPgCXJFetVAM&#10;OGm8+f7laigGCAC950X6d/cPDc1ISG3Krbrp/U1Nt8310nUAcMdD6+M0+vRnVGw9roxlbhSWtUu+&#10;pm1ejsydsSONvYh8+uHxq5OZCgA91d4zcPctfT4WoI4OSM/l2lqC2xrWsIaPIPi+PRNX5suBkerc&#10;EHrlNbrcA2Bj17vnfSlFDaSy3tBF4Zwbbohh0LcqO3jqpiJ6+fJMSP2M8lvfu8LOj9+zYflN79y7&#10;jrXQ1rTvRGg+lVlmvCbSfFUSgZiiqG5FKBjsXYx4RqjuRlQ/4IyFtMBDVTpahXsFAJgRjpUKK07e&#10;iFapPr4ZYBzwAOFKbSCdq7qyVDbGrFDhGKnWHj3vKrqCWg0QnpTgbbFThl/z5PGT455uxCio170J&#10;eVVn3sKQTVwlhFsWQpd0iHJr0Re6NTSZFaIiiIE19vap4zOgB7lXHIcKGWpRtp805+4t1Fj2eFC2&#10;2wrB1ZLVHVOM5lR5QVX77PSCD3+w0hQXGoh/SX1zafZT//d/2ffIpmsF1XOnTh0vLC/kpt9R7XI5&#10;GiJDBhwCIDn6rJcItbYwxwIA3bBlLWqWUR5oOTofTNP+qqGsY54nKxZzmCKklCACyzqakSQtkJKJ&#10;vjF1bosqGWRFgPM3S5zfb2axEBV24BNjWOwuL311Y/RYPHP5Eb0sFB7mHgjwfE3xFSljVb8iLNWX&#10;UqrcJ3+SwLBYvTHlcHWRztUDelpF0U6HWnVSwsJNxubVizuYJpTu85YI61JIECcG1hg/b9E12gp2&#10;z/ajJ6rwAylVjXMyd96znDaBlj/64aRXeP6VjqaI6pXTUx4PK11fuf7+qqCu8bf8JmLNIl/DJxza&#10;N35yXi39wuptiapecWbUUSL84KMf2PdIn9GP8MIPO7f3LD5D9ZHTOSWifXHLBxl0xynt/L6J5wPP&#10;3CuF2kw8FGoqTTh8gloBYIZ4SyHYbcJ3jh9X5au22q8wkY0kOjcKQfXR2d4lr37sfnU2q3FnXC0r&#10;C0bTQ6GSV5oR8YpEPG4oJLxMpSyFXp6/HgQVL/nGgzveroigoM6fheMw0yurqrEulpFuOkUvuzLy&#10;GVPWS6FwjmYjsUKNuH+0IOSGA9qG/2WZIn54GNTSmarX6qWJlRRL+/6JBxbVgpo09x7MnZ+bXvAN&#10;WYvGUh1NK7hTwBPxyFy5NjorGemqVy8uqLrW2Z+o+1StOwFIIZFMymD5A8EiIW8zE5nA2L7dmy+U&#10;3egFxYx0/tJkzcu+uXfjCxj/7pOp6IZL/htfWJkYuzAmNGX7copZ5ajK7yMArLcXCBypKZ+k6vHb&#10;gNYoWtawhjV8ZMGux7W3vaZdPhgDYD10YGRsvgog2tZr/2Tab/SKeaQm1Un9szfxwgcvXTLUx5qg&#10;/e4vTqi154+s624IkSinx0ZcNapscsqte9Nz2eHl5qCQ4JzUMAA4BVmA2lC90NhkAKB6ySgltJCQ&#10;WpQg1LTGDCef0ADIMd/v3tCQvsS40rEQeINdMeIkA5970rEDWSsEvhClyxITssncr8KLhpp4FZCu&#10;j0AoxHs2vZquPNvD8lGhkGtJQOvIl1+G0JMaZzwWVvreKiund1l6fZqx3AmXMZApAxL+9PTxVJa8&#10;dW6xIISHeJtJbNM5rxi0ld6aqOXMjibvaqGhqblroIVx76hnhfp3OZODOVG90LgPVjRc+3vNf3lt&#10;+uLoUajtXVatVsvOr1zIL/5eMF1iohKKRBBwAtnVuSOeZXzKLzlzCQASlg1HRrKUj5gPXbhMxSMK&#10;dVikZuqsGhF+oAkAUkDkJSVMDQGkCCLglUbULVbypUIjc4q8r8vPybKtVxFoBBAkAYGE0rb/+URu&#10;OhQoLGaVgIjvQToOAaoaKefrzASIwJRABsInXQUBuRyjJbWtBIpsCJfzcpJUhUN6YmOGrmzomgab&#10;csINWwvFmiOgmOF4iv1YGH3Xi+pDDz80enUqW5Vkptr7+m6wpGJ/8/grqu9NjAIAVyLcOrxnLdq9&#10;hlVgzSJfwycd6pfXPa943jXK9LASf3L9Bx0TAD3S9jPFmZ7kTXFd1nMZ8JDa8JUPlsnc3TZZfn5C&#10;eE2PVwiLJdQU2zxaYONWDCjlFOpIX40/Yr6Zk37mct1Meb0dC6qe+BJVS1mf6pfalgqnp5SBPbsq&#10;xb+8kpsJWeFCQS7UDVNrtFQWUwGYSATBQl36J3ftWPyAfG1O5Z9u3HDpwjwnxiBcJh3NTG3UgQwP&#10;0oN5aI+aIMsoNJaK8oqjMsbeqQh5cDPhgf/4z8euT0LOzt4ysb/xzaxUtARqEDoby1g9SYTNerXx&#10;IOepG0UVxeZG5ikkVUUIVTCF+c7ZM1ZnSlUAKFxPhsJX6TppvLe4h/FYUZYSgNrRAeyoKCV27Mlf&#10;ss7BCYXv2s2eY/nv7N1774hIn75Oam+P55mubl/uoiue8yPt13Uz/v6LEtawhjWsYQ0fJhrWX3Zf&#10;XvSomtu2wXdI56j9ebJzvRgLgA0oJ913Y7GVH8k/N2/qB/cB4J8deIb7zpnTAA8AUiO85am3zwIH&#10;Rq84l2auBclX+JadIXJyoWizItJpK2KwCdsBtVoBVJMgayjr8ZaorBkq8QXoDW11yFgdUbWlqHhX&#10;InFNlbCDTNGXNVsqqPm5IKQV6s3KJtewJlU/pERc29YUkhEeMgzzoe9W5kNJ1WpriFhqXJQyw4NG&#10;peg3NEQGuhookHL9D8vK4HYmvcLxBoUByZiq+LX5Apf5syzZ2VCAWXTIorlQKMq7huvvGhXbK8ut&#10;+2sn4xuM1idjAeOcd4zCzofMvt7JtyxeOPOVpHAFvrLt32WvT9wbG7t56a1/dG+dW6pds6peQTUM&#10;adcCHPcs68lwoerZhbiEhKr4cMnnVdfgeyMn5GW9oQWSRytCqYWYcEkBAFmoq3rUABRf2mUey1ul&#10;lKwZGcAqXzKxv1sqkSLlYr4khWix+lwIkFFo7r8SPR2NIWTZEFxRVTsIQIHvU0FmW/NmUuUMFLi2&#10;53PmTjdylDIh1riUbZkjSqA99mKJz3b4PkCss2NeOZoSrD6vsIFoFLhWoPDWpMUfXzl91t8PyIDf&#10;xj/P9u88dWYGi5SBaNu5c83FvYZVYc0iX8MnHrRj4/ETOQgBcELT/p0f0l2/pefVk7rvL8xLMGaq&#10;zDp08AOm+tKnvqU93aU1PqXmIK8FaXn/SJGubufBVVJaTB3wDu0au3hkSOmvt/YPxC9HxT0qYrH2&#10;7LTPZuwBBqA4p1AvOTMD4+G8p7hOkAk0UCpZ94OFBg0AgUWSE0zwo9V7CYB4Y0jhDzaCb93a/bSv&#10;WaLGGJpYcoABYZ6h3DmmPhABAJbgqXwmGG+JhY9WAuVwFwBs+Tffebp+52k1/c97soLzJoItYYyU&#10;pDSMMFmOEWaCco03LFrtrUsU504sHk8Zdj2wqwt5xcvNpbbHwKxUIkRVHfx6jzgbZABAqIjaNV65&#10;mNWS4cPL6tRtcKYYjmzHPfEf8/q7Z3fuOBG8m1ysGpeV+SxUHtl8PXngyFRI+cwnPCi+hjWsYQ0f&#10;S3x6xJx4Z7njqKIACH5Ri6S+pviZsjSTL5/wZr61fdcy637x1DkZUu99ZHFP39R/8p0CgkBAZZyj&#10;9d4tzGKosC+cmhYvPr7E5kqAWKQgK131zfNKbv/e8QIT9RqKNY1Dme1nChTAEWJawzbHhxzQqidC&#10;JZMX2zLgYqTIWZaMSDRmsWBUSCFBJkELQiE4tWqXua9Jpayvar4nJIVUzeLwhHRYtbkQn+3Z2xhR&#10;c8LPJZqa+pKXp6Nl23ssThCB5+YHTlTiI9v5SMEQonldjyFdALX6xFnRkMlukIDahWoQOG4hTbWF&#10;2YWOsGHEG7XkxQixjTsSPoTKWEO5Vo9VbVOahy9dColXHzdsCePAtj/7qbzzwm/+H5urXmFOKOR6&#10;RiA8B55NI6VI5PGk4NG8s7CYp21UUODhiloOA5vti045niQpPN0RrKarQVa4XiBZoRS2dElgqFfA&#10;4q7iEmSuAGYeF9SxGb6M52WOASoJAJLgSykDxvyWAnOOPWwati+gEhSzKiUFrDRbabQdq6A1ckYC&#10;huqJmiBvLjqfEzy6xHcjZwgtQPjhY2Vvqk0HwM0nf1av/KwrcMJKa9O1qw/IE8d07VNNtywC3UGZ&#10;1A4cKE8uVHwl0tAVxhrWsDqsWeRr+A2Afuje+bGFsqdFm3o/RPbo0GceOHtxZlFmqV3btnzwRlH9&#10;m1+tzvY+ooKDxLWD1HvRc+Zbr9i62gcBcFCvffxgMbQ+kHWXgsZOAGCNyfEcclcGCPVhpjSFzmWl&#10;1jJh1Zu0niumlKkEq0DwYCFhAQRIUhocX5xXDgC1V6YUNhC6EChmvKnJie/EpUImTol1i6GHtuyb&#10;jLc3ljkjQDAK1Yt6ms1PCjy6RHvX+MT2vzpxhzk1//5n7AXivFkBbClnS1I2tJ8GRfKMJwpS5BpW&#10;2Lszr9kKadv7POG7TDF1wwzKoyO8Xrp4eCC82KRcA1tuxI4yIQQAqsRy5jwl3eaAvfg7d7wc+XdU&#10;5UEF2NTy01HdfgdzXugXT7QJr14pOsQV6rxObyqPn9TVT/8S434Na1jDGtbw60LTQy8H74p7VqRa&#10;2T+fDqlfUKC0tAB4qul5pX7qVHtnY1j1ygsTs9AN7Ynd107WDh6YvDKZrXlauLFrXROARqKZbdYf&#10;/Ut34nz7YsMN4r6QxOHNLBB3S169xdxYns8J2HVN7V7w7GICYBCunLcVrdWf9soXe1+1qYnkVHR2&#10;Lm96XLGM6vysp7dGJZkaqabGdRMTYB3a1YCt6/cJJcktLhggBHQhNC8Qk1NtaTWUaoKmJzNS5HWz&#10;Vu/onV/QxbNPxkTNK2SCyPbL5J+Y86Kh6K5Ok4NISk+62p70pbCVn7zXCKnw5uZcUjQkoBaToa77&#10;z83b3+qQ+vawDikBIMJDTsC8mqeqO9re8YrPPVoTTIP19z7174bvsOwDX9olS/DmvSqHziP5gDSv&#10;7nuZRu3+Zk8a0YJddnQApJEtzYSn5OMmsDt3iZWjUoq6AsZEruKCNAJkTga8QhHmFh0pqDUr62bd&#10;n/eQnC2G1QME1Q8xPxdWdB7AVwARQPgBQa+zjopaSm/2hQwUSBJ10gQvF0+b+QApQqbSGgFjAcG3&#10;Ai+oXHECx1q/dLekbTUSBRDdfjFwc01NmsKBR34uZ672dajJFamU/qsXNHPLKjrmrkBk86/70VjD&#10;xw5rFvkafiNALb8SZuzIoUPOQt4lI9nw4TxKT/3Q5HEdMIHK8kGl46qcq+dU2qgumaDpv/TqXZ/T&#10;TladdyTfuGTR8l5jBlmjszYYaEbrcdf31Xs8YzjlXuUh6jUqjuBwNZGrxzn3ZaBkWTcETsc2DL1T&#10;q2ZDbAQAIIca0hLVkoAxcG1graDQHkKwVL+tmNJrnnonZB64xkNPnYWv7LlyrHTrhNq++Zif84kr&#10;zSogAjkPKTuaMAukJogpsTx5xfjy2cNHpFQHtsVUPwte0QIKNBZq2XNsMGSejS2eJh3QcgQ7KBOi&#10;ABAQrofaw6LfNvMvPXaHyLb7Cz/avhsAEr9/8dUF4bWcmY3+8c42gJjK0dAbWj41ePO0Zu64B2tY&#10;wxrWsIaPIO5Pn8fx2Yeuudrl1dfKlvrkcuk4Hej7xajhzU0vvuSmRuueWEmbRV1dWM5NBtALddRX&#10;1j/1gjwbKicaogSovvC5O58VjClXw9nY5C6KRESlcimkJDt5jrJOMwccyIsM63TePsFzpyo29h1V&#10;itMLSkxXJflKyPTK9iVq6+eRhM4MS4PnNIc3XvXjnuWZPEuq1pAQQeCDUECYdCczDbtrTB1cz1UY&#10;yYIvgnyamepTs0f8ynOP+oWCL6Wycfe7+dFMLOi8R/WYSWBBJV8MOG/ZMDFKpQuHhGA8bmQ8qQaK&#10;GRKb9jVX9z5z1WmK7qxLFpBkASPVrKiOFjicSG899IafeX0zJ06cr/+3J1484t265vEn9qUk4E4H&#10;jhIpKlZC51JzpX8sonX3QfV1x6qWyxoRoLi+iibKYaqfgQ69wtyKiZKkSGQy7YE4ExzwhamFRKnA&#10;OTFfCSlCVmyRKXtoGCHabEmCQmZBVg01CLhHEIEQgiARyoM1VcXYgAQYE4JsCQqxylnFTIed3koR&#10;9qiRjJrcpwCePV9HiYebrilrQ2D9BACNWy8xbyEbj5pc6ltemrDOBgNbr7cbv/JGyTA2fHEtVW4N&#10;v2KsWeRrWMMHgt7R8cEHWYbTWdXaLqwLR7gousvFRwndmS2HeE8KmONoRPBDt9rwBR3bTvoZHllu&#10;00VtchbTIi00tfu876KtnZ2rGnZ1pB99cZh2wWeqq4u6bemAr08SPTx+Rf64tVqc9TuaXQkJYlSu&#10;Fy921GsmDSzbuJdV6k15YqnkvG7ZnbY3yESkKa+pjKTwXAd+06bfnXvr5ZXJ6yzV1v93gmxAnMwG&#10;DiCQ85WQbGtCdYF4A8BICVd4TbtWmz38pkT4nigJKA3ZKpMxzWcWIXKo861AvC4Xfdb1FRZ5XvCw&#10;ungQ18nPVaj7TpuXzQduK0H9pzNh/UuLTnLasnn49JB+8GSdnSluUQlac+uKQvH8C7O6ueFza4J4&#10;DWtYwxo+kqAv0jll5s+717fGmJ+bupThEeXJvStOaPz9iXeGdCmkJOJQNh68ncS+vsk3tkyXz+zB&#10;I/Pj1dO783kWMbR63stJDqYgMVJJTPXNXRkAWNQOGcpGOymqlLU7IT05nmV8m1SU5sEzjhHsSDSM&#10;5owW3WpoDYUNyynNjORNP10/lEjpGgEY9dF+b2xcbzJm15OjaFY4JCWRVwqkK+Lq1bfzthadcPxq&#10;36ZuFVbVFbNSZymv8dDrzuR3djLBNLOV0+M/q4f1nrYxRVcMVdSrthQcRkeoM3aaxmJbPM0WwoyZ&#10;ESlHNT3u+BRjdsL+gluDDwKJQIpohhX7C0zhYWINB95i49FuhRQGyF17nVd+OroyeV3pisUSA1IB&#10;ry9oitlg18EhbeimmM0rfB8gGEJWzZ5LQRL5LqeI2Vr0nalOUKgli0xD1WNkjJdJYdK0DFPHbIWb&#10;TMjAYaYaosD34AWljPDj5fkQrYMkQCoIvLgMXLViLP4cSUzlkEHHaTObj0nDg5COTzC4OOIz7Mpr&#10;4/tz0z7c+XnSeeDWBLOkrVA8txSeqV/mtHHx39SeywUlyOcAgG8bKsbqR9Lr2zUAMjt2Mc8jfN8T&#10;a+Rsa/hVY80iX8MaPkIYjXQqlnuho7V5GhMD145SKGubSkcPUMqYaiuOpmvaZ3XA2PEa40YpumyM&#10;ttWzlXSLrvaP+K66LgK0XU7kKm5PVxyA0VSoMQ2MZLXiq7wySwivH57NThh1bSDkxxOm4lfzpVAh&#10;dGK2zPTG5fIneUVik2kKIaQkVlYNleIFjyu7bRtEjABQoq7Q/tDv+OMXjl3KeKplNiU3b3ih6h3Z&#10;Qpx4YnEsUSoqsqUFGJLUaQI11TV9mxeNRVk39aZE46eYAwmQUVeERrweI0BJfvp4GW8YXQBgA9cs&#10;cjlP1AAAski4Tt7jA+vCb4rT7sO3qeuvPT0XUr+w3EaP1q93Jye3PpvDbGnv1lRohfVdO3VShtRd&#10;n10TxGtYwxrW8BEF/1LbS4o7OQ4wAXBLi36h74YTqLvbHp/IVn011NDZ/Z59K+/5K/VoXyL62M9q&#10;+WN7NFkqwi8AcU6INhydUZTPzbivN8YAzEnZxqvUUi0FlaHOOMonGG0LV2Rx5LSTadrbJt20ETbW&#10;3ROXVUlWtCHZsXAlE7eP7g+HCIA4D+oXE82808CQoktL5UwGEoZeLjP3zPRlXwuFqb3gVKczR/o2&#10;G6YyLjTZKOvM2POWzFzp08zmVFDHfH3TfEtCctcBKQocN+BWewMT2OKeFycSyaqggALhA4oinXyc&#10;lX1T64tlpKzbTJFCki1Y4M+FVYqTINGxYZgudKpcBgwAIp9/qnTyJ7NlaSiqGW3Ze9/Q23ackyEz&#10;NQ6tjxdLzIAivboZOUnUHwICkB5f4PNdYQJKxDVL8o5RUVQ6iNpzqGYkga4E0Hg8TAIkyj54KOI7&#10;JAI/YtQCV7qyMi1FtOGiylttTYF0PM60kBYwETiqFIDCuMJ5YGtCSaTN0e2KQb70PJIGx+msoAPy&#10;lD60ORVZyAhA2oAf+EJvqmnpElUX0+BOBnp789JFN3dmJwsKpARRtb+Q6nAuDyJiMrfkQwmpkSfW&#10;ctDX8KvHmkW+hjV8hJCWxh4ibzIdnaSL/UtBaafsSiXo7QZwBtp6xX3T8x+MAkCoQ0fCWVAtXSVA&#10;+rY1JQI/ueGi52qbdQBJRK+A5xfbaLIELzOKOTYTni2PV2vt49iYZpNNXU2tG7uXzNzqOz+1x8Ol&#10;sHq9eLpUFkYLwBZN0wxR70zhiK/3wwEIRIqqIJaPGxqg9Pevv1rlvM4bmgg7j7DhrZxHI0tGrZcm&#10;1tgKuBcZrU+A8lC9iOfzShQAqq8BTY8qLgD4dURLBnO0oBoGVGj3nUjj9S+EAapDXgtj5+pcaQSA&#10;gqtGritaNkH/VPUUXcw8nrh5gSeer4XUJ2+Qrlp/P776zMmgPjK7cd1ST3f404PDgWaqj+9Zi5Cv&#10;YQ1rWMNHFnTPxlfP6cIXIKaQceDeW41uY8OGVQ+37d2p0k++Eu5/6FW9fqY/yRCUSlK1oslU+rma&#10;yu/f/t2M84vPhVCvSZ6yXcY2zZ8L5OwknfB5onNydjxL6py+57PiDatDhvdsi4JUF75iF6mlu3aE&#10;6sdkf1wHLpYQ6i0vqHxfplRCo6VikTtGUkSOnSy7WoiFk5o7XQ00Jq+MbtpQlRGZhCelDK8/r0zt&#10;bI8xSATHoPSvc8KOWg8kNxVfRlItpvQDQdtzM8GJT0kZBL4KAIwU4RejZ5RkvHm6shAUskTcjKgu&#10;NcyzrK5HDSLp2TtmavboLgCBlMQJZKk7G0vN0e2ctFhYzroUFv6cDUirR5dMSoqWBGOkzjNaBwTS&#10;dQUCt36sMRnmLidLSESapigru5kREZX5JjgFCdbQxKRfD/wSfEkQuu7VIQtaWNaErF3lPNwxey7j&#10;OZOGZoVTzVIqTLOlDMgnyQiQUvpznhcVTbOTYjtzeUAuwBXYr+ai6yMRez44+jBrbqoVqw4AELca&#10;N9XOR0rm1AYAyJzntP/6ZU+lnHzZ9pmGkxush6+OmX7g2JK4rpB18MB7+nHWsIYPjjWLfA1r+Aih&#10;LNDWPpjnHlvQ7Mv9JIXv2AI6Ka3dAIpnNNqLszU7tdT33G8phhXhFwFGCABqyEhl93Dd45t0AAjB&#10;gaPP1BZ9whQVVSq1B+WaVpmbkGyAk9VQTYW33nPd/A4dnp8uzEY414pFR2jhhII5yNZlu7RSYtIt&#10;zOaiygY9CAIBiUCyVLRWRikFoDxHalutyNMhDW3xvCxuMpY/OxVwrZ2Aky4lOiieF8UEvHDBL4Y4&#10;IN9wZeR+2/M8yaXgihKvCfisZHJoIHH42aLz2pMEVpFiyXngTRG1cgCYAGu/voh5jiR9Tn9HWfj2&#10;rt03dCvLvzPEI8rnd9yy7urnNj6T950TJ/SGuMm9Wn5BkBZifU9+iESAa1jDGtawhg8fiS8+cnE0&#10;Xfa1eOvA+g/KsMq+9F9E6buPde7gL1veVKkvOqc3lhuMvtnnsqSxw9vxxPdl6SdPJEoQKSqCRXhb&#10;fbImSyfrBax/GtIJhJJsr9OpK2gWA4EDgEOKICO52sATLy+4J01hhMunQHtFxVeiRqxslosDefgg&#10;kgCCkeMO42b3+nauyNOeHZ6dB12ea1FlB/NYiPm5noWCld1IgMRomRvbHaPDtO2ML8OJnOARJfAB&#10;At3zE+Rm2qAITwbgJHhICbKYYlp7pqpD44zglzIykkjSQjDfZYJAqst3vcGHdzABKSUxgK4Mi6ZY&#10;1GZq4GYy3khJYzYYJGtugAdVSkca3OU0CNZgCLfiChCZLpPpUsg2QikmJdBUyVPB7YpE8iULdoFg&#10;dOsAU5VCXQhoBMVk0irb0pFxl6quW696b2Ba5RYLHCc3BjXW6NShCZ8j4joShCDw0r7fzIqkjf5k&#10;Q28DpK9Cd6deHGwxuxMdjT+VUxc3EovHIbxABjIP8sMtM+VqvhAH3BdJ6b+hU72+yDb0rGJ03v9A&#10;5vzojAeAEt0bBtYMpTX8tWDtRlvDGj5CCABF3zE/aqsDl4OXmAUAxEnoERNA8LwId/fgbBDsWrJy&#10;fRgt0YqAlBDECJSqJLTMrC/WLzZPU7AQARcvP7H4pFPc9SjfqEvn8hlhb2lX1LkdOUTva17xE9jO&#10;nDO1oZQ9ri42RG/uK0gsG6ZyArWAjKzC16UURiLw3ABEeccsoZYCgjPTPKZGYzW20E3oKcjJHcsG&#10;eT7PqI0Bs5dA+wmpgswkOEFz/YW4xkYnPHawAvhCBgThq54jDM8Mso1ERh3i8NPB3NV+sHkZLOac&#10;yzFP0VsBQA4zup6nWC+Yahz0WPMveP3EmXUb25Z2OXticJRMPfqVLtwG6/tOH8lL35+flZKIa4qC&#10;nvv61wLka1jDGtbwUUd4//4PPsgSUr/9Har+qG/HpoZni/7CaD0SM+hK/qVGpvLI421A6qmfoPKj&#10;gzoQLnicxYA4Kw6echeMfhNgCrrWvSurI2ckdtlldTqqgwFBzmfUwGE88lLGPvZp5N+wqaVzvuCC&#10;KqxlMsoWfM0GAEh5ZIh0bO4NxSB85f/P3n8FS5Kld4Lf/zvHdeiIq/VNLSuzsnRVl+iulugGGsAM&#10;BphdkMudJTk7S+MbbZ9pfOIDH9aMZjTSjDY2C5BcaNHoRsvqri4tsiq1llffG1q6Pufjw83Myhpg&#10;MBiorC747yk8PMKvhx+/4fH5Oef7LOXsOdk5vY3Nu09WK01NLhI3PP6Gf+dkEdB8hfC4FSKlvGcN&#10;Ugq0FGZgEUBC2I+dMW4ugTURQxsh5UydXiHfgyDDJdNDkiqpB+HCwnpMjZoJAKaaKXbi1YrUereg&#10;9ur7rA/EK5zOtCNOB77WBhPLSs3YrTiu0siwcwPeTuRMUleAAEhYkS0xgj8Kp20C0ml00+BamNJg&#10;POiD88tSA0iHASey3CNtCZAsCB9qtBVoY2ctNg3UhGGbmkFSD7evHj5hO3lfKCkEQRKwrVMrZ81f&#10;WRv0L17KVRyJ1G/ry5KX9lap9NhZPl2cFQCEjUSzlSQja2an2NO3j5v6Jz3Lefmvaf3r1xzxNcLY&#10;K6/wMFRWMQuSMv9kspMtk/kMsQkhMDmxs31oy0/eesUFCEYebSEB9cPNnPlNCtcSuf/e6w0CVyt+&#10;GKYMkGG7btrGFaRj5d31KbdzSyTqP/rKbscBVep6VDbJP8NUfnWWrwhzdpC//XBEjgM/SvpvVKpm&#10;ajMItLW1IieK91duDPvxZCqDovv0vT/BiT9Swh8kVgjeuH1HiJLCxCoH9UlaPMs37tZKu3GtvgtR&#10;dZkGP4dYmgNqN9HaD2EX2hSG0eh7Q+9wkcEgIgJJaGs0QurEnQp5IY8mjp/lj5bFwGerCgC82pPY&#10;KwBgs2Vayw/2fw3GggDo8YW/vOVEV6+IsYpjpMNOG8KxxROvuvhrGU8+sXLxTuvekpjedzzrH89k&#10;Mpl/bpb/138goju3jbK7cT02HA6m5XoSRnvdk08aADD/q9+l5K1oZlxFgqoSsFcv9b2o+KylTK88&#10;YSfaGFqvg5dOXB8F+Zv7bAKiEVHZBGC88mOKz518sx/I42fjpm9IJfN7NtMhcacmAOD9K0LM7bNk&#10;0UxZJ1JonY597doHHH3065GCgIql5U1vdm+fBKetgens3dK6MYpTNWQ2ZNFQIrZJglkdvJA0/QKZ&#10;IStwNICeaOqrPfuQQ/YMWBRzPGr3fMvY6TphmLu5xwW0MJN9p/nOCRADDL76TjTIe2m7ffdIrVxp&#10;hEozmbXpPDE0AHJHNKzApm4rNXJ9SAHLNI2eWZoMw2EAEa6P5g2l5GR+Y6BVF839TZO8PYLBcRBB&#10;pMIwFYUqEWC4Oog3honX2pKuhfxEbWaOhY6aO5uxN7yycaKa07boupJsW3MjkHLazuf3BaPEoOFQ&#10;E5kCveZU8cUxDT6xuUWvv7qbx09rCK+HbsWq8iiWN/a/vmaKrxb+atvXf2I4T+2+hwqFv935ksn8&#10;w8gi8kzmM6Qs0AJAU1Px9B+H/usvjpumY6EOcjH6wbprfmMC65xM3U/D7oB8UC4HaCYiAKVW0q3Q&#10;/L31QRIXpk79HFt/9so4AMDyfNGvXn9L2fqZ9dygr/DcG3rt4fpe+tbyxa0KWeROFETcb2lgp/nU&#10;0u7K5kZHVdibfFuY9zOpkWUVBkONIdLRlWEvdbyqbYncKg/z49ZYPdmQw3EbANqRtiehoh8FcE4N&#10;NNsR3TklJOWDQDUHdzuefYANy9QgQ5JWaRrbKStfKq66kpV//Lo/uLN3EzyuDIBXmoIWigCg34d4&#10;7JOvsmtC7ubEq/32rTdX3DTtNBkQwjUkHX1xEv9JtLSEYasTpZZTG7OQyWQymX9+5v/da2fsNOlx&#10;5eluu5ffayG9CiV/q3xv/dxvfX9Hb9Z571SpbDd7O+vtJBrOPv6F3bW6kVj+2kQh91xslPo6vr5Y&#10;4DSEsPMAiO2Xv2tvbOmQnvBaOiatkS9i0Eco/VACfPuKEIdOdllKAylzqhmpRYe873nRRy+y9kxf&#10;oKyXtuIPD7qKN0DL0aClR2UCI0oU94qVgowdZoCsubtYPwaSrJVopdopD9rXS4UxXbVKGLDvgctl&#10;1R6g1y+GiK/PV6BhYPE0b6WGJiYavnsjCb3HRVVYg2inPkqWy8p3KksOwGSQYhQG3K9Ksr0R+w4k&#10;uTlDAxo0nvYs5Y/ieNSYETpNfB0lQgR8p1Kxp0JOkxQMFo7ghHSaMjSgzYQ30tC3K9Lcty/YMope&#10;wLAXFvnaFRLxB4fm0yhXlNIkMjp1iYLLNnLe4Rm9kiCUQkrU82MHJgGGfvGHffXac/sJ4BQkvB6F&#10;TLXWWK/YeEub8sU9f7Xlm3+mCpNffdTnX+afqSwiz2Q+Q2ZhrO6Gx9YR7y/S5J3DJ4sAukT26Q8T&#10;z3r5CaAB/SCsrIDau4/uZwTPY5So2v08JO1IW7OH1FvU/87e41UCkPfV9e26sIr7jPhS7PDC2Duq&#10;EzoP9kDdWL3kjlespeMlURBAsnalWe29KR4jAM3bbV2wZqbXBNUe2mtZ9loabauZJl3L21cGMD5q&#10;YTud29OLeoq3qkUAdeYpqXfeGmrxLFJgzA0Ga7MpyfxwO7E3DeN4zSSwYnEv97oKuomkxI+jittD&#10;f/zYB3x175rA1KiE+M5AiMndeuiXGqb9+IOd6d526N4se9q3r3Hh1ua90i3G/IFj/9l73vn84n/u&#10;JZlMJpP5HPN++QtnrtUZwJ79j4l2xM61j5LgD1/ef28eU/lfnX+/3ck7DdMjgERux1g8ZurdC5cY&#10;awnecayXUhhWlSm9WS6KRIjivTdXD5xeye3LnSr3NLyc0NwdkhGnsWn0Ksz9D5n2PReaic3aoAQa&#10;Wiexwe6zb5utcwfYoFSgSHs+kK3zcyU0jFRfVeQYYLCwDK3Jj1oTpcgCgXj+LpoCMGNSYksFM2n1&#10;+7FTmUPCwhA6DQWDSuXOWqJ5fqT1anPSBblUaid39yiQunQ2ipPqCdMyJ3UUFtNheMGwdWi6AEsI&#10;CJ0WN2MKxoT2/MS1YeekAIFjkCFKkc5V+n3daxUtMhO2JGZv82YpnRwRGCCGm/eDSOR8GhU1g6Dt&#10;YCvaOWjS4pNlqrvsSFKCQDwztX4ziC4H+63+YLgggeY6UChoSBig2sFnGoOOdirV5o0SHSWG1sL+&#10;8mtDfmfzaY9TBkwllFJGEWZ++6zPy8+c+qvtvvqXSb7wW3/fTASZzN9NFpFnMp8hS6a53boX7C79&#10;2l/66ZUrEzNlcSnsnRFmwfjaMwAGzA8GkY8RNZJPXT9sRCk/GG+9FcGbwNH8z0J961Zxqmxr/85O&#10;UnDE+C/lz6IZlCbGaWwb3an7bxjerL/Py1uT+6p9zwo9wNyzp/SewGl1Cry+3da5/J4yGqDxh0uU&#10;wpr0dXhrSaR5R1YAgJZ0B03fEJ5BSrZVBUGfxcTo8jmh5UsVBoA9F+nGDFg3V8lIB0X3hAWCImHu&#10;/q7R5Ek/jmQUh4OCVqIx/wFv7zTMdGrotTeVpKlFAoCd94R45pMEbu+TfejB8cH4l74Ut9pharm1&#10;6l9TCy2TyWQymf9I5UtfSnqxWbIAjAM4OPV9Y/T9D0/s3Z31xMWJNO6VJioAiDBzqLDZL4f3LkNy&#10;HH1tu7JjEoziKEazXjAL0gEAocO6GXgD45cnsYrATeQApGFLwSPZqaV8Vhvjz3ECYUILKeIEkpTv&#10;6njsxFVcnckbvcRwBCrzt6OusVnYGioBIyfcsZwk9kM/iCXpjc5UbEgJjEP2iYUbI7JupqooLiWW&#10;tbc4EJrZHaHvATZR1TkttNy/GvGgDdMgHbe7b4bTo5Xrfhpj33MlE9zQk0/Ia0M3Ta4sDqpSMzQx&#10;QZjSDdP6mKbB0LRQsgiKDR0zWRraYEOOF7astFsskBm5pdKh36lHcdEBg4kMyxHSHqZGDkZYSzUk&#10;YtpMt0TOeGqPUERAFJLJQsjIoGOn3tgqdLZmVNKNDlgrXcBbroMENGDCnO2XpJlb+TAycpM72+1B&#10;Isz84s1A3F0/csAEmSSE0sowrJ3bcTiKg+m/0ubpBx/KfP63K3+7MyST+YeWReSZzGeIdfRM+O63&#10;7i3M/dc/v2GoZh3doXSWLDn9rVkASBgPYnBzakOt7Ht4C4ITTfcj0nY3lF4JWPyN924yD/oAOAyQ&#10;lJ56QuLk6dhKzIbQg+SS3A1Xw8169DGXC4d1SP6tqcpuZ/XsC2cTPpOfWgsGaT6/rwiM8FD5790/&#10;m4PvDiYrm2llN56mPasN8ptdL51sR6InSjvQldX3Okp4L48ZhhSgx2/ozdBJ14ZCSDWBeQ8Ap0T3&#10;uvuvvg8d/YZIOU1CZaYG/Kk1eg3GAjVXTTJocZIAoP0DtuZOPtiRzasOvfjpYzr9Vy+9mUwmk8n8&#10;p5mfyiTy9NSfiKTz2mu1qoeoW9dizs09vdyLYZVqs8X0TGcwas7fTwUaJ7Y5l7Ki0AiWtnupbnO7&#10;BFNwMurHZExtGEcngW4zqkkdJY4A8olIfN6sDXZM+QJxCBisARpFEd9gIit15gbruPmsSFmJlGii&#10;ngxztHoxN0GqNAZheQCkl2OM+in5dyaLiUEQxEMGuwMVdPqJMbm6Q25hPE2EILaCNEzypkGAN7YB&#10;pAe2bvuahDCkwa0PL6W5khnr8hcPEZKULI47Bx4/cHdzFHa3awIKYA0ihPlW7G9V/KtbicuLLyUa&#10;IOorFIE0Muy8EbhrZigm8k5nRGwt3nFXXzE0IEyTNANKkZ5YwyA1YQjw4FojXDa+WmYGs05jJmEC&#10;2tfCMV9957bTnCv1OPw4bwP5PQBLgh8Obrelk1d5ef2M9sf634nAgBAt4kY07nx8bm5x1gEJ0nF/&#10;/c0W7XHSk/LP9jw7/nAD6+vv9i238ttZ/pjMo5JF5JnMZ8kL551b1+6XTs390vaZW4r7a1IuuUtP&#10;H9oNVSXdq1sKAPs36fKnInLWgHd/CPsVRBWyAeRePXXxVgQGKIlLR77lAjDHVkfqLlOz28JNObFn&#10;Pm71WF5Kq4VfuaYHZITrjelJC4BjnlrtxN95Kp/6hdxyEQAY9+Pm+0ZMpjs5AnL3nqDF3Apsf7Mx&#10;NmOk6GC1uaNVGPHElyvW7u+W3Pwa3zl0K4Zpz1wgngGA9EHdc4A1E4TnjGSSQgYy9bR/Zwr7b3Oa&#10;83J7dv/Q1g9jq/D1BzsT/kDYJ2eQyWQymcw/mIX/wzvvmirtdzVIWIYxZkyMf+H+SuOx7og33eLu&#10;ta0d+WWahXK9HYQ0P3Y38KWSEQAgYbaXQrcFNNe0bVR6djSvSdgBjxS37PPSOFRLWYMEmHv17YHM&#10;2SlzHIeD6g1j3TMVYCjA4YJt1M8EZcubsnWX49QgQ4RgozbVaJhqW1dZg+SIRpZScWSdIey1zluY&#10;dR2k2oz6vu8nZBZyhbIFs5DQoNN2KJUEkEGW7UWtLXfx2SfMmKCV1nGaQhVOPfWnbtzdWRJImQCN&#10;IEBuGKwkHQYRJxExAO6mUWHo+Zo5VSK/fzVHo1kmO6K0oNv5nYPQDAaDdKhBRq3f040ZEoB4p9sr&#10;1p6fjIgBKxAxDEtwGmrFKeQLfBdnXnU3lT8Yy0/MUAIkG72rzZbdABAbSWSHYdOeEgBBEBiT/grN&#10;Oqvrwi3Yfd9/y0B3CPmbS3/ej+7cnj20lN9tP924fWUg88ahb7v/xSdGJvMPJIvIM5nPkvGn30t+&#10;nJu7vzj1jWTzxg9ruQP/ajF//zmXMHzw+oNvq62th/uAE810f1b46KpU49gdrF158YVWcxCTbTVL&#10;VRcAehf8tCAJpIOewVunaX5f3lj3x+nrFTvILW8mUbS24+ZsGQxpYTgIrzw9qFq1GgAwA58uDKbq&#10;2slPh13G7sA9TpPUWNgeaG6+A6EFBSOWY4E2juzz7k9yx4E1nI1NickCWprGAWgNuv+lpBWYIIxc&#10;tTNKUnhRmvd3gs6ERYNU79kdsa7Pnobl/OqDY6O+OygUvvKoGzGTyWQyny/my89evriaAABo5vDc&#10;f/DvpA9+QtvP/0UaDiPDsST0pfagXB1DwUxrQwqnXRXdVFH53ugxkZ/w7qKht7bIlVMnT4u1/ZbQ&#10;OSOXj0eytWEYxyQlmojg3/GhcmRLobS2QGS17I0jJkMS2EDM1i1hy/IiQdqxCKoCmsEMMVleD7gl&#10;x7QGVLxWNGDEW1tG+diN1PRqcBX3+4YhYDJxpAab+UmydLBJtmHYrkGSjHqYy3cKKWxTKQEwOOFY&#10;GrYUyRMbDet0ocKCwcz+KI1zSSjvCEfIVJMAgaFHmsxuK2VJACh/8LoOdqowLOiwuLHwQXliNyDX&#10;iQLBcGiyp9uVPMAfb26L2aeLLJVgEWkRmiYAEWjt6Bh0qt0MX39pet0eNMpjBApbkYdBwrYAEK/7&#10;IpFWoYjc/FjBNuNhY7Np7e1v5GckggD9WE2awleL//uD+B9+9oEVb2+gUMubOuq3Ipg5s/DVY1nB&#10;08yjk0Xkmcxnyqt3t4Z/9srRB9cFU91cyFf+7SfzpFGFaD9Y8I6dVW/9i4f6q31m4/6/9bupPVaI&#10;03tLYnwcAAKfFIDk5sbAcAraMuu58Rm3R1JtbB965lotPjUJLwSO1q+n2g5Dhu5b+ukf2+2oxnI3&#10;iXsKyE9fuVqBMg9HuuuSC4CjiMGQs9LWFAvCgMOuyAeFPUskhvb9kHx+Yr0TP2ns8QY8YFECOAHd&#10;7yJPUgaklExUkSOdaDf01KjjzLQqNSka1SKgb3/UlUbxV6v39yL53kbO+PUcMplMJpP5B2U//nja&#10;aodsVcZsYGZtcOnEg3W54zfCzpQaAkgvDJEvOzUT0DdVZ6aPXNmM90ap3i2vTY7nx3fb2namp8zT&#10;enNYJWGYGnvuBKuRUc5DGABzoy5ZyXx+wYpTjob+kGfb9Z8dgNSkSWilkw+Mamc67wGwW0hCD6RB&#10;pIW0Dqz0RNsugxUJKzQtKS9g9PjYD4Xa6zOCjVBKxcKSrLWSGAwikW5ZJhWnPc0EtWPW5o+k6yuS&#10;LtSfs4nBPFIwzBjDvnz2jWTtrmtoBvQgVpGWkzuxb4rcgGIyJRHpbQHPVCqBRRCmSebcKuou4OSa&#10;/VJdhT/80hgYmonBMCSQK9fF2mHw2es74cLjUxzZmjnUhmYNAvoEw2AB0HN/KVsrS9OblbihKpX2&#10;OiQHkT3/IpLOZjeXa4SVvDvx6pRgkHSL04/1rt4slbU53YyhRjHMsTlt58cB5xtPvX3eVmm0xgwS&#10;MmdQ8bknshIrmUcpi8gzmc8U87/+9/Bfu/bMLAEA1z+8ZeTzv/1QQI4ZGBv8IB5++qpuv/9Q9bIB&#10;2LqXdO36LYMeq2P4182L6l2OApvHFguUrhWcp+eSzdsNw+y96bN3Eih2qFebos5wd2y6o1gcuWXf&#10;Oqqndr8xEqZPB+RxHelidTtIrByB45CZAQhB5bw33RzGZrcRjx06lXdq7ZA7Y/e+d+jJN6C2Xs5B&#10;qNgUEpwA9+fIJ4pBgiSgDCoZPVs41VYoo2htoTLvh8nVGV6/NSJTLnztwcHpfq/pmd/6a0qaZDKZ&#10;TCbz92VMPqh08vSm8cGhByO+sNiMRqEHBq6kiZObmQKAqhVF60LAhH3vOswDxaEb+Ks5FCZEZM2u&#10;4+LLAKRGoYTRyJ0KHZJS65UBsfCmjLyTQmirUJge8kXz2p8elUzEqpHqOzlP7rVGQgDID9G3ZMpE&#10;ECDQ0koP23knZtNwFIvS1SQ2ys3EKJR7YlUpWxrFvAsGcTD0wWHP8ExzoSoAQKSBNAuGfezo9Q1R&#10;f+NVm5nJB9sdPRrZODi4FKzkFpg48rVKpBTe8k2WyPcRWg7ApLvCnDFCQ6ckPEkAKu2hbuQhDMdP&#10;p8op//j5GYCJAEMICGC6qePVxfevD9tjM48FeqA1MBRuKPsTgocxZM4whEq1c+gcX13M7dkQYRBf&#10;g2FTRY/rmbFu6Ewa/avDnGMfmCmCGbuT+8rPHj29DVa/qYaDS4n7a2V1yRAlABj79lcvX18J77Ve&#10;benokvjPtn4m848pi8gzmc+Wwr/5vY14848Lc1Ur6W50yLVr//pTMXW1lIw2Z+8veV94TZ8vH76/&#10;yC3BtgIAbL4hjBNmA52lT21fAQYaV1SsyuVqETBGTu5gmZdfbLy7oy8Fe580gMoKdVPDzpcrMogU&#10;3CYNl8/X66Oca1UIYAPof2qj/a5yZqQ3gLKhR4oZZJqCoEzr6HNpNBy1fzpwjxbsMarUWbdqu188&#10;+nR5y60LQKRgqSllkLkb6t8LyCEVGEAOPQ4rbLJ1cnDlmhxTcRg6Zcsi9wtH7t8bUOfeS/PG1594&#10;1A2YyWQymc+742+owetffXBvOj+9CX8WiWresouzhd0bxWLmrr6zZJS2H+R+IW+IBKqXcsVVKtZH&#10;NunO/t3UJ+lsFJpxMU0smOGOkiiO+aAcFJMdKYFy6YyfrPZfMDQ0+vGGnZdfemeY9ioA8lHC7ZIC&#10;C9IREWjhzpBXD/WFNV4MtPrgrj14PL4OPQvurc5YcrqoGQpS6Hwh7XZVZBr5WYsVGLHigUbVFEbh&#10;udtnqP/e1wlIe0J4fktDVvak7frNiaodR5o1TNZFL7ZHVC2ARiAGYStVlst2SCLupoZhWAZN30DH&#10;FYS+r2vf+nGgf374OAHCYkRaSkDOrPHmWwrrxenDTgAFsJ8YhZS7UzTygbxgzYokDl/nYGdS5rXq&#10;CLJhl82rA3/m+sbOUCbDoBAPrevbeAJMRABIyPGvnzujd372FdcoxwUP21pO3Cu74j7xBHdbfiSt&#10;Us3727d7JvOPJIvIM5nPmMK/eeMtKw6vaYAMzxRPvWp/aj0de4vOP4jIcXT9Kr+R3p/+1ItMwwkB&#10;YPXH2pp48TbR1uOfensIcpqXVWJOaWUACLvCqAkAk9+++G7baSwAcIr9tD4jAV3KAzFWIo69zuhu&#10;7T24ew6V/Qqh9fA2k0acTFaQA6eU+KwhbIMAYAjkYBi5JDcEbK4R5Fhdq2bFBoBr9YluBa991SJB&#10;0BwRyNi9VirFEIIAunenO5f4uDOSxXK5sNayoqlwlPY3xva9cPz+MLPg2scDs+D8yrFH3XyZTCaT&#10;+dyT3/xd92rtyQfLezoc3z5cGv7YtcuI7s0Wm1zfsnf2loVW9we2GXbEwZCFt9hWaYrq/hW8+cse&#10;K9aC9rxlEnwYwtwcOZicaIMKkhkgBWbCtN9Ju6dfkMSqq/qLydFioWXeOkwkZbmlklaOAcVKQ0hr&#10;8WoaNTZBU2UxuHTddJ4rqVW/ODXakN2F/FyBOUpTgqlSljW5YzvOjNSsdaoguAHLs5En7DHfFTsf&#10;PcmiDjs3GiSJLOUalWIjOmvMEjQb3kiIsuEPPSdXk9yPYgL3G1pVg5jJ0MSRjgHpurkRD4vMt3S4&#10;r/atn/boxtaJRSksnaSsDICLpY/XVFJyx60lrVmTUDFxrcvhgH2G4wVqd9K+PHherc9SZYhRwZMl&#10;C41Okm40tJFzYyqIXG4QNH905+klMomwG5Wf9N7Wa2cfH6XsWrgFY/mTNqRKVuss85mRReSZzGeN&#10;/OIT750fAkyAe/S52n+8/tQ79vUnH9TtoK8M15N3Gl+wAIDXyCoIX0n90cfCKn1bzkJsxp+aHDUk&#10;wmUVe4e7QxCAVdDUvZQzx62Ppb1elsB0X2yPCYCBZL3ODkRc2TG1p8m/eGl+qUZGQz80xGvUVOaM&#10;gCnAyYgZ9r1s6lgDVQDA9NywIN3AI5hjLa1buYLA6DTTN2/p5mtfITKQxALi3hR4ThhiNycMsDsG&#10;v5T06kpPLP7vbq+9ftdYOVXfrLg5vtCbKNsyHrQ2NtjIG7O/llUuyWQymcw/vr3PvaveTp+530tu&#10;HDuD+OLY2yPLe+Z18gEA3Io4DYewFaL7GVcdlQ5DZS8JsytiSz7ZGgU/+bpQ2iDyKqEwggTeqCsw&#10;Od7WZOagARVrIgBWbkF43c1jFkIViFxxolFM5Z0DhBSwelr2XBICrIXmVE5uYOcWMEPum7fj0akX&#10;1q51rSRX7xU7lSmXCJYFhpRGrLlVDayx0GEGg1kHvkRVOPlQYe7kaT5bnaZL4WBZcE+WaxzjeGOT&#10;r0zJVLoWGzANbKROabyQG/IWM8I1TpwUFoMFE2kBqOHI1DQqpOmtOJlh76sfr2H07rm9i+NCJkgJ&#10;6caNlVG/C78o5gWzSmI7FWTatUZ6cxqwC0lCAhCG4P2XnI6nknzDMOwD8UhdUtsin7ekPdYdN3K1&#10;fr3pRuvD2eemPmmoA+FHODMxIDGG9KpJRx71iZPJ/LWyiDyT+ewpfvUrO1vdxChNzvw1U5tqRy9E&#10;P/2X8v6i/PZ3V9Mba08eksDOyDJn+2m392FXGrVf9eDNrMe3Dj/0Zu4K3tGJd8S4F+zeIDy4ZWwf&#10;qOeCO/uAcn6YrkwBhObdVLMLx3a27eqzna0RcP3K0bJWzYlPNrqSxOMTAFnMEbNw7+9bt0vWbm++&#10;0tI0ZRJ4gD3eBI+CvPtOitrzc69j56cvwB3SoMjWvS+kBKDdTnYC70bkJLZVhyeL1qFDX/r9rdye&#10;/0v/teuc+BfvzZmXtilLL53KEqVmMplM5p/CV9rX6P3tLxXvLeaOX+Cb3zVr1q9IUAsARmtdc7xb&#10;7Ny0ffj3I3LKNUdaVk3lK4o8cl/5gWp//ymGTaYwS6FMddPeJKNQaWumPJNKEhICYAHIsbk1vrA4&#10;KW5St0hHTZo5r1uNcYCVtgPNQ6tgKDAIUK6ZbDdy7tT6e4M0mt631irEhtE9b/llLQ0wg0EkNFl6&#10;KzEKBcSmIEAziU2hJyV7Ri5M9HJjJX371fh2pKeNsu9asUEon6iPVs8/5Rlkd5g8xHUDE541NuSt&#10;xIjvqpAqpgHDEIrJIKSRhpY+aa3u9Htygin/8srHIxqeP++N54aUyKCXqChMaLLdMMYEAERRIMwc&#10;5e4kTq/o5iMtBFmGYKRetU3BuK6LnDHh55O1rbo+aOjFvQubzdTeZwnePn87juo/ePbQJw11vL6G&#10;1w9wfhyXgnxt7r+kjTOZfzJZRJ7JfBbR1NR/euVXrnnbb7/0YNH8lbfOivit03sW8itSLEV3N95z&#10;yZR7vuIAOLxB5w8+FNYPQ3NQTOQhA4Kggca2MB7kQotyY7ZujpVBSxdFDy7ozg5rLk4YXdbCyx8D&#10;N67eYLoocrjySUReb8V6nwRgsGIWD8qh4w5wL1vKQEvhKRkLBzAnOwF0/+INw3heLH3hTd742TO5&#10;gWgX7wfyWjN2A3KIe6PWUV83B4FABYD8xv+Htzb2/VfbH1/0oTWDSIL2nDgqkclkMpnMPwXxG39y&#10;Wa7+zrHj9wayec7rrbi5/cXGlBCdEQbtPpmyun9btVKg/6AmCHW1rla7PgktE1uMv/gz3frO8lje&#10;ErDIseKEer6QlbZgKqohFGtJQioadm7XVbE3NN7+Nl3p9JdmZhMpD9w2Ln8VSUrCpCCRyTBvM0im&#10;CVBdvebnJn6yCfLmljdskgVbnknzHfPiJJsGANJQxKx6FhaiQMY2pJA65ZtszLKwQLYRqce3ebDa&#10;1MlktVxx6tCyIM2Jxjvmlfzj0hkpCAfryrbKQNGJ0iv7V1RM06b0PAMqisECjpMGMYlROIzfT6MZ&#10;bRvMS7M3rvgpjYI4ZrIg0IpqJ+SFtVIarRQTAbBSUTIKRWK0Jkq+hpC2CSDVmOxQc7KpylwDDwZv&#10;3LGXjaXjBaFaELMitWji2QM3bibmu4MnH9yhp+e2wr5XKYwH7xrGC9mN+8xnUxaRZzK/cEpf+659&#10;xn3qwbJ8eflnXR1fPts0XPf6YF2HS55zL+XZoXd099pDneRbpJXS+y3AAFLwBxAH79+7B8Mta1op&#10;EfLza9iu1FZ9rd2FAjgKREQAaKKy5/SOKa7tv/XE/Srg3TsqqVUBQCS2FrkH1zt9G3Sv/70NYZpC&#10;IzQMQNTCbspXFB2yhpg68SFt/GAMaO6F2v1CShny02MDeL1Btqv1zhcBoPL4R86b+zD1S1/fXm10&#10;I23lajOL7qNulUwmk8n8M2L8xpuvG+G5c6XpsqWHzS1VCLuVfaOf4qpf+oslCFPS/JJw7lK6U+os&#10;PLio3SDMJKFWqdQjQ6npF99Urc7ENwRQaOhwvB11DOR8NiiXpgAzhKP9m6td8zaon1tPtzvVtU2z&#10;uCfnJcmxu1y/tSxsnZJBcWyYw5Fhm8K24qSw3t1qawktnvSbQ8fK2U5/JxgkK71ykYTrFQCppeAu&#10;U6Hm6ySx8wKciDtDMqZgEUBCGvLkaZwzjPLXp7UuDJORnZZIf/NyK73eecUcgXMUtyDKxBqTq/z+&#10;qBCIadsuSwKzBLQkJqOQDq0wXu0NEqMWmUwEcfTQ5s0t3+gq5SpWcmK+ZI4d/h3flaoVwOhHAUkL&#10;0gvY3pSC2DQEWCsmlIA+18kqFhTFP7gtx8dfGgPkDqOUZ6QGmaWDc+dCeUE9mFCA3IEz6epCyfqL&#10;qDhx4u/W1pnMP7YsIs9kfvE8sXaO3xm9+Emf8MJvXznT7twVjprQBXsnavzrx+6lgzOefEO8v/Cg&#10;RPeglTa8ejUHwAJFuLYt5MkHmzGAoqGCdg2YGbXjRqNIenxeAFRJEwxTgOOo+Or1i2Tf3nPx2d03&#10;NVZVZO6OA9PMkffJDehrfbJ3k8iqPkPC0Cn8AgFwJoM7Q+kcBQP70zOxbobTG1owEwDWwP2PxgAB&#10;/vqQqLjwUdTb7Zg/dS5aaYwDYmbmUTdFJpPJZP55opcO/uCOm/jXNUDC8OT0vx5d01rNXFcb+wWJ&#10;yQUXWHJu5DuDZHXmXiWR0Z1YzSdai5IfWyOHMP+17zRy8sdTe2ZKiajP2X6sLTMkUROsNBimi7OX&#10;fEMkNQhhL/hR81LYXXaP2ZA6d+yCeL9cgWGqODEVAUgikClJbdwa1F0ZhRP7DMmOsB1/fTtvTgYD&#10;vv4k1KC/7VXzTFL0CGPw/JD8og3N+izpfQQDAAmtB8UkuLuvdHCaNbtkDseSyIa7X7ei3ndm9jmW&#10;ozspTAdQKMot++xxb8YsWBLMKcNQUCYEsVXpjcyd20Y0Y/XuHTpjdiwZbm/GNCd1QJYsL5v1qbBg&#10;UBwIWKyUATYml+/o0cqCYRJzqhmALIL9ukauCFe9dp3Hp77hMRG1gQkjgU7JTC08c3MbV/IPEr2q&#10;5bOpb46/c8eT38zG0mU+o7KIPJP5xUO/El4T5za++Ek8Ko8t/2DdTdWBHOynz+Ws0oP87CcuNaOf&#10;fGv3ItS+cbqB0NaTZ73puWWipPEe6PHCg60UQMPD67xTA2jfhVDHnFucJAAQY9e1Ctem4xRCPj39&#10;2viNxrVjeQBqtUWJWXEAIEkk608yvgUfA4/vLo00DGJ2Rqx389uQ18jp/bYGgKPVn0beTjyzNQst&#10;AShA3A/rNUgkmy0QjS2ucGBuzQGAd+CKe/7VR90KmUwmk/lnbfK/WTtzJdhNxEqzJ05Y8K/e2bHX&#10;0lH/cOVenc+p4vVBS69JaZmCWL0zHIyNO7Y0EopT8vPAxES7WRU7OzxYLUflXi8p5BMYBkuydYJU&#10;Nd/okEVGrpqbmEvql5udWrs7FBZAtj682ZY//UqVtDSUFpanE2JFkRDd99AUjY29Jxxmw2V4N7ZC&#10;b8ypmHd10JpJwOyPSrM5+CmZBS2KgwSdSSg+HVJ+OZUS4MbdlY6WjfWBPzlxfr4Q215gdseGFkfe&#10;rG3q4eDmzLGc1WVYEnqw3VW6q65/w8mbAJRmwNSkWUpiRqG3cSvsPlWPGsoAaQBGLC0xx7PjrbuW&#10;YUwVtIpiUTuU3PJTh+NE5HKOZ+SXryms7IXeTRkjJJukkxZoOsTozAWeGP9SqkFGFMPIk1RQELZO&#10;aH/uFp8ev1c8Pg2c6tDu3P3Ytl5ZfNRnTCbzn5BF5JnMLyD5r773sdH+w/njy/eSkzcuX072ObV/&#10;mWfLph+8N3ytej/ruPzqH/D2T18V0HfO1duRyUU2hBrevPXW+DL/WMuJh4qjVUCtyib3IxsQRbOT&#10;g20mu/f1ZYLY3tqZLAkjRwuv/NSr53/6LcGtjUQIp7Abhg/YViJ4EOCfjql2b7z8wIEcMgs75Mgm&#10;AAjvCnosz2ACWV87Xa9tGj/7Vnk3Imc8iOoZaa+tiMTsBC7kNqbu7I7VP3g5vZlF5JlMJpN5tObn&#10;v1Wv92Lp1mZdAPBOnQJ+9vqwvfRgPph3cvrnoepWoxBA63qIPbZXcqATPWTfyosrg7mZ/SuKQxl3&#10;xLY1ktrNydSKCiaQjujOaQiqHZy/k9JyCTOyt9lPy2H9x180QRY/++M0fO1L48RDIzVlOE5RFCTQ&#10;9Y9ibUyG1oKNoit9HVzoT430+N4TpVvnUD9RHfT6UIMrU06jo/OrlmXk22nYLvGtm5KfkYmm9Mbl&#10;gU4hkZso68Wd7dNj+2fHN9HL6ZGZmJh6/kOfrNabKPYRd7dk88oIcnyUV+98U7LglAGSkmIkggUI&#10;ons36bNTGIqteWgGSJhqR6elyqjpKmtKIhY6MVkaosIHjc0ezTt94kG+tpPIW9N5MIEMAQYQprBK&#10;4c6HO7o29iKFliXEECgQJJQmZeTCKFkebfGbvyYBcBwB1a3w0o7tPvbS37GVM5l/dFlEnsn8IpK/&#10;svADGW+siamKR1F/O4BVFCd+abdn/NXbevinv36/atrkF1/j2+rLrbea3IdLRUt66EeAXjs3KNXc&#10;Lz80Y9sar6utYg+9CSBtCC9XGA8C6ViGQHpXs4yMjcbkFAHLJ4Pr685b+5oxSZrSdQ0Aymc7xoOI&#10;/NZN0PP3Nh7KnEz7YzBjzbENALdSni6CQABC+wvb5+p+/aP5sZpNzHgQket2x5eGQHXOwkrdM8a3&#10;fA8AZmWyHTrIZDKZTOaREn81EesXzurBj7/1yRSuyZfOjTp5F0D0IaLp6TkLgLCn1yI9TPWHwAtH&#10;47t37o5KPX1zUbnOpEEDoVtVC4b38Wk27acOqE7ETgGASN3a3pvtwuYPvmqxJPelNzj64bEjUQpH&#10;Kt2r5XIc9S9cZ2OxutVILv/ShBxptfmBqY3S3OxMSezbaOrXv1quJFvrQdoupSmhC6QSlgzj3nuE&#10;Q4sd8M3LPoEluaLqRmyBeHu7+myhJ7dnAuZURPXjs3dSAV1vatVy86lWprU8eykMf/D8BFIGhEEw&#10;U8WRIAAXzyTKmV+dG0bn5zUBQoC2Q4UxtZqSt0w+qzQClOxqeJ40weyIPqteSTSQrOanbDIkdkuz&#10;J0B58N6G38xPvFgIvWGFOAQ87FZnIS1zsYgP7ej+pcfAaaRBo/F4O1qwjn87S+uW+czKIvJM5hfT&#10;yX2vn7HTtL6tQUJ6Js2/unRvlfmb/x7DP/za/aJmxwYf4M7/ZDhpQHsX9oWJnjJ4sHF7y9/ubx/6&#10;l8WHN7qngaunuhhMAOvDtFxciMB6NAKw2guKk6RM0WjYOduYv1i+ne70ZiQ5S+XV3YToPjiX0uBe&#10;DvaVN4n23xszhpiLATrjICu8F5GvAgfv/9UI9Nhh+wP3SiXaMfI5Q0pDIBn5KonXwAZ5C3kgfhfy&#10;CGHlMADIiQY35h91E2QymUwm81eY3/5d7/bPX/4k/pva6UTDKanjt3VJP2dbu896no6tzs9Se+Iw&#10;rP3FI0n8wzCKHavopmKsB90qubR+lkT1lQrpbeiygO4xca5aXGly66dfJgC1r7w70mevzC9YRavF&#10;ceAhunl+AJU79V65aXOAWKP+5siUJ31CUWo881oQ/eCV/HbgxKbU5MIEQDoetse6H5Mz9bQ04o/b&#10;JrG7MOEQ1AbE3sHqHaHbPzzi6HB7yqQgHCIt/7q8s9kYNuOo4BlkTox5Yl6uyNGPDx63gd3+bDtV&#10;IvSo9cHNUf9IrSl9JKtrcyAi6NWB1tNGIyG5aJgcUkjgSDRIjBtMgIJV6GvfK4yvhGJ4q1gpCgIQ&#10;AKzamzujYM2Y3jeWckLDiooBm1mDhRakLQHlHjzNp/fKhEHodTojF/bLL2cBeeazK4vIM5lfUPlv&#10;vXzh0ua9etzFAyfmPrnW1H77dzH6ztHnvd3FZ423VpvumHt4v10srUEYoGJx/tK5stkd1Mcf3ub+&#10;D8XGAXAA9Ld94c5PJ4ORAgP6KsSMM59rJtBxzMDUqr2eP68PTE8IWEAEIGCu9EQ/MQFg43UW48/d&#10;365CMUCHADOEUhLgFjB9b2WakrDs36K16OIJUt2OAgkQr/cAxCQq4xUC+K0Ruc+8z3d3x8FXdtDO&#10;IvJMJpPJfAbtefl1fS768idpxA6f5vjOYf3asCAPOum9fCuGi1Hn/VFgPtN0rdiPE6N22728p5RL&#10;Ca7VhO4G/KbE5MsO8UaqzWKcDjTBmfNp+eCHevuDZzQExr755nrab1+Y3VfkQNVpZ4thRXOHDKRO&#10;MPjOs0nS+ECNOU+ZCUnlRqnz4k+T8I/nloVZSW0z9axqEoeDyJLROztWisV2wX9tZMnCsclYMcgs&#10;+FqNTT52/YrmS2OzKdZhtBPY1pwpjx1PT38Qtwvuy8WPBhh6vOfxN/zkyq1D+4u7n1A4Q42VW5to&#10;94vfcP5cRuN184OqJ4Bopa94rBD2BM9ISbaKhzZJvxGRrIEtIAZ50QAqX1xotA30+iKXdwyxGbYb&#10;q3o8HUbWHuuYmSAQ1C0lzKQADTKlhjA4iqa83vr395iCVRgRS9f5b5Ye9VmRyfwNsog8k/mFVXj+&#10;+bDeDrVVGi99+tbv9L/5/4nw0rWjR8cIAJ36sCujfqlzY8+kAptA3GsNjacaZyfjP6IjD70vd+iy&#10;Pr0oIkQ30zTvTMKsVuIoSfX5wJo5aajF+W6rlwLARFXdaC1vz04IwAEFgI5T5Mqhbk0BfP19LSpf&#10;M+9vV6O4jbYAyEgplcAoYu/+qPMQZBPMV344CLYPxKSYBQHkVAHllmrTAMfRhxei9OnOZrIys1QC&#10;kGOEj/rwZzKZTCbz13l58BFdbX75/jgxWI+dRfSjDWmKr/YHiO6V6yyFvXeTWD6ZrAJBwpa9r+5H&#10;N8c0yBJivJVw+JORVX3RAHY6QkzFA0gF0xEGYV6+q69Mj2uSWr5y7ac+uZ2PWPtMrgHiwhfyAxWj&#10;jPQWO/pWUkrGVy3fHxW9cpQUv/jnt3P+zpHlstuPAmHmKFWTcffSlbDXmvtS/crm1XTCWprq+bbt&#10;ioLdA7NO+eDSx5vUGI0Hxm2huTBTIajQlm4xHTq2U5rt6CSH6eKvvHud+cLliZmJkktQw82trRCE&#10;0dzUDA5e1rYdbV9+Atzc1qmqzQSd1HKLAEujp+NSpC5XMCmhbcAHqNghbYdyvDgYsObBgIguNxue&#10;1LV4Am1zrsChyUGcQmliQGsSptSplsr2kn0fi43ZSBh6xHALleWlR31OZDJ/kywiz2R+kTkLC3/t&#10;82P/9i/PWeG5c4Xpiiv8P7kcqqK3um69bxXLs6V+EIGEEE+89EfN8E/c5Yfe99QtHpw/peKrSWzk&#10;aipIFEOY3s7dkvlqJx4N89UqB0GUavn0R3P+ZHKp/0IJOdCQKUZq0sQqNSdp9PYGqPiNB/neIVDU&#10;ou5bgJGyAtAE7s9z5xHgAph77E1rZ8+xUXuYCqG1ue+wZSdK5KCGfnr5Uhrvy7U6Hf//ZlT2HZ3V&#10;jPhRH/tMJpPJZP469C37Hdn+vYOn7s3jQv7Ya5cbiVz85f2XRhjdi8jVxzfStHbCBhhhqnNCvvTh&#10;euHjMYIDGBP9wZ2egWeQ8naD05JKWAnTHRlCCtb7Gzf5g69KSHA7eX5zWwgCIdC6jKmFOdWzSZjJ&#10;7EavWdtsGsF83aFuvLVtLO6fpBU4vdi5PTowX2ozp8wKwfr1NtrxpPrjqtoQ087xKnQwIm/SESDB&#10;qRJwX7h2RneCsaHX7EXPzSNKiUPavlmwU+7ufxbdu7CLcF6ZON8n1OsATFY6ZaW1cPfakxKPX1Pd&#10;/ZfVmfFiPQb0ZMEdDSVPQTDroU557K7vVpwJMDzSvjI5SVKGJcktYNgZaiaE3VHaMyqPOfrdvHnY&#10;U1EgZRrokEmTZkFSQlhspmTljl7hAedEf0Du2LEt133Up0Qm8zfKIvJM5nPJ/rVTr626SXRTq60b&#10;7Vx5wtNCQqv2+oXJY0UhICambfyrP2gGv/e/fWjguvPyj8Tm+SOXYqtbCsPNewXBN96Fe+Dojc10&#10;4yBAngcA45eN8v6rYu33D5/KeSM1KCYpDBrbjuNW4+OYMPblh65/kuREXd58EpCAAtD6JCL3FUkX&#10;AB5fXZNn+i/kA21ZSaoA8FApdJShPl5JIqd7hwfaVKLV+GA2Hu3NqopmMplM5rOJvjr9FzK6fq22&#10;MFmyddjZutvrR4GR3LQKDeqOAdBb128olTgnn0F/EEaK7Jl8wUw/WhOvOwcEACrZPxDiRE7FO75W&#10;uTJFKQmOSRoAJfKJ9WCwskdSsBUAc89Ttz1Ihk2zcNxTejOC6xql2ovfd3txO+/OeAYo5ykDd7cc&#10;PTD2RNJGo0HVSmBZg7jf6AmVOge6m+SojjnmPVmAYiLJze5kSloKDSIcct/FMBkb1tXw9u9X8yIK&#10;+r2hb3vK2gLQY1TBHE1PXL+9nhJZtmdCJ2y4U3s/GvYXtz17di3OeRv5P362wLCrlrRGDM9lQjjQ&#10;RiKnX7fo0AKlQaS0L28gUqEWAwk2ChOT00l3FOktQ+6NShPHriWDcTEtjIIm7YaRCt1EM5EwAICE&#10;FHm3fGBDzI/dcYtO8WQdsvSoz4hM5m+UReSZzOfU4r9ZO3dlhNb1oVpwvcWpmhz2262Ywp3+8pFK&#10;pWoAKP7673Hwe/9y6pMx78unTg/vbn+xpJKeaSoGAH3lik5EZWt+y+j0HlzUnEpPnRp7S6SXrx+0&#10;NFrFNJTSEtVrK6+XSdDjJx7K4Q5nlMzWxc1TAmI3C1yXUd1dxQNQkQBAPYUtcavxdInDGAwAsdYc&#10;aN28FIqQKzTBRqhcxaD2ML34ncqhLEtLJpPJZD6Tji/++IKd9M/uZnsho1xdpfnkxnUeedaA/e5O&#10;CmkJ9xBfWBobxyhS3gKA3uzHdevtjZOTBGCdPO/QqNlFqktTRCWO0rQfpqYEfGU/9iGuLwedPjF7&#10;E6ZYXCSoC6NRbwhwjF7Y5uVZZ6NTms6ZY7Waa/j+aNBHereem1n+UnLxWgpuNUaJsGxowak51SER&#10;y669L/81m+GoIOgmpDdbHkltShvMe+ldd7ukZGDloy2AE81IU9eh5uoM+oy8QnztboPEuD8Kekq7&#10;Y2PV6tJUstZMZWkbiDsbW7VOa+Kt56uTcSMy23fSYhGkBxGRmO5cDUd2QI1Ug9HnfpW0AUkkle6M&#10;7MrY+Fg6ejdnP3FRqjZ3pRi3CSZsKUVIidEpCJLG7q+C3Yotk+t8d8h5MXlA7kCM/d1bMpP5J5BF&#10;5JnM59b8/Dfrf746KQrFI1/OAQB0fPf0CnL+2pF7Kdarv/x7duP95enagx7nkytviPE3p/ekhoSw&#10;TYm7Z7ocFJ5MrhdqTXX7+IPvjGoX3ScW371tpJeSRqUyHMR2a7XbvKNCPV55ufapPXF0XM7rYG0R&#10;ABiABu5NMh9pMnYz0MXi+et3qf/D2oExC4AQNBSppN71bfjNsVmwnFnQuT3l7ZVmO5Gm//v7v51/&#10;1Ic4k8lkMpm/TvFfvPT+pQBaM0gIVE4+NXj9qpOkm3W9VYAgU9Dy09alNLm5PVVRgAGOty7namZz&#10;bmOjtDhZdq8maqHeTJSWE1XXNQnRdhKkwV13aHUnef500DxdEBrG5ESkoWQ6isCsTAhtQWwlO8mf&#10;3RoVHWvuqSnD1IgG0sHdd3a8grug3aceu3u7oSntWBYZJKfHhpdMWc0ZNy16aayXytgsFMYGzVCr&#10;dokgdnufD/cuGzfNKXdcDgCQEYjpwDNmN/jjSRWRYcWXL4UEQUbx3m+MUWVuhviWraYNJlTg+uXJ&#10;S725ny4bPcCVG1rcnZqsCbBVCT7acXb43LgrEdVDWJY2DWHaDBWkREm9OTUhricon7yug4b2HZ1X&#10;giTAVaGdltkPDedeQA4FCCAfDnjMlvungFUhFh/16ZDJ/I2yiDyT+Zzq3Vpr9j6ue6ZzdPbkvSxq&#10;wjnknjjbo9afffNeyDz/wjvq9vTtu6WiawqV+IOeHN9oIl0xxmcNK2nurIbI5R871o5knxIzunHw&#10;ft+3Pdr6/vsxmRtBvkA7jbvEImcTvLuav/apDnIAhZEK9t/kiwv0H3drpw+6yBESfeHgz4fR2npp&#10;eWbCIQTQg2Clq1WnOZFX5eN7zK0tYeT37d3ZrK9uDJzr/89/tYBMJpPJZD6Lxr/19Y2VZi8mpzKx&#10;NEHwfrN9/srOxKWke8IEqnsPVYHHL/tqdJOMtimasX4PvDzV7E/o/nlAn8vlRY9jlBYcRkwG2YWh&#10;Tk0M++SuOFTpBHfnlDl1IAcRMUcDTZYQTs2xQhWrnZiDt9OanDtUmGZDSGVCh2Nzzp6keqx/eVql&#10;uVNWr9O4yfb8VHkife+aFPZTe/+IzNlSV2tSJkDFYm/F0WFrjO9d1J+86952pyZ+zfB7QSxMJ43F&#10;GlkybV5ZYHLW3/eVhKzVSjYlw049YaxsPHvszg5Vv0HDKCrBwpIyrtws1ms1S3LsMPe7V8zFfdXS&#10;5fPK8spxeO14OhyInJ14xdlUkSGEHQfdUYx0reld0PRcodbp+Q6Z5CgF0sxDKT0jlkEhSgwpBEGn&#10;xIkfj2Jis3DEBYK7Nu151CdDJvM3yiLyTObzSF/5YAVaXa172lnkYX36QdpzO/9c/8PU/963740/&#10;f+qa1e+N6W5nd1HIfpVT6gBRcx0ASJD7zEGa31mPTRXmerf2CgC62bjTbpopmMZG3S3VpnDCsvIG&#10;MG0La+vkf7Q7whfxobtp/doh/vQK7rAwdyecq0jAWcq/fjsR/cvXkLONjj8yDeHQMF3yrANPeoAA&#10;FEBTrr9/T7+T6t/5jYPIZDKZTOYzyVj8dN9s9ZVX/K3/99bAeKUytjs6LP/k6ppkFQWKIqzuqNxv&#10;fOgZ+2+FYB7Cqjggqzo27mvWAaRMhtK2mlGSWn2Lazd1e95z1fXapBXpPgSx5bhTk6RNEsMcur2c&#10;J5YnZZGFAEk2EgTnUKgsX2n3RUUAsCdmXN9eGFfRR1eEMfG8tzXK0/5uQQKIHWKgNL2pRVOMCQIA&#10;Nk6s63b6lITnsga4k86sYOPweZxxwddaAFUO7LF2S5hCb15ck3Tmdof10RJKBFwJ+BuXVj2nWJRJ&#10;oZzTfuRrqPTGjVLChrAPqOvp7RkkksQcMfkug8AJnAljtD1C7yepMbfM43fC9mylAZMYWmtOYMXF&#10;vuiVWccAEeI4JQKZQli7BWfOsbVceNSnQibzN8oi8kzmc+juX9ZVnOjNjZy5ZwKps7k9PXvvDrcT&#10;YupbPwj9H/767n+/eezjWVXuG2AGiMDdanikv21ttYvjxAQqHj5iAWK6cmNkJb7bSveZXF9POFWp&#10;SgDAnJjW72/WoilvcblSyXf/KN06d/JTu6Pv2JGRnvoAp+c94KFucu4mRFUCNPOQyZWD4RP7r22m&#10;TDwaRSOlTTJtJ5lM3afzXXhI7g125/kdNdNfH/If/Pby3+JwZDKZTCbzmeDt/R/+fRj4J+4vi6W5&#10;7frAMEhR56xVfe6Zyzoee35zs9Xvm870WN7YNFOjEEXMUGowitgtuGEv9tmatkrmXAjiZmuy0NeC&#10;rELiawPQDHEBQW1sVFxuh04OJkFDugnfXBVd50wY2CLyCIjX10O5r11Vdy4IMfeMiC6k1ryro5yV&#10;EqUuQ0eYbKhk23a1AEBwZC4ozDNYA9CRNZqspEk60aC3990Ylij3+JwwmFkLJsjpSvvjrvpAL0we&#10;3x0gZwb+d5IJrYxyPucZ0q65FjZXOmErMEs0vpwUhpH908eLKM6YaRcxOwwwpwB7y52tq/1W7eko&#10;5pXa9mMgSaSYwdAkvHQYjxKLwYBGxGxJApulPeMA4J81xbOPutkzmb9ZFpFnMp876U/e00Eil/Oj&#10;k/qxg1ujAIo32vt378fnuiKY+vr30va7L+6++sDHunsy6Q6DREvTLbRLK0Rj/53+f3XktDYLtZnq&#10;vQjaOXK9lxukZu/CTGPEmmN7/kvHTMT91uZauzr0TeupmSUAlVMf0kfm0Yf2h28HhdhtHrndTN59&#10;Bbh3a4AB+AFRhYJUAdxRirZGQle+PtzY7vdU3FaqOLk4bfzQ0gsvDxLuCifdjci1b8wNglJhrU+/&#10;999XHvXhzmQymUzmb23+5dfVB/KpB3enjbk5NRI9Hp7LWxPPyVNviPcX5+aAt0vq6BIG0GlqOHYc&#10;K9It1S8YZM74iaZpLkV6GcPBANhMqzZ5RaUgTIImNNaCzYPWoYU1g1JxL+OZN1JnBvVcIlwrybmu&#10;Ew0CIrHWWJ6J3oUx9yx0sg4c11CWYUakfUuSL7DQ6serFaEEgXc2J3eqHlgzgdOEyKZjH8vbX3g/&#10;9P+iWMOep0CCwGCAiSNUv379J/nW6i/J3Q+r2+uuQQtzbn0UJK6lODTc0vH2DR410scnEk8++fH1&#10;ytknjxaEsDBApDyWWjMRIGpXWsPYWC+tXuJgZJvEIxZISEgHqfQK/WTlkK2U0qRjJtezbc5ZFgDw&#10;61Fxev+jbvRM5m+WReSZzOdN+Ht3o8B+4bj1+1608Hyr4JZ4a0DBxQNlADDtUA9rL/6ULx/crZNa&#10;Kvfj+tTk5O6b+Sfd3hR9ezqtlfArn54NLg9eGRZjYffuOHlpT21oua8EeOWZ8dLqit3SZ6JvAgAe&#10;b93W7xmfDCfnO11pzOl068U/12s3ZiEBuMAA8HuAncZgMHylSNVhuGPCnJu1rf7lgfaOVSj8c/DU&#10;q9LsxOiM3+sjH2lpLVyI7WMXhuIP/7usDFomk8lkfnG8VL+MdztfMj95RhaXbt18u2YVflnixIV2&#10;+LOvCyAGbHBgKjksg2xbq9WoT0WjNm2PrqBbKdsxx97YpL85iNPtySkzESGEDYDSD/huxZ5+fhR1&#10;TGNUkgwAsnx1reXNwF5aLAwJZRfDjVv1Su/2n7naqr0sOa6nxkRtkHCYIzckHZpxSkYld5Pj24dI&#10;I9oYho6x3E4kwCplAnvJ7EYXH73w1u2OqU4dTRlEIIYW4JBBqTxxppY7M7d7od5Ys6X7PO9sGFUS&#10;pue3pWUBlac2V6ajbXvcGDNUXJ+4OV0yCDnlI0rzhmDBkCJ6c73YmZm8cNPnXFi+tEerPoNYSC+P&#10;WFFtGMmV+ZwD5oEl7VkAA1AZAM7fcMUvZaVZMp9xWUSeyXzORL+zOUoOveTixk5ivEIxw7YKnZVU&#10;XjtYBoBSRMPc8t5b9OFuAI3pLppT9999eX2ba1+chlFpJq3xT29ZLL3eCKnRN9zc8vF8m1ABx4NO&#10;R9uHD3avbfcvBAsVAOLVdE29Jffde1dyeyBovnhJtKrHzuOtL8wbAGrELR4MwTAUAyAdAfZQmcIZ&#10;OLbiyKhLVyxXCB/57H1RQlSaCt2EYAJqQFQy9l9Khy/9wN/8MBuMlslkMplfHOLX9VV5deML+x66&#10;7W28t/cw+dIAAIAASURBVB0War9eAORX/tBce+tFAgOEKLYDY5Q3AIj6Tshl82AecMttWs8JhoKA&#10;t3dnDapXLOokIHIZzB/1m2rGfUkmMk8GBuXdP+S+Xc9Pm48dEgD7GNgif/DAzlsqWekeyH2lzOw3&#10;Sc4ahQ6iPMgNAH9IomQYCzeMbnNs2Ooj9M1xR2/NaKUJgASb/Pg7Kvh4+QPbGSsrAAQQA1qECqrf&#10;5toTN0T7ncVeP1Y7551i5avuylDl3GqFnc2+kHlhefmnOj8d1u+OVb331Z51T7+58XQOVKRhxN18&#10;TioC3TntK3wlvbE53Et7hvGdWS2bMMSIyAKzcOOZjbRtTOYN0kMhygCwA6oBuPG6aT8//6ibPJP5&#10;z5D/50e9B5ld1/8XAP/H2t97O5l/7vj3V4bpF18wgR8P0icX0NZcJnKr/YQ6FROAGWodexOXebi8&#10;O469ty4r93PP9L633Zs8+QUCmo00P/OpDW+999b2RtAnYk2ty6c3Eru4tbbZDqUpi8cfP7Aejhpr&#10;YzUCxPL2iO9G0wIAd24FUszO2lHAvUM7o3h9fJwAvs6Y9JFSASDLdsw+WcVSLFEQSDUxb/Qjnpk2&#10;0Hmb8aUKALJ8pG1Bc8TtRNpVstK+xPItufmk+V90gDKZTObv6U/PA1P//aPei8wvLHEk3jL969cS&#10;xyUA8G++9W6vNxT/rgIABWMd9f6CWG/wfKWlTVPqxCPw5soosXankiVuT2OwlvBxVwKpKAwF9V2j&#10;32OvQlCXrvLKgvfCuOrHI0cWtLGbgeWN9/PF/V+dlcxkh8zCAitvVu4kw8HzR0GUXhyJx8qGD7Yk&#10;seRkqGNNSonUDxujTsTcl6AkKe2G3sKmFNDm7Kb2358SY3vQVJaUABGTDlXa3vEB80jhxvb5Trs7&#10;aF4KgcKOP4hT93gpoZ6MbXfPRCXnsLt0J+X2Y/WbtvPLQcD9G3HJIluOIuhIETbfvpZCH56ztpIg&#10;fPa5sI22mWKhwH1CSbCGYEkp+6ljUiuVThWAfpvlSw6f+4mRX/pV8Xdvq0zmn0TWR57JfL68fcNP&#10;v34QQHtHmUfBDEEA7ENXQ7p+XAKobsm4W95/ja89DwDwwAF4Z2OnEwSX/JYz9yQB2HtRXj/10Div&#10;xts7zFYhSaUpTc280eS8T2QKQnm+Bkz+2/9Hunkpd+nxZQHj69+rq8tbr1S5vzUkKRangMV+mN75&#10;0neH9EZlEqhyvNrlxHBGVs4m6JYiUW4IKjiRZrDa7Gk9VrGAc8CeaQCAmR8GYT4nMAwFVQmYa6T9&#10;x8Zb5ocvPepjnslkMpnM35742vL3ZDJ65x277IqoP4Bw53eWxz78MgHAE8NzuNH+Yg7ot1Mpp7dF&#10;1CtHK51BbI+Nwc9Dazm/woOtnC0kwKEy9q2Fem1vh5UTSVw4p9uV0thcHDFJwwT3HQJw5mzO3fs1&#10;oTQBVOhilIMG1BLemO6u+R5YDYnKgOMjtphBARJYKoB2FY+MEsMp9qhUR58RKStncwh2Eiq9+tqW&#10;7xYPRYlsNHKlvC0J/igY+VKCSpONOD8cbewHDyoVWRGN21F1fLGqg2HseokZ5xgacJ/5GZunewIn&#10;9s+euZ7wxUuTs5Ol2maS8qC+EbNW1kGrbRx9u1KYnjy5HrDKiTuTAZMloUHCwLg1itrhvBVJqgHA&#10;WmhVisPXb5m56d/KJrdlPvOyPvLPiqyPPPMPov2HYfj8YwBwYS3Ztw+6r0UBAESprTSVAEgZIObS&#10;dQqOEwAMbkqv/eMzK63h6HYYR7axvSGrVLiQBrUK4k6r0Wi0O+++EWjNk/snDx198rl909YgsFOj&#10;PeG6lZkDcx4AmMfOUyMu3Lk81Ja91+/Q8GKv34ylcA5VAYhiC8lwfis2VorloPNxR0yQYSjmIIJo&#10;J0S11GdRlaZIWd8d6qA4VpEI32K8cq+YuuV3QkwXRl2SpQIAofoGLVyTnWezCWKZTOafUtZHnvn7&#10;qj1ht2AZetTvjrTlutYTX++LrdESAaDFdIdGl/2eiCaFGHdFiNHORtiL7fk9Eac5Shl2vtNeq48f&#10;NYQOExJOqa/1MGBMUfTu1ST1p/FEAUPFoRAFhrSAjXcHcs8X8gBrhjBDpYlVGgfKL3XLeueASNRF&#10;LU8aIB/IM/t9IYXHIGjSQRDXJud73He5221unb1x8/ql2xuhZ9s+YWriDcPbb+S01Ej8TmN7a7PZ&#10;HUUkyF0QKz5X1oV4/GSlVp3Ykw9CqdrdiVnqhZb0FLjKYEKkqhvW7ThffC5nT012h0TDrRsXL1+7&#10;ef3uRicMAiwdkimzU4mMzb0VWlNUL/cODJkKJqcgQ4eiZkax2um7ZiUHAG8NjYObP2q67vJvO4+6&#10;sTOZ/6wsIv+syCLyzD+I726PZndvsr/fVU9UgB6wW4bTsDoYjRsAbJUgsu6q9IANAO3rGytBkKYq&#10;qrOrxwpjcnjrar6mN9RO+e5aezAKwt7PbsUxDn/5uEeOOeXmxvYUzLQ8ZfdPnZwo3h9pY1duW9vF&#10;clK/df78jbB3ZTvaWhUlc2a/DQCw8i0a9fY1zfTaptpod02aM4UhAO03lUFVt5egYIOkMboTx6pQ&#10;MUuEG2uYPXJv+8QbSbIv6pJ0awQA1g5Fx69EvJSlW89kMv+Usog88/cmF56ZNRNlWbZl5vY+++3H&#10;FsNtbG7MOABoobwG9M8N/X2ykkvT9k69n8RhoXrQ8VmTnTAMC1fa3TRXNdKYyTLMQhtNYVXKW2/U&#10;46gkTPcZKJ9kxHosRepR+uMkHjsy7hKDoVWaxknCcar9tFGo+aKHsuKLRCdBNALlwl4EMqqWZ9uG&#10;MNweyYW5nQHFXmu9qQuCCAg6G9cGJdaJvtUzvX2hMCppmKo0VSruNhvdgSrNtJoMruS5XDnclMae&#10;uQN7S7HvoNPPRULmppoUVwQAGqU5u7Hlj71YhGnYSxOJT0QY+CFgxIkxe7CSKrs8MzGzEYRs58SO&#10;2xnkozLJEmkNMlUIc8rpt+NkkFqKWa++N9gIdoyc9eKvZDPbMr8AslHrmcznSetyxF/c7TJuaEwD&#10;gqB594lKccBbSwBQ5SFCZyRbRQC4eRGzEefnzZHj6L7q5Tci0f3LhZff30rTA8wMhO/7tjF30hsk&#10;I1MXNIBOf27ePJ/o7ycPlTk7evIDPcwFzFqP2Dl8Z5ikN+pPle7P3yodutKz2k9cuxpsXjhUXkO3&#10;ahicxlGSIk6nPR0CLgC1vZMkMp8XMnDEOvGeB9sXacp+TNIe3/1Arhep4cHTfDOrSZ7JZDKZXzDy&#10;4EGEnUjZxQIBwNfUh3Lzd48+Ngbg0OzPz9VHsXluvgUAiUqTaMJbtFBqY2ABHCf5KKXc5VvH9jIJ&#10;G3AnV/UwZ721odN00e3zHNFQsJPvIyFWkXlxxNZRMiFkojSIbF+kAlAIgMmxj8SFGZgQ0KSJVFJX&#10;zDBqHMMUImWUVdBwmlCiEzNJSMdQIxagjdXiEce8I8sn88NIJGNpGOveRt0XtimN7p2eOzk7Oe2O&#10;r/DKAieuRRpzi6vnesaNlRcs1xXlDtXnNTMSwsnr+Y45ybFJrp6a0P2ddmOYBp5V3T+ZxGmBU8vJ&#10;gY+9SatLej69PbbC/fFSgTgFGcQgItsVQ78kNwHot7rdqaIl5n5p5u/TRJnMP5UsIs9kPk/OcrR/&#10;d6RFFLLjADA00t0bxDTd5+aCAEBjskf51cHaooB++w0qu3PHzO2oZBpT6/HSwejqeV/ePTva9q4X&#10;p4o5W//IdejkLGluKcs2UiC8S2Jqaf+P2uZP7H1QjSCOY1Sqz99W3dknVtfbIwDWU37XyKeXLuWn&#10;p6dLBKBg67ZeudUYyrHz+xa03jogoA0jDhXMgSHBlgS3NlOy9DRSMtORuc345GraEYno5oU7fj/G&#10;L+6gt3Ba3X3URz2TyWQymb8DZ/qTx/RLYz8ywgsXilNFM+nVCU4/ahwBQMKRkZKJptBy7YhbedYC&#10;2/GMWYyTDz+emplyDKDg93duuzCocNJ5S2DaClJBZT3i/pivQ1zUdNCACbAiEEFKaJKUUCxlbvJW&#10;N7q5zAiNbo6RpqlBEDkHEAxoYhT7QS+1g0RYBvLHvuIRdDqor20r3qo/ttQSYq/l3NYdT5nB3S2R&#10;L0sws4qM6E59r2M4tUZ0rZSOw1Fs0PirV+7qwVtf8Sid7KBT9Rhag6yZLTMVikMLVggxMZPc2RsK&#10;YciJ3BAEJzFMh3nB1u1u0dhn3fI28cNfnoQCIKHAQbNHk8oQ0mLmi6M4d8TZ//RyNqst84shi8gz&#10;mc+TSwkf230Ugl0AsGLE94Zs5Z0o7ZcBABW75YnwtldyP1iPS94ztS0WligebkB7sE8cPfPR1o4S&#10;g/zKyWnwjwNTfnlGB6MklqkLjei6Mtx5lL79/W3686c76wkABkEGHfrTl55+GkmUmJYFfet0nXVw&#10;8wakaRpmvZ5GFPhaq3Dc3xnM3dgbKw1ybBUxdwzASrrNAALlyf5AChPcGRmF+xPAOKpr5caiVH5w&#10;gc1vs78XqsHZJTeTyWQyv+DomT0/vOkkwU1mCGN85sj5chpU2XC8UmXwQ1NWh0MIjJiivAQuWuKX&#10;iz8aSrGxaQjTiPvBSLke5P6jZhiRrkQDIGdUNmg0TjraiqhcJZhQiolICOGEwnBpJNkgh46869ye&#10;Rz5EzwYEoE3P1VCSwOlwEJMfpbEZJ5UkolL+QAFaaRQK+0aXr9vR2aEjJqvstAIztc7fdXMEWSu6&#10;UjW6HWXLra3lJyZ2gqZnm5ZQBinWJ2beouDjlw3l1VpYPcCkmERSMT0xcpCYEFaoRuZgwHK+O8Lm&#10;tKmNnBGlkQKMxZtoVymdlbf9LfmzJwuOY1px0uz5piWEsTe1Jl0/uL4uy69+ccl91C2ayfxtZRF5&#10;JvM50msn9tzuQwVIALBHCHMAAE6cbnSxJmwnnyPP2SApuPXRttRjy3IgJdlL00gAC4Dx2LBd6pj7&#10;XPXDl5cvr2l8cQYi57VHwkJCo5uJNPZLwPrG/3wuunyUNTMAIlG+4uv/6/+pAnP3HoDYv2/j/HrA&#10;0JwkXO8Tqustnfvq/O2dbXSTweScJwnSNlQnxgBRNwQJOPMlpH30+5FuscrFgkAM1huaLVtPPZSi&#10;xQEHZj6OR/lHfeAzmUwmk/n7Gv/tjY+uBLuP80ee+Pj9fvvru7/U9dQAOWJmuCMlegX7zkCYR3vf&#10;vLFeV9JE0g9ZN8Vg/uhBg2ElgowOkZmHWe5Sx0Z0GzgcamjWTCQlmCWgxShhcqWLhTOjJCpUG9wc&#10;BzSMkitEDObOne0OQyNuB15tdhaFyQ2ly1CKASbOPb3nzT4uxzPpReaE9OaN0CCxuDwpAB5MEeLV&#10;O6Tv1Pcibi/kRFFoINawpl96w2qfeZIx00+SO0sAtDEQk0Ju7tPQklmz8DeZJ6Ymr4a0U8oLEHSS&#10;GsDSTbFzKhk2L4ylO6PGx0ckhACGrD1JE3P9G0iXcb6xnDvxq9m9+swvkCwiz2Q+R7agFu8N6TZB&#10;KQB4bRFqAY5HAas46kgQYFTHC17RLZg3Gk6yb9p2QeWpCQIUQ4D9zrX42LkpFxL6p8srjFPzAEDI&#10;JRalLZ8NedADUP/Ajz27XaiWLctU3U4PB1daH/+P/+a5BztEc3Pc2djYHCC50zGMeX9qavZL/WSm&#10;+dGOHOTfeUa4edscSUo7oyA2cwZBzkwQkCc0bwvdKpANvbupqMuy4BQezplqgBWcCGEWkWcymUzm&#10;c2B29pcb9WFiFidqhFcupJ2ffoUAoE3WQjUIY4YUvdSMhqcJp9JU7tvfanep2U6Bwp6ocOpwwiBh&#10;MPUE2RUCJrvUL5nxpqSFOxECAyBBGiACkPaYJcgzo7kb8cbxpRVqe5oD1qSJhVq/XAckQCxchKvd&#10;zcePtlppWInAAANEsvK1d7fCViltAsX9d6/rvJx72gMBlCQSZXvxiTM3Ofg4iBU7BSMFKcXCSGee&#10;O40bczMwFm/y8O6CSqFCHuvqrYMMpjg1lL9JyM8a/enN0O0OaoYwEwrzBs1IEbt043I6LJ7cHm6O&#10;HvMkEPswc7VJG0XogXrznJlb/uUsIM/8Iski8kzmc6QNVb330AWGTIBhh3pUCPsxmE2mRAEgXa8X&#10;6qL4uPd2SU9UBi5V53bHggvCaNhK6qltfe39wSDIpc6bnYWF4wAAjmF69VZku+bBPJC+cYOtpeH0&#10;1JcL9/6mqp8deVH8fz/93z4UIlO1ehx846dLB8wXmuuD0m+4POziRH/ndNdYPaD7914WhdHAE8Wi&#10;CG+mirgvwtSWpqXlvYsqb7MYi6R6+OMKQMEA0kd93DOZTCaT+QdBExP3H7rf+gPnSuFZAtDVKDkO&#10;oDVEezMdvuXz/P42YyzyZ8bTOWgqza68I7b3AWQkIoWOnJIE4FXb1JzsKIyZMkWYhxAEgFkzdJvZ&#10;8AKQKWeui52jk4IbUU5rQIfC6H3QEIKBimdy0OjYgqILjbJKSpIZAANSIpXPf7xBAxtgwlXy5PPz&#10;gglCokvI2WD3ueU3A3k7V5Ke9gEKQbmUcLBziz6aZCrM3027/qSSOkFJos2KkWqg3+DUmKVhKmYH&#10;gY/1YDLXQ5RLpbTD0enbsT3MHchZO1DnDy9oMXLt5T0EwDT11u/2HGf5t7IAJ/MLJTthM5nPkYDh&#10;3XtoFLpJvwSgGFE/CsEMw3Uc45CKgkGoxeDScKrwc93SnQ0j3QLcuX17DBhxY1DQndgR0+7zPzFH&#10;c+HqVn5Yulv0bEFJFEaNQKUoH7WA0Q8bWsunbS2H9yNyOT1VXL1o+u9e+Jdfevi7hTc+XJVjxqv2&#10;OV98ywUVCmvj5V/68nej7YXc/dfkuortme4aAAY4TJo7OY8ECVszmNAYmTRzB5+66a1AEunuQPtM&#10;JpPJZD5fjjzzPn8QvyigAy08ABACsAvr76aROfuxMswgaqTS1OTNldUYqAUmU3XaAjEhdgBgpp+m&#10;9SFT2WclUhK7A+mIGWqkGTVfI7F4CsYwHJ9fx63HIUFgde2MkmwtLoybgIr7g1a9LbH5liOrgzwE&#10;GCDWGjC+cKHH/TIhejeP3PPmyJOGlBgpyBwDTNPf+kldNl3XY83CZ0g7IiGfWk+7N48QhNcgtWpV&#10;dArb4SAFB4aMm75WxqyhAhLl6WYzNkcrJqShPa2TrTo5WpyqRMOytWM4m/1j1UAYCwQAqnm1O18y&#10;Hv9mFt9kfrFkZ2wm8zlyf/I4AEz1sFUC4JnJ0HCYcjmDTRJ5APCbzbg9apTe78kJQ+YjIqjrN+zH&#10;TzS2lJVGUd5cqnD52ffSm1/UK2a53O0ChCSAdEiLyaoEWt8fKT7weL59mxtTD+Jkyu/bu3LZ7v+H&#10;08/smdmtQ67rq9fa5NrFX5/7n9LkxSoAjGJt5w7dXlOdE6lSWmnLdqqrw/V09847wKaUCKPY8HyS&#10;ADDYFjRtPvTxACAFDAwFsuQtmUwmk/kc+trwEp1tfLkcMDsPrrTy2jlNxjP5Toqc1mkS5kWxzD55&#10;xMNURaNOgkSmZtoSOQLMxZuR2iJta1MLvyaJAIChOZaEAkNT5MCx01gPD27gyhENQxrpx9dIyqNH&#10;DDATJEFOzI1duRwlncJUsypYsQaxDoks48Q6xaHHN2pW5dk05TRXFowROAcABFgv/WDMb5esVCdp&#10;aOiSBkSsD3wYn53SgTZqrcQcjkqJoOJAR6bWw14oWLuTthgyWS4Vi4OIhEoihiOQasTO2LHx5HYa&#10;js10Ozx8u1mq7akbKuztbK1HqV38+mOPut0ymf9CWUSeyXyOmITk/uP563T7EAByG8SqUBC7Y8wA&#10;AN7C9IfpsP//HSuUTbM6b2q/44PUm3+5R1oYa9t6fArAqY1mtDlckrOJBQagI+XY1pQluDO2/b1E&#10;08t7gbLUfvhJSGxG1m/e/hOjf1VdRKFoi2TYVTA8Sz7zsv3RMCydAAD0oQuEl/4ArXe/ej/GLkgZ&#10;D4qimHcsibQzahBD9FKTCUB8h0VxpgWyH/64AcgNQtfLIvJMJpPJfA6Jf2GdkZu/e2If+P5oMH3n&#10;9N002vM1tDc1KsSRKCxJ4jRVrAbReVMnYcKxlxqh2PKqLrQ320j8TsUmDxgQYffGN6WpktqxYTGF&#10;JQg7SjgYr3biMwcBxzpz20T1uTxpEBsSI2Z47qk9f1Iz01V3UNYCEooTVoZJ1ckkGXl1f9L4iu5x&#10;bI2ikpNqlg4AcJqy9dz6RP/mviiJfda2kbDmFMvn9WCzQKZwys1AcXdou4jTlvADSFbGZBWcKkn5&#10;lDoiP1HtxDJOERYEs5h9tqg5P0FpOrYcnxncVvEguAIAJAa+/fS3vL/bwc5kHp0sIs9kPkfyoMH9&#10;x3t/Jtd6JcDvW5q8nAAQA/cKocHsm9tGuegdWq7N2gDQv3u1OYg/qp0ad7Q2ZwCATv3Y9ck0HydG&#10;FCkQ2WMzpjC6emj9KFHOlycBiHILvU9CYgHok/v/w0p75ZgX7TCITMcg9+RzReCMSp/cjb99cA4o&#10;vPRTsfHTVwUAcH9YDHW6WN59gcXe5FYSsB23d6aA5HYq7D00Ah5O7IYRUW4TxtSjPuyZTCaTyfxj&#10;EL8y/UMjOPOuri7FFvSotXHbJ0oqr0zDGcTOIgkBzKtRoMEstB5Rqtic2BbtA7Fi33eKtqzk+qM0&#10;ithxYz0s7W6Xk1CBHCcROQGfICANycPHX8NVdxLOhesC+54AEzGgQKkCOSSiJy5K765j5wkQEGnK&#10;zIlVqm2H1rBuiyfNviU4Yd02UmU6KVhrTQCM46dLN54vxiNOHE+nmiTBWLwRbx4XwjWRG2zXRSJT&#10;Pwi3HaVsRnncBnQE4QlOW0wTtcloVFtJOZywqtPPj/sgOd2vtaLW4b2/S1E854CJCExLS7+azWTL&#10;/OLJIvJM5nNkDLJx/7G390b68RcRN9hSBfieAQSf9DHvnNuYcjB/fNGo7j5VfOzw6Y80/Dvj68DU&#10;blw8W+x30rJnEBVKANq3dd4k5MKQvuer3Dd3p48XWhh+sgcakMj9t3/QHG0e2t0w1Zb27ZcA+uux&#10;cWD3VRHDBrA/ehurr78iAG4HMmeZefN+j7kkkJf381vWtVw+uhkLsdfAgFB46NNyT6D0PsmlR33Y&#10;M5lMJpP5R0FP7/nL2066unXzrKQUgLREZf9MnymAqJYAz2c/VypGcRAqFQxzpmeXKoHRLY5iLVQQ&#10;2EZKOvFzo76Ri6lTAgCdphFrWRFMukDsaxMpmYZOxhZX4g++WN0+Cxx8OmUGE0MTYsUmRL8uju/s&#10;xNdKzjwJQMciJRHROLnbxS0txhcGGiVv0NYqTQVRRLvd8cJMJ2q+vvDYELHImz4LwYYh99+QXcst&#10;yDRNSyUeRIkbMijSolR2BRSbrATlwMOAzTLBcWn8lk6DWMJTEIZN1VZuZJ/b0EdwotQJY8MuVXN/&#10;7NWygDzzCyiLyDOZz5EZYWzH9y9GT940rh8Zr2tlTPla+7ZFfeBeEnT9nVV3iubL5WCmeO/lXJ/+&#10;ytkd2npzNm/Udp+iPWdCvzDr+RiYHmCAApBFhfD8Wl586V5w7ILDT/YgJpiA9+t/ZC8e+UYv1pZX&#10;uf8tcwfJ0r19U7z73XMsfR93opc9bgcs7MmmHt7fG4NYM+We+a5e2TfaUYKWPPihNHIPfVo/NE3n&#10;pomDj/qwZzKZTCbzj2Tsf7Xyzpm+yk8BBhFR8fjRj2K/XYsBG0Ah4H4O5DiFAcGaNaxa2eBrSV/l&#10;kSYBpSPudQeuTnuBQZHuVF1mzeCIUcqJQCP1RtwfC5Tw3JCDZ+pN+82vvQOae5ogIEBQULFWMGVz&#10;E1x67DXVvlhwJoh1yGQJhdArxnrUcuixQJGZk2W3FSeJTZIYABmm1AOxfENfnDc02Yk2FYRpSi4I&#10;2c8VhZbC1vE0S9+KHTETGqVp4iiBIgUyDZ1usRi3QCDk99w2wnpSdpQgi1BtFbbW1seK4tVj94/V&#10;ORgLj7q9Mpm/A/GodyCTyfzDsedNfeP+wuQhg17bSbUYM/JCIBrFXcK9iPen5+zy5GMTjmU8SJXW&#10;TpTxjeeEuXozrdz/YpijZMiFksvcSQEH2ifYsHpXoJ6+X57FAj+Yuw4dkbABFL+lwyuN+b37F8cf&#10;3PbbZD177yHff+7kKSE2/2SlFzDnK3lKRvdXSAIY2DtFnVvXQ2EcqAJNUPXhXOt1khOXI2ty8lEf&#10;9kwmk8lk/rHQ0n/1Px4aR84wnMqe53/zf/OkOyfESqoYEkAJ1GYAoHSobGPqQM0gc5FwGTAnalF7&#10;e6sZmxVH9tIwsaJ0NU4VAyoVdo6ES6xyjBZaoLINFVlH2R/+L014X5AgSIClIWiUsrDbdyJlT6tn&#10;nfxgdXsAFWjAcSUQLlvUSDlfjhgFwWxVLVMKScI0bTfnSLQ1alVO1mG5UIoNxxIqjahINkswQ5je&#10;pEPoK3d8rFiwCGSbRCoFTMZmzPa0EEQACgfsSPVvf+98PTI4DtdOn77r191vPwjI+YoU+x91c2Uy&#10;fwdZH3km83lybEWePXI/an1xRXe//yJVDYi8n7LeCkV+d8b35e9RfuxY1yhZZi+/+y0QDTRXreP6&#10;fVqbPHB/czWhIphUThPujsGUPqWeBN1gMXfk/msk8EmR8CELjwBg4sQ56y//3ae+YNoaY/f+VKet&#10;hgV02r0wtm+Z5nfnHpP5YmpDPehtJwOsTBiH3uucPuHPHHKApCkw8dD24rpE9eeG8eyjPuiZTCaT&#10;yfxjGt9TCX47x/dvl89vc3TL2L29XTSSaFAEoFbAhfmKBgSO3KKbS0Xeqqfa0ULDWKOhTVzyQ3Sq&#10;gBChoW2hpXACzgkKepvAjJSJMYxPfkQb9tzLNjQgoKDMdJQk2ux2OHUWJdzH37Vvza0qC4Ar4fis&#10;589zz+UJH3ANZui00I+lwUpLhibWW0lcmGnrxnHusTLIgWYkCeUHxqjKABHI2nthWB/mphOSFgCy&#10;ldaxZCNtdDTNPvgx4R5cxzC/0RDSANDyw5Hp/WblwWHa2PGsQ4+6rTKZv4MsIs9kPk8eey1p3rx/&#10;g9j7+p+G/Z9/yQUg8lGomioq7JgG8dW/GFS9Lw9JTIhI9KsAgA5rzwMea/Xjqy/oe1d9UdxkpUHl&#10;BoeRDaHMYQ3obgtx6kFnNeOhIuE9iPLuo2evB63TnwqWRxp5+DdXNwO0+8l7SepUHAYqd4LgykfP&#10;fQHSBh70kcMAWMlR55aV3F20bADr2ijmH9reKsvKxVGhklU5yWQymczn2/wAa4c/qX928LzZEYQU&#10;AI1v8VaBwN1t4oNmaJEg1ObW+fQz2xrkKLjIz/R3ktYsebqh6hVPkB9DeNBMhtSi0sX6HWBOGspv&#10;cvmVd1SOon5RA4IUmMUwjYPI4tiZGhUM7L2kWytzt6Yq5EiA7BDO4odpzLlYwk6ZRAzhEYOBFCCg&#10;GSSiCFBQGMbthhqxkmbeG590Jadg3v0Nkd/b3wnXH48FJ61UWnkrFcogudmAnix/chzEcKzj9HK2&#10;TQDClqzNVAcPInL9hrCesP/WxzST+ezIIvJM5vPEfvZ1+fO5+6nPF176Haq/8eo4ANjmnYStilKc&#10;nL21bee+mPc9YbsNPSgLAFHIVAJAz15Jo9sHvHshuSNYR4CZG9HA6htgXwAXpFj8JLt6+lCRcG7K&#10;e/3gcJ5/LT33qYg8ZrTfua2hmMWooRw7Cd28TfaBnUa48RfvPP+MJ1QU3N+wFuD28E/U9KaztS9s&#10;jqPbEnh4eli3aRCdteXXP1WiPJPJZDKZz50918TNw58sVhbvci8qhgAwscOj1hjCcEMXZzkhWwB4&#10;ejO+E+6RcCesVohC/kADq4fcmEaRvnGgkPSBvAHWEmZClVG6vlPKT2gj2NZ5cXClZyxGd6xi0SEI&#10;Dd0edAdkRigXkHbdPA687+6MmZvxkgAAQyo++iexmVCSyo4AtDJMU8Iy1G6wHTY01xzhBuHNm7cU&#10;bCEpibrqipnG+YQf3NWfGGuPuLHm71ZvEbnxSVvrOyOti3OKabcnHWj13dmndmQqUjYL5NVqPdQf&#10;/DT4oJGzX3jULZXJ/F1kEXkm87nywlk1+OEv3w9SJ058bIy+c+hEHkC/46opg/XqBb+pxvYfzUdK&#10;CdtK2M8DGEDnJQDIY6f56l7f3d2EYYEHAPIjDttBsWkEo1xwE3REP/iL0UNFwtuRZd+rrILDbyZb&#10;rdpDu2bEN/7IUYrh6MbAsx041bxdmKKeZw8Qdr773uFRodgzd7+UdKe1MdBYEpNOLvjoua2x8A6J&#10;iYe6yKObwrDeku7xLK9bJpPJZD7njvzAujN86Bq4FG+6HbIAwJxZx3reHjSHsjjJlAhBQPHEHym/&#10;MDdT1U1o21bzUO3NQ6Zj3EhwfW+s2SqolFICpJJTa7cGyRMkrZ3YV4f1cDGZAQfBjulalKphXyUJ&#10;oTjmqAgyGXqzwoxkbHX0nEsATAU3H7vKh7CIwEwph5EDC6w1kGyAqntlo9C73HcNKSBBgCDGTts7&#10;oQG61/UfmXV+2/B2E7jqbvdqOlUrKFWaZTCDGCBBV3Q674zPF61xAj46a+R73Ll/TK6/b5mv5v/2&#10;xzST+ezIIvJM5nPF/NX/2Vv5yVfudXE3F8W60FevLeyZTm6TnNhTv3V9yF68f+pLYxCAhtdlPw+w&#10;r7F7FeSlizRo10a2RQBSB2gCkI4fxo6YDNPNfRsaU2Xw/dFzPuhBv/a6ELP3n5d7rrmXXnpo19of&#10;B5OE+T3T187MVdg9NK27miiamV1IOqtXc8Pme67JK27ZMaTfG0StLpijvU/bf25sv/f0dkNLd/GT&#10;jSVXlTVc0YWxb/3/2fuvYMmyOz30+9Za26U3x7uqOqdOedNd7X03PDAwAwwwM7zk8Eo00iV5r94U&#10;fJCCEdSbIhSKUOhGSLqMS44ocobkDGYADIDugW2gve9yXb7qeH/ypM/cdi09nKrqanSPQXUDWeb7&#10;vXTm3jtz//c61Zn57b32Wr1ucSIiot+w3PR5/50bv1L3qgU73Fwr28DQVkdf3hmfM9ZOR2sZJZ6C&#10;qYVt+8J02VR1bNt2B9PvWsenLZQOnYvMewNpWQQ0YISG1m6t2apZCJaCVlzaioGpIxtrEYRutxEH&#10;nbidZL3xUT+WXhgLqy2yW15Z16Nau+RubjS6bfgzcSLbwrYsKRJoSG1iP21DQcRz2rL2WPC69fqo&#10;UuWhUl/GjTvVzdWtTNJ8pfPAtSTSPrnWLUZFpUXWMUEj1mFr3bpnaLAsEgG5PSJsvHpBY1+YNyrc&#10;7JMIgez7072c+amV3vdgr/9QRDeFiZzozrLrcz825/wveABgGnrwmdevGD032+2mbLv0vIHMSrU3&#10;4+wALIEY3vaXWaiNZW+/gZqYtZcGdBA5toDvWbLVyBstIqNlfviEqlfXDUZvuHe8/v4k4atdxx69&#10;Xsmec/ENidw8f0qUoqPH8tFP5o1OHZpKeYg31rRYwqDad/TJV8621xf6co36RkYBiJJECqvw2eGi&#10;+NxzdvullWll7X2/f3pwzrfnKm4u/0e8Y4yIiO54j190Thwt3rBgd7bSEquR7bnWrnO6eyZZhtqH&#10;dBwZ3bGd45d2zIr8y82JJEFKxto5cDZuvfoEkDlyfMtdyO9FBGlgIFRk1i4l3YnXV0tJaByzeXm1&#10;lA6K6VbTj42JG93YtwbctJfPJZ3ICwMNVdzwV/fqejSz1kmlhI6r1VAi1ls7BgRkZEwSdWCSKHEF&#10;urMB5KSD7kIoFQ4ddMNYKGFn0mP3tX8853kXVj+9fVDJn55zdmXckantYdzihbmFbtJ4+95dAgba&#10;CAFjEL+S6D3Dq7YrVLBWdltAFogBAOFLp+z06O+JX7NZiW4N6t/2ugLaduG/APg/9H3s96G73ni8&#10;LDcu5EsC6CwmqR27J7rNeHkz8sNCIizbKjw2sRZPTQF+XXt52TYiK9Hp6tT2le6kgwXXmgJMHGr9&#10;FrolWOUghA+MFSzdMo153xzMCO/q7sIFKSe3L8m3LilrT+F6IfnjOnjk2kk/89wr3ST7zGNu9IMV&#10;bXZ+oSwSW8hc2Q+SVrdYEN6eiaYdtLNuHHWkIxFkHWd3v3dvFHq54eUL0Vrcd+T9ucjr58LuO51s&#10;pvS/Kfe6uYno7vOdk8Dwv+h1FXRXKSw0g839NwbObGkliUsm6LS6ohK3Xk9Se3baniUTAT3/aqwe&#10;zAfJ3GpRKWkrI113QTQxBL3VarW0aAlXCEghhIjbz8fK2NWVWqqrrCheblmjdrNrUuW8K5pJ4nvD&#10;6WannU8p23LTOUegvRqqbLzw9lLoqiTRbZ0Ow5Rd7O/otEwSCMfN+AauiWVlPjZysoDWlXi54Xzx&#10;cEbGWmhbJBDKmDGjRTAzkgEQ/+nJdDk1dHBgWhkkS2feXezYQT30545bmTS28zjMyfnEfSZblenh&#10;rkg64clE7plTA3uB6NSzS156xx95N9u8RL3Fa+REdxjx2fRPVecHw8emrC6MBww+pN6Ikii704bo&#10;G5seE88DQwBSEG3AChFbiIFrl8hR1qhlIt8YE235cbmtTu9WQkHacVMObPnBpbIo4doULNiALG5/&#10;jvjnYZeG3y9EFWpoXPt2fOEN3x09Io358XpiHjosmsYEKcDZvbqoOptDAMa//qejzbHPtvwwssZL&#10;2pq5CEAiWMtbB05seEvQ+0a2f4tEiyuVpfXBPmfnt3J/d3sQERHd7sSX/j+pxTc+MF7qyK5qqzoA&#10;A5Mdmz/Z2th5xNJGOJYfR6/FGLvH/PSKHf1kfLLfEsJKj+65iOPBRCVWA+umI1bW8qWchDCy87zf&#10;avcvNtLB6ni/lw+UI1Na6wRN0anH3SA3IOxMFFxJD5ekFkinwrxAFJ1ekWXhjg3kmomKpC+laiXJ&#10;Vl/JhgRUJtCR1ahoYdSuAjpXtIlKMtOwLS/SCBxAiAbcx81LYfCTLxcR/9nxQmp4V61bqEzi1Jmu&#10;EZ6UqaF2S/s/uTR++Or9cBffg3jI87XSOWtT6M11na2FJlmsLM7GVk7d/0W7138lopvERE50pxGP&#10;j35HhevPWaOqYtqd6koTw+Pi4FEt3bwEgLpBAUAOopUoZZAAibk2YLoSjmuiIOWEYYJVgen1tn9x&#10;MtKJSSoKSFWaYWtcXR9ePVqX2E7h3bOx4xy48fx9bguNqxOIX3w+9O9Ld8PG2QVtntoDpFqIbAsQ&#10;I/Gi6qwNA7COvi3zJ7+20TC6tZnJjPQJyypv+c1L2nnktarjXrjgjZRzjr+6WK0ZNVGyn3pC/r0a&#10;hIiI6DY38Jkfx6/nD964aOpUPk45YaxRPrW1qTM/2juVVpDp5JUuMvfWarvkpbC4tJCbHCgoY6ZX&#10;VvTqwGHb5KYu11sq3WjCthy18FZ3PRncSIJqUJidmTq8a0krVwkhu622iZLU3mEVmfWqHQXzmyNa&#10;QwBeykqfrSDujgym4pW0I/o/a4BDyo/DeD2Ty3mWVn5QCbVJnNwOx0RXtFGu42dMtWQ5vo61JQSq&#10;QL6Y/Wk3/MlX3e+9lXd37W1Z2rRfX+3CNcj1ZaxOtLGY0hXnFzseSxngwpvKHtlldCgFUqPV1rII&#10;nTNrldospJ1S5S/u7fWfiOimMZET3Xkm/6cXX3fiaKm6FecKkJYS408Mvb86MPAAqHxdV/slYACN&#10;a1e9heO7gRulhOsm0YJQE0Ovhm/2pZWlZWIg7KHNKAoj91oiX0xUNg8AW1cSxz7q3FhGVqOx/aj7&#10;3aSz+1Nzc+Ld88Y8vAeAZUemm5EAisGGWs6ngTXrgZOIXvj64oVW2/GrjmUJs6gTk0QtPTxiG8cE&#10;F+MgCCEQF3a7R58p9rqdiYiIfksenT9nfpIcuWFJ38CGXjhUAsyrK1YwVO6eOjm8o5Rz/NNNOb0o&#10;knhkx+pK25jLFyGcbmhazbR56cCxkhi3/QjQCMPVi5utJb+86ZvCUO2iXc50U2utXE3qyE8S7cfp&#10;XaORdLP5zWYtSVqb/WkIbbY61XNOJAZzwbzTDGXxkCpPNKzh3Gqr4xfa3QoA04ZO61jldynoudjY&#10;WRkPW0gqRUslJklsqxlA5lD+3I+C9gvhS3l7516ZFCx9diFVFPm9OzJCiKYWycnFpXZ+8a+eGjfn&#10;3pBi5DOyE6NTBlR/7qeQk2e0PZhVAuMPHuZUqHQbYyInugM5n3ns+KllNOqh4wHenoPDN669Nvtn&#10;f0Os920/EdgexxSAG4jQ1QCg1jqp1INLbza8158WlpQZoePQ64eJ61enJ0GlIsVOAYRzFek4Rz44&#10;60jWXEvkP2+385+TYwvy1bQ1dQgAkG4a00lLGDPQDbGwVwQVYX/lp8nCD4bSdQRRyoRCANCx8Uql&#10;2aZdXq0EEMKSArl9+w4fLYCIiOhuIb75n+bbP9946oaf7vuaJjyzP+P/fCHu7nm6udHCypYAVhYH&#10;+nOODFLDQ6r1iwu+q4XUYQdFb8MprD4/tWOwLjGGrdr6SiVY3VT9/amUMmJsoVq3NuxOYK9byk4j&#10;ajh5uZXzADjKHe427XitPw9pao0z9nB+JJUkiBwrTo6ryREfy48VFjvtetESEgamY5JRlRaNEiot&#10;iKkTBsN9NW2qtgOjZWiWDfoFRPGZH0e/qObE0D6JgTg5N+9Y5qE9AkII2AGcI/ndM003+Om9G0sQ&#10;I5+xkaka3TUCmEkGnL2nUs7BTHlsstjrvw7Rx8JETnRHSj36aGfhDb859lBxoO9Xxh61BSIA6Js3&#10;nZoWECbRWl+bYTzViELtAIB5B3LqTOfQy371/NNdLfMSMEErF8dRezWXsYHmnJDDOdNe3zCWlTmU&#10;/uB+rl94r74d6M+4cEZ/2cHg49vViHQLup1WAEbndbtemNcyP3bf853jT4bpgpVKwiSJw0S6uZSX&#10;2rIc2d9ngrYfJ9bOY4cnOOEoERHdXex/9F9n/FMLz7w/E6h15DjC0/qCb5vBkf4vzr0+F0sX8ZIU&#10;45ad87LSRv6BsSrqrTDygnTufvfUlu6+d9ZVvnWpWG8mQWNTTg3LdF8ulTcrqa0watQbQV993IFI&#10;53LVlUQsjBRE2IpiK11aFbqeLvrLS117tDA0Ws7F0ZZf7apIX8g08ktRevqyE9qlODKQ3oblDmYr&#10;Juo4K0aM2DMaO51yNUG342Z9LSqNRKZ9CWSHji+3i7ljytrpL5xoluKJY1Y9ZwsB2IHRuXJlb7ja&#10;qPzHibIY+YwNSAMjmnkEr0v1RH2wcOzrvf67EH18TOREd6r0vszl1sCjH16RFWgMAVDDi2KhPw42&#10;DHxfRxnX9SRgW13d9QDg8pqMVSfJPThjzb1yVEIAEF6xVBMhfN2y3GDewHIuNwJYSo7s/tUeYy2J&#10;PADgtcSf3AFgYsbB3msDr1iZNkzbswF7cBVr3aYQE51SNmxfPFpID2Rg4ljLoLYZK4ST/VkzGMR9&#10;qb6BXTscEBER3XXcf/TsO1bzu6PHJq9932bueXv1fNPq8x5YDtpi1+DS+qZZ29B9+XsHs7JutBHw&#10;RClzQIcpsxbIzNiu02daCoFZERgRZnNVjPfbE4MDShasJC74xc7s+tZ80N3p2o5EmE8txMmqbTWF&#10;UrGLA3MtbCYN0U5S04/sFFCiOmC58vLlmoXN+uj5e72dl6w4U4SQAoU1LO7N19GuJ8LrPxuYQh+s&#10;/kY3FDqWMlyJo3LDJH6n6wZhznlI9Y9Y8vx6xr1/3Jhwy015AsKOEAzVI7nn9dBZ8B69VwFAx4q8&#10;akb+wndKk//ZEff3+q9C9AlgIie6c/VDbSQfvrOqD9jYAwAj691Wu097MFIJHcVtkc5ZiI3RsQM0&#10;XxFhn0zkzvvePCUubDye2764bQfGuDJOUmJxMwnUwLyQtkJ58sPDnl9L5MnJyDwIAPOZKDtcL1y9&#10;ZG9n20b7kRZmYN1sNCwxFtfN3lfd7pAaSAPCtoFUcWJlObAvRTt2cKYhIiK6q1lfm3rOCld/6O4Y&#10;K+ccEzY2l66sdLud+oPFS6oCpFK5pHswo9P37gEgE2iFLEQj07WMNXHJbA2Z6anq0nJDBk1kMwvJ&#10;eDGzpy+wLFlQWEfs5YcmVs/UVH1hv2MSxMaamvMxM+QoUepCNydnWs3NgW7Tnf7MjjBBEkUK6Wh6&#10;avVMY3BGqmkv27chNgrCJFIN1YNkZrcT6hWFIf+ENvslIHJ2JxZOEK1GLSVriUASBsYayOX3ZIDN&#10;eUfcc0iHbSAIG44ljE5MN73Wah170/jZ7TvFw65l2aZxYdaSn3pRZycnev1HIfoEMJET3bm8ocVg&#10;ZfxDi0eFXEjCMNaJVTVGFjUsS+vEGIh2O5vfVLo4v1sEP4lMOJm4ezw8ZN5L1n54//bZ6VwLzUHd&#10;SeqtUMfuoC0AZ2Dko7qRt8R2Ip/phuVhADjnpfaoli5djeRWtgOTRFKKwlojlyulqrEeKXWD+qEb&#10;LoOr8f6L7VbdHAQREdHd7fD0C286cXj54tXnytuzFB0YiE+f9vI77Chq6iiqpbK7AMDSJlJwUt2w&#10;bkuVDzNtLIxATkzooHnqtJhu75Bi1yPNurHFgDTtLWH3ecLbOR5cEHPOlANoYZydV4Jwc8wuWF4N&#10;UW3HW10nWM93R8dkKg5MoJUTmkTt2n36ZG7LffkrarAah52MgTZq50XjXxmPOkHGzb0QmuIuYYwB&#10;UnHitytx22QSnehEa4myt8u/PNoXv54SOyYh0qlWKGCCwGijDZSxAvPoO9K88ygAbEEMiuTFZUs9&#10;tHUlJb/Q678I0SeBiZzoDja9Ki58OJEPua3FkyUg7JrMqrWVGXAEmrG2dTcyotU57zWHauuFH1fl&#10;1kNw9zmAeDj38yR4+8L+3XmYuUxLBEPNDV+nTGnYUl6qkPnInYdV62oiN/G0AJDM69ShBJ2odDVx&#10;q2zgC2l0V/umnXeWhXJyU2ft4IP90r1Dl2f0wmav25KIiKjXvM8/8c7JdZjEGAgpBXZ8Y9eb74Z6&#10;oJbMTAoXG1r6BZQAwA4RuQKldlgbsHIhRmZUQw3a0sB19y2ZCwUpHjoQ+9qWOSHjRYmBLDquTH/G&#10;b8zvnNtja2kErNErth+OKKRQQ3xJurazqc1BG7BVJ5JamgSOcu4bit/buvDmI6pvHbW81jCxNTGP&#10;7lyxJXTpzLzB/UIngPABFW1FDZRTkML1MrnqetbK+vZcfbPpqnv8lLBQRNgNAa0hO0ZYiSztHvyx&#10;OXegCOgNYKj56mo2tb//Wdt9YvhjtifRLYGJnOgOduRl+9xj3q8u3TCb7rmHTBAIVVwPZPXKjpR0&#10;EmEy2bDlm5Vlt2/InJmPZftwWu5xAEBM6bcbdvftd3L93U5UGXprXHdDYz/yt3YWm0nS2/d8LyYY&#10;A4C1WPdNbDVEtJ7Jbt9NLjwniMOoqYww/S2h3JzYdcVa/pU3ktOvRcnFpbFetyYREVGvpZ94Ymtu&#10;udIOpJMvj+/KAl/6zIXL0Wtmblq6Q6MV8bafywGAJYSJHPRd6CZBfwyR2rUQb9rjgDDIYqVZFE/u&#10;Ns1QOCkrNpdD2BPddhKl0uOjbnNuen5aCC1l4gxsyEYsDdxCvVlVbm6lFeX3C2MghYYyCWxLSUx8&#10;ozHXeCW3v7SOupbCGIHs6CKC5aar19+BPthnDAAd+kGnHnftUlprmSnkLbOKfL7Q1Wb11Yx9j6WD&#10;DAxUOp1ESSc2MhuI4obudkd2zuHUk8BmJO21l+tJ94GR56z0rk/1+q9B9IlgIie6gw2NzTff/ZWx&#10;3fyz9dGz4ezBnEhDtfsqka50xsqOL5LYdsp+9ZSuPlY4fj7KlqYG9M7tOG8apS9sXmpI05rt6vqW&#10;1J7W3WzG+1t3fkGq7YnOKgn6AWADehhld1Podtv1XEsCJkmSttGWlba6wrLLjp0VZstcHxw+6XSj&#10;BKZmwsx3/iXnGiUiIkK5fOwDz53Dh7/8/9ho5+6XwMp5aL+RswDhdU1gCxP5sj4OodKZWstac4aE&#10;MLCa60U8OAW/rS0rg2ApgNhp64ZMMlD3viqvDJq1/kgIk6j+ZhxuDkkDNzcrVME/18L9rtFJHNVj&#10;SyXCVlAABv7B/1IVL7TuTfmmk5XCaIOCWkh0M97oCjN6NDIGEI1ao2PixM47UkjT7qyWynVYJdvq&#10;q6x3Vf90Bx1PQQhAKa2hFZLA2owWrdLBOTPziB0td1bb0L6cMM/bmeF/IHv9pyD6RDCRE93BxJP/&#10;1Xn74Adm7q6+F0fuRN07/ohtPHfVHXVrcedSYSQTGN8S8NabgdhaWPUbtb5BnS9tv6gVKXXf/QuX&#10;Lp6oB0nG38RmfzbTXn/+gfG/eeDzcNYWBwBAt4yVAoCqQQnIuFsdqcMAkMJoANA6M9CNlSeHLMDK&#10;tZLW9ihxUWWraQBgeb2x9V7jpad73ZxERES3JOuZH+g3dpeBEfcHQrbbqbQrncAY372CwORWxm1P&#10;YKjeUavdCWWQLKj0rn0mbkTCzqn6YmxjZy4REMYWmJxZTY4/suoYYRLAGpsXlbItgHU3sQuvRq2x&#10;8gZggFhCKW2gBACMf+V7NZxZnwT8PCAs6CS1c7HevOh7ZuRYlCgtuqvrXakjWSjZwo67vhCoVVeB&#10;IlDOvmPJsUwQiWb56iHF0FqJTLEurG6jIaJ68Gz/5Y3QHlAqXbzczng7/jvv5huM6FbCRE50J9u3&#10;a6bxo2/ecHF580wSiomDf95aPn5vOn/ByOLuykwHtXo66zkqhaU34nXnbDLazu1Y2tx7YPtidVgX&#10;oqgwdH4tH8tCX6WRau2DMUlwYXF859905fqkdnbkASCCcQQAdA0yAKzBsN4xMAZaSAGhhOV6oS9F&#10;3gKATAt+DkCwvKGNMTAwl6J4stb8v3afSoOIiIg+5L53F5vf+8M0UN65Hkt0u7AsE+ikUm3aFprV&#10;nQLQI6sJao3hEs4GZe8hRNUksS1rcUsnmC7qJJJCJRbsJ/8KlbfuWRsEtBGuuxIGXWmLTl2o0RfC&#10;lr3XFjAw0LbKhEZj+3eAuW/21FYKi7nJSMDAmDAxqu/8e6JbHJ6cE0bCRGGSxKnhXcVuDMdC3Ky1&#10;YLaQz4RIStKRI820r6NWVgCAiXRsC8sRpZyIYojC2ppfbibxuG+KybJW3sOfY4qhOwX/LRPdycTv&#10;/Lv0yi8+fb0XeO1MHLl703j0z+Tl9NNzXSknRH9+cTlU7a6BsVpv+ltZb8uIf7n1k1r6XHBgMgNE&#10;m1BedvO9Vzp+Ux17aDT1A62nMt3VjaRjz6998BL8dc3XbXXfdg2AAQBEwPbt486A7nbDyADCcryh&#10;Nd1JEm3U9njtlkEImOUlrY0R6ZSrFrSVmdgMkr888bljAkRERPQr5Df/F938868XgFzUhZTGJImJ&#10;4o1mNyoUhL2FHRKJKXa3YM2vFk84zkE3qieRDpurgLZGTU2ayOiomkoj89RPUrW37ymlYwu2RHEz&#10;aaRiewNwXmg67l5XSUghpFZQQmq9/c1sxMNVd60YLS7P3jOYc6I4bGwsbwR+PbVryiQiMXGUhMYb&#10;m+iDsWJESlh9/e3lFuKuFCZZVznP6cLryLbIAUAcaSGtlACsXHp0o1HQcn4lCsuZcl4nVavwv93V&#10;6yYn+sQwkRPd0Qa/+APvtPPE1SAbnkmi1AEbyIzNiiu1cQu7XMCZGp1di4UyZuFcUvN2m7g8bD59&#10;cblabL7+erE/7cOE1nplK2hFI1+/VwJ7L+iXv+xmMkEtSszx3eMfteMXk9z4UQCALURoBIAb0rTM&#10;ZABjhACAdEc3YyB7db2ARHixabTJ9RcVED2fK95/5K3XWrXmX138XXZRIyIi+pDyP/jP2fp/+fQe&#10;UapaaqzdDQyQrHS6jXz5yMYmtrqD/lJXp1QzVs7sFRulha6OOrFwLWHyZQWTQCqpEz+UXvGBV8LG&#10;6+ZebaQNUajItkmSmlmsAOrh0HL7ILWJ20ZqZUSsBWBMogcHTVqE62nnHSRaJYAQVqeZPvq063e7&#10;fi2Uwh3qHxMGUNKYyIFAZvemFZuGLVBL1CDQysWJbOmcRNIFlOsKwGhYEzvCzXOdaikc3AshRZLZ&#10;83u7et3gRJ8cJnKiO9v962+Yd9qf2b44fT4MnQM2EK0dCtprawuHDm/fruXtH173w+7p5aAx8MzU&#10;2OJLePNgfGhlKDKmvhZAyKzVXPTj3O99SgHAsctm/a2HbEtm0kuBfSmc+vBu5y6m1Je3I7bIB0k7&#10;C8ABghu3EVcjeKkrO5Gyr3ZJDwC7cy5MTHY8CwDm5ZbK3ms/alfO1dNnt/4o1+sWJSIiuvVM/sP/&#10;JjrPnXywfxarOwsFE7dXN1KxzqUja6daCytX0lLY0nX8tj/TTeerHRiTJIkTZ/ptASEEjBDGmNj4&#10;cuSpH88WX18/OG5JIAMZGFSXZ7tl4346OIvIIAGESCRUIhJfATAGYv+GU5yqV2I/lkrZXgpQE3Vl&#10;2f0WsH5eG2fQLicKAFwfkaUAmL4dF9B2U6IN9Amtg0wQiHaYlVprkXUAINbCFnD6Uk6uUNqj7Wxp&#10;9NJcngmG7iT890x0ZxNfDE7I8+ufGQNQqUTYYwNY03rvq2uufi+JJ7YHKi1E6+vzshjveHBqxM6d&#10;rnfejMWBb86ev7QZCWGPeJVLdmn3N4vb71l87EV5amin2xGZI5fqmLd2/Ope155V7oMjV5/0V7Ce&#10;BZAVaH5UiXZxI+6kUldvSG8B6kycYMfAdmA/cVmKJ22ognimeykxf/xPs71uUiIiolvP7n/255vh&#10;ynfj+dy5Awi79RZSVj5esNSGV6yswhOx8rKeTPxqQ0TpLct28lvCHsg5QktpGWOgLJXTgTam3fcP&#10;/59bbqqS3TtW9pQThAubJ+pJRg88k18XJgAMYLTRRkiD0IOAMZC73vDPOVVYvh8msOzijsP72uej&#10;jpRAd0Vqr2BnbG2UgLBUKIIMYID+9aDaX3NiY5xMHb7rJoE0W56C3A7k8AEP8dqadrJf/Pr2b5bL&#10;Am6vW5voE8RETnSHk1/Pvqzq3979wJCYMcloFoBZr1xM+p15r7SyYg+Xs3bSrS+vQPdZ+UN6ebVU&#10;PvSyOQ6TXmp4e4aaLZV1RPuAO/LF6wOrH1i5ZF74fAqIsvuubOJKpu+D+6x8N84Wr88SOnEZC1MA&#10;ikJsfWSJhVUTd65ePu92pZqJEzW9HbzNybeFOLoTQL4mD+x/roU//Sd2r5uUiIjo1jP0P7z4ihMF&#10;1Ub91QIgbYXytN9pubK6rPNJkk65ypJQjjbZVNmKvQk3sZx+QNnCCBgghnCsbNDRIrGeeWN1s795&#10;5iyUs9nWJbXRiobuO2DpDLQvY22ABFoqJEgMjICE0zS1ipdXfVkBSwCIjy/tD5O2FNpcrgs3p6ys&#10;gYktKWCFxgQeNDBgmc1y2JRSwpVaG5FSfiJawkpdDSlNCDlX0UKIyWeuznZWUyj1urGJPkFM5ER3&#10;OvG5ie9ZwZXLfUP1lDMG41cuv9rCqBr7g5VzMeKFhe2tVFOl/jB/sWolW5V4LaqIrG8hiazyZFbg&#10;BdPJPv3+TGfiqc1q9NwDRaMhdydVee7BD8yCVv1OmC3896lrT6d+YV96SgDDEMvmI4dmMwizi/aQ&#10;ALAKYcJE7tt+dfzaeSGnHgaAFEzn8Ne+117+0Vd63aJERES3IPvTD715vL5jWc7fLwRk/3ge7Zzt&#10;dpaNJfpysR8lxgXQaOQHBqTS7bytLSFcFRsA0iQJLEdKN9dsm9gbKGgVx7aJk2Y7yepNZ+z300gS&#10;JSK/bRnAwBgDKxDGKOjYhOtt21JWLjuZL2Tidm09EmZjYy2dbveZ2WXHKSWOcExsEDswxgkR+w6A&#10;UUT10F63pQjhdUTsac/zWxo66WYcJaBX2+3AlUqoHdmrF8bDqquKvW5rok8QEznRnW//jp++60T1&#10;8624dA5hjGatnbMOPejsvu/8xer2QOgC5dLO4X7rnq2FqmXs/vlVPZX4ifQG+mXsH6+79sNVv+/6&#10;B4b9hR+0k5cmjxhATJ8KxOUD7+/NnH4xzmX+cfn6golC1JqdBMqppLXV9xH1BXVbGblY3+kB82gP&#10;J5hO4cLbQLNcl2LXZyQAODARdnzuR/5bB3b3ukGJiIhuRdlPPbN28j/GVWsgnc8rABJSNN3EHrcT&#10;N9XUUAZyMbD67/UXEzPf9aA8YWAgYUwoEhhjIPJOzWR8NfBQu1btdNBtOgOlbnYwA8AIO3CrfUYg&#10;sWIpXIRxEv1yAyY7DpmRufG9asRzbM9TZn3mShxHK4UFp7osrL5MV9iBa8XGRHYM5SSIE1fIzOC7&#10;cn0SiTA1eL4Sua5IhBvFCUzTEUC3GYqURHbohKWuDjizZKxx9XFaiegWw0ROdBdIf+3JV091NyI9&#10;HEDYolaT930xCyB97Fh7vd6OpZfvL59t6eoAymV/vdZIB1EQJqXhgaIE0H1lIDrmJt3lvsy1dyx+&#10;40cb5szmY/2Amj4dr01cv7u7+dN5O5f6x4Pv710c+4V8Y5eAmD6JC49+RHnLxvQnQjXfy6WCt5rL&#10;/sbOgsxE7fZa/ZiSBx/f7qQmgQTYv/ie/dy/kr1uUCIioluSGB5unGquPHH1m1Ih2ixZ+d2mpZCJ&#10;NEougiuWGHJS2ct+2HKNd22iEykagO27EFJ4pS1X+3K2G0T2gNMuZ57qXBEpB0Zr7XajzZISSOxY&#10;BmmoyEQdX7f8cSkHN5Wr8olvELdsK3vPkTNvDl3aeDkd6rS7q2m0FQtHJdCBEEiFoYbvKrPrZ/mN&#10;/YhMUoFtmcTITkfaTi7YigVSMFXobKrUn1mHKF0t9YKwpm6ucYhuTUzkRHeF0u98/t0rG1FGAOlS&#10;qy/1qWsJOjN5bZNiA7UBAN6OibPDl/taE0efvrrmdKxGH241Y7WR5K9tnfnq8yeDjR/NPtSH7MCG&#10;NX9we/Hm6bNR2hn9xsCNO3/oFW/13AFg/yl19n7nQ7V11iwURf96p7WEtdq6DOKlpTjdvBRCWO6T&#10;0+9vKAA8caW7efpor5uTiIjoVvW586nV16+eAPewpZPUXqttadvLtkzbTV7sCDViwdl9xjF+RgjA&#10;CCOESGIhHASuSqSwi2trm3ZoCwEl5wNT7jOwBIQQkSeTZGsYgbF9+ImINCR0M1J2ZmLtvSSxyioK&#10;w5QdhYCYCOPVbufCsO1NulUllIjhIjFGSFs4SQIdJHYkWpn1cS8SrWbZDkSnHRptl51sZlPDtRqx&#10;m3kgC2DByLHtQ+pcdHCk121M9EliIie6S1jZqYHJL4XClvj3tTjz4Q2y0J3tR2fXXQyH5WsDo+uz&#10;BveqQnorklu4Hsntz4VvBZn5+YHxieGNeCOykdSXz6wIO2c//cQHL2Knn/h5+MvxHEYG14J3H/7V&#10;/epLwip4Xd9EIpUsd1qDHWc1CvxaO5eW+x65fjd6vP155T34QvIKEzkREdHfoPC5Z903SvsBAG4r&#10;ssVuS0cGLjItBP6pWaAoAIixGZWEsQ1sn/JuARlLI/CkRvvt96pu1rYAmKQYhdX5hdGw7vux6dRV&#10;nFTyClBebJoqURCyHUs5OIIwhD0+4PtOHCUuAB3oA+0ryVzfkCglgG1pRMbVwhhjdKzcUCJuHR9a&#10;9BbzqXwDC/0yCSMrMXbJAbxcW+jMXEptj0l7WYmd24f3bpLZVb6JZiG6ZTGRE90takiK0gOACPiI&#10;8co9mC4AYGY9Rq58VlSi7a1WuiY3BtgDWz62rPS17cWOwkxgJ5sb79qd2FvKV6sGKuWIsa8O/+pb&#10;P3ZSN3/wLVs8/H11cu+vjI9qrnQctWtmrZMuxvqi407eJ93mViVjOk3ryNPvR/suhAcAh18PVteG&#10;et2YREREt6oHZ84mP8Z+ANBdSw15iGAsCZVp61cuQw66AWBCb6Chw3YRRhgB+IER6VRHiyBlzr2T&#10;WMMms3NHSYlo83y1KZ3umdWiC5hmkGBLtvalpCsbSaMgYdmdQJjSKPSG0elhL+PXhTHImijZsFJf&#10;/emyuZwZVjEg3ShCnFgQRsQQULko0u/6Xl7irfvzW+LM7iBJbCkdL3IEkOua4Fys3DEAWKjZ3vZU&#10;q9V3HPlkr1uY6BPFRE50twhwbfpOCSQfHhPFAhIAqM4l8VBBFlWytAsAsAgzKQDIvs1AbI5agG6G&#10;2rLa6WOH37iYGK2DDbsxKl0llXP4/tEPD6dufet/zax//6v25I654Kff+MDHjpnbtOXe+XVonR/e&#10;eq+U7HEz2YEpuflWoOTluet96tEWIg0A9vQZnGMiJyIi+huIbzQX2j+qPiyBFSd2UkBkYAPItd6c&#10;hTcVownEGv1rNb1ZhAYEogaQUibVMaL7xhyA8cHBwQHHJCac3JFfOVHyG6/cW4KwMnCaYePdiR3S&#10;qwd2N2XLoCmQycLUahq7XMCzWm1EraLbjDy1t/Cn9WBu1AAAPBFqEYqw24kiI2zb9RauxPjiibD7&#10;9iGva87vhBDZfNfEoQvIdGM1yso9CoB+C/KoAoDkxyY1xdvI6c7CRE50F7mald0WfOej1hsA+ryJ&#10;+nIQwwIXdwEAVg22790SfeuxqARzK1UAaLb7p4984TPLs/OV3CU73AfV1z91xP3IHQ//7l9kFr79&#10;ldyn/ovZev4zN/RpT65ULDVRrVlK7c1XXhCpyb3JQRdSYPT7yxo//vSea6U1JIoAgKn34pmnQURE&#10;RB/N+Ud/sth9Y+FTA1hNdfv8RCWAArD24nIQDT/+U1MBYsCdqMaVKaEBGdWMtDNIbK8bvFAT6J8M&#10;O67xHWHFdd2Js4+dWsjE557YEdWiRME3yVJzpGRMEqaQzBm4GeM3dSXJDQsAVs6qy6CSW1RywNv5&#10;+Pfji8M7jTHGaGlFQa0ZQUgBFcfdzbf86PDQA6/WkxMH582pfsvrz/hWgkDagFoMo9xUFgDObNju&#10;PQBgXljN2L8jPk7jEN1ymMiJ7hYOEGw/Kmyhkf/Q+mT7A2HRj5zJy8DeWTXTzAFA1eDqnGWyvHTu&#10;smUZYwATiIr4j2MP7NwBv/sfYuvr46W/ZS6SI/4PMxt/8sy+zzxnXbHe74veuOLbakSvCicz4G79&#10;KFLZncZKCQAQg/krfvK8c/W2sU7XtrdHoxtFsmL4ZUxERPQ3Sf33f3nOWv3T/Qdbws3rVs4YIc3a&#10;qcUo8Xft8SE2IysGrCEnsiolQEU1DVHWRhtLvrih5JF7LhrlmW5aym7ciDISB8fOq9Q7hVTKSaWT&#10;+kYXrcvusEysZr4WCJk3ftV0a443qAWgjZOvy+gCpDsMPHb23b43SwcTxDEQrVWNkAIwIhFYP+Fv&#10;uJVTh57+i1pxLrLlW49ZClAG6Aq1vhL5ZngAADZfk/LhNADz2knP/lJ/r5uX6JPFRE50tyhA1rcf&#10;9c1ibfxD630ID9ALWu+w1iEm5OXgrU8BiALjXr3ybWZebEobkPmUbIWBUtHC0vinS543XskM/e1f&#10;kA9631OdH5146OHXcaH7me33ay1vCVfs9M7H8Vg6ufBupFLPLCTXJmKBt/ey1j/9VgEAsAY1sL3C&#10;y0RBOwsiIiL6Gzh/+MZPreD8m1HfhO+0PNNu1OebMEHuSL9s6tie3wkoofpWkpWcNN2W0bJoR9rE&#10;9vF1iUd3Bz4cT8daJAvNKKsyA9FC4RSS5x/zhCftVF91E2GlNlrSorEJpKM4NGbR1YMm3D7p7uZq&#10;mx1jDzRsifuWVq2fRiNAIitrWgljZdIpR8Icn7Fa7pS1Vrv/secbg/alweabj1gAbCPD+WYitN6e&#10;dbX+bOKO3gsg+cVp17v/vl43LtEnjImc6G4xALW2/WjsHbl4/4fWtyHTwEYUp/rMohSjo1fUhf0j&#10;QHj9/nP/hQVjicyhnX0SyZqJo7XZQC38yTOHhKevXX//Gx0Z+PZmuP5XOauaWvj20+Nxp7HVEZZl&#10;70+/qePB8bmTF7J26isCeL8/vbW7WMfPvi4BBBsWRq8uzm6BiZyIiOhvIR7e95P33I3a1gYSJbWR&#10;lhAinDpY8FdF35nC2XFAAYPrYWcj7xtjZElBaeiZixIPTmILpmRFOlJrtQDpXfk4ke7Ry0H7zSey&#10;WaljezC3uJb2l+qWFbYyCWIAzqo0OwJlb0dyu+Z34z1Ot6WhH//hRvG1/kP9wUZTKOT7s7ExAhtv&#10;1Rx5/+H1BYF3a7vXdHZkTjTqX0xHgUatY4x0MxkvAFD5YddJf0kCmz/e8LxDX2Y3ObrTMJET3S0G&#10;UkG9VgSAcSVXtzuk36guUADWjB4Saw07NSgPnNE/+5YHnSRGCwE0/7qhUT68I+UBZkur3Mjh7slT&#10;gf7Z1pMS0H/X/of/xSsvOpGfdC/Y+YuDuwuQthLDU/ZJHWUnLrzQiOu7f6ewCXPDXebWp7+fbJw9&#10;BJhZqPK1FG4bhL1uTCIioltb8fefee1cIxpwN8NEOsZFane/YzLl9NzIhc7shUHL0nDSW3JuLCWM&#10;k7G0kVJHr2k1tUejKtRgmCDxF+KktNeJhRqoeAeOy63VBxUkkETu8KYM29moBe11ALtvoYv0BGLt&#10;Be0gam2Zrs6EQSSEgPf4W3Vh/XKo1G8hPZYykDpZPbcGJccedg41X1/Blr/nsTmxNZeYbx9NaeFI&#10;aC2yqQ0kMGdeTRzv6znU3z6NrPXgl+THbxqiWwsTOdHdQkyf6J5/GACcyYvx6Ud/ZXVUU6IEXU/Q&#10;h9OQeyWemG82/+xhv7nixMvScuMfdzTuPRggBkw1kLJPIPXw/p+vm3diX8D5OwuwnnrgjXcayPaf&#10;q7nJWnnHQGFoIoXaVrDZftsXYTz0eAECwtzwkuIDr+m39lnYrNpy97WFRkD9nTsjIiK6yw18denk&#10;6mQUVeKgf3h6ZDBZM9JBMbM8Nu+8+5QIBLombpTWdth5TwsT21Z4pi0zDwisaaSzDamjizpKH7GN&#10;FnK4aszkRX3pQUCIsBEjPVlvNlvZIGVk4rgZvA15xIvDjTZE3I5g7CScG8ymjZWJJ9YbqwP+BZEu&#10;TxZb3cSvrq7FRhvn0TENFD9//o1U++K37l2pbW4q9ergzpQlc8rJmmoL2fm316Wb/pr33sU5uJ7z&#10;5Xt73ahEnzwmcqK7xpFT9skHFADce0meOZr54NpVo0oOWolJ21uXLHEPkH7k3zVymw8oobuJSdo/&#10;azvep8dMgNig2pGy5AJA4XdfOG9O1Qbx9+lHnn7m6fkrC6XyzHI73ZldLa1esvWltVqmqBw5OlZe&#10;KRTU1SnYrjlwptE9f6g5I9X49Xr9693oiYiI6G9mis5Xi+bUxproPyzQgfEEYO/M/0m3cmHKBox2&#10;fN+t7TWwDLQWyTngfkd3NiFGIISZ7Yby/kwcCwN7cCnKpkR8ZQ+Q1E0k7dLIRSfWY3Eq1U58/2Vf&#10;5/er5S1jjNFKGekFYdQO2xPDtdj0pYul17qZKDM7CwGYxGiIqcPDgYaB2J/9r+XGL37XLj6xYXfE&#10;6ubovbsGZXcrMq3lt0IR68L+7waQniv2f7HY6xYl+g1gIie6a0yX49a7DwDA6OhS8MpnP3AjVriq&#10;xBjQgc7oF6GmS+i+/F5+LU5ePJbrylbOvNWwxBODRkgt4logZf7qaO3yaXXGnE/lC3+vGsTOnYCO&#10;Km+ejnScrBuTXInCMQ+l+/edroUX9rkQ/o3by6MvmfM7zxs3d31mclOzxd9vZ0RERHc1WyCGOHxq&#10;VW9c2G1F185ol55+s3Z+II9IS7eYkdGlHY402kRiMRD5HYjntSzkALPSDZNjWQjR7oRxuKmz+cBc&#10;3IO4YaDTysP4ZRNY2b7LgJ7ToT5wqZ5AwsqkbJlJhfWttsiI1doYkO7YrenNVs7dnivFaJR3j7m6&#10;LYXRALyH3hhs/lJDffrYKyeaTvfkyVTW0Y3LzcTWgRwb7cq0JeXeJ8Y/TlsQ3bKYyInuGvLp7ziv&#10;7y4BEE/9V+vKuQM3rDOziZvrAwIY791V23oS8z/qxLmdlXRmNuXIZPjKqiUeK3etlNTdplAiX772&#10;UvF464K8fN+vMdCKdEd/94vnLs02ASw1g9LO8T2DAgffRXhuUmo/ubFP+tRryfzbnuMevn7fWCVx&#10;S/zkIiIi+jtlJJr9kEfWl7DZHTXm2i//Q/NV89ZI1hjXGcvNis7FHWUZQJsZIfaKZDY07jjQXuj4&#10;ZqKI5mZdG0Q6VWsVLliN1cGqlklKuIjdkaUkTBVz9WirNRxO+HXbFZmsC5lJS2OnbNNNfAQzGl7Q&#10;rU1b9/c340aoLSfrDWQzgS9NrK0EQDV37II5mQzJe7OfU2crKUeHFQDduDWUjI07ALI7Jg9mPkZD&#10;EN3K+LuW6O5x9K35xrO/7wAYuu8d/VJ+7P1Vq1u23AMgARZOKPVY/tTPdWR2/377536ytThxcd+7&#10;LvaNGxM3w7ZxLFm6YT5z+akLuaD9a9bi3nMPOpVO+BM3+vIRAIBzz3GEl30bzeIN29mj5xqbu917&#10;3u+nPg97Z69bkoiI6DbQJ1GZBOR97a2WN+9ns1dPb8unZyr6uc+WfGV5ZXklMTPtUTs0Zk3IyXi2&#10;k2DCilcXgoZTnmzN+IAwiVBWsR3nNtTb43lPWhHsGCjVtxC5wt7ayMR9/V3PdftdCdtRMhFCOnG2&#10;3FpO0E7SnTUPB/s6id1vpOW6MiWg3MgIHQsjOi3R3//WWjRwbw5bmcdMaWElANBq5Kb+j3v9Viid&#10;Iu9WozsZEznR3UN8/X/JbH7/azaAx5ZXwr/+7PVkuzGn1I7tkL04n7Mmj737iyDOPDVql771wnx5&#10;YaOrF7zcYRn4sdaAcPs+8NVo76wklfDvHtrtV6XTwM/ynR1Xn3r3nWrG0VZhs/j+JrrlxLKdOeK9&#10;v+iCElO9bkkiIqLbwLhQCw8AKA85G0EqCCvNjGsLHQftqbWW+skjUiGN4s6ZWG5Vy1mnGcqsvBxo&#10;MxTONODX0LdrbQtSaifvWtIW66u5jaVCoZGfbsMII2CPzMlIBlea0j6wuyLlwJBUSgcmgoCx7M7G&#10;TNhejxAUV/ycn92IhfBkEvs6lsVRVzg6kTqOrRWgPPpaZqt1DHpByqkd95luJ5SvZ4oPHYKd+9it&#10;QHSLYyInuov0ff3PM4t/8ZUsoL7659XoRw/cKwHArMxLu7QLAMTp81l7+NGf/iRxBh5Xa5DuE5V3&#10;5uvZt3JqZwvQsY50qtT3wS7q60MFV52+72Yqiuvaun653Tl2eanYbC9ks44l7bRJks0QOaGs+27o&#10;x762lnL29bohiYiIbgM7hb3QTQFiPBgO3DCRUW17heg/cr6VeVUeyGQQ29NrHWE216xm107Oa+1n&#10;KxvGBM2kZK21IXW+7AHGFthV1PP2eXunPZ8RkEbYImeZ8K2Tvo2hw1uuGB2CBqw4NqELXDq3aGwH&#10;uh0FK3PG7BauMogtCQiJejs9mHYirWM/aQjRd2m6ms4k1pLvOGOASKfRmPfETf20ILrdMJET3U0O&#10;fvkH2fU/eXqfQPqb39mK3px9fAjwZ+rKzh8WgFl49rIvMuOv/0I7g4/LWEAnXfHU1J+1V/P2pACU&#10;01XSKnwwkMdL1u6l5NRNfW22jc6+/25yz+ClLR8rA4DIPmWAUIqcGijceGP5G8I58utfjiciIrr7&#10;ZKYu+u89AGB0yZjC8JZvrn2jZkYGT5lqvLFvouTDmtQrda2j5bmsXQtkOkqMhrEjVF1bZAcVItuV&#10;CRJVOvRWKmi8XR5JT6YhJBB1ZmvlHZD3TswIOVQ2gIG2Ipjw0vkgsYQSUAU/ZQ3H0Xzt8B7lSGkj&#10;aNW7Eq1m37intW6vAPnZsK/UZ10eXbLk7u0SzS+Mu3uk1w1I9NvARE50V3nA+Z7s/OjdB6ZU9vf/&#10;ek5ufndsyqnAVn0HFcLLp1bCdkNMhW+FXuFpVxodJRCiVbr/dEPvzhshLCtZ1VFof+A9Z2N3TyOa&#10;u4lu60AE84E3K9zf93rcKDsGEEJAwMvlreiGDeaupOTjvW5FIiKi28J9l+13jjqAmj5tbZhyMiX9&#10;REvLTTnzG4/Mn0Vm/Xvpwf5ivzuauri4vlhNx76b8zvGy3iboehkbDlSjCAUIssIGBT6ozVPbVbD&#10;dyaG3aTbaGw2QqSGHimcBYoDAABjoMzCiRhCoX9oIG3p7uLlKPHy3kznUUcjsnLpgaBWBSrd6VSS&#10;LIZOUoeUjx3H6ba0Boa2Kz8+k7I+3+vmI/qtYCInurscHfh2Jao86+4YKT9SeL0VrLwu+4vZHfJE&#10;Y2NVy3TubTvTXa/mU98oAgASvx1que8FxxS2ZxyLvABb6Rsvkq9v2uLQ0oZevJm7uxWE/uCSXc31&#10;9taORAPSctyU1YC44XOq8xPlPlT+9fZBRER0lzrQnzRfeQZA/+iy2XJdU7y2ZmDDak6tJ57v1y7a&#10;Ckgio1KAU9btQDqWv97xpSmpnVnLi2MBHWoDKeI4m92xruZNu9NMEq3N1lwqPbrLbwfCmjAwAgYQ&#10;eOuStFHaO+hYLkTSzYeDib0WY/2HD40nIo6F5Y4PL9ThX9jtXA5a4ZAQ1m7vZPDeWCZ99ca0iy/Y&#10;7hNDvW4+ot8KJnKiu8zIv3zlZTsOL18EoFobwnE3On2N0xDKsZUdj9Tilfqwvr+4vbXKZIJ6mCov&#10;I1ofBIAoHcmkdcMwK1szSo0Xh1axcTOJ3IPo/MqiPTURdnfDiO3Y34V4fxi55NlONv+pXjchERHR&#10;7UF+/k/dE7t2AZjuVt1qsdV3bU26cGYZux+bndHGcwwQxtor63wqBduFCWLhIlGNEa1DY3kmMhDa&#10;aNHWJvegN3/xxdZae8AAIpsZHil1OhsqN2FF0BICCH65rETmoYk4gBDQPkxip3c/fP6siF85cigS&#10;OokV1I7akglPCb8WeY3iwC7b5OZMu3zUAgBz4pdWZvKZXrce0W8HEznR3cZ66qG3T6zDaI1sf7y2&#10;5Y3mjBEQkOOH50/3rZY2hfEOv7+9O9Cqe3mdXkyGBXQs05FpvJ/IN64IuzCFojG1mynGSwXd4INz&#10;mnh7z9qbate1+cfrwPWh3+JnlzLWN71fZwdERER3sb2HT8fPfXMQkIdPB/Xu0qB3rZubOh1WpwpH&#10;76l1onoYqY6X2X3hObtpAAVLhUnoKOnE8+lhN47ddJLEkdGqYUzG9XYPD7zRMlP5VCFX+zPRiK0w&#10;sZOkq3St2Y0Ejgcu9jzowQASumsQQXnaOrzzlYY4ldwXRkaYAMYZWejWYEeio3RKBrWUlMExDwCa&#10;v7hiZ0b+UH6M4ya6jTCRE919vMcfq86uV/3EyfXvGIsXK40QbqFvzH3ptJ/ZMXShkN9/40eDyFmm&#10;34/tlfZOOwSyDR1dC9HJ3Lp0MkckPJjwZkoRg02s7PrgsqH2vFkLd18tYQ2y/+qK1rMrafvLnIyc&#10;iIjo7+srK6b5l18dA9QRd934S7lMSgHA/Av2vL25OSj3ZQEA8/HG21UT1b1iaIQTa6cT6AjGBLPl&#10;AYSxZzkmiWVVqGLK72Cysqitz1rGRD9u6IH+y9LKdS+tNhMIYa60y+6xaQAaEAgMZKSlbRuR++zr&#10;8+K91KE40TDQ2hQ7qTpKJnJTC3O5fFGmhzwAm6fe0yl31z/gCXi6WzCRE92NRPn9e7Gt6emrjxZ+&#10;HvrH0q82wuzuD27upP1irm01zgymlPDiFrouAOjNxdCyCkcsQAD677vzD9g1J2Z3/cqyqWRJVE9N&#10;FgHALEiMAQDM+V8GGftzD/S67YiIiG4f3h/9e9P+i8ePScj9jQuylarVlC3NydNR5Ayalz+7f3tc&#10;VqMvvZuxHCs/oI2U2vV0CFV2NjcFav6oiluONAZ6NdLF5bVaqxvMy0p6cjjvDG1gdtLtb87MJ1I6&#10;QoiVdtG5p7yy2j+YCKgoEUjVhXBg3AiPqivhS3JIKBGFoYYsbRS9qdWwEkon3GqFzszpbnWpAddV&#10;T3yKV8jprsFETkRXJd+POzufTt7QIix8cI20nHhsqyqTOVnqU27L+IBpVzdC6YrRaQkghLi5Kcn2&#10;/tK+8KT6lYV7nBkZniuO5gRWm3ZmEICefXPVytlfOdbrViIiIrqdlP7JfxLdl849vlPgQKvR6FdG&#10;+4unm3Fc+NRbsf1mevu0vDl9WpjUk5vmxLQUVkqKSBlHWcN9Sw0ZLI0qE7iA6KyH9eMBpG3Lvnr4&#10;9ioKu8van235V+bLlhLI9eWb6+PWgUFjzFYlP2CJUMDVNSFtEWbTYfRQdzl66bO2LXQipECfW4sX&#10;nMjJxLHOpsKNmg+p0raY/MJwr5uN6LeHiZyIrjq+3nU/L6yjLzvu8tgH1oiM1t3+fGUzUZXWotux&#10;VCvoxlCOTE1vjxFTh8jfzD4x2he3zh7+1aU7c+dEUq955fw7kHtR31i81JZpp/yt0V43EhER0e2l&#10;75//xYy99b3Svp0DfSIISivLc20d69HHhu7/WSP62dyjaQCn3hNq+JnGs50Lk5aTEsLqSHhGGHvX&#10;5hKClTFhQiHkpfaM23WlJSH7ICRQf2cubMQvzDfTwhmYGHXg/HBATD6B2lYTutKcVICyFwElkcC4&#10;TvzkDxrt0/dJkxhYrmMXOkiUsuUBN26sWk62IIDUwWPjvW4zot8mJnIi2qZfjqNn0kBmNMiumLEb&#10;JzhDoWltpZ2yqAUpy/gNIYyQjoQ3MXK1U9mGQv/N7BTikR+qN/bZv7q4/NDsskqi5fde60Q4biCs&#10;jO08/jg/sYiIiH5N2X/85vN22HztNThrSZB1tcwi/dgxB/iD720kl2YPHc7OvSbFxOcsz111L97j&#10;CeEoLeT2FOR99hz8jWGDWK2/XU2GPHdipJixzNl6N7UZwJiV3Jm+ojty34D2tTlbF95DAoWCv1qX&#10;weWhrHCbmzCugTYGwi488jN3/uFUrCynhEQno4vKpHKZexX0uxfyOx/xSsND4uMfMtHthL9viWjb&#10;zFaQOQwgmFhx5aq/68ZPh6ElURlum0IxFdQ7iLS0FNLFwcK1L81k2cJNntC+96Wk+epTH1psTU8s&#10;roXyLKIBT0ilUDz2YLrXTURERHQbkg8fef3NjokTHVej+u6UyNx7xAWA7B++eFImJ06ULzhi5LEk&#10;atuN/KWDWeHZHcCB0dJAFHbMo5nNIFl7OWxnJ/dPezBANCDLE33LJ1ZG4/Ne2X7kKCC9rjmrrXtd&#10;AMbdUV8UenGsqOe0sGUkjDGA8YdGV9TC/V0h0gIWMFZJlBOj2g+Z5IpPc4JTuhsxkRPRtvdMdEwB&#10;0CgVpaidHut//yT16Dvm8pjQqb48kPg6tA5k0zd+esxE2eHMze3W/sKfue+O7f7wCnf3VO3Z2Hj7&#10;HVXom5ga4ylzIiKim5P+1FOXL81V4l2bYbz6lenxa8OmWZ/a/8KqlbxVLaf7zlmqZZc62de/khKI&#10;AUeYRAAQpWAVa9PR0uX1lvrGAcfRUhhIF4kvR1Le6ZF0s/LETgCQqZmW9KYFDKBNbnqhK5bdpci4&#10;rgk0AIMgxuENdXGfEvb28DOyvA5otPuBDYm+mzs6otsbEzkRbbsSYxoAbIihwUUrmVvpL12dtdSk&#10;o6q7MigLeQAq4zrW4Ac/O05I68jN7vfAkVPxX3997CPWiPObO73fOyjUr/2eREREdCO1dy9MO1j6&#10;M7S2hm8Yx3zkDxZPnmjk7GNSx2rL7Dtvtd54GkgAxyCU2gAo1zrJSnflfOh89pBSRmghjHKBToJq&#10;cf/aUlacLB21AMhFyCkJCMDApPZe6Cbv5aTcNYeuhhYmiCHG+ivt5Z3qWr+34roJhAkBs2RhR69b&#10;iagXmMiJCADQqkVePwBkBFr35We6JlpettOOQhx0ktKmuTCc2/4G15GlPvjRsbSYsu652R2Lr6yZ&#10;1ne/+OGr5Pqld13vwaO9bhgiIqI7g8hm+/CXmaU//8oNc6qIiYl2EO4Yr+ikonPZyXfNjHhSGsAO&#10;EoRSABCjl8xs90zkTd8nbRgBYwRsmChEs4kjwzONxqvelCeMWVVmV2LBIDGAUTsvdQJd3lGuNE07&#10;Z4JEQjjOzg2sTmau9XzLChO5CIDlbqZY7HULEfUCp/ojIgBABXq7m3oZchP5I5OesmTS2FxdrbSM&#10;2iWizpKIAAAdyNQHXpr8QrrHsje9Z/ePSlnzgxfiX1lc/8t33dTBL/W6XYiIiO4gR7/qZCt/esbc&#10;sKiykit/7djREWEy7uh99whx5bk2YMI4NvF2cE4VOleO+87ok8oRQggAxhhhEC1Hfio5+qTtrZ+8&#10;sGHQ8GU6rw10DEDqJMoLNyyWUYpNS0WRjoxjRYMQm9nrEUS6kLEJgTPCPtTrxiHqCV4jJyIAQAs6&#10;BwAYkGIzdOTQYH2zEQJAtLbZTsRSrtId6RTzAg3ID85X/spm1nvmY+w6/0//s+i+e+mRfTd0T+8c&#10;f0ennXu/yrOGREREn6D7U9+RnZ+898j49fFZziHZl2mtLyXNXGoU95uTWP/L6RETWNpoWNsB/PVW&#10;mJ14XGkngraMBpBAoLteidKOKR05GV0ohmtDbYhBAWNiaClN0E7sQiPVMaIYRu3QM0aYBChb2r/h&#10;hIATqNiEaJ9zwG5xdHdiIiciAEAIsz3Iij2ykMzsA0SxaEI/qJxZkFbaZGqNwglXrthDwxWJ4o2v&#10;PP2Oa33hJsd125b/Z98/bXd+8vLeyREbgOksXr6SOFnr8w9xODciIqJP1MH+b6+Hq385eGD6ave2&#10;S0nSd6YhVNc4ngfxYO61OH4nmZ4esCAjWyBeuHi60cD9T7paR8JAS2WMCSHETLuTV33A7spK48zD&#10;enahnskDMaBN0u1qk4h+xP5GXie+qhYkBALblsU6msXr5SgIjQSvanf3UK+bhqgnmMiJCACgIJLt&#10;R3sXxZm9AgCEm7x9Ea42RmaPvdOQ7zySMYtz3ZJ142CoJ5+3U0fu/Xg7d7954EeNODx+HJmUFbUC&#10;SFu2C0/net0oREREd5zB//0rLzph5Ze/LA6UXDuuvaWdlrJVWRijBYD9Ay8t1MTZiwMDni11VNvU&#10;fmXLPP1oIRQqVAqJhBDo6iCOWipdcKtJMrKY0+uDotuWfkVCaA0B6ATpjF5N1lNNtxV2230y0IhV&#10;Ol1H8H41BgmEs/yeJ5/udcMQ9QYTOREBAFyI7vajvS/p9cUJAMDsLwKtMTw5UpB47Ltant5bFPVu&#10;dPT9vuTxL0/bmZ2/+3GvZYtDe999tZpKkiiEEClLQQfRT/FvOMw6ERHRJ8x66thrbzk6ajc0gGql&#10;NOAJOTIx/4qMGnkAfZ/+ub8WZNodEwNSCSx0Bvfu94UdA4mxTKIAU4u6TpyUU7uc19ZF1zNCj2+E&#10;iUYsDACpDaSjLFNeE51oU3rKXi9aXpiIJLKBG8aOSZBI4K+ld5QjrdNdiomciAAAZcja9iPvyNvi&#10;lW8pwBx/wySYvqcIAOh78lXpzA73wQs3G/ntTc2lF5ueN/WHn8Anif3Qg4vnZ9dDAMiOTB48/1yv&#10;W4SIiOgOlfvc0+ffm/UBGDQ9u9w3MGBhKBuKhi4IxFfGhmdqW6EnEAK2l87vsvaIAMJBhFioRApT&#10;CbqBo/oKaQeAsUq1TtU6UtuSOoYRQhrLslWYGGPnG6aSOAMi0nN7LMuPjR8BN5xwD6Ed85rOZT/f&#10;60Yh6hEmciICAJQtq+J7AIAHz5jaq08Ab76rdf7pwasbBIOfOR7olcvF7JA+cbQAoHnxvS2VU/d/&#10;6ZP5IBETEzAdP3bSbq8bg4iI6M7mHDmiNzerQWgfd/HYUQBQ/ZtGtsKSvRBp56FVyFIrbCZedmCx&#10;KXa7iABhm1hEQkRWdz1spbJGioKjBWBZExcbM4PlkrYLESylJABYGtoUWslqHkOZywiu7La8jkbT&#10;wL5eRxJIgzf9cev3bn7SFqLbGxM5EQEA1MQlzO0DAHhP/0i9Vz54+l2tdzxz7UvTBKL4+++8VzPV&#10;rUvZ4um9qrnZgMrYuS8d/ASrEJmPNUQcERER/T3JwUEAaNcb22fCPRQ6QoVrakNgl7VmzOAumEbb&#10;6EuJNVlNtIGQbmKQWKbd2uzKUkk3kRZKKaPTYxf1+YezWvpKaJVRAtA6jmESW9cBryx2LKJzcdJL&#10;dUwzTL0/UEwTIjze7Le/MtXr5iDqFSZyItq2b0ae3U7k2D9/xry4eU7r3U9dv2Pc18rOPCrf3QyG&#10;zcKWNTOmZMqW6Uce5gVtIiKi29f1mcgsN3GzHaEX2k5/OilWxcIeoz3d1hUl+qsAIITyfGjTbS0n&#10;UWZ05BzgAoCQ1i43qcx6MDUnkgIKgISjQyR2RxsxJkTZmoN/frQ/tRFo27m+96pZOoFg7xfu73Uz&#10;EPUMEzkRbTv8Y3dus3/78WcaS/6fF4dG3w/kpgmRbV9Uj3Wt6trEe9pxp5HadWiffbO7IyIioluA&#10;KxBuPyr6iEe3Gh1lCu2ksJk0F4eAtLMIkY98g0RKwDJRFMe1ju8cHjTJ1SxhgMzwrJkZFajBiRCq&#10;7RvF7QSBb3Q04Qppla2ZRC9WhiswWXNtRNj40oVKHGX+4b29bgWi3mEiJ6Jt2aPv+i9+ffsrUn3t&#10;+6+FQf0r7w+h3g2lqa7BlfcPI9w69byT/sLeMmcLJyIius1lBZrbj/rX5MbwkG+bvGeM6t/AuleE&#10;SHmuzicmFjUoBa1jxO1K5O7IdBBqqZPtk/dicKXR7Og4PT+tNYI0AMAyfighUkZIG8jvn22jO3Oi&#10;lRT9FADo6uI7i6Zuiv/43l43AlEPMZET0VVPnUrNnzm0/dj5nVdScuBNp9xfzCsASS1o+46y7QNl&#10;wBke9mfyS4/2umAiIiL6uPqgKlcf2bpTK3XS8bCThLoQNNWi6hOIHJONkLiJ1AJIWnGnhUy26EsF&#10;Y2KDRAsIeJYbRMNn9JkpxzdJZAPwW61Ew7jST2UFAHfvxkrirzZqqYVRR4TteqQXu5GZ3PtIr9uA&#10;qJeYyInoqvJjL0a/6B8CAEQ/9ls1a94Atj04MpHabGlZtEV539W7xp+4Erz3uUKvKyYiIqKPaRTW&#10;8nYvcjk2K+YKTSPKFhDrvVc6WAhHRAx4iZVkBfygG4io04VKco2C0DJGpGA0JIyJvVLOPh8snx+W&#10;RiaO7/saOoIwQbQephUAiMG+jRdM4MXrvgUIIRe33JGRUmai121A1EtM5ER0zdOXl5rf+71+oP32&#10;6Xe66VE7gDE6Wph9NTtWEv1OblfftU1LU7PeqSd6XTARERF9TIVS1F4dAQCML2v/sjauBQgIOX25&#10;LdaaYwpI6sbqSypd27Li0JbaSwXBVmEgnYjQMwZIotAHivurk5ftE2UZmdhACAtwECSRqVSWRkcy&#10;AoBKd0um1JB+EQC62Fe2pP2o+hjlE932mMiJ6BrrD/5X0/r274y980bs2x4GS+nEbzcbxrTX18qP&#10;TQ3deE384JX4HBM5ERHRbW9/VZzdTuTW9BlrJfJcAFIY7UzP1UTnYtN3G5bRm76RiCORjmM7EwmI&#10;VkNo5ZcgAYGoC1lwR770p63q5T1RCMuWkA7ajUorsH10W5eK/cWibV7V6eknzwTYDSfV+OmUU6x5&#10;WXZap7sbEzkRXVf8o/8f2v/Fz4q40zcyfVQAMFF37vxCOsms7s/fuOkOES+Hzk3uh4iIiG4VR1+1&#10;zz6aAgAMbq2KarkAQAEJ1GRlKYGupoJMy0BoOAVX+BEGy36z1hLKr5dbAKQx0C24JSD7wJvy0qCj&#10;bOmmU3pt0wiZzbky1jAtv7FY2lwW8rGsa8vRFGZ/DnuwZdlP8+cE3d2YyInofcP/9E+aZ6NCaer+&#10;MBnaHkk9CcuPRecX7PBnm+/PhQbYg1t6Y6zX9RIREdHHNLJjtvHWk9uP9wa+7LS0hAXERoj+wmol&#10;a7qNarsQyUJeCBhLJhbsUila33LQQOAKCCmTqrZzGmb3zHr88jOeShfN2rqGgKXsopJxKwzRTp85&#10;7pQeKKJQkVX37XekU8qt58r39boBiHqLiZyIbtD/hX9rFeSusUZsq9joKPQ1pHS+EPxswxwPPn/D&#10;dGelDWwxkRMREd32npp33z24PVSMPOyviu5qPqOEMIkF2BN9S5nZ7NpAJj2EJLEydqcLAQDORHHe&#10;9f3lSUAAzUCkXCNC8eCfx3jhmZLozAeAyKSkFFkkcixqdJozF4N1fxgoVszcq5vK7t/1Vkp9lneR&#10;012OiZyIbrD6nT0F//5s0o7cegAAQgmRL0jv6y+dbs+fGA20nS4OjZcFMgbdXldLREREH9vuPRfC&#10;v/7D7VSg7l3qJqbW8IQWkTJx4EeZfMtrHRgYFKoLZStthILQADJ7sRivDUIAehFiWAvEyea97/je&#10;Sw9l1wWQHfaqGkWTGB24JTW/EFbTIz98fL+9vlAfttXU/mdt99GDvT58oh5jIiei9/n/rVvP/W57&#10;s+1rJaQABKxsTgFmob26ojZaRYOt5TOieOCIMoh6XS4RERF9bOJ35pPNH39puyOcO1Rva0t3TGCE&#10;LQCItdWg3d41Dpg4NomKjbS0NsIIYe2vt6wZA0DPGDmJJDIrcemBWQQ/Kuzz1HhOtDQsD2GcyKj2&#10;+kosp4ph5ztDat4krvPY2LdVevfnen30RL3GRE5E7/veybp8as24dqfdns8Wy57jOgCw+OqWGbYC&#10;UfMUACEqr7ypNOxel0tEREQfX+mr305ddD69PVxMMZS2E8JEsTYeBDbe0KKbrY0DgRRGdBMjlYYw&#10;wgihjr4eNWsQZsNPCsMi1I2GLY4dfX6m0trY+3TWhB2BvICru5uXFoxplyfz55qNxZ31yDr06Maf&#10;x9n+b8mPWTvRbY+JnIiu6Xz7/+u4D9k+gLQdp6x2d2jMAhC+cNlog4NRKje8J2pVV+Z96JnmPenf&#10;ZDETnwMgPvbbEBER0d/l8MYvzXvdz7sA0Lch27vCbqCqOrHTzuK7rVoxlT8x7ekQlhGBTjwDCMAI&#10;IDd1UaWHs8krSh+yu0m8psRAHk+eagYDle8ODzs5y3ONX5ufrQuduPcV/OCBE8CiMzby6LmXVC79&#10;36V6fehEPcdETkRXnX72lcQaGchlXAvVrY5JhFnZnCyj8qNmYtyD+zLts7IZZzJD+/X8iVVpTp47&#10;9BtMzKOjvW4PIiKiu8Uz/uvyyp9+bhxAv1TNVtYB8rUE3vGL8ZK1Lx2HbzwVAZbTCeNEAULGgJHA&#10;rs1qn5o+5YTpqSgxNW05g1q/OlKo94tk8ZKBW0QYI46N4+44Yl+UoXrmjaq3OKj+etFJ9f/Dvl4f&#10;OFHvMZETEQAgee6t6lom9eVRCQCuShy13hLmwrDz12GCg/c7QKavIpenAchdO2f+WzE8aX+Vfc2I&#10;iIhuf+KLmZ+r1l/seagf1shSPH9AAIVu6+I5y173JvccfBaXR0YMbEvrSMaJAy0MYATkkZd98eIc&#10;zNHQhq4pMSzx3pYo/mF8bm7LKJXqCABx7O6/pwDsnpPu3h3f6bYvxEnBnf6W1+vjJroFMJETEQDE&#10;f3bBn02N3ze+/dSDCEfK9QVfnj+R0+6ntuc5G67orUQBgCg8caYavqu+zH7lREREtz/x1Oh3lH/p&#10;4tj+HTtWrMb6EKK1iyf8OC7ae3Fk8OAZ8/Kjw7CittBWHGpbCANoBaR2X1y7mIh9A6Etfa28kvFP&#10;QdyXT9v5ja22IwxEOm/1D45JAOXlOGjlnvhhtDpQth77LM/rE4GJnIgAAPovLnQC+0By4Opz5fq6&#10;mylk55ffiMTAlwrbS1PZtq72AwA2nIe2FvFW/yO9rpyIiIg+AdP/48/eccPVJWR0EyeHgrqG107S&#10;AyHyA3hoYyP65RM7zJYWrkRkImXZGkgUzPCl97odq7I8gdQqUJTmXGz6JjvzXWt4YpeXJMqzogps&#10;CQCivIa1xC7mqtHwZ/f3+oiJbg1M5EQE4BdnO+FhEeau38+VDUQzLdTO1/yU9VTh2tJSC/V+AOjU&#10;bPmVl0+pn+zg7d5ERER3gvRXH3n5lKujKFn347lRTykcyvada+ppQH3uBxvxi8d2hhqlMAkUkiSS&#10;Qggtk4vH9WJqd/P1c0d3dwTyMBcRjV+JpEZhUsZSIdEtDSsWwhidjqLAEwfO5HP/JNPr4yW6RTCR&#10;ExEw+2IQPpJ6T49d74SerZm4k8GVTiF5VIfO1aU5mBYAmDmhhtxntpbVD/45u5wRERHdEQa+/oWz&#10;l2Y72P2OHzb27hvf2x+fe8syzmom5f3OX27q1y4cyRUcXxqpjTSJMUDr7ZW4kj/a8XXjrZNbmVxo&#10;rZxxM7orjdwxJKACLYzpaoMOAEBCxlLmBz333P29PlqiWwQTOREh+WHS3f3QLw3eH/JUFLZE3RVv&#10;hvFoO2xMXp2cJCWMbwSwWbflTsgv/qfu8sl7e109ERERfTJS991nWludz/0w0NbwAw6swy9vyKJu&#10;NKT9yM/n3XB96v6UHZskkyQaAtXzszoJvP7pBy696AfpWqsRisWWnatb2b7RtACkG8J0AMfefn/p&#10;dZTXt7zrTO48EznRNiZyIsKJjY73GdE0yL+/LNc0/tvn3onc9DJEqji6a1wCwglN5KA9I9VECsg+&#10;/GLy4lFeJCciIrpjiFwOB+75z9Xuu+eOHUrDHmxnFUxSWd2J2aCw9lxhOJ0TKRetrdXFLZ1osb9h&#10;5YsP9F1aXaojh+5MXAvXU7m+2sSQAKQ0caBk0dYaQgqZNVbKqQ6fKcxr/n4gAsBETkSAeTmOn0wh&#10;MnDfXyjSb1yO5u3UoExFiJoXL3qHD9pQQILuOePmdgLA0bf8yszuXtdPREREn6i+/+H77zn+K6+O&#10;j68naiCoVZtJ0Ck+3KhAti93YuFkYgPATjB+X+W1br3rjLcGykEjMqmS5Y5IZda3TuUP7LWhgoax&#10;UtdHpHFb0O0wU3D8KuciJwLARE5EwHwlSB8CzI3L9Il3OgY5mdmdka1OQwPdt957eEoAaJ5PHOeQ&#10;BADryBvmJBM5ERHRHcb7/Xt+VNHh8sI5kT3pQOR1VTk7ipnzVwI4LRHGaQEjrMl9eb1udFKHyFw+&#10;OZ8e7UtCleu3/a4Amm+cun9a1xKo0vX3NQCqkKMhtpjIiQAwkRMRcMZERxTgCETXFjV/umakkxoe&#10;GN8l4Uforl1qmM4vForCrK7DsY9429vtfyO6ZDgnORER0Z1m7/S5dy57JuurxBVAduhKHOdKjz2y&#10;uros1k0oBgp9w4PaCDsRRgF6+WSzVHTHs51ccdqKW5vLCz6iX144Io0ov99BPQHEhsTwLFq9PkCi&#10;WwQTORHNxJgGkBFoXl2y+WxHm6EHt7ZENpLKipAdPjL/VhOXOkdCWLZ79NqUJcWc394c6PUBEBER&#10;0SdNHjzYmVtsztiiL5UtpiqnrG4WkKOj+4PFphQDYwKJhhBt5fXbyevzaas2fmBHY0NacQA1OHjv&#10;4qmmf27hsWL+hjvGA6AROp41i7DXx0d0i2AiJ7rrReuxNQigCGxtL6l8P0jUI/vEmh1noDW0SIzc&#10;Nf72qXjjpWOuLB+wr71WDF/BBhM5ERHRnSh94ED6J/XCUQAIRJxoAIDB6HoTG50dHgBhNqQect/Y&#10;ymDMSYVhHCqdAALAjrEzp0XnF58uvn9fnPaF2VBy8uL2FkQEcJBDorveFnRJARgWchkA0H42SLyv&#10;7hcmFI4nBIA4bDSbnQOP6EzngrP/qP3+i0vJtRhPREREd5xdsGYMADS92KpcXSh29UO0zy2FAKpt&#10;mcq+Ngdx+FGnnbQjY6JEw7Jt23bv+ayXEi8tt65H8pYRcWJlBkPA6fWREd0imMiJ7npt6BwADNly&#10;qw5A/6yTeF/pA2LAsl0lhBCAgRA7H1FZlQzf+OIUjN/rAyAiIqLfkJG801wEgGbaqHUNbF/dntgh&#10;hVk/N99ILkFMXpnRem/5QhzJtqMQW66jhIBQ9o7fzdrhG/Wta5G8isRXYkrU1Y0zrhLd1ZjIie56&#10;4dX7V9SUMhcAnF1J5OcKAAwgIGzXVkIIKYRSgw9ly8dXb3yxhfeHgyMiIqI7jDxqy7cB6LZnO/Ea&#10;AAgBLfr354UwtbnjL6/PV/5qZctNrYeJDqOCpbQlAGgDZdt9X0o5tXPdynYkT7awmbILfWZLgkOt&#10;E21jIie661lAAgA4INR7IcI3tbl/EADk9iQlQinLy+ULhby29uzW5hc3TpMWsdsZERHRHewh5c7N&#10;Ay2jh4Rc6QJQgAa83Xty0PpSsO6/U1OZab8eelmjWyVXRpZlWUopSwJ9D9rO+ZZfNQCwntRlxtqP&#10;esvK8ho50TYmd3YePQAAKAtJREFUcqK7ngfRBQDs6LeCd3E60KXDAAAFxAYANCClEHFbyE/b8drC&#10;DS/uCJH6jVR15o//+I//WPe6bYiIiO5y+ftc+XyIDsxAXporCaC2T+WL3J7Dg8Fcp9qa7dQPoJ0Z&#10;KOZ00s0DDSnl1dP6MNPDjn3WdDoAwpVutywPpXAF1i6O7Ea0jYmc6K5Xhtq+v0s8ItXJjfcM7tv+&#10;ZBAudAjAaAEJmKpRXvlwYo7f8OItifJvpKrm3NzcnPn470NEREQfx6fT6drPDAA1pWT3soYSQm/3&#10;rvPy830jU27K3nHMy8kEnuWhDVTN9p1vAADxAOxl39QTmLlOw8vuLsGcteSBXh8W0a2CiZzorpfO&#10;Kb8GAJjaaelvN3R257U1Am1sXyIXQDOQ6MMhJLPd6681KwpDvT4AIiIi+o1J/a6VuvCiAeBNCdW4&#10;mMASVweRCX7ZSbKHkpS9cy2MEUfY4Qk/RFQDBGAMAI2+MdgrRjewtNISgyPjwMKm4+7t9WER3SqY&#10;yIlol4UZAID4rOcsXda7r3UkywF1ADGEBbQbQpZsZMYT83639fWuXSj2un4iIiL6zdn3pOu9+5IG&#10;0LdLqOaZlgNEBkD72Xos7m9quFXfVkWdJBMDBnEXq9dvOzMGmAYqMJ3FS77pm9gLmFel86B98/UQ&#10;3VmYyIlov1Rnt/uHZ7+kusHm9enN8hD1BCYCbNOsCpUuABg3ZvH6S8/B2ssbwYiIiO5knz7meRde&#10;bAEYnhQqOLecCBPCzHy3ptTDfZWkC42ovFELrQ0D32l2gnUYge3JUyEmgKrSK+cinT12QADvrXrO&#10;I70+JqJbhtXrAoio5/Z64eb8dk/1nZ9+3Y02CrntFV62pTeHYi2EqnaE8gYAYAh669orgzOOONrr&#10;8omIiOg3SXzNfc3a+GV1IIMh95LQG2vpvKkeX4FUn3cWLzQ8z9/KdwJPFITpW/Pdml7Jprc7rmsI&#10;4ZS34uZGO7Izn+oHUP2l5Tyd7fUxEd0ymMiJyH7wRf+lie0eM1OT62l9vn90e0qzwRbW+gJAr2op&#10;UwMCAArbXdkBAG+HudHxXpdPREREv1HiC0N/dsF6r7pjarRwdK4ik6UTq10n1t6+M4txw+jYlBEa&#10;K5OC1kPrHdXQ5w9YuBrIJQobjdM5P9j1mSyAzveS/AgvkRNdx0RORHjkzWjz7QcBAMGAEyu9WSn3&#10;5QRQ8vx4rhwFllQiX9runu7ChFdft/W2o55ip3UiIqI7nDg28a+WWyOzs3CzTnujEkdhO7SHCuvC&#10;bUbGyaTgpYQ1OKQTHabWdLOFkztzrtEGRoZB1GoHTjL8dBZA5zuNrPf7qtcHRHTrYCInImQ+/azz&#10;6tAOANBIFfs3pa5UZCblyNRGUvcztiWsvmvTjovtWUgBxM+Z1NS+XhdPREREv3H9Xzh+McgZE1eB&#10;1FB9ZUPkx/sFYI9qx4KzO7fYhSeUTISbKc1uNjNXhlJKCgOdQMPoYirnA9j8QSPj/OFvZuJUotsT&#10;EzkRAQ9euJj84BsjAGwIPT20VJPGtJoAonpmbTyrCrnrl8JjYHt8VP3cZtb7Ci+RExER3QVG5/ff&#10;n1lc7QCAM/bZpNXuZnemiqm/ciRS/TmRABYgLBmrvsL8bCOzWC7I7dHdEpE5uGMZMfTxV0zW+dZU&#10;r4+F6FbCRE5EgPjGv0fzL78wDaSBlsnt725WOwDQiXQr35jovyF3tyAyAJA8dyVtfZVnuYmIiO4G&#10;E6+r2X90DEEnkE5OAedXkigZyP+w4cROKul45uoc5FoC9p7slY611ShmLUClvIIzIAziC29U7HTq&#10;Dyd7fShEtxQmciICkPnHf4z2D4885lm5WtTMIzUxEXV8fzUuDjSHkhkz8H4k34IoAmg8t5pyPnu4&#10;14UTERHRb8O+VFhZnIDrXnvuzsrg7PqssjIqhO7ERmhjNCCgBAaw3BaWj1Ixb4lQodCuVt9RKmtN&#10;fLPY6yMhurUwkRMRAJT+2Z+s+6cu3nd4qI7lPADY6eaGKVvZ6XN+dGVrl3dty2WIESQnX4sy9qce&#10;73XZRERE9Fth3/9S9/jEDQt25c+J1jtIDbVEIIQRodXJCEAIaZI4yA53KjKjq1Xhqovd7s/mO2o4&#10;b6c+c5/s9YEQ3WKYyIkIAFD4588et/1XXhNr6Yt7kPjtet0oV4xOy2PvNWT9RN9QVgCAnlGi7913&#10;m3bO+fKxXhdNREREvyUPvuxeaeRvWFB+aOY54ZSTM7ImkkRq3SoJCAEAIUTe6W/pCMYEG+261a77&#10;Ym/fww+4N7lzojsXEzkRbXO+fuSvN3TYnk9tZlMApFIiO10E3GOz8yqubLr5jGeJ2Uo3/CtjZa2R&#10;rw/1umQiIiL6bSkceM//5QdGdLXGdT66/w2BZqRkFrptxHYg1xqq2OyUst5Wo21WhR7Q9eLov9zF&#10;4WCJPoyJnIiu2f0vz701441WxOxRCAlRGusDAIjJoSubVhJvbgDmlUp1l+vIwpPsdkZERHQ3efxs&#10;6srZgzcuuYjM8P5zuZZZlcikI+3nAAAiksq1cx3d7svCVN4c6P+DZbdwlCO6EX0UJnIiuk4ePNic&#10;2fVds7S/7KaLRef6ivTh9sp6CGgsNOPMtDN19JDqdbFERET02zT2xIvRL8cKNyyZMWZfOrvzkl63&#10;U2JsRdcHDADhQwkPth0bPwVx2nGn9r3syKO9rp/o1sRETkQ3yh096p1tbH3+VwN3Znq6Xe/49cue&#10;9/gXd/IuMCIiorvOMxeXmz/+vfd/IphljR1AId1J3nxaDKyKRjMHIAyF8CTgNeGnsHReiYfe6WT7&#10;pntdPtGtiYmciH7FF69kNn/6+Q/f6pXJIPx2f27wX/xWPjcevB8AO8YTERHdMtTv/bv08rO/cz2S&#10;N0OdS+ErZvWvzOWRfc7AupnfrxD7ELYHwIGJ0Pm5sPbbrzvWU/xSJ/pI/F+DiH5F8StW6tzz+iPW&#10;hH+1kXG+9ds5kScty7I4AgwREdGtY/DzdvrK96JrT5tAHpBq7B4lXl7AqCWDWRN3IVUaACwgDp/t&#10;OLmHfqhTO9hpneijMZET0a86+rjrnfph8KHltT9fytjfGO51eURERNQbD33OySx859pPhBBm+z62&#10;hwel+emMNQlRv9w2QmYEAEiY9l9VHPWpv65lU9/gWXaij8ZETkQf8tkHvfSVP7liPrBQH/8vlazz&#10;lUO9Lo6IiIh65fEv25mV/3x5+8n1kK2+VFL6569nxhBuzGmZuZYwVp+rOPLhF9Yz9jdLva6c6FbF&#10;+8iJ6EPE72R/oTrfHz02ef1WsfDC2zU753394Md5XyIiIrq9PWh/T3Z+MPVMDoAD4W8v9b763GZy&#10;evaI21Sdy5P57YXVV5dUTo69jpz9e3t6XTfRLYuJnIg+TDw9/l0Vrv7Q3TlSTllRa2tpIVFZa+Sb&#10;/b2ujIiIiHrp3uz3VTCzcO+BEvIQ9atL01996UJ3eTk7YJet+bX+khssX5pp63CzuOSk0t/a3euq&#10;iW5dTORE9FF2/08vvu7E4aUL20+VlVbZp+/nfS5ERER3uen/8fnX7e6bb44cmHbjdisLAEg6u7vv&#10;hlara13wPJmEfijR2AxHxlOu2v21wsfcJdGdjImciD6S+9nH3j65AaM1hJACO+49ys8LIiIicr5w&#10;z/eXTLi+8vOFTuHdg0mSJO2mwcDn52bdnElqy9roOA6jVmroQFmMPL2Pg7oR/S34C5uI/gbpJ5+o&#10;zq5X/NhO943syva6HCIiIro1DP/zKyfORkmcWzGvWwIQQkkJ50uDixeXmoP99UorkgVnxVPT00cm&#10;mMeJ/lZM5ET0NxLlcq9LICIioluO2L07OHNicWJRtxtDACBypWJBYmoKnVonsmw7Dn9W6nvq670u&#10;lOjWx0RORERERES/HvfYMVP/3kv+wjFbKa94fXaWdHr7v/PBaOqZXhdJdBtgIiciIiIiol+bKP7+&#10;arO19uRHrev8WLkPFHtdIdFtgCMnExERERHRTUh/wXLfOf0RK+IfdNL5T/e6PKLbARM5ERERERHd&#10;jHuOpOyfnfzQYv87K2n7m16vqyO6HbDXOhERERER3QzxtcZc+/m1p50PLF15rpmxv7az18UR3RaY&#10;yImIiIiI6KbY//C/zvhnZh85eH1oN1TfPCtz9lfv7XVpRLcHJnIiIiIiIro57j/68Rt29+cv79k5&#10;lBWIt5YvL8LzMr+3u9eFEd0mmMiJ6JbUbgAYFr0ug4iIiP5W9WPFn0Ve+N5pCEdHgEo54p7PZXtd&#10;FtHtgomciG5Jp58D8G/Ux34fIiIi+k36qznoQn4DSaKNsqQl1IHHR3pdFNHtg4mciIiIiIhunpz8&#10;w7WLc5W6hlsantyb6nU9RLcTJnIiIiIiIvo4xPDwkzCJ5MzKRL8uJnIiIiIiIvrYBJMF0a+P57GI&#10;iIiIiIiIeoGJnIiIiIiIiKgXmMiJiIiIiIiIeoGJnIiIiIiIiKgXmMiJiIiIiIiIeoGJnIiIiIiI&#10;iKgXmMiJiIiIiIiIeoGJnIiIiIiIiKgXmMiJiIiIiIiIeoGJnIiIiIiIiKgXmMiJiIiIiIiIeoGJ&#10;nIiIiIiIiKgXmMiJiIiIiIiIesHqdQFERB9l8AEAotdVEBER0d9u3wAw1OsiiG5fTOREdEuanOx1&#10;BURERPR3e6zXBRDd3thrnYiIiIiIiKgXmMiJiIiIiIiIeoGJnIiIiIiIiKgXmMiJiIiIiIiIeoGJ&#10;nIiIiIiIiKgXmMiJiIiIiIiIeoGJnIiIiIiIiKgXmMiJiIiIiIiIeoGJnIiIiIiIiKgXmMiJiIiI&#10;iIiIeoGJnIiIiIiIiKgXmMiJiIiIiIiIeoGJnIiIiIiIiKgXmMiJiIiIiIiIeoGJnIiIiIiIiKgX&#10;mMiJiIiIiIiIesHqdQFERB/l8ikAX+NJQyIiolvbixVg5OFeV0F022IiJ6Jb0uZxAF/tdRVERET0&#10;t7s0B/hM5EQ3ixegiIiIiIiIiHqBiZyIiIiIiIioF5jIiYiIiIiIiHqBiZyIiIiIiIioF5jIiYiI&#10;iIiIiHqBiZyIiIiIiIioF5jIiYiIiIiIiHqBiZyIiIiIiIioF5jIiYiIiIiIiHqBiZyIiIiIiIio&#10;F5jIiYiIiIiIiHqBiZyIiIiIiIioF5jIiYiIiIiIiHqBiZyIiIiIiIioF5jIiYiIiIiIiHqBiZyI&#10;iIiIiIioF6xeF0BE9FGOToHnDImIiG5534gAp9dFEN2+mMiJ6JaUSvW6AiIiIvq7FXtdANHtjVeg&#10;iIiIiIiIiHqBiZyIiIiIiIioF5jIiYiIiIiIiHqBiZyIiIiIiIioF5jIiYiIiIiIiHqBiZyIiIiI&#10;iIioF5jIiYiIiIiIiHqBiZyIiIiIiIioF5jIiYiIiIiIiHqBiZyIiIiIiIioF5jIiYiIiIiIiHqB&#10;iZyIiIiIiIioF5jIiYiIiIiIiHqBiZyIiIiIiIioF5jIiYiIiIiIiHrB6nUBREQfJY4BuKLXZRAR&#10;EdHfKtSAdHpdBdFti4mciG5Jbz8H4N+oXpdBREREf6s/mQP2/4NeV0F022KvdSIiIiIiIqJeYCIn&#10;IiIiIiIi6gUmciIiIiIiIqJeYCInIiIiIiIi6gUmciIiIiIiIqJeYCInIiIiIiIi6gUmciIiIiIi&#10;IqJeYCInIiIiIiIi6gUmciIiIiIiIqJeYCInIiIiIiIi6gUmciIiIiIiIqJeYCInIiIiIiIi6gUm&#10;ciIiIiIiIqJeYCInIiIiIiIi6gWr1wXQjf7ncq8rILpVLF0EYESvyyC6dRz8g15XQO9b/be9roDo&#10;lnG8Bpw+1+sqiG4h3zr862zNRH5L+Z97XQDRreWXvS6A6BbyLSbyW8ja/6XXFRDdWv6i1wUQ3UIO&#10;MJHflgY+Hz3f6xruNK4LmGavq6Cb5HgAGr2ugm6SnQLQ0r0ug+g34vDnF872uoY7TVYCUbfXVdBN&#10;yigg7vS6CrpJaQtI2r2u4u7GRH6reORHmwO9ruFO0zcCJMd7XQXdpOIEgHdMr8ugm5OdAnCSiZzu&#10;TP/6X/+//1Wva7jT7PSAzbleV0E3aTwL1C73ugq6ScMloM2bDnqKifzWIbK9ruBO44CtehtzASDL&#10;RH6b8gAgE/e6jDuM1+sC6Dqb3y2fMAm26m1MAbD457tdWQAU/3yfsF8vYwv+3qU71v/rPwD5n/e6&#10;CrpJ/+3/BuA1njS8Tf34/wTg2cFel0FEt4lvzgHf+D/3ugq6Sf+7d4Gn/++9roJu0r/+OXD0P/S6&#10;irsbZz8jIiIiIiIi6gUmciIiIiIiIqJeYCInIiIiIiIi6gUmciIiIiIiIqJeYCInIiIiIiIi6gUm&#10;ciIiIiIiIqJeYCInIiIiIiIi6gUmciIiIiIiIqJeEKbXFRD9ptQbgBzrdRV0k5o1AOOi12XQzelU&#10;AIyqXpdBRLeJlRjIlHtdBd2k9QBI9fe6CrpJm13AHex1FXc3JnIiIiIiIiKiXmCvdSIiIiIiIqJe&#10;YCInIiIiIiIi6gUm8v9/e3cfpldZ3wn8O3kZAoEASQlgAHmJBBJeRAytYhELKstbV6u4VVtL60Ut&#10;VmRp19La7V5uV+q29pI3sS4r3QJWKxa6CipevCmKIlgUBFEwLEIEIQRISAiZzMz+8TwzmcnMM5k5&#10;A9znPHw+/9znuc85z/xyX7nv3/yeOc85AAAAUIKKHAAAAEpQkQMAAEAJKnIAAAAoQUUOAAAAJcwq&#10;HQDAWKtuveO+tXP3OOTVi3tKhwIAdCRjwzT1DJaOAF443/zElj0nvLd0TEzC2ou+PbS581mHlo6G&#10;KTHrgCqsHQ0lYzeYWVcX/kZON3uwf8uegdIhMQkrzt4wvP3kf33z6T50bxKzDqjC2tFMMnaTmXV1&#10;4XvkdLMHSgdAFSvP2jDy5bXnupSnScw6oAprRyPJ2I1m1tWFv5HTzX5aOgAq6Dt7IMkepy2ZM/j0&#10;dz+zMbnx4GNLx8TkmXVAFdaOJpKxm82sqwvfI6eL9b8lOfLPSkfBFP2fK5Mc84HWBTxrzlyV9Fy+&#10;Q+mgmCyzDqjC2tFIMnajmXW14ap1utiaJPuVDoIpWntlksXt9J555yQZvKJ0UEyaWQdUYe1oIhm7&#10;2cy62lCR08WeSLJX6SCYoq8myZ8OL027HZPkS5tKR8VkmXVAFdaOJpKxm82sqw0VOV3skSS7lg6C&#10;qRm8Ksmyl23uOCnJwL2lw2KyzDqgCmtHA8nYDWfW1YaKnC72cJIFpYNgan6xLskJIzpeniQ3lA6L&#10;yTLrgCqsHQ0kYzecWVcbKnK62Iokc0sHwdT8OEkOGtEx89Ak3ysdFpNl1gFVWDsaSMZuOLOuNlTk&#10;dLH7kz17SgfB1Hw/yZydRvYcnmTNhkpvxovPrAOqsHY0kIzdcGZdbajI6V79TyT7lw6CKbozydJR&#10;PXslyWOl42JyzDqgCmtHE8nYzWbW1ces0gHAC+aZJHun7867fvRw//xlBy33hMwG2LQ2yStGde2a&#10;JE+6GWgzmHVAFdaOBpKxG86sqw8VOd3riSS7XHfRpiR55JHr8pr3zysdEluzNkl2H9W1fZI8XTow&#10;JsesA6qwdjSQjN1wZl19qMjpXo8mOXfEt5m+c+tZR5WOia1YnySjP6XdJklWlw6MyTHrgCqsHQ0k&#10;YzecWVcfvkdO93o4yajbiwx8/AulY2Irnk22vPHn7KR1aRUNYNYBVVg7GkjGbjizrj78jZzu9UCS&#10;ZP/fXrxDT9/jN35xIMnlex9ROiom9GySzBnV1ZMkm0oHxuSYdUAV1o4GkrEbzqyrD38jp3vdn2TG&#10;hz9++I4zenoXvfuyg5PkY2tLR8WEBpJk5qguD+ZoErMOqMLa0UAydsOZdfXhb+R0i9Me37x9/p5J&#10;Bn6ZzD1v4VDfDn/9336YbLryPaUDZSLjfEg4kFiqmsKsAyZBxu4KMnazmXU1YtLQLfr7N28PJsmM&#10;L40+YMbZ79mY/Ns7Z5eOlAnMTLa84G0g2fLWMdSVWQdMgozdFWTsZjPrasRV67x0zP3NJP0Plw6D&#10;iWyftL+aNqwvSXYuHRjVmHVAFdaOBpCxu4xZV46KnJeQo5Kh+1hQU9sn7QeqDNuQJDuWDoyKzDqg&#10;CmtH/cnY3casK0ZFzkvILknySOkomMh2SbJqVNf6JJlfOjAqMuuAKqwd9SdjdxuzrhjfI6dbfGbr&#10;h8xJ2ldUUVfbzBhoPSFzs8eSdpaggcw6YAwZuyvI2N3GrCvG38h5CRlM2hdZUVc9Bye5Z1TXiiTb&#10;zqn0bpRn1gFVWDvqT8buNmZdMSpyXkLWJslepaNgQocmWTHq1q33JFleOiyqMuuAKqwdDSBjdxmz&#10;rhgVOS8hK5LkZaWjYEIHJcnPR3T0fz/J60uHRVVmHVCFtaMBZOwuY9YV43vkdKuHzkjy6YUju76U&#10;ZBsrTb29Ytam5Ovv29xx72CSpaXDYlLMOqAKa0czydhNZtbVib+R06126e/v7795ZM9D/57kOP/n&#10;623mm5N8Zd3w68F/SvKquaXDYlLMOqAKa0czydhNZtbViVGnW81ZnOTzT2/u6P9YkpxcOi624sQk&#10;+eTwy+vuTfLO0kExOWYdUIW1o6Fk7AYz6+pERU7XOiXJcx96bOjlhr96KMnxnslRd4uOSPKtK9qv&#10;br4gyaH7lw6KSTLrgCqsHc0kYzeZWVcjPYOlI4AXyODpK5PkpGN227anf/V3P7s+yfaXeCZH7a09&#10;dWOSV526x8xND1/+vSQz/nHn0jExSWYdUIW1o6Fk7AYz62pERU73WvNHa7fomXHey0sHxdbd/eej&#10;X3/ksNIRMWlmHVCFtaOhZOwGM+vqw1XrdK95F+65RccFFpomWPbXPSNf/pX03iBmHVCFtaOhZOwG&#10;M+vqw9/I6WaD375k1fCLmaf8Vm/pgJicVX9/99Dmgf/lV0pHw5SYdUAV1o6GkrEbzKyrCxU53W3w&#10;4dvv+dnqngWL9n/lklmlg2HyHrn1tgfXbr/vq45YVDoSpsysA6qwdjSUjN1gZl09qMgBAACgBN8j&#10;BwAAgBJU5AAAAFCCihwAAABKUJEDAABACSpyAAAAKEFFDgAAACWoyAEAAKAEFTkAAACUoCIHAACA&#10;ElTkAAAAUIKKHAAAAEpQkQMAAEAJKnIAAAAoQUUOAAAAJajIAQAAoAQVOQAAAJSgIgcAAIASVOQA&#10;AABQgoocAAAASlCRAwAAQAkqcgAAAChhVukAgG6w/t7b7/rRyl8+O3uXRUsPWr5sx9LxAADjkLCh&#10;bnoGS0cANF3f1RfcOLrn4Pe/Y6dxDrzmLcObT86d6B1vOXp485ne4c1dnxzv2NnzF+9zxOFLJ3w/&#10;AEDChjpSkQPTs+l//8n6cbp/96N7jOm7+qThzS+fONF7/sElw5vPbU7w85+c4JRj33fy7NJDAQD1&#10;JWFDLfkeOTAt9y3+o/Hyey7d8+znJjjtkxO9Z98/TT2O69628/l9pQcDAOpKwoZ6UpED0/Fv+z/Y&#10;adf/3PvHnc/72jMTvOl3+6uEsu6D+3y39HAAQD1J2FBTKnJgGr74lgl2Prr05s47r5vgxEtSzcrX&#10;nOOLOAAwloQNdaUiB6q7/e1DW6/+1A8e2dA/0P/so7f87SuG9x/1w46nXtj5XTdeVjmgD58yUHpM&#10;AKB2JGyoLXd2Aypbt2f71i2/f86uI/t/etY17a15D80b0T/iRjHJ0/M6ve03jh7xYuyNYr63fMTu&#10;wcENT913y8UPDHf8p8/6oBEARpGwob7MBKCyv2jn9+s+Myq/Z/+rv95Oy2vO7HjytR33fGbinzpz&#10;5IueGdu97PV/vuJn7x3q+PyflB4VAKgZCRvqS0UOVLXq/FZ77TFjdr3x7jmtjX/8+djzdkuSXNDp&#10;bTd+dsRRk7TvxT89oL157tWlxwUAakXChhpTkQNVtT8aP+NN4+xbfH1749yx+z6YJLn5qQ5ve8tA&#10;kuz11qkF84ofDt2z5h1rSw8MANSJhA01piIHqmrf6+V/jLvzte9stZ8ae+eW4xcmSb7a4W3/V5Lk&#10;zFlTjKb3iuNaG+v/uPTAAECdSNhQYypyoKLVDydJfm+H8Xd/tNVs+MmYPbPOSJKcN/55z30uSfJb&#10;U74H68yr9mhtXLqi9NAAQH1I2FBnKnKgop+1muM67N57Wau9Y8yegXckSW59YtzzvpUk2XevqT8V&#10;Zc6V7Y0/LT00AFAfEjbUmYocqKj1iXv27bT/9FZz25gd/fvtniT5yrinta+By6apR7S8/bCWqx4v&#10;PTYAUBsSNtSZihyoaGtZ9HWt5r4xOzb1tG4V84nxztrwhSTJW9JXIaS/a7eXlh4bAKgNCRvqTEUO&#10;VNS+Su3Hnfbv12rGPk2lP6ckSe4Y71eEm5Mki/eo8pF7lhzeaj9R4VwA6E4SNtSZihyoaOdW8y+d&#10;9s/dLkny5JgdfdlnryTJl8c5a+gauEofueesVrNyZenBAYC6kLChzlTkQEUvbzVfubfTAesGBwcH&#10;Bx8a09839ITTc8ee8+wXkyT/MdlYJaahu9Z8o/TgAEBdSNhQZypyoKID2u3xq6d44qbkbUmSu345&#10;Zt83kyRLFlX8yH1++3kqN5YeHACoCwkb6kxFDlS00ytb7QPLbp3aiX3JXq0bvv7fMfs+nSQ5MxUT&#10;fN7eaq4uPTgAUBcSNtSZihyo6r+320d/7aB/nsrH7v1ppfBxbujy7FVJkt9MKt0oJjmiHVK1Xw8A&#10;oAtJ2FBjKnKgqhOWDm3d/a4FB/zd3ZNNyQNJ3pokufcXW+y6KUmydPe0fg2YuqGQpnphHgB0LQkb&#10;akxFDlQ149rezS9+8qGDZh974Z0bJnHeQJJFS5IkV22x6x+SDH0eX8mu7XZrz14FgJcMCRtqTEUO&#10;VLbHbb2jXl//gUO3Xfbh6x4fnMS5/znJmJu3rv9SkuTk6iHt2G7XlB4bAKgNCRvqS0UOVHfIiiVb&#10;dt1zzhsX7vjOyx/cWpJvJfH7Rz9qpXXH1YN3TWVDv3E8VXpoAKA+JGyoLRU5MA2L7r5s4djetZ/7&#10;nb0X/uWKCc/cfVmS5MpRnZ9KMvTs02pmzGy1z5UeGQCoEQkb6kpFDkzHzHc/cuPbx9ux6qP7HXbL&#10;RGe2roIbdfPWddckSU6aTkDzWs1A6YEBgDqRsKGmVOTA9Mw4+gvrbzxj53H2/ODI1z/W+bxWGn/w&#10;wRFdNyRJDlmYaWh/5L5N6WEBgHqRsKGWVOTAtG179HlPPHL1WfuM2fHNPe/oeNLCw5IkV4zouijJ&#10;tG7cmuTZVjO39JgAQO1I2FA/KnLg+dCz2wl/v+KZ28970+hFZeOrOmf4M5Mk526+o8wzX0uSnDid&#10;OAbWtdpd2q8P7O3t7R3nWaff6u3t7f1Q4UEDgBebhA01oyIHnjdzDz/j2r4HLj9+ZN/rVnc6+oQk&#10;ycoHhjuuT5Ictkumof2Jexa02019fX194xw32NfX19dfesAAoAQJG+pDRQ48r2bs/a5rnrvxrcOv&#10;1/9epyMXHJEk+ZfhjufjGrin2+280uMAALUmYUM9qMiB513v0f/6xNlDL778006HtR6acv7QVXBr&#10;v55k6JP4qtqPS525XekxAIDak7ChPBU58EKY/zcrl7Q3L+x0TOtiuUfva7+8LklyxIJMx52t5g09&#10;pQcAAJpAwobCVOTAC+Nlt7QvRLu406NGdzoySfL59stPJknOmN5Pbf2WkDeV/tcDQENI2FCUihx4&#10;gcy/pNVu+GWnI1rJvH0V3JrWfWL+w7R+5sBVrfbXSv/jAaApJGwoSUUOVHJbb29vb2/vFRMccvLs&#10;VvvzTge8OUnyxL1JktaX0l4zf1pR3d++TeshpYcHAOpBwoZ6U5EDlWzT19fX19e3YoJDZrcuckvH&#10;j9x3fEOS5J+TDF0D94HpRdX+fePIHUsPDwDUg4QN9aYiByppp9B/n+iY17aa9R0PaKXzCweTPH1T&#10;kmlfA/fxVvv+0qMDADUhYUO9qciBStoXq90wiWNmdzzgjUmSp+5O8rUkyZE7TSuo659qtW8uPToA&#10;UBMSNtSbihyoZIfWA0RXrZzgmKdbzcKOB2x/XJLk8iQXJJnuNXCD7dOPm9532wCge0jYUG8qcqCa&#10;1sNJc+UEh7SvkNu18xGnJ0kuGshT306SHDetkL7wk1b7kdJjAwC1IWFDranIgWpOaTV/uanjERu/&#10;2mr36vwmxyRJ1t6V1qFHTesGL4/+Tqs9ZHnpsQGA2pCwodZU5EA17a9+rbmo4xFfHEiSHDCn85ts&#10;d3KS5NL2NXB/PJ2AnvnV9pNULukpPTYAUBsSNtSaihyoZt7vttoP/qDDAavf12rPnOhdWsf8w8rv&#10;JJneDV7WHNV+jOqph5ceGgCoDwkbam1W6QCApjrn0lb7mu8vHW/3U0eubW28faI3OTpJsr51zDHz&#10;qkdzz+tXtTa2O3/MvoVjP3vsf1GHCgDKkbChzvyNHKho0V+02g3LLh0cu/emxfe2Nj404X1Ut31b&#10;kqT1iXv1p5I+/gfL2vk939h+zN7+vjEGCg8eALxYJGyoMxU5UNVHDmhvvOeV14/+CHvTN3/1DU+0&#10;Nnffyn1U/3DE9rFVoti0+iefO3HhJUMvL3t16WEBgHqRsKHGXLUOVDXrW0vaWfzOY7d710kH7Lbt&#10;rKRv3cN3fflfNw4dM/umORO/ya9v3nzTDpP6sctnjnjRv8Vn5+e/u/SoAEDNSNhQYypyoLIFdxz6&#10;ZHtz/cUXJ8mMLfLtdt/Zfyvvsc1vf25o8/TJ/dSBCS5gu+b48Xof/5UxXTe94UUeKwAoRsKG+nLV&#10;OlDdnvdvcZvULXLvYf/vkK2+x2nDW8dMN5zDV4yb38db6GYGAF4yJGyoLRU5MA3zv/exzjsXfP72&#10;Xbb+Fq8dWoaO237rB09kwWW37VN6PACgliRsqCsVOTAdM/7ssdPG33PAFY++YzIrTO/QF8kmeQ1c&#10;B8fe8Ni7e0qPBgDUlIQNNeV75MD07PLpv73yk9/fonPf096232Tf4L3tx6T+RrWf37vTsgMPfN3S&#10;3tLjAAC1JmFDLanIgena8dRT191zx10/WvmLdbPn7rZkvwMPXTJv3ANPHByv99fH7c0NY3pWl/6H&#10;AkCTSdhQQypy4Hkwd/ny0iEAAFsjYUPd+B45AAAAlKAiBwAAgBJU5AAAAFCCihwAAABKUJEDAABA&#10;CSpyAAAAKEFFDgAAACWoyAEAAKAEFTkAAACUoCIHAACAElTkAAAAUELPYOkIAAAA4KXI38gBAACg&#10;BBU5AAAAlKAiBwAAgBJU5AAAAFCCihwAAABKUJEDAABACSpyAAAAKEFFDgAAACWoyAEAAKAEFTkA&#10;AACUoCIHAACAElTkAAAAUIKKHAAAAEpQkQMAAEAJKnIAAAAoQUUOAAAAJajIAQAAoAQVOQAAAJSg&#10;IgcAAIASVOQAAABQgoocAAAASlCRAwAAQAkqcgAAAChBRQ4AAAAlqMgBAACgBBU5AAAAlKAiBwAA&#10;gBJU5AAAAFCCihwAAABKUJEDAABACSpyAAAAKEFFDgAAACWoyAEAAKAEFTkAAACUoCIHAACAElTk&#10;AAAAUIKKHAAAAEpQkQMAAEAJKnIAAAAoQUUOAAAAJajIAQAAoAQVOQAAAJSgIgcAAIASVOQAAABQ&#10;goocAAAASlCRAwAAQAkqcgAAAChBRQ4AAAAlqMgBAACgBBU5AAAAlKAiBwAAgBJU5AAAAFCCihwA&#10;AABKUJEDAABACSpyAAAAKEFFDgAAACWoyAEAAKAEFTkAAACUoCIHAACAElTkAAAAUIKKHAAAAEpQ&#10;kQMAAEAJ/x/y8evgT1/0BAAAAABJRU5ErkJgglBLAwQUAAYACAAAACEAETfwkOIAAAALAQAADwAA&#10;AGRycy9kb3ducmV2LnhtbEyPQUvDQBCF74L/YRnBW7tZSxsTsymlqKci2AribZtMk9DsbMhuk/Tf&#10;O57s8c17vPdNtp5sKwbsfeNIg5pHIJAKVzZUafg6vM2eQfhgqDStI9RwRQ/r/P4uM2npRvrEYR8q&#10;wSXkU6OhDqFLpfRFjdb4ueuQ2Du53prAsq9k2ZuRy20rn6JoJa1piBdq0+G2xuK8v1gN76MZNwv1&#10;OuzOp+3157D8+N4p1PrxYdq8gAg4hf8w/OEzOuTMdHQXKr1oNcziBaMHNlbxEgQnkjjhy1FDnCgF&#10;Ms/k7Q/5L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QbfhH&#10;+AQAAKoXAAAOAAAAAAAAAAAAAAAAADoCAABkcnMvZTJvRG9jLnhtbFBLAQItAAoAAAAAAAAAIQBR&#10;ctcmKqkFACqpBQAUAAAAAAAAAAAAAAAAAF4HAABkcnMvbWVkaWEvaW1hZ2UxLnBuZ1BLAQItABQA&#10;BgAIAAAAIQARN/CQ4gAAAAsBAAAPAAAAAAAAAAAAAAAAALqwBQBkcnMvZG93bnJldi54bWxQSwEC&#10;LQAUAAYACAAAACEAqiYOvrwAAAAhAQAAGQAAAAAAAAAAAAAAAADJsQUAZHJzL19yZWxzL2Uyb0Rv&#10;Yy54bWwucmVsc1BLBQYAAAAABgAGAHwBAAC8sgU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o:spid="_x0000_s1027" type="#_x0000_t75" style="position:absolute;width:89283;height:52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wCRywAAAOIAAAAPAAAAZHJzL2Rvd25yZXYueG1sRI9BawIx&#10;FITvhf6H8IReimZdrcpqlFKolJ7s6sHjY/PcLG5eliR1t/31TaHQ4zAz3zCb3WBbcSMfGscKppMM&#10;BHHldMO1gtPxdbwCESKyxtYxKfiiALvt/d0GC+16/qBbGWuRIBwKVGBi7AopQ2XIYpi4jjh5F+ct&#10;xiR9LbXHPsFtK/MsW0iLDacFgx29GKqu5adVcH4/P8ny0F/nVW75UX7vjdd7pR5Gw/MaRKQh/of/&#10;2m9awSKfzaar5XIOv5fSHZDbHwAAAP//AwBQSwECLQAUAAYACAAAACEA2+H2y+4AAACFAQAAEwAA&#10;AAAAAAAAAAAAAAAAAAAAW0NvbnRlbnRfVHlwZXNdLnhtbFBLAQItABQABgAIAAAAIQBa9CxbvwAA&#10;ABUBAAALAAAAAAAAAAAAAAAAAB8BAABfcmVscy8ucmVsc1BLAQItABQABgAIAAAAIQDMewCRywAA&#10;AOIAAAAPAAAAAAAAAAAAAAAAAAcCAABkcnMvZG93bnJldi54bWxQSwUGAAAAAAMAAwC3AAAA/wIA&#10;AAAA&#10;">
                    <v:imagedata r:id="rId21" o:title=""/>
                  </v:shape>
                  <v:rect id="Rectangle 657063056" o:spid="_x0000_s1028" style="position:absolute;left:8626;top:1994;width:12336;height:30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8bywAAAOIAAAAPAAAAZHJzL2Rvd25yZXYueG1sRI9BS8NA&#10;FITvgv9heYI3u9tKU5t2W0QUFXqobUGPj+zbJJh9G7KbNP57VxB6HGbmG2a9HV0jBupC7VnDdKJA&#10;EBfe1FxqOB1f7h5AhIhssPFMGn4owHZzfbXG3Pgzf9BwiKVIEA45aqhibHMpQ1GRwzDxLXHyrO8c&#10;xiS7UpoOzwnuGjlTKpMOa04LFbb0VFHxfeidhi+Lr8fn97CTdjbYZb3vP+2i1/r2ZnxcgYg0xkv4&#10;v/1mNGTzhcru1TyDv0vpDsjNLwAAAP//AwBQSwECLQAUAAYACAAAACEA2+H2y+4AAACFAQAAEwAA&#10;AAAAAAAAAAAAAAAAAAAAW0NvbnRlbnRfVHlwZXNdLnhtbFBLAQItABQABgAIAAAAIQBa9CxbvwAA&#10;ABUBAAALAAAAAAAAAAAAAAAAAB8BAABfcmVscy8ucmVsc1BLAQItABQABgAIAAAAIQA+sZ8bywAA&#10;AOIAAAAPAAAAAAAAAAAAAAAAAAcCAABkcnMvZG93bnJldi54bWxQSwUGAAAAAAMAAwC3AAAA/wIA&#10;AAAA&#10;" fillcolor="white [3212]" strokecolor="white [3212]" strokeweight="1pt"/>
                  <v:rect id="Rectangle 44776880" o:spid="_x0000_s1029" style="position:absolute;left:51456;top:2221;width:16347;height:22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kquyQAAAOEAAAAPAAAAZHJzL2Rvd25yZXYueG1sRI/NasJA&#10;FIX3hb7DcIXu6kQRE1NHKaWlFbpoVdDlJXMnCc3cCZlJjG/vLIQuD+ePb70dbSMG6nztWMFsmoAg&#10;LpyuuVRwPHw8ZyB8QNbYOCYFV/Kw3Tw+rDHX7sK/NOxDKeII+xwVVCG0uZS+qMiin7qWOHrGdRZD&#10;lF0pdYeXOG4bOU+SpbRYc3yosKW3ioq/fW8VnA1+Ht53/lua+WBW9U9/Mmmv1NNkfH0BEWgM/+F7&#10;+0srWCzSdJllkSESRRqQmxsAAAD//wMAUEsBAi0AFAAGAAgAAAAhANvh9svuAAAAhQEAABMAAAAA&#10;AAAAAAAAAAAAAAAAAFtDb250ZW50X1R5cGVzXS54bWxQSwECLQAUAAYACAAAACEAWvQsW78AAAAV&#10;AQAACwAAAAAAAAAAAAAAAAAfAQAAX3JlbHMvLnJlbHNQSwECLQAUAAYACAAAACEAtSpKrskAAADh&#10;AAAADwAAAAAAAAAAAAAAAAAHAgAAZHJzL2Rvd25yZXYueG1sUEsFBgAAAAADAAMAtwAAAP0CAAAA&#10;AA==&#10;" fillcolor="white [3212]" strokecolor="white [3212]" strokeweight="1pt"/>
                  <v:rect id="Rectangle 822777639" o:spid="_x0000_s1030" style="position:absolute;left:7274;top:28040;width:12336;height:30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5aCygAAAOIAAAAPAAAAZHJzL2Rvd25yZXYueG1sRI9PS8Qw&#10;FMTvgt8hPMGbm1ph+8dmFxFFBQ+6K+jx0by0xealNGm3++03grDHYWZ+w1TbxfZiptF3jhXcrhIQ&#10;xLXTHTcKvvbPNzkIH5A19o5JwZE8bDeXFxWW2h34k+ZdaESEsC9RQRvCUErp65Ys+pUbiKNn3Ggx&#10;RDk2Uo94iHDbyzRJ1tJix3GhxYEeW6p/d5NV8GPwZf/05t+lSWdTdB/Tt8kmpa6vlod7EIGWcA7/&#10;t1+1gjxNsyxb3xXwdyneAbk5AQAA//8DAFBLAQItABQABgAIAAAAIQDb4fbL7gAAAIUBAAATAAAA&#10;AAAAAAAAAAAAAAAAAABbQ29udGVudF9UeXBlc10ueG1sUEsBAi0AFAAGAAgAAAAhAFr0LFu/AAAA&#10;FQEAAAsAAAAAAAAAAAAAAAAAHwEAAF9yZWxzLy5yZWxzUEsBAi0AFAAGAAgAAAAhAFaTloLKAAAA&#10;4gAAAA8AAAAAAAAAAAAAAAAABwIAAGRycy9kb3ducmV2LnhtbFBLBQYAAAAAAwADALcAAAD+AgAA&#10;AAA=&#10;" fillcolor="white [3212]" strokecolor="white [3212]" strokeweight="1pt"/>
                  <v:rect id="Rectangle 663629551" o:spid="_x0000_s1031" style="position:absolute;left:49343;top:28291;width:12335;height:30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VBXywAAAOIAAAAPAAAAZHJzL2Rvd25yZXYueG1sRI9BS8NA&#10;FITvgv9heUJvdtNIYxu7LSIWK3jQttAeH9m3STD7NmQ3afz3XUHwOMzMN8xqM9pGDNT52rGC2TQB&#10;QVw4XXOp4HjY3i9A+ICssXFMCn7Iw2Z9e7PCXLsLf9GwD6WIEPY5KqhCaHMpfVGRRT91LXH0jOss&#10;hii7UuoOLxFuG5kmSSYt1hwXKmzppaLie99bBWeDb4fXd/8hTTqYZf3Zn8xjr9Tkbnx+AhFoDP/h&#10;v/ZOK8iyhyxdzucz+L0U74BcXwEAAP//AwBQSwECLQAUAAYACAAAACEA2+H2y+4AAACFAQAAEwAA&#10;AAAAAAAAAAAAAAAAAAAAW0NvbnRlbnRfVHlwZXNdLnhtbFBLAQItABQABgAIAAAAIQBa9CxbvwAA&#10;ABUBAAALAAAAAAAAAAAAAAAAAB8BAABfcmVscy8ucmVsc1BLAQItABQABgAIAAAAIQDq4VBXywAA&#10;AOIAAAAPAAAAAAAAAAAAAAAAAAcCAABkcnMvZG93bnJldi54bWxQSwUGAAAAAAMAAwC3AAAA/wIA&#10;AAAA&#10;" fillcolor="white [3212]" strokecolor="white [3212]" strokeweight="1pt"/>
                  <v:shapetype id="_x0000_t202" coordsize="21600,21600" o:spt="202" path="m,l,21600r21600,l21600,xe">
                    <v:stroke joinstyle="miter"/>
                    <v:path gradientshapeok="t" o:connecttype="rect"/>
                  </v:shapetype>
                  <v:shape id="TextBox 4" o:spid="_x0000_s1032" type="#_x0000_t202" style="position:absolute;left:7272;top:1538;width:17679;height:5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i6YygAAAOIAAAAPAAAAZHJzL2Rvd25yZXYueG1sRI9Pa8JA&#10;FMTvQr/D8gq96W79EzV1FVEET5XaKnh7ZJ9JMPs2ZLcmfvtuodDjMDO/YRarzlbiTo0vHWt4HSgQ&#10;xJkzJecavj53/RkIH5ANVo5Jw4M8rJZPvQWmxrX8QfdjyEWEsE9RQxFCnUrps4Is+oGriaN3dY3F&#10;EGWTS9NgG+G2kkOlEmmx5LhQYE2bgrLb8dtqOL1fL+exOuRbO6lb1ynJdi61fnnu1m8gAnXhP/zX&#10;3hsNyXA0mY2T6RR+L8U7IJc/AAAA//8DAFBLAQItABQABgAIAAAAIQDb4fbL7gAAAIUBAAATAAAA&#10;AAAAAAAAAAAAAAAAAABbQ29udGVudF9UeXBlc10ueG1sUEsBAi0AFAAGAAgAAAAhAFr0LFu/AAAA&#10;FQEAAAsAAAAAAAAAAAAAAAAAHwEAAF9yZWxzLy5yZWxzUEsBAi0AFAAGAAgAAAAhAHOOLpjKAAAA&#10;4gAAAA8AAAAAAAAAAAAAAAAABwIAAGRycy9kb3ducmV2LnhtbFBLBQYAAAAAAwADALcAAAD+AgAA&#10;AAA=&#10;" filled="f" stroked="f">
                    <v:textbox>
                      <w:txbxContent>
                        <w:p w14:paraId="28F5C5EE" w14:textId="77777777" w:rsidR="00FB40AB" w:rsidRDefault="00FB40AB" w:rsidP="00FB40AB">
                          <w:pPr>
                            <w:rPr>
                              <w:rFonts w:asciiTheme="minorHAnsi" w:hAnsi="Aptos"/>
                              <w:b/>
                              <w:bCs/>
                              <w:color w:val="000000" w:themeColor="text1"/>
                              <w:kern w:val="24"/>
                            </w:rPr>
                          </w:pPr>
                          <w:r>
                            <w:rPr>
                              <w:rFonts w:asciiTheme="minorHAnsi" w:hAnsi="Aptos"/>
                              <w:b/>
                              <w:bCs/>
                              <w:color w:val="000000" w:themeColor="text1"/>
                              <w:kern w:val="24"/>
                            </w:rPr>
                            <w:t>Glucocorticoids</w:t>
                          </w:r>
                        </w:p>
                      </w:txbxContent>
                    </v:textbox>
                  </v:shape>
                  <v:shape id="TextBox 5" o:spid="_x0000_s1033" type="#_x0000_t202" style="position:absolute;left:50910;top:1538;width:25743;height:8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2WbxAAAAOIAAAAPAAAAZHJzL2Rvd25yZXYueG1sRE9da8Iw&#10;FH0X9h/CHfimyUYrszPKmAg+KXMq+HZprm1Zc1OaaOu/N8LAx8P5ni16W4srtb5yrOFtrEAQ585U&#10;XGjY/65GHyB8QDZYOyYNN/KwmL8MZpgZ1/EPXXehEDGEfYYayhCaTEqfl2TRj11DHLmzay2GCNtC&#10;mha7GG5r+a7URFqsODaU2NB3Sfnf7mI1HDbn0zFR22Jp06ZzvZJsp1Lr4Wv/9QkiUB+e4n/32sT5&#10;Kpkmk1Sl8LgUMcj5HQAA//8DAFBLAQItABQABgAIAAAAIQDb4fbL7gAAAIUBAAATAAAAAAAAAAAA&#10;AAAAAAAAAABbQ29udGVudF9UeXBlc10ueG1sUEsBAi0AFAAGAAgAAAAhAFr0LFu/AAAAFQEAAAsA&#10;AAAAAAAAAAAAAAAAHwEAAF9yZWxzLy5yZWxzUEsBAi0AFAAGAAgAAAAhAGGTZZvEAAAA4gAAAA8A&#10;AAAAAAAAAAAAAAAABwIAAGRycy9kb3ducmV2LnhtbFBLBQYAAAAAAwADALcAAAD4AgAAAAA=&#10;" filled="f" stroked="f">
                    <v:textbox>
                      <w:txbxContent>
                        <w:p w14:paraId="77B6F501" w14:textId="77777777" w:rsidR="00FB40AB" w:rsidRDefault="00FB40AB" w:rsidP="00FB40AB">
                          <w:pPr>
                            <w:rPr>
                              <w:rFonts w:asciiTheme="minorHAnsi" w:hAnsi="Aptos"/>
                              <w:b/>
                              <w:bCs/>
                              <w:color w:val="000000" w:themeColor="text1"/>
                              <w:kern w:val="24"/>
                            </w:rPr>
                          </w:pPr>
                          <w:r>
                            <w:rPr>
                              <w:rFonts w:asciiTheme="minorHAnsi" w:hAnsi="Aptos"/>
                              <w:b/>
                              <w:bCs/>
                              <w:color w:val="000000" w:themeColor="text1"/>
                              <w:kern w:val="24"/>
                            </w:rPr>
                            <w:t>Parental care deprivation</w:t>
                          </w:r>
                        </w:p>
                      </w:txbxContent>
                    </v:textbox>
                  </v:shape>
                  <v:shape id="TextBox 6" o:spid="_x0000_s1034" type="#_x0000_t202" style="position:absolute;left:7272;top:27306;width:25717;height:8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LhYywAAAOMAAAAPAAAAZHJzL2Rvd25yZXYueG1sRI9BT8JA&#10;EIXvJv6HzZh4k11EKRQWQjAmnDSCknCbdIe2sTvbdFda/z1zMPE48968981yPfhGXaiLdWAL45EB&#10;RVwEV3Np4fPw+jADFROywyYwWfilCOvV7c0Scxd6/qDLPpVKQjjmaKFKqc21jkVFHuMotMSinUPn&#10;McnYldp12Eu4b/SjMVPtsWZpqLClbUXF9/7HW/h6O5+OT+a9fPHPbR8Go9nPtbX3d8NmASrRkP7N&#10;f9c7J/hZNhlnk3km0PKTLECvrgAAAP//AwBQSwECLQAUAAYACAAAACEA2+H2y+4AAACFAQAAEwAA&#10;AAAAAAAAAAAAAAAAAAAAW0NvbnRlbnRfVHlwZXNdLnhtbFBLAQItABQABgAIAAAAIQBa9CxbvwAA&#10;ABUBAAALAAAAAAAAAAAAAAAAAB8BAABfcmVscy8ucmVsc1BLAQItABQABgAIAAAAIQBB3LhYywAA&#10;AOMAAAAPAAAAAAAAAAAAAAAAAAcCAABkcnMvZG93bnJldi54bWxQSwUGAAAAAAMAAwC3AAAA/wIA&#10;AAAA&#10;" filled="f" stroked="f">
                    <v:textbox>
                      <w:txbxContent>
                        <w:p w14:paraId="40E21462" w14:textId="77777777" w:rsidR="00FB40AB" w:rsidRDefault="00FB40AB" w:rsidP="00FB40AB">
                          <w:pPr>
                            <w:rPr>
                              <w:rFonts w:asciiTheme="minorHAnsi" w:hAnsi="Aptos"/>
                              <w:b/>
                              <w:bCs/>
                              <w:color w:val="000000" w:themeColor="text1"/>
                              <w:kern w:val="24"/>
                            </w:rPr>
                          </w:pPr>
                          <w:r>
                            <w:rPr>
                              <w:rFonts w:asciiTheme="minorHAnsi" w:hAnsi="Aptos"/>
                              <w:b/>
                              <w:bCs/>
                              <w:color w:val="000000" w:themeColor="text1"/>
                              <w:kern w:val="24"/>
                            </w:rPr>
                            <w:t>Psychological disturbance</w:t>
                          </w:r>
                        </w:p>
                      </w:txbxContent>
                    </v:textbox>
                  </v:shape>
                  <v:shape id="TextBox 7" o:spid="_x0000_s1035" type="#_x0000_t202" style="position:absolute;left:50910;top:27351;width:25743;height:5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JeeyQAAAOMAAAAPAAAAZHJzL2Rvd25yZXYueG1sRI9Ba8JA&#10;FITvgv9heYI33TUY0dRVRBE8tdTaQm+P7DMJZt+G7Griv+8WCj0OM/MNs972thYPan3lWMNsqkAQ&#10;585UXGi4fBwnSxA+IBusHZOGJ3nYboaDNWbGdfxOj3MoRISwz1BDGUKTSenzkiz6qWuIo3d1rcUQ&#10;ZVtI02IX4baWiVILabHiuFBiQ/uS8tv5bjV8vl6/v+bqrTjYtOlcryTbldR6POp3LyAC9eE//Nc+&#10;GQ2JSudpulLJAn4/xT8gNz8AAAD//wMAUEsBAi0AFAAGAAgAAAAhANvh9svuAAAAhQEAABMAAAAA&#10;AAAAAAAAAAAAAAAAAFtDb250ZW50X1R5cGVzXS54bWxQSwECLQAUAAYACAAAACEAWvQsW78AAAAV&#10;AQAACwAAAAAAAAAAAAAAAAAfAQAAX3JlbHMvLnJlbHNQSwECLQAUAAYACAAAACEAUxSXnskAAADj&#10;AAAADwAAAAAAAAAAAAAAAAAHAgAAZHJzL2Rvd25yZXYueG1sUEsFBgAAAAADAAMAtwAAAP0CAAAA&#10;AA==&#10;" filled="f" stroked="f">
                    <v:textbox>
                      <w:txbxContent>
                        <w:p w14:paraId="3C34D888" w14:textId="77777777" w:rsidR="00FB40AB" w:rsidRDefault="00FB40AB" w:rsidP="00FB40AB">
                          <w:pPr>
                            <w:rPr>
                              <w:rFonts w:asciiTheme="minorHAnsi" w:hAnsi="Aptos"/>
                              <w:b/>
                              <w:bCs/>
                              <w:color w:val="000000" w:themeColor="text1"/>
                              <w:kern w:val="24"/>
                            </w:rPr>
                          </w:pPr>
                          <w:r>
                            <w:rPr>
                              <w:rFonts w:asciiTheme="minorHAnsi" w:hAnsi="Aptos"/>
                              <w:b/>
                              <w:bCs/>
                              <w:color w:val="000000" w:themeColor="text1"/>
                              <w:kern w:val="24"/>
                            </w:rPr>
                            <w:t>Nutritional imbalance</w:t>
                          </w:r>
                        </w:p>
                      </w:txbxContent>
                    </v:textbox>
                  </v:shape>
                  <w10:wrap type="topAndBottom" anchorx="margin" anchory="page"/>
                </v:group>
              </w:pict>
            </mc:Fallback>
          </mc:AlternateContent>
        </w:r>
      </w:del>
    </w:p>
    <w:p w14:paraId="0AA9CAA3" w14:textId="1EB6DA8D" w:rsidR="0086671D" w:rsidRDefault="0086671D" w:rsidP="00FB40AB">
      <w:pPr>
        <w:pStyle w:val="Compact"/>
        <w:jc w:val="both"/>
        <w:rPr>
          <w:noProof/>
        </w:rPr>
      </w:pPr>
      <w:r w:rsidRPr="0086671D">
        <w:rPr>
          <w:b/>
          <w:bCs/>
        </w:rPr>
        <w:t>Figure </w:t>
      </w:r>
      <w:r w:rsidR="007B0779">
        <w:rPr>
          <w:b/>
          <w:bCs/>
        </w:rPr>
        <w:t>4</w:t>
      </w:r>
      <w:r w:rsidRPr="0086671D">
        <w:rPr>
          <w:b/>
          <w:bCs/>
        </w:rPr>
        <w:t xml:space="preserve"> -</w:t>
      </w:r>
      <w:r>
        <w:t xml:space="preserve"> </w:t>
      </w:r>
      <w:r>
        <w:rPr>
          <w:b/>
          <w:bCs/>
        </w:rPr>
        <w:t xml:space="preserve">Overall meta-analytic mean estimates for each developmental stressor category (a) </w:t>
      </w:r>
      <w:r w:rsidR="00A33655">
        <w:rPr>
          <w:b/>
          <w:bCs/>
        </w:rPr>
        <w:t>glucocorticoid exposure</w:t>
      </w:r>
      <w:r>
        <w:rPr>
          <w:b/>
          <w:bCs/>
        </w:rPr>
        <w:t xml:space="preserve">, (b) </w:t>
      </w:r>
      <w:r w:rsidR="00A33655">
        <w:rPr>
          <w:b/>
          <w:bCs/>
        </w:rPr>
        <w:t>parental care deprivation</w:t>
      </w:r>
      <w:r>
        <w:rPr>
          <w:b/>
          <w:bCs/>
        </w:rPr>
        <w:t xml:space="preserve">, (c) </w:t>
      </w:r>
      <w:r w:rsidR="00A33655">
        <w:rPr>
          <w:b/>
          <w:bCs/>
        </w:rPr>
        <w:t>psychological disturbance,</w:t>
      </w:r>
      <w:r>
        <w:rPr>
          <w:b/>
          <w:bCs/>
        </w:rPr>
        <w:t xml:space="preserve"> and (d) nutritional </w:t>
      </w:r>
      <w:r w:rsidR="00A33655">
        <w:rPr>
          <w:b/>
          <w:bCs/>
        </w:rPr>
        <w:t>imbalance</w:t>
      </w:r>
      <w:r>
        <w:t xml:space="preserve">. Mean estimates are shown as large points, with 95% </w:t>
      </w:r>
      <w:r>
        <w:lastRenderedPageBreak/>
        <w:t xml:space="preserve">confidence (thick black bars) and prediction (thin black bars). The number of effects (k) along with the number of studies (in </w:t>
      </w:r>
      <w:r w:rsidR="005974D1">
        <w:t>parentheses</w:t>
      </w:r>
      <w:r>
        <w:t xml:space="preserve">) are provided for each stressor category. </w:t>
      </w:r>
      <w:bookmarkStart w:id="2" w:name="_Hlk220325399"/>
      <w:r>
        <w:t>The dashed line</w:t>
      </w:r>
      <w:ins w:id="3" w:author="Ondi Crino" w:date="2026-01-26T13:03:00Z" w16du:dateUtc="2026-01-26T02:33:00Z">
        <w:r w:rsidR="00E16738">
          <w:t>s</w:t>
        </w:r>
      </w:ins>
      <w:r>
        <w:t xml:space="preserve"> represent</w:t>
      </w:r>
      <w:del w:id="4" w:author="Ondi Crino" w:date="2026-01-26T13:08:00Z" w16du:dateUtc="2026-01-26T02:38:00Z">
        <w:r w:rsidDel="00E16738">
          <w:delText>s</w:delText>
        </w:r>
      </w:del>
      <w:r>
        <w:t xml:space="preserve"> no effect </w:t>
      </w:r>
      <w:ins w:id="5" w:author="Ondi Crino" w:date="2026-01-26T12:52:00Z" w16du:dateUtc="2026-01-26T02:22:00Z">
        <w:r w:rsidR="008E5A62">
          <w:t xml:space="preserve">where the </w:t>
        </w:r>
      </w:ins>
      <w:ins w:id="6" w:author="Ondi Crino" w:date="2026-01-26T12:53:00Z" w16du:dateUtc="2026-01-26T02:23:00Z">
        <w:r w:rsidR="008E5A62">
          <w:t xml:space="preserve">estimate of the standardized mean difference between </w:t>
        </w:r>
      </w:ins>
      <w:ins w:id="7" w:author="Ondi Crino" w:date="2026-01-26T13:05:00Z" w16du:dateUtc="2026-01-26T02:35:00Z">
        <w:r w:rsidR="00E16738">
          <w:t xml:space="preserve">the treatment and control </w:t>
        </w:r>
      </w:ins>
      <w:ins w:id="8" w:author="Ondi Crino" w:date="2026-01-26T12:53:00Z" w16du:dateUtc="2026-01-26T02:23:00Z">
        <w:r w:rsidR="008E5A62">
          <w:t xml:space="preserve">groups </w:t>
        </w:r>
      </w:ins>
      <w:r>
        <w:t>(</w:t>
      </w:r>
      <w:del w:id="9" w:author="Ondi Crino" w:date="2026-01-26T12:59:00Z" w16du:dateUtc="2026-01-26T02:29:00Z">
        <w:r w:rsidDel="008E5A62">
          <w:delText>i</w:delText>
        </w:r>
      </w:del>
      <w:del w:id="10" w:author="Ondi Crino" w:date="2026-01-26T12:58:00Z" w16du:dateUtc="2026-01-26T02:28:00Z">
        <w:r w:rsidDel="008E5A62">
          <w:delText>.e.,</w:delText>
        </w:r>
      </w:del>
      <w:r>
        <w:t xml:space="preserve"> </w:t>
      </w:r>
      <m:oMath>
        <m:r>
          <w:rPr>
            <w:rFonts w:ascii="Cambria Math" w:hAnsi="Cambria Math"/>
          </w:rPr>
          <m:t>SM</m:t>
        </m:r>
        <m:sSub>
          <m:sSubPr>
            <m:ctrlPr>
              <w:rPr>
                <w:rFonts w:ascii="Cambria Math" w:hAnsi="Cambria Math"/>
              </w:rPr>
            </m:ctrlPr>
          </m:sSubPr>
          <m:e>
            <m:r>
              <w:rPr>
                <w:rFonts w:ascii="Cambria Math" w:hAnsi="Cambria Math"/>
              </w:rPr>
              <m:t>D</m:t>
            </m:r>
          </m:e>
          <m:sub>
            <m:r>
              <w:rPr>
                <w:rFonts w:ascii="Cambria Math" w:hAnsi="Cambria Math"/>
              </w:rPr>
              <m:t>H</m:t>
            </m:r>
          </m:sub>
        </m:sSub>
      </m:oMath>
      <w:del w:id="11" w:author="Ondi Crino" w:date="2026-01-26T12:53:00Z" w16du:dateUtc="2026-01-26T02:23:00Z">
        <w:r w:rsidDel="008E5A62">
          <w:delText xml:space="preserve"> = 0</w:delText>
        </w:r>
      </w:del>
      <w:r>
        <w:t>)</w:t>
      </w:r>
      <w:ins w:id="12" w:author="Ondi Crino" w:date="2026-01-26T12:53:00Z" w16du:dateUtc="2026-01-26T02:23:00Z">
        <w:r w:rsidR="008E5A62">
          <w:t xml:space="preserve"> </w:t>
        </w:r>
      </w:ins>
      <w:ins w:id="13" w:author="Ondi Crino" w:date="2026-01-26T12:58:00Z" w16du:dateUtc="2026-01-26T02:28:00Z">
        <w:r w:rsidR="008E5A62">
          <w:t>equals</w:t>
        </w:r>
      </w:ins>
      <w:ins w:id="14" w:author="Ondi Crino" w:date="2026-01-26T12:53:00Z" w16du:dateUtc="2026-01-26T02:23:00Z">
        <w:r w:rsidR="008E5A62">
          <w:t xml:space="preserve"> zero</w:t>
        </w:r>
      </w:ins>
      <w:r>
        <w:t xml:space="preserve">. </w:t>
      </w:r>
      <w:bookmarkEnd w:id="2"/>
      <w:r>
        <w:t xml:space="preserve">Raw data </w:t>
      </w:r>
      <w:ins w:id="15" w:author="Daniel Noble" w:date="2026-01-28T14:03:00Z" w16du:dateUtc="2026-01-28T13:03:00Z">
        <w:r w:rsidR="0040344F">
          <w:t>(transparent points)</w:t>
        </w:r>
      </w:ins>
      <w:ins w:id="16" w:author="Daniel Noble" w:date="2026-01-28T14:04:00Z" w16du:dateUtc="2026-01-28T13:04:00Z">
        <w:r w:rsidR="00151415">
          <w:t xml:space="preserve"> </w:t>
        </w:r>
      </w:ins>
      <w:r>
        <w:t>are also shown and are weighted by their inverse sampling error (precision). Note raw data is truncated for ease of visualisation.</w:t>
      </w:r>
      <w:r w:rsidRPr="0086671D">
        <w:rPr>
          <w:noProof/>
        </w:rPr>
        <w:t xml:space="preserve"> </w:t>
      </w:r>
      <w:ins w:id="17" w:author="Daniel Noble" w:date="2026-01-28T15:37:00Z" w16du:dateUtc="2026-01-28T14:37:00Z">
        <w:r w:rsidR="00915160">
          <w:rPr>
            <w:noProof/>
          </w:rPr>
          <w:t xml:space="preserve">Note </w:t>
        </w:r>
        <w:r w:rsidR="00B74AC7">
          <w:rPr>
            <w:noProof/>
          </w:rPr>
          <w:t xml:space="preserve">that </w:t>
        </w:r>
        <w:r w:rsidR="00915160">
          <w:rPr>
            <w:noProof/>
          </w:rPr>
          <w:t xml:space="preserve">there was some evidence for publication bias for studies on </w:t>
        </w:r>
      </w:ins>
      <w:ins w:id="18" w:author="Daniel Noble" w:date="2026-01-28T15:38:00Z" w16du:dateUtc="2026-01-28T14:38:00Z">
        <w:r w:rsidR="00787E82">
          <w:rPr>
            <w:noProof/>
          </w:rPr>
          <w:t>psychological disturbance</w:t>
        </w:r>
      </w:ins>
      <w:ins w:id="19" w:author="Daniel Noble" w:date="2026-01-28T15:37:00Z" w16du:dateUtc="2026-01-28T14:37:00Z">
        <w:r w:rsidR="00915160">
          <w:rPr>
            <w:noProof/>
          </w:rPr>
          <w:t>, see results.</w:t>
        </w:r>
      </w:ins>
    </w:p>
    <w:p w14:paraId="2603E6EC" w14:textId="77777777" w:rsidR="0086671D" w:rsidRDefault="0086671D" w:rsidP="0086671D">
      <w:pPr>
        <w:pStyle w:val="Compact"/>
        <w:rPr>
          <w:noProof/>
        </w:rPr>
      </w:pPr>
    </w:p>
    <w:p w14:paraId="74D72ACA" w14:textId="268E3D54" w:rsidR="0086671D" w:rsidRDefault="0086671D" w:rsidP="0086671D">
      <w:pPr>
        <w:pStyle w:val="Compact"/>
        <w:rPr>
          <w:noProof/>
        </w:rPr>
      </w:pPr>
    </w:p>
    <w:p w14:paraId="54028C1E" w14:textId="77777777" w:rsidR="0086671D" w:rsidRDefault="0086671D" w:rsidP="0086671D">
      <w:pPr>
        <w:pStyle w:val="Compact"/>
        <w:rPr>
          <w:noProof/>
        </w:rPr>
      </w:pPr>
    </w:p>
    <w:p w14:paraId="4E804CBB" w14:textId="77777777" w:rsidR="0086671D" w:rsidRDefault="0086671D" w:rsidP="0086671D">
      <w:pPr>
        <w:pStyle w:val="Compact"/>
        <w:rPr>
          <w:noProof/>
        </w:rPr>
      </w:pPr>
    </w:p>
    <w:p w14:paraId="16E44FDD" w14:textId="77777777" w:rsidR="0086671D" w:rsidRDefault="0086671D" w:rsidP="0086671D">
      <w:pPr>
        <w:pStyle w:val="Compact"/>
        <w:rPr>
          <w:noProof/>
        </w:rPr>
      </w:pPr>
    </w:p>
    <w:p w14:paraId="438BFA6E" w14:textId="77777777" w:rsidR="0086671D" w:rsidRDefault="0086671D" w:rsidP="0086671D">
      <w:pPr>
        <w:pStyle w:val="Compact"/>
        <w:rPr>
          <w:noProof/>
        </w:rPr>
      </w:pPr>
    </w:p>
    <w:p w14:paraId="360493FB" w14:textId="77777777" w:rsidR="0086671D" w:rsidRDefault="0086671D" w:rsidP="0086671D">
      <w:pPr>
        <w:pStyle w:val="Compact"/>
        <w:rPr>
          <w:noProof/>
        </w:rPr>
      </w:pPr>
    </w:p>
    <w:p w14:paraId="714DDC4C" w14:textId="2D2FE76C" w:rsidR="0086671D" w:rsidRDefault="0086671D" w:rsidP="0086671D">
      <w:pPr>
        <w:pStyle w:val="Compact"/>
        <w:rPr>
          <w:noProof/>
        </w:rPr>
      </w:pPr>
    </w:p>
    <w:p w14:paraId="258D043A" w14:textId="17D85655" w:rsidR="0086671D" w:rsidRDefault="0086671D" w:rsidP="0086671D">
      <w:pPr>
        <w:pStyle w:val="Compact"/>
        <w:rPr>
          <w:noProof/>
        </w:rPr>
      </w:pPr>
    </w:p>
    <w:p w14:paraId="36847554" w14:textId="77777777" w:rsidR="0086671D" w:rsidRDefault="0086671D" w:rsidP="0086671D">
      <w:pPr>
        <w:pStyle w:val="Compact"/>
        <w:rPr>
          <w:noProof/>
        </w:rPr>
      </w:pPr>
    </w:p>
    <w:p w14:paraId="1C143059" w14:textId="019EFF38" w:rsidR="0086671D" w:rsidRDefault="0086671D" w:rsidP="0086671D">
      <w:pPr>
        <w:pStyle w:val="Compact"/>
        <w:rPr>
          <w:noProof/>
        </w:rPr>
      </w:pPr>
    </w:p>
    <w:p w14:paraId="14FBA378" w14:textId="7AC9EC13" w:rsidR="0086671D" w:rsidRDefault="0086671D" w:rsidP="0086671D">
      <w:pPr>
        <w:pStyle w:val="Compact"/>
        <w:rPr>
          <w:noProof/>
        </w:rPr>
      </w:pPr>
    </w:p>
    <w:p w14:paraId="19CEC750" w14:textId="620996DA" w:rsidR="0086671D" w:rsidRDefault="00FB40AB" w:rsidP="0086671D">
      <w:pPr>
        <w:pStyle w:val="Compact"/>
        <w:rPr>
          <w:noProof/>
        </w:rPr>
      </w:pPr>
      <w:del w:id="20" w:author="Daniel Noble" w:date="2026-01-28T14:16:00Z" w16du:dateUtc="2026-01-28T13:16:00Z">
        <w:r w:rsidRPr="00FB40AB" w:rsidDel="00104BB1">
          <w:rPr>
            <w:noProof/>
          </w:rPr>
          <mc:AlternateContent>
            <mc:Choice Requires="wpg">
              <w:drawing>
                <wp:anchor distT="0" distB="0" distL="114300" distR="114300" simplePos="0" relativeHeight="251664384" behindDoc="0" locked="0" layoutInCell="1" allowOverlap="1" wp14:anchorId="23EB655D" wp14:editId="24ED214F">
                  <wp:simplePos x="0" y="0"/>
                  <wp:positionH relativeFrom="margin">
                    <wp:align>center</wp:align>
                  </wp:positionH>
                  <wp:positionV relativeFrom="page">
                    <wp:posOffset>1094105</wp:posOffset>
                  </wp:positionV>
                  <wp:extent cx="6688455" cy="4479290"/>
                  <wp:effectExtent l="0" t="0" r="0" b="0"/>
                  <wp:wrapTopAndBottom/>
                  <wp:docPr id="1580494982" name="Group 1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688455" cy="4479290"/>
                            <a:chOff x="0" y="0"/>
                            <a:chExt cx="8928000" cy="5978875"/>
                          </a:xfrm>
                        </wpg:grpSpPr>
                        <pic:pic xmlns:pic="http://schemas.openxmlformats.org/drawingml/2006/picture">
                          <pic:nvPicPr>
                            <pic:cNvPr id="643060968" name="Picture"/>
                            <pic:cNvPicPr>
                              <a:picLocks noChangeAspect="1"/>
                            </pic:cNvPicPr>
                          </pic:nvPicPr>
                          <pic:blipFill>
                            <a:blip r:embed="rId22"/>
                            <a:stretch>
                              <a:fillRect/>
                            </a:stretch>
                          </pic:blipFill>
                          <pic:spPr bwMode="auto">
                            <a:xfrm>
                              <a:off x="0" y="0"/>
                              <a:ext cx="8928000" cy="5978875"/>
                            </a:xfrm>
                            <a:prstGeom prst="rect">
                              <a:avLst/>
                            </a:prstGeom>
                            <a:noFill/>
                            <a:ln w="9525">
                              <a:noFill/>
                              <a:headEnd/>
                              <a:tailEnd/>
                            </a:ln>
                          </pic:spPr>
                        </pic:pic>
                        <wps:wsp>
                          <wps:cNvPr id="630763783" name="Rectangle 630763783"/>
                          <wps:cNvSpPr/>
                          <wps:spPr>
                            <a:xfrm>
                              <a:off x="1195023" y="129824"/>
                              <a:ext cx="1233577" cy="30777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67163858" name="Rectangle 1167163858"/>
                          <wps:cNvSpPr/>
                          <wps:spPr>
                            <a:xfrm>
                              <a:off x="5711981" y="157901"/>
                              <a:ext cx="1233577" cy="30777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80793643" name="Rectangle 1580793643"/>
                          <wps:cNvSpPr/>
                          <wps:spPr>
                            <a:xfrm>
                              <a:off x="871562" y="3008184"/>
                              <a:ext cx="1233577" cy="30777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27876074" name="Rectangle 927876074"/>
                          <wps:cNvSpPr/>
                          <wps:spPr>
                            <a:xfrm>
                              <a:off x="5508876" y="3026931"/>
                              <a:ext cx="1233577" cy="30777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32713287" name="TextBox 8"/>
                          <wps:cNvSpPr txBox="1"/>
                          <wps:spPr>
                            <a:xfrm>
                              <a:off x="827536" y="73159"/>
                              <a:ext cx="1768048" cy="539842"/>
                            </a:xfrm>
                            <a:prstGeom prst="rect">
                              <a:avLst/>
                            </a:prstGeom>
                            <a:noFill/>
                          </wps:spPr>
                          <wps:txbx>
                            <w:txbxContent>
                              <w:p w14:paraId="395DBC2F" w14:textId="77777777" w:rsidR="00FB40AB" w:rsidRDefault="00FB40AB" w:rsidP="00FB40AB">
                                <w:pPr>
                                  <w:rPr>
                                    <w:rFonts w:asciiTheme="minorHAnsi" w:hAnsi="Aptos"/>
                                    <w:b/>
                                    <w:bCs/>
                                    <w:color w:val="000000" w:themeColor="text1"/>
                                    <w:kern w:val="24"/>
                                  </w:rPr>
                                </w:pPr>
                                <w:r>
                                  <w:rPr>
                                    <w:rFonts w:asciiTheme="minorHAnsi" w:hAnsi="Aptos"/>
                                    <w:b/>
                                    <w:bCs/>
                                    <w:color w:val="000000" w:themeColor="text1"/>
                                    <w:kern w:val="24"/>
                                  </w:rPr>
                                  <w:t>Glucocorticoids</w:t>
                                </w:r>
                              </w:p>
                            </w:txbxContent>
                          </wps:txbx>
                          <wps:bodyPr wrap="square" rtlCol="0">
                            <a:spAutoFit/>
                          </wps:bodyPr>
                        </wps:wsp>
                        <wps:wsp>
                          <wps:cNvPr id="515260070" name="TextBox 9"/>
                          <wps:cNvSpPr txBox="1"/>
                          <wps:spPr>
                            <a:xfrm>
                              <a:off x="5268609" y="78059"/>
                              <a:ext cx="2573248" cy="539842"/>
                            </a:xfrm>
                            <a:prstGeom prst="rect">
                              <a:avLst/>
                            </a:prstGeom>
                            <a:noFill/>
                          </wps:spPr>
                          <wps:txbx>
                            <w:txbxContent>
                              <w:p w14:paraId="677E147D" w14:textId="77777777" w:rsidR="00FB40AB" w:rsidRDefault="00FB40AB" w:rsidP="00FB40AB">
                                <w:pPr>
                                  <w:rPr>
                                    <w:rFonts w:asciiTheme="minorHAnsi" w:hAnsi="Aptos"/>
                                    <w:b/>
                                    <w:bCs/>
                                    <w:color w:val="000000" w:themeColor="text1"/>
                                    <w:kern w:val="24"/>
                                  </w:rPr>
                                </w:pPr>
                                <w:r>
                                  <w:rPr>
                                    <w:rFonts w:asciiTheme="minorHAnsi" w:hAnsi="Aptos"/>
                                    <w:b/>
                                    <w:bCs/>
                                    <w:color w:val="000000" w:themeColor="text1"/>
                                    <w:kern w:val="24"/>
                                  </w:rPr>
                                  <w:t>Parental care deprivation</w:t>
                                </w:r>
                              </w:p>
                            </w:txbxContent>
                          </wps:txbx>
                          <wps:bodyPr wrap="square" rtlCol="0">
                            <a:spAutoFit/>
                          </wps:bodyPr>
                        </wps:wsp>
                        <wps:wsp>
                          <wps:cNvPr id="1456126138" name="TextBox 10"/>
                          <wps:cNvSpPr txBox="1"/>
                          <wps:spPr>
                            <a:xfrm>
                              <a:off x="900991" y="3038387"/>
                              <a:ext cx="2987019" cy="539913"/>
                            </a:xfrm>
                            <a:prstGeom prst="rect">
                              <a:avLst/>
                            </a:prstGeom>
                            <a:noFill/>
                          </wps:spPr>
                          <wps:txbx>
                            <w:txbxContent>
                              <w:p w14:paraId="6B439D54" w14:textId="77777777" w:rsidR="00FB40AB" w:rsidRDefault="00FB40AB" w:rsidP="00FB40AB">
                                <w:pPr>
                                  <w:rPr>
                                    <w:rFonts w:asciiTheme="minorHAnsi" w:hAnsi="Aptos"/>
                                    <w:b/>
                                    <w:bCs/>
                                    <w:color w:val="000000" w:themeColor="text1"/>
                                    <w:kern w:val="24"/>
                                  </w:rPr>
                                </w:pPr>
                                <w:r>
                                  <w:rPr>
                                    <w:rFonts w:asciiTheme="minorHAnsi" w:hAnsi="Aptos"/>
                                    <w:b/>
                                    <w:bCs/>
                                    <w:color w:val="000000" w:themeColor="text1"/>
                                    <w:kern w:val="24"/>
                                  </w:rPr>
                                  <w:t>Psychological disturbance</w:t>
                                </w:r>
                              </w:p>
                            </w:txbxContent>
                          </wps:txbx>
                          <wps:bodyPr wrap="square" rtlCol="0">
                            <a:spAutoFit/>
                          </wps:bodyPr>
                        </wps:wsp>
                        <wps:wsp>
                          <wps:cNvPr id="2050099268" name="TextBox 11"/>
                          <wps:cNvSpPr txBox="1"/>
                          <wps:spPr>
                            <a:xfrm>
                              <a:off x="5319462" y="3038387"/>
                              <a:ext cx="2573248" cy="539842"/>
                            </a:xfrm>
                            <a:prstGeom prst="rect">
                              <a:avLst/>
                            </a:prstGeom>
                            <a:noFill/>
                          </wps:spPr>
                          <wps:txbx>
                            <w:txbxContent>
                              <w:p w14:paraId="05442CC4" w14:textId="77777777" w:rsidR="00FB40AB" w:rsidRDefault="00FB40AB" w:rsidP="00FB40AB">
                                <w:pPr>
                                  <w:rPr>
                                    <w:rFonts w:asciiTheme="minorHAnsi" w:hAnsi="Aptos"/>
                                    <w:b/>
                                    <w:bCs/>
                                    <w:color w:val="000000" w:themeColor="text1"/>
                                    <w:kern w:val="24"/>
                                  </w:rPr>
                                </w:pPr>
                                <w:r>
                                  <w:rPr>
                                    <w:rFonts w:asciiTheme="minorHAnsi" w:hAnsi="Aptos"/>
                                    <w:b/>
                                    <w:bCs/>
                                    <w:color w:val="000000" w:themeColor="text1"/>
                                    <w:kern w:val="24"/>
                                  </w:rPr>
                                  <w:t>Nutritional imbalance</w:t>
                                </w:r>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23EB655D" id="_x0000_s1036" style="position:absolute;margin-left:0;margin-top:86.15pt;width:526.65pt;height:352.7pt;z-index:251664384;mso-position-horizontal:center;mso-position-horizontal-relative:margin;mso-position-vertical-relative:page;mso-width-relative:margin;mso-height-relative:margin" coordsize="89280,597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wufH5gQAALkXAAAOAAAAZHJzL2Uyb0RvYy54bWzsWHtv2zYQ/3/AvoOg&#10;/xuTkilSRpyiS5pgQLcFbfcBaImyhEqiRtGx8+13fEh+ZXlhy1rAAWKQIu94j98d73j+ftPUwZ1Q&#10;fSXbeYjPUBiINpN51S7n4Z9fr9+xMOg1b3Ney1bMw3vRh+8vfv7pfN3NRCRLWedCBcCk7Wfrbh6W&#10;WnezyaTPStHw/kx2ooXFQqqGa5iq5SRXfA3cm3oSIZRM1lLlnZKZ6Hv4euUWwwvLvyhEpv8oil7o&#10;oJ6HIJu2v8r+Lszv5OKcz5aKd2WVeTH4K6RoeNXCoSOrK655sFLVEaumypTsZaHPMtlMZFFUmbA6&#10;gDYYHWhzo+Sqs7osZ+tlN5oJTHtgp1ezzX6/u1Hdl+5WOelh+Elm3/qglZclb5fiQ9+BEcG1xlST&#10;dbec7ZKY+XJLvylUY/iAXsHGGvl+NLLY6CCDj0nC2JSQMMhgbTqlaZR6N2Ql+OqILis/ekqWRgwh&#10;8KKhJClljBIrFZ+5g614ozhdlc3g31sNRkdWexpdQKVXSoSeSfMsHg1X31bdO3Bwx3W1qOpK31uw&#10;giuNUO3dbZUZg5sJWPNWBVUOhpnGKEFpAhHT8gZiBXbZw8Hww05Hx41ej7lpf/vETPcOXdRVd13V&#10;tfGVGXv1IC4OcPWAhRxmr2S2akSrXRAqUYOmsu3LquvDQM1EsxCgkvo1t7jhs14robPSHFjAwZ8B&#10;UwZPOwtWyq1gRuYeYBks1r/JHKzBV1qCAQdfPw6yJ6ECJlS9vhGyCcwARAWJLHt+96n3sg1bzKmt&#10;NAaz6aJug/U8TElELMHOSil4/rHN7S7Nq9qNQcu6BWUHlfwQpiZNQd7rBwfA7MgFLwrtLyXvBEhl&#10;2O4gK0Y0iSmLB2QZ80Nw1yJIxiUQ2lOZbOBnxgMP2BzjlKAI2EEg4ihl0dQl0iHGcRTHhFIXqXAC&#10;/O0F6out38u6ygfE2stBXNYquOOQ1hdLl5sAS7u7jMkPPj2HcHCWsYXT3o70fS0Mv7r9LAoIV0hk&#10;kfX+AU+eZRAV2C2VPBdORkxM4gKjGsSbu82Ib2eWoeHswsLz9gyGnY7JwNux8fsNqbAX3SgYekww&#10;RzxS2JNlq0fipmqleohBDVr5k91+EH/HNGa4kPk9RKzS9aV09y1vs1JCWsm0ssRmF8D9jXCPcUJx&#10;EjMyptQt8HfWQCsjF8TL08gnFLDPsEM+oSny+e2E/AGdBlH9Cfn/M/IJQzSNoaQ4Tvl4u/YS5DOK&#10;SRJZ4McIMcxOOd9fQCfkf0c5P40oowmi02Pgb5degntCEDQaiQd+lKTxKeWfgP8dFjssjiiOIwZl&#10;t+sfv0JR8ovcBMyUXjsVTqA38Nm39Ob7P1T5LKIkdsCnMSapYQPFpu/GMU0YmkJlZbvxOGXTyNeH&#10;wyvA0D69tMNyZaXtPIx0erPY2AbZXjjmi68z1/BsMw/7v1bcdOjbqtNWIN0H6BevK9vJbWl8zfp2&#10;JSjBJEoQovBqse8Ua00jmC87n+sUYMfglcCmI8rQoVciQuPoTb1in2C2Fg5+BK/gKUlwlOB4bAyG&#10;WMG2S3uFX1KE0tT1BTGKWQxhuBcu0CVThMFvPlxSHP/H4ZIY/j+YYyIEjXKaAsYP4wXbW/cVjiEx&#10;Tqdj4fqQZ948ZCw0/j3P2GdPeB+27wn+Lds8QO/ObeLbvrhf/A0AAP//AwBQSwMECgAAAAAAAAAh&#10;AF/BOaw/fxEAP38RABQAAABkcnMvbWVkaWEvaW1hZ2UxLnBuZ4lQTkcNChoKAAAADUlIRFIAABGx&#10;AAAL2QgCAAAAjZMJVAAAACBjSFJNAAB6JgAAgIQAAPoAAACA6AAAdTAAAOpgAAA6mAAAF3CculE8&#10;AAAABmJLR0QA/wD/AP+gvaeTAAAACXBIWXMAAC4jAAAuIwF4pT92AACAAElEQVR42uzdd3xUVd44&#10;/klCQqjSe5GOIIjSRVcQFQUbLva2YlvXVdfuqmt5Vteuq1t0sa4Nu4KCFQGVDkqVpnQMUkMLkJCZ&#10;3x/5PvnxQGZIMpPMDLzff+xrcj/nnnvuvXMjez/5nJMSCoUCAAAAAAAAAAAAAAAAAEkiNd4DAAAA&#10;AAAAAAAAAAAAACgBNVEAAAAAAAAAAAAAAABAMlETBQAAAAAAAAAAAAAAACQTNVEAAAAAAAAAAAAA&#10;AABAMlETBQAAAAAAAAAAAAAAACQTNVEAAAAAAAAAAAAAAABAMlETBQAAAAAAAAAAAAAAACQTNVEA&#10;AAAAAAAAAAAAAABAMlETBQAAAAAAAAAAAAAAACQTNVEAAAAAAAAAAAAAAABAMlETBQAAAAAAAAAA&#10;AAAAACQTNVEAAAAAAAAAAAAAAABAMlETBQAAAAAAAAAAAAAAACQTNVEAAAAAAAAAAAAAAABAMlET&#10;BQAAAAAAAAAAAAAAACQTNVEAAAAAAAAAAAAAAABAMlETBQAAAAAAAAAAAAAAACQTNVEAAAAAAAAA&#10;AAAAAABAMlETBQAAAAAAAAAAAAAAACQTNVEAAAAAAAAAAAAAAABAMlETBQAAAAAAAAAAAAAAACQT&#10;NVEAAAAAAAAAAAAAAABAMlETBQAAAAAAAAAAAAAAACQTNVEAAAAAAAAAAAAAAABAMlETBQAAAAAA&#10;AAAAAAAAACQTNVEAAAAAAAAAAAAAAABAMlETBQAAAAAAAAAAAAAAACQTNVEAAAAAAAAAAAAAAABA&#10;MlETBQAAAAAAAAAAAAAAACQTNVEAAAAAAAAAAAAAAABAMlETBQAAAAAAAAAAAAAAACQTNVEAAAAA&#10;AAAAAAAAAABAMlETBQAAAAAAAAAAAAAAACQTNVEAAAAAAAAAAAAAAABAMlETBQAAAAAAAAAAAAAA&#10;ACQTNVEAAAAAAAAAAAAAAABAMlETBQAAAAAAAAAAAAAAACQTNVEAAAAAAAAAAAAAAABAMlETBQAA&#10;AAAAAAAAAAAAACQTNVEAAAAAAAAAAAAAAABAMlETBQAAAAAAAAAAAAAAACQTNVEAAAAAAAAAAAAA&#10;AABAMlETBQAAAAAAAAAAAAAAACQTNVEAAAAAAAAAAAAAAABAMlETBQAAAAAAAAAAAAAAACQTNVEA&#10;AAAAAAAAAAAAAABAMlETBQAAAAAAAAAAAAAAACQTNVEAAAAAAAAAAAAAAABAMlETBQAAAAAAAAAA&#10;AAAAACQTNVEAAAAAAAAAAAAAAABAMlETBQAAAAAAAAAAAAAAACQTNVEAAAAAAAAAAAAAAABAMlET&#10;BQAAAAAAAAAAAAAAACQTNVEAAAAAAAAAAAAAAABAMlETBQAAAAAAAAAAAAAAACQTNVGlNH78+Iz/&#10;67XXXov3oAAAAAAAAIgzWSQAAAAAAIBykBIKheI9hqQUCoW6dOkye/bswi0ZGRlr16495JBD4j00&#10;AAAAAACAA1ZWVlbz5s2LDM2ZM6ddu3bxHqAsEgAAAAAAQHmwTlQppaSk/Oc//9lzS25u7jXXXBPv&#10;cQEAAAAAABzg8sJIkKkAZZEAAAAAAADKgZqo0uvVq1ePHj323DJ8+PApU6bEe1wAAAAAAADEkywS&#10;AAAAAABAWVMTFZV//OMfe20ZMmTI7t274z0uAAAAAAAA4kkWCQAAAAAAoEypiYpKjx49unbtuueW&#10;VatWPfHEE/EeFwAAAAAAAPEkiwQAAAAAAFCmUkKhULzHkNwmT57cu3fvvTauXr26UaNG8R4aAAAA&#10;AADAgSYrKytcFmb+/Pnt27eP9wD/f7JIAAAAAAAAZcc6UdHq1avXkUceudfGiy66SLEZAAAAAADA&#10;wUwWCQAAAAAAoOyoiYqBf/7zn3ttGTt27OjRo+M9LgAAAAAAAOJJFgkAAAAAAKCMqImKgd69e3fq&#10;1GmvjRdccMGOHTviPTQAAAAAAADiRhYJAAAAAACgjKiJioGUlJQnnnhir41btmz5y1/+Eu+hAQAA&#10;AAAAEDeySAAAAAAAAGUkJRQKxXsMB4JgMNi4ceM1a9bstf3nn39u2bJlvEcHAAAAAABwgMjKymrU&#10;qFGRofnz57dv3z7eA9ybLBIAAAAAAEBZsE5UbKSmpj7++OP7br/oootUnQEAAAAAABy0ZJEAAAAA&#10;AADKgpqomDn77LMrV66818ZJkyZ98skn8R4aAAAAAAAAcSOLBAAAAAAAEHNqomImIyPjvvvu23f7&#10;JZdcsnPnzniPDgAAAAAAgPiQRQIAAAAAAIg5NVGxNHTo0H03Zmdn//3vf4/30AAAAAAAAIgbWSQA&#10;AAAAAIDYUhMVS7Vr1x48ePC+2+++++6tW7fGe3QAAAAAAADEhywSAAAAAABAbKmJirE77rhj3435&#10;+fkvv/xyvIcGAAAAAABA3MgiAQAAAAAAxFBKKBSK9xgOKKFQqHHjxllZWXttr169+oYNGypUqBDv&#10;AQIAAAAAACSxrKysRo0aFRmaP39++/bt4z3AsGSRAAAAAAAAYuhASK7k5+cvXbp01qxZM2fO/Omn&#10;nxYsWLBq1aqcnJxAIFCpUqU6deq0bt26ZcuWrVu37ty5c/v27evXr5+SklJGg0lJSbnjjjtuuOGG&#10;vbZv2bJl9OjRp59+eryvFgAAAAAAwMFo9erVM2bMGDdu3Jw5cxYsWLB+/frU1NRatWq1bt26TZs2&#10;vXv37tq1a4cOHcquNkkWCQAAAAAAIIaSeJ2o3bt3f/fdd8OGDXvnnXfy8/OLv2ONGjUuvvjiSy65&#10;5KijjkpNTY35wMJNT9i+ffv58+fH8YoBAAAAAAAku5KuE5WTkzN8+PBHHnlk8eLF++08LS3tggsu&#10;uPHGG7t06VIWU+zJIgEAAAAAAMRKUtZE5eTkPPvss/fff//WrVuj6adevXoPPvjgpZdemp6eHtsR&#10;duzY8ccff9x3+8KFC9u2bVue1woAAAAAAOBAUvyaqN27d//jH/+4/fbb8/LySnqUdu3avfLKK716&#10;9Yr5+GWRAAAAAAAAYiL2qySVqfz8/P/85z81a9a85ZZboiyICgQCa9euvfLKK+vXrz9y5MjYjvPa&#10;a68tcvtzzz1XPhcKAAAAAADgYLZw4cLDDjvspptuKkVBVMHuvXv3PuOMM7Zt2xbbgckiAQAAAAAA&#10;xEQyrRO1cePGfv36zZ49uyw6P+uss4YPH56RkRGT3n7++efWrVvvuz0jI2Pbtm0xX5YKAAAAAADg&#10;IFGcdaLee++9s88+OyaHq1mz5vjx4zt16hSr8csiAQAAAAAAxETSrBO1atWqVq1alVFBVCAQ+OCD&#10;D7p165aTkxOT3lq2bFmlSpV9t+fm5k6YMKHsrhIAAAAAAMBB7sknn4xVQVQgENi0aVPnzp3HjBkT&#10;qw5lkQAAAAAAAGIiOWqitm7d2r179+zs7DI9ypw5c0444YT8/Pzou0pJSbnwwguLDL300ktlehYA&#10;AAAAAAAHp1Ao9NJLL918880x7/mEE0748ssvY9KVLBIAAAAAAEBMJEdN1KWXXrpmzZpyONCkSZMe&#10;fvjhmHQ1cODAIre/8cYbeXl55XAuAAAAAAAAB5V//vOfl19+eRl1ftJJJy1YsCAmXckiAQAAAAAA&#10;RC8JaqKmTp364YcfRm5TrVq1m2+++auvvlq2bNm2bdt2794dDAaDwWBeXt7mzZtXrFgxduzYBx54&#10;oH379vs93N13371+/froh929e/citweDwalTp8bjQgIAAAAAABzI/v3vf4cLFeSSvvnmm7Vr1+bm&#10;5hYkknbs2LFixYoRI0acccYZxen/+OOP37VrV/TjlEUCAAAAAACIXhLURN14440RojVr1hw5cuSm&#10;TZsef/zx/v37N2/evEqVKmlpaSkpKSkpKRUqVKhevXrTpk379u171113zZ8/f9myZX/4wx8iH/Gp&#10;p56KftgNGzbMzMwsMvTxxx/H73ICAAAAAAAcROrUqfPhhx9u3Ljx8ccfP/bYY+vWrZuenl6QSMrM&#10;zGzatOnpp5/+0UcfrVu37rLLLovcVVZW1nXXXRf9kGSRAAAAAAAAopcSCoXiPYZIfv311wYNGoSL&#10;9uvX75NPPqlcuXJJu501a1aPHj1yc3OLjFapUmXLli2pqdEWjJ166qmjRo3ad3uDBg2ysrLK9sIB&#10;AAAAAAAciLKysho1alTMxjfffPNDDz2Unp5ezPZjxowZMGBAfn5+hDaLFy9u3bp1lGchiwQAAAAA&#10;ABClRF8navTo0eFC3bp1++KLL0pREBUIBI444ojvv/8+XHT79u0rV66MfvD9+vUrcvuaNWvWrl0b&#10;+4sFAAAAAABAIBAIBFJTUz/99NPHH3+8+AVRgUCgf//+s2fPTktLi9Dmqquuin54skgAAAAAAABR&#10;SuKaqPfee69ChQql7rljx47XXXdduOicOXOiH3y3bt3ChWbPnh2zawQAAAAAAMAeUlNTZ8yYcfLJ&#10;J5di3w4dOnz66acRGowdO3bZsmVRjlAWCQAAAAAAIEqJXhMVLuc0ePDg5s2bR9n5jTfeGC60YsWK&#10;6AffqlWrcKFx48bF5PoAAAAAAACwl5EjR3bp0qXUu5944onXXHNNhAb/+Mc/ohyhLBIAAAAAAECU&#10;EromaufOndu3by8yFGGJp+Jr1qxZamrRV2DdunXR91+3bt1woVGjRsXmGgEAAAAAALCHoUOHDho0&#10;KMpOHnvssYyMjHDRf/7zn/n5+dH0L4sEAAAAAAAQpYSuidq8eXO40FFHHRV9/2lpaU2bNi0ytHv3&#10;7uj7r1ixYu3atYsMzZw5M8pUGQAAAAAAAHtJS0t78skno++nSpUqjz32WLhobm7uvHnzoulfFgkA&#10;AAAAACBKCV0TtW3btiK3V6tW7ZBDDonJIdLS0sr0FLp27RoutGHDhjI9NAAAAAAAwMHmlltuiVUW&#10;aejQoRGiI0aMiLJ/WSQAAAAAAIBoJHRNVKtWrUJF2bJlS0z6D4VCy5cvL9NTaNeuXbjQqlWryvTQ&#10;AAAAAAAAB5trrrkmVl1VrVr1sssuCxcdNWpUlP3LIgEAAAAAAEQjoWuiytqaNWvy8/PL9BCtWrUK&#10;F1q8eHG8LwAAAAAAAMCBo0mTJs2bN49hh5dffnm40JQpU3bv3h1N57JIAAAAAAAA0Tioa6Keeuqp&#10;sj5Es2bNwoWWLVsW7wsAAAAAAABw4Pjd734X2w6POuqoCNGsrKxoOpdFAgAAAAAAiMbBWxP16quv&#10;PvbYY2V9lFq1aoULrV69Ot7XAAAAAAAA4MBx3HHHxbbDSpUqde3aNVw0ylyPLBIAAAAAAEA0Dq6a&#10;qJycnBUrVnz00UfHHHPMpZdeWg5HrFmzZrjQihUr4n09AAAAAAAADhyHHXZYzPvs379/uNDSpUuj&#10;6VkWCQAAAAAAIBoV4j2AMrFr166NGzdmZWUtX7580aJFCxYsmDVr1ty5c/Py8sp5JIcccki40PLl&#10;y+N8mQAAAAAAAA4gtWvXjnmfRx11VLhQlLkeWSQAAAAAAIBoJH1N1I4dO1auXPnzzz8vXrx4/vz5&#10;s2fPnjVr1vbt2+M9rv+nYsWK4UJLliyJ9+gAAAAAAAAOEBkZGZmZmTHvtnHjxuFCGzdujKZnWSQA&#10;AAAAAIBoJGVNVCgUmjt37hdffDF8+PAZM2bEeziRZGRkhAtt2bIlGAympqbGe4wAAAAAAABJr2HD&#10;hmXRbb169cKF1q1bF03PskgAAAAAAADRSLKaqB07drz66qv3339/VlZWvMdSLOnp6RGi+fn5slkA&#10;AAAAAADRq1+/fll0e8ghh4QLRblOlCwSAAAAAABANJKmJioYDL700kvXXXfdzp074z2WEqhQIdIV&#10;DgaD8R4gAAAAAADAgaB69epl0W2EXE9ubm4Z9RyQRQIAAAAAANif5Jhebu3atV27dr3yyitjWBB1&#10;3nnnzZkzp6xHnpKSEiEqmwUAAAAAABATZbSqUoRu09LSoulZFgkAAAAAACAaSbBO1Pfff9+nT59Y&#10;VUNVqVLl2muvvf766xs3brxjx46yHnwoFIoQjZzrAgAAAAAAoJjy8vLKotv8/PxwoYoVK0bTsywS&#10;AAAAAABANBK9JmrWrFldu3aNspOaNWuecsopAwYM6NWrV+vWrctomsAiRZ7DrzxHAgAAAAAAcADL&#10;zs4ui25zc3PDherVqxdNz7JIAAAAAAAA0UjomqgNGzYcffTRJdolMzOzV69eRx111OGHH962bdtm&#10;zZrVrVs3MzMzXqcQOZtVoUJCX38AAAAAAIBkkZWVVRbdRii1qlOnTjQ9yyIBAAAAAABEI6GzKWef&#10;fXZOTs5+mzVv3nzo0KEnnXRS+/bta9SoEe9R/x/5+fkRomb4AwAAAAAAiIk1a9aURbfr168PF4py&#10;nShZJAAAAAAAgGgkbk3UpEmTxo4dG7nNJZdcctddd7Vt2zbegw1rx44d4UJxXL0KAAAAAADgwJOb&#10;m5uRkRHbPiOUWrVq1SqanmWRAAAAAAAAopG4NVF33nlnhGjt2rXHjBlzxBFHxHuY+7Ft27ZwoSZN&#10;msR7dAAAAAAAAAeO9evXN2rUKLZ9/vjjj+FCzZs3j6ZnWSQAAAAAAIBopMZ7AEXbuHHjuHHjwkVr&#10;1Kgxf/786AuigsFgWZ/I1q1bw4UOPfTQsj46AAAAAADAwWP58uUx73PSpEnhQo0bN46mZ1kkAAAA&#10;AACAaCRoTdTEiRMjREePHl23bt3oj7Jz586yPpHNmzeHCzVt2rSsjw4AAAAAAHDwmDNnTmw7DAaD&#10;Y8aMKTJUvXr1GjVqRNO5LBIAAAAAAEA0ErQm6ttvvw0X6tmzZ+/evWNylHXr1pX1iWRnZ4cLNW/e&#10;vKyPDgAAAAAAcPD44IMPYtvh8uXL8/PziwydfPLJUXYuiwQAAAAAABCNBK2Jmjx5crjQDTfcEKuj&#10;zJ8/v6xPZOPGjeFCbdu2LeujAwAAAAAAHDw+//zzvLy8GHb46aefhgudfvrpUXYuiwQAAAAAABCN&#10;BK2JWrJkSbjQUUcdFaujfPjhh2V9IqtXrw4XatGiRVkfHQAAAAAA4KAyc+bMGPb2j3/8I1zo+OOP&#10;j7JzWSQAAAAAAIBoJGhNVFZWVrhQrVq1YnKIHTt2vPnmm2V9IvPmzQsXaty4cVkfHQAAAAAA4KDy&#10;97//PVZdLV68eMGCBUWGGjdu3LBhwyj7l0UCAAAAAACIRoLWRIVCobI+xGuvvZafn1/WR5k9e3a4&#10;UIMGDcr66AAAAAAAAAeVN998c926dTHp6oEHHggXuuOOO6LvXxYJAAAAAAAgGglaE1WvXr1wodWr&#10;V0fff3Z29h//+MeyPotQKBRu+sDWrVunp6eX9QAAAAAAAAAONjfddFP0naxcufLVV18NFz3//POj&#10;7F8WCQAAAAAAIEoJWhPVsmXLcKFvv/02ys537949aNCgvLy8sj6Lbdu2hQv17du3rI8OAAAAAABw&#10;EHr99denT58eTQ+hUOiyyy4LFz3rrLNq164d5SBlkQAAAAAAAKKUoDVRffr0CRe6//778/PzS91z&#10;Xl7eOeecM3HixHI4iwhLWvXr168cBgAAAAAAAHAQOvHEEzdv3lzq3Z999tkxY8aEiz788MPRj1AW&#10;CQAAAAAAIEoJWhMVIdmzYcOGv/71r6Xr9tdff+3du/eHH35YPmcxb968cKGePXuWzxgAAAAAAAAO&#10;NtnZ2b169dqyZUsp9v3qq6+uvfbacNHTTjutTZs20Y9QFgkAAAAAACBKCVoTFWGdqEAgcP/997/8&#10;8ssl6jA3N/eZZ55p1KjRjBkzitM+mrkDC02bNi1cqHnz5rG5UgAAAAAAAOxjwYIFnTp1WrhwYYn2&#10;eu2110488cQIDZ5//vmYDE8WCQAAAAAAIEoJWhNVvXr1s846K0KDoUOHXnzxxRs2bNhvV6tWrXrk&#10;kUdq1qx5ww03BIPBYg7gk08+if4sRo8eXeT2gQMHVqhQIfZXDQAAAAAAgP+1YsWK9u3b33XXXRs3&#10;btxv45UrV5566qmXXHJJhDYPP/xw/fr1YzI2WSQAAAAAAIAopYRCoXiPoWg//vhjx44d99vsiiuu&#10;uPTSSzt06FCjRo3U1NRAILBr167s7Oyff/553Lhxb7zxxo8//hhu327duvXr1++xxx4rMvrMM89c&#10;ddVVFStWDIVCOTk5aWlpmZmZxR//rl27wrV//fXXL7zwwvheXgAAAAAAgGSUlZXVqFGjfbfXq1cv&#10;EAisXbu2yL0GDx583nnn9ezZs06dOpUrV05JSQkEAjt37vz111+nTp3673//e9y4cZGP26lTpx9+&#10;+CEtLS36U5BFAgAAAAAAiF7i1kQFAoELLrhg+PDhZdR5u3btZsyY8e23355yyinFaf/xxx+feuqp&#10;xe9/7ty5nTp1KjK0atWqxo0bl9F5AQAAAAAAHMDC1UR16dLljTfeKM6Me4FAIDU1NRgMFv+glStX&#10;XrJkSawWiZJFAgAAAAAAiF5qvAcQyfPPP1+zZs2y6Lldu3ZTp06tUqXKkUceWUaD//rrr4vc3rx5&#10;c6ksAAAAAACAmOvQoUMxp9srUUFUamrq1KlTY1UQFZBFAgAAAAAAiIWEromqUqXK5MmTU1NjPMjB&#10;gwfPmjWrevXqgUCgfv369erVK4vBv/baa0Vuv/HGG8vicAAAAAAAAJx33nn3339/DDtMTU399ttv&#10;i7n8VDHJIgEAAAAAAEQvoWuiAoFA27ZtJ0+enJaWFpPe0tLSXnzxxffff79ixYqFG++4446YD3v7&#10;9u3Tp08vMnTWWWeVzaUCAAAAAAAgcM8999x2220x6ap69eo//vjj0UcfHcPhySIBAAAAAADERKLX&#10;RAUCge7duy9atKhhw4ZR9tO/f//Vq1cPHTo0JSVlz+1XXnll5cqVYzvm7777rsjtnTt3btq0aVle&#10;LQAAAAAAgIPdI4888q9//SvKTgYNGrR8+fJ27drFdmyySAAAAAAAADGRBDVRgUCgZcuWS5Ysuf76&#10;60u3e7du3SZPnvzVV1/Vr19/32jVqlU/++yz2A542LBhRW7/y1/+UsaXCgAAAAAAgMAf/vCHH3/8&#10;sWPHjqXYt0WLFp999tknn3xSo0aNmA9MFgkAAAAAACAmUkKhULzHUAKrV69+9NFHn3322by8vP02&#10;rlat2k033fS73/3u0EMP3W/jb7/99pRTTtm+fXu4Bh9//PGpp55anEHm5ORUqVJl3+0ZGRlbt27N&#10;yMiI4wUEAAAAAAA4eIRCoUmTJt1yyy2TJk0qTvszzjjj+uuv79u3b2pqmUwsKIsEAAAAAAAQKxXi&#10;PYCSady48dNPP/3444/Pnj173LhxU6ZMmTdv3vLly7dv3165cuXGjRsffvjhbdu27d27d7du3Ro1&#10;apSSklLMno899th169a99957H3300TfffLNx48bMzMz69et36dLl5JNPHjBgQLNmzYrZ1UcffVTk&#10;9rvuuksqCwAAAAAAoNykpKQcffTREydO3LJly8SJEydMmDB79uyZM2euXbs2Nze3evXqbdu2bd26&#10;dY8ePY4++uiOHTtWrly5TMcjiwQAAAAAABArSbZOVFJo27bt4sWL99qYmpq6adOm6tWrx3t0AAAA&#10;AAAAxIcsEgAAAAAAQKykxnsAB5r58+fvm8oKBAK33XabVBYAAAAAAMBBSxYJAAAAAAAghtRExdgz&#10;zzxT5Pbbbrst3kMDAAAAAAAgbmSRAAAAAAAAYkhNVCxt27Zt2LBh+26/8cYba9asGe/RAQAAAAAA&#10;EB+ySAAAAAAAALGlJiqWXn755WAwuNfGtLS0e++9N95DAwAAAAAAIG5kkQAAAAAAAGJLTVTM7N69&#10;++677953+yOPPHLIIYfEe3QAAAAAAADEhywSAAAAAABAzKWEQqF4j+EA8dFHHw0ePHivjTVq1Pj1&#10;118zMjLiPToAAAAAAADiQxYJAAAAAAAg5qwTFRuhUOjmm2/ed/uwYcOksgAAAAAAAA5askgAAAAA&#10;AABlwTpRsTF58uTevXvvtbFNmzYLFixITVV4BgAAAAAAcJCSRQKg/O3atWvhwoXTpk2bO3funDlz&#10;Vq1a9euvv27fvj0zM/OQQw5p165dhw4dOnXq1LNnz8MOOyw9PT3e4wUAAACA0lATFRtHH330pEmT&#10;9to4ZcqUHj16xHtoABz4QqHQqlWrpk6dOn369B9++GHZsmW//PLLrl270tPTGzZs2Lx58+bNm3ft&#10;2rVLly7t27evVatWvMd7IHjuueeuv/76IkO/+93vhg0bFu8BAgAAAJAoZJEAKDfBYPCbb7556qmn&#10;Ro4cWcxdUlNTzznnnBtuuKFnz54pKSnxPoMElRSJobfffvviiy8uMnTrrbc++OCDMT9izZo1t2/f&#10;Xurdq1at2rBhw6ZNmx5++OFdunTp0aNHq1at0tLSyu2KEUiS73YycmEBAADKTYV4D+BAMHv27H1T&#10;WWeffbZUFgBlbc2aNS+//PJjjz22adOmfaO5ubk//fTTTz/9FAgEXnrppYKN7dq1u+qqqy6++OK6&#10;devGe/hJLD8/Py8vL1wo3qMDAAAAIFHIIgFQbj7//PPLLrssKyurRHsFg8G33nrrrbfeatmy5XPP&#10;PXfiiSfG+zwSUVIkhoLBYDkPMi8vL9wRi2PTpk2bNm368ccfP//884ItGRkZ11577Y033ti0adOy&#10;v2AEAkny3U5GLiwAAEC5SY33AA4EN910015b0tLSnnvuuXiPC4AD2bp164YOHdqwYcM777yzyIKo&#10;cBYuXHjzzTfXq1fvt7/97cqVK+N9HgAAAABwIJNFAqAcbN++/Ywzzjj55JNLWhC1pyVLlpx00kn9&#10;+vVbt25dvE+Ig1Rubu5TTz3VrFmzyy+/fOPGjfEeDgAAAJAErBMVrQULFowZM2avjU8//XStWrXi&#10;PTQADkyhUOjFF1+8+uqrg8FgNP188MEHH3zwwe233/7AAw9UqHDQ/ZNg7ty59957b5GhIUOGnH/+&#10;+fEeICXjhgIAAAAJSBYJgHKwYcOGo446asWKFTHpbdy4cU2aNPnmm2969uwZ7zPj4PXSSy+99dZb&#10;o0aN6tu3b7zHwkFK8hEAACBZHHR/AB1zt912215bWrRo8fvf/z7e4wLgwLRz584hQ4aMGjUqVh0+&#10;8sgjo0ePHjNmTN26deN9cuVq/fr1H3zwQZGhDh06xHt0lJgbCgAAACQgWSQAytrWrVtjWBBVIDc3&#10;t1evXmPHjlWOQhzl5OT069fvscceu+WWW+I9Fg5Gko8AAADJIjXeA0huS5Ys+fjjj/fa+Pbbb6el&#10;pcV7aAAcgLZs2dKlS5cYFkQVmDNnTtu2bX/55Zd4nx8AAAAAHDhkkQAoa6FQ6PTTT49tQVSh/v37&#10;//zzz/E+RQ52t95667/+9a94jwIAAABIXGqionLHHXfsteWcc87p3r17vMcFwAEoJyenW7duCxcu&#10;LIvOs7OzO3fuvH79+nifJQAAAAAcIGSRAChrr7/++rhx48qo82AweMopp+Tn58f7LDnY/fGPf/zs&#10;s8/iPQoAAAAgQamJKr2lS5e+++67e27JyMgYNmxYvMcFwAEoGAyeccYZixcvLrtDbNiwoW/fvjJb&#10;AAAAABA9WSQAytquXbt+//vfR24zYMCAESNGrFq1aseOHcFgMBgM5ubmrl+/fvLkyXfffXf16tUj&#10;77548eLhw4fH+0QhcPrpp2/cuDHeowAAAAASkZqo0rvlllv22vLyyy8fcsgh8R4XAAeghx9++Kuv&#10;vtpvsz59+nzwwQerVq3atWtXMBjMz8/ftm3bokWL3n777a5du+5393nz5j355JPxPtfkcO2114bC&#10;ePHFF+M9OgAAAADiTBYJgLL2/vvv5+TkhIt27tx5yZIln3322emnn964cePMzMyUlJSUlJT09PTa&#10;tWv37Nnzr3/964YNG55++unIR/nTn/4UDAbjfa7xJzFUUnfeeWcovGAwuHPnzl9//fW777674447&#10;qlSpErm3vLy8K6+8Mt7ndGDy3S4jLiwAAEC5URNVSkuWLPnggw/23NKjR4/zzz8/3uMC4AC0bNmy&#10;u+66K3Kbli1bzpw587vvvhs8eHDjxo0zMjJSUlJSU1OrVKnSpk2bc845Z/r06QsXLuzcuXPkfu64&#10;447s7Ox4nzEAAAAAJDFZJADKQYRypi5dukydOrVFixaRe6hQocL1118/ceLECG02bNgwZ86ceJ8r&#10;ySc1NdLfI6WkpFSsWLFevXp9+vR56KGHNm3a9Mwzz0Tu8IMPPpg9e3a8TwsAAABIOGqiSqlly5Z7&#10;TeMxZcqUlJSUeI8LgAPQeeedF7nBoEGD5s+ff8QRR0Ru1rZt2++///7iiy+O0CYYDP7P//xPvM8Y&#10;AAAAAJKYLBIAZW3Hjh1Tp04NF33//fcrVqxYzK569+797LPPRmgwatSoeJ8uB7j09PTrrrtu5syZ&#10;aWlpEZrddNNN8R4pAAAAkHDURAFAQps+ffqUKVMiNOjXr9+IESMyMjKK01taWtorr7zSp0+fCG2e&#10;fvrpnTt3xvu8AQAAAAAAKNqKFSvChVq3bt2yZcsS9XbFFVdUrlw5XPSTTz6J9+lyUDjiiCM++uij&#10;CA3GjBmzcuXKeA8TAAAASCwV4j0AACCSm2++OUK0Ro0aI0eOjDxl2l5SU1Pfeeedxo0bh2sQDAY/&#10;//zzM844o0Tj3L1797x586ZMmTJlypT58+evWLFiw4YNwWCwRo0azZo1a9u2bc+ePXv06NGlS5fM&#10;zMwyvWLBYPD777//8MMPJ06cOGfOnC1btjzxxBPXXXddmR40SqFQaNWqVd9+++3kyZO///77ZcuW&#10;rVu3Lj09vWbNmh07djz88MM7dep03HHHNW/ePFbTCcflfuXl5c2aNWvChAkzZ86cO3fusmXLtm3b&#10;lpaWVqNGjfbt27dt27Zjx47HHntsu3btij97ZVnbvn371KlTv/3220mTJv3888+rV68OBoO1a9du&#10;1arV4Ycf/pvf/KZXr17Nmzcv0zFE85Uu6xsdDAaDwWCRoQoVKuzVct68eaNGjZo4ceIPP/ywfv36&#10;jIyM5s2bd+vWrVu3bieffHKLFi1i8vVOhFsGAAAAAFDWsrKywoX69u1b0t4qVKhw4YUXPv/880VG&#10;Z8yYUYoRxitzVP45l5LavHnzDz/8MGXKlJkzZy5evHj16tXZ2dmBQKBq1apt2rRp167d4Ycffswx&#10;x3To0KFatWpxGWEcnXrqqd26dZs+fXq4Bm+88cYdd9xR0m7jnjvIy8ubPHnyiBEjJk+ePG/evJyc&#10;nAYNGrRv3/64444bMGBAly5dSpTtLb5kTJuWyMH2NJXp79UEzPoBAAAUVwgASFS//vpr5P+Ojxw5&#10;snQ9X3XVVRG6Pe+884rf1cKFC3//+9+nphZ38cmzzjpr6tSpJR3woEGD0otSr169PZuNHTu2WbNm&#10;ex3x73//eygUmjdv3p47Rh7wXkfZd8DPPvtsehhXXnll8c8rNzf3tddea9GiRXEuXfXq1e+7777s&#10;7OzSfqHK737t5ZdffvnTn/5U/HROwUGDwWCEPmN7Q/c1e/bss88+uzijbdKkyb/+9a/t27eX6JpE&#10;/5VOhBt99913h+twzZo1hc1Gjx6931Riw4YNP/zww/z8/FJ/zcr6lgEAAAAAJI4RI0aEewV6/vnn&#10;l6LDDz74IMJr1Z07dxa/q7hkIkJlnHOJPjGUn5//+eef9+nTp5iXJRAI9OnT54MPPtixY0cxB/nm&#10;m2+G6+r222+P/grvq0qVKuGOePfdd5euz88++yzCNWncuHGJeivT3EGNGjWK/EqcdNJJhW1yc3Of&#10;ffbZyAUqNWrU+Ne//pWbm1vM48Y2x1Si73YwGGzYsGF6eIsXLy7mWRQUK4bz2GOPRdi3jJ6mxMwm&#10;FyiH36sJlfUDAAAokeL+nyUAoPxFzj81b9781FNPLV3PN910U4To6NGji9PJhg0bfvvb37Zr1+65&#10;554LN2tUkSfVo0ePPn36LFu2rPgD3r17d14YhW3uuOOOfv36rVixosgeQqHQnntFHnC4QxTKz88P&#10;N578/PxintS4ceOaNGly8cUXL126tDjtt2zZct9999WoUeP222/ftWtX8a9egfK8X3teqHvuuadR&#10;o0Z///vfi39lCg7arl27CBMBxvaG7ik7O/uMM87o3Lnzu+++W5zRrlq16tprr61du/Y777wTCoWK&#10;eY7Rf6XDicuNjnCa55577sCBA5cvXx65ZVZW1uDBgzt27Lhy5cqSHqV8bhkAAAAAQOKI8Jfxo0aN&#10;Kv7L4UInn3zyovDS09OL00kcX1CXdc4lysTQwoUL27dvP2DAgAkTJhT/pCZMmHDWWWcdcsghTzzx&#10;xO7du0t9cZLLcccdFyG6evXqtWvXFqefcsgd5IVX0CArK6t9+/bXXHPNzp07Iw/12muvbdKkSTHX&#10;ZIttjqlE3+2UlJTrrrsuwol/8cUXxTmFQCAwfvz4CP2ce+654XYsu6cpAbPJgURK/JVP1g8AAKAU&#10;1EQBQOL6z3/+EyH6wAMPlHrR+bZt2zZs2DBcdMuWLdu2bYvcQ0FuKXLVVgQTJ05s0aLFq6++Gqtr&#10;9fDDDz/yyCOx6q2shUKhm2++uV+/fsVM2+zl0UcfPfTQQ/f7unlPcblf27dv79Wr11//+tfSHXTx&#10;4sXdu3d//PHHS7d76UyePLlx48YjR44s6Y47d+4899xzzzzzzP3WXBVT6b7SCfVghkKh888//513&#10;3in+LgsWLGjVqtWPP/5Y/F0S55YBAAAAAJSbWrVqhQtt2bJl2LBhJe2wUqVKbcIrzuIk8XpBXf45&#10;l5L68MMP27dvv3jx4tLtnpube8sttxxxxBGbN28uu0EmjszMzCFDhkRoMG/evP12kgi5g6ysrHbt&#10;2i1ZsqSY7deuXdutW7fnnnsuyuMGyjhtesEFF0SI/ve//y1mP2+88Ua4UIcOHZo2bVpk6GB7mhIn&#10;8Vc+WT8AAIDSURMFAAlqx44dM2fOjNCg1ItEBQKBlJSU2bNnLwuvcuXKEXZ/5513+vXrF3lKs+K4&#10;9NJL//a3v0V/raZMmfLnP/85+n7KRzAYPO+885588sloOlmzZk2HDh2KuYJQXO5Xbm5uz549Iyz0&#10;VEy33nrrP/7xjyg7Kab333+/d+/eOTk5pe5h5MiRvXv3LsUqXnsp3Vc60R7Mv/zlL++9915J98rL&#10;y+vRo8eWLVuK0zhxbhkAAAAAQHmKMPNdIBC45pprnnrqqfJcWSheL6jLP+dSUl999dVZZ50VfT8/&#10;/vhj9+7dD5JJvk488cQI0SlTpkTePRFyB9u2bevVq9fWrVtLuuM111wTZY6mrNOmzZs3b9++fbjo&#10;1KlTt2/fvt9O8vLyRowYES56++23F7n9YHuaEirxVw5ZPwAAgFJTEwUACWr+/PkRoi1btqxRo0Y0&#10;/depU6d5eBEm/Bs3bty5554bq9O86667XnjhhWh62LZt20knnRSr8ZSDG264oURzaIWTk5PTp0+f&#10;3NzcyM3idb+uueaa4kzUVxzXX3/9woULY3UK4YwbNy7yvIPFNGPGjLPOOisYDJa6h9J9pRPtwXzp&#10;pZcefPDB0u27ffv2W265pTinnCC3DAAAAACgnDVp0iRyg5tuuqlu3br33HPP3Llzy/r9ZxxfUJdz&#10;zqWktm3bNmjQoFj1tnjx4ocffji2I0xMRx11VITo999/HyGaCLmDnTt3nn322aWusrvrrrsi1AtF&#10;Vj5p09tuuy1CdOrUqfvtYfbs2RGu7RlnnFHkqR1UT1NCJf7KIesHAAAQDTVRAJCgIq8jf/bZZ8dl&#10;VBs2bBgwYEBs+7zyyisXLFhQun1DodB1112XRJNLffnll//85z9j1duqVasiv6+P1/0aO3bsSy+9&#10;FMODXnbZZbE9i72sW7cuhhdq9OjRjz32WOn2Ld1XOtEezEAgcOedd0Zz9Oeffz47OztCg8S5ZQAA&#10;AAAA5S89PX3gwIGR22RnZ//1r3/t1KlT9erVr7zyypEjR65ZsyYUCsV2JHF8QV3OOZdSePDBB2Nb&#10;Z3XfffdFs3hRsmjZsmWEaIQUaoLkDiZNmvTZZ59Fc+izzz57/fr1Jd2r3NKmZ555ZoRocVYTilD0&#10;NWDAgEMOOWTf7QfV05Roib+yzvoBAABESU0UACSo2bNnR4h269YtLqM699xzYz5JXiAQGDRo0O7d&#10;u0uxY3Z29iuvvBKXS1EKu3btisnUdHu6//77t23bFi4al/sVCoWuueaacNHGjRu/9dZbv/zyS25u&#10;bjAYDAaDW7Zs+eGHH6688soIR5w0adLPP/8c8xMpdMEFF8T2Qt1xxx0rV64sxY6l+0on2oO5rypV&#10;qpx++unXXXfdlVde2aFDh+Ls8umnn0aIJs4tAwAAAACIixtuuKGYLbdv3/7CCy+cccYZDRs2POSQ&#10;Qy699NK33357+fLlMVk/Kl4vqMs/51JSubm5kStq7rjjjoULF+7YsaMgXZKTk/Pzzz8///zzderU&#10;CbdLMBicNGlSbM86AVWtWjVCNEJdRyLnDho3btyzZ8927doVp3FeXt51111X0kOUW9q0Zs2a/fv3&#10;Dxd9/fXX91t7GWFqxRtvvHHfjQfb05Tgib+YZ/0AAACipCYKABJU5Jqopk2blv+Qxo0bN2bMmMht&#10;LrvssmnTpmVnZxe8cd66deusWbP2+9Z+yZIlsV1WaF8dO3YM7eGrr74K1/LOO+8M/V/du3ePyRj+&#10;8Y9/RJ6brWXLlh9++OGGDRvy8/MLioW+++673/zmNxF2CQaDH3zwQZGheN2vhQsXLly4sMhQ69at&#10;Fy9efO655zZs2DA9PT0lJSUlJaVatWpdunQZNmzY1KlT09LSwnX77rvv7vljDG/o5MmTI+weCASO&#10;PPLITz/9tPC+bN26derUqeecc07kq3TTTTcFykWCP5gdO3acNm3a1q1bR4wY8cwzzwwbNmzevHmb&#10;Nm364x//GHnHTz75JFwo2W8ZAAAAAED0TjjhhBYtWpR0r61bt7766qvnnXfeoYcempmZedZZZ730&#10;0kuLFi3Kz88vxRji+IK6nHMupTBx4sQIV/WHH3546KGH2rZtm5mZWZAuqVSpUsuWLa+44oqlS5c2&#10;bNgw3I7ffPNNrEaYsDIyMiJE8/Pzd+7cue/2xMwdtGjR4tNPP92xY8eqVasmT568YMGC3NzcH374&#10;IfJXMRAIvPXWW6tXr47thY2hIiuXCmzZsmXZsmUR9s3Kygp3amlpaX379t13e/k8TYmQTQ4kduKv&#10;LLJ+AAAA0VMTBQAJatWqVRGiDRo0KOfxhEKhyCv5NG/efOnSpS+99FK3bt0OOeSQgjfOVatW7dy5&#10;8zPPPLNmzZqOHTtG2P2GG27YtWtXlINMTU09//zzX3nllcmTJ//444/z58+fMWPGWWedtW/LCLU3&#10;qall8g+kvLy8++67L0KDyy67bOHChWeeeWatWrVSU1MLioX69Okzbty4e++9N8KOf//73/fdGMf7&#10;9d1334Xb6+mnn65UqVK4aPfu3SPM8fb2229HGE80N/S2226LEP3b3/42ffr0k08+ufC+VK1atXv3&#10;7m+//fbUqVOrVKkSbsf33nsv+rkD9/uVTvAHc+DAgTNnzuzWrVtKSsqe22vUqPGPf/wj8hd76tSp&#10;4UKJfMsAAAAAAMpHamrqiBEjoukhLy/vww8/vPzyy9u1a1epUqUrr7zym2++Kf4qInF8QV3OOZfS&#10;iVC8dNddd3Xp0iVctGrVqg8//HC4aIRVkg4kEepYAoFAkTVRCZg7OPvssxcuXHjyySdnZmYWbkxP&#10;T+/Spcv48eMfeuihyLs/99xz0VzD4qdNSyHCOlGBQCBycdrYsWPDhYYOHVqxYsV9t8flaSr/bHIg&#10;sRN/ZZT1AwAAiJ6aKABIUJGn/qpRo0Y5j2f69Ok//fRTuGizZs3mzp176KGHhmtQv379GTNmdOrU&#10;KVyDnTt3vvfee9GM8MYbb9y8efObb7556aWX9uzZ87DDDmvfvv1RRx0VlzW19vXNN99s3749XPQ3&#10;v/nNCy+8UKFChX1DKSkp9957b5GTohX44YcfcnJy9toYx/s1ZcqUcHvt93t7wQUXhAvNnDmzdLNU&#10;Rvbrr79+++234aLXXHPNn//853CJje7du0d+g//6669HM7bifKUT+cGsU6fO+++/X+S3usA999wT&#10;Ian5008/hUKhfbcn8i0DAAAAAChPnTp1itVbzby8vBdeeOG4446rVavW448/HiGjUSiOL6jLOedS&#10;OhGqOH7/+99H3jdCjUcirx0UQ9WrV48QzcvL22tLAuYOunbtOnz48PT09HAN7rjjjuuvvz5CD//6&#10;17+KTJQUR1mnTTMzMy+55JJw0f/+978R9n3ttdfCha6++uoitx88T1PCJv7KKOsHAAAQE2qiACBB&#10;ZWdnR4hGeIFeRv79739HiI4aNapq1aqRe6hYseInn3wSocF+p0OL4MUXX3zyySf3O4Y4ivz2/403&#10;3ogwo1hKSsqjjz4aYffFixfvtSWO9ysrKyvcLvud0K5+/fo333zzTWHk5uYGYi3COWZmZj755JOR&#10;d+/QocOdd94ZLhrNdJLF/Eon8oM5bNiwPSc+3Fdqauq1114bocG+Sc1AAt8yAAAAAIDyd+GFF44c&#10;OTKGi5Zs3br11ltvrVev3muvvRb5T9jj+IK6nHMupVO1atU+RTnppJOaNGkSed+NGzeGC5XF/HEJ&#10;KCMjI0J0r2VqAgmZO3jnnXciLDRU4JFHHqlcuXK46KZNm1atWlWKQ5dP2vQPf/hDuNCECRPC1Rbu&#10;2rXrs88+KzJUo0aNI488ssjQwfM0JWzir4yyfgAAADFRIfouAICY2+88STFMbhXH7t27X3311XDR&#10;AQMGHH744cXpp1mzZhdffHG42b/mzZu3du3aevXqlXR4F1988dChQ8vzgpRUKBR6++23w0VPP/30&#10;/b6v79q1a/Xq1bds2VJk9McffzziiCMKf4zv/YqQpnrttdd27979l7/8pX379vvmqwo8/vjjpbrG&#10;pfTBBx+EC915552RX+4X+OMf//i3v/2tyNDatWs3bNhQu3btko6qmF/pBH8wTznllP226dq1a4Ro&#10;kbmoxLxlAAAAAADxctppp61ateqaa64ZMWJErPrMycm55JJL3n333ffff7/Iefri+IK6nHMupfbR&#10;Rx+Vbsfdu3fffvvt0Q8gqUUun9h3sZpEyx2cfPLJLVu23G+zzMzMO+6445577gnX4Icffijpyk7l&#10;ljbt1q1blSpVwq3YNn369N/85jdFnlG4Dm+88cZwGfCD5GlK5MRfGWX9AAAAYsI6UQCQiMKVixQq&#10;55eGixcvDgaD4aIRJk7b18033xwhOm3atFIML1yKInH8+uuvEdY4uuyyy/bbQ2pq6pNPPhluAaW6&#10;devu2Ti+96tjx44Rdhk+fHiHDh1q1ap1zTXXjB49et26dTG4vqUVCoU+//zzcNGzzz67OJ00bNiw&#10;Ro0a4aJz5swpxcCK+ZVO5Aezd+/exUkx7jczvZeEvWUAAAAAAHHUsGHDjz76aNmyZTfeeGNx3s0W&#10;08cff3zKKacUmZOK4wvqcs65lKdt27Z9/fXXnTp1mjp1arzGkCAi54/2mp4vAXMHEdZQ2kvk+qUI&#10;FUThlFvaNC0t7YYbbggXDVfF9OGHH4bb5aKLLorh8JLxaUrYxF8ZZf0AAABixTpRAJCgMjIyImR0&#10;du3aVaVKlXIbTOQX7t26dSt+Vx07dkxNTQ33Pvfbb78dNGhQicbWrFmzxH/BunTp0gjRyJNmFbr8&#10;8suLebj43q9evXrtt9vs7OznnnvuueeeCwQC9erVO/PMM0888cTu3bs3bdq0PNdA27x5c4Tywtat&#10;Wxezn+OOOy7c7JsLFy7s27dviUZV/K90Ij+YPXv2LE6zkubmE/OWAQAAAAAkgubNmz/55JOPPvro&#10;lClT3n///VdffXXDhg1R9jlmzJh77733gQce2Gt7HF9Ql3POpYzs3r173bp1q1evXr58+U8//TR3&#10;7txvv/12+fLl8R1VggiFQpG/upUqVdrzxwTMHfTo0aOYLRs1alSzZs1NmzYVGZ09e3aJLl05p00v&#10;vfTScCVYr7zyyhNPPLHXNKChUOill14qsn3r1q2Ls7JWkQ6YpylhE39llPUDAACIFTVRAJCgGjdu&#10;HCGps27dulq1apXbYGbNmhUu1KxZs8qVKxe/qwoVKhx11FHTp08vMlqKmbpOPvnkcrsOpbZkyZII&#10;0fr168f2cPG9X8cff3yEl+z7Wrt27bBhw4YNGxYIBNLT088444yhQ4f27dt3r4RWWVizZk2EaPEv&#10;VF5eXrjQsmXLSjqq4n+lE/nBbN++fXGalbQELjFvGQAAAABA4qhQoUKfPn369OnzxBNPrF69evLk&#10;yZ9++umIESNKXR/14IMPXnnllc2bN99zYxxfUJdzziWGcnJypk6d+sknn3zxxRclXXfooLJz584I&#10;0Xr16u1VaZOAuYPirzaWkpIyaNCg119/vcjoihUrSnTcck6btmnTpkmTJqtWrdo3tGnTplWrVjVt&#10;2nTPjatWrVq/fn2RXd1+++0lOvQB+TQlbOKvjLJ+AAAAseL/jQBAgmrUqFGE6OrVq8tzMBHSS506&#10;dSppb4cffni40KJFi0raW+fOncvzUpTOL7/8Ei6UlpaWkZER28PF935VqlTpkUceKd3I8/Ly3nvv&#10;vYEDB1auXPnqq68uMokSQ+Fm3SscTDFF6GTz5s0lHVXxv9KJ/GBWq1atpLsUR2LeMgAAAACABJSS&#10;ktKkSZMhQ4a8+OKL69ev37hx4zfffPPggw8Wc8WPPf3P//zPXlvi+IK6nHMuMTF37twLL7ywSpUq&#10;/fr1e+KJJw6YEo4yErnGqU2bNnttSbTcQfPmzUtUHNKhQ4dwoaysrBJdunJOm6akpNx2223hol99&#10;9dVeW7788stwjQcPHlzMgx7AT1PCJv7KKOsHAAAQK2qiACBBdezYMUI08hx4MRehBKtly5Yl7e3Q&#10;Qw8txYHCqVevXnleitJZt25duFCDBg1ifri436+bbrqpf//+UZ7FsGHDmjZteuONN+7atSvml6hA&#10;dnZ2GfVcqBQFNsX/Ssf9RkeQnp5e0l2KIzFvGQAAAABA4qtZs+axxx575513Tp48edeuXbNmzbr3&#10;3nvr1KlTnH1feeWV3NzcPbfE8QV1OedcorRz584LLrigU6dOb775ZrzHkjR++umnCNF9i/oSLXfQ&#10;uHHjEnUeYaLMLVu2lKir8k+bnnPOOeFCb7zxxl5b/vvf/xbZsm/fvrVr197vsQ74pylhE39llPUD&#10;AACIFTVRAJCgIs/j9fnnn5fnYHbs2BEulJmZWdLeIu8SCoVK1Fv16tXL81KUzrZt28KFqlatGvPD&#10;xf1+paamfvbZZ9dff3305/L3v/+9VatWZbQw2l4Z3LJQigKb4n+l436jy19i3jIAAAAAgOSSkZHR&#10;uXPn++67b+3atbNnzz799NMjtw8Ggz/++OOeW+L4grqccy7R2Lx5c4cOHYYPH17SHdPS0uI99niK&#10;sJpQIBDo1q3bXlsSLXdQo0aNEnUe4XanpKSUqKvyT5vWr19/3ztSYMyYMTt37iz8MScn55tvvimy&#10;5U033bTfAx0MT9NBmPgDAACICTVRAJCgIixnHwgERowYEQwGo+n/3HPPbRNG27Zt9+q8YsWK4frZ&#10;8112MUXepaQv95PoRXaR8vPzY95nItyvChUqPP300/PmzfvNb34T5emsXr368MMP37RpU8wvVGpq&#10;mf9jePfu3SXdpfhf6US40eUsMW8ZAAAAAECSSklJ6dSp04gRI7766qvILefMmbPnj4n5grosci6l&#10;lpeX16tXr6VLl5Zor06dOr333nvjx4+P9/Dj6fXXX48Q7d69+15bEi13UNJEQ4Qyv2rVqpWoq7ik&#10;TW+99dZwoR9++KHw87Rp08I1O/HEEyMf4iB5mhLz9yoAAEDiqxDvAQAARevUqVOEaF5e3syZM486&#10;6qjSdb5169Z33nknXLRPnz57JQ8aNWoUrvGSJUtKevRly5aFCzVo0KD0lyyBRchYrF27NuaHS5z7&#10;1aFDh/Hjxy9btuw///nPc889l52dXbozys7OPvvss7/88svYvqBPtAkjSypxbnS5SfZbBgAAAACQ&#10;mPr37//qq69ecskl4Rrs9Q45ji+oyznnUmp/+9vfFixYsN9mNWvWHDBgwLHHHtutW7f27dsXrPMz&#10;e/bseA8/bpYvX56VlRUumpqaeuihh+61MdFyBxs2bChR+wiPTOIkaCIYOHBguNBHH33Uu3fvgs/v&#10;v/9+kW0uueSS/S6CdJA8TQdh4g8AACAm1EQBQIKqVatWvXr1IiRvHn744Qh1TZGNGjUqQvSss87a&#10;a0uLFi3CNd5rXsDimDt3brhQq1atSnvBElrdunXDhbZs2RIMBmM7g12i3a9DDz30oYceKkhXfPnl&#10;l2+//fbEiRNLOowxY8ZMnz5938n/olGjRo1woYEDB0Z+TBJBot3ocpDstwwAAAAAIHrr16+/+uqr&#10;w0X//e9/169fvxTdnnfeeRFqojZu3Ljnj3F8QV3OOZfS2bJly3333RehQceOHe+8887+/fuX7mYd&#10;wJ577rkI0XPOOadChb3/0inRcgclfQQitG/SpEk5D74UqlatOnjw4A8//HDf0CuvvPLII48EAoFQ&#10;KPTf//63yN2vueaayP0fPE/TQZj4AwAAiAk1UQCQuP7whz9EeMP77rvv/vTTT61bty5pt6FQ6M47&#10;74zQYNCgQXttOeKII8I1XrFiRU5OTuXKlYt59N27d3///ffhoj179ozNtUswzZs3jxDNzs6uVavW&#10;fjvZuHHjrl27igwdcsghe96CxLxfKSkphx122GGHHXb99dfn5eUtXLhw/Pjxw4cPnzBhQjF7ePzx&#10;x99+++3iH3G/6tSpEy60ePHiGB6ojCTmjS5TyX7LAAAAAACiFwqFPvjgg3DRyy+/PMKyLRGkp6e3&#10;b98+3GIsaWlpe/4YxxfU5ZxzKZ2PP/44QvRvf/vbHXfckZKSEuGaRDmAJJWdnf3oo49GaFBk2V6i&#10;5Q5yc3O3bdtWzNWr8vPzv/zyy3DRjh07lv/4S+G6664rsiZq7dq1q1evbty48dKlS7ds2bJvg2rV&#10;qu13PsSD52k6CBN/AAAAMRH/2XEAgHDOOeecyA1++9vf5ufnl7TbESNGLF26NFy0du3abdu23Wtj&#10;ly5dInQ4ffr04h/9xx9/DAaD4aK9e/eO6pIlqsizbc2bN684nXTv3r1RGKNHj96zZeLfr/T09MMP&#10;P/zaa6/97rvvcnJyvvvuu1tvvbVatWqR9/rkk09Kd7hw6tWrFy60ePHi3Nzc2B4u5hL/Rsdcst8y&#10;AAAAAIDoRX6dHrl+ILLNmzeHCzVu3HjPH+P4grqccy6lE6FobciQIX/+858jlHAE9lmV6+Bx8803&#10;R/gypKWlHX/88ftuT8DcwaxZs4rZcvHixRGyvR06dCj/wZfCMccck56eXmRo3LhxgUDgiy++KDJ6&#10;/fXX71Vvua+D52k6CBN/AAAAMaEmCgASV/v27du0aROhwezZs6+55ppQKFT8Pjdu3HjRRRdFaHDv&#10;vffu++K4Xbt2EXZ56KGHij+AJ554IkK0V69eUV+2RBR5Oa933313vz3k5OQsWbIkXLRz5857/hjH&#10;+7Vs2bIFYWzbtq3ITipVqtSnT59HH300Ozv7iy++yMzMjHARwnVSOhUrVmzSpEm46LJly2J4rLJw&#10;ED6YyX7LAAAAAACil5mZWbt27XDRF198MdwKSJHl5ORkZWWFi+6VsYrjC+pyzrmUztdffx0udPfd&#10;d+939+JX1BxIRo8e/dJLL0VocMMNN1SsWHHf7QmYO/jXv/5VzJZPPfVUhOiRRx5Z/oMvhfT09N//&#10;/vdFhl5//fVAIPDiiy8WGS1y4a+9HDxP00GY+AMAAIgJNVEAkLhSUlIeffTRyG2ef/75yy+/fPfu&#10;3cXpMDs7u3v37tu3bw/XIDU19dJLL913e8WKFc8444xwe3322WfFnHVv5cqVr776arhos2bNImQs&#10;klr16tUjnNq///3v/Zb6jB07NkK0RYsWe/4Yx/t10UUXHRbGf//738iHS01NPfHEEyNPYFnMr3rx&#10;nX/++eFCEc49QRycD2ZS3zIAAAAAgJg47bTTwoXy8vKKX4+xp7fffjtC9Igjjtjzxzi+oC7nnEsp&#10;BIPB7OzsaPofOXJklGNIOt9+++2gQYMit7ntttvChRItdzB8+PDly5fvt9m6deuGDRsWoUHkVdES&#10;yhVXXFHk9s8++2z16tVFrnHUrFmztm3bRu72oHqaDs7EHwAAQPTURAFAQjvttNOaN28euc3LL798&#10;1FFHzZ8/P3KzcePGtWjRIsK8d4FA4C9/+Uv16tWLDF133XURdhw0aFCEUqsCubm5p556aoQGETIZ&#10;5al0syfuV7jZ0QKBQH5+/k033RRh32Aw+Kc//Slc9KKLLkpPT99rY7zuV8uWLcO1f/PNN4tzoY4+&#10;+ugI0QirSIUT+YaeeeaZ4UKPPfbY1q1b99v/ggULUsIrTsYrGgfPg1ko2W8ZAAAAAED0LrjgggjR&#10;m2++ecKECSXqcMmSJVdffXW4aIMGDfb9G/o4vqAu55xLSeXn50eze1ZW1jfffBPlGJJIXl7eI488&#10;8pvf/CZysyuuuKJ+/frhogmYOzj99NNzc3MjNMjPzx8yZEiEBoMGDSpyXazE1KlTp3Dr11111VVF&#10;bi9OBioxn6YyyiYHDsrEHwAAQPTURAFAQktLS3vttdf222zOnDkdOnQ44YQTPvnkk19//bVwLZ0d&#10;O3YsWrTotddeO+yww/r16xdhGq1AIFCjRo3bb789XLRfv3516tQJF12+fHnnzp1XrVoVrsH69et7&#10;9uw5e/bsCAO45JJLyu/Khrdw4cKy6DbCBHWBQOD5559//PHHQ6HQvqFQKHTPPff89NNP4fa9/vrr&#10;990Yr/sVoaJp4sSJK1eu3O+FivAqv1q1aqWoiYp8Q3v27FmlSpUiQ7m5ueeff34wGIyw++7duyOk&#10;2WrUqNGsWbOSDrhEDp4Hs1Cy3zIAAAAAgOgdd9xxlStXjtDgmGOOeeqpp/Ly8vbbVTAYfP/99zt2&#10;7Bih8V133ZWSkrLXxji+oC7nnEtJpaWlRYhGrq4JhUKXXXZZ5AbRjzAR5OTkLFq06IknnqhXr94d&#10;d9wRuXFGRsbjjz8eoUEC5g5mz559wgknbNmypcjorl27Bg0aFLlc59prry3pQeMoJSXl5ptvLjI0&#10;evToIrefffbZ++02MZ+mMsomBw7KxB8AAED01EQBQKI79thjf/e73xWn5ZgxY0477bQGDRqkp6cX&#10;TFpWuXLldu3aXXLJJQsWLNjv7u+9916lSpXCRVNTU5999tkIuy9ZsqRp06Z/+MMfZs+eXVjWsmPH&#10;jvnz599+++0NGjSYOXNmhN3vv//+atWqxeH67mPUqFHz58+PnBophZYtW/bs2TNCg1tvvbVv374T&#10;JkzIyckp2JKTkzNt2rRTTjnlwQcfDLdX165du3Xrtu/2eN2v448/PsJeJ5544q+//hqhQTAYjFCY&#10;FyEdFUHkG5qWlvbwww9H2Pfss8/esWNHkdHc3NxzzjknQtrj1ltv3TdJHFsHz4NZKNlvGQAAAABA&#10;9DIyMh566KHIbW666abatWvfdtttkyZNysrKKix5CoVCubm5a9eunTZt2uOPP96sWbMhQ4bs3Lkz&#10;XD+ZmZlDhw7dd3scX1CXc86lpFJTU1u2bBkuGuEVd15e3rXXXvv5559H6DzKZXPKzQMPPJARRoUK&#10;FVJSUqpUqdKuXbtbbrkl8pSOBd56661DDjkkQoPEzB18++23derUefjhh5ctW1bwAAaDwdWrV7/8&#10;8ssNGjSIfKOrVKlywgknRHkXylnk9ev20rt373r16u23WWI+TWWUTQ4clIk/AACAGAgBAAlv586d&#10;zZs3L9N/EvzpT3/a7zDy8/M7depUFkevXbv2jh07Ihx6wIAB4fb98ssvS3FJx40bt99R1ahRo3Hj&#10;xnXq1Jk2bdpeu//zn/8Mt9fQoUPDHXTGjBkxv3SzZs1KqPsVDAbbtGkTefc//elPkydP3rhx4+7d&#10;uwv2ysvLy8rKGjlyZNeuXSPsOH78+LK4oTt37qxZs2aEHatVq/b0008vX748Ly+v4MKuXbv2jTfe&#10;iDBPWyAQyMjI2LZtWzl8peP4YN59993h9n3nnXeKM/iff/45wgBycnKK3CsutwwAAAAAIKHk5eWV&#10;z7r3b775ZrgxxPEFdTnnXEqaGCqyiqzQXXfdlZubu2f7HTt2vPvuuw0bNtzvII888shwg3zzzTfD&#10;7XX77beXxZcw3NJMsRUh9ban8s8dlOnpP//88+HONLZp09IlPcNp3759MU/wvffeK2afcXmaQnHK&#10;Jofi93s1Xlk/AACA6FknCgCSQMWKFSdNmlS9evUy6v+kk056/PHH99ssNTX1k08+KYsBjBw5MjMz&#10;s4zOrkiR0xsFsrOzV69evX79+lAoFJODHnXUUeecc04Mz+IPf/hD586dw0Xjcr9SUlIiz14WCAT+&#10;/ve/9+rVq1atWgUTAaakpKSnpzds2PD000+PkMJs3br1McccEy4azQ2tWLHixx9/HGHHrVu33nDD&#10;Dc2bNy9YgS0tLa1evXoXXnjh+vXrI+z14Ycflk8u8EB6MIsp2W8ZAAAAAED0KlSoMHbs2NTUsv2r&#10;jyFDhpx33nnhonF8QV3OOZeSuvDCCyNEH3zwwerVq19yySV//etfb7755uOOO65SpUpnn312VlbW&#10;fnvetWtXDM868fXv3/8///lPcVoeSLmD1q1b/+53vyvng8bEbbfdVsyWp5xySjFbxutpiks2OXBQ&#10;Jv4AAACipCYKAJJDw4YN58yZU5x3ryXVu3fvkSNHpqWlFadxs2bN3nrrrdgO4L777jv66KNjfl77&#10;PZFyPmKBF154IfIcdcXXoUOHp556ar+nWf73q3///meddVZsDxoIBN5///0Imd0ob2ifPn3+/ve/&#10;x3C0119//cCBA2N+ESKc/oHxYBZfst8yAAAAAIDotWzZcvz48WXXf+/evd94442UlJQIbeL4grqc&#10;cy4lctxxx1WrVi1Cg507d7722mv33HPPk08++c033+wVzcjICLfjxo0bYzjOBNevX79PP/20QoUK&#10;xWyfOLmD3r17R3PcUaNGFf+sE8qZZ55ZnGbnnHNO5cqVi9lnvJ6meGWTAwdl4g8AACAaaqIAIGk0&#10;a9Zs4cKFHTt2jGGfgwcPHj9+fMWKFYu/y7nnnvv000/HagDXXXfdPffcE8MzKqZq1aqdcMIJcTnu&#10;xIkT09PTo+ynQYMGEyZMiPASv1Bc7tcbb7zRqVOnWB00EAg8//zzkWdnjP6G3nDDDU888URMRnvx&#10;xRfHNnVaHAfGg1kiyX7LAAAAAACid8wxx0ybNq341QXF169fv7FjxyZsJiIQj5xL8aWlpb377rul&#10;27dy5cqzZ88OV+61Zs2a3NzcGA41Yd11111fffVVSe9vguQO3nnnnQYNGpRu348//rht27YxOYXy&#10;V7Nmzf79+++32R//+Mfi9xmvpyle2eQCB2HiDwAAoNTURAFAMqlVq9asWbPuu+++mPT2z3/+8/33&#10;3y9Fruj6669/7733irm0VASPP/74M888E3l+wbLz0ksvRX8KpdC+ffvZs2dXr1691D106NBh/vz5&#10;NWrUKGb78r9fmZmZkyZN6tmzZ0yu2H/+858rrrhiv82iv6E33XTThAkTin9hi/Q///M///3vfyMs&#10;aVV2DowHs0SS/ZYBAAAAAESvW7duK1euLN1qNuE89NBDX331VfHn1IvXC+ryz7kU34ABA0pU+FF4&#10;RkuXLm3Xrt0RRxwRrk2ZLg6WCDp27DhjxowHHnigdK/uEyF3ULdu3cmTJ5ciCTt69OhTTz01mpHH&#10;3Y033hi5QWZmZknX0YrX0xSvbHKBgzDxBwAAUDr+8g8AkkxaWtq99967YsWKM844o9SdDBw4cPXq&#10;1ddee22p337+9re/Xb58eaknx+rUqdPcuXNvvvnmcrhi4TRt2nT+/Plt2rQp/0O3b99+5cqVp59+&#10;ein2ve2222bOnFnSRE75368qVapMnDjx6aefjuZNfevWrWfPnn3VVVcVp3FMbujRRx+9atWqP/3p&#10;T6XYt2XLlj/88MNf/vKXOCYVDoAHs6SS/ZYBAAAAAESvVq1ao0aN+vbbbzt37hxlVyeffPLSpUvv&#10;uOOOklaDxOsFdfnnXIrvmWeeuffee4vffujQobNmzapXr14gEOjbt2+4ZieffPLIkSPLaMzxNWDA&#10;gLFjx86ZM+eoo46Kpp9EyB00b958xowZVapUKWb7Fi1aLF68+JRTTonmoIlgv+tEXXvttRUqVChp&#10;t3F5muKYTS5wECb+AAAASkFNFAAkpaZNm3700Ue//PLLAw88UPAytzjS09NvvPHGxYsXjxo1qlGj&#10;RlGOoXHjxl9++eWsWbMuvvji4u81YMCA8ePHz5o1q2PHjvG6eoXatGmzcOHCKVOm/OUvf+nQoUN5&#10;Hrp69eojRoyYNWvWeeedV8xdhg4dumLFikceeaQUs8oF4nG/UlNTr7/++k2bNj3zzDMNGzYs0b79&#10;+/f/6quvFi5c2KlTp+LvFZMbWqVKlaeeemrNmjV33HFH5cqVi7NLnz59Pvvss8WLF3fp0qV0B42h&#10;A+DBLKlkv2UAAAAAADFxzDHHzJo1a8GCBbfeemvNmjVLtG+dOnXuvvvu5cuXf/rpp4ceemjpBhCv&#10;F9Tln3MpppSUlPvuu2/hwoU9evSI3PLYY4/94YcfXnzxxYyMjIItgwcPDtc4GAz++9//Lrthl5vK&#10;lSt36NBhyJAh999///jx4zdv3vzZZ5/17ds3JhOZJULuoFOnTqtXr77mmmsiN6tTp84rr7yyePHi&#10;1q1bx+S48ZWZmXnJJZdEaDB06NBSdBuvpymO2eQCB2HiDwAAoKRSQqFQvMcAAETrl19+mTlz5vTp&#10;02fMmLFs2bJly5Zt27YtJSWlbt26zZs379y5c/fu3fv06dOuXbtoFu2JIDc3d9asWVOnTp0yZcr8&#10;+fOXLVu2adOmUChUvXr1Qw89tE2bNj179uzevXvXrl2LPx1aXOTm5u7cuTMQCKSlpVWoUKFChQqp&#10;qallvYZMTk7OjBkzJk+ePHny5MWLFy9fvnzLli0ZGRnNmjVr3br1scce26dPn169elWsWDGGp1n+&#10;96vgWzpt2rRFixYtWrRo6dKl27dvz83NrVSpUu3atTt06HDYYYe1bt26R48eHTt2rFSpUqzONJob&#10;mp+fP2/evPHjx0+aNGnWrFnLly/fvn175cqVmzZt2qJFi169evXq1atHjx4lTS2XmwPmwSy+ZL9l&#10;AAAAAAAxEQqFfvnll3nz5s2YMWP+/PkLFy5cs2bNmjVrcnNz09LS6tat26BBg7Zt23bs2LFbt25H&#10;HHFEo0aNYpsNidcL6vLPuRTTypUrR4wYMXHixIkTJ/7yyy8pKSmtW7c+4ogjTjnllP79+0c/lSER&#10;lFHuoGrVqtu3by8ytHPnzj2/Yxs3bvziiy9GjRr1/fff//TTT/n5+U2aNOnYsWPfvn0HDBhw+OGH&#10;l3RZtoNcfJ+muGSTCw99sCX+AAAAikNNFAAAAAAAAAAAQHEVvyYKAAAAKDsmGgEAAAAAAAAAAAAA&#10;AACSiZooAAAAAAAAAAAAAAAAIJmoiQIAAAAAAAAAAAAAAACSiZooAAAAAAAAAAAAAAAAIJmoiQIA&#10;AAAAAAAAAAAAAACSiZooAAAAAAAAAAAAAAAAIJmoiQIAAAAAAAAAAAAAAACSiZooAAAAAAAAAAAA&#10;AAAAIJmoiQIAAAAAAAAAAAAAAACSiZooAAAAAAAAAAAAAAAAIJmoiQIAAAAAAAAAAAAAAACSSYV4&#10;DwAAAAAAAAAAACBp3H///bm5uUWG0tLS4j06AAAAOFikhEKheI8BAAAAAAAAAAAAAAAAoLhS4z0A&#10;AAAAAAAAAAAAAAAAgBJQEwUAAAAAAAAAAAAAAAAkEzVRAAAAAAAAAAAAAAAAQDJREwUAAAAAAAAA&#10;AAAAAAAkEzVRAAAAAAAAAAAAAAAAQDJREwUAAAAAAAAAAAAAAAAkEzVRAAAAAAAAAAAAAAAAQDJR&#10;EwUAAAAAAAAAAAAAAAAkEzVRAAAAAAAAAAAAAAAAQDJREwUAAAAAAAAAAAAAAAAkEzVRAAAAAAAA&#10;AAAAAAAAQDJREwUAAAAAAAAAAAAAAAAkEzVRAAAAAAAAAAAAAAAAQDJREwUAAAAAAAAAAAAAAAAk&#10;EzVRAAAAAAAAAAAAAAAAQDJREwUAAAAAAAAAAAAAAAAkEzVRAAAAAAAAAAAAAAAAQDJREwUAAAAA&#10;AAAAAAAAAAAkEzVRAAAAAAAAAAAAAAAAQDJREwUAAAAAAAAAAAAAAAAkEzVRAAAAAAAAAAAAAAAA&#10;QDJREwUAAAAAAAAAAAAAAAAkEzVRAAAAAAAAAAAAAAAAQDJREwUAAAAAAAAAAAAAAAAkEzVRAAAA&#10;AAAAAAAAAAAAQDJREwUAAAAAAAAAAAAAAAAkEzVRAAAAAAAAAAAAAAAAQDJREwUAAAAAAAAAAAAA&#10;AAAkEzVRAAAAAAAAAAAAAAAAQDJREwUAAAAAAAAAAAAAAAAkEzVRAAAAAAAAAAAAAAAAQDJREwUA&#10;AAAAAAAAAAAAAAAkEzVRAAAAAAAAAAAAAAAAQDJREwUAAAAAAAAAAAAAAAAkEzVRAAAAAAAAAAAA&#10;AAAAQDJREwUAAAAAAAAAAAAAAAAkEzVRAAAAAAAAAAAAAAAAQDJREwUAAAAAAAAAAAAAAAAkEzVR&#10;AAAAAAAAAAAAAAAAQDJREwUAAAAAAAAAAAAAAAAkEzVRAAAAAAAAAAAAAAAAQDJREwUAAAAAAAAA&#10;AAAAAAAkEzVRAAAAAAAAAAAAAAAAQDJREwUAAAAAAAAAAAAAAAAkEzVRAAAAAAAAAAAAAAAAQDJR&#10;EwUAAAAAAAAAAAAAAAAkEzVRAAAAAAAAAAAAAAAAQDJREwUAAAAAAAAAAAAAAAAkEzVRAAAAAAAA&#10;AAAAAAAAQDJREwUAAAAAAAAAAAAAAAAkEzVRAAAAAAAAAAAAAAAAQDJREwUAAAAAAAAAAAAAAAAk&#10;EzVRAAAAAAAAAAAAAAAAQDKpEO8BAAAAAAAAAAAAAAAAB7Ldu3dv2rRp69at27ZtK/jf3NzcKlWq&#10;VKtWrVq1alWrVq1evXq1atVSUlLiPVIgaaiJAgAAAAAOUlu3bs3Ozi5Mumzfvj09Pb0w6VKtWrVa&#10;tWqlpaXFe5gAAAAAAACQrLZt27Zo0aKFCxcuWbIkLy8vcuNatWq1a9eubdu2zZo1k6cD9islFArF&#10;ewwAAAAAAOUkGAyuXr164cKFCxcuXLduXeTGmZmZrVu3bteuXevWrStVqhTvsQMAAAAAAEByyMvL&#10;mz59+ty5c1evXl2K3TMzM9u0adOzZ88mTZrE+1SAxKUmCgAAAAA4KGzatGnChAnz58/fvn17SfdN&#10;TU1t3rx5t27dOnTokJKSEu9TAQAAAAAASEqhUCgrK2vdunXr169fv379hg0btmzZkp6enpGRUbFi&#10;xYyMjCpVqjRr1qxFixZ169aVlElSwWDwhx9+GDdu3NatW/cK1atX75BDDqlatWq1atWqVauWnp6+&#10;ffv2rVu3btu2bevWrevWrcvJydlrl/bt2/fv379u3brxPi0gEamJAgAAAICyFQqFNmzYsGnTpj3f&#10;xVWuXLlBgwYVKlSI9+gOCtu2bfvmm29mzJiRn5+/5/bMzMwGDRpUq1atIO9SpUqV3NzcgozL1q1b&#10;N27cuGHDhr26atSo0QknnNCyZct4nxMAAAAAAEAy2bBhw6xZs2bNmrV58+bitK9SpUqLFi3atm3b&#10;sWPHtLS0eA+fYgmFQvPnzx8zZsyeWbYKFSq0atWqbdu2bdu2rVatWoTdg8HgqlWrFi1atHDhwnXr&#10;1hVuT0lJ6dKlS9++fQ855JB4nyKQWNREAQAAAEDs5efnL1myZOXKlatXr169evXOnTv3bZOamtqg&#10;QYPGjRs3adKkTZs2lStXjveoD0C5ubkTJkyYNGlSbm5u4caaNWu2a9euXbt2zZo1i5xC27Rp08KF&#10;CxcuXLh8+fJgMFi4vVWrVieccELDhg3jfX4AAAAAAAAJLRQKzZo1a/r06atWrSpdDzVq1DjmmGO6&#10;dOlitsEEt3Pnzvfff3/x4sWFW2rWrNm3b98OHTqkp6eXtLcNGzZMmjTp+++/L0zSpaenn3baaZ07&#10;d473iQIJRE0UAAAAAMTSzp07v//++ylTphRzirsC6enpRxxxRK9everUqRPvMzhwbNiwYfjw4evX&#10;ry/c0qZNm379+jVs2DAlJaVEXe3cuXPq1KkTJkzYtWtXwZbU1NQBAwb06NGjpF0BAAAAAAAFcnJy&#10;lixZsmLFipycnF3/Ky0trU6dOnXq1Klbt27dunVr167tVXzy+vXXXz/++OO9qqGqV6/esmXLOnXq&#10;1K5du06dOjVq1MjPz8/Nzd21a1dubu769euXLVu2ZMmSvXJt1atXP+aYY7p27WrNqMS0V2KuSpUq&#10;xx13XPT3a8OGDV9//fW8efMKtxxzzDHHH398ampqvM8YSAhqogAAANi/q6666pVXXqlSpcqaNWsq&#10;VqwY7+H8H9u3b//222+//vrrWbNmzZ49Ozs7Oz09/dBDD+3atWvPnj0HDBhw6KGHxvEV+apVq1q2&#10;bBkIBD7++OMBAwbE+2oBZWvLli0TJ078/vvv91ySqEDNmjXr16+/5xv/jRs3/vrrr3suPVSgbdu2&#10;xxxzTLNmzeJ9Nknvp59+eu+99wpX6GrSpMmJJ57YvHnzaPrMycn59ttvp06dmp+fX7DlqKOOGjRo&#10;kNwbAAAAQEwkcj4iICUBEDvr1q2bO3fuTz/99Msvv+z3L5lr1arVtWvXLl26VKlSJd4DpwRyc3PH&#10;jx8/adKkPRf56dChwxFHHHHooYfut6AlFApt2rRp0aJFEydO3LJlS+H2Jk2anHPOOdWrV4/3+fF/&#10;7JmYS0lJOfbYY4855piMjIxY9f/LL798/PHHWVlZBT+2bdv2t7/9bQL+cxEof2qiAAAgWW3durV2&#10;7drFbJySklKvXr1evXr17dv3rLPOatiwYbyHX1Zyc3OrVq1a8Llp06Y///xzMh4i0cyePfuII44I&#10;BAL/+Mc//vjHP5bz0du3b79kyZJAIPDFF1/07dt3z9DGjRtvvfXWl156KXIPTZo0+de//nXqqafu&#10;96VqiR6rCCZMmNC9e/fCHy+++OLXX3+9du3aq1ev9kqOshMMBjdv3rxx48YdO3bk5eWlpaVlZmbW&#10;rFmzZs2aFSpUiPfoDgrz588fOXLkjh07CrfUqFGjc+fOTZo0ady4cZFZury8vDVr1qxevXrBggXL&#10;li3bM9SnT5/jjz9epU3phEKhyZMnf/HFFwUvPytWrHj66ad36NAhVn+Pkp2dPWLEiKVLlxb82KxZ&#10;s3PPPVciFgAAgAOVfESR5CPKQsLmIwKxTkmUUT4iICUBJIPs7Oxx48bNmjWrpH/AnJaW1r59+169&#10;ejVt2jTeJ8H+rVu37s0339y0aVPBj+np6X379u3WrVsp/vO0e/fuWbNmffvtt9nZ2QVbKleuPGTI&#10;kIJKYBLBjBkzPvnkk8LE3JAhQ9q0aRPzo+Tl5Y0YMWLu3LkFP9atW/eSSy6pVq1avM8eiDM1UQAA&#10;kKy2bt1a6mlvzjvvvGeffbZGjRrxPonYy83NLXyD1qxZs+XLlyfjIRJKMBjs0KHDwoULMzMzN23a&#10;lJmZWcwdFy5c2KlTp0AgUL9+/ZUrV5bu6FlZWY0aNSr4nJOTU6lSpcLQ+++/f8455+y7vko4bdq0&#10;+eyzzyK/FY3msdrT1KlT98xBrlq1quC9/F133fXAAw9E3z/sKScnZ968eYsXL16+fPmuXbv2bZCW&#10;ltakSZNWrVp16tSpZs2a8R7vgSkvL++LL76YNm1a4ZYmTZr07t37sMMO2281ZqFffvll8uTJc+fO&#10;LfzN1qhRoyFDhtSqVSve55d8vvzyywkTJhR8rl279vnnn1+nTp3YHiI/P//zzz+fOnVqwY81a9a8&#10;/PLLC/9KCQAAAA4k8hFFko+IuYTNRwTKICVRRvmIgJQEkNi2b9/+zTffTJ8+PT8/v3BjhQoVmjdv&#10;3qpVq9q1a1f8X7m5uev+14oVK7Zv375nPz179jzhhBPS09PjfUKElZWV9dprr+Xk5BT82K5du1NO&#10;OSXKfxPm5+fPmDHjiy++2L17dyAQSElJOf7444855pg4rtBIgcWLF7/55psFJQlllJgrFAqFvvvu&#10;u6+//rrgcI0bN77sssvMEAoHOb8CAADgYPTWW299/PHH06ZNO+yww+I9FhLda6+9tnDhwkAgcN99&#10;9xU/ARkIBD744IO8vLxAIFDwRrJ0vvjii4IPAwcO3DMB+dZbb51//vmFP55wwgm33nrrkUceWbNm&#10;zbS0tFAotGnTpkWLFr3yyivDhg0raLN48eI2bdpMmjSpR48e5XwNmzRpcvbZZ7/77rsPPvjgFVdc&#10;ceihh5bzADhQrV279rvvvtuzhKZI+fn5y5cvX758+ddff92yZctjjjmmRYsWcgMxtGHDhrfffnvt&#10;2rUFP9apU+e0005r3rx5Sftp1KjRWWeddcIJJ3z++efz5s0LBAK//PLLc889d8YZZ3Ts2DHeZ5lM&#10;Zs6cWVgQ1apVqyFDhuz1JywxkZaWNnDgwPr1648aNSoYDG7atOntt9++9NJLJV0AAABgT/IRFF9i&#10;5iMCUhJQXoLB4MqVK5ctW/brr79u3Lhxx44d+fn56enpVapUqVWrVuPGjQ899NB69epJcCSv1atX&#10;Dx8+fNu2bYVbOnbseOSRRzZv3rzI6qYGDRoUfMjPz1+0aNGMGTN+/vnngiqIKVOm/PTTT2eeeaYF&#10;oxLTypUr33jjjZ07dwYCgUqVKp1++unt27eP/uFNS0vr0aNHkyZN3nnnnezs7FAoNGbMmJ07d554&#10;4onxPuOD2vr16997772CZ/PQQw8999xzyyIxVyglJeXYY4+tV6/eO++8k5+fv3r16o8//vjMM8/0&#10;Xwc4mFknCgAAklX0E8hlZmauXr36AFt9wryMsbVjx446deoUzN6UnZ19yCGHFHPH3bt3N2jQYMOG&#10;DYFAoEGDBllZWaUbwNFHHz1p0qRAIPDuu+8OGTKkYOPSpUv3nFtx1KhRAwcODNfDr7/+euKJJ86Z&#10;M6fgx4yMjBUrVtSvX7/IxmU3L+OPP/5YUNJw9NFHf/fdd97HEaUdO3Z8/fXX06dP3+vFTs2aNevU&#10;qVO1atX09PT8/PycnJwNGzasW7dur2Zt2rQ55ZRTDrDf//GyZcuWF198cfPmzQU/HnnkkaecckpG&#10;RkY0fYZCoR9++OHTTz8t+EuOlJSUc889t3379vE+1+SwcuXKV155pWCCyc6dO5955pnFX6qrdJYs&#10;WfLGG28UHPHII488/fTT/ZIHAADgACMfUST5iNhKzHxEoMxSEmWXjwhISZCEsrOzJ0+ePGfOnL3W&#10;AtpXnTp1jjzyyG7duhX+eiRZzJs378MPPywsXm3dunX//v0bNmxYok42bdo0ZsyYuXPnFvyYkpJy&#10;wgkn9OnTJ94nx/+xdOnSN998syDJVbVq1UsuuaRevXqxPcSOHTs++OCDxYsXF/x42mmnde3aNd7n&#10;fZDasWPHCy+8UPAvsdq1a1955ZUlqmyPxsyZMz/66KOCzyeddNLRRx8d74sBxI2aKAAASFZ7JUt+&#10;+eWXcG8MQ6HQzp07V69e/c0339x+++3r168vDJ188smffvppvE+FxHXffffdf//9gUDgyiuvLJzd&#10;sDiefvrpP/3pTwWfS52D3LJlS2HWc8OGDYX58uOOO+6bb74p+PzKK69ceumlkfvZsWPH4YcfvmTJ&#10;koIfTzvttJEjRxbZcq/HKicnJ4YzGPXs2XPq1KmB/WVMYb+WL1/+/vvvb9mypXBLy5YtO3fu3KpV&#10;q2rVqu3bfteuXUuXLp07d+78+fMLyjYCgUB6evrAgQO7dOkiHR6NnTt3vvTSSwUrRFWsWPG00047&#10;/PDDY9X5+vXr33333V9//TUQCFSoUOGSSy5p1qxZvM840W3evPn5558vmGOySZMmv/vd78pn1abv&#10;v/++8L8sp5xySs+ePeN9JQAAACCW5CMoB4mZjwiUWUqiTPMRASkJkkdOTs6YMWN++OGHYDBY/L0y&#10;MzOPPfbYXr16paWlxfsM2L9QKPTdd9+NGTOm4Mdq1aqdddZZLVq0KHWHP/744yeffFJQRhsIBE4+&#10;+eRevXrF+yz5f7Zs2fLss8/u2LEjEAgccsghl156aRlVxYdCoQ8//HD27NmBQCA1NfXCCy9s1apV&#10;vM/+oBMKhd54442ffvopEAhkZmZeccUVderUKc8BfPHFFxMnTgwEAikpKRdeeGHr1q3jfUmA+FAT&#10;BQAAyWqvZMmaNWvCLX2zp5ycnH79+hVkQQqsXLmySZMm8T4bEtG6desKZ2z6+eef95wHMYL8/PyX&#10;X375yiuvLNxS6hzkJ598ctpppwUCgS5duvzwww8FG1euXFlYFdC8efOlS5cWp6Jj1qxZXbp0Kfwx&#10;XM5+r8dq586dMZxkbty4cf369QsEArVr1169erXp6yid77///pNPPilMDXbo0KFv377FnFxt69at&#10;EydOnDJlSuHuPXr0OPnkk8t6FZ0D1e7du1977bWC2XnLqGZpz5qrzMzMoUOHxnwivQNJKBR66aWX&#10;Vq5cGQgEqlevfuWVVxZZJVhGPv300ylTpgQCgZSUlCuuuKJx48bxvh4AAAAQM/IRlLXEzEcEyjIl&#10;Uab5iICUBEli4cKFI0aMKKxsCQQCtWrVateuXdOmTevUqVOlSpUKFSrk5eVt2bJl7dq1y5cvX7hw&#10;4Z6N69evP2TIkLp168b7PNiPCRMmfPnllwWfGzRocMEFF0S/UN62bds++uijgkqMQCBw+umnH3XU&#10;UfE+UQKhUOj111//+eefA4FAzZo1f/e73xV/4cdS2L1796uvvrpixYpAIFCxYsXLL79cHq2czZ49&#10;+4MPPggEAikpKRdccEGbNm3KeQDBYPDNN98s+FVQo0aNP/7xj+UzWyKQaPzJCwAAHFwqV648evTo&#10;PbcUvKGAfd19990FH37zm99ESECGQqGcnJwlS5Z8+OGH11133SGHHLJnAjIaL7/8csGH3//+94Ub&#10;J02aVPj5+uuvL+YSN0cccUSHDh0Kf/ziiy/K7zr+r9/85jcFfyK/YcOG559/vvwHEEOhUGjHjh1b&#10;tmzJyckx2Up5mjRp0siRIwsqmqpVq3bJJZecc845xX+5X61atQEDBlxzzTWNGjUq2DJ16tSPPvrI&#10;TSydUaNGFRREpaSkDBkypCwWccrMzLzooosK0kU7d+584403du3aFe/zTlzz588vKIiqUKHCeeed&#10;V54FUYFAYMCAAQX/rQyFQl9++aXHCgAAAOQjKL7EzEcEpCSgzIRCobFjxw4fPrywxqldu3ZDhw69&#10;7rrrBgwY0KFDh3r16lWpUqVixYpVq1Zt1KhRly5dzjjjjJtvvvnss89u0KBBwS6//vrrsGHDFi5c&#10;GO+zIZLly5cXrhBVcJejL4gKBAJVq1Y977zzCteE+fjjj+fOnRvvcyUwbdq0goKo1NTUc845p0wL&#10;ogL/mw+qXbt2IBDYtWvXxx9/LDtTnvLz88eOHVvw+bjjjiv/gqhAIJCamjpkyJCC3yrZ2dnTp0+P&#10;91UB4kNNFAAAHHRq1659/vnnF/64ZzongpkzZw4dOrRRo0YZGRmff/55uGZbt24dPnz4BRdc0KpV&#10;q4oVKzZs2PCMM8549dVXt27dWtJxhkKh6dOn33HHHd27d69evXrVqlWPPPLIK6+8ctSoUQUrrUcp&#10;Nzf3yy+/vPrqq4844ogqVapUrVq1ffv2l1122fPPP79u3boYXvBFixY98sgjp5xySt26dStVqnTo&#10;oYdedtllr7/++rZt20rd5/z58x977LFTTz21Tp06FStWbNmy5fnnn//hhx/m5ubGatjr1q0bNmxY&#10;wef7778/QstbbrmlSpUqrVq1Ouuss/75z39u3749JgPIzc0tTJAPHDiwcPues4oeccQRxe/wqquu&#10;Kvw8YcKEWF2o4ktNTf3zn/9c8Pmuu+7avXt3+Y8hSps2bfrmm29efvnlhx566JFHHnnyyScfffTR&#10;v/3tby+88MKYMWMKlrKh7MyaNavw12/z5s2vueaaYs6Wupe6detefvnlhbPlzZ49+7PPPov3ye0t&#10;FArNmDHjz3/+c58+fWrVqlWpUqU2bdpccsklb7/9dqx+yURp5cqVhfPFnnrqqe3bty+jA1WvXv2i&#10;iy6qVKlSIBDYvHnzt99+G+9TD/z666/PPPPMqaee2rBhw0qVKjVq1Ojkk09+7LHHFi9eHMdRBYPB&#10;wqzqscceW1j4V25SU1PPPPPMgsnnli1bVpDzAwAAgINcmeYjArFLSchHRHAw5yMCUhLE1KJFi/78&#10;5z8fccQRlSpVqlOnzoABA/7zn/9s3rw53uOKg1Ao9Omnn44fP77gx9q1a//ud787//zzmzVrFrny&#10;MC0trWPHjldfffVpp51WsPpZXl7e22+/PWfOnHifU3wk/pdq+/bt7733XsFkf61atTr33HMzMjJi&#10;1XmFChXOPffc5s2bBwKBUCg0YsSIhDr3g9D69esLy4D79eu37xqJZaFy5coXXHBBwfdq5cqV8+fP&#10;j+MVKOv8ZqI98tOnT9+0aVMgEKhWrVqfPn3iNYzMzMy+ffsWfP7mm2/iMr9k4qe24YCXoigWAACS&#10;1NatW/ecQmnNmjX169cv5r4vvvjiFVdcUfC5ZcuWe/3ZbpUqVfLy8gKBwLnnnvvaa6/l5+dfddVV&#10;L730UmGDTz/99OSTT96rz927dz/yyCP33HNPwTvNfd1111333HNPMd9yLlq0aPDgwT/++GOR0YyM&#10;jCeeeOIPf/hDaureEz3k5uZWrVq14HPTpk3D/UXyRx99dMkll0RIiw4ePPill16qUaPGvqFiHiIQ&#10;CKxYseKCCy6IkOu66aab/va3vxW8si/Snse6884777vvvrVr1w4ePHjixIlFtq9Zs+bYsWNLlJYL&#10;5y9/+csDDzxQcLW3b98eYYXxm2+++cknn4zQVYMGDbKysko6gO++++7YY48NBAKNGzdetWpV4fbL&#10;LrvslVdeKfg8evToU045pZgdTps2rUePHgWfjzzyyO+//37fNns9Vjt37oxwd0ph7dq1hc9pkc9R&#10;wtq4ceNXX301f/78yK8RWrdufcIJJxTOz5dcunfvPmvWrIsuumjPX3eJY82aNS+88EJB3rpNmzbn&#10;nHNOenp6NB2GQqExY8Z89913BT8OHjw4Jr86YiIrK+u0006bMWNGkdH09PQ33njj7LPPjuMIQ6HQ&#10;888//8svvwQCgS5dupx55pllfcQFCxa89dZbgUAgLS3t2muvrVWrVrxO/H/+53/uu+++cA0GDhz4&#10;5ptvlvW0f0WaMWPGxx9/HAgEqlatev3118cwq1oiX375ZcF/9xs0aHD11VcXc+bgshYMBo899thp&#10;06YFAoHNmzcXlNgBAABA8SVaPiIQ05SEfMS+x5KPKFR2KYmyzkcEkjklsZdQKLRr164KFSpE+G4k&#10;uN27d1933XXPPffcvqG0tLTnn3/+sssuK0W3eXl5VapUKU7LHTt2pKWlxfsy/P/Gjx9fuLRIhw4d&#10;zjjjjFJ8/zdu3PjWW28VTNiXmpp64YUXtmrVKt5nth8xTEWV0ZcqtkKh0GuvvbZkyZJAIFC9evWr&#10;r766mN/YEtm1a9fLL7+8Zs2aQCDQoUOHc845J97nXYSY3PrEf+SHDx9esG5b06ZNL7vssn3/7VR2&#10;Cn+r1KxZ849//GNcTr9M85sJ+Mjv2rXrmWeeKSj4Oe2007p27VrOA9hTMBj897//vX79+kAg0Ldv&#10;38ISqfJRdrc+8Z96SBzWiQIAgINRnTp1Cj9v2bJlr2je/9q9e3cwGDz99NP3+25uy5Yt3bt3v/vu&#10;u8NlHwOBwIMPPti+ffvi5KI++uijdu3ahUtABgKB3Nzc66677oQTTihyWrs9x79vNBQK3XDDDYMH&#10;D448T+SHH37YvHnzFStWFBmNfIgCn332WYsWLSJP/vfkk0+2bt264EVwOIXHys/P/+qrr5o2bRou&#10;ARkIBDZt2nTUUUcVvGqMxu7dux9//PGCz0OHDo1Lkmn48OEFH6655po9t9etW7fw8zfffFP8Dg89&#10;9NDCz/Fa0ahevXqFi8k8+uijcRlDSYVCoSlTpvz73//+8ccf9yyIqlq1au3atatXr77nX/z/9NNP&#10;//nPf8aOHRvhV0Fi2rhx4/Tp0yM/1HG0e/fu9957r2BsjRs3jr4gKhAIpKSk9O/f/8gjjyz4cdSo&#10;UdnZ2fE+0UAgEMjKymrXrl24t8aBQCAvL++cc8555pln4jjIWbNmFRREZWRknHDCCeVwxHbt2hVk&#10;c/Pz8wvn2Ct/v//97yMURAUCgdGjRx922GE5OTnlPLC8vLxx48YVfP7Nb34Tr4KoQCBwzDHHZGZm&#10;BgKBNWvWzJ07N17D2Mtf//rXiRMnFvxzIt5jAQAA4KAT83xEIKYpCfmIIo8lH1FISiJeQqHQ8uXL&#10;P/3003/+858PPvjgww8//MADDzz66KOvv/76tGnTyv8NZDSCweBvf/vbIv+QPRAI5OfnDx069G9/&#10;+1spet64cWNe8cT7GvwfixcvLiyI6tq165AhQ0pXEFirVq3LLruscePGgUAgGAy+9957Cb5GUAxT&#10;UWX3pYqtBQsWFPx3JzU1dciQIWVREBUIBCpWrHjGGWcU5Ct//PHHCPXD8RKrW5/gj/ymTZsWLVoU&#10;CARSU1MHDx5cngVRgUCgd+/e1apVKxhGwQxx5axM85uJ+chPnTq1oCCqTp06hRnneElNTe3fv3/B&#10;54kTJ8ZkoddiKtNbn+BPPSQUNVEAAHAw2jP7Uq9evXDNgsHgLbfcMnr06Mi95eTkdO3adebMmQU/&#10;tm7desyYMdu3bw8Ggzk5OdOmTTvppJMKQkuXLu3QoUPB7CzhjBo1avDgwYU/Pvroo2vWrMnPz8/P&#10;z1+3bt0LL7xQ+IfOY8eOve2220p67m+++Wbh64Y+ffpMmzZtx44dwWAwPz9/06ZNX3/9de/evQui&#10;W7ZsOfroo0v3+mDMmDGnnHJKYTr2tttuW7RoUV5eXsE1mTp1auFsfKtWrTrssMMipyELvPDCCyee&#10;eGJubm4gELj++ut//vnnXbt2FXT4xRdfFN7HYDA4cODAKCtSvv/++507dxZ8PuussyI3fuKJJ0L7&#10;WLx4cTQDCAaDhTMv7vl9CAQCBZM1Fh66+FUcdevWLRzeXhM9lqeLL7644MPYsWMTpAQlgmAw+Mkn&#10;n3z66acF7+hTUlI6dux4/vnn//nPf77llluuu+66m2666c4777z44ou7dOlSMPNQKBQaP378O++8&#10;k5jFReE8++yz8R5CJJMmTSr4zVmpUqWYFEQVSElJGTRoUMG6Xrm5uZ999lm8TzQQDAZPOOGEwr8R&#10;uf/++1esWFHwBzHZ2dnDhw8vyGcEAoEbbrjhp59+issg8/Lyvvrqq4LPxx13XOHsuWUqJSVlwIAB&#10;BQmkBQsWLFu2rPxPfNy4ccOGDSv43Ldv36lTp27bti0YDObm5s6bN2/QoEEFoaysrBtuuKGcx7Zg&#10;wYKCr03NmjXjOxFdpUqVjjnmmILPU6dOjeNICk2dOjVyJRsAAACUqdjmIwIxTUnIR4QjH1FISiIu&#10;Vq9e/corr7z88stTpkxZv359YbohJyfnp59+GjVq1NNPPz1+/Phk+Qvg559/fuTIkQWfL7jggmXL&#10;luXn5+/evXvhwoUDBw4s2H7XXXeV4nXi6tWr431yJbZjx46PPvqo4PNhhx02aNCgaAonKlWqdOGF&#10;F9auXbuw5z1n90s0MUxFld2XKoZCoVBhse6xxx7brFmzsjtWw4YNu3fvXvB59OjRiZajjNWtT/BH&#10;furUqQUP4GGHHVarVq1yPnpGRsbxxx9f8Pn/Y+++46yozgaOn5m5bfsu22BpsvQOiihCACsaEysm&#10;aLDEJEZjSUyiaW+iSUx7k5hXU4wlGo0KGhWVWLAAgoCgSJG6uyzbe9/bp71/jJncLLAs7G0Lv+/H&#10;5HNm7tyZM3Nn7l3mmec869at03U9nluPdXwzOS/5Tz75xGqcffbZcU6BO6wJEyZYWbLhcNhKz4uD&#10;WH/0SX7VA0kl8V9DAAAAAOLPrqUghDjzzDOPtNhrr732hz/8QQjh8XgefPDBuro6TdNM07TjZ5ar&#10;r77a/tf7JZdcsnfv3nPOOSc1NVWSpJSUlFmzZq1atcoelqajo+P8888/UoSsrq7ukksusdqKouza&#10;teuuu+4qLCyUZVmW5by8vK985SulpaV2GPIPf/jDkYZOPKxAIHD99ddb7bPPPnvdunWzZs3yeDyS&#10;JMmynJ2dffbZZ2/YsOHOO++0lqmtrX3yySeP9fA2NzdfdNFFVluW5e3bt//mN78ZO3asw+Gwjsnp&#10;p5/+xhtvPPzww9Yy4XB43rx5dszvSBoaGqwVbtiw4YEHHiguLna5XNYKzz///J07d1qFKYQQ5eXl&#10;vYxD0xf2PTUhxIwZM45jDf287bVnzx5rkL+0tDR7FEPLwoUL7arfqqqeeeaZ1dXV/dlWnEUWal+/&#10;fn2iu3MUb775pn0ujRgx4hvf+MZVV101fvz4yBH7nE7n6NGjL7vssjvuuGPcuHHWzH379r344ovJ&#10;HHmKtHHjxv/5n/9JdC+OKBAI2KfKokWLsrKyorhyh8NhD9W2b9++hF9Na9eutQfl3bRp009+8pPh&#10;w4criiJJUlZW1pIlSw4ePJidnW0t8LWvfS0hnSwrK/N6vUKInJycM844I27bLSgomDVrltXetm1b&#10;/Hfc/nH88pe/vHr16tNPPz0tLU2SJKfTOWnSpH/961/2g0GPPfaYdYjixh6Q+IwzzrB/IxJl9uzZ&#10;1njGNTU11gh5CdTV1bVo0aLE9gEAAAAAcJKLbjxCRC8kQTyiF8QjbIQk4sw0zc2bN//tb3+rrKy0&#10;Z0qSlJ6eHlkcPhQKrVmz5vHHHz+0+lyy8fl8t956q9W+++67n3nmmZEjR8qyrCjKuHHj/vWvf9mZ&#10;eFdfffWxRlUOHjxoNfbv32/2KuF3TW1r1qyx7prm5ORcdtll/X+MPjU19aqrrrJ28ODBg73U/Uus&#10;KIaiYnpSRVFVVZWVEepyuXr5AyBazj77bKsOVWtr6759+xK114eK4kefzJd8OBy2Q1fxjJ1Fmj59&#10;upUh6ff74zy2YEzjm8l5ybe3t1sDH3g8nkP/fEoISZLsvyT7X8i0j2Id2k7mqx5INuREAQAAACed&#10;tra2Z5991p48//zzj7SkdUt66NChFRUVt99++5AhQw79h/T69evteNXUqVNffPFF6zngHr7//e9/&#10;/vOft9rbt29fuXLlYbd43XXX2bHJp59+evLkyYcuM2LEiMiy4A888EDf9/3VV1+1xwR64IEHDnuf&#10;XZKkX/3qV/ae/v73vz/WI3zHHXfYQ9OtXLly+vTph13spptu+ta3vmW16+vr+1jN/F//+tdZZ511&#10;6PzCwsJf//rX9qQ9xNrxsSOvaWlpeXl5/VnV8XnppZesxo033tjjY8rIyPi///s/e3L//v0jRoy4&#10;6KKLXn311Tg/gn98pkyZcuhuJqft27fbo0nNnj37hhtuyM/P72X5rKysq6++2h6Ca+/eve+//36i&#10;d+KIAoFAWVnZc889t2jRorlz5ya6O73ZsmWLNSDr0KFDj/R90h+FhYV2XZ2Ef2R//vOfrcbdd999&#10;2AhZbm7uE088YbXXrl3b2toa/07at7ZPO+20w/7kxc7s2bOtxv79+6mTAcAAAIAASURBVOM8xF1r&#10;a6s9+vIf//hHSZIOXea+++6zi5j1c3TeY6Lrur258ePHx/OwHJbL5Ro1apQQwjTNuA1Ed1imaV51&#10;1VUDaABgAAAAAMCJJ7rxCBHVkATxiKMiHiEIScTd6tWr33jjDevadDqdc+bM+epXv/rjH//4u9/9&#10;7g9/+MO77rrrsssus6pACCHq6+sfffTRJL/99eSTT1pfBSNGjDj00pMkyb7jXV5evnPnzmNauf3M&#10;95AhQxK9o33S1dVlZ1F+/vOfjxyArz8GDx48b948q7127drkGbAvRqGomJ5UUWQXiTrttNNSUlJi&#10;vbmUlBT7IO/evTtRe22J0UefzJf8zp07rYzrIUOGDB8+PCF9kGXZ/nMuznlxMY1vJuclb5+NY8aM&#10;SZ5sHHv81rKysvjUi4t1aDuZr3og2ZATBQAAAJxcvF5vj3IBdjXtI3nvvfcKCwsP+5JpmpFjmSxf&#10;vvxIT4dLkhQZOLzrrrsOXaakpOTdd9+12mPHjv3iF794pC4tXbrUHg3u8ccf7/vu2+sXQljPKx+W&#10;2+2+5pprrPa+ffuOVNXqsCoqKpYvX261Z8+e3fvh/eUvf2k/Pv6LX/zCGomwF+eee6494uOhLrvs&#10;MrsdOfTmserq6rJG7RJCzJs377APvseafbYsWbLk0Fdvu+22b3/725Fz3nzzzUsvvTQjI2PevHl/&#10;/vOf9+7dG5+bXMchMzPTHkHz+eefT57ATA8+n+/NN9+02qeddtpFF13Ul7H6JEmaP3++PfDk2rVr&#10;W1paEr0rh/H444+npqaOHTt2yZIlb731VqK70xvTNO1h1ebPnx+j63HevHnW51tSUtLd3Z3AnbUf&#10;T7HH0D3UBRdcYLd37doV505qmmZnuUyaNCnOW8/LyysoKBBCBINBe2Cw+LCTjubMmWMNtXgo6xkF&#10;q23/jsRBZWVlKBQSQhQUFOTk5MTzsByJnZqV2JyoP/3pT9ZXXDKXwgMAAAAAnMCiG48QUQ1JEI8g&#10;HmHrPR4hCEnE0c6dO+1iVqNGjbrjjjsWLVo0bNgwOzyRlpY2Y8aMr371q5dddpl1+Xd3dy9fvtwa&#10;Viw5/e53v7MaP/vZzw771HhWVpZds+6ZZ545ppV/8sknQghZltPT0xO9o32yZcsW68n+MWPGFBcX&#10;R3HN8+bNS01NFUI0NzfbtQQTK3ahqJieVNHS3d1t3R6XZdkOHMSanQVaWlpqRQ0SInYffTJf8uXl&#10;5Vbj9NNPT8ivuWXixIlWY9++fXH7yYt1fDM5L3k7/pUMgxVGHorBgwcLIcLhcBxqhcUhtJ3MVz2Q&#10;bMiJAgAAAE4KoVCotLT017/+dWFh4UcffWTPv/vuuzMzM3t541e/+tXRo0cf6dVt27bZA5MsXLiw&#10;96fDi4qK7EyJ0tLS+vr6Hgs88sgjdvtnP/tZLzfLnE6nfU+ho6PDqsrdFx9//LHd7v25/6eeesou&#10;M92XVBDbQw89ZLfvvffe3hdOSUmxC50bhvHee+/1vnzvYzdGjg1jV/M4DlVVVXbbLi8eT1VVVdbp&#10;IcvyrFmzDrvM73//+7fffvvQQPKGDRtuu+22SZMmOZ3O888//69//euePXuOu5pKWlqa6xj1cr3Y&#10;7Eovfr8/OVOGhBDr16+3RvMqLCy86KKLjunm9YIFC6xQlq7ra9asSfSuDGzV1dXWIJeZmZljx46N&#10;0VaysrKslZumGf8sI5vX67UHte0lGpqammo/vVFbWxvnTpaXl1uBtMLCwkGDBsX/KNnhHLtcVXw0&#10;NDRYjfnz5/eymP3wh/2kRRzYf4okT9wl/gPRHWrPnj133HGHEOLiiy/+4Q9/mOhDAgAAAAA4icQo&#10;HiGiGpIgHkE8wu7AUeMRIi4hiRjFI8QACUkIIXw+37/+9S+rPWXKlKVLl2ZkZBx2SUmSZsyYccMN&#10;N1g3ihsaGtatW5fo7h9eW1ubPbhVL4XyFi9ebDWefvrpY1q/VXNp2rRpCcxA6DvTNO0CJlGsnGNx&#10;Op32qb5jx45E72sMxfqkipbq6mqrMXr06N5//aMoMzNzxIgR4r+HtzuRJPMlbwfsTjnllAR2Y/Dg&#10;wVlZWUKI7u7uuMUQYxrfTM5LPhgMWhlHsiyPGTMmDlvsOztWaP+rIXbiENpO5qseSDbkRAEAAAAn&#10;iKFDhx42IuJwOCRJ8ng848aN+8EPfhA58l9eXt4999zT+2pvu+22Xl795z//2cclLTfccIPd7hGf&#10;ME3z73//uz157rnn9r6qyMFUjq9WxmOPPXYc7+qdaZp/+9vf7Mmzzz77qG+x708JIZ5//vneF54+&#10;fXovr7pcLmsINCGE3+8/puEkI0U+Zx//KihCCDvodeWVV9oDcB7qvPPOO3DgwEcffXTzzTcfdkik&#10;d95555Zbbpk8ebLb7b7uuuu2bt16rMNB6bquHqO+PPseGViNwwBFxyEcDtsB+4suuuhIg60eiSRJ&#10;n/3sZ60bc3v27Onq6kr0DvV04403mv/tvvvuS3SnDs8eVm3SpEnH9DzEsbIHz7O3GH/2qeJ0OnvJ&#10;qDEMw76/HP8xsewBJhPy9Ri53TgPdXnZZZdZF8uvf/3rIy2jquoHH3xgtfv4QEZU2PGD2OUNHqvM&#10;zExrIDpVVfv+pFQUBQIB60+p3Nzc5cuXH/ZXEgAAAACA45aQeISIXkiCeIQgHvFvfYxHiNiHJGIU&#10;jxADISRhWb9+vVXuafDgwZdeeulR72gNGzbMLouxefPm3jMPE8Uq7yCEcLlckZmEPdifUX19fSAQ&#10;6OPKDcMoLS0VQsycOTPRO9on9fX1VhQgKysrFlkT9rdWSUnJcX8pRVGMQlExPamiyK4BOHz48Hhu&#10;d/LkyVZj79698d9rS4w++mS+5H0+X2dnpxAiJSUlJycngT2RJMlOiYnbT15M45vJecm3tLRYX7NF&#10;RUUpKSmx3twxsQOUcQjPxTq0ncxXPZCEyIkCAAAAThBHCpYcaTg6j8ezadMmO2R1JBMmTOjl1Ucf&#10;fdRun3XWWUftZOS/1e3Hpi11dXWtra1WOzc3Nz8/v/dVLV682L6NeMYZZ/TxKEVWt/jJT37y9NNP&#10;R7dmem1trb0XZ511Vl+qZEQe4ffff7+XJZ1Op9vt7n1tkfdQjvt2v3VjxdLLnbXY+etf/2o1IiPW&#10;hyVJ0mmnnfbQQw8Fg8Ft27b97Gc/O+wD8bqu/+Mf/5g1a9akSZOSYXC4kSNH2u0E5p/0orS01Ao9&#10;FhUVHV9cKi8vz7rjbJpmnKvZHJ+Yphv1hz1Oai+DS0WFPcRpVVVVdL8Y+27o0KHWt7p1+h1J5LBe&#10;vf9IxYJVtksIMWzYsHgfICGEEAUFBdZYYt3d3cddBC9GfvWrX1k/PcXFxYcOmhs79uMOCancdSR2&#10;ZxLyNMZ1111nlfZ6++234586CAAAAAA44SUkHiGiF5IgHiGIR/xb3+MRgpBELGmatm3bNqt94YUX&#10;2uUUejdlyhRr71RVTYZDfahdu3ZZjTPPPLOXCg9FRUV2u0dRu17Yj2JPnTo10TvaJ3Z+wtixY2NR&#10;7yInJ8f6Pg+Hw30/jPEUlVBUTE+qKEpUTpQdTWtra4v/Xh9JVD76ZL7k7aHrioqKEl7NprCw0GrE&#10;bdTOmMY3k/OS93q9ViM7OzvW2zpWVqEwEZfwXKxD28l81QNJKEmf+AEAAAAQU5/5zGdqa2uPWsZa&#10;UZRegl6BQMCOtwkhjho1FP9dKn3z5s2RL0WO0zNv3rwY7fi1117bY3LixInLly+P1iAxkSNELlq0&#10;qC9viRwqqaysrJfAYV+ev4/KHdXIgt32PaO4aW1ttYc7+sxnPtPHdzkcjhkzZvz4xz8uKSnp7Ox8&#10;991377jjjkPvwe3bt2/GjBnLli2L8071kJeXZ7etZ9aTjX0m26OpHQf7vcc3cioszc3NViPyXnYs&#10;pKenW9d7KBRKzgE1LaZp3nzzzVa7oKDgqD9kUWcfnIyMjIQcAUmSrE2bpmmHHBIrHA6XlJR85Stf&#10;sQd7XrFiRdyCXvZxkGU5LS0t0QfjP+wzJP4f09NPP/3CCy8IIX79618zdBwAAAAAIOGiEo8QUQ1J&#10;EI8QxCOEEMcbjxCEJGKgsrIyFAoJIQoLC/s+UpskSWeeeabVjnzgOHnYY8ZNmTKll8Ui7zb3PZHD&#10;/jTHjx/v9XofeeSRSy+9NC8vLy0tbebMmd/+9re3b9+eqBHQDquxsdFqxC5Jxl6zva0TT0xPqmjR&#10;db2urk4IIUlSrMNbPWRmZlqNuOXDxE0yX/J2Ek6cP+7Dsk/+pAp3Hnd8Mzkv+YRHS3thJ+0nSRS1&#10;P6HtZL7qgSREThQAAABwssjMzFy0aNF999134MCBdevW9aWWQu/DCtpP6gsh0tLSHA7HUVcYOWpg&#10;j2LlkZO939Dpj5kzZ375y1+OnLN///6rr766sLBwyJAh3/nOd9atW+f3+497/ZED7I0bN64vb5Fl&#10;OfJWUS/35uJW/sIeuEsk4jbWu+++azXmzp17fFvPzMw855xzHnjggba2tv379995552KokQucM01&#10;12zdurUvq/L7/eYxqqysPOpqc3Nz7XZ1dXWcj3Bf2FH5ESNGHPdKTobIU6xpmmZ9J7hcrjgke9hf&#10;Mu3t7Yne9cPTdf3rX//6unXrrMk//elP8S/wZUfR7Lha/CVJSK+qqsrlckmS5Ha7x48f//jjjwsh&#10;Ro4cuXv37mnTpsWtG4FAwBqCOj09PeGjD0ay/+aJc9StoqLCeuJq7ty5d911V6IPAwAAAADgJBX1&#10;eISIakiCeISFeET/4xEieiGJGMUjxEAISYiIM6GPJ7Nt9OjR1l3i2tra465XFjt21t/gwYN7WUyW&#10;Zbs0VmTyZ++qqqqsxooVK/Lz87/+9a+/+uqrra2tfr9/+/btf/jDH2bOnDl37lwrNSUZ2I/pR+bp&#10;RZe95qSqERRdMT2poiUUCmmaJoTIzMw8atXB6HK73dYW/X6/1YcTRjJf8sFg0GrEP735UEmYE9Wf&#10;+GZyXvL2sY38YztJKIpiRdXD4bCVbp1A/QxtJ/NVDyQhcqIAAACAE0RdXV3voZHOzs4333zzRz/6&#10;kV0yvp8i8xx8Pp+rbw77diHEgQMH7HbvN3T66bHHHrvlllsOnd/Q0HD//fcvWLAgLS3tkksuefvt&#10;t4/jPunx7UXkrf9eymr3iKLFTuQolUeNQ0ed9VS9EOLrX/96P1clSdK4cePuv//+rq6u73znO5Ev&#10;XXbZZX0ZMidG6RYpKSl2OzmTT+z7mP2pd5+VlWXlJyTJIEwDkX2jNjU1NQ7JHvaZmfAbxIfV2Ng4&#10;a9asRx991Jq84oorFi9eHOc+6Lru8/mEEE6nM85hvEhJEs4xTVNV1R4zR44c2csPWSwkbdwlIR9T&#10;OBw+99xzhRBpaWkrV66Mf9IgAAAAAOAkEf94hIhqSIJ4hIV4RBTjEaLfIYnY3clJ/pCEiLiHFpnB&#10;1Rcul8u6EWcYRn+SDGPEPsOPmmdo73jf96KkpMRqPPbYY3ZCQg+bNm0aNWrUrl27En0khIjImojd&#10;GHD2mo90QE4AMT2poi4hA5klybhyUTfgLvlESZIgmq2f8c3kvOTt6H8S1okSiRu1sIf+h7a56oFj&#10;QlwcAAAAOEHE/7HXHjdT1D6wKjlYDMOIHLCts7PTbvcnDaMvB+ovf/nL7t27ly5deqRlVq5cecEF&#10;FwwePPj1118/ppVH5n70/YZ+5GFJhseXI+Ogce6P3+9ftWqV1b7ggguitdrU1NTf/e539v0mIURN&#10;Tc3GjRvjuWuRIsPJyTlEmX1O9mWw1SORJMnaU13XKdp+fOzTIz6PINgfd7KdloZhPPLII0VFRdu3&#10;b7fm3HDDDc8//3z8Y2n216Pb7U5gSSL76ZAkzF5bt27dzJkzf/e738Vti/ZBSGCW2mHZ/Ylnktit&#10;t95qDRH92muv5eTkJPoYAAAAAABOWAm5jx3FkATxCLt7sdv3Pjrx4hGCkMRx6c9dPvstSXi/NBAI&#10;9HG/7I8p8iLt3e7du+32kiVLduzY4ff7DcMIhUK7du1asmSJ9VI4HD7rrLOSITnE3rXYhTzsNSft&#10;qd5/MT2pTgzJHEPpjwF3ySdK8vwoRCW+mZyXfNLG5nr0Ks7DONqiFdrmqgeOSeL/cQsAAABggOr/&#10;DevInKjIdhweNJ80adI//vGPzs7OV155ZcmSJXYl8Uitra0XX3zxs88+G+vORI6DGDluZaJE9iHO&#10;d8k3bdpkNcaMGVNYWBjdlX/lK18ZP368PfnOO+/Ec9ciRZ7tyXmj0D4H+jOQnqZpVszJ5XIlMHtk&#10;QLM/iEOr8cSCfV84Gb6IbLt37548efLXv/5168JxuVwrV6584okn4jZUbSSPx2Nt17rjnKhjYj/v&#10;ErvRNPti5MiRpmkahhEIBEpKSn71q1/ZZ85dd921Zs2a+HTDPghWCa/kYfcnbh/TypUrH3vsMSHE&#10;3XffvWDBgkQfAAAAAAAAoiyKIQniEZZkuA14osYjBCGJY9Sfu3zxvxHXd/ZIZEe9n2w/X973gmnb&#10;tm0TQiiK8s477yxbtmzatGkpKSmSJLlcrsmTJy9btuzll1+2luzu7r7rrrsSfTCE/e0Xu4fUkzPM&#10;EV0xPalODHZlGLtWzIlhwF3yiWL/KCT2BIhWfDM5L/mkjc316FVC/jCIYmibqx44JuREAQAAADhO&#10;kXeRzjjjDPPYRZagiVxb5OiGMZWZmXnJJZcsW7YsGAzu37//T3/607Rp03os86Uvfamjo6OPK8zK&#10;yrLbfXyXpmmRaSfJcHM2ci/6kxJzHJ566imrccsttxx2gYsvvtj1b/v27TumlUuSdOutt9qT7733&#10;Xjx3LVLkUbWr2CcVe2zU5ubm415JS0tLj7XhWLndbmtsVJ/PF4cMHPu7NzU1NdG7LoQQgUDg1ltv&#10;nTJlin2xX3755fX19Z/73OcS1SVJkjIyMoQQhmEk8C6/PdBXZmZmovoQeUw8Hs/YsWO///3v19XV&#10;5eXlWfNvuumm+BSIsz4REcc/HvoozmHXhoaGK6+8Uggxbdq0X/7yl4neewAAAAAAoi+KIQniEYce&#10;h0RJ5niEICQRR/aZUFdXd0xv7OzstG7Vut3uJMz4GjRokNWwC30cSVtbm9Xo+2f0wQcfmKapadq5&#10;55572AUuvfTS733ve1b7kUceOWofYs1+Nj12tSzsNSdhgly0xPSkihY73zg+Q/5FMk3Tujkvy/IJ&#10;dhoMiEs+geMJ2uzojB0/irPoxjeT85K3/4a0j3ZSsf+8j/PfulEPbQ+Iqx5IHuREAQAAADhOQ4YM&#10;sdsHDx7s59rGjh1rt6urq+O8L7Isjxs37tZbb92xY0dNTc0dd9wR+ery5ctjtxf2zSkhRHFxcTKU&#10;0xk6dKjd7uzsjNt2NU1btmyZ1b700ksPu0xWVpb6b8caGBNCTJ061W7X19fHbdd6iPzQi4qKEtWN&#10;Xti96s+lXV5ensz7OCDIspyTkyOE0HW9vb09ptsyTdNOY7NvryfQzp07hw4d+pe//MWaHDVq1MaN&#10;G1966aWE982OoCTwLn/CwzlHkpub+8wzz1jtsrKy+HzNWo+kCCH8fr9Vmy5JxPNjMk1z0aJFqqo6&#10;nc5Vq1YlpIoaAAAAAACxFsWQBPEIQTyiD/EIQUgijoqLi63G/v37j+ku3969e63G6NGjk+GU7mHk&#10;yJFWo7a2tpfFNE2zEwmiO8zcnXfeabdLS0sTezTsx/QjC9ZFl73mpE3/67+En1R94fF4rHwkn88X&#10;z+92a4tW1cGMjAxr2MGTSqIu+aiMthktiQ2iRT2+mZyXfDJES48kHA5bJbNSU1PjGS9LVGg7qX7o&#10;gcQ66X71AQAAAERL5L/em5qa+vkgsh3tEEJs3749gfs1dOjQBx544J577rHnrF69+jj24qOPPurL&#10;W/bv32+3FyxYkMAdt40aNcpuxzoNI9L27dut0cJycnIij2Sk0047zW7v2LHjWDcROR5YHKrGH0nk&#10;US0sLExUN3oxZswYq/HJJ58c36VtmqZ9Idtrw3Gwz5CqqqqYbqi5udkaLjQ7OzuBV4flxRdfnD59&#10;unWlKIry17/+tbS0dM6cOYntlcUuzRTnMJ5N13VreDNFUZKkolek+fPn2+3+50v3UXKWiornKHS6&#10;ru/cuVMIoarqiBEjXIeIPFUyMjKsmYsWLUr0QQIAAAAA4BhEMSRBPEIQj+hDPEIQkoijgoIC6xr3&#10;+Xxbt27t47tUVd2wYYPVnjBhQqJ34jDsZ9lLSkp6Wczv99vtyPzP/isoKLCGlBJxvGF7JHYOZEVF&#10;RSzWb5pmZWVlj22deBJ+UvWFJEnDhg2z2jU1NfHctJ0FmmyDysVHoi55O+G297yd+LDrxcX/HIhF&#10;fDM5L/nkDMxZ7DSteBaJSmBoO6l+6IHEIicKAAAAwHFyOp0zZsywJ/v5vP7EiRPt9ttvv22aZu/L&#10;L1u2zH7St+/Rkb771re+Zbf7fu9g/PjxdnvFihV9ecubb75pt6+88sqo78hxmDRpkt2O543Lf/7z&#10;n1bjpptuOtJgftOmTbPbzz333LFuInI0xAQm6kTe/bfvYyaV4cOHW9FHr9d7fNfX3r17rdH4UlJS&#10;xo0bl+gdGsBOOeUUq1FWVhbTDdnrT/g5uWbNmsWLF1vtM844o66u7utf/3ry1L3Jz8+3GrH+RI6k&#10;vLzcGuktPz8/Ccc99Xg89uMdPp8vPhvNysqyGgkcbbcH0zTtztjdiw/1cKxxMS26rtvzE32cAAAA&#10;AAA4BlEMSRCPEMQj+hCPEIQk4kiSpHnz5lnt1atX96XSiGmab775pvXoc05OzuTJkxO9E4cxc+ZM&#10;q9F74qJd6s3lckX3dqIkSXbFpITfT7ZzIMvKysLhcNTXX1VVZd2Uzs7Ojn9lpLhJ+EnVR4nKibKz&#10;f5O2LF5MJeqSHzx4sFWVq7GxsZ8D6faf/SdiTk5OPLcbo/hmcl7ydk5UMlQG66GlpcVq2MNcxlpi&#10;Q9tJ9UMPJBY5UQAAAACO3y233GK333777aMuX1JSYgcOf/WrX0W+lJubaw/hFg6Hj1rW+cknn7Sf&#10;6O1jxsULL7xgb33fvn29Lxx5i6Tvt41ycnKmTp1qtRsaGsrLy3tf3jTNRx55xJ5MkiookfHgTz75&#10;JD4bNU3z0Ucftdpf+MIXjrTYGWecYbc3b97c0NBwTFtZs2aN3baja/FnVfOw9DICZQJJkjR37lyr&#10;vXr16mMdntPv97/xxhtW+4wzznA6nYneoQHM/n7bv3+/VccpFkzTtE/LyGcp4q+rq+tzn/uc1V66&#10;dOmGDRsKCgoS2J9D2T9V+/bts3KT4mzv3r09ehIHgUDA/gE9at6RnX4Tt6iz/UUaOdRxYtXX11tP&#10;Y2RlZdmhCAAAAAAA0E/RCkkQjxDEI/oQjxCEJOJrxowZVhmrUCj07LPP2s80H5ZpmmvWrLFzFM87&#10;77zkGVcrkn2R1tbW2pUrDmUXrLv44ouj+0CzYRj2Hd3hw4cn9mhkZWVZeTKqqkaeltFinw+TJ08+&#10;gZ8LT/hJ1Uf2+Xbw4MGj5h5Hi2mau3fvttrJmScZa4m65J1OpxXO03XdGjQzUVRVtf+uGzt2bNy2&#10;G7v4ZnJe8vn5+SkpKUKI1tbW1tbWWG/umNixwhEjRsRhcwkPbSfVDz2QWOREAQAAADh+n//85+32&#10;z3/+86Pe0LznnnvswOEVV1zR49Vvf/vbdvuxxx7rZT2tra2rVq2y2rNmzepj3fNx48bZW9+4cWPv&#10;C0eW+T7rrLP6fkzuuOMOu/2nP/2p94V37NhhB3UWL15sVeZJuMj7g70POBRFZWVlVuKN0+mMHHmx&#10;h8zMzMsvv9ye/MEPftD3TQQCgQceeMCevOiii+Kza4eKPKpJ+6z8zJkzBw8eLIQIhULLli3z+/19&#10;fKOqqs8995ydDHBMlw8OlZ2dbY3cqWlaLMagtVRUVFjhfI/Hk9i6Xv/7v/9rnWxnnXXW3//+9yQM&#10;YxcWFlrf1T6fr58FEo+DYRj2MzSRY+jGmsfjkSTJ+gHds2dPL0u2trba1YfsKmexZifylZSUJCRR&#10;7VB2xGXcuHFxCD45HA6zV5HjMnq9Xmvm6tWrE32cAAAAAAA4NlEMSRCPIB4hjhaPEIQk4kuW5S98&#10;4QtWFfr29vbHHnts69ath73d19raumzZsnXr1lmTs2fPTtrkh2HDhtmFStavX3+kxR5++GGrcc01&#10;1/RxzV/4whesrMvHH3+8l8Uih5FKhoy4U0891Wps2LAhsrh9/7W1te3atctqRxYVPPHE7qSKrqFD&#10;h7pcLiFEQ0ND3IIptbW1HR0dQoiMjIz4pEPETfJf8kOHDrUaR00Fj6ny8nIrSlVUVBTPCmmxi28m&#10;5yUvy7L9J1zyjFcohDBNs6SkxGrHZxjQ2H30yX/VA8mGnCgAAAAAx2/IkCHXXXed1a6trX3xxRd7&#10;WXjr1q3Lly+32qeddtqh9yCuu+66tLQ0q/373/++lxFl7r77brv93e9+t4+9HT9+vH0P4v/+7/96&#10;D5e+9dZbdvviiy/u+zG59tpr7ZjoH/7wh15u8pqmedttt9mTP/3pT/u+lZhyOp2f+cxnrPZHH30U&#10;n+fLX331VauxdOlSh8PRy5L333+/3f773/++bNmyvqzfMIwbbrjBLrNz2mmnJSrxIxgM2kP1LFq0&#10;SJaT9B/msixfccUVVomnpqamJ554ovdBGS1dXV1PPvlkZWWlEEKSpCuuuMIKeKA/Zs+ebTU2btwY&#10;i1JR1oCaVvu0007r/QKMKV3Xf//731vt5557LgkTooQQkiTZg9faww3GTUVFhXVjPTc3Nz8/P557&#10;ff7551vtZ599tpcl7cGGhw0bFrce5uXlWQ/x+P3+2trauB2WXtgRiMQWXrNF5mUl7e8OAAAAAABH&#10;FcWQBPGIvm8lppI8HiEIScRXbm7ukiVL3G631fOVK1c++OCDq1at2r17d2VlZWlp6ZYtW5555pk/&#10;//nP9hPPkyZNWrRoUaI7fkSSJH3zm9+02nffffdhz/DKykr7MfcLLrigj2ueP3++lXX5wAMP9PIN&#10;86Mf/chqzJ07N57pAUcybdo061urvb1906ZN0VqtaZpvvPGGdXgnTJgQz5vn8Re7kyq6nE7naaed&#10;ZrU3bNgQn41u27bNakyaNOkEqxWW/Je8nZu6devWyGHa4szOyLIrgsZBTOObSXvJ239aJ1VOVF1d&#10;nTXWQHZ2dhzqNcX0o0/+qx5INkn97xwAAAAAye8Pf/iDNWabEOKaa645UhmTHTt2zJ8/35487BPV&#10;brf7z3/+s9U2DOOcc84JhUKHLvbcc8/ZQ6Hk5ORceeWVfeyq2+2+/fbbrfYnn3zSyyiS5eXl119/&#10;vdUeNWqUnZDQx6385S9/sSfPOOOM5ubmwy55zz332LeAv/CFL8Sz4sdR2QMfqqoan+fL7YO2dOnS&#10;3pc85ZRT7FtLQohrrrnmt7/9be+DybW2tn72s599/vnn7TmR7V6kpaW5jsudd955pHWWlZVFdj4O&#10;x/a4FRQULF682AqRNjc3P/zww+vWrTvsVSmE0DRty5YtDz30UE1NjTXn85//vFXgCP00ceLEvLw8&#10;IYTP54tFXZcdO3ZYT0s4HI4zzzwzgXu6e/du6ymBCy64YNiwYQnsSe/sr+tt27Z1dnbGbbumaa5d&#10;u9buQ5zjebfeeqvVePzxx3fu3HnYZTZu3PjDH/7Qav/0pz+NWw8lSbKfKYl/otqhWltbrcJrLpcr&#10;bsWyAAAAAAA4SUQrJEE84rg/gqhL5niEiGNIIhbxCDGgQhKWU0455Wtf+5p1S1wI0dHRsWnTpn/+&#10;859PPPHEM8888/rrr5eWllpPhEuStHDhwquuuio5R9ey3XTTTVZj9+7dkResJRAI2BXwbrnllszM&#10;zD6u9rOf/azV2Llz56GrtSxbtmzFihVW+5e//GWij4QQQjgcjnPOOcdqr1mzxrqP2n8ff/xxaWmp&#10;EEKW5XPPPTfRexlzMTqpou7MM8+0gowlJSVNTU2x3lx9ff3HH39stadOnZqovY6R5L/kR40aZaUj&#10;+nw+u2hbnPn9/j179ljteOZExTq+mZyX/JgxY6zf36qqKms8x2QQOWRhHMKUMf3ok/+qB5INOVEA&#10;AAAA+mXQoEFvv/221VZVddasWT/4wQ8qKyutgJCqqqWlpd/85jdnzJhh3wp5+OGHjzQe3nXXXXfh&#10;hRda7Z07d44ZM+btt9/2+XxCCMMwKisrb7nlliVLltjLv/XWW8dU0uSnP/1pamqq1b7nnnvmzZv3&#10;7rvvdnR0WMFITdPKy8t/9KMfjR492u7typUrj/V2yZe+9CU7htfQ0DBs2LC//OUvdXV11laCweDW&#10;rVsXLVr085//3Fpm6NChf/vb3xLy8R1J5FCUmzdvjvXmGhoaysvLrfacOXOOuvydd955880325N3&#10;33338OHDH3744fLycjturet6fX39mjVrbrzxxry8vFWrVlnzZVles2ZNH+uG67quHpdeAqKR496d&#10;ffbZsT62/TR+/PglS5ZYtZ5UVV29evX999//0ksvbdu2raqqqqGhobq6eseOHStXrrz//vtff/31&#10;QCAghFAU5fLLLz/11FMT3f0ThCzL9hfjli1b7PEvo6Ktre2NN96w2vPnz7eHlU0I++p46623+hjv&#10;f//99+Pfz6KiIivfT9M0+xcwDnbv3m1lrzmdzlmzZsV5rxctWmQP+TZ9+vTf/OY3tbW11nedrusH&#10;Dx78zne+M3fuXGuBCRMm2I/yxIddvGvr1q3d3d1xPjg92KlrY8eOTWDhNQAAAAAATkhRDEkQj0gS&#10;SR6PEPEKScQiHiEGWkjCkpeXd8stt3z2s5890v1qSZImTJhwyy23LFy4MPlLwQwZMuR73/ue1b79&#10;9tt/+tOftrW1CSFUVd20adP06dM/+eQTIURqauqvfvWrQ98+evRo62b4jTfeGDm/uLj4kksusdq3&#10;3Xbb9ddfv3//flVVhRC6rldUVNx66612FtwFF1wQmSaaWDNmzLBusOu6vmzZsq6urn6usKKi4vXX&#10;X7fac+fOPWGKRB3poxf9PqniJisra9q0aVb77bff7r1kYj+Zpvn6669bm5g0aVIyj7vXu4F7yUuS&#10;ZOd1b968OaYf95G899571u9yUVFRPL8KohLfHHCXvNvttoYFNE1zy5YtcdtuL8LhsD1cQnzqc/b/&#10;o+/lc0/+qx5INkTlAQAAAPTXvHnz1q1bd8EFF1iDoPz617/+9a9/faSF77//fnskm0NJkvTyyy9f&#10;fPHF7777rhCipqaml+rezz777LE+FJ6ZmfnOO++cddZZ1uTGjRvPO++8XpZ/5pln7DrvfSdJ0vPP&#10;P3/11Ve/8MILQohwOHzrrbfaFTZ6GDFixJYtW9LT04/n0MfM2LFjBw8ebA3P9tJLLy1evDimm7Oj&#10;gxdeeGFKSspRl5ck6S9/+cvUqVPto1pfXx8ZkjySGTNmvPjii31MiIqRf/zjH1ZjzJgxw4cPT2BP&#10;+mjcuHFf//rXX3755erqaiFEKBTauXPnkarECCEKCgouu+yyoqKiRHf8hDJmzJhp06ZZh/3FF1+8&#10;8cYbCwsL+79av9//7LPPWuGBgoIC+7sxUSKH9bVu6R5VQmIqkiRdeOGFjzzyiGmau3btOv300+NQ&#10;Ek1VVftxn3nz5mVlZcV5r2VZfv311ydMmGB9NN///ve///3vH3bJvLy8tWvXxnlw1hEjRowcObKy&#10;slJV1bVr19pD4sVfQ0ODFXySJOkzn/lMoroBAAAAAMAJLFohCeIRSSLJ4xGCkEQiKIoye/bsWbNm&#10;1dTUHDhwoL293efzOZ3O9PT0oUOHjh07NtlO497dd99969ats56cvvfee++9995Dl3n77bcPe9dX&#10;0zTrlqymaT1eWrZs2ZQpUw4ePCiEeOqpp5566qnDbn3EiBHW90OSkCTpiiuu+Otf/xoIBDo7O596&#10;6qlrr732uO94Hzx4cPny5VZm4LBhwxYuXJjo/YuaXj560b+TKp7OOuusHTt2mKZZWlq6YcOGefPm&#10;xWhD27dvt+KYTqdz0aJFid3r/hjQl/z06dPffffdYDBYX1+/d+/eOBelbG1t/fDDD632+eefH8+M&#10;2ajENwfiJX/66acfOHBACLFx48bTTz89LS0tnls/1KZNm6zRDfLy8kaNGhWHLfb/o+/9c0/+qx5I&#10;KtSJAgAAABAFn/nMZyorK3sfYW7GjBk7d+688847e1+V2+1etWrVPffc08sys2fP3rt379VXX30c&#10;XZ0zZ87+/ftPO+203hcbO3bsjh077IFVjpXD4Xj++ecfeeQRq8DOkXz729/ev39/VHIbokuSpB/9&#10;6EdW+/nnn+/jHZzj9sgjj1iNQ8e/6aWH3/jGN2pra6+99tq+LH/eeedt2LDh448/Tmz0saOjY/36&#10;9Vb7f/7nfxLYk2OSm5t74403XnXVVb1nOuXn519yySU333wzCVGxcPHFF+fm5gohQqHQP/7xD+sR&#10;gf7w+XxPP/10S0uLEMLpdF511VUJL2izb9++xHag74YMGTJz5kyr/cYbb8T6S1II8d5773V2dgoh&#10;srKyEpW9VlxcXFJS0nsQ6+qrry4vL4//75okSfZDRdu2bWttbU3IIRJCWA9RCSGmTp06ePDgRHUD&#10;AAAAAIATW7RCEsQjkkHyxyMEIYkEkWV5xIgRZ5999hVXXHHttdcuWbLkc5/73MyZMwdWQpQQwuFw&#10;rFmz5qqrrjrsq9nZ2Vu2bDmOu76pqam7du3q/Uy+5ppr9u3bd6SKW4mSlZV19dVXWyGJlpaWxx57&#10;rKKi4lhXYprmhx9++PTTT1vjvuXk5CxZsiTOY3UlUIxOqqgrKCiwE9VWr15dWVkZi63U1NS88cYb&#10;VnvBggUJzwSLkeS/5F0ul51A/q9//cvr9cZz6++8845hGEKIcePGxScfxhaH+GZyXvLjx4+3arKF&#10;w+F169bFees9+Hy+DRs2WO1zzjlHluORHBHrjz75r3ogqUgJGU8XAAAAwImqtLT0hRdeeOONNz7+&#10;+ONAIDBs2LBJkyade+65l1xyybHWp25tbf3nP//5xhtvbNiwoaOjIycnZ9asWfPnz7/88ssnTJjQ&#10;z35a41GtXLnygw8+2L59e1VVlaZpeXl5s2bNOuOMM6644orJkydHZfSgUCi0atWqd955580336yo&#10;qJAkaeTIkXPmzLnwwgs/+9nPJvM92a6uLrt7b7/9du8DWCaWz+d7//33rfji1q1brUfhCwoKpk+f&#10;PmXKlPPOO+/000/Pzs5OdDeFEOLJJ5+84YYbhBAej6e9vd3j8SS6R8espaXlwIEDDQ0NHR0dqqo6&#10;nc7MzMzCwsLi4uLCwsJ4jrl1EmptbX388cetAa7cbnd/vgwbGhqef/75trY2IYQsy1dfffXYsWMT&#10;vX8DjNfr/eMf/2hFWydOnHjVVVfF7vb6tm3bXnnlFau9ePHiKVOmJHDHDcPYunXr8uXLP/jggx07&#10;dgQCgYKCgtmzZ59zzjlXXnmlFfxIlOXLl1vhh4kTJ37hC1+I/zdSeXm5NUiboii33XZbTk5OAo8G&#10;AAAAAAAng2iFJIhHJNYAikcIQhLoh507d/7tb397/fXXy8vLs7KyzjjjjKVLly5evNjtdvdntXV1&#10;dS+88MLLL7+8detWn89XUFAwZ86cBQsWXHXVVUOGDEn0Th9RWVnZc889Z6VBSpI0a9ass88+OzU1&#10;tS/vbWlpeeONN6z6JEKInJyc66677uS8HxujkyqKTNN8+umnrQ8rIyPjxhtvjO4n1djY+Pe//z0Q&#10;CAgh8vPzb7755hM+NS6ZL/lwOPzwww9bv4xjx4695ppr4hOp2blz50svvSSEkGX5lltuyc/PT+xx&#10;iOmeJtUlX1FR8fe//10kQVzszTff/OCDD4QQQ4cO/epXv3qCPbSQzFc9kDzIiQIAAAAAHN4tt9zy&#10;17/+VQhx9tlnr169OtHdGfBM0xwxYkRNTY0Q4ne/+913vvOdRPcIA099ff3TTz9tpUUJIU477bRz&#10;zz23jzFCi6ZpmzZteu+99zRNE0IoimI9dZHoPRuQduzYsWLFCqs9a9asiy++OBZ32EtKSpYvX24N&#10;bpeoVJ+Borm5+S9/+Yt1t/PCCy8888wz47n1zs7ORx991Br48IwzzrjooosSfTwAAAAAAAAGDOIR&#10;UUdIAsmvpqbm+eef7+rqsiZdLtepp546Y8aMI43BZxjGwYMHt27dunfvXvup1xEjRnzhC18YcNXD&#10;Tio+n+/hhx+2Pui0tLQlS5YMHz48KmuOHEwwMzPzxhtvTJKU1JNZbW3t3/72Nyuq9bnPfc6uHBU7&#10;lZWVTz31lK7rQojTTz/94osvTvQxOLk888wzpaWlQogxY8Zcc8018SnQ1ENNTc0TTzxhnQPXX399&#10;nAuFAUgS5EQBAAAAAA6vsbFx8ODBVru8vJybR/20fv36+fPnCyHS0tKam5tTUlIS3SMMSG1tbc8+&#10;+2xLS4s1mZKScsYZZ5x++ulpaWm9v1FV1R07dmzYsKG9vd1+71VXXVVcXJzofRrA1q1bZz+isWDB&#10;goULF0Y3Yamqquof//iHNVLmiBEjrr32WqfTmeidTmqrVq3atGmTEEKSpKVLl44ePTo+21VV9fHH&#10;H6+vrxdCZGZm3nzzzceUrAgAAAAAAHCSIx4RdYQkMCD4/f7XXntt9+7dkTMzMzOHDx+el5eXlpbm&#10;cDhUVe3q6mpqaqqqqgqFQvZiiqLMmzdvwYIFCXkEH8ekpqbmqaeeCofDQgiHw3HZZZdNmTKln+vc&#10;tWvXa6+9ZlWISktL+/KXv5yXl5foHYUQQqxdu3bt2rVCCFmWr7jiiv5/1r1obW197LHHrNNg6NCh&#10;N9xwA3G0OGtoaHj44YetTIS5c+eef/75ce5AV1fXo48+2t3dLYQYM2bM0qVLE31IACSGcu+99ya6&#10;DwAAAACAZJSeni7LsnXL0ufzXXLJJYnu0cD2pS99qbq6Wgjx2GOPxWFMLJyoUlJSZsyY0d3d3dDQ&#10;IITQNK2iouKDDz6oqakJBAKyLLvdbkVRrIU1TWttbS0tLd24ceOrr766d+/eYDBovTRixIjrrrtu&#10;yJAhid6hgW3EiBF+v7+urk4IUVlZ2dTUNHr06KiEW0zT3LRp04oVK6yKXgUFBddee63b7U70Hie7&#10;4uLi6upqK/GvpKRk4sSJcchNMk3zpZdeKi8vF0I4HI5rr7120KBBiT4SAAAAAAAAAwnxiKgjJIEB&#10;wel0Tp48ecSIEW1tbXbBqFAo1NzcXFlZWVpaun///rKysurq6ra2NqsGiBBCkqTJkydfddVVkydP&#10;ju44ZYiRzMzMMWPGlJaWhkIhwzD27Nnj9XqHDBlyfFEPv9//8ssvv/fee1YAxePxXH/99QUFBYne&#10;S3xq+PDh5eXlXV1dpmnu3bs3KysrRuHIjo6Op59+2kqGyc7Ovv7660kAjr/09HSn02nFyKqrq3Ny&#10;cuws9zhQVfWZZ56xxhLNyMi45ppriKUCJy3qRAEAAAAAjigUCg0ZMsR6uLy1tZWHvI9bWVnZ2LFj&#10;hRAjRowoLy+3U1aA43bw4ME333yzsbHx0JdcLpfT6dR1PRQKHXrnJyMj49xzz50+fTqRwqgwDOOF&#10;F17Ys2ePNZmVlXXFFVeMHDmyP+v0er0vv/xyWVmZNZmZmfmVr3wlKysr0fs6MAQCgUcffbStrU0I&#10;MWjQoKVLl8b0x8swjFWrVm3evNmaXLx4cUyHPAQAAAAAADhREY+IIkISGHBM06ypqdmxY8e+ffu8&#10;Xu+RFsvLy5s8efL06dP5ihiIuru7n3322fr6emvS6XSeeeaZc+fO9Xg8fVyDz+fbsWPHxo0b7ZMk&#10;Ly/vyiuvZATAZOP3+59++mlrSEEhxEUXXXTGGWdEdxNlZWUvvviiVSHK7XZ/5StfIS8uUUzTXLFi&#10;xc6dO4UQDofjhhtuGDZs2Am8XQDJiTpRAAAAAIAjcjgcM2fOfPrpp4UQ6enpCxYsSHSPBqq77rpr&#10;27ZtQoiXX365uLg40d3BiSAnJ2fWrFlFRUWBQKCjoyPyJV3XVVW1hseLVFRUtHDhwksvvbSoqIiE&#10;qGiRJGnChAmmaVqjroZCoR07dvj9/ry8vOMYji4cDm/duvXFF1+06oAJIU455ZQvfelLJET1ndPp&#10;LC4u3rlzp67rgUBg586dRUVFOTk5sdhWMBh87rnnPvnkE2ty/vz5UY/qAQAAAAAAnCSIR0QRIQkM&#10;OJIkZWVljRs3bs6cOVOnTh05cuSQfxs1atSECRNmz569aNGiz3zmM6NGjaIUzADldrunTZvW3t7e&#10;1NQkhDAMo6qq6qOPPmptbdU0zao2c9g3appWUVHx7rvvrly5sqysLBwOCyEkSZozZ85VV11FACUJ&#10;OZ3OKVOmVFdXd3Z2CiHKyspaWlpGjBjhcrn6v3LDMN57772VK1eqqmpta8mSJSTDJJAkSWPHjj1w&#10;4EB3d7dVCG7IkCGxzlzVNO3VV1+1EqKEEJdeeum4ceMSfSQAJBJ1ogAAAAAAR3HhhReuWrXK6XR2&#10;dHSkpqYmujsDT1NTU2FhoRDiggsuWLVqVaK7gxOQ1+s9cOBARUVFY2NjW1tbMBi05judzpycnPz8&#10;/JEjR44ePTo3NzfRPT2RlZeXr1ixoru725qUJGnixIlz5swZPnx4X97e1dW1ZcuWjz76yP74ZFk+&#10;++yz586dK8tyondu4CkvL3/uuedCoZAQQpblRYsWzZ49O7qpgC0tLcuWLWttbbUmZ8yYcemll5Jt&#10;CAAAAAAA0B/EI/qPkASAJFdVVfXOO+9UVVVFzpQkqaioKDc31/1v4XC4ubm5ubm5ra2tx3POOTk5&#10;l1122ciRIxO9K+iNqqrLly8/cOCANenxeM4777zTTjutP5GU6urqd999t6KiwpocNGjQF7/4RetX&#10;D4nV3d39yCOPWHHSGAXmIrf13HPP1dTUWJNnnXXWBRdckOgDACDByIkCAAAAABxFY2NjUVGRYRi/&#10;/vWvv/e97yW6OwPPHXfc8cc//lEIUVdXN2TIkER3Byc+wzBUVXU4HIqiJLovJxefz/fKK6+UlJRE&#10;zszNzR02bNiwYcOGDh1aWFhofyimaba3t9dGMAzDfldOTs4VV1zRx3wqHFZzc/OyZcva2tqsyUmT&#10;Jp133nlRGZdO1/WPPvpozZo1VgKbJEnnn3/+nDlzSIgCAAAAAADoJ+IR/UdIAkDyM02zrKzs3Xff&#10;bWhoOKY3jh49+rTTThs/fjwhsAFB07S33nrrww8/tJ9UHzZs2JlnnjlhwgSHw3FMq6qoqFi3bl15&#10;ebk9Z8KECZdddpnH40n0XuJTPQJzp5566mc/+9lj/aCPqq6ubvny5V1dXdbknDlzzj//fMaXBEBO&#10;FAAAAADg6B544IFvfetbTqezvb09LS0t0d0ZSFpbW/Py8oQQRHCBk4FpmtXV1Zs2bdq3b99hb7vZ&#10;aTNHuik3ePDgOXPmTJ48OepBgpNQIBD45z//aUfIZFmeNWvW/Pnz09PTj2+Fpml+8skna9asaW9v&#10;t+a43e7FixePHTs20fsKAAAAAABwgiAe0R+EJAAMIKZpNjc3l5WVHThwoLKyUtO0wy7mcDhyc3PH&#10;jh172mmn5eTkJLrXOGY1NTUrV65sbGy053g8nsmTJ0+fPn348OG9jDdnGEZ9fX15eXlJSUl1dbU9&#10;X1GUs88+e+7cuYxVl2x6BOYKCwvPO++8MWPGROWTCgQC77///ubNm63vCkVRPve5z82cOTPROw0g&#10;KZATBQAAAAAAAERZe3v75s2bt23bFgqF+rK8JEljx46dM2fOKaecQggnigzDeOuttzZv3mzfBXW5&#10;XKeffvrkyZOHDBnS90Pt8/lKS0s/+OCDyEEr8/Pzv/jFL1pPmQAAAAAAAAAAgOOjqmpdXZ3f7w/9&#10;myzL+fn5eXl5OTk5FIEZ6HRd37x585o1a1RVjZzvdDrz8vJyc3Pz8vKys7N1XQ+Hw6FQKBwOt7a2&#10;VlRU9IiyORyOU089de7cuVlZWYneJxyerutWYM6eM3LkyPPOO2/48OHHvU5VVTdv3vz+++8Hg0Fr&#10;Tnp6+he/+MX+rBPACYacKAAAAAAAACAmDMNobm6ura2tqampra1ta2uLfDU1NXXovxUVFblcrkT3&#10;94TV2Nj47rvvlpSURM7MzMwcN27c+PHji4qKUlNTD82PCofD7e3tpaWl1gCEkfdRMzMzFy5cOGPG&#10;DAKxAAAAAAAAAAAAR+Xz+Xbu3Lljx47I4ef6yOl0zpo166yzzsrIyEj0fuDotm3b9tZbbwUCAXvO&#10;uHHjpk+fPnr0aI/H08eVWKXk9u/fv2XLlu7ubnv+qFGjLrvsMvLiAEQiJwoAAAAAAADAia+ysvKd&#10;d96prq4+9CVZltPT0zMyMtLT00OhkNfr7e7uPmyNL4/H85nPfGb27NlOpzPROwQAAAAAAAAAADDA&#10;NDQ07NixY9++fe3t7b0vmZ+fP2rUqFGjRp1yyikpKSmJ7jiOQTAYfP/99zdv3hxZHEyW5VNOOWX8&#10;+PHFxcVZWVmHjhdpGIbf729qatq/f39JSUmPM2Tw4MHnnXfe6NGjDx3oEMBJjpwoAAAAAAAAACcF&#10;0zQPHjy4d+/e/fv3d3V19f2NiqIUFxePGzduypQpRN0AAAAAAAAAAAD6KRwOt7W1tbS0tLa2dnV1&#10;ORwOt9vtcrncbndqauqIESOoCjXQdXd3v/feex9//LFhGIe+6nK5MjIyMjIyXC6XNV6hz+c77JI5&#10;OTnnnHPOlClTyIYCcFjkRAEAAAAAAAA4uZim2dDQsH///vLy8o6ODq/Xe2iIJSUlJSMjo6ioaPz4&#10;8aNHjz50sDoAAAAAAAAAAAAAvejo6NizZ09JSUllZeUxpS2kpaWNGzdu/PjxY8eOVRQl0fsBIHmR&#10;EwUAAAAAAADgpGaapt/v93q9Xq/XGpQuPT3d4XAkul8AAAAAAAAAAADAiSAQCJSWlpaUlDQ1NXV3&#10;dwcCgR4LKIqSnp6emZl5yimnjB8/fujQoRSGAtAX5EQBAAAAAAAAAAAAAAAAAAAAAIB40DTNGq8w&#10;HA6npaVlZGSkpKSQBAXgOJATBQAAAAAAAAAAAAAAAAAAAAAAAGAgkRPdAQAAAAAAAAAAAAAAAAAA&#10;AAAAAAA4BuREAQAAAAAAAAAAAAAAAAAAAAAAABhIyIkCAAAAAAAAAAAAAAAAAAAAAAAAMJCQEwUA&#10;AAAAAAAAAAAAAAAAAAAAAABgICEnCgAAAAAAAAAAAAAAAAAAAAAAAMBAQk4UAAAAAAAAAAAAAAAA&#10;AAAAAAAAgIGEnCgAAAAAAAAAAAAAAAAAAAAAAAAAAwk5UQAAAAAAAAAAAAAAAAAAAAAAAAAGEnKi&#10;AAAAAAAAAAAAAAAAAAAAAAAAAAwk5EQBAAAAAAAAAAAAAAAAAAAAAAAAGEjIiQIAAAAAAAAAAAAA&#10;AAAAAAAAAAAwkJATBQAAAAAAAAAAAAAAAAAAAAAAAGAgIScKAAAAAAAAAAAAAAAAAAAAAAAAwEBC&#10;ThQAAAAAAAAAAAAAAAAAAAAAAACAgYScKAAAAAAAAAAAAAAAAAAAAAAAAAADCTlRAAAAAAAAAAAA&#10;AAAAAAAAAAAAAAYScqIAAAAAAAAAAAAAAAAAAAAAAAAADCTkRAEAAAAAAAAAAAAAAAAAAAAAAAAY&#10;SMiJAgAAAAAAAAAAAAAAAAAAAAAAADCQkBMFAAAAAAAAAAAAAAAAAAAAAAAAYCAhJwoAAAAAAAAA&#10;AAAAAAAAAAAAAADAQEJOFAAAAAAAAAAAAAAAAAAAAAAAAICBhJwoAAAAAAAAAAAAAAAAAAAAAAAA&#10;AAMJOVEAAAAAAAAAAAAAAAAAAAAAAAAABhJyogAAAAAAAAAAAAAAAAAAAAAAAAAMJOREAQAAAAAA&#10;AAAAAAAAAAAAAAAAABhIyIkCAAAAAAAAAAAAAAAAAAAAAAAAMJCQEwUAAAAAAAAAAAAAAAAAAAAA&#10;AABgICEnCgAAAAAAAAAAAAAAAAAAAAAAAMBAQk4UAAAAAAAAAAAAAAAAAAAAAAAAgIGEnCgAAAAA&#10;AAAAAAAAAAAAAAAAAAAAAwk5UQAAAAAAAAAAAAAAAAAAAAAAAAAGEnKiAAAAAAAAAAAAAAAAAAAA&#10;AAAAAAwk5EQBAAAAAAAAAAAAAAAAAAAAAAAAGEjIiQIAAAAAAAAAAAAAAAAAAAAAAAAwkJATBQAA&#10;AAAAAAAAAAAAAAAAAAAAAGAgIScKAAAAAAAAAAAAAAAAAAAAAAAAwEBCThQAAAAAAAAAAAAAAAAA&#10;AAAAAACAgYScKAAAAAAAAAAAAAAAAAAAAAAAAAADCTlRAAAAAAAAAAAAAAAAAAAAAAAAAAYScqIA&#10;AAAAAAAAAAAAAAAAAAAAAAAADCTkRAEAAAAAAAAAAAAAAAAAAAAAAAAYSMiJAgAAAAAAAAAAAAAA&#10;AAAAAAAAADCQkBMFAAAAAAAAAAAAAAAAAAAAAAAAYCAhJwoAAAAAAAAAAAAAAAAAAAAAAADAQEJO&#10;FAAAAAAAAAAAAAAAAAAAAAAAAICBhJwoAAAAAAAAAAAAAAAAAAAAAAAAAAMJOVEAAAAAAAAAAAAA&#10;AAAAAAAAAAAABhJyogAAAAAAAAAAAAAAAAAAAAAAAAAMJOREAQAAAAAAAAAAAAAAAAAAAAAAABhI&#10;yIkCAAAAAAAAAAAAAAAAAAAAAAAAMJCQEwUAAAAAAAAAAAAAAAAAAAAAAABgICEnCgAAAAAAAAAA&#10;AAAAAAAAAAAAAMBAQk4UAAAAAAAAAAAAAAAAAAAAAAAAgIGEnCgAAAAAAAAAAAAAAAAAAAAAAAAA&#10;Awk5UQAAAAAAAAAAAAAAAAAAAAAAAAAGEnKiAAAAAAAAAAAAAAAAAAAAAAAAAAwk5EQBAAAAAAAA&#10;AAAAAAAAAAAAAAAAGEjIiQIAAAAAAAAAAAAAAAAAAAAAAAAwkJATBQAAAAAAAAAAAAAAAAAAAAAA&#10;AGAgIScKAAAAAAAAAAAAAAAAAAAAAAAAwEBCThQAAAAAAAAAAAAAAAAAAAAAAACAgYScKAAAAAAA&#10;AAAAAAAAAAAAAAAAAAADCTlRAAAAAAAAAAAAAAAAAAAAAAAAAAYScqIAAAAAAAAAAAAAAAAAAAAA&#10;AAAADCTkRAEAAAAAAAAAAAAAAAAAAAAAAAAYSMiJAgAAAAAAAAAAAAAAAAAAAAAAADCQkBMFAAAA&#10;AAAAAAAAAAAAAAAAAAAAYCAhJwoAAAAAAAAAAAAAAAAAAAAAAADAQEJOFAAAAAAAAAAAAAAAAAAA&#10;AAAAAICBhJwoAAAAAAAAAAAAAAAAAAAAAAAAAAMJOVEAAAAAAAAAAAAAAAAAAAAAAAAABhJyogAA&#10;AAAAAAAAAAAAAAAAAAAAAAAMJOREAQAAAAAAAAAAAAAAAAAAAAAAABhIHInuAAAAEEKIjo6Ompoa&#10;e3L8+PFOpzPRnQIAABh4mpubTdO02mlpaWlpaYnuEQAAAAAAQL9UVVV1dXVZ7dTU1OLi4kT3CAAA&#10;YOAJhUKdnZ325KBBgxwOHqAFAAAY8PiTDgCApPDGG29cc8019mRdXd2QIUMS3SkAAICB59FHHw2H&#10;w1Z74cKFCxcuTHSPAAAAAAAA+uVb3/rWihUrrPbcuXPff//9RPcIAABg4Kmurn766aftyVtvvTU/&#10;Pz/RnQIAAEB/yYnuAAAAAAAAAAAAAAAAAAAAAAAAAAAcA3KiAAAAAAAAAAAAAAAAAAAAAAAAAAwk&#10;5EQBAAAAAAAAAAAAAAAAAAAAAAAAGEjIiQIAAAAAAAAAAAAAAAAAAAAAAAAwkJATBQAAAAAAAAAA&#10;AAAAAAAAAAAAAGAgIScKAAAAAAAAAAAAAAAAAAAAAAAAwEBCThQAAAAAAAAAAAAAAAAAAAAAAACA&#10;gYScKAAAAAAAAAAAAAAAAAAAAAAAAAADCTlRAAAAAAAAAAAAAAAAAAAAAAAAAAYScqIAAAAAAAAA&#10;AAAAAAAAAAAAAAAADCTkRAEAAAAAAAAAAAAAAAAAAAAAAAAYSMiJAgAAAAAAAAAAAAAAAAAAAAAA&#10;ADCQkBMFAAAAAAAAAAAAAAAAAAAAAAAAYCAhJwoAAAAAAAAAAAAAAAAAAAAAAADAQOJIdAcAAAAA&#10;AACi5rLLLjMMw2oXFBQkujsAAAAAAAAAAABIvMLCwsWLF9uTGRkZie4RAAAAooCcKAAAAAAAcOKY&#10;NGlSorsAAAAAAAAAAACA5JKRkTFlypRE9wIAAABRJie6AwAAAAAAAAAAAAAAAAAAAAAAAABwDMiJ&#10;AgAAAAAAAAAAAAAAAAAAAAAAADCQkBMFAAAAAAAAAAAAAAAAAAAAAAAAYCAhJwoAAAAAAAAAAAAA&#10;AAAAAAAAAADAQEJOFAAAAAAAAAAAAAAAAAAAAAAAAICBxJHoDgAAAAAAAMRDV2ewvrazqcHb2REI&#10;+MKqqsuy5HQpGZmenEGpg4syC4syXC5ulQAAAAAAAAAAAAAAAAADAA/6AAAAAACAE5mq6vt3N5bs&#10;bWpp8lqTwYCmhjXDMCVJkhXJ7XZ4UpyyLCmKPLJ40MQpg4uGZ0mSlOiOAwAAAAAAAAAAAAAAADgi&#10;cqIAAAAAAMCJydDNXTvqtn1YHQpq3u5QW6u/qzMYCqqHLilJUlq6KzsnNRhQy0tbCgozzpw/anBR&#10;ZqL3AAAAAAAAAAAAAAAAAMDhkRMFAAAAAABOQK3NvtVv7m9v83e0BerrOv2+sKLImVmewsEZnhSn&#10;y6XIiiyEqWlGOKj5fOHuzmBNVXttdceg3NRQUGv6Z/eEyYVzFhQ7nUqidwUAAAAAAAAAAAAAAABA&#10;T+REAQAAAACAE83+3Y3r15QF/GrVwbauzmBKivOU4tyc3BRZlnss6XQqKSnOrJwUMSwrFNJamrzN&#10;jd62Vv+QokzTFI313Ys+PzEzOyXROwQAAAAAAAAAAAAAAADgv5ATBQAAAAAATijbP6rZsqGisz1w&#10;8ECrJImRxYNy89Il6ehvdLsdQ4dnFwzOrKvuqKvt7OoKFo/Ne/Wfn1x02eTc/LRE7xYAAAAAAAAA&#10;AAAAAACA/5D7vwoAAAAAAIAksWt73ZYNFS3N3gMlzSkpzolTh+Tl9ykhyuZ0yiOLBxWPzQ/41f27&#10;G9vb/W+8vLurI5DoPQMAAAAAAAAAAAAAAADwH+REAQAAAACAE0RNVfumdQfbW/1V5e1ZOaljJ+a7&#10;XMrxrSpnUMq4iQWGYZbubersDLz56h5V1RO9fwAAAAAAAAAAAAAAAAA+RU4UAAAAAAA4EQT86ppV&#10;JT5v6OCB1owsd/GYXFnu132P1DTXmPH5mmaUl7S0t/k3vXcw0bsIAAAAAAAAAAAAAAAA4FOORHcA&#10;AAAAAAAgCrZsqPD7wuVlLYoiDR2WHQiohmHqumEapuKQPR6n89hrRqWmuUYW55aXNtfXdkmSNHZi&#10;/pChWYneUQAAAAAAAAAAAAAAAADkRAEAAAAAgAHOMMyDpS3rV5dVV7Y31nfnDErdu7vh0MVkWXZ7&#10;HB6PIyXVlTMoxZPi7MvKcwal5OWlN9R15ealfbD+4GVfnC5JUqL3GAAAAAAAAAAAAAAAADjZkRMF&#10;AAAAAAAGquZG7yfbaqsq2vfvbmxt9tbXdlU1rqtqME1TmEIMyhyVkzHKNIWsSA6HrDhkh092OBSH&#10;Q66r6UhJdQ3KTc3JTXW7j3J7pGhEdnu7r7620+1x1FZ3DBuRk+j9BgAAAAAAAAAAwDGoqKh4+eWX&#10;7clrr702Nzc30Z0CAABAf5ETBQAAAAAABhjTNGsqO7Zvramv6dQ0o6XRW17a0t0VDAbUUNgvhCHJ&#10;QpIkw9QUhyxJwjDMUFDTdVMIUwghy5InxRkOaQFfuLa6Iz3DXTQsOyPTfaTNOZ1yfmFGY3330OHZ&#10;+z5pJCcKAAAAAAAAAABgYNE0raOjw540DCPRPQIAAEAUkBMFAAAAAAAGkoNlLVs/qG5r9YVCWlN9&#10;d0uzz9sdUMOaaZgZGZ4MzWMKzVoyI8uTk5v6n3eaQtMMTTNCQTUQUP2+sKzIKSlOXTO83aGcQanD&#10;RuS43MphN5pfmNFQ19XW6qusaAuHdZdL6UNPAQAAAAAAAAAAAAAAAMQKOVEAAAAAAGBgCIe0DWsP&#10;lO5r9vvCDXVdHW1+SZIG5aelpjk63EGtoTtzkKe+U5hHGtdPEg6n7HDKnhRHVnZKMKgG/KrfF/b5&#10;wunpLtMQne2BwqLMwUWZsiz1eKvLpaRnuDvaAoVDMhtqO0eMGpTogwEAAAAAAAAAAAAAAACc1MiJ&#10;AgAAAAAAA0BDXdeaVfu7OoK1NZ2N9V0OhzJ4aGZ+YabTKe/8uDYc0oQQblefb3RIwpPi9KQ4Dd3s&#10;7gp6u0N+v5qR6TZqOttafGPG53tSnD3ekZnlqa/tMgyzvraLnCgAAAAAAAAAAAAAAAAgsciJAgAA&#10;AAAASc0wzG0fVn+8uSoQ0A6Wtfh94cLBGUOGZymyLITQVF1VdU3VZUVWHPKxrlxWpKyclLR0V2dH&#10;sLM94Pepg3JT9+1uHD0uLyPTE7lkaprLNM1gQO1o9yf6kAAAAAAAAAAAAAAAAAAnO3KiAAAAAABA&#10;8jJNsX512f7djS1N3urKDkWWxkzIz8pKsRcIhXQhhKaZiiId91YcTiU3Ly0YVDvbA81N3ty8tNJ9&#10;zSOLB+XmpdnLuD0OIUQoqHV3hRJ9VAAAAAAAAAAAAAAAAICTHTlRAAAAAAAgSZmmuWndwf27G2ur&#10;OxrqurKyU0YW5zqdcuQCQb8aDKjBgCqE6OoMhsKaaeiyLCnKMdaMkoQnxelwKm0tvpYmb05uasWB&#10;1nBIGzI0y3pdURQhhK4balhP9IEBAAAAAAAAAAAAAAAATnbkRAEAAAAAgCT10aaqXdvrGmq7Guq6&#10;CgdnDB2RLUmSEMI0hbcr2Nbi7+wMeLtD7a3+gD9svRQOaobxac5Sh8uf7g6kpLicLlmIPlWRcjjk&#10;vPz0tlZ/W6s/K9tTV9PpdCl5+elCCFkS1qZ13TjuPbJSqpwuRZYlq8MAAAAAAAAAAAAAAAAAjgM5&#10;UQAAAAAAIBlt+7Bm24fVTQ3dtTUdeflpVkKUaZptLb6Guq5gUDN0MxTUfP6wzxcOBzVTCE0zQiHd&#10;NDVJkiRJCod1b3fY1x12uhzpmS6Px9GXzChZkXLz0zra/J3tAUWWqyvaU1NdqWku3TCFELIsuVzH&#10;cDulqyNYW93R0e7vaAt0tPu93WHT/HQ9TpfidCpZOSlFQ7OGjsjOK0iXZbKkAAAAAAAAAAAAAAAA&#10;gD4hJwoAAAAAACSduurODzdWtDT7qivbB+WmjRg1SJIknzdcXdHm84XVsO7tDgWDmjBNIQlZlhxO&#10;xRSmx+NwOCTDkE3DNAwjHNR83SGHUzEMUw1rbo8jKztVcRw970iSRM6g1JZmX3u73+FMP1DSMnHK&#10;4HBIE0K4XEpKqvOoawiHtAMlzSV7mxvru4QQumYEg2owoAWDqq4ZsiwrDkmWZUWRUtNcNZUd0qZK&#10;l8sxeGjmuEkFo0bnUUEKAAAAAAAAAAAAAAAA6B05UQAAAAAAILlomrFudVkgoFYdbMvOSTmleJAQ&#10;orG+u7a6Q1ONrs5AMKDKipSe4fakOJ0Oqb6uKxzUw2HN4VIURZYkUyhCCOH2OBxOWVN1VdWdTsU0&#10;RTjcnZWTkpJySFKTKUxTmKZpmKZpmEIIRZEH5aY0N/naWv15inzwQEt2TooQwpPizMpO6aXzXZ3B&#10;jzZVHjzQqmuG3xdubfG1t/pVVbdelSXJ4VQMw9B10yoYZW0rI9Odkenp6gpUHWwblJs2c/awUWPy&#10;KBsFACeAd95557Of/azVrq2tzc/Pj+fWr7jiin/9619CiBtuuOGRRx5J9MEAAAAAAAAAAAAAgGgi&#10;JwoAAAAAACSXrR9UdbYHKsvbHIp8SnGukERVeXtLizfgVzvbA5IkZWZ7UtPcdjElp9Ohq4ZpCl03&#10;ItejKJLH4zTdZjikq6quaUZKirOj1a9nedIzXJpqhkNaOKyHQprx32+0SLIkTOH1hjVVD4c0b3fI&#10;7XY4XUr+4PTDdtvQjZ3b6j7eXB0Kqi3N3tZmfyAQlmU5OyclLd3lSXG6PQ6Xy2F120qI0jTD1x3q&#10;7g51d4Y62ttFpcgZlOr3hdtafdk51aefNWLUmLxEfxoAMDDU1NSsX79+7dq1u3btKisr6+jocDqd&#10;Q4YMGTdu3OzZs88555zTTz/d4/HEuVehUGjJkiWqqgohbr755jgnRAkhfvOb36xYsUII8eijj952&#10;223Tpk2LcwcAAAAAAAAAAAAAIHbIiQIAAAAAAEmkpcn7ybba5sZunzc0emyerMgVB1rbWnzdXUFv&#10;d8jlceTkpMrKfxVQcrsdaliTJKGph0ttkiS3x+F0ysGAFvCHnQ4lEOhua5adLkUIYRimrpuGYQhT&#10;mFaqkimEEJIsybIky5Ikie6ukKYZ4bBePCbX2x0aMjTr0K001netf7esrdXf1uqvqWxXVT0jw31K&#10;cW72oFRFkQ7bKyGE06lkD0rNHpQqhFBVvaXZ21TvbW9ryMpOGTIsq+M1/8SpQ86aP0pxyIn+WAD8&#10;x+rVqy+88EJ78uGHH/7yl7+c6E4lnWXLll1//fXH/fa0tLT29va+LGma5urVq++44449e/b0eCkc&#10;DpeVlZWVlb3++uv33nuvLMu33XbbPffcM2jQoLgdh5/97Getra1W+5577on/ERs7duyll176yiuv&#10;CCEWL168d+9eRVHitvsAAAAAAAAAAAAAEFPkRAEAAAAAgGRhmmLdu2XBoFZX3Zmdk5qVk1Jb1d7W&#10;4uvqDPq8obQMV0ZminRIhpEnxeHtFg6noqn6kdYsK7LD7fB7Q6GgpjjksBCOsGIKYRqmEEKShJWm&#10;JEmfTuiaYb0khFBVXe3UFUVub/NXVbS/vmLXxCmDp5461PHvVKVPttV9sP5gMKBWVbR3dQbSM9xj&#10;J+SnpLqOad+dTmVIUVbB4IyWRm9jfff+XY1DhmWapmhp6j7vsxMyMuNd2wTAkaxbt84q+2OZNWtW&#10;onuUjHbv3h15lI5VH9/b0dFx+eWXr127ti8LG4bx4IMP/vnPf37uueeuvPLKOByEgwcP/vKXv7Ta&#10;N9544+DBgxNyxO6//34rJ6q0tPSxxx77+te/Hod9BwAAAAAAAAAAAIA4YJhhAAAAAACQLOpqOlqa&#10;vLVVHUIyR5yS3dEebGzo9nlDPm8oPdOTmeWRDlNySTidisOpOJ2KaQpdNw9dIBzWfd5wKKDKkhBC&#10;hEO6qhqhkKbIkifFmZbuSs9wp2e40tJdqWmu1FRnaqozPd2VnulOS3OlpDo9HoeuGZqqtzX7Ar5w&#10;TVXHh5sqn39q64GSZsMwPt5ctWldeWuzd8/Oer8vNLI4d9zEwmNNiLIpslw4JHPyjCF5BWl1NZ0H&#10;9jfX13a9tGx7bXVHoj8cAJ967bXXIifHjBmT6B4lo507d8Z6E/X19WPHju1jQpRN1/XFixfff//9&#10;cTgIS5cutdv33ntv7wvH7ogVFxdffPHFVvvWW2+161YBAAAAAAAAAAAAwEBHThQAAAAAAEgWez9p&#10;UFW9vc1fUJghSVLVwdZwSO/qDKakOjMyXUJIh3+bJNLT3YoiORyyrhuRrxiG6fepoaCmaYam6qpq&#10;CEnIiiRJwuGQDdN0OGVZlo6wViErQpYlRZEkWZJk2ZSk5ibvjq01H2+urq7oePu1vQ/+eu26d8ta&#10;mrwVB9rSM9yTphXl5adJR+hm3ymyPGLUoFOKc7u7gns/aWhv9a96dW9zY3eiPx8AQlXVjz76yJ4s&#10;Li5OSUlJdKeSUeRRigW/33/qqae2tLREzhw5cuSTTz5ZVVUVCoUMw9A0rbGxceXKlYfW8vrOd77z&#10;1ltvxbSHa9as2bhxo9X+/Oc/P3z48AQesV/96ldWQ9f1r33tazHdcQAAAAAAAAAAAACIG3KiAAAA&#10;AABAUvD7wxUHWlubfcIUuQUZdTWdmmp0tPsdDiUrJ+WICVFCCCFSUp0Op+L2OGTJJQyHQ3E7FLeh&#10;y35fWNcNTdM1VTdNoThkl8vhcilCknTNMHRDDeuHXaGuG8Gg6vOGfd6Q16tKkjAMQ5KEpumKLDXW&#10;d21YW/bmq3s3vVe+af3BXTvqsgd5xozPdzqjeaclNz9twuTBkiyV7G3yekNvvrqnuyuU6E8JONlV&#10;VlZGTl5yySWJ7lEy0jStvr7envzwww/NY+T1envfxNKlSxsaGiLn/OIXvzhw4MB11103fPhwl8sl&#10;SZKiKAUFBZ/73Oe2bNnyzDPP9FjDpZdeetStHDdd16+77jp78r777kvsEZs6ders2bOt9ooVKzZt&#10;2hSjHQcAAAAAAACSlqIo6RGk/g9xBwAAgCTgSHQHAAAAAAAAhBCiZE+TYZgtTd7MLI8QZkuzz+cN&#10;65oxKD/t6HEpSWRlpbS2eEcPOycU1Nweh6GbqqrruqlphhCm4pAV5dOEJUmSFEXWNd00hBrSXS4l&#10;ck2aqodCmmEIIUxDN1VNNw0hyZJpmOGgZuimrplut6Jphq8jKExTCJGW4crNTzdNUxJRjp+lpDnH&#10;TSzYt6uhbF/ThMmD33xl96VfmOZycz8HSJiPP/44cnLhwoWJ7lEyam9vj5w8aomkY/Xxxx+vWLEi&#10;cs4DDzxwxx13HGl5SZKuueaaoUOHRn5ewWDwRz/60QMPPBCLI/D3v/+9pqbGas+cOXPatGmJPWJC&#10;iN/97nfz58+32ldfffWBAwcURenfKgEAAAAAAICBZNSoUd/97ncT3QsAAABEGc/QAAAAAACAqOnu&#10;CjbUdrU0ezvaAwG/alVhcrqU1DRXVrYnNz+9aFhWeob70Deaprlvd2NXZzAU0oaOyGlq8BqG4fWG&#10;3CkOd99SgFweJS3dLbwhXTO83SFFkUxD6LohyZLDofTIqpIVyTAkTTckWaiqYdV3MnQzFNQ03TBN&#10;U9cNQzcNwzSFUBRZdkgORdYN0+12OJ2K4pDDQV0IEVZ1WZLUsFF5oLW91XfaGSPS0t196W3fuVzK&#10;6HH5JXsbD5Q0Kw7p3Tf2X3jpJAYvBBJlzZo1kZMzZsxIdI+SUWTJIyHEoEGDorv+n/3sZ5GTCxcu&#10;vP3224/6rgULFtx+++1//OMf7TkPPvjgj3/847y8vOh2z+fz3Xbbbfbk73//+4QfMSHEvHnziouL&#10;y8vLhRCVlZUPP/zwN77xjahvBQAAAAAAADh5hLRwV9DrDfm84YA36POFAw5ZSXenprlS0z2p6a60&#10;TE+6IsuJ7iYAAMAJjpwoAAAAAADQX35/uGRPU9m+prZWvxBC14xgUFPDuq4bkiRkWXa5FbfHYVVq&#10;GpSXNnZC/riJhSmpTnsN3Z2hro5AW4vP6VCyMt3VFW3BgGboRnpGat+7kZnlCYd1vy8shAiHdEkS&#10;DoeiOA4TbZKEUGRJ0wzTFJqqO52SGjaCIdVKozJ0U5KEEKYkSy6nJMuKJ8Uhy5Lfp8qKJMlCCCkl&#10;3WF0GS6XYprC7wurqm6Y5vurD0ybNWxIUWZ0D29auqt4TN6Bkpaqg+2SJFUcaB01JspP8APoo5Ur&#10;V9ptWZaHDRuW6B4lo4MHD9rt7Oxsp9PZj5X11N3d/corr0TOeeihh/qYKfrzn/88MidKCPHCCy/c&#10;fPPN0d393/72t8Fg0GoXFBQsWLAgsUfMIknSz3/+8y996UvW5Le+9a3rr78+LS0t6hsCAAAAAAAA&#10;TmCmabb6O8qaK8uaK+u6mkzTtF9SdU2WJEX+T3l2t8NVnDt8TP7I4tzhHmeUx9QDAACAhZwoAAAA&#10;AABw/Pz+8LYt1ft2Neq60d0VbG/1d3eFgkH1sAt7PM6MLI+3K9TW4tv6QfWEKYUzTx9uZUa1NHuF&#10;EH5fOD3T5fOFVVUP+FXFKbtcxzB+nhnx/0IIIaT/mvpvsiIL3TB0U5OMYFBVw6ZhCE3ThZBkRbJi&#10;WE6HIsuSy+1wOhVTCEmWNNUwTU1R9HBYF5JIz/DIshQIhAMBtbM9kJ7h2fFhjX5q0dBhWdEt5ZSV&#10;k1I4NLOhtjO/MH3z+xUjR+XKCqWigHjzer21tbX25Lx58xRF6cf6Tlj79u2z2zNnzozuyj/44IPI&#10;yWHDhk2YMKGP783Kyrrgggveeuste879998f3Zwor9d733332ZM//vGP5T4MBBvTI2a7/PLLZVk2&#10;DEMIoarq448/3pf6WgAAAAAAAACEEP5w4MOqT/Y3lbf7u0xhekP+Nn+nPxwI62pYU1VdtfKjFFlx&#10;KU6n4nQ5nFme9K6gd2/jAVmSh2UXTi0aP2nwGFmichQAAEA0kRMFAAAAAACOh2mKPTvrP9xYEQxq&#10;rc2+xvquUEhTFDkzy51fmOZOcbpcDociCSE03QyHtVBA9XaH2lp8zY3dbrejcEimqmole5tmnzVy&#10;4tTBLU1ewzCDAXVQblp3d0iYIhzSUtNdQvQ588cU7a1+NazJkiQJyeV2mKap64Ye1hVFskpU9SBJ&#10;kmGaQjMMQ5im0DVDliVTCEM3JUlyOhVJktweh8ulCCEkIRyKpGmGrhuKIquq7nIriiIJIVJTXU6H&#10;4vWGuruCpmnu+6RBFlLR8KzoHvDBRRmtjd6aqo7UNNfunfVTZxYl9PMHTkYlJSWRkxdddFGie5Sk&#10;du3aZbenT58e3ZWvXbs2cvKGG244prdffPHFkTlRpaWlqqpGsS7Tn/70J13X7Um7LlMCj5gtJSXl&#10;pptu+utf/2pN/uQnP7nlllscDmIEAAAAAAAAQG9CWvjDyp0fVn0S1MLt/s52f2ebv1PVVUmS0lyp&#10;LoczzZXiUlwuxWmYeljTVEMNa6o35Gvxtgkh0typg1KzukO+qvb6zZU7F46ZXZw7PLoj6wEAAJzM&#10;iHcCAAAAAIBjFgyoa98urTrY1tEeqKlsD4W0jEzP0BE52dkeSe4ZxXEKkZLiFFkpBYOFaZod7cHm&#10;xu6qirbG+q7hp+S8v+ZAdWV7OKgF/KopRGqaq6mhW1V10zTd7mMowNLdFQwF1WBA0zQjPcNlmGY4&#10;pMuypGuGphmaZkiSkMS/Y0zSp//TNcOUJaEL0zQlIRnWGH4OWVFkSZY8HofD8Z9kKsUhh0JhWZZ1&#10;XVMU2e3+z30Vp0vJyPR0dwZ93rAQonR/k9Ml5xdmRPGYK7JcNCK7sry1sz3w8ZaqcRML3B5u7ABx&#10;1aNC0dy5cxPdoyS1bds2uz1x4sTornzNmjWRk2edddYxvf3QolL19fUjRoyISt9UVf3pT39qTy5a&#10;tCgnJ6cvb4zpEYv0la98xc6J6ujoWL169QUXXBC7zQEAAAAAAAADmm4Y22p2bzy4za8GWrztlW11&#10;IS3kVJw5KZmD0rKyUzMVqbdIVlALtfk62v1dNR0N1e31g9KyR4YDL2x/c1j24AVjZg/LHpzo/QMA&#10;ADgR8OgMAAAAAAA4Nl2dwTde2d3e6q+uaG9p9qamOsdPKkzPcPflvZIk5QxKyRmU0t0Vqq5sL9vf&#10;nF+QruvGgZIWaw0pac5gUNVUXQjhcPY1J0oN615vWA3rqqq7PQ6nVdlJkgJ+1TCFEMI0TMM0zU/L&#10;TklCCEkSpmkahqnpQhKSrEiKIhRFtipKOV2Ky63I/z1KnyRJhm4KYRiG6UnpWVTE4ZBT0l3+7rC3&#10;O6SGdb9XLRqRleJxKA7Z7XZ4Ul0ZGS6X29Gfkf9y81Kb6rtqqjqyclJK9zVNmUGpKCCuIusLCSEm&#10;T5581Le0tbWdd955TU1N+fn5BQUFubm5ubm5CxYsWLx4caL3JlZM09y7d689OWbMmOiuf/fu3ZGT&#10;xcXFx/T2zMzMHnM6OjqilRP17rvvBoNBe/Lmm2/uy7tifcQizZgxw+l0qqpqTf7v//4vOVEAAAAA&#10;AADAYXUHfSs+ebu+s6nd31nRVusPBzI8aWPyR2alpEuiT7Eej8NdlFVYlFWoG3pDV0tNZ8O22r0F&#10;6YNCWrimo+GsUTPnFc+iYBQAAEA/kRMFAAAAAACOQVdn8NV/7uzqCJbtb/L7wkVDswYPzTyOgE1G&#10;pnvilMKGuq76mi5vV9jnDzXUdWVkuJ1ORQ3rum4KSbLSk47OFJ0dAcMwQyHN4ZRdLkXXjVBI1zVD&#10;loUsSbqVDiWEMIWVISWEMExhmoYwJSGEkE1ZloUQkhAOh+xyOxTlMHtkmsIwrMQqyfnf+Vqqamiq&#10;ruuGJAlN0wO6qWmGrumD8lJlRXY4ZKt8ltvtGJSXll+Q5nQdzz0ZSZIKi7IqDrT4feGK8jZyooB4&#10;Mk1z1apV9mRmZuagQYN6f8uePXvmzp3b0dEhhKitrbVm3n777Zdffnmi9yaGuru7DcOwJ4cPHx7F&#10;lWua1tXVFTmnj4WYbF6vt8ecKD5z8MADD0ROzp8/vy/viukR68HhcFx55ZXLly+3Jt99992Ojo7s&#10;7OzYbREAAAAAAAAYiOo6m1bsfKsj0F3SdLDd35nqSpk4eHROStbx3U5UZGVoduHgzLzazobazqZm&#10;b9uo3GEbD25r9rZ/bsrZLsV5HOsEAACAhZwoAAAAAADQVwG/+vrLuzs7AiV7mtSwPmZCfmZWynGv&#10;TZKkIUOzUtNdZXtbWpt8DqfcGtJUVTdM0zRNuc9RJZ83pIb1UEAVQrhcjkBA1VTDNE1dNw3DEKaQ&#10;ZSErsjCF+e/cKGEKwzRNQzZMUwghmZIwTVlRZFk2DPM/BaX+m67pQghDN53O/8S8VFUPh3TrXVbG&#10;lCmErhtmyOzoCKiqZqU/KYrs8jhSPM5QUGuo68rNSy0anu3scyEsW3a2R5KkjvZAQ21nMKAeWq4K&#10;QIw0NTVFlgC6+OKLe1/+lVdeueyyy3rMfPbZZ6+++upE70psNTY2Rk4WFhZGceV2gSNbamrqMa1h&#10;x44dPeZEKyMoFAq9+eab9uTgwYOPmjVniekRO9TFF19s50QJId54440T/pwEAAAAAAAAjsmu+pJV&#10;e9d3h3x7Gw6EtPDovJGFmbl9rA3VC0VWRuQMHZxRUN5aXd5S7QsHTdN8+sOuK6ZfkJ2S2c+VAwAA&#10;nLT6NtwyAAAAAAA46ZmmWLNqf0ebv2x/s6rqYyf1KyHKlpWVMmZ8vq4b3q6QquoVB9r+vTmzD30S&#10;aljv7AiGQpqq6rIs+f1hTTV03VBV3TAMWZadLsXpcjiditOluNwOt1txuRSnS5FlSZIlSRKKQ3Y4&#10;ZVmRDd1QNV3XjYBfDQa1QzdvJT6ZwrSKPhmG6fepwYBmbU4N67puSEI4HJ8WuJKEpDiV7NyUzGyP&#10;y62Egmpbq6+xvtvbFWpu8u3eUdfS7O3TbkZQHHJGhqejPWAYZtXBtph/6gD+bffu3ZGT55133pGW&#10;NE3zpz/9aY+EqJycnN27d58MySdVVVWRkxkZGVFceUpKivnf0tPTj2kNTz/9dI85Q4YMiUrftm/f&#10;Hjl5ySWXJMMRO9SZZ54ZOfncc8/FdHMAAAAAAADAwLK5csdru9c2e9t21O7TTX1q0fjBmXn9T4iy&#10;uRzO8QWjhucUNXY172ooretsemrLyy2+9kTvNwAAwEBFThQAAAAAAOiTXdtra6o6qg62Bfzq6LF5&#10;aWnuaK05Nd2Vk5uqaUYwoHZ1BgJ+VZIlq+6S6JExZApdMwI+taM90NTQXV/bWVvV4e0OebvDalgP&#10;+NVQUAsE1HBIN00hy5IsS4eUm5IkSTJNUxJCmEJIkiwJSZKcTsXhVKwkK103rLVF5iuZQujGpzMk&#10;SdJUw+9Tdd3QNF0N68IUDofscjocTsXpVBSHIkyhG4Ya1k1TSkt3Zw9KLRicOSg/zemSuzoDzY3d&#10;fp9aWd5WWd52rGlR2YM8AX84FNQqyYkC4mj9+vWRk7Nnzz7sYuFw+Morr7z33nsjZ86aNevgwYOT&#10;Jk1K9E7EQ2lpqd0eP3689S3c2tq6YsWKH/zgB+eff35hYWFKSkpOTs6pp556yy23PPvssz0KJcVO&#10;WVlZj8ylqVOnOhyOqKx85cqVkZO9ZM0l9oiNGjVKlv8TF1i5cqWmaVE5AgAAAAAAAMBAV9pcsbZ0&#10;c5O3dU/jgRSXZ3rRxHT3sVWq7wtJkkbkDJlQWOwL+XfU7esMdr+0Y1VQDSV67wEA8fbOO++4/q25&#10;uTnOW7/iiiusTd90002JPhJAv0Qn3AsAAAAAAE5sPm/oo01V7W3+1hbf0OHZGVme6K7f7XF4PI6u&#10;rlBri8/XHVYUye8L19WYsixZTGFqqm6YQpYkWZGs5ChdNwIB1dBNXdOFkOziUrIiCSEM3TR0XUif&#10;viXiEXDT0A1TiE8zoyRJSJIQQpYl2aVomqFrhmmYQgi/P5ya6rKyqgzdFKYQppBkyTDNQFA1DVNT&#10;DVOYikP+tDLUvzkUWdcNQzfCQd3fHU5NdVrbcbsdbrcjHNY6O4JtLb60dLcwRSisjxmX12MNvcjM&#10;ShGi3dsdam3xJep8AE5Cr7/+euTkmDFjDl2mtbV1wYIFPSpK3XTTTX/+85+jlXiT/CJ3f+bMmVVV&#10;VXfeeedLL73UY7FgMLht27Zt27b99a9/FUIsXLjwgQcemDZtWuw6Zprmdddd12Pm3XffHa319yi4&#10;NH369OQ8YoqizJw5c+vWrdakYRj79u2bMmVKtI4DAAAAAAAAMEA1e9v+tWtNV9Bb1lyZk5I5vqBY&#10;kWNYdSA3Lcfj8HxSv39vwwGHrLzyyTtXzbxIlqhzAADRV1NTs379+rVr1+7atausrKyjo8PpdA4Z&#10;MmTcuHGzZ88+55xzTj/9dI8nyo9AHFUoFFqyZImqqkKIm2++OT8/vy/vam1tXb169dtvv71jx47S&#10;0lKfz5eWlnbKKafMmDFjypQp55577pQpUxRF6cuqfvOb36xYsUII8eijj952220xjdMBMcXfTwAA&#10;AAAA4Og++qAqFNJqKjvS0t2FQzLt+aYpAgG1o83fWN9VW91RU9leV93RWN/d0eYPBbW+VEAyDbOz&#10;3d/W6g+FNF3X25v9YVX3+8JW2ahQSPP7w52dgY42v7c77O8Od3UG21v9HW1+ny8UCmqGbmqaVb/p&#10;061JkjAN09ANXTd03TAMUzdMTTXCIU3TDNM0TVOYpjANU0hCkiRJiMgAk8MhO5yKYZqqqhu6GQio&#10;1nzD+PS9khC6Zhi6qaq6kITTqRyaziTJkqLIhil03fB6g4b+X8fB5XLk56enpbt93lB7m9/bGSwv&#10;bbGysPrC5VKEEKqq+73hY60xBeD4aJq2ZcsWe3Ls2LGHxkX27NlTXFzcIyHqySeffPjhh0+ehCgh&#10;xLZt2+z266+/PnLkyEPTew61du3a6dOnf+Mb3wiFYjUY6v/+7/9u2rQpco4sy5dffnlUVq6qallZ&#10;WeScwYMHJ+0R61HlbOPGjVE5CAAAAAAAAMDAFVCDL25f1R3y7Wss9zg94wpGxTQhypLmThlfUOwN&#10;+0ubKyvaateUbk70YQDQX6tXr3ZFeOKJJxLdo4Fnz5499gHs+wh0h2Wa5rvvvjt58uThw4dfc801&#10;jzzyyMaNG5uamsLhsM/nKysre/311++999758+enpaV985vfbGtri+ee/uxnP2ttbbXa99xzz1GX&#10;r6ysvOSSS/Ly8r7whS88+uijW7ZsaW9vD4fD7e3t27Zte+KJJ77zne/MmDEjNTX17rvv7su+jB07&#10;9tJLL7Xaixcv1nU9nrsPRBE5UQAAAAAA4Ci83aHSvU3Njd3hsDZ8ZI4kCdM0OzsCB8tad35cu2dn&#10;/YHSlprKjvrazvrarrrazprK9gOlLbt21H2yra6yvK27M3jYzB1V1asr2nZuq60sbwv4VU0zTMMM&#10;BtVQIBwKabpuBIO6zxv2e8PhoBYO6aGgGgqpmqqbpikkSZIk3TAlSQhhyvKnhZ4cDllRZFmRZVmy&#10;akx9mh9lmIZpGrqhqrqmGkII0xTCFEISQghZ+q+OybLkcCimYWqarmtGKKgJIQzDyj8yrdQoTdNl&#10;SXI6ZUmSDnvQFEWWhNANQ9OMcFjr+bIkMrM9WTmeYFBrb/N3dQSrK9v7+HFIsuR0KmpY1zRDDXNf&#10;EoiHysrKyMnPf/7zPRZYsWLF5MmTu7q67DmZmZk7duw4tDDRCS8ywyfygPTFQw89NHXqVDv8E0V/&#10;+MMfvv/97/eY+cc//jEtLS0q629oaIiclGU5IyMjaY9Yjwji+vXro3IQAAAAAAAAgAHKNM2Vu9a0&#10;BTr3NJSZwpw0eLRD7lOFjf7LSc0cNWhoi7etpqPho6pP9jYcSPTBANAv69atUyPMmjUr0T0aeF5/&#10;/XX7AGqadtzr6ejoOOecc84777w9e/YcdWHDMB588MGCgoIXX3wxPrt58ODBX/7yl1b7xhtv7H2s&#10;PdM0//SnP51yyikrV6486prD4fBvf/vb/Pz8v/3tb0cdYvX++++3GqWlpY899lh89h2IOnKiAAAA&#10;AADAUezd1aDrZmN9d1Z2Smqqs7nRu3tHfdn+5pYmb1dnoKMt0Nzora/rbKjtaqzvaqjtaqjram70&#10;drQHujqCzY3dJfua9n5S39rss++4maZobvLu3lHf2ODt6gy2tviC/rCu65IkOZ2KQ1GcTkWWZWEa&#10;DocsK7Kw8pScisPpUByyMIWhG5pq6JoRDuuGaRqmKSRJ/ndukySsnClJliUrP0oIYRqmrhvW/+u6&#10;YZqGVSdKSJJ0yFB/siw5nLKhm7puhMO6VYrKNE3TMIUpDN2UJMnhlD/NqToCU0i6bobDenurv7M9&#10;6O0OhQKarhni3zceU9PcWdmeYEDt7g42N3nb2/x9/EScLkVVdSGEzxdO9NkBnBQ+/vjjyMkFCxbY&#10;bdM0f/KTn1xxxRWRC8yYMePgwYPTpk2LRWd27tzpio0777yzn30LBoN+/2G+yoYNG/boo49WVFQE&#10;g0HDMHRdb2pqeuutt84+++weS5aWlk6ZMqWjoyNahysUCl199dXf/va3e8yfNm3azTffHK2t9CgS&#10;NXHixCNlzCbDEZswYULk5IYNG6J1HAAAAAAAAICB6GBr9cHW6oOtNQE1OKFwtMfhjufWh2QWFGbk&#10;VbbVdgW97x3YohkMhwcMYK+99lrk5JgxYxLdowHGNE07S6c/6uvrx44du3bt2mN6l67rixcvjkoH&#10;jmrp0qV2+9577+194e9973u33377Ma3fMIyvfvWrt956a+9pUcXFxRdffLHVvvXWW2MxcCEQB+RE&#10;AQAAAACA3pimWbavqasjoKp6Wrprz86GqoNt3Z3BthZ/Y31XZ3sgHNYdDjk9w52ZlZKV48nMSklL&#10;dzmccjiodbT7G+q721v9XZ3BivLW/bsbfd5wIKCW7GmsOtjm94WbG7s72wOmYaRletIyPA6n4vI4&#10;hGSqmm4VdwqHdMMwFYfsdCtOp+J0yk6n4nIrDqdsmKauG6ZpClNYqUqmaRr2f8an/4l/p0vJiixJ&#10;kjXTNK16T0ISQpbt59ZNIUzTMA3DSpoSkiSpqm7oRjCgCmHqmmEKYZqmJEnOwyVEmaap64aq6uGQ&#10;pqm6MA1DN3XN8HaHfN5Qd2ewrdXX1NDdUNfV0uTz+8KmIVLTXKlpLm9XOBzSqw+265rRlw/F4ZTD&#10;YV0I4ScnCoiLNWvWRE7OmDHDaoRCocsvv/znP/955Ks33HDDhx9+OGjQoNj1R40NXe9vrL25ufnQ&#10;mf/3f/9XUVHx1a9+deTIkW63W5IkWZbz8/PPP//81atXb9mypcfQdw0NDWeffXb/OyOEqKqqmjJl&#10;yvLly3vMz8nJWb16tSxH7fZ4SUlJ5OS4ceOS+YgVFBRETh48eDAqRxsAAAAAAAAYiEzTfO/Ah341&#10;2NjdMjSrMMuTHucOSJJUnDfC7XBVttV2Brq31xy9ngmA5KSq6kcffWRPFhcXp6SkJLpTA8xHH31U&#10;X1/fz5X4/f5TTz21paUlcubIkSOffPLJqqqqUChkGIamaY2NjStXrjy0ltd3vvOdt956K6a7uWbN&#10;mo0bN1rtz3/+88OHD+9l4aeeeuq3v/1t5BxFUX74wx/u2rXL5/NZI+u1tbW9+eabc+bM6fHehx56&#10;6KgpXr/61a+shq7rX/va12K640CMkBMFAAAAAAB6097q7+4KtbX4/D61rrrT6w22tvhaW3yqqmdk&#10;uvMLMwoGp+fkpmZketIyXKlp7rQMV0aWJ2dQasGQ9PzC9PR0VzistzR521v9XZ2hbR9Wf7SxsrMz&#10;2NEWaGvxyZLIzU/PK0zPyHArsiRJkqbqmmoKQ1jln4QkXC5ZUWTpvxKQJFmWZUUyhTDNT/8zDEPT&#10;DUP/d1LUp/9nGoZp6Ib1nymEJEmmKUzTMCVJEqZhmpIQnyYyhfVwSFdV3apApWvWWkQorIeCms+r&#10;apohhDBN4XD0TIgyDFMN62pY1zXDMEzDNK1KVKZp6poRDKje7pC3O+T3hYMBLRTSggG1sz1gJZWl&#10;pDoVp9TZEVBVvbG+q0+fiiGs4ldRfKAfQC9Wrlxpt2VZHjZsmBCitbX11FNPfeWVVyKXfPjhh594&#10;4gmHw5HoLidGTU1N5KSiKOvXr//mN7+pKMqR3nL66aeXlpZOnTo1cub27dsffPDB/vTEMIw//vGP&#10;I0eO7FHBSQgxbNiwPXv25ObmRnHHe8TnCgsLk/mIZWZm9phz2FpVAAAAAAAAwMlgT0NZU3drVVud&#10;IslDswb3f4XHQZak4TlFXUFvu79z48FtIY0R8YABqbKyMnLykksuSXSPBhjDML7yla/0fz1Lly5t&#10;aGiInPOLX/ziwIED11133fDhw10ulyRJiqIUFBR87nOf27JlyzPPPNNjDZdeeqnX643Rbuq6ft11&#10;19mT9913Xy8LNzY2fvnLX46cM3v27Kampl/84heTJ09OTU21RtbLyclZtGjRhg0bXnrppR6PEHz3&#10;u9+trq7uZRNTp06dPXu21V6xYsWmTZtitONA7PDcDAAAAAAA6E1dTaduGAcPtKphzecLNTf5NE3P&#10;ykkpHJyRnulxOHu5tyA5nEpGlqdgcHpmticc0uuq25sbva0tvuqKtmBAzcjy5BWku9yKEJLTqQgh&#10;DMMIh3VTmLpuSkI4HLIkhHG42hW6bmhhXUTUeTdNYRoiEG72h5qs/1TVaximYQjDtFOnzH+XhpeE&#10;Nccww2FN0wxD/09pKV03dd2w/jOFaeimrpuapn/6blMYhmkYnxZ0MgxTVXVN1a3iVLqVfGWYkhCy&#10;IkmSkCQhyZLH43C6FEmWdN0IBTW/L+zzhcMhzecNtzb7TEOoYT0QUJsavX0pFaWqunXE0tKciT5B&#10;gBOf1+uNTFyZP3++LMu7du0qLi7es+c/A3Y6nc4tW7bcdNNNie5vIh04cCBycuvWrfPmzTvqu9LT&#10;09etW+fxeCJn3nXXXccdbSotLZ02bdodd9xx6EsLFy7cu3dvjzpL/VdXVxc5mZeXl8xHLD2950i3&#10;3d3d0T0gAAAAAAAAQLLxer37IoRCISGEbhjvl2/tDvlafe3Dsgc7jjxWUawVZAxKdaVUtNX61cCH&#10;VTsTfbQAHI+PP/44cnLhwoWJ7tFAYprmbbfd9sknn/RzPR9//PGKFSsi5zzwwAM//OEPjzQanSRJ&#10;11xzzdq1ayNnBoPBH/3oRzHa07///e925HHmzJnTpk3rZeE777zTfjJBCDF16tT169cPGjToSPty&#10;+eWX2xWobP/zP//Te5d+97vf2e2rr75a13UBDCjkRAEAAAAAgN40Nnj3fdJoFTjq6gh6Upz5hRmp&#10;aa7/rpPUG0mS0tJdKamOsGr4fWFvd0jXDYdTSU93C+nTtTicciikGYZp1VmSJKE4FUmWZFnSdMOM&#10;yH3SdSMc1qzFImZ/qs37SWv3jtbuHW3eHQG1SZIkSRKS+HdClGEan5Z6EkKYpikM0zRNoam6rhum&#10;YZqmMMWnWUySLEmf/p8wTdPU/5NOZZimphrhsBYOaZqqf5pMpRumKaxxmBRFlmVJkoWQJCEkSZIU&#10;h+x2O1JSnGnprvRMtyfFIQkpGNR83lAwqOmaHgyq7a1+XTPa2o5erCMc1p0uRQiRmu5O9AkCnPhK&#10;S0sjJxctWvTCCy9MnTq1q+u/Crupqjpu3LhEdzbBli5dakaYPn16H9+YnZ395JNPRs7Rdf2f//zn&#10;sXZAVdUf//jH48aN271796GvPvjgg6tXrz40I6j/egywl5+fn8xHLCUlpcecjo6OqB8TAAAAAAAA&#10;IKk0NDQsj2Dd4C1trugIdFW11bkcziGZBQnsniSkkYOK/OFAi7f9o6pdunH0EfQAJJs1a9ZETs6Y&#10;MSPRPRoYdF3fsGHDvHnzHnroof6v7Wc/+1nk5MKFC2+//fajvmvBggU9FnvwwQdbWlqivrM+n++2&#10;226zJ3//+9/3snBzc/OyZcsi57z22msul6v3TZxxxhnf//73I+c89dRTVibwkcybN6+4uNhqV1ZW&#10;Pvzww1HfcSCmyIkCAAAAAOBk4feFD5a1bNtS/d47pW+/tveNV3a//dq+de+Ubv+oprK8LRTUDn2L&#10;YZgfrCvvbA8EAqqq6pnZnpxBHlnuczrUv3V3hX3esMMhW4lJsiyrYa2zIyCsLCNT+LpDpiGEKUzT&#10;lCRJliWHJElCVhyyEKamGUKYuvZpNpRpCE037ISoT2sxSXaC1WHmy7KQZStDSli1nj5lmoZhCiGE&#10;JGRZVhRJkSVZ/jQlSrbaimQtYP2/aQpDN3Td1DVD1w1NM3TNME1TkiVFkWRZ+k83zP90KDJ9SxLC&#10;6VRS05xp6S6nU1FV3e9TZVnydodamn2tTUep8mFVo3K5FJfb4XBwbweIuc2bN0dOPvTQQ1ddddVh&#10;l3zsscfi0J9p06aZsfHggw8m8DhfccUVPaI4xxpx+fDDD0eNGnXfffcd+lJxcfG+fftuv/12STrm&#10;n7C+aGxsjJxMS0uL+fHqxxE7dChE6kQBAAAAAACceHTD6Ap6A2pQM+xR39BTWUtlWFc7Al1FWf/P&#10;3n3H2VHW+wP/Ps+U07f37KZuCgkJEJpSpApXigGEa8GrIF4UCyooXOEqoPgTAUXhqoiggCVRkW7o&#10;RRFCSEggPbubbO97ep+Z5/n+/pjdk5Ozm91NtpwkfN/3de89z3OemXlmsiFnz8zn+VYqPM/3XIpd&#10;hW7d1R8LpC2jI9yT72tDCNlvzzzzTOY157y2tjbfMzpImabZ29u7bt263//+95dddpnX6z3llFOG&#10;Vzc6ANFo9Kmnnsru+fWvfz3Oe0M//OEPc3oee+yxST/3u+66K5VK2a8rKipOO+20UQbnFLz6whe+&#10;UFdXN56jfOtb38rpGXExwQzGWPbpf/Ob34zH45N+7oRMHTXfEyCEEEIIIYQQQsjUikbSjdt7dzUM&#10;BAMJAECETJ0lzpmqKbquAABjrKzCU7+wfN7Ccrd78Bnr99a193RFwqGkZcrKSpfngKoSpZJmLJIy&#10;DJFOWU6nyhlPGxZjDMDQddXl0WLRdCyaBgAhJFc4YwAIyEBVGDJUVcUyRSplcWASECUAICAwBsNv&#10;4bGhuBPisHcRAECCnYhie0JOdmBJogTJlRHyXowxADm0/8HUk5B7DsDYYEWp3C3RDkUhA4aIMKy0&#10;FufM4VRVTUmlTCMthJCxaLq1OTh3QZmu7/NLm1TSBABNV7xUJIqQafHiiy9mN9va2vY18pZbbrn2&#10;2ms1Tcv3lA9JqqpeffXV//d//5fpWbt2rWVZqjr2l9ipVOraa6/97W9/O+K7d9xxx/XXXz+e/Ryw&#10;ZDKZcy4H8xUbfvPPNM1pmDAhhBBCCCGEEEIImVKRVKzZ3xFIhAKJcCAeCiWjEgfvbnDGdVVzqo6q&#10;grJZxTNmltQUuwqmaP2gQ4hEuWugLZgIA0CJuyjf0wHGWIm7sDPcK1A29bfOKq7J94wIIfshFot1&#10;dnZmmqeccsrwFcoIAGzYsOHYY4+dop2//fbb2c3a2tpFixaNc9vCwsJzzjkn+7bgz372sy9/+cuT&#10;OL1YLJa9tN/3vvc9Pmoc95e//GV280tf+tI4D1RRUVFdXd3d3Z3paWhoWL58+SibXHzxxZxzKSUA&#10;mKb5u9/9bjz1tQg5SFAmihBCCCGEEEIIOWyFgskNa9t2NfRLCdFIKhxKRiPpoUVmaQAAgABJREFU&#10;VNLMWQ6QM+Zy674CRzSS6u+NvfNW64IjKpafUJeIm++ubYtG08mk6XCobt++i7Aj2BWTpEREZACM&#10;c0VhqsZRQiiYFALTaUvTuMOlMQAJaKQtRWHhUBIBo5GUaQrTFKrKGWemIeyKJcC5y6HFYmkEQAkW&#10;SDYYQOJSDtWJGuWGXSb9ZLcwc94MABhDQIZDISpEkBIRpKrkfu3Isqo8MQY4FG/KvoiIKCTkJKoy&#10;ZaIYB5T7XIJRUZjHo6fTVjwmkglDdyjb3u9ZurxGUUb+AjQcTDHGfAXOiirvNP0kEfIBhogvvPDC&#10;iG/pur5kyZKNGzdmeuLx+OrVq1esWJHvWR+qTj755OyEDwD4/f7KysrRt2pqajr11FN7ekZYNvWk&#10;k05auXLlzJkzp3rmlmVNfCcH4MCu2PCHXei+LCGEEEIIIYQQQsihyxBmQ1/L1u6G1mAXIgopkmY6&#10;aaaSZiptGYxxhXGVK5xzjas9kf4dvbsBwOfwzC6dcVTNETOKKic8hUNVR6gnZab98ZBLd7q0g2Id&#10;uhJ3UUeoJ5SINPW3njn/Q5RbI+QQ0tDQkN382Mc+lu8ZfRC9/vrr2c0rrrhivzY///zzszNRjY2N&#10;pmlO4mKI//d//yeEyDQvv/zyUQYbhrFp06bsnqOOOmr8xzrllFP+9re/ZZq7d+8efbzL5br66qvv&#10;v/9+u/n973//mmuumZ5FAAmZOPpJJYQQQgghhBBCDkOWJd99u23zxk7TEP29sb7eqGkKRWFen7Oo&#10;2Olw6qrGFMalRNMU6ZQVj6X7emM93RGHQ62o8pmGaNzeH4+lgUE4kNB11S52lHMUKWQyYaVTpmEI&#10;xJEzP0ZaSETTFJwxOxAFAE6nKoVMJS2usL6eqKoqqZSlalxxqOm0xRgTcjCoZJoCwK4LhYjIGGNs&#10;rwpRo94LytRmQokMEHEwDWVXkWLMPqWhvdnVogTIYWEkHPxfBowxKWWm7hPjYM/M3qsQwJWs21Ny&#10;8PCcM4kIo3I4VGHJZNJKJcxoJLWrYaB+YTkfoWwVhIJxr8+hqnxOfVkefrYI+YDp7+9PJBLD+5cu&#10;XfrSSy8Fg8Ejjjgiu//GG2/8+Mc/TjeqD8yCBQtyeiKRyOgJn6effvriiy+2V63L5vF4/vCHP1x0&#10;0UXT82fhcOz1wMS0lV06gCsGAMP/yaZ7WoQQQgghhBBCCCGHomAisqZ5w86+ZkOYCTPVH/X3x4Jp&#10;K22/yxhzqDoiCpRC7rmP41D1IldBocsXSIQ3dzXMLpnx4TnHzPxAliTaNdAmUIaT0eqCinzPZZDX&#10;6dYULZAIlSaL/IlQmac43zMihIxXToWik08+Od8z+iB67bXXspsnnXTSfm0+vKhUd3f3ZC29Z5rm&#10;bbfdlmmee+65xcWj/Ue+vb09uzlnzpycu1Gj8/l82c14PD7mJldddVUmExUKhV599dVzzjlnUs6d&#10;kKlGdzoJIYQQQgghhJDDTTCQeGX1Dv9AYqAv1tkekgILi11lFZ6CAifj+3w0XEoZDqX6e6PtrcGe&#10;rkhhkWugP5ZKmADgK9Sj4bSUyJXBzU1DxKLpVNICQCFQCCkF2rWb7BwSY8AZk4iWKaVEKaWuq5Yp&#10;NW0wbuR0aYm4kYgZiGAagjHmdGmAYBgWVxhYiBJNc2iHgJwxxrmUUkoc//PtdloJERAHM12MAeMM&#10;MKv2E+wJWSGAlAiAirLnGEICZGpL2bNBBDZ0LRkAMEREYJyhzFSLQkRAzthgEgvHnq2mcdPkliVD&#10;waTbo7fs8s+dn5t6SqdFImHWzfJqmlJTV5iHHy9CPmC2bt06vPNrX/vaPffco6pqZWXlkiVLssfs&#10;3LnzvffeO+aYY/I98UNSzu2ZMd1///3XXHPN8P6rr776Zz/7mcfjmbaZV1RUZP8YRKPR6Tnu/l4x&#10;2/CqVgUFBdMzYUIIIYQQQgghhBAyKYSUa1vfX9O8IWUZ/bFAX8wfS8UZYyXuouqCcrfudGpOp6Zn&#10;VrtDRARIW0YkFQ0no4FkuDc6wBmv8JWmLaMl0FlXVH3KvONmFlfn+8ymVXuwO5qKSZTFnoPl+zEG&#10;rNhVEExEAKAj2EOZKEIOIdn1hQBgyZIlY24SCATOPvvsvr6+8vLyioqK0tLS0tLS00477dJLL833&#10;2Ryqcu7rzZ07d782H367JBQKTVYm6pVXXkmlUpnml7/85dHH9/T0ZDePP/74/Tqc3+/Pbo7nrtnR&#10;Rx+taVpm4b8777yTMlHkUEGZKEIIIYQQQggh5LDS1R568dkd8Vi6uWkgGk0XFDlrZxa7XGPXc+ec&#10;F5e4i0vc8ZjR3hrcsbUXAIy0xRgw4AAghOSKIiwZCadSSRMRDMOyI08AwBXGOeOMDVVhAillOmVK&#10;AVJKReGImEqaRpo5nKqqcs4ZV3gyYSoKQ0RfgdMu2aTrqpQmMGZaUlW5ZQkpUNUUzphlSca4REQJ&#10;iKOnjAajUIAgEQfv+DHgg/87OGJwnP0mG9wnMpASgQ1Gm3AoAQWZ/QAgAs8qJcUYAGMoUQLjgEKC&#10;wpnMVLJiCHZ9q7EwxjlnDqeSTluRcAoYhALJohJX9phQIA4ARcWuutnFw+pZEUIm3xtvvJHdVBTl&#10;ySefvOCCCzI9t912W86tqVtvvfWpp57K98QPSUKInB63272vwStXrhweiCorK3vuueeOO+64aZ55&#10;VVVVdrOvr296jrtfVywjnU7n9BQWUsiWEEIIIYQQQggh5JDRHup+cfu/B+LBvlig2d9uCcvrcM8t&#10;nVnuLVaVkZ8Ite9SuDSHS3NU+soQMWmmeqIDvZGB3uhAha8sZaXbQ90nzjrqI/XHc/ZBufsQMxIp&#10;0wAAj+6a8M4mjdvh6ov5JWI0Hcv3XAgh44WIL7zwQqZZUFBQUlIy+ibbtm07+eSTQ6EQAHR2dtqd&#10;X//61y+++OJ8n83UWr58OeI+7/Tfeuut2cWU9otlWZFIJLtn9EJMw8Viuf/hHc9d/nH6xS9+kd38&#10;yEc+Mvr4nEzUnDlz9utwa9asyW7Onz9/zE1UVf3EJz6xatUqu/nKK6+EQqGioqLJugKETB3KRBFC&#10;CCGEEEIIIYeP9tbgC89si0XSTTv7pZRz60uLStz7+z2dx6vPnFPc1xPt64miwIJiZziclAItS5qm&#10;iIRSUqKRtgxTMABF5bpTVRU+/CCmKaSQBgqFcWBgGoJxpqo8mTA1TXE4VSkREE1TqqqSiffoDiWd&#10;sgAAEC1LKpypmsI5AwBV41Ig2LWjEO3Q0eD3pQwZMmSZnNTQwodDk7HLQ7GhDFSmMFS2rFgUogQJ&#10;wDmT0i4whRL2JKgYy0pTZY7HGcrB+JSUiEPfkHKuAMAoFboyEBAA7KsRjxkut9beGiwocvKhbYUl&#10;e7qihYUu3aHOqS+d1p8tQj6oVq9end1sbGzMueVwwQUXZC+ZBgBPP/10d3d3dfUHa0XVSZG555dR&#10;Xl4+4sgtW7Z85jOfyem88MILV65cOZ3loTLq6uqym729vdNz3PFfsWyJRCKnx+v1Ts+ECSGEEEII&#10;IYQQQshEIOKrjW+vb9ucNNO7BlrDyWiB0zevus69n5Eexphbd80trastrOoM9/ZE+/uiA7NLate2&#10;vt8d6f/40jM9+tgr7xzqEDGeThrCYIwpTMn3dPbQFBUATGHGjWS+50IIGa++vr7sEkDnn3/+6OOf&#10;euqpiy66KKfzz3/+86c//el8n0qecX7gudzsu3W28Swkl+3999/P6ZmsRFA6nX7++eczzaqqqjFT&#10;czkBrYqKivEfLhAI5KzfN57CZQBw/vnnZzJRAPDcc8/RzyQ5JHxQAv2EEEIIIYQQQshhr7839vI/&#10;dkTD6YbtfZyzI5ZUFZd6DmzhomAg6fHoDoeiKDyZMFFiKmkGBuLhYNI0RTxumKbQNMXt1V0uTVP5&#10;SAdB05B2xEjRuK6rqsYRwTSEsKRpilg0LYUdbwJV4Za1p9KFRDscxFAi5yyTCGKMKSpXNUVRGGPA&#10;GAAgs/NOwOwqTtkT2TMrBpzB3u8jGzZ+zyZ26ApRCARE+3vXPTtjjDE2OMfsbQEYY4iICFICSmCc&#10;Mc7s5RTH9eeAg/t3eTRFYeFQ0khbPZ171rLq6Y4IS8yYVVRc4p5TXzZ5PzuEkJFZlrV27dpMc86c&#10;OcPXYHM4HNddd11O57333jt1s9q0aZM+Nb71rW/l94Jv2rQpu1lVVaXr+vBhhmEMv5t48803P/XU&#10;U3kJRMGw1fW6u7un57jjvGI54vF4To/LdRCtg0sIIYQQQgghhBBCRiRRrt72z/VtmzvDvRs7tsaN&#10;ZH3F7COr5+9vICqbrmpzSmuPqz2y1F3c7G/f0bu72d/+8NrHO0I9B7zPQ0XKTEuUhmXqijaJZUAm&#10;Tld0ADAsM5qOT3hnhJBpsnXr1uzm2Wefva+RiHjbbbflBKKKi4u3bt1K4ZMJcrlcuLf9XRLuj3/8&#10;Y07PZK2B+N5772U3P/7xj4+5yec///nscxl+O3IUDzzwQHbT4/EsWrRoPBt+6EMfym7+5S9/mZTT&#10;J2SqUZ0oQgghhBBCCCHkcJBOWS/9Y3ssmm7a2a9pyoLFFZp24GvaxcIpwxCMsbJqbySYjMcMyxLh&#10;kOV264YhFIU73JoyauEjYYEQUggJDOyRnHNdRyFQWFIiMgApEQEZAwS0LGlP2DKlsCRjgIiKwiUi&#10;Imbfi+IMuKYIgThYusmu/gQjxbKAAeDIE2TAcF/vAYCdawKQisIHM1AIAMiAMc7QznIhyzkqYwAw&#10;ONSOTmUmNp7baVKinfVSVe4ocgX98UTC6OmOlJZ7HE41nbb6eqKl5V6XSzvxlNk86/qnkmZfb7S/&#10;JzbQHzNNkTUfVlDoqqjylld6i4rdfBy1qggh2dra2rKbF1544YjDvvKVr/zkJz/J7rnrrru+//3v&#10;T13OZPhCd5NCCHHA2yKiw+HI7nn77beXL1++Xzt5+OGHs5vnnXfeiMPuueeenD+am2+++fbbb5+K&#10;azJOCxcuzG42NDQcVFcsR39/f3aztrZWUQ6idXAJIYQQQgghhBBCyHCWFM9sebWhr7nZ39EV7i33&#10;lswtq1P55Dz/qanagorZBRFvc6D9/a7kooq5K9999tKj/2NOaW2+z3sK2VWYDGHadZkOHrqq2hOL&#10;pRMT3hkhZJq88cYb2c0TTjhhxGGGYXzqU5964oknsjuPO+64l19+ubCwMN8n8UHX1NSUk1xaunSp&#10;qk7OvxHPPPNMdnOU1NzENTY2fve7383uueOOO8ZZgGvOnDmccyllZtqWZU3WRSBk6tDPKCGEEEII&#10;IYQQcjh449WmSDi1q3GAAdQvKp9IIAolxuOGkbYYA7db01QlFOwXQkqBibjh8uhO59jfJ5imBYBS&#10;osJ5do0lRWGMMcsUlkQGgIhc4YggBAIAIiSTpkRkjDHOdF2xLGmaUtN4TqaIcQABAMBAcs4RgCEA&#10;s2tGZQYBDoWihsWXgAEDBnZ+aa9+BnYfItrRLK4oQkh7enbdKikQBmNSuVknxgCRZepQASAwDgDj&#10;ySNJifYwVeUOh+pwatFwyu3WB/pjNbVFHa0hBqymrrCmrrBudjEABAbiW9/v7uwIR0JJe8LJhCks&#10;mTUZ5nRpqsYBQNfVskrP/EUV9QvKFZUqhxMyLhs2bMhunn766SMOmzlz5kknnfTWW29leoQQq1at&#10;uvLKK/N9BtOHMbZo0aLNmzdnel5//fX9Svh0d3fnVD266qqrhg9Lp9Pf+973snvOO++8H/7wh/k9&#10;/Zw6Ubt37xZCjB40mrYrNtyuXbuym2eccUb+rhwhhBBCCCGEEEIIGZsprCc2vbTb37ZroL030j+j&#10;sGpWSc3kljZijFUXlnsd7h19uzd17Tyyev5Tm1/+7HEfL/OW5Pvsp0rKTAOAJYWqaPmey140pgKA&#10;JS17hoSQQ8Lq1auzm/X19cPH+P3+0047Laei1NVXX/3LX/6SMid5h4if+9zncjpvuOGGydp/TsGl&#10;o446aopOZO3atR/96Eeze2bOnHn11VePc3NFUY455ph3333Xbkopd+zYceSRR07RbAmZLPTfUEII&#10;IYQQQggh5JDX3hrc3TjQ1R5OJcz5iyocjpF/35dSBoK9vX1t4YhfVTWn0+10uB0Ol8vpLS2pUoaW&#10;wUulLUQ0TaGqnDGWTpuarpgxISVKBF0fT9oKLUsKgYDAldx7cpwzrjAhpERgnEmJUiITUko0UpZp&#10;CSlRUbjHowshGWOmIUxTaJqSfXvPLsJkF2RCBMZyC0UNZp0w0xzh5qDdgwiAAMz+PzB8kJQyk5yy&#10;M1eMM5BoHxqy0lYICHJPbSpEZDAYoxr71iSCEFLTFQDQNBUYeH0Of7+ZSllBfwIYCwUTdbOKdV09&#10;8eTZHW2hzRu6OtqCQshwKJWIpeMxI5EwpByh9JXDobo9utfnCAUTXe3hdW+2Ll5WdcTSapf74LrJ&#10;R8hB6LXXXstuHnPMMfsaeeutt55zzjnZPTfddNPnP//5cS66dni45JJLshM+99xzz3XXXTf+zX/w&#10;gx9kN51O54jLKK5evTq7TJau6ytXrpzc5z8OQEVFRfayeQAQCATKy8sPhis23Pbt27ObJ554Yv6u&#10;HCGEEEIIIYQQQggZ2wvb39g90NbY39IfC8wsmVFbWDlFX4j5nJ6jZyza3NWwrWfXUTMWPfb+C/91&#10;/AqP7s73BZgSTs0BACpXTGFOeGeTyUQLAFSuujRnvudCCBkXy7LeeeedTHP+/PlOZ+7f323btn34&#10;wx+ORCLZnY888sjwHA7JizvvvHPNmjXZPZzziy++eFJ2bppmU1NTdk9VVdUkTl4IEQqFNm7c+NOf&#10;/vT555/Pfqu4uHjNmjW6ro9/byeccEImEwUAb731FmWiyMGPMlGEEEIIIYQQQsghABHTKSsSTqWS&#10;pmVJReG6QyksctmxlrX/bkkmzb7eaHmlx1foyN4wHPGv3/hK0+7NvX1tvf3tljXyfR1dd9bPXbZo&#10;/vKF85cXeWcBgBBSURUjLWIRQ1U52EEgxFTScnvGyNJIYQeNkNnRpREGIDCGUoIEADANSyo8Gk6Z&#10;lhwsc8RRolQ1bhhC1bllyJxY1NCecZRpDGal7NwSjpiKAjtZhQxgqNJU1lsAAMye7VCP/YozJgar&#10;TCEiy8Si7ApRnDG7UhRKlIAaVxR17HuTQkhEUFSuadwOkum6wjlPJU2UGIumZ9QVVVT5ZtQVvP5i&#10;YzCQMNKiryc60B8TQioKd3u0yqoCl0fPDq1JicmEkYgb8ZgRDCQAwOtzVFYVxOPGxnUdRyytOv6k&#10;WRMpKUbIYe/ZZ5/NbtbV1e1r5BlnnOHz+aLRaKanp6fnX//6175KSx2WLrzwwttuuy3T7OjoePnl&#10;l88+++zxbLt79+77778/u+fuu+8ecVnEe+65J7t57733FhQU5PvUgXN+9tlnv/jii5me9vb2MTNR&#10;03PFhsupLjV1ixESQgghhBBCCCGEkInb0bt7a09ja7CrPxaYU1pbU1g5pYfTFO2IqvpNXTu29TSp&#10;XPn7+y9+evkFmnIYPmjq0V0AoKt6wkjmey57MSwLAHRV8zhc+Z4LIWRcWltbs5sXXnhhzoAnnnji&#10;kksuye4pKCh44403li1blu+5EwCAe+6553/+539yOu+77z6PxzMp++/p6clucs59Pt8E97lt27aj&#10;jz4aAIQQ2Wv2ZfuP//iPv/3tb16vd7/2nHPb6I033hh/mSlC8uUw/KhKCCGEEEIIIYQcNkxTtOwK&#10;tDUHujvDibgxfIDuUDWdtzQFQoGEorCa2iK7P2Wk1q//59p3n2/c/S4ijnkgw0ht2/HOth3vAIDT&#10;4amrPqau/Iyy0lmhYEJKaRpCdyiWKSViOm06XSrno4V8hEQAsOtA5bwlpRQC7fwPANhzQwRgKA0h&#10;JSIi5wwYWKYUFiKiZUm7JJRpCkXhisIBgHPGGAM70TS8vtNeZzwUoxq5DhQAZ0wiAiADllU2CgAY&#10;Z4iIODhPOxVmJ604Z1IgY/YAhlkHtv9XogQBjDEzLQAB5WDeaV9rNxqm4JwpCne69MzEXW41Gk4n&#10;kmZlpXdGXZFlyfbWcCppdneGQ4EEMCgt9ZZVet0efV8rQvoKBjNywpIBf7yvJ7arsd/hUCurCyxL&#10;drSGzvrYwtLyyfkyl5DDTDweb2tryzRPOukkRdlnhlBV1Ztuuum73/1ududNN9301ltvTfrEli1b&#10;Np7/sE+/5cuXz5kzp7m5OdNz2WWX7dy5s6KiYvQNY7FYThCooqJixPsr4XD4jTfeyO757Gc/m+/z&#10;HrRixYrsTNTGjRuXL1+e9ys2HCK+8sor2T2UiSKEEEIIIYQQQgg5aEVT8Rd2vBFORTvDvdUFFVMd&#10;iLK5NMeiirlbexp39O3mjL/etPajC0/O95WYfE7NwRnXFdUQ5j4W1ssPQxgAoCuaz0G3bwg5NGzY&#10;sCG7edppp2VeI+Itt9zywx/+MHvA0Ucf/corr5SUlEzFZDZt2nTcccdNxZ6/+tWv5qxbdxhIp9NX&#10;XHHFqlWrcvqXLVv25S9/ebKOklMk6ogjjpj4PzqIaJqj1Tk855xzHnvssQOIdS1atCi7+eabb07W&#10;dSBk6lAmihBCCCGEEEIIORhFI6lNGzp3bu21LGmkRTSSiseNdMq0TCklMs5UhTmcmtuj9/fFouHU&#10;QF+sekZhPG4Gg4EXXv3D5u2vGGbiwA6dSscbW/7d2PLv6rKj59d9TONVjDGvzxkJp9CSUmAyYXq8&#10;o1VXl0ICAAIoeyJRKCwUUgKCzEoZgZ1BAkA7lTSYb2KIYBoCGOOcccaElPZIy5JSoqpyzhnjwIQd&#10;QMq9VTVU1ynTGu0rRQaAdgWozJw4MtxTiGowEMUY5wwlokTG7VgUl1IAMHvymWpRe6aBAIBCoCLR&#10;NIVlSSMNisJ0h6ooe6XFpJCWKR1OlTOwa38N7gAxnkj7fE5NV7q7ItUzfH090c72kKLwqhkF5ZW+&#10;8Vd5UlReXukrq/BFQsmenmhbSyAwEJ9TX/bEX9770ClzlhxVffDc7SPkINHY2JjdPO+880Yff9VV&#10;V+VkotasWdPU1FRfX5/vU5kmjLGHH344+1ZfKBSaP3/+Sy+9dMIJJ+xrq5aWllNOOaWzszO7c9Wq&#10;VZo2Qk3CnNuKl1xyyWQt0TdxZ511VnZz9erVV111Vd6v2HADAwPxeDzTPProoye+GCEhhBBCCCGE&#10;EEIImQqI+Nz2f8bTica+FpfmmFUyY9oOXejy1ZfNauxv6Y70v9exfXntklJPUb6vxyRjjHl0l67o&#10;iChQqOxgeZjWFBYAaIrmdbjzPRdCyLi89tpr2U27eg8ApNPpT37yk0899VT2u1dcccVvf/tbVZ3C&#10;/+aMHpU5YEKIqZtzXrS1tZ111lk5gSUAKC4ufvXVVznnB7TXETQ0NGQ3FyxYMA1n9+KLLxYXF996&#10;66033HDDfv285azc19zcLIQYZeFIQg4Gk/bXlRBCCCGEEEIIIZPCNMW6t1r/8ui7mzd29XRFdmzp&#10;3fxeZ8tuf9CfkBJ1h+r26k6nCgwi4VTLLv/uxoHuznAqafr7oytX/vmnv7rq3U3PHHAgKlv3wHv/&#10;2vjjjQ2/iSY6DcNS1cGvEdIpS4jRSpRIiSgREDhjACglmoYUQqJEKVEKHAwfMcZ4ptrTYIeiMt2h&#10;6Lqqqpxzu66UBARAYACAICxpGkIIyTnbU65qpOkM1Ycail3tY7bZJZ7sydj/gwiIAHIw2gSAnDHG&#10;GaK0g1J2PErKTLore5d7Hc2es2kIy5KWJRNxM5k0syrYYyptMc40TXG6NEXlAIAIoWAqETdVVdEd&#10;an9PtKTUvathoKMtWFziPvKo6praovEHovZcEwaFxa6FR1TMnV+eSpnbNnf7++Nv/XP3S//YISy5&#10;v3sj5PC2du3a7ObJJ4+xEmp5efn555+f0/mTn/wk3+cxrT7ykY9885vfzO6JRCInnnjiRz/60eee&#10;e66zs9O+YYaIoVBo7dq1n/nMZ+bMmZMT77n++uvPOOOMEff/wgsvZDcff/xxfcKi0eiknPv8+fOz&#10;w0XPPvvseMp5TfUVG27Tpk3ZzSuuuGJSTp8QQgghhBBCCCGETLrN3Q3N/o7d/nZDmAvKZyuT93D2&#10;eFT4Sks8RW3BLkOY/2x6J98XY0r4nB6npgNA3Ejmey57JIykrmqcMa9+sCwIRQgZ3TPPPJN5zTmv&#10;ra0FAL/fv3z58pxA1G9+85vf//73UxqIIuMhpbzvvvtmzZo1PBBVW1u7bdu20tLSSTxcd3d3drOy&#10;cjqqPgKAaZo333zzkUceGQ6Hx79VQUFBTk8iMQkPnxAypei/qoQQQgghhBBCyEHE3x9/efWOUDDp&#10;7491dYRNU7g9jrpZxYWFTt2pDq/k09cTTSWNro5IJNa3fsffA9Gdkz6lQHRbsGFnfc2KGWUnI6JE&#10;YIDRSMpX4FSUkSsL2YWgAAABhYVSIAJIaWeMBiNHiMjsGk0wWOsJADhnCud2DSU2eHMPEUEIlFKi&#10;BARknEmJaAr7ajDGEDG7UlTOI+ijPJA+OEUEAGSMcT40mgEOYkMnwgDsCleIklsoGDAEZACMgcyc&#10;CCLn3C4YhYiMDVaX0hyKnQcTQgoBisLtwlkOp6pp3DSksNDhUIWUnLFQIGGYMhEzpJAuj845i4RT&#10;FVXeHVt7GLDZc0tLytwTr+lUXOLyeKtbmvy7GwfKK7yI8PpLjWf+x0IqFkVIxosvvpjdXLJkyZib&#10;3Hzzzf/4xz+yex588MG77767sLAw32czfX76058ahvGrX/0qu/Pll19++eWXx7P5Nddcc9ddd+3r&#10;3TfeeCOnZ4oWOzwAnPMvfvGL99xzj900DKOjo6Ouri6/V2y4nFzZxz72sXxfOUIIIYQQQgghhBAy&#10;AkRc17opmo73Rf0zS2Z4HXmIx8wqnvFeYlt7sFvlSluwa2ZxTb6vyiSrLarqCPVwxoOJcKHzoKim&#10;joCBeNiuylVbXJXv6RBCxhaLxTo6OjLNj3zkI5zzLVu2nHzyyZFIJNOvadqbb755/PHH53u+BBob&#10;Gy+++OKtW7cOf+v0009/5plnvF7v5B6xq6sru1lWVjbxfS5ZssRemw8RDcMIhUINDQ3/+Mc/7rvv&#10;vpwI086dO4855pitW7e6XK7x7Hn46Uej0exlAQk5CFGdKEIIIYQQQggh5GDR3OR/8q/v9/fGGrb1&#10;tjYHXC590ZLKI46srKjyOVzaiDGYSDgVi5pdA2s37LprKgJRNkTR2Pn41uY/IZookTGwTBkOJhMJ&#10;U0rc91ZgWVIKuzaUBATOuaIwNljAaej/Qya3xBhjqpbzZQVjjKkq1zRFUTlnDCUO1pYa3BQRhmo6&#10;Afhc8wrc8wrc8wpc8xxa8V6HwT0TQwQpAaUdpgJul6viTFG5onLOOQMOdtkoAMbArnk1SAGGAIgM&#10;GCIgY4rCGOcKZ5xzREAJQ1fFTm0BSuCcq6qiaSrnXAhpGEIKmUqayYQRTxhSynTalBZGIil/fzw4&#10;EDdSlqJwy7TSaUtYoqs93NsVLShyuNzaxANRNl1X5h9RXj2jsL8v1tEa3NXQ//Ybu8dT1YSQDwJE&#10;fP755zNNj8cznvsTJ554YlVV7l3qBx98MN9nM60457/85S+ffPJJj2f/ntJQFOXRRx/95S9/Ocp/&#10;5davX5/v8xvNlVdemd0cZ6hpSq9YDkT83e9+l2nOnDlz/vz5eb5qhBBCCCGEEEIIIWQkrcGugXiw&#10;K9ynKmpNQUVe5uDWnZW+su5IX8pMv9a49lC/g1BSUnJWFo/HU18+izNe6PIF4vtRQGNKxdIJS1rF&#10;7sJid0Gpuyjf0yGEjK2xsTG7ee655z722GNLly7NDkQBgGmaCxYsyPdkP+hM0/ze9763YMGCEQNR&#10;995776uvvjrpgSgAaG9vz26Wl5dP4s4ZYw6Ho7Ky8tRTT73jjjuCweCDDz6oKEr2mObm5q985Svj&#10;3OHw6FQoFJr0a0LI5KI6UYQQQgghhBBCyEGhYXvfP19qiIbTTQ39jMHc+WVFxa7Rn3KOhFPNTQM7&#10;ml/Y0f746DvnTCtwL3TplU6t3KmVO7RSABTSkDItMJ0y+qLJXZFkkykio+ykP7Ihnu6sr/ovFytn&#10;DKSEZNwwDeFyabpDyRmMCFJKzrgUEuxgE2d7hZMGiylll3VCRVX2dcqMMVVlqDA7Z2UPUhSOCBKl&#10;XYeKMeZxzLSPvvfB7P+LgMxeLCl7xzi0f0CQmeJOCkgxWIeKAUhAxpnCGVe4kRbIGUhAAMaZyrmd&#10;upISBgtKoT2Z7KuBmXyUqnJEZlnSNAUAJBPIFaZpTAhIJA1hSQaMK0xRWDptAaAwZVpIXVM1jQf8&#10;yWAgWVDgrK4t9PocE/+pY4zV1BYiQE9nWNMVAHB79KOOrZ34ngk51A0MDGQvovaxj31sPLETzvmt&#10;t9765S9/ObvzlltuufbaazVNy/c5TasVK1b4/f5HH33029/+ds5tv+Hcbvd111337W9/e/SCWqlU&#10;yjCMfJ/ZaI488siZM2e2tbXZzd/85jc5KalpvmLDNTY2+v3+TPN///d/JytnSwghhBBCCCGEEEIm&#10;17vtWwxh+uPBGYWVCs/b2vczi6v7Y4H2ULdTc/TF/JW+SShtkS8lJSWnnnpqdo/T5XRqjlJPUVN/&#10;a8JIuXVnvucIgXiIM17kLqgvm0Xf3RFySFi7dm1289e//nXmNkGOBx988Prrr5/q+SxbtuxQj7BO&#10;kXXr1l188cWdnZ3D35o7d+7q1asXLlw4RYfu7e3Nbu7vGnn7Rdf1q6666pRTTlm8eLGUMtP/8MMP&#10;//CHP6ytHftJgJw8FQBEo9GpmzAhk4IyUYQQQgghhBBCSP61twT/9XJjOJhqauh3udR5Cyt0XRl9&#10;k1Awubuxf3PD0ztbnx1lmM81t9S7vMizVOG5ERqFDy7w43HUlfqOBcCU6Q/G3u8N/1vI5Ih7S6R7&#10;t3X8cumsa5xaNWMgJZqGkFKalupy63zo1owUaFkCAaSQwBjfk4bKTiMhIkPEwXAUAONj39xhjGka&#10;t5iUAu2QlaIyEMwu+mTv3v6ONxNDyhwY7QwW5BwDGTBAQPu7YWZnpJAxBhJAQYVzxhlYUlWZonBN&#10;VxDRNKVEZICcMRwqRMU5Q2ByqPYUYwwREFEIOTR5yJwhY2AJtL+FRGTSAkXjnHOnS9d1zjl3ujUj&#10;bVmmiJkGY4yrLBJJp1KW26MLgZFIqrTMUzuzeFhZrQNRM6PAMkRne0jTlLX/bikudc+cXTLx3RJy&#10;SCsvLz+wO0Zf+tKXvvSlL+V7+gcFh8Px3//931dddVVjY+Pzzz+/fv36devWtba2plKpoqKiurq6&#10;pUuXnnjiiaeffvrixYtVdexvqp1O50F+G48xdvvtt3/uc5+zm2vXru3v7x//an+TfsWGe+ihhzKv&#10;FUX5zGc+k+9rRgghhBBCCCGEEEJGEEpGdg209UT6AaCqYDKrSewvTdHKvMUDsWB9GTb2tRzSmajh&#10;OOPzSmdGUjEACCRCbr0qv/NBRH8iVOjyKYzPK5uV78tDCBmXF198Mbu5r0AUfFAX0TsYpFKpa6+9&#10;9re//e2I795xxx3XX3/9gd12Gadkcq+nL6b0WLaFCxc++uijn/3sZ7M7H3zwwVtvvXXMbYc/tGGa&#10;5lRPmJAJokwUIYQQQgghhBCSZ5Fw6pXndkQjqV2NAx6PXr+wXFHHCLrEounmpv431/9pZ+vqfY0p&#10;dC+sK73QoY3/7hRzamXVxWdVFJ7SH1nTG37DEvHhgyyR3Nb+0LELvuXQCg1DCCEtE6UwTUN4vQ5V&#10;45YlTUsgAkoEDgrnuSGkwcASICAMFWhidmRJjmueqsolQ0tIxpimKYwxy7KzSHbuyK4TxTKHg8Gy&#10;UQjABrNRWdGovZ6wH8xFgZQSB2tZMVVVhEApgXM00gKAAQLnDBigBBTIh9JcDIAzJhja6SfOmZQA&#10;jElEsCQOHU9KQEREtC8BY6jpqsfr0B0KcOZ2a16fI52yzLRlWRIYOl2q1+vwFTiFkPF4Oh43vD4H&#10;IkTCqTn1Zb6CiRaMYozNnFNsmqK1OeD26Gv+1VxbV8wVWn2QEDIJOOcLFy6cuqX1DjaXXXbZVVdd&#10;lbk59Ic//OG6667brz1M3RUzDOPnP/95pnnLLbdM6UqEhBBCCCGEEEIIIYcBRExZaYlSUzSNq9NW&#10;t2dLd6OUsjvSX+IudKh6fi9CmaeoNzIQTkUb+ltOmXdcficz6eZXzN7a01jkKuiO9FUXVOSxJBcA&#10;BBKhpJGqK6p2ao7aojwHtAgh44GIL7zwwohv6bq+ZMmSjRs3Znri8fjq1atXrFiR71l/sDQ1NZ16&#10;6qk9PT3D3zrppJNWrlw5c+bMqZ6DZVnTf+Kf/OQnv/SlL8Xjex75eOihhw4sEzW8chQhBxvKRBFC&#10;ps+TTz75yCOP7NcmiqL4fL7y8vI5c+YsWrRo6dKlZWWH1XIjk+XOO+9cs2aN/XrFihVXXHFFvmdE&#10;Z0QIIYQQMl6I8NoLDYm4uathQNf5eAJRpil2NQyse//JLQ0jB6I0xVdX9vFiz5HDaiKNi8IdVUWn&#10;VxSe1OF/rj+yZviAtBnetPu3pxzzbU3TUynTMqWUKE0RDCY0VRESpZBC2nmnwXMZjEDZhsJBjLGh&#10;kkpgl20fZwEQxMF6U6YpLEvaqSvO7RpNmUGDZ88wk8LKuhrZFwbtEk7A7NAUIkpgDOzyVRJRSskY&#10;oAALkDFERFXjDEAIRAWkXe6JMc7sMBUyxhSFMcYQcDCqBUPFpBCFGEqEDZXGUhSuaooE8BU63G4H&#10;V5iUGI2kLUtaplQVxb4D53Cqmq74CpzRSCoWSaWSZnGJu3FH3+y5pSVl7gn+HDLG5tSXbX2/q701&#10;6HJrW97vWrZ8xgT3SQghH0BOp/Pmm2/O3FK6/fbbv/GNbxwk94qef/55wzDs15zzb3zjG/meESGE&#10;EEIIIYQQQshBR6JsC3Z3h/uCybA/HvLHQ2lr8BsVxpiuaLqilXlLZpXUzCquqfCVcjYlEZqucF/c&#10;SFrCqvCV5vuSQIGzQOGKPx4qcgVCyUiRqyDfM5pM9WWzilwFs0pmvN+5vTvSl8ckEgK2Brvcuqvc&#10;W3Jc3ZH5TWcRQsapv78/kUgM71+6dOlLL70UDAaPOOKI7P4bb7zx4x//+LQlbMnTTz998cUXS5m7&#10;MqvH4/nDH/5w0UUXTc+fhcOx1yKn01N2SVXV//7v/85eLK+jo8MwDF0fI2s9/JmNaShsRcgE0c8o&#10;IWT6IKIQYr82EUL4/X6/379jx47nnnsOAGpqaq655pqjjjoq32dzcBFCZK7t8A9wh6LD74wIIYSQ&#10;g5AUMhpJx2Jp0xCcM92hFhQ6XW6NvoCbZju39fZ2R9paAkLg/CMqxgxEAUDLLn9n984NW/8+4rsl&#10;3qNmll2scOcEJ8aZPrNshdc5s7X/cYm538rFkp0bdjx0dP1/2zWUUCAgMA7ptAUAEiUAYwjCktL+&#10;gWKMgR00GvwRs79I45xn0kd2UAkR9/VDKCUKIXEoEYUAAHYOChljcnAPe31Dh3v+PwMYSj3ZE7Df&#10;Y0MlpIb2aiekABhDtINMQiBKRECOXEpUOFdUhQEwLi1LKgqTCChxMP0EwBmTEu17VUOnDWjHq4TM&#10;zIYxpqhcUbgUaFlCd6jCQrs6UyyakkKmU5bCmQRgnAGAonAA4AorLHa53HookBjoixWXupt3DUgs&#10;LSufaK0PRWE1dYWtuwOhQHLD2rb5iypcbm2C+ySEkA+g66677v/9v/9np4+CweDrr79+1lln5XtS&#10;gIjf/va3M81bb721oOCweniFEEIIIYQQQgghZIIG4sEtXQ1bexpj6QQCpi0jaaSSZjppphCRc65y&#10;ReGKypWeaH+zvx0AnJpjZnHN0TMWzS6pncT7a4jYE+2PpeMA4NXzX+ibM1biLgwkQvNgZmN/6/Ez&#10;l+Z7RpNJ4fzUecc9s+XVUk9xR6inyleu5mmFo96IP2mkFlfNd+uu4w6vi0zIYWzr1q3DO7/2ta/d&#10;c889qqpWVlYuWbIke8zOnTvfe++9Y445Jt8T/0C4//77r7nmmuH9V1999c9+9jOPZ/r+ha2oqMj+&#10;MYhGo9Nz3BNOOCGnJxQKVVRUjL7V8KpWdEeJHPwoE0UIOcR0dXV973vf+/CHP/yd73yHwseHomuv&#10;vba9vd1+/fWvf/3MM8/M94wIIYSQD5xEwti1c6C12d/bFRUiN3vsduvVtYVz55fNnF08nnAOmSAh&#10;5Pq3WqORVDCQqJ1Z7HKNHUEJDMQD/vArb/0KcYToeHnBiTPLLjqw8lAjKvEe49Krd/X+IW36c97q&#10;C2zZ2frs7MqPcc4UlVmmlBYMZZvsmBEM3QG0Q0YA2ckkAGYXd0Ic/FHb96yFkFKgnTmyM1HZqxNJ&#10;BA7IGGOAcijsNFSKKXvXgyEnltWHmXBUZmhmGpwxzgBBSkQAlAgMAUBRuT2Ec65r3BISpATGhBws&#10;gSWEZIwNboXIABljku2Je9k5Ka4wBmAXoRIWpJJGX48lBXoLHImYYRhCSnR51GTC4owBY3ZcyqY7&#10;lLIKb8CfCPgTxSXutt1+VeVFxa4J/nGXlnn6e2MdbcHCYuf6t9tOPXPeZP0gEULIB4fP5/v1r399&#10;1VVX2c3rrrvu/fffz/ekYN26dY2NjfZrj8eTnY8ihBBCCCGEEEII+SBDxMb+ljUt7/VE+iViMBHu&#10;jQ6Ek1E5dBdGUzWFcUsIiTLTqSpqodNX5PKFk9GGvubqwoqT5yyfW1o3KcmocCqaNFLRdFxXdV09&#10;KBYvK3IX9McCSTPdGx3I91wm3xGV895p3ZQ0U4GOUEeoZ3bpjOmfg5CyPdhd4PIVuwtOmnOMQ9Un&#10;vk9CyDR44403spuKojz55JMXXHBBpue222679NJLs8fceuutTz31VL4nfvhbuXLl8EBUWVnZc889&#10;d9xxx03zZKqq9ipC2NfXN+Ym999//7XXXptpHnXUUevWrdvf486dOzenZzwlqtLpdE5PYWHhNF4t&#10;Qg4ExQkIIYekNWvWfO973/vRj37EqUzwoYYKQBFCCCF5FIumN6xtb9jRJ4VMxI1IOJVMmOm0JYUE&#10;xlSVOxyqx6eHQsldDf1uj37UsTMWL62mZNSUatjWm0gYXe1hh1OrqPSOOR4ldraH33r3T7FE7/B3&#10;Kws/Ulv6sUkMRNlcetWC6qt3dP6fKXLXK2rre7XUe6xTK2WcaTq3TInIEEDhHNH+uIfAGNiVnACA&#10;M8aYHWdCBM4ZY8CBIeC+Ji2EFEICDtZZGgwwsQwAACERABTOGOeWKeRgwSaWKQ8F9vGG7kRm9Q5l&#10;tLJiUfZAe9aAjCtMChycgEBV5ZxnTZaBqnJEZqSFlDhY88pOfQ2+ZApnXGGMMZQoJDIGmqbYRZ/s&#10;6lJ28SsjLTQdwuFkNJJinBlpS9U4QwYIXGHqsL+JXGGl5e7AQCIUSPAyT8su/xFHVjmcE/qqhzFW&#10;N6t457begb54046+D39kjkr/BSCEkP13xRVX3HHHHXYGadOmTRs2bFi+fHl+p3TjjTdmXv/qV79y&#10;uSYaoyWEEEIIIYQQQsgHGSL648H+eDBtGoYwDWGkLdOlOcs8RaWe4iJXgXKIPM8TTkZf2vnmroG2&#10;uJHsifT3xwJCCofqqC6ocDucbs3l0hwK31M1SCJawoqkYqFUJJKM+eNBYKzCW5I0U93hvkpf2Wn1&#10;x88prZvgrHoiAwAQSye8ujvfV2iQU3UAgGEZsVQ833OZfIyx0+qP7904UOkr64r0FrkLily+6ZwA&#10;Iu72txnSXFQ8t9DpO2rGEfm+JISQ8Vq9enV2s7Gxcc6cOdk9F1xwgaZp2UGUp59+uru7u7q6Ot9z&#10;P5xt2bLlM5/5TE7nhRdeuHLlyuksD5VRV7fXZ4Pe3t4xN/F6vdk/Nlu2bDmA4+p6bsLW4XCMuVUi&#10;kRg+mem6VIQcIMpEEULy5qGHHiovLx99DCJalhUMBnfu3Pnoo49mfxTYunXr008/fdFFF+X7PA4K&#10;3/3ud/M9BTojQggh5KCGCJs3dq5f02YY1kBfrK8nmk5bDJjDqTqcquJQAcA0RTiYHOiPMWDeAkdl&#10;tS8RN7Zt7jnt7PlVNVQIe6rs3NoXjxmxWHrmnBLGx84y+f2J3W0bd+x+ZfhblYWnTEUgyqarhfVV&#10;V+zsul/iXusGIYr2geeWzL4CAExTco6WJTlnXEEAziVIKbnCGHC0Sygh2nklOxbFGGecASJKQICc&#10;G6SIaJnSLg41lIayt8g9R86YlFIicAmMZUWhkAHDobpUWVsh7F0aKvtNxhgMVqManAVwjpaAwdJT&#10;KPcOVQEAmKaQUiqc2cWpGAOm2FWrUErknDHGOAPBGOeg60pmnUjGmQJMUbiwpH3f2LIE4wwlogSH&#10;Q0mlLCkkZ0xReCyS1nRF15XMjwpjrKTUPdAfDwYSquptbvIvXFI5/jUo0ykzGknFYkY6aZmmkHa0&#10;TGGJqLGroV/Xld0NAwsWV0zFTxQhhBzeOOerVq069thj7eYNN9zw8ssv53E+TU1Nr7/+uv167ty5&#10;l19+eb6vECGEEEIIIYQQQg5JKTPdEuhs9rc3BzqiWdkYiShRKFxhwABA4bzUU3xE5byl1Qs8joMl&#10;1ZNDSPlu+5Z/715vn1RPdEBhvMxTXO4rKXB491XuiTOmq1qZt7jMWwwAacvoiQx0R/r6YoEyT3HC&#10;SPZGB06cddRH6o/n7MBTYf0xv0SZMFNl3pJ8X6dBdrkqQ5gxIzHhnR2MZpfUzi2bKVBG0/GdfbuX&#10;1SxyaWM/NT5ZuiP9fVH/rJIZPqfn9PknqlkxPELIwcyyrLVr12aac+bMyQlEAYDD4bjuuut+8pOf&#10;ZHfee++9P/7xj6doVps2bZqiOkhf/epX77nnnima9iQyDOP888/P6bz55pt/+MMfTko5xwMwf/78&#10;7GZ3d/eYm9TX12c3U6lUIpFwu/fvY1U4HM7p8fnGDv3G47n5Z1pojxz8KBNFCMmb8Xy8YIxpmlZR&#10;UVFRUXHSSSfdfffdb775Zubdhx9++Pzzz9e0g6JINCGEEELIQcswxCvP7WhvCQb9ifbWoGmKggJX&#10;TV1RYaEzpwaUXakmFEz098Wbdvb7CpxVNQWP/ObtOfNKyyq8pikYY5quFBQ4S8s9VTUFThd9EpuQ&#10;SCjV1xsNDMQVzkvKxvXtVX9PZO3GVcP73Y6aGSVTFYgaOsSMOZWf3tXzB9g7T9Qffj8Sb/G5ZqGU&#10;mPmcjwwYMsYAGEpknDHGFAYITEocHAkgpVRVVdjpo6G92nsQQgpLIoCUaFdu4pzv63cIxgDsKkwA&#10;AIiZzJJdsgkQ9v3bR+Yd+7hsaDsJgAhSIh/KSNnZKkQUFirqUMkpRMMQUkg7yMQ40/TBGlAAIIWw&#10;LNR0RUpkjIEQmsr3/lUIpQQppEQEhgAgBaA1WGTKMCQCcs4sISxLRiMpextNV71e3enSgAHjrLjE&#10;PdAXC4eSXGH+/lhZxRirNAkp/X1xf38skTABQUi0TCGERAmMAePMMEUonFS29z3627dPO3vBkmVV&#10;1bWF+fqCmBBCDlHLly+/8sorf//73wPAK6+80tTUlHP7ajr94Ac/yLxetWqVotBDFYQQQgghhBBC&#10;CNk/CSO5puW99zq2WVKYwgolI8FkJJqKWVIIKYbWQWMuzenWnS7N5Y+H+qL+N3atn18+66gZR8wu&#10;mXFQfcmctozH3nu+I9QzEA/uHmi3pDWjoLKupEph+/e1iUPVZ5XUzCis7Ar3dkX6/PHg7JLata3v&#10;d0f6P770TM+BVnmypLCXitP4wfJ4p67oYGei0odnJooxdsHi0x9d9+QRlfPe79yxo3fX0pqF05NN&#10;CiXDzYGOcl9pbVHV8TOXLqqcm++LQQgZr7a2tuzmhRdeOOKwr3zlKzmZqLvuuuv73//+1OVMsusL&#10;TSIhxBRNeHLdc889OX80N9988+23357HKS1cuDC72dDQMOYms2bNyulpaWlZvHjxfh1306ZN2c2y&#10;srLx1Inq7+/PbtbW1tJ9JXLwO1g+NBNCyJgURfnOd76zY8cOv99v90gpt23bdtRRR+V7aoQQQggh&#10;B690yvrHE1v6e6KtLQF/f9zrdcxbUO7x6iMOZow5nGpldUFpube5aaBlV6Bxe19hsWtXw0Bpmaei&#10;yguMqQrXHQpjjDFWNaNg4eLK+gVlXDnwte4+yDrbQwAQCiYLi10KH/saJpPm7tat/lBLTj9j6pzy&#10;T7H9vFF3AIrciysLT+kNv5HT39T91FFzvgYAKMGu+yQR7fNhHFAyO9QEAIB2QIkBDtZhEnYcaE99&#10;JbtarLTrSdnhqVHSUFkXAYREBoAo7eJQ2W/CYDRq31vzYXkyBM6YXTAKh7ZGAEQmpOTIGGNCSNMQ&#10;iMAYQ4mKwrWsGlAAIJEBQyGQMbAswTnjSuZdlBKEZdfNAkQEBCkBGCIyBGQIAiQiMGDCwlTSTKeA&#10;K1zhTEo0DUtRuMfrcHs0VeO+QkcklEqnrK6OcEmZh++j5hgi9vfGujsjlikMQyQTRjplCSFzhkmJ&#10;ibjRg5F0ytyxpae5aaCyuuDDp82pqBx71ShCCCEZ995771/+8pdEIgEAN91001//+te8TKO7u/sP&#10;f/iD/frSSy89/vjj831hCCGEEEIIIYQQcihJW8a6ts3rWjelLaMnOtAbHYinEwCgq1qh06cpqspV&#10;zrjCFUMYCSOVMFL+eAgRHaqjsqAsZaV39jXPKKw8b8npJe7CfJ8NAEDCSP5143Pdkb6GvhZ/POhz&#10;eurL5rv1A38wXVWUmSU1M4oqdw20NfvbI6mYkOLhtY9ftOyjMwor8326k4MzpiqqYZlpyzCEqSuH&#10;4bKJLt35iaPO+cO6pxZVzt3S3bCzr3lRxdzx3L+biLiR2NHb7HW468tmzimtO33+ifm+DISQ/bBh&#10;w4bs5umnnz7isJkzZ5500klvvfVWpkcIsWrVqiuvvDLfZ3AYSqfT3/ve97J7zjvvvB/+8If5nVVO&#10;najdu3cLIUYPGlVWVvp8vmg0mul544039jcT9ac//Sm7+alPfWo8W+3atSu7ecYZZ+TpshGyHygT&#10;RQg5lHDOv/CFL9x1112Zni1btlAmihBCCCFkX4SQLzyzra8n2rSzPxZJ19QVVVUXjJ4tQYm9PdGe&#10;roiwpMujJ+JGZ1tI05WeznBbi9PrcwAAY8zt1nyFzkTc6O4Ir1/TesLJs+ctKDuoVvg7JPR0RdJp&#10;yzAsX+G47gKGg8ktDS8M768t+Q+nXjE9c64uPtMffdeSe60CGIm3BCI7C1wLAJAzhsBQIigcABhj&#10;CFIi4wykHf9hjHOGEhABESQiSjseBXbWzjQlINqDGWP7ivdkQwCUCMAkIgMOYIej9qqbhWyEKlqD&#10;BwbMeTuTnuIMGGdyTykrhoiIYJqSAQgpAcBOeKkq1/Tcr1lQImNMSskZBwBF5facpJTCGsyC4WAq&#10;igEwYAiMMc6YHExxcQZcAbdbVzQuhZQCTVMYhlBVrumKEDIaSRUUOt1uPREzo5G0w6n6++PllSOU&#10;ikqlzOYmfyJmpFNWNJoyDcE5czhV3eHQNEVROONgl40SluzvjZqmCAWTG95pq64tNAzR95fokUfX&#10;nHjy7KxYFyGEkNF4vd5HHnnksssuA4C//e1vzc3Nc+bMmf5p3HrrrfYLzvn999+f76tCCCGEEEII&#10;IYSQQ0lLoPOZLa8mjGR/LNAW7EqZ6QKnd3ZJbbG7wKU593VjSCKGkuHuyEBbsKs92FXmKTaF9fDa&#10;v59ef+IxtYvzezspmor/dePq3ujA9t5d4VRsblldla98UqakcGV++Wyfw9scaH+/M7mocu5fN6y+&#10;/LiPV/hK83i+k0hhXKAEAEtYh2UmCgDKvCUXHnnm45terC+f3djfsqW74YiqeVN3sv54qKG/WVe0&#10;IyrmlXmKVyw9y76dRAg5VLz22mvZzWOOOWZfI2+99dZzzjknu+emm276/Oc/z6c4ePkBtHr16uwy&#10;Wbqur1y5Mu+PslRUVHDOpdyzVmkgECgvLx9lE8751Vdf/dOf/jTT89Of/vRLX/rS+A+6e/fud955&#10;J7vn05/+9Hg23L59e3bzxBMpr0sOAZSJIoQcYnKKSHZ1dY1nK8MwNm3atG7duu3bt/f29kopq6ur&#10;Fy9efOKJJy5dulRV9+8/hul0evPmzevXr29qauro6LAsy+PxzJkzZ/78+cccc8zChQsPrFKk3+9/&#10;66233nnnnd27dxuGUVFRcfzxxx977LFHHnnk1H0mS6VSL7300j//+c+WlhYhxN///vd9fc4WQjQ2&#10;Nq5bt66hoaG5uTmRSDidzpqampkzZx511FFLliwpKyubokmOU19f37p16zZu3NjS0hIIBBwOx+zZ&#10;s5ctW7Z06dLFixdP5PcHIcSWLVvWrFmzZcuW3t5exlhlZeWSJUtOOumkI488kn4zIYQQcjBb86/m&#10;7s5Ic9NALJqeM7+0uMQ9+vhkwmhu8icTZippRqNpyxSayplbsyzpduu6rtTUFjqcWjplxiLp3u5I&#10;T1fEV+CsqS189fmdDdt6Tz93gdutj29qBAAgFEykEiYAuN3jupvS3d3V3P5OTqeuFpcXnjRtc1a4&#10;q7r4rHb/Mzn9/eH3vM75jAFjAIyhsGM+jAGywTQUAAxlnBggYyhRSkSJiIBD4SQpkDEQAgGQczbO&#10;T8JSDkWW7JJOdqiJDYaiGBvMONkHyd4lGyphZae19sSvBkNamYDSUBsQkUkhAYArnDFmz13TFVXN&#10;/S0AcTDWBcAkyszpCEsKIdGetn2ZOGOMMUAh7HJUaA8VKBljiCCEdLhUpnJ7aqYhTEMkEyZXmMOh&#10;hkPJdNpye/RIOGmkRX9vbHgmKhxMNjf57ZhTOmVqmlJU4na61dykGAOVM1XlBYWuRMIor/C6PXrI&#10;nwz6EzW1RYjY2x0598LFrvH9xBJCCPnEJz6RWf3x+uuvf/zxx6d5Ar29vQ888ID9+r777istPUwe&#10;wSGEEEIIIYQQQsg0eL9z+4s73oymYw19LQkj6XW4l9QsKHL6xtyQM1biLipxF6WsdG/E3xXuDSWj&#10;88pmvrTzzYb+5guWnOl1uMdx/MkXTcX//O4zA/Hgtp7GWDqxqGJOqad4EvfPGKsuLPc63Dv6dm/u&#10;bjhqxqLH3n/+v467yOf05OV8JxEiGsLUFZUz7tKc+Z7OFKovn3XavBNWb3+9uqBs90DHwK7gnNI6&#10;j+5ijLk1p1t38cl4iAsR24Pd7aHuQpdvUeXcAqfvkqPOdah0m5WQQ8yzzz6b3ayrq9vXyDPOOCOn&#10;5k9PT8+//vWvfZWWIgfsnnvuyW7ee++9BQUF+Z4UcM7PPvvsF198MdPT3t4+eiYKAD7/+c9nZ6Ia&#10;GxvffvvtD33oQ+M5opTyP//zP7N7qqurx7ntpk2bsptUtYIcEigTRQg5xOR8QInH46OPtyzriSee&#10;+NOf/pSdsQaAlpaWlpaW1atXK4py+eWXr1ixQtPGfqpPCPH0008//PDDmUc2bYZhBIPBDRs2/OUv&#10;f3E6nV/+8pfPOOOMER/fNAzjk5/8ZKb55z//2eVypVKpX//61znLBrS3t7e3tz/++OPl5eXXXXfd&#10;kiVLRpnYnXfeuWbNGvv1ihUrrrjiipwBK1eu/Otf/2q/vu6660499VQA2Lp162233ZZKpcY86xde&#10;eOHRRx9NJPaqBhCLxRoaGhoaGl5++WUAOOKII774xS/mVPm0vf/++5k1iYUQmf577733l7/8pf36&#10;3HPP/fKXvzz+M8rW2dn5i1/8YseOHTl/9Fu3bt26devKlSs9Hs/nP//5c889d/RnarMPescddyxc&#10;uBAR33rrrXvvvTeZTGaPbG1tbW1tXb16dXFx8S233DJ37lwghBBCDj6d7aFtm7p7uyKhYHLW3JIx&#10;A1HhYHK3HZkIJIy0pelKUanb6VIZsoA/kUyaHp9joC++5Khqzt0wA4Ql/QPx3u7ozm29ZeVeKfHx&#10;P7933kVLSsoO+fs6I2poaLj33nsnd587tvbGIqlYNL2zzTue8M+27e8hypzOisKTGExrSLu84EN9&#10;kbfSpj+7cyDyHmMKAz4YSUKEwUJHdo7IrgEFAGDHouwyUHZwKvPpmg3WlQI7PTXO+dhpK0RwqqWV&#10;RacMZoqA4VAgCjL1othgbAqyklGZWBQgyuxYlB1mYvZOGBtKdQEDKVFROSJyxgCYqrHhgSiwI0+Z&#10;zJUEhXNEtMzBylgoERgwznJvniEAsy8dDtbIQpASjbTlcKj2uei6oumKsKSRtpIJU9MVBDDSQkpM&#10;JgzdoSQTZnZsKdAfb9ntT6etYCCJEguLXS63PvoFVlSGEjlnxSXuimpfe0uwoy0YjaSEkE8/tumC&#10;S470eB3T+VNHCCGHKMbYqlWrZs6cCQBPPPFEU1NTfX39dE7g9ttvt18sXLhwv5YPJIQQQgghhBBC&#10;yAeZRPnPpnfead0USIR29jXriraocm6Ju2h/l/R1qo5ZJTXl3pKmgZYdvbvKfaVCir9s+Menj73A&#10;rbum+aQQ8dmtrw7Eg1u6G5JG6ojKecXuwqk4kM/pWVqzYFPnzm09TctqFv39/Rc+c9yFB1ZrKOfx&#10;pDyypIWIuqLb6aB8T2fyIWJLoLM92N0d6euO9MfTyd6IX1XUgVigP+YvchV6HW77tpHX4fbqngKX&#10;t9hVqBzQMsqGZe4aaAskQlUF5XNL6yoLyi5Zdk6ha+y0ISHkoBKPx9va2jLNk046aZSV9FVVvemm&#10;m7773e9md9500032kmqTa9myZQfPPx/TLBwOv/HGG9k9n/3sZ/M9qUErVqzIzkRt3Lhx+fLlo2+y&#10;dOnSs84665VXXsn0XHjhhbt27Roz5YWI3/rWt959993szt/+9rfjWf0fEbOPCJSJIocIykQRQg4x&#10;OdEmn2+0XwgHBga++93v9vb2jjJGCPHoo48+88wzt99++yhJfQBIJBLf/va3Ozo6Rp9hKpX6+c9/&#10;/u9///vmm28e8WNudigIAMLh8LXXXhsMBve1w/7+/u9+97uf+cxnPvnJT+7rawUhRGa3OZco05kZ&#10;YH/k3bhx4y233DLmBQ8Gg9/5znf6+vrGHLl9+/brr7/+0ksv/dznPjfmWQ/vz/kgPuYZZTzzzDO/&#10;/e1vR59bPB7/1a9+9fzzz99yyy3Fxftc4yf7oIgohPjFL37x+uuvj359vvnNb/7kJz854ogjxrxE&#10;hBBCyHSSEt96fXcqaXZ1hkvLPWXl3tHHBwOJ5saBdNoK+hMIUFjscnuGliJjUFzi6u+NhYIJVeU9&#10;XZGa2kIAUFReUeUrr/T2dEW6OyOxaHr+ooqnH9t84SeWlpYfhrGozs7OTJx78jUe4HacaWW+46b5&#10;UjCmlPmO7ww8n90p0ewNvT3NM8nhc86pLDplMCM12Id2immoYc9/TzIKAIZCXPZLlIPxKLQLNNnZ&#10;JYlDH1fZYIZKClQUBgw4GzkQBYM1rxjKwZATAlimQBwsDzVYMmvvS4uAQ7NGAOAKH9qVNAzQNCWz&#10;CQNQVa6oumEII20JIV0uzTREJJwqLHKFQ8lMJiocTLbs9qdSVtCfUFVWVOZVtbG/61QUDgBComkK&#10;TVPm1JcWDrhamwMN2/sWLKpY/cTWj1+2zOGkr5UIIWRsdXV1ebz7eN9999133335vgaEEEIIIYQQ&#10;Qgg5lCDi6m3/3Nrd2BnubQl0Fji9R1TOVfmBfyHs1p1LaxZ2hnrbgl0pMwUAf9343KePvWCaq+Ks&#10;a9vcFuzePdCWMJJLqhcUOr0T3+e+OFXHEZXztnQ37OjdpTD+zJZXL1l2zvijRAVOr8oVVVHjZmKc&#10;m0w1w7IAQFe1fNX4msJTE+bW7sb1bZsDibBEGU8no+l4LB0HAH88KKRMGulIskvh3Of0eB2ehJEK&#10;q7HuSJ+qqNUFZdUFFdq4A2+WEB2hnu5IHwDMK5tVVVC2sGLueUtOO7DIHCEkvxob97rHf955540+&#10;/qqrrsrJRK1Zs2b6V1I7vG3YsCG7eckll3g8B8uzK2eddVZ2c/Xq1VddddWYWz3wwAPz5s3LNAcG&#10;BpYtW/bqq6+Osoh/IBC44oornnnmmezOCy+88Pzzzx/PPAcGBrIrVRx99NGjP6RNyEFiWleSJoSQ&#10;iQuFQtnNUVJMfX19X/nKV0YPRGUEg8Gvfe1rO3fu3NcAIcQNN9wwZiAqY/369XffffeYw3p7e0cP&#10;RGX8+c9//v3vfz85FxGgu7t7PIGodDr9zW9+czyBqIzHHnvsH//4x2TNc0yPPvromIGojN27d3/p&#10;S1/q6uoaz+BkMvnjH/949EBUxve///2cQlKEEEJI3rXs8gcDiY62kKLwupnFow+ORlLNTQPptBUY&#10;SCgKK6vw7glEAQAA46ygyGkaIpkw+3qiQuxJLDPGqmcULlxcYVlyx9aeaDj13JNbY9F0vi/AB0Wp&#10;b7nCp3slRQAo8iyZ+E6mwmCyCVhWz17pJ2bHn3Aw3cQYZN+BRASUaCeg7GJOQiJKBByqNzX0f+2s&#10;FCDsK18kpURExuziVMgZsyyJCFJIQOB8eCAKEHAoy4WIaBeQsnNQlpCAkE5ZOZswAIeuuN06IiTi&#10;BgIkk2Ysmo5FBv8OplJmc5PfjjuqmlJaPq5AFAxloqQlDUMAAGOstNwzf1F5Kmk17ez3D8Rfe7Hh&#10;g7q+GCGEEEIIIYQQQgghhBzO3m3fsrW7sSXQ0eLvqPCWLKmaP5FAlI0Bqy2qOqJyXiyd2N67qzvS&#10;97eNzxnCnLaT6o8F/rXrnf5YoD8WmFUyY0oDUTaf0zO/fHY4Gd3tb2/qb23obxn/tlUF5QDgdXji&#10;6YPlWRRDGACgK5rXcbA8XD5xSSP1r6Z1v/73n1/c8e+WQOf23l1vt7y3qWtHs789mo6XuIuOrFlQ&#10;5i0q9xWX+Yp0VQunYl3h3u5IX0eopzc6EEnG2oI969o2N/a1JIzU6MeyhNUR6lnfvrkz0lvuLTl2&#10;5pFVBWWnzD12xdKzKBBFyCFq7dq12c2TTz559PHl5eXDQyk/+clP8n0eh5UXXnghu/n444/rExaN&#10;RidlbvPnz88OFz377LPjWVBv7ty5/+///b/sntbW1nnz5n3+859/6623AoGAXW8AEcPh8IYNG669&#10;9tqKioqcQFR9ff1f//rXcc5z06ZN2c0rrrhi8v58CJlCtKAvIeQQs3Xr1uzmkUceOeKwRCLxrW99&#10;K5Xa8wtnfX395z//+fnz57tcLgCIRCK7du169NFHd+/ebQ9AxP/5n/956KGHSkpKhu/w73//e3ap&#10;09NOO+3SSy+trq7WNA0ADMMIBALr169/9NFH0+nBpw/ffPPNrVu3Llky2tOit9xyix2IUlX1yiuv&#10;POmkk4qKijjnhmG0tbWtXLly/fr1mcFPPvnk4sWLP/ShD03wGvr9/kceeWQ8I1etWpWd1yovL7/i&#10;iiuWLVvm9Xo551LKRCLR0tLy2GOPbdy4MTPsgQceOOOMM9zuKV8Y5rXXXnvssceyey688MJzzjnH&#10;/nNBxGg0umXLlkceeaSnp8cekEqlrrvuugcffNDrHePrrZ/97GfhcNh+vXz58ssvv7yurs7hcABA&#10;JBJ5/fXXf/e732U+labT6Wefffayyy6b6lMmhBBCxm/b5p5U0gyHkjPqihR1tAiEZYrmJr9pyMBA&#10;QtV4SZlneFQDAJxOTdOVWCzt8miBgUR55V7/mHq8joVLKhq29TXu7D9iSeWrz++84BNLR9wPmVyF&#10;7sV5Oa5TK3dq5SmzP98XYC/Z9aGGsJHfYsCGOu1kFAAiMEBkwBDt7Vj2ko24p8gU2k0ppaqo+1jW&#10;EYWFjDMAUBRuWVKgBGBSSADGldGXgkSJwDnnjHGFc84Y49IUliUBwLKkOuxvtKIwj0dPJk3TEFJi&#10;wB+3Y42I2NzkN00RDCRVlZWWudm4/1ZyPlQnythT8dVX4Jw7v3TXzv72liDnbOv7XUceXTPNf8qE&#10;EEIIIYQQQgghhBBCpk5XuO+1xrUD8WBnqLemsGJ2Se34qxuNqdhduLBi7o6+3Tt6dzNgz2/718eX&#10;njXx3Y5JSPnMlleTZnrXQFuB01dTWDENBwWAMm9x3KjuCHVX+speb1xbXzZL4eNatqzCW8oZ9znc&#10;HaEeicgn74/ggEVTccaYS3MUug6TYhEtgc5/bH0tmooPxINd4b5YOq6p2oyiqgKHx+f0ZHKAC8pm&#10;90QH2oPdpjATZiqYDKcN05SWkTZj6aRT030Or5ByIB6cXVJbVVCW8/claaYD8VAgEY6kY4BY6ime&#10;VVLj0pwzi2tOqz9h2n4UCSFT4cUXX8xujv6YqO3mm2/OWW7+wQcfvPvuuwsLC/N9NoeJN954I6fH&#10;NKcvgD06zvkXv/jFe+65x24ahtHR0TFKTYiM//mf/2loaHj44YezOx999NFHH310PMddtmzZG2+8&#10;4XQ6xznPnFzZxz72sXxfOULGhTJRhJBDiWmaf/zjHzNNl8u1cOHCEUf+7Gc/y85nX3nllRdddFH2&#10;r52FhYXLly8/5phjnn322UyhISHEXXfd9eMf/3j4cVetWpVpfuELX7jooouyBzgcjurq6gsvvPCj&#10;H/3od77zndbWVrv/oYce+tnPfjbKGdmJo4qKip/+9KfZH20dDsf8+fO///3vv/7669l7uPvuu//0&#10;pz/ZyZwDtnLlykxa7KKLLjr33HPLy8s1Tcv5tdyyrCeffDLTXL58+c0332xnwGyKovh8vqVLly5d&#10;uvTll1++99577X5EXLdu3WmnnZYZedRRRz399NP266985SuZcltf+9rXzjnnnAM7i1Ao9POf/zzT&#10;dLlc99xzT03NnicyGWOFhYUnn3zyhz/84d///vdPPfWU3Z9IJO66667bbrtt9P1nAlE33nhjzioO&#10;hYWFK1asOOKII7797W9nOikTRQgh5KCSSBjdHWH/QJwxKK8YIwnc2R42DCsYSDDOisvc+wwyMfB4&#10;HKFgwjRE0J+biQIAp1Obt6B857ae1uaAovLtm3uWHFWd7ytx+PM4ZuTr0EWexT2hf+b7AuyF7f0a&#10;2WBVKDbsbbQLMg2moQAAETljiMCGCjVljWdDPfaWjNklohCZJYQq+fCgkRCIiJqmCIGMgRTIOUiJ&#10;YwSikAEgInDGFAZcYXb8iTGmKFxYEhVmpC1V1Ydvyhi43FoybpiGsEzZ1xuNRdOJuJGIGaFgEiUW&#10;lXnHH4iyr4h9aK7stVVhkaumtqizI1RY7Fq/pnXugjK3Wx//bgkhhBBCCCGEEEIIIYQctJJG6qnN&#10;L8eNRFN/a6HLN7u0lsEkp3FKPUX1ZbOa+ltag12MsWUzFs0umfI7Hdt6m/pjgcb+VgCYXz5r0k9q&#10;FLXFlX2xgZZAh9fh3tix9biZS8ezlaaoZd7igXgQERNG4mAozeRPhAqdPoUrc0tr8z2XiRJS/nv3&#10;+rWt78fSiZ19u5NGyq276itml3tKhsfPGGPVBeUVvtKucF9nqMelOVNmOmmmkkYqbRnRdDycinHG&#10;C53eYDJcHCycUVApUJjCMoSRtsyUmQYAr8Mzs6i61FPk1l0VvtLT5h0/p7RuEtOGhJDph4jPP/98&#10;punxeMrKysbc6sQTT6yqqsos72578MEHr7/++nyf0GEiuwLBQejKK6/MZKIA4OWXX77yyivH3Iox&#10;9rvf/W7x4sU33HDD/h7xxhtvvP3221V1vGkRRPzd736Xac6cOXP+/Pn5vmyEjMu4Fh4ghJCDQTqd&#10;/tGPfpRdtuiaa65RFGX4yIaGhnfeeSfT/O///u+LL754xN8kGWMXXnjhpZdemunZunVrJtGU0dzc&#10;bFmW/drpdK5YsWJfk3Q6ndmfPJqampLJMcpYc87vuuuufWX9Tz/99OzPPYZh5CwwcADsQJTP57v/&#10;/vu/8IUvzJgxQ9f14denu7tbiD1Lwt9www3ZgagcZ5999tKle7642bJly75GZh+Ij2/9mxE98MAD&#10;2cVDf/7zn2cHonKu8Be+8IUzzjgj07Nx48bGxsbxHOWmm27aV1nbBQsWZFezDQaDk1UmlRBCCJm4&#10;rvYwIoaDKV+hc/QiUcm4OdAfi0cNyxTFJa7RV6dzujRgLJ2yYrG0lCNU8fZ49dqZRcFAIhxMrlvT&#10;aqStfF+Jw5yuFqmKd+L7OTAex8x8X4Bc9g+lP7ZxIPpuf/TdQPTdRLprxDtKdm0oOzGFCIgMQOaU&#10;pucKV1WmKlyxazbZmzA2VG+KAQJKTKUtIeSeOSAKIS1TIIJlSUQ00gIRhUAE5Hy0G61SIiIyuz4V&#10;A1Xd88uOonBgIAQKgSP+7QMABuB0a4xDOm0JSzbu6OvqCKdTVjpl+gqdqrZ/n73tk1IUpmm5v3NV&#10;1vjcHr29JZhKWe+t65jWP2NCCCGEEEIIIYQQQgghU+a1prdDyciO3t2c84UVc6YoO1TpK60qKO8K&#10;9ybM1Ms73xRSTnyfo0DEd9u2xNKJUCI8q6TGqU1oGeL9pTBlZvGMcDIaSITfbN5gJ2TGo7qg3Otw&#10;A0AwEZnOCY8oZaUTRrLEU+RQ9ZnFeVutb+I6Ozt//dvfXHPbN3/5wK9efvL59Y3vSykXV9UfPeOI&#10;Sm/pKPW4FMbriqqOm3lkXVF1iaewxF04o6iytriquqC81F2oMB5IhHsi/mZ/x9ut77UGuuJGEoD5&#10;HN768lnHz1p21IxFs0tnLK6qv/DIM6844ZK5ZTMpEEXIoW5gYCCRSGSaH/vYx8bz95pzfuutt+Z0&#10;3nLLLQdPLaNDWiqVMgwj37MYzZFHHjlz5p6nLH7zm9+Mc0PGmF2q4dOf/vR4xnPOr7766ra2tjvu&#10;uGP8gSgAaGxs9Pv9meb//u//0j9Y5FBBmShCyEENEVOpVEtLy8qVKy+//PINGzZk3jr77LOzKxFl&#10;e+CBBzKv6+vrL7jggtGPcvnll3u9e54lXb16dc6A3bt3Z17Pnz9/9H/m6+rqskP/mXJD+3LllVcW&#10;FxePMmDFihWlpaWZ5qpVqxARJuzuu+/eV4ho+FmfcMIJbrd79B2eddaeguZ9fX0Tn+EogsHgv//9&#10;70zz8ssvr64erQwFY+wrX/mKru9ZwP4vf/nLmEc5+eSTP/ShD40y4Nxzz81u9vf3T+lZE0IIIePX&#10;3xsTQiaTRkGBa/SRPd0RKTAWTbvcmu4Y46sQxkHTFMMQiJhMjPxdUnmlz+XWO9tDRtravqUHyFTy&#10;OPK5FJ+mFuT7AgyHAGBYIcMKGFYwbQUFpgFgXx+fESBTFyoH4zBUScquJYV2VSnGgPFM5SmwXxmG&#10;lU5bliUMwzIMYRjCji0hohQoJUpERAQEKVEIKYd9oEe0S0tJxhnjwNgIywdwzu3dWuY+bw9zxnRd&#10;BYBU0goFkuFgMhpNqZri9ux3KScpEAAUhds73OviMFY3q9gwLH9/fMeW3lSSvqMnhBBCCCGEEEII&#10;IYSQQ144Gd3a3dQV7ksYyQXlczRFm/g+92VW8QyFKbsH2vzx0Lq2TVN6Xp3h3t7oQHekT+FKha90&#10;4jvcXxW+Erfuagl0JM3Uxo5t49xqbmmdrmhF7sLe6ADCJDwmNBGBeBgASj1F88pmKhNY/jjvApHA&#10;6rdf2rV7V0NTY2tLa6HuPXrG4mJ34Tgf+Fa5OqukZnntkuV1R84urS3zlBS6Cip9ZfXlM2sLK926&#10;Q+NqubfEoen1ZbOOrF6woGL2rJIZx8xYvGLp2V//yOc+ufz8xVX19HA5IYeH8vJyzPK3v/1tnBt+&#10;6Utfwr3FYrFRlqr/APr+97+ffX22bt06zg2dTidOAZ/PN1mnxhi7/fbbM821a9fu1xOnM2fO/POf&#10;/xyNRl9++eWbb775nHPOmTNnjq7rnPOCgoKlS5d+9rOfveuuu9asWZNIJH7zm9/U1dXt7wwfeuih&#10;zGtFUT7zmc9M1rkTMtX2I/xHCCGT64tf/OLov+bJEZ4VHHTJJZd8/vOfH3HzQCDQ0NCQaX7lK18Z&#10;85dJRVH+8z//M1Pz8bXXXvvyl7+cvVV2caqWlhZEHH2f2eUjx5STqxmOc/65z30uUzQzGo36/f7x&#10;1FodxaWXXjp6iAj2TvicdNJJY+6zqKgo8zpTVmuKZAeiAODCCy8ccxOHw3HxxRdnolDvvPNOOp12&#10;OEZb/ueKK64YfZ9VVVXZzTHzbwDw29/+dl+/AqVSqWXLlpmmuX379im9eoQQQg4zl19++SuvvJLT&#10;aaQty5KWJRWVj7KkGQJa5mBYg/Nxff+OEhGAc6Y8zfe1iZ36UP/KucKczsPny7uDcEkhXS3J49E1&#10;5aDLRMXT7e+33i5wz59Ub+hNxpQD3yMb/F84sFUJGBtjQzZs5yznwHvBoTdG+X3EDl9l9g1gh6z2&#10;+wZb5r8MisJGrO+64qM39fVo5ZXe3Y0Di5dV7+/+CSGEEEIIIYQQQgghhBxU1rdvsaToivSVeIqK&#10;XJP2+O+IVEWZXVrb1N8yEA+uad54TO1ih7rfa3uN07vtW0xh9ccC1QXlykRuGRwoBmxmUdX7Tdu2&#10;9mza+ep7T2OREMKXpa6ubvny5TlPsNSXzypwemsKyrf1NAXioVJP8YEef6IQsT8W8Do9uqLNL5+d&#10;r2lMXNoyntv2RsJI9cUCprBKPIX15TNV5UB+JFyaY0Zh5YzCSoEybRmmMA3LDCTCLf6OtGXMLqll&#10;DM5ffEZdSZXP4eHsEE6REUIImVyXXXbZVVddlakM9oc//OG6667brz14vd6zzjoru4DBZDEM4+c/&#10;/3mmecstt3g8nnxeLEL2B2WiCCF5Iw+o+LXD4fjRj360YMGCfQ147733Mq9dLte8efPGs9tjjz02&#10;E2RKpVLhcDg74ZMd9Y5Go//617/2VaJqfy1fvtzpdI5nWHZz586dE8xEffzjHx9zzKWXXnrppZeO&#10;f5/TWSXppZdeyrz+8Ic/PGYNK9tHPvKR7PJQra2to/wgFRYWVlZWjr5Dp9OpKIoQwm7GYrEx55BM&#10;JgOBwL7e1TRtUoqAEUII+UAJhUK9vb35nsU+jSMyTCYgrwvJaYp34juZXIjCFHt9JDuQXznI+PgK&#10;tVTKjMeNXQ39lIkihBBCCCGEEEIIIYSQQ1rSSL3fub0/5jctc0ZF5cR3OKYKb0lPpL8j1FPmKW7s&#10;bz2yev5UHCVuJBr6WnqiAwhQXVgxDeeVLdjr3/DS2w3rt/a2dKXiyVFGulyuU0455ayzzjrzzDOX&#10;L1+uKApnfHndkkgq5tKcXeH+PGaiAolQLB2fXz5bU9Q5pbX5msYECSmf3PRSXywwEA+Ywiz3ljpV&#10;feIlmxTG3ZoTNCcAlHtL5pTWvt+xYyAerCmseGP3us+WrKBAFCGEkGxOp/Pmm2++9dZb7ebtt9/+&#10;jW98QzmggO6ke/755zMrBXPOv/GNb+R7RoTsB/rIRQg5xKTT6Yceesjv9+9rwJo1azKvjz766HH+&#10;+lpTU5Pd7Ovry24uWrQou/nTn/7073//+6QUCvjQhz40nmGFhYXZuayOjo6JHLS4uDg78TUpTNN8&#10;/PHHJ3ef+2IYRktLS6b5kY98ZJwb5pTGamtrG2Vwzh/6vmRH4ae6OhYhhBBCyEGFMYWzw6cOGNlf&#10;3gInYywSSvb2RC2L0meEEEIIIYQQQgghhBByCHu/a4chzM5Qr8/hLXBOx5pojLFKX2k8nUia6e29&#10;TVN0lI5Qj0Q5EAsUuXxO1THxHY5HOpFa/8JbD1z/05989qaXHnm6deuu0QNRAJBMJl966aX/+Z//&#10;OeGEE6qqqv73f//X7/cfVbNIU9TqwvJIKhpLxadn8jkkYkug0+NwV/hKT5i5bOrKeU21F3b8qyXQ&#10;2RJoT1lGqbvYOTUnoivakpp6iXJbT1MgEf7be8+Zgh4lIoQQspfrrrtO1wf/GQoGg6+//nq+ZwQA&#10;gIjf/va3M81bb721oKAg35MiZD9QJooQcujZvn37lVdeuXXr1hHfbWhoyLweZ5EoAFAUpbCwMNOM&#10;RCLZ786bNy8nNPXII49cdtllv/jFL959992cwftl1qxZ4xw5f/6eFXFaW1sncgHHmfYZHSLGYrH2&#10;9vYNGzY8/vjjV199dXd398R3Ox6hUGhfV2Z0qqoWF+9ZOKerq2uUweOsxHWQZPQJIYQQQqafkGmJ&#10;Zr5nQfJGUZjbrceiaSnQ3z92xVRCCCGEEEIIIYQQQgghB63WQGcslUiaqRlF01EkylbqLgLGBuLB&#10;Fn9nykxPxSF6IgMSZdJM+RzTEfQyUunnHnz89v/8zmN3P7J7U8OB7WRgYOBHP/rR7Nmzb/nf79fo&#10;ZRXeUl3VGwZaJeI0nEKO3mh/ykzPKa31ONwnzD5q+icwKVoCnZu7GlqDXcF4pNhV4NadU3cst+Y6&#10;onJeykzv6N3VHwusbX0/32dPCCHk4OLz+X79619nmtddd12+ZwQAsG7dusbGRvu1x+PJzkcRckhQ&#10;8z0BQsgH10MPPVReXj7KAERExFQq5ff733zzzZUrV2LWr/c33XTTH//4x+zqSQAghAgGg5nmH//4&#10;x5UrV45zPkKIzOtYbK9H+hhjt9xyy1e/+tXsQkCI+Morr7zyyisAUFhYePrpp59wwgkLFixwOPZj&#10;XZmSkpJxjpw9e/aGDRvs1z09PRO58tmljcYJEQOBQENDQ0tLS0tLy+7du3t7eycyh4kYGBjIbu5X&#10;zavKysrMT8jopzBFMffly5fv663t27c/++yzVGyKEELI/vrEJz6xZMmSnM625sBAX3ygP1ZY5HS6&#10;9lnJp7c7aqQt0xAerwPGVVwTUklTSnR79KJil8O5z98oTVMGBuJFJa7iEvf8RRX5vkiTo62t7S9/&#10;+Uu+Z7EXxHx+cjDFgS8NMEV0tbDUd1Q02Q4wWLbIoRXpalFmAB7Q/ULOGQPGFYYAwpI5O+GM4d6D&#10;OWecc2EJiYNHRBjhbxgDAAaZnTHGuMJ0XWEMDEOiRETkCsveFCWiRK5yhTNFHWGZGymkJVDXFXtz&#10;Iy00h6Kqise7f+sdplOWZQmPx+EtcOxr2wJfCTO1SCQFAOFgsrKalokihBBCCCGEEEIIIYSQQ5JE&#10;2RXui6bjAFA4LUWibJqqFTq8A7FAXVFVQ3/LspqFk36I7nBf3EgiYoHTPdWns/3tTU/dtzLUF5iU&#10;vcVisTvvvNN1n+vDK8445hOnNgSa24Kds0tqp/osspnCbAt2F7sLC52+U+ceqyvaxPc5/STKVxrW&#10;JMxUZ6inzFvMHVO+yluB0zuvfGZjX0tfLPBO6/vLahZOT+01Qgghh4orrrjijjvusDNImzZt2rBh&#10;wyiPlU6PG2+8MfP6V7/6lcvlyu98CNlflIkihOQNY2zMAYwxt9vtdrs/9alPnXLKKddee20mMYKI&#10;r7766ooVK7I3SSQSOTvJTjqNXzQazemprq6+77777OLUw8eHw+GnnnrqqaeeAoATTjjh/PPPX7Zs&#10;2XgqCHm94/2lN3tkMpkc51YTh4j//ve/H3nkkb6+vmk76OhyMlGath/fuWQnnUa/jKo6Jf9EnnLK&#10;KaeccsqIb61cufL++++fioMSQgg5vH3hC18Y3rlhbdu6NW3vre+oqPTOmFk04oZCyvfWdURCqWTS&#10;GH+Yoa8nqutqUYlrybLqUdJWhiE2b+ycM6907vzy//xcnr+7mSyvvfbawZaJSqYnFJWfINM66DJR&#10;Dq2ktvS8rsBriMJOHBW45xW45mYGIIJEhBGDUSw3tjSYVmKgKFzTFFXliJhKWkJKGAo6Mc4YAOOM&#10;cwYAgKCoXFW57lSNlGWZQghEQJSAiJwzxljOgRDt31mYojBNUzw+h6ryZMI0TWEaQlEVRdkzXEq0&#10;TKHpiqYrrpH+AiYSJiC6PbpEEJaIhtMut+Zya6XlXt0x3gKniNDXHXG6tMJi1+Jl1a59/01PxyOm&#10;YQ0elxBCCCGEEEIIIYQQQsihyR8PGcKMpmMuzakq0/o8YamneLe/zRBmd6Rv0jNRiNgTHYim4gDg&#10;dez38sHjFxkIPf3LVVv+vXHS95xMJl9dtXr7O5tOu3ZFJ+srchUWuXwT3+14CCm39+5CxDmltWXe&#10;kqVTkFibHu91bB+IBZr9HQpXZhRWBqB9Gg5a7inpdQ60BjpK3YX/bHrnwiPPzPdlIIQQchDhnK9a&#10;terYY4+1mzfccMPLL7+cx/k0NTW9/vrr9uu5c+defvnl+b5ChOw3PvFdEELI9Kitrf3617+e3fPm&#10;m2/mjDmwBNRw6fQIJblnzJjx4IMP3njjjbNnzx5l23feeeeWW275r//6rzVr1ox5oPEHb6YoojM6&#10;v9//9a9//a677ho9EKXr+uWXX37RRRdNz6yy/3RcLteY4bp94Xy0fwQPeLeEEELIwaCqpoAx8Hr1&#10;cDi1z0ESAOxsyHj/1ROWFJbUHYqqKqMEogDA/odUIkgp830xDmdxowPgQAofTQrDCuX7AoyA4egf&#10;4zDr3b0u3b62YgAo0Y48SYkAOFQWigEgIDDOFM44Z7quqBqXQiJiOmkCACIoKlMVzhXGGAADlhuI&#10;QimRc844QwTGWSppSYmaxhljjDMpZPYs7XNDhBHrXUmJwpKqpjDGVM4RgXNmCYEAqeR+ZJbi0bRd&#10;Ds7l0lyj/k1XVEAAKdE0J+cXMUIIIYQQQgghhBBCCCHTryvcCwCRVNw39cWUcjg1BwCkLcNOLk2u&#10;cCqatoy4kXBoDpVP1VM3u97bcc9/3zb+QBRzKrxAZ04V+Hjv0HXv7njipoeCmzub+lsMazoWKUPE&#10;poGWaDqxsGKO1+E+d9EpnB2SD5qmzPQbu9cHE+FQIjyruEZVpuksGGNzy+oMYXWEe7f1NHWE8rnK&#10;ISGEkIPQ8uXLr7zySvv1K6+80tTUlMfJ/OAHP8i8XrVq1XiqQRBysKE6UYSQQ8mpp556zz33ZJp2&#10;7chsk5Vj2dfDu4qinHzyySeffHJfX9/GjRtff/31rVu3jjgyFov9+Mc/vuKKKy655JJRDjT+CWcH&#10;gXy+6Vj0JRgMXnPNNanUCA9SO53OhQsXzps3b968eXPnzq2pqWGMvfDCC9MwqxyI+/cQcCgUyrz2&#10;eKZwESBCCCEkvyprCnSHWlzqbm0OJOOmyzNCqsHOeHC2H5maRMIExpxOrbDIOfpIaUkAUDhT1UPy&#10;BsmhQkojZfY7tYq8HD2SbJz4TiYdgoTBuNKYaT+294Yjj0cExsCypKpy0xyqEbVnDwjAFJUrCgcA&#10;RWFSSCEkIDCFIaLCOQCTUjDGUAIoWTuWIBGBMTtVBQiWKTWdpZKmy61zRajITVNISyqZv0d2ipGN&#10;PFXDEIyBpilOl5ZOW4wBVxhIJiyZSpkFMMZfW5sQGIumXW5d05XqGYVjXO2h+XBaUIAQQgghhBBC&#10;CCGEEEIOWf2xoCUtwzK8uneaD+3QNAAwLCOanvxMlCUsALCk0Kes+NX2tzf96Qe/sUxrlDHMoeiL&#10;ipVqj1LqVEqczJ01GYEyblptUbM1arVGZHSfead0IvXv+56d/x/HwKVw5IwFTtUxRWdkawt1D8SC&#10;c8tmFrsLz130kdqiqik93NR5v2tHykw3+ztcuquyoCwQ65+2Q3t0d4W3tDPUU+UrW9v6/qF7DQkh&#10;hEyRe++99y9/+UsikQCAm2666a9//WteptHd3f2HP/zBfn3ppZcef/zx+b4whBwIykQRQg4lqqou&#10;WrRox44ddlMIIYTIDiVr2l7P+37nO9859dRTp2ImFRUV55577rnnnmuaZmtr64YNG1599dWurq6c&#10;YQ8//PCxxx47a9asfe1n/IWtent7M6+Li4un4qSyIeJtt92WHYhijJ133nkf+chH5syZ43SO63nK&#10;KZJ99FQqhYjjj5Z1dHRkXtfW1ubxLAghhJAppSh8bn1pMmF0tIV6eyKz55UOH8M40zRFUbiUUg6V&#10;wRkFIiZihtOpcoWVlI0RLU4bFgDoDsXjndpbMiSeastLJgpRhBM78n32IxkKDA3/gbbLK2ViPCOd&#10;1Mi7lIjCEsKSiGjHkoY2Z5wDZyAlcj74oZQrXAgJwJiQMBg+ZIwxxgBRSgTOGCAIBEBknHHGGGeq&#10;qgCgaQrLEgCKaQqHQ00Kk3MupOQ4mDnCoVAUG/YX1i7WpGsKY+Dx6qYp7OMCoBAoLBxPSgwAouEU&#10;ABQUOr0+R3HpGAuCWpbknDHGdAetFEUIIYQQQgghhBBCCCGHKolSSgQAzqd7qTtd0QEgbZlTUSdq&#10;qm16ff2qOx6SYuRll4ExbW6BfmSpVl/I9rWGoMJ4ga4fWaofWQoAoj+ZWttjbAvsa0HDxuc3GpEk&#10;fgGWVM9361Py6A4Ctge7O4LdNYWV1QXlJ89dvrRmQR4u7iTZ2dccScWSZmphxVw2ntskk2pWcU1f&#10;zN8fC7T4O9KW4VD1fF8PQgghBxGv1/vII49cdtllAPC3v/2tubl5zpw50z+NW2+91X7BOb///vvz&#10;fVUIOUCUiSKEHGLmzJmTyUQBgGVZ2Zkol8uVPTgQCEz1fDRNq6+vr6+v/8///M9QKPT222//8Y9/&#10;jEQimQGrVq268cYb97V5PB7PmfO+ZId5ampqpvq8Ghoadu/enX3EO++8s6CgYJRN9rdk0wErLy/P&#10;biaTSbd7XNXbDcOwU/W26urq6ZkwIYQQkhdHHlOzY2tvRZWvpzNSXunzeEf4kt3p1OKaAQB2AGP0&#10;HcYiaSnRV+B0ubSCwjHusiTiJgPmdGlFJeP6qEMOmD+6odR33PQfN5raLWRq4vuZdAwYA0Bg9ufT&#10;TAgKAVAOfl6180WDOSUYShohDuWO9pRjyooRMQRkHKQAxoAxxjkDBpwxReVCoGkIzhlXGGdMICAi&#10;AjLO7B0oKkMTGWNSSOTcLj7FOWcMGOeqNjgjVeGWJSVHI215vLqqMkBuSCksoWgKy9RlghHqMqVT&#10;FgPQHarDqWm6oihsKOjIUCIAComKMsbdvnTKSiYMX4FTUXjdrLEXYkgnLYdTAwBfQT4XTSCEEEII&#10;IeTQkkwmGxoatm/f3tTU1NXVNTAwYFmW0+msqKiorKycP2Sc33sTQgghhBxUENEfD3ZF+oOJcDyd&#10;MISpcEVXtSJXQZmneEZhpVOjldTIXlSuKFwxhJk0U5YUKj9kVuBa/8Jbf//po/t6VEat87rPnaWU&#10;7t+X50q5y3PBHNfJNck13caWwIhrubW+tcNTUYgX4OKqeV6HZ7/2PyZLWjv7mkOJSFVB+ezSGYur&#10;6k+ec+x0XdHJF0nFusN9/niIc17sLpz+CeiqVuDw+BOh2qKq3f72Iyrn5fuSEEIIObh84hOfOOmk&#10;k9566y0AuP766x9//PFpnkBvb+8DDzxgv77vvvtKS0sntj9C8oYyUYSQQ4zXu1ed7pw6S4yxGTNm&#10;dHZ22s3m5ubpnFtRUdF//Md/nHnmmTfccEMmUPT222+PUsior6+vrKxszD1LKRsaGjLNUQpPTZZX&#10;X301u3nHHXeMHogCgOyiUlMq54r19PTMnTt3PBt2d3dnN6chWkYIIYTkUUmpZ/6iCikxMBBv2eVf&#10;tLRSGba2n9fniEZSjLF00ho9E2WkRSxmuL26qvGauqIxjx4Jp1weTVF4VU3BmIPJRERTu5NGt0uf&#10;7rB3KL4l36c+kqEME2ODdyEREREBGDBgHPbUeeKDYScG9puAjAECIrI9O7HjVYP5KsYAJXDGuMIA&#10;QVHsVBNwhSsKCCGlQMuUACARUEoApiBIMXjHEhGkPReJisIYY8CYojJlKDcFAFzhTKIQknPFNKXD&#10;qQlhqCq3TAmWVFWGOJjoyqkTZRjCsqTTpTHOCoucAKBqClcsxkDKwcULpJDZy0kMZxkyGEhomuLx&#10;OUrLPW7PGKsVImI8bvgKHAAwZkUpQgghhBBCCAA0NDT86U9/2rhx4/C3YrFYLBbbvXv3mjVr7J4F&#10;CxZ85jOfOfroo6d/qf4777wzM40VK1ZcccUVE9/nww8//NRTT9mvv/GNb5x++unTfFLTf8qEEELI&#10;B013pH9z186dfc0JIwkAAqVpmQIlA1AVVVc0AGCM1RRULKmev7iqnuqlEBsCSpQK5wrnCpvuj74H&#10;rPHd7fsKRDGn6j6zVl964I8U82KH57zZzuMqY0/skqH08AHbnlzrqyiyjrNqCirrSqoUNjlBslg6&#10;saN3lymt+RWzK7ylCyrmfGzxaft63umQ0NDXDAD+eLDYVahM+y9WtlJPcbO/PW0ZO3t3UyaKEEJI&#10;DsbYqlWrZs6cCQBPPPFEU1NTfX39dE7g9ttvt18sXLjwS1/6Ur6vByEHjjJRhJBDTM7KiDmZKAA4&#10;4ogjMpmod955Z5Q80hTRdf1rX/vaddddl5nhKIWMtm/fvnjx4jH32dPTI+WeWtvz5k35L8lbtux5&#10;yPXEE08sKioac5NpS6AVF++1Yv37778/zkzU+vXrs5vTEC0jhBBC8uvEU2a3Ngdmzytt2N7X0uSf&#10;O78s53ORr9DR3QUOp5pMmr5C574+NAlLBv0JVeEFhc7CIldR8RilnwxDxCLpmrpCrvCa2qJ8X4ZJ&#10;c+yxx77zzjuTvtumnf2bN3Y2bOsrKnFVVPnszlAw2dcTFQJTCSOZNKVArjBNU/tDW9/f8UTOHvrC&#10;b80q/8R0XgrDCg5E383pdOnl8yo/BQwAgStc0wbvLUlEYUkpEQCGKheBlHYRJwRggAiccT5Y+0gK&#10;FIgKY8CBM2aPhH1UJc30MYYITGG6XQxqT7/9fzhyYNKOPTHY120veyPG7bwSY5yhRETgHIQYrDo1&#10;eF4MJILKgKvc49ENQ4AJigKIKCVKUyICAFoAYInBKXCGwGBon6rG7TpRORSFWaaUEg1DaLqi62o6&#10;bSkqCEsK4DhUzCr7FCxLplOWpimaxn0FDkXlAKDrKoM050yIwYsvhNRgn7dFhYX+gTjnrKTM43Sq&#10;M2YWjfljkEpZhmF5Cwrcbn3M2nGEEEIIIYR8wPn9/h//+MfZa5+NqaGh4dZbby0rK7v++uuXLFky&#10;nbMVQmRuvmTfm5gIKWVmn/taSj+PpuKUCSGEkA+OjlDPG7vWtwW7hBT+eCiUjERSsbRlZI/hnHt0&#10;V6HTF03FO8O9/2x659i6JSfOPtrOSpGDyLTnX0zLQkRd0X0O79Q93iMn9SNoIhL/652/H/FjrVrr&#10;9V48j7kn4ZlMpcJVcMUR8WdbzKbQ8HfX/+6V82o+0wm9A/HgvLKZxe4JrVGYtoyOUE9vdMCh6kfV&#10;LPI6PKfVn3D8zKWHdCAKABr6W2LpRNoyZpfW5msOpZ6iZn+7Px7a7W83haUp9LwuIYSQvdTV1eXx&#10;u7L77rvvvvvuy/c1IGQS0GcsQsghxuPZq+6zZVk5A0455ZSXX37Zfh2LxXp6eqqrx141PxgMfuEL&#10;X8g0//SnP2VSTM3NzZmAU01NzS9/+csx9zaeI9peeOGFT3xi7AdYM2cE9spJU1/gKJMrA4BFixaN&#10;OR4R165dO9WzsimKcsIJJ2SeSH7yyScvuuiiMb+IQcRnn3020zzuuONGXyafEEIIOQy4PfppZ89/&#10;6R/bZ80padnt393on1Nfkr28tNfndDhUt0dPJeOppOlyj3Dr0TJlYCAODErK3LquzJ479rJ2vd1R&#10;YFBa5pk5u9jhPHx+6ywoKDj++OMnf79Wa7jf5+/21M0sqqgaumU1E8zFoqs97B+Io8R0ykomzXTa&#10;cpRW7NBfSRuR7B0EYhtrSs7VFO8BHPzAdAZeRMz9HF7qO9rnnskY2KWMNE2xP6FZlhAqSiEZyxRe&#10;sispob1+gf0Fn51BAkSpIAwFk+zE1FB6ajDplPncZ/cB2CPtF4xxxjhjyACAIQK3XzDgwBFwaAI5&#10;ModgnDEAxu3/D2iXiEIGCAjIOWOcKQo3DWE3FYVzzpxO1eFQTVNYphASpZRoP0HHgPHBiQAAZ0wi&#10;cs4BASWMuG4j55wxKaXkkglL6g4ukYOBgNwSEhE1TWEMuDL4F9myZCppKip3ulSHU/X6HHa/7lSA&#10;M1VTjLSwn+eTYp9fpEqBgYE4AJSWeRxOdf6iClUde7nEoD/BGCsqcs+YVXSo3xYlhBBCCCFkSr35&#10;5ps/+clPDmzbgYGB7373u+edd97VV189/QWjDgPXXntte3u7/frrX//6mWeeme8ZHVbo8hJCCElb&#10;xis739rc3WAHKvqifonSoTkKXV637naousI4AhqWlbbS0XS8K9zXEepx664ZRZUpK725u+GchafU&#10;l9Nipvnn1p2qojLG0mZ64nvbL4YwAcChaj6nZ8I7y1Xg8jHG3JorlIhIRD4ZX2Uj4hO/+FM0EB7+&#10;lja7wHPJPKZN2ud25lC8l8xLvd2T/FdnzlvCsl77+RNX//rGzlT/tp7GIndhla+02F20v+eYstId&#10;od6+6AADVlVQPqu4psDl+/iRZ84snvIHk6YaIvZE+kPJCDBW5JpQZmwiHKrucbhDyUiNqAgkQpW+&#10;snxfGEIIIYSQw9Dh83QaIeQDwuXaqy7B8ExUTtmlv/3tb9dee+2Yu3300UczSwAuWLAgu6xTWVlZ&#10;5q329vZUKuV0jrEIeiwWy7xmjOXMOVtPT09jY+P8+fNH2VsymXz88cczzdNPP30awjyapqXTg191&#10;JRKJMcevXbt2PMMmy9lnn53JRAWDwU2bNh111FGjb9LU1OT3+zPNCy64YNpmSwghhOTRnPrSE06e&#10;/c6bLYjY1hzYsdWaU1/icun2u4xBRZU3nbI0XYlG0k6XtteNEoRkwgyHkpyz0jKP7lDrF5arY93I&#10;Saesgb5oWblH05Wlx8zI9wU4BNhFgQAg5+E2TVNmzS2pri0c6IsFBuIOlwoAUuCiwJnvb38ye6RE&#10;q63/8XlV/zU96zcm0h2B2MacTsZ4me9YxpArXFG5ZQrTkpqqSCktU0pElMj5nrXA7QzSUKjJ7kEU&#10;9v8HxgAlZuo1oR0rkoO5JZR2LmqwqtPgNsA4Y5wzrnDGGBu8FIwD4xwQ90oE2eWp2J7mUChrsATT&#10;XncMEUEiAkNAYJypKmeMISAgMMYy5bAYA11XNE0xDEuYElEOHYIBAmeDgS0ppZCIgKZpCck1TcnU&#10;zsrgChdCAoBlSVVVHU7NzpEJKe2zUBXF3sYwRDplKSp3uTRNU4pL9vwWwxlzOlQUiAyEHDzBEf9A&#10;jbQIBRJSYmm5R9fV+oXl44kySikH+mKFRS5V4/MXVUzDDx4hhBBCCCGHqKeeeuqhhx7K6XS73StW&#10;rDj++OOrq6tdLpf9cT2dTvf392/evPnJJ5/s6enJHr969er29vYf/OAHtNTX/qICUFOKLi8hhHzA&#10;9ccCj7//YiAR7gh1d4R6GLDKgrJKX6lbc+3r20hLCn881B3ua+xr6Qr31ZfN+vv7Lxw/c+np80/k&#10;jOLf+VRdUMEZ8+juaCo+zYdOW2kA0BXN55j8TJSuaKWe4oFYUKJMmkmP7p74Pt979Z3N/3p3eL9W&#10;X+RZMYeNY8Wx/cPA+eEqNGVqTXfOO7FQ9L0n3/zoVSu6I/1d4d4dvbtVRS3zFFd4S71ON9v3PSNE&#10;TBipcCoaTIbDyShjrLqgYkZRpa5oc0rrzlt8mtcxCRcq79KWYQorbRkaV1Wez9+knKojZaUBIJZO&#10;VPryfV0IIYQQQg5HlIkihBxicvJFhmHkDHA6nRdccEGmItDLL7988cUX19XVjbLPrVu3vvLKK5nm&#10;pz71qex3vV6v2+3OBH7++c9/nnvuuaNP8rXXXsu8Xrx48eiLpv/0pz/95S9/ua8bmYj485//PPtO&#10;0oUXXjgN13nBggWbN2+2X//rX//67Gc/O8pZ9Pb23nnnnePcc/Z+QqHQgU3v2GOPdTgcmdTWz372&#10;swceeMDhcOxrvJTy5z//eaZZXFx8zDHHTMNlJIQQQg4GRx07AxHWvdXicKjNu/zbN/eWV3orqwt0&#10;XQGA0gpvT1e0sMg10BeLRlIFhU4AAATDENFIykhbukMtLnHrDqV+Ybnbo49+LERs3R1gjNXUFtXU&#10;FVbV0Pf6Y1MUZqdixEhlfHRdqaktrKktTCXNaCSdTBgnOS/YvPMZKUX2sFBi20B0fZlvCspY7Q1R&#10;tPufGd5fWfhhh1bMONc0FQA556Yh0pZkHOxAFAzmoMAu6DRU8wnsDsZgr3LwDBjjCs8pol6fAACA&#10;AElEQVSEiuwrxaREQASevVVmA3srxjnLHMneFvdMfmj3g5mm7MJT9pFYdh4Ks4pZMcYloqrY5auQ&#10;AUOGiKiqgx/jEcAwhJkWe04EB/cAe0pa2btFRGDApJBpgYrKVHWvZBTnTFggJUoh7Zk5XRqiaRqM&#10;K1xY0lSFajHTkJYlVY07XZqmKSVlHrZ3vMrt1VNJU+FMWBIRuTLs8zxCLJqORlKqqpRVeDRdmbug&#10;bMy/5rb+3rhpiqoaX1Gxu6a2cKp/8AghhBBCCDlEvfHGGzmBKIfD8dWvfvXUU08dflPA6XTW1dXV&#10;1dV97GMf27Zt29133529ztfmzZt/9KMffe9735uGMq3f/e53833lptsH8JQJIYSQCWoPdf/9vRfC&#10;qejO3uZYOl7hLZ1dOkNTtNG3UrlS6Sut8JYEk+Hd/o5NXTtmlcyANoik4hcceUZ+QwsfcDWFFQBQ&#10;4PT2RgcQkE3LEmy2SCrGOXdqjkLXlNxUqvaVdYV7ASCWjk88ExULRp66b+XwfrXO5714LvCpum6u&#10;U2tkKG1sD+T0v/H4y1d88QtKkVJTWBFORvti/v5YoCfSzxhzaU6X5nTpTqeqIYIlhURhCWkIM5yM&#10;WtICALfumlFUVVNQoSnq3LK6k+cca/8kHB5i6TgAGMJ0qOO68TF1dEULp6IAMP2ZQ0IIIYSQDwha&#10;Y4MQcojJyURFIpHhYy6//PLsu4k33HBDZ2fnvnb4zjvv3HTTTZlmbW3tsccemz2AMXbppZdmmr/6&#10;1a82bdo0ygzXr1//5z//OdP8xCc+MfoZdXV1/ehHPzJNc/hbUsr77rtvzZo1mZ4FCxbU19dP9UUG&#10;gOOP3/NAbW9v71NPPTXiMER8++23r7nmmpyCXcPrd2WUle0pA/3EE0/09PTs9fzr+GiadtVVV2Wa&#10;wWDw29/+9r4KVQkh7r777vb29kzP1VdfPQ23jQkhhJCDBGPsmONrz/rYwpIyz5Jl1eUV3v7e2Jb3&#10;upp29Pf1RNNJs6a2UNMUj88RjaTDwVQ0ku7vi/n7Y5Yli4rdpeUer8+xaEmVx+sY/UCI2NEWikZT&#10;s+aW6E715NPn0T+446E7VM4ZY8wuDbQvTpdWXumdOafk6OULTzj2o8MHtA88kzb9MLWwbeDJWKo1&#10;p1fhzrryj3KFA4BlCcuUwpIAICUKC1HuiT8xtqcc09AuM5GhrPgSAucjVL3inNnXijNgnGVVi7ID&#10;SCilsExhR6IkgpQgAZk9JrtMFGbHphDR3hqklMKSQqCUUkgppUQcnDBjoChs6EQYY8A5Q2nnqUAI&#10;TMQMI2UJIU1TWJZARMYAOGq6oumq7lDtF6qmaJrKFTuTBYgoTGmkLcvcE6ZiDIABIgqx54OypiuM&#10;g6ZyVVekhZFQykgLh0t1uTSHQy0r9wyPPDkciu5QFYUDg3TSUvYeYBrCPxCPRlJuj15W6XW5tfmL&#10;ygdTkWMxDNHdES4ucXu8jqOPm8Gn7C4vIYQQQgghh7SOjo677roru6e+vv53v/vd6aefPnq5J8bY&#10;kiVLHnjggRNPPDG7f/369U888US+T4sQQgghBLrDfY9tfD6QCG/q+v/s3XecHEeZP/7nqeowOW3O&#10;qw3KwQqWbGycMDgnML47TP4ChwnHgUkHJv3gMGc4voAPE82XYA5MtMEBAzbBNmBbDsqy4q602rwz&#10;s5Onu6vq90fvjscrabXaoJXk5/3ifNM91dVVtWOY3e5PP88XnOLS2o7O6tZjBqJKEDHmi5zRsKQy&#10;EOsa6dkzfGDn4N77tj4iFVUdnDde3RP1hYIev5AibxVO2HmVUsPZZNQbZsjaK5vn4hR14WqD6zrX&#10;U4XczHt77FcPF7L5CTvR5P4rW+cuEAUAgOC7vEVrCEzYbdv2b7/9s5vOfd0FnRvaK5s7q1rPbFm5&#10;qKatMVLr1T15u9CbHNgzdGDv8IHu+KFDycHhbCJvFyoC0UU1betbVq5uXNoSrV9S2/6m9de99ozL&#10;TqdAFACk3UyUYxvaVP/baY4Ymu4IRyqVsSgTRQghhBAyJ6hOFCHkFOPxvOguvb6+viVLlkxo4/f7&#10;P/KRj3z+8593N7PZ7E033XTNNddceuml1dXVuq4rpfL5/N69e3/2s59t2rSpdCAifvrTnz785t3L&#10;Lrvsxz/+sRACAJRSt9xyy4YNG66++urW1tZAIICIpQ5/8YtfPPvss6UD6+vr16xZc8xJbdy48W1v&#10;e9vb3/72VatWuR0WCoXnn3/+G9/4Rm9vb3nLj3zkIydmnS+88MLvfe97pc3vfe97u3fvfv3rX19T&#10;U8MYE0IkEonnnnvuZz/7WX9/v9umpaWlu3vsBtldu3al0+lgMCilZOxF+dulS5c+88wz7ut0Ov2O&#10;d7wDABhjl1566Tvf+c6pj/CSSy753e9+t2/fPnezu7v7jW984xve8Iazzz67oqKCc66USqVS27Zt&#10;u/POO4eGhkoHLlu27GUve9mJWUZCCCHk5NG+sKqqJvi3v+zjGqutDw0PZhLx3MHuhPtuMpnPZ61i&#10;3s5liqbXCAT0QMDn9emMY01dqK4hdMx0k1Kqt2d0sD9dWx+KxnwbzmmNxmb6sL2XiGDIBADT1IoF&#10;Z4qHXHflv27e+nguny7fKZW1d+CuhXVv07h/joban/zLcPqpw/c3Vb3C5w0JoWzLYWNRpbG6T8oN&#10;FSk3DVV+0FhlKEQsC8iPtVAKpFSAcHjYBhE5B6VQKuWmk8qiTSgFKJQ1ofMAEUEBQ2SAkiEDCQqk&#10;G4ya0CcCKFBjpaPc8lGI4+VNy8tPjZV4UkIoxt2kFAghhVBW0ZFSOY5UUiFDrnEpFTJk6oVZj/WH&#10;CACc60KTjiWlVEopJZVtC8eRms45R5e7gFIqzhAACgWHc4YMpaOQo8Y4IlpFx+vRojEfHvlSK4bC&#10;nsRIzjA025HFotB0DgoKBSebKVpFhzEWrfB5vHok6m1pq9C0KT03R0m1f88wIDS2RKtrgp1Laubo&#10;80YIIYQQQsgpTUr5//1//1/5nmXLln32s5/VtKlenNV1/WMf+9htt932+OOPl3Z+//vfP++888of&#10;PUYIIYQQcoJlirlfbHpotJDe2rdLY3xpXadXN6fRj8Z4Z2WLRzcPxnvdP8Q+unfj+R3r53t+L10N&#10;4ZqB9AgiDmUSLTHvzDucinQxazlWVUVTyBOoD81JIKcuVAUAYW8wkRuVSrEZPM7PLtpP3v/o4ft9&#10;r2xmoTmvRIQa81/ZOvrdbSBe9Nzhn//85+9///vPPvvs9c0rB9LDW/t27x85mMyn3ZChAmULhyHj&#10;yMov9kW8oZZYfXO0vjlaHzBPzyt66WIOACxh+c0XPs+xuqoLX3d5adN93t9cc0NZtrCpThQhhBBC&#10;yByhTBQh5BTj873oV/E//OEPF1100eHNzjrrrDe84Q0/+tGPSnvuvffeoxU7Krnllluqq4/wRxa/&#10;3/++973vy1/+cmnPE0888cQTT0zem5uwmpAImuD1r3/9XXfdBQCJROK2226bvMOPfexjVVVVc7m6&#10;LwiHw6973evKC149+uijjz766NHaX3zxxW95y1tuvPFGd1MI4b6++OKL/+3f/q285bnnnutOuZx7&#10;N+hxjRARP/vZz77rXe8aHR1191iWdeedd955552THFVZWfmJT3yCalYQQgh5aQqFPZdevbS/N7Xp&#10;6R7To9U1hm1b5HN2seDUNYpD3clC3s5kio4jdZ0HQ0ZFVbCmLqgb/Jg9C0d274snErma2mBDU2Tx&#10;strlZ9TN93RPGW54zOvTc1lriodEwpVv+OcPf+v/fWLC/rzV93zvtxbWvU3XQrM+znhm06H47w7f&#10;79GjzTUXCKGkkAAohEJUXGOaxpQCIZUUUilAQDjSV7AXfwdUL8SiJCimhAR2pOuTiMAADi+sNXY8&#10;MhwrR1XKQQFjTGLpCuDhsaiJo0JQyk1zgRvgAs5RCmXbEhG8Pl1KpaTKZixElFI5jkBATWeMoXDc&#10;UlLoHjhhAu6BSinGUQEoAQBSSkRUVtHhjAGD0nfjQs5GBNuWji00nWuMVdX7bFsIR3LOOGeWLQb6&#10;0x6vbppc17mus/LzaRrTNI4MhCPjI7liwXIcJRypaTwc8Xr9BmPY2Byprg1O8WOgFHTvj2fSxfbO&#10;Kq9Pf/krOuibNSGEEEIIIUf08MMPlx4oBgAVFRWf+cxnph6IciHiBz/4wa6urkOHDpV23nHHHZ/8&#10;5Cfne36EEEIIeYlSSt237ZF0IbO9fw9DXFbb6ZlWIMqFiM2ROlRwINHr1T3/6HquOVq/oKJxvmf5&#10;ErW0tnNr3+5Kf7QvNdgQqdHYsS8PzdxwJsEYi/pCi6oXzNGNHDXBygp/pC5UNZyJD2cT1YHYtLt6&#10;7pEnc+mJmRZjUdRYNv0+jwuLmJ611YUnBybs/8IXvnDvvfciYm2oqjZUBQBCykR+NJEbHckm08Ws&#10;xrjOdVMzDK6Zmlkbqox4Z/9C0slHwdiVoxc+WojItRPx2S7nDsB97t58rwkhhBBCyOmJMlGEkFNM&#10;MPii2/W2bdv26KOPvvzlLz+85Wtf+9qampr//u//nsqvlIZhfOITn1i1atXRGlxwwQX79u275557&#10;pjhOxth//dd/1dbWTt7svPPOW7x48S233HLMDj/0oQ+dddZZs7+gR3fDDTfs2LGjvOzV0bz97W+/&#10;8sorEbG1tbWrq2vyxvX19ZdddtmDDz448xEGg8Gvf/3rH/3oR3t6eqbSvrW19dZbb50QqyOEEEJe&#10;amrrQ7X1S/M5u6c70XcolYjn0qmCY8umlui+XUNWUWQzVi5n6YYWing0/RhPR1NKxYdzhw4kHSGb&#10;W2NVNYHOxdXnXtROCeSpi8R8hqkFQ55EPGdZwphCCA0A1qy64MzVr3zq2T9M2F+wB5/v++bCurcb&#10;WnS2RqhA9iUe7ks8fPhbiGxx878IG5Uaq3ikFDDOGENNY46jlBIKcewiT3k6CAGU+w/3FO71qLKP&#10;jVJKIYCSAhib+IGSSkmhAAAZKqlAAYyHkBQoNw/F2YtKU0mlQCKCUmq8ANRRZqsQUI2PwR2VVAqA&#10;uxEmKXWdm6YGAIWCXSw4bk0nxlDTuNutVNKNcilQUirOEQCEGKsK5c55bEEAGAclmALlnnksHSUV&#10;uMEwqZAzpZTp0Xx+Ixrz+QNmKGQaHi2TLubzthAqlynmc3YhZwEAMNQ1rvGx6VlFIYVUAgCVVbAL&#10;OTsUNmMVftOrMcYqqvw1tUHTM9U/DSmpuvfHR4azjc3RSMz7svPaKqrmqigZIYQQQgghpzQhxHe/&#10;+93yPZ/85CcNYzpPjuec33LLLTfddFNpz8aNGwcGBmpqTqKSrel0+oknnnjqqaf27NmTSCR8Pt+C&#10;BQvWrVt37rnnVlRUTHsNd+/e/dRTT+3atWv//v25XM7j8dTX1zc3N69atWrZsmWnU7Esy7I2b978&#10;1FNP7dixY2BgQEpZV1e3dOnSDRs2rFix4nijdFNXLBa3bNmycePGPXv29PT0OI7j9/sXLFjQ2dm5&#10;evXqRYsWcT63d4sWCoU//OEPf/nLX7q6uoQQv/zlL4/2nMHZXaJZnPi8ryEhhJx4W/p2dcd79w4f&#10;KDrWyrpFMwlElTRGanN2viveE/YGf7/zsbeedb3O6X62edAaa6gOVmSt/FAmPpgeqQ/PSdWmcpaw&#10;BzMjlf4oQ7aktmOOzoKIaxqXjWSTftPXNzpY5Y9O7xqWUupv9zxy+H7Py+vneqFedLqz64qbh1VB&#10;lO986KGH0ul0+f1UnLFKf7TSH+08QQ9ePhkFDD8AGFy3HHt+R2IJGwAMTQ966KoKIYQQQsicoN8h&#10;CSGnmGAwGA6HS6WBAOCLX/ziGWecMSEr5XITR7fffvumTZsm6fOSSy554xvfeMQeyr31rW9du3bt&#10;V7/61eHh4clbnnvuuTfddNMxO3StXLnyv//7vz/zmc+kUqkjNliyZMnNN998xAJWc4ox9qlPfern&#10;P//5j3/846O1WbNmzbvf/e5S9ar3vve9N9988zF7vummmzZs2PDAAw/s2LEjnU7PZJChUOj222+/&#10;5557fvSjH0kpj9bM6/W+5S1vedWrXjV52S5CCCHkpcPr0zuXVHcuedEXDNsWf/797v17hlOjhQNd&#10;8d07B31+I1bhj0Q9hqmVXyJSSuVzdjKRiw/nikUnEDQ7W2M+v3HGmY3rzmqhPNRxYQwbmyKZVAEA&#10;EiPZmrqpPpnvxn+6edfe50ZTQxP2F+34zkNfb6q8NupfdvToz1Q5Irt/8Kep/O4jvtvZcL3faFNK&#10;CalAKWSI0s0NAQBqGihgUgoce/4dgBtdAkBQsqwq1MSyTQhjBygABCkVMmTjvUgFbmQIAEABA1So&#10;3G4ZAwVMKYXIAEHTmNtOCoUAiONPS0AYqyM11sf4/8OxmJYa+z83uaTcWk+OI6VUnCHnzOc3lAK3&#10;SJTjCE3nms7Hu1HjRaWAI0qhAKQQEpTbsyp1XjZhwLEVUQoRpRp7ZCAoQJRSahoLhMxQ2LtwaU2s&#10;0qfr3B1XOlUY7M9wjsGwRwplWY5tSdt2nPESWvmCjRwjUa/GmcejpVJF23aUUvWNkaqagKYdx3dj&#10;yxL79wxn0sXG5mhNXXDV2sYlK2qnfjghhBBCCCEvKU899VQ+ny9tnn322QsWLJh2bw0NDRdddNEj&#10;j7xw/+VDDz30xje+0X2tlHr/+9/f3d1devfiiy9+97vfPXmf//mf/7l582bDMEzTNAzjxhtvPOec&#10;c0rv3nbbbX//+9/d19dcc82b3/zmo/XjOM5dd931q1/9qnxnKpXatGnTpk2b7rzzzle84hXvete7&#10;dF2f+nyFEA899NAPf/jDXC5Xvj+TyezatWvXrl1//OMfAWDJkiVve9vbOjs7D+9h06ZNn/70p0u9&#10;lfZ/7Wtf+/rXv+6+vuSSS975zncec8p/+MMf7rjjjlKz973vfRdccMFUZvH4449/6UtfKm1+4xvf&#10;OOJD9BzH+fWvf/3jH/94wgWOrq6urq6uBx54gHN+4403XnPNNce1hlNZ5N/85jff//73JzxV0LKs&#10;RCLxzDPP3H333R6P553vfOeFF1444abhaSzvT37yk5/97Gfu6w984APugw63bdv2mc98plAoTD7U&#10;2V2imUx87roihJBTiC2cv+x5MplPD2XizdH6wCzd3I+IHZUtqUJm7/ABv+F9+uDWs1rPmO+5vhQh&#10;4oaWVYPpkYgvdGh0oDZUxab7P2F7n3v+4bvuO2aznFVwpBMw/X/Tzd8FfzJ3U5NK9o4OFhwrbxX+&#10;Zvr4tO4bKWTzffsmPq5XXxDiFZ65G/nh0MM9Z9fl//SikRSLxbPPPrt0685p45//+Z//9V//ddqH&#10;uwEkg+uWnO9MlGNrXGPIAiZlogghhBBC5gRlogghJ85111133XXXzbATRPzRj3409fbV1dWf/exn&#10;BwcHn3zyyeeee2779u3ZbNbr9TY2Nra3t69evXrVqlVer3eKva1aterOO+/s7e11H/m2f//+gYEB&#10;y7JM02xubl6wYMGKFStWr149xTRUSWdn5w9+8INNmzY99thj27dv7+vrM02zvb195cqV5513XkND&#10;wzF7+I//+I/JG9x444033njj8a42Y+yf/umfLr300r/+9a9PP/30zp078/l8ZWVlW1vbunXr1q9f&#10;H42+qP5AZ2fnV77ylR/84AebN2/Wdb2zs/P8888/Ys9r1qxZs2bNTGZUwjl/zWtec9VVV23evHnj&#10;xo3bt2/v7+8vFArRaLS+vn758uVr167t7OycyqP4pn7Skh/84AfHewghhBBy0tJ1fvHli57fHn3i&#10;sf3BkBkfzg0NZnoOJHoOgKYx09Q4ZwqUcGSh4EipEDEU9jQviIXCnlDE+/KL2huaIvM9iVNS26LK&#10;fXuGgyHP0GCmujY4xRtlvB7/O9/6uS//z7/ZTnHCW7bI7Bu4K+xb0lx59QwKRqlEdmvPyP2Wkzzi&#10;201VF1UF10ulpFSgFGMMEQS4oSK3HhNqnEnm5pgAS7mosjTU4RDBzSAhoho7BEEqgaWIUllj5san&#10;AGEs84TMzRIpBegWrbIdRylQUikFOHaIQjwskTU+InTHADgWymJj05FirFtE8Hj00WSeMbdCFHMr&#10;ZLk/OCkAlNI4d0AppRxbMoWgQEo1Fr9CROYWtXrhtAoAGAgpQbnVrtxhoBQSEGIV/qqawOLltf6A&#10;UbZQGAp7Q2FvMW+n0sVcxspmioW8o0ohLwm2PRoImKGwd9WZDYN9aSlVKlnIZa1kIhcImsHQlJ7h&#10;KqUcGsj09aQAob2zKhLzrlrbuP6clul+rgghhBBCCDn9/eIXvyjffN3rXjfDDv/pn/6pPBP1wAMP&#10;vOENbxh75ATiRz/60Xe84x2ldx966KFLL720vb39aL0988wzTzzxBAC4wa2Wlpazzz67vIEQopR1&#10;meRhZNls9uabb+7t7Z1k5A8//PDBgwdvvfXWKc40kUh86EMfGhwcPGbLHTt23Hzzzddff30pHjZh&#10;Ckc8qrR/Qo7laFNev3797bffXr7yU8xE3XfffaUOa2trjxiIGh4e/o//+I+BgYFJ+hFC/PCHP/zt&#10;b3/7uc99rqmpaYrLOLlcLvfBD36wp6dn8maFQuErX/nKY4899vGPf3zCFZbjXV4p5YS3nn322U99&#10;6lPHHOrsLtHMJz4XXRFCyKllc+/OnJXvjh/y6p6GyGw+Mokz3hJt2D3UFc8lnzqwZW3TcioVNS8W&#10;17T9dc9TTZG6LX279o8cbK9snl4/2dH0vk27ptjYfSbxjhM1x5FZ7c1ce6KfbgwA5vKK/J974MXP&#10;Xtu2bduJH8lcW79+/UwODxg+ADA1I/vipy2ceJawDK4DQJAyUYQQQgghc4N+gSSEvCRUV1dfeeWV&#10;V1555cy7QsSGhoap5JSOC+f8mDGh+RIOh6+66qqrrrpqKo3b2to+85nPnPhBGoaxbt26devWnfhT&#10;E0IIIacTRFy8rKa1Lbb5mUPbN/dVVPmtopNOFfM5q1h0hFAAaHr0UNjrDxiBkEfTmD9grlzTsHRl&#10;LedUj3GaWhbEfD6jpja4Z9dQIp6PVfimeGBb69L3vfMrt3/7g0Ure/i7o7kd2w7uqYmcVxlcd1zJ&#10;KAUykdncl3ikYB/1LrSq8KrmykuVUlIoAHADUfBC8AmVVMgREZEBUyilwvGw0VgFJnWEbsvjYAqU&#10;mw4aq60Eyq0VhQhSASIwRMZQCOWeGxkqCUoqZKCkAgWOFEwpJUFKBQo4Y1JJNTaAY0TPStEsUICI&#10;UiqlFGPo7hxN5i1LOI5QAIyhELIgHM7HxoPjtafcswlnbO7jxa6OdDoAwLHqUogASiEy4Ugplc9v&#10;OI4QQr5QHevFTK9e5dWhGgBACJnP2UJKAEjGC5bltC2sXLys9rWvX20VxZ9+v+vA/vhoIn+wO7Fr&#10;x0AgaFZW+SNRHz9SwSilVKHgxEdyI4MZ2xbRmK+xJer16S87r40qRBFCCCGEEDKJQqGwa9cLN4CG&#10;QqHm5mneS1pSV1dXUVExMjJ2A2culxsaGqquHrv/sra29k1velP5A7xuvfXWb33rW0fMYBSLxdtu&#10;u618zyc+8Ql2/E/KtyzrAx/4QF9f3zFb7tq165Of/OQRQ0GHj+3f//3fE4nE1Ifxi1/8oqKi4oor&#10;rpjhCh9NOBxevHjxzp073c2dO3fmcjmf7xi/tudyufJ7Ul/zmtcc3mZwcPA973nPMaskuRKJxHve&#10;857bbrtt0aJFM5yREOLDH/7wMcM8JRs3bvzSl770kY98ZJZWFACgr69vKoGo2V2iWZz4ybCGhBAy&#10;L5RSz/XsGC1kMsVsR1XrtCsIHU1VMNYz2t+THIj5IruHupbWdsz3jF+KGLLzOs787dZHmiK1BxN9&#10;IU+gKhCb70GdvFjY1NvCJ/686NO0xoBzMDPfC3Cy8+imxrihGZZwhJTTqw82Kwq2ZWgGAATMqV4B&#10;JIQQQgghx4UyUYQQQgghhBBCXsTj1def07p6fVP3vnj3vnjfodFc1prQJhz11jeEWzsqGpoijM3y&#10;tc+XGs7Z8tX1uZzl9xuHDiTDUc/UL8x0diz/95u+8rVv3ZwvpA5/Vyq7L/FwX+LhoKctFlwT9a/g&#10;7KilgaSys4XuVH5vIrulaA9PctKK0NKO+n9WCoVQAIrxsk/AeB6o9EhoNxaFSiEiKlCoEOCwdM9Y&#10;1aZS8Sa3ptMLJY8AGKIaSykBInDGEMdOhW7lJUQFICUoKZVCqQAcUEwqBaAU44gAKNHNbClQZVWa&#10;jkCND16Nl3hCtw6VgmLBKRaziCil1HTm2BIRlFSOm31SgAyLeYdpKIR014GxKf1bgoCIoJR7lOSc&#10;mR5NOGM5rud3DNTWhyavxsY5CwRNAFASDnYlIjFfbV1o6YpaRDQ92iVXLdm+uf+pv3WFIp6RoexA&#10;X7prXxwh7vMbXp9hGJxxppQSjiwW7WzGtiwHEcMRb219yB8wqmuCL39FR0UVPcWQEEIIIYSQyezZ&#10;s6d88+KLL55iNeDJXXzxxXfffXdps6urq5SJAoDrrrvu4YcfLoU0BgcHf/3rX19//fWH9/Od73wn&#10;V/aU9He84x3l/Uzd7bffPiEQdfnll19xxRW1tbWaplmW1dXV9f3vf9+NBm3btm0qz63/6U9/Wh6I&#10;qqqqevOb37xy5cpAIMAYk1Lmcrmurq5f/OIXzz77bKnZt7/97QsvvPCYOaVpu/baa7/whS+UNrds&#10;2bJhw4bJD3nmmWfKN1/2spdNaJDL5d7//veXp306Ojre9KY3dXZ2er1eAEilUnv37v3hD3+4b98+&#10;t4FS6qMf/eidd94Zi83ovuRf/vKXBw4cKG2ef/75119/fV1dna7rAGBZVjwe37hx4w9/+MNicawq&#10;9eOPP75t27Zly5bNynqOjIyU5/eOZtaXaBYnPu9rSAgh82UoEx/OJgbTwxrX5iIng4B1oap9wwfz&#10;dnF7/x7KRM2XpbUd3fFeBSpVyOwdPuA3fD7DM9+DOknprUGYp+tjxsIoZaKOCRGrgxXx3CgolcyP&#10;VviP4+mBs8hy7IyVa4nWa4zH/JH5XhVCCCGEkNMTZaIIIYQQQgghhByBrvOORVUdi6oAwCo6mXTR&#10;sgRjqBs8GPJoGlWFmk3LVtVt39zXvCC2c+tAT3eyZcFxXFFuW7D4g+/5n/97x79ncvGjtUkX9qUL&#10;+7qHfmFoEY9e5dGrTL0CQAlZFKooZbFgD2UK3UqJY50Nm6te1VLzSuEoNyk0IeyDgG4dplKciXNU&#10;cizrxDiCQiHlC5EpgLIk1MTyUYg4npECpRQiulWbGBurKKXGSz4xxjSNObYAAKmYklIIYAggABAY&#10;G+uIMRAAKN141aQTfSHT5W6NtZZS2bbEscpUALYEACnHDhFiLBbFEISjpFJjExhPcx0TY+AIUFIB&#10;Rzfg5PHqVlEMDWZCYU9/bwoUNDRHjtnP4EC6WHAWLqnx+YyFS2tK67lsVd2CzopNG3t2bBmorA7k&#10;slYqWciki+lUwbKEu56cMcOjBUNmMBQOR72axiJR3xnrGjqX1Mz2s18JIYQQQgg5De3evbt8c+XK&#10;lbPS7dKlS8s39+/fv379+tImY+wTn/jEv/7rv5b2/PCHP7zgggsqKysnjO33v/99abOjo2N6FZb2&#10;7t37l7/8pbTp8/m++MUvNjU1lfaYprlo0aJbb731/vvv/9a3vjWVPh3Hueeee0qba9as+fjHP+6G&#10;TFyc82AwuGLFihUrVvzxj3/82te+5u5XSj311FPnn39+qeWqVat+85vfuK/f9a53laJi73nPe171&#10;qlcd72TXrFlTvvnQQw8dMxN1//33l16vWLEiGAxOaPDlL385nU6XNt/ylrdce+215dm5cDi8Zs2a&#10;1atX33fffd/5znfcnUKIL37xi7feeus0fmQu27Z/+tOfljbf+ta3XnvtteUNTNOsq6u76qqrXvnK&#10;V37oQx/q7u529995551f/vKXZ2V5f/KTn5SSTtdee+0ll1xSVVWl6/qE6ODsLtGsTHzWuyKEkFPO&#10;/niPAjWSTVYGYrNeJMpV6Yvug4PxXPJAond+i7q8xF286GX96SFHOM/27Njev2dpXbtP9873oE5G&#10;vG7eniCmd4bh4YPzvQCngM6q1kOjAzrXR7LJ+cpExXNJUKrSH22taDS4PvMOCSGEEELI4ei3R0II&#10;IYQQQgghx2CYWqzSX1sfqq4NRmM+CkTNOl3nZ5/X5vMbtQ2h4cFMfCh7XIc3Ni742Ae/s6D5jGO2&#10;tJxkKr97MPW3gyO/PThyX2/iDwPJvw6lnkjn9x0zEKVz3/LWtzdUXGwVhZRKKYXssMedlzbHM0WM&#10;MUBABmoswOSWjpp4jLsHcew/pX4YImPIEAFQKVUKQY2dRCr3NecIAJrOOWcMkSFHUEopOTbI0vkQ&#10;x7bwsFpVL+KeyA1iMYZYqnylQErlTl/XuKZzw+Aer6ZpDBkiG0tAuW1KdwYIKeXk5xtfMyEVSAAE&#10;zhAZhCOeaIWvqibg8WipZD6bsfr7Uv29qcn7sW3Rd2g0GvMFQ+aZL2sxDF7+rs9nnH1e243/58yX&#10;X9TRvqiqvjncsbhq+Rn1a9Y3rT6zac36pjPObFy6ora1vaKpJbp0Zd3l1y27/vWrFy6lQBQhhBBC&#10;CCFTUopAuOrr62el2wnVnHp7eyc0qKure+Mb31i+5wtf+IIqeyCFEOLzn/98aRMRP/7xj0+vhtX3&#10;vve90mvG2O23314eiCp3xRVXvP3tb59Kn319fUK88Gvphz/84fJA1AQXX3zxihUrSptbt249Wsvy&#10;CbJp3Vft8XjOOeec0ubGjRsty5qkfS6XKy+Kdd11101osGvXrieffLK0+fa3v/2666474g8CEa+6&#10;6qryel/btm2b8AE7Lvv373ccpzSva665ZpJZf/jDHy5t7tmzJ5/Pz8ryuoGoYDD4zW9+861vfWtD&#10;Q4NhGBOmP+tLNIsTn/U1JISQU8jBRF/OKggpIp7gzHs7Il3TfYZ3NJ+2hTOQHp7vGb906Vy7ZsXF&#10;AdO/rK5Tgdx86PlkPj3zbk8/Wu1clSo9JhY20aBLdce2qLoNASv8kXhuVKpjX6aZC8OZhM/wenRz&#10;UXXbfK8HIYQQQshpi+pEEUIIIYQQQggh829BR8XiZbVKQS5jde2Pc42Fo8fx5MWKWPVH3v+1vz72&#10;4K/vvyNfGJ314UWDC1Z1vAVV0CoKiegWRGIwxdpHDJQUAFIoZCBFea5JuaWlABFhLOAE48EnzhAZ&#10;KgUKJKBbUApLRZfclJGbRCrdGsU1BqikJRHRbSClBPZCC4YoABCVUuhmtCbMQSlws1foFphCkAoQ&#10;cTyQVZoUuhWoxjY5QyHctJUanxe40TAFY8OACVW1XiCVUhLGZsgAFAKg16vrhgYAjGM05ksmcqlk&#10;HhEOHUwyhtW1R77zQCnVcyCplGpojlTVBEpFoiYwPdqSFbVLVtQ6jogP50YT+WzWsm3BGdMNHgyZ&#10;0QpfKOyZ3v2RhBBCCCGEvJTt27evfDMUCs1Kt9Hoix5qfujQocPbvPrVr3744YdLb+3atevRRx89&#10;77zz3M2f/vSnIyMjpcbvete7KioqpjGS/v7+LVu2lPdTVVU1Sfsrr7zy/vvvPzzENcm6rV+/3uc7&#10;xg2mr3jFK0rDGBwcnJVFPprLL7/88ccfL23u2LFj1apVR2v87LPPll4j4uEtv/3tb5ded3R0XHnl&#10;lZOf/cYbb/zd736XyWTczQceeOCmm26a3kTKF7mzs3Py3/iampoqKyuHh8fuRx8dHfV6Z61AxJe+&#10;9KW6urqjvTvrSzSLE5/rNUylUnKsGvVEUkpN06SUR2tACCFzLZ5LZq08AAQ8s5ADsQpFu2gfvl+3&#10;MJFKZL2ZvT37DZsiH/PpgsZ192/7c2eg6fnB/c/t2dISbawKRKf4F+NirjDfw597HHnVfJbPYgFD&#10;xE/zdc7n86WvUtPmdXSfMPKpbF9/X8Q3O7+dTZ0j7eGR4YZITT6Vi4J/5tM5nei6Hg6H53sUhBBC&#10;CDlNUCaKEEIIIYQQQgg5Kbzsgrb4SFYptXvH4N7dwy2tsYpq/9QPR8TzX375ujXn/uQXX3/q2Qdm&#10;a1Qhf8PC5strK89AQMsSliUQxrJAUko33ISlyFEpNVR2YZRzdB/2LaVEiYig1FhtKGQMlAKFpbgR&#10;IihAUAoRFICbfRpPFqGbh1JSjaWaGCLAhMJlDBkyBVIBAOOAgEoq5caNENy6T1IpkKCUQkCFY8Mu&#10;ncYNRCGiUgAIiCilRBwrFYUIbohLCMk5AwAhlHAkMuAKpVQIyDhTbiktAAkKVClqpdzCWe4+UOPn&#10;AwBEhgwQpFCMM2SgG1qxKHS3yhNCJOpTKjeaKCDiwe6Ez28EgubhP6/B/nR8OFvfGDZN7WXntx3z&#10;CrWm8era4NESVoQQQgghhJDjdeDAgfJNj8czK90ahlG+mcvlDm/DGLvlllvK0yBf+cpX1q1b5/P5&#10;+vr67r777tL+xYsXv+pVr5reSP70pz+VXpumedFFF03eHhHf/va3f+Yzn5m82dDQUOn1y172smMO&#10;IxKJlF6X6vbMkaVLl3LOS2WsHn744UkyUQ888MLv46961asmVLuKx+O7du0qbb7rXe865o3FnPMb&#10;brihVJvrT3/60zvf+c7pPcAikUiUXnd1dbm1kSdpX14QbBZdf/31kwSi5mKJZnHic72Gr3/96ycJ&#10;EK5atWpgYKCnp+e4+iSEkFmhlBrNZ4p2ERFNzZh5h4/8+IE///R3R3v3twCfne8pEzI55tOBzecz&#10;xTCgw+meibr99ttvv/322ertofmezmfg/fM9hJPLK1/5yt///vfzPQpCCCGEnCboiRqEEEIIIYQQ&#10;QshJQdPYpVcvraj0dy6pDoU9XftHuvfFhVDH1YnfH3rbm/7j/e/81uL2izRtRg8pDPoa1y351/PW&#10;fKyucrVb9Ug4UtM4IjAOnCNjDBGUUlJKIaSQSkqpFCippFTCkY4tbEvYlgClABRjOPZ3CFSAijFk&#10;DBlzqydNnKa7LaUCUEoCokIGAKAUSKWElIDIEBlnE24/Eu7zkhGQAQJDRM7Z+FBh7IHK42eTSikh&#10;pVRSjtWBKo1DKQUISiopxjoc3w8IoKQCBcKRQkjhuDfGIQBwjRkmd6fGOeOcccbGy18pKZXjSCGk&#10;lFJJ9wyADBlnblEsBOCcGTpnjEmlrPJHpSJEYz7T1JKJvHDkgf3xFxWuAgCAkaFsz4FkRaW/riG8&#10;ZEVtTd2JfuQhIYQQQgghL3Hu70flexibnauxE37xsSzriM0aGhpuvPHG0qbjOLfffruU8vOf/3z5&#10;kD72sY9Nuyrsww8/XHp96aWXatqxH8G5fPnyY7a5/vrrfzPumDkreHGGaq5xzi+99NLS5l//+tdS&#10;PmqCXC5XXkTrkksumdDgueeeK732er3t7e1TGcDatWtLrwuFwujoNKtDB4MvPA4jnU7/9a9/PVFL&#10;+CJXX331JO/OxRLN4sRPkjUkhJATz5FCKulIwRlHoNryhMw/FtBn3gkhhBBCCCGnB8pEEUIIIYQQ&#10;QgghJwuPV7/q+hV1DeH2hVX1jeGRocy253qHh7JKTrWHYsHev2ckOxq45Px3/vs7fnjxOe+tr155&#10;XPe6RUMNbY0XbFj23nULPxD2LS1d4XbzPFJKZGiaGtcYjid/GGfIEADcekxuLEpIqQCQIdeYbmi6&#10;zjlnpXJSbr0mxlDXGbKxOlOHZXzc2krjB4Bbu0m5eSTGEBEnFIlyx+kWgGKIjCPXxobHGHKOjLOx&#10;FBYbizkpQBxPPCn1onCWG+4C9+7DF49NKpAKbEcIR7r3OLrD0zTGOdN1rumcc8Y4cu4ukVsgCxAB&#10;ARhjnDPOkTFkiJyhpnNdZwDAtbGjpJC2/eIfPEIk5mUIo8l8Pm8PDWTK3xwdzXfvj4fD3pa2WPOC&#10;2DkXTOm+MUIIIYQQQsjcmXbu6HATnokwoWxUuQlFeB5//PFPfOIT3d3dpT3ve9/7yossHZd0Oj04&#10;OFjaPPPMM6dylGmabW1ts7UUAGDb9q9+9atZ7PCYystqSSn37NlzxGbPPvts6XUgEDg8z/P3v/+9&#10;9PqMM86Y4iekvr6+fLP8R3BcFi9eXL753//937/85S+Plq+bI9FodPKP31ws0SxO/GRYQ0IImRdS&#10;SQBQoCgQRcjJgtO/jIQQQgghhIw59oO7CCGEEEIIIYQQcsJ4vPqVr1n+97/uR4RI1HewK9G9b6Sv&#10;Z7Si0heN+T0+/Yi3AwlHplKF+HB2NFFgDBuaIjW1waIlamuvWbHk/KKdZubQwOCB/oHu/sEDA4MH&#10;U+k455rH9Hk8PtPwaprXZ1b7jbaGumW1NbW2JYaHsrYlCnm7UHA8Hg0ALEsAgBBuBMiN+ozVPpJS&#10;uWkiAcAAGEPd4KX7lhCBMcY9mu1I23KsolAK3BSRpjFEZFJJhPEqTTh+ELh5KKUUlt0DNRYrQkAE&#10;TT88ECVBuaWcxm4YRAA3N+UOVUkllZICUE2MQSGAQkAFyHD8bkOFiIClaFZpEG7xKomImodLIRln&#10;Uko3buU2YQyBIQcAUEKCsIVAJYVbHGqsohQiIr5wl6RtC7eqla4zx5FSKinkhPsMGMdg2DOayBfy&#10;dm/PaLTCp+tcKTUylD3YlfD5jLaFlTV1oYsvX8wYXRAlhBBCCCHkRJuQ3zi8uOu0FYvF8s1oNHq0&#10;lpzzT37ykzfddFNpT3nlohUrVlxwwQXTHsbIyEj5ZmNj4xQPXLRo0b59+6Z9XqVUNptNJBJDQ0Nd&#10;XV2//e1vJ4xkrrW2tgYCgUxm7MkUf/7znxctWnR4swceeKD0+rrrrjs8z7Nr167S6ylWQAIAznk4&#10;HC7VPkqlUtObRXt7e319fW9vb2nPD37wgx/+8IcXXXTRueee29nZGQrNebXhCZmiw83FEs3ixE+G&#10;NSSEkHlhcB0AOONCCvcPtvM9IkJe6lTGnu8hEEIIIYQQcrKgTBQhhJxQhmH85je/me9REEIIIYSQ&#10;kxrn7NwL25sXRP/2l/1en55OFQb70/196b7elKZxn88wvZrGERGFkLYtC3krn7MVgGFodY3hqpqA&#10;rvPFy2pWrmn42Y+eSYXNfL+1fMWGFUvPLp1CKYn4QqAoNVrYvXNwZCjrxnV0g4dCntRoXimtWHBA&#10;KdOjO7aQUoECXvb0QcSxcBS4BZos4dZi8nh1AOAcGWOl6+O6VMmCjVgeOgIA0DTmOBIRpFRSjZds&#10;grKs0tiY3XwUjGWKODv80ruU4wfjeCrqhWgWco4CJDgKGcJYASim3NMoUG6VK0TlnlQphPFFQpDy&#10;hTJWbjtQimsMAJCPnUvTjngrAHIG3NQcWwiGwpGgQCoFbm5qnONIJZVucEQwPbrIWu7ppFT8xekm&#10;n8/IZa1UsmB69L6eVENTuHv/SCKej0S9rW0VsQr/pVcvPbx8FiGEEEIIIeTEKA9mAIDjOJo2Cxdk&#10;k8lk+WZVVdUkjRsaGv7lX/7lJz/5yYT9mqZ99KMfnclNzENDQ+WbgUBgigeWl646JqVUPB7ftWtX&#10;V1dXV1fXvn37BgYGZr6GM4GI11577V133eVu/vGPf3zHO94xYSVzuVx5/Oz888+f0IkQIpFIlDbv&#10;uuuuw39GRyOEKL0uRbOmMYtPfepT7373ux3HKe1USj388MMPP/wwAITD4QsuuGD9+vULFy40TXMu&#10;VtLv908+zblYolmc+Fyv4b//+7/n8/kjvvW1r33t6aefPtq7hBAy1xDRb/hMrkslHenoXJ9hhyvO&#10;W1vdfISvB4PpkXQx217ZvKyuszXWcGJmF8+NPj+wL54blUrmrHzeLlrCdktjMWQG17266TO8DFnM&#10;F15U0xbzhU/MwE5Cebuwd/jgYGYkbxUAwHKsvFOUSkophZJKSc40k+tD+/o23vfYfA92bilLzLyT&#10;mZAvgUzUFVdcccMNN8xKVwPp4Y0Htg6mR0YLqZpgVcgz1V9kpqfoWD3JPp3rTdG6jsrmxTVTjfq/&#10;pBzXL4mEEEIIIZOjTBQhhBBCCCGEEHIyam6NNTRFnt82sOnpnmDI4zgyNVrIpAr5nJ2M54RQSinG&#10;UNe56dGiMX8wbPoDJiIs6KhcfWZTRZUfAGrrQ7ms1d+bSiby7h5XeSAKAPx+AwB0nedz1tieoCGl&#10;zKSLAFAsOI6wpFJSKmR4tPvn3MCSpnNNZ4bBJ7wrhCrkbcY5BwBHMY4AYFuCccYZco7CzTu5z1FH&#10;BAVuSso9mxyLMCEAKADG2ZGftz5W0MmtRKUQoHysbqxLKqXkWCQJEQFQKRBCunvcZJRbzEmBUnLs&#10;rGWBqBf6VFIhAkNmWY5bPmuSH6imM3CkUiiFUkpZRWF4gDMGAEJIKaRbOcrj1cdm6Z5RAkzINyGE&#10;I97hwUw+V+zrlaPJvOOI5tZYVU2gujZ48eWL3UAaIYQQQgghZF7U19eXZ6LS6fQkNZ2mbkJZpJaW&#10;lsnb33DDDX/605/6+/vLd958883BYHAmwxgcHCzf1PWp/vYxxeI5SqnHHnvsBz/4wYQTnQzOP//8&#10;UiaqWCx2d3e3traWN3juuedKr5uamqqrqyf0kMvlJuwpj/FMXTqdnvYs6urqbr/99ltuueWIhbZG&#10;R0fvvffee++9FwDWr19/xRVXrFy50v09/sSYuyWaxYnP6RpedNFFR3vrzjvvPMHl0QghZIIKf6Q3&#10;NQgAWasQmfFfIBs6mxs6mw/fv7XvealgZf2iG1ZfvqBiqhUpp80WziO7/97Xs6O2tc1JDgxlRrg0&#10;w4x7DY/ONACwpZO3CkIKm7Eqf6w2WlvUzJrGBRd1nq3zl+5Nd0qpeG60K96zb+TgcCZRdCxL2ON/&#10;2seIN/j841tO/0xUUchkkUXmJEY+FS+FTNSyZcve+MY3zkpXSqlfb/7DrsH92wf2juZTbbXtEe9c&#10;hRsLTnHzoecXYGxlw6LqQMWbN7za1IwTt2qEEEIIIS9JL91fzwghhBBCCCGEkJMc52zpyrrFy2v7&#10;ekb37ho+dDCRThWP2JJxrKkNtrRVdCyq8vlfuLjSsbiq79Coz2cM9Kdjlb6jxZm4xkxT0w2ezSjH&#10;kW6VoWDIA4iZVIExzGUs2xHqxUWiJpBCuYWPdP1F9/ooAKsoLMthiP6AUcjbgkspla5zIaQQUoqx&#10;ZmPtFbh1l5QqJZEUIgICAiCOx5bkEUJRpX2olFtxqhT+sm2hpJJSKaUQsbxGk5vmQmTjiacX8lfw&#10;wvnH3xorIwVuWSmr6Gg6h0lXZhxqGmOIRSXcSdpFIbkCVEoC44xzZhh8vMQTugErZEfoVtO5Ahju&#10;z+omr2sIL11Z5/MbZ6xrWLuhmXGqEEUIIYQQQsh8am9v37FjR2lzeHh4VjJR27ZtK99csGDB5O05&#10;552dnRMyUe3tM308eaFQKN+ceskpxo79q8rIyMinPvWpAwcOTN7MMIzXvva12Wz2nnvumeF0jktN&#10;TU1dXV1fX5+7+dhjj03IRD344IOl19dff/3hPUwv3nO4YrE4k8MbGhq++93v/uMf/7j77ru7urqO&#10;1uzJJ5988sknA4HAe9/73rPPPvs4TjADc7pEszjxk3kNCSFk7tSFqrriPYiYKqQi3hmlrI9GKpUu&#10;5OrD1YhYH66eeYeTy1n5nz/3u77UYE9yoCfRBwjVgYrqQEXA48Oyp18pUJlCbigbH0gPD2XijdE6&#10;Bao/NfzaMy71Gd65HuTJCREr/JEKf2Rt0/KxVVLKlo7l2KZm6Fz7Wc9L4s/UTn/OmKdMlCoKlXdm&#10;3s9LByJeufzCnz6dlaC29u7aObB/eV1nwPTPvOcJHOls79ujQC2r64x4QzesvpwCUYQQQgghJwBl&#10;ogghhBBCCCGEkJMaY9jQHGlojgBANlMcTRRSqbxtSSmlrnOPVw9HvOGoR9OO8NTh9oWVTz7eVVsf&#10;2rdnOJkoRGNHvUbrD5jZrAUAtiXGYjkIwZDJOaaSBd3kjpDCEQCMMcUOC+pIIZVSms4Zw/FUDygF&#10;ti0sSyipdIObpsY4MKY7jrKKNtcZAHDOpFRSKiaVxLF6UErBeAIKsFSYCpExRAC3RtbR6kRZIq0k&#10;jMeoDB19MCEQxZCV3bcnpAKl3JpRSqFCkI5kbDwa5faKABIZB1BMur3LsVkjY7Yl3BJPU/hhIuNo&#10;mlAsOIgAgG7hKsYQERhHw9QAQAFIpTQERHjRSiuwbVEsOrmsZReF44iK6kCsyl9R5b/okkX1TXP1&#10;UENCCCGEEELI1C1ZsuS+++4rbW7btq2zs3Pm3f75z38u3zxmnagtW7Y8+uijE3Z+/vOf/+pXvzr1&#10;INPhJpS7cR85MZUDjxnjSSQSN91004TMlcvj8SxatKi9vb29vb2tra2+vh4RH3rooRku6TS8+tWv&#10;/vrXv+6+fvDBB2+88cbS9PP5/KZNm0otN2zYcPjhM1n5clLKGfbAOT/nnHPOOeecwcHBZ5999s9/&#10;/vOE0F1JJpO59dZb3/zmN7/61a+e7eU8grleolmc+Em7hoQQMndaYvVPdG8Ke4PD2WRTpH62/ku7&#10;XCKXlEpGfeGaYOVcpwgKdvEnz9w/kBraObgvmUtVBytaow26doT6VwgY9PiDHn9TuLYr0XMgfihV&#10;SEspf/L0fTeuu9qjz1uZoJMKIhpcN/hMC4idWkRfFhbPwuMPpsHeOzrzTl5qDK6/dvVl3//bL5rN&#10;mu3J3U8/v3lBRWNjbcMsPmkuXcjtHNxjC2dl/eKwJ/DaMy6N+qZUL5cQQgghhMwQZaIIIYQQQggh&#10;hJBThj9g+gNmPUw1/WIY2vIz6gt5x+c3Dh1IhCMexo58rdrnNzTOGGOFgu316eX7DV07eCDBOZNC&#10;IYJjC0BgDBljbmYJABwh3ViRbnAplRDScaRwpFKgaczw6pyj6dEiUV98JFvI21YRDY0zU7Nt4dhS&#10;SsUYOLZ0q1EhAChQY4EoRIQXxZjGXx52+50CgMHkk1I6AICI4UCH17tQOLIUiHLHXGothQIY28kY&#10;SqmUVIhYXvRJgZJCMQ0ZA6UQJZNSuYWolAIhJTJkR05oHRljTNO5cCSABETd0ACUUkoKlc0UGUNE&#10;JhwpOHOEdINqQiir6NiOdCthmaZWWRNIJfNcQ69Xv+6fVvmDdOmdEEIIIYSQk8KEBNTvf//7a6+9&#10;doZ9ptPpUnkiAIhGo5PXnioWi7feeuvh+7u6uu67776rrrpq2iPx+Xzlm7ZtG8aU7lceHh6e5F2l&#10;1Gc+85nyQBQiXn755eedd96CBQs8Hs8MF3C2nHXWWaVMVDqd7u/vr6urczefe+65UrN169ZNWCiX&#10;rr/oLuEPfehDL3/5y+d3RtXV1Zdccskll1xi23Z3d/czzzzzyCOP9Pb2Tmj2/e9/f+3atcdM4s3c&#10;CVuiWZz4ybaGhBAyd5qjDV7DUxWo2D24P13MhjyBWT9Ff3rE1IyQJ7CkZqbFLScnlbxn8x8G0sPb&#10;+vdkitnO6tbqQMUxj9I1vbNqQdgb2jPUva1/DyLes/kPN6y5nOFLoiYSOZxzKDNfp7Z3J+d79qck&#10;r+45q3LFb7//q7xdGMkm9zpb1l913pLWhXwKVW0P50gnnkul8umisCzbHsklhrMJjrwiEN3Wv/us&#10;ljP+vPuJgOlvjNS2VzYHPbNfk4oQQgghhJRQJooQQgghhBBCCDmdrVhdv2NLf3Nr9Pltgwe7ky0L&#10;jnznXCTmO3Qg4QsYmXRBCMnLHoynGczr06WQjiMNgykFQigplRQCAABBSqUUAEfHkVB0igUAAMZQ&#10;N7iuc8aQaywU8nh8OgB4vLptCWRoO8Kr66apmSZICULIbKYopJJSIQAwAKkYADusAlOpgpMCQAAA&#10;JYUbeQLhJp+U+yYoIS3LkVKBAjVWDGqsE6mUkgoAGWeIoGlMSnCzSfji2JiSAIAMkTEmpVTjMTCl&#10;FI6dXgmhHEeWCmRNzh2qUoprTNOYpnNNY4ahCSGlUEJI2xLCkQ4TDCCVLLinNwwe8Ju6wQxDYxwN&#10;QzNNLVrhq60PZXMWZaIIIYQQQgg5SdTU1AQCgUxm7P7Inp6eRCIxeYTpmCYUibrssssmb/+Nb3yj&#10;NAAAQMRSpd3vfOc7GzZsqK6unt5Iamtryzez2ewUM1Hlma7D7dq1a9++faXN+vr62267LRSa7JHq&#10;6nieTDFbwuHw4sWLd+7c6W7+/e9/L1X+eeCBB0rNrrnmmiMe7vW+qHRzPB4/8VM4Gl3XOzo6Ojo6&#10;brjhhmQy+Y9//OOuu+5KpVKlBj/96U8/8pGPzPUwTvwSzeLET5I1JISQucMZW1bbmS3mu3jPwWT/&#10;stqO2e0/U8wmc6OtFY2csaWz3fkETx3Y0p3o3TPUnSlml9S0R31TfQYZAFQHKnSm7RjYu3uomyF7&#10;6sCWDS2r5nS05KTlHMqKoTyv8s68q+OiHGnvozpR0xQ0/cvrF+4c2MsZTxXSQ5m43buzs6o1YPqm&#10;2EPeLsRzo/FsMlXMglJCyaJjxbOjBaegc8OrG0W7WBeqGsyMJPMpUze29e8GgJpgZUdVS2dVS3Wg&#10;Yi7q7BFCCCGEvMTRkyoIIYQQQgghhJDTmWFoL7ugzR8waxtCw4PpkcHsEZuZJg9HfX6/AYC5jHV4&#10;A03nhsFNj65pTNOYYXDd4JrOERAUcI6MoWlqhqF5vLo/YPgDhmlqHq8eifmqa4Ke8dpTXp8OCIbO&#10;hCOlHLuJjTHQdaYbnDPUtLGqTYwxYCillPKwm90UAICUyrGFZQnHkUIqKSXI8bzUWK0pcM8ihHTL&#10;Oilwizu9UA8KEXSNj+WdlAKA8stRaixMBYDAtbGaVQCKMSi/aKWUsi3HsoQQ7mgPH6+SUjmOtC3h&#10;2AIAGGeMMU3jdY2huoawP2h6fbrh0bw+XTeZ6dGCIbOqNlhbH6qtD9XWhWKV/lDYjFb4q2uDbZ2V&#10;y8+oq64Nul1l00f4eRFCCCGEEELmBSJeccUV5Xt+9atfzaRDKeX//u//lu+5+OKLJ2m/devWRx55&#10;pLR54YUXfuITnyhv8LnPfW7agaIJYaoDBw5M8cBnn312knfLBwwAX/jCFyYPRAFAeVGpE6m86lcp&#10;B5XP5zdt2uS+5pwvX778iMciYkNDQ2lz//798zKFY4pEIpdeeun3vve9tra20s5//OMfJyCHNr9L&#10;NIsTn8c1JISQOXVm8wqN8aZobTI3msjNZiRDKbVvuEfnem2oanndwqmHE6YhU8w9vu/p4WxiOBNv&#10;iTYcVyDKFfWFW2ONw5n4UCb++L6nM8Xc3I2WnOSKzwye+JM6+1LKkvM99VOYT/esalhSG6wMe4KL&#10;axY4Umw6tGNr3/Px7Ojk39ZyVn7HwN5nDm7rGukZyiaS+VRPsn/PUPe+4YPJfAoBOSJDDHoC8Wxy&#10;1+D+rX27nj6w9emDW/eP9Owa2v/Y3o3ff+JX//v0bw+NDsz3GhBCCCGEnG6oThQhhBBCCCGEEHKa&#10;a+uoXLK8VinIZa3urjjXMBI7wkXl6ppAMpHzevVs1gqEzCM+qU43uGFwN97jVjRSoMYqHZmaaXJA&#10;1DjTdGZ6NNPU+GGlkzhnXq+uJFiWKBYdr3csK+WmlRhHRLQVIAAwxRClAiWVEgoRkSGCWyhKSQnS&#10;Fu7zztV4tmrC1SqloBS7ArdAk1QIgAwYZwiAYxEsVMqtJQXwoqwTSKUAEBE5ZwjIGEqpAFCBu9+t&#10;VaUQgDGmlBJiPA+FgOO5LIAXdjLmhqFQOBIZ+vwGApoezfRobkOr6PT3pX1+w+83WtordJ0BgKZx&#10;n9/wBXTOXlhPXWejlgCAbKY43x8xQgghhBBCyAsuvfTSu+++u7R577333nDDDcFgcHq9/f3vf89m&#10;X3i2xZo1ayorK4/WuFgsfv7zny9tmqb5zne+0+v1rlu3buPGje7Orq6u++6776qrrprGYGKxWPnm&#10;xo0bV606dmGE0dHRdDo9SYOtW7eWXm/YsCESiRyzz/kKFK1Zs6b0enBwcGRkpKKiohSIAoDLLruM&#10;c360w5csWXLo0CH39ZNPPqmUOmkfEm8Yxnve854PfOAD7qYQIp/P+3xzeIf6SbJEszjx+VpDQgiZ&#10;OyFPYE3TMqFEf2p4z/CB1Y1LNDY7N571jg6mi5mF1Qs8mvGyBWtm3uEknuzeVHTs/SM9QY+/PjzN&#10;4pl1oarhbKIrfqjCH32ye9NFC8+e0zGfcl796lfncqdDVEwq+d2//exgsn/HwJ6OaNOd7/5yNvmi&#10;r7XW1rj3/Ab0nMA7MJXKP9Z7+O5du3Y1NjbO94LNMk2bq4XlyDqqWiK+UKU/Vl1dM5ge6R0d2DGw&#10;x6t7aoKVYW/QZ3hZ2bfQomMdSPQOZuJSilQ+k7IyluM4wlEABtdjvnDQEzA1vTna0BStRUAhpS1t&#10;y7FzViGZT/Wnh3pHBzjjlf5o0bF6kv0dVS3nt59ZGYjNYBKEEEIIIeQFlIkihBBCCCGEEEJOf2ef&#10;vyARzyml9uwc2rdnpHmBqqzyT2gTCJler24HRD5nZdPFQMhztN4YQ8PglgUOSp/PcCM9kaiPMWTM&#10;jQJNJhAyC3nbMLViwbF1oWscAGxLKKl8PqNQcDQNbUvqOkNEEBI4SqWUBCUkjIegGHOjRmOZJbeA&#10;k5QKEEABIoztQ3SrTLm5qfE6T4AAms7YeMTIffifUi9KREmpQCnGGCAwju7EEREZSCHdUlQMgXMu&#10;xzoHXedub2osYQVYGh+OVaBiDHWdgwnFogMAtiWh9KNAsGyp66yyKhCN+VrbJrsephuaEFIIlc1Q&#10;nShCCCGEEEJOIhUVFeeee+5jjz1W2nPHHXd85CMfmUZXlmX9z//8T/met7/97ZO0/+Y3v5nJZEqb&#10;73vf+7xeLwC8//3vf+Mb3yiEcPd/5zvfOeuss6qqqo53PIZhrFmz5plnnnE3H3zwwTe/+c2TRIBc&#10;5UtxRKUMDAAsXrz4mMNQSj3xxBPTWM+Z83g855xzzuOPP+5uPvXUU5deeumDDz5YanDJJZdMcvi5&#10;5577xz/+0X2dyWT6+/vr6uqOedJEIvHWt761tPnjH/94Grma/fv3l8I59fX1X//61495yFTGNutm&#10;fYlmceKnyhoSQsicOrdt7fOD+xZVL9h0aOfzA/uX1HawGYdXk/l0d+JQVSBWFYi9bMGakCcwd+N3&#10;pNjc+/xwNm451sLq1mknbxGxJVa/tXfXcDa+pW/XeR3rNcan19VpSdO0uUuznEjPD+4vgD1YSPh8&#10;/rrqurOuPO/hu+4vb6AcWXx6yHPOiftf/OKWETGUn7Bz3bp1nZ2d871ap55Kf/R1667alT64rW9X&#10;bagynh3tHR3oivcAACL6DW/QE+CMD6ZHhjJxCSpXzGUKWUcJjWka14Ief8gT9JteBhj1hZsidUHP&#10;2MUezhhnpkczQ55AbahSKjWaT4/kkkOZkaFMvDZU5Qhn7/CBlfWLX7HwbJ2fDv+yEEIIIYTMLzbz&#10;LgghhBBCCCGEEHKS0zR+yVVLK6sDHYurwhFP976R7r1xIWV5G0SsqQvqBvf5jUy6aFviaL0pBfm8&#10;XSw4usG9Pt3j1SuqAprOGD92IModjC9g6AbnGivmHSWVUmAVHbe6lMejcc4AQErFNaYbnHHGGHKO&#10;jI0FopQCIZWUAIDIABkCwliqya3IpErBJAUACOCmmdy6TeOXurF8RmOHYWmPUkohQ0Rwi0S5B7IX&#10;ulEwvkvTGDLUNc4403SuaZxzpmlj/3Ff6zo3PZrPb/gDhmFyt4KWlMpxXlhnKVUmXfB4dU1nVbXH&#10;eIq8YbpZMofqRBFCCCGEEHKymZBcevzxxx966KHj7UQp9cUvfrG8SNTVV1/d0NBwtPbbtm17+OGH&#10;S5uLFy8+55xz3NfBYPC9731veeP//M//VErB8XvlK19Zem1Z1j/+8Y/J2wsh7rrrrsnb6Lpeej2V&#10;kgJPPPHEPFYeuPzyy0uvH3jggXw+/+yzz7qb4XC4ubl5kmOXLl1avvnzn/98Kmf84Q9/KMa1t7dP&#10;r9BQZWVlqZODBw8WCoVjHlKer0NEN18312Z9iWZx4qfKGhJCyJwyNePKZRf6TV9nVWuykN41uF9O&#10;6xtFSaqQ2Tmw12d42yubW6L161tWzun4D8QPFR1rMD3iNbwhc0bhq5AZ8BrewfRIwS4eiPfOpCty&#10;0np+cF/RsZK50bpQFQJuuPI8xifebJn/W58YzE+r++OmLFl49Agftve85z3zvVSnqqDpv3TJy286&#10;93UvbzuzKVq3on7R+paVS2o7GiO1GtcGUsPPHty+d7h7OBPvTQ4kcilN02qCVY2R2uZofX24JuwN&#10;1IWqVjcuW1rbUQpEHY4hRn2hjsrmtY3Lq4KxvtTgxoNbDyb6nju0/X+f/m26mD2eIRNCCCGEkCOg&#10;TBQhhBBCCCGEEPKSYHq0q16zor4x3NZZVd8YHhnObN/UHx/Jld8GF6v0h8PeUNjLOEvGc6V3cLx+&#10;klLKtkU2YzmO9Hg0j0czPXqs0n+8z9MMhjy6zj1eDRByObuQtxWAaWq6zoNhD4IbfwLHFoioacww&#10;NK6x8svrCO6YlJJKCimFkI5w6zUBgILxiBQAQ2QMkQFjwDgDHItLOY6Q46mwUpbKzT4pt0gUIkNk&#10;nPGyy5ycIwCU1sP9B+PMTV8hgM+n+wNGMGQGgqY/aAaCZjBk+gOG16cbBh87fDyXJaUqjRkAUqN5&#10;pSAU9ni9eiR6jDulsDTyGd11QAghhBBCCJl90Wj0X//1X8v3fP3rXy+vJnRMSqmvf/3r5dWQqqqq&#10;3vSmNx2tfbFY/M///M/yPR/+8IfLSx9ceOGFHR0dpc19+/bdd99905ja+vXrTdMsbd5+++2Tx5N+&#10;8IMflMe6jmjhwoWl13/9618nD2sNDAzcdtttUxxt+Qokk8lpzPdwS5cuLZXG6urquvvuu0tvveY1&#10;r5m83ITH47nyyitLm3/84x8PHjw4+ekmRN3++Z//eXrDDgQC5Umhv/zlL8c85E9/+lP5rA+f2lws&#10;76wv0SxOfC7WkBBCTkXN0fqLF76sMhBtr2geySW39++yHXt6XQ1l4tv6dpuasay2ozIQvXrFKxjO&#10;7Z1sBxJ9QslUIVPpj8zwv5YRsdIfSRUyQskDCcpEnZ76RodShQwARL1hAAhVRFact3ZiI6my9+1X&#10;jjz+7o9b/q+HZGbiv24rV658/etfP99LdWrzGd5z2tbcdO7rrlp+0ZktKxfXtLXGGtsqmkzNqAxE&#10;fLpX53pVILawurW9ornSH6nwR+pDVe0VzWc2r+iobPEZnimeyND0jsqW1Y3Lor5Qd/zQ9r49Pcn+&#10;Hzz560PJgfleA0IIIYSQUxtlogghhBBCCCGEkJcK06Nd8erly1bV1TWEFy+v1XW+f8/w9k39g/1p&#10;23aLLmFLe0w3WCTqdRyVGh17uqGuM2QohMymioW8wzn6/YZuaIGQJ1bhm8a1Y0SMxHwa516vYdsi&#10;n7dNQ2MMQ2EPY2h4NETQNFZeRkkpxdh4gScGjCHXGOeMccY4A2CAyDlz38Lxuk7uP3A82sQZcs4A&#10;UUqppHJsKYRUaixCVSKlAkDOxmpAvWjkDECN9QnKDVApxhAR3YCTEGp8jsBKYbIjrMD4tMYzUfmc&#10;nc/awaDJNdbUGjvmqro/MsPk/oBx4j9LhBBCCCGEkMldfvnl69atK9/zjW9849Of/vTQ0NAxj+3v&#10;77/55pt///vfl/Z4PJ7/+q//Kq+nNME3v/nN8oo0r3/96ysrK8sbIOJ//Md/lO/5zne+M5XBTKDr&#10;+v/5P/+ntJnL5W6++eajxaJ+9rOf3XPPPcfs88wzzyy9HhgYuPfee4/YTCn1j3/846abbnIcp3z/&#10;hM1y5Yvw61//ur+/f3rVscpxzi+77LLS5q9+9avS6/POO++Yh994442lSBUAfPjDHz506NDRGj/5&#10;5JMf+9jHSpuNjY1r166FaUHE66+/vrR5xx13bN68eZL2Gzdu/N///d/S5mte85oTs7yzvkSzOPG5&#10;WENCCDlFrWla9vL2M2tDlYuqF6SLuWcP7RjJJo/rfwVsYe8e6to1uD/o8a+oX1Tpj92w+nKfMef1&#10;9Iay8ZyVV0oFTf/Mewt5/EqpnJUfysbneuTkxCvYxWQ+lSnmOONefeyhAOe99lWHtxRD+SOWb5pd&#10;xWeHik8PHr7/S1/6Uvl3JzJtGuNLazsuWfzyt2x4zbUrXomIlYGoI6Wu6Utq2s9sXrGoum1pbceG&#10;llVrm5YvrF5QF67SmDaNE3l1c1F128LqBalCZtOhHUOZ+E+e+e3Wvl3zvQCEEEIIIacw/ulPf3q+&#10;x0AIIYQQ2Lp16y9/+cvS5s033xwMBud7UIQQQgg5DTGGzQtildWB+HA2FPH4/EY+Zw0PZQb7Uslk&#10;oZB3hFCGwdOjRSlVOlW0LcexZSZTzOdsxxFcYz6/YZiabmjRCp/Pr8N0H6bJORo6T2eKwpEIqJQK&#10;hD3BkFnIO9KRti0YQ8ZROEoBKKWkGC+phMgZY5zpOgNERKUkKACNM8ZYptg9XvMJTCPmNSs4Z4gI&#10;CpRSUoGbQZISpFQKQAollZJCKTcbBUoqhQCMM0TQdT7hcaFSgpKKMVRuGSoEt5KVUiCl4pwxjuV1&#10;pSZhWULTmaZxf9C0iiKRyBmGFol6K2sC1bXH/iqYTORyWau+MdLWWVVTR18dCSGEEEIIObkg4rnn&#10;nrt3797e3hfuj+zr6/vNb36zdetWTdNM0zTcYrKIAOA4TiKR2LJly7e+9a3vfve78fgLd9YahvG1&#10;r32tpqbmaOfatm3bd77zndJmZWXlRz7yEcYm/mLi9/sNw9i0aVNpz9atWy+55JIJv/U89thjPT09&#10;7uvFixevXr16Qj/t7e1PPvlkIpFwN9Pp9D333OPz+WKxmNfrRUTbtvfv3//FL36xVL1nzZo1fX19&#10;7uuzzz57wYIF5R3W1dX9+te/Lm0+++yzPT09bW1tfr8fEYUQ8Xj8b3/723/91389+OCDbr3flpaW&#10;0dFRt30ikbjiiitM05RSTpjL4OBgKbViWdZvf/vbn/70p3fffXcymSxPrB1zyhPEYrHf/e53E3a2&#10;tbVdd911x/xgGIbR2tr66KOPupu2bd9///25XK6mpsbr9XLOlVL5fH7nzp3/8z//8/Of/7z8E/Xl&#10;L385EAgc8xRH09LScs8995RuWH/kkUf27dsXjUZ9Pp9hGIhYOvUdd9xRXv+qvr7+bW972+HFNKa4&#10;vFu2bNm2bVtplTZs2HCCl2gWJz7razh1d999986dO93Xzc3Nb33rW6fdFSGEzIqmaF3A8A2khyv8&#10;kdFCund0YLSQNrju0U2c9E/GtrAPjfbvGuzKWfmmWH1HVXNdqOpf1l4Z8kz/f+Om7omuTf2p4ZFs&#10;oilar/PphBnKKcC+1GDEGwp5Aqsbl56A8ZMT6WCyf1v/7p5kn6kZNcGxKHioIlzI5g/s2D+hsXMo&#10;y3y6VjcLWbsjsvelsvd1Hb7/0ksv/eQnPznfS3Uqicfj5bH29evX+/0Tf2r9qaFfPPdgzip0xXs4&#10;sjMaFi+oaAx5AkGP36t7Dv89a3r8hjfqDQ1l4/2pIZ/u7Rntrw1VxXzh+V4hQgghhJBT0kx/uyOE&#10;EEIIIYQQQsgpp6Ut1tAc2fpc75ZnD0Wi3mLBSYzk0unCyGBGSAkA2axVyNtCyPhw3vRoHq9uCsUY&#10;MoaGoQWCps9vTDsNVeJIxRBMk+uGpqSyCk58OCeFAgDOmaYxx5FcA8eRSipEUEoBIiqFiIwhIgMQ&#10;SiHjYGicMTA9hievFYtSOFIIBUqBAiEVjN+uVHpWKSIoBUqOBa7GNpV7XxMiAyUVPywQBaCEIxFR&#10;01HZEpRSCqSQSgFjKIV0s1tTmfv4HVSIDItFJzGc0zQWq/D5/HpTS2QqPdiWMAwNAAJBqhNFCCGE&#10;EELIyYhzfsstt3zve9/7zW9+U75/y5YtW7ZsKW26OYqjdVJXV/eFL3whGo0erYFlWZ///OfL93zk&#10;Ix852qPir7322oceeqi/v9/d3Ldv3/3333/llVce17wQ8XOf+9xNN91USiU5jvOd73ynPJdV7tWv&#10;fvXatWufeeaZo3UYDodf97rXlVfUefTRR0uRmMNdfPHFb3nLW2688UZ3Uwjhvr744ov/7d/+rbzl&#10;ueeee9ddd004XEo5w3JGra2twWAwnU6X75x6FaCzzjrrDW94w49+9KPSnnvvvfdo1bFKbrnllurq&#10;6pkM2+/3v+997/vyl79c2vPEE0888cQTkx+FiJ/+9KePeOvnHC3vrC/RLE581teQEEJOaWc0LqkK&#10;xn679RGPbg6mR3qS/dv79xiaHvNFwt6gT/cYmsGRKQBHOHmnkCnmkvlUMp8GgEp/tCVa79HN1Y1L&#10;L+w8a+bxpCmyhSOUAACOs/Bfy24nQglbODPujJx0+tNDClTGytUFX/QF49L/c92up7cPdvdNaJ/7&#10;wwFlCc9ZtbM+Eqcvm713Hxz2FYtzftttt833Op1uMsXcrzb/Pl3Mbe3bZXB9Wf1Cn+GZo3MFPP5V&#10;9Ut2Du7dMbBnRf2i32595PVnXlPpj868Z0IIIYSQlxr6uxshhBBCCCGEEPJSpGnsjHWN//KWdRde&#10;srBjUVV9c6RzcfUZZzauXNOwZHntmWe1tC2sbGiK1NQFDYMbOjdMzevTDY9WVRPwBWYaiFJKjSbz&#10;o/Gcz2c2tERCYW9DczQc9dqWSKUK+bwthNJ0ZpjcrbkklXIcBS88YlQpBbbtSKk4R13nnKPXZ+g6&#10;c6fmXhxUEpSSbgEoqUBKNW6sxJPbSgHI8v1j2SuQQlqW4ziidDuX40gFStMY58xrMsYY40wpsG0B&#10;4B4J7jPLp7ICAMAY2paTGM5qOquo9Hu8Wsfi6ineJlXI24bBAcDnp0wUIYQQQgghJynG2Nve9rZb&#10;b721srLyaG0mCZDceOONd9xxxySBKAD45je/WR7OOf/88xctWnS0xpzzj3/84+V7vv3tbw8PDx/v&#10;vAKBwB133NHU1HTMlq94xSve9KY3HbPZDTfccMzqTK63v/3t733ve4PBYGtr6zEb19fXX3bZZcc7&#10;u2NCxGuuuWbCzjPPPHPqPbz2ta/94Ac/OMWqQYZhfPaznz2u/o/mggsuuPbaa6fenjF222231dYe&#10;+dbeOVreuViiWZz47K4hIYSc6hrCNf/nrNees2BNY6R2TdOyJbXtIU9gKBN/fmDfsz3bn+h67m/7&#10;n/n7/meeOrB5a++urpEey7Gbo3Vrm5Ytql7QEmu4cd3Vr1p87gkLRAGAxjhDBgASpvRX3Mm5nTBk&#10;GuMz7oycdEbzGcuxpZTeF0diNEP/54/+H64d4Yee/8uh/KO9Uz3B1BSfG0r/+HllicPf+sIXvrBi&#10;xYr5XqfTiiPFrzf/PplL7RjYwxhbVtc5d4Eol6HpS2s7vbpnx8DeVCHzq00P5a3CfC8DIYQQQsip&#10;h+pEEUIIIYQQQgghL12axjsXV3curnYcOdCbGhnOjiby+bxtWc7iFTV7nx8eGsxk08VkIg8MDJ2n&#10;RgvFouPx6jM5qRAyMZKzLREIeYJB0x8w2tdXDQ6kB/rSXq8x2J9KpQrCEbms0jUuhVLSLd6kpAQA&#10;hYBSKo6Kc8Y1BEBd54aHM0QAUBKEM/ZQagSQUrk3UCEiIJalqgAAx4pEAbj/QHyhoZQKEBABFEgp&#10;GGOIKIXiGkOGpqkVLaHpIIRCYEopx1FKKSWVlFN6HraUSklVKDicYzTmC0c9Xo/RsaRa16d0+bxY&#10;dLJZq6klqmk8Vumflw8PIYQQQgghZIqWLVv23e9+96mnnvrRj3504MCBY7b3eDzXXHPN1VdfHQwG&#10;J2+5ffv2P/7xj6VNwzBuuummyQ9paWm5+uqry0tXfe5zn/u///f/TjF8UhIMBr/61a/+v//3/377&#10;298esYGmae95z3suvPDCqfTMGPvUpz7185///Mc//vHR2qxZs+bd7353VVWVu/ne97735ptvPmbP&#10;N91004YNGx544IEdO3ZMqOw0ExdccEF5iaRzzjnH4zm+2yXPO++8xYsX33777Zs2bZqk2SWXXPLG&#10;N77xmJ+EqXvrW9+6du3ar371q8fMwp177rk33XTT5Keeo+WdiyWaxYnP7hoSQsipTufay9vPXNu0&#10;/Nme7Vv6dsV8EQUqbxXydqHo2FJJRNQY92im3/RqTGPIFlQ0rmlcuqCi6Xi/fsyc3/Aamg4ARcf2&#10;aOYMeys6NgCYmuE3vCd4IuREOvxjWt/R9Mo3Xf27O399eOPC3/pEf873qiYWnukHTNky9/sD1taR&#10;I777jne8YypfhsnUKaV+v/PRQ6MDzw/uL9jFFXWLTO1EPJBOY3xxTfvm3p07BvbqXLt3yx9vWHM5&#10;m41adoQQQgghLx0488r1hBBCCJm5n/zkJ6973etKm729vXV1dfM9KEIIIYS81Cml/vHo/i3P9o4m&#10;89s29cVHcrYlfH69sjowvQ6lkrmMnUkXASAa85kerbLK37wg5l78Lubt/t50d3cilcilU0VkwDkr&#10;5B3hSMeRyAAUKKUQkXM0PDoCaNoLtaQAoFgUuw/+TknHcaSUKuhpC/naARVDgKNUtpLSLRkFpQvw&#10;msbcuSs19rx2ZIiAUinOUTc0Q2cer57NFAFQOMIRChAYolV0GGNcZ6Gwh7OjX85X4AiZzVjCkYZH&#10;q6zyR2O+UNjT2lHp1rmaioG+dM+BxIrVDYuW1rzyisUn/rNBCCGEEEIImZ7R0dEdO3bs3Llz9+7d&#10;/f39IyMjSim/319fX9/Q0LBs2bJFixY1Nzef+FuEpy2RSPzlL395+umnd+3aVSgUamtrlyxZcvbZ&#10;Z69evdowjvsmwtHR0b/+9a9PP/30zp078/l8ZWVlW1vbunXr1q9ff3i9rH379v3gBz/YvHmzruud&#10;nZ033HDDqlWr5ns9jtvg4OCTTz753HPPbd++PZvNer3exsbG9vb21atXr1q1yuudk3uslVK9vb0b&#10;N27cs2fP/v37BwYGLMsyTbO5uXnBggUrVqxYvXr1yZPkmcUlmsWJn+A1fPWrX/3rX4/deH3OOec8&#10;9thjJ/aHQAghU6KU6k8NHUj29Y0OxnOjObtgOzZjzNSMiDcY80WaInWtFQ1efW7rrkziD88//mT3&#10;5ie6nmutaGwI18ywt0OjA10jPRtaVq1vXfXKRefM16TIHPndjkef7N608cCWzqrW6mDFhHeVUj+9&#10;9c5Nf3rqiMeixjzn1HnW1wCb1rd6BdbzicJjvWLkyCWDXvWqV9133326PqOn17007dmzp/zRBuXP&#10;XNg/cvBnzz7YHT/Uk+zvqG6tCVRM8xzTksynt/fvrvBHF1UvuGTxy89oXDLfS0UIIYQQciqhOlGE&#10;EEIIIYQQQgg5MkQ86+ULIlHfE4/tX3d2y9//si8+kkuO5LnGQiGTa1OqaORSUmUzxUzGUlJ5vHoo&#10;7NEN3twaq6h6ocaR6dVb2mOhiHfLc4csWwhbGSZ3bAkAyAAZOrYEBWy8kJPh0Q2P5l5RlFIV8o4Q&#10;UkklhFQKEAERGQMlUSpg+KJUlIKxhBW4gSiGoNx/vhCRcstGSamkUAoUQwQFUkgjYCgApUDTmVLg&#10;82A+5zCGjDNEkELmMhZjyDXGGLLxPJZUSiklnLHhCSENk/sDeiTiaWyJVNeGjuuOx8RILhAwDYO3&#10;L6yc748JIYQQQggh5DiEw+GzzjrrrLPOmu+BzJpoNHrttddee+21s9JbOBy+6qqrrrrqqqk0bmtr&#10;+8xnPjPfCzBT1dXVV1555ZVXXnkiT4qIDQ0NDQ0N8z37KZnFJZrFiZ9aa0gIIScGItaFq+vC1fM9&#10;kKNqDNc+w7b5TV88NzrzTFQ8O+o3fRrXGsO18z0zcqIh4j999K26aWz83eOHv6scmf/LIWvriLmm&#10;ylgSQ++Ub9FUytqRKPy9TwwXjtZk+fLlP/vZzygQNbuUUn/e82TOLvSMDtSGqk5wIAoAIt5gS6yh&#10;a6SnJlj5+P6nl9V16pzu7CWEEEIImSr65kQIIYQQQgghhJCjQsQlK2pb2mJ/+8u+/kOjhqkdOphM&#10;xvOFnG2YmtdvmIbGtaOleZTjyGJBWJZjFYSUyuPVgkGPZjCv12htj/n8R3hkeCji8QcM4fhyGcvj&#10;16WQuZytGzrXsJizAZFrzOPRHVtYlrBtoWlcgXJs6Z5OSomIjCmlEJk7BQAFUikEQASlULmJKLc2&#10;1FgMCtz8khDKLUU1cR0AAJRSyDjmcrahczcTxRjTdebYEjkyWzKOnDOPV3cc4ThSyRdV50YExlDT&#10;udu916dHor4VaxtN8/j+PpPP29lssaklqmmseUFsvj8jhBBCCCGEEEIIIYQQcgpoq2zSGK8KxLpG&#10;enJ23qdPvx5jzs6nCunWikaN8bbKpvmeGZlLR7kAwhh7zQfeYHrNx3/9yBEbiJFC7g8Hcw/36B1h&#10;c1kFr/ezwJGDTCrn2N0ppztt70/JlDXJWFoWtz300EPhcHi+F+V0s2Ng72B65EC8lyNric5P6L0u&#10;VN2fGuqOH4p4gxsPbDl7wer5XhVCCCGEkFMGZaIIIYQQQgghhBByDD6/cfHli2sbQt/+ymOV1YHU&#10;aN7r021bjsZzAACImsY0jXGNKaWUAqWUFEo4UggJAJrGPT7d79c1nXt9Rl1DKBL1Ha0sEudoenTd&#10;sBWoYsFBRIbo8fJiQeim5vMZms5AgdCZEMq2RLHoOLZQL6SecDzxBEoBMpRuMEmBlO5g1VgVKHcA&#10;pYJQiEoBIiqpgGNpIgDI+VhtKqXQsaSmQ852GGMaZ96Akc9bms5tS+gG0w3OkRkm13UGbiUqCW7l&#10;KbcalXvOYlH4vHpdQ7i5NXa8gSilVE9XQtNYrNLf2l6haWy+Px2EEEIIIYQQQgghhBByCjA1Y1FN&#10;W8GxDib6DsR7F9e0T7urg4k+znhNsHJRdZupGdPuh5y0PJqhcQ0Qi/ZRQ0qIeOVNN5hezyP/+8BR&#10;O5LK3pW0dyUBAA3OYiaPedDkyhLKksoSKmOLkaNWhSp3xiVnfeDTH6qvr5/vtTndCCkf3bsxXcyO&#10;ZBMtsQaN83kZBkNsiTU8P7BvOJt4onvT6salHt2c77UhhBBCCDk1UCaKEEIIIYQQQgghU7J8Vf21&#10;/7Ty6X8c3PRMbzZdqKoJCCFtSziOdP9TLDoIiAwYQ0Q0PJppaIZH4xwBwO83autD4aOnoUp8Pj2X&#10;4aCgWLClAkBQAqRQXp/OOauqDiBiPm9n00UhJGPINebYgiEgc7NM43EmpaRQCKAQEBARxitEueWb&#10;GLqHSCWVGktPISgJjhAICADIkCEiItOQM1QKHFvYtgAApZRti8pqQ0gppbIKjpTK59d8Pj1W5bdt&#10;YdvSsYWU7miAMcY5ajoDgMRILhzx6gavqPYf708hmcinUoWWBTHD5Gs3NM/3h4IQQgghhBBCCCGE&#10;EEJOGWe1rNrev6cxUtsdPxTPJWO+yDQ6iWdHhzOJlliDzrWzWlfN95zInKgNVXFkPt2TtfKTNEPE&#10;V73lmrr2xt98/afpeGryPpUlRH9O9OeOdzCaoS3/l3Ov/qfrosHofC/MaWhr3/PJfKo7fsjQ9LpQ&#10;9TyOpMIX8Ru+A/HeCl/kyQObz2s/c77XhhBCCCHk1ECZKEIIIYQQQgghhEzVuRd29B1KG6a2fXOf&#10;ZvCI3yjkbavoqKO013UeCnuCITMY9hrGVB+tF63wJeI5brBs1mIcEaBQdDSdaRoLhExkCABen66U&#10;KhYcoTHHkZrOOWcAEA40KxBSKCmlyUOMIWMIAG5KSrk1otxQlBtWEkoBKKkckAjjaSmFyJEhAgJj&#10;qGljI0cETeeOJRwhmcGsghBCBoKmVXQ4Z7ZjK6k0nbsT13UOoE+YmlIwPJThGvP69YqqgK4f3+MG&#10;hZQ93Um/36ysDqxa2xiOeuf7E0EIIYQQQgghhBBCCCGnjMpA7IyGJVLKeC65a7BrZf0in3F8f2XN&#10;WfldQ/uDHn9DuOaMhiWVgdh8z4nMidpQJQAETF8ylz5m4xXnre1Ys+Sh793zxH1/VUodu/fjUdfW&#10;eN5NV+bDytSMgOGb74U5tYVCoTVr1pQ2PR4PAGzv35Mp5kbz6fbKFs7YPA4PEVsr6rf17Ynnktv7&#10;9ry8bR0e8ymDhBBCCCGEMlGEEEIIIYQQQgiZOsPULnzVwvt+taWxJdpzIBGOeDoWVSmlCgWnkLdt&#10;S3DOGEfGkTOm68wwtWlcsIlEfLrOvaaelHkplXCkbnKPR9cNze833Db5nD2aKEilHCE9Hs3j1ZVS&#10;Qqh6zwqlQApZKDjCkQDANbfUEyCiUkoIKSWAUgA4lowCkAoYopu/kgqkkKCAaYxznDB+RESNoVRS&#10;SDS1ZDxfWeP3ePVczuacFQp2TJus9FMmXXQsEav0axqvawgf17IoBQf3x21LtC+sDIY8q89smu+P&#10;AyGEEEIIIYQQQgghhJxizu9Y3x0/tLimffOhnVv7di+r6/BPOWeStXLb+vdojC+uaa/wR87vWD/f&#10;syFzJewJenQzYPoH0yO2sHWuT97eG/Bd+2+vW/PKs379lR/37euZlTHUtTVedOMVy1++elPvzjDT&#10;OLLmaN18L8yprbq6+uqrry7fU7CLPcmBeC6JiFWB+S/DFfaEdE2P50Yr/OnhbKKKUpeEEEIIIVNA&#10;mShCCCGEEEIIIYQch/qm8IrVDQCHspniga6EUqq6NuT16l6vPvPOXcigosqfThURoVBwNI17fYam&#10;s1iFDxAAwLFlMpF3HJHP25wzj09HAMSxklAAAMCFkIyBY0vGXsg1IY4VfZJqLBmlFCoFICVjyBkz&#10;TM2yHaUx6Ug3RjVxcAqUkJrOlAJHOEJq8eFcNOYbGc56vbrtyFzW8vsNOFIQrJB3MumiL2CaHq2x&#10;OaLrx/G4QaXUwe7kyHCusTnq8xtnn7dA0+bzaYWEEEIIIYQQQgghhBByKjI149WrLvnx079ZXrdw&#10;W//uzYeeb4nV14WrESZ7vJcC1Tc62B3vNTR9WW1n2Bt89apLTM2Y79mQuYKIdaGq4UwcAEYLmUr/&#10;lNIyzUva3vuNjz//5NZn/vD37X/bLBxnemdv6Gx+xeuvXHL2SkQsOMVsMddW2WxqRnOsYb4X5nSz&#10;b+SgVDKeGw17gpzx+R4OIGLMFx7JJhWoPcPdlIkihBBCCJkKykQRQgghhBBCCCHk+Kw/p2V4KKMU&#10;sH0jB7uTwoHahuA06kFNorIqsPf5YSGUkkrXGecYq/AzjgAACpKJvJKqkLc5Y16vfsQTazpXCgCl&#10;FIprE5swZKVrWwqUrZSmM03jPr+uWaxYcBwFY2Wm+IuiR0JKBaBxpnGUShVyDvpxeDDj9eqI6PMz&#10;xxYjw9lozDc22nHFopOI5wyDh8OeSNRXUTVZOanD9faMDg2k6xrCNXXBVWsbW9sr5uAHSwghhBBC&#10;CCGEEEIIIae/Cn/kn1df8bPnHlzVsGT3UNf+kZ6B9Eh9uKbCH9EOC0U4Uoxkk72jAzkrH/NHOqta&#10;w97gDWdcVuGPzPc8yNxqjTXuH+nx6p6+0aEpZqIAgDG25KyVS85amUtnt/zl6ad///cDO/ZN5UCu&#10;8eYlbe2rFy9ct7Rp8YLSNZd4dhQAYr5wW2WTdhKEdk4ze4a7i46VLebaKpvmeyxjYt7IQGo4Xcju&#10;Geo+u3X1fA+HEEIIIeQUQJkoQgghhBBCCCGEHB/O2WXXLP3j/c8jAmPYeyjpOE5Dc7SsTNNM5bLF&#10;XMZiHDlnQshYzKeNV1XKZi3bcgoFGwA8Xv1oUSxd57YlGGNCSg6TllRSbhdjjwE1DC6EBAAH1IRY&#10;lFIgHMk4IqLh0REgl7OLBcexZTBkhiIezpgClYznh4cyFZV+Pl7KqZC3E4m8prFYhc/r01vbYlOP&#10;kCmleg6MDvanamqD9Y3hJStq15/TMic/V0IIIYQQQgghhBBCCHlpqA5WvPHMa3+z9WGN8URu9ECi&#10;b89Q195hDJp+r+E1OAcAS4i8lU8Xs0qpgOlfWtsR9YUbIjVXLbso7A3O9wzInFtZv+ixfRvrwtX7&#10;hg9ki3m/6T2uw31B/4Yrz9tw5Xn5TG7oQP/gwf6hg/3DPQPxvmEppen1mD6P6fOYXk+4KrJgxcLW&#10;5e26ObHymFJqKDMSMP2mZnRWtc73kpxupJL7hg/Gc6MAEPWF53s4Y8LeIEMWzyV7RwdzVt5nHN8H&#10;jxBCCCHkJYgyUYQQQgghhBBCCDlumsZfdeWSR373PABwjfX3pkaThaYF0XB4ptdmpJS9B0cH+tPV&#10;DSHbETm0pJRq/F3hqPRowXGkY0vTo7GjZ504R64xpZSU4DhS047eVCkAQAQ2nlPyevW8sgHAASkc&#10;qZTSNO6ODRA4Z1xDTUMANEyez9mIqKSKVfira4MHuxOcs/hIbngwE4n5DJOnU8VsumiYWqzC5/Hq&#10;nYuruDZpRqtMNmN174vn81ZNXaixOdK5uPrcCztmtSIXIYQQQgghhBBCCCGEvBSFPIHXrb3q2Z7t&#10;j+97JuoLZ63cSDaZKmQSuaQjBABonHt1T2OktsIf8Rs+r+45p23N6salDKf6B15ySvPo5tLazoJd&#10;7I4f6ksNdlRN82ll3oCveWlb89K2aRybyI9mirmOqlada20VJ0sho9NGziq4RaJMzfBo5nwPZwxn&#10;LGD6M8UcACRyKcpEEUIIIYQcE2WiCCGEEEIIIYQQMh2M40WXLdIeZgAQiXq798X37ByKVfgbWyK6&#10;zqfRoZByeCA70JuyHVFbH6prCBfylj9nDA9mkvFcdW0QGY4m81KqQsHhnBnGMc5imppwJOdMOFIx&#10;xKOUsZIKAAERy+tceX16Pm8DgGTgONKyHM5QSMUYQ0TT0AAQADTOhJQa54Dg8ehVNQHTo+3bPVxZ&#10;HUgMZ4b6046UGuehsCcU9nj9RufiqikujpRqoC/Vdyil63zhkppgyOxYVHX+KzspEEUIIYQQQggh&#10;hBBCCCGzgiFb27R8Rf2i7X17tvXv7h0dlEoe3qY+XL2stnNZXafO6V67U5hUcjA9MpJLxrPJkWwy&#10;nhvN2QWdaYamG1w3NCNo+pujdc3R+oDpcw9Z27Rs06EdNcHK/tRQc6ze4PqJHbDqGjnkM7zVwdiZ&#10;zStMzZh5n6RcppgFgKKwjZNsbU1Nz1p5AMhaufkeCyGEEELIKYB+TyOEEEIIIYQQQsg0MYbnX9zZ&#10;3Br725/3+fzGQF+671AqEc+FI95YpT8S8U7xcZm2LUaGsgN9accR4Yi3riHkD5idS6qra4O/+832&#10;dKpoWSKdKvj8ZrFgW0VHKeXxHfvSI+foBpCkVLYjj5ahklIiIgBw/qLher26xUSx6Og6Oo60bIGA&#10;nAPX0C30pBQUCo6ucURkjGUyRSFkKOzpXFy19bleBSilko4CroSQvoDZubhKm0KFqHzWHhrKxIcz&#10;QqjKqkBjS9Tr08+5oK1jURVSIooQQgghhBBCCCGEEEJmlcH1MxqXnNG4pOhYA+nhZD5ddCyllEc3&#10;I95gTbCSsiinupFscmvfrm19u9PFLABIpQp2IW8XLGEz5Jwxjowz7tXNTYd2AEClP9ocq19S094Y&#10;qW2J1bsfjN1DXUtrOk7kX+kHUsN5u7CsrtNv+Na3rJrvVTwNubkjW9gnT5Eol861omMBgFstihBC&#10;CCGETI4yUYQQQgghhBBCCJk+RGzrrGxsjjz5t27G+mMVvuHBzMhwLpnIaRqLxPw+v+7x6B6vpmms&#10;dLFQSXCEyKaL6XQxPVrM5y0AiES9dQ1hn98IR71rNzS3L6x87qmejkVVg/1pKVQ2YxUKQgHYttB1&#10;ztiUrjuaHk0IqWnMtoV74IQGCpRSinOGCPywwJJhcq6xQt52bMkYY4hSKMeR2aylcWZZwk1n2UUh&#10;hEyNFnZs7jdMnskUOWfBsCcYMk1TKxYdRMxlC9s29QZDnnDEGwiamsYYR3dBlFKFvF3I2/m8M5os&#10;5LJFxjBW4a+qCfj8RlNL9LyLO/yBk+uCHCGEEEIIIYQQQgghhJxmTM1ojtY3R+d7HGSWSCW39O7a&#10;dGhHX2pIKpXIJYcyiayVKzgWKHXEQ3yGN+wNxnPJgfTwMwe3NUfrFla3HYj3tVU07R7q6k8P1YWq&#10;T8zgLcc+kOyN+MIRb+jlbesomDcX3DpRlmOHPIH5HsuLGNwQUkglqU4UIYQQQshUUCaKEEIIIYQQ&#10;QgghM2WY2rkXti9cUr3x792mR69viqRTxZHhbGIkOzwo3TacM01jQigppZSqtDMQNCuro6Gwx+PV&#10;ozHf6vVNbZ2VbuSpfWHVU3/vrq4JDPSlNV1LjOS4xpSCw6NNR4MIHq+ey1m6zo8Yi5JCgQLOkPMj&#10;P96Rc9A05nDUOUNEj0eTChxH5nKWFErTeTHv6CbPpIuOkOlUob2jorYuFK3we306ADDOHMtRgKnR&#10;fHq0MJosJOIvXMFijHGOji3U2GjR5zOaW2OxSh/nrLI6sPyM+s7FVB6KEEIIIYQQQgghhBBCCDkO&#10;A+nh3+14tD81lCnmBtLDw9mEIxxTM8LeYLVu+nSPV/eYmiGkFEoK6ThS5qx8Mp8aTI/0jQ4iYk2w&#10;suhYBxJ9RccyNKPCH+0aORT2Bn26d64HL5TY3r9HKdVW0Vjpj65sWDTfy3l6ylh5pZQtHZ2fXLfR&#10;uuOxhE11ogghhBBCpuLk+jJHCCGEEEIIIYSQU1d1bfDy65ZnM8XdO4d27xgMhkxoi9m2KOadQsEu&#10;5G0hFOfIOOMcGWM+v+HzG4ig67yuIbxwaXVre0V5AahQxFPfGF62qj4+skdKxTnmc5auc86PIyPE&#10;OXq9ej5naxp3HGFbQtPHKlYpUFJIxhEQdf1IfyRRqlgUliU8PsM0uddnKiVzOdu2haZzT1BjjAVD&#10;pserx4ezusErqwL1TZFQxFNbH+pYXN2+sMoweCKe276572B3IpUsAECh4OQyRSGUEFIKKYTSde7x&#10;6h6fZpoaIuo671hUtXh5bVXNyfVgQkIIIYQQQgghhBBCCCHkJGcJ+7G9Gzce3Fqwi/tGDsazSc54&#10;hT9SFagIewITnkHGmfsYNRMAIt5gfbhaKpUt5oYy8YH08EB6uDpQ0RCpOZDo9RkexvjzA/uX13bq&#10;mj5341egdg125ez80trOoOm/bOn5DNl8L+ppSgGMfRxOsifTjQ+HHplHCCGEEDIVlIkihBBCCCGE&#10;EELIbPIHzDPWNa5a2zA8mO3vHU0mCslEbjSRz2UttwEi6Iam6zwc9TY0huubwlXVAcaPfElv1brG&#10;3p7RzsVVzzzVo+kc8raU0nGkph3HJUBNY16vni/YOnLHlrYtOGecM+EoBaBxxhho+sQOlYJC3nEc&#10;aZrcMLkvYITDnmy2WCw4Pp/h8xvIMBr1+oMmKNB1nk4X6xrDnUuqL716qWG+8CeXaMx3zgXtAJAa&#10;LfR0J3oOJJPxnG1L2xKW5QAA11gk6o3GfNGYLxLzNTSHDYP+YkMIIYQQQgghhBBCCCGEHJ/hTPwX&#10;mx5K5lN9o0MHEr0AsKCiqSZUwZFPsQeGGPT4gx5/U7T20OhAX2poMDNSG6oaSA1zxnNWYUvfrmV1&#10;naZmzMX4lVL7R3ri2WRHVUvEG7xi2YX14er5XtTTVtDjQ0Cdabaw53ssL2ILBwAMbviNOS9KRggh&#10;hBByGqA7bAghhBBCCCGEEDL7ELGqJlBe6ciyhOMIw9A4x6k/2a6xOdLQHCnkbc/m/lSqoOuMcZbP&#10;2YbJDVOb+vPxNJ35mJ7PObqBjiOFI4WjlJJcY4hoeiY+01EplcvZUiqPV9d15vMbuqYNDWQcR3i8&#10;ejji1XXe2l4RiY1djkqnCrt2DPr9RiHvlAeiyoXCnqUr65aurCs7C9i2o2m8vDoWIYQQQgghhBBC&#10;CCGEEEKOV39q6GfPPZjMpXYM7M0WcxX+aFtlk8GnWdNJ53prrLEhXNMVP9Q3OmhqRtGxpFLpYnZL&#10;365ltZ1e3Zzd8Qsl9g4fHEqPNEZqa4KV57Wfubimbb4X9XTmN3wAYGi65ZxcmSjLsTSuMcSA6Z/v&#10;sRBCCCGEnAKorCohhBBCCCGEEEJOBMPgPp+haWzqgSgAQMRzLmgXUkZiXsYQEPx+3TC5VRT5rCWl&#10;mnpXnDN/wOAa0zSm6VxKKSVIqZRSoJR6oSdl2yKXsZVUXo+OiJxjIW+NJnPIMFbpj1b4giHPkhW1&#10;pUAUAASCpqax0WQ+mcilkvkpzw4MQ6NAFCGEEEIIIYQQQgghhBAyEz3J/p8+c388O7ql9/miYy2p&#10;bV9c0zbtQFSJzvWOypb2yhZL2AqUUhJA5ez8lt7nk/nRWRx/3i5uOvT8cCbeWtHYEmtYWb/orNYz&#10;5nE9XwoCpg8ADK5bwprvsbyI5TjuR5fqRBFCCCGETAXViSKEEEIIIYQQQshJLRL1tndU7tw6YOhc&#10;SAbATBM0zgsFO5u1TFPTDT7FUBEi+Hy6ZYlspsg40zSmFCBiPu8AOIigEIStpJQMkWuskLc9Xl0q&#10;8HoNr88wTK7rvL4xXFEVmBDsQsRQ2DuaLADAwe7ksghdpiKEEEIIIYQQQgghhBBCToTueO8vN/1u&#10;NJ/e2r8bFKyoW+ibvTAJItaGKgOGd+fgvqyVZ8gQGQBs69tTFYgtqGjUZ5a8UkoNZeL7Rg4yxpbV&#10;dYY9wfUtK8/vWH9cD5gj0zBWJ4rr2eJUH3V3YljCcjNRVCeKEEIIIWQqKBNFCCGEEEIIIYSQk50v&#10;YIajXt3gXp07tmAaB6Z83CgU7GLBsYqObmi6wdgULhBKKW1L6DrXdU1KaZga5yilcmxZLNqOLQHQ&#10;MDSuoaaxSNTn9em6zgHB6zWqagIVVf6jlXUKBI34SNax5eiU60QRQgghhBBCCCGEEEIIIWQmslbu&#10;3i1/TOZTW/t2c2TL6hd6dXPWzxLw+FfWL97cu7PoWBwZR1YTqe0dHYznRltjjdXBiqlcoZhAgRrJ&#10;Jg8k+vJWPuQNLqpeEDT9ly09b1F123wv6kuC3/B6dDNg+gfSw3m7OBcfm2kQSqSL2YZwDSJGvaH5&#10;Hg4hhBBCyCmAMlGEEEIIIYQQQgg52Y0MZWMxv9en+4NmseCkRwuMMdDQ69WFoWxLWJZjWaDrXNcZ&#10;4+xoFx6tomNZAhn6fAbnGK0IIUJ6tJDN2JYtANEXMA2DM8RAyOMP6oaueX1GMGSGI16v7xgPejQM&#10;DQBsW+Sy1nwvGCGEEEIIIYQQQgghhBBy+lNKPbj9rxkrt3NgH0e+on6hqRlzdC5D05fWdmzufd7U&#10;jYDhTxdzZzQt2Tfcs3e4uyveUxmI1gQqA6ZvKvWdbGHHc6lDo/15q+A3fYtr2ir80cpA7LqVr4z5&#10;wvO9qC8ViNhW0ZQqZPYOQyI36g1Xz/eIAACSuZRSKuaL1IeqvYZnvodDCCGEEHIKoEwUIYQQQggh&#10;hBBCTmpSqNRooZC3YxX+yurA4EDaMLRkIiccyRhDVJyDITXbcmxb2JYABI0zxpFzxjgiIKBybGkV&#10;hZRK05muawqU6TEy6YJlSVDKHzAqfH7ToyFAOOqtqw+ZHl3TGeds6uPUDAaUiSKEEEIIIYQQQggh&#10;hBBCTpTNvTv3Dh/YP9JTdKwVdYvmLhDl8hnexTULtvfv9emellg9U2xZbcdoIT2Ujg9nEgOpYa/u&#10;CXuDPsPj0Txe3TQ1AxCEkEIJIUXBKSZz6WQhnbfyABAw/UtqO2K+sEc3z2xeua55ucH1GY+RHIeO&#10;ypbt/Xv8pi+eS9SfHJmoeHZU53rA4+uoapnvsRBCCCGEnBooE0UIIYQQQgghhJCTmlRKKSWl5Bpr&#10;ao0GQmb3vrhuBLJpK5spKqUQEEBpOtMNPjCyxRFCSiWF8ppVXr1aKSWlUqAYQ86ZY0ulbK9XLxYc&#10;TWfBkOn1GlxDzlg46q2pC/j85vTGqesaANiWyOUoE0UIIYQQQgghhBBCCCGEzK1ELvXwrr/Hc6MD&#10;qaGmSF3Q4z8BJ414wy3Rhq54T02wMhyo2NCycnv/nrAnuKCyKZ5NDmbiw9mEk3LcxoiolCo/nDMe&#10;8gRqg5URb9BneH2Gd33LytWNSykNdQIMDAz84x//KG1edNFFbZVNDFnMF+lJ9jlCaJzP7wgVqAEr&#10;rDcAAIAASURBVHhutMIfQUDKRBFCCCGETBFlogghhBBCCCGEEHIqicZ8gaCn92CSYcYfNPI5O5+z&#10;lSWkI21LJNIHhRAAChRwZnqNaoao6YxrjCEyjoGQJ+DXNZ0zxgCBMQxHPNEKfzjiZQxnMjBd4wBg&#10;2yKfted7kQghhBBCCCGEEEIIIYSQ09zf9j+Tt4t7hroDHn9jtO6EnbcuXD2QGd4/0hP2Bm1hv2XD&#10;a4Yy8S19u7b376kKxADAkSJvFfJOoWBbDJEzzhnnyEzN8JteBDS43hSta69sXl63UOd0D+cJkk6n&#10;n3322dLmy172smAw2BytSxezBxO9Q9mRutA8l4pKZFOOdGL+cNQXqvBF5ncwhBBCCCGnCvo+TQgh&#10;hBBCCCGEkFOMrrOWtlhtfWigPx0fzvr8hlJgW8JxRH/KFMJRUkmp/AEzEvUxBKmUpjGf3/D6dNPU&#10;TY/m8WimRzNNLRjycI3NyqiQAUOUQtq2kFLNMGFFCCGEEEIIIYQQQgghhJCjyVq5HQN7BtLDtrCX&#10;13UyPHF/k2eIrdHGHQN7BtPxJ7s3n9G4tDpY8Yrg2Rd0bDg02j+STcZzoyPZZDybTBezOtd0rpma&#10;oXPdq3saI7Ut0fraUBVns3NtgszQktqOrvihiC90MNFfHazgOG+lohSorsQhn+GN+sJLazrwBH6k&#10;CSGEEEJOaZSJIoQQQgghhBBCyCnJ9GjNrdGm5kgqVcikitmsVSw4Ho8uBAAAItY1hNoX1ARDZiji&#10;Nc2xi1hzdw1JCCmV0nTu8eoUiCKEEEIIIYQQQgghhBBC5s5zh3Y6UvSlhiK+kM/wnuCzR32hsDd4&#10;IHGoKhDdeGDLhZ1nAQBnrDla3xytn++1IcdheV3nE13PtcYanuvZcSg52HwCC45NMJRJ5K38ktp2&#10;r+45s2XlfC8MIYQQQsgpgzJRhBBCCCGEEEIIOTUodYSdyDAc8YYjY9c7e4bDjmMDACC0tle0d1Se&#10;sOE5lgAAXec+nz7fS0UIIYQQQgghhBBCCCGEnLaElM8e3J7IjRbtYntF04kfACI2Reu29u5K5lO7&#10;Brsu6NhAVX1OUQzZeR3r79n8h8pArHd0oC5UqfN5uMojlTqQ6A16AjFf5OzW1aZmzPfCEEIIIYSc&#10;MqgAKyGEEEIIIYQQQk5qnDNN45rOhSOFlMc+AAHm48qjZUsA0A3u85vzcHpCCCGEEEIIIYQQQggh&#10;5KVhz3B31sr1jg56dDPiDc3LGEKegM71kWwymU8NZxPzvSRk+hZWtdaFq1ui9VLJ7njvvIyhJ9lf&#10;tIutsYaQJ7Cmadl8LwkhhBBCyKmEMlGEEEIIIYQQQgg5qSFCrNLn8xsKVD5rz/dwjspxxutE+alO&#10;FCGEEEIIIYQQQgghhBAyVw4m+hwpRvPp6kDFfBVoQsCoLxzPjSpQu4a65ntJyPQh4vkd6z262Rip&#10;G0gP96eGTvAAErnRg8m+6mBFyBM4p22txvh8LwkhhBBCyKmEMlGEEEIIIYQQQgg52VVWB3w+AwDy&#10;uZM3E1Uo2ACgG9zrM+Z7LIQQQgghhBBCCCGEEELIaas/PZQpZgEg5A3M4zAq/RFHOKlCZtfg/vle&#10;EjIjLdH6MxqXNEfrKvzRfSMHk/n0CTt1zs4/P7g/aPraK1vaKpuW13XO92IQQgghhJxiKBNFCCGE&#10;EEIIIYSQk11FlV/TmWFouYw132M5qnSy4PebjGF17XxegiWEEEIIIYQQQgghhBBCTmNCyoHUcKaY&#10;A0S/4ZvHkYS9IYYsmU8PpkeElPO9MGRGLl54TnO0vrP6/2fvvuOkqs7Hj98yfbb3SllYqlQRCxaM&#10;RlRURNHYvtaIJaJRE02iRixRo8YkaqLGEluiJipBFEtEVFQEkb4guwvbe9/pc9vvj81vHBdYli1z&#10;Wfi8X3nldZ8z5577nLMrO7tzn3tGOK2OHY27gmooBhdVNW17/U5ZksdljsqISznrsJMkkXt6AQAA&#10;9g/vnwAAAAAAwIEuLT1OEASny+r3x+IjqD7QVN3rDScmOSRJzM1PMjsdAAAAAAAAAAAOTi2+NlXX&#10;vCG/y+qwSLKJmUiiaLfYwmpYEARf2G/2wqBfZEmaN+mkFGfihKzRgiBsrS32hQKDesWgEtpaXxxW&#10;lfGZoxIccedMmWO32MxeBgAAgKGHmigAAAAAAHCgS0lzyRYpPsHh9yuhgGJ2OnvQ2REwDCMx2ZmV&#10;m2izW8xOBwAAAAAAAACAg1Ojt0UQBG/IH2c3c5OoLjaLNawqXfmYnQv6xTAMm8U2b/LJbptrQlah&#10;IRiba79r8bUN0uU6g97NtTtCanhC1ugER9y8SScnuxLMXgMAAIAhiXt0AAAAAADAgU6WpZGjUkMB&#10;taaqvbnJlzssyeyMuutoD1qtssttGz4y2excAAAAAAAAAAA4aOmG3vX/Fsn8ux9tstUXDgiC4A35&#10;zM4F+80b8td1NtZ2NNZ1NNZ7mkNqWBCEzqB3e8POkBpu83fUe5rzk7IKUvPjHW6rbB2o6zZ4mnc2&#10;VzqtjvFZo+Lt7rkTTxyRkmv2YgAAAAxV5v9WAAAAAAAAsE/jJ2WX7mhKTnE1N/ly8hJFSTQ7o+9p&#10;qt7eFkhOcQmCkD+CmigAAAAAAAAAAA4JVtnSVUjDPlFDiGEYzb6219e/55fDgiDohu4N+b0hf9eX&#10;UhCEJGdCVVut3WLzh4MlTeWVbXWJzviM+NTcxIxkV6Io9P0jKn84UN5a0+bvSHEnjUkfkexKPHfK&#10;nIz4VLOXBAAAYAijJgoAAAAAAAwBWTnxScmutIxga4uvvc2fnOo2O6PvNdR36pqRkR2fmu5OTHKa&#10;nQ4AAAAAAAAAAIgFUfxfeYwhGGbngn1Tda2+s6muszGsKs7WjE4x6An5/OGAYRiCIFjk7++nddlc&#10;Td6WkBpWdS0Q6OwIeNoDnS3etniHOychMyMhRRbl/bp0UA1VttY1+VotklyQlp+dkJGXlDV/8o9d&#10;Nj5XAgAA6BdqogAAAAAAwBAgiuL4SZntbX6Hw9rY4E1KcUU+aDSXqmiN9d7kVJfTaZ1x1PADJCsA&#10;AAAAAAAAADDYwppqs1gFQYizu8zOBT0xDOO7xl3rKrdouhZQQp6Qd2ttiTPRHe9w5yVlJzhccTZ3&#10;dE2UIAiKppQ0VVS21QaUoCfoa/a1tQc6E+zxzd62+La4sekjUt3J+7yuqmvt/s7WQEezt1USpfyk&#10;rNzETKtsPTx/4gmjj5QlyeyFAQAAGPKoiQIAAAAAAEND4biMtV9VZOUklO9qaW32p6YfEFtFNdR5&#10;dN3IyUvMyIwfNnLfn34BAAAAAAAAAIA+EwVJEARJFDVdMzsXIayGbbJVEIQ42wHxmQX2KKSGP9j+&#10;+Zela70hf3ugU9FUiywPT80ZljPMIu11uyerbJ2QNbowfXhVe31te0NHyNvibW8LdLQHO5w+R31H&#10;U25S5ui0YQ6r3SZbLbJFFETDMFRdVTQ1rIUDSqjV39ER8BiGYZWt2QkZeUmZXWMeN2pGkjPB7FUB&#10;AAA4SFATBQAAAAAAhgaH0zr18Lxv11S2NPuqK9sSkhxWq9z/YftDUbTGBm9qmtvusBx+9DA2iQIA&#10;AAAAAAAAYFClxyULguC2uzwhn9m5CGFNibO7BfaJOoDVdDQs2/pJm7+zqq2uydtqs1jT4pKdVkdm&#10;fFoPBVERVtlakJqfk5BR2Vab6Ijzh4Nt/o6AGgoowV0tVVVt9WnuRKtsFUXRIllUXTUMI3Kuy+bM&#10;S8pKcSV2fZOMTM2fPXpmRnyq2UsCAABwUKEmCgAAAAAADBlTZ+TtKmkePjJl2+a6qvK2gsI0E5Mx&#10;dKOspEUUhOzcxKychLxhSWYvDwAAAAAAAAAAB7n0uFRZkuJsrjZ/h6brsiSZlYluGCE1nOJKEgTB&#10;TU3UAam4sWzplhXesH9Hw64mT2uCIy7RGd+H59s5rPYxGSOHp+S2+TuafG0VrdWeoN8mWROd8YZg&#10;ZCWk2yxWRVMtkmyTbTaL1SZb7BZbV61UXmLW6PTho9OHp7gSzV4PAACAgxA1UQAAAAAAYMiQLdLx&#10;J49+599bcvITqyvb21v9SSk/+JTx2KPPFIT/PYHPZnMOajI1Ve0eT3BUYZrDZT3q+JFsEgUAAAAA&#10;AAAAwGCTJSkjPq3Z22YYhl8JxNvdZmXSGfTqup7kjE9zJ/dmxyHEWGVb7TtbV7T5O7Y1lMqiPH38&#10;FMe4GZFXnXH7/Z1jt9iyEtKzEtInZI4qa6kuaSoPKMGshPTOoHdC1ii7xS6JktvujLO73TZnnN2V&#10;l5RVkJLvtDnMXgkAAICDGTVRAAAAAABgKMnMTpg4JVvXjbaWQPnO1kKbxR1ni7waH5cUmzRaW/wN&#10;9Z6s7ISkFNcxx4/MyIw3e2EAAAAAAAAAADgkZMWnVbbWCoLQGfCaWBPV4muTJTnBET8mY4TZS4Lu&#10;mrytb2/6qDPo296w02l1TMwabZWtAzW4LMmj04fnJWdtrS0xBH1C1uhUd9L5005PcyfzBD0AAIAY&#10;M23fWAAAAAAAgL454pjhicmO0WPTrTa55LvGgE+JcQJ+X7hiV0t8giMnP6lwfMb4SVlmLwkAAAAA&#10;AAAAAIeKvKQsq2yJd7gbvC2GYZiSg2EYrf6OZFeiJIqF6SPMXhL8QGfQ+68NyzuCnqK6EotkmZA5&#10;kAVREQ6LfULWaN0wiupL2gOd72xZEVLDZk8dAADgkENNFAAAAAAAGGKsVnnu/EmJyc4x4zMsFqlk&#10;R2MgELuyqM6OYPH2RqtVLhidlpbhPu5Ho3jmHwAAAAAAAAAAMVOYPsJpc2QnZATCgY6Q15QcvCF/&#10;WA2nupLi7e7M+DSzlwTfMwzj/W2ftfs7t9WVGoYxMbvQZhn4gqguLptjQubokBreVl/a6G1ZUbza&#10;7NkDAAAccqiJAgAAAAAAQ098gv2Mcw9LTHIWjs8QRbFke6PPG4tn7zU3eUt3NNkdlrETM+MT7T+e&#10;O95ikc1eDAAAAAAAAAAADiFW2TIlZ1yaO9lmsda1N5qSQ2V7rUW2JLsSCjNG8Oi0A0ppc0V5a015&#10;W01QDU3MLnRa7YN6uXiHe1zGKE/QV9PesLWuuLbDnG9IAACAQxY1UQAAAAAAYEhKTHKePn9iQqKj&#10;cHy6JIk7tjXU13YahjFIlzMMobaqvWJXa2KSY+yEzLSMuHnnTUlIdJi9DAAAAAAAAAAAHHKm5U2Q&#10;JTkrPr010BFQQjG+envA0+7vHJacbZWth+cfZvZi4Huqrn1S/LU35G/wtOQmZsXZXTG4aLIrISM+&#10;tbq9PqSGVxR/NXifVQEAAGB31EQBAAAAAIChKiXNfdrZE5OSXeMnZaWkumqq2ou/awqHtQG/kN8X&#10;LtneWFfbmZEZX1CYnpOXOO+8yQlJFEQBAAAAAAAAAGCCBEdcYfrwrIR0WZR2NlfEsgrFEIzy1mqn&#10;1ZEVnz49f2KKK9HsxcD31lVuaQ90lrVU2WRLXnJmzK47PDlXFMXy1prajsai+hKzlwEAAOAQQk0U&#10;AAAAAAAYwjIy48+9aOqwkSkjRqWOHJ0W8IW3b6lrrPdouj4g4yuKXrGr5butDcGgMmJUav6I5NFj&#10;0+eec5jDaTV76gAAAAAAAAAAHLpmFRzusNpGpQ3rCHhqOxpjdt1GT7Mv5B+ekuuw2o8ZMc3sZcD3&#10;Qmp4ddmGZm9bZ9A7PCVXFuWYXdpmseYlZTV7WzuD3lU71+nGwHxKBQAAgH2iJgoAAAAAAAxt7jj7&#10;6WcfdtRxI9My4iZMyna57VUVbVs31NZUdyhK3/eMUsJqXW1n0aaalmZ/Vk7CxCnZmVkJRxwz/Een&#10;jpVl/qICAAAAAAAAAICZ0uNSjht1RHpcSlpcSkVbjT8ciMFFPSHfrubqJFdiqjvpmJHTnTaH2cuA&#10;7+1srgxrSk1Hg9vmSnenxPjqOYmZdoutpqOhM+it6WgwezEAAAAOFRazEwAAAAAAAOgvURQmT8/N&#10;yUtc+WGxzS77feGGOk9DTUdjXWdKqjsxyREXb7dYe/U4QEXR21t9bS1+rydsCEZyiit3WJLdbhk9&#10;Nn3mrBFx8Xaz5woAAAAAAAAAAARBEI4YNmlnU6Wqa51Bz47GssOyC62ydfAuF1BC2+pKHVb7uIyR&#10;WQnp0/Mnmr0A+IHixvKQGvaGfCNT80RRjPHVJVFMc6fUdTZqurajoSw/Kdvs9QAAADgkUBMFAAAA&#10;AAAOEmkZcedeNK20uGnz+hqX25abn9RQ39nS5Gtu8gqC4HTa4hLs7ji71SrKsiRJoiTLkiSqYS0U&#10;UgJBJRzUggHF5wsbhuFy2XKHJSanuGx2S1pG3DEnFGTlJJg9PwAAAAAAAAAA8D1JlOZOnP33NW+N&#10;zSjYVl+6ta5kYlahzTIoZVGqpm1vKBVFcXzWqGRX4rlT5likXj2LDbGhaOqulsoWX7sgCKnuZFNy&#10;SHUn1XTUt/k7ixvLThpzdOzrsgAAAA5B1EQBAAAAAICDhySLY8ZnFI5Lr65s3/xtjc0u5w1L9vvD&#10;3s6Q1xNsa/E1NXj2eKIoiDa7bLdbsnMTklPdDodFtkjDRiSPGps+clQaH1oBAAAAAAAAAHAASnTG&#10;nzHxxP9s+e/E7MKiupItdTsmZhc6LPaBvYo/HNzRuCukhA/LGZPoiF8w9dQ4u8vsqeMHylqqFE1t&#10;9rXF2V12i82UHOLsLptsa/G3pcUl13U25SRmmL0qAAAABz9qogAAAAAAwMFGFMX84cn5w5NbmnyV&#10;Za11NZ0NdZ2KogmCEAqqmqZrmqFruqYbuqZbrLLDYbE7LF2P65MkMTc/adSYtBGjUm12/nICAAAA&#10;AAAAAMABbXT68HMmz1my+aNJOWO21pVsqSkemzkywRE3UOM3e9tKmyskUZqYXZjoiJ836aT0uBSz&#10;J43uylqrFU31BL0jUvPMykEUxVR3UoO32TCM8tYaaqIAAABigDt7AAAAAADAQSs13Z2a7p4mCLqm&#10;tzT76mo6W5q84bCmKJoS1lVFUxTN4bQmJjkTkhyJiY7EZGdSssvu4A8mAAAAAAAAAAAMGQVp+edN&#10;O/2tjR9Myhm7vb50S+2OzIT0Ecm5Flnuz7CaoVW21tZ2NCY44sdljoyzu+dOnD0yNd/s6WIPOoPe&#10;oBISBMFtM3MLL7fdpXfqYU3pDHrNXhIAAIBDArf4AAAAAACAg58kS+mZ8emZ8WYnAgAAAAAAAAAA&#10;Bt6w5OyfTJ/75qYPpuVNqG6vr26vb/W1j0jNTY9LEQVxf0dTda2+s6mmvUHV1dykzOHJuenxqfMn&#10;/zjFlWj2RLFn3pA/rCmCINgsZt4Wa7fYBEEIq4o35DN7SQAAAA4J1EQBAAAAAAAAAAAAAAAAAICh&#10;LScx46dHnbeyZI0kSmlxKTubKkoay8tbajLiUzLiUl025z5HMAwjqIabvK11nY2qpqa4k/KTsuPs&#10;rolZhaeMP9YmW82eIvbKE/SF1LAgCDbZZmIaXRVZYU3xUBMFAAAQE9REAQAAAAAAAAAAAAAAAACA&#10;Ic9lc86dOPuwnDEfbV/lsjra/B2N3pbajsaa9ga3zZXojHPZHA6rw2V1WCSLIQi6rqu6qhu6N+zv&#10;8Hs6gp6QGhZEMdWVlJ+c7bY509zJx4ycPi6zQBT3e7MpxIyqawElGNYUWZItkmxiJl0VWSE17A35&#10;zV4VAACAQwI1UQAAAAAA4OARDocjx7Isy7KZn3sBAAAAAAAAAIDYG56cc8VRC9ZVbtlU812yK1HV&#10;tWZvW5O3tcHToulaVx9RFA3DiD7LKluTnPGJzoQkZ7zdYkuPSzlm5PSxGSOphjrwhdWwIAiqpvZQ&#10;EGUYhq5pkVCS5cH4ysqiJIqipmtBJWT2qgAAABwSqIkCAAAAAAAHj0cffTRSFjV79uzZs2ebnREA&#10;AAAAAAAAAIg1iyQfNWLqkcOn1HQ0bKkt3tG4KyshTRCEsKYElFAgHAxrYVmSZVGSJVmWpK7NowRB&#10;cNmcw5NzxmeNGp02nGqoocJhtYuiaLNYFU01DGOPX7jWuqYNH6+JhEfPm+1OjB/wTDRDMwzDKlvc&#10;dqfZqwIAAHBIoCYKAAAAAAAAAAAAAAAAAAAcbERRzEvKykvKOnnsMdXtdS2+9hZ/e5u/o8XX7gsH&#10;bLLVZrHaZKvNYou3u4clZw9Pzkl1J1MKNeRIouS2OW2yVTd0zdAsoml3xoYURRAEm8UWZ3ebvSoA&#10;AACHBGqiAAAAAAAAAAAAAAAAAADAQcsqW0am5o9MzTc7EQyWOLvbZrEKghBSFIvdtDtjw5oiCIJN&#10;tsbZXGYvCQAAwCFBMjsBAAAAAAAAAAAAAAAAAAAAoI/i7W6bbBP+f1WSWcJaSBAEm8Ua72CfKAAA&#10;gFigJgoAAAAAAAAAAAAAAAAAAABDVZIz3mm1i6LYGfSYmEZn0GeVrTbZmuRMMHtJAAAADgnURAEA&#10;AAAAAAAAAAAAAAAAAGCoGpU+XJbkJGdCi6/dMAxTctANo8XXnuJOEgRhVNows5cEAADgkEBNFAAA&#10;AAAAAAAAAAAAAAAAAIaq/KQsp9WR6k4OKMGAEjQlh85gp6Zrae6ktLiUFFei2UsCAABwSKAmCgAA&#10;AAAAAAAAAAAAAAAAAEOVJEqF6SNSXYmiKLb42k3JocnbbpEtiY74cRkjzV4PAACAQwU1UQAAAAAA&#10;AAAAAAAAAAAAABjCxmWOtMiWRGd8g6dZ0/UYX13RlBZfW4orURTFsdREAQAAxAo1UQAAAAAAAAAA&#10;AAAAAAAAABjChiXnxtvdw5JzQmq4trMxxlevaKvVDT0vKTszPi3VnWz2YgAAABwqqIkCAAAAAAAA&#10;AAAAAAAAAADAECZL0uzCI+Pt7vS4lOr2urCqxOzS/nCgwdOSk5jptNp/NOYoURTNXgwAAIBDBTVR&#10;AAAAAAAAAAAAAAAAAAAAGNrGZ47KTcwckZonCEJ5a01sLmoYxq6WKqtkyU/KGpsxclhyjtnLAAAA&#10;cAihJgoAAAAAAAAAAAAAAAAAAABDmyiKJ489xiZb85KymrwtjZ6WGFy0tqOxI+AZnpJjt9hOHHOU&#10;2WsAAABwaLGYnQAAAAAAAAAAAAAAAAAAAADQX1kJ6VNyxxmG0Rn0lTZXWGVrsith8C7X6G0pb63O&#10;iE/NjE87csSUREe82QsAAABwaGGfKAAAAAAAAADAIerjjz+2/X9NTU2xvPQ555zTdd2FCxeavQwA&#10;AAAAAADAweNHY47OScwYl1ngtrl2NO7yhnyDdKH2QEdpU0WSK3F02vBRacOOGTnd7KkDAAAcctgn&#10;CgAAAAAADD2ekK+qra6usymoBMOaqmhKWFPCqrKheptVtDgsdqfV3uJvD6lhu8VmdrIAgANUKBS6&#10;4IILFEURBOHaa69NT0/vzVnV1dWrVq369NNPt27dWlpa2t7ebrVas7Ozx4wZM3PmzB/96EdHHHGE&#10;w+HY5zi///3vlyxZIgjCs88+e8MNN0yePNns9QAAAAAAAAAOBjbZet600179ZumErNGba7/bVr9z&#10;fOaoAb9Ke6Dju4Yyt901LrMgNylz3qSTJZFdCgAAAGKNmigAAAAAADA0BJRgSVNFdVtdVXt9e6BT&#10;EARV1xRN0XRdMzRd1zVDb/S0iIZokWRRENTtX+y0N+UnZY3PHD02Y6TTtu/b0wFgnz755JNTTz01&#10;Ej7zzDNXXHGF2UkNVZqmzZgxo6ioqCucP3/+G2+8EcsE7r333paWlq7ju+++u+fOhmF88sknN954&#10;47Zt27q9FA6HS0tLS0tLly9fvnjxYkmSbrjhhrvvvjslJaWHAQsLC+fNm7d06VJBEBYsWLB9+3ZZ&#10;lmM5fQAAAAAAAOBg5bQ6zpt22qvfvDMxu7CormRL3Y7EkMMQBHEgBtcNo7Ktpqa9wW13TcgcnRGX&#10;smDqqVaZ23EBAABMwJswAAAAAABwoGvzd35TuXlrXbGiqWFV6Qh6OoPezqDXHw506+m1h3VNF0XR&#10;Ism1oWa5Nc4b8le21f13x5cjUnPHZ44alznKInHHOYC++/zzz7u2FeoyY8YMszMawh566KGNGzdG&#10;QlVVY3n1srKyBx54oOv4yiuvzMrK6qFze3v7/PnzP/30096MrOv6448//pe//OWNN94499xze+j5&#10;2GOPddVElZSUPPfcc9dcc00sVwAAAAAAAAA4iCU5E86fdtobG5ZPzR2/q6Wqsq0y4NSy4tNkSRYE&#10;Qerr84kCSqi4scwb8uUkZg5PyU1xJZ437TSnlQfzAQAAmIOaKAAAAAAAcOCq7WhcW7G5uKlM07UG&#10;T0tdZ2MgHBQEwSJbEuxxGXGpDqtdlkRJlGVRliRpSu64oBr2h4MhNRRQgjXt9dVtdU6bIz0uxRcO&#10;7Gqu+nLX+hMLjyxMHyGKA/IoQACHnPfeey86HD16tNkZDVXbtm278847TUzgkksuiRwvXry4h551&#10;dXWTJ09ubm7er/E1TVuwYMEf/vCHW265ZW99CgoK5s6d2/VN9bOf/WzBggWpqakmrgkAAAAAAABw&#10;MMmIT73yqHPfK/pUluQkZ8LOlEpdEDIT0rMTMmwW6/6OFlBCdZ2NDZ5mWZQnZBUmuxLGZ42aM+44&#10;u8Vm9kQBAAAOXdREAQAAAACAA1FQCX343arvGnYpmlrX2VjX2aRqaoIjPjs1I9EZ57Q69lLUZI+z&#10;uwX3/wJN15p97c2+1sq2usrW2kRn/MjUvCWb/zs8Oeekscekx6WYPUsAQ4yiKOvWrYuEBQUFTqfT&#10;7KSGpHA4fNppp5mYwMqVK7/66quu4zPPPDM/P39vPf1+//Tp07sVRA0fPvzee+898cQTMzMzrVar&#10;rustLS1r16695557or9DBEG49dZbDzvssFNOOWVv4z/44INdNVGapl199dVvv/22icsCAAAAAAAA&#10;HGTcNtd5U09bW7n589Jv4u3uyrbamo6Gmo6GNHdKTmK62+ba50P0DMPoDHlr2xtbAx2SIKbHpw5L&#10;znbbnCePnTUpewzP4AMAADAXNVEAAAAAAOCAU9Fa+17Ryo6gt7Ktpq6jSReMVFdiXlJ2nN21X+PI&#10;kpwZn5oZn6qoSrO/rbq9fmPNd5nxqYqmVLbXTcubMHv0kVaZP48A6K2Kioro8KyzzjI7o6HqF7/4&#10;RWVlpVlX1zTt0ksvjYT3339/D50vueSS+vr66Jbf/e53t99+uyzLkRZZljMyMs4444y5c+e+9tpr&#10;F198cXT/efPmNTU1xcXF7XH8SZMmzZw5c+3atYIgLFmyZPXq1UcffbRZKwMAAAAAAAAcfERRPHL4&#10;lGFJ2R98t8phtQ9Xc+s6m+o7m5q8LVbZGmd3xTncCXaX3eKI1DcZhhAIB71hryfk9wR9mq5ZLdZh&#10;SdlZCelW2ZKfnD1n3HGp7iSzZwYAAABqogAAAAAAwIFE0/Uvdq1bU7HJF/LvaCzzK8HM+LTcxEyn&#10;1d6fYa0Wa3ZCRkZ8anVbQ21HQ7O3LT85Wzf0+s6mc6fMcdnY5gVAr6xfvz46nD17ttkZDUmrV69+&#10;4oknTEzgxRdfrK6u7jqeNm3a5MmT99Zz/fr1S5YsiW7585//fOONN+6tvyiKF110UW5ubvT3RjAY&#10;vOOOO/785z/v7axHH330+OOP7zq+8MILd+7cGV1wBQAAAAAAAKD/shMzLp95TkVb7TeVm+0WW35y&#10;dou3zRPyeUK+6rY6wzB2P0UURbfNlRGfmmCPS3EnyZI0NmPkEcMm5yRmmD0bAAAA/A81UQAAAAAA&#10;4EARVEL/2rC8rrOptqOxorXGIlsmZhcmOeIHanxZlIen5GQmpJa31JS3VLcHPLquv/LN0gVTT+Vh&#10;fgB6Y+XKldHh1KlTzc5o6PH7/WeeeaaJCfh8vhtuuCES/uEPf+ih87333hsdzp49e9GiRfu8xAkn&#10;nLBo0aLouq/HH3/8rrvuSktL22P/Y489tqCgYNeuXYIgVFRUPPPMM9dff72JSwQAAAAAAAAclERR&#10;HJGSOyIlt9nX9m3V1tKmCm/ILwiCbujekD+khqM7O60Ol80piaIgCImO+DEZIw4fdljiwH1oBQAA&#10;gAFBTRQAAAAAADgghNTwvzYsr+5o2NGwq83fkepOHp023DIIG2U4LPZxmQWN3tbSpvItdcUTMke/&#10;um7pOZNPyU/ONnsNABzoli1bFjmWJCkvL8/sjIaen/70py0tLSYm8MgjjwSDwa7jjIyME044YW89&#10;PR7P0qVLo1ueeuopURR7c5X77ruv215Yb7755rXXXrvHzqIo3nfffRdffHFX+POf//yyyy5zu90m&#10;rhIAAAAAAABwEEtzJ88Zd9ycccd5gr66zsa6zqa6zkZfOBjdJ97uyknMyE7IyE5Id9mcZqcMAACA&#10;PaMmCgAAAAAAmE/R1Lc2fljT0fhdw86OgGd0+vCMuNRe3nfeNxlxKTaL9bv6nZtqv5uQNfqNDe+d&#10;N+304ck5Zq8EgAOX1+utqamJhMcee6w8CHWbB7f333//tddei4SSJOm6HssEvF7v/fffHwnvuusu&#10;SZL21vnrr7+ODvPy8saNG9fLCyUmJp5yyikfffRRpOWxxx7bW02UIAjz58+PrIaiKC+88EJvNqQC&#10;AAAAAAAA0B/xDne8Y+SYjJFmJwIAAIA+kvo/BAAAAAAAQH+ourZk838r22p3NO5qD3gK00dkxqcN&#10;akFUlyRH/OTcsaIobqnd0Rn0Lt38cWfQa/ZiADhwFRcXR4ennXaa2RkNMe3t7QsWLIiEWVlZDz30&#10;UIxzePLJJzVNi4SRrZn26NNPP40OL7/88v261ty5c6PDkpISRVH21tnpdC5cuDAS/va3v1VVNcaL&#10;AwAAAAAAAAAAAABDCzVRAAAAAADAZO9v+2xXS2VxU3mrr31U6rD0uJSYXdpldU7JGWuVLdvrd3mC&#10;3iWb/6vqWv+HBXBQ6rZr0KxZs8zOaCgxDOOCCy7w+/2RluXLl48YMSKWOSiKcs8990TCOXPmJCcn&#10;99B/5cqV0eExxxyzX5fbfVOpurq6HvpfddVVkeP29vZPPvkklosDAAAAAAAAAAAAAEMONVEAAAAA&#10;AMBMxY1l2+pLK1prmr2tI1PzshLSYpyAVbaOyyxQNGVHU3ldZ+PHO740e0kAHKA++uij6HDixIn7&#10;PKW1tXX69Ol5eXnTpk2bM2fORRddtGjRojfffNPsqZjgn//854cffhgJf/WrX02bNi3GOaxYsSIY&#10;DEbCa6+9tuf+RUVF0WFBQcF+XS4hIaFbS3t7ew/9p06darVaI+HDDz8c4/UBAAAAAAAAAAAAgKHF&#10;YnYCAAAAAADg0BVSwx9996Un5KvpaMxOyMhJzDQlDbfNNSp9eEljWVVbnSiIOYmZk3PGmr02AA4s&#10;hmFEl/QkJCSkpOxjU7tt27bNmjWrqwympqamq3HRokXz5883ezaxVl9ff9lll0XCwsLC++67L/Zp&#10;/PnPf44Ojz/++B46q6ra2dkZ3dLzplK783q93VpEUeyhv8ViOffcc19//fWucMWKFe3t7UlJSbFf&#10;KAAAAAAAAAAAAAAYEtgnCgAAAAAAmOaT4q+9IV9pU4XDYhuemmNiJhlxKdmJGVVtde2Bzk9L14TU&#10;sNlrA+DA0tjYGL3F0Ny5c3vuv3Tp0okTJ3bbF+if//zn448/Lsuy2bOJKV3X582bp2lapGX58uUW&#10;S6wf1xUKhT744INImJWV1XNVm6Io3VpcLtd+XXHTpk3dWvZZ4NTt++r999+P8SoBAAAAAAAAAAAA&#10;wBBCTRQAAAAAADBHRWvt5trvqjvq/eHAqLThsmhykcCIlDyXzVnWUh0IB7+tKjJ7eQAcWIqKfvDP&#10;wsknn7y3noZh3HPPPWeffXZ0Y3JyclFR0YUXXmj2PEzw5JNPrl27NhI+9thjo0ePjn0aGzdujA7P&#10;Ouusnvs7nU7jh+Li4vbriq+++mq3luzs7J5POeqoo6LDN954I/YLBQAAAAAAAAAAAABDBTVRAAAA&#10;AADABIZhrCz52q8Eq9rqMuJSk5zxZmckSKI4LDnbHw40e9vWVmwKKiGzMwJwAFm1alV0OHPmzD12&#10;C4fD55577uLFi6MbZ8yYUVZWNmHCBLMnYYJdu3bddNNN0UsRHcbSsmXLosMeqtoGRGlpabcqrEmT&#10;Ju1zd6yRI0dK0vd/tF+2bJmqqjFeKAAAAAAAAAAAAAAYKqiJAgAAAAAAJqj3NDd4mmva6yVRGpma&#10;b3Y6/5PiSnLbXJXttUE19E3lZrPTAXAAWb58eXS4x52OWlpapk+fvmTJkujGhQsXrl69OjEx0ewZ&#10;mEBV1dNPPz0SSpL0zjvvRNf8xFK3PZemTJkyeNcyDOPSSy/t1njbbbft80RZlqdNmxYJdV3/7rvv&#10;YrpMAAAAAAAAAAAAADB0UBMFAAAAAABMsKlmu6Zrzb62jLhUiyybnc7/iKI4PCU3EA42eVrXVW4N&#10;hINmZwTggKCq6tq1ayNhYWGhw+Ho1mfbtm0FBQVFRUXRjS+99NIzzzyzz92BDlb33HPPjh07IuGL&#10;L76YnZ1tSiaKopSWlka3ZGVlDd7lHn744dWrV0e3SJI0f/783pzbbQuyr776KnbLBAAAAAAAAAAA&#10;AABDCjVRAAAAAAAg1kJqeFt9aaO3Vdf1rIQ0s9P5gSRnfLzDXdPRENaUkuYKs9MBcECoqPjBvwZn&#10;nnlmtw5LliyZOHFiZ2dnpCUhIWHTpk27bxZ06Ni8efP9998fCU855ZRLLrnErGTq6+ujQ0mS4uPj&#10;B+laf/zjH3/1q191a3ziiSfcbndvTu+2gdWqVatit0wAAAAAAAAAAAAAMKQcog8oBQAAAAAAJtpW&#10;X6poan1nU7w9zmVzDuDIFUU7dV3vOk7KSEnOTN3fEURRzIhL29lcEVRDu5qrJueMNXu1AJhv/fr1&#10;0eEJJ5wQOTYM4+67777vvvuiO0ydOnXFihUpKSmDkczmzZtnzJgxGCP/7Gc/++Mf/zggQ4VCoVNP&#10;PTUSulyuN954QxTFwUi7N7ptEjV+/PjBSCYUCl1++eWvv/56t/bJkydfe+21vRxk3Lhx0eGXX34Z&#10;05UCAAAAAAAADlKtra1bt26NhIcffngvH2MEAACAAxk1UQAAAAAAINaK6ko8IZ8/HBidPmJgR961&#10;uVhT1K7jgilj+1ATJQhCsitBEIQ2f0d5a7Wm67LEPtvAoW7lypXR4dSpU7sOQqHQT37yk6VLl0a/&#10;evnllz/77LMWyyD+6VVRlMEYVtO0gRrqxhtvrKuri4T//ve/k5KSBm9B9qm4uDg6HDNmzIBforKy&#10;8qSTTupWfCUIQnJy8ieffCL1+kdJRkZGdFhWVqZpmizLMV0vAAAAAAAA4KDT2tr6ySefRMLx48dT&#10;EwUAAHAQ4J4eAAAAAAAQU5quN3ia2wMeQRTT4pLMTmcP7Baby+Zs9XeE1HB1R73Z6QAw37JlyyLH&#10;kiTl5eUJgtDS0jJ9+vRuBVHPPPPM3//+90EtiDrwffbZZ3/7298i4YUXXnj66aebm1J0gZYgCJmZ&#10;mQM4uK7rTzzxxPDhw3cviMrLy9u2bVtq6n4U6CYkJHRr8fv9MV0sAAAAAAAAAAAAABgiDunP5gEA&#10;AAAAQOy1+ttVXfOF/C6rQxYP0I0vUlyJNR0NmqHvbKoYnpxjdjoAzOT1equrqyPh8ccfL0nS1q1b&#10;Z82a1dnZGWm3Wq1ffvnlEUccYXa+JvN6vWeddVYkTE5Ofu6558xOSqitrY0O09LSBmrkkpKS+fPn&#10;FxUV7f7S7Nmzly1bFhcXt18D7t7f4/HEx8fHbrEAAAAAAAAAAAAAYIhgnygAAAAAABBTDZ4WQRB8&#10;Yb/b7jI7l71KciUYhuEJems7G83OBYDJSkpKosM5c+a8+eabkyZNii6IEgRBUZQxY8aYnaz5rrji&#10;iuiVeffdd10u8/+1r6qqig7T09P7P6aiKHfdddeYMWP2WBD1+OOPf/LJJ/tbECUIgtPp7NbS3t4e&#10;y7UCAAAAAAAAAAAAgKGCfaIAAAAAAEBMNXiaNV0LKqGs+AG4JX2QOC0OQRBCatgb9JudCwCTrVmz&#10;Jjp86qmnKisr99jzueeeu/XWWwc7n8mTJxuGYfaq7NnSpUvffPPNSLho0aJjjjnG7KQEQRAaGhqi&#10;Q7fb3c8Bv/nmm/nz59fU1Oz+UkFBwfLly8eOHdu3kWW5+w6KHo8ndisFAAAAAAAAAAAAAEMH+0QB&#10;AAAAAICYavS0eMMBQRDcDvN3Dtkbq8UiiGJYU31h/wFbewAgNj766KPocG8FUYIg3H333YqimJ2v&#10;aVpbW88///xIOGzYsEcffdTspP4nEAhEhxZL3x8WFgwGFy5cOHPmzD0WRD300EM7duzoc0GUIAii&#10;KHZrOZS/qQAAAAAAAAAAAACgB9REAQAAAACAmPKHA2E1LAiCw2IzO5e9EgXRKlsUTVF1LaxxMzpw&#10;6DIM48MPP9zjSzabbdq0adEtPp9v+fLlZqdsDsMwFixYEA6HIy3vv/++zXag/DuvquqAjFNaWjpy&#10;5Mhnn31295eOOeaYioqK22+/vT8FV8KeaqJ23zkKAAAAAAAAAAAAACBQEwUAAAAAAExzYG+/ZJOt&#10;YVURBMEb8pudCwDTNDU1+f17+Edg0qRJlZWV//znP7u133777Yfm5nIrVqxYuXJlJLz33nsnTJhg&#10;dlLfs9vt0WHfdl565513xo4dW19f363d7Xa//fbbX3zxxbBhw/qf6u7fP/0ssgIAAAAAAAAAAACA&#10;gxU1UQAAAAAAAHvQtU+UIAi+MDVRwKGrqKho98Ybbrhh/fr1mZmZ48aNmzhxYvRLO3bs2Lhxo9lZ&#10;m6CtrS06XLx4sa0XLrjgguiz3n777W4dZs2aNSDpZWRkRIcej2d/R3j66afnzZun63q39oULFzY0&#10;NMyfP3/3/Z36ZvctrRISEgZkZAAAAAAAAAAAAAA4yFATBQAAAAAAsAe6rkuSLAiCTbaanQsA06xa&#10;tSo6lGV52bJlTzzxRGTrnnvuuafbKYsXLzY7a/Ppuq70wu4lRt067F4g1DdZWVnRYWNj436d/tpr&#10;r1133XXdGtPS0r755ptnnnnG7XYP4NKFQqFuLYmJiQM4PgAAAAAAAAAAAAAcNKiJAgAAAAAA2IOw&#10;pthkiyAIbpvL7FwAmGb58uXRYUlJyRlnnBHdcsYZZ1itP6icfOedd+rq6sxOHD+Qn58fHTY0NPT+&#10;3K1bt1500UXdGs8888zy8vIZM2YMeKp+f/fNCePi4mK0TAAAAAAAAAAAAAAwpFATBQAAAAAAYkqS&#10;JEkUBUHQDb3fgw0WwzDCmmKTraIoumxOs9MBYA5VVdesWRMJR44cOXLkyG597Hb7Lbfc0q3x8ccf&#10;H7ysNm/ebBscN998s9lLPlgKCwujw94XrYXD4blz53ZrvOOOO5YuXTqw20NF+Hy+bi1OJz+GAAAA&#10;AAAAAAAAAGAPqIkCAAAAAAAxlepK6qoy8ob8/R5ssGiGruu6VbY6rQ5Z4u8nwCGqsrIyOjzzzDP3&#10;2O3666/v1vLII48EAoHBS0wZHJqm9Tml8847z9h/K1eujB5k/vz53TpE16T1x9ixY6PD4uLiXp74&#10;xz/+sdu3wR133HH//feLojggie2uqakpOszLy5NleZCuBQAAAAAAAAAAAABDGvf0AAAAAACAmMpM&#10;SHNaHbIk+5VBLBjop7CqCIJgk61uNokCDmHr16+PDmfPnr3HbsOGDTvmmGOiWzRNe/31181Ofwjo&#10;Vu0zeIVG3faJ2rVrV28KwEKh0F133RXdcvrpp993332DuiY7d+6MDk888cRBvRwAAAAAAAAAAAAA&#10;DF0WsxMAAAAAAAAxoqpqeXn5jh07duzYUVVVJcty/P+XkJBQWFg4ZcqUGGxGkRGXKgiC2+Y8kPeJ&#10;8oR8giC47c4kZ4LZuQAwTbddjKZNm7a3nosXLz7llFOiW37zm99cdtllEhvNHRgyMjIkSdJ1PdLS&#10;2tqanp7e81nLly9XFCUS2my21157bfAKt7ps3749OjzyyCNNWC8AAAAAAAAAAAAAGAqoiQIAAAAA&#10;4GBmGMbatWtfeeWVlStXlpSURN/bvbvExMTZs2f/6Ec/+tGPfjRx4sRBuu07KyFNEAS33dXoaTEM&#10;Y7BvLu+bNn+Hw2p3Wh0Fqflm5wLANO+++250mJ+/138QTjzxxPj4eI/HE2mpr6///PPP97a1FGJM&#10;kqSTTz75o48+irRUVVXtsybqj3/8Y3T4+OOPJyQMeqHs5s2bo8MpU6bEdKUAAAAAAAAAAAAAYOjg&#10;MaUAAAAAABycqqqqHnjggfHjxx911FF/+ctftm3b1nNBlCAIHR0dS5cuvemmmyZNmlRQUPDEE08E&#10;AoEBT8xpdSQ44uJsLk3X/OGg2eu0B7phtAc6k12JgiAUpFETBRyifD5fZWVlJDzmmGN62EnPYrH8&#10;5je/6da4e8uAmDx5sjE4Hn/8cbNXfRDNmzcvOtywYUPP/Ts6OlatWhXdcskllwx2koZhrFixIrqF&#10;migAAAAAAAAAAAAA2Bv2iQIAAAAA4GBTWVl56623vvXWW4Zh9HmQ8vLyG2+88YEHHvjlL395zTXX&#10;uN3uAcxwZGp+m79jZ4vU4G0usA9k0dGk4w839P/N2pXQx5w7g15N11JcielxKQmOuAFMD8AQUlJS&#10;Eh2efvrpPfe/6qqrfv3rX0e3rF69urS0dPTo0WZPBYIgCCeddFJ0uHz58quuuqqH/uvXr48Ozznn&#10;nIH9UbhHzc3NPp8vEk6dOjU+Pj7WKwUAAAAAAAAcjLKzsy+88MJIGIM94QEAABAD7BMFAAAAAMDB&#10;Q1XVxx57bMKECW+++WZ/CqIi6uvrb7311pEjRz7++OO6rg9UnlNzx8mSnO5OafS0aAM3rCAIabkZ&#10;6fmZXf9zJ/axnKnV1y5LcoIjfnT68AHMDcDQsmbNmuhw1qxZPfdPT0+fO3dut8bf//73Zs8D/1NY&#10;WBhdX/Tuu+/2/IPyww8/jA7ffvttW795PJ6ek9y8eXN0ePnll5u9bAAAAAAAAMBBwu12j41it9vN&#10;zggAAAADgJooAAAAAAAOEt98880RRxxx6623Rm8xMSCamppuuummM888s7W1dUAGzIxPy4xPy0xI&#10;03St2d9mwmLtnaIpDd7mNHeyJIqjUoeZnQ4A03z00UfR4cSJE/d5yh133NGt5bnnnuvo6DB7KhAE&#10;QZAk6ac//WkkDIfD1dXVPfRftWpVtxal3/aZZLdCrNNOO83sZQMAAAAAAAAAAACAAxc1UQAAAAAA&#10;HAz+9Kc/HXXUURs3buxlfynBJiXaRadFkMVenrJ8+fLDDz/822+/7X+2oihOzR0fb3e77a6GziaT&#10;1mzPqtvrDcPIS87KTczMScwwOx0A5jAM44MPPoiEbrc7LS1tn2cdeeSRWVlZ3Rqfe+45s2eD/7ni&#10;iiuiw48//riHzuvWrYtxeoZhvPDCC5Fw2LBhhYWFMc4BAAAAAAAAAAAAAIYQaqIAAAAAABjaDMO4&#10;5557br75Zl3Xe+gmJdodR2W55xUkXDEh6ZZpiddNSrz2sKQbpyT/YnryL6cnXD3Rdcow29hk0Wnp&#10;YZDy8vJZs2Y9//zz/U97fNYom2zNTkj3BH2t/nazV/F/wqpS39mcGZ/msNiPHz1TFHtbMAbgINPc&#10;3Oz3+yPhaaed1pt/ECRJWrx4cbfGu+++uzcbBCEGDjvssGHDvt8A8Jlnntlbz2AwGA6HY5xeSUlJ&#10;S0tLJLzzzjv5MQQAAAAAAAAAAAAAPbD0fwgAAAAAAGAWwzB++ctf/uEPf9hbB9Em28Yl2w5LteTF&#10;CXu7s1oS5RSHnOKwT0sXDEGt9gRX1ytlnXvsGwqFfvrTn/p8vhtvvLE/mdsttql540NauL6zeWdz&#10;ZWJevCzJZi+nUNVeJwhCfnL2iJTcYcnZZqcDwDTp6emGYfThxGuuueaaa64xO/0h47jjjuvbOveN&#10;KIr333//pZde2hWuWbOmqakpPT19954OhyOWiXWJLjmWZfmiiy6KcQIAAAAAAAAAAAAAMLRQEwUM&#10;ikAgUFxcvH379tLS0tra2ubmZlVVHQ5HRkZGZmZm4f/ncrnMzhQAAABAf6m6Vt1eX91W1+xrbw90&#10;htSwZmhWyeKyOVNciZnxacOSs1PdyYOx1YOu6z/72c+efvrpvXWwT0lzzs4VHfvz678oWPLj4/Lj&#10;1Vpf8Ks6ZWfHHnv9/Oc/Hz58+Lx58/qT/6yCw3c0lI1OH76pZntZa83otGH9Ga3/PEFfg6c5OyHD&#10;JluPLZhhbjIAgMFw3nnnXXXVVZGdu1555ZVbbrnF7KQEQRDC4fCf/vSnSHj33Xe73W6zkwIAAAAA&#10;AAAAAACAAxo1UcAAKy4u/sc//rFhw4bdX/J6vV6vd9euXatXr+5qGTNmzEUXXTR16lRJkmKc58MP&#10;PxxJY968eZdffnn/x3zxxReXLl3adXzTTTfNnj07xpOK8XwBAACA+s6mDdXbdjSWhdSwbhhBJRhQ&#10;QqquGoYhSbJNtjitDrvFJghCiitxYvaYaXnjnVbHACbw4IMP7q0gSk5zuOYMt+TF9XlwS447bsFo&#10;ZWeHb1mZEdK6vWoYxkUXXfT5558ffvjhfb6ETbbOGX/cvzYsz03Mqm6vS49LTnTED+D67BdFU75r&#10;3Omw2oclZ49OH56blGlWJgCAweNwOO64447Fixd3hffff/9NN90ky+ZvVPjBBx+Ew+GuY0mSbrrp&#10;JrMzAgAAAAAAwEAxNMWjKl5d9WuqT1f9uhYURFEULaIoi5JFlKwWa6LFnmyxJghirO8iAwAAAIY0&#10;aqKAAdPS0vLggw8WFxf3/pTi4uLFixenpaXdeuutEydOjGW2mqZp2v9uatR1fUDG1HU9MqZhGLGc&#10;jinzBQAAwKGs2dv6ScmaspYqVdeavW0tvrbOoFc39vBW02axJjkT0uNSWvztX5dvODz/sKNHTrPJ&#10;1v7n8M0339x99917fMk+Ld11Ur4gD8DOVNZRiQmXj/cu2aU1+ru95Pf7zzzzzDVr1uTn5/d5/JGp&#10;eYdlF+qG0eJrK2mqmJw91mYZgMXZX7phfNdQpun6xOwxic74U8cfF/scAACxccsttzzwwANdBUht&#10;bW2ffvrpSSedZG5KhmH84he/iISLFy9OSEgwNyUAAAAAAAD0n6b6w4G6sL9O14KCIAiGoRuKoSuG&#10;rgiCKIqiIEiiKImSrEhNgkcUJdliTbI60mzObFHi3k4AAABg33jfDAyML7/88ve//33fzm1ubv71&#10;r399+umnL1y4MPYbRg11N954Y1VVVdfxokWLfvSjH5md0UGF5QUAANidbuhf7Vq/unxjSA1Vtdc3&#10;eJp1XXfbXdkJGfEOl9PqsMoWUZA0Qwurii8c8IS8bf7ORk+Lw2rPS8oKa0pRXcnpE2ePSMntTxp+&#10;v/+SSy6JVP5HcxyZ5Zzdr8G7kZLs8f831v9BRbiotdtLdXV1P/nJT7744ov+/C7zo8Kjd7VUj80s&#10;2FK7Y2t98aTsMdaBqBnbLxWtNZ1Bz7jMUfF219mTf+y2uWKcAAAgZuLj45966qmrrrqqK7zllls2&#10;bdpkbkrffPNNSUlJ17Hb7Y6ujwIAAAAAAMCQYxiGEmwM+arUcLsgGLoaUBWPoYcMXd3rOaIkyQ5J&#10;dupqQAm1BDy7HHHD7K58KqMAAACAnvGOGRgAS5cuff7557s1ulyuefPmHXHEEdnZ2U6nUxRFQRBC&#10;oVBTU9OWLVv+85//1NfXR/dfvnx5VVXVvffeK8uy2RMaStgAalCxvAAAAN0EldCSzf+tbKut72wu&#10;b63WDT0jPi0nMd1ldXbraRFku8UW73BnCWm6YbT7O2s66kubKuo6mwrTR/xrw/JjC2YcPWJq128K&#10;fXDbbbftcZda53E5jmOyB3ziokVyzx1hBDVlZ0e3l1avXv36669fdNFFfR7caXOcPfnkf61fPjG7&#10;sKiupKi+9LCsMZZY/WZkGEZ1R0NtR0NuUlaqO+lHhUfnJmbG5tIAALNcfvnlDz30UFcZ0ubNm9ev&#10;Xz99+nQT87n99tsjx3/961+dTmc/BgMAAAAAAICZdNXv7/hOCbXqelhTPLrqNXRNlCyi7JStNkmy&#10;CJJVFK2CIIiCoRu6aOi6oRpaQFMDqtqihgRRtlltyYFOJeitsLvzHXHDRZH7PAEAAIA9470y0F+r&#10;Vq3qVhBlt9t/9rOfHXfccbtXNzkcjvz8/Pz8/NNOO23btm2PPvpoS0tL5NUtW7b87ne/u+uuu/p8&#10;W2Tv/frXvzZ75WLqUJsvAAAABoM35H9j/XuN3paSpvJmb1uSK7EgNd9pte/zREkUU9yJya6EtkDH&#10;ruaqzTXfFaTlr9r5jS/sP3nMMX14///pp5/+5S9/2b3dcWTmYBRE/Y8ous8q8Pxzh9bg7/bKr3/9&#10;63POOcfhcPR57Pyk7HOmnPLWpg/HZ43eVleyraFkQlahRRr0sijdMHY1VzZ4mjMT0oan5ByWXTgt&#10;b8JgXxQAYDpJkl5//fXDDz+8K7zttts+/vhjs5IpLS399NNPu44LCgouvvhis5cHAAAAAAAAfWEY&#10;etBbHvSWC7qqhFo0xSOIkiy7JEecJLn29HGQKImSIAiyYBMsLotdMHRV0wJauCMcaBAlm8WeZOiq&#10;EmhwJ0+WrXFmzw8AAAA4EElmJwAMbdXV1Y888kh0y+jRo1944YXZs2f3vN2TKIoTJ07829/+duSR&#10;R0a3r1u3bsmSJWZPCwAAAEB3ITX8xobl9Z7mrXXFLb72grT8CZmjelMQFSGKYooraWruhCRXQmlT&#10;RVVb3fqqos93ftOHZO69997dG+UMp/O43EFdBNEmxZ07Woq3dmuvrKx8/PHH+zn4yNT8sw47KdmZ&#10;MC6zwBvyb6rZ7g36BnU6mq5tbyht8DQPT8kdnTZ8TPrIU8YdF4NHVAAADgTTp0+/4ooruo5XrFhR&#10;WlpqVibRP9Zff/119pAHAAAAAAAYijQ14GlaE/Ts0sIdQV+VpnotthR73DCrM0OWXb388EGULBZr&#10;vN2da3NmCqKoBBpD/hpV6fQ0fxMO1Js9RQAAAOBARE0U0He6rne7E3HixIkPP/xwfHx8L0ewWq2/&#10;+c1vZs2aFd344osvNjc3mz05AAAAAN8zDGPplhWNnubt9aW+UGB85qjshIy+Fc9YZHlcZkFmQlpl&#10;W21NR8PX5Ru31pXs1whbtmxZuXJl91ZZdJ8xUpAHvZ5Hire6Thm2e/vvfve7/v8iMyZj5OkTTkhx&#10;J03KHisIwua6HVXtdYZgDMZEvCHfptodHQHPmIyReUlZM4ZNOnvyyVaZ/bQB4BDy+OOPu1yuruPf&#10;/OY3puRQV1f3yiuvdB0vWLDgiCOOMHtVAAAAAAAAsN901e9t+VZVOsOBOiXYJMpWuyvPYk8S+3h/&#10;pihZ3DZnjtWRKehq2FejKV5f21Z/x3eCoZs9VwAAAODAQk0U0HcrVqyor//+CRypqan33HOPxbJ/&#10;t9CJoviLX/wiN/cHT3P/61//avbkAAAAAHxvXdXWspaqnc2VnSHf2IyCZFdif0YTBXFU6rD0uNTy&#10;lur2QOdH361q83f2/vQnnnhi90bn8blyujM2q2EdnWTJ7/4kiM7Ozqeffrr/g0/MLjxn8ikZCalT&#10;c8enx6VUttZurS0JqqEBzF/RlNKmik21OzRdPSx7TEZ86sljjzlpzNGSyB9JAODQEhcX99JLL3Ud&#10;//vf/y4rK4t9DosXL+46kCRpQH6SAgAAAAAAIMY0xetp+VZTveFAna6FLI4MmyNblKz9HFYURdnq&#10;trlzRckSDtar4faQr9rXvk0YnGfJAQAAAEMUzz8G+kjTtOeeey665be//a3NZuvDULIs33nnnddd&#10;d12kZd26dQ0NDZmZmWbP8nsej2fNmjXffPNNaWlpW1uby+UaOXLkjBkzjj322NTU1L4tYElJyTff&#10;fFNcXFxWVub3+x0OR05OzrBhw6ZMmTJx4sS0tDSzJz1gwuHw5s2bv/nmm+3btzc0NOi6np2dPWHC&#10;hCOPPHLSpEn7W0fXe6FQaMuWLevWrSstLa2urlZV1e12jxw5srCwcNq0aWPHjpVleVAnHgwG//vf&#10;/3722Wfl5eWapr311luStNfbTAdwlQZw4qavIQAAOBB0Br2rdn7T7Gtr9LQMS8lJcferIKqLKIqj&#10;04f7w4HixvI4u/vj4q8WTJnTm42nWlpaXn311e6juSyOwzNiuSauH+V1vrS9W+Nbb71155139n/w&#10;0enDr0xYsHzbp7IkJ7sSS5sq1lcVpcWl5CZkuu39qvvSDaOus7Gqrc4wjPykrNykLKfFfsZhJxam&#10;j4jl6gEADhznnnvuMccc89VXXwmCcOutt7799tuxvHpDQ8Pf/va3ruMnnniib39kAwAAAAAAgIk0&#10;xeNpWa9rgbC/zjA0mzNLkh0DOL4oWqzOHDXUooZaDUMTBEGSHc6E0WbPGwAAADhQiIbBYwOAvvj6&#10;668feOCBSHj00Uf/+te/7s+Af/rTnz755JNIuGDBgksvvbTr2DCMm2++uaKiIvLqySef/LOf/azn&#10;AX/3u99t3rzZZrPZ7XabzXbxxRfPmjUr8urDDz+8evXqruN58+ZdfvnlextHVdVXX321hztCTjrp&#10;pOuvv95qtb7wwgv/+c9/uhpvvvnmE088cY/9NU378MMPX375Zb/f30P+48eP/+lPf1pYWLj7S5s2&#10;bYo8Q1fTtOiXIgUqc+bMufbaa/c53//+97/Ru3LddNNNs2fP7s3X68svv3z00Ucj4VNPPZWVlbXH&#10;1VuyZMk//vEPXd/z1tWyLF988cXz5s2zWvv7eJhui/zOO++8+OKLPfwj73A4rr322hNPPLHbrbd9&#10;WN7XXnvtX//6V9fxLbfcctxxxwmCUFRUdM899wSDwUi3//znP3usiRrAVerPxAdvqF567bXXLrro&#10;okhYW1ubnZ3d/2EBAMA+NTc3z58/v4cObf4ObzjgC/lEUXLbBnIvJt3QvSG/TbY6rPa0uGSHxb7P&#10;U2pqanbfxcJxTLbzuJwYr5tvWVl4W2u3xhkzZjgcA/ZRnzfk6wh4dMMIa0pYVQzBsEiyzWKzSPtd&#10;l67qmqqpiqYagmGVLXaLLSE58cGn/3DC6JnxdneMlw4AcECpqqoaNmxY13FJScno0bG7oWTRokVP&#10;PvmkIAhjx44tKiriwSsAAADYm3POOWfJkiVdx7Nmzfriiy/MzggAAAiCIBi62tn0taZ4woE6QTBs&#10;jixR3vdnPX2jhNu0UJvVkSZbE1xJE+yuWH8wBAAAAByY2CcK6KM333wzOoyuZOibn/zkJ9E1UcuX&#10;L/+///u/rkILURR/9atfLVy4MPLqhx9+eOqpp44aNWpvo61fv37NmjWCIAQCAUEQhg8ffvTRR0d3&#10;0DQtUu6yt0IUQRB8Pt+tt95aW1vbQ+YrVqyoqqp68MEHezPNtra2X/7yl42NjfvsuX379ltvvTW6&#10;Nqxb/ns8K9LerY5lb/OdOXPmE088Eb3svayJevfddyMDZmVl7bEgqrm5+de//nVDQ0MP42ia9vLL&#10;Ly9btuz+++/Pz8/vzaX3ye/3/+IXv6iuru65WzAY/NOf/vTFF1/ccccd3e652d/l1XW920sbNmy4&#10;++67e5PtAK5S/yc+GEMBAIADXzgc7v19JE2DlkZ5n8+URPu09EHLa69sh6XuXhO1bt262GfSNzm5&#10;OWdMPLH/4wAAhrr8/HyzHhz2xBNPRP9hCgAAAAAAAEOLv2OHrgWUYKMgCFZHjigP5AORu7FYkwQ9&#10;rIRaRNHib98uyQ6rPcXsBQAAAADMJ/V/COAQFAwGi4uLI2FCQkLkabJ9lp2dnZqaGgn9fn9T0/f3&#10;W2ZlZV122WXR/R988MG9Fa6EQqGHH344uuWuu+7a4/48PQuHw7fcckvPBVFdiouLf/vb33o8np67&#10;hUKhn//8570piIp4880333vvvf4sbM8SExPHjRsXCb/77rued6/q4vf7i4qKIuG55567e5/Gxsbr&#10;r7++51KfiLa2thtuuGHHjh39n5Gmabfddts+i3ki1q1bF73h1YCoq6vrZUHUAK7SAE78QFhDAACA&#10;3rONTZLiBvEztr2xDosX7UO4LFze/82mAAAAAAAAAAAAuijBxnCgTg216VrIYk+XBrMgShAEURQt&#10;9gxJsoWDjboeCnRsNwy9/8MeUsrKyh6J0tzcbHZGAAAAGADsEwX0RWlpaXR48sknd23o1E8nn3zy&#10;G2+8EQnLy8szMjIi4fz581esWBGp02hsbFyyZMmCBQt2H+fZZ5+NLuxZuHBh9Di998QTT9TV1UW3&#10;nH766XPnzs3KyrJYLOFwuLy8/MUXX+yqDioqKoouE9qj119/va2tLRKmp6dffvnlkydPjouLkyRJ&#10;13W/319eXv7mm29u2LAh0u1vf/vbiSee6HK5+r/Ce3T22Wc/9NBDkXDLli1HHnlkz6esX78+Ojzm&#10;mGO6dfD7/TfffHMwGIy0jB49+rLLLissLHQ6nYIgdHZ27ty58+WXX961a1dXB8MwfvWrXz3//PMp&#10;Kf16iMtbb71VWVkZCU844YQFCxZkZ2dbrVZBEMLhcGtr67p1615++eVQKNTV58svvywqKpo4ceKA&#10;rGdLS8tLL73Um54Du0oDOHHT1xAAAGC/WEYkmHNhWbSOStx9qygAAAAAAAAAAICDm66FfO3bdS2o&#10;Kh2yLVG2OGNwUVEUrY6scKBGDbVIki3sr7a7+/sU74ODroXUcIemdGpKp64r0S9JssNiS7RYE2Vb&#10;vKZpPp8v8pJZu8cDAABgYFETBfRFSUlJdDh58uQBGXbChAnRYVlZ2cyZMyOhJEl33XXXNddcE2l5&#10;+eWXZ8+enZaW1i23jz76KBKOHj167ty5fUhm586dn332WSR0uVyPPPJIfn5+pMVut48dO/bBBx98&#10;7733nnnmmX0OqKrqf/7zn0g4ffr0O+64o6vIpIssy/Hx8ZMmTZo0adLHH3/8+OOPd7UbhvHNN9+c&#10;cMIJkZ5Tpkx55513uo6vv/76SJ3YDTfccMopp+zvTKdPnx4dfvjhh/usiYreumrSpEnx8fHdOjz2&#10;2GPRu2ZdccUVZ599dnThXGJi4vTp06dNm/buu+8+++yzXY2apj3yyCMPPvhgH75eXRRFef311yPh&#10;lVdeefbZZ0d3sNvt2dnZZ5555o9//ONf/vKXFRUVXe3PP//8Y489NiDL+9prr0XKnM4+++w5c+ak&#10;p6dbrdbd6wYHcJUGZOIDPhQAAEBsWLLcZl3aWphETRQAAAAAAAAAADjUBL1lhhZWgo2iaLXYk2N2&#10;XVGSLbYUJdioq/6AZ5fNmS1Kg7s/1YFMU71Bb6UaatW1rluVDF0LGYYW6SAKgihZlWCTIAiiKHpb&#10;29Rwm2xNEEXZ7NwBAAAwYCSzEwCGpEgVRJecnJwBGbbbbk61tbXdOmRnZ1966aXRLQ899FD0Iys0&#10;TXvggQcioSiKd9xxR9/2sHrhhRcix5IkPfHEE9EFUdHmzp179dVX73PAuro6Tfv+d87bbrstuiCq&#10;m5NPPnnSpEmRcOvWrXvrGT07SerLv2kOh2PWrFmRcN26deFwuIf+fr8/ekes+fPnd+tQXFy8du3a&#10;SHj11VfPnz9/j18FURTPPPPM6M2+ioqKun137ZeysjJVVSPzmjdvXg+zvu222yJhaWlpIBAYkOXt&#10;KoiKj49/+umnr7zyytzcXJvNtvv0B3aVBnDiA76GAAAAg0q0SHKaw6yry+mxeOohAAAAAAAAAADA&#10;gcPQ1bC/TlM9hq5aHelibG/ClCxxkmxXQi2GrgS9ZWYvhgkMw1CCLd6WDZ2NX4f91UqwWQk1h/01&#10;QW952F+rBBoi/wsHGkK+6qC3POyvU4ItarBFDbWFfJVKsNn44XZSAACY4uOPP7b9f01NTTG++jnn&#10;nNN16YULF5q9EkC/sE8U0Be7du2KDhMSEgZk2OTkHzw1pKamZvc+55xzzooVKyIvFRcXr1q16vjj&#10;j+8KX3/99ZaWlkjn66+/PjU1tQ+Z1NfXb9myJXqc9PT0HvqfccYZ77333u5FXHtbtJkzZ7pcrp5z&#10;OOmkkyI5NDY2DsgK783pp5/+5ZdfRsLt27dPmTJlb503bNgQORZFcfeef/vb3yLHo0ePPuOMM3q+&#10;+sUXX/zBBx94vd6ucPny5dddd13fJhK9yIWFhT2Xw+Xn56elpTU3N3eFHR0dTueA3dL66KOPZmdn&#10;99BhYFdpACc+2Gvo9/v3Vjrl8/msVqthGJGiLADAIU7X9cF+F4QuQ3qd5UynIPXlIQgDQoobwo8e&#10;1DStvr7e7CwOCbIs9/wbJQAAAAAAAAAAQ0g4UGsYmhrulGSHJNtjfHVRFCy2lHCgTlU8IV+13T1C&#10;km1mL0nsqKE2f+cOTfEahqqFO1TFIxi6IEqS7LBYk0WL/Qd7QBmCoYd1LWToIVXpVEJNqtIpyXbB&#10;0DWl09dWlJpylCSb9vBBAMAhLhQKXXDBBYqiCIJw7bXX9vJT9ZaWlk8++eS///3vpk2bSkpKfD6f&#10;2+0eMWLE1KlTDzvssJNOOumwww6T5V7tiPj73/9+yZIlgiA8++yzN9xww+TJk81eEqCPqIkC+qKy&#10;sjI6dDgG5lcjm+0Hv6D6/f7d+0iSdOedd0ZXg/zpT3+aMWOGy+Wqq6t74403Iu3jxo075ZRT+pbJ&#10;ypUrI8d2u/1HP/pRz/1FUbz66qvvueeeHvpEVzAfc8wx+8whKSkpcjzYJSITJkyQZTmyjdWKFSt6&#10;qIlavnx55PiUU07ptttVa2trcXFxJLz++uv3uU+XLMvnn39+ZGOulStXXnvttX3b3autrS1yXF5e&#10;bhhGz+NE7wY2gBYsWNBzQdSAr9IATnyw1/C55557+eWX9/bq5MmTw+FwdEUiAOBQ5vF4ev6RCgiC&#10;ILrNrEoS7bJolQxFN3sZ+qK2tpb/xGJj3Lhx27dvNzsLAAAAAAAAAAAGgGEYIV+VrgUMPWxxZJiS&#10;g2RxShanFu60WBPUULPNlWP2qsSGEfSUBTxlhh5Ww22a4jNEwWKJs1gTBMm219t7ZJtsjRMEwTAM&#10;q10VRUlX/boQkGS7EmzyNK11JY23OniyG4AB88knn5x66qmR8JlnnrniiivMTmqI2bZt29SpU7uO&#10;x48fv2nTpsG7lqZpM2bMKCoq6grnz58ffRv2YLv33nsj22Dcfffd++xfUVGxaNGiZcuWdWsPh8Nt&#10;bW2R/R5sNttNN930q1/9KiUlpecBCwsL582bt3TpUkEQFixYsH379l4WUwEHmphu2wocHAzD0PUf&#10;3PMnSQPzn1K3383C4fAeu+Xm5l588cWRUFXVJ554Qtf1Bx54IDql3/zmN32rqxEEYcWKFZHjU089&#10;1WLZd/3kYYcd1nOHBQsWvPP/7bPISvhhDdVgk2U5+m3o559/HqmP6sbv90fXq8yZM6dbh40bN0aO&#10;nU7nqFGjepPA4YcfHjkOBoMdHR19m0h8fHzk2OPxfP7557Fawh8466yzeu4w4Ks0gBM/QNYQAABg&#10;qBCH8lZRAAAAAAAAAAAA+0UNtWhqQA13iJJFsrjNSkOS3YYeNnQlHIzdHVYm0rWgp2V9wLNLUzpD&#10;/hpdDVjsSQ73MKsjXZTtvblHThRF0eKSLXGyNUGUbJoWCgdqVcXjbd0U6NhhGEPyCYAADkCff/65&#10;EmXGjBlmZzT0LF++PLKAg72hwkMPPbRx48aYXS5aWVlZ5K7vK6+8Misrq4fOhmE8+eSTI0aM2L0g&#10;anfhcPiRRx5JT09//vnnDcPoufNjjz3WdVBSUvLcc8/FbPrAwKImCuivPtcd7a7bz55u20ZF67YP&#10;z5dffnnXXXdVVFREWm666abofZb2i8fjaWxsjIRHHHFEb86y2+0FBQUDtRSKorz99tsDNVpvRO+p&#10;pet6aWnpHrtFCqkFQYiLi9u9mGf16tWR46lTp/by2yMn5wfPa4le//0ybty46PAPf/jDW2+9tbfi&#10;ukGSnJy8z++9AV+lAZz4gbCGAAAAQ4goD9gvRAAAAAAAAAAAAAc4JdQqGLquBWRr/ADeNra/ZItL&#10;EEVN9auhFsPQ+j/ggUwNt3ua1qjBlnCgQQk2SbLT7s632JJFsS97WYiiLFtcFmu8IYjhQK0abg/6&#10;qrzN3+g6dwcBGADvvfdedDh69GizMxpiDMOIVOkMtm3btt15551mzfSSSy6JHC9evLjnzrfffvui&#10;RYv2a3xd13/605/+7Gc/67ksqqCgYO7cuV3HP/vZzyL7VgFDCzVRwH7r9tvsPotoey8UCkWHycnJ&#10;e+spy/Jvf/vb6JbozYsmTZo0e/bsPqfR7UdaXl5eL08cO3Zsny9qGIbX662qqlq/fv3bb7+9cOHC&#10;urq6Po/WByNGjIiLi4uEn3766R67LV++PHI8f/783f+0UVxcHDnu5fZHgiDIspyYmBgJOzs7+zaL&#10;UaNGdSsceumll84777w///nP3377bZ+H3S/daor2aMBXaQAnfiCsIQAAwBCiexWzUwAAAAAAAAAA&#10;AIgRTenU9bBgGKLkMDENUbJIkl1XfYahq6GD+fZlTfX5Wjdpqi/kr9Y0v8WRZnVkCGJ/b3wVRdnm&#10;zJYtcWqoNRyoU8OdvtZNB311GYDBpijKunXrImFBQYHT6TQ7qSFm3bp1sbl5OBwOn3baaWZNc+XK&#10;lV999VXX8Zlnnpmfn99D55dffvmRRx6JbpFl+Te/+c3WrVt9Pp+u65qmtba2fvDBB0cffXS3c596&#10;6ql91pg9+OCDXQeapl199dVmrQnQHxazEwCGpMTExI6OjkioqqrFMgD/NbW3t0eH6enpPXTOzc29&#10;8MILX3vttW7tFovlV7/6VX8eQ9LU9IMtlaMrhXoWvXVVzwzDaG1tLS4uLi8vLy8v37VrV0NDQ/8X&#10;sD9EUTz77LNfffXVrvDjjz9euHBht2X0+/3RtWcnnHBCt0E0TWtra4uEr7766u5foL3RtO9/qfZ6&#10;vX2exd133/2zn/0segdPwzBWrFixYsUKQRASExNnz549c+bMMWPG2O32wVhJt3sf24IPxioN4MQH&#10;ew3nzJkzZsyYPb701Vdf/eUvf9F1NuMGAPyP0+n8xz/+YXYWh4S2trYbbrjB7Cz6KmzmmwdD1Y3g&#10;UP1wKDU19fHHHzc7i0NCQkKC2SkAAAAAAAAAADAgDE3x6FpQEEXJMig33vSeZHGp4TbB0JVQm9WR&#10;YfbKDApdC3lbNmhaIByoFwTB7syR5AFbdlGUrI50UXYqwaZwsEEQBV/blriUKYJg2vZfAIa6ioqK&#10;6PCss84yO6MhRtf1q666KjbX+sUvflFZWWnKNDVNu/TSSyPh/fff30PnhoaGK664Irpl5syZ77//&#10;fkpKSqRFFMXk5OQ5c+accsop//nPfxYsWBB9G+ovfvGL888/v4eyq0mTJs2cOXPt2rWCICxZsmT1&#10;6tW711YBBzhqooC+yMnJia6J8ng8Pezp1HvdNmgaPnx4z/3PP//8lStX1tfXRzfeeuut8fHx/Umj&#10;sbExOrRarb08sTc3uhmG8cUXX7z00kvdrnIgOOGEEyI1UaFQqKKiYsSIEdEdNm7cGDnOz8/PyOj+&#10;1wS/39+tJbqGp/c8Hk+fZ5Gdnf3EE0/ceeede9zCsqOjY+nSpUuXLhUEYebMmXPnzp08ebIs92Uj&#10;6T4bpFUawIkP6hqOHTt2bzuqtbW1tba2DuhiAwCGNpvNdtFFF5mdxSGhtrZ26NZEqfX+/g/SZ8ZQ&#10;3iTK5XLxnxgAAAAAAAAAAOg9TfEZhqZrIVG0ikJ/tyrqJ0myCYZhGKqhh8xemEGh64q3ZYOu+sOB&#10;esMwbM4cSe7tbWy9Z7HGiaKgBBqVYLMgiP7275yJ4/rzOHIAh7L169dHh7NnzzY7o6HEMIwbbrgh&#10;et+CwbN69eonnnjCrJm++OKL1dXVXcfTpk2bPHlyD51vvvnm6AKnSZMmrVq1ymaz7bGzKIrz58//&#10;6quvjjrqqOj2O++886WXXurhKo8++ujxxx/fdXzhhRfu3LkzxvcVA/1k8vtyYIgaNWpUdNjc3Dwg&#10;wxYVFUWHI0eO7Lm/LMuFhYU959YHwWAwOuz973iStI9/UlpaWhYtWvTII4/0XBBls9kuvvjis88+&#10;u58T2V+ZmZnRW1198cUX3Tq8//77keMFCxbsPkLfant2Fwr1608Vubm5zz333O23396tpqubtWvX&#10;3n333f/3f/+3evXqAUm7lwZvlQZw4gf4GgIAAEQYQVXvMO2DLq394PyMDQAAAAAAAAAAYHeq0ikI&#10;gqGHRMnW78H6S5QsgiAYhqprYbNzGRSBju2a6gkH6g1dtTkzB6MgqotsibPYUzXFo4bbQv6acKDG&#10;7KkDGKpWrlwZHU6dOtXsjIYGTdO+/PLLY4899qmnnorB5fx+/5lnnmnWZH0+X/RDe//whz/00Lmp&#10;qem1116Lbnnvvff2VhAVceSRR/7qV7+Kbnn55Zd7vi352GOPLSgo6DquqKh45plnzFofoG/YJwro&#10;i/Hjx7/77ruRsKioaPfapD749NNPo8N97hO1ZcuWVatWdWt84IEH/vznP/fnYRXdqnsNw+jlaD3/&#10;yGxra7vuuuu6FVx1cTgcY8eOHTVq1KhRowoKCnJyckRR/PDDD/u/pPvrnHPO+ctf/tJ1/P777198&#10;8cWRuQcCgU2bNkV6HnnkkbufPlDPCImu6u4bWZZnzZo1a9asxsbGDRs2fPrpp90q7iK8Xu+DDz54&#10;+eWXn3POOQO9nHs2qKs0gBM/kNcQAAAgmlrntyXaTbm0srOj/4Ogb3whf11nU6O31TC+f2MsilKa&#10;Oyk7ISPe4TY7QQAAAAAAAAAADjaGoQmCYBi6LB0AN16KsiAIhq4dlPtEKaGWcKBRDbVqWsjuzJBk&#10;x6BeTrYmCIaqhtokyR7s3GVzZIrSYJVgATiILVu2LHIsSVJeXp7ZGR2gFEVpbW2trKzcunXr8uXL&#10;33333T3eWjxIfvrTn7a0tJg190ceeSQy2YyMjBNOOKGHzkuWLIkOr7zyyvz8/N5c5eabb37ooYei&#10;W4qKiqZPn763/qIo3nfffRdffHFX+POf//yyyy5zu7nrAEPGAfDWHBiCulVAffTRR/3f1Mjj8dTV&#10;1UXC5OTk5OTkHvqHQqEHH3xw9/by8vJ33323P0XMLpcrOlQUZZ9VxV162C/LMIx77rkn+l2LKIqn&#10;n3768ccfP3LkSIdjcH9r7b2jjjoqUhPl8Xjq6+sjO0dt3Lgx0m3GjBndVqmL1fqDX4Z/+ctfHnfc&#10;cebOKCMjY86cOXPmzFEUpaKiYv369Z988kltbW23bi+++OLhhx++zzK8ARGbVRrAiR+AawgAABBN&#10;rfbaxiX3f5w+UIrbzZ79oSUQDhbVl1S319d1NnUGvYIgGIJhGN93EEVBFERBEOId7uyEjNzEzIlZ&#10;o912V18vCAAAAAAAAAAADliyIIqGoelaqPfPvB4ijEBniaErqtJpscZLlkG/J1sURYs9VdMCSqhV&#10;sjgDnl2uxLFmLwKAIcbr9dbUfL/R3LHHHtttfwJ0Wb9+/eGHH27W1d9///3onZckSer/Hga95/V6&#10;77///kh41113SZLUQ//I/cxdrrnmml5eKCMjIzs7O/qm9OLi4h5qogRBmD9/fmQ1FEV54YUXFi1a&#10;FLOVAfpJ6v8QwCEoMzMzLi4uElZXV7e1tfVzzG6bRJ122mk993/qqae8Xm8kjP619tlnn21sbOxz&#10;JllZWdGhz+fr5YnRPz67KS4u3rVrVyTMycl55ZVXrrnmmvHjx++tIOoHd/bFSmJi4rhx4yLh6tWr&#10;I8fLly+PHM+bN2+PpzudzuiwtbU19lPYG6vVOnr06PPPP//pp59++eWXr7/++oSEhOgOr7/+emwy&#10;ifEqDeDED5w1BAAAiBYuajGU2P2RLkJr8OudYbNnf6ho9Xd89N0XT335zxXFqzfWbC9tqtjZXLmp&#10;5rvVZRtWl62P+t+GjTXbS5srS5sqN1Zv+6Rk9VNf/vP9bZ81ew+g300AAAAAAAAAAED/iaIgGKJg&#10;6IahC4IJ91kNnpCvWlO8SqhFFCSLPXZPBrTaUg09rCmdYX+1pvb2ljkA6FJcXBwd7vMeYMRee3v7&#10;ggULImFWVla3zZQG25NPPqlpWiSM7Mu0R+FwePPmzdEtU6ZM6f21jj322Ogw+hbuPXI6nQsXLoyE&#10;v/3tb1VVjeXiAP1BTRTQF6Iozp07N7rl7bff7s+Auq7/85//jG45+eSTe+i/devWTz75JBKeeOKJ&#10;d911V3SH+++/v881RRkZGdFhZWVlL0/csGHD3l6KzlYQhIceeqhbMcnuYrkVZrToLb8idVCBQGDT&#10;pk1dx7IsH3bYYXs8VxTF3NzcSFhWVmbKFPYpKSnp1FNPfeGFFwoKCiKNX3/9dWzq0ExcpQGcuLlr&#10;CAAAEM0IauFtJlS8hLf398EQ6I36zqY3N37w7FdvrKvaWtlW923V1vVVRSVN5c2+NotsyUvKHJGS&#10;F/lfflK2Tba2eNtKm8o3VG/7tqqoqq1+Q/W2579+818blle315s9GwAAAAAAAAAAMDAMQRcEXRBl&#10;UbKI4sFzI6hhqAHPLl3166rfYksWxdjtsiJZnLLFpYTadF0NdJaYvRIAhpivv/46Opw1a5bZGeEH&#10;DMO44IIL/H5/pGX58uUjRoyIWQKKotxzzz2RcM6cOcnJPdX9VlVVRYcjR4602+29v1x8fHx02Jvt&#10;Ma666qrIcXt7e7cbv4EDmcXsBICh6tRTT33jjTci4dKlS88///xuP0J6b/Xq1dE/b6ZPn56Wlra3&#10;zqFQ6IEHHoiEdrv92muvdTqdM2bMWLduXVdjeXn5u+++e+aZZ/YhmZSUlOhw3bp1vakt7ujo8Hg8&#10;e3t169atkeMjjzwyKSlpnwOaVVAUvTtkY2NjS0tLampqpCBKEITTTjuthy1Nx48fH9n/dO3atQfy&#10;ztQ2m+2GG2645ZZbukJN0wKBgMvlisGlzV2lAZy4iWsIAAAGUHZ2djjc035Hte0N//h2WVV7XVVb&#10;3YSsUUnOxAG5rmEYpS2Vzd7WqTnj8pKzL5t5jizt+/Oq4uLi3Uv0Q9822qek7fPcAaR7ldD67pvT&#10;5uTklJWV9e2tXXugs6i+dFtdaXugs6tF0ZSAElJ1RZZkWZRlUZIk2SZbRVG0ydbcpMzhKbmF6cOT&#10;nN2ftvDQQw8pitJ1fPzxx59wwgmxXJkBpBv61+Wbvtz1bVAJ1XU21nuaVU1NcMbnJWUnOOIcFtve&#10;ltowjJAW9gR9jd6WspaqyrbazPi0kBoub605asTUWSMP7813GgAAAAAAAAAAsWcYhqGHddVvGKph&#10;aKIoi6JFsrpF0Xog3IETyeBAeGauoWuCIIiSLEn7cYf0gU8JNhu6ooTbRNkm2xL6P+B+sdhTNX+1&#10;pnSqkkXXQpJ8UK0tgEH10UcfRYcTJ07c5ymtra0nn3xyY2Njenp6RkZGampqamrqCSecEL2XEQbK&#10;P//5zw8//DAS/upXv5o2bVppaWnMElixYkX0XhHXXnttz/3r63/wzNMjjjhivy7X0tISHbrd7n2e&#10;MnXqVKvVGrnd4uGHHz7llFNitj5Af1ATBfRRamrqscce+8UXX0Ra/vrXv95+++19GCocDj/55JPR&#10;LVdffXUP/Z9++mmv1xsJb7rpJqfTKQjCzTfffOmll0b2VXz22WePOuqo9PT0/c3HZrNNnz59/fr1&#10;XeH7779/+eWX91AF1CV6KXYXKYARBGHcuHH7zMEwjDVr1vRhMfvP4XDMmjXryy+/7Aq/+eabU089&#10;9f333490mDNnTg+nH3vssR9//HHXsdfrra+vz87O3udF29rarrzyykj4j3/8ow91NWVlZZHinJyc&#10;nL/85S/7PKU3uQ2GgV2lAZz4EFpDAAAwgERRtFqtPXQYnp43bdgESZY6wt7S1qrJOW6ndQA+/6jr&#10;aGrxt41Mz49zxc2ZeLyjd0/0mThx4qmnnvrBBx9EN2pNAWVnh3XUwBRr9UZwVa2h6N0a58+fb7PZ&#10;9mscTde3NZRuqdlR1V5nCEa7v7PZ1+ZXgoFwUNO13fvLkpzgiEtyJnQqvsqOui/L10/IGnXUiGmp&#10;7qRIn9TU1Mgf6eLi4nr+4h6wPEHfe9tWVrTWNnhadrVUGoaR5k7OScyIs+/7L5WiKDosdkecPT0u&#10;xR8O1HY01nU21nU2jkzNW122oaK15szDfrR7LRkAAAAAAAAAAKYxdCXUEg40qOF2XQvu/rok2y32&#10;FKsjw2ZPFczbE0mSnYIgSJLN0BUTV+t/dFUQBFG0iAdX3U440GAYqqGFrI7UgR3ZIsuJid8/8VyS&#10;9lBlJ0pWSXZqitdiS1ZCTXZXntnrAWBoMAwjut4mISGh2+YEu9u2bdusWbPa29uFqDtsFy1aNH/+&#10;fLNnM7imT5/eQ2nx4sWLozdTGij19fWXXXZZJCwsLLzvvvtiPPE///nP0eHxxx+/z5yjw5EjR+7X&#10;5VavXh0dFhYW7vMUi8Vy7rnnvv76613hihUr2tvbe7MHBmA6aqKAvrv66qujC4G+/PLLDz/8sOeC&#10;md0ZhvHII49EbxJ11lln5ebm7q1/UVHRihUrIuG4ceMiO2zGx8cvWrToT3/6U+TV3/3ud3/84x/7&#10;8JSUH//4x5GaqHA4/PXXX/e8j6emaa+++moPHaxWaygU6jqO3npyb9asWdObboPk9NNPj9RELV++&#10;/IQTTtiwYUNXmJiYOGzYsB7OnTBhQnT473//+8Ybb9znFV9++eVIMduYMWP6ttFQWlpaZJCqqqpg&#10;MOhwOHo+Jbq4ThTFruK6GBjYVRrAiQ+hNQQAADH2ozFHV7XXjcso2FTzXVFdyWE5hQ5Lvz5eavS0&#10;7GqtSnUn5yZmHjFs0oiU3N6fe+ONN3ariRIEwf9BRcJVE0RHLH7N15oCoc3N3RolSbr++uv3a5ya&#10;joYPtq9q9rb6woFGT0uTt1XRFKtsddudmfGpTqvTabNbJatuaKqu67quGqovFGgPdJa1VAmCYJWt&#10;OYkZiqYU1ZeOzxx19Mhpae5kQRD2N40DUFlL1bKild6gr7S5stnbmuRKHJ02zG7Zv3qzLi6bc3T6&#10;8OEpOTubq3Y1V7X5O1VdfXHN26dNOH5sRoHZEwUAAAAAAAAAHOoMQwv5qkO+Sl0LGYamawFdCxqa&#10;YgiaYOiCKImiLIpWSbZrqj/srwvIdrt7mN2dJ4py/6++v2RrvCAIomzTFJ9hGOZuXWUYuiAIonhQ&#10;7RNlGJoaatEUnyAIkrzv58Ttl2H5mdf+dN+VBrIlTgk2Gno4HGikJgpALzU2NkZvATR37tye+y9d&#10;uvTss8/u1vjPf/7zwgsvNHsqJpOkga981nV93rx5kVtDBUFYvny5xRLTGopQKBR9m0dWVtY+q+ai&#10;700VBCEjI6P3l2ttbW1sbIxu6c3GZYIgzJ07N1ITJQjC+++/z/ckhgTTHpkAHASSk5Ovueaa6Ja/&#10;/OUv0RsK7ZNhGH/5y1+iN0RKT0+PrkXuJhQK/e53v4tuue2226J/uz7xxBNHjx4dCXft2vXuu+/2&#10;YWozZ860Rz2l/oknnui5Qumll16KLuva3ZgxYyLHn3/+ec/7Rzc0NDz88MO9TDV6+l0V8/03YcKE&#10;yL5Y5eXlb7zxRuSlc889t+c/ZzgcjjPOOCMSfvzxx1VVVT1frlud2wUXXNC3tOPi4qKLqT777LN9&#10;nrJy5croWe8+tcFY3gFfpQGc+GCsIQAAODjYLbb5k09JcMRNzC7UDG1L7Q5vyNe3oQzDqGlvKGkq&#10;T3LGj8kYOTw554TRR+7XCHPmzNn9ET66V/F/VLVf4/SRZvg/rNy9+aqrrupW+t6DoBL68LtVr36z&#10;tLqtrqi+ZGP1tvrOpkRH/ISs0UcMnzQxq3Bkan5WQlqiI95lc8TZ3UnO+BR3YkZc6sjUvGl5E2YO&#10;nzw2oyDe7q5orVlXtbWyrXZL7Y6/f/3WmopNPf+uMSRUtNa+tenDJk/rhurtLb62kan5EzJH9a0g&#10;KsIqW8dmjBydPqwj4NlQva3R27p0y4rSpgqz5woAAAAAAAAAOKQpwebOxtWBzhI11BYO1IV8lUqg&#10;UVd9hiBIok2SXZJoEwRBU31KsCnkqwwH6tRQW6CzpLNxtRJsin3CkmyXZIck2QVDEwSt/wP2h64H&#10;BFESJYtkOXge4KsEmw1D11WfJDtEyZwn/ssWpyGImurTwm26HjZ7SQAMDUVFRdHhySefvLeehmHc&#10;c8893QqikpOTi4qKKD4ZJE8++eTatWsj4WOPPRZ9o3VsbNy4MTo866yz9nnKZZddZkS55ZZben+5&#10;v/3tb9Gh2+0eN25cb0486qijosPo26eBAxk1UUC/nH766TNmzIhueeqppxYvXtzUtO/fuuvr62+9&#10;9daPPvoo0uJwOH7/+99brda9nfL0009HF/5ecsklaWlp0R1EUfz1r38d3fLss8/2JplurFbrVVdd&#10;FQn9fv+tt966t7Kof/3rX//5z396HvCII46IHDc0NCxdunSP3QzD+Prrr6+77jpVVaPbu4XRoldg&#10;yZIl9fX1/b8JUpbl0047LRK+/fbbkeN97lYpCMLFF18cKakSBOG2226LbGy6u7Vr1/7mN7+JhHl5&#10;eYcffnjf0hZFccGCBZHwr3/96+bNm3vov27dun/+85+R8Nxzz43N8g74Kg3gxAdjDQEAwEEjPS7l&#10;3Klzkp0Jk3PGSqK0uXZHTUeDvp/vjsKa8l3jrvLW6vT41AmZo3OTMudPOUXezwcdSZL0y1/+cg+D&#10;b28Nb2sd7HXwvV+u1ni7Nbrd7t7vX1/eWvPc1//eULWtur1+Q/U2T9BXkJY/c/jksZkjk12JorDv&#10;InOrbE2LSx6fNWpa3oQkZ3xlW903lVvqO5s+LVmzZPN/Q+oQ/nSq0dOyZPNHnUHv1rpiURQm54zN&#10;ScwYkMJ7URQz49On5I6TJcu2upKOgGfplo9rOhrMnjEAAAAAAAAA4NBkBDqLva0bNaUz7K8NB+p1&#10;TbVYk22ufJtrmN2VbXVmWB1pVmeGzZltdw+zufMs1iRDV8OB+rC/Vg13eFs3BTp2dO2VFEsWW4Ik&#10;2wVB0NVgvwfr1wLqik+2uAVBtDrSTc1kICnBZsPQdC0oWVz9H62PRFmWnV1bganBFrOXBMDQsGrV&#10;quhw5syZe+wWDofPPffcxYsXRzfOmDGjrKys908gxX7ZtWvXTTfdFAlnzJgRHcbMsmXLosMequb6&#10;r6SkpNud5A899FAvN+AaOXJkdM9ly5b1cP82cOCgJgroF1EU77jjjm5lUevXr7/qqqvuuOOOzz77&#10;rK6uLhQKRcpIVFVtaWlZs2bNXXfdtXDhwtLS0shZNpvtz3/+c7cap2jd9slJS0vbYwHG7jtN/e53&#10;v+tDHcucOXMKCgoiYU1NzSWXXLJs2bKmpiZd1wVBUBSltLT017/+9auvvtrVZ/r06Xsb7cQTT4wO&#10;X3jhhUceeaSurq5rKE3TmpubP/7442uuueaBBx7o+gk6fPjwSP/i4mKPxyMIQlf/aNFvBD0ez8KF&#10;C+fNm3f22Wc//fTT/fnK/vjHP969saCgYJ+7VQqC4Ha7b7/99kjo8/muu+66559/vqamRlEUQRAM&#10;w/D7/Vu2bLnrrrvuv//+yFdHFMXFixf3537H0047LVJoZBjGnXfe+bvf/W7Lli0ej6frKpFL3333&#10;3ffee2/kxJycnD1++QZpeQd8lQZw4gO+hgAA4GCSn5R9wfS5qe7kqbnjU93J5S3Vm2q2N/vaDGHf&#10;77cVTalsq1lfVdQe6ByVNmxM+oiCtPwLps/t2/4/V1555QknnLB7u/+DCqW8c/BWIPhlXbhoD2VX&#10;t912W3Z2dm9GKGkqf3Pj+42e5o012ytaa1Ljkg/Pm5idkCFLcm9O78Zlc47NKJiWNz7e4S5pKt/Z&#10;XLmjseyltW83eQe9NmwwtAc6/7Xh/Y6gp6i+1CpbJmePjbO7B/YSLptzSs5Yu9W+rb60M+h9c+MH&#10;zb42s+cNAAAAAAAAADi0GIbmbd0c9Faq4Y6Qv8YwVKszwxGXb7EnSbJ19ztnRFGUJJvFnmxz5Vud&#10;GYahhAO1arg96KvytW42jJju1yRbE0TJJoiyrvn7P1qf6VrIMDTZ4pItTtkSZ2ImAz0vv6GFBEGQ&#10;ZIcpCRiGZhiqKFt1LWQYqqJ0DtTzowEc3JYvXx4d7nEbopaWlunTpy9ZsiS6ceHChatXr05MTDR7&#10;BgcnVVVPP/30SChJ0jvvvNPL6qCB1W3DpSlTpgzShdasWdNtY4Zhw4YtXLiwl6fLsjxt2rRIqOv6&#10;d999F9OVAvrEnN1FgYOJLMt33nnnCy+88M4770S3b9myZcuWLZFQFMUefkHKzs5+6KGHkpOT99Yh&#10;HA4/8MAD0S2333579DY70c4+++wPP/ywvr6+K9y1a9d77713xhln7Ne8RFG8//77r7vuuo6Ojq4W&#10;VVWfffbZZ599do/9zznnnMMPP3z9+vV7fDUxMfGiiy6K3lFn1apV3Srjo5188slXXHHFxRdf3BVq&#10;mtZ1fPLJJ994443RPY899thIUVaEruv9/HV0xIgR8fHxXYVYEb3fBeioo476v//7v1deeSXSsnTp&#10;0r3tjhVx5513ZmRk9Cdtt9t90003PfbYY5GWNWvWrFmzpuezuqqM9vg+b5CWd8BXaQAnPuBrCAAA&#10;DjLZiRmXzzzn3aKVsiRnxqeWtVTvaNhls1jT3CnJrvh4e1x0bY9hGCEt3BHwtvk7Wv3thiCku5OH&#10;p+Q6rPZjRkw7pmC6JPbx/YMsyy+99NLkyZM7O39QAWUouvfN0rizC6yjkwZ87qFNzYEvandvz83N&#10;vfXWW3szwrb60veKPm0PdG6rL7VIlonZY5Kc8f1PzGV1TsgaXd1WX9le5w35x2UWvPrN0gumz81O&#10;7Ne76xgLa8q/N7zfHugsqisRDGFCdqHVYu3/sLuTJfmw7MLNNd8V1ZdOzhn77w3vXz7zHKfNnE8W&#10;AQAAAAAAAACHHsPXtlUJNinBJk3xyJY4izNN7N2z3UVRkC1xksWtBpvVUKuhhwXB8LVtcSdPFvv6&#10;mcv+sjoygp6dFmu8qnRYdE3s00Pf+k9X/YIoShaX1ZHen+cvH2gMPdxV5CaKsbq11dB1LajrIV0L&#10;GVqo6+qGFtY0X9AjqOF2JdBgsSXI1gSLLdFiTRQl7rkF0J2qqmvXro2EhYWFDkf3j1+3bdt29NFH&#10;d/t8/6WXXrr00kvNTv9gds899+zYsSMSvvjii7182OvA6tqCIrolKytrAMfXNK29vX3Dhg1/+MMf&#10;Pvjgg+iXkpOTV69ebbPtx7N6Z86c+e2330bCr7766rDDDov9ogH7hbu3gQEgSdJPf/rTBx98sIdd&#10;nnqoIbn44ov/+te/9lAQJQjC008/HV2fc8IJJ4wdO3ZvnWVZvuOOO6Jb/va3vzU3N+/vvOLi4v76&#10;17/m5+fvs+dJJ53UbXOq3Z1//vnR1cM9uPrqqxctWhQfHz9ixIh9ds7JyTnttNP2d2r7JIrivHnz&#10;ujUeccQRvR/hvPPO+8UvftHLPzrYbLb77rtvv8bfm9mzZ5999tm97y9J0sMPP7y3N1iDtLyDsUoD&#10;OPGBXUMAAHDwiXe4fzL99FPHH5eVkD4tb8KErNEJjrj6zqaiutKvyzeuKd+0vrpoY832b6u2fl2x&#10;8dvKraVN5Z6QLycx8/C8iWMyRo5Mzbv0iLOPHTWjzwVRXYYPH/7kk0/u4QXN8L69K7x9QDdK0gz/&#10;R5X+Dyp2f8Vqtb766qtu9763M9pc+927RStb/e1F9SV2i21KztgBKYjqIgpifnL2hMxRQTW0sWZ7&#10;R9D71qaPOgKe/o8cM1+XbWzxt29vKFU0dULWKKfVPnjXssnWCdmjdUPfVl/aEfCs2rXO7NkDAAAA&#10;AAAAAA4V/o6SSEGUxZZscaT3siAqQhREqyPdYk/RFK8SbFKCzYHOkpjlL1tcFnuabEsUBEFVOmK8&#10;el0MwdAUjyS7BEG0OtJNyWGQZta1O5MgisLg10QZekgJNgZ9FeFAvRpq0xSPpvk11a+pPk0P6rqi&#10;qV411KaGmkP+2qBnp7dlQ0fD5/72IlUZSp9AAYiBiooffJJ+5plnduuwZMmSiRMnRhdEJSQkbNq0&#10;iYKoQbV58+b7778/Ep5yyimXXHKJKZlEtrjoIklSfHx/b5bYtm2bzWaz2WyyLFsslrS0tB//+Mfd&#10;CqJOPfXUysrKnJyc/Rq52x5WPex+ARw4qIkCBszEiROfe+65O+64Y9iwYb3p73A4fvKTn/zjH//4&#10;yU9+srcdn7ps27bt448/joQ2m+26667refDhw4efddZZ0S33339/H/b2iY+P//Of/7z7W7QIi8Xy&#10;85///MYbb9xnWYskSXfffXdk66c9mj59+vPPP3/mmWd2jbZo0aLeJHndddctXrx45syZ/X+XEG32&#10;7NnR4axZs3av3e/Z8ccf/+yzz+5zj8s5c+b8/e9/H8CtMK+88sr77ruvhwq9iGOPPfaVV17pob5O&#10;GLTlHYxVGsCJD+waAgCAg48kSlNyx18768ITC48akZI3NqPgyBFTJ+WMLUjLT49PibO5HRZ7giMu&#10;JyFjdPqI6fkTjxg2aURK7tjMkedNPfWSGfOyEgbm06lLLrlkwYIFe3jBMHzvlPk/rDCCWv+voneG&#10;Pf/YEdrQtMdXn3322W7vnPeooq32g+2rmr1t2+pLXVbHpOyxg7EJUrIrcUruOFEQt9WXdAQ739z0&#10;YUgND/hVBkN7oPObys2NnhZP0Dc6bXicfd81Zv3ksjrHZhT4w4HazsaNNdubvANaRAcAAAAAAAAA&#10;wJ4oweaQr1INd2iKx2JPsdiT+7zHkcWW1FUWpYbbQ74qJdjUt3H6wOHOF0VZtrg1pbMPt2P1nxZu&#10;NwzNYkuSLS6LLSn2CQwSQ1cMQzcMTRSlQd37Sld9YX9tyFejKR5dDWiKRw23a0qnrvoNQzEMzRAM&#10;wdAFQzW0oBJsDvuqg96KsL9WCbUFfTWepjXelvVKsFkQTPjqAzgArV+/Pjo84YQTIseGYfz2t789&#10;55xzojtMnTq1rKxs8uTJg5HM5s2bbYPj5ptvNnul90MoFDr11FMjocvleuONN8zaWbHbJlHjx4/v&#10;fyaGYSiKoiiKrut77HDKKae8+eabcXFx+zvyuHHjosMvv/wy1usF7D/RlDflwEGvo6Nj+/bt3333&#10;XUlJSX19fUtLi2EYbrc7JycnNzd34sSJY8eOHTZs2BDaubitre2zzz779ttvi4uLg8FgVlbW+PHj&#10;jz766GnTpu3Xpopdi/P5559/++233333XSAQSEtLKygomDFjxsyZM3ffLGvXrl0vvfTS5s2brVZr&#10;YWHh+eefP4C1QzHT2Ni4du3ajRs3btu2zefzOZ3OvLy8UaNGTZs2bcqUKU6nczAuahhGbW3tunXr&#10;SktLy8rKGhoawuGw3W4fNmzYyJEjJ02aNG3atEEqczJ3lQZw4jFew9dee+2iiy6KhLW1tabs0woA&#10;APaXYRg1HQ1lLVVV7fXNvrZAOBh5SRTFBEdcZnzasOTswvQRCY79/mPTPnV0dJx00knRG5dHE10W&#10;10n5tgkpfZxaWA9tbAqurjeC6h473Hnnnffdd98+xwmp4edX/7vB07yxZnu8PW581iiLJO/zrD7z&#10;hnxb6orjbK6J2WNGpeUvmHpqP7fkioElm/+7vb7026oit805IWt0zH5V/K5hV3ug8/D8iaPTh/9k&#10;2twh9CsqAAAAAACHlHPOOWfJkiVdx7Nmzfriiy/MzggAgL4wDM3T9LUSag8HaiXZbXWk9//v0kqw&#10;SVO8NleOxZaQkHGMKA7iBxBREzE8zV8rwZawv9ZiT4lxVZKhqyF/tWxxWx3p7uTJNmdGLK8+qDTV&#10;29n4dTjQIBiqzZU7GJcwdCUcbDS0kGHouh40tLAgCIJoESWLKMqiKIuiJAiCIehauEOSXbLVbXPm&#10;GnpQ10K6FtS1oCBKFmu8bE0QJavFluRKmihbBuXWLwBDyPXXX//UU09FwoqKiq6dFUKh0E9+8pOl&#10;S5dGW5TMrAAAgABJREFUd7788sufffZZi2WwdsPbvHnzIN1ku2jRoscff3yQ0o64995777777kg4&#10;YcKEoqKiPoxzzTXX/O1vf4uE77333umnn757t3//+9/nn39+JDznnHPeeuutAZ/UM888c+2110bC&#10;+fPnv/322/0cs6io6LDDDuu5j9VqXbx48W233bZf32/bt2+fMGFCdIuqqj3v/AGYbtA3GAUOTYmJ&#10;iUcdddRRRx1ldiIDJjk5+eyzzz777LP7P1RiYuKZZ57Zw95T0QoKCu655x6zZ99fGRkZZ5xxxhln&#10;nBHLi4qimJubm5s7KH8gGAwDtUoDOPEht4YAAMAUoijmJWXlJWV1hSE1HFLDqq7ZZKvDah/U4h9B&#10;EBITE1esWHHGGWfs8VYYw6/6lpWFNjTZp6ZbxySJ1t6WBhlhLbS+Kbi2wQioe+tzwQUX3Hvvvb0Z&#10;7b87vuwIenc0llll6/jMwS2IEgQhzu4emzFye8Ou0qZySRTXVW6dOXxQnrA1UCpaa4sbyyrb6hRd&#10;HZmaF8vCpBGpuRuqOiraaq2ytaSpfEzGSLMXAwAAAAAAAABw0Ar5qjU1oIZaRFGyOtIG5O/hFnua&#10;rgWVULMk20PeSkd8LP7QLYqiwz1cU3yyNV4JtUkWlyTt3xOl+0MNtwuCYbEnW2yJVkd6zK4bA6Jo&#10;EQRBFCVN0/s92B5oqlcJNhuGpqt+Qw8LgijKdkmyi7s9XE/s2mlAFAVBEiVZlNySxS0Igq4rmtKh&#10;Kp2q0ilb3IKhe5rXuJMmWB0HT2UagD5YtmxZ5FiSpLy8PEEQWlpajj/++G3btkX3fOaZZxYuXGh2&#10;vge/zz77LLog6sILL9xjQVTM1NXVRYeZmZmxua6iKHfcccfLL7+8Zs2axMTEXp6VkJDQrcXv9x9Q&#10;GzAAuzvQn5QMAAAAAMAQYrfYEhxxKa7EOLtrsIt/uiQmJn7wwQc//vGP99ZBrfb63i3reHKTb3m5&#10;UtZp+Pda5qS1BkMbmnz/2dXx1y2Bz2p6KIi6+OKLX3zxxd58Wrm9fmdRXUllW60/HBidNtwSk6cH&#10;pbiSRiTnNnlbW/3tX5Wtj9686wC0tnJzUA3VdTZmJ6S7bDF9lKDDYs9JzGzwtPjDgTUVm8xeCQAA&#10;AAAAAADAQcsw9JC3Qlf9uha02FN3r0LpG1EUrfYUQwvpqi/oqzQMLTbTsbmyrfZUqz1VkmQl2GgI&#10;g1LDsztd9Wuqx2JLEkWLM2FMLJ+zFgOiZBNFUZQsgqAaXVVJA0ZXgo1KoNHQwlq409AVSXZabImy&#10;7Nzjt6IhGIIgiKLUVaYVIUlWqz3N4R5msSVpqi/kr9YUr7d1s79je8y+9wAcaLxeb3V1dSQ8/vjj&#10;JUnaunVrQUFBdEGU1Wpdu3YtBVEx4PV6zzrrrEiYnJz83HPPmZtSbW1tdJiWltb/MSdOnGgYhtG1&#10;72EwWF9f//nnn99+++0ul6tbzx07dkybNi0QCPRy5Li4uG4tHo/HtLUDeod9ogAAAAAAGNrcbvey&#10;ZcsuuOCC//znP3vrY4T18JaW8JYWQRBEuyynOqQUhyiJRlgzwpoR1vX2kO5V9nktq9X6pz/96brr&#10;ruvNx2yKpn5c/FVH0FPT0ZCdkJHsStjnKQMlJymjydda3lKT7Ez8qnzDSWOOjtml90tIDVe0Vjd5&#10;Wg1ByE/Min0CuUmZtR0Njd4Wl83pCfni7W6zlwQAAAAAAAAAcBBSgs26HlbDHYJkleS4/g8YIVlc&#10;omxTwx2Sxa0Em23O2Oy9ILqSxnuaOq2OjHCgTgu2WhwDcH9zzww9FA42SpLdYkuyOTMttt5u+DBU&#10;iKIkilZRlAXDEAVdEAbqQXt62F+nayFdC+haUBAtssUlij0NbhhdRW6SIO2peE+ULbZkWXaHQ41h&#10;f53FniQIgqb44lKn9TwsgINSSUlJdDhnzpw333zzvPPO69ZNUZQxY8aYnewh4Yorrujs7IyE7777&#10;7u5lQjFWVVUVHaanD+Q2j6Io2u32zMzMzMzM44477t57733llVeuueYaTfu+WLesrOz666//+9//&#10;3psBnc7uD3Jtb2/PyckxbfmAXmCfKAAAAAAAhjy73f7mm28++uijvflznhHS1FpfeGtLaHNz+Ls2&#10;ZVenWu3tTUFUXl7eqlWrrr/++l4+d3B7w05/OFDRWuOw2Ian5MZyQURBHJGSF1CC9Z7mDdVFbf7O&#10;/o85GEqayjVdb/G3JzrcVos19glYJDnJmdDsbRcEobixzOz1AAAAAAAAAAAcnJRgo2FouhawWOMH&#10;enMjUbbE6VrQMNRwoCFmM5JkhzNxrCQ7LNZEVelUwm0DvbXRDxiGGvbXi6Jsc2bJlnhX0viYzTSW&#10;JIuja2smQx+obZeMcKBB10Ka6tW1oCg5ZGv8viuXumqiRFGU9vrZjSjbbK4c2RqvhtrCgXo13OZr&#10;2yoIg/g9AODAtGbNmujwqaee2r0gqktsdiuaPHmyMTgef/xxsxd735YuXfrmm29GwkWLFh1zzDFm&#10;JyU0NPzg/YnbPYgPKrXZbFdddVVRUZH0w7LeF198MXpDsx7IcvefkuwThQMfNVEAAAAAABwMZFm+&#10;9dZbt23bNnfu3MEY/+yzz16/fv2RRx7Zy/6GYXxbtdUb8nmCvtzELFmK9Z8gkpzxSa7EyrbasKp8&#10;WfZtjK/eS8WN5UEl5Av5U10pZuWQGpcUUkO+sL+4sdzs9QAAAAAAAAAAHIQMw1BDrbrqFwRBsgz8&#10;fcCyNU4QBF31a+H2WBal2JxZdle2xZ4i2xK0UJs2aGVRhq6F/fWGINicWZLsiEud2lU4dPCRZIco&#10;WQRB0I3wgAyoBJt0NaCpPkNXJUucbHH2piLPMDRBlERBFHvcq0oUJKsjzepI11W/EmxWgk2+9u2D&#10;WhoH4AD00UcfRYeVlZV763n33Xcryr4fVIo+a21tPf/88yPhsGHDHn30UbOTEgRBCAQC0aHFMug/&#10;xMeOHfvyyy93a+xlVd7uT8jl+xYHPmqiAAAAAAA4eAwfPnzZsmVvvvnmAO5dfsYZZ6xZs2bJkiX7&#10;tYd7dUd9o6elrrNJluT0+GRTVmNkSq6qqQ2elpLGckVTTcmhB2FNKWupavG3C4KQ6k4yK41UV5Io&#10;is2+9qr2On840P8BAQAAAAAAAACIZuhhXQ/rWlCULINRzCOKFlGy6Fqo6yqxnJorcbzVkWG1p1ls&#10;SWq4XQ21DHhRlqYGQv4qw1BtzsyugihJdsRyjrFksSWLkk2UrJri6/9oaqhFU7yaFjD0sCQ7pb1v&#10;+hTNEARDV7p2iJItzn32l63xFnuKpnjUUGvYXxv07jJ7FQHEjmEYH3744R5fstls06ZNi27x+XzL&#10;ly83O+WDlmEYCxYsCIe/L6l9//33bTab2XkJgiCoqgn3KvzkJz/ptiHV888/35sTd6+J2n3nKOBA&#10;Q00UAAAAAAAHFVEUzz333NLS0ldeeeXkk0/e/S9WvTd//vxvv/122bJlM2fO3N9zv63cqmhKk7c1&#10;KyFNFs35G5nL5oyzu1v97WFNqWyrNSWHHjR721Rdaw90xtndNkuvPocbDLIkJzri2wOdhmE0eJrN&#10;XhUAAAAAAAAAwMFGU31CV52JaOvPxxY9EEWbrocFQdAUf0znJkpxKZPsrhyLPcViT9GUzrC/ztAG&#10;Zo8jQTDUcHs4UC9KVrsrV7a43MmHydaEmE4wtqyODEEQZItb1/yGofdnKF0LqOEOXQsaWlCUnZJs&#10;/3/s3XecHVX9P/5Tpt22vaf3kJAEAoReIggSQAgCKqiICApSRJAqEJEm6PejIoJEEBAFyw9EOoIo&#10;RQiBUEPCJoT07fXWmTnl98fFy2WTbL17727yej548Jhz7pkz55wZ2Ls78553v/f0CdGUWozbtH9h&#10;VNwsNswi4XVKvzsV/Vh4XQVeRwDIl5aWlkRiOz935syZs3Hjxj/96U896i+77DJkkxsmzz///Asv&#10;vJApXnfddbNmzSr0oD5h25/5GZSftEuGYZx11lnZNZs3b86OGduRbS/RPCS2AhgixEQBAAAAAAAA&#10;7IQCgcDXvva1f/7znxs2bLjpppv6//e+kpKSxYsX33bbbWvXrn344Yfnz58/iKMrrda1bWqJdWit&#10;a4oGkF0q58pCJV2pmFBiTcv6Ag5ju2JunBDiCd8x+n0fbnjYpuUJjxASdfN7qxgAAAAAAAAAAAAA&#10;dgFa+YQQrSVlw/UONcoNohUhRKtcxSMN4ODBkt3s0DjDKjED1Vr5bnKLcNuG+NS7kikv2SjcdsMM&#10;28E6bkbC5XubTiHvueQB47ZhFTMjRLRWYkj3LPxUm9ZKyRRl1oAya2nlE8IYMygP9nMXSim3K5gR&#10;9N12rUWyuz7n6cIAYGRauXLltpXnnXfeihUrqqurZ86cOXv27OyPPvzww7fffrvQo945dXR0ZBeX&#10;LFli9cNXvvKV7L0efvjhHg0OPPDAoY+tqqoquxiNRvOzJtu++razs7PPvbbNalVUtDPHY8POAXF7&#10;AAAAAAAAADuzcePGXX755Zdffnlzc/Pq1as//J+NGzeaphnJMnXq1IULF+6xxx5DT33eFu/0pehO&#10;xQKWU9iAn/Jg8cb2LW3xrjUtG46cqRgdQW+HibpxQogrvNJggf+GaBu2J4UmOpqKF3pVAAAAAAAA&#10;AAAAAGCn80nCH02GJ0kUIYRorZWvpCvcTmaGGbMoG66cVNtDA0XTuRFIdn/EecD32oXfLUXCsIq4&#10;ESZ0ALddtNZaub7XrkWKMsN0qrgZNu2KUOnsfuYsGu1Mp1p4XZQZUsS4GR5cJ9Lv1spTMkEI5UZ/&#10;Q5sI+eRCSi/1gI5OKTHtCjexWbjtlBpesskK1BRyHQEgL1566aXsIuf873//+7HHHpup+fGPf3zS&#10;SSdlt1myZMmjjz5a6IHv/JRSSg0m32CPJE7bBggNQk3NZ34iNDc397nLnXfeecEFF2SK8+bNW758&#10;+UCPO3ny5N5nt12u6/aoKS4uHvoiAAwrxEQBAAAAAAAA7BKqqqqqqqoOOeSQPByrobuFEBJzE0XO&#10;IG9WDVrT+q2ZNy+GSyKhkohj2u2JzupIeXO0rbBJq3qIuQmplVTS4lZhR2Jxk2jtSxHzEBMFAAAA&#10;AAAAAAAAALn2SWwS1XowTyfviNZKibiSSSVT0u9WyicJorXvJrcQQigzDLPYsEtNp2pgUTGDnCK1&#10;Q+MNuzLZ/SGhjBsR4bb5qTaPtHMjaJhhagQo2eGL29KhUFImtEgpmY6GquBmhFAeiExywhMJyVt8&#10;V4FZgapUdA03i4XbJmWC9ztZ06e0Em6H1r5WPjOCmaWLxVObtrRlWk2eUGXbPcPMlEopog1uU26x&#10;AQahpS854XVwsyjZvcZ0KulAwuEAYDR68skns4tr1qyZNGlSds2xxx5rmmZ2IMo//vGPhoaG2tra&#10;Qo8d8mfcuHHZxaampj53CYfD2ZfN+++/P4jjWlbP5xBsu+8X2iYSPfM0hsP5fuoDYKAQEwUAAAAA&#10;AAAAOdbQ3exL4Qo34lQNvbcB+eDVd6T/ybuaJs+bMbm0KGKH4l6SENKdio2omKhoKu4Jj6RDkgoq&#10;PQBXeMgTBQAAAAAAAAAAAAA5R5lFCKGUkxzFRGnlCa9Ting6lkhrIWVKKyVpjCSZNGKUGoyb0o/7&#10;bluye61hlzqhCYZdPtyZo7gRCJXO81Mtye4PGbe18qWIST/mJZsIIZQZlFqUm5QalBKtlVaKUK2U&#10;r6VLtCKEMm6bTiU3w5RyOzjGDk9kvO/Hl3cmjDtWcKzWSvpR4bbz4IBjooTfpbWUIkkoZ+zT1Wtt&#10;637y2RWZ4jdPPaxHTJTWSkmXcYtSbthlgxg8t0qkiAm3jXHHjW92whMKvZwAMIyEEMuWLcsUJ02a&#10;1CMgihBi2/YPfvCDn/70p9mVv/rVr2666aZhGtW777679957D0fP3/ve9/7v//5vmIa9c5s2bVp2&#10;saGhoc9dpk6dml1MpVKJRCI4wJ+JXV1dPWoikUife8XjPZ8ZCAQCeVwtgMFgQ+8CAAAAAAAAACBb&#10;Y3drzI0TQsJWqNBjIZZhusIjhMTcxJA7yyWlVTql1TDfge1b+h5w+r5xoVcFAAAAAAAAAAAAAHY2&#10;jAcIIZSZWnlD7UsrP9XixjdLP6pESvjd0u9SIq6ll/5jO2MG0UrJhJ9q8xJbUrENvtvmJ5tj7W/H&#10;2t4UfnS4J0sptQJVRVUHhErnWIEawyqzQ+OsYJ1hlzMeIEQpP5ZOISW8TimiSiSo1oZZZAVrnchE&#10;K1hnWCV2aEJR1YGB4hm7WkBUmhOZzJht2mVaetLvGuju0o9p5RMtOR/YM9xKJgkhnAeYERxMfipC&#10;KKWGXaqkq2QqHQgHADuxjRs3ZhePO+647TY799xze9TceuutyWRy+AbmDw8pZaGXvDcnn3yyHrgX&#10;Xnghu5PFixf3aJAd9jZoM2bMyC7W19f3ucuECT2jatevXz/Q47777rvZxYqKiv7kiWppackujh07&#10;lnOkPYSRDnmiAAAAAAAAACDHEl7SFT4hJGAV/l6dxS2ppNQq5o2smKiwHbQMixDiCVHYkXjSI4RY&#10;hhmxB3OHDwAAAAAAAAAAAACgF4w7lJmM29KPai0oHeRTi0om/VSLVkLJlJIpQjRlJmU2oVwTwo0g&#10;4wEzOPaTN5FpJUVSibj0o9Lr5mZIaylaXg8UTXXC4wkZ3teVUcqtQLUVqFbS9ZKNXrJJybhWmafJ&#10;FSG0xxi4GTGsUtMpM8wSynbpBzsZM53I5ETXamYEfbeD8iBjZj/31crTylfKJ4TRfu9FCFHK08pj&#10;RlATNrgkUZ8M3ggSyqSIM79biiQ3kFsDYKe1YsWK7OJhhx223Wbjx48/4IAD/vvf/2ZqpJQPPfTQ&#10;GWecUegZAOkR7TNM+SR75Ilat26dlLL3QKPq6upIJBKNfhrL/dJLL82aNWtAx/3jH/+YXfzKV77S&#10;n70++uij7OLChQuHY00Acgt5ogAAAAAAAABg2OhCp0AixDJMQogv/HTqqpEj4oQNxhlj6ZCkAvKE&#10;TwixuBVxCp/XCwAAAAAAAAAAAAB2MpRS0y5jPEgIkf4g/1Yv/W4v2aikK/xuJZOUmdws5kaYcZto&#10;SQmh1OTc+fRhZsq4GTIDVU5oPLdKpEi48U1SRJPda+IdK7VW+Zk747YTnlBUuaC4+rDi6oPD5fOD&#10;xTOc8CQnPDlQNC1YPDNUunu4bI+SmkOLKvcNFk837YpdPCAqzQ6N4UbYdCoooX6yUev+JieRIk4I&#10;0cofYECUUCJBmEmZbVpFjFmDHjkljBtBJeKEED/VMuh+AGDk65FiaM8999xRyyVLlvSoufLKK5XK&#10;008iKLiqqirGPhOy0d7e3vsujLGzzz47u+bnP//5gA66bt26119/Pbvmq1/9an92XLVqVXZx3333&#10;zfuCAQwYYqIAAAAAAAAAYGdmMIMQ4kuR8FKFHstnhK0gIcTipif9wo7EE77BDUZp2EJMFAAAAAAA&#10;AAAAAADknulUUmYw7kgRJUQPdHfhdfqpViVd6UcJIcyIcCNEKSOEaK2V8gg1KGXM2N5fuSkz7VIr&#10;OIZx2082C7fNSzbG298h+QqL+mQUlDJum3aZHRoXKJoWKJrihCfYobFWoMZ0KgYUwLNroKHS3Rlz&#10;zGCt1tJLNmrSr/Ml/bjWghDV/yVVWioZI5RxI8SYzYeQJCqN8aBWQknXTzUVdhEBYFg9/vjj2cVx&#10;48btqOXChQsjkUh2TWNj44svvljoGUCeMMaOOOKI7JpNmzb1udfpp5+eXVyzZs1rr73WzyMqpU45&#10;5ZTsmtra2v32268/+7777rvZxXnz5hVizQAGBjFRAAAAAAAAALAzE1IQQgxuBEy70GP5jLAdJITY&#10;hpXyC5wnypWebViZIQEAAAAAAAAAAAAA5JbpVDJmcatYS0+J5ID2lX5MuO1KeUokKDO4GWHZmZS0&#10;IFowbhPKmBneUSeMmaZTy+1S4XX5qWbfbYt3rdJ6wNFZkDfcDIfL5zHuWIEarTwv2dhndi+tpVae&#10;Uj4hlPUvJkprqUSMaMaNMGWWHayhhPZnx14wM0QoVTIh/e68ZSQDgDyLx+MbN27MFA844ADO+Y4a&#10;G4Zx5ZVX9qjctiYn5s6dq4fHr371q0Kv+ih2/PHHZxffeuutPneZM2fO4Ycfnl1z3HHHdXd397mj&#10;1vqiiy568803syuXLl3aI1fVjvZ9/vnns2sQEwWjAmKiAAAAAAAAAGDY0MLfTUxnYbIMM2yPrCRI&#10;FeFSSmnEDkfdmFSyUMNQWncloxE7lB5SoVcFAAAAAAAAAAAAAHZClHI7NI4bIcotL9XWz5w/hBCt&#10;PN9t0cpXIkGZyYxwdsiKJkTKJKE8HXDVezQLpcS0Sg27TPox323zEg1eYnOhF6ZglPKE1+W7bcLr&#10;lH5MiqRW/iBSeA0rwyoNl+7OjYDpVGrpuoktSrq97aDlJ/+mvM/OtdZKetKPEk24GabMtIO1/dmx&#10;T5RQSk2tfK21Vu7QOwSAEWjNmjXZxUWLFvXe/swzz+xR8+qrr65du7bQ84A86RHd9OSTT/Znr7vu&#10;uiu72NraOnfu3HXr1vWyS3t7+/HHH98jgO2444475phj+nPE1tbWeDyeKe6xxx49UpwBjEyIiQIA&#10;AAAAAACAHAtagXTeoaRX+Ds9nvQ445yykZYEKWA640pqKsIlWuu2RGehhtGZ6JZKVoRLqyLlJYGi&#10;Qq8KAAAAAAAAAAAAAOyc7PA4xm3TriBECLe9fztpL9WstZQiTilnRrBHzJOWSaIlN4KUcdMs7k+P&#10;hlViWCXS65Iinuheo0Si0AuTJ0r5bmJLovODaOvyrsYXuxpfjLYuj7W9FW19o7vlte7mVzob/9PZ&#10;8EK07c1U9GPhdY2Q+CjTqQoUzeBG2ArUUaK95Fbhde5obFoJQgjRmtK+nozVRKmkkvF05jFKDTtY&#10;S6lBcoQynh6MEqlCLyEADItly5ZlFw888MDe21dWVm4blPLTn/600POAPJk2bVp2cNHjjz/en2SV&#10;kydPvvHGG7NrNmzYMGXKlNNPP/2///1ve3u7UooQorXu6upasWLFBRdcUFVV9dhjj2XvMnXq1L/8&#10;5S/9HOe7776bXfzmN79Z6JUD6BfERAEAAAAAAABAjtUUVaQDkGJefMidDZUnfMswCSEjLSaKEDKj&#10;anLICtqG3RbrLNQY2hIdBjeKnPCMqsmFXg8AAAAAAAAAAAAA2GlRagSKpjPuGFaJ9Lql193nLtLv&#10;1tJTIkEIZWaoRxoorTwlU4w7lBqGVUb6DIP5H8MuY9zxU61a+YmuDwu9MMNLa+WnWmPt73Y1vZTo&#10;XJWKb/SSjZ7b6rttXrLBTWzxElu9ZKOfavbdVt9t9xKNyehH0dblnY3/iXe8K7yuQs+A2KGx4bJ5&#10;hhmxg2O5ERJuu5dsVCK17dPkWsv0lHu5GDQhWkmlXK0E4wFuhJnh2KExlFk5HbWRHoxCniiAndSz&#10;zz6bXZw9e3afu1x11VU9an73u991dRX+f7OQB4yxb3/725mi53mbN/crWeXll1++bWDS/ffff+CB&#10;B5aXl3POKaWMsZKSkr322uu2226TUma3nDt37ptvvuk4Tj/H+cwzz2QXjz766EKvHEC/ICYKAAAA&#10;AAAAAHKsJlJpcsM2rJhb4JgorXXMTQRMhxBSZIcLvTA9TaucSAipCJd0JrullkPtbuCU1u2JrvJg&#10;CSV0etXEQq8HAAAAAAAAAAAAAOzMrEC1HRxjWKXcDPlem/B7DYvS2nc7tfK18hkP0M8+66iUK/wE&#10;ZSbjAWZEuBkhA2E4FYQo4XX6bttICPsZDlqrVOzjrqaXY+1ve8mtwm1345vd2EYv0SBSrdKPEq0Z&#10;MwhhRCslPSUSwuvwEltSsfVeskm4bW6iIZ1LSrgdhZ2L6VRGKheYToXpVJlOlVa+l9zqJ7dKESNZ&#10;kVFaC0IIIapH+Nz/PtVaCSVdrX1CKDfC6Qg9OzCGMjO3A6bcSA9GK6+wSwcAw0Fr/fTTT2eKoVCo&#10;oqKiz7323XffmpqaHpW/+93vCj0byJMzzjgju/jcc8/1Zy9K6T333HPLLbcM4oiXXXbZm2++WVRU&#10;1M/2Wut77rknUxw/fvy0adMKtl4AA4GYKAAAAAAAAADIsdqiSkJI2A7F3GRhR5IUqaSfKgsWB0yn&#10;uqjvv0TnWcQJjSmurgiVKa22djbnfwDN0VYhRWWkrCJUWhEqLfR6AAAAAAAAAAAAAMBOLlA8w7BL&#10;TaeKG0GRavXdtm2z/aRJESVaSpkilDP+aQ4fTYgUSSUSjBvMCFHumM6A//7PmGUYEel3ay1TsfWF&#10;XpXcE15Hd8trye6PhNfhJRvd2CbhtlPGDbvCCtY54QlOeKIVrDOdaitYYwXr7NBYOzTeDo03nWpu&#10;RrTy/VSbG9/ou21eqjna9ma09c3CBo8x7oTK9gxEphhWkR0aZwaqCCF+sjkV3+glm4TXqWRKK0mI&#10;JoQQ+klMlNZKK1+KpPRj0o9pLShllFmUW4yZZrDWsMsyjXOIEkq0JkRrJQq4aAAwTFpbWxOJRKZ4&#10;9NFH0378n4QxtmTJkh6V1157re/7hZ4Q5MPuu+8+fvz4TPG3v/1tP3eklP7whz/csGHDV7/61f60&#10;Z4ydffbZGzduvPnmmw3D6P8I16xZ09bWlin+6Ec/6s+FDTASDOBCBwAAAAAAAADoj4pwqcmNiBNq&#10;S3SmfNcx7UKNpC3eSSgtC5ZMq5zA6Eh8NcyeY2dt6WqqCJdt6WqqjlRYRo7fRNgLIeWGjq0lweJi&#10;J7Ln2FmFXgkAAAAAAAAAAAAA2PlRysJl8+Lt7xJCKesQbocSCdMupzzQ47lb4Ue1lkQLZoTSNVpr&#10;ooWSSa0l4w7jAWoEbKd6cDEt3C7x/aj0oz41tPJznimoULTyk91r3MRWrXw/1aJkijDTsEuZEWJ9&#10;zZFSzs0QJyFiE62F8DqF3y39bm5GtBLC6wwUT7eDYwv1hDSl1IlMsoK1bnyzm9jMjbCSKelHlXSF&#10;iBNCpHS1TCrpaq0US6WXgxCiCaWUM25RZlNKCeWM2WZoDOeBYTsNklBOCKVZ4XwAsNOorKzcUUBv&#10;777zne985zvfKfTwR7RrrrnmmmuuydvhDj744MGdykGglF5//fXf+MY30sVly5a1tLRUVlb2c/fx&#10;48f/6U9/uuuuu5YtW/bCCy8sX758zZo1W7ZsEUKEw+EJEybMmzdv3rx5Bx100J577mnbg3lC4+67&#10;785sc85PPfXU/KwMwNAhJgoAAAAAAAAAcoxRNql8XNxLbmjf0hRtnVA2plAjaY93FTlhkxvTKicW&#10;elW2b1bN1BWbV7rCa493bujYPK1yUt4OvbFjq1RyUvnYinDZHmN3K/RKAAAAAAAAAAAAAMAugVIj&#10;VLZHsms1IYTxgJ9q9ZKNlNuGGWY8RJlBCNFaaOlq5RFCKbO0Vlr7WnlaCUI5MyKMGdyMGE45IYN8&#10;IRqlBucBKWKGVeKlWuxgXaEXJgeE1xXveEdJ10t2bNi47qOPm9ZtiK5b39zU3G5ZZjgcCIcC4VCw&#10;qCg0fdr4/RfsHg4He1kf064wzBLpdwm/W/ox06lMdn0ovc5gySxKeaHmyLgTKJrqRCZ5ia2p+CbG&#10;HUII0UopV7gdvqeoFoQyyixCCKWMUoNQTglhPMm4xZidjn+jg71y+kMpQRknhDBWsPcGAgDASHPy&#10;ySefeeaZmcxgf/jDH37wgx8MqIdwOHz44YcffvjhOR+b53m/+MUvMsVrr702FAoVcrEABgIxUQAA&#10;AAAAAACQe/PHzq5v/rgiVNoYbR1bUstZAXI0pYQbc71J5eNMbhQwLqt3lNIjZhx4/+uPjC2p2dix&#10;tSZSFXHy8bfFhJ9sjLbUFlUFTefw6fuPzCRaAAAAAAAAAAAAALBTopQFS2YZdlmiq55xR/ox4Xf5&#10;qTZC2igzKTO1FkompYhTSqXfTbQkhBDKmRGizKKUGXaFYYaHOAxuBH23VWshvQ4y+mOihNfZsOG/&#10;f//HP//yt2eWv7XWdf0+ps/Z/D1mHnLgHoccvOe+++xumdt5mpQyw7DLuVnspVr8ZJOyignRUsRC&#10;pXO5UchHpSnldmicFRyrZTKdzEp4XZQyJVNECUJpOgcUpZxym3KLM8cKmtyoz9P4tKTUIIR8ErIF&#10;AABAiOM4V1111ZIlS9LF66+//sILL+S8YGHG2Z5++mnP89LbjLELL7yw0CMCGADERAEAAAAAAABA&#10;7o0vra0Il0XdeEusvTXeXh2pyP8YmqKtwYqyqkj51IoJJh+5fwOpLaqcUzddadUUa/uwed3cupmW&#10;YQ7rEYUSqxvXGcwYV1o7rXLixJEaMAYAAAAAAAAAAAAAOzErUGPaFanYejexmZthrXwlk0qmtPKl&#10;H5UypZUgzGKMU2ZTZlLKCGGGVcSt4pzkKaKGQ1yiZEr43YVejCGRUj7z1CO/v+fOx596KZXy+r2X&#10;Wv7mB8vf/ODnv/pTWWnRd8868exvnVAU2U6kE2WGHawVbrvwOrV0zUBVtPXNosoFBQ/4oZRSI2gZ&#10;QRKoIYRIEe9qfkWkmpXyreAYQgjRlFL6v9adeRuY1oKxACEkna4KAAAg7Qc/+MGNN96Yjj7q6Oj4&#10;97//PRxJnwZKa33JJZdkikuWLCkqKir0oAAGAO8ABgAAAAAAAIDco5TuPW52xA6F7dCWzialdZ4H&#10;kBJeNBUbV1JrcfOgKXsXej36cMiUBUErMKt6ilDy/cY1QsrhO5bUcmXDGld6s2qmBk1n4bT9Cj17&#10;AAAAAAAAAAAAANhFUWYEiqYWVx8cLJltBWsNq8x0qqzgGMMqNcwI4za3ItwIMSPAjbDhVNqR8YZd&#10;lpOAKEIIoyahVCtfiaTO+42MXPnnP/85a9bMY447+W+PPN//gKge2ju6b7zl3rn7nHbzz+7r6Ixu&#10;t41hl1mBGiU9L9GgZDLW9pZWotCz/wzGA5QalDlaCaI1JezTgKg80srXSjBuU2owjpgoAAD4VCQS&#10;ueOOOzLFH/zgB4UeESGELF++fM2aNentUCiUHR8FMCogJgoAAAAAAAAAhsWsmmkBy5lYPibppza0&#10;b87noTUhnYlui1u1RZV7jp1VFiwu9GL0IWwHT9rjC0VOeFbNVNd3VzV/NExRZErr1U3r4l5yZtXk&#10;Iid8wtzPlwbxhicAAAAAAAAAAAAAKCRKuR2sDZftUVJ7aFHV/uGyeaZTxc1ixkOWU20FxznhiVaw&#10;xjAjNLdPPFJKKddaaq2IHlnhPf3R2Nh46qmnHnnkkfX1a3PSYXc0fsv/PTBv36/98vY/S6m2bcCM&#10;oBWq01r6ySYpYrGOd7VWAz/OcKGUmXYZN0JEa+XHCzUMKeKEUmaETKeCkAIEZQEAwEj2zW9+c9q0&#10;aentd999d8WKFYUeEbnssssy27/5zW8CgUChRwQwMIiJAgAAAAAAAIBhYXLj8Gn7FzuRuuLqrV3N&#10;nano0Pvs07T5u03fZ3b5brUlM2tmzpjpmPaBk+cXeiX6ZUxx9fFzjigORKZXTepOxVY1rvWFn9tD&#10;CCk/bFrXmeieWjmxNFi8aNahk8rHFnreAAAAAAAAAAAAAAAZlBsh06k0zDA3goxb3Igwbg7nERnR&#10;mhCitSz03AdAKfXb3/52t912e/DBB3PeeSyW+PGNv/vyN65qa+/a9lPGLMuplNL1Uy3CbU90rR5R&#10;KbYsp5oyk3JLyp4xUeVlRYcv3CfzTyjoDNMYlEgwZlPKrUBVodcDAABGHMbYQw89lCleeumlhR3P&#10;2rVr//3vf6e3J0+efNpppxV2PACDgJgoAAAAAAAAABgus2qmzqyePKFsTNAKrG1eL9Ww31AcO2Ni&#10;ZEJ5soJNmztj4vgJ+0/aM2AO1z2tnJtaOeELux1cHiqZXjmx2429tXVVR6I7V513p2Jvb/mgI9k1&#10;pWJCVbhs4bT9ZtdOK/SMAQAAAAAAAAAAAAC2hzJCKSFEk+GNt/k0noeOmmcpXdf9yle+8t3vfrez&#10;s7M/7asrwwvmj9tnz7GzpleNH1tSXhak/chd9K9/v7HwC+e+9faH237EjJDllEs/JrwOL7FVuK2F&#10;XpJPpVMzcSOkZKpHnFtxUXjv+btl/gkE7OEYgNZCyRQzQpRywy4v9HoAAMBINH/+/DPOOCO9/fzz&#10;z69dm5t8j4Nz3XXXZbYfeughznlhFwdgEIxCDwAAAAAAAAAAdlqU0qNmHry5s3F61cR3tqxe1fjR&#10;brVTOB3GP6LF3eSHzR9H7OC0yokTSuv2Hjen0GswMHPrZnrCf2HNsrAd/LD54w8a14wprhlfVsf6&#10;c39yBzTRmzobN3U0BEx7Xs1uYTt44KS9FkyYW+i5AgAAAAAAAAAAAABsH6WcEkYIoUQO31OOWmtC&#10;JKUsfcRCT7pfEonEl770paeffrqXNpzRQw6YfPThM2ZMrZw0oSwUtHo06OxKvvbmxleXb3h1+caP&#10;1rftqJ/NW5qPPuH7t9xw/jdOW9TzEGaRkp7wOpkRSnavNexyOjKCyigzTbtMK0+4HcLrNu3SPA9A&#10;et3poCzDLh8tFxUAAOTfr371qz//+c+JRIIQcuWVV/7lL38pyDAaGhr+8Ic/pLdPOumkffbZp9AL&#10;AzAYiIkCAAAAAAAAgGHkmPaiWYf95a0np1dNqm/+eGXD2tk1UzkblptAKd/9oGmNyY3dqqdWhcsX&#10;zzuSsxFxB25A9h4/p7ao6rGV/7INe0P7li1djS3x9tqiyppIpTHAdzIJJZujrQ3dLSnfrY5UTKoY&#10;V+yEj5m9cGLZmELPEgAAAAAAAAAAAABgh5gRpMwkhCjlczYs+XwIIUQrohVlJuP2qAhf6e7uPu64&#10;41588cUdNZg2ueLk4+d+8QuzKstDvfRTUhz4wudmfOFzMwghq+qbb7/7v0//60O9vYxcni++f+n/&#10;SaXO+PqxPT4ynDIVjwu3jTHLS2y1Q2MLvTyfsIJ1vtvGzYj0uwyziA7PPantUsoXfhe3IpQZdgj3&#10;YgAAYIfC4fB999138sknE0L++te/fvzxx5MmTcr/MJYsWZLeYIzdeeedhV4VgEFCTBQAAAAAAAAA&#10;DK9J5WOPnHnQs6tf5tVsddO697bWz66danIzt0fpTEY/bFpHKJldO7U4EPnSHkfZhjX0bgtiTEn1&#10;Gft+6elVLzJKy0LFWzqbNrRv2dTZUB2pqA5XBG2Hkt7SRmmtk36qOdbW2N0qlSwJFE2pGJ/+96JZ&#10;hwatQKHnBwAAAACQV8lksr6+ftWqVWvXrt26dWtra6sQwnGcqqqq6urqaf8TDAYLPVIAAAAAAPgE&#10;N0KUmYQyJVxuhIfpKFq5hBDKLMZHwa8DnZ2dRx555PLly7f7aSRsX3r+oV9ZvAdjdEDd7ja96tc/&#10;PWHNutbb73718Wc/2G5k1KVX3TZ+bPXhCz+TO4ISZpilvtuqZDIZ/cgK1FA2Ip5HNZ0qwyrRWkoR&#10;9712y6nM26GF204INa0y0y43rLJCrwQAAIxoX/rSlw444ID//ve/hJCLL7744YcfzvMAmpqa7rrr&#10;rvT2bbfdVl5eXuglARikEfEdFAAAAAAAAAB2bnuOnWUw46lV/9mtZurqpo/e3frh1MoJxU4kJ51r&#10;rTd3NW3s2BqyAjOrJ0fs0JfmHVUSKCr0pIfENqwv7n74lIoJr6x7s9iJJPzU1q7mpu7Whq5mznjY&#10;DoatUNgOZmfcUlrG3EQ0FY95CakkpbQyXFZXXB2yAhE7dMCk+fPGzKR0YLdCAQAAAABGtfr6+j/+&#10;8Y9vvfXWth/FYrFYLLZu3bpXX301XTN9+vRTTz11jz32YHnPN3vLLbdkhnH88cd/85vfHHqf9957&#10;76OPPprevvDCCw877LA8TyrP891pjOQTBwAAAJBPhllMCGHcUTI5fEdRMkkoY9w27JJCz7gPWuuv&#10;f/3rOwqIOvbI3X508eG954bq3bTJFb+44bgTj5l90Y8e6+xO9fhUSnXGd69/+tFfzJr5mRQWzIxQ&#10;v9t32xgPuPGNTmRyodeJEEIopYGi6bJtuWGVCLddmUWMD1uqsc+sUkKJuOlUEMoDRdNxRwYAAHpH&#10;KX3ooYfGjx9PCHnkkUfWrl07derUfA7g+uuvT2/MmDHjO9/5TqHXA2DwEBMFAAAAAAAAAPkwp266&#10;ZZiPvf/87Nppa5rXv7+1vipcPqlirDG0twYmfffjtk0dia7qSMXkinFlwZIT5h5RHako9HRzgFK6&#10;e+20WTVT1rZsWL7xvaDpTCyr60xGY248moo3RJtVl+qxC6MsZAerIxVhO1gSiJjcrCmq3Gf8nBlV&#10;k3neH+sEAAAAACigtra2m266qb6+vv+71NfXL1mypKKi4uKLL549e3Y+RyullFKmt5VSQ+uMZPrJ&#10;9Km3+6b3whmO+e40RvKJAwAAAMgnwyqmzOBGyE+1KOkOR0yL1kSKODeChFDTHum3FZYuXfr4449v&#10;W88ZvWXJMScsys2vMIccMPkffzzje5c98t4HjT0+isUSX/76Vc898evqqk/TH1FKTbvUSzZJEXcT&#10;W+3wpBESCGRYRVagVmsl/W4/1WwF6yjlQ++2F0r5ItVKucXNiBMex83Bx6dl01prmZQiLkWSaKGU&#10;oIxTyhl3uBHkRphQ3P0BABjFxo0bV8C//9x222233XZbodcAIAcQEwUAAAAAAAAAeTKjapI176jH&#10;3n8hZAW3dDZu6mxoT3ZNKB1TES412IDvRSX85ObOppZYO6dsauWE6kjFlIrxx85e6Jj5eNtf3jDK&#10;pldNml41aWtX8ztbVm3pamqLdxJCNNFJL6W0ym4ZMJ307cbSYNGY4pq5Y2aMLa4ZITcgAQAAAADy&#10;5pVXXvnpT386uH1bW1uvuOKKRYsWnX322flPGLUTuOCCCzZt2pTePv/88z/3uc8VekQAAAAAMDpR&#10;ZgWqtfR82ib96HDERCkR00pwO8yNADeLCj3h3qxdu/aiiy7att40+W03Hf/5w6bl8Fhjaov+/LvT&#10;rvjJU48+9UGPj7ZsbfneRbf+9YEbs+87MCNImaFEQhkhKWKGGSn0an3CKZrqpZqtQI2b2OonG8xg&#10;HSXD9Sue1tJPNhGtrUA1ZbYdnjTkDpVw271Uk3DblXQz1URrQij53/pTyrlVbDlVVqCaMjM/CwsA&#10;AAAw0iAmCgAAAAAAAADyZ1L5uLP2P+Xfa5cxSivCpR+1bvyodcPH7ZvKg6VVkfLiQJiSPgJ4hJRd&#10;qe7WeEdrvJNTNq6kpq6oyjTMgybvvf/EPXbi+J+64qq64ipCiCu8rV3NDd0tLbE2qbJjomhFuGxM&#10;cVVNpDJgOYUeLwAAAABAYTz66KN33313j8pgMHj88cfvs88+tbW1gUAg/YuD67otLS3vvffe3//+&#10;98bGz7wE/cknn9y0adN1113H+fC+SnzngxxQAAAAAJArVnCsG99imBHhd3NVzHIa8qG1Fn4n5RYz&#10;glZw7Ei+uSCE+PrXv55IJHrUO7Zx589PPHi/oYbfbMu2jFuuPaatPfHysvU9PvrXv9947oXln//c&#10;gqw6ynhQiphJKkSqZeTERDFmhUrnxdrfsgLVXrLRTzaZzrC8RU4T5SebtBZWoJZxJ1w2byjXqtbC&#10;jW9245uUdLWWSiSUTCnlaeWTzGvyKKXUoMxkPKBkUrjtye56M1DthCdyIzf5qQAAAABGEcREAQAA&#10;AAAAAEBeBSzn6FmHzq6d9uzqlwOmE3MTzbG2llh7S6zNMsywFQqYTsBygpZjMEMpJbWUSkqlYm6i&#10;M9kd95NEa4Mb40tr64qqOOMzqiYdMGl+VaS80DPLE9uwJpWPnVQ+ttADAQAAAAAYcV566aUeAVG2&#10;bX/ve987+OCDt41uchxn3Lhx48aNO/rooz/44IOf/exnbW1tmU/fe++9G2644eqrr87Dw5FXXHFF&#10;oVcur3a1+QIAAADA4BhmxLQriJbCjwq3zXSqc/jlXIluLT0rUMOYaYfGFHquvfnlL3/52muvbVv/&#10;/35y3HAERKUZBvv1T084+VsPrFnX2uOja35y18JD9jKMT3/DYkZQ+t1KpvxUixOZXOgF+5Rpl4ZL&#10;d493vGc6VX6q2U81m04Fpbl884VW0nObtXItp5pxJ1Q217CKB92Zl2hMRtco6UmRkH6XEilCNGUG&#10;YxY1HUI5JYxQrbTUUhDtC69duJoyk5tFWgsv0WiHxgYiUyjDg8EAAACwC8FXHwAAAAAAAAAogPGl&#10;dd/c90vvb61/r+HDsB2cVDa2I9nVGu9MeMnOVPd23ybOGCtywhPCdSWBSMgOMsp2q56y/8Q9KsJl&#10;hZ4NAAAAAAAU3ubNm2+99dbsmqlTp/74xz+ORPp4TzmldPbs2Xfdddctt9yybNmyTP0bb7zxyCOP&#10;nHjiiYWeGQAAAADALipQPM1320y73E+1SBE1zKKcdKuU57nt3AgxI+gUTaF05D5F6Xlej19z0k76&#10;4pyjPjd9WA8dCdt3//Lkxaff19b+mRRVH9Zv+ONDT5/+tWMyNYwHCGVSxIUflSLJjUChl+1TplMV&#10;KJqR6FpN7ArfbfUSW0ynmnE7J51LkRRui9bKdCqZEQyWzDLtQb6/T0k30fmB77YpmfLdVi09ykzD&#10;KuVmiFCjRzTgp0FdWgqRlCIq3DbhdRhWKSHKTzUHS3Y37dLCrToAAABAXo3cb/MAAAAAAAAAsHMz&#10;GN9j7G57jN2tLd75QeOa9xvWlAVL0h+5wkv6KV8Kg3HGmME4o9w2LEapwfjYkprxpXUzqieXBQf9&#10;sj0AAAAAANipKKWuu+667JrZs2f/5Cc/MYz+3g81TfPKK6+85ZZbXnnllUzlvffee8ghh1RUVBR6&#10;fgAAAAAAuyJuhAKRScnoOiUTfqqNUoMbwSH2qbXwkw2MctOpNKwSKzCik0T99a9/bWpq6lE5rq74&#10;mkuOyMPRx9QWXX7Bwh8ueaJH/Y233nvS4s+FQp/EPlFKGXeUdAkhSiRGVEwUIcQOjdVaJLvXMm57&#10;yWYvuZWbJYZVOpSsY1pr6XUIv4sy0w7UUmYFi6fbwdrB9Sb9aKztLaVcP9Uq/ShhpulUMSPc9wgp&#10;N8ywYYaVdIXXIdw26UetQFWsbUWgaJoTHl+oNQcAAADIJ8REAQAAAAAAAECBlYdKDp6yz0GT9+5I&#10;drfHO9sTXe2JzrZ4Z0p4FjdswzK5aRtmkRMeXzqmrrjKYHzoBwUAAAAAgJ3J888/39jYmCmWl5f/&#10;+Mc/7n9AVBql9JJLLlm/fv2WLVsylb/5zW+uueaaQs8PAAAAAGAX5UQm+W47IVqprX6qmTpVbAhh&#10;UUoJL9lANbGCNYzbodLd6VAiY4bfr371q20rb1lyTCho5WcAxy+a/fs/Lf+gvjm7sqW18//7+wvf&#10;OG1RpoZSQyuPEKKUW8j12gEnPJGbkUTHSjto+m6r9DqkiBlWMTfDlLABdaW1UiLmu11E+9wqNu0y&#10;xgOh0t0Nq2RwYxNeR6ztbSVTXrJJa9+wy7hZPNDLknHbCtSk81a5iS2mU5nsrtfad8KTR/gVDgAA&#10;ADB0iIkCAAAAAAAAgBGBUloWLEbqJwAAAAAAGCgp5e9+97vsmmuuucayBvOMIOf8Rz/60TnnnJOp&#10;eeONN5qamqqrqws9y09Fo9Fly5YtX7587dq1HR0dwWBw0qRJe++990EHHVReXj7oNVyzZs3y5cvr&#10;6+s//vjjRCLhOE5dXd348ePnzZs3e/bsnSlZlud577777vLly1etWtXU1KSUqq2tnTVr1r777jtn&#10;zpyBhtL136g7ca7rvvbaay+//HJ9fX08Hi8vL585c+bBBx88f/58xno+OdrQ0PDKK6+8+eabGzZs&#10;8DyvoqJi5syZBx544Pz58zkfwJtNcj6jVCqVXvaVK1dGo9Hi4uLp06fvt99+++67r+M4g16cQl1F&#10;AAAAuyQaKpsba33TCtT4ySYv1WRYpYZVTMiAIz2USHqpZkrTAVGBcNk8xgf/fSAPli1b9vrrr/eo&#10;XDB/3IL54/I2Bs7oFd//3NfPfahH/WNPvZwdE0Uo10oSQrQciTFRhBDTLi+q2i/e+QGhlBsh4XWK&#10;VKtwO7hVxI0Ipbz32CGttdZC+d3CjxKtmBEwrArGA1agKlC8G2Pm4EYl/e5Y29tKJr1kA9HECtQx&#10;bg96jtwIcD7WSzb7yWbiyFT0Y0qYE5lU2JUHAAAAGG5Ua13oMQAAAAB58MEHTz311Exx69attbWD&#10;zKkNAAAAAAAAAAAAsEt57bXXbrzxxkxx//33v+KKK4bS4S9+8Yt//etfmeJJJ530jW98I72ttb7o&#10;oos2bNiQ+fSII4743ve+13uHN9xww7vvvmtZlm3blmWddtppBx54YObTW2655dVXX01vH3/88d/8&#10;5jd31I8Q4oEHHnj44Yd31ODwww8/99xzTdO85557/v73v6crL7roooULF+5oFynlM888c//99ycS&#10;iV6msNtuu33729+eNm3ath+98847S5YsyfSW/VEmGOaoo4767ne/2+d8//nPf/7mN7/JFC+88MLD&#10;DjusP6fslVde+dnPfpYp3nHHHTU1NdtdwEceeeSPf/yjUmq7/XDOTzvttOOPP940B/lQ43aNzBOX&#10;kX1GzjnnnCOPPFJr/fzzz99+++09TmhaaWnp9ddfP27cJ0/iRqPRn/3sZ2+99dZ2O49EItdee+30&#10;6dP7XKUczihNa/3EE0/cfffd250FpfT0009fvHgxpfQvf/nLgw8+mK6/7rrr5syZ00u3BbmKTjzx&#10;xEceeSS9feCBB7788su56hkAAGC0UNKNta2Qfsx3W6Qfo9yx7ArK+/seBK2l8DqkH2XMMp0qxp1T&#10;v3XT+ytXF3pafWhvb4/H4z0qb7/lhC98bkaeR3L69/788rL12TWUkprqCsb+F0ektSaSUoNSTgcb&#10;IDQcli5detRRR2VVaDe+ORn9WCtPSVf6XVLEidaUGZTZjNmU29nBUVorLT2lUlq5WklCKDfD3Cpm&#10;zGLcDkSmmIHaQSdiUtLtblmmRNxNbKWUWcFaSnMRWq+1n2qRImY6ldyMhErnWIER9I4PAAAAgJzD&#10;24kAAAAAAAAAAAAAAAAAYBT729/+ll3Mfv/U4Hz5y1/Ojol68sknv/71r6cfdKOUXn755WeffXbm&#10;02eeeeYLX/jClClTdtTbihUrli1bRghJJpOEkAkTJuy///7ZDaSUmZiNHUVZEELi8fjFF1+8devW&#10;Xkb+/PPPb9q06aabburnTDs6On74wx82Nzf32XLVqlUXX3xxdnhYjylsd69MffabOnuZ74IFC267&#10;7bbsle9nTNTjjz+e6bOmpma7AVGtra1XXHFFU1NTL/1IKe+///7HHnssO+ZniEbyicvMOvtMaa3v&#10;vPPOp556qpejn3/++XfffXd5efmWLVt+8IMfpK/t7YpGo5dccsktt9wyc+bMvM2IEOJ53o033rhi&#10;xYodNdBa33vvve+///5VV12llNrRNdxDoa4igCHRSvjdSiQJZYwHDCsyiMwqAAAFx7gdqdg71vEe&#10;oZQZQT/V5ia3MB40zGLKnV5iUpTypdctRZQQbZjFhl3KjWCodG5zS/umTZsKPa0Bq60u+vyhfQeH&#10;59wJi2b3iInSmjQ0thZ6Pfq2zTdVaofGWcExXrLRjW1k3Da0UCKpZEopV3gJQrbJMUApZRYzQozZ&#10;zAhSyg0zYofGW4FqQll/x7ENrXWic6VWKS/ZSAkxAzkKiCKEUGoGqnRS+6lWyoxE5ypuRrgRzOu6&#10;AwAAAOTR4L+TAQAAAAAAAAAAAAAAAAAUViqVqq+vzxSLiorGjx8/xD5ra2vLy8szxUQi0dLSkinW&#10;1NScfvrp2e1vuummHQVUuK57yy23ZNdcffXVjA34Lq3neT/4wQ96j6tJq6+vv+aaa6LRaJ8tXdf9&#10;/ve/358olIy//e1vTzzxxKAXtk/FxcXZkTOrV6/uPWVQWiKRWLlyZab4pS99ads2zc3N5557bu+h&#10;LBkdHR3nnXfehx9+OPQZjboTJ4T47W9/20tAVJpS6uqrr25ubr7ooot6CYjKuPbaa13XzduMfN+/&#10;+OKLewmIynjjjTduuummVCrVn4MW6ioCGDStRDL6UWfTi9HWN+KdK+Md70VbX+9qejkV26i1Gnr/&#10;AAB5RpkZLtszUDTVMIuc0DjDKtUy5SW3eomNfqpJeJ3SjyuZUjIlZUJ63X6q1Y1v9uKbpOjmRsgO&#10;jjXsMitQG65YwM1IoWczSF89cR7nBXjmc+FBUzjbeUJqKWV2sC5SuW+4fE87WGc6FaZTaQfHOpGJ&#10;VnCMFazL+meME55oB8eYdoXpVNjBMeHyvcIVC6xg7VACogghXmKL77b7qVathRWsYSzH6Q3MQCVl&#10;pp9qUcpNdq3OfksFAAAAwE4GeaIAAAAAAAAAAAAAAAAAYLRau3ZtdvGII46gNAfP6h1xxBF//vOf&#10;M8X169dXVVVliosXL37++ec3b96cLjY3Nz/yyCMnnXTStv0sXbo0O6rn7LPPzu6n/2677baGhobs&#10;mkWLFh1zzDE1NTWGYXiet379+nvvvTcdGrRy5crsGKEdeeihhzo6OjLFysrKb37zm3Pnzg2Hw4wx&#10;pVQikVi/fv3f/va3t956K9PsrrvuWrhwYTA4XG8ZP+GEE26++eZM8b333tt3331736VH6MsBBxzQ&#10;o0Eikbjooouy416mTp16+umnT5s2LRAIEEK6u7s/+uij+++/f926dekGWuvLL7/87rvvLisrG8p0&#10;Rt2Je+CBB+LxeHr7mGOOOe6446qrqxlj8Xj8tdde+/Wvf51J7bV58+azzz47Uzz22GPT82KMua67&#10;cuXK22+/vbX1k9QByWTyueeeO+aYY/Izo5/97GcbNmzIFIuLi7/1rW/tueeeRUVFlNJkMrlu3bp7&#10;7703HU75+uuvL1++vM9lL+BVBDA4SiZjbW9LEZciJv2YVj4hhHGLGxElXeG2BEvnMmYWepgAAAND&#10;KXXCE02nOhX9iCS5YRUrkZQirmRK+/FtWnPOHWYVMSNEKTesYicyxbRH98/lffca6gsgBqekOLDP&#10;/HGvvbGx0AuQS5RS0y437XKttVau9LuF1yX92GdSRVHGjTA3iwyriHEnV4dWyktFP1IyIf2YYZdT&#10;Zud+doSZgWo3sVm47ZRy4baYzmB+FQUAAAAY+RATBQAAAAAAAAA7j/vuu8/3/fT2/Pnz58+fX+gR&#10;AQAAAADA8FqzZk12ce7cuTnpdtasWdnFjz/+eMGCBZkiY+zqq6/+zne+k6m5//77DzvssIqKih5j&#10;e/bZZzPFqVOn7igmpHcfffTRf/7zn0wxGAzeeuut48aNy9TYtj1jxoybbrrpiSee+O1vf9ufPoUQ&#10;f//73zPF+fPnX3XVVab56cPxnPNIJDJnzpw5c+Y899xzv/rVr9L1Wuvly5cfeuihmZbz5s37xz/+&#10;kd4+99xzM6Fi55133pFHHjnQyfb4Pe6ZZ57pMyYqO1/QnDlzIpGeb/3/f//v/2XnXzrjjDNOOOGE&#10;7Ni54uLi+fPn77nnno8//vjSpUvTlVLKW2+99aabbhrEKUsb4Sduu9IBUaFQ6Oabb54wYUKmPhwO&#10;H3HEEWPHjr300kszlemAqEAgcMstt2Q3dhxnr732uuOOO84+++xMsNNjjz223es/5zN66623Xn31&#10;1ewOr7zySsuysk/E7rvvfuutt2ZOd3/eml+oqwhgcLQSsba3hB/1k01KpiizKHcoIUompR/nZogQ&#10;He94N1I+n5CdJ+kHAOw6uBEIle7uRCZ7yQY/2chEOkZaa+Wn8+BRygjllHJCCKWGFaiygnXcLM7J&#10;2xMKiDE6a0Z1oY7++UOnjfaYqE2bNj3zzDOZ4pe+9KXS0lJCCKWUcodxJ29RQ158s1K+n2qj3DKs&#10;4mE6CmOmYZZIr4ObRcnoOtOpxM99AAAA2CkVII8qAAAAAAAAAMAw2bJly+b/6e7uLvRwAAAAAABg&#10;2GVngyGE1NXV5aTbHtmctm7d2qNBbW3tN77xjeyam2++OTuyQkp54403ZoqU0quuumpwT2Hec889&#10;mW3G2G233ZYdV5PtmGOOOeuss/rTZ0NDg5QyU7z00kuzo1B6OOKII+bMmZMpvv/++ztqmT1BxgZz&#10;M9pxnAMPPDBTfOONNzzP66V9IpHIzq20ePHiHg3q6+tff/31TPGss85avHjxdk8EpfS4447Lzve1&#10;cuXKHhfYgIyiE9fD//3f/2XHOGXMnDlz8uTJPSpvuOGG7Ta2bftb3/pWprh169btnsrczkhrfdtt&#10;t2WKdXV1V199dXZAVEb6dGePsBcFvIoABicVWydF3Es2KuWZTrUVHGM5laZTaYfGm065FAk/1SLc&#10;Dje+pdAjBQAYPG4EA5EpkcoDiqoOCJbMcsIT7dB4OzTWDo6xgmOd8MRA8YyiygUltYcGS2YZVslo&#10;D4gihEybXBEMFCzF3+SJ5YVegKFyXXdzFiFEQYahlXTjm6SIaeUbw5y4zLBKKOXS75R+zE+1FWS+&#10;AAAAAMMNeaIAAAAAAAAAAAAAAAAAYLRat25ddrGoqCgn3abfF56xZct2nho/8cQTn3/++cxH9fX1&#10;L7300iGHHJIuPvTQQ21tnz5zdu6555aXD+YhwsbGxvfeey+7n8rKyl7aH3vssU888cS2QVy9rNuC&#10;BQuCwWDv7Q8//PDMMJqbm3OyyDuyaNGiV155JVNctWrVvHnzdtT4rbfeymxTSrdtedddd2W2p06d&#10;euyxx/Z+9NNOO+3pp5+OxWLp4pNPPnnOOecMYhaj98SdcMIJNTU1O/p0v/32yx7D3nvvPXXq1B01&#10;3m233bKLHR0d1dU9MxvkdkYffvhha2trpnjJJZdwznvp7fjjj3/88cf7XJn8XEX19fU7igD0PC8U&#10;Cvm+33uIIECaVsKNb5Z+VEvXCtQw4zP/WXGzWGsi3DZuRlLxjVZwzE4QJACwc1u+fHk6NyMMUJKQ&#10;TkJ2+OUqnR5zdJkzq2bonQxadWW40AswGPX19cuWLUtvb968Ofs3uxUrVpSUlOR/SL7bloqu81Mt&#10;mmjTdof7B7Hwu6UfswKtptMUiEwdeodp48aNy9UbSQAAAACGCDFRAAAAAAAAAAAAAAAAADBabdy4&#10;MbvoOE5Ouu2RWCaRSGzbhjH2ox/9KDvU4Re/+MXee+8dDAYbGhr+/Oc/Z+pnzpx55JFHDm4kL7zw&#10;Qmbbtu3Pfe5zvbenlJ511lk//vGPe2/W0tKS2T7ggAP6HEb2w4LD/T71WbNmcc4zuYOef/75XmKi&#10;nnzyycz2kUce2SPFUHt7e319faZ47rnn9vnEIef8lFNOyaR4euGFF7773e8O4jnF0XviFi1a1Mun&#10;Y8aMyS72Hh0UDn/mwdlYLLZtTFRuZ/Sf//wnsz127Nhe4rXSKKVnnnnmTTfd1EubvF1Fl1xySS9B&#10;cTNnzmxqatq8eXOfSwQgvA6tlfRjjDs9AqLSDLNIeB3SjzEeUDLJjeDADwIA+bNw4cLRGL0Dw6G0&#10;OFDAo4/SmKjLLrtsRx/97ne/K/ToRrGbbrrp8ssvL/QoAAAAAAhBTBQAAAAAAAAAAAAAAAAAjFJa&#10;6x5vzWeM5aTnHtELO8rNMmbMmNNOO+2Pf/xjuiiEuO222374wx/eeOON2UO68sorB/3y7+effz6z&#10;/YUvfMEw+r7Du/vuu/fZ5qSTTjrppJP6P4zswJXhxjn/whe+8MQTT6SLL7744oUXXrjdbD+JRCI7&#10;F9NRRx3Vo8Hbb7+d2Q4EAlOmTOnPAPbaa69MNEsqlerq6hrE++NH6YmzbXvbsKVsPfI4TZo0qZfG&#10;PS5713WHdUZa63//+9+Z4rbXw3bNnTu39wYFvIoABkfJJCFEKc8wI9tvQSnjAaU8QogSiIkCAIB+&#10;KS4KmCb3fVnogQAAAAAAfEZubgkAAAAAAAAAAAAAAAAAABTWoOOOtqW1zi72SBuV7aSTTqqtrc0U&#10;X3nllauvvnrDhg2ZmgsvvHDQsRDRaLS5uTlT3Gefffqzl23bkydPztVSEEJ833/44Ydz2GGfstNq&#10;KaXWrl273WZvvfVWZjscDm8brPLqq69mtvfYY49+XiF1dXXZxexT0E+j98RNnTq191XqEZwWiURI&#10;v/X4zyrnM0omk9lpNGbPnt2fPkOhUHl5eS8NCnUVAQxa1n9qvV2uOfuRCQAAu4zc/b4FAAAAAJAz&#10;yBMFAAAAAAAAAAAAAAAAAKNSj+CEoUdcZPRIaFNaWrqjlpzza6655pxzzsnUZGcumjNnzmGHHTbo&#10;YbS1tWUXx44d288dZ8yYsW7dukEfV2sdj8c7OjpaWlrWr1//2GOP9RjJcJs4cWI4HI7FYuniv//9&#10;7xkzZmzb7Mknn8xsL168eNtglfr6+sx2P9P7EEI458XFxV1dXelid3f3QMc/ek9cn0Ptscjbzd+V&#10;QwOaUY8zVVlZ2c+jTJo0qZduC3UVAQwaMwKEEMpMJVPbbaC1VjKVTg/FjUChxwsAAKNDVzTleUgS&#10;BQAAAAAjDmKiAAAAAAAAAAAAAAAAAGC0yo46IIQIIQwjB/dAOzs7s4u9B1eMGTPmq1/96oMPPtij&#10;3jCMyy+/fCjZq1paWrKL4XC4nztmp67qk9a6vb29vr5+/fr169evX7duXVNT09DXcCgopSeccMID&#10;DzyQLj733HNnn312j5VMJBLZ4WeHHnpoj06klB0dHZniAw88sO052hEpP33cMxOa1X+j98SVlZUN&#10;qH0Ok7MNfUY9lj0YDPZzxx45nbLl8yq6+eabfd/f7kdXXnnliy++uKNPAXow7VJCGTcjItUqRSId&#10;+5RNiW6iJTfDjAcoR0wUwEj3z3/+UylV6FHshM4888wPP/yw0KMYmM6u1NA7GbSm5mihF2Awbrrp&#10;poMPPji9vXnz5meffTbz0YknnjjojL6D5ia2eImtXqKBmxFuDiDn6lAoJUSq2bBLDas0VLp7Tvqc&#10;MGFCfgYPAAAA0CfERAEAAAAAAAAAAAAAAADAaFVXV5cdExWNRnvJ6dR/PZLG9Pm81ymnnPLCCy80&#10;NjZmV1588cWRyJCecmtubs4umqbZzx2Lior600xr/fLLL9933309DjQSHHrooZmYKNd1N2zYMHHi&#10;xOwGb7/9dmZ73LhxVVVVPXpIJBI9arJjVPovGh3w05+j98TlJKRwEHIyox5xR/2fSyCww5iQfF5F&#10;s2bN2tFHtm0PIjYPdlmUGnZwDNFS+VE/2UwCVYwH0hGMWhMluny3nRkhxgNOeEJuIxsBYDjsv//+&#10;hR7Czqn/Uesjx3urGgp49KaWUfltZObMmQceeGB6e+3atatWrcp8tGDBgv5nFs2VRNfqVKzIjQVN&#10;p4qbeboItVZubL3pVBh2RUnNgXmeMgAAAMBwQ0wUAAAAAAAAAAAAAAAAAIxWU6ZMyX6srbW1NScx&#10;UStXrswuTpo0qff2nPNp06b1iImaMmXKEIeRSn3mTfD9f3KdMdZnm7a2tmuvvXbjxo29N7Ms6+ST&#10;T47H43//+9+HOJ0Bqa6urq2tbWj45LnPl19+uUdM1FNPPZXZPumkk7btYXCxK9tyXXegu4zeE1eQ&#10;6IhczUgIMbi5aK139FEBryKAoXAik4XbZgZqvGSjn2yk3GLc0VorkSLaZ0bIcqpMu9QOjSn0SAEA&#10;YADWfNSaTPkBp7/x9rn18Yb2Qi/ATkFLojXJ7xfv/4VGK6Jz8+UWAAAAYERBTBQAAAAAAAAAAAAA&#10;AAAAjFa77bbb448/nimuXLly2rRpQ+/23//+d3axzzxR77333ksvvdSj8sYbb/zlL385lGfdOOfZ&#10;Ra11P3vrMwCjo6PjnHPO6RG6k+Y4zowZM6ZMmTJlypTJkyfX1dVRSp955pkhLukgnHjiibfffnt6&#10;+6mnnjrttNMy008mk++8806m5b777rvt7rl6ylApNdBddvETNyA5nNGgk1y1t+/wAd8CXkUAQ8GY&#10;GSrbI97+NqVM+jEpYkokCCGc28ws50bQsEqCpXMIQZIoAIDRRCr9wYdNe80bW5CjP/fimkIvwM6B&#10;pX/+aqKH3FV//e8NAJQgPyQAAADsjBATBQAAAAAAAAAAAAAAAACjVY8IqGefffaEE04YYp/RaDST&#10;nogQUlpa2nvuKdd1b7rppm3r169f//jjjx933HGDHkkwGMwu+r5vWVZ/dmxtbe3lU631j3/84+wo&#10;FErpokWLDjnkkEmTJjmOM8QFzJX99tsvExMVjUYbGxtra2vTxbfffjvTbO+99+6xUGmm+Zk36P/w&#10;hz88+OCD8zPyXfzE9V9uZ7Ttsve4BnaklxRVBbyKAIaIG8FIxYJU7GM3vpmbkUw9ZZYTnuCExhHa&#10;d2I6AAAYaZa9uakgMVGd3allb2wcej9AKKfpH8F5jJmnRBFCKKWU4oFhAAAA2AnhKw4AAAAAAAAA&#10;AAAAAAAAjFbV1dXhcDgWi6WLmzdv7ujo6D2EqU89kkQdffTRvbe/4447MgMghFBK9f9exL106dJ9&#10;9923qqpqcCOpqanJLsbj8X6G1mTHdG2rvr5+3bp1mWJdXd0tt9xSVFTUyy6ZGeVTcXHxzJkzV69e&#10;nS6++uqrJ554Ynr7ySefzDQ7/vjjt7t7IBDILvaSCyjndvET13+5nVFFRUV2MR6Pl5SU9DkGrfWa&#10;NTtMelDAqwhg6CgzAkXTnMgU6XdJkaSUMR7gZlGuEqABAED+Pfjw2985fV/O8x3X+sLLH0k1or9Y&#10;jhbccAhlhDKtRd4OqpRPCKHUZHz0vUYBAAAAoE+IiQIAAAAAAAAAAAAAAACA0YpSeswxx/z5z3/O&#10;1Dz88MNnnnnmoDtUSv3pT3/KrjniiCN6af/+++//61//yhQXLlx48MEHX3fddZma66+//pe//OXg&#10;HkDvEUy1cePGfoZ7vfXWW718mj1gQsjNN9/cexQKISQ7k08+nXDCCTfffHN6+8knn0zHRCWTyXfe&#10;eSddyTnffffdt7svpXTMmDFbtmxJFz/++OO8DRsnrp9yO6MeEVAbN27sT0zU5s2be4mzKuBVBJAr&#10;lDLDKjWsIUULAwDsfMrLy3vEsfdCK18TTbQkWhPKCGFkMN/uNdGaaJUOiaGEUdbH05tdXV3JZDK7&#10;Zmtj9/Mvrj1y4fQ8L9c/nlq5bWVlRRFlRn8m0q/V0UJrRbQmRH+yVoSQT36Nyl5unW79v08pIZRQ&#10;SgmlzCDbnBjbtvO8Vr1jPEgIYcxUysvbQXU6JoqbzAgMuTMAAACAEQcxUQAAAAAAAAAAAAAAAAAw&#10;in3hC1/Ijol69NFHTznllEgkMrjeXn311Xg8ninOnz+/R/KZbK7r3njjjZmibdvf/e53A4HA3nvv&#10;/cYbb6Qr169f//jjjx933HGDGExZWVl28Y033pg3b16fe3V1dUWj0V4avP/++5ntfffdtz9xI4UK&#10;BZk/f35mu7m5ua2trby8PBMQRQg5+uijOec72n233XbLRLO8/vrrWuv8ZEfBieun3M4oGAwahiHE&#10;J2/c/+9//zt37tw+O3z++ed7b1CoqwgAAACG1TPPPNOfZlrrZNcHbqLBSzYpmTDtMm4WD/qgWmvp&#10;dwq3g1vFpl3uhCcGiqb20v7VV1894IADelTe9+c38xwT9dobG198ted3sEMP2v2Rh35u2KXh8vmU&#10;8kF1/Ak/1ZLo+lDJlPS7fLeDaEW5xY0wM0KMmTtYSiVEXIqYEilKNDeLDLuMMdOJTLZD4yjNdx6t&#10;/uNmhBBCuSO96JA76y8pkpQZlBrGEK5eAAAAgBFr5H75AwAAAAAAAAAAAAAAAADoU3l5+UEHHZRd&#10;85vf/GZwXXme9+tf/zq75qyzzuql/Z133hmLxTLFCy+8MBAIEEIuuuii7ECdpUuXtrS0DGI8lmVl&#10;BwU99dRTUso+93r55Zd7b5AJ8CCEzJw5s88OtdbLli0b3JIOkeM4Bx54YKa4fPny9Dpkao466qhe&#10;ds++MGKxWGNjY38O2tHRsThLIpEY6LBx4voptzOilB588MGZ4lNPPdVnmqxoNPrII4/03qZQVxEA&#10;AACMBF6ywU00CLddibhhlw8lIIoQQik1rFLDLpVel/S7UrH1vtvWS/v99ttv77337lH52hsb33xn&#10;c95WQCl94y/+tW39F49dyM1QqGze0AKidKLrw1j7O8LrchNb/FQbNwJWcKwdHGtYJTsMiCKEUGaY&#10;ETtQ64THc7tU+FEvsVn4XcnuNbG2N7USeVufgWLc5maI8wAhSol85HTVWiuZYDxACEHeSAAAANgp&#10;ISYKAAAAAAAAAAAAAAAAAEa3HpFLr7zySj/f+55Na33rrbdmJ4n64he/OGbMmB21X7lyZXaGmZkz&#10;Z2aidyKRyPnnn5/d+IYbbtBaD2Jqn//85zPbnue99tprvbeXUj7wwAO9tzHNTx8u7E+oxrJlywoY&#10;0bFo0aLM9pNPPplMJt966610sbi4ePz48b3sO2vWrOziX//61/4c8f7775f/M2XKlGAwOIhh48T1&#10;R85ntHDhwsy21vree+/tpbHW+uc//3mf/2EW8CoCAAAY+ZTy/FRzKrY+0bk63vF+vHNlsrvejW8S&#10;bofWfceEj3BKusnueiWTwuvkZrFhFuWkW26WcDPsu+1KuonOVVrtcKEopRdccMG29Rdf80Qi4eVn&#10;Ef7x9AcrVzf1qKwoLz7lxC+ESucxZg2hb53o+tCNbxJep5fYSrS0AtWmU834APqklJtWqR0aQyn3&#10;k81+skl4ndG2FSM5LMp0qpgRIJRJkY9UUVomiVbcDDMjyAx8KQUAAICdEGKiAAAAAAAAAAAAAAAA&#10;AGB0Ky0t/c53vpNdc/vtt2dnE+qT1vr222/PTkFTWVl5+umn76i967o33HBDds2ll15KKc0UFy5c&#10;OHXq1Exx3bp1jz/++CCmtmDBAtu2M8Xbbrut95iQ++67Lzusa7umT5+e2X7xxRd7jwlpamq65ZZb&#10;+jna7BXo7OwcxHy3NWvWrEzSrfXr1//5z3/OfPSlL30p+4jbchzn2GOPzRSfe+65TZs29X64HqFu&#10;X/nKVwY37NF14gol5zOaO3ducfGn2RuefPLJhx9+eLvdSil/8YtfrFixos9BFvAqAgAAGLGU9FKx&#10;9dGWZV2NL8ba3012r03F17vxTW5sYyq6PtH1YbTtza7G/8Ta3/aSTVqrQo93kJLRj7Ty/VQL47Zp&#10;l+WqW0qp4VRQyn23VcmUG9/QS+NTTjmlqqqqR+WmLZ03/N+/yPBraOq++ZcvbFt/xQ+/XTPhQG6G&#10;h9B3OiBqs3A7hNvOzLAVGseM0OD6YsyygnWmUy5Ewks2Sb9rJIdFWU41IZSbESlieQgd9P0uygzG&#10;A3agtvffngAAAABGKcREAQAAAAAAAMDO48orr1zyP4cddlihhwMAAAAAAPmzaNGivffeO7vmjjvu&#10;WLJkSUtLS5/7NjY2Xnzxxc8++2ymxnGcn/70p9lJbHq48847Y7FYpvi1r32toqIiuwGl9Iorrsiu&#10;Wbp0aX8G04NpmmeeeWammEgkLr744h1F1/zlL3/5+9//3mef++yzT2a7qanp0Ucf3W4zrfVrr712&#10;zjnnCPGZpwl7FLNlL8IjjzzS2Ng4uOxY2TjnRx99dKb48MMPZ7YPOeSQPnc/7bTTMiFVhJBLL710&#10;y5YtO2r8+uuvX3nllZni2LFj99prr8ENe3SduELJ+YwYY5dcckl2zb333nvNNdesXbvW87x0V93d&#10;3S+99NJZZ531wgufPODbZxKnQl1FAAAAI5BWItFV3938SrJ7rZdqFm6bm9icin3sxja68U1ufFMq&#10;tj4VW+8lG3y33Us0xDvei7a86ia2EjLUr4V5pmTKSzQIr1srYdjlJKfBJJQwwyrX0pV+LBXfqPUO&#10;v6fZtt3j603aQ4+889yLa4d1BWJx98wL/9bS1jNuf/q0ied9/zrDKh5Ur59IdtV/EhDldXCr2LQr&#10;KBniClNuFluBSimSn4ZFfTbiaOrUqUuyVFZWDusC7gg3w4Zdml5A6XUO67GUTGmR5GYxpcwKjRl6&#10;hwAAAAAjEGKiAAAAAAAAAAAAAAAAAGDUo5ReddVVPcKiVqxYceaZZ1511VX/+c9/GhoaXNfNhOgI&#10;Idra2pYtW3b11VefffbZa9d++kChZVm//OUve8Q4ZeuRBKaiouJLX/rSts22zTR1ww03DCJG6Kij&#10;jpo8eXKmuGXLlq997WuPPfZYS0uLUooQ4vv+2rVrr7jiigceeCDdZv78+b10uHDhwuziPffcc+ut&#10;tzY0NKR7k1K2trY+99xz3/nOd2688cZ02MmECRMy7evr66PRKCEk3T7brFmzMtvRaPTss88+/vjj&#10;TzjhhDvvvHMI55Z8/vOf37Zy8uTJZWV9v60/FApddtllmWI8Hj/nnHPuvvvuLVu2+L5PCNFaJxKJ&#10;99577+qrr77++uszJ4hSumTJkqG8SX0UnbhCGY4ZzZs3r8d/j++8884PfvCDk0466Ytf/OLxxx//&#10;ta997dZbb21tbU1/+q1vfWvmzJm9j7OAVxEAAMCI4qdaupr/68Y3CK/DjW/yEg3Cj1JiGFaJ4VSa&#10;TrXpVJl2hWFGiNa+2+HGN3nJBt/tSHR+EG19Q8lkoWcwAG5iCyFKep2MBxl3ct4/M4KU28Lv1Ep4&#10;iYZeWn7/+99fsGDBtvUXXfWPV5f3lmNqKKRU51/xjw/XbuedDj/7+a8sOzjwLj/lp9pS8U3C60wH&#10;RBlWWa6+L3EjnBUW1Z2KrR+m9RkiJzyJUoObEd/rVsofpqNoTYTbSplhWEVWoI4xq9DzBgAAABgW&#10;RqEHAAAAAAAAAAAAAAAAAACQA5zzH/3oR/fcc88//vGP7Pr33nvvvffeyxQppb0EJtXW1t58882l&#10;paU7auB53o033phdc9lll2XnkMl2wgknPPPMM42NjeniunXrnnjiiWOPPXZA86KUXn/99eecc05X&#10;V1e6RgixdOnSpUuXbrf9iSeeuNdee61YsWJHHRYXF5966ql/+tOfMjUvvfTSSy+9tKP2RxxxxBln&#10;nHHaaaeli1LK9PYRRxxxwQUXZLc86KCDMuE9GUqpIWaLmjhxYiQSSUe/ZGw3Dm279ttvv69//et/&#10;+MMfMjWPPvrojlISZfzoRz+qqqoayrBH0YkrlGGa0emnn15cXHzPPff0OYCFCxcef/zxy5cv77Nl&#10;oa4iAACAEUMnuz9KxdYr6fpui5Ye5Y7plDEjuKNoFq2EknHhdXmJrdwMay27m5eFyuaYdnmh59KP&#10;2WrtJRqUSGotzaElRNoRSqlhFfvJZiVdL9loh8btqKVpmn/4wx/22GOPZPIzQWWJpP+tC/96+08X&#10;f+7gKbkdm+/Lq2585sX/rtv2o8MPP3ygv870oLVMdq/WyhNuBzcjOQyISuNG2HSUSLVKP5qKrrec&#10;am6Gc7s+Q2dYpaZTobVSIi5SzWagbjii6IXfoaRnBWooNZ3IpEJPGgAAAGC4IE8UAAAAAAAAAAAA&#10;AAAAAOwkGGPf/va3b7rppl6yPPUSn3Paaaf95je/6SUgihBy5513ZgfnHHrooTNmzNhRY875VVdd&#10;lV1z1113ZRLU9F84HP7Nb34zbty4PlsefvjhPZJTbdcpp5yy55579ufQZ5111vnnnx+JRCZOnNhn&#10;47q6uqOPPnqgs+sTpfT444/vUbnPPvv0v4eTTz75kksu6eeDhpZl/eQnPxlQ/zsyWk5cAQ3TjE44&#10;4YQ77rhj/PjxvbQ544wzvv/971NK4/F4pnJH8Y2kcFcRAADACKDjnR+kYuvTAU5EazNQawfruBnq&#10;5ScjZQY3i+3gOMMulyLhJbZIEY+1ve0lGws9nb4pEVcyJUWMMoPywDAdhRkhQpkSceF1Ken10nL6&#10;9Ok///nPt633PPndSx5+/NlVORxVQ1P3V8760//32HvbfjRmzJj77rtviNE7qejHUiT9VCulzLTL&#10;hyMWiBsRZgR9t01rkehaRciQXtAwHCilgaLpjJmmXamkK7y2Ib5FYltSJoXbya0iZgQDRVMYtws9&#10;aQAAAIDhgpgoAAAAAAAAAAAAAAAAANipzJ49+3e/+91VV13Ve0REhuM4X/7yl//4xz9++ctf7iUi&#10;ghDywQcfPPfcc5miZVnnnHNO751PmDDhi1/8YnbN9ddfP4gn3iKRyC9/+cvjjjtuRw0Mw/j+979/&#10;wQUX9OexQsbYtddem8m3s13z58+/++67jzvuuHSH559/fn/Gec455yxZsmTBggWRSGSgc+zFYYcd&#10;ll088MADHccZUA+HHHLI0qVL582b13uzo4466ve//32fzfpvtJy4Qhm+GY0ZM+bXv/717bff/tWv&#10;fnX27Nm2bVNKKysr99133/POO++Pf/zj4sWL0x12d3dn9gqFQr30WairCAAAoLASXWu8RINw24Xb&#10;xs2QFRzDjX6HCVFqWMVWoI4Q5iUblEzEO1b6bluh59QH4XUQQpRIUu4MQ8zO/9aGUMYcKZOEEOF1&#10;9t74u9/97nbfPiCluvDKf1x8zeNt7YmhD+mV19cfd9q9b7+/dduPQqHQ448/PmbMmKH0L/14KrZB&#10;+t1Kpgy7nNBheX6VUmrYFYQQ4bYJr8tNbB1yl7nHjWCgeAYzgoZdKr1u4XfmsHMlU36yiXPbtMtN&#10;p9IKji30dAEAAACGEc15fDkAAAAMwoMPPnjqqadmilu3bq2trS30oAAAAAAAAAAAAABGva6urlWr&#10;Vq1evXrNmjWNjY1tbW1a61AoVFdXN2bMmNmzZ8+YMWP8+PHD8XryYdLR0fGf//znzTffrK+vT6VS&#10;NTU1u+222/7777/nnntaljWI9XnxxRfffPPN1atXJ5PJioqKyZMn77333gsWLNg2X9a6devuu+++&#10;d9991zTNadOmnXLKKaMx6qO5ufn1119/++23P/jgg3g8HggExo4dO2XKlD333HPevHmBwHDlAcCJ&#10;G5kz0lpnZyG75557eskyl5Hnq+jEE0985JFH0tsHHnjgyy+/nNv+AQAAeuEmGhKdK4XXKdx2bhab&#10;Thkhg/rmrJWbaNDat4O1zAhFKvYdQGBV3iW6VqViG9zYRsOuNKxchvr34Hsd0ut0whMDkSlOZHLv&#10;jTs6Oj7/+c+/+eab2/20uMi57ILDTv7iXMYGc4I+Wt92xz2v/v2pldt9npQx9o9//OOYY44Z4nwT&#10;XfVubEMqvoExxwxUD+tvYcLrEm6bFRxjOhVFlfsO34GGtiCr3fhmP9Uq/W7DKjHs0kH+95VFyoSf&#10;bKbUsIN13IxEKvamzCz0RAEAAACGEWKiAAAARgTERAEAAAAAAAAAAAAAAORZPB7/6le/min+7W9/&#10;G0SI2nBDTBQAABSKkm5383+liHnJRmaETLtySEEsWrmJLYRoKzjGtCvC5fNH7IsJoq1vesmtXqLB&#10;CtYxPrD0pAMi/ZifarZD4+zw+FDJ7D7bd3V1HXvssb18GdhtetXJX5x73FG7lZUG+zmG+o9abr/7&#10;1Sf+uaqXJ0lvu+228847b4iT1Vp3N73kex1+smm4F5YQoolyYxu5ETadiqKq/bkRGnqfuR+k1onO&#10;97xks3DbhdfJjKBpV1LGB92f8LqE10GZZQVquBEKl+81koMPAQAAAHLCKPQAAAAAAAAAAAAAAAAA&#10;AAAAAApg/fr1me3S0tIRGBAFAABQQMnuNVoLP9XCmDXUgChCCGWmU+Ultwq3nVLup5qsQE2hp7h9&#10;WvtaK0IIpYOOTunnkhiEEK2lVn5/2hcXFz/99NOLFy/+5z//ud0Gq+qbr/vZczf8378WHjh50ed3&#10;mz6lYuL40oDTM01Qd9R9fcXG/y7f8N/XN6xZ19rLEU3T/MUvfnHuuecOfbLS61TKk36MUIMye1gX&#10;lhBCCeNGSIk4IeVesjEQmTLcRxzMICkNluxOyCpCCGWm77Z5yc2GVcbN8EATRinpCrdNyRQ3I6Zd&#10;wcxQpHz+cAeeAQAAAIwEiIkCAAAAAAAAAAAAAAAAAACAXdFTTz2V2T744IMLPRwAAIARRPoxL9ko&#10;vE6tpelU5ySnE+M2t0qk22FYRanox7nqNue0VuSTrElsWA/0v+lromU/dwmFQv/4xz9OPfXUTBrJ&#10;bUmpnntx7XMvrk0X62qKJo4vVUrHE1487sUTXktbXCnd57HGjBnz17/+df/998/JZL1ko9ZSiQS3&#10;ivNz3pkRln5UyaSXbHLCk0fmxUYpC5bM4mYo2f0R447vtvqpFuF3cbOYG+F+jFkr6UqvU4oEZYYZ&#10;qOZGyLTLQ6W7U2b2ZwAAAAAAox1iogAAAAAAAAAAAAAAAAAAAGDU+8tf/vLAAw+kt6uqqpYuXdr7&#10;U6QfffTRiy++mCkeeuihhZ4BAADACOImNhGthNfFjDDjOcvqY1jF0uv23U7KbOG2mU5FoSe6HZSy&#10;dJIeTRQlw5gq6n+BSXRAwVeO4/ztb3+74447rrzyyu7u7j7bb23s3trYd7MePve5zz344INVVVW5&#10;mqzvtiqRJERzM5yrPnvHjYBgXPpxxoNKJrkRzM9xB4pS6oQnGlZJonMVZaYSCeF1ilSLoG3cCFLu&#10;MGZTZlL6yUWitSZaaOVJmVIioZVPKDfsMsMqpswIRKbYoXEDTTMFAAAAMHoN72sMAAAAAAAAAAAA&#10;AAAAAAAAAPJgjz32yGw3Nzc//vjjvTRev379FVdckSlWVVVNnTq10DMAAAAYKbRWXrJJijjRyjCL&#10;ctgzJYybRUoktJZesqHQE90+xkxKOSGk/+mbBkkLQgilfKApfRhj3/ve91atWnXyySfnfFChUOgn&#10;P/nJs88+m8OAKKKVVp5WHqGM0vzlL6LM1sonhGjp5u2gg2NYJUWV+waKphl2iRWss4JjuBlR0hWp&#10;Vi+xxY2tT8U+dmMbUtH1bny9G9/kJZukH2XcMgPVTni8aZdagbqiygPs0HgERAEAAMAuBXmiAAAA&#10;AAAAAAAAAAAAAAAAYNSbMmVKJBKJRqPp4tKlS999993FixdPmDAhEAgwxrTWyWRyy5YtTz755PPP&#10;P5+976WXXtp7UikAAIBdivA6tRJSxCi3cpgkKo2bEel1KBH3U22E6BEYv8F4MB2kpJVPuDN8B9JK&#10;EEopMwaXwqiuru4vf/nLk08+ecEFF3z00UdDH08kErngggu+//3vV1TkOH+XUp7WWmtJKM/rly7K&#10;tfIIIVImDVKav+MOcrTMCU+wQ2O9RIOXbBCeTexyrYWWnlI+IYpoRQgllFFmMmZSZhFCGLetQI0d&#10;GseG81oFAAAAGLEQEwUAAAAAAAAAAAAAAAAAAACjHuf80ksvvfrqqzM1y5YtW7ZsWZ87fu1rX5s+&#10;fXqhhw8AADCCCK+DEK1kyjCLc945YwZllhRJbgrhRQ0rl3mocoKbIUoNQrlSLieR4TuQUinKTEIo&#10;G1RMVNqiRYuOPPLIZ5999r777nv00UdddzAJkUpLSy+88MILLrigtHRYAoeUSBJCtPIZy+szq4ya&#10;QsfIaMgTlUEpt0Nj7dBYKZLCaxdupxRxLZNaC611ugEzHM6D3Co2rBJuFiO2HwAAAHZliIkCAAAA&#10;AAAAAAAAAAAAAACAncG8efMuueSSn/3sZ/3f5Ywzzli8eHGhBw4AADCyKBHXyidaU5bjJFFpjNtK&#10;JgkhUsRHYkyUVUoI4UZAiQSxhyuTlSZKiRS3IoQQwy4bSleGYSxatGjRokUdHR1//etfH3jggdde&#10;e833/d73Yozttdden/vc5w4//PCDDz7YcYYxy5BSLiFEazlMV9SOJ8mJ1lrL9ABGF24EuDHGDo5J&#10;F7XWhChCGCKgAAAAALIhJgoAAAAAAAAAAAAAAAAAAAB2EocccsjMmTOXLl3aZ4aomTNnnn/++ePG&#10;jSv0kAEAAEYcKZJK+YQQys3h6J9SU+sYIVrLVKHnuh2GGWbcZkZI+jElUswIDMdRlJ8gRHEjxM0I&#10;Y1ZO+iwtLT377LPPPvtsIcT69es//PDD1atXf/jhh1u3bnUcJxKJhMPhSCRSXFy82267HXLIISUl&#10;JflcWELIMAWY9UFrQnQBjptTlFJCeKFHAQAAADDiICYKAAAAAAAAAAAAAAAAAAAAdh5VVVVXXXVV&#10;NBpduXLlW2+99fHHH2/atCmRSFiWVV1dPXHixHnz5u25554VFRWFHikAAMAIpbUkWhFCKGHD0T+l&#10;jGhNtNZaFHqu2x+gFahRMiUol6J7OGKitNbS76bMZNyxg7U5798wjKlTp06dOvWYY47Jx4L1hXGb&#10;EEIpJ0rm9cBaEkop44ztMAuWVkLKpJaukiklU4Roxh3KbMZtxh3KLORlAgAAABjJEBMFAAAAAAAA&#10;AAAAAAAAAAAAO5tIJLLffvvtt99+hR4IAADAKKSHN6mO/jTGZIRm77GCY1KxjdwqEl4nV16u8jhl&#10;KJlUMmU6lZRxK5D7mKiRhjKbEEKZoaSXz+NqJSjlhFDK7R4fKen6qWYv2Si8ruw9iNaEfhoKyM2Q&#10;6VTbgRpmBAu3fgAAAACwQ4iJAgAAAAAAAICdx5YtW/T/7tQWFRUVFRUVekQAAAAAAAAAAAAAAKMM&#10;Y0Y6LEQTNSwpcrQihBBKCeWFnuv2cSNoBWuIltKPilSrFazL5eyJEm4b5RY3w3ZwLGVmoac77Bh3&#10;CCGUGlontNZ5y7yktaDUIIRw7qRSqdbWVkKIcNvdxNbSYmoaXCtX+nGlPKKlUoJoSQghlFFmUGpQ&#10;ZiiZlH48FV1nWMVWsM4K1CFtFAAAAMCIgpgoAAAAAAAAANh53HfffZ73ySsGDzvssMMOO6zQIwIA&#10;AAAAAAAAAAAAGGUodxgzCCFECZLrFEkknb2HGYTQdKjMyBSITPGTzaZd7iWbhNdhWKW56tlPtWkl&#10;rGAt444TnlToieYDpYwxizKTaEW0IDQfYWBaE608xgOEEMrtzes3/+EP9/mpViXiWqszvrawJMK0&#10;8glljFmEGtyw05cl0VJroZWvfFd63YRyboaVdIXX5SW2BotncjNS6BUFAAAAgE8gJgoAAAAAAAAA&#10;AAAAAAAAAAAAAAAAPsGNIGUWoVRJjxnBnPevVIoyixDCjVCh57pDjDuBoqmJrg+5WSTcDspMboSH&#10;3q30u5QfNewyxp1g8QzKdpVnOA27TMokIVT6ccMuycMRtUppJZgdZNxhPOAmG9z4JqKlkql0gBOl&#10;VYZTwowQpWwHXWglk0LEpR+VXhc3QlrLaOvrdmi8E55M2QjNcgYAAACwS9lVvk8DAAAAAAAAAAAA&#10;AAAAAAAAAAAAQJ8Mq4QQypitZJyQkhz3rqVWPrfClDJuFhV6rr2xgmOF206I1lp4yRYrQIYYFiX9&#10;Lj/Vxs2wYZXYwbGmU1XoKeaPFazxko3MCEgR41YxpXS4jyj9GKGMG0HTqY53vJuKfqylK2VCa82Y&#10;bQXGWsGyPrqglBlBywhqXaFEt5/qkPFNpl2m9QbfbQ2XzWfcLvS6AgAAAOzqEBMFAAAAAAAAALBD&#10;WmutXCWSUiYpZZRyygxCOGUm404e7tgBAAAAAAAAAAAAAOSZYZdSypgREm6bUoLlNJeRFHGiNTdC&#10;hl22w/w8IwOlNFi6u2pbQQjxkk1+slnbPjdLB3FzQGstvDbpdXMzbDqVplMRKJ5e6PnllWGVMWZx&#10;I+ynmrX2KbWG93haKxFPJyITXqv048JtlyJGqcHNIKV8QFmeKKXcLGZGyE+1+alW6cesQE2sbUW4&#10;HGFRAAAAAAWGmCgAAAAAAAAAgM/QWgm3zU+1SBGTflxrud1mjNuGVWJYZaZTRhniowAAAAAAAAAA&#10;AABgJ0GpYTqVSvnCa1d+F7PLc9i58LoYdygzLae60BPtz1LwcNkesfa3CSF+qk24HUokDbt8QJEw&#10;UqSE26q1b1ilhl1qOuWhkjkjPB4s5yhlplOlZMqnTHqdbJhzZEk/qrVkRkh4nVoT4bYoEWM8QLkz&#10;6Ns5lBpWoFr6Md9tcZMNNiEIiwIAAAAoOMREAQAAAAAAAAB8QvpRN9HgJRu18rSWWrpK+Vr5Wnla&#10;C0IoIZRSRiijlDPuSD/uJZtIF+FG0A6PtwJ1u9otTAAAAAAAAAAAAADYKdmhcV6yiZsR4Xdzq5jS&#10;3DxqKPxurXwzWM64bQZGQUwUIYQyM1w+P97xPiGUGwHfbfMSW5gR5GYJN2xCeguxkSIh/C4tkpSZ&#10;VqCG8YAVrAsVzyS75N0EKzTGS24xrFLhtjEjzI3gMB1IK+G77cwISr+bG0Hhtkg/ZlhljDtD75yb&#10;YcKYn2zKhEVFKvahOc2lBgAAAAD9h+9hAAAAAAAAAABE+tFE12rhdRGtpYxLP6pkimhNCKGMU2Yx&#10;lr4zp7RWRCulXOlHCSGUGYwHlRmWIpGKrrfDE+xgHaW80BMCAAAAAAAAAAAAABg8wyox7FKtpfRj&#10;frLVClb3HvzTH1pJ6XYwI8h40AlPHEVvGaOUh0rnuonNqehaxgPC7xZelxJbBeOUBzl3KDMJ4ZRR&#10;rTVRUitPKleJBNGSMsOwyw2riDIrWDTdCtYWejYFY5gRKzhWayVFVLhtjAcoHepFtV2+20YoYdyR&#10;Iq6kJ/2Y6VQwM5ar/jkPkkC1n2zyko0Wpcno2mDxzPytIwAAAABkQUwUAAAAAAAAAOzStBLJ6Do3&#10;vklrX7idUsSIVpSZhlnKzSCh5nZvyGmtiRZSprRMKhGXfjczAoZVorpSbvTjQPF0K1BT6JkBAAAA&#10;AAAAAAAAAAxesGhGt9tp2hV+qlm4XYZdMpTetNZ+qlETbdkV3AxbwTGFnt/AUEqd0DjLqUpF19Ik&#10;N6xiKRJKxJVM+n50O+2ZwY0gN0OMBwjldrAuEJlCmVnoeRRYoGiKn2o27UovuVW6bYZTkfNDSD+u&#10;RJxbJcLrMqxi4bZzu5SbRYTkLCaKpMOinGo/2Si8LkqZFagxrJK8LSMAAAAAZCAmCgAAAAAAAAB2&#10;XX6qJdG1WklX+l2+20E04WaYm2HK7N7fTUgpJdQ0mEnMiNZaiphwO7xEA+OOYZfFO94XXmegaPoo&#10;esklAAAAAAAAAAAAAEA2boYDkcnJ6EdKpYTXThgzzKLBdaW1FqkmJT0zUE25FSyZPUr/fs64HSyZ&#10;7UQmu/HNXrJRGSFCiNZCK6G1JERTQgnllJmUckIIM4J2oMYKjmHcLvTYRwRKjWDxjFj7u4ZZLLxO&#10;wrhhleawfykSntvMuUO0z42Q9LsptwyzZDjmwo2gMsLC6+BGKNG5OlK5YJRe1QAAAACjGmKiAAAA&#10;AAAAAGAXlYqtT3avVdL13VYtXWaETLuCMj7QfiilhhnhRliKmPQ6vWRD+l2AwusOl81l3Cn0RAEA&#10;AAAAAAAAAAAABsOJTBR+NyFEKylSrURLbpb2+kqx7dBK+m6zkinTqeBGMFg8wzAjhZ7ZkDAeCBRN&#10;CxRNlX5ceB3Sj0mZ0EoQogjhjJnMCHAzbFiljAfpQNdrZ2fYlVaghhCiiRJuByEkV2FRUiS8VBNn&#10;NrdKhNvOOddaWk7V8J0Cwy6TiYTvtlFmuvFNTnhCvlYRAAAAAD6BmCgAAAAAAAAA2OVorVOxdano&#10;x9KP+qlWyrgVqGZGaCh9ZiKjfLdVuB1KupZW0ZbXQ2XzDKu40DMGAAAAAAAAAAAAABgEGirdPdb2&#10;NiEk/ddvKVKmU86Y1Z+dtdZaJn23VWtlOlXcCAUiU+zgmKEPSyuhlJddw7idTs2Uz8XhZpib4fwe&#10;dNSjlIZKZxOi00XhdhCtDKuMDCFySWutZNxLtXBmW4EaKbpNp8JLNnAzMqyvrqPMMKxy4bYokfAS&#10;W+zQeITAAQAAAOQZYqIAAAAAAAAAYNeitU5F16RiG4XXJdw2ZoTMQBUlublHRSm1nErJHd9tdRNb&#10;rEB1vP3tcMXefGgBVwAAAAAAAAAAAAAABUEpD5fvmeh8nxDCuOOn2rzEFmaEDau498goJRK+16ll&#10;inHbCtRQZgeLZ9ihsYMdiBZet/S70/+WIr7NOCnjIW4VGWYRt4oNM0xy9Jd/GAY0VLp7Zlt4XVIk&#10;TadicPFLSvnCbVMiwY2A5VQzM0QIEX6UaG1YJcM9E8OKCK9dihgTQSWi3CzK4zICAAAAAGKiAAAA&#10;AAAAAGAXk+xe48Y3Cq9TuO3cDBl2zgKiMrgZodz2k41estEKjom3vxOp2Icys9BTBwAAAAAAAAAA&#10;AAAYMEpZqHQONzemoh8xHpBep/Cjnh+lzOJGgHKbUoNQRrVWWmnta+lKkSBaUmaYTmU6V0+oZLZh&#10;lw7i6FoJN7HFjW9SMkU+yRDlaulqLT47SIPyGPM7PWoQQpgRdELjrUAtZXlOHjWQqWkh/biSSenH&#10;lUxoJQjljBmEcsoMxizDLmU8tJOmHkqHRVFCCDeCfqrVS2zlZpFhlVDW3+daNdHS6xJeJyHEdCq4&#10;WcTNsOnUpMRaKWLUCFCaj0dkDSMkRMzU2k00BosREwUAAACQV4iJAgAAAAAAAIBdiJ9qzQqIKjLs&#10;imG6k8iYZQZqvcQWP9lIKYu1vxMun08pK/QCAAAAAAAAAAAAAAAMAnXCEyynMtFd71NuWKVSxKRI&#10;CD9KvK6eTZnBjQA3wswIUsrt0FgnMpnSAccmSZF045u8xBatpZJJ6Xcr6Wol0segzMi88kxrrXWc&#10;eDp9dMYdbhYlRCIV/cgKjrFDYweXgGiYKOV5iQY/2Sj86P/qtFa+1iqd74pQRilLxwtRZpl2qWGV&#10;mU4F43ahx55bNFgy27DLkt1rGHeE2yG8LimilNvcCHMjtMNrRmslE1LEpEgSrbgZMuxyxkw7NN6J&#10;TI63v6uVr6Vr2hX5mQYzw8TvljLhJxt10bSdNIYNAAAAYIRCTBQAAAAAAAAA7CqU9BJdq5R0hdfB&#10;jLBhlw/rbSnGTMupdpONXrKZEJrs+jBYsluh1wAAAAAAAAAAAAAAYJCYEQyX7SH9aCq+yU82c7OI&#10;EKKVr7UgWhOSDlUy06Es3AiagRo7OJZxa+CH0qnYxmT3WkKU9GPC69LKo8xgRpAxmzGbbtOn1lpr&#10;X8mUlq4SCenHKLcNs1gpz41vDBRNt4JjChusorXyU81eolF4bVprJVNSxLXyP7OAWdLBXYwHlEh4&#10;ySbSRe1grROeyIxgAWeRW5RSO1hn2hXJ7npCKLeKpB+TfkykWn3axphFqUEZp4RTxpQUWguipVIe&#10;0YoywzAj3AxTZnOzKFiym2FGCNG+2y5FnFDKjFCeZsFsQg0lYsoIKRHjZqTQ6woAAACwC0FMFAAA&#10;AAAAAADsErTWia5VSqb8VDOlhulU5OHeJzMCplMuUq3C6yCE2KEx6TvEAAAAAAAAAAAAAACjFDcj&#10;oZJZunim9LqE1ylFQqkU0YoQQqnBjAA3woZdynhwcH+HV9KNd64Ubrv0Y8Jr00oy7hhOFTfDvexF&#10;KaXUYswiJtFaKxkXXqefahaeYdoVia7VwmsPFu9GmVmQRRNuR6JrdToISoqY9KNaCUIZpSbjDqUm&#10;ZSalTBNNtNJEEa2VcpVMST9GCKHM5GYR0dJNNFiBaicyiecr4CcPGLdCpbvbwTGp+EbB2gyrRCtP&#10;irhWnlJC+ymtJSGEUk4Yp9TgZoQbQcYDhBDDKraCdVagLn2xKemmo8/SwVT5GT+llBu2Uj4hRMkU&#10;YqIAAAAA8gkxUQAAAAAAAACwS/CTjX6qxXfblRJ2sJZSlp/jGmaRlq7wurgZSXavCZXNL+x7KAEA&#10;AAAAAAAAAAAAho5SZtilhl2a2279VGui6wMlU36qTfpRZgRMp4xxe4Bjo9wIMx7S0hVeu5ds5FYR&#10;IVp4XaHSOYZVks+F0spPdK/xElu18n23TYkEoZTxgGGVMSPU+y0DrTXRQsqU8uPCbRNep2EVEy39&#10;VJMdGh8omkrIznPHwbBLw3apVr6fanGTDczr1J/mztJEE5K1VtwMW4EaK1CdjozKUDJFCNFaEJrn&#10;h2MNolKZAQAAAABA3iAmCgAAAAAAAAB2Hvvss48QIr09duzYrE90KrZeSVd6XYZdyriTz1EZdqkU&#10;MeF2UGoIt9V0Kgu9TgAAMIyee+65RYsWpbe3bNlSWZnX/+2feOKJjz/+OCHkm9/85l133VXoxQAA&#10;AAAAAAAAGAAizDbzAACAAElEQVQv2ZjoXKlkyks2KyVMu9ywigYd9kMppYZj8lrhd0qvU4mUFaiK&#10;tr4ZLptnOhX5mlFzsnu1kq7wOoXXSQgz7DJuRijtVwojSimhpsFMYkaU8oTbIdx24XUaVqnWWnjd&#10;obI5jFn5mUt+UGZawTorWKe1VDKlREorV8ok0Zpxm3GHcodzZ0f5vpR0CSFaiW3vBBVFQnvtOTNT&#10;DDi5XDfGDelLonV6AAAAAACQN4iJAgAAAAAAAICdx+c///nt1vtuuxRx4XVSxg2zJM+jotTgVon0&#10;OrkqTnavNZ2KnenFjQAAkM113a985Su+7xNCvvvd7/YzIKqtre1f//rXP//5z3feeWfNmjXxeDwU&#10;Ck2cOHGPPfbYfffdDz/88N13353zfj0o89Of/vSRRx4hhCxduvS8886bO3duoZcEAAAAAAAAAKBf&#10;fLct0fmBFAkv2UiI4YTqKBtYeqjtopSaViljjnBb3MRWK1Ab73gvXD7fsIqHe0ZufHOia7WSKT/V&#10;qpXHzYhhlVHWrz/ybIsxywpUa+n5Xodw25RMEaKiLcvyn/kqPyjl3AhxIzSgvbLyRPVc54ry4iM+&#10;t2DYxsvTx0WeKAAAAIA8Y4UeAAAAAAAAAADAsHPjm7QWSia4WURpAeKRDLOYECbcdinivttW6PUA&#10;gMH717/+ZWX5/e9/X+gRjT4ffPBBZgHnzZs3wrsdqOuuu66t7ZP/z1977bV9tt+wYcMXv/jFioqK&#10;U045ZenSpa+//npHR4fneR0dHW+99dbvf//7iy++eI899ggGg5deeml7e3ufHU6bNu34449Pb590&#10;0klSykItBQAAAAAAAABA/wmvO97+rhRJL9nEmO2ExuQkICqDGwErMIYyw0s2KpmKt7+jRGJYZ5SK&#10;bUh0rZYi7iUaNNFmoNZ0KgcdEJVBuWU6VYZTIUXCjW+VfjTa+qaXbBzWuYxK+b0ZVJB7TwAAAABA&#10;EBMFAAAAAAAAADs9KRJ+qlV63VoTbkQKMgZKGbeKlExqLf1US6GXBAAG78UXX/Sz7L333oUe0ejz&#10;5JNPZhZQCDHCux2Qjz/++MYbb0xvf+tb36qpqemlsdb617/+9cSJEx977LE+e/Y879Zbb62srLz7&#10;7ru11r03/n//7/+lN9asWfO73/2uIEsBAAAAAAAAANB/UiRj7W8rmfKSjZRy06kmNPdPNlLGrUAN&#10;pdRLNkiZiLatUNIdjulorZPdHyW710g/6iebmeHYwbHcCORsIpQaZpEdrCNEuYmtSiQSnR8Ir3M4&#10;5jLqMG4TQig1tMzrXwiVEoQQyoz0AAAAAAAgbxATBQAAAAAAAAA7OS/ZQIgWftQwQpQZhRqGwUNE&#10;ayWTXrKlz8fZAWDEeuKJJ7KLU6dOLfSIRhmtdSZiZ+R3O1Bf+9rXMttLlizpvfFll112/vnnD6h/&#10;pdS3v/3t733ve73/HJk8efIxxxyT3v7e976XyVsFAAAAAAAAADACaa2TXat1OiCKEDNQO/RkSjtC&#10;qWEGarRWXqJRyWSye81wHMWNb0zFPhZ+t59qYUbQdGqGI4kQ47YdHEOp6aWaZF4yX40KjDuEEEoN&#10;QvL71iQtCGWE0PQAAAAAACBvEBMFAAAAAAAAADs56XUp6RItmVWYJFGfYCZlphJxrTzpdxV6VQBg&#10;MHzff+ONNzLFyZMnBwI5e73rLuKNN95oaGgYLd0OyAsvvPDf//43vX3ccceNGzeul8b333//rbfe&#10;ml3DOb/yyivff//9eDyulJJStre3P/300/vvv3+Pfe+4444+A8Buuumm9IaU8qyzzirsygAAAAAA&#10;AAAA9EK4bb7b5nvtWgszWMuG+dVmjFmmU6O1L7xOL9mY8/RK0o8mu9dKPyZSrdwMm07VcAREfYJy&#10;K1BNKfeTjVKmou1va+UP6+qNfJTZhBDKeDpxU94oJSg1CCEUMVEAAAAA+YWYKAAAAAAAAADYuWnh&#10;dSvpEkI4swo4DkopN4JSJAnRfqql0MsCAIOxYcOG7OIXv/jFQo9olFFKnXnmmaOl2wGRUn7jG9/I&#10;FK+//vpeGjc1NZ1xxhnZNQsWLGhubr7hhhtmz54dDAYppYyx0tLSo4466pVXXnn44YcZ+8wf8y+5&#10;5JJNmzb1cog5c+YsWLAgvf3II4+8+uqrhV0fAAAAAAAAAIDt0yrRXa+UJ72oYRaxvPwZnxsONyLC&#10;69RKJLvrCdFD7/OT2WgZ73xfK993W6kRMOzhDIgihBBC2SeZr/xkoxLxeMf7vScY3+kxblNKKbO0&#10;EkTL/BxUa62Vx7hJ/peoCgAAAADyBjFRAAAAAAAAALAzkyKhtdDKJdQklBd2MNQIEK2UdKUfK/TC&#10;AMBgrFixIrt42GGHFXpEo4nW+rzzznvvvfdGRbcDde+9927evDm9veeee86dO7eXxhdddJFSKlOc&#10;M2fOSy+9VFZWtt3GlNLFixdnMlBl/OhHP+p9SD/72c8y21/96lelzNMjIAAAAAAAAAAA/ZeKb1Ii&#10;IVJtlHFul+btuIZVQggVXpvwur1EY666TXavlX7cd1sooZZdOczxUJ9gzLScaik9P9Xqu23CbcvH&#10;UUcqSplhlXIjSIkWfiI/B9XK1cpnRogyyzDDhV4DAAAAgF0LYqIAAAAAAAAAYGcm/SghREmXG3ah&#10;x0IoNQkhWot03ioAGHVeeOGF7OIee+xR6BGNDlLKV1555aCDDrrjjjtGfreDEI/HzzvvvEzx5z//&#10;eS+NW1paHnzwweyaJ554wrL6eAXyvvvue/nll2fX3H///a7b20+Tgw46aPLkyentDRs2/Pa3vy3s&#10;KgEAAAAAAAAA9KC1cmPrlYgrmTSsUprHpxkpMwyrVPpxJVOp2Lqc5FYSbocb3yS8TiWShl1OmZG3&#10;6TAjYFrF0o9p5SWja3KY+Wo0MgPVlFmUW1Lk6f100o8TyjgPWoFqQvISCQcAAAAA/4OYKAAAAAAA&#10;AADYmUk/RrTWyqdsBMREMYMQopVUCjFRAKPSY489ltlmjI0dO7bQIxqhfN9vampavnz573//+5NP&#10;PjkcDh900EHbZjoaId0O3a233ppKpdLbVVVVhx56aC+NH3nkkezit771rXHjxvXnKBdddFGPmpUr&#10;V/bSnlL6k5/8JFP8/ve/H4/HC71UAAAAAAAAAACfEl67Ur7wuymzeN6z63CziDJD+t1SJJWIDr3D&#10;VGyD1kJ4HdwI5386hlVCKPXddunH3cSWPB99RDGdKkIZN8JapbQSw304rYkSMW4ECWVWoLrQswcA&#10;AADY5eTvVQQAAAAAAAAAAIWgP3khIi38m/kooYQwoqVWvtaKUrytBmA0icViW7Z8+jDBQQcdxDkv&#10;9KBGohUrVuy1116jpduhi8Vi119/faZ49dVXM9bb/95vv/327OJ3vvOdfh6oqqqqtra2oaEhU1Nf&#10;Xz9//vxedlm8eDFjTClFCPF9/5577jn//PMLvWAAAAAAAAAAAJ/wks1EKyVT3CrJf3YdSinnQSFi&#10;JtFesilgFg2lNykSvtsqvW6tiWGX5XkuhBBCmWmX+qk2JZOp6DrLqclnoqoRhTHTssu18oTbIf0u&#10;wy4f1sNJEdVaciPMuMPN4kLPHgAAAGCXgydvAAAAAAAAAADyh3JDa0EI0UgVBTDa1NfXZxePPvro&#10;Qo8IRoRf//rXUspM8bTTTuulsed57777bnbNvHnz+n+sgw46KLu4bt263tsHAoGzzz47U7zmmmuE&#10;GPY34wIAAAAAAAAA9IfWyk+1SBEnWnMjVJAxUCNMtFIi6SWbtdZD6cqNbyJECz9qmMH/n707j5Or&#10;KPcG/lTVWXqdJTPZE0JIgJAAgbAKsl0RkUUWEVS4IpcLggooIAiI4AZc0FcFEWR7EUHQyxW5YBBe&#10;EJU1bEEgLAmEJGSdfabXc05VPe8fHZpmMpl9prP8vp989FR1nTpVdZpkpk8/9VQrGEk6NSTdKGiz&#10;JgyLTVUZwybCS04RwnG8mijssmYkH8ewNUGbVHHpJPzEZLEJbM8HAAAAsLVBTBQAAAAAAAAAwCja&#10;4KGqtaEOOyv/WJ0f4sNXABgJzz//fGVx//33r/aIoPqiKPrBD35QLn7mM5+pr6/vpf0HH3xQWZw+&#10;fbrv+/2/XDqdrizmcrk+Tzn99NPLxx0dHX/729+qvWYAAAAAAAAAAEREJuxgGxmdI+kK4VZlDFLF&#10;SCijs9YUrM4Ouh+2OiysMVGW2FQxU5AQwnVr2QRso6jYXK1hbApcv8GLj3O8eilVFIzgUkRBK5N1&#10;Y43KSfqpadWeNwAAAMDWaCvNjgoAAAAAAAAAUBVsNTlxo4tBfq3VGR12WVPcsJmUrnJrlFvjeLXK&#10;q5WyOs+DAaDSY489VlmcM2dOn6e0tbUdeuihTU1NY8eOHTduXENDQ0NDw0EHHXTCCSdUezYwPJ54&#10;4oli8aO/xs8666ze269du7ayuNdeew3ocq2trZXFZLLvHZR3220313WjKCoVr7322sMOO6yqawYA&#10;AAAAAAAAQEQUhR1EbE3BcWurlV1HCJJOwuo8EemwQ7npwfUTFpvYahN1CekLOYAdcIaddBIUkNF5&#10;HbSyNUKqKg6muuI1O0RBm+s3hoW1OuxwvLphv4QxBRNlHH+MkG6ibichkKIAAAAAoArwQxgAAAAA&#10;AAAAbNkEkSAi2gQyL1mrjcnpoDUqritm3gtyq6Jic1RsCQtrKv9ExeYwaA3yq4vZpdm2V7vWPZXv&#10;fNvovpOBAMDIYeZHH320XKypqRkzZkzvp7z55pszZsxYuHDhqlWrXn311ccee+zee+8VQhx33HHV&#10;ns3ImjdvHm/cFVdcsUl1O0S//OUvK4sHHnhg7+27xURNnz59QJd77rnnKovbb799n6c4jvP5z3++&#10;XHziiSc6OjqqslYAAAAAAAAAAJXYBmwNMVNVNwVTymM2RGxNMOhOdNjBbKwJlJeuVnxXiZCOVDGr&#10;c8w2ClqH3uHmS6pYPD1DOgnlpnXQpqPM8PZvdDEqrJPKd7xaLzFpJGKuAAAAAKA/EBMFAAAAAAAA&#10;AFsy5SRJCCFdtoN/nDl01oZRsSXILbO6aG1oda6YXRbkPoiKzVbnmIh5/R8iMrqgiy1hflUxuyzM&#10;r47CjiD3QVfTc9m2V3XQzptAcBfAVqipqakyHdCRRx7Ze/sHH3xwzpw53YJPfv/7319//fVKbb2b&#10;sxKRlCPyofQIddu7IAj++te/losTJkzoM1Ium81WFseNG9f/y7W1tTU1NVXW9CdZGW3wdn3kkUdG&#10;f60AAAAAAAAAALqxOmA2RCSFU9WBKCJiq4fyEMFEGTYBEUnpVXUuRETSSVgbMBsdNFd7LFXmJaY4&#10;/hg31qjcpC42D2NYlNHFqLhWSteLT5Qqkajpe+siAAAAABgh1f11AgAAAAAAAABgZCmvhoik8o0O&#10;qrLVJDPrqMOEHczW6gLbwGornaTjpoXyhfSFcDbcNpKtZhtaG1hd0MUWHbQ5bg2ziYotXmxsvG6n&#10;TeHBKsBWZdGiRZXFQw89dGMtmfmHP/zhlVdeWVlZX1//9NNPz549u9rzgOH06quvVhY/97nP9XnK&#10;qaeeeuqppw7ucrfccktlMZlMzpo1qz8n7rvvvpXFP/zhD1/60pdGd6kAAAAAAAAAALpjGzBrIiJZ&#10;zS2EhHSIiFkbUxxcD8zG6qy1AQkhpF/FuZQoldDcZk1Rh8OcGWmzI4RI1c/Ntr1KRERNutgsyCq3&#10;hmhIubyszkfFpvUBUU4y3biHqGquMwAAAICtHGKiAAAAAAAAAGBLppyEEI5UvomyzEaIUX22yqyj&#10;QpMxRbaB1QVrIyGk49a4sUbHb+jlRCEdIR1JCfLq2YZR0BGFnTrsVF4NEevmrkTdzq5fX+XFBdia&#10;PPXUU5XFvffeu8dmYRh+8YtffOCBByor99xzz8cff7y2trbak4Bh9tBDD1UWe4mUG7olS5Zccskl&#10;lTXXXHNNP7NjTZ8+XUpprS0PW2vtOHg6AAAAAAAAAADVZEyRWBORqG6eKFGKiTJswkFOJMowszWB&#10;lN6GO6BVgXLpw53Xqj2U6hNSpcbs9mFYVHNUbDVRzvEbpRrMxnPMRgetJspK5ZcDoqSKVXuWAAAA&#10;AFs1PPUEAAAAAAAAgC3Hn//8Z6116Xj27NmzZ88mEspLG50lImsC5SRGbTAmykZBC7OxOsc2IukK&#10;Zqk8IV3ppPrfj5CeFx/HVpuoU0dd1hS82Lhs6yux9Lbx9HZD3M4QAPpp/vz5lcWZM2du2Ka1tfWg&#10;gw7qllHqzDPPvPHGGxF/skX6wx/+UFmcO3fuCF1owYIFn/70pytrttlmmzPPPLOfpyuldt9995df&#10;frlUtNa+/fbbO++882ivFwAAAAAAAABAJbbMTESiqp9yr49iYiayg+vBRB8+gHCTVZzIRzMiQSSJ&#10;jbUhsxWiX7vqbMFKYVG59n81NbU/+/x7OsoQWekkD/23A2rS/X1Yw8wmyuiwjYgcv8HxapSTTDXM&#10;Q0AUAAAAQNXhSTwAAAAAAAAAbDnefPPNMFy/8WFjY+Ps2bOJyPHqdNAmhLI6M2oxUSbqioot1mpr&#10;csQsnQSRsjYS0hXSkcofaIdCOo7fIJ1kVGwK8qtcv6GYed/qQrJ+DsKiAEaa1vqFF14oF7fffvtY&#10;rPuj7jfffPMTn/hEV1dXZeVvf/vbr3zlK9UePoyIKIrefffdypoJEyYMY//GmI6OjoULF/7sZz/7&#10;61//WvlSfX39c88953kD2Mt27733LsdEEdGzzz6LmCgAAAAAAAAAqC6pfCEdIrKspXCrNg42RCSE&#10;EnLAn9uXu1j/v0JVbRYfJ6TDrImIbSgQtEMkpEqO2U2vyrzz7jpmY02Bzap9dp8cc8YrJyXduKCe&#10;I8eYiU3R6KzRWWIrnYQba5TS9RJT4ukZpTcwAAAAAFQXfiYDAAAAAAAAgC2cH58YZJcpryYKOhxP&#10;j8IzKhNlo6DV2tDqPAmp3JQQypoikZDSlWrwcVlSxfzElLDYHBVbrI2ISEg3XrPD+p0sAWBkLF++&#10;vLJ49NFHd2vwwAMPHH/88ZU1NTU1Tz311K677lrtscNIWbt2bWVRSplOp4fY55tvvrnbbrsRkTHG&#10;2p53Jj788MP/+7//O5UaQL5B2iCH1VNPPdX/NFMAAAAAAAAAACNBSF+Ugoh4kAmahgWv/6TdEXIA&#10;G9Bs6qRka4jImiISGZUIIf3EZD8xJQpaBAmWvuPWsA2iYo4CKZQvSQnpCKmYJFtNrJk124itJiGV&#10;k1RuSqq4clOJ2p0cr7baEwIAAACA9RATBQAAAAAAAABbOOkkHL/B2kiHHTrKuH79iF7O6EIUNJcC&#10;ooRwpJsUJIjYmqKQDpEYaq4qId3YOB11mKC99MBYKj+W2nb0FhRg6/PKK69UFg866KDyMTNfccUV&#10;P/rRjyob7Lbbbk888cSYMWNGYjCvvfbannvuORI9f+Mb3/j5z38+Ej1vkbolidppp52GHp7KzFEU&#10;9dLgsMMOu//++5PJ5EB7njVrVmXxmWeeGb2VAgAAAAAAAADoiXRiQjhUikpSg87RNFSWDRGRUMrZ&#10;cmKHBEsiS0TEXO2xbFqEdLz4BKNzJuxUXr2frLWmaHSObWhtyCa/PkJPCCEcIZRUceknlRMnEspN&#10;+YnJXmKyEHKo4wAAAACA4YOYKAAAAAAAAAAYZmy1tSFbzayJDbORKqacpJButYbkJ6dGxRblJK3u&#10;Yq9u5LIqsQmi4jq22kY5IZVSSSJBRMYERCRVXEhPDjEmikgI4bh1bLUO2oRQha53hfT8xKTRXVSA&#10;rciTTz5ZWSxl8iGiIAhOOumkBx98sPLVr371q7feeqvjjOBHr72HzQyaMWbkxrzlWbx4cWVxhx12&#10;GIWLPvbYY/X19VdeeeVFF100oPfYuHHjKovvv/++MUYpNSpLBQAAAAAAAADQAym90rZfzLqKw2A2&#10;JIQQSsiqxWWNACOkQ0RCbUHJr4aPcpLKSdaM3SeeMlFhrY4qwuHYMvH6DGZERCRVzItP8BITlDOw&#10;zO0AAAAAMDoQEwUAAAAAAAAAw4CZTdQVBa06aNNhJ1EPWw9K5SsnKZ2Un5ggnfTIBSZtyPHGKDdp&#10;TY2JsiZoVV7a2ohtxESChCDJQgohpfJK21IOWlhsZqtNlBVCKmd9QBSTZVMU0hNCuf7w5I0RQnix&#10;sSHbKGgRUhU633b9MVJtOdtYAmxSHnroofKxlHLKlClE1NraeuCBB7755puVLX/zm9+ceeaZ1R4v&#10;jIY1a9ZUFsePHz86142i6LLLLrvrrrsWLFhQW1vbz7Nqamq61eTz+XQ6PTpjBgAAAAAAAADYkHJT&#10;JKSQnjEFh+qqNQzWudJH68oZcGru9T18eCBKKYY2AcxaihgRyeol4Nr0SeXHUmNjqWnWhlYXrCmy&#10;DYwuErFUvlSx0h8h/dF8ngUAAAAAA4WYKAAAAAAAAAAYEmuCILssLKy1NiJiawJrCmwjZktsmS0R&#10;C+kI6UnpatkplRfkVjhu2ktM9uITSlsVjsIwlZMqBO+xDYu5FSpMCeEwERETfexZlpCuUDHlxKWK&#10;V24E2B8m6mQbWpMXRNJJEsn119YFIpJOXKr40JNEVXLjY6P82qjYIhOxQteSZP0uo7KYAFuXbDa7&#10;cuXKcvHAAw+UUr7xxhv7779/V1dXud513WeeeWavvfaq9nhhlKxevbqy2NjYOPQ+58yZw8xExMxh&#10;GHZ0dCxevPgvf/nLDTfckM/nK1u+8847u++++6JFi+LxeH96TqW672KbyWQQEwUAAAAAAAAAVeT4&#10;DUII5SZ12MFsBvqB/LBg1taETqxRCOUMdkcz5SSISErP2nD0p9DTpJitIaGEVETIE943KT3peUT9&#10;3X4IAAAAADYpstoDAAAAAAAAAIDNFVtdyLzX1fxsMbciCtqiwrpidnmYX63DDmtDYkskpXKlijGR&#10;ibJRsSXMry5mV0TF5rDYnO98u3PdU4WuJcxm5Maow45cx5ud654KC+uYLDMzax2067DThB2lPzrs&#10;0FGnjrqMyRudN2FnVGgKssvDwlru/yNMNlHQYTliGwkVKz++tSZkG0oVEyQG/Uh1YwRJJ9bIbHTU&#10;GRbW6aB9xFYSYOu1ZMmSyuJnPvOZ+++/f5dddqkMiCKiKIp22GGHag8WRs8HH3xQWRw7duwwdi6E&#10;8H1//PjxBxxwwDXXXNPe3n7bbbcp9bGvsLz//vtf//rX+9nhhqFTHR0do79oAAAAAAAAAABlUnrK&#10;q1dOkpiNzg+9w0EwUZaIlJNwY41CDPK7lI5bQ0RS+dYEFVmjqoZZE5GQjkSCIwAAAADYCiBPFAAA&#10;AAAAAAAMGDOH+ZWFzFK2kYmyOmxjq0m6jpOSTkKo+IaP2ZhZkDUmZJ3TOmuijJCe49Uwm6jYkqib&#10;7XjDvAOf1fmu5hdN1EVsjc7qKMOmaE1RCGU5FGykigspLbMgLm2cSCayFBARCSWky8xW56WTcLw6&#10;qWK9X04H7cTG6gKRkspfPwaOrMkL6UkVU15NuX4YSekpN63DDuWm812La8buTYRnnADDacGCBZXF&#10;m266acWKFT22vO222y644IKRHs+uu+5aSiUE1bVu3brKYjKZHLlreZ53+umnf/KTn5w9e7a1tlx/&#10;5513/uhHP5oyZUqfPXSLpyKiTCYzqusFAAAAAAAAALABLz5OB21CujbKkVuFjNZW56WKCeF48fGD&#10;7kRIV6qYkD5xJ1stpDv6E/nYpEyRSrmPnER1RwIAAAAAMAqQJwoAAAAAAAAABobZ5jvezHe+Y8LO&#10;ILcyKjYJobzEpFhyqhNrlE6ix30HhRAklHLiTqzRT23jxscJIUqZo3TYkWl5qZB5j9kOfDg9DtFG&#10;QWuu820dtkXFpmJueVRsISYnNjZeM1O5dY5bR0IwWZK+UjGp4tJJKDelvBrp1ignIYRkUzRRpzUF&#10;o3NhfnVYWNtLPitrI60z1gbEpvyUkdnYKCeEUk5SqpjrN4zQHXG9emKhg1YTZcLCuqF3CACVHnvs&#10;scrixgKiiOiKK66Ioqja44VRUigUKouOM+IbkO2444533XVXt8rbbrutP+du+E8z3qsAAAAAAAAA&#10;UHWuP1YIodyUtQU2wShf3eiCNUXlpoRQjjekD/Adr7a0J5q1oz2LDVmdE9IV0nP9xmqPBQAAAABg&#10;xCEmCgAAAAAAAAAGgG2UbVsYFtbooC0srCVBXnyCG5/UZxqlSoKkclJeYrIbG2dtFORXmaizmHk/&#10;2/pKL3FH/WRNPsivNGGnibJBbqWJ8o5b4yWm+MnJjluj3LTj10nlSxVnG1qd6zY0KZSQvnJSyq2R&#10;0jO6aMKPIqPsRh7KWp0jZmuKQrhSOkTEbIzOkhDSTQnpuvHxI5i+SSjHrzNRjm0UISYKYFgx86OP&#10;PtrjS57n7b777pU1uVxu/vz51R4yjBKt9ehf9KSTTuqWkOr222/vz4kbxkRtmDkKAAAAAAAAAGCU&#10;SeW7sfGOWytIhkHrKGdH12GrkK5y015ikpBD+qhEuTVCukIqE+WG0s/QMVlriqW929wYYqIAAAAA&#10;YMuHmCgAAAAAAAAA6C+j85mWF3WxLSqs02GH49V58SkbSwzVH8pN+ckpUsWjYktUXKfD9lzba0PJ&#10;FmWirrCwzprARBkTdUkV95NTHb9BKq/cxvUblFcrVUw6Cbah0VmmHp6zCqGkk3DcGiE9owMbZa0J&#10;gsJqHWY2fC5rdd7aiK0mIawNrc7rsJOYpUoIobz4BCFG9qvnykmVblAUtA49rgwAypqbm/P5/Ib1&#10;u+yyy4oVK37/+993q7/44otH+asbUC2+71cWRyftkuM4Z5xxRmXNypUrwzDs88QN35ajkNgKAAAA&#10;AAAAAKBPsfQMIR3Hb2BT3GAXsxGkoy42oes3SOnF0tOH2JsXHyeEUG6NNXnmKuykU8a6SGyVk1Ru&#10;zYA2swMAAAAA2EwhJgoAAAAAAAAA+oWtzrW9qqNMWFitdd7xxzr+mMEGQ31ECOXGxrmxBhPlomJz&#10;FLTmO94gGkxEQTG7Iiw0swlNlGGyrl/vxcf3uLmj6zc4fr2UvnSSbLWJutj2/F12IZVyEo6bYrIm&#10;6mIT6qBZh6XtKtnqfFRsLuY+CAtrddjONrQ2NGGHjjqZIya2OkdsdNhuogzbEXwOKqQjlW90ltlG&#10;xZaRuxDA1mbRokUbVn7zm9985ZVXxo8fP2vWrDlz5lS+9M4777z66qvVHjWMhnHjxlUWM5nM6Fx3&#10;77337lbT0dHR51kbZrWqqakZnQEDAAAAAAAAAPRCOXE/NU25KaF8HbaN0n5DbEzQLp2EdBJ+ejsp&#10;vSH2J1Xc8RuVmyYiHY3Sx0Q90lEXCSVVzIuPG3pvAAAAAACbPsREAQAAAAAAAEDfmDnf+abRubCw&#10;1prIj09wvPRwdS6EUG6t4zeYKBsVm8NCU77jrQE9+GTmYub9QtditoHROSEd5daIXndAdLx6x2+Q&#10;0lNuWpA0Omt0lqnnFFVCOspJC+FYnTWmqIP2MLciyK0IC2t11GXCDmsjthGzsVHOmoCJiYnYCOla&#10;G+moKyo2B7kVQX6liTKDi/jqk3JTbAJmHRWbRqJ/gK3TU089VVlUSj300EM33HBDOcfOD37wg26n&#10;XHnlldUeNYyGCRMmVBabmvr+u/fmm2/2Kuy1116DuO52223XraY/KaqCIOhWU1tbO8orBgAAAAAA&#10;AADQo1hyW6l8129kNlFx3UhfjpmDYhOTdf0G5Sb9xORhmsVUIRzlJG3YtbFnDSPN6qLVedevIxJu&#10;bHxVxgAAAAAAMMqcag8AAAAAAAAAADYDYX5lWGiKgjY2gRufIJ34sF/C8WqJWAdtQigicmONbqy/&#10;uxgGuRWFzHsm6jI6J4QjnaSgvjNYOV6tlG4UtAihrA2sLpiwS0hPKo+E0+18IaRyksbkTNhppRJC&#10;CekRMVttbcAmYjZCShJKCEVCSOEI6TJr1iERkVBCOpJNZEIdtjtevXJT1I9B9p9QCaJWq/NR0MrM&#10;Yug5vACAaP78+ZXFJUuWTJ8+vbLmqKOOcl23Mijlf//3f9esWTNx4sRqjx1G1tSpUyuL69b1/X2d&#10;VCpV+VZ54403BnFdz+u+b7Hv+32elc/nNxzMaC0VAAAAAAAAAEBvhFTxmh1z7a+5fmNUbA6Lza7f&#10;OEIfcTNTVGxiXfTi44X04jU7CjE828orr165SWtqTJQ1YZfj1Y3mGpYmp8MWIV3l1vjJKWoEnuMA&#10;AAAAAGyCkCcKAAAAAAAAAPqgw85C1xKjsybsVF6dchIjdCHl1jpujQ47rAnyne8wm34NL8oUM++Z&#10;KBsVW4T0pJvqT0BUiXQSfnKq49VJFVNerZAe29BEGRN2GVNk1vxRTic2tmiNZsHWFI3O66jT6iIR&#10;MzMJIYQSKiaduHRijlfv+GOUm1ZurXJrpEoIodhEJuoyOmtNMSo2B7kPjM4N4+pJ6QqprI3Yaurf&#10;0gFA77TWCxYsKBenT5/eLSCKiHzfP//887tVXn/99SM3qtdee80bGd/+9rerveSbk+23376yuGbN&#10;mj5PmTlzZmWxWCxuGKrUp87Ozm416XTfmRtzue7/4sTj+FoMAAAAAAAAAGwqvPi4eM1M5aYdf4yN&#10;MjrsGImrMLMOWqzOubEG6SSSdTu5/pjh6lwI4Se2kSomnaQO260JR231SnSUsyZ0/TFCuPH0dkPv&#10;EAAAAABgs4CYKAAAAAAAAADoQ6FriTVhVGwRKj6MDwg3JIRQsTFCOlHQYk1QzLzf5ynMNt/+hrVh&#10;FLQIJ6ac1MC3jhSOP8ZPTFYqrpyE49VJJyWkZFM0UcaEHTrq1GFHWGwxUYZtgbRma5kNMVuOSCgp&#10;VSkeSUpPqYRya6V013dNJISSyldOUnk10kkwGxNljM5aE0SFdTpoG9YVdIg1EVkbjNxtAth6rFix&#10;orJ49NFH99js61//erea6667rlAojNzAopFhDMIpB2DHHXesLC5evLjPU6ZNm9atZtmyZQO97muv&#10;vVZZbGxs7E+eqObm5srilClTlFKjt1gAAAAAAAAAAH3xk9NKW5gpr9aE7VGxhZmH3m0ZE0dBs4m6&#10;HL9euTWx9HZeYtLwTsFLTHK8OjfWKISKgmYa1vH3MTurTdhWisiKpaeLDx9SAAAAAABs8RATBQAA&#10;AAAAAAC90WGnDjtKmzJ6sbEjfTlB0vUb2QQm6ipml5uoj0xKha53jc5FhSYi8vzxg7+u9LzEJD85&#10;xfHqlBNXTkp5tcpNSSdBTNYGzJptyNaQlEL5QighhJSlA4dICeE5bq1U/saCsgQJKX3l1kqVYLYm&#10;ylgT6LAjzK/uZ0asvmchlLWaiKwpjsjtAdjKvPLKK5XFgw8+uMdm22yzzX777VdZY4y57777qj18&#10;GFnd8kQtXbq0z6Cy8ePHd8vp9NRTTw30uvfcc09l8Ytf/GJ/znrvvfcqi4cccsjorhYAAAAAAAAA&#10;QB+EEInaHbz4eNdvcLw6E3WFhdXWDk+2JWvDILfS6pzjj3G8ej8xJZaaPvRue5hC3RwpPTc2lk0Q&#10;RR2js3RMHBXXMls3NlY5cT85dXSuCwAAAACwKXCqPQAAAAAAAAAA2FRks9nFixe/86HVq1f7vh/3&#10;bSIu476ura3badaOn9xv7sQJjSM6DKHi0klEQZtyUsXc8mTd7I211GFHkFuhw05rim58nJDqP079&#10;KItLzB/wPohCeo4/xvHHWJM3Uc6a0OguIiuEIrYkHKFcISQRMSu2moQkUtJJsQ37GdckiITyhfKt&#10;zlmTZ9ZEHOZWeomJQnpDXTrhsA2JiM3wPCcG2Mo9+eSTlcXdd999Yy2vvPLKww47rLLm0ksvPfXU&#10;U6XEplRbrHHjxkkprbXlmra2trFjewsellKeeeaZP/vZz8o1P/vZz772ta/1/6JLly594YUXKmu+&#10;9KUv9efEt956q7K4zz77VHXxAAAAAAAAAAB6JBJ1c4gEEUknHhWbw/xqx2tQblqIQfbIzFZ3hUGb&#10;FMqNT5Qq5ienxmt2EIPusVfKicdrd8x3vKm8GhN2SOEqNzWiS8ZMUbHJmshLTJDKT9TNKT3FgA1N&#10;mzbtvPPOKxdramqqPSIAAAAAGAaIiQIAAAAAAADY2q1du/aee+655557Fi5c2J/2M2dMPXD/3Q78&#10;5G4HH7hHTTo57OMRQrjemCC/0uhcVGwinkUbeYBXzC5n1jpsU25SOSkiqqsdnoeLUiWkSuig1dpA&#10;KGadkyounQQJIViQEETCmDxZI6RiGxKxoAE8QBVE0kmydawu6CijnFSYX+MlJgs5tM9qpGJtiGi4&#10;9s4E2Mo9/PDDlcWpUze6weohhxySTqczmUy5Zu3atf/85z83lloKtgBSykMPPfSxxx4r13zwwQe9&#10;x0QR0amnnloZE7VkyZLnn39+33337c8VrbUnnnhiZc3EiRP7ee5rr71WWZw7d2611w8AAAAAAAAA&#10;oAdCyGT9zo7fUOh8Wya8sNisg2Yddrh+rXRSA4r2YTYmypqok6123JTrN0rlJ+pmu7Gx/e9kELz4&#10;xKjYTMRsdVRsIjLKrR2hazGzCVqtzrmxsVLFE3VzHK9uRGe3WXNdt76+vtqjAAAAAIBhhi0BAAAA&#10;AAAAALZSxWLxD3/4wxFHHDF58uQLL7ywnwFRRPTuex/ccddDXz3zRzvtftJlV968rqlt2McmlCeU&#10;Z3SWrY7Cnvu3pqCDFhNmiMjxG4Z9DDpo02EnmyKbglQx5dVJ6UnhCukIoYSQSsaJLNuQbchsmXhg&#10;cySS0lduioiNzjLrsLCW2A6ok+7YCKGISMgB58gCgG5yudyKFSvKxf32208ptbHGjuNceuml3So3&#10;rBkWu+66K4+M66+/vtqrvpk55phjKov9+Zd0l112+dSnPlVZc/TRR3d1dfV5IjN/+9vffvnllysr&#10;b7311v7kImPmJ554orIGMVEAAAAAAAAAsCnzExPTY/dx/HovPsGLT5DKiYotQW6FDtqsKfbxaTxb&#10;qwtR0BrkPtBBq5Cel5joxsY5/pj02H1GOiCKiIQQybo5jlfnxccrNxUVW3XYMRIXYrJRsUlHXY5f&#10;r9x0vGamFx8/0rMDAAAAANjUICYKAAAAAAAAYKvDzH/84x9nzJjxxS9+8ZFHHrF2kHE4hUJw063/&#10;s9s+p3z38htXr2ke3kFKlbS6yGyiQlOPDYrZD5it0V3KSQoxzKmwrc7rsMOawJqCkL50khsmgRJS&#10;CelbGzIRsxlcOJMQjnJSxNZEWbZhWGyiAcZWVWKrS0shlT+8CwKwFVqyZEll8Ygjjui9/emnn96t&#10;5rnnnnv33XerPQ8YQd2im+bPn9+fs2655ZbKYktLy6677rp06dJeTmlrazvmmGO6Ba0dffTRRx55&#10;ZH+u2NLSksvlysXddtstnU5Xe/EAAAAAAAAAAHqjnES6Yc94zfaOX+/FJ3rJKcpJ6rAzzK8uZpYF&#10;uZVhsVmHHTrs/PBPR1hoDnIri9llYWGNibqUk/KTU734BMerj9fumGrYQ6rY6AxeSCc1Zp7rN7ix&#10;ccpN66AtClqGuifax1kbhrlV1uTdWKPj1fuJyX5y2ujMDgAAAABgk4KYKAAAAAAAAICty/vvv3/k&#10;kUeedNJJq1evHpYOgzC65Y4/z/vEV678yW1hpIdrnMpNErHVubDYxBs8KWQ2YWG1ibJsjXJrhneJ&#10;mE1UbGY21hSE9JSTEBtpqVRMEBFbYkvExIMJZxJCSSfJbIzOWZ3XQfsQhq5JKCKSEjFRAEO1YMGC&#10;yuL+++/fe/uxY8duGKDyX//1X9WeB4yg7bffvjK46OGHH+Z+/EOw3XbbXXXVVZU1y5cvnzFjxqmn&#10;nvrss8+2tbWVYpWZubOz85VXXjn33HPHjRv30EMPVZ4yc+bMP/7xj/0c52uvvVZZ/OpXv1rtlQMA&#10;AAAAAAAA6AchY6lpteP2T9bv7PkNbmxsLDXNS0x0/XopXdZ5HbTpoPXDP21sC0K6jt/gJSbFUtu6&#10;sUY31pis37V2/P6x5FQhxNBHNJCxq+SY3dzYWDc21vHqTZQJ8iutzvXn46M+mSgT5lcTsRefpNya&#10;eHq7eO2sUZ4gAAAAAMAmAjFRAAAAAAAAAFsLrfW11147Z86cRx55ZNg7DyN9/a//cNTx5w9Xwigp&#10;PZKuNUW2mk2x26tRsZmt1lGXUL4Y7vgfHbSUIpRISOUkemsqJAlFVPryuh10iicpXenE2YbWBDrq&#10;ZBsNrh9rjZClPFGjtNslwBbsscceqyzOmTOnz1Muu+yybjW33XZbZ2dntacCI0VK+Z//+Z/lYhiG&#10;K1eu7M+J3/3udzcMTLrrrrv233//hoYGpZQQQkpZV1e3xx573HDDDcaYypa77rrryy+/HIv196/6&#10;Rx99tLL42c9+ttorBwAAAAAAAADQb0J68Qmpxr3TjXv4qW29+ATXH+PGx/upabH09Mo/fnIbLz7e&#10;9cd48Qmx1Lbpxr3SjXt58XFE1QkWEkIm63fxE5Mcv95LTBbCCQvrosI6a8PBdcjMOsoUcx9ExWap&#10;Yl5isuOmUg27xdLbISAKAAAAALZaiIkCAAAAAAAA2Crkcrkjjzzy4osvLhQKfTZ2XbXDjLGfPnj7&#10;Qw/a/hN7Tdt19sQZ2zb4ntPniS+98tZBh539j6cXDsuYpXDZaiKyNuj2kom6iC2bQDmp4X3UZ3TO&#10;RDljCsRWqkSfz0ql9NgyEREby4NPkyWkL6RnTYHY6qBtED0wa2IjpSukU8oWBQCDxsx//etfy8Vk&#10;MtnY2NjnWfvss8+ECRO6Vd52223Vng2MoNNOO62y+Pjjj/fnLCHEHXfcce211w7iihdffPHLL79c&#10;U9PfHInMfMcdd5SL22yzzfbbb1+19QIAAAAAAAAAGBQhhOPVJ2p3SDfuVTvh4PTYfRK1s2LpGZV/&#10;knWza8buWzfx4HTjnvGa7R2vttqjJiFkom52qmF316v1EpPcWKO1xTC3Msyv1lEXs+lnP2y1CbuC&#10;3Ae62CyF8uITvPgEx6tLNe7t+n1/bgkAAAAAsAXr+8tMAAAAAAAAALC56+zsPPLII5955ple2sR8&#10;5/BP7fjZT+2448yxkybWKtk9FigI9cLXVj/74vLnXlz+rzdWG9tzTqTWts7Pf+niy797+rlfP3Go&#10;0UpSsQmJyOoieR97RYedpUCpEUgS1c5s2BSliknZ9ycnUrokJDMTM9uQpNePi/RAEEkVMzaypkgk&#10;lCkONNeTiXJEJJ2E443BlpAAQ9TS0pLP58vFz372s/35z0pKeeWVV5511lmVlVdcccW5557rum61&#10;5wQjYuedd95mm21WrFhRKv7mN7/pFiW1MUKI73znOyeddNJ3v/vde++9t8/2pZxU3/ve96ZOnTqg&#10;ES5ZsqS1tbVc/N73vod/IwAAAAAAAABgsyaEdNy046arPZD+cv0GZ+y+xcz7xexy5aSMzuooo4st&#10;WrQqJ0HCk9IV0hXKFSSZmQSTtURsTWhtweoi25CIpBN3vLFSxaX0/NS2fnKKENgTHwAAAAC2doKZ&#10;h94LAAAADNG999775S9/uVxcvXr1xIkTqz0oAAAA2EK0tLQcfvjhL7/88sYa7DF3yonH7PrZQ3dM&#10;Jvobz/PB6s6b73z+/v99TWu7sTbfv+T0b33zi0MZeRS2mbAzlpoer5kZS21b8Qp3rPl7FLTqsN1P&#10;ThvGZ37WFML8GqNzbLXyakRfSaJKg9FhRymflZCu8mr7d1bPjCmwCZRbo5y4l5g8oHODwhrB1ktM&#10;Ttbv7MUnDOhcAAAYtN/97ndf+cpXysWmpqaxY8cOqIdsNrtgwYInn3zyxRdfXLJkyapVq7TWqVRq&#10;2rRpc+fOnTt37ic/+cndd9/d9wcTBnzxxReXE1IppTo7O5PJZLXXDAAAAAAG5vjjj3/ggQdKx/vv&#10;v//TTz9d7REBAADAYBidDbLLw0ITs2Ebmihbeh5BxEREQhALEkyVX+kUUqq4dOJKxYV0pfJjqW29&#10;xCQhVLVnAwAAAACwSUCeKNhCFAqFxYsXv/XWW+++++7q1atbWlq01rFYbNy4cePHj9/+Q4lEotoj&#10;BQAAAAAAGFXNzc2HHHLIokWLenx1bEPy8gsPPeLQWQPNGDF1Uu1PLv3MN0//xG9+u+D3//OqMT1E&#10;Rv3w6tunbzvpmKMOHPTgBTnETGzYBJX1JsoxG7aBkO7wboKowy4mZhtJ5fc7tEmQUCQsETFbstGg&#10;U0URkZQxYwJrCkJIawKp+vv191JuK+XVk5BurHEY1wQAAHr3hS984fTTT4+iqFT83e9+d/755w+o&#10;h1Qq9alPfepTn/rUsI8tDMNf/OIX5eIVV1yBgCgAAAAAAAAAgGpRTipRNydes2NUbA7yq4X0HH8M&#10;EbPVbCNrQ2JLQhIJISQJIaUrpE9EQjiOX+/GGr34ROSGAgAAAACohJgo2OwtXrz4nnvuWbhw4YYv&#10;ZbPZbDa7dOnS5557rlSzww47fPnLX95tt92kHO1fDq+99tryMI455pivfvWrQ+/zzjvvfPDBB0vH&#10;55133sEHHzzKkxr9KW8xNvF7BwAAAABbDGvtF7/4xR4DooSgk0/Y/YKvH1STHkzSiZKJ42uuvOjT&#10;xxw++xvffXBdU2bDBmedc82kiY177TF7cP0LUdoKUdLH9zs0OkdE1oRSDn7wG2Krrc6zCZhI9DsY&#10;iYiEkESCSQhBbEIxhJgoIYSUnrUhEVmd639MlNVZYlZO0vXHCIEPfAAARk8sFrvsssuuvPLKUvHH&#10;P/7xeeedp9QmsVPvX//61zAMS8dSyvPOO6/aIwIAAAAAAAAA2NoJ6XiJiV5iotEFE3VanTc6Z3Te&#10;6jyzISGlcEhIIR0pfcevd7x6x6uh/u7jBgAAAACwdcFXZGAz1traevXVVy9evLj/pyxevPjKK69s&#10;bGy84IIL5syZM5qjNcYYY0rH1tqhdUblfsp9cmXS5E3DSEx5i7GJ3zsAAAAA2GL88pe//Nvf/rZh&#10;veepX11z7KcOnDksV9l918kP3f3Vcy998PmXVnR7KQijk0/7/v97+FfTtpkwiJ6t0VTaCrF7aFDp&#10;p2jmgea36pXRWSK2JpDSFTSArTQESZaKLAvpWBsJ1kOKSpIe2YBtZHTe8cf05wxmo4MO6SSEdL3Y&#10;+GFcEwAA6I/zzz//qquuKkUftbe3//3vfx+JpE8DxcwXXnhhuXjllVfW1NRUe1AAAAAAAAAAALCe&#10;cuLKiVdUMDET0kABAAAAAAwEfoCGzdUzzzxz2mmnDSggqqylpeWSSy65+eabEagzOOeee+5xH+rx&#10;65UAAAAAALApeOONNy655JIN6xNx9/ZffGG4AqJKGsYk7rrxpH8/cd6GL7W0dp517jWD3QvAlIKL&#10;hIqNwopZU2Q2RFYOONGTIGbpeCQcImV0YShbH0jpEElrI7Yh26g/p+iwg9m6foNyU258MOFnAAAw&#10;FOl0+qabbioXzz///GqPiIjoxRdfXLJkSek4mUxWxkcBAAAAAAAAAMCmRyAgCgAAAABgoJAnCjZL&#10;Dz744O23396tMpFIHHPMMXvttdfEiRPj8bgQgoiCIGhubn799df//Oc/r127trL9/PnzP/jggx/+&#10;8IdKqWpPaDODBFAAAAAAAJu+IAhOOeWUIAi61adT/h3Xf2HerpOH/YpKye9feGhzS+6vf3un20sL&#10;Xlz00PynPnfkgQPtk20kpENEUvoDPXcQ2ATMmohIDPD3REFEJGWMSUsRNzrLNhBq8GMW0mWOiMjo&#10;nOPV9TXsUIddrlcrpBuv2UEMa+4sAADop69+9avXXHNNKQbptddee+WVV+bNmzfkXofk4osvLh//&#10;+te/jsfjQ+gMAAAAAAAAAAAAAAAAAGCTg5go2Pw89dRT3QKifN//xje+ccABB2wY3RSLxaZOnTp1&#10;6tTPfvazb7755k9/+tPW1tbyq6+//vpPfvKTyy+/fBS+Mdbj7uxbtq1wygAAAAAAm46f/vSn//rX&#10;vzasv/7qY0YiIKpESvHTHx65Zl3Xvxat6fbSlT+57fDD9vPcAXwQwczWRMqLEZFyRjxPFLNmNmwN&#10;CSkGuBEjsy2dpZw6o/NCutYUhHQH2k+ZkA7rgNn2mSeKmaOgWUrpeHVubJzrjxnphQIAgB5JKe+7&#10;77499tijVLzooosef/zxKo7n3Xff/fvf/1463m677U4++eRqrxAAAAAAAAAAAAAAAAAAwDBDrlXY&#10;zKxcufK6666rrJk5c+Ydd9xx8MEH957uSQgxZ86cW265ZZ999qmsf+mllx544IFqTwsAAAAAAGA4&#10;FQqFn//85xvWf+XEeQd+YvqIXjoec2/5+ecnjq/pVr9s+Zrb73xwQF2xyRNZ5SQdNy2kV/nS+lgj&#10;IYmHLXWtNQERMWsx0CRRREy29BmLcmul9KRKEAmrs0yDHN6HY7Dr81Zt7LpMUbHJ2tDxG0k6idrt&#10;h2s1AABgEObNm3faaaeVjp944ol33323ioP54Q9/WD6+7777ev/sFAAAAAAAAAAAAAAAAABgc4SY&#10;KNicWGsrn+UT0Zw5c6699tp0Ot3PHlzXvfTSS/fff//KyjvvvLOlpaXakwMAAAAAABg29957b2WO&#10;3JLtpo256NyDR+HqjWOSl53/bxvWX/fzuzu7sv3vR0c5EkqqmBsf3+0l5aSISEqfbThcw16fkYmt&#10;EAPOqi2YS/mHhXTdWKOQjnKTzNZGeSYe1HAEETFbthuNiWJmHbZanXP9BuUkEzU7SBUfrtUAAIDB&#10;uf766xOJROn40ksvrdYw1qxZ87vf/a50fMIJJ+y1117VXhgAAAAAAAAAAAAAAAAAgOGHmCjYnDzx&#10;xBNr164tFxsaGn7wgx84zsC+rCaEuPDCCydPnlxZ+etf/7rakwMAAAAAABgezHzDDTdsWP/THx4V&#10;j7mjM4bD/23HebtO7lbZ0Zn94/880f9ZWJNXbpKI3Ni4bq8KFRfSkcpnG7E1lS/l88XynzDS/bxc&#10;6Zrr/1eIgc2WmdmWUleJUhBXbJyQrnKSzNrq/GCCokqJsNgymx5fZ2YTdZqw0/HrlVsTS0/3k1MG&#10;cR0AABheqVTqt7/9ben4v//7v99///2qDOPKK68sHUgpb7755mqvCgAAAAAAAAAAQPVprXMVrLXV&#10;HhEAAAAADIMB73wMUC3GmNtuu62y5vvf/77neYPoSin1ve997+yzzy7XvPTSS+vWrRs/fvwgehsh&#10;mUxmwYIFL7744rvvvtve3p5IJKZPn77nnnt+8pOfbGhoGPQaLlmy5MUXX1y8ePH777+fz+djsdik&#10;SZO22WabuXPnzpkzp7GxsdrzHjZhGL722msvvvjiW2+9tW7dOmvtxIkTZ8+evc8+++yyyy4DDaUb&#10;kGG/dyN644IgeP75559++unFixfncrmGhoZZs2YdcMAB8+bNk7J73OyaNWueeeaZl19+efny5WEY&#10;NjY2zpo1a//99583b55SqrozKhaLpWVftGhRJpOpra3dYYcd9t1333322ScWiw16far4RgIAgDK2&#10;Wked1hSJrZC+49VINfi/2wG2Bk8//fSrr77arXL/vbedO2fiqI1BCLr02/92wmm/61b/8Pynzzjt&#10;mP70YHWW2Con5bhp5SQ26F8ot8ZEWSKyHCj6qMHNtz0QRdH6We8395OfmDvSk7WsiZiEK6RXyhal&#10;nAT7jbrYLJ2E1TkTGcdJrQ9z6ucCrv8fJrbEtvu5bHXQYqKscmscr95PTI6lthvpaQIAQD99/vOf&#10;32+//Z599lkiuuCCC/70pz+N8gDWrVt3yy23lI5vuOGGQX+WCAAAAAAAAAAAsCVZtmzZ3XffXS5+&#10;4xvfGDt2bLUHBQAAAABDJZgHs1sxwOh7/vnnr7rqqnLxE5/4xCWXXDKUDn/xi1/87W9/KxdPOOGE&#10;r3zlK6VjZv72t7+9fPny8quHHnroN77xjd47/MlPfvLaa695nuf7vud5J5988v77719+9dprr33u&#10;uedKx8ccc8xXv/rVjfWjtb777rt7+bbEpz71qa9//euu695xxx1//vOfS5Xf/va3DznkkI2dYox5&#10;9NFH77rrrnw+38sUdtppp//8z//cfvvtN3zpX//6V3l/WWM+tk95ORjmM5/5zFlnndXnlP/f//t/&#10;lYm5zjvvvIMPPrg/t+yZZ5756U9/Wi7edNNNEyZM6HEBH3jggXvuuWdjm3kopU4++eRjjjnGdYd5&#10;j/xhv3dDv3Fllbfj7LPPPuyww5j5iSeeuPHGG7vd0JL6+vof//jHU6dOLRUzmcxPf/rThQsX9th5&#10;Op2+4oordthhhz6XaBhnVMbMf/nLX26//fYeJyKEOPXUU4877jghxB//+Md77723VP/DH/5wl112&#10;6aXb0X8j3XvvvV/+8pfLxdWrV0+cOHrfWgYA2DSZKFvMLg2LLcQf+9vYcdN+apoXH78+agBgk3HT&#10;TTdddNFF1R4FFYtFrbvnR7rl/3z+UwfOHOWRfO2CPz3+jyXdKhOJmOhPIia2RIKEECR7TtzElksh&#10;QyQqG0SRpg8/65BKKdVDJFIiEXvn1T9+1JE1bEMTtkVBh9EZIT0lPWYiIQWRkEoIt5fkUUbn2YaO&#10;V6e8etevL9frsEMHbdZqq3MkWMp4OWiqP3TYKZUnVTyWml55dWuKYaGJyDjeGMer9WJjk2N2xd+H&#10;AACblA8++GCbbbYpHS9ZsmTmzFH9J/icc8751a9+RUQ77rjjokWLBrSRDQAAAABsmo4//vgHHnig&#10;dLz//vs//fTT1R4RAAAAwObn3XffRUwUAAAAwJYHCS5gs3H//fdXFisjBwbnpJNOqoyJmj9//r//&#10;+7+Xvp0mhPjud7975plnll999NFHDz/88BkzZmyst1deeWXBggVEVCgUiGjatGmf+MQnKhsYY8oB&#10;G70k3s3lchdccMHq1at7GfkTTzzxwQcfXH311f2caXt7+3e+852mpqY+W7711lsXXHBBZXhYtyn0&#10;eFa5vluM5camvPfee99www2VK9/PmKiHH3643OGECRN6DIhqaWm55JJL1q1b10s/xpi77rrroYce&#10;qoz5Gbphv3fDdePKs668U8x88803P/LII71c/Zxzzrn99tsbGhpWrVp1/vnnl97bPcpkMhdeeOG1&#10;1147a9asUZtRSRiGV1111SuvvLKxBsx85513vvHGG5dddpm1dmNv426q+EYCAIAPcSHzfpB9n63R&#10;UZfVeWbNbIVwpBOzJtBRJsitTI3ZVcjBJA4FGCFRFGWz2WqPogdTJ9cd/MkZQ+9noD73mZ02jInK&#10;54ujN4JI91hd+pGYONRR1kSZUuClMQVrimQNU2TYChJMREIIW/o/KaRLwpHS+XgAErPVQrpE5LjJ&#10;yqs4Xh0JpYNWIZWNctbkBWspY0L2/d10JiayRJLERyFhbI2OOk3UKYTjxScL6cVS0+LpGQiIAgDY&#10;1EydOrWKm5HdcMMNlR++AQAAAAAAAAAAAAAAAABsqeTQuwAYBcVicfHixeViTU1NeafVQZs4cWJD&#10;Q0O5mM/nm5uby8UJEyaceuqple2vvvrqjUVTBEFw7bXXVtZcfvnlUg74v68wDM8///zeg2pKFi9e&#10;/P3vfz+TyfTZMgiCb33rW/2JQim7//77//KXvwx6YftUW1tbGTnz9ttv954yqCSfzy9atKhc/Pzn&#10;P79hm6ampq9//eu9x7GUtbe3f/Ob33znnXeGZVLDfu9G9MZprX/zm9/0EhBVYq29/PLLm5qavv3t&#10;b/cSEFV2xRVXBEEwmjOKouiCCy7oJSCq7KWXXrr66quLxX59+7aKbyQAAChh5lzHW8XMUh12FnMr&#10;dNhORNJJKCctlWvCbJhfFRWbdNDW1fyCNcGQLwiw5fvS8XOVrELYzEH7b+c4m+YnDxzmVwW5VTrs&#10;tKZodE5HGRvl2AbMhm3ENrQ2YBuwKVobso2sjawuWp3VUcbaqPxFd7aGyAjpCumQ6J5B1HHTfmKy&#10;Ur5yU1LF2UZGd5koy1b38V350qtCCOEQkbVRFLQE+RUm6lROyk9Mlk4qNWb3eM32JDbNFQYAAAAA&#10;AAAAAAAAAAAAAAAAGFnIEwWbh3fffbeyeOihhwoxDN/nO/TQQ//whz+Ui8uWLRs3bly5eNxxxz3x&#10;xBMrV64sFZuamh544IETTjhhw35uvfXWyqieM888s7Kf/rvhhhvWrFlTWXPEEUcceeSREyZMcBwn&#10;DMNly5bdeeedpdCgRYsWVcYIbcx9993X3t5eLo4dO/arX/3qrrvumkqlpJTW2nw+v2zZsvvvv3/h&#10;woXlZrfccsshhxySSCSGvsg9OvbYY6+55ppy8fXXX99nn316P6Vb3Mt+++3XrUE+n//2t79dGfQy&#10;c+bMU089dfvtt4/H40TU1dX13nvv3XXXXUuXLi01YObvfve7t99++5gxY4Y4o2G/dyN64+6+++5c&#10;Llc6PvLII48++ujx48dLKXO53PPPP/+rX/2qnNdr5cqVZ555Zrl41FFHlSYlpQyCYNGiRTfeeGNL&#10;S0vp1UKh8Pjjjx955JGjNqOf/vSny5cvLxdra2v/4z/+Y/fdd6+pqRFCFAqFpUuX3nnnnaWIyhde&#10;eOHFF1/s81ZW940EAAAlQe6DML9ah+06aJdOwvUbSglYSpyYNWFXFLRbG/rxSbn211INewiEBAD0&#10;au/dq5PWMpX099t7238+u7TaC7ABJqvz1oZsQyImkkIokj4xEQkSJIRLxKKUUYossy5lbhJCkWDL&#10;WSGUVDEhPWsDIimkq1Six19UhXTd+GQdtBGRUD6bwNrA6AwJJUUpkkr18JcYW2JitmyKQWEN6wIJ&#10;6bg1yq0R0nVjDYna2VL51V5HAAAAAAAAAAAAAAAAAAAAAICqQUwUbB6WLFlSWdx1112HpdvZs2dX&#10;Ft9///299967XJRSXn755V/72tfKNXfdddfBBx/c2NjYbWyPPfZYuThz5syNxYT07r333vvHP/5R&#10;LiYSieuuu27q1I++uej7/o477nj11Vf/5S9/+c1vftOfPrXWf/7zn8vFefPmXXbZZa770VeKlVLp&#10;dHqXXXbZZZddHn/88euvv75Uz8wvvvjiQQcdVG45d+7c//3f/y0df/3rXy+Hin3zm9887LDDBjrZ&#10;efPmVRYfffTRPmOiKvMF7bLLLul0uluD//N//k9l8qXTTjvt2GOPrfxKYm1t7bx583bfffeHH374&#10;1ltvLVUaY6677rqrr756ELesbNjv3TDeuB6VAqKSyeQ111wzbdq0cn0qlTr00EOnTJly0UUXlStL&#10;AVHxePzaa6+tbByLxfbYY4+bbrrpzDPPLAc7PfTQQz2+/0diRgsXLnzuuecq+7z00ks9z6u8ETvv&#10;vPN1111XvuN97MRPRFV9IwEAQIk1QTHzntE5HbQrr9b1xxB9LMZAkHS8OiljYXFNVGwmIcP8aj85&#10;pdoDB9h0KSlm7TCYXRuGxacOmLkpxkQRG50hkkL6UroklBCCiU2oWVhiQ3J9Xi0hSBAxEbElsmwN&#10;ccBCCuEwG6I8kZVOkkgqr3ZjFxNCuLEGx03pqEtT1lExa0NrQ2sDsqVofCmEqjiBrA3ZBkIzKeuo&#10;mOM3KDcthHT8+lhymuM3DMtGIQAAAAAAAAAAAAAAAAAAAAAAmy9spg6bh8pUMEQ0adKkYem2Wzan&#10;1atXd2swceLEr3zlK5U111xzTWVYhTHmqquuKheFEJdddtngvpp2xx13lI+llDfccENlUE2lI488&#10;8owzzuhPn2vWrDHGlIsXXXRRZRRKN4ceeuguu+xSLr7xxhsba1k5QSkH89dILBbbf//9y8WXXnop&#10;DMNe2ufz+crESscdd1y3BosXL37hhRfKxTPOOOO4447reY92IY4++ujKfF+LFi3q9gYbqGG/dyN0&#10;47r5+c9/XhnjVDZr1qztttuuW+VPfvKTHhv7vv8f//Ef5eLq1at7vJXDPiNmvuGGG8rFSZMmXX75&#10;5ZUBUWWlO145yF5U940EAAAlQW4Fs9ZBq1Qxx2voFhBVJp2Y440xOmdNoZhdVgpYAIAe7TBzbDzm&#10;Dr2fwZk+rb7aC9Az5aSUV6ucuJBO6Uc+QYKE/DBl08f+VhFEQkghHKl8IRxmZhuyDa0pGhMJUq6b&#10;rsxo1yOhfDc2Npacqvx6peKOk3K8OuXWSJUQ0iXij/4wE5OQnuPV+IkpfnKK69f7ick1Y/dJN+zh&#10;xhoREAUAAAAAAAAAAAAAAAAAAAAAgDxRsHlYuvRj24rX1NQMS7f19R/7ct6qVas2bHP88cc/8cQT&#10;5ZcWL1781FNPHXjggaXifffd19raWm789a9/vaGhYRAjWbt27euvv17Zz9ixY3tpf9RRR/3lL3/Z&#10;MIirl3Xbe++9E4lE7+0/9alPlYfR1NQ0LIu8MUccccQzzzxTLr711ltz587dWOOFCxeWj4UQG7a8&#10;5ZZbysczZ8486qijer/6ySef/Ne//jWbzZaK8+fPP/vsswc3kZG4d6Nw44499tgJEyZs7NV99923&#10;cgx77rnnzJkzN9Z4p512qiy2t7ePHz9+pGf0zjvvtLS0lIsXXnihUqqXDo855piHH364z8UZhTfS&#10;8uXLe/yrhojef//9mpoaZq5MVAUAsBWKis1WF9hqNz6u9+/8K7fGRJ0mykgV12GXs/EMLbAxzz77&#10;bFdXV7VHsUV56623qj2EHsyZNX7onQza+MZUtRegB8bw359ZvGG9NUVrI+KIhPNhcFSPmK0ljphZ&#10;SE/I5V5snHJTGwvj7OF8YraRtSHbiGzEbD/+KlmdldKTbiqelo4XKScl5AdEH1R75Xqz22679fJb&#10;BgAAAAAAAAAAAAAAAAAAAADA8EJMFGweVqxYUVmMxWLD0m23rDL5fH7DNlLK733ve5VxDr/4xS/2&#10;3HPPRCKxZs2aP/zhD+X6WbNmHXbYYYMbyZNPPlk+9n3/3/7t33pvL4Q444wzfvCDH/TerLm5uXy8&#10;33779TmMurq68rHWetAL2x+zZ89WSpVzBz3xxBO9xETNnz+/fHzYYYd1SzHU1ta2ePFHX2f8+te/&#10;3uem6UqpE088sZzf6cknnzzrrLMGt9X6SNy7UbhxRxxxRC+vTp48ubLYe2hQKvWxL7lms9kNY6KG&#10;fUb/+Mc/ysdTpkzpJWSrRAhx+umnX3311b20GZ030oMPPnjXXXdt7NXtt98+DMPKKDsAgK2NtaHR&#10;eWMKQiih+viRTwghVcLqHBHpCDFRg3Huuee+/PLL1R4FjLja9PD8AjU448amq70APQjC6OQzrq/2&#10;KLY0999//+c///lqjwIAAAAAAAAAAAAAAAAAAAAAthaIiYLNADNb+7E9s6WUg+3sY7qFLoRh2GOz&#10;yZMnn3zyyffcc0+pqLW+4YYbvvOd71x11VWVQ7r00ksHF1RDRE888UT5+PDDD3ecvv/b3Hnnnfts&#10;c8IJJ5xwwgn9H0Zl4MpIU0odfvjhf/nLX0rFf/7zn+edd16PqX7y+XxliMhnPvOZbg1effXV8nE8&#10;Hp8xY0Z/BrDHHnuUQ1mKxWJnZ2dlHE7/jcS9G+kb5/v+hmFLlbrlcZo+fXovjbu97YMgGOkZMfPf&#10;//73cnHDt0SPdt11194bVPeNBAAAJWxCImKrhXT684OVVK6JDDGzDftuDQDVkE75Md8pBiO75wIA&#10;AAAAAAAAAAAAAAAAAAAAAGxthiewBGA0DTruaEPMXFnsljaq0gknnDBx4sRy8Zlnnrn88suXL19e&#10;rjnvvPMGHQiRyWSamprKxb322qs/Z/m+v9122w3XUhBRFEV/+tOfhrHDPlWm1bLWvvvuuz02W7hw&#10;Yfk4lUptGKny3HPPlY932223fr5DJk2aVFmsvAX9tyncu0HcuJkzZ/a+St2C09LpAWzt3+0/q5GY&#10;UaFQyOVy5eKcOXP6020ymWxoaOilQRXfSAAA8JGP/vrt1z8o6//ZGbYfDwFgRBg71B8RAQAAAAAA&#10;AAAAAAAAAAAAAAAAukGeKNgMdItMGHrERVm3hDb19fUba6mU+v73v3/22WeXayozF+2yyy4HH3zw&#10;oIfR2tpaWZwyZUo/T9xxxx2XLl066Osycy6Xa29vb25uXrZs2UMPPdRtJCNt2223TaVS2Wy2VPz7&#10;3/++4447bths/vz55ePjjjtuw0iVxYsXl4/7mduHiJRStbW1nZ2dpWJXV9cgplCVezf0G9fnOLst&#10;co/5u4bRQGfU7WaNHTu2nxeaPn16Lz1X8Y0EAABlUvpEJKRjwgIxU18RqmxDIR0iUToRADZBnV2F&#10;KDLVHgUAAAAAAAAAAAAAAAAAAAAAAGxpEBMFm4fKkAMi0lo7zjC8ezs6OiqLvUdWTJ48+Utf+tK9&#10;997brd5xnO9+97tDyV7V3NxcWUylUv08sTJ1VZ+Yua2tbfHixcuWLVu2bNnSpUvXrVs39DUcCiHE&#10;sccee/fdd5eKjz/++JlnntltJfP5fGX42UEHHdStE2NMe3t7uXj33XdveI82xpiPvppZDs0akFG4&#10;dyNx48aMGTOg9sOYnG1YZtRt2ROJRD9P7JbTqdKovZFOOeWUo446qseX5s+f/53vfGcYwz4BADZH&#10;QjrKTVldMNRpTEE5vf0lz8xW56WTICLHq6v22DdLf/zjH4vFYrVHsUW5++67r7766mqPorvW9nwV&#10;r76ueTA/aY+0WMz76/2XbuxVq3OWNduQhJTCLdczWbaaiIV0BUnhJKQo/2bKJspYGwrpChJCuqWW&#10;RCSEIiFJSCIphGBiIiZmIkvWMNvS+UK6QvlEzLroxBpdvyE5ZlflJKu9VAPQ/00iAAAAAAAAAAAA&#10;AAAAAAAAAACGDjFRsHmYNGlSZUxUJpPpJadT/3XLGDNt2rTe25944olPPvnk2rVrKysvuOCCdDo9&#10;lGE0NTVVFl3X7eeJNTU1/WnGzE8//fRvf/vbbhfaFBx00EHlmKggCJYvX77ttttWNnj11VfLx1On&#10;Th03bly3HvL57t/vrAxQ6b9MJjOIs0b03o3cjRuWkMJBGK4ZdYs76v904vH4xl4atTfSmDFjNhaT&#10;1tDQgG+lAwAQkRsbZ6KskJ4O26QTEyQ31lKHHczG8WqUk5SbVdjApmO77bar9hC2NBMmTKj2EHrw&#10;xltrh97JoG2aMVFSiB1mbnSfAmZtogxbzayF9ISQzESkrdFCCCE9ElI5CSm9D9tbawps4sYUiSyR&#10;EMpTKi6lR8LtfYcBJktWM2trQmYiMkKkHK/OT06sn7S7kPjcBgAAAAAAAAAAAAAAAAAAAACgZ/hu&#10;DWweZsyY8dZbb5WLLS0twxITtWjRosri9OnTe2+vlNp+++27xUTNmDFjiMPoFgXR/5w8Uso+27S2&#10;tl5xxRUrVqzovZnneV/4whdyudyf//znIU5nQMaPHz9x4sQ1a9aUik8//XS3mKhHHnmkfHzCCSds&#10;2MPgAlc2FATBIM4auXs3ojduePM+9dMwzkhrPbjp9JKCqbpvJAAAqBRLbhPmPnBjDWF+rS42O/64&#10;Hv+qNzprog7lpoX0Y+npVfnXDWBz8d6y1lw+TCa8qlx9ydKWai/AgAnhCOUTERtrTSily2yIrJBK&#10;SFcIqZyUEKrU2NrQ6jwTE2siS2yF8pVwlUpQP/5qEiRJeoI8oeIm6rQ6JOlZUyQSmZYXkvW7Kre/&#10;2WgBAAAAAAAAAAAAAAD6g5lNvmDyRZJCuo5QSjqOcByh+v42GgAAAADAJgUxUbB52GmnnR5++OFy&#10;cdGiRdtvv/3Qu/373/9eWewzT9Trr7/+1FNPdau86qqrfvnLXw7la7hKqcoiM/eztz6jL9rb288+&#10;++weM8/EYrEdd9xxxowZM2bM2G677SZNmiSEePTRR4e4pINw/PHH33jjjaXjRx555OSTTy5Pv1Ao&#10;/Otf/yq33GeffTY8fbi+AG2tHcRZI3TvNosbNyDDO6NB57lqa2vb2EvVfSMBAEAlIZ14zQ65jkVu&#10;rCEKWq1d5fqNQvrlv6vZah11mLBLOnE31ujGGr34+GqPGmCTxkxvvL1un3lTq3L1J/6xpNoLMBhK&#10;JbSNhFBsI2uNEI6QLgklpOM4KaL1fyNZE1iTZ7ZsIyIW0iM2xJbJWlOUTrz/V2QTErNya4UgIhEV&#10;m0mITMuLibqdvPimmH8MAAAAAAAAAAAAAAA2IzqTLaxpirqyOpszuQJv8BUXIYRTk/Ibx3iN9f6Y&#10;euGoQV0HAAAAAGBUISYKNg/dIqAee+yxY489doh9ZjKZcnoiIqqvr+8991QQBFdfffWG9cuWLXv4&#10;4YePPvroQY8kkUhUFqMo8rx+7eDe0tLbhuvM/IMf/KAyCkUIccQRRxx44IHTp0+PxWJDXMDhsu++&#10;+5ZjojKZzNq1aydOnFgqvvrqq+Vme+65Z7eFKnFdt7L4ne9854ADDhi1wY/Evdtcblz/DfuMNlz2&#10;bm+DjeklS1V130gAANCNl5hoTaGQWSqEEwUtYX61kKoUFmVtxDYiIserc/x6x6tN1u9cDk4AgI15&#10;9oVlVYmJau8ovPjqymrPfmCYLbNmq4ktc0RSETOREEIJFVfqox9fPwyIMtZGgoSUPgnBLNhGbI2l&#10;QLAvRL/2U7Q2MqYgpaechHLTyklGxeYwt8qNjcu1v8E29JPbVHthAAAAAAAAAAAAAABg82OCsLh6&#10;Xf6D1VFnhphtGNkwsmFow8hGmgQJKYWUJKVQUmXzYXuXeG85CeGNqUvNmOaPaxiujYYBAAAAAEYC&#10;YqJg8zB+/PhUKpXNZkvFlStXtre39x7C1KduSaI++9nP9t7+pptuKg+AiIQQzFw6vvXWW/fZZ59x&#10;48YNbiQTJnxsz+9cLtfPuJrKmK4NLV68eOnSpeXipEmTrr322pqaml5OKc9oNNXW1s6aNevtt98u&#10;FZ977rnjjz++dDx//vxys2OOOabH0+Pxj+283ksioJEwEvduc7lx/TfsM2psbKws5nK5urq6PofB&#10;zEuWbDRHQXXfSAAAsKFYejuhYoWud6QTN1HOmry1ETML4SgvrdykEI6XmJiomSUE9icD6NsfHvjX&#10;N0/fz3VH+7+Xvz31rrWb5g+rrMMOElIIRSSImIiZmcgSWyIiIYX0lfSsDYktEZNwpPLXn0zEpmhN&#10;4cOAKCml92F4piQSzFqQIqtJ9f0LgrWR1TkplHKSUsXdWCORcBOTo+LasLjW9ccWupYIGfPig/yV&#10;EwAAAAAAAAAAAAAAtkKmGGTeeje/ai0xm2IQdWZ0JltKDyVICM+RjkuC2BjW2lpL2oRtHUIIGfOd&#10;RNwGYdja7tam09tPj00YS5t/ZFQikdhhhx3KxX5+ywsAAAAANnGIiYLNgxDiyCOP/MMf/lCu+dOf&#10;/nT66acPukNr7e9///vKmkMPPbSX9m+88cbf/va3cvGQQw454IADfvjDH5ZrfvzjH//yl78c3K4Y&#10;3YKpVqxY0c9wr4ULF/byauWAieiaa67pPQqFiCoz+YymY4899pprrikdz58/vxQTVSgU/vWvf5Uq&#10;lVI777xzj+cKISZPnrxq1apS8f333x/NkY/EvduMblw/DfuMukVArVixoj8xUStXruwl1Kq6byQA&#10;AOiRn5jk+g1BbnlYWGdNqlwvhHT8hlhqmuPVVXuMAN2NGTNm9uzZ1R4FrVmzpr29vbKmuTX3yBPv&#10;fO7wUR0bM/3pL290qxRCzJwxRco+sycxW01EQrpSukL296GU1fn1WZ7WJ2jicn9MvL7IFIu5TCzY&#10;MlsSUpAgIYSQREooJYRbyu8kpEMk2QZstdE5E2WVkxJCsA1LAVFsIyGUkB8lHRVCkHTYRsxsOVLU&#10;28iZiE3BmqKQrnKSQnpefHwp952UjhefHBXWRUGzkE6+Y5FUvuPVjuYdBAAAAAAAAAAAAACAzREz&#10;55ev6nrrXQ6jsKMz6szYKBJSOumUSsSl50nP2fB7bmzZBIHNF3S+ELR2hK0dTjppwzDqzDjpVO2c&#10;HfyxY6o9syGZNGnSl7/85WqPAgAAAACGGWKiYLNx+OGHV8ZEPfjggyeeeGI6nR5cb88991wulysX&#10;582b1y3zTKUgCK666qpy0ff9s846Kx6P77nnni+99FKpctmyZQ8//PDRRx89iMGMGfOxXxdfeuml&#10;uXPn9nlWZ2dnJpPppcEbb3z07cN99tmnP0Ej1YoDmTdvXvm4qamptbW1oaGhHBBFRJ/97GeV2uiW&#10;9jvttFM5lOWFF15g5lFL2TwS924zunH9NOwzSiQSjuNorUvFZ599dtddd+2zzyeeeKL3BlV8IwEA&#10;wMZI5cdrdojXbG90nk3AbKXypEoKidxQsIk65ZRTTjnllGqPghYuXFj5M3bJb+97eZRjop56bunz&#10;L63oVvnpf9v7vrt+3J/Trc6FhXVefIIbG5seu2+fP5sxmyCzrLP52ajYwtYoN8lsiO36/yUWJJi4&#10;VCQi8VG4lCXlS+ULkkREQiknJlVcqngp2MlEmShoUUKYKGuiTqli1hSZLduIhBLC7T4yoYgiYsM2&#10;ImIisZEBW2PyZCOpYlLFhfK8+IQPQ7mIiIQQbmJcmF8dFdaJxKRc+2vpxr2kio3mTQQAAAAAAAAA&#10;AAAAgM1L1JnpfP3tsL1TZ/NBUwtrIxPxeGO9k0pUPobYkJDCiccoHvMa6tmaqL0rbO+MMlknlfQb&#10;w7YFC1M7bpeeue0WkDAKAAAAALYkfW7MDLCpaGho+OQnP1lZ8+tf/3pwXYVh+Ktf/aqy5owzzuil&#10;/c0335zNZsvF8847Lx6PE9G3v/3tykCdW2+9tbm5eRDj8Tyv8guLjzzyiDGmz7Oefvrp3huUozuI&#10;aNasWX12yMwLFiwY3JIOUSwW23///cvFF198sbQO5ZrPfOYzvZxe+cbIZrNr167tz0Xb29uPq5DP&#10;5wcx8pG4d5vRjeunYZ+REOKAAw4oFx955JE+M2VlMpkHHnig9zZVfCMBAEBfhHKSjj/GjTUqtwYB&#10;UQB92n333bv99kREr76x+p/PLh21MRhjr/rFkxvWH33EJ/vZg3SSQiijc0bnrM710pLZFDLvda79&#10;Z7b9dRNlrSlYDk3UZXXOmiKzISGFcEhIQVIKR0hXCMnrQ5WkkK6QDjFLJ+ElJsVS09zYeOXWlLM/&#10;KTftxsYJ4SqvhoSro05rimzD9edu8OBPEBEJZkvE1uieBszWFEzURVYrJyVVXLlpPz5ZCGeDrqQX&#10;n0BChIW1RufznW+N2h0EAAAAAAAAAAAAAIDNTnFNU8vTLwbNbcXV6wqr1wqpEttMSkyZ4KRTvQdE&#10;dSOk8hrqk9O38RrHmHwxv3xV2NGVefu9thf/ZcOo2rMEAAAAAPgIYqJgc9ItcumZZ5559NFHB9oJ&#10;M1933XWVSaI+97nPTZ48eWPtFy1aVJleZtasWeXonXQ6fc4551Q2/slPfsLMNHCf/vSny8dhGD7/&#10;/PO9tzfG3H333b23cV23fNyfOI0FCxZUMZzjiCOOKB/Pnz+/UCgsXLiwVKytrd1mm216OXf27I/t&#10;dv/f//3f/bniXXfdZT40Y8aMRCIxuJEP+73bvG5cf4zEjA455JDyMTPfeeedvTRm5p/97Gd9/rdZ&#10;3TcSAAAAwPA699xzN6z87o8e6egqDryzwbj/odeXLG3pVjlhfMPxxxzS/06kkzQ6R8Rhcd3G2kRB&#10;a6b5+WLmfR12BPnVOuq0NpLCkU5KubWOV+e4NcpJKiehnKRyU8pNO26N49UpJymkT0KwDa3Os9VW&#10;58P8mihoIer+o6Nykn5yslJxKR0hHGZjrSZiYtPjT5lCOESWmZk/9lyQ2VpTMFGnNYGQnnJrhPLc&#10;WKMbG7uxXRWFcNzYeMtah+1RsTUqto7OHQQAAAAAAAAAAAAAgM1LfuWa9pdf19lcbtkHOl/wxzYk&#10;tp0sY/6gOxRK+mPqkttNUYl4cV1zcW1zcW1z81MLokx20H0CAAAAAAwvxETB5qS+vv5rX/taZc2N&#10;N95YmU2oT8x84403VqagGTt27Kmnnrqx9kEQ/OQnP6msueiii0TFN9UOOeSQmTNnlotLly59+OGH&#10;BzG1vffe2/c/+v3zhhtu6D0m5Le//W1lWFePdthhh/LxP//5z94DQtatW3fttdf2c7SVK9DR0TGI&#10;+W5o9uzZ5aRby5Yt+8Mf/lB+6fOf/7zoNedyLBY76qijysXHH3/8gw8+6P1y3ULdvvjFLw565MN+&#10;70buxlXLSMxo1113ra2tLRfnz5//pz/9qceejTG/+MUvXnnllT77rO4bCQAAAGB4HXvssVOmTOlW&#10;ua45+/2rHx3UNg4Ds2xF+7XX/33D+u999z/i8QE8eJNOkthaXQgL6zb8Yc/aMNf+RrZ1oQ47w/zq&#10;qNjMNpIyplRMuSkpXdHbfodCSk85CcetUW5aCGVNXoed1hRN2BXkV7GNNjjBc2MTSpFLQkgpPSJi&#10;G7EpWhsxW/7YEEu/wjARM5FlbU1BR10m6ipHQyknoZyEn5ik3Jo+1kH5rltrogzbqJBZMridOAAA&#10;AAAAAAAAAAAAYAuWX76yY+Einc0VVq2VrpvcdopXXzv0bolISBWfNN5rHKO7svkVq3VXtu35haYY&#10;VHvGAAAAAABEiImCzc4RRxyx5557VtbcdNNNV155ZXNzc5/nrl279oILLnjsscfKNbFY7L/+678q&#10;k9h0c/PNN2ezH21rccoppzQ2NlY2EEJccskllTW33nprfwbTjeu6p59+ermYz+cvuOCCjYXW/PGP&#10;f/zzn//cZ5977bVX+XjdunUPPvhgj82Y+fnnnz/77LO11pX13YqVKhfhgQceWLt27dC/k6eU+uxn&#10;P1su/ulPfyofH3jggX2efvLJJ5dDqojooosuWrVq1cYav/DCC5deemm5OGXKlD322GPQIx/2ezdy&#10;N65aRmJGUsoLL7ywsubOO+/8/ve//+6774ZhWOqtq6vrqaeeOuOMM5588slSmz6TOFXxjQQAAAAw&#10;vFzX7farSslf/t/bDz6yaEQv3dFZOP1b/71hQqqdZ2930ucPHVBXyomTkEbnrc6z/dijNaNzmeYX&#10;wvwaHbSVQpjc2DjlJISQzEKQ6v9VhHCUk1JujZDKmryJMtYUg/wqo7vvZWB0RkpPCEdIVypPKl9I&#10;n4QiNmxDtoE1RWsCa0LmiK2xNjQ6p8MOG2WsCYSQUsXK0VBeYqKXmCRkv4LElFcrSEZBm4myUWHN&#10;iN5BAAAAAAAAAAAAAADYvOSWrex47W2dzRVWr5O+H58yQTjOcF5ACH9MXXzKeBvp/Mq1Oldoe+FV&#10;1qba8wYAAAAAQEwUbG6EEJdddlm3sKhXXnnl9NNPv+yyy/7xj3+sWbMmCIJyiI7WurW1dcGCBZdf&#10;fvmZZ5757rvvls/yPO+Xv/xltxinSt0ywDQ2Nn7+85/fsNmGmaZ+8pOfDCJG6DOf+cx2221XLq5a&#10;teqUU0556KGHmpubrbVEFEXRu+++e8kll9x9992lNvPmzeulw0MOOaSyeMcdd1x33XVr1qwp9WaM&#10;aWlpefzxx7/2ta9dddVVpbCTadOmldsvXrw4k8kQUal9pdmzZ5ePM5nMmWeeecwxxxx77LE333zz&#10;EO4tffrTn96wcrvtthszZkyf5yaTyYsvvrhczOVyZ5999u23375q1aooioiImfP5/Ouvv3755Zf/&#10;+Mc/Lt8gIcSVV17Zex6qUb53I3fjqmWEZjR37txu/0n+61//Ov/880844YTPfe5zxxxzzCmnnHLd&#10;dde1tLSUXv2P//iPWbNm9T7U6r6RAAAAAIbXWWed1e0nsZKLfzj/sScXj9BFw9CcdeGflq1o3/Cl&#10;H33/a0oN+FMIoXxmTUTWfBQTpaNMtvVlo3NBfpWOOpWb9pNTpZskYmJLQtDAfzATQiknpZwUszFh&#10;hm0YFdbpoK2iCZuoi21EZB231vHqpJMQ0pXSlSompC+kJ4VDQhIRCyJBgkgIqVRMuWnHq1NOSjpx&#10;5aZK0VBSxQc0PMevszpnTaGQeY8IqaIAAAAAAAAAAAAAAICIKOrMdC1arLO5wuomGYvFp0wQagCb&#10;x/WfSiTik8dzFBXXrIs6utoXvjH0fbQBAAAAAIZoWDcDABgVSqnvfe97d9xxx//+7/9W1r/++uuv&#10;v/56uSiE6OWXrokTJ15zzTX19fUbaxCG4VVXXVVZc/HFF6uN/Lp47LHHPvroo2vXri0Vly5d+pe/&#10;/OWoo44a0LyEED/+8Y/PPvvszs7OUo3W+tZbb7311lt7bH/88cfvsccer7zyysY6rK2t/fKXv/z7&#10;3/++XPPUU0899dRTG2t/6KGHnnbaaSeffHKpaIwpHR966KHnnntuZctPfvKT5dieMmvtEH/L3Xbb&#10;bdPpdCn6pazHOLQe7bvvvv/+7//+u9/9rlzz4IMPbiwlUdn3vve9cePGDWXYNNz3buRuXLWM3IxO&#10;PfXU2traO+64o88xHHLIIcccc8yLL77YZ8sqvpEAAAAAhpeU8s4779xll126uroq67W237z4z9de&#10;eeSxR8wZ3ivmC9EF33/4xYUrN3zp8E/ve9AB8wbeJUlSlkOqiInSYWe2baHVhbCwhtl6sQnSKQUX&#10;lePVBz8FIV3l1hidNVFWqrgOO0hIx6sjIqPzbLW1AZEk6RKRlL6UPrNhGzEbZkNsBTERMTMLJuEQ&#10;OULGleNLJy5VXCqfaJDjU06Nlp0m6pIqrsPO0qgAAAAAAAAAAAAAAGBrxta2L1xkw7C4ttmJx+JT&#10;xpe2bxshKh7zJ4wtrmkqNrWQEJm33q2ZvX211wAAAAAAtmrIEwWbJSnlf/7nf1599dW9ZHnqJT7n&#10;5JNP/vWvf91LQBQR3XzzzZXBOQcddNCOO+64scZKqcsuu6yy5pZbbilnp+m/VCr161//eurUqX22&#10;/NSnPtUtOVWPTjzxxN13370/lz7jjDPOOeecdDq97bbb9tl40qRJn/3sZwc6uz4JIY455phulXvt&#10;tVf/e/jCF75w4YUX9jNXj+d5P/rRjwbUfy+G996N0I2ropGb0bHHHnvTTTdts802vbQ57bTTvvWt&#10;bwkhcrlcuVJtfEecKr6RAAAAAIbXNttsc+ONN25YbyxfeMXD99y/cBg371u6vO34U+/qMQPVttMm&#10;Xv+zCwfXrZCKrSYitgERmagr2/pKKSCKiL34xA8DooaNEFK5aSE9a/LWBjpoMzpbujSzZRtJ5YuP&#10;tVdSxZSTdNwax6tTbq1y045XK1VMOQnHr42lp3mJSY5XL1Vs0AFR66/kJI0uEHFUbB7eWQMAAAAA&#10;AAAAAAAAwOYo8/Z7OpMtrm1motjEsSMaEFXiplN+45ioMxN1dOWWrtDZ3ND7BAAAAAAYNMREwWZs&#10;zpw5t91222WXXdZ7OERZLBY76aST7rnnnpNOOkn1miD4zTfffPzxx8tFz/POPvvs3jufNm3a5z73&#10;ucqaH//4x4PIm5ROp3/5y18effTRG2vgOM63vvWtc889tz8BG1LKK664opxvp0fz5s27/fbbjz76&#10;6FKH55xzTn/GefbZZ1955ZV77713Op0e6Bx7cfDBB1cW999//1gsNqAeDjzwwFtvvXXu3Lm9N/vM&#10;Zz7zf//v/+2z2YAM470buRtXLSM6o8mTJ//qV7+68cYbv/SlL82ZM8f3fSHE2LFj99lnn29+85v3&#10;3HPPcccdV+qzMkNCMpnspc8qvpEAAAAAhtfJJ5984oknbljPTN+/5rEzvn3/ytWdQ7/KX//2zrH/&#10;/tslS3vYGKKuNvXH3/2ksaF2cD0L6RJbImtNka3Jtb9hTTHIryZiNz5RKn8kFk2QkE5CSNfqAlsd&#10;FZutLlhdZBswCdHrRYWQQjhCKCIhhCodDNfApJMktlYXomLzEPP0AgAAAAAAAAAAAADA5i5obc8t&#10;XRG1d+p8IT6uUTjOUHpjY0yhGHVmgubWwqq1+WUr88tX5lesLqxaW1i9rriuOerssmFERG59rZNK&#10;Bi1tVuuuN9+t9jIAAAAAwFZN4Ds0sGXo7Ox866233n777SVLlqxdu7a1tZWZk8nkpEmTJk+ePGfO&#10;nB133HGbbbbpZ+KXTUF7e/s//vGPl19+efHixcViccKECTvttNMnPvGJ3Xff3fO8QazPP//5z5df&#10;fvntt98uFAqNjY3bbbfdnnvuuffee2+YL2vp0qW//e1vX3vtNdd1t99++xNPPHFzDPloamp64YUX&#10;Xn311TfffDOXy8Xj8SlTpsyYMWP33XefO3duPD7Me8lXGsZ7t+XduCrOiJkrE5HdcccdvSSaKxvN&#10;N9K999775S9/uVxcvXr1xIkTh7F/AAAA2Gpls9mjjjrqH//4R4+vxmPueWfuf9qX93KcwWyb8uob&#10;q39127NPPv1ej6+6jvM/913zyU8M/qc4E3ZFQUsstW0svS2zDXIrw/xqtpGbmCzlxx7sMXGQed/o&#10;PNvI8QYZgvXxDslEGWKj3LQQkpmtyTOz4/a9MQQzm6hDOknlJP1k3+lk+zskpiC3TDlJNza2Ztwn&#10;lJMcep8AAAAAAAAAsOk7/vjjH3jggdLx/vvv//TTT1d7RAAAALBJaH3+leLqptyyD5xU0p8wdnBf&#10;jWPLOpvTXRmTLzIxUek5h2VjiIQQREKQEEJKkoKIpOOoRFx6btDS5tXX+mMbGvfbw2uoH8SlAQAA&#10;AACGDjFRAACwVcjlcl/60pfKxfvvv38Q4YUjCjFRAAAAMHLy+fwJJ5zwyCOPbKzBlEm1xx+18/FH&#10;7jx1cl1/OmSmV15b+avbnv3nc+/30uzXv7zoiyd8eigjj4I2E3XGUtPd2Nio2KzDDh20efHxcoNw&#10;IGYOcsutLliTV26tEMOQGZuJTdRFRFL6zJZtJJSnVD8C49noqEu6KcdJe4lJQx/JRwtSbDY6H0tN&#10;S9TO8pNThrFnAAAAAAAAANhkISYKAAAANhRlss1/fz5obo06upLTtxGOGmgPphhEHV06m2Nr2Vgb&#10;BDbSZCyz7bG9kFK4rnQd6TokpSkEQojUjtvFxjWMPWBv2nw2KwcAAACALcmQkqUCAABsLpYtW1Y+&#10;rq+v39QCogAAAABGVCKR+POf//zlL3/5f/7nf3pssHJ15/W3PHP9Lc/stfuUIw6dtcOMsdOnjRnX&#10;mOr29GrNuq5nX1j+3IvLn31pxbqmTC9XjMX86396/gnH/dtQh85GCIfZhLmVJEgH7dJNyZ7yIwkh&#10;pIyxDMkQsaHhiIkSJJSTMlGXNUUiy0xS9OuBorWGiARJIYf5gxchXWJDxNYGw9szAAAAAAAAAAAA&#10;AABsRvLvr2Rro86Mk04ONCCKrQ2b28LOLmK2QWiCkLUmEtJxhOeSUkJJoRQRETMxMzNZtlFkw8gG&#10;AREJx1G+r/P5zJtLTC5fM2uGP66x2ksCAAAAAFsjxEQBAMBWoTIrwgEHHFDt4QAAAACMNs/z7rvv&#10;vjPPPPP//t//20uzFxeufHHhytJxMuFNm1pPzNl8mMuHuVxYDHR/rjVj+uTf3nbF7FnThz5sZi2k&#10;Y8Iu6cSjYgsJ5cY2+kRNKJ+MQySYjSB3WNZNCCWkb3RGCMVsqH8xUcy6FFFFcniG8dF4pENEbLU1&#10;xeHtGQAAAAAAAAAAAAAANhc2jPIr1+iuLFvr1dcN6FydyRabWlkbUyyafJGIheM4yYT0PJI953oq&#10;1cqYR0xsrI0iWyhGnV3WGFMoWq2X/+5P6dk7qHjMTSWcdNJJJZ10ykklhByGPewAAAAAAHqBmCgA&#10;ANj8/PGPf7z77rtLx+PGjbv11ltFrwm433vvvX/+85/l4kEHHVTtGQAAAABUgeM4t99++2GHHfat&#10;b31r3bp1fbbP5cM33+m7WTdHH/HJX/2f76TTiaEPmJnZRlLFjO4iqdiEXny8oI0+PFPKM0RCKLaa&#10;BrYfYm+kipmoi1kTsehHWFRp2EK6gkip+LCNYz2HiJgNm3C4ewYAAAAAAAAAAAAAgM1DYdVaNibs&#10;6FLxmPS9fp7FxhbXNulcniOtc3k2RvqeisWF09/IJdbahpGNImbLRGwsR1FkrA1CHbwRa6z3Guql&#10;65IQRCQ9NzF1UmLaZCc5DI+NAAAAAAB6hCh8AADY/Oy2227l46ampocffriXxsuWLbvkkkvKxXHj&#10;xs2cObPaMwAAAACoDiHEF7/4xbfffvuss84a9s4bxtRe+5Nz7rzl+8MSEEVEzBFbTSSYyUY5IV3p&#10;JHubnfSJiITDrJns8C2aFNJhNsxsTND3sMkSWSFdIR2p/OEaxodzVETErG0/RgIAAAAAAAAAAAAA&#10;AFuksL3ThpENQ7c23c9T2JjCyjU6m9fZfNSVISInnXZSyX4GRHGko85M1JUxhaINIxtGHGkiJiKO&#10;Ip3L6/au3LKVnYsWZxe/n1u2srB6Xdjann13WdPfnm159uXC6nXMXO1lAwAAAIAtEPJEAQDA5mfG&#10;jBnpdDqTyZSKt95662uvvXbcccdNmzYtHo9LKZm5UCisWrVq/vz5TzzxROW5F110Ue9JpQAAAAC2&#10;eHV1dTfddNO///u/n3POOa+88srQOxw7tv7cs0887d+PSiRiwzhOG2VJCGsjqXyr847f0Ht7IR3p&#10;xJmtsUU2oVDDNhghHKKAiIk1Ewvq7edJtiGTENKVKkE0zD95rr80M7MZ3p4BAAAAAAAAAAAAAGBz&#10;EXV02SAgIuX362kIa5NfucYGQdSVZW1UPKbi8X4+xGBtTL5go4gtc6TZGCIiIYSUUjlWKjZGSMHM&#10;yvOl61prPdcxQVjI5oRUbm3KhlHY2u6NqavbbTZyRgEAAADA8EJMFAAAbH6UUhdddNHll19erlmw&#10;YMGCBQv6PPGUU07ZYYcdqj18AAAAgE3Cfvvt99JLLy1YsOC3v/3tfffd19HRMYhOJk0ce87ZXzj1&#10;5CNisWFOiMTMRueE9NgUhRMjIR031edZjlvz9LP/isIcsVVOcpupjdtMaRyG0QhBQpLVRMQ2EtLb&#10;6LCJ2YRSOoJE71mtBstQKfpruDNQAQAAAAAAAAAAAADAZsGGkc7lTTEgKYXv9tmeI51fudqGUSkg&#10;ykklZT/OKjH5oikUiMlGEWtDgoTrCCmFWp9dSgphrRWeJ4SwYUDETjrJSsanTeYgjDoyUUdX2N7p&#10;plNsTPM/FtTsNDO57RSqxnbGra2tr776arm47777JpMj8SgHAAAAAEYVYqIAAGCzNHfu3AsvvPCn&#10;P/1p/0857bTTjjvuuGoPHAAAAGATIoTYd999991335///OcPP/zw3Xff/fTTT7e2tvZ+Vjzuf2Kf&#10;XQ7cf7cD9t99151nqg8feg0vtiHbSDpJEtoarVSChOrzLOkkX3r1/TAosg2F8KSSwxMTRSSEZCJm&#10;yzakXmKiTEBkpUoK6crhS1RVsSyaiIRQiIkCAAAAAAAAAAAAANg6RV0ZIrLF0PH9vkOLmPOr1tog&#10;iroybKyTTkmvf98aZdLZnA1D1saGEREJxxGu0y2aSQhBRIJZeq6M+SaXNzlJRMpxvcZ6FY+xHRO2&#10;d0WtHTpfiI0f2/nGO8V1zfXzdpFef+Oyhkt7e/tTTz1VLu66666IiQIAAADYAiAmCgAANlcHHnjg&#10;rFmzbr311j4zRM2aNeucc86ZOnVqtYcMAAAAsImKxWInnHDCCSecQEStra3vfGj16tW+78e9MO4b&#10;3w3qautm7TR7j3k7ee5If57AOmgV0hFSCZEwUUY4/Y0vkjImRMgkmCMiHpbRCKGEcJhCZsNWM7Gg&#10;Hh4yMltrikJ6QjiON0aMwB6Hlg0RCYE8UQAAAAAAAAAAAAAAW6moK0tEJgicmvTG2tgwMoUiGxO2&#10;dUSZrMkV2FgnlSBiNlZISb0/xLAcZbKstQ0j1kYoJVxHyJ4ejghBpecxllXMJ2tNoUhKBm3t0nOd&#10;mpSQym+od9PJwprmwuq1bk2aLLc+/0rDJ/aQI/68CQAAAAC2fPiZEgAANmPjxo277LLLMpnMokWL&#10;Fi5c+P7773/wwQf5fN7zvPHjx2+77bZz587dfffdGxuHJzkAAAAAwNagoaFhv/3222+//co1Jsp2&#10;NT+vg7Yo7Iwlpwg54h8mmChrTdGNj9NRl+OkTZSRG0/N1I1UHpEQ0mUbsg2HZTxCKCEkkWBrSDKx&#10;7TFplTVFJlIqLqQvncRIrAxbTUKQkEIiJgoAAAAAAAAAAAAAYKtkLRGRZel8/GkFs84VdC5v8gUb&#10;RURkQ627MjaKbBgJx9HZPGdyxJaIhFTSc4XjCCmElMJ1peusD5SyHHV2sbE2DNlY4TrScTYaQyWY&#10;BBGvp+IxNsbkCkLK4trmRNyXrktE0vOS0yaHrR1BaztrTYLaXnh1zD67d58CAAAAAMAAISYKAAA2&#10;e+l0et999913332rPRAAAACALZNyU26skdnoKBMW13mJSYLkCF6PTRS0SicuVdJhy6yZhFD9jYki&#10;ktJJWp0l4VgTstVDD+ISwin9H5Eloh5joqyN2IZK+UJI1x+RJFFExKYoVYyI1MjEXAEAAAAAAAAA&#10;AAAAwOaHOerMhK3t1hhitqG2UWSDUOcLbAxrQ4KEsesbCyISQhobRSRIKke4jpBFIiEcJV23FApl&#10;gpCslZ4reg1bEiRICGImYmImKZ1UMurKmmxe1rtha0dswthyY6+hTnhOcU1zYfU6Imp/6bUxe80V&#10;aiSfOgEAAADAlg4xUQAAAAAAAADQh0TNDjpo9+LjwsJaXWxzYyOXh5OjoJWYXb9RSEe56bDQpJQ3&#10;oCgsKV2WHhORkEbnHS9NNLQIpfURUJJYl57pde+OtdU5IZRQcekkpRMfkaWxxpqiG2sQQjn+mJG4&#10;BAAAAAAAAAAAAAAAbF50VzZobbdRxGGkC0XWhpnJGBtFZC1ZKwSRlMRMTETMpf3fDBGREMIIQ8VA&#10;OEp6rjDGFIocaWYWgqTv9ytgiT/8f+ZSvJWTTESdGVMokCCvrkbG/HJbN50iy8V1zcW1zSRE16J3&#10;anfdadjXhJlNNh+0tJliwFqzNlbrjmXLiuuapedJz1O+y8xDv1Cfw9CZbNSZMbmCzuaibM7kC+tj&#10;zxxHKCVc5dak/cYxXkO9dPFtXgAAAIDBwE9RAAAAAAAAANAH6SQSdTvl2t9wvDodtAvlO2562K/C&#10;zDpoNVHWjTUI6SZqZuQ7FxNZEgPeIFA6CY60UjEiq8OM8tJiCGFRQkgiKaRkQ8SW2Fa+ymxNlCUh&#10;lZsS0vNiYwd7nT5YkyUi6SQdv0EINeT+AAAAAAAAAAAAAABgc2ZMfsVqUyxypHW+wFqTVMJRFGlW&#10;kgNmY9mykEIQkZQkBAmx/nkJM1tbyu8khGRrbaFIUrIthUwxKWW1kUII2ecTFi5tTifl+ocXwlHC&#10;d00hkL4fNLfFpkwoX5aI3No0MRebWqTnElF8ykRvTN2wrAcbEzS1Fptag+ZWUygSEVnLltlatraw&#10;pilq76IPp9PyjwWxObMS20x2Uok+utVG5/O2GFpjhJTSdVQiLn2vclLd70yhmF+5pvDBGp3Ll9bT&#10;hpENQxtpIiIhhJJCSKFkEGvLvf8BCeHV1niN9Ympk/ocDwAAAABUQkwUAAAAAAAAAPTNi0/QYQcR&#10;WRPooEUIoZzUMPbPzCZsN1GX49crtzaWnu54dYPuTZCQKklCKSdldNZGGemkxMBjq8qk8thGTMRW&#10;c2VMVCkgioRyUkI4XmLCICK4+snovFCeEI47YmFXAAAAAAAAAAAAAACwqROCiKwxhbXN0nV1Lm/D&#10;UEipEnGOIhtpttYUA9aGrBVSSNehDXeOE0JIycylqCFBgpRirYkEWUtCEBMZY4yRniuU2lj4DxOv&#10;D4kSH9uezknEoyAyhaJQ0uQLTvJjcT5uXY0uBGFbh1uT7nz9ncYD9+4lvqg/2Nr8itXZxe+bIGBj&#10;dK5g8gWTK1ijy22KLU1hewcJIZQSSgWt7dl3l2XfW+431ie2mRyfNJ4qx8ActncWVq8LWtp1Jrvh&#10;FZXvuWPq4hPG+hPGSsf58CQO1jbnln0QtnYws84VdFfGFIpWl4chRGnRKu6EivlOIm5y+bC9I/ve&#10;8sTkCcmZ27rp5Ii/kQAAAAC2CIiJAgAAAAAAAIB+idfsoMMuj2xYaIoKTdaPXK+OhpB/qYyZTdim&#10;w07Hq3O8ej85NZbazhBi0IgAAIAASURBVOrMUPqU0nH9eqFcJVImypko47jpQQcsCeWTzpOQTJY+&#10;fFLFHNkoT0TKTQrpeIkJQozUJy3WBFYXHH+MEMKLNY7QVQAAAAAAAAAAAAAAYBPnpJI6m9fZPDGb&#10;fJGtVYk4kTD5AjHbKGJtyFghJRMJR/XyKEcIQUqRsGwtRZqImG0pixGzZW2FlBxGrIz0vB6jlgRz&#10;qR8hP/YIRkgp474tBJyI6UyuW0wUEfnj6nO5XLG5VbhOftnK5PSpg1wO5sLqdV1vv2fyBZMvBC3t&#10;plgkIqGUSiS8uE9CkJRCSt8VTjJhjWVjOIqK65qzxcitSdkwClras0tX1O82x0kniTm/cm323WU6&#10;myNrdaFoCkUbRhxpZhaCSCrpOSoWi7K54pom6ajENpOTM6axMZ2vvxM0t9owijozOpO1WkulVDLh&#10;eq70POk5wnUFETFZa4iZI2OKRZMvhO0d3MZCKm9MLRtTWLU2Nml8evvpDiKjAAAAAPqCmCgAAAAA&#10;AAAA6BchZGrM3Fz7a0QyClpN0E42cmJjxdDCoqwJddBsTaC8Wscf48UnJmp3GJZQK6FibmxCVFyn&#10;XGF0VkddUsWF9Aax16AgKaQiKwURs2YmtkVrCiQc5SSFdLzYOCH9EVp5Zo6CNiGU49W6sQlCuiN0&#10;IQAAAAAAAAAAAAAA2MTpfL64ep0gjrJ5mfC9mpSNtCnkWVsbRcRMUgqH2BgS1J9nIkJKEoKtZrbE&#10;JIQQQpCUZC0bS8yCyAaB9Dwhu/fGlomIpCDZfVs65fu2UOQw0tkcc2O3kUjlxBrHFJtadDafeee9&#10;+JSJ0h3w11lNEHa8/HrQ2m6KQdjSpvMF6br+2AYVj0m/+/MgJ+bLmL9+lEzxSRMcklFHV9je6aSS&#10;rE3zUwtiE8dHnV06kzPFIGrv1NkcM4tSQJWrhJSCiY0xuULUmSEiFfPd2hoTRu0L3yAmVZOKmtvC&#10;zi4hhJNM+DUNKpno4RYIktIhInJdlYjRmDpiqwuB7ugKWtrCtg6vvtYaU1zTVDNnh8S0yUNMogUA&#10;AACwZUNMFAAAAAAAAAD0l1R+qmFevuNNIhLS1cVWa4qOV6ucGhr48xhmMlFnFLZJkl58gnQSXnx8&#10;sn72xwOiBLEd9ICVExfxCWF+rXLS1hSsyZMNlEoIOeCPRIRwBBGTtDbgqFOQFcqXKiGk68fGC+WN&#10;3LKzybMpuLGxQqh4zYyRuxAAAAAAAAAAAAAAAGzKdCabees9a60phiTYTSVtFJlCkbWxYURSypjH&#10;kWbLbFko2d9+mUkI4g9LxgolSSkhLFvL2gglbRBI3+8WFsXGEpEQUjqqW5elHmwYyZhvCkUnEe/W&#10;wK2riTq7wtZ2J5Uorm1KTJ00wKXItb3wqs7mi+uao0xWOo4/vtGtSfcrgkiQisditbU8dkzUlQ1b&#10;23PLPlAxP/PWe8J1hKNMoSiVcmpr3HRSxvwN++RI62wu6soVVq8z+YL0XGbiKHJTSa+hzhtTK6Tq&#10;exgfjUc6ibiTiHthGLa0h60dYXtnbMLYztffDts76nbdSaiB9AYAAACwNUFMFAAAAAAAAAAMgBAq&#10;Wb+zVIli9n2lYlHQFhVbtexy/Hqlkv2MjGKrTZQ1uoutdtyU4zdI5cVrdvDik8oBUVIliEhKT0dd&#10;QxmwVDEvOVkXm4WQlj2rC0ZnSThK+QNKuMRMRFIIIqtZkPLqpPSUm3T9sST6/UxxEJijoF1IT7lp&#10;P7mNVLERvBYAAAAAAAAAAAAAAGyqrNZtL71ug8AUitJVQkmTL7AxHBkbRaSk8jwSZK1dn76p3/vZ&#10;sbVETCRIEDOLUliUEOtTSGnD2pCSpliUriekKCWTYsFsLClJgqTXwzMX5bmmEJBlk81tGBNFRE5t&#10;TdDUYsOosHpgMVFBc2v7y6+bQlBYtdYEod8wxhtTM4jnNUIpr77WSSa6Fi8NmluFEMwkHJXabhtv&#10;TG0vHQrXcetrZTJu3v+AtQ0z7URCJeIkpVubHlhAVOkWMLPWJohUPEZShG2d2feWu3W1phhEnZkx&#10;e851UomB9gkAAACwNUBMFAAAAAAAAAAMlIjXzHC8mnzXEiE9awo6aI8KTRFJ6cSVigsnLjcIN2Ji&#10;NgFbbXTO6Lwgkk7c9Rulk3D9+kTdbKk+9jBMSEc5SaNzFFo24VASMUnpeomJOszosE24LpuiNYHR&#10;WRJSCFdKTwi1seeCzJZZM2ur80RMLJSTZtZE1vHHKLe224nM3K8NCPuHmaNiC9vQS0yUyoultx3u&#10;WwkAAAAAAAAAAAAAAJsBZu7811s6ky2sbpJKidqasLXd5EMhJUdaKCU8lwQRE1mm9SFR/dvJjpl4&#10;/eZwQkpmy8xCEGtNUjIzEZNla62QwmgjnfXfO2UhyBjpeCQlOT18GVV6rikUbaSjXN7v6dJuKhk0&#10;tepMNmhutWHUY2DVhoprm9tfek0XisXV69ja+JQJPQZc9X9lg9Z25TpWKp3NCc/x69I6m3fra3tf&#10;PxuExZVriZmEFY4qraE1uvDBmvjUSdLt17dzmdkWg6gzY3IFa/SHtSSU5KItrl4bNLV4tenseyvG&#10;HbxvcvpUIUdynz4AAACAzRBiogAAAAAAAABgMNzY2NpYY5hfU8gslSpuTcHovNWFSOcoICIppCQh&#10;BUkmQRyxXf8gR0jH9euUmxbCkSoWS03zk1PK6aEqKTctw04iMjZwhhATVbqs49UoN6mLrYZIqpi1&#10;EduQbWhsUBoWkRRSEQtiKwRZZiJLbEqnkyDlJIXwpfJJSGYtpC+EsKbIJmQbWquZI/7/7P15mCRX&#10;dSZwn3PujYhcauu9W+qWkCwJkECITYwBA7Z5sNlHGD5vPBiGMcZjjGfAYzxgj2QsbxjMWNiDsfm8&#10;fJ5hG48ZDNaAhs0IhEFCIIEESC0ktXqrvXKN5d57zvdHRGZlVVd3V3dXq7Sc39O0MiIjb9y4mdVt&#10;d+abr3gABEDE8vIN2RqZOlJ8GlkpXyyx79hkG5l6feJiRP2XHKWUUkoppZRSSimllFLq0Sg7Opse&#10;ns7nFkKWNc4/p394RpjFBcCAkcU4Kt+EEGYAAJH1l0SVaajhIxBRmCUIIIIEABweUe5kdmAIEYUF&#10;RMQ5IQLn4dgUkDGAWDZZrXlmtMY2aq7Ti7dtyaZn11MVFfrp0rfu8GmWPnAErWmcdw7FZ/QWUj6/&#10;6Ntd30+FQzQxzt75bopk0oNH63v3IK29jJzl/UNHpXCu3RWReMsUALhO17e6ODmeHjraOO+cE+eX&#10;RCT00mJuMRQ5iHDu2HkJXkLZ2QUAKCLcS7O8iJ0/cv3nxy56zPglF2oySimllFJqlH6SRimllFJK&#10;KaWUUqcN48Y5UX1X3jtYpEfIdSEBYc8hFXYiDMAijCBIdYxiMhFSjGgBMKptT5rn2njbCZJCJppA&#10;sohGQg7R+AZMF01U32llqy866LvCEYAIewEWDgAswQECAIJAmWtCipEikQBeyI7VmufHjV0um8u6&#10;D+Tde4kiQAMA1TuBwiBcngkAERAQOfQBAJDI1Mg0TDS+znBU8N1QLJp4wsaTtbHz4/qezX66lVJK&#10;KaWUUkoppZRSSim1CUSkt/9+LopisRVPTdqJcbj/EBojnIExZqReSVgAQEAQ1x2bERncQhCRcnMQ&#10;lAKUQeMUVp1RAMAsgMACCBIEWFy7Q1Fkmg00y+dFxDJhBSDsPa3VJWXHxrKZWXYun5k/aSZKmBdu&#10;uT1keXZ4GiPb2HfO6OlOg+/28um5kGahn2EcURyBodBPXQcAIJ+ere3ZucY0QkgPTXPhfLsDAtHE&#10;OFoDANHEmG93XacbIeYz87XdO453XvYhm54Nvb74ENKMCwcgQIYsYRxV6ybCIQAan/azmXk71hAf&#10;uPD9+w9NXXFpvHXqTC5cKaXUI9hnP/vZF73oReXtQ4cO7dix48zGOwWveMUrPvWpTwHAa1/72r/8&#10;y7/c7JVQjxaaiVJKKaWUUkoppdQZQTS1sfNrY+dzyH2+4PI5ly8Iu2MPI9s0UdPY8bi+k0ztpCPb&#10;eBIAyNaD71nZdho9S8eZsI2SLRJPCefBd9nnIg6Ij3M0kalxyJDi2tiFzamLRbC39D0Qx+y871HV&#10;3TR8OA6+vW/khGQRI2EXfD+4JRtPUjSOcKJ36bxru3ze2EaUbItqO+sTF23086aUUkoppZRSSiml&#10;lFJKqYcHt7BULLWKhRYSxdu2FPNLYIw4h0iI5RsTg/dQRAQEBODUIlFSPnK4Xd1AREQo41UIWCam&#10;EAERCKFMXomwK1AsCLBr22adasny6ERQVlf5AGtloqgWAwDnzvfTk061fcddrtXJjsxK4Pre3acd&#10;iBJm32r3W9386GxwnrMcDBGT7/fLC/etDmdFyHLTbEQTY6senk3Psfe+0wUAOzGOtpoGWmvGmr7T&#10;Df0UEKLxMdOsH3t230+zIzPifOinIS8AwdQSqsVAtOq9MAMAY2CLerHQ5jTP/XzI8vFLLpi/6Rvj&#10;j7+oeeF5G/XemVJKqVN18ODBG2+88Ytf/OJ3vvOd/fv3Ly0tRVG0Z8+eSy655Morr/yxH/uxpz/9&#10;6bXayT8UseHyPP+Zn/kZ5xwAvPGNb3wwA1EA8Ed/9Ecf//jHAeCv/uqv3vSmN11++eUP/gqoRyHN&#10;RCmllFJKKaWUUmpjkEnixp64sQcARBgkiHhmD8JkEqTkVN+YsfEE2YaJJoLrBt+z0dgpPfzEEBFN&#10;jUwNkvL9wcDsRQoEBEAgU72hR5EA5N37bTwJUuS9Q8H3jW36fB4kgPjAztgGUQPRAA7erKrebxQR&#10;BvEcnEAfAiBasXXOPOZLNp600SQcsyYC7LJ5dh1jG3Ftp42nmlsuW34vUymllFJKKaWUUkoppZRS&#10;jzKd/feJ967djbdMArNbWBLvBYBqsTjPhaeRqqhTIiIgLCyDKFT5OwIhDPqilt/KQECBsh4KWMAQ&#10;GoOxBQFxPoRAUex7ffLeNpvlOxtIJCEAAAdPkBw7AYoiABDvOctPPNV8brF338Fifsn3+/XdO00c&#10;n84FM4d+FvIim1tIhHyac1GICAFwmgPAIAYGIcsAofO9/Y1958Tbt5TzBADX7vpuL/RTCRxNjA0D&#10;UdXlxBEltZDllMTZ7HyjuXfVGzyu3c2nZ9l51+kCC9UTW6/BCd9Bwzi2UxO+10NjQq/fufu+xr5z&#10;2nfeHdJs4rJLNBal1EPK5z//+Z/8yZ8cbn7gAx943etet9mTepi58847r7jiivL24x//+Ntuu+0h&#10;NaaIfP7zn3/zm9985513rrqrKIr9+/fv37//+uuvv+aaa4joTW9609VXX71169YHcwHf+c53zs/P&#10;l7evvvrq0bt+9Ed/9Ctf+crGnu7pT3/66JgXX3zxy1/+8k984hMA8MpXvvK73/2uMebBvHz16KSZ&#10;KKWUUkoppZRSSm08RAIkhIjO6B+4sNbc1/d9NDG7ltjmWXpfBxEBrSELsMYXNXHRBmBhV2SzgMbn&#10;88F1iRKxEOFY8BmIYy6MbSIO3vdCQEAAQDQAEZm6CAs74ZxdB9AaU3N5YN+PartwZI2YnctmJBQ2&#10;2WrjKRtPNrdcjqj/SqiUUkoppZRSSimllFJKPUq5Ti+fmS8WW4gQTU0US20RCWluazVmBgHxXgzh&#10;qXzmWJihLH0SkMArAlE4uCkyuD3MRSEQCEv55XBEBERoDQKKMVI4LgpkCwCexY6PAQiwcOF8p9e7&#10;/7Ad7Y9CoCQxtYSSGADEB84LYUY6bvVT9+57xflifjGaGLcTp/w9egIQ0jz0UxBhH3yrUwgKi7BQ&#10;bJdXT0S4XJYQen2pJdn0nO/24q1T8dYp9iGfmZPChywz9TpGa3wE1zRr4oqQZmhN6PbsWHN4l+/2&#10;86Oz7ArX6QGinRwju64P8ZpaLCFwlkXj46Fw2ZEZ8R4A0JiJx190hi8wpdQG+tKXvlT285Se9rSn&#10;bfaMHn6uv/764Rp67x9SYy4tLV111VVf/OIX13MwM1933XV//ud//tGPfvSnfuqnzuqiDd17772/&#10;//u/X97+d//u3+3evXv0Xufc6OtzQxy7nn/yJ39SZqLuvvvuD37wg7/0S7/04Fy7ejTTTJRSSiml&#10;lFJKKaUeuuL6nrRzj40mXTYrnKM5Sbn8T/3bH5XqfTuYmho/8wkIsCvmOWQAQKae9x4AAJtsM/E4&#10;ChTpUUTLXLBPg2ujqZFJcK1OJ0RCk4BJOBTMWfBdpAhAJD0YJbvI1kS8L5aC6wBQ3NhNpl5r7qtP&#10;XAxIpzpnpZRSSimllFJKKaWUUko9YhRzCwDg2l07PobGuFabiwKE7cR4yHMGCMxceFMjONlXy4kI&#10;MAsPElBS9kTJyoNg0BZV3RZhJCq/C678n7AAETBTvXpbBAmxFrPz4jyLiOeQ5WgoFA6Yy4mt+Ng0&#10;Iqa5twYA3FKHC0dJxFluGvW1F2Gpnc8tFIstQEh2nHLhBvswmRYvedyT2BUhzUG4aWsEzN6jIVOL&#10;YdWbOwLoHOcF50WxsASIIou+lwKC+OB7PTTW1Nd+0woRqZaEfiq+7hbbw0wUF0V2dIa9d+0eWmPH&#10;mycIgB3LNmouL3yaRpPjaCifWwDE7v77ovGx+t7d6x9HKXVW/fM///Po5kUXaWrx1IjIn/zJnzw0&#10;xzxy5Mjll18+Nzd3So8KIbzyla98z3ve85a3vGVjr2tNr371q4e3r7nmmgfhjMe68MILX/ziF5c/&#10;C7/yK7/yyle+ctu2bZsyE/XooZ+qUUoppZRSSiml1EMXko3re0w0hmR8vrDqXbljnX/e7secv6f8&#10;NTV5yt8ReCyfzvliCdGyT4PvE9WS5l4bTyIQIMWNPTbZSiYx8QRSLCENRTuEVMQfb6ZkYmMnyDSY&#10;fXCdEIqsdzDt3pd2DgTXMdFE0txr7FhzyxPqk4/VQJRSSimllFJKKaWUUkop9ShXLLbYOQnB1Ouu&#10;05HAIcvRWrDGNBtgiOIIQILzJ3gXRUQkBPFBWEBEmIVFhOGkb70MYlHVAwe7EQEQYWWqh6wFopDn&#10;IU1Dloc0l8Kx85zlPk19r7/8q9tzrXaxsORbXS6K0M/SIzPTX7ipe8/97NZo8Oj94IAEdq2OnRg/&#10;pUYsAGDn0gcOR473JPU9cX3ftu2POf/8pB4DEbCQNXDst90hUBRhFKEhIPTtjm/3fLeXHZ4J/VRY&#10;7HgDjh9Ao1oCgFwUIc0khHIFs8Oz7L1vd8GQnRg7pUBUueKmWRfvuXDAEo2NFbMLoZ+2vv1d309P&#10;8TWllDornHO33HLLcPPCCy+s1+tnMN6j0S233HLkyJGH4Jj9fv8pT3nKqkDU+eef/3d/93cHDhzI&#10;85yZvffT09Of/OQnj+0He+tb33rDDTec7dX7whe+cNNNN5W3X/rSl+7bt+9snxEAzjvvvGN3/sEf&#10;/EF5I4Twi7/4iw/CNNSjnH6wRimllFJKKaWUUg9ptbHzEI1NtnPIglt6ME/NoV+khxFNCH00UVzf&#10;FdV3IY7WbqONp5LGXmObxjZMNIEUSciD6wTXDiFlLkTC6rcTEdBExiTChc9mQ7EQ8gVDNmmeFyXb&#10;4trO8R1XxnX9Sj+llFJKKaWUUkoppZRSSoFbbHGaAwDVIrfYFu/Fe6oliIiIdqyBRGgj8EEKBwh4&#10;TFhHAq9IQ4kAAiLCqmMRV/4aPr78JSIMgQUAqeqGKgM/w7OELAdmRJQQxHkunIigMRRH8dRkvHVq&#10;+CuamrRjTZMkAhIKF9LUt7u+1W3feff0Z7/cP7jiw+u+n6aHp91SC0TirZOntHocfHrwaMgL1+6E&#10;orDNRjQxhsaw8xIYAI6bsEJAa0CAogitZeeKhSX23rU6aO2Jc1mIiJHlohCQ0E8BwC21Q577bl9A&#10;ovExPFmj15oojtHY0EuFBSNDcZwdmQ2Fa3/nro16sSmlzsT9998/uvmyl71ss2f0MMPMr3/96x+a&#10;Y7761a8+evTo6J7f+73fu+eee17zmtfs27cvjmNENMbs3LnzJS95yde//vX/+T//56oRXv7yl3e7&#10;3bO3eiGE17zmNcPNa6+99thjvvzlL8uZ+eIXvzg6IBH92Z/92bEneuITn3jllVeWtz/+8Y9/9atf&#10;PXsXrhRoJkoppZRSSimllFIPcWTqtfGLjG2aaNwXi8zFg3NeDnnavkckCHsAEzf2mWjt96iQori+&#10;O6rvJFM3tmHjKbJNRJKQs+8F1w7Fki9a3rW9a/liKRSLoWhxyBAtUgQIZOoinkx9YseVY9uebGxz&#10;s1ddKaWUUkoppZRSSimllFKbL+S576chy5GIiLgoOC+AyMRReQBFEdUTigzGkfggPoAAIAwLoCQE&#10;YR6moRABCREHnx09UU0UrvrvsCZKsNyLGLgchAvHeSHM7IMwl49BaxCArEFrKLKjgSs0RElsmnU7&#10;MWZrianXhLl/+GjvvoO+3Vn65h2L3/wO+6owqphbBBHX7ppmg6Jo/asnItmhGS4K3+5CCNHEGNUS&#10;wDLKJcABCeH48aQy+FTmvuxYk50LaSbM4v1J+7VMHEkIwBLSHFiK+SV2TpwzjToaGlR1sYQgLHLS&#10;tq7BE2GbNeHAReE7vWTPDgmhmF/MpmeLxdYGveKUUqfv1ltvHd183vOet9kzejgRkTe96U3f/va3&#10;H4Jj3nrrrR//+MdH9/zpn/7p29/+dnOcfCwi/tzP/dyq+FCWZe94xzvOxtKV/vZv//bgwYPl7Sc/&#10;+cmXX375hp9ibm7uJ3/yJ0f3XHfddbt27Vrz4He/+93D2z/7sz8bRkLUSm04zUQppZRSSimllFLq&#10;oa42ti9KtkbJNkTj0hkBPttnFOas8wPhovyuxPrEBcbWT/wQY8eS5t6kea6NJ42pGztm4ykTTRo7&#10;RqaGFCFapJhMQqZOtmmiSRtP2XgbmaZIsLXtIF7krF+aUkoppZRSSimllFJKKaUeLnynBwAhy6lW&#10;83kBAOw9GTua5DH1GtVrZA3GEYgIB0AUERBh74UFZDkNBUhlYKk8AABGqqKOl8zBMrSD1eGCQiBl&#10;pIeZOeS5+CDM4gOAoDEYWSCUwGU5FRAdN3okAgimXkt2bqufswsA+geP5LML6QNH5r70dbfUBoBi&#10;YUl8YOdM8yRv1qxSzC2ENPOdnoRgxpvLearA1QrQiT5DiwhgqAxQhTynOAbmMmAWeulJzm0IADgE&#10;zoui1ZYQfD8TAA7sltrFQsstttxiyy213eJSsbDkltq+2+fCnThthTZCIi4ce48i0dS4W2pLCN39&#10;953hK00pdea+8IUvjG5eccUVmz2jh4cQwle+8pVnP/vZ73//+x+aY77zne8c3Xze8573q7/6qyd9&#10;1HOf+9xVh1133XVzc3MbtnAjer3em970puHme97zng0/BTO/+MUvzrJsuOfSSy/95V/+5eMd/+xn&#10;P/vCCy8sb99///0f+MAHzsaFK1XSTJRSSimllFJKKaUe+rAxdRmaOKrtFHFFOn22Y1F5/34OfQBA&#10;NLXmBcaOrXeilNhkWzJ2XlzfbZMtNp6gqEm2bmzD2IYxdTJ1Km9H47a2vTa2t7Hl0iiZ8vkCh7y3&#10;eDuHbJ3nUkoppZRSSimllFJKKaXUI5twWcQkSMhZDiISGKMVxRSIaBt106iTNRRHIAIswhx8AAFh&#10;FgHE5TRUOeDoAIAnmAFUvVDlmRAYEIBBsAxEcZZDWQ8VGAnJWiRCRCQSZgARFjxOkwZAFU8CJLI2&#10;Gh9rnH9uvGWyWFzqP3CkWGrN3XRLMb9ULLVClgGArdfWv3QhL4rFNuc5O2fHVhRMMQcREJblpJaA&#10;BGbnQ16ENA9pHtIspDkEFue58JxmMMhQsfchz8X5E5wdyZRn4hDcYid0e6HbAx84zbhw7BwXLuQF&#10;5y4UTpznvOAs951usdjyvb6E47wRhkBxzM6BgO/2oy2TIuCWOtn0XMiLDX3pKaVO2Sc/+cnhbSLa&#10;u3fvZs/oIco5Nz09ffPNN//N3/zNq171qrGxsWc/+9k33XTTQ23MUqfT+cQnPjG65/3vfz8iruex&#10;v/u7v7tqzz/8wz9s8GoCAMAf//EfD9NKO3fufO5zn7vhp/iDP/iDr3/966N7/s//+T90/GgxIo5e&#10;/n/8j/+x1+udjWtXCgDsZk9AKaWUUkoppZRS6uTIJI3Jx/cWvx3VdrlsuugdiRu7Ec2Zj7yKiLhs&#10;xucL5bcexvVdNtly6sMg2QZBY2TYACCItOY31ES13UV6uEiPJLg3bd/d3PLEB3NtlVJKKaWUUkop&#10;pZRSSin10MdZJoEBhNaKGJl6DQBCP8U4ksJBEAAuw0xICCtjTytKomTwH1l1FAgIIlb7EQFACElE&#10;BBBYGMEJWFMGt9AawGocAQBEEAFAEKbjZ6KCcwBI1lAcAwAiJju2mXo9m57p33+ose+c+X+91adZ&#10;yHJEoiRe/3LlcwvCwfdTimKMoxX3DS4dAYRFvJcQqmkPV2Z4LDMXBYiAIRChyIrzYozvp9HE+HHj&#10;ZIQAICy+2/fdHme5MEsIXDgszw0IhCIMAiJlEZcDIrKGWTgrqJ6Yeu3Yj91jHEGWifOu24u3bzGN&#10;umt34m1T+fRs47xzz9JrTyl1Ut1u99ChQ8PNZz/72cZs/HvZjwC33nrrU5/61If+mEP/+q//Orq5&#10;d+/exz3ucet87OTk5Ate8IIbbrhhuOdP/uRP3vjGN27sDLvd7rXXXjvc/O3f/m2iDW7Nuf3223/r&#10;t35rdM873/nOiy+++MSPuuqqq4iImQHAOffXf/3X6+nXUuo0aE+UUkoppZRSSimlHh7i+q7m1KU2&#10;asb13SKu6B8R9mc+7CgRcflMkR4GtABgoomkuWdDRkY0iPZ4/xSDZOP6LpHgXatIp33ROstrqZRS&#10;SimllFJKKaWUUkqphxMRCVnBzgMARmt/G76p16KJMYoiQCzjPiBVKkpWDjZy+0QlUdV9ZYAHEYkQ&#10;EJAQUaSMEwk7DwKACMziPbvAPogP4gNIVVcVul3f6YZ+WtVejVyU5AVFERDa8eZwvx1rNM7fB4bS&#10;Q0fdUic7dDR0+6aWrH+5OC9Cr89pDgKmWV+VLEJARCgnz1lellyxD+K8+CCBR34FYal2ehZmCSzM&#10;7L14z/64b1QhAAj4fupaLfGeiwKYgcVEFpPI1BNTT0wSm1piaomp16gWUxwhABcuZDl7H9LMtzri&#10;w6qRyVpA5KLgomDn7ViDnWPni/mls/PSU0qty1133TW6+cIXvnCzZ6Q2xhe/+MXRzde+9rWn9PAX&#10;v/jFo5t33323c25jZ/hnf/ZnISz/ZfHzP//zGzu+c+5lL3vZ6J6LLrrov/yX/3LSB9br9Te84Q3D&#10;zf/6X/+r9xv8AQ+lSpqJUkoppZRSSiml1MNG3DinMfUEMo24vlvE5/2DwXdl5df1nTZhV6SHfDZP&#10;lIAIUlKbvABgXa33Zw4pITvmiyURn7bv3qiLUkoppZRSSimllFJKKaXUIwACCDMwAyLgcd+8wCgy&#10;zQYijsSZQJjLfBSUnUQsy21IUrUjQVXwVO5crksqG5VKo7OpHsCMLCICzMIMLCDlubiMPwkAsPjc&#10;hazw/cwttny7y4WrYlkhCDMlERpD9drohZA1jb17RDg9Os2FyxeW8FQ+7upabRAJWU5JhGb1IwWE&#10;nZcQmIMwi/cSGBDQIFqDkcHIUGQpsmhtuZYiIiEAV41OkhfCwll+vAmwCyHLwQfJHecFiFAcUz3G&#10;yJIxx779hERoDdViqsVAKIXjrGDvXbvDqz49j0DWcggAIN6bRg0AOMuLVvtsvwiVUiewqk3oWc96&#10;1mbPSG2ML3zhC6Obz3zmM0/p4ceWSh05cmQDp+ec+53f+Z3h5k/8xE9s2bJlY1fg937v9+6///7R&#10;PZ/4xCestet57Otf//rh7aWlpc9//vMbOzelSut6OSqllFJKKaWUUko9RMT1XYjUXfx20jjXZbMu&#10;nUFbi5MdSNHpDyrsXdsXSwCIJhH2ZKKk+Rh6cP/lJIq35L7n80VE67LZuL7zwTy7UkoppZRSSiml&#10;lFJKKaUeaiiKAACNCW5d1QriPGc5GiPel1EmQAQWEFn+OrYVN8rAD+CwFWq4ExBEEFFWBaIAQKpM&#10;T3UEs4wcUFYklf9DABQRH0KWIyIaEhZ2DpBMPRFmAKQ4isbGjo15URTVz9ndu/cB3+sDgOv2a7A+&#10;Iq7T5dwBiKmt8SApnJT1Vp4FEQ0i0ppJM0QUQhBAAhAABPEBEEAg9FMEgLHmsV+vJ4F9uw0i7Aph&#10;QWsQDFqznm/iQyJKIgjMheMspyT27Z6daJavhMHSEDgPZSaq1gRALorQS0UE8UH6sj+l1Co33HDD&#10;6OZll1120ocsLCw8//nPn5mZ2bFjx86dO7dt27Zt27bnPve5r3zlKzf7atSyO+64Y3TzwgsvPKWH&#10;T0xMrNqztLR03nnnbdT0Pve5z2VZNtx84xvfuLGXv3///tHMFQD85m/+5qWXXrrOh19xxRVRFA2r&#10;sd71rne94AUv2NgZKgXaE6WUUkoppZRSSqmHnai2Y3zbU208FTfOiWo7JLisf9Bnc8zFKdcrSXDF&#10;QtY74PMFMnUbTyEaothEEyZqPMjXhWRtPBlcR7jIuvc9yGdXSimllFJKKaWUUkoppdRDTTQxhoim&#10;nkhRwDreAwlpBsLCAsZgZAEAeNXDZOR3ABARweGusjUKZLQbavC/kUcwD4JViIO3ZhARCZEIiIQQ&#10;ENEQEgkZsoYiCwYlBM5yzgtxznf7vtWhyAKiGV/7TRlTr9V2bBXv2fnQTblwsA6hKCQwOwdEcExJ&#10;lOt0ufBl6ZaAoDVIBk4SJRrUZVlbtU4JC3PI85Bmq49l8e0u+8DegwDFERkLgCc7xeBMLOBYPAOg&#10;hBC6/dBPi+m5fHbRLbV9pxd6qVSDC/uAiGRIAgszBF7PKZRSG05EPvOZzww3JyYmtm7deuKH3Hnn&#10;nT/0Qz/0zW9+89ChQ9/61rduuOGGD3/4w4h41VVXbfbVnF1PecpT5Piuvvrqh8iYJe99u72ihe9U&#10;W5i63e6qPRsbXv3TP/3T0c3nPOc5Gzi4iPzsz/7s6J69e/e+853vXP8I1tqf+qmfGm5+7nOfW1pa&#10;2sAZKlXSniillFJKKaWUUko9/Nh4cnzHM/Lu/Wn3XrINny943wXXRhMbO2bsGNKJ/tFDxLPPOKTB&#10;9wDE2KaNp5Bin83b2g6fTpt4cj3f1bfhTDTpi5Z3HaSYQ0Zmvd94qJRSSimllFJKKaWUUkqpRx40&#10;xk6M+W5PRFYkXqoAkwAgUPWOhvjAzrELgIBE4sPIV8mhgGBZfFQ+anjHyA3BKgElALjm99CVgatV&#10;d+Hw9+FgUsWpCBEEEAHRRDGIiA8SAhdORACBCyeBqX7cN0QwSQSJ+2kQ6Xz/HttsAEAZuAIkJKLE&#10;2nrD1GvDdeAsBwB2nuJo9KPnIhJ6KedOghNmMAaFT/7R9KrvahD9IkJCdiKBxYjrdCmO0JrhOXy3&#10;x85zmgMgJTEYBM8AJ4xECbAPwEGYq1BaucKCwiyFA0PIqYQYDSEihyCFKxaWypYtQCyfEQ7BDGei&#10;lHoQzczMjHb1vPjFLz7x8Z/4xCf+7b/9t6t2fuhDH1qVP3kUItr4upczGXNYcDTUaJzaN6vedttt&#10;q/ZMTU1t1KXlef7pT396uLl79+6ThvFOySc/+clbbrlldM/HPvaxaLS3cB1e/OIXf+QjHxlu/t//&#10;+3/1da42nGailFJKKaWUUkop9bCESLXxC6L6zrT1fUQTwbbgesF3fb7g8wVAQxRh+QtIQEQYgUU4&#10;hAzYAQCSNXbMxpNIkYnG4/rOFMRl84BkorHNuigyNfZ9SLa5bC5p7t3sZVZKKaWUUkoppZRSSiml&#10;1GaKpybSozMhy7mfsQ/sPMjSSNETIBIYQmM4L8QHLhyAAKKAlMVPiAiISAgwqIFiASxLnqRKDYmA&#10;QJmtQQEEqXJAo1EeYZEVgagqQyWD0FBVOCUoAISIIIQQqpRPOVeMLEQGisBZhkQSGESyQ9P1c3et&#10;qM5g8d2ea7dduwchcHDSZxFh58masnYJCQAQrS2wBYCmnthG3YyNce6ABYRxZUCI84LzXLwXzxgZ&#10;EBAnwox0/BxRNW0AGY00IRoD7MUHsMF1urbZKMusOHec5+yDhEDWcFEAEbAIMzOTWX0iYRHvxQco&#10;c1AiICIiw6dXEJEZQhAW5gzLEUSEmQvvO9300FG32GEfoqkJ0kCUUpvkjjvuGN18/vOff7wjReSd&#10;73znNddcM7pzy5YtX/7yly+99NLNvg61Wr1eF1lHS+Px/Y//8T9W7dmzZ89GTe9b3/rW6ObLXvay&#10;Dbz2PM9/4Rd+YXTPVVdd9cM//MOnOs6/+Tf/ZnTzox/9qGai1IbTTJRSSimllFJKKaUexoxtNrc+&#10;Obh2kR5x6bSJxkU8+76wY3YcMnGd6lBEAEIkotjEk2TqSBEA2HiyNvYYm2wv+gcBkEOPbBNh47+A&#10;ap3INn02K1y4bFYzUUoppZRSSimllFJKKaXUo5OI5NNz6cEj3R88kD5whLOc8xwAIPjgEGVFcxF4&#10;hDLz4z0EBkNlMEkAV5U4VY1Cg4DPcgwJBxGo4Ye/ZfQ/KMzltEYniSPFUFKGr0REqpIoNAQCx36W&#10;HAWZA0URIgqHkOVoTXZkprZnJyJylhdLbd/tCbN45rzgwqEAewcI7L1J4lXjoTUUReJc6Gc4v8Te&#10;SwjVygznxxx6qQQW59EaNCS5A0JhQVpRnLXiWRi51BVXgmU9l4TcCQunOcWRMIcsgyAQQhUyYwFh&#10;YJbAnBVgDEYGDCGgBC4rs8q5DRuiyrQXEJZpNEIEEfYBDQEixhEKlBfI3vmeAAgXeej3+w8cXvr2&#10;9yYef5FJks1+8Sr1qHPjjTeObl555ZVrHlYUxc/8zM98/OMfH935tKc97bOf/ezk5ORmX4TaePv3&#10;718VW3riE59o7YbFNz75yU+Obp4gjHca3vOe9ywtLY3u+cu//MvTGOeCCy4gImYeztl7v4GLoBRo&#10;JkoppZRSSimllFIPd4ho40kbT8rEJT6fy/tHgmtxKAb3C4gA4ui7WUSRibdEyRYbbyXbKN/w80Vb&#10;xAsHG9c28XKMbXjE4PsuXxD2SPqvN0oppZRSSimllFJKKaXUo4iE0D94pPeDA77bF+dDmvpuvyqA&#10;QpTAknsyBFAFdaqWIWbxXsoCqMAIgINcjbBg9V7JCSGCyOrwT1nyFLjaP7xreNhwPwLAIBCFhESA&#10;BMLHXB5wUQALJTFaMrV6SFMPAAKZTKO1vtURZi6KkBfifZmtkjjCvEAiiuNoahIQgEVAQERcYOd8&#10;mmIKgGhqNXEuFIU4L43ls/teX0S4cGiIYgsAgRCEwAcOazQ4DWYrg6VZI94lAMhBPAgAe1/WN1UT&#10;Q6oCY4GryFMABkBmJBRECQwjaShEBINAiMekswQBEYUZrQVmjCMEIRGqJWgN+8CF872Ukjg9cDg7&#10;Mjt+yQXNC/aN5sGUUmfb9ddfP7p50UUXHXvM/Pz8c5/73FWNUm94wxv+/M//XPMhj0gi8prXvGbV&#10;zt/4jd/YwFN89KMfHd180pOetFEjLyws/PZv//bont/5nd/Zvn37aQxljHnyk5/8jW98o9xk5u99&#10;73tPeMITNnAdlNI/Q5VSSimllFJKKfUIgUhRbWdU2wkAzI59P/ge+74IE1lAg2QRjbFNsmN4zDt/&#10;wbU55ACAFJ/G2TfuKgxRwj6FeCq4jk22bOJklFJKKaWUUkoppZRSSin1oJEQej840Lv3gZAXIc2K&#10;hZbv9QAArTG1GnsHDEBM1papnupRAsAc+lm5BQyAAIhlgqdMSYkICCPRMYVHKyHAoIFquTupDErx&#10;8AAQABSBatzlaikJAggABAhYpraGo5TvywhwUUhgSmI0xjablERA6Hs9ccEttjC2SCakGYCANabZ&#10;MEkUelnIcuccCCOCeE9JDDSYXhQZqImIeM9Z4dOMiwJEJLDvdEHENGrigxROvAcRiqNyTmQtc1UV&#10;BXSczJgIlMkyRAjDr+Ers0yCiCBQljgRABABIgePRBhZMoaSmJ3nwokTYBEIMmjqAkQRqaJrhvD4&#10;iTUEBEPiAzBLAAFbFnohoanXyys1SRzSvHffA8mObe077+4fODT15MviKa2dUerB4L3/+te/Pty8&#10;+OKLa7XVX8F55513/vAP/3C73R7d+Xd/93fHZmbUI8a73vWur371q6N7iOiqq67aqPGdc/v37x/d&#10;s3v37o0a/Oqrrx42OwFAo9H4z//5P5/2aFdeeeUwEwUAN910k2ai1MbSTJRSSimllFJKKaUegYgi&#10;iidtvN43e4Q9h76EHBA3NxMFAEgRhwwAmIszHkwppZRSSimllFJKKaWUUg8DrtVZvPU7vtvz3V6x&#10;0ApZRsYm27ZGk2Mg0Lv3ARB2rQ4iripfQgQOLMIiAIBlDRGICJfbKGV+CUSYkU7cFoUAUhZG4ciO&#10;5RSVVPuWf5NBgKrqmKqyTxICIMogFFXFhwongSmO0JBt1imJAIDiGLo93+2iMZKmZK1p1KleI1t1&#10;N2FkIc+RDAc2LFw4Sla/lYOIGEUURYa5WGhxmooLQib0U/YeAYVZCgdI7BmEl5NaRCiBQ0Bjj80l&#10;CUsZ7kIiYS4vln0A5jJnBogIiGUCTUR8ABA0FgExtgCA1qDzZAwHRgAJYTg4EYK1eNL+LqgSUMKM&#10;RBJYBtEsJAxpTpG1E2PxlsnQT9PD06Zer+3ePn/TrVue8oTa7h2b9XpW6tHj/vvvH9186UtfuuqA&#10;j3/84694xStG90xMTNx4442XX375Zs9dnS3vfe97f/M3f3PVzve9733NZnOjTnH06NHRTSIaHx/f&#10;kJGnp6f/7M/+bHTPe97znnq9ftoDriqwuvHGG9/whjds1DooBZqJUkoppZRSSimllAIADn0RYS6I&#10;knW9+XQ2IRqRAADC+WYvjFJKKaWUUkoppZRSSimlzjKR7j0HOt+/J+RFdnQmpBnFcW3XDjsxNnzP&#10;wk6MsQ+u3RHmKn80eDdDfGDngKUqICJCKNuFAFikKnGS8kSjdU+jXVDLcFBkBMuPO/7Mq98Ry1gU&#10;AIKAoECZyBIWJKq6rPIcWDCO0BrTaFAtAQBh9u0eAAgIZzlFFg3ZscZoaxNFEQBSZEOasw9QuDUn&#10;Xk2fyDbrAYRDn70TFCi8FHk5GbIgbvTqqhQTCDAEY8zosFJWZCAiEYiU6TLxAWSwqohkTDkMigBz&#10;lTojxNgiUvloKB8eGLhMtAkAIKEAILMYQlhXLApYAERCAJFy8LIdyzYaCJhs2wLbt7pOt5hd6B84&#10;XD9n1+Itt09cenHzwvPO+gtYqUe3W2+9dXTzuc997vC2iFx99dW/+7u/O3rAFVdc8bnPfW7r1q1n&#10;YzK333770572tLMx8q/8yq+8973vPRsjP8Lkef7a1772Ix/5yKr9l19++Rvf+MYNPNGqkqjHP/7x&#10;G/U5h2uvvXZ0s9FovO51rzuTAR/3uMeNbn7lK1/ZwHVQCjQTpZRSSimllFJKqUeSd7/73UVRdSv9&#10;yI/8yI/8yI+s84FSfqWiMABt9kUAkAVhAOagmSillFJKKaWUUkoppZRS6pEsZPnSN7+Tzy36djeb&#10;mQPA2p5d0cpQEADEW6d8p2vqNd9LxbMEj9YCgLCUgSgRAYSRz0MjAAAhioAMu5xgEJGqIlG4nGcC&#10;qIqeBKQM6WAZFhqSFUOXuwQRBQejlzPAqkKpPABE2HlkQWMoidGQadRNPQEACew7XfZBcgeAaA0Q&#10;AmJIM9MY6aMgpCQGkZAV7BzFFpjBHPcNHTQGENEa8UGyoryKB1rzN+z/HhKWE7vq0idvaTRgGAFD&#10;wBBYAppoWKUlLICIiBRZLhwgQgiABMJQrTYBIiCKD1BGlQDQGDSmfHaq6VsTnAMBEa4anwBFBMvM&#10;GArQ+jJR5ZQCowDEBIiSO0CkJLbjY0AEANHEuG3U00NH04NHart3tO64y/fTicsu2fQvBFTqEewL&#10;X/jC6OYVV1xR3sjz/Kd/+qc/8YlPjN772te+9q/+6q+sPYsf4HfOnY1hw0jNnTqeAwcO/PiP//iq&#10;tBIAbNmy5fOf/zzRRn4U4a677hrdvOSSSzZk2Pn5+VUlUX/0R3+UJMmZjLlz587RzXvvvTeEYIzZ&#10;wNVQj3KaiVJKKaWUUkoppdQjR1EUw0zUw/efZREMAAgH5mKz56KUUkoppZRSSimllFJKqbMlZPnc&#10;V2723X4+Pec6XduoJbt2UrTGBzspjpId23yac+FDnnPh0RoU5MKJiHComp/W7H1CRGEpA05VYqns&#10;cxpphRpEmESquwQFBykogTIxVYafZNBrhIKIIFgVRCEQIpXlSAJS9SwJl0EgAUI0xo41KImhaojq&#10;cGDOcxAxSQSAnBfiQoCc4gTt8mfHTS3hPEdDwiwCzEzHz0RRZMR5CAGYgUgcA4iweA5YBrcA0FDZ&#10;/lTGt8rLBgZgL4bIGmEGEbQGENAYoAAhiJTfrycAg/gZYZVwKvNOiGgMxXG1UmUkzAfhke4tJBjc&#10;iwAQuHyOTvxSQRxk0gKX64xk2BWmXgfCeNvk8pHWNvad0z88kx6ZSZwHAGCZvPxxoJQ6Oz75yU8O&#10;bxPR3r17AWB+fv45z3nOnXfeOXrkBz7wgTe84Q2bPV91VjDzn//5n7/5zW8+9q69e/fefPPN27Zt&#10;29gzHjlyZHRz165dGzLsu971rtFNY8zrX//6MxxzYmJi1Z5+vz8+Pr6xC6IezTQTpZRSSimllFJK&#10;KfXQol/Vp5RSSimllFJKKaWUUko94oU8n7/pG67dTe8/FNLMNBsmqflWp7ob0dQSqsdIVZFCNDVR&#10;S9PQ74v37L04C0TADIFBAAiBj38yJARhYQQGIBSGstppJKpTHTi8MYhK4WA+gzRVVQsFIFg+AqvD&#10;EWDYJjWIYA0eOry3fLiIb3c5BM4LYCn7o0QADbF3xpqQpna8uTwra9BaQATm0E8BgcgIM4AAEpZZ&#10;LCIkQkMhzTkEEBAWFEaDwtVURKCsgcJBfAvK2YSAgQVAhCFIEEZBNIiIZKOy/opZYBgkw8HvLOU0&#10;ymCYAAgKZzkM+7hCkPKYKnsmIIyIQlglshAgBDQWTpaKKlu8RACMAUT2BdnI1GvRxDjF8Ypjiern&#10;7spn5vK5hfK80ZaJxr5zNu21rtQjV7fbPXjw4HDzOc95DhF95zvfedazntVut4f7oyj6yle+8vSn&#10;P32z56vOirvvvvuqq6664447jr3rec973ic/+cmxsbENP+nhw4dHN7dv337mY/b7/Xe/+92je972&#10;trfV6/XTHa9y7OV3Oh3NRKkNpJkopZRSSimllFJKqYcWkQAAiIYoPuPBlFJKKaWUUkoppZRSSin1&#10;kONanaOf+Zd8bjGfmeXC24kxLop8wS0fMUjIUBSZes3U63aimezaUSy0JLD0QkhzsiQCwgJEIFUk&#10;Z1jqNDqSAJQ1TiwwzE5VR8iKcqlBeKhskhoUQg3vQkQBQRn5hjcBQSzDTiLMwxYpAQQkGpZHCbME&#10;9p2eHW9K4SQEzh2IUC0etEsBxJGkufjA6Ko5+MDOceE4L4AZBMR77mcQRyLlZaFUCSUEgVDkKCAc&#10;mBmxSkAJEgCICCIK83IaqiqNQmOtEIMPwy4mAQCyCAKmemy1BNU4ZSJMJHCZjxLmKrYUBp1QIlUa&#10;qnxChitcZquqHJVIQEFEcWXNVNXrtdb35yGiCIAIEklRUBLbsSZaE2/fuubByc7tCJjPL1ItaX37&#10;e9H4WDQ1AUqpDXX33XePbv7ET/zEP/zDP7zqVa9adZhz7pJLLtnsyaqN55x75zvfee21165573XX&#10;XfemN70Jz85Xoj7wwAOjmzt27DjzMT/0oQ8xrwhY/+qv/uqZD3tsqmppaemcczSpqzaMZqKUUkop&#10;pZRSSimlYPBFhQTCZzrSGRP2gARISMlmz0UppZRSSimllFJKKaWUUhupWGx1775v/ubbQj/1rTYX&#10;jpI49Po+hJUHYlmORLYIWY7tDs2ZaHKicd45vtuXei30Uy48EFadTMxViVAVaRoJ4QxuLhdDYbm3&#10;6nlacdaR/yAAA1D1SMAy7oRVMxRgOUr5WW8sE0eE1RHCAARIhLXIxLGwcFFwXlASu6UOgAgzMFMS&#10;r0goIQIRh2AiE/opey/eA4AElsBSFisJcOHK08HIdYqIhFDOBAbTFJZhTVXZdFVmt459XpAIYxLv&#10;JXCZ/gIOwshZDgDiA5S1VFXaDAUEiZZXulw4FvFheflkJBBVrtbImXFYqQUgQdDQ8vNXLuXIylQH&#10;CgMgcAAydqxJ1tb37CBr1nylIWK8Y1vIi+zIDMXRwi2373jOMyiONuFFr9Qj19e+9rXRzfe///0H&#10;DhxY88gPfvCDb33rW8/2fC6//HJZ6484dTbcfPPNV1111aFDh46968ILL7z++usf+9jHnr2zT09P&#10;j242m83THanCzO94xztG97zsZS/bvXv3mU/VmNV/T3U6ndMaSam10ZkPoZRSSimllFJKKfVwZ+wY&#10;AJJJmPNN/2dikYBoAICMZqKUUkoppZRSSimllFJKqUeIfHZh7iu3zH355sVv3eEWFvPpOd/tQ1m8&#10;ZIxp1E2zMfxF9QQRJM99t+eWWq7V8WmWLyxmR2ejqQkTR2WEhn0QZhBezkGVwZvlXzL4XQb1UYPQ&#10;0GhwClaHo8p7afQuhFUPEURElDJzVHUcEVDZGoUUWYojimMAQEKTxEAY8pzzIuS5FA6tQbP6U6xk&#10;jYQQssK12lw4LlxIc84L8Z6MQSKKLFoDhFRPTKNm6jWqJRTHAIhIEMoFkcFKiIQwzBqV61NGq9Yi&#10;gFjWU1VHMIuI+CA8fAwCIhAhLhdpVcsPggRoLUWWIguAgGX/FaKh6oG46nwweMpEmKteKWEQlsDs&#10;vTCPhr4GR4KdHKckTnZtM43GCV5ySFjbsxMQ00PTvpcuffOOTX8XTKlHmBtuuGF083iBKAC4+uqr&#10;nXMnH1E9HGRZ9oY3vOHKK69cMxD1h3/4h9///vfPaiAKANI0Hd209kybcr7+9a/PzMyM7vnN3/zN&#10;DZnqsU1Z+rOgNpb2RCmllFJKKaWUUkoBkjG2GXwXREQcYryJkxF2SBY0E6WUUkoppZRSSimllFJK&#10;PSIIc+d793TvuZ8Ll03PpgePivcAEm2dNPXa6jqg0QcCgA/sPWe573SRDNUSU0tEpMzhoEjVjFRl&#10;XaQK3kjZClXuWo5ASRXNqYy0Qo10Rg1iM7jWfMqxcfAYRMDqBIiEGFngIAJoCJEwtsuDIFISh17K&#10;7Krthjn2BBKC+FAmlzAwIKAxaAwSBeeozF9ZI95zVlASIyEisveIwiBIhMYAiASpappgJA82DAQx&#10;rzqxsEhgYUYEQFM2TIEIDCNnWIbAQEQQBIwBLouyAA1KQCQUqVJkVS6reiAKy8jzsJxKwmNuVS1W&#10;IgCChBIYRKBs2GAWACKMJhq2Wa/t2BZNTpz0tUeRrZ2zK3vgSDE7j4TF3EKyY9tZe6Ur9egiIp/5&#10;zGfWvCuO48suu+yb3/zmcE+v17v++utf/vKXb/as1Znav3//j/zIjxw9evTYu575zGd++MMfPu+8&#10;8x6EaXjvN3bA97znPaObExMTz3jGMzZk5GMzUcc2Ryl1JrQnSimllFJKKaWUUgoAwMTjZQaJQ76J&#10;0xAOIeRk6ohkorHNXhWllFJKKaWUUkoppZRSSp0R3+3Pf+WW7j33F4ut3n0P5EdnMI6AyI6N2Wbj&#10;BIEoKENH1phaEk2O2/ExNBh6/XxmjnMHHKSK2cAaBUSICFVwCYclToR4ojMNBkEcxKnKnVWKSpb7&#10;osrYlQzSRmUtFAIiMEsQJEIijCwSgYCwlL8gCAKW6SM0BC6smDNLyHIJDCDsvbAgEdVqFEdoqDoj&#10;YrlJSQIAnOcSmEOQsi+LBa1BQiSiyGBU1gZg2RoFo41Lw94ngfLh7EMVQBIQEUSCQVUUVC1QUP2G&#10;KCziAyCjIbIWsfq8N5Y1VCDCPOjjGvY7Dc5OqwujqsGHUTSqxhMWEIbAUriQFyKCRBBH0eRk/Zxd&#10;0ZbJdb4Cbb0WbZ1wrQ4Xrv29e7QqSqmNMjs72+/3j93/xCc+8cCBAx/60IdW7X/b296mP4APd//0&#10;T//02Mc+9thAVLPZ/Md//Mcvf/nLD04gCgCSZMX3q55h81Kr1fqHf/iH0T2//uu/TrQxSZNjX/Zn&#10;3mql1CjNRCmllFJKKaWUUkoBANhoEtEiWQnZJk6DQx9BjG3YeAui/lOgUkoppZRSSimllFJKKfUw&#10;lh6Zmbvxa/n8YnroaD47jwJmYhyYyRjbrJ/CQIgUR6bRAERxnrNcWBAAzLB9gQb9TwICWMZpBpVD&#10;VVHScT+Lj8ArczsjmZ0q+bS8Odhbnm6Q+6l2B0ZCIAQEYA5pHtKMs7z85dOMgy8nxiFw4cSH4QM5&#10;z0GYfQABBCRrMLIrUlwiiIiGoolxNIZqMSD5POe8EBFhqXJZA0REkR0u0MrPZEuZgOIQhJkDAzOA&#10;AJEgmshiZMkYAEQysjzocIWlzIjhMGtFBIBSBrfKtFq5pICjq1rmzZZ/X9XOxVzVVYFIuboswizC&#10;WAbPrInGm80L9tmx5im9DuMtW4SwWFhyS+18eu60X89KqVF33HHHsTvf9KY33Xrrrbt27Xrc4x53&#10;2WWXjd71/e9//1vf+tZmz1qdvr/4i794+ctfzqubBuENb3jD9PT0VVddhcePHm+4nTt3jm52Op0z&#10;Ge1Tn/rUqj2/8Au/sFFTPbbSamLi5D2HSq2fZqKUUkoppZRSSimlAABsPAUAZBvB90D4TIc7XcH3&#10;kSKkOKrt2OwlUUoppZRSSimllFJKKaXU6ctm5he/8W3X6fXuOxjSLN62VQAkL8R706wDndonpznN&#10;XasjzAIowmXABpGEDBIBguAwbLMixrT6NLii/QlgOdc0khqS5UcOq6gAZOUwgDhMRAkzMwCCiAgz&#10;CLAPElb8ghCEpSycksASgu9nISs4LzgvhIV9ABAwBISCCCOfOxcBYAFCAKQ4jibHyVqTxGSMuCDO&#10;iwgc02iBRGhNWcaFg1qrwa/AzkMIEAIIIyASApGJIyBCRLQGECSEMqqEhGgQkQCx6r8KgQNDYCkn&#10;hkDGlCmm6hS4nBYr12tkZlWLFyDK6H1VOVW1SuWLpEyrIaGpJWOXXEhxdKovRTSUbJn07S4XReeu&#10;H4A21Si1EW688cbRTWPMJz/5yfe9733DDpzf+Z3fWfWQa665ZrNnrU7Thz/84V/+5V9etXP79u03&#10;33zzBz7wgWbz1KKqZ2737t2jmzMzM2cy2nvf+97RzSc+8YkbWHiV5/mqPZOT6606VGo9NBOllFJK&#10;KaWUUkopBQBgojEbT9loAoS9O6NvUTp9whz6xjYRUTNRSimllFJKKaWUUkoppdTDV7HUWvrG7SHN&#10;0oNHyZrGeedACADg+ylGEcXxKY3GWeH7fQmB8xxAMLJIBgSkDEChYFlOUSZtRgJNJ7IqGVU+RJYL&#10;o8qWqWrY6vCVFRgiWNZSiYAIiZQVTwjCzosPErhMWokAM8ugq6qsrpLAwIGLImQFOy/OAwAag1h1&#10;K63odQqhvJfiCBDKtiiKoyq8BIACEoKUZxm9SkM4TIsN15NZPJfHgyAAVdcpws5zOXNmEKgCToM5&#10;g0GKIkCq1pmZA4swIiGZQXGUSJnmWs6l4VpPSLX+VSIKUaoiqepYREQkJKx2G0NJHI2f5sfuo6lJ&#10;ICzmFl2rk2lVlFIb4frrrx/dvPvuu1/ykpeM7nnJS14SRStCjP/0T/905MiRzZ64OmXf+c53fu7n&#10;fm7Vzpe+9KX33Xff0572tE2Z0r59+0Y3p6enT3uo2dnZb3zjG6N73vrWt27gVPv9/qo9Y2NjZ32B&#10;1KOJZqKUUkoppZRSSimlKklzH1JMtu6L9qZ8QZ4rlgDARGMmmiCTbPZ6KKWUUkoppZRSSimllFLq&#10;dPhuf/Hrt/k0Sw8dxcjW955DUeTaHS4KELH12joSS8u4cL7XF8+cF0BEtaSKyhis0j6CWFY2lXGm&#10;KsgEa7zXMXpekeXf1zqgulmldFakp8rHD38bbLNI+QuQCA1RZMhasoasISIkBEQgIqKqAYlFfBBm&#10;4SArKpUG6azh4CEAIRIutyQRmrFm2eYEiBhZQJTA4gN7X+WjmJll2Mo0SDdJGWiS8lwow5RWNX8O&#10;7D07L8tFVQJlIstaJEJLQAYQRQSG0am4SnONPGpkAU+gKowCGlR+gcAw4yZIZAwAkjUYWdfunt5r&#10;Eg1FW6Zctyc+pEdO/6PzSqmS9/5rX/vacPOCCy644IILVh2TJMlb3vKWVTuvu+66szer22+/PT47&#10;/tN/+k+bveSbpiiKF7/4xat2vuMd7/jEJz7x4NdDDV188cWjm2eStbvhhhtW7XnBC16wgVPt9Xqr&#10;9tTr9bO7OupRRjNRSimllFJKKaWUUpWotoNMYqJJEMe+d+YDnhIRH1zL2DGkuDb2mM1eDKWUUkop&#10;pZRSSimllFJKnQ4JYeHmb/lemh48goiNc3ejId/pCXPIcjQGrT2F0Zz3nZ6EwEWBRCaJR4udkAgE&#10;BISFEcqgT5kjKiubjh1ucEyVOJI1Dlh5c7k0SlYGqARk+ZjhYIjWkrVoCIlGIlYiXI2EZe/RIKY0&#10;HBwRQER8AJZVkxERCIxlNGi0dIUDEpExFJnBDYvWIKKISGAJDCGIVOVRgsggCFjGoqoVG2SwQAR4&#10;8EtkMNXh9AiNqdadiMoLxOXFpPKKsBqqmvs6wm9SPaNYngaJyrSVsAgzIQiASWIQITLF3IJwOL1X&#10;ZjTeAADf6+czC7Ip3w6o1CPIgQMHRjdf+tKXrnnYf/gP/2HVnj/+4z9O0/TsTcydHSGc5p88jwDv&#10;fe97Vz3d73jHO6699lo8aeT1bHrsYx87unnXXXed9lB/+7d/O7p5/vnn79mzZwOnOjs7O7q5d+9e&#10;M/j7VKkNcQr/h7VSSimllFJKKaXUIxsiJc29HHJPsS/mjK0DPnhfKOPzRQC0yRYbb7HJ9s1eDKWU&#10;UkoppZRSSimllFJKnY7uDw74bj89PM2BG/vOwcgCQLHUFh/Ee9NsrL8kSgK7TleYuSiAEJN49RGI&#10;AgIsiMvpnGE0pxpk+VPbq7NGIztkVZ+RDBJBx05WBjtRhiEnAUBALKexxoNkMJeRqS9PAwGRRARE&#10;kECCAAiiLbukAEBcAAA0BqPlnQDAPoiAMKO1FEXCLIGBAwzmASEICxKOTBvLuQKAoJRlW8NpLP8u&#10;IlXj0zGLVR5FBCDCCFSFqbhwQMsf8kaB0ameAC73Y1UzQBThKsQFIhhFVK+BiO/2OITu/gOmXpMQ&#10;xHthRmPIGjQWraHImkbd1GtrnyiKKIp8rx9NjrvFVrx1ar0vRKXUMW699dbRzec973lrHnbeeec9&#10;85nPvOmmm4Z7Qggf+chHXve61232Fah1yfP8t3/7t0f3vOhFL/rd3/3dzZ7X6p6oH/zgByGE08ga&#10;ZVn22c9+dnTPq1/96o2d6j333DO6+aM/+qMP3jKpRwftiVJKKaWUUkoppZRaljT2kalF9Z0iXOTz&#10;D9p5OWTBdWw8iWjrExdv7ndKKaWUUkoppZRSSimllFLq9IQ06959n2t3Q5bVdm4zSQwAXLiQZZwX&#10;AGji+BRG6/eBhfMCEGlFQxQAAAiLDwAAAsIsIoKAx+SRUKRqaBpmpRDLHNJIymd57OGhgLj6F+Fy&#10;3AiGxwEQYfU1cyI+lIGiFTMtt0eDV8LlHTDMU5XJJRYREQEOoSpdYhHv0RoktPVkxbA+VHkuIkBA&#10;QxRbU0tMPcHIgkh1ySJAVTNVuQRV1ggIQICq6ypvIBESYRSRNWUN13Cx2XthHjk9ICKSASQBER/E&#10;ueGFrj/5tryc5dIKiwAgCgIwACBZI8GDSEiz0O3l84u+3fGdru+loZ+Gbt+1u67VLhZb+dxi/4HD&#10;3Xvuz47O+m5vxWwBENE066Gfgkg+8+C9C6bUI9IXvvCF0c0nP/nJxzvymmuuWbXn7W9/O6/88VQP&#10;Wddff71zbrgZx/GHP/zhh8K7+Tt37iRakQRZWFg4jXG++c1vrtrzghe8YGOn+t3vfnd08xnPeMaD&#10;sUDq0UQzUUoppZRSSimllFLLkGxj6vFEsY23susE130QTsrsXDqNFNl4Km7ssfHEZi+DUkoppZRS&#10;SimllFJKKaVOR/t7+9n5Ym7B1BI7PlbuDFkGAFwUFEfr7A4CAHaeC8fOgwjF8YpPYItICCIAwsCD&#10;AA4iAkoZXioNbqAMS6QEZJBEElljKuWjB4NgZfRugBV5H4QqIyUoIoGFhQsv3rP37INw4BDKMwos&#10;F0bJ6lgVACASIWI1TxbxXgTYOUCkKKIoxiganawIl6Ou+ni6CIgPiFieBo0ha6skWHVKGb1AspYi&#10;S9aStWgMGoOIZVPT8mKyQHWBDADCLCxoDVqLUYRIiFjdK4PTlBdyUsOjmYVFBBARCMuVFRAuHAKV&#10;LVg+zbifFost3+2Ffj+kue/3fbfn2h231CoWlny7F3qpW2qnh6d7PzhQzC/CSPQiGmsIc0izbHru&#10;zF7pSj3afepTnxrd3Ldv3/GO/NEf/dHx8fHRPUePHv3Sl7602Veg1uW9733v6OZ11103MfGQeDef&#10;iJ7//OeP7nnggQdOY5z/9//+36o9l19++cZO9fbbbx/dfNKTnvRgLJB6NNFMlFJKKaWUUkoppdQK&#10;UbItae6z8STZus/nJRRn93zCLp0WgLi+myipj//QZi+AUkoppZRSSimllFJKKaVOR7HUSg8edYtL&#10;7H1t5/ZhUIezAliEGa1d/2ih1x+tSBruFx8khDLaJCKIgIbK4iMAWdHvBMd2PQ1KomAkOlUOW/0X&#10;AYYBqqqzaRBmktGCqMHDZDgTHjwKgKuwlrAEARb2ZVhIqlOtkRQa6UrCwRyYOS8gMEYWEE2zvsaD&#10;lmutBvsCc5YLM3sPIGirjNPK6y1zSzK8ytUDh1DdPUyIoZSXIIElBGFGQiSiyNpmHWNbZplwuOzD&#10;Ew1rutZQpb/KtiupMlpULmn1VLIIh5Dn4nzZdoVxREkcT03GW7fE26birVPR1KSdGLdjTVNLJATf&#10;6xWLS67VCWmWzy92732gWGyVa061OiKGNPOd7rryWkqptfR6vQMHDgw3n/nMZxpjjnewtfbtb3/7&#10;qp3H7tkQl19+uZwd11133Wav+iZotVo33njj6J5Xv/rVmz2pZS9/+ctHN49tfFqPj33sY6Ob27dv&#10;n5qa2sBJisjnPve50T2aiVIbTjNRSimllFJKKaWUeuTYvn37joFms3na49QnLjJRM6rtAMQiPSKc&#10;n6UJi0iRzoi4uL6LTG1s2xVkapuzdkoppZRSSimllFJKKaWUOkUi4rv99MhM/8Dh3r0PLP7rt/KZ&#10;+f4Dh5GIQ+DClbGTkOVlxgatWefInObigzgHiKPlSOIDFw6Wi5YQkAAG0aBBqmZl/ueY28PCJCxD&#10;VMMdZUfTIP8kAGWQqdxZ7uJB09MwkVS1IQkiCmAVApJBTIoZmFF4+VBm4UEsCo+tqhrsF2FmLgoA&#10;IGtMPUGz+iOvo8mj6r8sXBQiUi14mYYCiIzZWm9MNRpT9cZUvWHQACyXV402KZVrO5wh4vCkCIAi&#10;Iszsq8GBiKIIEUxtML1BNKpa4aqhi0F4pKprtLNreC1IRNX5QarKryquRYho6jVTrw2qtAAMDZ5E&#10;REMUWUpi06xHUxPR1IRpNEDEd3tuqe07vf4DR1rf+X7/wOF8dj6kuVtq+27fd/tn58dCqUe+u+++&#10;e3TzRS960YmPf/3rX79qz1e/+tX9+/dv9nWok7j11ltHN1/xilecyYcQNtyP//iPj25ef/31pzpC&#10;mqZ33HHH6J6rrrpqYyc5NzfX6/WGm1dcccWq2jSlztwpfOWAUkoppZRSSiml1EPcG97whg0ZB9E0&#10;p57YXbg1bpxb9I/kvSNRfbexG5xWEvYun+WQRvWdxtabW55goolNWDWllFJKKaWUUkoppZRSSq2b&#10;iIRuL59fKhaWivnFkFVfrCYA/Xvu971+6GcUx+mhowAAgGiNb3ckMADQOjNRAiHLhFkCYxwNkz/i&#10;AjtXxnLKsQeHCyAACwBKNZcqVlTdv0b0aHDPig6j6jaCrExSlTurNqMy7lNuDrNV5W0s76lCWbgc&#10;6gEBXnEKKCuYhmcZDlXOnRAAxAcsY0JEpr7W2zSjpVLlSYpCWIYJtEEyCXaPT/5/nvBUYRHharos&#10;iFVKSxiAZNjrVUakyg6uFRc4PFGZSkKkJK7CZIgw0uUFRFgu1iAMVv1erezoVVcLJ+VqlU8moogg&#10;oBhLwNUlMiORIAizcCjDV2utCaAxpkZE5Ppp6KW+00MijCPX6dlGjXMfioJDOHrDl2q7ttfP3V0/&#10;dzfFESil1u1rX/va6OaznvWsEx+/Y8eOF7/4xf/8z/88uvOP/uiP/uqv/mqzL0WdyGc+85nRzX/8&#10;x3+M4/gMx5yfn9+oUNDFF188Pj7e6XTKzU996lMiI3+XrcO99967as/zn//8DZnb0O233z66+drX&#10;vnZjx1cKNBOllFJKKaWUUkoptSYTjY1te2p3/ptJY0+eHnHZEUm2Gzt2Sv+GeAIccpdNi3BU32ns&#10;WG384qi2Y7MvWimllFJKKaWUUkoppZRSxyXM6eHp3j33u3YXANi5kGahn3GWcwhSuGKpxbkTYWm3&#10;iSwaQkMAGPoZF05EQi+jJEJr4YTvNkgIwiw+AOIwRiU+sHNVUAoJqCpjAgAsczeDpicUBEJhWY5F&#10;yfFjUWtOYBBywioatBxXwirEs3LA5e6oYRCryjUNHouCI2mokUcOpobD7UFzlVT1VYgU2TXnj8aU&#10;+0UEBbhwwFLGz9AsB6KqcasGLEKCKhhV3sGMhBIQLVVRL5GV2aeRQBTicuQMVzZwIXFVLYVkrYAA&#10;MwgCswhWT5IM1xSwTD9VYTBBpEHXFogIEoE1BlECCjMakMBoiKrklBzvg+8iwoXjNJMQRASsAcfs&#10;nOQFGuI0ExEyBkSymTlhLhZb7e/tbz5m39jFjyGrHypWal1uuOGG0c3LLrvspA95xzvesSoT9cEP&#10;fvDd73735OTkZl+NOq4bb7xx1R7n3GZPahkR/ft//+/f+973lptFURw8eHDfvn3rH2FVERYAPO1p&#10;T9vYSa7Klb3whS/chJVSj3T6f74opZRSSimllFJKrc3Y5ti2p3bnb43r57hs2mezbLs22UZ0Rl/+&#10;JCLBtV2+QBQljd1ISWPy4rhxCv80qZRSSimllFJKKaWUUko9ZImI7/aK2YV8fpGzgr2X8heLadTt&#10;eNOONaPxZjQ1YZuNzZ5sJWS5W2q7pXax1OJB71OJarV4asJONH2723/gSMjy8uDQT9l7ACBrqZZE&#10;pu46HVOviQ8UJyaOhVlC4MJJCJwXwozGhCwLeYbW2mYDj98ZxXkBAsIBzeBDniJVQ1RgIERjIARh&#10;ASmDOmUNEZbdS2WRExKBsMBILApgjWSRHHN6RCzroIbtTSMppkFPFA7qjqqk0eDoKvSDJ+qaGmzI&#10;8q7yfGUYSQAgBEBERGAGZt/po7Gmlqwe0BhEAEJglhAkBAkMImjNqryQrLhORAIJAgBQ9jmJQAhc&#10;RpIEhLlaWAFhGZk7QrmwZTSMhb2naPAcjfRESRmYMgZEhBA9i1CV8oLByqGgiFRlVyTMOAiHYWSB&#10;BsMRAlczBLACiHLsczZ86Yjv9sQ5YRHnODACICHGMXMAZiBEAGY2Am6xFfopxXG8ZVJ8SA8emXrS&#10;45Od2zfgJ0qpRzQR+fSnPz3cbDab27ef/AfnGc94xu7du48ePTq684Mf/OBb3/rWzb4gdVy33HLL&#10;Zk/hJF73utcNM1EA8NnPfvZ1r3vd+h/+la98ZdWe8847bwOnJyJ//dd/PTr4xRdfvDkrpR7RNBOl&#10;lFJKKaWUUkopdVzG1se3P7W78C1ECq7j84W8fyiKp0w8iUCnOpqIBNfxxRKIt9FYlGwnW29ueaKN&#10;pzb7QpVSSimllFJKKaWUUkqpM5XPLaQHj+ZzCyHNAIDzgp0XZmAuQyYURzQfURyVyZx461Tj/HPr&#10;e3aiMWd67tPi+2n/voPpoaOhzEGJhCwX50ePwch299+Xz84Ls7AAMxBRZG2zEddrpl7DyJZRFt/r&#10;obFojR1vLvftCHBeFEstyQrxPqSC1qCAa3UoiU2jhnTM2w0CXLhyxdBU93LhQEBCAAQql4sIWBCF&#10;RQgQhGE08VTmkZCGiajlpqPl42Q57DSIOg2vG4YpqxXjDrqREKvGJMGyAkqW001lB5PgyJUNe5Fg&#10;pGlJRrqaAKow1PIMq/gQsfcI4BaXQi2hODJJjFFUPo6sCQBojDjPzCBl6ROtUaDEAABYRb3KkbEs&#10;ZQKQKouEKCIwTJoNs2CIOMw7lQ1OiBJYSMB7Maa6F4dXI1TGvISr3FrVOIUrOrKGS1vFysouKzDW&#10;4Ei8ChEFAZgBUbjKwAGA8IoVBgB23nd7Elicq0rGIoPGlK8xgogLL97DIN5V27OLYlsstrPpWbfU&#10;TnZtn//at8YvvmDssRfiulvFhDmkWein4oMAkDWmXrfN+in1kpXj+F4aen3f7fluL2QFElFkwRiK&#10;DEVxvHUy3jJ5qsMqdTbMzc31+/3h5gtf+ML1/MgQ0TXXXPPGN75xdOfVV1/95je/ORr8maYeUrIs&#10;K4pis2dxEk94whPOO++8AwcOlJsf+MAHTikTtaoI68lPfrLd0MLAu+++e35+frj5W7/1W+v/+0Wp&#10;9UM5QV5cKaWUUg+WD3/4wz/3cz833Dx8+PCePXs2e1JKKaWUUqoiwnn3/qx7r7B3+XxwHUAypkHx&#10;GFFjPf9qx+zY94NbEg5kajbZQqZu4y3NLU8gk2z29SmllFJKKaWUUuqh6xWveMXHP/7x8vaznvWs&#10;L3/5y5s9I6WUUmoNxVKr87178tkFCSH0Ut/v+14qIaw8ahCFAaTY2kYjmhynJKbI1vfuGbvoMab2&#10;4P2DuVtqd39wIDs8Lcy+2/P9jLM85MXq1iQR3+1z4QCgCpPEkanXk+1b4q1ToxMWlu7+e0MvDVke&#10;bZ0c/civOO/anZDlIIDGVONElqwFQluv08r6I/HBtdqcO2GmeoIA4qu+KeEVDUjsPYgID6NNKFh1&#10;RSEiLCdmZFB2tJz2OR4ZfZ6OdxCORoBWpq1Gn200SDAomhKofsFwkYdnGT1d2ZtUlUThIPyDCIZs&#10;LUFrAQGNMY0GxRYAXKvDRRH6eRnxEhFa6/PcElg4CEs1MoiwICEQAYgERqRyU3wAERFGonJIJERD&#10;GEVlN5cERiIRBgCyFq2hOAKA4FzopmX8C2ILzFXTlMjyagEJACKzlJVaZd3W8pNYBq6QsLwxmHwo&#10;rwsjKyEAkYmjaMvUaHRKCuc6PWHmohAWKl9gx7aC+RDSHADseKO2e2fzgn0iEnr9bHYefEh2bIum&#10;JhrnnTN1+eNPnD7ivOgfOppPzxULS8K8+gViTLxlsrZ7R/2cXZTEJ3q9Bc5m5tKDR/KZ+eE44jx7&#10;j4hAhERQrgYAWRtvm4q3b63t3GbHmqCUUgrg7//+71/zmtcMN2dmZnbs2LHZk6q87W1ve9e73lXe&#10;Nsa0Wq1mU//0VhtPe6KUUkoppZRSSimlTgKRauMXxPVdvdZ3AcnEk+w6wXdDv4tk0dSJYiILFCFG&#10;gALMUL6zFxxzGlwK4gCAbD2qbSFTI1OrjT0maZ57gvcTlVJKKaWUUkoppZRSSqmHPt/ttb93T3Zk&#10;Rnwo5hddqyMgZK1t1k2zaZIIiQAJDCEAO8e547zgonCtTrHUMrVaNDnOhUsPHZ247JL6ubvPdoGA&#10;76et279bxrfcUtstdTh4NIaSJNk6Zeo1jKNyCiHN0qNzJonFe59mKIDWIgAw+07Xd3u22Uh27SBr&#10;AABCACjzM3ScS0AkoNhKZKTw4nzwgeLI9/vkgx1rDN8xEB8AQJjRUBkn4sKJiLCgWTE4EkngQaSo&#10;rHUaDLLiHQhEgmFh0Xqs6FNa+4iRW1h2F+EwHyXlCMD93N3Xmr9vceG+xbn7luYPtRdFpBHFjShu&#10;RnEjTnY1x5+yZ98Td52TmGjQyQRIBgyhMdWAIZThopAX6Dwag5FIp0NxYpp1k8TsfJliGm3WOt6E&#10;BzEjABFhAAkIWM5YBFCkGgrK3YiEaA1FEVorzkGZmGIGwqoAzQNEUbkMOBgYy0AgS/VEEA2fEQQR&#10;hjL2VdVhCSJKWaUlIgggDCK8/HQjAQcRQWYQqeqtRp4gdt53esKB8wIATC1eo3+sPLs1YAh8YOdD&#10;L3VL7Whqwo41xxr1bHoum5lj7wGArJ247JK1f4J6/e7d9/UPHgERznLfTweNcKFcf4oiShLf6+dz&#10;C+07767v3T128QW2UV81jmt1+gcOpYenuXDivOt0Q5aLc+WrffW0iUyjbus13+tn03PtO6C2a8f4&#10;JRdEUxPrfU0rpdQj1Kte9arXv/71zrly8+///u/f8pa3bPakAACKovhv/+2/DTevvvpqDUSps0Qz&#10;UUoppZRSSimllFLrQrYxtvUpLpvJewc8xTbZyj4NvsMh9a5z3IehMbZOZpJMHSkiU6uNXZA09ox8&#10;O6NSSimllFJKKaWUUkop9bCUHp5e+uYd7HyxuOQW2wASTU3YyXGKozVzQRRFFEUw1gAACew6Xd9q&#10;Z9OzxcJSbdf2pW/ekR+dnXzi405cLHOGE27d/t2QF8Xsgmt3QMCM1WtTO6merJqwW2zlswvive+n&#10;whJPTlC9JiFwloU0DWlmagmwhDSv7d5hxxplkgTKqMwJISImkbDlwnFeoLUg4Jij8Wb52DJbMkgZ&#10;AZcRqRAAcVXQBYmEGQklDBI3iGV8CGEk/SMi60hDyTFBJxg2OAnIYE8V41n1pW9VIKrKR3WL7P/d&#10;871/vus7t08fXE8OKzbmSbv2Pv3cx/zwvgset2NP1cs0nAeRBEZDaAiNER8kyzGyIMDOmUYdAYAA&#10;HAOWvU/HX3sQAUGBQSXRoBarrNsCBIHl6BgDCAMhlN1TCBBFVekTsDCDgDAjkYSA1oigVKVXAlz1&#10;YSGVUanlyFt5V7W/ClGxCKBBAIIqlCVIKF7QGkBEAgkAIhK4fAmRWa4LK0N6wsy5A0RKkhPnCpEI&#10;jJRdTPnMPMWRadSBqLZ7B1hTLCwhURcgmhyv792z8iUinbvu7e6/T7wvWh231GbnEBDjiCJLUVS+&#10;ekOWu04XACiK4qkJ8SE9ND1+yQXNHzq/nDMXrv3du/sHDlctba2uT1MANHGEcRQ3mxRHaC0ASxBh&#10;BuFQOO5nWbcHAGSMnRiXELLp2WTn9vFLLoi3TK7jVaaUUo9MtVrtHe94xzXXXFNuXnvttb/2a79m&#10;jNnsecGnP/3poijK20T0a7/2a5s9I/WIpZkopZRSSimllFJKqfVCxLi+K67vYt8v0qNFeoR8AwBA&#10;hMUJF8IeEQEIkBAQySLFAIAURckWm+yI67tQ01BKKaWUUkoppZRSSimlHuZEpLv/vs737gn9ND08&#10;I8zR5FiybQva9X4oEQ3FUxPR5DhneTY91z94JJ6aFJZ8fnHrlVdseMhBQmjfcVfv/kMhzbIjMxJC&#10;NDERbZmgODr2YLfUzmbnOS98t4+EdmKMIgsASJaiMQkhpHnIci6cHW+mh4/Gk5NYjwFAApdHrrxU&#10;hEEcZ3kfoUli9l6cZxECcO2OHR9DQ8JSHYoIAuJDGb9Bu8b7C2iMlHGssptppAYJR9NQK869cirD&#10;3aPLtVxqVP0HV4Sm1i7CYpB/feCeT37/2/9y311FWZS0PkUINx++/+bD9//3m//libvO/cWn/ciz&#10;LrwEB+kyJCwTQcBCiRVrxblh0Vbo9UW4XOQqDHb8V4GAAJcVWGX0qaq4qtYFARGAy+URKe8RBIGQ&#10;5xRFaMjEMTtXPlRCkMCMAT2hNYTAAlKeRQSJAFcu6uDpKANRSFg+1yKAiMupNsQyo4UE7APa5fiT&#10;CGPZujbyg+Z6fWDhvAAEk8RwklAegAhGFkRCP6U4yqbnmhfsK0+dbN8KzPncAiVJ69vfi7dtMfVa&#10;+SDOi4Vbbi8Wllyrk88tSAi20Yi3b7WNGh7zyXsJwff6vtXNZueLhVa8Y2v7u/vz2fmppzwhn5lv&#10;37mf87xYWCoWWiJs4jjZvs1ONOn4f3pEg2FDP3XdvltsuaV2NDUuPuQzc41950w+8bH4EAgAKKXU&#10;pnjLW97y+7//+2UAaXFx8Ytf/OKP//iPb+6UROTXf/3Xh5vXXHPNxIQ2+6mzRTNRSimllFJKKaWU&#10;UqeMbKM2fmFt/AJftNn3g+8F3+PQ55AhGEBCsoiGKDbxlE222mgMTv4elFJKKaWUUkoppZRSSqkN&#10;JsziPQigMWAIUf+pdgNI4KXbv5sePOJanWx6ziRRbc8eik+n3AkRTb3WOP/cfHbeLbZ8p5fs2j53&#10;0y07nn1lNDm+URNm5+e/+g3X6hTzi/n8EsVR/dzd5jhtVL7dzWbmOHe+28fIRmPNVdVPaIwda0gt&#10;8d2ea3VMo1YAyAIDoQjLMS+xqtwJCdivKGNCoMgyIhdOcjEQ+3YnmpwQ5qqMCFFCGLQDCTBLFW6S&#10;6pVcpa1QEAeVTsOwk0jVhDSahhocMjwcRx5xbBRqZD+MNEUNO6xG3TFz+Pe/9H+/Pzd9hk/Wt6cP&#10;vfmfP/L4HXt+8RnPfd4PPRYBARAIy4yQMKMhjCOxFHLHWYZRJM4Lc5kJY+dHQ0Sjly4iVYmTDC4V&#10;q2enClUhAREIAPMwNCUiKCKBmQu0BqOIooiJoHCACM5B4CBFueKyvDQIOMhpyXL7FJYtW4hoDDAD&#10;gIggwqr1xDK3xgKEwEGMGTRKCUSIiMPonTgnhWPnQYSSBE72R5wMKsgwioAo9FO0xrU65Y8bIiY7&#10;tnOWZ0dnbD1p3XHX1qddDgC+n85/9Vbf7WVHZ323Zxu1eMcec/w+NzQmmhiPJsZDluez89nRmdDr&#10;c+Ha3/1EtGVSCpfNzHLh7Ph4snUSj1Mrt+awdnzMjo/Jdl8sLLmltltqx1unAMC1Oluffrlp1M/w&#10;5aeUUg9H4+Pj73//+1//+teXm295y1tuu+22zZ3SzTfffPfdd5e3m83maD5KqQ2nmSillFJKKaWU&#10;Ukqp04Y2noR4g7+rUimllFJKKaWUUkoppdRpE+ZifjGfW3SLLdftcV4M70IiO9aw42Pxti21nduG&#10;/SePKsJcLLaKuUUuCvGh7CkCADPWsGPNaLxpx5pUS04QURCRxW9+Jzsyk88uFItLttms79m5KjW0&#10;rpkAcJqFXur7fS6csIj3fqmVz87byfH+Dw5OPOGSZMdWO96s795JyekEroaXvHjzbW6pnR466vtp&#10;PDmR7NwKSGse7Lu99OgsF853exRZO948XsgErYkmx30/Df1UnMc44sKt/fVohEgGKYgvAzArDiJr&#10;EJGLIuS5SRLf6YEMioqYOS8kBGFBRGEZpJNAcDTYNOiVKvNYZSqnrI0a5p2w+t/gyNGdy6Go4cyG&#10;o49EpEYDUeV91Z5ukf/3r3/xf33nG2uUT52u784eecunPvL4nXt+9wVX/dC2nQhYZrw4BAqBRYAZ&#10;BTgI+KwMHKEIEgqzFIKEQFgGkEQARYS5WkAZuX4cNkQN5i4yXE80VP4uLOADGAIPIlLWGVUNXeVS&#10;A7LzwqGMLVURtRCGS1Q1hZULTkhkRFgCiwiUdVRVgm0wL4By5sAMgAhcvpRFgIxBxLLfTER8LxUW&#10;9p6swfX8GDIDABKRNSZJfL8vzhfzi9HEWBWxI0x27egfOJzPLwGRa3coiRf+9Zu+000PHuWiSHZu&#10;jybH15liMrWkvnePX2qn03PpkRlTr2VHpjGJTZLU951jT/cPYTTGToyBoWJuqXfgUDY9G22Z7N57&#10;//jFP9S8cF88NXHiP8SUUuqR57Wvfe0f/uEfljGk22+//dZbb33KU56yifN529veNrz93//7f6/X&#10;NbOqziLNRCmllFJKKaWUUkoppZRSSimllFJKKaWUetjzvX7vBw+kh6e5KEAkZDkXBTsPgQUEkdAa&#10;1+6YZCk9dLQFkGzb0njM3tqenY+Gj86zc+mh6XxmPp9fEF9VDwmzMJcZCYpjtKY82I6PNc8/t37u&#10;7jJ3sUrv3geyIzP5zHyx1Iq3TMU7tp7qZEKWuYWWTzMJAQTEe/a+DJOgMb6X8twCj48tfuP2xvl7&#10;TS1pffv7td07GuedW9ux9aQ1OKuIyNKt38nnF9MjM76f1ffstONjx12lvMiOzIhzvtNDa+z4GJz4&#10;bIi22QjGhl4fWcR7DgGNWeNAa8ATAEgIILRqEDREScJZzoUrj2Hn2XkUKQNRUPZGycpGp0GWCbFq&#10;QRrEaIZHDqNMa9U+jRxQppxWTGrkdznm8YPIlADC53/w/Xd9+Ya5fvdUXwbr8d2ZI6/+yF9d/fyX&#10;/cTFl4mIeA+B2WAZJYIynMVSLQ8IMJWJJgkgjCtSXGVBkqzIesHwoYOVFBFhAQAkBEA0hERAACGI&#10;D4IBPHLuqh+WslqKAwgLYPXAMrM2iEENY1cwUgbF3pfzHoTaVqfJZPjEAACDAAsSMAMhEmESl0OJ&#10;9xKCOA8IGK3x03osCQHKTFQcUS2BLPf9FCNbLLbKwiUAMLUkmhhzrXa8dbK3/36fZVUgyrnaubvt&#10;KXYxIaIZa8C0cFb4To9imyRxY985ZeRs/USEs9y1OyEtf1LK1WMkKpY6rtW1Y41ibql37/3R5ISp&#10;JdHURG33jvq5u6uiNqWUekQjoo985CNPfepTy83f+I3f+OxnP7tZk9m/f/8Xv/jF8vaFF1748z//&#10;85u9POoRTjNRSimllFJKKaWUUkoppZRSSimllFJKKaUexkKWd753T//gEQnsuz3f7oQ0K7MOQESI&#10;QATMHLjMGlBk7dgYF0U+v2ibjfHHX1TbveORmowSH7r3Hujdcz87z4ULvb7vp6GfyWgvDQCUMYkk&#10;NnEc0sx3uu07766fu7t5wb5ocnx4TLHYat95t+90i6VWvHUq2X5qgSguimJu0XV7wBKKQpxj56vg&#10;B2JZ1kO1KPTyYmHJ1BLX6ibbt0RTE+J8dmTGNGpjP/SY5vnnrjMZJSLtO+5Kj8zk03O+20t27jhB&#10;IAoAsulZCew6XTQUnTQQNWBqMYD4Tk98EGHOCphYMQkunHgvzrH3yLxmQgMNASF7J8LsPJazd74K&#10;/yBUr8/RKcnwKgEYAFCwigmNjLtWGkpW3VVVHR0Prh2LEgH4i5u/9P+99ab1rFLNRudNbnnM1LZm&#10;FPdc0XdF3xWzve4D7cUTPzDz7r98+n9/69CB//jDPxaDBQwiCMMqLEQ0JJ5BBIgQQaQMJUl5UYO4&#10;V3Xhw1Use6Wqm8OuLOZBOgqGgSgBgWHsigVAEEEKrsaSahTgqt0LCLGaHpavaiAUQGABXu71KqNu&#10;w3Md+yyteIIDAHhBJDJAOOy448KBiIRAkSm7qYQZRKq01eAnq3r9lD9izGgIECiKAME2ar7b48IV&#10;i614y+TwVRFtmXLtju/0WnfcFU2Mp0dnuSjKQJQwh34WsowLJyEACyAgGYosJbGp11a1unFepAeP&#10;IgCgSPBoEkH0nW40NQHr5trdYrHFeQ4s7L14L96zD8MQYMjy0E8piV27U9u1PZqccO1udnS28939&#10;jfP3Nh+z90y65pRS6mHhKU95yute97q/+Zu/AYDPfe5z+/fvv+iiizZlJu985zuHtz/ykY+YteLi&#10;Sm0gzUQppZRSSimllFJKKaWUUkoppZRSSimllHpYEpH0gcPtO+5m54rFVrHYkhAojqMtk7ZRozgB&#10;Q8Owk4iIcz7NuJe6pVaxuGSbjWTblsVbbk92bp+64vEmSTb7gjZ0cZj7Bw5177ov5LnvdPP5JS4K&#10;AKA4jqYmKI7QGCBCAhAIuWNXcO6KdiebXyBjbaOezc4v3nZnfc+u8UsuiCbHTRItfuPbnBfZ9Jyp&#10;108pEMU+FPOLrtUB5pBlIc0BBMlQElMUYWRHM2k85n27g8ZQErMPxdxiMbdoxhrx1ESrn2VHZiaf&#10;9Pj1lNXkM3O9ex8o5heLVjvetjWeGj/BwcViK2S57/YAIJoYAzqFjJypJRLYLSwBIhcFO0dRJCGE&#10;NOe8ABDxzL4sxQpCKwJIZZVQFbnxgQs/2BREQsSy5WyNGBgOBkAAYBFGKatzhkcOt4aFSQAnjD+t&#10;kX0aPdXKI//kps9++Du3nGhZiJ6178IXX/yEJ+zcs6M5Tmsl2WZ6nVsOH7j50P3/evDe2eOXTX30&#10;2zffOXP4PT/5ym2NJhChKcNGCADCjEYklBmg6nUkw5KlkesSKtutBMvVxJFlGTZNAVbFW4RIBCLA&#10;XEahql9llIkAiRARRCAwAApw9XQSYjmrMqRkCEXKNrYqrQSwIg01eB4HT5kAoCAgy7C+CoWraXJA&#10;MuVFiogUTkLVNxWyojrL8KpFhq+PQR+VSAgURyCCkYWyIM5knOUURyHNzODHyiQRJUmx2BIfOMt9&#10;t1fbuR1CSA8d9b20WocQgKuuK0REY8qfGrLWToxFkxMUWQkhPXg0FIVvdwExnpwIRcGFy+cW7HgT&#10;T/YpeRHx7W4xv8jej/5AASBaQ0mCxgCWS9oM3VSCB4D06Kzv9tEaU6vFWydDXnTvua+x95zxx/3Q&#10;mt13Sin1iHHdddd99KMf7ff7APD2t7/9Yx/72IM/hyNHjvz93/99efuVr3zl05/+9M1eFfXIp5ko&#10;pZRSSimllFJKKaWUUkoppZRSSimllHq0ExHOi9BPxXthQWsoikyzQfah+83uwrx0253pwaO+18+n&#10;59j7aKwZbZmkWrJm6RMiYhzHcQyTExLYtdvFQqt/4LCdHAeW2X9pb33a5fHWqc2+rI0R8mLx5tuK&#10;xVbopfncQshzk8S13TtMvU7RGp8bJGtdX8D5AACBfa9bLCwCoGnWi9mF7l331HbvdK227/Rct2/i&#10;OHnMjlOYTFGkh45K4UKWhzQTAZPEpp4cLxFBkbWNhu/30RAS1vfuDr2+a3X7B49EE+MS2P3L1yYu&#10;u6S+b88J2r0kcPuOuzkvivmlaHIi3jp5ghmyc8XcIucFO2cbDViryunETKPmOxHnOSK6VsfEETtf&#10;5kbYB2CWEKAsfQIZnbZIWR8kwoO0DA/KnrCM8uA6Gqtwuf1oxS0BGVQhjRQmrUpYDaNQx7ZKDUqi&#10;cDlMhcAiv/elT3/ie7cdbzbnT2195aVP/smLLt1Sa5x43jub4y+6+LIXXXyZZ/70/jv/+ps3HWit&#10;3Rz17elDv/rPH/ngK147Fh9b+IMAUK5bmVsaRp7KvFhVDyXDaylTNYOLHF6awEgWDssEEQiIMAzK&#10;zAbrhyCCxkiZd5IyuYZkrUD1KEAQYSgYDJXVUOVMcRDiGTyzOFjoauzhszhMcw6nKAHEFcVS2zbq&#10;aCjkBeeFMFfPT1k/VWa7Rp7EwQqVOTGRwFz4YmGJktjW6xTHIc1AxHf7ZiRqGDUb/QcOm3otnZmz&#10;9Vq+sCTeS+Dyx6T8mwJEZFiQBYiEaC3Fke+nxcJSNDEuzrP3vtMFkWhiHKzhpRB6KUVRsdBKdpwo&#10;VykhZNOzvtvnwocsE+cQkWoJJREac+zPvklit9SRwHZiDCNb2zZVtHvp4WmKomhqQnzIZua2POUJ&#10;j5g/5JVS6lhjY2N/93d/96pXvQoA/tf/+l/33nvvBRdc8CDP4ZprrilvENFf/MVfbPaSqEcFzUQp&#10;pZRSSimllFJKKaWUUkoppZRSSiml1KNUyIvs8HQ+t1DML7Lzxx5gx5rxti31PTvi7VtPkD958LHz&#10;izffls8v5rMLxeKSSeLGnnNMvbbOh6OheMtUPDmZLyy6hVavn9bP3TX/1Vu3PO2JtV2nkPYZEh98&#10;morzwozGUGRNvY7mlKM1G8J3egtf/5br9rKjs77boziq7dkZjTVhrWcwZHk+txj6fRAQZnGOCyfC&#10;AMhFEfopGqJaks/MiwgShbzASZM9cCSaHLfjY2smrFaM3+/3D8+A967dLTtqqF4/adaO6gnmeZmd&#10;cEud2u4d8batxcJSMb8Y+mmya/vSbXcW84uTV1x6vJdl774HfK+fzcyBoWTHSV69+fS8hBB6KVpL&#10;tdOpC0NE26gVznNRSK8vvgYg4j0IABFG1hBxYAm+atQZPrBs7/EBEYR5GFoCEGGGsmwITvZCwioG&#10;gyPDHtMQxbCiOWk58zQMB61dElUVHlWbLPBfP/+pT++/Y82JxMb+4lOf9erLnx7RqcUpLdFLLnnC&#10;Cy+69P/94HsfuOXLD7TXSEZ9f2767Tf843972c8SrlwQGaxb2RSFBIQgUr6kR595HIkiATNU4+CK&#10;hStHCh4YAbHMqg1aqbB8moQFCSXw8EQAAIRUj0GA8yKIE+ZyRSUwACANGqjKxRzJKi0vrwCUga6V&#10;qqdGBJB9P6fCc5aLiAQuBxcfqhcAVSVXwycPBs1UAiCBEcuyMhLnmaXICoojEeHC+24v2blteFJK&#10;4pDlwhzSlKwF50M/5cKJD8NwGRKiMWX/FQpIYHZZ6KeASJEt5hfZB7IWAKLJcbQGAEyz7ttdLoqi&#10;1Y63bcHjFLL5NMuPzLBzvpdyngORadSPl3cdXqydGHOtduj2aHLc97Pm+ef6XuqWlvLZed/u1Pbs&#10;mrvpG+OXXDh28WMeUn+dKaXUBvqpn/qpZz7zmTfddBMAvPWtb/3Hf/zHB/Ps09PTf/mXf1neft/7&#10;3rdt27YzG0+pddFMlFJKKaWUUkoppZRSSimllFLqYeDQoUNvetObVu186lOf+lu/9VunN6CIvOY1&#10;r+l2u6v2/+///b/p1L8V/mGkKIqf/umfHm5+6EMfqtfrZzDe2fLhD3/4Yx/7WHn7+c9//q/8yq8c&#10;e8y73vWur371q+Xtl7/85a997Ws3e9bqIUdfJEopdQKu1enec392eFpEuChCPwt5zoUH5jL6gsZQ&#10;Evluz7U7/fsPmlrSvPC8xvnnlh9w31wSwuLNt+VzC9mRGdftxVOT8clCL2sjTLZvtWPN7NDR/oHD&#10;9XN3L97y7a1XPinZsa5PcHJepEdmivnFYmEpZPnquxFtox5vm4q3banv3oEP1rrlcwuLt9we0iw9&#10;NB3yorZzu50cX3NxuCiK+SXX6QozpzkXTjgAABhjrJUITa0m3oUs59wxevYOWNAaznIPws7lc4vJ&#10;tslo65bjLb5b6uQzc+K9b3cFwY6PU7zedTDNhm93QpoBQrxtiqIo3jplmo386Ex66Gi8ZQoA0NDE&#10;Ex+36uycF/n84sLXb3NLrWJ+Kd425dtdjCzF8ZoJLs4L3++HNBWRqNlcRynT2shaFGYR8MycgrVk&#10;DVqDRAAgRjDLy4wNjsSFqjIiEBnkeUQYeDkiM7hxommJrDxopAKpUvZNjRYirbwhxw466DMqxx+e&#10;/v93278eLxD1w3sveNuzX7B3Yuo0VxDAEP3kRZc+5/yLrv3Sp2+457vHHnDjfXe/+0uf+Y3nvnD5&#10;2gOLyKoLGHYxVYEuGI11DbNiKFXiaxCmIkJD4nzZ6VTGiACxChoNByesKpKEQagcGBHIGDQEgoKI&#10;iAKDPNLqarC1nrnlvSMBLRm9QwQQASGEEAIWCAjMQCBAVQwM1/z/ZIdnZgYiNFQOw4UD9BRZFuG8&#10;8NSnJOK8oKSq4QpFISEUrZSMCVke+qkEBkS0hCzCDEHYD1+rK7qpJEjwWZWiDCklsR1rlJkotBaN&#10;CVlOSRx6PTs+duyUi8WlYnaRg/edngQ29TrVk/X8CY+Goolx1+qEXgqIoZ/asYYda/h+mh+d7d9/&#10;KNm5rfP9e/K5ha1XPumh8HeZUkptOET8yEc+ct555wHAxz/+8f3791900UUP2tmvvfba8sZjH/vY&#10;X/qlX9rsxVCPFvo3ulJKKaWUUkoppZRSSimllFLqYUBEQgirdn7961/PsqxWW28bwKgHHnig1Wpt&#10;9mVtjmNX8iGImYfzPN6EQwjDu5h5s6esHor0RaKUUmsKedH53v7+gcMSgmt1XKvDzkGZ6Igiiqwg&#10;Aot45/ppIQyAtlmPpiZClvfuOTB+6UX1c3dvYsmGiCx96858fjE9MuO7/WTX9nhy4kwGNLWkft65&#10;2eGj6cGjjX17Fm+5fduznh5NjB3veBEp5he799yfzy6ACDsX0ozzgp2XwCCChEBk4tgnsWt1+gcO&#10;t4jq5+xqXnheNDl+VhfHLbUXvvat0E/7h44CQH3vbttYIwAvAMXcgltoCXPI8pBmAICxtXENI7sy&#10;WVEz42O+0/WdHhpiDlG9xt5zp0AiqtfzuSXf7Se7d5pBlGJ5Mp1eNjPLhSsfG02M4al8+wBFluI4&#10;ZLlp1Hy7G2/bAgAmievnnZvPLRSLS9WL0JiJSy8GAN/q9A8dzWfmfbeXzcy7xSW31Aak0E/LCwQA&#10;stY06na8aZuN5Xm22iAS8oKSGO2qAiIQDuKCBC+BR8MsiIjWoLVkDQCGLAv9lMsITtkVZu1oAKx8&#10;VYAIcBDmainKQJRIVUZECDCIRVVtQlLFqHBl79PKV2R1isGTWx0oePIw1eCBJ/l5HtQNfX9u+i9u&#10;/tKah/y7J//wLz/9ORvy50Ijin/vx192+a5z3/uvnw/H/J9wH/7W186b2vYzT7oSANiH5ZqmFX8o&#10;jT5XBChVrAsBAUUAQQAAy5/WMhxFWMaihBCCVKta9UOtuixEFBFBRhEPIkgEIBhFACjMMJizYDUt&#10;LLusUBBHW6Jk9LcVf6iOhKGqVBcgEFU1ViJlagsBBJGIRpvHjvdUCzMSIhEmMRKBMBeeCwfkATD0&#10;+94Y3+3Fgx9kv9TmLAcWCeJbHTCE1kgInBXV4pRZrAiHM68yXCLAwkUAZvYBECWEYn7RNOqmXqMk&#10;piQuE1au2z82E1W02vnsAueF7/aBKJoYw5OV0a14bqwxtSRkOdWTbHah2WwAgG3U6bxz8+nZbHo2&#10;9FMQWbz59q3PuOKU/kRSSqmHi3379onImY9zGt73vve9733v2+wFUI86molSSimllFJKKaXUI8dt&#10;t902/JzTnj179uzZs9kzUkoppZRSSp11t9122zOe8YzTeOC//Mu/bO7M3/zmNz/wwAPl7V/91V/9&#10;sR/7sc2dj1KPWvrDqJR6tMln5xe/eQdnebGwVCy2gIWa9fq2LdSorVmaEbLMd1PX6fhDR02SJDu3&#10;LX3zjuzIzNSTLqU42pRL6N9/KD08nc/O+26vtmvHhqSMKLL1vef0DxzqHzraPP/cpVu/ve3ZV5Jd&#10;I2ZQLLXa37mrWGyJ80Wr4zvdMlGGRBRZNEaQAEQKV/T65QdSTZJEE2Psff/gkdqenZOXXmIap5Pq&#10;Pyl2bvEb3w553j94BI2pn7uL4nit4yQ7MuO7Pc5z389ExNRiqiV0nFgFEpo49tiXzJE1zByPjwkA&#10;Z1no9bgohBt84FC8fWs0NTFMR3DhsulZcd53ehiZaLwJeMrxA5PEXBTivOv0ykwUACBisn0riOQL&#10;i0AIAL7dZedcqyMsoZ+GXj87eNSnGee5qcXFQgsQ0RAaQ5Hlwrl2h6yNt0xGUxMg4Npdzh2ImP8/&#10;e+8dZ8lR3uu/b1V194mTZ7NWWUirnAXCElmABAJ+MsH4YmMyCK6zja9touGafAHbGJtggsHXvkhC&#10;Qki2QDISCCSBEIqspM27s5PDCZ2q3vf3R/U5c3bimdmZnUXUw35Q9znd1RX6TKp+6psLsgszUJKY&#10;OGGtm0k+PEPOyeKDAABZG2YCADSGEa0bwmQYZEvoD9jeA4FMBALR+jMMrUKULdBesVGZzI9p+DUz&#10;YGaGlkefpx0eZGDMMp54DlmJpy/WalLNeLthYiEkWv/V7TfquTzzd1x0+evPuWTp9+y8IMCrzzj/&#10;aX3r33nz/410OuPdj//g1ku2nnBsR0/TDprdKUBZGxgZGepJsrcyjoC2Rcd29OSUAmAmtpIUQmNA&#10;+ZB+YGCbJzVj9IGJmYAZ0cpUEqVgQxQnAAjE1r9CBCZoDIetEE8HbzW9J5yRFtXSEY3aIDOg4CzX&#10;ijO1i4GNWdSJYmJgAClAoLBuJOHCRAAAgABJREFUFQoR+EBEaWrvc0qT8MCgKpeE7+l6GA2PMREZ&#10;g0JK5YMxlGoAACmE9FCK2SLddMAVERvDDIAGgClJ2RgmJmNEGMlCHgA41VQPZ5Sgq/V4cJTiVFfr&#10;6CmvXFjO1418zsSJqYUoZTpZsd8jhJK5Tev1xFQ8PBYBAOLEzx/pPvd0WDu/1+FwOBwOx4rgnCiH&#10;w+FwOBwOh8PhcDgcTx2+853vJElit5/1rGc5J8rhcDgcDofD4fh14KabblqGE8XM3/nOd9a25i6+&#10;xuE4SnAfRofD8WtFbdfeqYe2mygOBwYpSb2Ost/bJbyF1CaZy8lczu/r1pVaMjJW33vA7+oA5pFK&#10;reeSc+fMIFpVTBhNPfK4rtaT8Um/p2sFY5dQisKWjbXd+8KBIVSqun2HTR9qwoYqjz1R27mX0jQe&#10;GddTVQZQxbzf26XyeVByZnYWs0lSUw91tRYNj+LouNfVwUTx4EjHtpMLx21Z4awt5on7H9a1enRg&#10;EBDzx2ycU3IjbaJ9B00c61qd4lj4nsznUS0iVJDWwvdMmjIxGEqrdb+rA8slkaS6Vk8np1SxEA+P&#10;sjZ+X7fN0IkGBllrXa2BFKpcWp54gJ4HiCZO0FOUpE0NDxFz/b1AFB0cjofHqtt35jb063qoqzUm&#10;YkPMBgUI3xfFAiIyMRhDSUpxDIDCUyKXI62T8UmZzzGRiWNUCpUEYhPHFMVMxMRsCIiYCObMW0BA&#10;IZiYjQEbD4UISqIGMASSgBjEdMNRShAaWIA2YIhtxaxMJQ4NIxICyBwiyLD1dhhm3WbZGAGIplfD&#10;aA2cxjEwh2xzaPgRTh/ZPInROjeYmUKfvee/d4yPzC7nT57xvFedcf4yxndRzt2w5W+e85I//s9v&#10;zai9JvOpO//rEy/6TWuf2Xsia0YWo9S0jAAZAGAsqv9g1xPNrK3fPOP8PKjMTLIxXACAyGQO6Qcr&#10;pDXipLLTGVo1NQZAKeyxnKbMzGQy580aWwjTkVEC2TTKtOdmnT17bHB6+9D6IAIgMgOQbS2SNmL+&#10;TzFzIyQKUXjedMFoBaeA49TEsYkS4Sf1PfuD/t54aNTEMaUaEVAgJykgouehEvN94WIGMCb74KSa&#10;ibJPBCATsTbGGEpS4fs6ioBRBppMS2YagAmj6MAgpamu1oSSav6wvkUQqAo5XatzquORMa8j+/qD&#10;iF53JyBGQyP2i54I/M7TT1mFO9fhcDgcDseRwzlRDofD4XA4HA6Hw+FwOBwOh8PhcDgcDofjV5gH&#10;HnigXq8XCoUlnbVnz556vb7WdXccLu9+97vXugqOox13kzgcDkcr1Sd2TT36hK5Uo4PDqFRhy6b2&#10;04oQwCsXVamQjI6nY5MmivObN4zcdW/fpReo4tJ+EjtMph7ezmkaDQ7LXC7o61nZwtFTuQ394YHB&#10;dGKqumNP/phNXrlo3zJhNHbvA+lkJRmbTEbHGcHv6fS7OxeKZ0GUgS8D3+/upCRJxifTsUk9WQ3W&#10;9U4+9Mt4ZKz73DMWlZHap/rknmhwJBoapTjNbZlHiEp1uPcAJamu1ihNRSEvc0E7ahZrDUQoJSBQ&#10;kkohTD2UpQIGvqeUqdV1tSaJE5gAgUFvdzw0auLEVOtMrDpLy7e/EITvU5ICg65Um1FRtnuF75sw&#10;ojgRvpdMTvldHV5Hh+oo6mo9EZiMTapSIFu1PQY2RElCcaIrFVRKFQvx6DgAcKplsWDqoQljYGYi&#10;1poN2QuhECgQhGjxkRjIHmYo1TatCIUAJUATIyAxG2Iz7XtkzfE8ogSkYENgk4zYhgTNiCGCaRWm&#10;5aINQemQV6wnI7JMJHs0AeOcHtQhhfOMF7OWNV7A5kUA4ZHhg//64L2zC3vtWReukhBlufy4k//g&#10;6c/9xN3fm/H6f+/85U/37zpv41ZEzMKXZrSGp/2wrMktXYeAIAUQN6UvJgJj85QOyd2yzWcCQGbO&#10;DKvWHkOZ+ZCcpACZIIdKsSEEYmbI5Ce0iV3Wg8KsJJ419Dhzu1kZWxSKLIEKiK35xszGEKBQc0Qq&#10;cbNKUoIQIGYegwCgJGoBRLpaF/lc9fGdTERhBAAMiMyoZKtMNfMSxKwNa53dPkRsjO3GrPGZqwZs&#10;DMUxkmJjYq19Zl2reeUyALCh8MAgaa0rVZRCLluIAgAAEQQYxroeep7S9bD1+5TX1cHaxGPj9qu3&#10;39WR37zhcK7lcDgcDodjbVlypqTD4XA4HA6Hw+FwOBwOh8PhcDgcDofD4XCsOb7vN7fvv//+pZ5+&#10;xx13NLfz+SMdbuBwOBwOh8Nx5KnvHZh69Il0qhINDMt8UNi6BCGqCSIGfT25zRtMktb3HDD1cPTH&#10;95s4OWKtSCcr4cBQPDYBhoL1fatxCVUqqmIhHhljbWpP7LIv6kpt5K57k7GJcN/BeGRUlQrF47YE&#10;fT0LCVGHInw/t74/f+xm9FU4MBgPjkQDQyN3/5SSdEWqTWlafXyHrtTSySmvt0vNNbjMHB04aJI0&#10;napQqlWpqPK5tmwlIhv5YjUkYCatTZxYBQKlUOWiCAJTr1MUJ6Pj0eBoOjll6hGlqSzlxeF5X8L3&#10;gIm1NlHc2pjowGA8MoZKmTjStbrwvKCvJ1jfK3KBrtYo0QCM/qFiGAIqIQs5r7tDlYpAlE5MmTAy&#10;9chEMYWRqUestYljihMmRt8T+UDmAxF46CmUAgU2/glU0t4AqASgDWkC1gZtRJPVP1I9ozkoBSqF&#10;QgAwEzPNsJ6mazr9ImdpRlZ6YuJpb2n6vwzZKdwIhbK2zDzdOsdb2FB1kDF7n1uO/9ovfjK7mBN7&#10;+t9x4WWHM77t8JozL3jFaefMfv2TP7rNWmLTTllLjRkYmBs9iTOTuGy/C8w0JQREtLFgQNQsKfPG&#10;rCVFjM3OR0BAqzfZ/CUgYqamfYSIKAXYymVlsI2uwumYJkQUgHjIv8Z7je1DBC3MXs9irRhEVn9m&#10;m9E0R/dpslUCRBF4c37iUSCiQN8DgHR0Ip2qJmMT0GgsSolSMs9ROBOZOKEoZq2ZiLThVLM2kCVk&#10;AWYmWsOwQ2AiSlIg4lSnU9X6noFw3wFdrccjo6yNrtQAUXUchkiZNQlE4LM2QKwrtRlver1dXkcp&#10;HhmzwYOszWFdy+FwOBwOx5rinCiHw+FwOBwOh8PhcDgcTx2YmVNNUWzqka5U06kqaX34xTocDofD&#10;4XA4HI6jkBe84AXN7ZtuumlJ5zLzzTff3Nx90YtetNatcTgcDofD4Vhd0qnK5IOP6lo9OjgiS4Xc&#10;po3tyzyzUcV8YcsGNibcd9BU6xM/f3hGQsvqUd2xm4nSiSnVWZKBP8cRxIdfmaCvl4nSyalw/0ET&#10;RqYejt79M12t1fcOmDDKb1iX27huzhSmRZGBXzhmU9DbnUxOhfsH07HJ0R//bEX+jl3ftY+0iUfH&#10;RBAEPV1zHpMMj5o40dUaG1IdJTFnB84FpQYAmAiFQClQSk41MOlamIkjiKpUEL6nayHFSbh/gJLE&#10;RJHwfRkEh9k0e68y8bRfxBzuP5hWa7paN/W6zOXQ81CpeHSCDbExlKacpigEet58xYrA97o6he9R&#10;mlIcU6p1PTRxQkkKiBj4Ih8IJRcSMxgoSZmZNQEK4Xloj2cGYERgYk4Sopm6hfBUprUwAzOKeS6B&#10;2CL4NAyZQ7UomxIFrZlOTZOGYf5PQjOBap63uSlIZQzVKrfteGzGYUqIDzz7Kl8u57OwJBDgf178&#10;rO7czEi6R4cP/ueOR2FmZbOgp2lJCgHF/M/KctZnjc7k5kUBGBkPccOaSVOZhcbAzMZKg3aDUQh7&#10;22RaVGZFIQKw4emBsZrQIf9mmVEzsrwEzkiRQswaysw2D2rGsLMxWYIZogj8+e7n7IOTpGyMrocm&#10;itgQMzXqTRQnFCUmjChOKTVMbO9/ihI2hokoy1Vj22RbVRQCUID1CIXtCrRuIRCzMZQk6fhkWqnX&#10;9+wP9x00YchkVKmw0Hi1jfB9AKYk1bWZGdGIGKzvR0/FQ6MmiisN/dXhcDgcDsevIqv+w6jD4XA4&#10;HA6Hw+FwOBwOx6rCzOn4ZDQ4Eo+MVbfvTNJsRdLJB385DDkAkPmc390ZrOvNbVgnPPfHEIfD4XA4&#10;HA6H4ynCs5/97KYK9fDDD9dqtWKx2Oa5u3fvDsPQbh933HGnn376t771rbVukMPhcDgcDsdqwUTj&#10;P3uIoiQaGJK5IL+xHw4zfwNA5nK5TRuifQPR0AgIrO3eVzzumNVuCGkdDQynkxUm8rq6stYZ0tWq&#10;qYUmTijVmQEhhPA9mc+pUlHmlxyHJQJPlQrpxJTf01XdtS8eGNL1en3vABvKb9mwjAJn4Pd2C9+L&#10;Dg6HBw4Cwvh9D/ZcfM7hhKKwMbWde3W1Rkma37RhzvHVlWoyMWXqEaepKhWX9NdyNgYYgBg8BAD0&#10;FJOhRAtE0rpZlCwVuVLTlRowmzqjxMPvK4CGzULEDXksHBjS9VBXapQkMp8TuZyeqph6XfgqnZxS&#10;hTwAEBEIsUifIgjfQxRGp4hAKSOCyLcbbEVaWx8GELJTEEFKAGYNoA0AMIOphlAsCtmqsljRKwVE&#10;G6cz5+gjotWmGi4UZioTA2Bm5GTv8HT2UFPuaWYM4WzziVtiphAWcKea7/7HI/fTLNvwDec945Te&#10;dYc/xO1Q9IO3XPDM/33Xf854/d8evO+FJ58BmYrWkqmV/T8KRMAFhKiWpC20MVCAiNzSLTj9f2jj&#10;oUAAMDITMAMgM4Mhm9EkshCwxrlCADOTQCAiAKbMmsPWWs4Pt9QQZ6hfjfMFMNmwKAZGNARWIwSb&#10;8MYoBQqBvjfDvmMGYGJt2BgmZiIEG3ZFjYQoe+sxGQIgG1HFxIjIqb3zEQDYEACgQJCZDMaGpr2v&#10;lsra+92mdrGUNo+L4jgeHhVSMgDHiSwVxPwq45JAKVBIShKR800YzfhyhIhBf290YDCdrNR27C5u&#10;3byM7ESHw+FwOBxHA+4xIIfD4XA4HA6Hw+FwOBy/qrAx9b0DtR17dK0OzCaMdK2ukxiImTkaHg0P&#10;DApPicDXU9XwwCCKx3Kb1pVPOk6VS1kJROnEVDpZ0bU6xQlrAwKFUrKQU+WS3925IvO1DofD4XA4&#10;HA6HYzXo7+8/++yzH3jgAbv705/+9LLLLmvz3DvuuKO5/dKXvnQZV0+S5Be/+MW999776KOPDg4O&#10;EtHGjRu3bdt28cUXn3nmmWpZoQFtYox5/PHH77333u3bt+/cubNer+dyuU2bNm3duvXss88+/fTT&#10;+/r6llcyM+/cufPOO++8//77Dxw4IITYsmXLOeecc+65527btm0ZD+kODQ3de++9999//65du8bG&#10;xoIgOO64484666wzzzxz27ZtYiVW/l5GG3fv3n333Xf//Oc/37dvXxiGXV1dJ5xwwqmnnnrxxRdv&#10;2bLlcJ5FPgIXXb3RHx0d/dGPfnTPPffs2LEjSZJ169ZdeOGF559//hlnnLHUPlmNSq7JwDkcDsdT&#10;idrOvbpSiwaHATG/ad1CesBSUIWc39sdj46pcrHy2JP5jevbzx1aHvHgCBujp6oyn5OBx1rHoxN6&#10;qsI2p8WmlFh/QAiMEhPGyfik8Lygt1t1lJZ0La+jI6we1LX6xL0PeF0d4f6DZEzxmE0r1UZVLgUA&#10;8cCwHZfq4zvLp5yw7NLqewdMnCRjE8L3VTE/+wAyOhwcoVSbMBKBv/RWNJJzbPqNQFSKUw3scZJC&#10;w4lCRK9cjIdGSRtgFkGAC8hFDEyGDQFZkwMBEaVEOev+RAAUTFkUTzo+oas1Xa1TkshiQeYCAJD5&#10;nK7WKNW6Us2yoYhw0R/LGXQtZCKwqgYxeAqMgXacKGZONRMB86w6IypFxFb5AGKqh1jMHRJ9w4xS&#10;MBEgWnll7g8mImaCEzfijLhRQNOVahpQDIzATACicYih6ZSjVotq2qBqvm9tFgBkmKFJJUZ/69H7&#10;Z1Qtp7xXnX7+Em+kw+Jlp579zYd+umtitPXFBw/uO1iZ7MsXuelE2bZkjWLEzL0xRK1alybSxjAZ&#10;AGQGBJZSWuuJEREBGIkYkLMhaFpMdhxtYBRyU2yzl2ZojDtz8wXmzGFDBiBmu7H4D7CHpt4hzGnO&#10;2SgnexlkZmIQDIhgTFOIAiVnZAMyMSUJ2B5pfLiAyX4cAIARbSWZIesPZutKcXZzoW2XzY5r/kCe&#10;DcScpp1tODecMCEQQHgeE+kkBWYQKLQx9Whl9CQE4XsmioFBV+uzp/xUsSDz+XhkzCsXpx57ovu8&#10;M1bgog6Hw+FwOI44zolyOBwOh8PhcDgcDofD8asHM0cDQ1MPbzdRbOphOlnR1TozmXrIzCjsQnTI&#10;Wif10E4+Cd/3OsqkdbjvYH7LhqCvJxociYdG2RgAYGNYGzv7iEIIT9npGK9czG/ekD9mk51VdTgc&#10;DofD4XA4HEcPxpirrrqq6UTddNNNbTpRzHzzzTc3dy+88MJHH320/etqra+77rqvf/3rZB90a7Br&#10;165du3bdfPPNUsrXvva1V199tTfX4tYPPPDAe9/73mYTmq9/+tOf/ru/+zu7fcUVV7z1rW+ds8m3&#10;3nrrV77ylXq93vp6tVrdvn379u3bb7vtNgA47bTT3vjGN5588slL6s/9+/d/+MMf3rNnT+uLttj/&#10;+3//b3d39zvf+c4LLrig/dL+z//5P4899tiMrnv44Ycffvjhb3zjG8Vi8Xd+53euuOKKw1RZPvKR&#10;j9x99912++qrr/7d3/3dBQ5+4oknPv7xj+/fv7/1xZGRkZGRkXvuuecrX/nK5s2b3/Wud5122mmH&#10;U6VVuuiKjH6SJK961auau//6r/+az+ejKPqHf/iH22+/vfXIvXv37t2791vf+lZ/f/8f/uEfnn76&#10;6e00dpVu0cPsw/lukvY/jPv377/22mubB7zyla98zWte007Nb7zxxi9+8YvN3X/+53/u7e1ts9UO&#10;h8OxgrA21cd36WpN18NgXf/ilshS8Hu7dLUWD42qQr765O6ObUv7CWSpxCNjbIyJ41x/bzI+mYyM&#10;MxFFsYljzr6YIyLytEiANi0qPDgkJ6ZyG/vbjx+RxTyiiEfGKY5NnFCUFDZvWFnpyyuXWJt4eFTm&#10;85XtO3Mb+r2O8vKKCvcNmCg2UZzbMHcImB6vgCFTraMUqlg4/MqjFJwCG0NxIg+xsJCFYB2DlSmI&#10;8FATng1RklCiWet5rAkUSgnfF74HjVgbFGhDeHS1loxOUBRTHMtCvvmnexH4WKtzkphYyTgCACZa&#10;9CdN22lABAwoJTADERuk1AhvES2KEp1dRTQkmdZGAAgpyIpMwEzG1CNVyGctYrB3rE2CypwZIJxD&#10;i0JAwGnpiVujopisBdQUoiDLSWvp2ed/5dOVJDr8EZ/Ni08+vSM4ouvKKSHecsEz333bDa0vMsCV&#10;X/3MMkr75/vunPHKzb99bX+xhAQg0Ho/iHOkHTVSnuzXGUQhAAGMYeslacMIiCIbBKtoTctmAE3r&#10;jBti1dzwIZ+P+WKlpq05ay1ZLYqQgbmREKUkel6zDczAqWat2d7wlFXReokgmhZUdh8xgJQCmm3W&#10;BGSYIVO/hMjuZyGzHKppZ2p2o9CmaiECMKHnARGlGgQCAxMhCzbG1EMmUsVCG9rYIqCnIIrYGE7T&#10;Od5FDPp76nv2JxMVVEOsDbaXEedwOBwOh+OowjlRDofD4XA4HA6Hw+FwOH7FoFRPPPBINDBkojge&#10;HjVhJKTyusqyUPB7u7DxGFOuv6ewdTMzc6p1GJpKLR4ZTUbHReDXduxh5qCvF8joemjCiA99ltHO&#10;lKtCztTDtFKrbN+Z37Kh/LQTnRnlcDgcDofD4XAcPRDR2Wef3dx97LHHKpVKubz4U6Q7d+6Mouyh&#10;wBNOOKGzs7NVh1iYkZGRd7/73YODgwscY4z5yle+cuONN37wgx885phj5jxgvhPtBvMcz4aOj4//&#10;yZ/8ydDQ0KKVfPTRR//oj/7ommuued3rXtdOo5j5Bz/4wcc+9rEFjhkfH3//+99/xRVXvO1tb1s0&#10;3+nGG2/8p3/6p4WPqdVqf//3f3/LLbe85z3v6e7ubqee83Vas99o5m92h7Txm9/85je+8Y2FS9u/&#10;f/+f/dmfvfSlL33DG95w+LlDK3jRFRz9Gbff5OTku971rvHx8fkKHB4efve73/1bv/Vbr3rVqxbu&#10;k9W4RVekDxe4Sdr8MG7atKmjo6PZSzfddNOrX/3qdu6QG2+8sVnU1q1bnRDlcDjWivreA5SmyeiE&#10;9H2/c2lZSe3g9/WE+wfSSq2+e3/5lONX1rmaQTo+acIIGNJKzUQRxamu1YFJeErmCuh5mZwAAMys&#10;DSWpiRNKpoTvA3F99/78pvWykG/nWogockE0NKxyuXhkLLehXxbbOnFpvdfVoWthPDyqioXJXzzW&#10;e+kFy/ghhA2lkxVTCxFQleYYYiZKJiYpSZiMKpdgRfIVUQAiG2JFlGrRiIpiMigAAJmIEXSt7pWz&#10;KrE2JowoSYHZhj4BMTNNix+IiIhSGEOUplBDmQtkPmjE8iAwxMNjZIyuhcLzZe4QIQd9z8SpLIKe&#10;qtnwJCEX0hsoTky9zsawIURAJYGYDQES6BSUXMDHYGI2homAAaSY+0BEu4IbESEAG9K1uiwUUGZ+&#10;FxODECiQDWU6CxMKnEN8aQQ4QeO/zIwzfvjl6f9OJxoxrB6vPuOIhkRZfmPriYFSsdarUjpzpi01&#10;fyNrakHTblRDQOLW5C4xna3F1o0yM0Uqm+E1Y3TtaXN+JBkOCYkCtN7SHEdmslLjPGJgA1aFQkRP&#10;oVLN88gQJ2lmQxkChEzqY2YymejV4nEBACKSNsJ+bSduNKJRbWZmRoFsDLBAKYCno8fmrq29OgIi&#10;yMAnIk5SEAIR0ZOUpOgxxGCEOPy0KOtkMhHpuX/yl7lA5nO6WvV7OqOhkfym9Yd5RYfD4XA4HEee&#10;lclBdjgcDofD4XA4HA6Hw+FoEyayyU7J+GRaqZo4mfNpv/nQtfrInfdEBwbjodH6nv2sTW59f+GE&#10;Y4L+XlXMw6w1FBFR+J7f2ZHfsjG/aYOJ43D/QDQ4koxOTD2yvbZnPyXaK5eDdX35TesLx2wqbNmQ&#10;27g+6OsWvkqnqvV9A7Ude+KR8fqu/UPf/1H1yd2wlNo6HA6Hw+FwOByO1cMYk8vlWpOL7rvvvnZO&#10;vOOOO5rbL33pS2FBl6aVoaGht7/97QsLUU3Gx8evvfbaX/7ylyvS2DiOf//3f78d26TJf/zHf3zn&#10;O99p58gbb7xxYSGqya233vq3f/u3C/8S95WvfGVRIarJjh073vKWtxw4cGBFemk+mPlzn/vcol5N&#10;k29/+9s33XTT0XPR1Rv9wcHBhYWoJv/6r//6pS99aYEDVqOSazJwc4KIV199dXO3UqkMDAwsetbo&#10;6OjBgwebu694xStWo24Oh8PRDvW9B0wYmTj2erpWRoY5FFnIiVyQjk+S1uHAEr4XLBlmXQtNlKSV&#10;qg5DUwt1tYpSeJ0dqqMscgFKMf0EPiJ6ShbzfneHLBQoSdPJKUrScP9BUw/bvCDplBOta3VE4fcu&#10;3+JeCMT8hj5giEfGkvHJeGh0GWWkk1NMZKJIBB7OpeekkxU2ZMIYlUJvZaQ1KxGxMcBAyXQAC6cG&#10;AVEiIlgtDZiA2FTr6WSF4oTS1EQxxQmlmpmsBIVSohSIyEyUpBTFJoo51SaMkvEpU4/YEAqkOGGt&#10;Ta0OiLI0M0NG+D4wUaJNGGZJNfPXn43R1TobYmNAIKBoBP6gNZ1orlSZ1tOhERK1kMbGgFIKpRoS&#10;DZsw5FQz219AGBFQCJQCEO3YMXHrNERDbkJgbC12um1NVwebp7QcufKf+Iyz1m8+obtvtUqfn5zy&#10;nrHlhFW/zIzund5lqyox22ymhqVmf6O0qVINIwgBUGDznxDYHJvpAbYHM89xt7b+2oULDqUNm8JM&#10;lsukJYF2gkx4quEuAaWa44SJWGv7mUIlUdqPq5XyptPGGAGEYHuyIWIGJjaUSVBZ64Rtk71vmYi1&#10;4VajbJ7etSUAIEiBUjEDGwIA4XmoJKeatTFhaKLkMEcyy6kj5vk9Oq9UNFHMWker+i3M4XA4HA7H&#10;quFyohwOh8PhcDgcDofD4XCsOkwUDY4kw6Px6ISp1Wc8Pyc85XV2BH09uY39qlRcoJy0Uhu9+6em&#10;Hob7D1KU+N2dQV/3bA+qFUpTSlJO0mRyKh2fZGI2ZKIYAFSxIDxPlQp+X3frHGFz3UhmNrUwmZiK&#10;R0bTicmgv2fqkceTkbGuc08Xvr/WnepwOBwOh8PhcPy6Y9NXXvziFzdVqBtuuOHZz372wmcx8y23&#10;3NLcvfDCC2H+rJhW6vX6H/zBHzQDpgDgpJNO+p3f+Z2TTz45n88DwNTU1JNPPvmVr3xlx44dzWv9&#10;+Z//+Re+8IWenp7DbOw3v/nNVnGlv7//d3/3d88666xSqSSEIKJ6vb5r167/+I//uP/++5uHff7z&#10;n3/2s59dKBQWLvzrX/96c/ulL33pi170ovXr10sp0zTds2fPV7/61dYy77777ptvvvnKK6+cs6jb&#10;b7/9P/7jP1pfeclLXvKCF7xg48aNnucxc6VSeeihh/7lX/6l6YpEUfSHf/iH//zP/1wqrXxsheXm&#10;m2/+7ne/2/rKa17zmuc+97m9vb1CiDRNBwcHv/3tb996663NA/7pn/7p4osvXrdu3dFw0dUb/fe8&#10;5z22ZKXU61//+mc84xldXV1CiCRJ9uzZ841vfKPVM7z++uu3bdt2ySWXzFnUalRyTQZuPn7jN37j&#10;y1/+cnP3Rz/60TXXXLPwKffcc0/rrv1q43A4HEceu0CVrlRRCK9cOPwCZ4OIXkc5HhqhJI0GhgrH&#10;bFqttkQxEyWjY0BkaiHFscznF08RQZT5QHierlTTqYrXUQ4PDBa2bha+t8iJTKYestbAUpbyh58h&#10;OW8FlfJ7OuPRCb+nq/rErtz6JXsmycSU7R+vPMcf2BkgHZ+kVLPRqlRcbkOysxomAwAACmHdBmhZ&#10;YoC0ZuuNSMnGCE+ZekSJZmNIa9baakIoBUg5dzoOMxtibShNQWvhKV23w50zcYxSUJrKYmG2/SV8&#10;DwBZaxZCKLBZVXO3hsHU6sxESYKINvAqa5QUrA0TgQZWCueJgGJjGs2cf4aC2XabCHz2iMLYpvGY&#10;JAUAtBaMQNuTgMjGoEBgslaLrdh0Wo+ApqzSGgkFyNg0c2AVJagZnLNhyxG60iyeddzJt+/avipF&#10;46zt2V6dTUliQoHMjdCuxpFWLsqyvOwoN+9yRgDKXuKWwKjs5JbkJZidEGXLnk+NQsxuHLbuHQpk&#10;ABn42Lg/mYHT1N7bNhgNlGz9amAzo4AYEIDRhraBEGgo87+0IQT7AUWwty426pVdHoEZBDAtrHBh&#10;y82KUrDRKJC1YSEp1SLnMwMlqQA0tToKXPzLNSx4NcAFcqIAQJWKMDyqK7V4aISNwQXz5RwOh8Ph&#10;cByFOCfK4XA4HA6Hw+FwOBwOxypiorj65O5w7wFKNRtjwshECacpEwEzCIFSSt9LK7V4ZGzqsSe8&#10;ro7ySccFG/pnz8uaKB778c9MrV7fO8DG5DdvkMX83FdloCSJR8aqj++0U1EmjEwtZGPscpXCV2DA&#10;1EPSWtfqploL1vfJwszSEFGVCqpUoCiOhkbDgSGvFjKx/uFPey85V+YXm2t3OBwOh8PhcDgcq4kN&#10;dzrzzDObr+zYsWNycrKzs3OBs3bu3Nn0mk466aRyuQzt5UR94hOfqFQqzd3Xv/71L3vZy1p/c+ns&#10;7DzvvPPOPffcm266qRmUZIz56Ec/+uEPf7h52Nlnn/3tb3/bbr/97W/ft2+f3b722mtf8IIXzHlp&#10;rfX111/f3D3vvPP+1//6X543/ViYlLJcLp955plnnnnmbbfd9ulPf9q+zsz33nvv5Zdf3k5/btiw&#10;4YMf/GCrTOL7/kknnfS+973vlltu+fu///vm6//4j/94+eWXz1aYJiYmPvWpTzV38/n8Jz/5yU2b&#10;pp+KRsTOzs5LL7306U9/+pe+9KUbbrjBvl6v1z/60Y++733va2/kl8bIyMg//uM/NncLhcKnPvWp&#10;DRs2tDbzmGOOecc73nHRRRd94AMfaL7+7//+7+94xzvW/KKrOvrWYlq3bt3HP/7x1g9OEAQnn3zy&#10;X//1X99xxx2f+MQnmq9/7GMf+/rXvx4EwYxyVqOSR2DglvRh7O/v37x58/79++3uzTffvKgT1Rpa&#10;dfrpp9uvNg6Hw3HkiUfGAEDXQlUsLLy81OHglYvx0Iiu1ZPRCWBejTQqAGCtda2uq3VKNRojCwWZ&#10;D9o8F5XwOsvpVCWdqvpdHdHAUOHYzQufklbqwEDaSM+Th/NEfjsd2NWRjE2mE1PC93S1tvDaYXNU&#10;dXyS0pSNEbk5/mpNcUJaUxwDChEsc7UvVBIQQIhW/akRksNNoQgAWGswDADC8zhNKdUmToWnKEmB&#10;CJXE+UWjRqmISoKSbIhSTUkKQgOxrlTR80wYoRAymGfoEYAJUSADykNr29onaUqp5lTbprXWHxFB&#10;IBOhEGwMijkesGRiIAYiQFjgbudplwWE7yEARQnYOCwiMibzT4RotFqxMUwCka3fkokxiJkxgwzU&#10;KHPajprh7rTGSS2U73qYnN6/cfUKX5hnbj1xlUpuyeeChvDT2OWW/mS25hG0KFGAgCgaflQWL9X4&#10;ctgyRoyAAAKRDx2g1mylGW+hLXyem425UQNAFAAMDMwspWgez3CoECUQpWi9VbLcq0xpsq4dohAo&#10;JAGANgDMxqAQM4Wo6UqKRkgVNa85pxk13T8IQkkABEP2JhcAQASGZOCZmClJBPqmVhde5/JlPwQU&#10;Vo9kNoRzSYzoKZkLdLXudXcmYxNBf++K3E4Oh8PhcDiOGKv1i67D4XA4HA6Hw+FwOByOX3PYmKnH&#10;nhz63g9rT+6OR8fDvQPVJ3eHBwbT8QkTJ0zEDKS1qdaj4dH6nv3VJ3bHQyPx0MjYfb8YufOeZGzi&#10;kNKIxn/6oK6F4b6DbKhwzKY5hSjWWlfryfiErtZ0PdT1UFdq8fBYMjqua3VdC0kbZubUMBkipig2&#10;9TAcGKru2FPbuTedqsw5RyhyQeGYjUFfj56qhvsG0snK6N0/M3G81n3scDgcDofD4XD8WmOf+wqC&#10;4OKLL26+eO+99y581u23397cfulLX2o3FnWitm/f3hr58qY3venlL3/5nEvsI+JLXvKSVlni4Ycf&#10;3r1795zFtpYgxLxTtwMDA61JVn/6p3/aapvM4HnPe16rJ/bQQw+105n9/f2f/vSn50vXeeELX/iq&#10;V72q9ZUbb7xx9mGf//znW2OBP/WpT7UKUa0IIX7v936vNdTr/vvvf/zxx9up6lL53Oc+17r7t3/7&#10;t61eTSsXXnjhS17ykuburbfemiTJml90tUdfCPHRj350PpPwWc961utf//rmbpIk//mf/zn7sNWo&#10;5BEeuHY+jC9/+cub2yMjI8PDwwsUODExsXfv3ubuy172sqVWyeFwOFaKZGLK5u3IXLv60DJAKYXv&#10;mzAirdNqbZWuYlIdD43apa9EELQvRGUIVOUSAOtqzcRxOjm18OG6UgMiIBKBt5pqSdaBslRMK1Vg&#10;DvcfXOrprDVrA9ZcmgWFsT1G+MtfP114Cmww1CwnqsWCAABgQ8wEkClJFCegtYkiYBaBL3xvYSHq&#10;0G4RIvDR91gTaU2ppig2cSKCYD5BAqVkwygFEwHO40Qx6FrIxKwNKjWHtiGEtUp4nmAZNsY2HBdM&#10;3UIARmx2FHoeeBLQKjECpbQ6DaWatWFjmAgEgkBrpABmugswo/1/4umgIITpoqklJMqGDjV9qlXj&#10;tP4Nh1/I8ujM5Uv+Kn1Bax3PQ5Oastiu6Tezz4LVnhARRXaMlZeaQzA9ENw4E7LxQ5x1TWbiOYSo&#10;TIri7F92YxBQIxwKEaXMgsWEAEbSxt7AzMBJSi1CFEg547ZnYxgYiBGBEQFRCIFSAIKweW5ZU+YR&#10;orKqYvbpzqo3Tx83hCgARCEhM6kYBVoVkLUGAOH7gEipZiIThoczqPajCtbbmgeZC+yiiiZ0c38O&#10;h8PhcPzq4XKiHA6Hw+FwOBwOh8PhcKw86VR1/KcP6motnawko+OktQyCoK9HFQsY+DPmHNgYXY9M&#10;rZ5MVZOJKa9U5FSP/PC+0knHlZ92AgoBANXHdyZjE9HBYUrT/JaNsxezZK3jodF0Yoq0ZmNIG12t&#10;mXrETJymgAKAhO8JTzWXoJOGKE1NFFOqOU0ROErTZHTc7+nyOsoz19tD9Hu6ZOCHB4bCfQN4zMax&#10;ex7oe8YFcy4p53A4HA6Hw+FwOI4kL3rRi37yk5/Y7RtuuOF5z3vefEcS0S233NLcPf/889u8xOc/&#10;//nm9kknnXTVVVctfPxrX/vaW265pVqt2t2bb775bW9727IbuGPHjub2RRddVCgUFj7+uc997oMP&#10;Pmi3h4aG2rnEu9/97lxuoSzcV7/61TfddFOtlj3ifN1117361a9ufQR0fHz8rrvuau2BjRsXWjke&#10;Ed/+9rf/8Ic/bOor//Zv//aXf/mXy+6lORkdHW2V2a688spjjz12geNf+9rXtupee/bsOemkk9b2&#10;oqs9+q9//eu7u7sXOODqq6/+9re/PTo6ane/+c1vXnXVVTOe/l3xSq7JwC3KJZdc8tnPfra5+5Of&#10;/GSBLwX33Xdf6+7ZZ5+9aPk/+MEPwnke96zX6z09PVEU1ev1FW+Xw+F4ymOqdUoSAMDlBgS1ifC9&#10;7IHyat0rlw67vDlIhscoTSlJEUHNtWbWoqAUqpDXtTqnOhmdmOPvwA2YWYehbZHwfRSr/ndgv6NU&#10;r1RMGMfDY+WnLTMGZ05Dx0QhEzORUIfxrCAiSomCWAMTH6IWZBYH/PjJx0YrFV2tkTGgDXqK4iTT&#10;H6QQvofLDRCjNCVtAEBICQCqoyzmsr8AQEcREMlcjolYayaS+fyM61KS2uwsYBaeRzplQ0yMcrpV&#10;RIQAKAR6c0hc1tOwmTPzNYkBrJGFQgjftwqJ7RnwFGgCJrKCSmO5h0McEubpIKgsb4cbL2BmRnHz&#10;TACYRxNDSGlus+tw6AhyG8udh1/OsukvlKrJyrsr/71re4efs7bOHB3aEt/ENu/JZkBZZ6g5Ks3R&#10;zHQpyN6y6iA1XbrpMQWYI9QruwTMpU5Nk9Uhy2yz5dh7BgUioKcAgA2BlacQZn81Y+tVMkw3nBmV&#10;al7Q3u1ZJYVYLAmQgVoyr2bkEzZvbAChFHoKADlNrWDGttaI9iPDRJxqPwiev+1sGQSwvPk4zqqN&#10;Qi5Qc5SKjQFmE0bLuYrD4XA4HI41xTlRDofD4XA4HA6Hw+FwOFaY6ODw+E8fNHESHRwyYaQK+WBD&#10;vyrMO0WNUnrlolcuBqY3nZxKxib0rr1+X0/1iV3p5FTPBWeZKKk+sTudrOhaLVjfJ/MzH9RLJ6bi&#10;kTE2REmaxTcJlLnA6yillSooxXEiPIW+f8g0lgfo+xRFTESG4tEJVSzIfC5KR5LxqfymdcKf+ZSA&#10;LBZymzdE+wfCgSEQYurRxzvPeNpa97fD4XA4HA6Hw/HrzhlnnNHc3r179/j4+HyOx44dO+JG4usp&#10;p5xSLpfbKX9sbGz79u3N3be//e2LPs0ppXzlK1/5xS9+0e7efvvtb33rW5f9DGhrHM0znvGMRY/v&#10;6upqbmutFz3+9NNPX1QgkVK+6lWvarYoiqKhoaH169c3D2gVogCgNbdnPoIgePnLX/5v//Zvdvee&#10;e+6J4zgIVnLF9zvvvLN195WvfOXCxxcKhYsuuqhp4zz00EPLUGtW9qKrPfpXXHHFwgcIIV73utd9&#10;8pOftLuVSmV0dLSvr6/1mBWv5JoM3KJ0dHSceuqpjz32mN296aabFnCibrrppub205/+9IWdQ8vH&#10;PvaxAwcOzPfu8ccfPzg46Jwoh8OxDEyc2KgQ6XuHXdhCCM8z9RAATLRaIRvRwSEbp4NKLfZQ/vz1&#10;DAIMIxNG6CldD1VxbpWX4wSIKNUoUCh5BNbGEvkcIpowTCemSJv5nJ9lYKIky105HCcKAJVCGztj&#10;DAoFMO2AWO3gH7/33bsff2y1O8pxNFD0/GV+AleI/mJ558Toihf7kbv+8/ALcawsPYXi8087S9dD&#10;VS4u43TO1ETEBb+oopIMzMaY2OVEORwOh8Pxq4dbydjhcDgcDofD4XA4HA7HShIeGBy77xe6Vq/v&#10;2U9xktu4Prd5wwJCVCsohd/TVTh+iyoW4uHRaGAoHhoduftnU48+TqmOR8ZUPu91HPLMIqW6vudA&#10;NDRiojidmGStUUmRC2QuEJ5vwpCJKUlBoBWiZl5RgAg8FAKVRCEo0elURU9VKYrquw/oSnV2JVUh&#10;F6zr07V6MjZR27k3GZtY6y53OBwOh8PhcDh+3fF9/9JLL23utsbLzOD2229vbi+a9dTk5z//eXM7&#10;n8+feGJby/a3hlBFUTQ5ObnsBl5zzTXfbvCc5zxn0eNbBZV2ePGLX9zOYZdffnnrbqsnBgD/9V//&#10;1dx++tOfvmhSkOWyyy5r3d29e/eye2lO7rjjjub2li1bFg5EsrQqPU8++eSaX3RVR/+8885rx9U5&#10;77zzWnd/+ctfzjhgxSu5JgPXDldffXVz+8CBA+Pj43MeVqlUWrOzrrzyylWqj8PhcLQDG2OfCF+2&#10;RNQuQjCxveJqFE9xkkxWKE1RCBSCZ2WqtAuCCAJKNRDrSm2+o0ySAABrDVIBolhlowzsI/uBb6KY&#10;mXW1dvgFZjBRknCqARZRAhZF+B4goBSsTRb0YhNfEAEXjY5xOFaSvsJy9BjHryiUakqS5X1z4WZc&#10;24JSqA3UolTTqmm9DofD4XA4Vg+XE+VwOBwOh8PhcDgcDodjxYhHxibuf9jU6uH+g+h5+c3rhbfk&#10;qWIhVbBxnZiYSobHQmMoTeOhUZELwFCwrq91YXVK0nDfACWprtUpSVBKkQsEU/au1pRqTlMAFn4w&#10;34QsSgmKWBuRC2TOByVNPUwmKl65GA4M+WEc9PfMmM31Oss6DJPRcVUuTj74y/7LLnLTvQ6Hw+Fw&#10;OBwOx9rywhe+8Ic//KHdvuGGG+aMviGiW2+9tbnb6iwtzN13393cPuecc9qMe9q0aVPr7tDQUGs2&#10;zuqRpum3vvWtJZ2ybdu2dg7r6uoqFArNmJrWQJskSXbt2tXcnWE6LcDGjRtbd/fs2XPKKaesVFck&#10;SdLqpbTj6tjD2jzy6Llok6WO/iWXXNLOYZ2dneVyuVKp2N19+/ataiXXtg8XZoYedt999z3/+c+f&#10;fdjPfvaz5rYQos2PmMPhcKwieMh/Vu0inP2UtDp/LI1HxxERmIXvMRFrjUv/47NF+J4JQ0pTE0Xz&#10;HUNJCgyktQwCABC+v6q9Z5G+b8IIAEytDl0dSzizoSSxoZlvcfOQwx0X4XsoJCrFccLGoJLWTENc&#10;gcIdjiWhiQ6/EMevCmw0sKI4ke2twHjouQYAUAr0FsyJEgIAgIiSdK2b63A4HA6HY8k4J8rhcDgc&#10;DofD4XA4HA7HymCiePy+B3U9DA8MCj/Ib9mAcpkJ1Yjod3cKJaOB4drOfQBsxiaCvh4RTE9yU5yE&#10;+wYo1elkhYlkoSDzAQoBdtKXgeKEiVkb9NTCM7JCKdIxaQNJ4hU7peellWo6VZWFXAJASZrfvH7G&#10;RH6ur7dWrcfDY8LzosGR3Ib+te5+h8PhcDgcDofj15pt27Yhon0oc9++faOjo729vTOOefLJJ5Mk&#10;sdunnnpquVxus/DWQKQ2Q6IAQErZ2dnZjIeamppapbYzc61WGx8fHx4e3rVr14033jg6OrqkEjo6&#10;2nriFhHPOOOMZgzX3r17m29NTEy0HnnyySe3eWmlVHd3dzNsp9WzOnxm9PkK2lZHz0UPc/SPPfbY&#10;No88+eSTm57PUuO8llrJNRm4Nsnn8xdddFHzU/Cd73xnTifq5ptvbm4///nPV8o9mOFwONYSoZR9&#10;1JuNWfYfbNuBjAEhAOAww4jmQ1frwAyAwvdNFHOqYblOFEoJgGwMJRqY55S42BjWBojRU4goc8Hq&#10;dd10xZSwj+8v9aF8r7MkAx8RTRSpUltxnctD5gMmA0KQ1lJKsGldQmQ6gcNxpBiuVda6Co4jBgID&#10;E1GSLsOJoiRFKUEIuXBArg2hkvLIfLV3OBwOh8Oxsrg/vTkcDofD4XA4HA6Hw3G4mHoUDY+mk1Om&#10;HrHWKAT6nlcq+j1dfm/3qk4zHz0w88TPHzFxHA0MopS5zesPv+GqXAqMqfxyJypJSSK3TC8fbqLY&#10;ClF6qsIMXkcJPQUAl512BhEBAGnTg5JTDQi42LNHKBCFYGOAJScpBr7XWda10NRD1gYAoqGR3PpD&#10;rCdU0u/qTMYmKElrO/c6J8rhcDgcDofD4VhbPM+7/PLL77jjDrv74x//+Morr5xxzPe///3m9lVX&#10;XdVmycaYprEDAF/72te+8Y1vtH9uc7tara5IS5l5bGxs+/btu3bt2rVr144dOwYHBw+nQN/3vbaf&#10;J24Nv2r1l0ZGRloPW1Ii1vr165s9fJhtmcHY2Fjr7rp161aw8DW56IqPfk9PT5tHHnfccU0n6uDB&#10;g6tayTUZuPa58sorm07Ujh07KpXKDMGyXq8/+uijzd05pak5+fKXv0zzJB684Q1v+O53v0suD8Hh&#10;cCwLmc/ZPCVKtfCXKRG1AyVaeB4AyPySn1lvq/w4ZmPQU2BI+MrEicznlplJhYBCMDEAs6G5JS5D&#10;lMQAIAJfFvKrFH41q2KSiaERbNI+fncXIIogoChe1QqKIMB6JDxFccLGZE4UgtXhPvk/3pxqnVZq&#10;ulLlNAVElJINoZRCCVxG1hYDxTEgisAHQCCiOEZPsb2ZlfI7O1rzz5g5najIfKDyucLxx0RDY2aq&#10;kkxV0FNesQAAQJxMTnGqWWuRyzXPpShmYjYGpbRDzQxsDAqBUogZjgQRxQkZAgAxzzwIG2JglFIq&#10;OVveY51yahggiz4LAphnWTeKEtYaABkYhcjqZoiZgJmZgZpBYAiIkP0PG/0HwHzNNz5XTVb4xhiL&#10;6oZIrp0LN1xfmV+vZvC1/+/1vYUSWlWSGQSi7VhA++UCmO3AoVIoBRAzUfaBRQBAFJj1e2NkgBmA&#10;ge0RzfGa3pwTbpSHApspf5yV0ygDG7l8iIgCgJlYKJlluGliBAAQUqDvzREVyMBpSsYAAzCjRBHk&#10;AJnihDUxkZASENgYJs5C4RoCpL0DbUttpbIGIWD2MgMfcnMKKVAIQGx+OoTvoZRATHHMhhhASEGG&#10;EAClaH4u7E3NxrAR9kO6hBEl5lTLfACAC/uiJjUAIDwlnBPlcDgcDsevIM6JcjgcDofD4XA4HA6H&#10;Y5kwczw4Un1ydzI2AQCsDaUpEwGAUEr4HiAKT+W3bCydeKzM5w7zckc50cBQPDwaD4+xNoWtm8UK&#10;LQUqCwVUUlfrwlfJVNXr7kRE1ibcf/AQIapxudM2HWM3dLVOUWzCCD3V1my1FJBqYGatIfABUZUK&#10;RgpTD01dAoDwfb+7s/UMr7sjGZ9IJysy8E0YPeWH2OFwOBwOh8PhOMp5/vOf33SibrjhhhlOFBHd&#10;euutzd3zzz+/zWLr9fqMV8wSH1G1VCqHu5A5M991113/8i//MjQ0tIL91tnZ2f7BrbJTFEXN7RlO&#10;VPuSFRyaUhWG4Qo2bXh4uHW3WCyuYOFH+KKrNPqlUmkZR843TCtVyTUZuPY544wzmql0AHD//fdf&#10;dtllrQf8/Oc/b27ncrmTTjqpzZIXUNSklGm6tMAQh8PhaCJLBel7AEhRDMVVsZUAgJkpju0T515p&#10;Vb50MzEwCCUZUWBASfWwLC+E7Hl9nttLYAQTpyAEIqpyu98xDxMEzv6avUQFy+vqAACZD9LJCs+h&#10;PqxkFUU+4DqhlJSkgGi7SHgKALoKRQBICVNCihMUiEqyJqEkemoZg0VJytITuUAohZ6iMDLKR9+z&#10;a5nJnK9yeRFMq1aUplqzVy7JUrHY00ulcm3XfhPkTD1U+aLwFGuTGqY4YQDZemKQ51ST1oiYGRfM&#10;pA1KgWpWbgyzUTEbw8xizhXZmEgTSgFCyHyAs0aTjOE4bfghRngeenNNqTBorrNnmBilRCGAia2I&#10;YoWoVu0ErHkC2fhbn6Yh8Kz4jRBrvXNi9KSetVktjlfNieoplPoLpekPESIKkWk/TLbnAQCkFJ5C&#10;RCZiQ0wEwJmNZvW2lmFhIptxB8CAwMR2nEBgY/iaFtEhQ5WNnfWy4NB3WmQkAECBAMDMKIRQSuR8&#10;SjTr1FpTMufP6RFRqll6qCRrA4iIKHI+AJCfkjasNSAKFGQMEyEDY7bCIErJDMDERFlNoGHgNe8/&#10;e4vaSiIIKe09zMxsP1lCiHxg+5CUT8YgMErFxjCDUFIEfnPtRZOkbAgAKEllfgnzj5RqABa+L/PB&#10;IjKV0QCIUrZ+SXE4HA6Hw/GrgnOiHA6Hw+FwOBwOh8PhWA66Wpt44FEbE5ROTulqjVLdegAiynxO&#10;lUuUpPXd+0unHF8+6bgjtJbkkYe58ssdJorTySm/p3sFJwwoilUpr6eqbIiTRFdqXkcpGhxmrfVU&#10;BQC8ztIc0xgMlKR2Zb42V4xDKTnVTEypbp4g8zkmMmGIQsTDo8JTqmU6H6VUxYKuVLm/JxocKR63&#10;ZU3HwOFwOBwOh8Ph+HVn27ZtQgibo3Lw4MGRkZG+vr7mu0888YTW2W9tp512WvuWxfIMqNnE8WEt&#10;zT46Ovqe97xnz549Cx/m+/5v/uZv1mq166+/vs2SxVIWd289uHW7tXX5fH7Zj10uqTKLMkPdWZKp&#10;dVRddPVGXy2Wq9z+kStYyTUZuPbxPO85z3nO9773Pbv73e9+d4YT1apfXnnllSt7VzscDscyCHq6&#10;akLInG/CEKBrla7CiWZjZD4nc4HIr0rIhlASBAKiLBQoibEuG0tiLesHD2JUDS1hzhbFKRMJpUAI&#10;r3yEBF0yxgYu4RIXHRO+p0pFXa0l45OmFqoW+Y3RhgchEy+pzPmQuRwlqWAwkaE0lfkcAIqWDCgm&#10;ArJyV+OiOG8/LwBrw9qgUihQFQuUps0ZFlSSkxSIKUkPcaLiFFCg59khE77vd3UkzBQnplYXXR12&#10;VTue6Z6AkNKkGoVgQyAZAbPOmumiZK9mbxHPZaAxG0IEFGK++1OgMAAgBBOBEGSM9OaY5tBRbL0U&#10;261sGDCTZAARiYgIjGmGddmzbEAPMgKzjQmClRn5mTwyfHCtnKh9U+Ox1odfzhyghZkRBIJND0PM&#10;+hiZ2XpBOHu+j5uhTUpmfc7MxkCmUrFAwUJIiYBIWqNAYGxJWWopkbNUKWAGAhYzxLaG/IaMVpCj&#10;hltFzMQgEExmcKGSOFeaGRviVKOSKCUgQkseqfAySwqIGRuvC5gVUSVACGBG5kacaUstEYHJClGZ&#10;A8YM9usDAgiBUtpGWaELEdkwykZD4BBhVUhJ2rAhSrVcittLSYJCoJJqMVmXtLGrPSq3AKLD4XA4&#10;HL+COCfK4XA4HA6Hw+FwOByOJRMODE3+/GETJ/HwWDpVQRSymPe6u2TggxDITNqYKDa1WjQ4HI+M&#10;5fp7K489GQ+P9Vx4ljjKHuVZEaLBEV2tJaMTQkq/p2sFS6YkBRAgJROx1snYBBuja3VdC5l4biEK&#10;gI0BJjYEdmqqDVAAAzARHfq8oyoWtCFdq3tSRAeHi8fnWq8oi/m0WqM0TUbHnRPlcDgcjtncdttt&#10;L37xi+32/v37+/uP6JMir3jFK2666SYA+N3f/d3Pf/7za90ZDofDsepIKZ/znOfcdtttdveHP/zh&#10;1Vdf3Xy3KTAAwFVXXdV+sSu1qjq1PGS2VMbHx9/2tre15jI1yeVyT3va00488cQTTzzxhBNO2LRp&#10;EyK2KhmLMjsIawFaZZVCoTDnMcxLe+hyYmKiub2yiUCH0+dHz0VXdfTbv71btbdyubyqlVyTgVsS&#10;V1xxRfNLysMPP1yv15sfhyiK7r///uaRz3nOc9a6sg6HwwF+bxciqmIhGZ1gbZYq27SJrlYRUBUL&#10;fl/PaoTSAIDI52zMiMh7rFNZyOlqjZMUl7FEFwMzgxSIYu5FtZh0tW4zqVQ+f8QWO2NtbOCSzC35&#10;ofzchn5dqQql0onJVicKEUXgiSQxwJRqW/5hgeCVi8lEBaWERLMhUVBNMagRiZNJRwjA1ndYYngV&#10;a6IkRSmEp4Tvo6/QGLCCEjF60v49n1MNDS2JmSlNhe8BgmxobH5vV1qpykJeV6omjBp+EeAMaVkg&#10;SJE5GFYpaenA2T2w0C1BzAyoJCLiPFY5TxfNqBQlKRMfMpfBYOKE08RKJAiIQthIruljpBSAZAhn&#10;OU8NzwaQl5w51j6PDA+89GlnrlLhC/Pfux5fraKb6UYAQNzsWhRNwQ9RZMlNdrfxX8xOEQjEKAQD&#10;22gjKz4hIkipfA8l6CgBm32XnStsftR0ABS2CEhZMhiBmG3oof1QIAMQWY+KgSlKyX5emKWUs8U9&#10;NkRxgkIIz0Ml2RiKk5ZSBSppPTywKt48ND7cKGyaFmTJVzYJizQCExBnmh4xCgJi62jh9NciRERu&#10;alOIQNbt40MMK/v2Un5TYG0oSWQ+D4sFGDKzqYciCABAFlYrUNHhcDgcDsfq4Zwoh8PhcDgcDofD&#10;4XA4lkZ974HJBx7V9TA6MMjEQW+319UxY95UAKhSAfq6TRQnw2PhwSGvVgfm0R/+tPcZ57WumPjU&#10;oL73AKVa12p+X0+bDlKbkE6ZCJUEIhMmgMKEERtj4lgGARuiJGJmtDOsiCglSsnaAAATzbn63Twg&#10;CgRmtCe2TIiqcslGgXlKJaPjwbrplebt1IgJ43SystaD4HA4HI6jjjiOX/3qV6dpCgBvfetbj7AQ&#10;BQB/+7d/e9111wHAP/3TP1177bVnnXXWWneJw+FwrDrPf/7zm07Ut7/97aYTZYz5r//6r+Zh559/&#10;fvtlzsio+ZM/+ZPf+I3fOJKNYub3ve99rbYJIr74xS++7LLLjj/++NzSn5edQaWyhF9nhoaGmttb&#10;tkwvDNFajSiKmLn9h6H37ds3Z5mHTxAcElKhV2kt+dW86GqPfvsxaIODg83t7u7uVa3kmgzckjjl&#10;lFN830+S7MnRBx988OKLL7bbDz30UGtHrewt7XA4HMtD+L7f32uSJB4dTycrfm/Xil+CmdOJKVnM&#10;o5T5zRtWqSFeRwkAZC7gOPV7uuLhMaESXQs9pZbyd2AAAEo1AAulxDw+VTQyzsCqWDBhJIMjt8wZ&#10;xYnMBQCgioWlnls8/pjajj1ed2c8PGqi2JZjkfmcCWOwq4kdvhMFAEKoUiEOI+EpICKtmx6R/eM8&#10;INoAGSYCFACwJCWKDdl0F+H76Kks4MWOMgpgAlCAyETMxEyIAgBYayCSgSd8XzZmYVDKoLc7GhwR&#10;vm/qkVAqy+yZ9cOqkIoMsUCb3ZQF9dhQptkgNE2s1qKYiA2hQERET833EzEKZAQEBilACkCkJJFB&#10;AI1EKIoT1jozagCyMJ85BqKRF8RWhJrOrToCGt89+3cRszhSxmArd6yeE5UhEBEkArGVpJAZBbKx&#10;lg7CoU4dItj8KGZGZiZCgawNMAMxAKGdgpIIvkdJjAyMDASAVs+zcUnAlAltTSGKG2lRjIAEIGDO&#10;4DJmslNkmfFpDBtj3S2YEUHGQFpzqkEIEfiopCoW0qmZvxJaUQqloIQQmKGdsLFGflrzJhTIxoZu&#10;ATMjAtn4KSGEUq2TiagkpNYfm049axUp7W+XzLCEvDsGXQsBhcznvI4yLvilj5OU0tTv7ZZB4HV3&#10;rui95HA4HA6H40jgUtodDofD4XA4HA6Hw+FYAvHw2OQDj6bVWrhvAJUsHLvZ7+2eey4KAABkLsht&#10;2RD09+pKrb53IJmsjN3zAB/1Cx4vCdImHhrVlSoCeuXSyhbOhoEZEUTgU5qYWt0GUnGcUBzras3U&#10;QwojXY9MPTK1UFeq6cRkOlmhJGWiJa2AaKcgYfai5giyWGAiE8XpRIWStPmO8DwA5DTV9RCWuBS6&#10;w+H4FeX73/++38KXvvSlta7R0cKzn/1sf6W59NJLl1eZRx55pFnI2WefvVZ98v73v390dNRuv+c9&#10;7znyPXbyySc3ZYBrrrmm/YeeHQ6H41eXU045RTZ+QRseHm4KPE888URTqzj99NPnCziak3z+kFWi&#10;x8bGjnCjtm/fvmPHjubupk2bvvrVr77lLW857bTT5rNNlprU1BoBtDB79+5tbh9zzDHN7Rnqb2uc&#10;1MIkSdIaVLVx48YV7Lq+vr7W3Wq1uoKFH5mLrvbo12q1No9sVdc2bdq0qpVck4FbEkKIZhYoALTG&#10;XrVuX3311auUlOJwOBxLpbB1k/A8VSqmE5NLCtlok3SySsb43V2qkM/196xSK/zuTpRSFQsmimWx&#10;IAJPlgoArKvtfjtrQkkCiKjUnHkgulpLxyeDvh70lN/Xo6PoyPztl7WmNJX5nPC91qCnNpG5IL95&#10;g9dZRiGS8cnWt0QuBwJRSk5XzDS2voQIfJkLgDmdrGQCDxFYgQERELP4IwQU7QWUMVBqKE4awoby&#10;yiVrRghPASBKwYawNbcni+JhU48QBSpvRiCM19WhijlVKgqldFjP6jk7/EkKGwEEDGAMUyb5z0yU&#10;sgdjQwVqvTeYgAgEojWdFsxks/MRQnmIQvgeEJPW0BCigKhplyGKOevQuDoC2lyoRjBXoydbjlkV&#10;9kyO37N/1yoVvgBjYf2Bg/sOv5x5aCZDAaBAIVBJ4UmARniRzTybEQ81fY4Vd5hSA8RsbGqYABQg&#10;QAjJSWzjp5Axy31qCaPCLAkKDy0RIEuQ4ixL6tDqNgKsBAghlETmbN1AJsZDa8hAScqpRiVl4KOS&#10;Xkdpznk0FAKVQhRNpQmbtl3bP9+iENN9xczEwIxSWmPwkFYImzaFQDT9m0LrhWyvMANTm7c0pSnr&#10;VBXyKDDo6174YF2pIaIqFYIN/e4HeIfD4XA4fhVxOVEOh8PhcDgcDofD4XC0CyXJxP0PmyiODgyK&#10;XFDYvAHE4quNIKLf3Sl8Fe4figaGUGBl+46OU09a69asGOnEJBPpWihygViRNSYPge30hvC8NIxM&#10;LWRmQBSeojhlmjX5IRCFsGsxsjaEiEJk8y6LXqkhRc0+VnhK+J4JQxn48fBYfvP66beksKv9kdbC&#10;O3IrhjocjrXiBz/4gY39sVxwwQVrXaOjhTRNW3tmRVh2JsDNN9/crMxaBQvs3LnzQx/6kN3+vd/7&#10;vQ0bZq6TfWR67BOf+MQNN9wAAI8//vg///M/v+Utb1mT3nA4HI4jhpTyec97XtNJuOuuu17xilcA&#10;QDM8CgCuuuqqJZWJiJs3b96/f7/d3blz5xFu1Pe///3W3f/9v/93R0fHwqe0Jva0w+jo6AzLZU6M&#10;Mdu3b2/utjpRMySWgwcPnnDCCe1cemBgoHW3nWq0zwxTa2BgYPZ35BVnZS+62qM/NDQ0Y+zmhIha&#10;h/7YY49d1UquycAtlec+97nXX3+93b7vvvuSJLHJUT/5yU+axxzhTDmHw+FYgPyG/kqpGPR213bv&#10;j0cnghXVltiYdHRM5vOykCuesHVJy1QtCZQyt6GfkgRHxtKJqdyGdeHeA6pU1JVaWqmpUqHNB9mZ&#10;KItjQvA6ijPe1fUoGhhS+XxufR8GSigvGhgyUSzzhxvPuCi6VgcAWcj7PV3L68bSScfW9x7wuzvj&#10;0XHdUWqGTdnMKFSK0nTOiKQlY8jUI1UqCKUABUqhp6rpZEUV80xklQ0hJRvNANaCaOtP9MScpEyE&#10;Ugrfy4SNZpgMIkqJxjAAGwJAAIIsQQdMnLDWqlwCKVRXeUbJuY0bwn0DwGzimJIEWjSUaRCE71kd&#10;i4kAGKSE+ZwoKdg0pS8A658YQkSUAoUU/twRZNONBUYEECjzeVOvW2ONpaQkAWZKNQMgCkYAxPky&#10;WJnJJgyhQDuXgjDH8J65flMtTQ5zzKtJ/OTY8IwXv/nQTy/ZcvxhlrxUbn78odmjd1x3X2eQA5ir&#10;/YfOImXCXstbLZlMoIS0+g0K68ghkI07g0zpgZkiFCAAWxmNEZGZwABg9kHI5qeYARUZAwJBG3sl&#10;zO7frMysdjYtaka1M63Ipki15ieBNZZso1AIEAKRKUmBCViA4OwTz8BElKZALDwPPSk8T5WLgAhs&#10;GiUdYswKTxKZ7JZiJlvPJYJCsCFAzHRcIRBRBN6MUUIpGTUIZN1I4oJZc3U2jQuAiVEuVhdmUw9R&#10;SpHz/e4uVAuGRDGn1Zos5FGI/KZ1S2+lw+FwOByOtcc5UQ6Hw+FwOBwOh8PhcLTL1GM7TBSFA0Oo&#10;VH7z+naEqCaqWMyt740GR9KJqeoTuwtbNqpSsf3Tj2aSsUlKta5WvY6yibLFxVGKFRGE7LQTGzL1&#10;uoliZCAyQkoGOwMqoDl9ZaeuiNgQaQ3EdlFGihMUAn0PxSJzJGiX65sHWcjTRMWEEQikKBa5oPGG&#10;tKvWsTbgnCiH49eA73znO627J5301HFcnzIw8yc+8Ym1rgX89m//dnP7ve9971pV44QTTrjyyivt&#10;ffuOd7zjmmuu6e3tXeu+cTgcjtXl+c9/ftOJuuGGG17+8pcTUasTde655y61zNNOO63pRN1zzz3M&#10;fCSXjn7ooYea2xdffHFXV9eipyxV3HrsscfakZFm+EunnHJKc7u7+5CFtx944IE2naj77ruvdXeG&#10;bHOY9PQc8sD3Aw880M7o33rrrZ/73Ofs9rOf/ex3vetda3jR1R79Rx99dNu2bYsedvDgQWoJFTnx&#10;xBNb313xSq7JwC2VrVu3lsvlSqVidx9++OFzzz330UcfbR6wZcuWGXKXw+FwrCWIHaedNHbvA35X&#10;RzI+KUsFtUKGDzPHQ6NMlF/fq4qFwrGbV7UdxeOPCfcf9Lo60vEpr6vD7++Lh4ZlMW9qdV1hVS62&#10;80OaqUcAIPOBKuRniCtppRYfHBK+n9u83uvsKB63pbpzHwqhK9Uj4ESlkxUZBML3chuW+VC+KhUL&#10;WzYCs67Vo4Hh4nGbrQmAnpKBz9pQHK+A38WQ1uqAoAoFVSx4PZ3RwJDqLOtqTVdrbLKFzFBKSlMU&#10;ohm4tHCZpDVrDQDWhsoSog79q74IPDYaENmYhhKVRceYeoSeJzwv6O0Ss/wHlCK3eX197wFVKibj&#10;KaVGoGFP4KHWBUqBUgIAk2FiVDifzYVSAqQokA0RMBrOfBIpUAgMvIUdMGZABju7IfMBJykwmIhM&#10;PQRE1oaZUQqwNgvOXRgDAwOiaKosTXusZYeB4dMvemVL1Q/N3smOa5XE5hDGGJgZX/Uf/7xzfKT1&#10;9bv2PLlncnxr5yIhPCvIVBx98f67Z7zoS/W1/+/3cko1cpZm1b+5vp6N3fIUE09HEtkpHm603b5G&#10;DGSskwZCZBlrdpeYWduxsYFh2QAQMyIzIJMdNhTC3vzEKKzCpwkZUAlEJCAgRsBMi8pGGlEAm0PH&#10;oKkycsOms5FglM2VQXN9wEYb2WDmaMUJ+IoSbUPMROCjFDKfa6bkoZAACAIhZeBDQqpE4JlEIxMD&#10;45zxTYthFzGcji8DRN+b7RkiAEgBzIBEREIKmKWeTaegtZETpat1NuR1lISUfk/nwgebWkhJ4vd0&#10;Cs/ze7qWcDs6HA6Hw+E4aljCw1sOh8PhcDgcDofD4XD8OmPCqL5nfzIxRUmS29CPQi61BNVRloVC&#10;PDLGxlQf37XWDTos2Jh4eLTy+M6xex8Y/dFPa0/sSiemkrGJ+p799l9t597qk7vD/QeT0XFdqzPR&#10;Mq8kBcUJxQmlBgyRMcAgPCVygcwHwveEp4SSQknhSeEpEfgiF0jfQ4HMwNqwMUxEcczaLNQiYLaL&#10;KALA3Os+Shn4JoqBIa3Wpk9ksjNAuBRHzuFw/IqSpmnrY7snnHBCPp9f60o9ldm6desyzrrvvvtm&#10;PLF95Ln99tt/9KMf2e2XvOQlrTEaq8qcPfbhD3/Ybhhj3vSmN61tzzgcDscR4KSTTvIbz7aOj48P&#10;Dg4+/vjjxmS/Dpx55pmFQmGpZT7zmc9sbler1YMHD7Zz1vj4+MtbqNfry2tRU8cCgFNPPXXR45m5&#10;NammHW6++eZ2DmtVy9atW9eaBSSlvOiii5q7119/PbfxpBoz33TTTc3dCy64QMol/669AEqp1lrd&#10;euut7dTqpptuMg3OOOOMtb3oao9+UyBcmNahR8QZBt2KV3JNBm6pIOLLXvayGV30X//1X81Xrrnm&#10;mtWug8PhcCyJ3Ib+3Ib+oL9H+F58YIjSlQlVTiem0ko16OsRvt955qmr/TdSv7szt77f7+1GJeOB&#10;Ib+j6Pf2yFygSkVOtZ6sLPxHYACgOKE4loUcCOH3TVu4zByPjEUDgzKXyx+zUZWKvZecW9i6GQWq&#10;cjGdqrJZpOTDhKLYRLHXWUYh8huXb9V2nPE0VSrmNq4H4PDAkP0eioh+dxcqKTzPRHE731jnhUHX&#10;6pymqlBAIYJ1vapYKGzdJHOB11lW5RIAUJKSNmwMNtY1I6OtvDG7NDZEcWrCiFONQspcDpWShYLX&#10;WYZZy5zJIABAVJKNgcbf85lB10JgVsW8CHyva27/QShV2LJRBp4IfBRIOuVEz+4J9FWmFCEAMcp5&#10;bmkEsEu2AUNqmAgRhZKAKAK/DQeM7LgIKQFAlgqAiEoxEaeayaAUKASITLuZ56ZpGCzNVqCwusz0&#10;WnIzhCrEzOqxFo1FoF2cLuvNbGRmNBcFwqtPP292LT7/07uWfzstnS/c/6OpeGbi6KVbT8x7qjEw&#10;cw1X82VmJqbUsCFmtrts5TLrnwGiFGhnnZRAFMAMxtiuYStBSQGIzMxEpI0tB5iZGZiQGQCBrV6V&#10;2VYIxERkh0zJbEyb3Q7AREzETJlg1Rpm1ah64/+ZDTET28+UQEBEiSCbGhxw4+PGxJQmVI+AWfie&#10;zAWolCoVm0JUNrpK2q/eM+byGLK7Ghs30rRd1gbMzMZkd6loaF/zfJsQSqF9dz75qimGLfaNxjpO&#10;qlhATwXr+hY+npnjkVHh+15HubB1k5vpczgcDofjVxT3LdzhcDgcDofD4XA4HI62qO/ZD0TJ2IQq&#10;FrJlFIkpTSlOKEnt+oULg4jBuh4mSicr4YFBStO1btNyMGE09egTg7fdNfrj+yuPPVnfvT8ZG0+r&#10;dYoTU4/0VDX7V62ZWj2drMQj4+H+g7Un98RDo5QsscnMeqpqwoiZKYrsvAlKAdlqf/P1M4AQKKWd&#10;MmRi0pqJKUkp1TDfZA3Z6R1hJwLnLjnwAZjSVFdqjQoyGLJzJKhW8tE9h8NxdLJ79+7W3Ze+9KVr&#10;XaOjiLvuuosPjzvuuKO1QCHEZz/72aVWg4je8IY3rG1XGGNe97rXNXc/+MEPrm2PnXnmmc2niq+7&#10;7rq7774bHA6H4ymNEOL5z39+c/fOO+9s1TmuvPLKZZQ5I0jn3//939s56ytf+UrT0DjxxBOX4WJZ&#10;vJZA2nbEqp/85CdL9a+2b9++Z8+ehY+J4/jb3/52c7fVBrE873nPa26Pj4//4he/WPS6TzzxxOjo&#10;aHP3qquuWl4XLUBrrWq1Wmui0Zzs3bu39Ue+s846a20vutqjf/Dgwccff3zhY8Iw/Na3vtXcfdaz&#10;njVDXVuNSq7JwC2Vyy67rLl91113VSqVO++8s/nKxRdffATq4HA4HEui6+xtspDPb1rPwOG+gcP/&#10;A3UyMRUPj3odZa+7s3TisUF/z2EW2A4dZ5wiAz+3cR2labh/0O/uCPp7ROCrjhIwp5MVUwvnc34o&#10;SXW1LjxP5nN+V4fMBQDAzKZeD3fvT8Ym/K7O/JYNfldH36UXiMBXnWW/p8vv7gLidHxqVdsVj4wL&#10;Kb3OcmHrJpwVc9Q+wlPdF5wpc35u4zoTRfHBYdsbslwUSsl8AES81D/UN2EwYUhxLPN5kfP93i4R&#10;+AAgfL943Jagr1fmc165JHwPgClJrCuCSrBhE8VsDBtiQ6wNpZri1EQxxQkToVIiF4jAQ095XWWZ&#10;D+ZpHorAF0oBIqUaABmYkoTiRBZyKGVufd8CPpLwvNyWjcLz0FMoBWvDcUz6kFkDRAQUAIhSZrrM&#10;fKVJCZkFQygFSAFCyHaEKDuzANPeC0rhdZTYGBuqA1kOFQop5rs+N/UVzswsAOCmR5OV3zh0unmA&#10;KGygEAoBKKAhAlmrp3n87FMZ4MWnnFnyZw7NLU888l87HlvmHbVE9k9N/NtDP539+v845xImXrDj&#10;s65hZiC2Yo9NP0KbsGQlMQBsJC0BIqBAKYSd+mFEaKR7EQEiKik8Ze2pLJ2KucUpy0K+MnWKmA0x&#10;GWAAItKGUgPaWGeqkdfFQMyGm2FrjI0hQGRrvzFkeiFxU29DKVBIbFQBDDWHziaeEaAIPFRK5nN+&#10;d4f92LYilJrTiULIys8qIQQisCHSmokgE79mwg0bio1hYpQClWdvPGAwSTLnPB2KLJbNNgPErHy0&#10;zInChT9iJopNFMl8TuT8oK9HlYsL31TpxCQlaW5drwj88inHH/5d6nA4HA6HY01wTpTD4XA4HA6H&#10;w+FwOBxtEQ0M63polyqMDgzWduypPLGztnNvbfe+2q691R17qo/vrO/eHw+N6lo4XyHS91Uhpycr&#10;TBQdHF7rNi2NdLIyfv9Dg9/7YfXxnfHIeLh3oPr4rtrufcnEFCcJs50Osv+AU6Nr9XRyKhmbSCcr&#10;JgyT8cn6rn3h/kETRm1eMRwYojihNAUiZhAii2MSi04p4vSCc1ZVYm3sCos0n71mp6qEEN68883C&#10;U4CCkpTS1PpdTIaJhK9kLsAVXc7c4XAcnfzsZz9r3X3Ws5611jV66jAyMvLCF76w9ZVPf/rT69ev&#10;X1IhzHzttdc++OCDa9uWL3/5y/v27bPb55577io9krukHvvYxz7W3H7Na15jVnlxa4fD4Vhznvvc&#10;5za3r7/++u9973vN3XPOOWcZBeZyuVZd57bbbtu7d+/Cpzz88MOt1331q18952Gtj3NNTEzMecwp&#10;p5zS3P7BD36w8Lr+g4ODH/nIR5bRxo985CMLf4P48pe/rBu/TwkhWpUVy/nnnx8E049IfuITn4jj&#10;eIECiehTn/pUc7e7u/vcc89dRs0X5oILLigWpx+D+8xnPrNAM4no4x//eHO3t7e3t7d3bS96BEb/&#10;4x//+ALVY+ZPfepT1PJw5Ete8pIZx6xGJY/8wLXzYZzB+vXrmz99MfMnP/nJZtvPPffc1vo7HA7H&#10;UYLwve4LzpKFXH7zBiYK9w60/6fa2SQj4/HQiCoVc+v7cuv7yqeeeGRaoQr5rnNOV4W8dX7CvQdk&#10;oZjfuF4GvtfVIQLfRHE6Pmnq4YzMKBNGulJDJVW5KHO5oL+XidOpSrh3oL7vIDMXtmwM1vXmN2/o&#10;fcYFVpdCxNJJxwnfU53lZHxiyWt+tY2u1nS97vd2gxDFE489zNK8jnLH6U9TxUJuXV9aqYX7Blgb&#10;RPS6O1F5qJSph3Co+dAmJoxMGMlcThZyfleH39s9/R6i39NZPP4Yr7cLlUIlAYUMAuFn7jSl2tQj&#10;EyXZMnOpZmaUwmbXCF9J31elotdRXvgv7TKfA0ThqUxrSQ0lqczlZC7nd3dm69nNjyrkVUdJ5nII&#10;KAIfADnROoqaZhQTAxF6CqUUvsepniNUjZlSzalmIhSIAgFReJ7MBe2GzFCW39VsLBMJpVgbmx6V&#10;+VG2a+fMPiICgmxGhgEBGe1Sco2Dm7pK8+wsCGrOwK65f347JIMKIK+8q089e/ZhH77z1qFape37&#10;aJkkRv/1Hd/Rs27d55+87ewNW+ZvREsrp8UoIiZEtCFLjbebo4LNcWQA0taAEigQBQADCJGNnSdB&#10;IBNw5lABtnaYXdOICIiQmYHRADPZFDUgBiY7+cXQ0tE2tsr6hAzN7CdsHctpe42BgYlIa0o1pZq1&#10;ZqOzaCZElAoQUSAz+t2dspCHuYQiVDIzrGZ1r9WibFKY1ZZQSUBkQ5Qa1oa1yfQn+09r1pq1YWYU&#10;QngKhRC+Er4HNmJLm3m1KE8BAQicPZTNwZnDlZo+CEw9MrVQ+L4s5L2Ost/TtcgtYUw8OmGDszpO&#10;PfFwfFSHw+FwOBxri3OiHA6Hw+FwOBwOh8Px6wgzmzBKK9V0qqrrIZtF5v8oSaOhkfqeA8nEZDI1&#10;lUxWdLVuaqGu1PRUVVdqulrX9TCtVJPxiXD/QO3JPcnoBM81rahKJZMkrE0yOrHW3dB2dxkz+dAv&#10;h3/wk/ruA8noeG3n3ujgEJPxusq5Tetz/b2qsyxzviwVVUdZdZRVR8nr7vC6O1W5ZOcgda2ejE/q&#10;el1XqvW9B6KBIV5szjUaHNHVmoljNgY9ZZcpBAAUuNjEVuNJJkQgRkShFApkQ1aLmjEXnrVR62yu&#10;a8E5D+F7duZbV2sAQFEMAML3F11qzuFwPDW4/fbbW3eX91C1YzZEdOWVV0bR9JNY27Zte9vb3tZ+&#10;CcaYH/7wh8985jP/4R/+YW3bUqvVrr322uZu6+O5K8hSe+yZz3zmCSecYLd37979j//4j2vbSw6H&#10;w7HanHDCCU05p1KpNFWKs88+e9lhTa997Wtbs3H+9E//dP/+/fMdfM899/zFX/xFc3fLli3nn3/+&#10;nEf29fU1t6+77rqDBw/OfkjxwgsvbG4PDg7ecMMNcxbFzD/+8Y/f9ra36UNXgtBtxBoDwJ49ez78&#10;4Q+n8+RFXHfddd/5zneau6961atyuZnPm3qe15rWOD4+/sd//MfzxQEZYz72sY+1qmVvfvOb21lT&#10;f6kopd785jc3dw8ePPg3f/M3c9o1zPzZz352x44dzVfe9KY3La9KK3jRIzD6Bw4c+Ju/+Zs5h56I&#10;PvOZz7SGTJ5yyiknnXTSjMNWo5JHfuDa+TDO5uUvf3lz+7777mtuX3311UutgMPhcBwZ/K6OngvP&#10;8UqFwjGbALG+dyAenWjnK14rFKf1vQfisXG/qzO/ab3f19N9/pntqiArQW5Df8eZp3rlUn7LRtYU&#10;7tlnoji/eaMqFlWp4HWVhe+ZME4np9KJKVOt60otGR031ToqKfM5YJC5oL5/sPbk7ujgMBPl1vcX&#10;j9vidXV2nbOt67wzWpfNCtb1Bn09QV83CBEODC21r9rqT6OjwREZBF5XR+mEraqQP/wyC1s3lU4+&#10;3uvqyG9eT3FS27vfxInf2SE8pYpFJk4r9SW1hA3Ztc9kLpDFvNdRDtb1zT4Mhcit7/c6yiAkSiEC&#10;3+vpCvr7VCEvCzkbMoO+J3OBLORkzhe+h54n8zmvq1N1lkTgw2Lfw1EKmQtACgTk1HCqVS6QhbzX&#10;WQ76Fk8qQylVPu91lETgASIGvgh8ISQn2kQRxYkJQ2YQuUAEvgwCVJJTTakBZjZEqTZxYqKYU81C&#10;yFyASiIKOw3RbmcCs9E2Ekf42VmmHlKSAIJQEj0lPI+NYW1gTncEmIlATIdNsch++kHMcnZaDCFs&#10;BFI1hJ1Db+M54rBw2hRqGRAGgNeeeWHBm5kyNBVH7/vvm82yRLs2Ieb33nHzAwf3zXhdCfmuS5/f&#10;iLVi5nnqwADMQC3BRgQM1o3iTBTjLLUL5PRXM9YGmFHKbPJISEBgQ8zE2nCqkQFENm9lk5uy/heZ&#10;XAXZOIF12KwiZfPFmBsKFiIIAZjFVTVTrVpGpDEuQjAiCgSBqCQqhdK6SohS2MAoQAT7ohDoKxRC&#10;SCkk0vxLDAhPASAqyYZmfpET2LxlUEkR+LZA9CRKW2FoSbUHtrlbSmbZU1KIXCB8Dz2VBZR5CgyZ&#10;OJn95TRrvhAogG2c16G3H7ToarNvEV2tmTAUga9KRZnP59b3wYIwcbh/EBmC/h6vs5w/ZtNK37YO&#10;h8PhcDiOHM6JcjgcDofD4XA4HA7Hrw3M8cjY1MPbh//7Jwdvvn3wtruG7/jx8H//eOh7Pxz47u1D&#10;t/9o4uePhHO5OroeDt91b33vAV2pgSE9UUknJnUt03XsMm+UpqYe6Uo1GZvUU1UdhvHoWG3HnnRi&#10;akZpIucDgIljK9Uc/ehKbeSue2s79yZjE7Ude+KRMRH4+S2b8ls3B/29XqloZzJsD7eeiEII35OF&#10;nNdZ9jo7hKdMGCfjk6YWplPV+q59Jpp3yXA9VU0np0w9ojiR+ZzwfTs9BXZGarFnm2x9EJEbuVUo&#10;ZaZFMVOS2iXlmjADE9k5SBn4C5QsfA+YWBtTDwFA10IUQuYCv6cbHA7HrwE33nhjc1sIsWXLlrWu&#10;0VOED3/4w/fcc0/rK9dff71Y8GmqNE0HBwfvvffeL33pS7/5m79ZKpWe+cxn/uhHP1rrpsBHP/rR&#10;pqq0bt26yy+//GjoMUT8wAc+0Nz9/d///VrtV+PnEIfD4VgeQogXvehFs1+/8sorl11msVj8sz/7&#10;s+ZurVZ729ve9oUvfGH//v1WJmHmer3+4IMP/tVf/dUHP/jB5gNeiPje9753PkNj27Ztze1KpfLm&#10;N7/56quvftnLXva5z32u+fqzn/3s1lO++MUvfvSjHx0YGLDRPcaYkZGR22677S1vecuHPvQhq5cc&#10;e+x0vMD27dsrlQoA0DwPKUopre51zz33vPGNb7zzzjsrlYqtf5Ikjz/++Lvf/e4vfelLzeO7u7uv&#10;ueaaOYu64oormhYuAOzevft1r3vdDTfcMDQ0ZG0WZp6cnPzRj3705je/+a677moeefrppz/jGc84&#10;nEFfgMsvv/y4445r7t53331vfvOb77vvvuZ3wyiKHnjggWuvvfa2225rHrZ58+ZLLrlkzS+62qPf&#10;rN4b3/jGu+66qzn0tnpvf/vbW6sHAK2fgtWu5BEeuHY+jLOZ875VSp199tngcDgcRytBX3fv089X&#10;5WLx2M1eRykZHavv2pdMVNqxfShJo8GR2u59lKT5jeuDdb35Tet7Lzl34WCf1aB47Oau889U5WLh&#10;uC2qo5yMT9b3HmA2spBHIUQQqFIBPY9TnUxW0okpE8bMzFrbVa7SiSkg43V1FLZuLh63xe/tKp10&#10;3LrnPL1wzKYZP7YhYueZTxOel1vfT3GcDI+urBbFxNGBYWDObVwn87nSKcevSLGI2HHqiV3nnO6V&#10;S4VjNiFDfff+aHjUX9cjlFSlAuuU2kwJYzBRnE5MsSFVKsliwSsVcxv65720ECYKpadkIRf095RO&#10;OaGwZUOwvk+ViqpcRCmBCH1fFgqqXPK7Ov2eTlnMo1zCQ4yykAdiQLACjCjkvHIxt6F/0YkDiyoV&#10;UUrhefY+Eb4nAk/kApSSUs2GAJjjGKUkre1SayaMdLVOccKpBmZUSuQCGXg2n0qW8gBA7a1EAABA&#10;DAQgBTRyoihKdC1kIuF5qliQ+UDmAuEpsOIMmRnzVllGFtvgJ0AlrVfDnMVGHRIuNbNX+BDPykpC&#10;zHPIVzP6k5EB+ovlP37GzMBYAPjJvl1/8f1vp7RayeT/+NO7/vPJR2e//ppzL97S3WMlLhRoQ5Nm&#10;NJCZrPeFwGjzkxgQGIiAGYCYCYyxH20ULWFS2g63RET0vGwiTAg72WSzwkhr1pTJOgKn+z/rawI2&#10;Nm4LsSWZtDUbylY+M52s1yQAEURLM5jtkCKCkNLeOUJKVDJToaREIVBKAM7e8pTwlAwCGfhkDBOb&#10;ejhvlpYQwves18cz7mQEAM4SyFAIz7PGoFAKpbT/hFKNf1JImdXH80Q+JwPf5pcBgM2FQylF4AMT&#10;RfGMFQzZkA3gQuWhQIpTaEhudmnLRhtnwtokkxVKUmvGqlIhv3n9wl8QmDk8MEhRnNu0Tvh+5xlP&#10;W40VOhwOh8PhcBwxXNqjw+FwOBwOh8PhcDie+rAx9T0Hqk/uNmEERCaMTBQ3J7fssmR6yk8nK/W9&#10;B4SniscdUzj+GOvGhPsOTj74aDw6YWqhrtVRCJULpJfLRKDWv5AzsDGUpBQnulJFIWUxHw2N6Eot&#10;t7G/mT4klAcArM0CRtBRAjOHew5MPryd4jgcGDZhqMqloLdL+IdYQ+gpEAIAWBN4cxeFSqpyEYhM&#10;PTZRRKlW5WK454Df2+X3zrSJ2JhoaIRTbcJIBgH6XjoxhQJZM9s5p0VnJhBACDuZx8R2xgWlZDZs&#10;DCpJSSpzfssVdTZxqLK2zIeQ0taQtAEAU6mrYgEQg/7FV6B0OBy/6lSr1dY4iGc+85nyiD/x85Tk&#10;F7/4xV/+5V+2vvL+97//5JNPXuCUn/3sZ/Olbawt1Wr1gx/8YHP3r/7qr8QqrJO9jB4DgJe//OVC&#10;CPuocZqmX/ziF9/5zneudYc5HA7HKvKsZz3r+uuvn/HiYVoKl1xyyf/4H//jq1/9avOVG264Yb5I&#10;nCZ/+Zd/uW7duvnefeYzn/m1r31txotEh6zU3tnZ+Vu/9Vv/+q//2nzlzjvvvPPOO+cr83nPe97r&#10;X//61772tXbXGGO3n/e8573rXe+afXxHR8f//J//873vfS8AjI+Pf/SjH12gOUKID33oQ5439+9+&#10;1sJ9+9vfPjk5aV9JkuQLX/jCF77whQXK7Ovr+6u/+qvVewRNCPGBD3zgrW99a9OlGR4efv/737/A&#10;KUqpD33oQ4fzfXylLrrao//bv/3b9g4cHx//yEc+snCj/uIv/qK/f44HoFepkkd44Nr5MM6mq6vr&#10;hBNOaE2pAoCXvexl7jcFh8NxlON1day7/JLx+x8CIbzOcjw8Fg8NJyOjqlSUhZzM5dBT04/uG6Ik&#10;MVGsqzUTRojC7+7we7qFrzpOO7lw3Ja1eo48v3Gd11GafPCXKEXQ25VOVnWtZsKIARDAaM1ag5Re&#10;R4CeshaB393hdXaiksJT9o/MXldHYcvG/JYNYp4fbwBAlYqdZ5468cAjQW93PDqOQnq9XSvSamaO&#10;B4cpjHKb1snA7z7/zPazhtqhcMxGWciN3/uLwrGbk7HJdGJST1XRU0gkgsDUIxBigTXCmIjihKKE&#10;yQjPV6UCSuH39fjdnfOeYijcP4BS+d25tFKTQU7lAsgFfk9XWqnFB4coNWmlQjpFKUTgwdK/a2er&#10;nqUaAGQhByhMlPgnLuHv8165GI+MCt83cSw7iiIXcJqaemhSbVdAA4EyCEAKEfgmjNiaUcYwgAx8&#10;q29lZoinKNW6UrVxUixEW3KXtTusGQJol9sDBDtX5XV1oKcojJNUCyUpZWJGQ2wo03WYmYgR0epM&#10;mTljM3qAmVEgZ1oOHyJAYeZD8fQciz0rU3MaAVPWwEEAsJdrnm4LeMnTzvrB7ifu2LV9RrO+t+OX&#10;kdYfed7LghW9jRngX37+4y/8bI6FkHoKxTc94zlgl8kjtuvpWQEqM3maqVBz/kTHzT5hRkTIDCmB&#10;wEBsCDDzzYTvAQAlBAjIDEKAIWBiRgRGT6KQzMwJNUq0HcmQ2Ux2ub9GYFdmswEg4wyBzXY6ZgYV&#10;AxGRyLYbrzMzCCEQpBCBh834Lzt1xSwCn9IUpbQfE1QStaY0RYGkTWsOXisyF1CSoJSsDSg1XSUp&#10;2cRsI5yUzCors1udmYFsM7m1jXN8gWQGRFRSBj7FqcjlOEkpSUEb4SsUAhgo1SBQBT4Tg0CKE4pT&#10;DHxEZEN2TtaOxXSp2pgwoiRBIVRnWSjl93X7PV2L3FTM8eCwqddzG/pVsdB9zumLnuJwOBwOh+Mo&#10;x+VEORwOh8PhcDgcDofjKU40ODJ8x48nH/plMjoeHhisPrm7vv9gMjqhw4i1IW1MnKTjk+HAUPXJ&#10;3eHegXh0orJ9x/DtP6ru2DP18Pbx+x9Kp6rh/oMmioWUXqmgykWR81GKmavrIaCSspDzujpUuQQI&#10;ulLVlZqu12u791OcZEfZFdEa8wRHM9Vf7pj4xaPpVKW2az/FcX7juvzGdTOEKAAQvo+IgIIXXQJQ&#10;CFnKex0lIEonpkwUx6Pj0cHhGUfFw2NsSFdrKIUsFrLZaESw01gCoY3pZjtTBYitiwJmkzSGgIia&#10;688xc6pBShQocsFiTUAAYGLWOp2qktFeR1kVC15Xx1oPl8PhWHW2bz9kpn/O9AnHUknT9KUvfWnr&#10;KyeddNK73/3uta7XMvnsZz9rQzAszSd9V5Bl91g+n3/zm9/c3P3rv/5r3f4Cxg6Hw/EryPHHH5/P&#10;51tfOe+882a8sgx+8zd/84//+I/bfATW9/0PfOADF1544QLHbNq0qZ0fKl75yleee+657Vz0TW96&#10;0zvf+c5yudwasLMo55133rXXXrvoYUqpT3ziE5s3b17gmHK5/Hd/93ftx2ked9xxn/nMZwqFQvu1&#10;XQadnZ2f/exne3t72zm4XC5/5jOf6e4+3DTglbroqo7+ZZdd1mp0L8Cf/MmfLJC/tEqVPJID1+aH&#10;cTYvf/nLZ7zywhe+cHl1cDgcjiOJCPyei8/tPvcMv7uzsHVTYetmVS6ZWj06OFzbtbf2+K7qk7ur&#10;T+6uPLGr+uSu+t4DyfAYMOf6e4snHBP09+Y3reu//JLi8cesbbCGKhZ6Lj6n9+nn5zdv8Pu6C1s3&#10;l08+rnT81uKJx3ZuO6XngrO7z9lWOvHY4rGbO7ad1Pv08zu2nVI4dnPx+GPKTzux54KzNlxxef9v&#10;XFQ8/pgFhChL/piNxWO3+L3dfmdHPDYej4ytwB/3iaP9g2mlGqzrVaVixxlPW8A1WjZBb3ffb1yY&#10;37Qh6O8pHn+M6iiZJNW1GmvNRHqyomshU0McYavApSaM9FQtHZ8y9QilUOWS6ijKQq5w7JaFKkkU&#10;HjhIcVI8djN6Xm5Dv4mj5qyBVy7mt2yUged3dshcjuIkHZ/S9bCZA7MozGyiWE9W9FSFEfzebun7&#10;xROP8UrF+p4Dps3YKwD0lPQD9D1gpjhGABQSAIXve92dqlwM+nq9rg5VLKhSIejr8TrKMh+oUkF6&#10;ionR8/yuDtVREr4HiMLz7D8QSEnCi837MAMZg9JOFGEyMWnC0JYDAr3ODvQUAIh8oEoFVAoEohCo&#10;JApk5my9NmYwxNQwmqxkhXb2BAExyw4SsqE52cmVQxf5A2aaVqasnTOtDjVuCWvcNI+zRfzFZVf0&#10;5Of4Af6He578n7f8+1Tc7lgsSjWJ/+Q/v/XZe/579luelB+78lWdxRJAI2rJBigJRAQmAsqWzQMi&#10;ALB2FyNOC2GZ98WAaFsPzMxs0pS1BhRCKRRC+D4qac9CRCJiY5oylZ26sm81OzjrSmYgzhypluuC&#10;vdr0BeeT8K0DJZiRrZBGzIaYCchQoilOTBhTlJBOmYmBKdU2aUp4XlZhWzOlwBAwUJIs8LlAKVFJ&#10;YOaWP28CEQIKJaEl5qqlitnNJlQjtErM820h885A5nJeZ1koJQJPBD4wU5SYKKEkATLCUyCE19OJ&#10;UojAZ2aKEjYGiOwoZF+uGTjVeqqWTk5RqmUh73V1iMDPb9mwuBBlKD44nE5V7ae7Y9vJ+S0bVuqO&#10;dTgcDofDsVa4nCiHw+FwOBwOh8PhcDxlYaKpRx6v7dxrojgeGjVRJKT0ujtVsSCCIHOT7JEAFMUm&#10;jNLJSnRwKBn1gv6e4dt/RKmWuSAZnRBSel1lXam1NdOJIHxP+J4JI1OP0smKVy7V9x4oHLNJBD7Z&#10;KTEhUB3VawbXdu6tPL4znZiKhkZEEBQ2rcf5Vo/L5wBBeIqSlAu86Cw4ep7X1ZFWa7pWk8YAACoZ&#10;9GXrOFKSplNVE0ZM5HWU7RyS8D2KIgA7jYTtSFEoJaNGgWyYCQCbix0CG8MMyAzgg0BIDQAIT6FS&#10;0vcWKxcBBRAxUTI6IQNfFvOFrZvXdu7f4XAcGX784x+37l566aVrXaOnAn/zN3+ze/fu1lduuOEG&#10;taKryR4x0jR93/ve19y94oorDv9Z6tkcTo+94Q1v+NznPme3JyYmvv/977/gBS9Yyy5zOByO1QQR&#10;X/ziF/+///f/mq+slM982WWXnXrqqZ/5zGceeOCBBQ674oorXve615XL5UULfNvb3nbxxRfffPPN&#10;jz76aKVSmfMYIcR73vOef//3f//6178+XznnnXfeO97xjmaMzzvf+c4/+qM/ar9dL3jBC7q6uj7y&#10;kY8k8zwnd9555/3BH/xBZ+fij+p2dHR85jOfuf7667/61a/aiMI5yefzr3/961/wghesRqzibHp7&#10;ez/3uc998Ytf/O53v7vAYa961auuueaaIFhsvYwjeNHVHv2zzjrr4x//+Pve976pqak5DzjttNP+&#10;6I/+aIG4s1Wt5JEcuHY+jLOZ4T2ecsopC/eVw+FwHD0gYn7LhtymdfW9B+q798tcAOv7KEkoTijR&#10;TAYYQKCQEn1P5nMoBAqR27iudMLWo2eJKEQM+rqDvm5Kknh0Qk9WdD1kYxARfd8rFfyeLq+zDIf3&#10;91tE7DjzaZlOIEUyNsFxHGxYt+xYJxMn0cAQJ2l+wzrVUSqfckLxuHaV8qWiioWei85OxiamHnsC&#10;lfJ7unSlFu49YBPA0rEJraTVe6zJkTVZSJnPicBHKYRSXnfnwsqWrofx4AilOr9pvSwVyj1dFCe1&#10;XfuS0cmgP/vjv8znCls3R8OjIBDyga5HFMZJGKFSwlPC90HJGePEzEwE2lCqKU4AGKVCIWVO+j3d&#10;pdNOhFSbMAoPDNb3Dnhd5aC3p52kJq+rbOIYlWdqERjWUQSAXkcJfRX09fg9XTZzaXq8amE0OMzG&#10;6Fqd4jiZ1CLwVS4HUgCCKhXTyYoIfIoSihOR8xeYL2CdAjH40qQpIKBUqqOYVmpAJAJfBNMzFML3&#10;ROAxEQJQNjIMpBGQcdpeYkSRLVrHaPUnQJQSEdkYJlsTbh1c27PAjUgoAGgUiq1HMOD0+zZTKYtA&#10;6s4V/+ryK//gln+f3cD7Duy55v/+0x8+/blXnLTtMGdNHh8b/tP/vG7v1Pic7773OS89d8txrT2N&#10;AgGldcYQAYiBgafnk6ZzlrL9zGiys1BZshMSAdqyCIQUQTaaKAUgMgKSzZ/i5jp+TIySOYvfYkDA&#10;Q6cSZ/eDlbCQmzIizEqLysag4W+1Dlxj0xgQgpGBkFNDhoQEDHIohPA8EycMwEQohZDSpJqNWXgW&#10;T+YCWyalqRACBQIDawMy85ym67N0mBmFyIZBCq+rbKLY1EMphDX9TJwAIhqSOQEAslgw1boIfIpT&#10;HcZ2wUSU0sQxp5pSDUyIQhbyMhcACq+jFPR142Jfk00YhQeHQJtcf6/X3Vk6YWvxhK3LbZPD4XA4&#10;HI6jCFw46t3hcDgcDseR4Rvf+MZv/dZvNXcPHDiwcePGta6Uw+FwOBy/2rA2Y/c+EI+MJWMT8ci4&#10;UNLv7VYdpYXdFWamMIyHxpPJSdaEAilJc5s3BH3d9T379VSViZY03cva6KkqA3idZen7+a2bKEnD&#10;/QOFYzYVtm7qveS8te6nuQkPDE787KF0qhoODHqlYrBx3UL9xlzbuVfXQl2tep3lRaccGmeBrocU&#10;RbJQkPkg6O+1U6rx0EgyPpWMTwpPqXLRHqtr9XRkwqQpCBSeUvl8O1FRlGpKUk51c66l8QYxAAqR&#10;xUYR2QlXv6ezncqnE1MoJXpKeF7hmE1+T+e651667Mlvh8PxK8TLXvayG264obk7Ojra09Oz8Clj&#10;Y2PPe97zhoaG+vv7161b19vb29vbe/nll19zzTVr3ZqjgieeeOLkk09ufeXP//zPP/zhDy964s9+&#10;9rPzzz+/zats27bt4YcfPgLNueWWW1qftr/uuute9rKXrewllt1jFq11oVBI09TuPve5z73tttuO&#10;QM84HA7HU5WhoaF77rnn5z//+SOPPFKr1fL5/JYtW0488cRzzz337LPPPvxMqjmZnJz8wQ9+8NOf&#10;/vSxxx4Lw7Cvr++EE0644IILLrrootku7o4dO/7lX/7lF7/4hed5J5988itf+cqzzz574fLTNP3J&#10;T35y5513bt++fWxsrFgsHn/88eedd96ll166YcOSF89OkuQXv/jFfffd98gjjxw8eDCKou7u7k2b&#10;Np1xxhnnn3/+ySefLOUarBUyNTX14x//+J577nnyySdHR0dzudzWrVtPPPHECy+88Iwzzsjlckft&#10;RVdk9JMkaf1Z9POf/7wdWWPMAw88cNdddz3yyCMDAwNBEJx44olnnXXWZZddtnAy2GpU8ugZuDZ5&#10;05veNDg4aLff8573tP+Tavu84hWvuO666+z2pZdeetddd61hex0Ox1MVXanFw6PJ2ERaqZl6yA2x&#10;WfieKha8zrLf251b19vun3+fkjBPPPBofe8BXalGgyMAEPT1qM7ykhbMYkPJ+HgyNiWUzG1cJ/O5&#10;jm0nl0489ohUn5PhsdrufcnIOKVJeGAoGZ+iKNJhhIAy54OUwmbFSGEjalQx73V2qNKCkZ5M0fBY&#10;OjElfT+3oV/kgq5ztonAH/vJz+OhkWSiUjh2kzzUWzZRHA+PmjBiYyhOKU1ZmyyTCBEEog3VsYE8&#10;FkQZBCLnsza6HuY3ri8cu3ndc57BSTp23y9MPYxHxtLxKZDC7+pQneWF/2LPzPVde5OJSjoxiUKo&#10;UlEV8yhVbn2f6ijNM3AmOjisa3U2ZMKI4gQybckXSjFzOllhYyhOAEH4fuuqfI0igIgojAAAhRC5&#10;wOsoicBHKU09ZK1NnPjdXdNzH0TJ2KQOI9AGlWRmTjUDAwpgQkBmAkREYU9BxOxjy8CIQklEpDRl&#10;Q9AwmjLTqZkZ1RSrYO4pFwZGRhshZU0fbEmQuu6R+z98163zdfJFm49792+84JiO5SwYtG9q4ks/&#10;v/um7Q+ZeVZYeOuFl73pwt9ApWQhR3HChlgbuxAhawPMbKeBGuOdtbH5UZ3xxCw2erApTCEIpYSU&#10;mAuaJ1GSUpSQye5VFMJ2eDbZhMhas6E5ehUBcB5Vr+mkAULrNJbV8rIEKYZG4tOhZ7V8WBgAGJVC&#10;pYKeTiY29dCEEXpKeAqATZigECLwFvp0MKSTU5xqE8cghPR9SjVrjb7i1KAQTEbkguUsEcjQrIzf&#10;0z0dqEVk6hHFCaUpJalQkhlk4Ge3JxGlGogbPqTEfE4qiSKboRO+h4iqs+R3d4lFVzxkisen0pFx&#10;9FRu4zqZC0onHttx2kmHacw6HA6Hw+E4SnBOlMPhcDgcRwXOiXI4HA6HY2VhQ2P33B8Pj0UHh9NK&#10;1eso59b1gWj379q6HlYf36mnqqSN11HyujuLWzfWdu7T9dDUQ6+na6lznOlkBRG9zrIs5FUhF49N&#10;lk86rnjSsZ2nn7LWXTUH8ej42I/v19VauP+gzOVyWzYs2t54aDQZn0jGJ4XnNUWmNroGdLVOSaxK&#10;RRH4+Y3rValQ3bHH1ENdrbXqVXqqlkxMcqpRShCISsrAgwW8KAY2hlJNaWpnvwBg+vjGdBECMjIK&#10;gUoKzxNBoPI5kfMXrnU6WQFmNpTfuL5w3ObOM59WPO6YNR4zh8Ox+jBzoVCIbGYdQEdHx+Tk5MKn&#10;PPLII5deeunExETri+985zs/+clPrsnjv0cbzHzRRRfdd999zVe2bNmyY8cOz1tsAnsx3vve97bm&#10;NR0xJ+pFL3rRLbfc0txtx5o78j32mte85pvf/GZzd3x8vKur6wh0jsPhcDgcjqOE+Zwox7IZGhp6&#10;4xvfaLdLpdLXvva11Yg+c06Uw+E4wrDNkCECKZfz+PtTF2au7dgz9egTlKTx0Kiu1YRSXlen6igu&#10;umwWJUk6VU0mppDY6yr7vT0y53edc3puQ/+RbgVRMj6ZDI1OPLI92j9IcZJWqqw1KuV1llSxKHxf&#10;+J4q5hdW4EhrPVlNJ6dYG6+nM+jtFrmg6+xtufV9ADB2z8/DgaH6rn2AWDx2Mxz6/ZGZqR4l4+Mm&#10;jJkZiElru8CZjTCyK52hlGgVCCkAQfieqYZeRym/dVP55OPLp54IAJSmk794LDwwSEmSjE7oSg0A&#10;ZCEn8jlVyKOnUKks44aJ4pSiWIdROj6VTk2xIUT0ejpVsZDbsG5RrUJX68n4hAkjIDZRZKIEmAAQ&#10;pUAhTRQxMacpAwjfQymAsrYAMROx1swsAl8GgdfdKaTwuru8crG2e5+u1NiY5pJ8rI0JI+tZsTYg&#10;kImQAURDTCICgtZpL8wsJ5vkBICIQgAzADMxI9oUKZv+dAjTEUBok6EOsYlavgI0XB9uWlXf2f7Q&#10;+/77OzTPA6hSiEuPOeGqU878jWNP9MRQCbqMAACAAElEQVTifw5lgJ3jI//ywE+++/jDNP9DrVed&#10;cuZ7nnOVQBS+B0IgIBmTOVHGMDOTbSQ24rAWdKJsY4RomFHWLmNAEEqCECLItChKtalHjQw9G53E&#10;TIwCARGl5DRl4rmcqNY0qxlbjdwnbNhN2b3KwNQoAhsxYZg1IXsLUaK1rVgTCBRSyHxOeAp8j+PE&#10;RDEgysAHAEpSNkbkcrKQU4V51+9gbdLJCmtNSYpSsCH0FHoSGZmZohiUlIvaR7OLNURxIgJf+L7X&#10;NTNLmeIkmZhCQFRCFQvC99kYNsTGkDGmVjNxilIiMwa+yAWqkBeeEp6nigWvu1N4arGrm2R8Kp2c&#10;YmO8jnKwrlfmc93nnB6s611qQxwOh8PhcBy1/Bov3eFwOBwOh8PhcDgcjqcukw/9Mh4ZDweGTLWe&#10;W9e3pGQnII4PDgvPA/z/2fvzeMuu6r4XHWPMubrdnf5UX2pAEkJCSCAkAzcmxsSOA7av7ThO49gQ&#10;/LHjuHsPHDs2jsGJb2LsEPLJdeLrmPjFN/e5IeRhDCYY47jBQAAjIYEEqFd1p6pOu7vVzTnHeH+s&#10;tffZp6mqU51KzfyCVGets/Zcc821TlVpj/0dPyRCcSylSU+exSgiYx1kXJQqjvY+HioKOi3T7dvB&#10;EBBsfxBMdYAwWriSn5O+Uoh1G/d92WV5duoMhUF8aN9eat7BdNts9FQc2ywn60jv7bP+CLrVsH22&#10;gzQgys8sRzJfdVJEpVBtvmvhyhIRQWtURIHm0rjCUBTgjuLd/++Bzxtrq0aAty4efOn8PuFxSWlU&#10;8UIUqXoEMgCCAFgG5cQY6xzmuW428NxFFHHMxqgwiA8shNNTzesOX+ub5vF4ngnOnj07FqIA4I1v&#10;fOP5j//Qhz60MyPot3/7t//e3/t71/pSni18+MMfntR7AOD973//5QtRAHA1PoR6QYqimBSi9u/f&#10;f2WFKLhCK/bGN75x0on6H//jf/hn0uPxeDwej+dyeP/73z/++nu/93uvyd9FPR6P54pTfzTf/562&#10;A0Rsvei6cG66++BXKdAuy8vVjWJltVhZU0mkk4TiEANNSlU+BjvLpXFFyWnmihIBg04znJ2mMIwW&#10;56dedst55ISreBVE0dxMNDfTvvXF2cnT3Yce4aI0vUG5ul6ltWCgUSnYVWIRYWu5MLbXt4MUAFQz&#10;CQ/OqDhKDu2fetktNHqnYuplLynXu/GBxezEUnbqTHxoS/M1RFTNJGkmwuzSzKW5HaY8iraePAyD&#10;QEUhhoFqJPnpZZXE8cF9ut1q3XR9dQwFwcwrX5YcOdj/yqMUhjJvTX9g+0OzulGuro/HARnbJ0BB&#10;EC7MqEbsitL2+kDUOHxwL231dKuhWw2X5eV6F4lUklTd2cQYtgYAxBgBEcduaCtHBUYpTpXSouKI&#10;giCcmw5npsLpKQw0lyXAZhSQMLtBysbUapjjkQ1FqJQQEJIYi4BC1XVJdWUTJg4AALCI8FjBoUp1&#10;2iFECQDK6NyjFZq8TwKjfKiRmlPdx+qLN958exIEP/snH7K7BTo55r94+rG/ePqxThR/04tuvX3x&#10;4HXTs9dNzXaiePKYlXTwhaXjnz/59OdPPX160Dv/LfiHL7/3x179+upvXGIZdJWXBQAgzo0NKAQC&#10;BEEAJ5vPAOLpQe8vn350vE7f9KJbO3FSpTwh4sh0AiRh69gxAXJZUhQAgLhx9z3ZsowiACjMIuPb&#10;sCmT1Su8qWNNrP04sAukCuWqnbRa5RoJUZXbJoKbA1epXQBSJ1uRVkAAgGxsnbFmHRCCq/OySJGz&#10;rt5/blAr1YhdmoG1rigpCCjQFIUqjEy/j1qzs8IKL/JPB3EOEJBop3Yo1tlhquIo6LRVHOqptpSG&#10;q/9bS8xiLYURgOhmExDEOmBWQRDMdCiO8BzlSBER61xe2EHqBgMRCNrNYGZKxVG0MDdz120UhRee&#10;t8fj8Xg8nucO3onyeDwej8fj8Xg8Hs/zjezk6fTYyXJl3Q6G0cUKUQDF2jpbawcpaa2nO6Y/NINh&#10;gEhhiEqh1pwXF+VEQVVFaCZumNphxkWZHNpHYRDNPxNOlMvy/MxKubZhB0OXZmIdIKJWqpEEnXY4&#10;Nx3vm6eJj1P3H3vK5UV+ehmJ4sP791jYoDDUrYYIu7xwaYbt5l67hyLodi2MBVrnp5dBgI1VSTwu&#10;u7F1YiwGGoxVzQSYseppl5cQhri1Trna75WlARAQyfIcAFBR3VRy1GwPALAqFCGSDlBR1e5OihIV&#10;oQSmN1CNWMXxLklUjl2Wk1ZBu0WNZOaVt4Pvk+rxvDDYFjT0hje84VxHisi/+Bf/4l3vetfkzpmZ&#10;mb/8y7986Utfeq2v49lCURTf//3fP7nnO77jO1796ldf63ldOl/84hcnN7/t277tyo5/pVbs677u&#10;6yY3f+/3fs87UR6Px+PxeDyXTL/f//jHP159jYivf/3rr/WMPB6Px/NMEE5Pzf+1e7Jjp/qPPamS&#10;mI2x/aEbZuX6huwWboNEKonjqY5uN1GpcLrTuumGaN/8syGDKzm0P963MHzy2OCxp4N20/QGdpDa&#10;3sBs9BCRwgBJAdWuiCtLKY0wAwBpHcxOh1NtDLRK4s5tNycHFidHVkk8fedt659/ID6wmJ86m504&#10;nRzch2p7xQGJdKupW80I5qpsHHEsLMCMiiisvQUxNj2xBM4lRw5SHM288mW4NYY9XpyLFmbL5dXh&#10;0yfp7Go4Oy3MXJRVPA6wACESYRCoKKjyr3QS52dX4fCB7NSZbOlMfHBPHeKqS0uSmEtj+0OXZS4r&#10;RCIAEMdirR2kYq1Yx9YKIGmNgQbnnDEUhrrVjBbmGkcOTK7B6F/CRWnTTByLsWytWAvCAoiEKgiE&#10;BQHAca3N1DoMbOYLwYRRU4chyaZzI5WYJePzAcAFL3hT7Nl6PI4MqtffcMu//ea//c8+8fupKc81&#10;SK/IP/Dw/R94+P5qcyZuNMMwNeXQlIW1e3xWG0H4rte/6fU3vGSUy0TiGKxDInGuumqs5jQuG3G9&#10;QAAAilDAOLeWDcdikoPRg7H1cRqPL+AQoKqsAXO9zIQyCsuqrDREEcsw8pgm07U2E7d2rqzUAVC1&#10;VYVST7i6gwiCSKObK5uDyHhgYQasfosh1IpC7QrLRYlhINYhoQiAY1BUr8mmtXW+x5vzEupoMQGk&#10;SkaiMAQBcY5LS/EuLQvPiYA4h0pVUW9bvuPY9geIGLRbKgqTIwe3FCVZsqUziNi8/ojutKKZqezM&#10;CjCb3qBc7+ZnV6sbQFFEUTieDgqyNZwX7BwAIFEw3an8Q91utm68rnHkgK/reTwej8fz/MM7UR6P&#10;x+PxeDwej8fjeV7BxvYeetRlebm2EU53wosUosSx2ehxUYqzutXCMNCtxA5SLoq6aJLEtj/gLKck&#10;vqiRVRS5vLS9vkoSV9rm9Ucuto/axV2ISHF2dfD401UfRDaGi5KNhapXHxGFQbm6nh47iUTRvvnW&#10;i68Lp6dcmg+feNr0+q4okgP7SF3E+wbh/KwdprqR2OGQ80LtfX0QdKthuj2X5WytCgMAIa3HF2L7&#10;A9QKEVmAggAVQZohIpdGigK1Rq2rUh5bK44BqhQoAIWoNYKIZQABYBZBkarRXrUOQEBxWDWJZOvE&#10;GskLCgOXZuJYtxpbVtU60xuAsGq2KYnn7nm5uhZdPD0ezzXhk5/85OTmPffcs+thZVn+3b/7dz/4&#10;wQ9O7rz77rs/8YlPTE1NXeuLeBbxnve8Z2NjY3LPf/pP/+laT+qy+PCHPzy5eR5r7tK4Uit2ww03&#10;EBGPevd++MMfttZq7SsFHo/H4/F4PJfCf/tv/2389bd+67fG8cW9WeTxeDye5y6I2LjuUHLkQH56&#10;OTuxlJ9dhdlpEGFj2FhxXPXkQkUUBlVXMtQq2b+YHD4Qzs88G2yozWvRqnXTDY3rDg8eeyo9djKY&#10;aoOIyws3zFxZAkul6AAIBQFNJRSFFAYqjhAxXJhrXn8oXpzf1TGI981PveyWjQe/Gh9czJfOpsdO&#10;xgcWz9NyDhEBFe7Ip7KDND+zDADJ4QMqiefueXnQbu768mhxPlqcZ2OKlfVydd32B3aYsTHgGIhQ&#10;K91IdLsZzkyH8zO6kWSnzqx/4UvJ/oXs9Nni9Eq8f37vsgSFQTg3DTANIq4oXZZzXghzMN2xvYEd&#10;pMSOjQURMUZEdJKEs1O60UgO79sybUUAgAA2L8W5SuWqIolIkSAqBcLMzpFSwizO1ioU0C7ZVnWK&#10;kwgzgCDX4UOVUgMIKFiHVo1jiDbZlG02zZlRfNHoOyi1VzXqQwfwmiM3/t53/8C7//Ljf3nssb0s&#10;3XqerufpRT2lL5pd+JVv/q6jnZnqWlARIoFCsU6EK+WrnjQSbrsEqHOVRsoiAtWXhkRIJCwiDjVN&#10;ej5IBALCDCRirFKqHoAQAEFYWJBQEIBFXBX0tN0cgwmdbDsyWnCs/CjZPLwKg6r/R9Vt3fxWHSE1&#10;meYFIkJhCAgqDl1RSmmAUByLCFurVCij50Lc+XKiAKD6HQyRqBmJMcDMxlAYqEZShchJacQ4DPb6&#10;dmKVZIZKIalJ90yss/2hiARTHQp0fGh7l0bTH9hhGs3PUhTOvurl4cxUJ82GTx4fHjsZTLWrGCiX&#10;55wXbpjC5N3WSrealEQqjiqvMl6ca954NJyffVb93uvxeDwej+cK4iudHo/H4/F4PB6Px+N5XjF8&#10;8pgrivzMCgY6XJi72Jebbl+YXZqj1lW7MgxDCqxNMwwDUorCgMLQZrkONF3MB4gFBFDYcRAGbpgl&#10;Rw9evUUwvX73S18r1za4NKbbt/0BjzrtVfKPjIoDFIZBp8XG5Etnk4P7XGnE2GJ5TSWJ2qoDXRAK&#10;g2B2WlbWyRibZqQUbu33dh5QKwojl+WIaI0BANAKAETE9YfAErRbNk1VIxLrdKsBRG6YKkI2VowV&#10;a1ErYKh6AVZCFBJinSGFoAkts1QXL3WbQKk6yOm6BIJAgRJNXBouDbKAgBXRrSYgiAjnpcsyEKAo&#10;VFHYvPG6Zybpy+PxPEv46Ec/Orn54he/eOcxq6urr3vd67YlSv3gD/7gf/gP/8E7J5Osra3983/+&#10;zyf3/MIv/ML8/Py1ntdl8Xu/93uTmy9/+cuv4OBXcMWUUnfdddcXvvCFapOZv/rVr95+++3P9Hp5&#10;PB6Px+PxPAdh5qWlpX379mmti6L4+Mc//vu///vj737Xd33XtZ6gx+PxeJ5pkCg5uC85uI+tNWvd&#10;cr1rB0OX5mwtMIMiCgLdSFSrEc3NBFOdnSlJzx4oDDovvalz64vL9W6xslacXS03ertGyqhGrFut&#10;cGaqceTABZujNa47LADdL32toXW2dCY9diqYbkezM6gV7AEuTbGyZgdDFcfxgUWdxDN33xHOzVzg&#10;WoIgObC4LbdqV5KD+zgvug89EjlXLK8iYbg4d9HWBKKKo22ulx2mxZkVttZlhdnoYaXdDDPdaZfd&#10;oYpDFQVSJzYRstg046IQo6pqDmmq+sGJteNud2ydVK+p/iE8z5RAEToHuCXZqS4NjZSbkWkz2j8p&#10;7+A4hQpwU+ypNB0CFKn67YyMqQOdqff+rb/zp0989Vc+9fHl4eDiFvC8hEp/z8tf9UOv/Pqk0mkq&#10;tccxMCMREAmzCG/OFmshSuqaUE2V7FRlTAEAIgoIEiEiKBLnxDpQavLuoyIRFucAlTOmNpiUEseI&#10;KCPxDEZVN5w0oKp8J2Hc9jNUT29z0es7gDARzTQ6dIv4RCIM9SVJfROJsNIviYS5+h2GolBKI7bK&#10;zgKwTgKpTbFKHDuXpyXgisINM9QqmpqzaaamOy7NbH+omomKIpXEkmagWYwVxD3+FIuxgIBEFAbj&#10;83Je2GGGhEGnTVrFh/bTVsnKDtLizIpuNsK5mcbRg+HMFACoRtK57ebWzTfmp8+a9W650TO9wbmS&#10;r1QSB9OdcLoT7ZsP2q0r+Ex6PB6Px+N5FuIr8R6Px+PxeDwej8fjef4gzg2fOG77Qy7L5OD+S2j3&#10;Zft9MVbY6UazrvAg6lZSrpecF9hIKAh0q2E2+rY3DDpN3Mtn3AXEGDNMOS8Q0fQHQbu58pefbx49&#10;FM5OhbPTk33RLncFRIZPHOt95TExtlhetf0hIOhmI2xOUxyrUAOSiAALm9JlhRsOy5X1cnUjmOm4&#10;NMtOnaEoFMfRwqU0SwvnZlyaA4B02fSHut2kPWtRqhmzKV1RVMWb6ux2MBRjdKtJYRgoYmNdloOI&#10;ikIKtB2khChas7WcG2aHAsIORIAQKjuKWUSqclJdVCJEGTUNJELYUixBRBWGbIxYyyAA4AhRK5cV&#10;4hyFISrl8rxx5GByaN8eL83j8TwPsNZ+7nOfG2/edNNNOxvAP/zww69+9at7vd7kzt/6rd/6vu/7&#10;vms9/Wcd73znO8c5RQDQaDT+6T/9p9d6UpeFMeaxx7b0wd2/f/8VHP/Krtg999wzdqIA4NOf/rR3&#10;ojwej8fj8Xj2grX2h3/4h3f91pve9KaZmZmLHM/j8Xg8zx9I62hxLlq86DZtzzoQw9npcHa6ffON&#10;Yq3LS7ZWrBXrhFk1Et1q0t5EiDHN6w7rJF6//+FmGBSr62a9Z7uDoNNSnZY+l1IlbIe56fXtIEXC&#10;aGEunO7oVnPm7juCzhV2G5o3HnVFMXjsaWAuVzdcnkf796lor6WNc6GbDX3DkfT4ku32VRLpVlMc&#10;B9MdTnPb36oMieRnV7gs2Vgkh1pjEFCgEBG1hkCzHQKSWIdEpJVYwFp2OS8MgATAWw+UzRgo3OI6&#10;bVN0trFroJSAbBaSRADx9Te+5N7DN/z6X33yAw99obxQHtEFSXTw3be94h/e9erZpDUOYEJAUFQp&#10;T+K4ij4Cls2LEh4vz4QsU/XQQ6yb6VXGV60VgQhWqUrWCiKOzKhKmhLL6ESEsdKcCBFInIPxTRil&#10;PcGEEIWEVWpVfZZxr8La3cLNBa0a+clEAlcldiFsSy1DQmHeelWIRCIiImCMUFTLbkHgRMBYRBLn&#10;2BoVhiNpC8b21NYHphbzKAx1q0mhbt5wtFheIa1tf+CGKRelajXIWUYQEWeMQryg5ymOxTkMNCBS&#10;HFbLZYcpFwUFgW41MdDJjvg4l+X50lmKo+TgvnB2eur2Wya/S4FuHDkIRw4CAFtnuj03zCafTwqC&#10;YKp9QWPT4/F4PB7P8wnvRHk8Ho/H4/F4PB6P5/lDfmaFjSk3uioMVTO52Jezsa4oXVECIoXh5jeI&#10;KApdXqgkoUYCIrrTsr2B6Q5UHFGgq7IPEsHWd//FsstzVxRSlOIYtAJCYLZZPnjkSc5yQCSt4v2L&#10;zRuPBlPty71+ke4DX0mPn7L9QX5mBQTCualgemqbc4WIoFCpWMUxzEyJseXaRrnWzU+dBaJieS1e&#10;nN9WftgjCJAcXEyPLwWdlukPTH+gmw0KQwRhx8A8amGIQERKTXYxRCIVx1X/OXFOhG0/FWN1s0lR&#10;GC/Om17f9gYORByjVkikmg1OMzdMq3IsVglRVTGIRQDEOrauPqMiUgpEgLkKy0Jx4CyLgKpLXIJ1&#10;QQ11IAJsDFtn81yFIUVh0GlhELg0i/Yt6E4r3r9wuffL4/E8d3j66acnN7/1W7912wEf/OAHv/M7&#10;v3NyT6fT+eQnP3nHHXdc67k/6zhz5syv/uqvTu55z3vekyQX/af2s4rTp09PbhJRu33Zf6yPuOIr&#10;ti3D6pOf/OQP/uAPPkMr5fF4PB6Px/N8JIqi7/3e773Ws/B4PB6P5wqDWuvWlflsYbQ4v/C6e3tf&#10;/hoQhdNT5fqG6Q3Kbg+IdBxWzcgAUVjEOS4KLkoRIa2juelguoNaN68/3H7Ji+jqJLF3XvJiNg4A&#10;VBJnS2ezYyejxVndaV9C57gxYmx2+qzL8+TooaDVtGkazkxVXfbEWpcXbCwAiEi5vEZhyMaSIoxC&#10;FYUASKGmOBbn3DAFqBKE6tygqgZy/plVreJABABHmk1t51RfVWFLW9KK6oN2i4qCif3jkKLqNTLK&#10;PapOBdAMo7e95ht/4K7XfOKJr37kkS89eObkpdyRKPmul975D152z3ScACAIC4AKQiFUoRInYh0S&#10;iEhV9Kmb5UHVLK+eMGIdkiUsWEVEEQKh8HhxQBwDCxCK4+rlzA4d1w4YIgCKsFjGquseErCM8qcQ&#10;hLfMe3LFRgJSHckl9aJvMaPq7yLCSIeauLlbHj+RkTuFE/YVjp4MAMeCCNZClbaEQIF21jE7RATj&#10;RMt4RtufHhGXl3VHwiRRjVgnSXxwHypKjhzMTpwGBC5KO8zsRl8lEWpBAS5LLkoKg/OlRQmwsYBI&#10;Wqs4RCKX5i4vQEQ1EpXEKo6Tg4vbuk/aNM9PncFAJ4f26U5r9p6Xn6ezJGkVzc3AhbLjPB6Px+Px&#10;PO/xTpTH4/F4PB6Px+PxeJ4/5KeXqyiheGHuEopVnOUAIMZSEGwrCago4qJkYzhNg+m2Ob4kIq4o&#10;XJohEQYKFdUVEq0oCDBQnBsuCjHWmVJYEAmtI0XsnNno2WHmikLFcdBuuqJMTyzFBxY7L71JNy71&#10;I84iG198OD2xVKyslWsbupHE+xf2EmOFgY72zeupdu+hR6qah8tzs94NZqYuYRaoVOPw/vT4UgAt&#10;0+2ZtS4AYkBIu/SKQ1IUaIpC1BoQVBQCgLATJ2ajDyBV0lQ4PxtMd7gsXZoDIOelakQ2y7kohQWI&#10;gLlqCliNuqW14USjPVSkggCJ2Fi2ToSRCBDYODSuPh7qdn0CACwilqIQiXS7qYJQz3TM8lo41Uai&#10;aOG53/LT4/Hsmfvuu29y83Wve934axF55zvf+S//5b+cPODOO+/8kz/5k9nZ2asxmQcffPDuu+++&#10;GiP/yI/8yHvf+96rMfIkv/iLvzi52Wg03vKWt1ztk15ttoVE3XrrrZfzoZltXPEVe8lLXjK5+alP&#10;feqZWCOPx+PxeDye5yntdvuXfumXGo3GtZ6Ix+PxeDzPalQczdx9R2N5rf/okxjoaGHOpplLM5cX&#10;pj+sAn8QEZWiMAhnplUjVo0EEeMDi62bbrji8VBbQJy+4yXh7FTvS1+jKMxPL+dnVqjbj2amVKt5&#10;sW/ycFmW6z3bGwBhcnCfbjWTA4tTL78VlTK9gdnomY2e2ei6vASRbOkMKkKlkBCTBBXpTpu0BgQx&#10;1g4zcQwCQIioxfGoDnJeKlNIxulFCCLbPBrYeVEy/qUqr+A4DarydjZHHg8FW+wa5HEgkrSj+Dtv&#10;vfM7b73zWG/9Dx/58meOP/Hk+kpmzXlmHSr18v1H7jl8w6sOX3/rwn4l4zAqEa4jklQSIxEqgFCL&#10;dcICIs6YkYwkIAAESASASASEwoxSxyKJ4+pJG4tJwizOAaMAVH39qm+wSC1BAWIlW1WXjwDCwpVQ&#10;JVsWcbxK45WZyHOqlx22mlEwIUfV90RGGVYozDB24OozjI5ABEQKqkeCKzkMGdk50rqaBRJRqF1e&#10;IqGwuLJARtDjm1uf1BUlZ5kwUxiqRoKKgqlOvDhXHYNEjSMHyvVuubpBQWDTzGW5AIJzoDSI5dIg&#10;MwbBrj8l4hww1z0oBcv1LohQGKokRq3C6aloYXZy0UTErG6UaxsUBfHB/brZmLv3LgouN7TN4/F4&#10;PB7PCwHvRHk8Ho/H4/F4PB6P53mCiJQr6y7NAEA1L+WTKK4oQUTYkQ63fy/QAGD7QzsYurxErYHz&#10;qrsbWyOlQQQkAiIgBEAxZtSOTqoWaKhINxOKY9sbUBBQHAadNhdFfnYFl9eC6Y4wF8ur03fcmhza&#10;fwmT7z/6VHpiqVheLde7wcxUtDB3UWU6BNCthstyNlYc58urGAS6dUkf6EGiVrNc22DHQMilASN1&#10;A0OCcTkNiZCcOOeKAkmpJMYwEEQpDQiASDDdIa2ixblgqgMAQaddbvQoDOxw6PJcAMRacU6sE8cA&#10;AIoIEQlBqCopISBWtT1EUgQC4gQJKQpFGWFGRaCUCkOpal3V/xEBgBCFQikNiKDSFIXN6w+XvYEg&#10;6FYzWpyj87S+83g8zzv+9E//dHLzzjvvrL4oiuJ7vud7PvShD01+981vfvNv/MZv6KvTtrbCGHP5&#10;g+zEOXf15lyxurq6LfLo3e9+dxRdSjjhs4pHHnlkcvPmm2++UiNfjRVbXFyc3HzyySedc0r5P9c8&#10;Ho/H4/F4LoBS6p577nnooYfSNG232y95yUte+9rXvva1rw3D8PIH93g8Ho/nhUC0MBstzJreIDu5&#10;lJ9Zsf3h7schhlOdaP98cmj/pTeSu0gahw+EM1Mb9z2EStneoFjbyJbOklLBzLTuNC8YUSUinGXl&#10;es8OU0QKplrh7AyFwdTtNydHD1U2SzjdCac745cMnzjG1gKAONZJJCJ2MAQAQAAW2x8KMxclaQLS&#10;bCyK1ErPhaYyTigSEdx6fFWtkVFu0XlGgXEqEY5fuvOg0R3bPPXEJsDRqdkfvud1P3zP6wRgJR08&#10;ub5ybGPtRH8DEBtB2NBBQwfNMNzXnrpt8WCoJhZZGBxDVVcSEABhB3mJhIg0CnGqlKmRToSICEBE&#10;QUBhAEqJtVyULAKO64Z4vCWpCRFAEQCiMCAgYuVZjRObUABQNv0yYZ5ox4dILG5iJUfHCYjI1nWa&#10;OGbrQo7uRV3NmriJWO0bBV7VWhoSUaA3o5MIhVmsE2uRBYlA6+olqANSTpiBEK2IMIYaEYGFTelK&#10;I8YCCOlAt1uolYqicH5GbyuwIoaz00G7lZ9dAUKJI84LCwJ5Uc2YjQXHKgq29EasXLaiFAA2BkVB&#10;UVAYVDaUCsNwfnZbCZKNzZfOujyvXCmVxLNfd5dKYvB4PB6Px+PZA96J8ng8Ho/H4/F4PB7P8wQu&#10;S1cULi9IaQwu5T94xZjKrsFtHwsW4DznwogIalV2eygCKLV+Q1QVokb95ERExiUl1ErFEcahbjaq&#10;mhkGGhAoCoOptornuSzL9W653rX9Qbx/Yf2+L9tB2rr5hotqPVisrvcfecJ0++V6N5yZDudnLjac&#10;wgyGAIiaFIZ2mAaK8tNnG9cfuSjzR0Rsf1gsr4p1FIU2L9nYUXu+qm8eIUHVsY+twarwQwoUuiwD&#10;EHAOBFApVEolcXJgkaL6c0UUR6QDNsaVBsmBVM0RCRBBITggRUiERDguNSlNgRYGEWbjkLAqm1EY&#10;EBAohXGkggADDc6xtSIwqg4iKgJFmMQuK1QSgnXs2Kz3VBRRGMT7Fy7xMfV4PM9NPvzhD4+/JqLD&#10;hw8DwOrq6td//dc//PDDk0f++q//+g/+4A9e6/k+e/nlX/7lyU2l1Fvf+tZrPakrwNLS0uTmvn37&#10;rtTIV2PFOp3Otj3Vh3qv7hp5PB6Px+N5dhCG4R/8wR9c61k8V1FK/dzP/dy1noXH4/F4PM95gk4r&#10;6NzUufUmLkrTH7g057LuYkZhqFuNoN3Eq9lv6FzoZmPuta8cPPrk8InjutNyaVaud4uV1WJllbSm&#10;OFJxRFGENDaABKxzeWHzXIpSREjraH42mO4gUTQ307n9lnMlXLmi6H3tCTsYluvdcG4KAMvVDaTM&#10;pRl12i7LhJnLEhAxDBBRHAsIiAMnlaoDsN1q2vR3qn9kF+1pFBi1af3svhYyoe7U6U+7HIWj826e&#10;H3Y7KSECLrbaC43WvYdvqDKOAICNrYpHkzpNdRVQpU4RIpGwABJpQkREFGHgzdMRIBAwqMoXQkTU&#10;CrUSFrG2qvqJ8Cj1aUvElSAhIEidEFUpSIIIKCCAXEdr4fgqEbDOcQJAFBQE2rSZpBaicKJOVdtN&#10;IxNr5zJiVZiaLAri6A5WllfVDbDyvlydeUVhAAjiFBuLiAwAjgGES4PWVb0CEVEApMq8EhBnuUBw&#10;LNIFAFRKJREFAQaagiCcmzlPGhsGOjm03/aH5dqG00o1G1wUpjfkogAAMcaVBhRhVbOrioLWAQBp&#10;jVqFUx0MA1Skoiicm9at5uTgXJZmvWe6fSBKDu7XrUYVreYTojwej8fj8ewd70R5PB6Px+PxeDwe&#10;j+d5gktzABBjKAwuSigaw47rznCT1RfHdjAUY0VYSgOsSZNuNDAMgAgAOC+4KMU5AGBjuTTgnDhG&#10;AFCEWgEi6YBG/e2QqM41cg4AKAzjfQvBVKc4s5ydOB0tzvUfeQIA2rfcuMdpC3PvS1/loizOruhW&#10;M5qfgYu/fDfMxBgQ0FNtl2Z2MAy0Ks6uJAf3+qlucZyfWa7Wyg5TcU4FSidTYl3V6RCcE+eEGbiu&#10;1knVKc6UUAISYahRKalaGCpqXHdo8j7aNLNZKizAzNZSGFKkgYWZxQEgwGQLuuoECICECkAQmIFF&#10;xKJSXBgAFBSFSFGokjptYySzbanYCYtLc4qi/OQZLsvk0H4Kg+TAIng8nhcMg8HgxIkT482v//qv&#10;J6Ivf/nLr33ta3u93nh/EASf+tSnXvWqV13r+T57SdP03/ybfzO556d/+qeT5Bnq9XtVOXXq1OTm&#10;/Pz8FRn2Kq1Yq7X98w39ft87UR6Px+PxeDwej8fj8XieYSgKo2j2Ws9iC0jUvuVFrRddNzx2Kn3y&#10;uGokXBqXZS4rOC/KQbpTakGlVByp2WkVR6qRAFHj0P7GDUcmI6F20v/q42JMsbyq4iiamxVms95V&#10;SWKHQ5flLi/ZOmChKKwKJRQGXDAoJU5EGHZVj0REBKr/1ylKF7xiAcCtRSUZFXFGsGxaVGO7B2FH&#10;3hHi5oj1nvp1IltOgRNfSDWQjHOQxhFLSAhIKo6ESPICEQGEtsanCzOLiHOkCECqOpFY61iAWURA&#10;6sIfUO0XbU4dq3gvnjwpEG06UwRQLylPnlNoFOg0Np9GWhMiSJ3UJZvflfPdBhlHXsHEL7VZBFIZ&#10;ZUqJiDiHiEhU9V4EAFSkVCiOoTTMBpVCRaR1dVFSiW0sgvWTII4xrEucqAgBKYmCdiuYau+lsKjb&#10;Td1uclGa3sD0+hRHXJR2kLK1VVCVOIekQCGwIBHFEQU66LQpDFQjCabakyFUIuKy3Kx362i16U44&#10;O01h0Ln95sbRQ5dW5/V4PB6Px/OCxTtRHo/H4/F4PB6Px+N5nsClgeoN/UsKiQKAqrixZdtY0x8C&#10;M5elGCeAFIWq0aAkHh+jklglsTh2Rc7GkVYsQloLEVb+jwhnuWXWrSbgqKMewOS5VBw1jh7Ml5bz&#10;sysA0H/kCd1u7tFHSo8vmf6wOLsCRPG+hUsQogCAjWHHAEBBgC0qu32X5YDo8lzF8YVfbl12YomL&#10;0g0zV+SolG41KQzqSo51XBSuKFErABAelYJGhShxLNaBY9AanIO6M99mkcwO0/zUGQTkooCq5KMI&#10;iVxZVhU+VHSey0ZEUEpI0DE7h0TCTFoBAk4EYVUllm3jqCS2vT6Xpen1k/2Lutlo3/Kia9Ki0uPx&#10;XCseffTRyc1v/uZv/sAHPvDd3/3d2w4zxtx8883XerLPan77t3+befIDBPBjP/Zj13pSV4bjx49P&#10;bi4sXJk4wau0Yjutqo2NjYMHD17dNfJ4PB6Px+PxeDwej8fjeY6AWrduPNq64Ui2dDY7sVSud+sK&#10;FHP1xeaRRBQGAACIQacVLcw1bzii4uj845tuPzu+VK532djG/kVARKXC2elidR2LwnT7qJVYA4qq&#10;UCAAQEIKQy5KUQgOQUSEEbe2iqtaztXt3/amQ201cWqNCrcKP7Br/lNVxhHcrK2gCFcGlFT+EQgw&#10;AlQH8U7LBRErXUdYxnZUZS4JAyKCJgwCBGCtEJHCUDUbSAQsAoKIbBkApTSAKOxEBATFObF1JUgA&#10;gBBEttR/RqFN9WxFAAEnMqS2TBFRxp5YHeiESAiA4ly1AiBAiEAEiKRo20Ny7ucMALbeKZyI8Brd&#10;AnGOR/4ZagWEtLVEhYpUHIEIECEhao2bvpq4FFArKQ2QAiIGwSCo9CTdaqBScJFQFEYLs9HCrEsz&#10;lxcuy4rVDZdmwqE4J8aKsSJCgQakaG42XJhVcVi9lvOCjbFZznnJRbEtWi2cm5l+2S263brYKXk8&#10;Ho/H4/H4T/B4PB6Px+PxeDwej+f5gtSi0SU3D8Oqh9t4PGNNbyDMXJQgQoFmZiLavaMboeQGFbEx&#10;FCgKo6oaJKXh0qBmALACutME4aqehNtyjZCig/vg1Jni7CqFQfeBrwTTHd24QBaEiAyfeNpluU2z&#10;aHF+XB672KUTZmAGxEoT0nHoskLFcbnWTQ5ewIliYyshyvQHYi0lsU6SyaoNaqV0gxoJOOeMAccy&#10;juRCBERQBEpJWXJhpAQAsYMBl2WlY7k8z0+d5dKY/kAFoYQixomxQlSlPwHuWMxz3F/QBI7FuarG&#10;xs5NOlG7QloBku0PATGYautWs3HUf2rc43lh8dnPfnZy89d+7deOHTu265Hve9/73v72t1/t+dxx&#10;xx2yh880PNtg5ne84x2Te77t275t//7913peV4YzZ85Mbjabzcsf8+qtmNrxWYd+v3/V18jj8Xg8&#10;Ho/H4/F4PB6P57kFYnJwX3Jw3zjQxmz07DDdcojW4XQnmJkKOq296yXdhx5hY8q1jaDVVKMefOHs&#10;tOkPdLNh+0M2BhEpCLacSxFFoTgGEnEyqTQBVH34anUHhev9VZO+c7yVuGkICe6WK7VLFNR4ZbaO&#10;AJUShTKKSwIAokrQqlOgRn0CBQgE6jKNyGYTPcTRKxEqO0kpVArrQCQlxgIAOKZJ5QwNEzIIIgIR&#10;soizgAjOCXM1AjDXwU07qocidavE7XbZbmxZa65lps01JCJFGARcGiQUd55F3zqNOhJqlMOF45XH&#10;cdiUWAeIpBUAUBjulhEGoBQIUxjqdrOKihJmYBEnSCRKoVa61SStkNS2yKZLQzUS1UgAppNDB9iY&#10;cnW9XO/Z/oBLQ0EAilQciXBxdmX7ZIlUHAUzUyqOdTMBouTQvtaN1wVTPsfe4/F4PB7PJeKdKI/H&#10;4/F4PB6Px+PxXASVIMTWkSIMQ7qQT/JMUlWbsPJkLnkEIgAQ5wDR9Ie1EAVAcSTOYdVSbrfSiEsz&#10;YeayBNosSCAihiFbK8ZWc7IDFK6trZ3lMQSIDyykx07lp5dVHPUffnTm7jvOP2ez3rWD1Gz0SOmg&#10;c4nVAjYWAIR5bBapJHZ56fICFYlz56vkMWcnT1cxSuJYd1rbqnSbV4cIWutzJyxJFDqd2zRFBrFu&#10;+OTxzq03iXP50jJba/pDJArmO6Y/FLQur2+NjByzPd5kqAtgggDgGJyD84c+IaJCmxbhdIed67z0&#10;xXvxrzwez/OJj3/845Ob5xKiAOCd73znj//4jwfn+G3wBc7nPve5s2fPTu75Z//sn13rSV0xsiyb&#10;3NRXIk7w6q3YTnvcmL01r/V4PB6Px+PxeDwej8fjeeGBiLqR6EaSHLoC3WrsMC1X18u1LghEi3OT&#10;p0kO7Ot/7XEKAztMgdQuwUqKVBLaNAfEqvUbYqX6VHFLtUmzRa2RevBNzWYblY+zc/8oOGr0750v&#10;HLlMUJ8fxjZPHa8ElSs14fwICFTfkFE0k0iV44RAI5lK6l5443IMKhID4hyXpWpMdOXD0dWJAKAY&#10;A4oqg6iaM5ISEcSxQlbLWZtJSnhBIWrz0urFHSleW5Sw6iqtBUIQBELgHau09akaf3dLCJeM7l0l&#10;hk04Y8KCGs/VFxIJxQoAADMQIikEBQCqjMQxIDSOHGRrk4MH8qUz+akz4cx0MDuNdIldJrdBQRBM&#10;dUx/SHEUzEwhQDA9FS3MirG89Y1H1HozWq3djPctNK47NDYDPR6Px+PxeC4N70R5PB6Px+PxeDwe&#10;j+fClBu9/NSZYnnN9AeTdRHViMPZmeTgYrQwd81FEZVEAECBrlSZS4DCAIkAUJxzWS7sRkJUiIhs&#10;GQgRAXZcqDjmvGBrgYWicEttA4ECzQBiLCNCAeK46r6GwW7/VY4U7VtIj50q1jaAqNXtn78vWrZ0&#10;FljsYBhMT11y6UKcAwBhhvFNJKJAc1lKI3bDTHdau79QJD+zwkVpegNxrDtNugwToCor2kbDDYbA&#10;aNZ7xXpX8pJLY/tDBNCdFhAFrWbZ7VEYuDQDABC4qAtHAEFEqq5X2UEaTLXPY1WJdVwaQKQ4UmEY&#10;Lc5f8gV6PJ7nIiLyR3/0R7t+KwzD22677f777x/vGQ6HH/3oR7/927/9Ws/62ch73vOeyc1Op3Pv&#10;vfde60ldMay1V3zMq7diOz85ofbcxtjj8Xg8Ho/H4/F4PB6Px3M55EtnAcD2h7rdxK2NdSgKKYoA&#10;BkgECK4oVRRsq1+gUqiUsFT2jIhA5fw4AZTKTxrpO2PtZ5QZJbuEPwFUGUoAu8YP4Rb5Z9LeEawl&#10;o/obm6+pT4qCQpX2I3XkESIgoCJUavMwFmEGRKpXQ9hyVffZXB8kIBTHwizO4ahjY1WaREARJywi&#10;Ao4BAZUCAXEMVVs9RBHB8YJsFjoRLpQQJSKTl4fjFZwYBIlARNgJ13eAggBExFrh0QoAnqsUVcd9&#10;Ico2eWp8v3B0j0RcUVIY7KyL4XiltzWORBBrgTBoN5o3Xu/yAhUWZ1eLtXUzGMb75q+Aj8RcrnfL&#10;1Q0Kg+b1h1UUdV76Yj3Vsd2+2ejZLJ88VkVhMN0Jp6eCqTY+mzpvejwej8fjeU7jnSiPx+PxeDwe&#10;j8fj8ZyPYnW9/9XHy7UNEHFp5vKCjRVmREStVRTa3jA7saSSuH3T9cnRQ3gRiT1XGNVIAJHCwPSH&#10;wAIXLwhRFAECamWHGSJyaQCEoqi+KK6a7e2S78RFAQBiHSpCtUv5BLUGETFWANha6LQoCM5lkak4&#10;Cjots9ELZ6eHTx6fvvOl55lzubpus1xEKs/q0qicKGDBYPPSKNA2zYTZZvm5nCg7GNr+wKaZWKvb&#10;rcsRosYEjQanOSBwWaZPnlBJyIURZ3WnXa+YIt1s2MEQidhaEDhHGUlEWJyreiOOKoAowiCASgGK&#10;WCuKbJbrRrL7yrDY/gBJqYhQUbQ4fw2fcI/Hc01YXl5O03Tn/pe97GV//Md/vL6+fuutt07u/+mf&#10;/ulv+7Zv879XbKPb7X7gAx+Y3POTP/mTdK1t6itIFEWTm5cfu3RVV0x29P29IsFWHo/H4/F4PB6P&#10;x+PxeDyeC5IvLbssZ2fDnWWdSg0KAy5KCkM2pctLCjQqNZGMhKiIQFclJ0QUFnEyEQkFuwlRMIps&#10;qt2ZnblFO3bU4Uu4xQia+H69ezRYZfWIoGzuxmocrGweB5XFpIiiEBAQUQS5KIBZrBNmJKoFIsIq&#10;bWo8F0QSYQAQ5ioBCQDqTn8EklfZUAyAFEWolBhT9UAcrRqIiLCAjEOzEC/8Nq6ATKpgCNXrZcI7&#10;olHMViWqEdVyFyIoJeIAKqNJRuOce+03hbNJa2t0lsoHA+CipCjcrkUhAoBI9TBsfaysU40YdNg4&#10;ejCcn924/8tIFHRa+ZmV9PipoNMOZ6fr7KaLRByXGz2z0RXngk47WpzXzWT27juC6Q4ARLPTlzCm&#10;x+PxeDwezyXgK50ej8fj8Xg8Ho/H49kdca730CPDp0+yMWata/oDYQZACjQSsgAPU2BGQNVIwtmp&#10;jSwfHjs184rbL0fOuRyQKJzuuDSD1XWbZrp10dNQjRgASSvbH6AOwDGOeq2JCLBgqAFxuxMlwkUp&#10;1oEInkMKQgQMA8fsyhKRxNhzSTgVwcy06fVtb5AtnZl62S14rvQGETsYclEAICURXCq1a0QIk93j&#10;Ag0AYp3Li91PzlIur4mxnOcUR5dWL9l1XJWEbJyw2G6PyxhEKIpoIlaLopCMdXkJjoUdMFdLJCAi&#10;Ul2FAIDjuh+ejEt2XDtUzKiVWMuKMC8giXb2AhTLdjAQET3Vtr1BNDcr7srHgHg8nmc5Dz300M6d&#10;P/qjP/re975Xa71v377bbrtt8pivfe1rX/ziF++6665rPfFnFx/5yEe27fn+7//+az2pK8ni4uLk&#10;Y9Dv9y9zwKu6YjtTrTqdztVdII/H4/F4PB6Px+PxeDweD4BNs3Kja/tDRApa2+tELi8r5UY1EgAg&#10;irg0XBogR4GuwqMAgLRmNkAEVYNAZEHeTHMS2Mw1qnbVDtDuatNu25PRUlU80ZaEKJhsuFNnHEFl&#10;74wqaoKwQ7yq7CqpQ5aqsg4iUKC5NFUMFCAKMyAAESraMgAhWAEAcTwxJKLWUBrhkXSkFCJQoBgB&#10;SgOoxDkYZz1VcxtP7YKNrTYXc2t+k2xeOogAEYqISG1ZjTUxpVBkcsK73J3JhdzWyWhCoKqXlkXE&#10;olJclCqOtq9PNRnZkhPlihKEVRKrOIz2zZPWs/felZ083XvoEZXE5Vq3XFs3vb5KYt1pBa0m7i1P&#10;nvPCDtJio4ssut0MZ6cpCqOFuZlX3H7FyoUej8fj8Xg8e8Y7UR6Px+PxeDwej8fj2QUuytXP3m+6&#10;/XJ1vVzbAMBgqqXaLRVF48ZjIsLGuH5qev30xJJuNsW5lU9+buZVL4/mZq7JtKPF+XK9S0qZ/uAS&#10;nCgk0s3E9gcgwGVJSo3f+hfrAAAVYaC3tY0Tx8IszICI5w2noiCwpUFNXBpK4vMcqaJARaEdDIPp&#10;TrnWjRZmdz3M5YU45tLQjlld3IVrXV3+qGEewDgOi1ns7mEXpttjY22agaLzK14XhTBTFFHAriw4&#10;NzwYqDjeOb5uNdwwFWuBEZgFAJCAHbAI1EW1uuffxNgw0Vmv/n5WAABlhdp6Ci5KO0wRMei0KdDY&#10;aQEhW+9EeTwvOD75yU9Obiqlfv/3f/9Nb3rTeM8v/MIv/O2//bcnj3nXu971oQ996FpP/NnFe9/7&#10;3snNl73sZUePHr3Wk7qS7N+/f3Lz7NmzlzngVV2xothuO09NTV3dBfJ4PB6Px+PxeDwej8fj8QAU&#10;Z1cAwA6Gqpns7NTGZQkA4ljFEUWh7Q+RUKxjY7koARG1wloWQiAEh6RRGGpvCao8oolqUSXn7MgM&#10;r3dvs3JwlC61vd6EAIITL4Rtr0IEACQEqcswWNk9OKlRAQIC1V+zsWoUfoVaoWMAEHFiHcBIl9oZ&#10;bF6ZTVudH6hrWwJOAIGong9pJQBcGtRKnGMrI1lrdFF7KKuJbE3fAgEe78GxwiQsAkCIlfGEE3cB&#10;iUBA2NUN+yYLVXWgVr09+aqxDYXV8gqLCBIhkQiLc4joilJF4U6ta0tEPDMXpQpDCoOp226uAqwQ&#10;sXH4QLw41/vK44AYTLdNb2B7g+LMSnl2lZJExQEFAYUhBgEqAmZgYWZgdnnh0txlWdVGM2g3w7kZ&#10;CoOg02rffGO8f2Evq+rxeDwej8dzxfFOlMfj8Xg8Ho/H4/F4tsOlWf3Mfabby06dsWkWTLXDuVnS&#10;2xuDIaIKQzUXBrNTZqNXrqynT59MDu1f++wX5179inDmGny4Njm0r/+1x3WnbTa6bN3OOV8Q3W7y&#10;sVMAIM5hHOG4q55zqKi65O3LZS0AiGNUeIGeciKIKCBAyEUB0DrPsaqRmI0eiJTrG+dyoipTS5hB&#10;EVwGqBUAIBGb7c6PsADLzpcIgFnbYGPEWtVqXMEihzCjUqrV4A0BtGIdl2bXdaUwZGvFMRKxcyAO&#10;CDWhyKjihQSEKKPOhFV8FFWbKLbaFi5L0+2jDijU1bW5NHN5jjoI2k3UKtq3kC+dAcQ6UMvj8byQ&#10;+OhHPzq5+eijj95www2Te970pjcFQWDMpj76B3/wB0tLSwcOHLjWc3+2sLy8/IUvfGFyz9vf/vZr&#10;PakrzJEjRyY3z5w5czmjXe0VS9N0255Wq3VJI3k8Ho/H4/F4PB6Px+PxeC4CO0jFObY2aE7v/C5b&#10;Wzs/RKhVMN1xWe6yXGkllsVZMXbk0Ygwi7AYBp4ooSBOhguNVanNTahkHgCRSWGp9o1kFDc0OaBs&#10;D5iSifQiqJKRkMYDjc4qE0qUgFSlGwKUSulhY+uiDACFgcsZFYkxla1EWm3rQohEUl34ROySiICx&#10;Mpo7Io0dLQBArYiISwMCSMJOCFFXhR6kPYREVbFWslkBG5+52kUEzNXq1S4WV3NkBLU5bWYkGrXw&#10;w8k8L5jUu7beO8RJa2uc9CWolFgnziEAG7MZyjQ2tSYqWXaYA4tqNnQzad64peMSheH0y29tHD04&#10;fOp4vrQczkxxUZrewKWZWc9lm3g2gQrDoNNWjVg1EiQKpzutm26I9817G8rj8Xg8Hs81xDtRHo/H&#10;4/F4PB6Px+PZisjG/V82vX564jQXRXJgUbcv8DFZRAxnplSjkZ1aSo+fahw9uPa5Ly687usoCt0g&#10;tWnKpQUQ1Fo3Et1q4uUJPOdBNxvx4rxYaza65cpavH/h4i8fkBAQEFGYq6mKdcJCUQBIOK4ujHGu&#10;Kosg6fOPzMai1iBCWtv+MFqYO8/hKo5KETbWDbNdD3BFWa6tlxt9O0jFWrPeRaUw0CqKgC6u8FD1&#10;lgMiEB7XsqoqVjXznXCasnOcF6iUiqLLu29b14mFAgKisNXKhikiArPp9nWnvT2Gi5CCgI0TcXVV&#10;zvE/fPm9iLilvWItRAkAVN0TUanx8ewYjGNE0+3pVlNAJC+EWSWxaiQqCuOD+6oCEhKNc8M8Hs8L&#10;BGvtZz/72fHmDTfcsE2IAoAoit72tre9+93vntz57//9v//X//pfX6VZPfjgg3fffffVGPlHfuRH&#10;tsUTXRE+/vGPb9vzTd/0TVdj/teQm266aXJzaWnpcka72is2HA637UmSK5b36PF4PB6Px+PxeDwe&#10;j8fjORcuy6vmdErvVlFirkKQsNJLEFQjVnHk8sLlBeoqcYiFBZgrVUmsA0EAmTRqqtymOrRpqx5V&#10;fwsFuAqVAoCR9VTrVrB7WWiMTJg7SEjb2gUioGyXp2phCQEBlRLLwgzOgujROEBR6NKsml/VO+8c&#10;Z5dJR0usZXFSX8gopWpCzkFCigKXOkSkMDg8NfOPXvHazekg7Zp9tXmpPA7IEtysnwGAINIokUlG&#10;hSisorIqmWrTblJKbFXGkmoR6kwvlglrDGu7bHL5uBoRcCRQCQgpAEXiuBKqhKjqe1gtC044UWKs&#10;TVPUSsVR5yUv3rXrXzgzFc5M8ctsvrScHj9FUThaWMdlyaWp5lzVEJGIwqA6nW41o/mZaN9CtDCL&#10;3obyeDwej8dzrfFOlMfj8Xg8Ho/H4/F4tjB86kR+djU/s8J5ER9c1K3mHl+ooqBx5FB27GR68kw0&#10;N3Pq9/9Iddrg3LbDkCicm0kO7ksO7bsahknrpuvzsyvh7HSxuq7bLd28uM/4ujSjOIJBilqLsaIU&#10;gLCxqAiIVCPe5Z39urxxgYwoNgZEKArZWhBha7kox9WF3RZUAYA454pycrfpDbITS/nZFdsfsrHF&#10;2WXbH7J1qFfHa6ySSLcaut0ivdf/8CetRwKYxaCKS5K6tLWbYWX6KbCwsZRcUSHKcd0BUQAiTYF2&#10;XFIccmHMRk+3GhQEmwU8IhFBYUAlzlaFPqmreAy10yVV/0GAynarhKi6KCiaEASYxTgHBRclKqJG&#10;ErSaGOig064627ksBwAKtGrEV/BiPR7Ps59jx45Nbn7rt37rrof9k3/yT7Y5Ub/yK7/y8z//81fP&#10;M5mMpbqCuB1/al8R/st/+S+Tm9ddd93zL0Trlltumdx85JFHLme0q71iy8vLk5uHDx9WXvr1eDwe&#10;j8fj8Xg8Ho/H47n6cF5K9Rbcbu/GiIwsm8myDKFqxKoRi7FsDBsrzoEIK+K8AOJRABFAVQfZzHDC&#10;bXWrralDE27T2JfCC/pQACi19rQ1kmhzHBjJP2NXqNqEukAjKMKCBOJc7fMAADPAyL0B4LKkMNzS&#10;Y7GuxCFMnJTzAgRIRJQC54RlLH5V0xXn2BgkpLjBpREENo4qnUykTkOqSka47VQCEwu7uT6jtoJb&#10;kpREhAGJpRLUBHHSRkMEQuH6lHUAlCAgI1YmFQJWNx+3SWnCUlW+xq9lh6QIhIQZCNkYpRQgyFgV&#10;q9bHsekPgVk1EtVstG550XluK2ndOHKgceSAywuz0bPD1A6GbpjZQSrsUCkKNChFgVZxHM3PhnPT&#10;KvH1Mo/H4/F4PM8ivBPl8Xg8Ho/H4/F4PJ5N2Nj+1x63g9T0+uHczN6FqApUFHTagyeOmfWubsTB&#10;VAcAuCzFsYiQUhgGKo5cnhfLq/2vPta66Ybm9YfhivYPC2enk8MHgNn0h8XpZXXdQdyzFwQANs0A&#10;EYkwDLgouSiq3noYBhRoFe/i/7DIBYdl68Q6DDQq0mGDravOFZ7biaKqaFF1+wMAgGJ1ffDIE8XK&#10;OojYNHNp5rLCrHddUYqxJTMSgSLSSoxxaV4sr+t2K5qbpp3ZVjtQjcQVBQCyMSrQUOlJAEiKgl1e&#10;7tKMrQWQvQy+d8QYAKj6zAkzak3MRIqCQEBsf0A6UI24trYApTQiIuxQUVUyGtXXqk6BDFBXqrYJ&#10;UaPzAVQOlYiUJYYhKqWCQCVxOD8TdNr17StKAKAoDC7yJ8Lj8TzXue+++yY3//pf/+u7Hnb06NHX&#10;vOY1n/70p8d7nHO/+7u/+5a3vOVaX8G1J8/zT3ziE5N7vvd7v/daT+rKsy0n6oknnnDOXZpo9Ays&#10;2OOPPz65+Q3f8A3P0DJ5PB6Px+PxeDwej8fj8bywcXkuxgLArpUXJKpLGLvVnTDQKhgpRCLsuDy7&#10;ygBQGgEc9YmbrLjJaJzRL1LnREH1ryoDSUYZU1h7TLudG6ta1TgmafTPbiFLMjKhkBCgNosQUI2C&#10;kAjFMYiI48qJEutcaShQqCNxDrXm0nBRolYU6Do8amcOknNcWrGOCQlJnEMEcRYwrI6X0ohjVIRB&#10;gES6HXBpQTIBAMdVIpVItUoiAjuVsLGhNumZycTabipstWCFIoJqrIGN1k8pEYuEwiJOEKVWt5CQ&#10;AFmE6/Fw5w0YVyFRRACdYxEkAkRxDlGzsRTq8X1EQmAx/YFYR1oH7WbjukPxvvm9PJ8qjtT+hYt/&#10;rj0ej8fj8XiuMd6J8ng8Ho/H4/F4PB7PJunTJ9jYcmVNRWE0N3NRrxXn8tMrdjgEQtsbuCw3/WG0&#10;MEthqBIFgGItG1sO0mJlTcVRODfjvvy17MTS9Ctu183GZc6cjS3OrBSra6bbt/3B8KkTrihsb1B2&#10;e/G+Bd1u6mZjSz+5c1yCOCfWURwBAkWBG2YgQo0Ekc41ycmixu7DWpbSVH3UKIpIazscimMuz5ny&#10;YZ17+InHH/rSgyf+1/DpjbXHz54+9tRTKNBKkkYYNXTQjOIjcwuvvvW2V+w7PNVIOMswDJBQrLNZ&#10;jlmORBRHwOwGg3BmOpidRjqfe6bbzXKjS0HgCqOSBKq6EUBVcOKiZGPEWGEGAAG0g6ErSgC8KOXs&#10;grjCoNJVgUryAgBQadWIxbqg0+a8sGnOvT4qjUHgsqxynxCQtAJAEAFX9eHDUR1rdFtYgECslR0l&#10;QAABIkRV3U4kCuemx0IUANg0pTBEpcLZ6St4sXtBREy3X66uV535OC/FWUBErVUSB+1mODsdzs/u&#10;aut5PJ7L50//9E8nN++6665zHfmud73rm77pmyb3/OzP/uz3f//3E13gj57nPffff/+2PdsW6vnB&#10;4uIiETFvdoddW1tbWLiUDxA8Ayv2la98ZXLz3nvvfYaWyePxeDwej8fj8Xg8Ho/nhYyIK0q2rgoO&#10;2vl9JFWJMjLxLtPuICIihhpKA0RQ9YmrRSUBka3d/GRiChP7Ro5U9do6yqkOJapOUp8MEARQWHDT&#10;Ahq5W7htWiIEwNV3uFKH6qZ143dKCcGBiIBzIIEwc2mIiMIQA62bDTsYIiJbK8Y661BrDHR9gQjj&#10;pXN5CSJinVIKSIExQCQiXFogBMcgUvXgQ6V0q2kHQ3AOEFUQAAiXBrhernrF6tXZ9J3qM1WuGiEQ&#10;ISEKsDFVNNOWq69vAQgLAFf3aHNplBLrEEGqXouEY0GtmgGIVPFbMkquGk9CBBC4+koEEKVqawgC&#10;wgzWStVnkAgAkMj0h+IcKsJAN68/0rnlRnzBv03t8Xg8Ho/n+Y13ojwej8fj8Xg8Ho/HUyMi6bFT&#10;dpi5sowP7ruo13JpspOnuSxdmklpmDlQWrebycH923KExDk7GJbrvezkad1siHMrn/zc7D13XrJt&#10;Yofp4LGnspOnxbFY5/KcjcU45P4AtXZZlh0/pTstCrRut8LZKQrPGc3ExgIAMJPWFIfF6gYQAYgr&#10;jQ4Dm2XAVVUJEbFKZEIdVM3YqhXcsabA1okxqIjCALXWzYbY+iw7nSgR+fITj/23//nHH/zz/7nW&#10;6+6c4Xq/N7n5O5/+MwC4ef+he47c8LqXvuy1t7+cEEGEjeWiqIKkdCMpeN0Oh8nB/aN4pV1QSYxK&#10;URTwoBTnUCsujLDYYSrWmcFwfEUAwM7awbBKT7LdPoUBheEFlbM9PEYi1qokRkQKtEvTUV0QdbsV&#10;zk6b9S5FERelLXLb7VayWTUjtgwIMPagABBxewTZLoleiATCACJCgohclC4sslNnVRJXj4o4dsMs&#10;mJ4CgHB+9nKvcc+4okyfPpEdX7JpBgBcGi5LsU6Yq9grCoIiCvHpk4gYzE43rz+cHFi8sqlrHo/n&#10;Ix/5yOTmkSNHznXkN3zDN7Tb7X6/P95z+vTpv/iLvzhXtNQLhz/+4z/etueOO+641pO68hDRG97w&#10;ho9//OPjPcePH780J+oZWLEHH3xwcvPlL3/5M7RMHo/H4/F4PB6Px+PxeDwvYKRKgiIU2T2NiUIN&#10;CEgkzl14NGurWhWwG/WJk02Z6hynGE0Eth8mIGMjqAY3e8yNFSkZ5UuJVL9sq0oI1N9GAKyEqEq1&#10;ItoStkQoLEjiihKYgYiiELUO2i0gDDptO0wBAbRmY8RasVZYkEBYxnoPFwU7ByKoA7GOiKokKS5K&#10;JKwMK0RErZHI9gY2z8VascyjvClBQRFmAXGAgoBca044sr4ACFGpWuuqs7EEEQV3z3SScWyUdaAI&#10;iaRKfxIBrHQpHC9N7Z+NkrRklNe1OSCOVh4QpF5+YEGs1CgRJ4qIjQEWDAkA7WAoLKi1WNe68Ugw&#10;3Wlcf/jqPtkej8fj8Xg81xrvRHk8Ho/H4/F4PB6Pp8almR2mdjBARRcV3CTWZsdPsbGm1xfH1IjD&#10;KGRjkcgNUwqnJg9GpYKpjp7q2PVusbKePn0yObR/9X/dP/fqV4QzU3s/KQCIc/2vPTF44hg4V3b7&#10;tjdwRVF/jwiDwKU5ANosc1lOzUSYTW8QTnei+dldO/CBYwAQZmHmoUVFwAqYRcQNUtQaFW02xyNk&#10;rIofIOyAQJgR1Ob0WMQYcYxaURBgoINOa9zBTlhgos/fer/3u3/8sf/2P//4a8eeutgb98jpk4+c&#10;Pvn/fP4vX7zv4A//jb/1N+94pQoDCgOxzqaZHQ6pLEGaw2MnG4cPUHROJUy3mmIsALq8QBDT76PS&#10;XJSoFJelOCeO63qWZTZGnEMiLkqx1qUZhaFKYtRqj9MWERRxpRVnhRlEpLRclKQV2xCyXBzXxT9m&#10;QAinO+F0p1zvmm4fEMA4JwVUpS9hEAYcNeqrykUs1QsRUXhnW0SAqoIEddEOAZCUOGP7Azam93Ae&#10;HzoQdtouy0Uk6LTCuelnJo6JrRs+9tTgiWPinB2ktj+ww0x49woohaFuNlxRlKvr/WajfeuL4/0L&#10;6M0oj+dKMBwOjx07Nt58zWteo9Q5f4vTWv/sz/7sz/zMz0zu/Nmf/dlPf/rTV3xid9xxh5zvMw3P&#10;Lt7//vdPbs7Pz09PT1/rSV0Vvv3bv33Sibr//vtf8YpXXMI4V3vFRORP/uRPJvd4J8rj8Xg8Ho/H&#10;4/F4PB6P5xkAEVUSkdZQGU1BsO2AqlMbaiV2D06UsZUiA0EgxgDUBZyd4U0AEzs2c6K2J0khC6Ds&#10;dui24xGxLvFUcUo4cTpEFKh72DEgVSqRou05RYjAjq0gCYUhBRq1CjqtunhHqNtNsbFLM0AQrcU6&#10;LnJwyHlhiVArYOa8ZGtBxJlSSlu7RFqR1sAszOAcKAXWiog4FmPFVftHiU4AwNWFVEFNXNtHWNeO&#10;qqIeIY0yuAAA6owmQKAquEkmF7gWooQBUAwDIhFxdQwhaiWVd8XMzIijqiMhy0iy2u0Gbg6OhFgr&#10;cIAILGwtcr3CXBoVhyoOXV4kB/eFszOd226uHjmPx+PxeDye5zH+rzsej8fj8Xg8Ho/H46kp17oA&#10;4NJMJ8nenQoRyU6cqYQoYNadJgUBFyWXpTi2WR7sZjohQDAzpRqN7NTp9MRS48jB9c8/MP/19+7d&#10;OXFptvb5B0xvYDZ6xeq6OKeTJF6cpyRSYQBIAGCGaXbiNGe5HQxdf5gNU91sgmObZsnBfdsCrACA&#10;2bmirBwY0hqJMESxDkXYGDa2UnQ2KzdVIUeRFEaExUE1prCItWIdIFAYVE6Ubjdhs5YCVc89AGCR&#10;/+/H/vD/+K339dPhHq/9XDx25tTb/5/3/erCh3/4DW98412vUlrpdpNL4wap6fZ1p5UeP9U4evBc&#10;SVlBu2W6PUA0Gz1UJE5AnDjGqgeeUhQG1SVwaYSdWCvOcVECImoFAlyWFEW6keyunI2fmapSVZSV&#10;5yMCIAwsriiRyJWGjDVp5vJCyhICTVy5akJhEC3MhXMz/a89gYGGoqAoFGZxTkSochWq+pMAECKS&#10;sAjXGhsRVR32xrevug9gLQDWbhuAGOtEgKU4vWLWuy7Ng5kORWHz6KHLvEF7oVhd37j/IZflptsv&#10;1zbYGFQqaDdVI8YwJK1BEYgIOzGO88KmmdnolusbutkI52bsXz0Y71uYvvPW8+SheTyePfLoo49O&#10;bv6tv/W3zn/8W9/61m1O1Gc+85nHHnvsxS9+8bW+lGtGlmUPPfTQ5J7v+I7vuNaTulp84zd+4+Tm&#10;Rz/60be+9a0XO8gzsGIrKyvD4eZfOe688852u/2MrpTH4/F4PB6Px+PxeDwezwsViqKqtZxYBzud&#10;qChEpSjQtizFMSo6z1BsbZUKhYgyYTpJVf2YcHi2gLIlJmrC/dnchtHeet/WQKRt6VAs285TBUgB&#10;AIEA0jYhqnKPxLGwoEIMNIW66v62rbSEWulOS4y1acYipDSFASpFUQjMzjkRBsdAhCxV0hSFAYUR&#10;5xkbJ8awFbQMyMCbV4cIVfEIhKWKbxo1oKr7II4vrzKWWFgcMgARUNUrcZTsRChcS1BbFxnrYxBR&#10;hIWJFCqsTo+EYgwLoghUBSxFAED1yaUO5jpPoRYRAUW4VqMcV1fBJehmQ8WJy9J430LjusONIweS&#10;g/uu5BPs8Xg8Ho/H86zEO1Eej8fj8Xg8Ho/H46lxwxRE2Nhg+iLymsqVdVcWdjAQx3qqVTUbQ6UB&#10;QJyrW9OdA4qCxpED6dMns5On6bpD3Qcenrnnzr3oWKY3WP1f97k0y06ddVlW2SA7faqg2VAvui5f&#10;OqsaMeel6fVtf2DTVCWJ7fajA4sqjgBBnIg1nBem23eDobAACBCCE1QIgRZnSUUgwM4hC4AgKqjM&#10;FOvAWnECAMDGDQVIgTAAoNYUaEBUjVgl8XhWo1IJAtFXn37yp/7Dv/vCVx++gvfxyeUzP/U7v/mf&#10;/vRj//Yf/MDNBw6pKCStbHdge/2g085OnE6uO0hqlzcEMNAuK6rmeVyUqAiU0p1WsLMQRSTWCjMi&#10;VQ0LxVhnLAYaBExpdLuJwS6nEGZOc1eUACKOxTlhrko+dXM+DVyWdjBk58AxO4fM1gkqklGslh0M&#10;URECqkYSTnVMt8eldUWdGSXMiFiJUnXBSREgnvO5QpGR26biSJgdlmIsQ1GurmEcIQuFgRuk4eL8&#10;FbxNuzJ44ljv4Ue5KPLTyy4vVBInC3Oq1dg+dURUGpRWcRRMd8Q50+uXa93s2Klgug0iy3/em733&#10;zqDjP+Pu8VwWn/3sZyc3X/va157/+IWFhTe+8Y1/+Id/OLnz3e9+92/8xm9c60u5Zjz55JPb9rzh&#10;DW+41pO6Wtx0003tdrvf71ebH/nIR0TkYoP7noEVe/DBByc33/zmNz/DC+XxeDwej8fj8Xg8Ho/H&#10;84JFJzHquoK2+wGNRIyFYcZlOVla2ok4russm438ZFNWEtga+lTtHOUQSW0/jQWoLcfU/f2wcnRw&#10;otdf3e9v8i2vUVDSGOQ6OopBCFgEQaQejEWY62ERUSlE1K0mRefs8oaBDqbatj8EAJXEFAbVwThI&#10;HYBjwSAQayjUKgrDuRlBZIVmmIGIlCWzRUIMA9JajBV2XEJVBxRAEAYQQNgqfdXXW3thLEAsgOAY&#10;pI7mEhHckgyFW0QmREQaCWpQ+0sUYqBJkVjrLGFVG0McJXSh1LbZKOsLtq7zpKZW3x8C4UoxA8f1&#10;+kShK4r44L7GkYPh7PTUy15yVZ5jj8fj8Xg8nmcZdPlDeDwej8fj8Xg8Hs9zAxE7GBbLa+XaBpfm&#10;8sc793mEy5JLs60G8OzHlWVVg6nzdvYAl6VZ73JesLGqlVRCFABgpdAwi+Pzj4Bax4f2ibXF8lp+&#10;drU4s3Lheab56v+6zw3S9NgpVxTJgcXk0P5zBUyRVsnh/fH+Bd1uRotz4fwsKcV5YYfp8Ilj2cnT&#10;+dLZ4uyyWe8JSzg7peIYq/KOCCqiOA5npuL9i+F0h6JQJxHFIWpd912r/CgWYQfWALMrjbMGg0Al&#10;MYWawiCY7myrWlVrYoXf8+EPfPP/64evrBA15rHTp/7Ov//Xf/CFzwIAKqWnWiJi+gM2Nl9agR0P&#10;p8uL7NhJ1MqVRqwVEIoj3WzoVmNn6BNOBF6hIooCFUeolBjrioKdM70B58WWqxZxeWE2ei4v2FqX&#10;FVyU4hiJMAwwCICA4kgncTDTUc0GaSXsxDIbK87ZrEiPnzL9IQCUGz2xjq1RSQyEutVETaQVVw8w&#10;M1srjhERtSKtkOh8H0mvu/8hIAECKtJJRIEGUiLAw4ytFeuY3cpffDY7deZq3KxqfXoPP9p76BHb&#10;7adPnxLrkgP7ksMH9E4hageoVDDVSfYvYhRkS8vdhx5Nj51c+sj/7D/yuMvyqzRhj+eFwMc//vHJ&#10;zdtuu+2CL3nHO96xbc/73ve+brd7rS/lmnHfffdt23P33Xdf60ldLYjoB37gB8abZVmeOHHiYgd5&#10;Blbsj/7ojyY3v+VbvuWZWyOPx+PxeDwej8fj8Xg8nhc2FEeoFQK6c1QqdbsFhBRol5cXGIuZjRER&#10;ZIaqNc+oeFMjm4lGtcsE9R7ZmSG1RXOCKkaprqBg3eYPFNaH1UMBbJZCpZajRMaiFTKyE7BOSsOF&#10;kdKK46qTHWoNiEik4vg8QtRobGFjVCPR7Wb7lhubNxxpHD2kmg2KYwoD1ErFcbQ4Hx/YR1EIzlVe&#10;kYhQGKpmg8IAHHNRsrNsrIiTqnxZaWkySsfCOkOqXg7EsZck9YIIsIBjEYbxukysm1QvQcDqGoOA&#10;tAJEQUGtQISIQJiNrU6JioCIiBChXrpaoRrdHpEtHtTWRamOFxGUOpqLUUSkcd3BSoiafdXLcc8F&#10;X4/H4/F4PJ7nND4nyuPxeDwej8fj8Tz/YWuHjz+dHjvlxpIGYjQ/077pxnBu+oqdRiQ7vZwdP1Ws&#10;rFdmESoVzc80jhyM9y/ARaYEbL8EY4uzK8Xquu0POS+EGZVSSaQ77WhuJlqYQ3Ulel6MW7ntebLF&#10;aleYbZpRGKoo2nXICw6i4jicmS7XNoLpTv+RJ6J98+cxWMTx+hcedGmWnlgC5uaRgxcsliBi0GkH&#10;nbbpD2xvoMLQ9HoiEHRaFAaNwwdQq6oqYHp9sRajkIe50oFuNcZhRxRHYRRxUbi8FGfra+NRDYmF&#10;8wKYAYQIgZmiRCUxarXrJWSm/H//l9/69KNfueDihEodnZq9bnr2uqnZUOnUlENTpmWxNOh9+ewp&#10;y+dTznJjfup3fvP+px//mW/7O6HWutO23Z4dpIBgesNgqjU+0uVFdmKJjbWDYfV0IaI4p5vJ7vei&#10;et6waqFXLRBSFIhTXBrOCwpDO0yVSOWDiYgbpFyW4piNARZQRDpAhQAIAlyWSEqFAYWBbjSg0uoE&#10;gDOxVpzjouTS5EtnXK/BWcFFAYiq6gWoNUhtmokxVRUNFO0xmqN+RHEk8lUbSoF1gICBVnHMZVGu&#10;dykM17/wJdPtd17yosv8id7J4LGnBo8/Xa53i+VV1WgkBxb38kPN1tr+wPZTzouqsIla2f5wMBgG&#10;nVZ+Zrlx5GAw04kX55PDB4LpzsXGlXg8L2RE5GMf+9h4s9lszs9fOCzu3nvv3b9//+nTpyd3vu99&#10;73v7299+rS/o2vCpT31q256jR49e60ldRd7ylre8973vHW9+4hOfeMtb3nJRI1ztFROR3/zN35wc&#10;/KabbroGK+XxeDwej8fj8Xg8Ho/H84IknJlCIkoiOxhGs9M7D9DNhLSmOOL+gIvynCUwFleUwAzM&#10;ggREAAIMqHCUAjVpQ0Ed7jSq2eFk5tD4a8KxQ4WwJaoI6+gk3Bx0bEttnqh2skauDiJJ/QIcfw+Q&#10;qPo/A1AQ7KUi6fICRFQUqjCkMAQAUVyrR4iCoJsNAODSiHN2MOSyVFEUTE+JtS7LgUlYwLHL87qu&#10;V4lbCCJSXd4o66kuFQmLcH2FAoBEdU0QoQrOEoG6nyACSB0ShSJCWEtRRIAISgEROCeWUaMrCqwW&#10;zDESolJVxJMAIUqtlcGkBiXAk0VbqSc9URys06IAREQHUfvmG3WrER9YnL7zNtJeiPJ4PB6Px/NC&#10;wTtRHo/H4/F4PB6P53mO6Q/XP/+AHaa2P7SDIRuLhCqOuTTF8lrrxddfEb3BZfn6F75Urne5NHaY&#10;SmkAAMPAZXl+ZiWcmZp+xe26kVzCyHaYDh59Kjt1WhyLcy4vxVoQASIKtIpWh08cozBoHD3UetF1&#10;FAaXcxUUBJWGwdbt5Xhx7AYDVxQgohpbo5DqYgjusQNZMDNVbnTL9S5Foe32g+nOuY4cPPZUudHL&#10;Ty+LdcmRAxfuHjd5lnYraLfgIJe9YXrsFADoVgPDsHXjERXHwq731cf0VNudXQVFqpmMhagaBIoj&#10;iiNxLMayteIcsIAIIbAiLksuLTjBRAOOxKEd9Af9H/6937z/+FPnmepis/3Gm277my9+6Q0z83SO&#10;5zOz5oHTJz538um/ePqxpzZWzzXU73z6zx868fT/9Y9+dLbVVo3EpRmXYbmyGrSbVcGGS5OdPM3G&#10;mG5frFVhIKyQSFhclivd3EWkIQJAIBSzpZ0gKlJxxGXJZUkQuDRDJIq07Q3ZWDFGrAMiisNNAUmA&#10;jRHHFAaAqJqN+gxaAwIqxc5RFCKD7Q1UErs0r5KjquOBxfQG9SMnIgKICLRXIQoARj0LEWjzfiGR&#10;swUqIqWo0QinmrY/HDzyZLQwI8baNJu56zakKxa+nZ9e7n/1cdPtF8urQbsd7Z+/4PzF2GJt3fYG&#10;wiLWsrGVPCYswsxF6bJMNxKXZo3rDrlBOnzqRDDdad90w/mdQ4/HM2ZlZSVN0/Hmt3zLt+zlZ4eI&#10;3vWud/3jf/yPJ3e+853v/PEf//EguKw/o5+jfPKTn5zcvOuuu7R+Pr8jffvttx89evTYsWPV5q//&#10;+q9frBN1tVfs0UcfXV3d/DvDz/3cz/k/FDwej8fj8Xg8Ho/H4/F4njGihVnSKmg18+VVNoZ2vmeI&#10;GMxMsbWotUvzuhSyAzsYVm6MCFCgUITHqUeIdUe7SmwS2AwUgnEAEQgIjhOdoN45/nXzyEqFktE4&#10;Y6tKJv7B2k8CEGEAAiJCJBERYeBamhKU6hgkREXoEAiRLlBGFMcuzSkMMdDB2CJjBgA2pTM2iJuo&#10;NRuDiKY/EOt0s0FxBACgFUWhWMt5aftDUATOVU5TfWE4+hXHSVm1GTWauQCgMCMREIIwCIgwIEqV&#10;zQWIWNWZRvJXPSyO7ieCUmKdOAdMdcaUAGiqv6sViACzcL0+IFjHRtW21aQjJeMwsG12GgUBhYFu&#10;NaZuv6Vx/WH/pp/H4/F4PJ4XFM/nCrTH4/F4PB6Px+PxuLxY+1/32cEwO3XW5TlpjWEowuX6Rrm+&#10;Ec3PDh57Cgnbt7zocs5ih+nKp/7KpXlxdsX0B1DpHADctcXyatBuieOVv/z8/GteqVvNvQ8rzINH&#10;nxo89hRba7p92xu4oth2DAJSEgdTbS7K9NjJzq03JUcOXPLb3KqRIBEqxWW5xwsXES5K0nqb+zRO&#10;yqJgT//hiYqCTtv0+iDz2akz53KiXF4MHn/K9AZ2mMb7F1Qc7WXwHSejcKqN1x/Kl86qKELC5vVH&#10;VByd/bPPiHEuyykMgBQbey7HDBWhCgm26lgCZqPndOGy3GU5IGKgd2Znrff7/+i3/uNXTp881+xe&#10;f8Mtf/uld9198Chd6D4mOvi6wzd83eEbfvSe1/3504/+xhc+9cjq2V2PfPDYU//4N3/1//7ht0dx&#10;xHnp0owCXXZ74cwUsGSnzogxttvnwqBWqpGgVmIsauWGKQxT3WxsK7khImqFzgkAsIPJu49AYcil&#10;4dIQohkOKSNxLGUpjjHQFKjJpnZsrViHga5PPRbJFAGpqqpDSLqTCIDLsqoznxijGzPAYnp9sa56&#10;YpEUahTnxDlQam8/CFJVrbDq81dV9Jyr0tgAkfMCp9hlOSpyWT586kR+emV47OTga0/M/7V7koP7&#10;Lj+izeXFxhcfcllenFnRrUZ0YOH88xYRs7pRrm8Is8tLznNhBkAMNAaaSAGCJLEbpFyUIjJ47Omg&#10;09LtFpel2ehFC3NTd7zk0hRNj+cFxcLCwl6iDnfyQz/0Qz/0Qz90raf/bOHLX/7yNTnvz//8z//8&#10;z//8M39eRPzFX/zF7/u+76s2P/vZzy4vLy8sLOx9hKu9Yv/5P//n8ddKqb//9//+M79KHo/H4/F4&#10;PB6Px+PxeDwvWFCpaHHe5QUsr9pBGs5M7TwmmOqY9a5uNky3Z9NcN7e/n+/SnI0R50AACccJTIiy&#10;KerQ2KaphZ269DDOdNpUoSYToxAIcHMHVr7Ttmyi+tgt/wAQoUKwDIRIRFEgxgk7cVy1eqxDqBjE&#10;sVhXKUQXLLK4LAMA3UxUHAed1ng/l9ZlBRKpVtOlmUpi0+2JiG43J6t7iIhBwKWhUEspRMzI4Opr&#10;QaLRMmyvzCDiKOVKABAqLarSwybXrfLBZKRFiQjhtp56iAiKxDGAHZ1X4cQZK28KFQizsACM5ajR&#10;2ep/y7jyJTBK+0JEpYUdIlIUNI4eat5w5Io+sx6Px+PxeDzPAbwT5fF4PB6Px+PxeJ7PdL/8NZtm&#10;6YnTYm18cJ9uNqo3i9nZ8uxavrwKiINHn4r3LwZT7Us7hTi39rkH3DBLj58S66L5WT3VIqWrs5ju&#10;wKxuuPxk48jBtc8/uPD19+wxN4mNWf/8g8Xquun2i+U1YaeTJFqYU3GEgUYkEHaldVnu+oP89Nly&#10;NYj3zW888HC5tj51x62XlmBTmUhVFI9MvLF+LlyaCbM4Rzv8CiltFRKl4hj2hmo2yo2uy/Jidf1c&#10;xwwff1qsK1fWdJLodmuPI+9+se2W7Q2K1fWg0x48/hSFocvyfOksRRFFoRtmXJTQiC8iQwxBtxvC&#10;LMycl5zllpDCcHIZu+nwH/7aex47u7TrAIc60z/zv33T1x2+4WKvhRC/4fqb//r1N3/y6cf+z8/+&#10;2ZO7ZUY9eOypn/qd/8+/+4c/SI3IDVI2ttzoBdOdYnmFi7JY63JRqihQraaKo6DdpjgslldBxKWZ&#10;I6Ik3vY8UBiwsYDoHKttTzUChYErhMsCkFgACMUxhZq2hl2IdWIsak2BVnGski0KmYpCl6ZIKOww&#10;DFQYOK3K1Y2qE6ErCpfnYp0rSmBWUQiIXJSglDgn1oEiILqAX1S1J1QEhIDIxnI5qiMCATMoZXr9&#10;zR8oFtPru6Lg0pz8/Y+1XnR9+6YbmjccxssI8eg99AgXJl86i2GQ7N93/oPZunzpjEtzLkqXZiKM&#10;QaCbDQz09hsUhbY3UGFIcYhxZAZD2xvoqZY4V653Z+58aXxg8ZLn7PF4PJ5z8d3f/d1vfetbjTHV&#10;5n/9r//1bW9727WeVE1Zlv/u3/278eY73/nOZvMidH2Px+PxeDwej8fj8Xg8Hs/lE+9fyE6dUXFs&#10;+8NgurOzGIeE0cJctnRGxbHLcw70pOQjxrosF+uEa9FolE+EAFh7R5WohGPfaSxFbaZEAVQ+T72j&#10;2sTRUFWwFFYHIAiPkpBwq0mFWCdTEW7mSxGhItIatOK8FES2DCxAWFWLRKTSrOqd50ZKy0WpkgSI&#10;4sW58X47zGx/gEQUhlyUuhGb/lBEgk4b9fY6rCtKzgu2DhxjGGBRVqdHogsVAcdrKIKIVfZW9RKp&#10;9ajKQAOCKg5rIn9q2z0lAGBjqwU/V/EKiZCq1a2FNmQR4bEchYRAhEoBIjCLY1SESoloCjUqXSyv&#10;7qXC6/F4PB6Px/M8wztRnmcdJ0+e/NEf/dFtO1/5ylf+3M/93KUNKCLf933fNxgMtu3/7//9v9Ml&#10;fU70uUJZlt/zPd8z3vzt3/7tJHmWNgL/nd/5nfe///3V1294wxt+5Ed+ZNsBv/zLv/yZz3ym+vrb&#10;v/3b3/zmN1/rKXuedfiHxOPxvGCxw7Q4s1KsrLmsYGtUGKokDhdm432Xmp/z/MIO03zpbLm2waVp&#10;HDmgkk05h5SO9y8IS7GyptvNweNPz7zi9ks7y/DJ43YwzJbOiHPJkQOTK09KR7PTQbMxPH4qWzqD&#10;Wg2fPN568fUXHJONWfnUF2yvny2dtYOhajSihZkdiUOktdaNWGanOMvys2vpiaVwdhoA2NjZu++4&#10;CJlnRDDVVlEUtJvZYOiy/IJJMq4oxToAwHEYlIgAoIArCwoCQNjZvu5cVDfI5YXtD3d9v14cpyeW&#10;TH/I1kb7Fy7/Df1ofnb49AnT66dPnwIE0+27omgcPlAsr4JjLkvOS0ou4kcJtdbtJggAMxsHaWa1&#10;1u1mNVURecf7/+9dhShCfPOdX/fWu14TXYZagwBff92LX3Xouv/jLz72scce3nnAxx+8799+9IM/&#10;+cbvdMOMi4ICXZxZzk8v237KZamajaDTJq3C2elwbhoQxdlyDYTFZTk7p5tNnCjSUBhgmqFS4ixI&#10;sL2DXqVFpVbYIgE4VHG0pRAlwMaIdagUhZrCUO14VFARsGAQVEUdAKAoJK1cnoOgHaSoFLADZorC&#10;8QFclohanBPHwAx0PjOqCoOq/s9ZxtaN6oUIWHXXI1SaogAAQAQci4gbZpwVutXsWyfWDp481nnp&#10;Tcmh/ZfwTJYb3ezUmWJtXaxLji6ev/jnyjI/vsTW2n7KpkStg1brXJolBZriyOUFxRE4bt1w1Kx3&#10;y/UNN8ziA4trf/Vg57abWzceveTnzePxeDy7EsfxO97xjne9613V5i/+4i/+xE/8hNqbEn+1+djH&#10;PlaOskCJ6Cd+4ieu9Yw8Ho/H4/F4PB6Px+PxeF5wxPsWUKlgqp2fWXbDTLcaO4/R7WYwaIEAW2v7&#10;w6DTGlfi7DAVZi4NKgJEsa6WlwjFVeFCLFU5ZzMACoBGxlT971EGlCLg2ubB6pgqgqjKKBIBRBAe&#10;7a4soc1UJABARfWRgGAZEBCR6nfDEMNQjCEAcSwsSABa1RUcJC5LgHO27BHrzGCAWqskDjptiiMA&#10;EOZiea1c36iqS1xaFYUuy8Va3W7tFKJEhNNMmNlY1ASV3AXj9KXzFGUQsc7Z2pK3VZeRAAUBQUb5&#10;UfVwlSRWrduusADiBbWlOp4LAAgQlACAsYgARBRoIKpaNFIUUBSpKHBFiQIuzVyWm/VuVS/2eDwe&#10;j8fjeeHgnSjPsw4Rcc5t2/m5z30uz/N4zw3mJzl+/Hi3273Wl3Vt2LmSz06YeTzVXefsnBvv521Z&#10;zB4PAPiHxOPxvCCxw7T/1cezU2cAgIuSjRHHqBSFQbZ0totfa153qHXzDTssmhcWxZkVALDdQdBq&#10;TApRNYjRwuzwqeO2PyzOrFxi0yyR4ZPH7SB1WR7vX9xVRaMojBfn8tPLdjAcPHGs9aLrLmAriax9&#10;/gHb66cnljgr4oU5vVuXuInrQNVoNK5LiuXVcm1DHANA96FHpm6/5WKvBhHjQ/tcnpPSZr2rdkQD&#10;bZ+ptZUiwta6LBfnwAmAiHVcGmgA5wUbi1G4l7VFQtKajRXnxFoMgm0HlKvrXBrb61f630XfrN1u&#10;DUWR6Q2EmYKgXFtXSayaSeimc2MoCGyWhXF4UXYZhYHuNIWdcCECtjtAEYpjioIP/tVnPvHlL+58&#10;SajUu//Gd/y1oy+6/CsCgEQH//L13/ry/Yff8+lP2B1/L3rfn/7RkebU/37bnSYruDDFyhoiCjvd&#10;bgXTbRWG0eK8atRrG83NsnUgwIrsMDO2F7Sb40AkVIqCQFjYWrF204ubvKeIwk4YUKtJdUdYuCyB&#10;BQNNWlMQ6NYuRS8uyipCiq21wyxotxDqobgwgMjGkFJjIQoAUBHFMRclAgDJphmFBITbnkNhhirD&#10;ylqxUNX3EBAISSnQShxTFKp4y/Om2k3OS9vr2yxnazgvmi+6buP+h4ozK1N33ErBxb3TMnjsaXHO&#10;rHf1VPv8oWpcmuz4khhTPbG62bjgT5ZuxGVRuixHrVyWhfMzutPMTp1Njy8lBxZ6Dz2CiM0bjlyR&#10;B8/zbIats/2By3JxjISqkUz+LHs8nivO2972tn/1r/5VZR+tr6//2Z/92Td+4zde60mBiPzkT/7k&#10;ePNd73pXp9O51pPyeDwej8fj8Xg8Ho/H43nBgVo1rz8szpmNbrG8qprJrm/1x/vmuSih3TK9vukP&#10;gnYLA82lEefEWECkMBDrqkCnKqlJuPJ4BKHaLRNaFAJUsU6jfCdEDDQSsbUoIlyZPjx6hUA1crU9&#10;zpUah0yNrKKqwCoi1Wsp0IgAIzcJCVUYclkKAKKIYxSHSCJcjeSyXEXRzoZx4tj2BogUtFsUBdHC&#10;LADYNMvPLINx4cw0Irk0Q3RsrctzFceTaVpjOC/EMZcGCUgptqZeDQIRQJDzFgGrfC2cuNraCgOC&#10;sfskItW6VB6TEIBjANx+UbVgJhMm1Z6p7gIRKkVRKCxiLWqtopCCQDWbXFogcEUJIuXqhneiPB6P&#10;x+PxvNDwn37wPGd44IEH7r333kt44Z//+Z9f25n/+I//+PHjx6uvf+zHfuz1r3/9tZ2Px/OCxf8w&#10;ejye5xPZqTMbX3yYjTFrXdPrs7WT36UgCKY7wJwvnZ25+45n+E1Psc4Ohi4vhJkCrZqNC3o1Vw8z&#10;SMVadjZszex6AIUBBYErCraWi/ISwrVMb+DywvYHpHXQPmcns6DdKlfWTW+gW82y2w+nz/cJ1P6j&#10;T5WrG/nSWc6K+NCibjZhDyBivDhPShera5WVES3MxvsWLvaKWjceTZ86Ec5N52dX7GAYtFvnOZiN&#10;NWnq8gKgajzHIAIsbExVRBGRbOkMKhVMdcKZqbG4ck6I6l5r1sEOJ6pYWasyi4KZ6Sv1UAXtZrmy&#10;XlpHWrGxycIcIgadVrneVc0Gb/TsINWtJuzxbAJsrRhDihyzAABi2Rtgf3Bq0PvFD/7OzlckOvi3&#10;f/O7XnXwuityORUI8N0vvetFM/M/+tHfK3c0HfhXH/vga2+8aT6IURMwUqABMZqfCWdn9FRry8Ii&#10;JvsXC63NWhe1toNh2R3oJKI4rjoMqiRiY0grtpYUbavfiLXVugkIEbK1FGgQEOvYGECsXCaKIt1s&#10;7FxhLg0bE3RaLi+CTttlGRcljgpaggDV+Fpve64QQcUhWwfG1nU4ZmEGrhr3wahPX1V7AxFGqPvt&#10;YVVPCsPqoirDcPvyIqokQgCbDjEIbZoNHn863jcPIqY/nLv3zr0Le64o8tPLZqMnAtF5f68Wx9nJ&#10;02yM7Q5ERHdatBehBVHFkcsycYnp9nWrSWHYPHooPXUmWzqbAPYeekQlcbz/on+j8DwnqB6b9MRS&#10;ubaxpSEoACCGM1PJwX3JkYOknxXxNR7P84l2u/1rv/Zrb33rW6vNt73tbQ888MC1nhR8/vOff/TR&#10;R6uvm83mpB/l8Xg8Ho/H4/F4PB6Px+N5JmnffEN24nS0MJ+eOGU2uuHM9C4HESWH96fHTgWdtun1&#10;TW+gmgkXpbCIc5XOJNZtak6AiCgoKAAMgjIyeWCk/chmhBECjso6SCTOwWYqlOw+aaxLPjDxC2DV&#10;bw4AQESIEIRBb23ohoBRSMZWKpc4BucEBZHEMbDYwVC3W1vqRI5tbwAAVUBWcmC/HQzLjT4XhQrD&#10;6Og+FQUAAIQuL9xgiFqrRrLLnEVcljMzsFAUsrV1IpYiEABhEamqQ+e45KocNYqTGodL7TiL1OuD&#10;SISKQETYAWwtnI1fyAAI4hzuPVu+OgMRKmLrpKyqbAFqpdvNuicgorBzeWF6/ct8Pj0ej8fj8Xie&#10;c3gnyvOc4SMf+cglOFEi8od/+IfXduY+vsbjeZbgfxg9Hs/zhuFTJ7pf+qpL82zpjDgO2s2w2aAo&#10;QoXimPPC9IfF8qrZ6CUH961+5r6ZV90RL85f7VmJc+mJpezEabPela3vlVMUJgcWG9cdDjqtSx3+&#10;kqdVzwXPb7RU79Rf0p8OdpgCgCsK1UjO10gMkRoxZwUAuGEK53aibJoNHnvSdPtmMIwX5/coRI0J&#10;ZqfYmGJlXTWS7pe+Fi3MXVybMQCVxM0bjgiz6Q+KMysUhSoMd1s0LlbWTbcHxoJjzovxW/nsHAgg&#10;gVjr0kxKS3EozpluL1qcO79kVVdiAHadtukPuChERF+JkKjx9bJzYAwDUBSpZqO6X/HiXHpiSTcS&#10;m6YuVxe2XAS4LOuwLAFhRq2lNEB1xeQdH/1AWpbbXtQMo//zW777jn2HrtTlTPKKA0d+4Rve9DOf&#10;+NC2/YU1v/rpP/kXf+N/FxFSChUlRw8kB/efSzOL5mdVI8mXzgZK2WHqstxlBUWRSkLQmoIARJxj&#10;NlZFwbhuJMJinbAIAggJCxjLle0mUoXaAaFuNinapW+fsLhhikqrZqLbTWEWa+0w1aoFIuK4qrIh&#10;kYgIC+7oIEhagVJsHVgLiKhGDRGl7pkIXKlQVZWKRrMKKdDjixgtyS4rQ3FE1nJpgk6LnS1W1l1e&#10;JAdl5dN/Nf/aV+1RsMyXzoKI6Q1UI8FzB0yJSHF2hUtj+0MRDjpt3LPEQnHkspyL0g6zusBGmBza&#10;l584nZ8+i4HeeODhhal7r0jw2tXDplmxvGrWe3aYclEKM2qlk1i3W+HsdLQwexGFwxcGIpKfOtP7&#10;ymP13R8MXV6wMcACiBTo6sEo1zb6jzzZecmNjaOHLioQz+PxXJA3v/nNv/RLv1Q5SA8++OB99933&#10;ile84tpO6ad/+qfHX//H//gfkyS5jME8Ho/H4/F4PB6Px+PxeDyXDmrdfsmLNh54WLea5epG0G7h&#10;bn3QUOvkyIHsxOlgqm0Hqe0P2RgcfQtGJk6dU1TZTSJAICwwLnvWPtQo9wkBEBCpKjQIiLAIT+Qg&#10;baX2gRA245Lq/nPjAbGyfFAEAEEAaPs79giAgRZCKS0jiJHKNWLnXJaxc6i1SuJqqlyUdpiKoG4m&#10;zC6Mmunxk8KsoihenA+m2hRH0y9/ae/LX137/INirRCF25SqEVwaEBFjkRAQwDGwAAJqJdYBETID&#10;CxCcT4uCbR6UbAndqm0lrCvSWiEhCIhz4riqPY1eVftVY5Fsz/0YQZjrkC5msA4VURgCoW63qjQq&#10;ASGtpXRsrB2kV+m59Xg8Ho/H43nW4p0oz3OGBx54IE3TRqNxUa86duxYmvq/6D/n+Zmf+ZlrPQXP&#10;sx3/kHg8nhcOxcp678tfs/1hvnSWwjA6srDFV9GgojCYars0z0+fTY+fSg4fWP/Clxf+2qt06+LU&#10;mr0jItnJ0/2HH3NF4fLCDVOXF2wsgCARhaFqJJzlw6dOJAf3dW67+RKymC4ZlcSkFRLZPNe7GVni&#10;nBhLHQ2IKtp9Yq4o3SB1RYFEKo50uzn54XuxDgCqT5mffzJEVOUGyY7cnkkGjz3FxpUra7oR66n2&#10;RV8zczDdMd1uvnSGgiA9drJ5/ZGLHaN1843F2ZXkwGJ67FR2fCk5vH/b4rB1+cnTrijEOleayk+g&#10;UAOSmJJAURSiUqrZAOHq4/iY5brZqMKvwsW5cy2WWEtaIeKufohLczEWAMZhQZcPBgFbgwJcmnBm&#10;auwFqUYSzkyXsEHOujSr8nbONYgwu8GQjRUWMba6xVU1o3pafv9L933x1LGdL/z5r/+WqyREVfyN&#10;G19y4p6N//C57dm5H/rCZ7/vf3vDLXMLiIhRGC/Onz93SzeSxnWH89PLgCBx7PKci4KLgoIAlJKq&#10;lFUaLi2GulIQxVgAEWZEAmBxTpxD54AIEYUdl0JR6NKMiwKVwkBXiVUAAAK2PxSWYLpJWjeuO5Sd&#10;PA0sptt3/SEXBgRk9EOHAOIc0uYDc6q7PjYz23HSiRNhFsfADMwAICBoWXCUDYUIiBRGFG596gRG&#10;ht5ui4OgW03T7Zn+MJzuYKA5K7ITp5LDB9c+e//ca+/eS45TcXaNy5KNSeZmznOYG2amP7BpKtbq&#10;dmvvQlQ1eQw0l6VqxC7NdbtZXXJ8aF/69Mn81BkKg+6Xvzb7qpdf0UfvCiGSn1kZPnGsWF0HADZW&#10;SsPOgQgSotYUhUhEWseH9rdffN3ubSBfeLB13Qe/kp087bK8WFlzWQ6AKooojoiInYgpzXq3XNtQ&#10;URTNz248+NXs9PLMK26n4Ir91urxeIjod3/3d1/5yldWmz/1Uz/1iU984hrO57HHHvuzP/uz6usb&#10;b7zxH/yDf3CtV8jj8Xg8Ho/H4/F4PB6P5wVN48iB9OkTbGz69In0xOnGkQO7Nv+iIGgcPZidOgOI&#10;bC3khbOWtK7eJwciEAHrhBmJAJGqbnEwERIlsJlwVFdFCAOFgCJSdfqrjxcAHFc8sRKosB4Gx20N&#10;69EQYSJ9CqoWeSygCJwFtcu7zagUJgSlc5ZJKUAiQjFWpCzNhoojQGRTimVURIF2wzTotFxe6HYz&#10;mOqoOEKtGocPtG+5kcJw4wsGlGJrVRSdq+scl6WIADOGQVXSzcpiNUtJkQCIdYvNlkZCliq3aueU&#10;R7lZ48WUymgCQEGAKo4LERBRBBUhIoaBGIcAAE5YQCwQ1coYCCJJvdooIriXbmXMIIAK2TmCuqCG&#10;WutWExXVsxJBUlUHQLH2Wj3VHo/H4/F4PNcK70R5nu2EYViOmqnff//9r33tay/q5eNiPwAkSZJl&#10;2bW+II/H4/F4PJ5LRxxvPPCQy4v89DIlcXJo/+6f1AdQjTi57mB2/HR28nTzusMbD35l7tWv3NOb&#10;qhc9JbfxwOiD18urLi8QEcNQRaEAinMuzUyvXxAF0x1hLlbWZ175smh+5vJPvRei+Zk+om41bG/A&#10;M9O04w3xcn0DAHS7Fc3P1O8ab16bpMeX0mMnzUZvMvkKlYoWZlsvui6cnQYAFYcAVTuxC7y/zMZW&#10;JgNF51ZrrMtOnLa9PjuXzO/f4y0TFjcc2kFq06yycbiw5VrXpXm+dGbm7jvi/Qvx/kUK9vofgKTV&#10;zN13rHzqC8nhA9nJ09mxpWh+Rs9M1aUNY7Pjp7g0djAQY1EpBCCtAZCLEkQoDFGRbjUoCgGA4kiM&#10;dWlmegPViEsBcS46sLjz2lxRiAiFoWo2ds2JEmurOK+LDb86/8WCEwFg63Cr9RTNz3BZgoAVcMMU&#10;WFRjlywdsc72BsLMxoh1gIjB/5+9/w6Q5CrP/fH3PedU6tyTwybtrrJWOZJzkkBgkwxO2GAbzOXe&#10;64yv/cWZewk2F7CNscE2GBPMDxDIAl2wwWSEQAgQEqvVavPk6Znp7konvL8/qqe3d2LP7OyuhM4H&#10;IVXVnDp1QnWq9zzvI5BzQqAoYa4DnH3wnm8sP/F551/69N0XblVHVuMXr7zx4OzUZw/86JQ2E73l&#10;9o///St/BQx5xXw3QggmeDA6qBqhnJtHwSAX6CQxcULSgNaUKiKiJEWlQTAEMIkiY8gYRKRWMKZj&#10;zhkDxozUiBoQkTGIAQCZ6zDPNUlCSolinnHuDw8g58HwYPPIcadUSGbndOZ1A8A4J2Moi/Y5ol37&#10;Hfd9Ty4qD6/dufu6HbuRs8WwEJAxJpXEgTGRRZuIiHvu0neAjqx7wFe53xBEsSDnFnQUcxZ4/b3p&#10;1Gx8YgIZzn//gcpVl679EiaidHZOhzEAsNVtmogonpompU2cMt9jGxcEMsfRYQhEOmppogAAGQtG&#10;BsPDx9OZGjKWTM96fT2nd69tMXKhMf+DB9LZOZNKOb+gGqGRctkMIAs8p1TQqQyPHC/s2VG8YPdj&#10;3DPKKDX7re+lM7VkejatzaMjvIE+p1hYeocbkvWGrM2Hx8ecUhGIZr72nd6brs7ety0Wy5Zw9dVX&#10;v+pVr/rHf/xHAPiP//iPAwcO7N2791w15k/+5E/a2x/5yEf4Y/ut0mKxWCwWi8VisVgsFovl3INY&#10;2neR/NrdwehQdGwsPjHpb1s5Moic57YNpzNzcm4BXQe1ASITJ5nSJquKjAHGWoonxEx1QyeTy7Vq&#10;AgDkbFGiQ6Q0AJGhlnsRniy26CvVbgUtdVLCLOUcgyxS09JeESmFAOjwlSRGWU0GBWeOAwhMCI0x&#10;EKAQRATaICHL+cx1eeAHwwOikMsctJxKKbdjNBgdbCWkI0rrDZISiFZNJEdkpCbdCiwaKcmYqUb9&#10;swfua9s/veTSa6p+jsBkhlmLkSw8pZ+ZlqzDKiobC2yHj1uzwDJxFGMcfGZSBQDACLK0fYjtMc0i&#10;U4gAxsB6j+kIIPObIm1QZFkpGfM8kc+1m9my+eKIDIHIrJmd02KxWCwWi+UnEquJsjzSedaznnX7&#10;7bdn27fffvuGNFFEdMcdd7R3n/vc537iE5841x2yWCwWi8Vi2TzhkeM6jOPJaeQsGBlYTRCVwbgI&#10;RgfDQ8eT6VkUPJ2a9QZ6t7Y9pPVMtvB6aiatzTPH8Qf7RLHQqVchIkplWptLZ+dVvRmMDM5+657q&#10;tZf7g31nYcScatmtlEkq1QjjE+P+yNBJXRBROreQzs67lRJznfx5p5gpyfn63D0/lPWmiZPs30Yp&#10;QGSO4LnAJEk8PhUMD5SvuNgplxCRB4GcmzdaMb7yjyxSWoeRUykjolsprdbgZGqGtJYLde77rAtD&#10;LTJG1ubS2kJmg0NSGa3AGDJgEinn60brxkOH4/EpJn6c27mtcP6uLm1ARCHfe+NVs9+6B3eMxBPT&#10;8dQMn6871RLP5aJjYzqVaqFO2ohCzqRShZFO0pbZju8hYyIftBfWZxnRmCNUM9JhBK3n8swfWHoP&#10;6EaEgDznZ3qzFTgZCiLYIoiIyCAgAPElxj6I/vBgfHwcEHST6SgyUop8rjO4ks0XaZPpwdARTIgs&#10;CIEAGtFI9c0DBx6emVpy3aFC6Xce/8yt6sUaIMD/vOlp/3X4QCjTzuPfPPDA1x964Kbte3jQrRkv&#10;IjrFvFPM6yiWcwtYZxT4pI1RSjdCncQkySiFhhEDIkNkWl5LWWiNALRpvT9ok0WhTk4kY8gZGS3r&#10;DSDIXpjeYC8PfABAR+S2DYdHTiBjCGCMafUtixghgjGwnlKOCEDrTFfDXcdIhYyBMcx1cAXVE4Eh&#10;dDgAstUjUsgZ9z0dJzzwdDP0hweisYlkugaI/lB/MDK4RntMKo2UOkmR8zUki2qhQVLpMESGYlM+&#10;SJlGiJQ26SmaIua5olKUtQWnUq7vf/gRpYlqHj6+cN+PTZImU7Oq3gQAXsi51Qr3XeA8m3FSUoeJ&#10;ajbjiWmcrnm91caBw/HETM91l4v8xiymf2IgotrdP0hnatGJCdUM3Z6y29uzsjaPoVMuilJBzs6n&#10;M7VQytwozdz1vb7HX7uFolOLxfLOd77zox/9aGZi//u///sf+9jHzkkzxsbGPvjBD2bbL37xi6+7&#10;7rpzPTAWi8VisVgsFovFYrFYLBZwK6Xqtftmv/19f3gwOjERj036I4MrR38RnWpZFPNGKuSMB75R&#10;mrQGrUlrIGr5ESFQppChRSEPQUuaRFmaMYbIgPGWUCcTRAEgZ2QWraLaflC0TAbU2mq1KStGAAwZ&#10;ZTosACAySlEzEr6PnC8RUhllSBvuOiiEUykBADaFnFsgKZlGXiyIXICCu5WyPzLglIqikBeFnNfX&#10;45SLnfXIeoMxZlKJXJzS5g7IEJABbRCRMlFTpu06VCwAAIAASURBVETqEIkxwYEhGgZIYBZHAzsj&#10;kpkFVEfHM7et7Irt6ggBARgiY5n0jLmO4RxTaRARDRlzcoQZtjRrBGsE+7OEg6RNZgKGgotcAIjt&#10;rJQdPTUAwBijRa+wc3E7WywWi8VisZxLrCbK8kjnqU99alsTdd999zWbzXw+3+W5hw8fbhtD7dq1&#10;69JLL7WaKIvFYrFYLI9qwqMndBTrKPYH+7rxwWCO41RL6ey811cNj41trSaKiOa+96PWwutG062W&#10;3d6e5TItRETP9YcGnEocjU2FR08Eo0O17/yg7wnXOaXCmR4xRCzvu3D663cHo0PRiYnw0FGRz6Hv&#10;gdG6Eek0dYoFr7/XH+r3OvQ58fhU7bs/1HGcTM6oZoiIPPC57wOQSdNkaiadnnUqJSCSC42eG650&#10;eio6lXJuPp2qeYN9y1efE1E8PQMAbqXk9lTWcOFIZmqkjYlTtwsrLd2M4okpo5RJUh0nLaMqZIwz&#10;QADOdJpCE5oHjzilglMpG6nCo2PlfReurdNo45SLfU+4fvY730fOVTNMp2vxxLRqhKSUTlIkYkFA&#10;2ug4BkNEhgU+EwIYcwo5XG5lg8jzATDUUQyIgMBzgVM4+d2eAORCned85NwfWlkyx4TItCuk9Yat&#10;YIhOekx1zBEpDUTAEJHR8huYYbBtKB6fAgB0hG6Ecr7OPIdngRwiudAwUpk4ISLGOSmtlQYEREZA&#10;RikA+PC9dy1vzu894VkFd33Z25bQE+R/8cob/+bbX15y/GN3f+Om7btZbsO2MDzweeBTv5LN0MSp&#10;jmLueare0ElKSpFUmcMSEnSE2gARUXDue1mSQmj/wWShIGNSSdogAvd9HceimHeKJ0NczHPdnko6&#10;W0POURsiMkojQyJCAGqrrVabf2OMVKANMMZcx6QSHUFSoeBspQyCpLMoIEfBYU27JxZ4Ok5UGANj&#10;bk/VqZbT2pwo5BZ+9KA30MfEqjeqiWIAIKnW9nBL5xdIaSMVz+dgU3Z/LHvVGLPcZ8ntrai5uqzN&#10;M0fIesMpnvG35XUhosb+h+v7D6pGGI9PAoHbU3F6SsiWjCQH1+G5nNtX1XGcTs/Fk9Oy3giGB6e/&#10;+u2eG65aQ336E0zzwOFkaiYen9LNKBgaEOt9ziKi21thnhuPTUQnJoGxhR89WL7sjPvXWSyPHQqF&#10;wj//8z+/5CUvAYB/+7d/e/jhh88777yz34w/+qM/yjYYY+95z3vO9ahYLBaLxWKxWCwWi8VisVha&#10;+IP9lcsvnrv3R/5gbzwxHR0bD4b7VwyB6ThBzpnrMMFRCEAJDgcCTKWREkATEbasogAQzWJmOTBA&#10;CIiIDAERBGsJolrZ7CALryADauey61RDIXbsLgqfMjUQLZZkmLlCZdUCAiij4wQZy/6UbQCASVJk&#10;jAAYY6oZklJZs5nruL2V3PYRr6+ncOHuYLAfXQdXj4nI2jx6LhnDA4+0NlKxZaFJ0hogc39irTx9&#10;K0mnGGeERMYAa2X4y8RI2UieFEIBZAGpk8OSlUBqjUU2vh1zxziDwEWptVSMMU0SDBEAGMoET2gY&#10;aYMc2+PaupbJ2tDaRs6YEMxzeeDxwF+eInCxdwCMoeArRGktFovFYrFYftKxmijLI53+/v4rrrji&#10;3nvvzXa/853vPOlJT+ry3C996Uvt7Re84AWba0Capt///ve//e1v33///RMTE8aY4eHhSy655IYb&#10;bti3b58QZ+pFpLV+8MEHv/3tb+/fv//hhx8Ow9D3/ZGRkR07dlxxxRWXXnppX98mrRWI6OGHH/7K&#10;V75yzz33nDhxgjG2bdu2K6+88qqrrrrkkktw42vsJicnv/3tb99zzz2HDh2anZ31PG/Xrl2XX375&#10;vn37LrnkEnYuMkwT0eHDh7/xjW9873vfO3bsWBRFlUpl9+7dF1100Q033LBt27ZNdPNsXvTMzT4A&#10;zMzMfP3rX7/rrrsOHjyYpunAwMB11113zTXXXHbZZRsdli1v5zmZOIvFYtlaTJrGY1PJ1IxqhiaV&#10;zHNFLvAGev3hwbWXvHeDjmI5X1eNJjImSsUuz3LKpXR2TjXCeGI6SyK1VZ2Njo9HJyaSqRnVaHqD&#10;fW55ndXn3Pfz20eiY2PRiYncjtG57/6w70nXnwUzCqdSql69r/bdH+Z3bktrc6oRmkYzkzkFvYOi&#10;mPf6qpWrLm1/yqS1+dp3fqCaYXRiAgD8gT6nVATWKaFR6excWlvQURyMDs3edW/pkgvSmZrbW02m&#10;Z5Ext+8UbRgZSqZn1ELD6+tBRxQu3L1Ga1W9YdKUgDJvnNUgonR2Pp2ZJaVVo5kJhHg+x12HFtUm&#10;zHF1GDqVEg8CAownptLavD/YV/vOD2RtvnTJ+d2IK3jO73/Cdc2Hj9YfPCTyOVmbb0axjhQpxTwX&#10;yCBnzHPBIZNKIGC+J3IBsNVy2CEPfCDSUcwckUxMO7mg/eBeLTSMlF5/L/c8r793lfYEzHUBwKQq&#10;21gbFcUPHzpk4sSk0hh9siWMc9dhnsvzARlq1maYECaVubExp7iSvQyCBJU25skYE6d6LgEiYMwk&#10;kpQirYGgZTREBIv/y+ZqPGx85eCPl9R3XqX38Tv2dHsTbwWv2Hftx390z2Sz3nnwqwceODA1MTDX&#10;x8LGadXuM3Jd7RTS2TktpSEl5xdIayLTigAxJEPIEDlj0u3IwAcMcaTcgwBgDAEgZ4hopBSBS9o0&#10;jxwPRgfb5mY6ikShoKMYBQci0ho0EQChRsZgxRCPISMVaQ2GILMsE5wMZbIoQMRVnNNI60y7xdYL&#10;HSFrWUVB4Cczs7ltQ7oRJlMzPPDDI8cLu3esdqJRGgDImDUEfkZKEycmSQBxDTnlOiwmdMxkgZ0w&#10;LkS5IBfqXn9PfHzCuejca6KaDx2p7z8o5xbiyWnue/7wwLrudtz3/dFBVW8mk9PhkePB9uHZb93T&#10;9/jrROGx5Ralw7j+4EG10JD1htffs64gqo0o5LzB/nh8Mq3NI2Jux4jT9dcMi8WyLj/90z/9uMc9&#10;7utf/zoA/OZv/ubZT9g0MTHx3ve+N9t+17ve1du7xc6xFovFYrFYLBaLxWKxWCyW0yG3Y0THcf3H&#10;BxFZPDndPHQsGBrg+WBJMRMnQEBK88DjuQCITCpJKRScmgYQQWkCYJwTKWAMjQFgABoycRQDQETB&#10;gaAtiEJs57YDAERsSX9O0UR1sngYAVsloRUIQs4RkbihVBERZAkKGUNEMoa0JqLMmQoAQGkSBhly&#10;z0PByfd1nIgg8Af6Bp72uG4imMnsPGjNHIGM6zDScbKCJooW9V0MWmIkgpUqR2SIjJExYAxkllLt&#10;UB8t9hgIO+VhRMg4IYI2gIvuT7AYLuys3BFCMCM1U5oyjVo2ftn/tCazrEkIgIgMSRvgiFwwz3N7&#10;K8sqX2yLTJFxAsMEZ67TmZLSYrFYLBaL5TGC1URZHulorW+55Za2Jur222/vUhNFRHfccUd797rr&#10;rrv//vs3dGml1Cc/+ckPfehD5tR1Y4cOHTp06NAdd9zBOX/lK1956623OstWaN17773tDKxan1x8&#10;+c53vvOv//qvs+1nP/vZv/Zrv7Zil++8884PfOADYRh2Hm80Gvv379+/f/8XvvAFALj44otf/epX&#10;n3/++Rvq1PHjx9/85jcfOXKk82BW7cc+9rFqtfrf/tt/u/baa7uv7f/+3//7wAMPLBm3++677777&#10;7vvwhz+cz+d/4Rd+4dnPfvZpSlne8pa3fOMb38i2b7311l/8xV9co/CBAwfe/va3Hz9+vPPg9PT0&#10;9PT0XXfd9YEPfGB0dPQNb3jDxRdffDpNOkMX3arZT9P0ZS97WXv3X//1X4MgiOP4b//2b7/4xS92&#10;ljx69OjRo0c/8YlP9Pf3/8Zv/Mall17aTX/PxF16mmO42k3S/Yvx+PHjr3/969sFXvrSl/7Mz/xM&#10;Ny3/zGc+8/73v7+9+w//8A92gZHF8tiEjGkcONx46BApbVJpkpSMRs6Z50Zjk+xHDxb27irs2bk5&#10;i48M1WgCgI4SFvjdf7YyRzDH0VFMSpk45Tm/yxPX7W/9/gM6itPavFutrCuIykDB/dHB8PDxZGKa&#10;OSI8ciK/a9uGL02kFhrJ1Iycr+soBiLgXOQCt6fiDfRyfwXjHX+ov+8J1y3ctx8F7xTbMEcU9u7K&#10;797RlmaR1rW7v6/jJDo+zhwRjA7hMg08CuEN9IlCLjoxGR0fR8ai42OF3TsaAGAoma2pZuiU8uh6&#10;iGiSWC40jZRuT8XtqRR27/B61zKAMklqpMqussYIJFOzcm5ex4luRsgZL+TZYrK09p2x2CnknusN&#10;9Zsoiidno6Njbl+1AWBSWbnykq5uSMT87h3BjtHo2NjkF7/OXBdZ7FRKIt8SG7DU02GEjgBD3PdW&#10;E0QtVoYiF6SpVM3QcURSm88GxCidaUhEIdc5I0twKiU2PomMqShaS+1AJOfr6dx8HEZP+b3/ttF7&#10;7CzwssuuOctSb184v3jljW/52uc7DyZK/tQ//NW5HYqi53/5dW/MBEvcc1FwRAackVJyoe4UC+GR&#10;E7ltw8xzjZQqjEyaMs9lnqfDyBgCDqgXPaaMAUQANFIZrbOQlU4Sk8osxSByDojM9yhNjVRgDHOd&#10;lV8EZEhrFIIQu1HfscDXSaKiGDgzUnt91WhsUjXD5sEjhfO2r/pCo/YvzVVvB92MgEAnkrvu5n9V&#10;tTRRK19GFApyvq7DOJ6cLl50VqV6y0mma/UHDsiFejw57RQL3lB/l71GRKdUYJ4bHRuLjo7ldozW&#10;vvP9vidct2FDuUcz2ZeQeGpGBIFTKW/oXKdU0M0wnak5pUJ9/8M9115+rntjsfzkgIgf+chHduzY&#10;AQCf/OQnDxw4sHfv3rPZgD/7sz/LNi688MJf/dVfPdfjYbFYLBaLxWKxWCwWi8ViWUrh/POQ8/r9&#10;B1jgxScmw+NjTqXs9VY7NTCkFWRp4hgHgFYmNc/lADyfk/N1UsqkEgVnAKQ1AQICGiREICIDyAEB&#10;sgAKEQG2VD7tNH+Z8qdza9kTesosorJCLUkVAjLeepiPDBhDBMgcmYxB32MMyZBOUgRknoOciUKB&#10;e24WtGCOQCHUQsPpqVCWPq+LEZNz8zpKmO8RAfM9HUWkzVLJUIeyi4xpKbhWrx4ZI4ZILZsmzEyh&#10;8GRtRAYAiWixs5lSquWehYjI+crVI2MuAwCTSlAECECMgJAxZAiMQaeBFUI28EZrZMg8l7muUymu&#10;JogCIpMq7nukNC/kmeOIss16ZrFYLBaL5TGH1URZHukYY6644or27gMPPFCv14vF9b+7P/zww3Ec&#10;Z9u7d+8ul8udcoh1mZ6efuMb3zgxMbFGGa31Bz7wgc985jN/9md/tn379uV/Xe2sbINWSqpRq9V+&#10;+7d/e3Jyct0W3n///b/5m7/54he/+Od//ue76RERffnLX37b2962RplarfYnf/Inz372s1/72teu&#10;6+/0mc985u///u/XLtNsNv/mb/7mc5/73Jve9KZqtQqbRWvdHjezLLV5Zx8/8pGPfPjDH167tuPH&#10;j//u7/7uC17wgl/+5V8+fd+hLbzo1s7+kjtwfn7+DW94Q61WW6381NTUG9/4xle84hUve9nL1h6W&#10;Lb9Lt2QM17hJunwxjoyMlEql9hDdfvvtL3/5y7u5Qz7zmc+0q9qxY4cVRFksj01Mks7e/f10dk4u&#10;NNLZOZOmnX/lnuv2VBfuP5BMz1av3reu5chq6DgBAFKKexszvkAhSGsA0HG8VZqo6NiYjpNkehYd&#10;x+3bwKc8cxyvvyeemNZh1HjoUH7naPc6MSKKxyYbDz4sFxoAYFJJUhIRMsZcNzx6AhD9wb7iBbud&#10;ZY96nVKh96ardRgl07M6TpBzUcx7fT1LtDeNg0d0nMTjk8iYv5Igqg3P5YLhgej4RDozB4j9T7ze&#10;KAUAPB+kM3PJzPxi3jAUucAf6ueBn9sxWrpkHamwWUyQhqsri+Tcgpyb11GswwhdRxTyK39g4eKo&#10;ESEiz+XyO/14YjqZniVtAID5XunibpfkMsFFIef19WTyEn+4P3u2j4Iz14nHp1SjKecWVKO5xFZr&#10;pYahyAWq0TSpVHMLbk8FAJLxSTDkD/bzXJDfvX21U72+ah2R5wK90IC+nhVvHtVoJpMzRimSSjWb&#10;XXbwbFJwveed35UQfWt56nkXLNFEPUJARHRFJljigceDABBMKlWjKefrolSIjo0F20fkfB0IdJJp&#10;olwgAkyMVICsHQcipagV2cq+EOJiSIpIaeRCFHLAmIpjUrqVEHEltNQAgEJw11k1yNTZBYbMdUlK&#10;ANDN0KmW2XRNzi2IfC6Znl3N9yx7h0GGHeKoZS0JIzIayECH2WD29bX73zKU1Y8IK/3K44GPgCqK&#10;1EKDlMIzZoa8Lkbpue/dp+MkmZgWuZw/PLDRGrjnBtuGo6MnorFJFLy+/+Hu3+Ue7ZDW4bExuVAn&#10;rb3+nk381HV7q7LelHMLTAidJNzzNlqDxWJZje3bt9NquXXPPO9617ve9a53nesxsFgsFovFYrFY&#10;LBaLxWKxrAoiFvbsdHsqte/+gAmRTM+mtXm1UHdKRbdaRufU5/bLnv4yR4hcoMMIiLRUuOjIhIgg&#10;OBpCZIBAmkwqIYsyZPqgRSulRQ0UdV4B4aQxFLXEQJAJrBAREQEREFDwttAo0wghtvREPPCRc3Qd&#10;3WgyznjBR8Hdapl5HnNd7ns88JBzImoePJLZPZko5rkA1oZINUKTpIxzXsir+bqOYh3FS9IpntQY&#10;IQK1NFG05sNzzArzk0Oz2HsAQNCaiFDrloSJKAvVtKLViEtnaknlDJExYIwAkSMoDQyBnQxyZXHP&#10;bGBJawaceS5yLkqFNRLAGakACB1BSeoUCwDg9fVs5d1psVgsFovF8mjAaqIsj3S01r7vX3vttXff&#10;fXd25O67737qU5+67olf+tKX2tsveMELYE0tzRImJydf//rXtyVVa1Or1V7/+te/5S1vufDCC0+z&#10;s0mS/I//8T/WUK0s5+Mf/3hvb+/NN9+8bsnPfOYzH/rQh7qp884771xYWPi93/u9NRZRfeADH/j4&#10;xz/eZSMPHjz4q7/6q+94xztGRkZOc4jWgIje8573fPazn+2y/Kc//enBwcHnP//5j5CLntHZn5iY&#10;eNOb3tRN5f/6r/8ahuEv/dIvrVZgy9t5TiZuRRDx1ltv/ad/+qdst16vj42NrXvTzszMjI+Pt3d/&#10;6qd+assbZrFYHvmQ1jPfuietzcdjU6rZZJ7nD/bxwAfGSRsTxXJuIRqbcBoFIJr99r29N17dzQr7&#10;5SCucBYpZZQGIuSMOc6KEhHsqGKreh0eGzdJqqPYG+zb6MJrUSqymTk5t8BzQVqbzyQx66LjZO6e&#10;+5LpWZOkaW1eNZp06rc75jhOqUBKxRPThd07ihftWe41xHNBbsfoqtcgCg8dU42mjpNgeICtKQwg&#10;InQccJxobAoYm/3uDyqXXyLKpeaBQzzwyRhSLbsnZIz7Xunivf7o0LpTwDKTHADSesWn2yZOkqlZ&#10;k6Q6jJjn8UJu1RqzR/WIJ8cBmTfYj1yktTkUvHHgkNdb9Qa6VfNGx8ZJa90I3d6KUzpFdeYP9jXj&#10;RBQLcr4uF+qiVMA1BfbMdZBxEyXGdXSzKRcaKoyC4UHuuZUrL1njXLda5oHvlIpRo6kaoSjmT+mx&#10;oWRyWi7USWnVDEmp7n8CnE2etefinLO+9dCW058r7BsY+cHkiXM9AKeCyDwXkTHfZb7Xnn3mOk6p&#10;qBYaaqGO5VJ0fJy0NmkKZJjnoeDoCEZEZEyqyBBbTDqIWUyrndQwC+zxTP5EqtEkZQCItF5NEEXa&#10;gNLoCEDsXkfKHKGSJLv3nGrZKeXTmXnSOjoxuZomKtOcoBAqWvW3p0klKUNEoI1qhKRUO5chZIEx&#10;xlqj4Tirvna0AQDkbMV3FWTIfM8kKRGpRuhUuvL9OxM0HzqsoziemELG/JH+zVXCPdcf7IvGJuX8&#10;QvPgkfzObVslBn6Ek0zXSGm10OSey/zNyJmY64hcIBcabm81mZjJ7TiDv98tFovFYrFYLBaLxWKx&#10;WCwWi8WyBLda7n/SjfPfvx8QnVIxrc3L+YV0bkEUcqKYN0qvkXaH+75JUlAKtDFaQxYUEAIRwHfR&#10;aNKaSJMiMIsKH+isbbVtaIVcaNFiiaAtiEKGy+MOiEgAyDkQGSlBayYlOsItFpjrBKODPJdbfkqr&#10;/QCy3lxfE9VqJQGiWympeoP7no4T8txTVEmLbk6ZvxYsdrs7OgPgi4ovzklrg4tuWtSy4AIEYIic&#10;45pZI5FzAgWMoTEE2QAyJjjzTgkaEgGlKRhCx0HORD7H1pRaUSoBEQwh506pIAr5JfFTi8VisVgs&#10;lscCVhNleaSTua8873nPa2uibrvttnU1UUT0uc99rr173XXXwepeMUsIw/B//s//2SmI2rt37y/8&#10;wi+cf/75QRAAwMLCwkMPPfSBD3zg4MGD7cv93u/93vve976entNKtPCRj3ykU2rS39//i7/4i5df&#10;fnmhUGCMGWPCMDx06NDHP/7xe+65p13sve9971Of+tRcbh2/iE5B1Ate8ILnPve5g4ODnHMp5ZEj&#10;Rz74wQ921vmNb3zjjjvuWE3E8sUvfnGJIOr5z3/+s571rOHhYcdxiKher//whz/853/+57ZWJI7j&#10;3/iN3/iHf/iHQqFwOkO0BnfccccSXc3P/MzPPP3pT+/t7WWMSSknJiY+/elP33nnne0Cf//3f3/D&#10;DTcMDGw4+/iZuOgZnf22IEoI8apXvepxj3tcpVJhjKVpeuTIkQ9/+MPt1xcAfOpTn7rkkktuvPHG&#10;Fava8naek4lbjSc+8YltTRQAfP3rX3/xi1+89il33XVX5272bmOxWB5rLNy3X87X4xMTKoy9wT6n&#10;VDz5iFRw7jlOuSDnFuKpWTIEiPUHDpQuvWATF8qeh6IjSKaq3pT1hg6jTl0QAjLPFYW8Uy621/oT&#10;kZEye3bMN7VIejmktazNq0aIgM7GP9wRkRfzaq4ORMn0bDeaKLlQn/3m91QUJZMzcqGOnItigQc+&#10;cx1ABkabNFWNMJmZS2vzXl9P46HDcqFevfZythHDk3R+QceJqjeZEKKw6sNinSRqvq4aoVGKtFaN&#10;enTcpLU53YwQkZcKuWoZHCfTRHHf8/p63N5ql0I4HvjZc22TSuYulc0QQDw+DVqrZoiOsyTb2bJp&#10;MgCIjHU+KEdEt69KSqXTsyIXzP3g/oGn3LRGarGTtRHFk9OqGRKQWObaikIEwwPhsXGnVJD1hpqr&#10;i2J+rVxoiMxzdRQbqZuHjjHX8wf7RTFfuvQCr3dN2zHE/M5tOoqZ66YzNV7ItV9upE10fEzHiQ5j&#10;HcXIUBTysJ736Tlh3+A5Uxo8Zdf5jzhNVKaTXOluQcFFqSAX6rLeEJTTYQIIyBgTAhBEPpdENTAA&#10;RAwoix4BAgBDztpxLuYIFByMMakEkMg5GUPGkNbcWcm1j8ikEhhDIbjvdvPqyGCuA4AmlTqKyRhe&#10;yNPMnA7jdGbVbAIs8JAz5jq00CBjliuaiEg1Q1VvmChRgEAERGQoi/RBli6QISiFSaoBmOsw30fB&#10;l0hVjTYAAIwxb2WjQnSFiRIAUM1zpokySjcPHVX1po6TYGQQWbcjvxxeyPNcLp2uOaVi4+Dh8mWn&#10;m77kUUFamwMiFcVeb2XTlYh8EE+FpHRam7OaKIvFYrFYLBaLxWKxWCwWi8ViOcswR1SuviwYGWwc&#10;OMw8l/p75NxCOregGk3dDE0sTSp1nJ6SE9AQKUVKA7XzwRFpAwRMcOYIQCQNRunsYAYBIWWqIQLK&#10;bJ0Q4RS5FC3qiRAh831qJaFDhojA2ap5M4kQEBjoOEXO0HHc3goTYkVBVKvjriOjCABUM9zQiPHA&#10;F4V8pr9SzVCUOyL1WXA2M3TaEhCBc9DmpKuWMZAZUSEyd72oNCIT3Cgi05Hb79SmURbPMsRcBwXn&#10;QcD8tdIskjE6SZnn6iRxq2WeC3LbRzaaz9RisVgsFovlJwCribI80sl+xe3bt6995ODBg/Pz8+Vy&#10;eY2zHn744baoae/evcViEbr2ifrLv/zLer3e3n3Vq171whe+sPPXQrlcvvrqq6+66qrbb7/97//+&#10;77ODWuu3vvWtb37zm7PdK6644tOf/nS2/brXve7YsWPZ9utf//pnPetZK15XKfWpT32qvXv11Vf/&#10;r//1v5yOVXqc82KxuG/fvn379n3hC1945zvfmR0nom9/+9tPfvKTu+nd0NDQn/3Zn3WKSVzX3bt3&#10;7x//8R9/7nOf+5u/+Zv28b/7u7978pOfvFzCNDc39453vKO9GwTBX/3VX3V66SBiuVx+/OMff9NN&#10;N/3jP/7jbbfdlh0Pw/Ctb33rH//xH3c38xtjenr67/7u79q7uVzuHe94x9DQUGc3t2/f/uu//uvX&#10;X3/9n/7pn7aP/9u//duv//qvn/OLnunZz1RMAwMDb3/72ztfO57nnX/++f/f//f/felLX/rLv/zL&#10;9vG3ve1tH/rQhzxv6br5LW/nWZi4Db0Y+/v7R0dHjx8/nu3ecccd62qibr/99vb2pZdeWly2Rtxi&#10;sfzEI+uN8MiJdHZOhVEwPCCKKwmEEJ1qGRiLJ6bS2nzz0LHcrm0in9votZxy600mOjElmxEYIimN&#10;0mAMESFjyDmTUidJOltzykW3twc5M6kySrk5n7nO5owjlqMaIRmjk4R5zuY8r7jvS5o3qVQLjW4u&#10;N/ON76pmGB0bJ6Xc3h6vWoZT8mw5PPCdcsmkMpmeiSendRQDUe3u7/dcfyV2rYqRc3UA0GHEC/kV&#10;DZ1MKpPpWdVoZqoJIxUppePUSMnDqMm5KOREGKnARyGKe3fld+/Y6Pg4pSLzXETUcbxcl6XrDZ0m&#10;qhkBwNqCKAAwSiHngLAkuxgi+oN9zSiOJ6eZ5zYPHy/s3rFuw0ycZM5gTIgVn+nzXBCMDMRjk06p&#10;qBpNuVBnrssDfzUrHsaZTFM5N8c8r7B7J88FpYv35s/bvm5Lcru2NQ4e8Qd6w2NjcnbO7a0CABkT&#10;HTuh41TVG0ZK7vs8FwACKLWh8T87XNI3dPqVbI7H7djzrrv+61wPwCkg4hr57VBwUcireiOzSAJA&#10;5jqAQFqrRhOJAAwQGW1QcOY6jDNAZEKwxYwY6AjuuQBAxpAypLWRspXTUEoDlCmsFiGdpADEPRcF&#10;F91lIjzZE8GNlES+DiORzyFjOopVMzRpulzimJ3hlEuqEQKQjuIlnws6TuLJGblQN6kkY0ySLOZu&#10;bKmhMmVU6xBD5JyITCpRCFHIdaq5SClkDDlbTRnLONfGAACprjKJnAmS8SmTyrQ2xz2Xb/wjcsnA&#10;er2V8OgJudCIjo2VLjm/+w+CRy+6GZlUAhC6m7ehy74nmDTVzehcd8hisVgsFovFYrFYLBaLxWKx&#10;WB6LIKI/POAN9cvafOPgESaE21s1SRqdmExnaxRHJo5RdUTfkDHBWeCj4A4vybm6jmICBUhAZMhQ&#10;qkEbMAaJzGK+NTzpE4UtAyigVjY2IliUEVFLKdX6S0s2xQi4WFUPBQBERmtkDDHL1ygAINgxwr1V&#10;Q9UoOBkDRCQ3HNrzB/vCOBGFvJyv62bUDqEyzgkAGTNSbZVICBGRIRASZGnsDAAAZ8g5dKFEQsFR&#10;aWCM9NJFjARASmemT8z3kDEe+Dzw165Qh3F2C5DW3mA/c0R+1+gW9dVisVgsFovl0cRP/qIQy6Od&#10;zPbX87wbbrihffDb3/722md98YtfbG+/4AUvyDa60UTt37+/0/XlNa95zYte9KIV0ycg4vOf//xO&#10;vcR99913+PDhFUu2t9nqK7HGxsY6nax+53d+x3Gc1Qo/4xnP6NSJ/fCHP+xmMPv7+9/5zneu5q7z&#10;nOc852Uve1nnkc985jPLi733ve/t9GJ+xzve0SmI6oQx9ku/9Eudpl733HPPgw8+2E1TN8p73vOe&#10;zt3/83/+T6euppPrrrvu+c9/fnv3zjvvTNP0nF/0LMw+Y+ytb33ramLCpzzlKa961avau2ma/r//&#10;9/+WF9vydp7lievmxfiiF72ovT09PT01NbVGhXNzc0ePHm3vvvCFL9xokywWy08AzYePGa3T2Tmn&#10;WFhZELWIUy7yXC6dnSOtwyPHN3Et5EzVm6reNFKq2Tk5N6+aIUmVPY0mbXQUy4W6rM3rME5rC+Hh&#10;YzpO5Nw8Iop8zh/s36qkUCZJAICkwtU/CNYmE9UYpXScrF2StKl95/s6jKOjY2RMsH3Y662cKojq&#10;rNbxhwf9gT5Vb8bjU8nUbP3HBzfSrzR7Rs/cFfol5xfCQ8dUvaGaUVqbV40mSYmMM8dhXKAjwJCs&#10;zYdHT4SHjsna/MIDB6a/9u2NJjNzqiUjJToirS0YqZZkLUtr86S0kSkP/HWW+BsiqTLjGh4s03Uw&#10;5vZWdRTrMAofPtpNdjTVCAHApBJdd7UbiXkuL+RNkgIBKS3n6/H4ZDw2mU7X5ELDxIlJpYlT3Yzk&#10;fF02GqQ0CuFWSk6pULnq0sLeXd0MEXNE6eK9PBe45VI6M6fqTQCIT0zoOFULDSOVKOR5PoBHaga0&#10;QDjnVfvO1dVHCufGAuh0YK7DPE9HMRkycYKcG6nkfN0oRWSMJmSIjGErhLfqxCNjzBXMc5AxIAJD&#10;ZAxJZVKZRf2ISMcpGGKeC8jEKtrItZrqOFkiRh3FmRmaSSUAqNXlJV5fD/c9ZEw1mp3Hk+nZ6MgJ&#10;3QxNKk0qwZhMPMZ8j+c8Hvg88Hjgs8BnvsdcBxGNUjpKsvLpXF2H8WKOQTBpmr1dr/BusDg8LZ1Y&#10;d5lEzgTx+KSRUseJ05nEcbPwwOeeKxcaRqp0unaatT0qMKkkrQGAic1bbGVSupZ00GKxWCwWi8Vi&#10;sVgsFovFYrFYLOcIRHR7Kj3XXt7/1JuKF+3J7Rz1BntFMc+DgOdzbm/15D89ZVEqiFzgFPNeTzW3&#10;a5tTLqIjUDhGKVOPKJWktcnSCCISR+QMGEArqnLygTy2/0Ot7cV/n3xqT0SkiaQkrckYyjAm+8do&#10;TUoTERAwIXgQIAJzPZ4L1hBEAbQuQERkNpK7jYCIkHN/sB8F5znfJImO03alTIgshES0NeEPIgJA&#10;FLwVk0IARCJqOWqtO62MoeDAGAAQGVpcyGSUNlFCqUTOue8xzkWxwHP+2uFO0tokKXMdE8deX49T&#10;zBcv2I3CeiRYLBaLxWJ5LGK/A1keNTz3uc/91re+lW3fdtttz3jGM1YraYz53Oc+19695pprur/K&#10;e9/73vb23r17b7nllrXLv/KVr/zc5z7XaLT8De64447Xvva1m+vgwYMnF+xef/31udw6ibGf/vSn&#10;/+AHP8i2Jycnu7nEG9/4Rt9fK4HEy1/+8ttvv73ZbK3G++QnP/nyl7+8czlarVb76le/2tn94eHh&#10;NSpExNe97nVf+9rX2vKVj370o3/wB3+wuSFajZmZmU4l280337xz5841yr/yla/slHsdOXJk7969&#10;5/aiZ2H2X/WqV1Wr1TUK3HrrrZ/+9KdnZmay3Y985CO33HLLksWIW9vOczJx63LjjTe++93vbu9+&#10;61vfWuN94O677+7cveKKK9at/+67715NxnbvvfcODQ1prdcWYlkslkcURJRMTutmSMa41fK65d3e&#10;SnT0hAqjeHy6dPH5G7uW0jPfugeMMUlKUmkgUS7xwMdOdRABSaniRIUhJokoFsKHj5I23mAvcp7b&#10;uWVJoVoCaaLNL1o/+WB7nafDjYOH5UIjHp8kY3I7Rth69heI6FRKRJRMzfDAbzx0OBgdckoF6IaT&#10;jaFTD1M6PZvW5k0qVaNJRNzzuO8C54gIYIBQFPL+cD/3XdUI09p8NDYh5gNS+q6PfuKLhw+sncSL&#10;iHQYqXpTNUOTynR2zkhpkpS5LnMEcs5cJ/N6SmvzWdyCBR6s+RScpDRS88Bjnut8f0UbQ0pn51EI&#10;p1TI/9fneW6dNGNyoREdH09r8yiEU1xqYGVSqaPIZJnbtNGpBKWyPHCt4EB7ehgDxjLLGiMlc4TI&#10;58v1E/zeb3U1R4sjFh0fV/WGnK9nwqpsxEgb5jmd9jj63Ak8VmNvTz/bInXiJsi5XiCcSD2C1A6J&#10;ku/9z8+tU4hINZpAAETM88gYILPoaIRkNDAEAkQEhsjZ3UceNovBrcnGwvePHzlZlaEsStdKd4iA&#10;jAEiMsxy8iHnwJB5bueN1CVZ8In7Hg98USyoRtNI5VbLwTe/5KwimtVJ2jx4RDWaOkm9ngogApFc&#10;aBgpSSojFS1KU9BZ9wEOkTaZlxRyBpl5oOeQMiZNuecxz3G+v8JH1Uue9syKoUxmyda/yhmBiJKZ&#10;OR1mJnj5064PAIDn87I2B0TJTM0b6D0n/TqrLGoC1/1gXRNqVfWI1ZVaLBaLxWKxWCwWi8VisVgs&#10;FstjCZHPFc8/DwAK55839cWvh+KEjhO39+T6H8Y581zuu4AMAFS9IQs5FcUmSQEZMVqMp1Dr4S+y&#10;zO6IEJAAwBCwxdhoFgJuWUhljlKEgJm9FCIgoGnF/kBpYqemscyspBi2rKtch7kuCgYIJklNmq4R&#10;582qRERkXURnELnnMcchMqQUOg7PB26llAIYqXQzBCDuewDAXIekAkTQtCjsOp1H6CcbAIwhGdII&#10;CMg5EOg4Qc4ZZ7BmgAkdgdoAQ1KA2hDTOjJABIwx10HG0BGiWEC2/lN6HcYARFKh5+Z2jDjlYm7X&#10;ti3oncVisVgsFsujEKuJsjxquOyyy9rbhw8frtVqqwk8Dh48mCQtw4ELLrigWCx2Uz8AzM7O7t+/&#10;v737ute9bt3s1Jzzl770pe9///uz3S9+8Yu/9mu/trmc1p0qiMc97nHrlq9UKu1tpdY3Dr700kvX&#10;FZBwzl/2spe1uxPH8eTk5ODgYLtApyAKADp9e1bD87wXvehFH/3oR7Pdu+66K0kSb83kHxvlK1/5&#10;SufuS1/60rXL53K566+/vq3G+eEPf7gJac3WXvRMzz4APPvZz167AGPs53/+5//qr/4q263X6zMz&#10;M319p5gYbG07z8nErUupVLroooseeOCBbPf2229fQxN1++23t7dvuummtTWHGV//+tc/8IEPrPbX&#10;0dHRNE2tJspieRRBUuko1lGMnKPnrlteBD4i02GsGk0yZh2fn1OuRLPf+UE6U0sbTS2lKOVNIklK&#10;WCKMQUDXEYyZlOtmlM7MIHJwRb6wwx/s70a11SVZfinkfNOOIm3twdrr70mp5kOHVb2pwsgfHFhX&#10;ENXGqZR0FCXTs6KYr+8/2HPt5d2cxXwXEJFzkqdkIJOzc2lt3kSJCkMQ3MnnO104SBMKBgAoOCAT&#10;xYIo5GW9EU/OhEeOPzB2+A/+z59s1cj/xPKpc92As4gvNumutiUgQH++cGT+EWSbk0j5l3d88ly3&#10;4jHN4y+/spSrtN7Yu36b3VoolSZNdZwyIbYqhSH3vZTIJOkSD66fVPiikC/7hN0cRi1+Orvn8p3K&#10;YrFYLBaLxWKxWCwWi8VisVgsS3BKBeZ5TrVspmbcShn5yoHmLJzKGCPM7JEIOQMiMi3dEZmWOKgV&#10;Y2aImQCKyFArq2WWwS1LxcUQiRFiK80cYSs7GzBEoCwZIiz6HQGAUQo5Y67j9FSQoWqgSSUAyHro&#10;9a6uidImc15C0VXGOqdakvU6AOgoYY4DAF5/j05SIFCNpm6GQMQDn3muCmMUnBbXLJ1WVrHW+URa&#10;IyIgBwBAhowx3yOtSWmtNKFknCNjhNlEAJ5qxoWcGykByGiNRMxzmOsiY8gYCzzu+91kLTNJquOE&#10;ABin0p5d3POqV+/bwPIDi8VisVgslp8s7Ncgy6MG13Uf//jHt3c77WWW8MUvfrG9va7RUyff+973&#10;2ttBEOzZs6ebszp9qOI4np+f31wHX/ziF396kac97Wnrlt+oauJ5z3teN8We/OQnd+52isQA4POf&#10;/3x7+6abblrXJijjSU96Uufu4cOHNzdEq/GlL32pvb1t27a13ZAyOvU8Dz300Dm/6Jme/auvvrob&#10;uc7VV1/dufvjH/94SYGtbec5mbhuuPXWW9vbJ06cqNVWXjRcr9c7jbNuvvnmM9Qei8XySEYnKQAY&#10;pRkXXYqiUXDSGgCyh79d0jh4JJmcjiemdTMs7N7hFItOqUDGyPm6SWX2/NpIKetNOTsn5xd0GBtt&#10;dJjIRpOkbjx8JL97xxZ2XORzAMBcRyfJ5p4cU5xkNfA1v05EJyaNVOnsHPdcUdqAcwgien29ZEjO&#10;LcTjUyZJuznLKRUBgPu+aoZtnw3VaCYzNR0nKgy55zml4qmCKENGM0cgY9kD9+zyTqmY3z4KRMn0&#10;7BaOvMVy+vQGW2PCY/mJgYhMkmQaGFHo6ifelqOiCABIqi7ssLqFuQKylJBhfE46dZYRhVz2YWSi&#10;zffXxDECMtcVRftGYbFYLBaLxWKxWCwWi8VisVgsjyCQMadSzOyP9OrPgdFzTZgYpUlrImC+xz0H&#10;GUOGgICIiECdmNZ/AYExRI7IWKaGAsSTbkWIyBhyzhwHXYcYW/SdAkDM8p0x10HHQcG556IjsnO5&#10;5wAZklLXG2v0jqRCxwEAngu6GQ23Ws50RHoxbTogy40Oi3wginnmejqMdBgDIncdFAIQyXR4YW0W&#10;MpQFx9FxgCHzXJHzuSsAgTmCBx7zXMY4aW1SSYnUUWKipPXvMNZhrKOElAICRIacA2cIiJyJQs6p&#10;lnjQlSCKpJILDVKKcRaMDjmVUvW6y89ViMdisVgsFovlkYD1ibI8mnjOc57zta99Ldu+7bbbVvS9&#10;Mcbceeed7d1OwdK6fOMb32hvX3nllV2ubB4ZGencnZyc7PTGOUNIKT/xiU9s6JRLLrmkm2KVSiWX&#10;y4VhmO2eOHGi/ac0TQ8dOtTeXaJ0WoPh4eHO3SNHjlxwwQVbNRRpmnbqUroR6mTFuiz5yLlom03M&#10;/o033thNsXK5XCwW6/V6tnvs2LEz185zO4Zrs0Qbdvfddz/zmc9cXuy73/1ue5sx1uVLzGKx/ISR&#10;aWOQMQPdejKQMdnz39Vydy3HJGlj/0FVb8qFutfb4/ZWuOfF45NOqagaTVVvIOekNWkDBEZr0Npo&#10;DUSIiIgmTtAUx+/4YvXafcWL9mxJdijueyIXqFyQzi/oJM0evm8I1Wwy10XOvZ7KGsXi8UmTSp0k&#10;3kD/Rq04meuIfCAXGm5vNZ6Yzu0YWfcUp1pmriOK+Xi8qZuRKORIm3himqTSzYi5DivkljTCxAlk&#10;y8fzS58yM88JdozAD753+gNusWwhkdqAINPymEAbg9oNfO65PFg/k8IZagMAEBnErcvdwxgAkDGZ&#10;FPknHrenCog88GUzdKlnc/7VqhEy30POvN71M1ZYLBaLxWKxWCwWi8VisVgsFovlbOL396Yzc8xx&#10;ZG1+NQFMMjljlARjSBsmBPMcBCBDJAGBFj2dYJk0CE/+FxHJEGVFkMi0njcvRpkRkQkBRpMh4AwR&#10;0OGtGLTSmImrxOKqVCEA0KRKOykRrfbsWscJ81xYTM25Lk61DADc90yYnDzKMBgdjE5MAoEOUUeR&#10;SVMW+JimzHF0nACellFUFnFAhsg5LEbMyRhCpDQV+RwZ0kmCnBE5QJSJz8CY9ri1hpghaw04scAD&#10;QwBIRATd6KGAtE5ma6AMy/l+f29u+0j1mn1eX8+m+2WxWCwWi8XyE4DVRFkeTVxyySWImOXsP3bs&#10;2MzMTG9v75IyDz30UJq2fAAuuuiiYrHYff2dnkhdmkQBAOe8XC637aEWFhbORN+JqNls1mq1qamp&#10;Q4cOfeYzn5mZmdlQDaVSqZtiiHjZZZe1bbiOHj3a/tPc3FxnyfPPP7/LSwshqtVq22ynU2d1+iwZ&#10;8C1UWz1yLnr6s79z584uS55//vltqc9GHb021M5zMnFdEgTB9ddf334V/Pu///uKmqg77rijvf3M&#10;Zz5TiK4+Uhljq5U0xmit6XSNui0Wy1mFeS4gMseRCw3SZl2ZE2lNWjPHQc6xu/cNAGgcPGKkSqZm&#10;uO+7PWUAEMW8z4eSsUnkXIdROl8HrUibLLsVMkTGGOeAQIbIGDm/QEROuZDW5qvXXs499/T77g/1&#10;q2aIjMnaPB8e2NC5OklVGHv9vciYN9i7Rsm0Nq/DCABEoauUYEvg+ZxqTpNSaW2uG00UIuZ2jppU&#10;prNz8dRMPufJ2gJprZohMOSF/JLH0CSVjhPue8DQqazwXYs5jlstCc5btXc+5c8ebJ+MNyx/xE2n&#10;/BezDTpZeMWH4rSksnWfnFPWNOhm9TzR4ucUrtC87umsA7u++qpNgqVhm1P3lHlkySHo9PLPnT5T&#10;YeP0K9laBONdlFp73LDzv8ac1KniBqQhq7+yuudkwKr9MulIo7jGeVmbV3xBnV7Kwo5+rRJojCIo&#10;BjwXuL3VzQlptoB2IHDrXiBIAADIELZCDPzIx+0pM891ykV1YkI3Q1HYsNGTjmIdx/5AH3Lu9fdu&#10;9HSLxWKxWCwWi8VisVgsFovFYrGcUYIdo/X9D7vVcjw5raN4eZoz1Yzk3DwYWpTuZOonAgJEIM6Y&#10;4ESLuqDO1SmZK9RiKMFIwlZIazFugdAZQUAE4Awoy0rGTSKZ5yBjRmtgiAy56y6WROQsC4KQVOg6&#10;y/tllDJSutUyCiGKXT3cdsol5Ezkc/HUjElS1g5/I/NHBpPxKUBAR+hmpBshIILDIUEwhlpir41F&#10;Q4iItAEygIBCIEPmOk6xwH0PPdfEiVwwKoycUpEFHmkDShmtQbUymZ4cNgRABCJtjCjmuecxRxit&#10;dTPSYaSjhHsu892WVdfyNihlolQ2GmDIqZSccrFwwe7eG65010xCarFYLBaLxfJYwGqiLI8mHMd5&#10;8pOf/KUvfSnb/eY3v3nzzTcvKfOf//mf7e1bbrml+8q11m3RDgD8y7/8y4c//OHuz21vNxpbsMSQ&#10;iGZnZ/fv33/o0KFDhw4dPHhwYmLidCp0XddxnC4LdzpfdeqXpqenO4ttyA5rcHCwPbyn2ZclzM7O&#10;du4ODGxsTfYj8KJbPvsA0NPTbTqQXbt2tTVR4+PjZ66d52Tiuufmm29ua6IOHjxYr9eXCCzDMLz/&#10;/vvbuyuKplbk9a9//etf//oV//ThD3/4Fa94xbnuusVi2RjImNtT0VEMM7Oq3nQq64ix1UIDAHg+&#10;5/V3a+BARNHRMdUIjVLBYH/76afIBfy8bfHEdFqbY47QxiBH5jIUAhnLMnjxwGeeK2sLpKRqNBoP&#10;H80DzN71vb7HXZMlrzodcjtHmw8fdauVZGZWlIsi17VmiSidmkHOnXLRHxlkq39FIaVMKk0qkXHW&#10;tYSsk0z9ZVKlw7jLUwp7doWHjwdD/eHRE9GxcZMkJklJa1EsLJkyUkrVm8gZz/kin1vNXOW5T37q&#10;A3sv0XGcP29HYff28r6L0tm5mW98VzXC6Pg4c4Q/MsDclVVq8fiUXKibOFHNCBBIaVJKxylzHe57&#10;KLhTLrYyuRljokTHCSCKQo65jtff61bL6/a38eDDbk/F7esZueXp6xaevet74dGx5qGjXl9V1hZ0&#10;ksr5OnLulAsbEzUZI+cbOo6573kDfcMveGZh17ZNzC8RTX7hq8nUTDQ2mRsd1mkq5+smTYEWnWGI&#10;UqWufNP/3ETlZ47xxhnJodAl2pjZsHmux+AUip7/ldf/L1IaAJBz5AwYQ8RTolEEstEkrSFTnzLO&#10;BCetyRhgDAGAM0TGHAEMjdTv//aXpdbZPXDN8M5rRnecckmzqO5jrJ3Mj7Thrst8xykV0dnsoxKC&#10;dHaOB57I5fJ7dzYfOuJUS15fz9Bzn7L2mxgpffSjnwmPnkimZwHArVaY756sszZPUppUtsJg3bXE&#10;pJK0BoZA5PX3ikI+v2sUlrswETUPH2ecM0f4I4NnY8pXInsbZILrJN2qOrWUAIBcMLfb38KPbhDz&#10;O0dNkjLXTaZrPJ/bkMKNAJLpWSaEUy4G24ZRnO73BIvFYrFYLBaLxWKxWCwWi8VisWwt3HNzO0ZI&#10;62Smltbmg1Ojk6R1Mj5JShupUHDgjJQBB7KsmkRZNG9RlrM22JJEkTGtBIfL4wuAKDgpRVoDAqUS&#10;PBe0QUcA4ClP5llLE2W0ZrDCE3vVCAGA5wKvr9vcbUzwYHTISIUztWR2LujI4ImI/lA/y/np1Cxz&#10;HB1GOo5JqlbgSVP3kqhs4Ejr1ilZBkxEFEIEPvNdt6/qVErRkRNQLMiFupyvi0KOeS6Ik7lUiQiI&#10;EJEWraJ0GBGBCAK3pyzK5WRiEhkj5eso1nGi4xgQkQsUrJ07npQmpckYk0pkzOkri8CrXrOv94ar&#10;HitBEIvFYrFYLJY1sZooy6OMZz7zmW1N1G233bZEE2WMufPOO9u711xzTfc1h2G45Ein0ql76vX6&#10;6XSQiL761a/+8z//8+Tk5BaOW7m8/orYNp1ipzg+uYB4iSaqe5EVnOpSFUXRFnZtamqqczef33Ay&#10;7EfORc/Q7ANAoVDYRMnVZmpL2nlOJq57LrvssvaTBQC45557nvSkJ3UW+N73vtfe9n1/796957rJ&#10;FovlnBGMDqYzNREE6WxNlHK4utuJ0SqZrYl8jrlOMNztunM1X9dJIusN5jg8d8pzbQQ0ceqUirI2&#10;zwVnvo+IwBAY446Djsge5vJcoEPiuUDO1+MTk8jY/A9+XLnyktPsuCjkg23DZIysN5KxSbZjlHWn&#10;IkhnayqM/KEBJkTxgvPWKGmkAgAy6xtwrUY2HWQ0KdXlKcwR1asvm/nW9/zhweahY7rZJEPI+Ska&#10;CSIdJTqKkTGnWGCO4w/1r1Gn11tpHjmuGo3oxEThgvNq3/mBjpPoxDhzRbB9eI17xh/qRyHk7Bw6&#10;jm6GMopJaUQgrXUUo+vAXJ15rpEy05MwzxW5ADn3Bvuc0vqf/pT5PiHrUiPnjwzGE9M88KOjY+j7&#10;qt5ExpzSBgVRAMAYzweqGRptMmnZ5uZXNUIdJ6oZMc5Zzuf5wKmUTJKaKNZxamQKhkzXU3/WOLYw&#10;t5DEJc8//ao2wUzUfARaUpLWKARz+Gr3EhkC03bYQgAiY1qvTcay5H9GKR3FAACIRqqWHIgzdAUP&#10;vMX4FkKmt1QajDEMkYCURsYQQScJMFBR7Djdfnle3lIAQsaQM5OkRIYHvlMqrKvqbB4+Jop5Upr7&#10;PnJUzSYn4r4HCIDAPMcYA6hIavS6eD8kMGlK2jDXQc6JSMcJc105V3eWSSVlMzRp6o0MMtfxB/vO&#10;0pQvg+f8bCpVvQmGoAtnrfWHIU0BgHmOKOTOVb/OMvnzdjQPHfMHeqNj48nktDfQ170sSk7XdBQH&#10;w4MoRPH8Xee6KxaLxWKxWCwWi8VisVgsFovFYlmBwp6dzcPH3Uo5nampKBYdsqh4csYorRpNdARz&#10;uJHKJCkp3RF86faJMTIkjQAGCJAjIKwWrmWcG6VBGwKkVEGW/84Rnc/5kTOTSgAgKWFZlkkikvN1&#10;7nnMdTqlTd0MRXR0zK2Uk9k506dOCVUjuuWSU8gnE9OAwDwXw1DW6oSGiMiYFY2YTmmUoSySCpmS&#10;STAAMFpzzgGABwEv5EQh71bLgBiMDjWPHHfKRVVvqkaTa8070olmMqrO0depzNL88UKee05u+4hq&#10;NNOZORQcDBkpszgXpdIQZSZdjHMQnFIjcr4oFpxysf+JN5QuPX+Lby+LxWKxWCyWRy1WE2V5lHHJ&#10;JZcwxowxADA+Pj49Pd3Xd3LZ1oEDB9TiqseLL754QyqLzSmglpMkyabPnZmZedOb3nTkyJG1i7mu&#10;+5KXvKTZbH7qU5/qsmbWZTbxZYU7tzu7FgTBhnJOb7ox67JEt7MhpdYj6qJnbvYBQHTtrbFuya1q&#10;5zmZuO5xHOdpT3vaf/zHf2S7n/3sZ5doojrllzfffPPW3tUWi+XRRW7bSOPAIW+gNzxyPDo+mRsd&#10;hJXeE8jo+PgkEHj9vU4xH4x2q4mS8wsAoKPYKeSXfPims/NGStVoAudebwVWeS9irtAhIOPMc1UY&#10;ptM1AMjtGHF7KqfZ9+LFe+PJ6WBkIDxyIjo2FmwbYmu/nxOls3PJzJxTLjmlQvHC3SK/1jr1llAH&#10;EWizIg4yrRpOHRwiIqVIG+QcBV8ysF5/b+Xyi+a//4BbKUbNUIchc13dCJExAiJtSCoAYq4r8jl0&#10;RDA6tLamCD2Xua6qN51Ssfad+3QURycmkLFg21qCqFZj+qoi58eTM8gZaaOjKDNRIalQa0olk4p5&#10;Ds/53HOBMR4E/mBfl/nASEoAYK4Qua70OcHwwMKPHhT5fHRsjCUpGeOUCpuQLhCRieNMxwKcRUeO&#10;F8/fxX1vo/XIuXkA0FHUtkNBRO573Pfa/RdSbrTas8CPpsZu3Hbe6dezCR6Y3krL1q2C+/7aYThq&#10;/VhbfCswQGAAARlDwZEzIgAiYIyUIkOXD4waAOSIjjPa27fEis0gMACjWuZSpA2RAQIgMokk0xS5&#10;XBbc2ihZqkVAhoLLegORiSBw+3rWO8s0HjqsmhHzPZbzwZBqhjoMSSpeCJAx4ftpnKLgJBVpvrZM&#10;lLQxqQQi5rooGM/lkKFqNI1U6ezcEk0UESVTs9xzRSFf2L2jWxOqMwAy5lRKqhkSkIpCsRUZE1Qz&#10;ylRh3Zjm/WTAXKd82YW17/7Q7a0kMzVA5vf3rCtbJSJZm09ma26lLIr50kV7VnM+tFgsFovFYrFY&#10;LBaLxWKxWCwWy7mF54Lc6BBpo7K0lTtHGBcAoBqhqjd0GJHWolQEbcg0gTGjFG58QU4WPWmHZdYK&#10;HyBmQUxAIpUwx0WG/NS4DCBmme9Im+UVmCgxSeIP9jPBvTXTUC5BFPL+UL9RKq3NpbM1f3Dpuci5&#10;PzIomlE6NYOCc8+NJ2bKudyVQ9tarUJ0kGVBKGrl5IPMIAug5Y8FnGWiJtI62+CB75QLIhf4wwMt&#10;sZMj8ju3RSfGAVE3Ix3FpLQo5FYM3xupQGvme8hY62k8oigWRCGv4kQtNFQYMnlqzkcCHcUmikXO&#10;90eG/P6enpuu8Qd6T/92slgsFovFYvmJwWqiLI8yOOdPe9rTvvCFL2S7X/va12699db2X9sCBgC4&#10;5ZZbNlTzphU+S8j0WpugVqu99rWv7fRlauP7/oUXXrhnz549e/bs3r17ZGQEETslGeuy3AVrDTrF&#10;KrncyiuVaYNLk+fm5trbW+sItOkBf0Rd9IzOPmzk9u5UvhWLxTPXznMycRvi2c9+dvst5b777gvD&#10;sP1yiOP4nnvuaZd82tOedq4ba7FYziXIWeWKS2a+eY8/PBCPTTaPnPD7e1nOb7/3EpEOw3hyFpQK&#10;Rga575Uvv7h7Xx0VxmQMaY2nqlxI67Q2b+KUtBbFAqz+JBoZB0AymnNPlAppbc6pFOv7D/beePVp&#10;9p17bs91V8x8/TvBtuHo+Hjz8HGvt+pUSit+7ug4SadmVRS5lZI30BcMDxT27Fy7fuYI5Jw5Qim9&#10;OdsQk2l+HCfT2+gkiY6NxxPTcn4hM1bKruJWy95gfzAy2JYS5XaM8lwuPDbGc76RknkeKW1IAiAy&#10;xn2PeS4KzgM/GB5EsY6uCRFFEMh63aSy+dAhIjJpmts21KU7E88F+V3b5EKDlCatSRt0BBgipZjn&#10;Ms8RpQIiE4WcWyl1Zh1bFxXFAMA9TxS7csVBzot7dzUPHUMhZL0hikXszhxs6bwkqZFKFPMkJWgi&#10;rZsPHy1dvGHTRdUMgchI5ZQfWeLqdfnR1Pi50kR98eH957r3y0BcRxBFi5ooAgAwYBghAEPBgSE6&#10;DpAxsQQyoA0AIsdrt+0EROQcEZeH+hgXWmpEJEOImfySQBvShrQGztLanNtTWVl6RGtlUSRjAAAZ&#10;AnJVb4pCDhgGI+uIYJOpGZOkcm6euU6wc1syNgEIRnDVjMyc5IHPPY/7LhBprY2UjHkrfoaQIVo0&#10;yGKeh4yJfMB8DwAwik0cG1foZsTzQeelSUpv+wjz3Px528/ZPQAAAN5Abzo7x7hQ843T10QZrVQz&#10;cnvKgOj1P4bigsHoUFqbBwAiSmfnTCqDwb413quNVunkrKw3nFLRG+gNRgZz5/pOsFgsFovFYrFY&#10;LBaLxWKxWCwWyxqULr0gman5I4PhkePJ2KS/bQQB0to8aaPjhPkecwQIwDBijjBJCpvLEk7UimgT&#10;rJ1SDRmCQdKZSRRmmTpPKZD9H1dYvERE6UyNCeGUCrkdo6zrjM8Z+T07o7FJt6eSzNR4LucUVwgu&#10;iHzAc6MmTuRCQ8dpleENfgAnV72hIUIAACRY9HNiCIit1iIi56A1GYNcMM91eypOseAN9Xd2BwXP&#10;bR+Jx6cAADlXzTCtLXDf44F/SoybSDdDZJx5nlMunjIgiCLwM+Mvo5RJJUkFZGQzUnML6IjcwGgw&#10;PCCKhZ7rr1g78ajFYrFYLBbLYxCribI8+njmM5/Z1kR9+tOfbmuitNaf//zn28WuueaaDVW7xKbm&#10;t3/7t5/4xCeetU4R0R//8R93Sk0Q8XnPe96TnvSk8847z/dPN0lzvV7vvvDk5GR7e9u2be3tzmbE&#10;cUxE3Sttjh07tmKdp4/nnWIp0DYKO6Ns7UXP9OzDRmzQJiZOWgdUq9Uz185zMnEb4oILLnBdN03T&#10;bPcHP/jBDTfckG3/8Ic/7Bylrb2lLRbLoxGvr6ey78L5H/wYOY/Hp8LjY0wIFviMcTJaR7FRiruu&#10;v32EBX7lios3ZNBEmRwIYMnqfNWIiIyOY3ScdXQp2MpqRWTc3opaqKdzC8xxTJIueR69Cdxquef6&#10;K2fvvje/c1s8OZ1MzaSzNVEo8FzABAeGpI1JEtUIdRQj5/7QgFMq+MMDlasuW18YhuiUi6rRJCAV&#10;RqKw4We7OoyRc+Y6PJ+bv29/ePhYFgzQUZz5qCBDdBzVCOPJmYX7Hyzs2VnYszOTKrm9lWDbEEml&#10;oliUTjHpQkAWeG61LArdrtpH36F5k87WAJlqNJ1Cnuc21h2nVMAdoxFjaW2ejGb5QDcbiMhcx+ut&#10;uj2VTRi86EbIHAcd4fZWuzzF3zZEUjNHACApBcbABq9rpFTNkLsu9zzRU1VhqJphdHy8dNGe5bcE&#10;GWOSlIxBwZnrLvnySanMtG3rytIeaXz1yEO/dNVNZ/+62pgvHzlwrnu/cYiACCCLvRESEAATnCFD&#10;10UgHadEAEoTAQqGyIiItCalgTOQ0pA5xTyNIXIGRKR09qMGASl7j1WalDIpU/WGKBZIG1LKKEU6&#10;eysmAGz5U3HOhEBXIOMnVVKZTxRjJk3JaKdadooFp1Jau3/xiUlSWoex21tlDIPRoXSmls7MMcdR&#10;YaTDSEcxEw4RZW/dlKbguq1XA2Xv7gaUJmMAAR3BhEDORCHf/nRgnqvDGAzJer2tiZILdTm34FYr&#10;PPDLl12IGww0bjnB6FDjxwedSjGZmXPTdIm710aRs/MI4JRLXl/PJmzoHtWULr0ge29krptMTjcP&#10;HRWlolMqdLo/EQDFSVpvyPk6Enn9vW617A/1V668dKvyxVgsFovFYrFYLBaLxWKxWCwWi+VMwFyn&#10;es2+6a/d7Q/2RWOT6eQMLxV0FJk4AQSR5U9EYL5HocmsomBjia/BKA2ZJogAENZbIZbZKBFyTlrz&#10;vLckuxxp04pjLssXqetNFUXB0ABynl8vn+Zy3Go5t2MUAFQYxxNT3HNWDC4gIg98HviiEDQPHElm&#10;50hKaHlhERIAw4wsFAUIiJwYIiBoY6QkrZELnvOdYt4f7BMrJglF9IcHmOem0zXmOiqMdJzoJOG+&#10;z30vU0bpVGYJT5Ezt2fV+CwTAjlXJpTT8zpNRang9fXwwPcGeqtX72ObyllpsVgsFovF8pON/YZk&#10;efRxwQUXcM4zjcfU1NTk5OTAwAAAHDhwoC2ruPTSS3MbXGYaBKfk1J+dnT2bndq/f//BgwfbuyMj&#10;I295y1tKpbUWz23UqSlJkiUqlNU4evRoe3v79pMpovv7T3EZjqKoy0FO07TTqGp4eHgLh66vr69z&#10;t9FoFApdGR08ci56Fma/2WwuucNXo1O9NjIycubaeU4mbkMwxp73vOd96lOfynbvvPPOtiaq0//q&#10;1ltvtasGLRYLAOR2bmO+N3fPfTzwVb2pGk2dpEZr5JwHvlfMi0KeuU716ss26laBgrVyR5lT3lRV&#10;s5lZmnDfW/+NiAAAEZEJwYJAN0Lq64knp3PbR+C08fp7+p94/dw996HgOk5kbV7VG3J+obMM9zy/&#10;v9cpF9ERxQv3FHbv6NIpy+vrSWdqjHO5UN+oJoqMkfWGKOR1nDQePARk5Hw9rc1n5lHIOXKWjWEC&#10;wFzX66nU1cH4xGT12n2ikAciIOD5wOut5raPmDQlpQEBueCB16XFUxvGOBDI+QZzHNJ6Q7q4NiIf&#10;oOAiH6hmKHyX8ZKOYuZ5JPUmBFEmlaoZeb0VRPSH+rs8S9YW/KHeeHKK5wMgkgsNUSp0f3WTpKoR&#10;MiFEIS9yQTA62Dx4RNWbopCX9aZTKsCit0l0fCKdqelm2P46wQQX5ZI/0BdsG8oUDqRN66+44e6f&#10;W74/cfyB6YmL+gZPv6oNce/E8fk4Ov16zjKZ+RIBIAEBwqLwCT0HGeo4BSJYVMdl74eIiEJkvmoA&#10;AAoMAfNOyqJQCNIGGbZ1fQgIjBEzQERS6gh1GDHPBQIyBoiIqG0ShYjAmMEUQkDOuecx3wMEo1RW&#10;Qoeh21vlvpffu3Ptt2giSqZnVRgRkCi23uXc3qrI5+LJaeCMdGDiWCcSiEySApFOJCrNBCcCINMK&#10;ZDLGHAcFB0TmuSIXdOYdZI6jITJS6qjlCqsaYTw+LfI5r68abBte18zqLCBygTfUb5ROa/PJ1Kw/&#10;Mrjpr9kmlXJuQZSLzBGFPTvOdc/ONohYvuJiUcjVH3hI5IJ0dk4u1OX8AiJDRyBnYIyWCoxBRKdU&#10;8Hqq6IjC3p2li/Z272NpsVgsFovFYrFYLBaLxWKxWCyWc4VbLZcvOX/+vv1unKa1OZiZJWQ6SZjr&#10;th/z8sA3acrIMbExWkPXT3+N1kCEggMRAJAh0hoEx9WrMESAAEDAGC1L2kyLsRjmnBJgNamMJqdF&#10;EIhSoXD+rs0lOCtfdoGcmw9GBsJDx6MTk7kdI2sELnku51RK4AhZmzPK8IBn2fGyMBABZF1GQCID&#10;phVjBwDmONz3eD5XvHDPKWn4lk9NT0XkgmR6FhhS4Osw0lGW/E6gI3QUoRDMcdye6pKMqK2x0lo1&#10;I90MVTMkY5jrBqNDIp8TuaBw4e7c6JB9jG+xWCwWi8WyIlYTZXn0wTl/xjOe0dYkfPWrX/2pn/op&#10;AGibRwHALbfcstFqEXF0dPT48ePZ7sMPP3w2O/Wf//mfnbv/+3//77WlJgDQadfTDTMzM0skLiui&#10;td6/f397t1MTtUTEMj4+vnv37m4uPTY21rnbTTO6Z4lSa2xsbGhoaAvrPwsXPQuzPzk5uWT6VsQY&#10;0zn7O3eekoJla9t5TiZuozz96U9va6LuvvvuNE0z56hvfetb7TJn01DOYrE8wvEH+wee/vjGgcPR&#10;sTFRPMU+iPtebsdofveOTSRt4r6fGZKYVHYeJylJKQBY19mDtAEg5CwrKXJBMj0DRLq5ZdIIUcj3&#10;PuG66NhY48Dh7Gm1SSUpRUTIGPNcZAw5C0aHCnt3ifwGpE257cP1Bx92KqV0Zm6jxlZydp6M4b6X&#10;TM16g73J2JROEpHz3b6qyAVtUZNR2oRRUpuPxif5/EIwPDD9te/03nSVyC9OIhFznbWfbq8PAikF&#10;DHWkeD6Hm3PoQnRKBdIGw1iHMc8HOopMKlXYJOrbqHggmakholMp+8MDvOv2pLU55jg88EFpdLhc&#10;aKq5BZYL1o1SkDE6jEySouM4xTzzXH9kABB5PtBhnNXslArJ1MzC/QfkfJ200VGk44SUAgJkDB2H&#10;15vpTK3+44eCbUPFi/YAY9lzf1w9ux1j+KInP63bQSFSzZC0MVIiY8iYUYo5DnMdHvg6Tk2amlQi&#10;4lJzNiIjFWR2PUStaAQRMIYMx5v17x56aMmlPvrD77zpKc/bzG1wGnzi/u8tP/jM624sdGQ6MFLK&#10;2gJlLqOcI8NsKNYwBCOtSalMNAiAwBCRAQITonVWNj7GkNZtkRsiZvX7Yp0XFxkiY9AQAWWjCojc&#10;dwCZkYqMAa2JADlb8ipAzgF0luQPAIzE9pswckTOCACUIq2Rs0xIlTWOlNaQImJLUnWyxkxiCif7&#10;wBlyQ0pDFIucT1KiI1QYicD3+nudUiE3us5XXBMnmXkdco4d3sXM93I7RlWjmc7Oa854Hkhp1Qh1&#10;FDHURmlDwBwOXGQCLWQIgMxzeeAvj6IhZ9lwGSm1kroeJlOzPPCC4UGnWi7vu+gM3nYboXTRnnh8&#10;yuvvjSem1NyCUy1vphYy8fgkMOb1Vb2+qtvXc667dQ5AxMLeXd5A38J9+1Fwt69Hh5GOY5KKjEHO&#10;eS7HfY/nA2TMrZZLl5y/ObGuxWKxWCwWi8VisVgsFovFYrFYzgm587anWZJKho39h4AMAPCgI2CH&#10;IAoFOb/APCeziiIC5Ivp31aCiEhrWIy5oOeSVICGtCZlUKycMtJojUQgBGjDhDBSntIMACLDuAOn&#10;xrVJm3hsAhH94QGnWCjs3bW5cUDOq9dePv3lu/yRgfDoWHT0RDA6tFoAHRG9oT5z5ASUiqrRQOEA&#10;IkmZ9R0MnQxjAQBDADRJyjjjxbxTKOT37GDO+iFj5nvBtmEdRsnULHJG2jep1Glq5hdIaR74OoxM&#10;EidTKmsnaW2kJq1BKZ1KAGJCOKWiKOR4LmCuUzj/vPzObStqqCwWi8VisVgsGVYTZXlU8sxnPrOt&#10;ibrtttte9KIXGWM6NVFXXXXVJqq9+OKL25qou+66az3n363khz/8YXv7hhtuqFQq656yUdXWAw88&#10;0I0YaYl+6YILLmhvV6unmPbee++9XWqi7r777s7dJUqb06Sn55Qlbvfee283s3/nnXe+5z3vybaf&#10;+tSnvuENbziHFz0Ls3///fdfcskl6xYbHx835uS6zz179nT+dWvbeU4mbqPs2LGjWCzW6/Vs9777&#10;7rvqqqvuv//+doFt27YtEXdZLJbHOMxxShfvLV20R9YbqhmZVHLX4fmcKOY3/aXCKRcBgPueDqPO&#10;LyekNBkCALbe08/sMS4KkalWsvxbRim9QYXt2iBibvtIsG1YzdeT6Vk5XzdJSsYwx+H5wO2peP29&#10;m5GE5YJgZJC0lvP1aGwyv2O00/lkDUycpLW5LAuXWy1HR8YQMTc6xJcpspjgrFTgxbyqN+LJmfDI&#10;iWD78Mw37+l/0g3IOXJOxgCZ03QiIqWM0txzjUp4zt/0/eBWK3K+znOBajZROsAYKUXakFS4EdWW&#10;aoSq3vD6epjghfN3behEk0omBC/m09o840xHiYpqwJjwPPRc7rudJlqU9T2RJk6yCeWBz30vGBnK&#10;ijHPkwsNMkYuNObuvT88ctykMp2pqUaTiBAZCo4MSWmjNQAwIZxKmbSOx6dEocB4635ercGCi3f/&#10;5hu77F1am0smZ+VCHYwRlRIlqWqGbrXi9lS8gV5SqvnwUR3FqhmKQqHTdAgAQBvZaLamI/u3NkSG&#10;OY405nnv+8vpZr2z+J0P/egNNz6l6m/M/ex0+NHU+OcO/GjJwfO37/inP/zTziPx2GR4fEzO1Znj&#10;uNUyGaPjBMgAIhMCOQfOMskTGCJjSOtM1UNKAec88JEhCkcUcq3YjKF0boG0NklKQACMZJpdCzPN&#10;FeekNTLWklQt3jlARFqTMZTKljYps4ACYK4LyMgYkgqMJgPI2Ypp/5BzQEPaABqQihhbjBghOg7q&#10;hBgjbQiIccySALZ0T0oDIjHinouCA0OExQSIlAXGDBlD2pDSwJA5jqw3TZqKXI6I/D0D3HNLl124&#10;bro+1QgBwCQp81Yw/ROFvCjkjZSq3tRhxFxHNRwdRUxpk0oyxARDIZjrMEcw11n1cois5Yxn4qPj&#10;RkqnWPCH+p1ysfeGq5jYmPHdmUMU8sXzd9X3P6zDKJ6aBcGd4sa8ZMlQPD6l4zQYHWKuW9530WPZ&#10;09UpFXpvulrO16NjY/HUjKo3O/8qCjmvryfYNuxUSo/lUbJYLBaLxWKxWCwWi8VisVgslkcjiFi9&#10;8lIRBGqhIYq5dGoWGSOpO+N0KJgo5FSjybgwSgIREVvtgXAW9QAEFBwRmeug4MSYiRPgPAvVMb40&#10;oGC0BkMoeGanRMaQlGQIF0O6ZAxpQpchYluqRNpEJ8ZNKoNtw8xzq9fsW8PcaV1EPle58pLZu7+f&#10;2zYUjU02Dx8PRge5769YmHue21tNpmaZ6xkpRbmIkDNKkZRZ5AsMEQAwBCJKJfdcUS1z183tGO5G&#10;EHXyQrkgt3NU1Ztyoa7DCABAaswFyLko5k0iTTMmowGgFQ8VnHmuKBVEPpflCXXKxWB4MH/etnVz&#10;pFosFovFYrFY7Bcmy6OSvXv3Zm4tAFCr1SYmJubm5rRume/u27cvl9vM4sInPOEJbWFVo9EYHx8f&#10;Hh5e96xarfZLv/RL7d0PfehDm7h6W4sFABddtH6WbiLqdKrphjvuuONpT1s/R36ntGxgYKDTCIhz&#10;fv311991113Z7qc+9akXvvCF666dIqLbb7+9vXvttddyvpVL7oQQna268847f+EXfmHdVt1+++3t&#10;G+ayyy47txc9C7N/5513/vRP//S6xTpnHxGXiOi2tp3nZOI2CiK+8IUv/OAHP9gen6uuuurzn/98&#10;u8CLX/ziM90Gi8XyqATRKRWdUnFLKnMqJeYIUcjHE1OUpLjoxtNO4bVWLi8AINBJipwjZzwftE4A&#10;AMB1V+pvquvoVEpOpXT6VbUpXXJ+PDHtDw+ER8eiE+PByNC6siidpPHxcRTCSM0ckdTmGee57cNr&#10;PC9GRKdUZL4XHR2Ljo/nd4zO3/sjnguyJ846Tnngw2mgkzTLrUaA3Nt8VegIt1pJqMbSVIcRMkZK&#10;A4BJZfdOVjqR8cQU9323Wg52jGzoXlX1MB6fSmfnRLnAXEdGMTBEYqS1bDSxGSqGwAX3XBSMTJZM&#10;jgCQey4PfODMrZS8/p62xixLKWdSuXDffpHPJdO1dHYOGTrVklMooO+1JztzjpJz9WR6Rs4v+EP9&#10;ydQsGcOEWOKitjmISNYWjJSklCjkEdFoDciAYTa2mMmxiDBJVTN0RPGUfGycOeWiiVMdxcQZEZHS&#10;Jk5MKgXDl1x+7d9+44udl0u1fs/dX33jE551+i3vqncA7/jmfy4/fsvjn3TKvjGq3qRUMs693gov&#10;5CmVPOdTqoyURikTJ3CKKxciZ+h7qDUgktKkFDoOGa3qDUBExjJ5ZDZH3POAgQYDUoHgjHFg2JIV&#10;AXRoojrMmBCBcQQkMEgEDAgQEQiIpCIg0pSZWa3Wd2QMiEgbQDRpyjwvi8MhQ+YKk2YGX7qVGiDT&#10;OyFgpoESLPPZO7VGwFarOBCQ1kYpk6QAQGRUo+n29biVcmHvLq+3CuvROlGpNTz0mOO4PRXoqQAA&#10;aZ1M19KZGmmtmhEYwwTnnoPCgbXfGpGZKJZKQTGfyWC8vp7qtZdvQq16RilesDudncsUcfHYFCnd&#10;vWKHlI7HJ3UY+4N9Ih9ULr9YFPLdnPiTjVMuOuViCYC01nGSSRCZ7z9ytHAWi8VisVgsFovFYrFY&#10;LBaLxWLZDIjFi/ZEY5PR2CS6DiKoZhPjmOcC5rSiBsxzuVQmlWiMUQqUQWdpSIWMIUNAlGWyAwTm&#10;OFkIDxky1zGpBM5IG0MaBctyyBEAZIIozjINFWlF2oADJCV6bla5SSUCMdfluaAVBFIqOj5h0tQf&#10;GeS5oHr1ZaJ4ug/z/eGB6rWXz91zX84R0bHx6Oi429/jlIsrxhecnopqhkAk5xfUQsMpFbnnwmKD&#10;AQAIdBjqOGGeK4p55ji5bUPMdbtvTxtRzItiXi7UzZETrFpmjuOUCm5/T6thREAEHUEuZMztrfqD&#10;fd5gn8gFZ+7esVgsFovFYvkJw1pqWh6VMMae+cxntne/8pWvdGo5br755s1Vu8RI59/+7d+6OesD&#10;H/iAXmTPnj2bk2M5HZkkwjBct/y3vvWtbop1sn///iNHjqxdJkmST3/60+3dF77whUsKPOMZz2hv&#10;12q173//++te98CBAzMzM+3dW265ZRPjszadrWo2m512Rity9OjRw4cPt3cvv/zyc3vRszD74+Pj&#10;Dz744Nploij6xCc+0d59ylOeskS9tuXtPCcTt1Ge9KSTC4W/+tWv1uv1r3zlK+0jN9xww1log8Vi&#10;eYyDjAWjQ6JYQM7jmRpRS43ABG89HtVmjdMzgQf3fWQsWxqeOeowwVdLjvVIg/te5cpLeOAHw/0q&#10;jMMjxzMJwcoQyYV6ePQEMHRKBTIaEBEgGB3qJoEWd91gZNCkKpmajSdnkDMe+ACom9Fp9YFINyMU&#10;AoiYI9A5rWXobm+F+54o5JEznSbZhNKiZnhddJLGx8cQMRgZEIV86ZLzu+2EMfUHHqo/8KBcqJNS&#10;qt6Uc3XI3HK0ycR5RGQ0kVIqDFUjAkPMc0Wx4PaUeSHHC7nc9hFvoK/TdAuRAUE8NiHn69Hx8XS2&#10;5pSL+fO2e329rEMQBQDImSjkg21DuR2jgBgeHTNKJlMzZIwOt8D0TDcjo5SJEuQ8i9MYqTK5CFuM&#10;gni9VeY42UtJLdSXDzvzXadSEsUCc722QIWAfuriq5xleQH+fz+65+tHD55+y7vhy4ce/O7Y0SUH&#10;i7ncL93yws4jshkRkUkVOgJdJ7dtOH/edq+3hxdyPB845aLbW3GrFadSdiplt1p2ykV0BElFxgBm&#10;ITAkbSiVJklNkqpmpKNYh5FJJSAAEQJyz8PMcgoBHYf7HvM9dB0UAjlDzpBzFAJdh2V/4hy5ANH6&#10;E0MkY0BT5noECLhezoXsWqQ1EJg0bau6UHDgDDgHADKajCEiREDG0HEAEDK/L0OrVw0oOPc9dIWR&#10;kqQCRGTIOC9e2JWnbuslnF24C5Bzf7Avf952kc+5PWVRyJHWcqEh5+Z1MzJJSsoAERAAERkyUuko&#10;lvN11WwaKbnn+iODTrVcOP+83huveqQJogAAEKvXXuFUSsHokFPMJ1MzWWR07ZMIQC40wsPHdZT4&#10;wwNOuVi6eG+wbehcd+aRBXIu8jmnVBSFvBVEWSwWi8VisVgsFovFYrFYLBbLTwbMEV5/lQmehagA&#10;QNUbcn5BNSOSEgh4PscDHzlDxoiMUSqLOBNRlveNtAEAFLyVZ9P3UHSaTXHmOsgYCg5ApDRlKEWZ&#10;IIqxTEOFnIMxRGSkap9OaYqco2CikCciVW82Dx03UgajQ6KQr1x+sT/UvyXjEAwP9D3uGlHI53aM&#10;8JyfTE6Hh47JehNoaZQHAfyhARBclAoIoObrreR9AEBgkjSdW8gyZjrlEve8YHSILeYt3QQqjJKJ&#10;GVEuli7a03vT1Tt+5gX9T7y+57oryvsuKl64p3D+eaVLL6hes6/vcdcOPPVxQ895cu+NV+XP224F&#10;URaLxWKxWCwbwmqiLI9Wnv70p7e3P/WpT/3Hf/xHe/fKK6/cXJ2+73cqdr7whS8cPXp07VPuu+++&#10;zku//OUvX16mM+fE3NzcivVccMEF7e0vf/nLRKuvugOYmJh4y1vesokOvuUtb9Frrpf9p3/6J6Va&#10;v0sZY52SlYxrrrnG807+zPvLv/zLJEnWqNAY8453vKO9W61Wr7rqqk20fG2uvfbafP5kypB3vetd&#10;a3TTGPP2t7+9vdvb29vb23tuL3p2Zv/tb3/7Gi0kone84x2t7PgAAPD85z9/SZktb+fZn7huXoxL&#10;GBwcHBwcbI/SX/3VX7U7ftVVV3W232KxWM4chT07meBeX1U3Q7VQzw4yz83WshulVj3TkG6GyHmm&#10;08h8VHQz4r4HiE6pcK571i3B8EB530WiWMhtHyZjwsPH4xMTqhFCh1DBSJXO1cMjJ+LxKeF7ue2j&#10;Ooy93qqOE6+vp3sPJR74bk9ZztdNKk0zRMZELpD1xum0X0eRUYp7LnIOp78MHTEYGWSu45SKAGji&#10;REfJ2p/LGUQk5xeiIycAMdg+zHNBz3VXsC6kYgCgk2Tm69+pP/iwimK50DSpBAIe+FkmM39owO2t&#10;ikKeuQ4yACJEhoJnJk6ikHOq5fyO0dz2keV2W6SNCkMTp3JuQTUjf7DfH+xbW+LCfS+/Y1Tkg3Rm&#10;jpTWUaLjWCfrSCbWRTWaZIxRinkuApDWpDVzBDLG23EOhsHoIHOEUy4AgJyvmySFJWOPgIKD0YwL&#10;bGWMw95C8TkXX7H8on/8X3fMxaenuOuCE/X5P//K55Yff8NLX9FTKp8y0VFEWhmtuecxIVBwdITb&#10;W8nv2lbYszMYGfL6e92eittTdgo5MmRSybjgvsc9D8iQMTpJdJqYVJpUmiTRUWSkNEoDAmljklRH&#10;CRlNCIjIPNcp5Xk+xzyXey5zHOa2/kHH4Z7LfNfJB7wQMM9BAkJshdwMGSkBCAx16SCU3VRGaTBk&#10;2pEtQOY60Hr9IBBhy3uvZSSVqaFojbdZAAAgQ61oGedAxHxPKx2NT3XVsMX2b8i6jwd+btc2t1rh&#10;ge9UyqJYQCF0kqhGU87Pp7Nz6WwtnZ2TtTm1UM9Eg8zzeM7nhZzX29P/xOtLF+05E26BWwJzRO9N&#10;13gDvf7wgD/Yb+IkPHQ8OjGu6k06VQZMRCaVaW0ufPhoPD6JrsjtHHVKhfK+iwp7d53rflgsFovF&#10;YrFYLBaLxWKxWCwWi8VyZiFj5EIdAJ1q2R8c4IHvVEqikEfGTJzIhUY6OycX6q2IAAIQgDFZHCdT&#10;NyEiCs4EzyyhmOcuDx+0ZFGIWbSFpCQps+PIGLYzQjIOAGConVWQjNFSM89FRHSc+MRENDbBXCe3&#10;c5so5nuu2ZfbMbKFo+FUSv1PvN6tVoLRody2YeQsHpsID5+QtXmdpp3hVOaI3OgQcxxRKgKCXGjo&#10;JNVhJGvzqtFEBKdc5LnAKRdzO7ctj292OztEcm4hOjaOjghGh5xysXrtPp4L3GrZH+rP79pWvHB3&#10;6ZLzC7t3BCODbm9FFHLr5gG0WCwWi8VisayI1URZHq3s3r27Lc6p1+ttKcUVV1yxOaemjFe+8pWd&#10;3ji/8zu/c/z48dUK33XXXb//+7/f3t22bds111yzvFhfX197+5Of/OT4+PjyRavXXXdde3tiYuK2&#10;225b8YpE9M1vfvO1r32tOnVZnlpvlV7GkSNH3vzmN0spV/zrJz/5yX//939v777sZS/zl9lHOI7z&#10;y7/8y+3dWq32W7/1W6t5AWmt3/a2t3Xqyn7lV36lyzWLG0II8Su/8ivt3fHx8T//8z9fUV1DRO9+&#10;97sPHjyZj/81r3nN5pq0hRc9O7N/4sSJP//zP19x9o0x73rXu77xjW+0j1xwwQV79+5dUmzL23n2&#10;J66bF+NyXvSiF7W377777vb2rbfeutEGWCwWy+bguSC/e4dTLol8LpmcUc0QAHghDwxRCBOvok82&#10;JOsNMiQKeSaE21MBAJ2mOoqz5+Bef8+57tkGyO/a1nPt5aJYyO3a5vZWdBRHJ8YbBw41Dx5pPny0&#10;ceBw8+EjyeQUAATDg8G2YRZ43mCfjmLGhSgVN3Qtt6cMiHJ+QaUSOXOqJSOlnN+kLIqIkpk5JgTP&#10;BU6xgADYxafP2qAQwbZh5jpOPkDOdRimE1Oy3ljtc40AVCOMjo7FE9M88HM7RkQ+13vDVaLYlbg3&#10;E0SlM7Xo+LiuN5krmO/xnM9zPjpOltqN53y3WvYH+7yhAbdaRocDEA985gq3UvYH+lZLn6aaDROn&#10;Ok2NlN5An1PubrIYBiMD3PdMmqJgqhmquYXTHFUdxSQ1ADHHAQATpwDIXFcU8p2xH+a6wbZh5jhO&#10;uYScq0ZTLtRNIk8qowyphQYprZOUlAIEBEDGXvfMWzyxVJs3Ezb/9MufNad9S6xBPU3+x+c+Phst&#10;/cY+2j/wy7e8aMlBk0gdJQjAA3dJgAc5F4WcWy27fT2ITEUJMgZEKgx1FGVvR9xzkTHuuizwuO8h&#10;48gYECACEJDSpDUZQ6kiTS1xCwEPPKdUcColp6fs9lScatntKbs9ZadScooFFviZco+MYZxlUTcg&#10;IqXJEHZhErXYAUREMMYoZeLExKmOUx0nFKdgCLOmIBAgEREZAMi8+MiYzGBqZYiMVJQkRioUQuRz&#10;PJ9DIhPHc/fcp7qQU6IjAAAZI2XWLXzKiYx5/T353Tvc3orIBaKYd3sqTrkkCgWRz/FcIHI5kc87&#10;paLbU3bKRe4KEfi57SPVay7r9oV27mCO6LnhquIFu91qOb97u9tbMXEajU00HjrcePhodHQsOjYW&#10;Hj7RfOhI89DRZGqWCRGMDOW2j7jVcu/jr83v2naue2CxWCwWi8VisVgsFovFYrFYLBbLGSfLJqbj&#10;hLmu21spnLfd663ywBelgttTcUpFHnjZ6hrmOmwxpJJl0gQgRATGkHPmOtz3cfXcjsg5Og4QAUEr&#10;uxwBEKEj2hkYs3gaEcFiRmYTp0gEiCpOo2MndBT7A325HSNutdT3hOv84YEtHxAe+H1PvK687yKn&#10;Ws7tGA1GBgEhnpoJDx0LDx6Jx6eS2Tk5tyDn60Zpp1w2MgXGTBzLqRlVb4IjnFLRqZSY5wYjQ/5Q&#10;P/LNLq81lIxPxZPTopDL7RgRuaDn+iu7zFZpsVgsFovFYtko9muW5dEKY+y5z33upz71qSXHb775&#10;5tOpNp/P/+7v/u5f/MVfZLvNZvO1r33trbfe+pznPGdgYMBxHCKKouihhx762Mc+du+997ZPRMQ/&#10;+qM/WlGkcckll3z3u9/Ntuv1eiYCYYw95znP+bVf+7Xs+FOf+tT3v//97VPe//73P/jggz/7sz87&#10;ODjIGNNa12q1733vex/72MfGx8ezMjt37jx8+HC2vX///nq9XiwWjTGMrfBjLBN6aa3vuuuuV7/6&#10;1a9+9auvvPLKQqGAiGmaHj58+P3vf/99993XLl+tVl/84hevOETPfvazP/e5z7XVKYcPH/75n//5&#10;n/u5n7vpppt6e3s550S0sLBw3333ve9975uaOpkc/dJLL33c4x635XdCxpOf/ORPfvKThw4dynbv&#10;vvvuX/mVX3nta1978cUXZ04+cRz/+Mc/fu9739up0RodHb3xxhvP+UXP9Oy3ufvuu1/96le/5jWv&#10;ueKKK7LZz1r4t3/7tydOnOgs+bu/+7vLTz8T7TzLE9fNi3E5j3vc497znvcsOSiEuOKKK8BisVjO&#10;FsULdyfTs2BMeGwsOj7h9VedSolxLgJf1hs6TvipghNSWjWapI0o5pkQ/lB/pl5IJ2eBM6dS8ocH&#10;8NH2yNUfHhiolhd+9GDEudtT0XGio9hIBUTIGXMcnguY6zBH5PfsJEON/QdVMxSlArKNyWiRcZ4P&#10;VCP0+nvdaoW04YGfTs+IQrCJ1FxqvqGjOBga0EnqlIuy0TBSnn6CL+Y6uR2jC40mz/k88AkxHptE&#10;znku4L7HHAcYgjEklU4SHcZGKeY4/tCAUyo45WL1mn0i31UeATKmdte9cqERHRszSeoO9GYCJFIK&#10;YJnMCZEJDoUcz/my3tRRjJwnkzPoiNUul0zVkDMdxv5Qv1vZiE4DWTAyqMJINyNkPJmccXoqmXna&#10;ZiBjpCStABA5A0M6SZjnAsPl6hHue7kdo9GJCYehjhMTJnJhAQCRceYwHadGa0olGAOcI0NA5L63&#10;q1x84yt+4Y8+8A9LavuvQw/+wX9+5k+eeotgW5+yRBnzu5//5MHa9PI//dbzX2ymZmNE4Jw5Dvdd&#10;7vuUpjpOgDEQQhRXsJIzaRqfmNRpqqNERxEQMM/hvo+c6yjSUUyUGKUY9wiIsogXIgoBiGAMGQNK&#10;A0NEMFIzR1CHT2n2Y6r171OmGkmqTFrGPI+MQc5MKuFUF9CVJ5YIiMgQELV2NQEjIwmQAYE2Cilz&#10;ikLKIniImYKrFREkAoLsoqdUrMlohdoQATDGOKHrikKueNHeZHwyOj6R3zVa+84P+p50A645s5n2&#10;jDmOURI2DnLu9fV4fT06TnQY6TghKUkZIpPdzMwRzHN5ECQzs0wIHvg8F2z5nXYmQMTihbuD0cH6&#10;/ocjzt3eatbHLHUlEKFgTlBgvityAQrBPLewZ2f+vO14Bl5KFovFYrFYLBaLxWKxWCwWi8VisTwC&#10;0WEEACaV3HUAABhze6utQGozUmFo4jSTMVEhL+cWUKQmTYExRGxHTwCIDAEaZOyUCA214yyGtAZD&#10;yBgylrlLAQIAklRaKmQMGAMGWVY7jcjiFKSS9TogQjN0KmWvr8eplJDzwu4dhQvOO3PqIGQsv2tb&#10;sG04PHS0ceCQKORJaR1GqhnqZmQW6p2FmeuR1KKYN6kCIjCGea7XWxWl4qbVUESkwzidmtGp9Pt7&#10;nWrZ7a1Wr7mMe97mKrRYLBaLxWKxrMujbB2kxdLJU57ylOWaqNNXKdx4440/93M/98EPfrB95Lbb&#10;blvNEqfNH/zBHwwMrJy+4glPeMK//Mu/LDlojOlM5F8ul1/xilf867/+a/vIV77yla985SurXe4Z&#10;z3jGq171qle+8pXZrtY6237GM57xhje8YXn5Uqn03//7f/+jP/ojAKjVam9961vX6Atj7C/+4i8c&#10;x1nxr4j4p3/6p6973evm5+ezI2mavu9973vf+963Rp19fX1/+Id/eCZMotpt/tM//dNf+7Vfazab&#10;2ZGpqak/+ZM/WeMUIcRf/MVfsNNYMLdVFz3Tsw8AP/uzP5vdhLVa7S1vecva/fr93//9/v7+5cfP&#10;RDvP8sR182JcTqVS2b17d6dLFQC88IUv5Nax2mKxnEWQsd7rr5z++ndy2zCemEqmZtV8k/m+UYq5&#10;rm5GTHAUAghIaxMnOkmRoVMqoOP4Q/3ZCvh0tqbC0B/sY5wXL9x9rvu0GbjvVa++rHTRnvDYeDI5&#10;LRcatGgwyD3XqZT9oT5/ZJAJUfvOD0wqyRi+zPeyG0Tgx40mGcMLeRHH/lB/ePh4dGIit20IcAOf&#10;QTpOkslpkc+JUiGoFOVcnQmho9SpbMVwCM5ygSjkyZjcedsokbLe0M1oiTVNpoLwSgWRzyHnxfPP&#10;y+/e0f1D/Pr9B9K5hfjEpElSf3SICd48FKHjmDRd6zTGnFJBLTRVo4mcxeNT+Z3blueW01GswwgQ&#10;EdAfGdzoAKAQ3kBf86EjIufpKEmnZzedT85IBQCkDXIGiKrZBAIR+Nz3l9gltfrnOn5fNRqbMnFC&#10;pFsvPSNVQ5PWQAYBwHW54xAQScU81xvo/eVLXvof9373K/d+d0lt/++h+2Ml//czbnX5Vv5Cb6TJ&#10;m77073cdP7z8T9fs2vus8y+V83XIcgG2dIOY1uZJSiY4F0LklypndBRHx8dJKVlvklLMdXkuaN9L&#10;3PdNnDLHMUlKUmZfr0gbZNj6FZDFyYwhbQAIAHQqMUpWHOFTICKtQQgyJAo5HcVKSgACQyQErn4S&#10;GEOmFcxrx+0AgDSRIWQEhgCo9VWQIQIQAQIhMkQkMkBklEECooQJ3qrIQCtGiABcMMFJSuLc7an4&#10;/T3cc/2RofDwsWhsCoVoPHS4eP55a3ROFPIAwDxXzi20goibgvse91eNpRERjUmWzyFil3rIRwii&#10;kK9efVnp4r3R8fF4ckbW5jt1dFnH3d6qPzzgD/ZZNZTFYrFYLBaLxWKxWCwWi8VisVgeo3RGMBF5&#10;4PPAd6FKWhupwBAZk7iObDRVI0TOkTHSigyRNmA0KUWqfXrr/9C5loYx5grkHBCQcUDIwj2kDeks&#10;KZ4CAKM1GgPGqEaDpCJAt1RwyqXceduRsWB0qHj+riwycqZhghf27srt3JZMzSST08nUrIgXswEa&#10;Q4bIGERER5BU0diESVIUwqSSDBmlwBjYuCaqpYaamdVxwhwnt32YB35h767SRXvgjC2Zs1gsFovF&#10;YrGA1URZHtWcd955QRBEUdQ+cvXVVwfBFiS9fslLXjI4OPj2t799baVEhuu6f/iHf7iGFmtkZOS5&#10;z33uZz/72bXreelLX3r//fffc889617xNa95zS233IKIu3btahvsrMvVV1/9+te//t3vfvfaxYQQ&#10;b3vb20ZHR9coUywW//qv//r3fu/3jh071s2ld+3a9eY3vzmXO7Nr78rl8rvf/e7f+q3fmpmZWbdw&#10;sVh8y1veUq1WHyEXPdOz/6QnPemiiy76gz/4g3VL/vZv//YaFkxnop1nc+K6fDEu50UvetHb3/72&#10;ziPPec5zNtcGi8Vi2TTMc/sef+3s3d8HhqKYT6ZrqtHQ9ZCMIaWSqRrzHEQkYwCQ+x4PfBTcHxoQ&#10;hRwRpZOz6fy8Uy455VLhgvMeXWvil8BzQfGC84oXnAdERkoyhIIvySWmk5SUAoDNGQdlJlqkNChV&#10;ufLS6a/d7Q8PRMcnomMT/shAl25RqhnFYxPoOv7wgFstly+/aOq/vsVzgWqGp6N8ONnHMAJjvKEB&#10;r68nv/v/z95/B1mWpmeh7/t+ZrntcqfPcl3VfqbNdPf09EjqkccJJHEEAmEEuhCSQEiKgwIFcAlx&#10;pMCKK+AQIQiMJAYU3KMIuMFgrgIC6aCL3Eij0fjpmemZNtXl0+d2y3zmvX/srOrqsllVWZXV3c8v&#10;enr23rn22t/61s7qyvz2s56jkzfOTsNvEqM4P30JNno6Wl1kxdFDreNHVWL3/hJuMBq9dqrZ2vGT&#10;Sb68aIqciHSaROdjXYe60Wly/Ulk0225naEfjq3W9fpmtnxl6Lo6v0ZEJKK77Rvt6vqSmU7dLmLd&#10;qMQ0O4Np/Ox2ZjPulgixUrFuYt3oPCet0oXZa0zLzqDZ3InOSYwqS8Okkuglhul18oiJhMUoJone&#10;K6s5TU27xawU8//5v//oN/3w9w/Goyv2+asnv/K//7f/z9/95m+fzffne/Mrm2t/9Zc+8sbO1tVf&#10;WunO/NS3f1cYDMNlZ0sZQ0b70ZhFRIST5Iq1mVBW5elz0Xk3GBGJ6bSvfC8p1q1CRqPp6tGbwZW3&#10;xlRYKWIW7yUKxxjrJoxL3bruD3HROT+p2BrFSmIkZtMq/HjCrKN4da0f14SIQthNQ4lc+pmOmYjV&#10;boGSYmIiRRxJ+OLTRIiIiYWYRIiZNHOI/JaFP2bNxMxaXSySIjI66bR1YpPZPhEpa9KFuerCmh+M&#10;Rl9+vTh2+AZvb2WN6bT9aNJsbYeyMnenxClMKhExeW667avTife/6ZJh++HjIhLLOjQNibDWOk+V&#10;vYU/0wAAAAAAAAAAAAAA3lVY60sX/FV2JZ48w6z8eKzSlHUW6yY6R6JJSGJ8c1Vl99pwzKxoevE7&#10;JmKl00Rl6fR6eRJibJpYOwkX01RCVNVEpNLE5EXgUheFKbLOex9pP3gsP7R088vk7TdlTX5oKT+0&#10;JCJ+OHZb27Hx0XvxPjrPSplOy3ZaptUqz68OX341Nq7Z2Gq2Bs3WznRVxXRae7kiW3QulFWzNYh1&#10;razNlhamVy/tP/vE1SukAAAAALDvcA1deBtj5j/4B//g5Y98y7d8y37t/Ou+7ut+5md+5qatU7//&#10;9//+D3/4wzfd7Ad+4Ad+4id+4oUXXuh0OtfbRin14z/+45dKda7pueee+7mf+7lv+7Zvm36I9od/&#10;+Idv6aB+3+/7fT/2Yz+WJNf9QN5zzz334Q9/+MEHb14c0e12f/qnf/p7vud7blzXk+f5X/pLf+mf&#10;/JN/0mrdi4t8zM3N/Yt/8S9u+jb4ru/6rn/9r//1jXNf9/hF78HZf/rpp//RP/pH3W73ehu85z3v&#10;+dmf/dmv/dqvvcFO7tI47+WJ28s349U+8IEPXH730UcfvV4vHADAXaUSO/fVz3WfeNTO9FrHj7SO&#10;HS6Oriij2VoiCmUdvddpmsz0dCs33XbxwBGdZ25nOH79VLOzk872s6X5fGXxxqUlbyfMKkl0ll4R&#10;iCKiaUkMEd1m9OhiBkJiTPq9maffY1pFfmgxVNXkjbN+XN7k6RLr9c3yzPnpBcBMq+g//7TptE27&#10;ZbttCcGPxnd+9G5nyFqbVp4fWW4/9MDCN3zV4jd+9cz73tt5+HjrwWOt40daJ462Hz7ee+rxha//&#10;qsVverHz6IO3FIgiotGXXxPvm40t225dyhqZXlcZw8aESUk3voIAs2kVEkMoKz8Yxca9ZZJCqDe3&#10;ldFEki7M3d4ksNKm02ajVZYqY6vza35ys7NznaFO/z/64EcTZawusqTXvWJtJtT15OTp6vy6n5R+&#10;MHJbgzCeEJHOM9tpK2t30ybMTIpZsTEiFJs61rWQENHK/MI//KEfueYQfufsye/89z/zn7/4mbiH&#10;6zLcgBD94suf+57/9PPXDES10+yf/5m/sLy4ZDtt2+3YTtu0Cp2lQhIG0yv2CUXxk8nkjTOXTlms&#10;m/LM+ei8GwyZ2fa613wvqdTqNFPGELOEKCEQ89Xfg8zMWjOThCgxhKoKZX3NY4nO+eFYaWM6LZVa&#10;ldhY12y00oaYmChKmE7sm4cvIs5LlOn3r4gwEytmpYgVMU8XrmS6tkck04CU0tOUFDML0cWnXBw6&#10;M2uls2T6j0qsTqxKU1XkptMhxSpNVZbZme6luJHptnWe1RtbEsLktVM3PmXpwqxp5axU2I8/Ga7J&#10;j0aslC6y2/5eu08wsy6yZKab9Hu220YgCgAAAAAAAAAAAABgj1SapPN9lSUqTcOkYmbTaSX9Gdvt&#10;6CJTacLWKmuVNSqxKrHKWpVanaW6yE2nnfR7upXzxfYk1krnmZ3pJP0Z02nropheyEyliU6tiNiZ&#10;bvvhBxa/+UPLv/dr2w89cO8DUZdjZtttFw8caT9yvPueh3tPPd5/7smZZ97bfuiBdHFet/L2Qw8s&#10;fuPXFIeX04W59oPH0vk5CaG6sDZ+5Y3J6fPV6rrb2vGTUrwX70PThLIKk4kfjKoLa6PXTo1fO1Wd&#10;XyORfHmxdeJoOjfTfuT44jd9NQJRAAAAAPcG76UGB+DdbHV19WMf+9inPvWpl156aTwe53l+5MiR&#10;hx566Nlnn33f+963L7VUV9jZ2fnVX/3V3/3d3/3iF79YluX8/PyDDz74/PPPv/DCC1fX47z66qv/&#10;9t/+28985jPW2kceeeSP//E/ftOAlnPut3/7t3/t137t5Zdf3tzcbLVaJ06ceO6551588cXl5eVb&#10;HW3TNJ/5zGc+/vGPv/TSS+fPn6+qqt/vHzp06Mknn3z/+9//yCOP6L0VKeyvwWDwW7/1Wx/72Mde&#10;eeWVjY2NLMuOHTv20EMPfeADH3jyySez7K78mL0vL7pfZ79pmu/8zu+8tOW/+lf/anpyQwif/vSn&#10;f/3Xf/2ll146d+5cmqYPPfTQ008//XVf93W3lDW6S+/SAzlxe/R93/d9Fy5cmN7+8R//8fe///37&#10;/hK/8Au/8Kf+1J+6dPfs2bMrKysHeMgAcD+LzpenzpZnzrudYWia6uxqqOpY135SMRGnSdJucZaI&#10;D9F5ItFZmi7M6Twrjh3uPfnYpV9Vv4Nt/s6nJyfPjE+ezg8vmVvPZjc7g/rCevuhB9oPH+89+RgR&#10;TU6e2f7sF2NVl+dWY9PoPLe9jmkXl18YbBrG8KNxs7UjIdheN1uc061i7quenRZzjb5ycvCFL49f&#10;P01EreNH7uQAY+3GJ0+nszPpwuzCN3yVae9//jzWzYVf+rV6Y6te32qdOPJm9kDi+LXToazcYKSy&#10;5KadY344js4n/V4yN5POz16aq+rcannqnEqT6NzMs09cK9i2J/X6VrO5rVOri5Yfj6P3xaFFfYsN&#10;peL86LU33M7Qj8emKGy3o7O0eODw5V1JbmdYr66LD248EeeIlc5STi0rxcwUYrM9iM6J85wmJJF8&#10;nGZySMi08nRhrv3wMWJFRP/2F//z3/iX161vfWb5yP/zQ7/vodlbXiMRol87+ZWf/cRvvLR2/pob&#10;aKX+1ff+8IuPvveap9sNR9K46AOJJP2eaResTbY8b1qt8cnToar9zpCYTa994+vh+cHIDUex8RIC&#10;a6WMJroyFiUxSBBSzMQ6T9kY223zZa1uIjKtkGKjTafNrVB8DwAAgABJREFUSkkMsaxDVdt+z23t&#10;+PFEvN9tfNKap/VQMUqIRDItiWLe/d9Vrx6Z3wz0Xax7EhFhxaTUxc49YqVjCNoalSe216OLebfd&#10;rJeI2xmSiO11dZ7mRw+zevO1wricnDmXryym83NLv/dDdP18ZrM9WP+1j1UX1txw3D5xbN//iJYQ&#10;xq+dsp12ujS/8PVfZW+vSw0AAAAAAAAADtQf+SN/5CMf+cj09osvvvjrv/7rBz0iAAAAOHjVudXN&#10;j39m/PpplSX58p6u7VueOe9HE7czIBHT7Vx7VUKEdq8hd2vjabZ2lDHR+WxhNj922HZaC9/w1cre&#10;5iLggajXNidvnKkurEmIsW7cYBiqOjZOQrjm9qy1KXJdZDrPVWKVMcWJI+0HH7jVS1UCAAAAwJ1A&#10;JgoA4B3oepkouD2rq6vf+73fO73dbrf/3b/7d2oP1di3CpkoALgN0Xk/HLlJNXntjer8KisVfQiT&#10;UpyXGFlrlVjTKlSa6DzrPPZgfmTlNnuT3m6GX3xl+PKro6+8bvsz6Xz/Vp9enV/z40n7oQd6Tz3W&#10;On50+mC9trn1yc/FqnY7w2ZrJzrHxCqxbAwpkiDiXPSeiXUrT+f6KkuzpfmZZ5649Ctv8f7C//0b&#10;zdZOeeZ8ujCX9Hu3fYCTU2elccXxo8WR5f7zT9+NOZy8cXb70y+NXzvFiS0Ov+UvEn44Ls9dCJMy&#10;lJVpFSpLb7Afcd4NhqbTNq2idWJ3Mpv1rXpzK9aNRGFruu95+LbfmW57WK2utR44EuratIryzPlY&#10;NXZuJp27hfMuRIPPfKHZHkiI+cqiSmxx7BBfFtNqtrbrtc3YuGnHl85zlSWXjzmUVZiUoaxZKZVe&#10;POMxhkklUXSWJHN92+tkh5bDYFhvbn/kt379b/z7f3uDSqhnl49866NP/Z4HH2slN5re3ZPlmt84&#10;9eqHP/nRlzdWb7DZ3/5jf+aPffBDVz8eG+eHY7ZmWp8UqoaNZqVtp8XWsDbivRsMJUTb69w0sSPO&#10;12sboXEU4nS1jLW+4vyKD0KijCEmElJZqoyxM93p0pqE4MelOKeSxLQLlSbF4ZXywrofjd3Wjkps&#10;bJpYN6FqWCsJcRqLohB266FEmIjUNdJQF18+ShRivlgTpaYxKmYmZjaamUVEQpxOCBujrMlWFt+S&#10;axLyo3FsnO22VZoUDxy+orNIRCavn1aJzQ8vz33VszcoaBKR9V//nXp1ffz66XRuJpmb3ftbdy+a&#10;9a1mc7s4cSRbWph/8fn93TkAAAAAAAAA3BvIRAEAAMDV6rXNjd/6xOTUWWbOj+zpEyYS4uTk6VA3&#10;bmfIRKbT4v3KLIk0G1sSRSV25pknTLs1/zXvN539v7DjPRAbV567UJ4612ztXJy3EBsXnZ8uQrFS&#10;pBRrNV0eUkkyvTpkfnjpigUjAAAAALgH3k4pfAAAgAPx7//9v790+7u/+7vvRiAKAOD2KGuS2Zlk&#10;llpHlkNZTd44W51fc4PhpQ1YqWSun68s5EdW+CDKGw+KnZ0hZp1nfjRO5mZuKW8jUfx4PG2XSmbf&#10;zNWkC7OL3/g1w5dfnbx+2s50pxmY6e++KQorpVpFkqWmVbDRplV0Hn8oW1m8/KXZmM6jD+587ku2&#10;067XNlWWmvx2WhDrtY1QVvnKkkpM5z0P36U5bDa2ovPRuXT2yuyW6bTsuENEEqIfTwwRp8n1JpmN&#10;IVbSuJg48YGMbtY2m63tZKbntgdstIRwR1E9RUTEWncfe9gNh8yqWl1vNrbCaJLMz+oiu/HORSRM&#10;qmZjM9aNTlMJgZjzIyuXB6LczrBe24xV48cTtuaKfrCp2LhphIbNZd9oSrHWrER8CGXFrAYbX9R5&#10;Fp37Q488af63P/XX/vMvhBivObBPnj/9yfOn/1+/+Utfd+zhx+aXHpiZfaA3e7TXN0o33o9dM3HN&#10;udHOx8++8TtnTn5+7dz19jPVSrOf/BP/j9/71LNXH36sGz8uldG204pNUEZL2FZZJs65wUjnaShr&#10;Nlq8N532XiqMJEROEnaetCKlJATxQZhZMV+WU5qeF06t1D42jhX7yUSnaaiqWDfEyrRaKk10kWUr&#10;S2x0Nt+fTEpdZGFSSpDpOhMrJlISAk0PX0hErlcPdfm7cropEbHiS71SxEyKdwfGzEbHEMVHClG0&#10;+MHYdFuXYlF+MolNY1oFW5OtLF69vsXMttOuN7cpSr22eYNMFDO3Hz7utge222k2dkyns4/XDozO&#10;NVvbptdR1rYfPr5fuwUAAAAAAAAAAAAAgANnZzpEpLO02RmSCO1hxY21yg4tlafP2V7HD0duMDLt&#10;1qXr/d2JWLtQNSq1yeyMLvLZDz7zNg1EEZFKbOuBI60HjoSq9qOxH479aOLHkzApp9fXU8aw1my1&#10;7XbShVnbae9l8gEAAADgLkEmCgAA4EaGw+H/+B//Y3qbmb/pm77poEcEAHBt0yaozmMPRh9iXUfn&#10;dZaqxPK7MsmZzvdVkthepzy3GsalaRd7f+6lPhzTbl3xm3plTe+JRzsPH5+cOV+dW3XbA3lrEEWl&#10;STo/mx9aSpfmrxnFKY4fqS6sUYyxacoz54vDy/pWYlEi4rZ2mq2dpN8znVbn8YdN6xYO7Zb40Tg2&#10;DRGZ7BojTBfnxXsS8iPy4wk7b1r5td9sTMroGIIm8uOJH4x8WSb9mXRhlpjYmHptQ0LcS9jm2nPi&#10;AxGxVrpd9J5+fPuTnyPFpt2q1zbKM+dUkthuWxe5TpO3lvxIaFwYl344CnWtrE2X58Ok8qOx7b0l&#10;kRLrpl5dj43z44lKjGm3rrGkISQ+TN8Mb5mEEElEpQkRx6quxyVbEybltDrpDz7/wc5s/0f/3z83&#10;rMrrHV3t/S+9+sVfevWL07uKmYjiLbY9P7J86Ke/5y8eX1i64vEYQpxUsWn0bh1Tmi5169V11lp8&#10;sL2uH47c9oC1DmVl2q09BnWi90TCSpFWFCOxoRglRgkicTcKJRKZtZAoJrImVk0o61A1Ma1Jsc4z&#10;nWWsVdKfSS72vKkstb2OiMTGhWqitGKl2GjyQWKUEKYhqGnX002GePkGzLvhqGml1Vvfw6yZAhOJ&#10;hBCd88Ox6bSJZNoQpfNcZWk617/et6Fu5bS5Faqq2di+8Yiy5YVkbkZC8KNJeW61OHZoXzr9JEp1&#10;9gIplc730/nZdHHuzvcJAAAAAAAAAAAAAAD3CWWtLnKVphR3onMqSfbyLJ2lxdFD5ZnzzB0/GvvR&#10;SPtM5xmp212bEAnj0k8mxGQ7bV0Ucx98JpnpHvT07AOdpTpL0/nZgx4IAAAAANwIMlEAAAA38h/+&#10;w3+4dPvbvu3bsux2Cj0AAO4lZbQydysn83bBSrVOHIlNoze367UNnWd7jNyI983GlikKnWetB49e&#10;M5ag0qT94LH2g8ckRD8ppWliiMoanWfq+nVJuwNjnnn2iY1f/3h+eKU8fa48dS5dnDe99l7yDxJj&#10;dWHDD4dJr5suzOWHl1snjt69OQx1I84T0VuKj96cYc4PLZfnLhBRrI0fl65xOktVlpBSVxyOMJNz&#10;fjSZNGd1nuUri6bTLo6s2JludXa6h0YXt/lf2FjVylpiNq1cJXb2hWfGJ08Pv/iKaeV+OG52BvX6&#10;JhExsUosaUVEEqI4LxKJSOdZtrxoOy3x0Y1Gttfxo7GEuUtvmOr8avTBj8ZsrxOIIpIQiISikOLL&#10;24miD7sxG6Nj3UTvyXtWKul3Vatgoq9/z1O/+Fd/4u//5//w3z798T0d7C2moYjoW5994W//se/O&#10;k/QtA44xlnWoamLSrUKnqS7y/NASEdWrGypJfFmJRJ1nbjiOVc3MEsLuAd6M+EBRiGh6XsR58Z6V&#10;EhGKUUQoCokIBSYVS0dEFKNI5MSyMbbXISbTLtKFuSvKl9KFWT8pTbsVJ1V0XkiU1hKFhIh49/KH&#10;TET0y6984VJx1sNziw/NLlwxRiIiEWIlEkl2k1R81VuXokwfJ5HoHBH58Vh8lBBMq6WyxPa6yVyf&#10;rkOlKRGFunGjkYjc4NucmWeees/ar/52trxQnj1fnV/PlufvNBYlUl1YC3VTHF5RSdJ7+vF9yVkB&#10;AAAAAAAAAAAAAMD9I+n33M6AiGLV7DETRUQqTYpjh8uz54k5TMpQ1aGupxeto1taTBCKTRMmlcTI&#10;2mhjTbvoP/9UMjtz0BNzbefOnftf/+t/Xbr7Ld/yLb1e76AHBQAAAAB3CpkoAACAN8UYz507t7S0&#10;ZIyp6/p//I//8Z/+03+69NU/+kf/6EEPEAAA9qr14LHJyTPZ8uLkjTPVuQv54SXim8SiJITyzHkS&#10;SZfmbaddHD104+1ZK9tpEbXoVug0nf2qZzc++on86KHq/Gq1umaGo2S+f4PCKBHxg1GzsSU+pPOz&#10;yexMtrww88x772rCQUKQaQLnevOmODu01Gxsuc0dlVg/qUJVh6oipdgYpViYWUhCjJMyeq+Zk9mZ&#10;4ughZU3nPQ+3ThwdvvTlZnObmf1kcnuZKBHxZTVt6dldXGFuHT+arSxNXjs1fv2U6bYlhDApY+2i&#10;c9MqJ2UMtwudJjrP2Wg2pvXA4eLBo1sf+3S9tuEGI7e9Mw26NNuDUDV+PCEi0y6uV0A03a1I5Mvm&#10;SmKkENgaCYGnMxmjEOksEx8v7WixO/N//pnv+9+e/+q/9ZH/68zmxj6ewWNzCz/0e7/1W5/5gNK7&#10;eSSKMfoQnRfniFiniSoyVjqdfbOOybRyCiGUVahqiqIS65uGlCIRP9lT5ZqE3cosYmYmTgxZHX2g&#10;EIiZSYIPTMxKcWKVUsQsiUjTKK2JxPa7dqarr7lop1S2sliePqdbedwZig+iA4mQYorT9ieRSKzo&#10;je1NF8P0SfNF+6q3DRGREDFFisyKiZkU03Va9VgrUiw+RKJQ1zpNTbejEjP9ZrzBVLBiZUxsnPgQ&#10;G6fTG61Emk6r99Tj259+KV2Yq9c2GsXp0vydvAGq1XU/HGULc7qV95567O51ygEAAAAAAAAAAAAA&#10;wEGxvY6ylpXyZWW67b0/kY3Ojxyqzq8Sk8rSMCnDpAxlrbNUWcP2Jh8rFR9jXYe6IYmste113GCY&#10;zHSK40c7j5446Fm5rvF4/MUvfvHS3W/+5m8+6BEBAAAAwD5AJgoAAOBN3vsf+IEfuOaXvvVbv7Xf&#10;79/i/gAA4MAoY2aeee/mb38qW14sz61OTp3PVxZv8Ov72DTV2dXoXH54WWfJzLNPsNpTtdRtMK1i&#10;/sXnt373s6yVGwzrtc3JqbM6TXW7pfNMJ4aUJhEJPtYulKUbjiUEnWX54WWVJq0Hj3Xf+8jdrnxh&#10;o6czIDGwuva8MXM6P2vaRb22SUpRK491E52XEIKTaW8PKyajtVZJfyad6+eHFrvvfcS0W0SULS+M&#10;Xn1Dtwq/M0rm+rdxRH44lhBst23aLV3klx7XadJ5/KH2oyfqC+vV6kazsRUmpVxWssTMKs/SuZl0&#10;cT5bmmetiajzyAm3M7TddrW6Ls4F56vza7FuYt0oa9zWgLVirZU1bO1bmscuhWzUmw/ExhEzKy3B&#10;E3NsHCeGvEjw0XN0Xl32bvz69zz5iw//xL/4v//b//Ub/79BObnDc3difvH7X/zmP/D4U1opvzO4&#10;8qQZbYpCpQkpNnmeLMzq7M0WKTvT8+OJSmwsayGhGJXWQhS9p5oly9jc6Pvi8sqsN88ns7JGjCGS&#10;WDvFwkaz1ipPmZiZSOnArKy1M13baunrX8VQZ2m2shSqWtWNjEOoKtaaRFgx0TQTJRJltwnqhnj6&#10;L2ZixYpJ66vffxLjNAjHxkjdhKpW1rDWOrHp8oLdw8oia0XTyJz3lN7k6ozFsUN+NB69cpJirDe2&#10;gvfZ0oK6VlHbjcXg67NrvizT+Vnb73UeOXHThCcAAAAAAAAAAAAAALwdpQuzRGQ6bT8YyfzsWxaw&#10;boYV54eWwqSs1zdZK/FZmJShrEIpxKysZaOZdxdTiIlilBAlePFRYiBilVqdpmwNRTLtVn70kO20&#10;p+uAAAAAAAD3DDJRAAAAN5em6Xd/93cf9CgAAODWpAtz3Scf2/nsF3O1VJ1bHb9+2va7Sa97RTIq&#10;1s7t7DTbQ2V0fmTFFPnMs0/aXueujk3n2dzXvH/0lZOjL79mO203GPnByG1sNVdlOVgp0ypsr6uL&#10;TBdZ78nHsztrj9nzCPNpaCc2Tpkb/eSosyw/shKr2g1GfjRSIV6xgdsZKmNsvzv/tc8XRw9fejyZ&#10;nTHtIpmdmbxxptncTuduLXssUZrNLZ2musiLY4eujlSxUtnKYraySEQSY5hU0XsiUtboLJ3moC5n&#10;Z3vivR9N/GDkB2NOkljVsXESRUjEOfZMSsWmISI2Rmep2k257OZrpmdPhMQ5isKpja5ha2PdsFI6&#10;tZG9+CDWTHNWl796ZpO//Af+8A/8nj/4K5//zH/6+Ed/7UufDzHSLXr66PHvefEb/8BzL2ilJIqE&#10;QCFOM1vMzFqxNsTExKbTsjPdq9vJdJGpLNUhhqoW70mEtFKsxHsyJpSV6dyobkiCEJGIXON0MIkw&#10;SVSJVanV7UKnb2axWHMoaxLxk4lu5Td4CdPKWw8c2fn8l1SS+LIiH4iEjSUmCYEVk4jIxaDatYJ2&#10;LBRF+OKoWPHVb4bp0ZAQa5YYaTfhplhpETEznb0EoohImKdhPNnb2ey+52EJkYjYmvrCRnnyTLow&#10;qzutvSYGRdxgVK9vUpRsedF2260Hj7Ufe3BPzwUAAAAAAAAAAAAAgLcb2+0k/V5snNsZ+MHQ9nu3&#10;ugdd5MWxw340rtc22WgSic6L87Fx00Wxt2LWmo3WNlVpQswqSZKZbqhqPxybIs9WFu72hR0BAAAA&#10;AK6ATBQAAMBNdDqdn/zJnyyK4s53BQAA91jr+BHWauezX9RpWq9vus2dZnNbWTv9Hb2EKM5F55g5&#10;mekm832VJP3nnrw3oSNWqvPoieLoyuiVk5NT52yvQzGGuomNoxiJmbVWiZ2mbkyraJ04Whw7dJ3w&#10;xv6zvU6zljJxnFRU5DfemJl1nuk8k8U5cS7UjmKQ3bIgxSJ2rp8tzOUry1c8rfPICT+a2E7bbW7b&#10;dkvdrEjncvX6RmxccfSQSpPigcM33piVMu3r/qdcYhy/+sboy6+JUGwaYvbDiciIiCQEpbX4QHIx&#10;r8bMWnMU8Z4nlWkXrHbzNUQiQuK9+MDWUBRlTHROmHRqiZiNER8oxNg0JAVdtSSUGvsH3vf+P/C+&#10;928MB//fT/3OR7/00qsXzp3e3oxy3eKjxx577Ju+8Ruf6y+9//Dxompax48QcSirUNWxacQHmvYm&#10;aa2sUanVWa6L7Ho1aMycLcxNqrPKGF/VEqNKEjZaqhC9J2aKOam9LGVdYxuZxsmsYWPUZYEoIlLW&#10;hrKKzodJddNdm04rP7Q0fv007+bQWEIgRawUxWkA7NJLClEkkt3ImpCI7Ea2dkNT6nrfU+IjSZRA&#10;pFhprRIjPopE0yr8cEwLc7SXJb0o06ne63cuc/fJR3WRDb7wFZ1l1YW18vyq2kyS/ozpFDcqr4vR&#10;jcbN5k5sGp1n2dKCTpPuex8pThzF0iMAAAAAAAAAAAAAwDtY68TRZmvHFHmzPTD93u2tCph2y7Rb&#10;flyGySSMy9A0upWT0HRlhab/KHWph4pZ7V6AL0vF+Xptw/Y6xJwtLx70fAAAAADAuw4yUQAAAG/S&#10;Wr/wwguf//znJ5NJp9N5/PHHX3zxxRdffDFJbuEj2gAAcF8pjh6yve7OZ7/IRsv8rB+NQ1lF5ygK&#10;KdZ5mszOmHaLtUoX53tPPWZulv/ZXzrPek8+1n3vI/XqRrOx5YYjPy7Fe1aKrTFFYfvdbGHO9Dr3&#10;ONiQLcyOX31DF5kbje3czB5fnZk5SdRl/910OyNhNu2W7ffYXBkLyQ8vT944KzGGqp6cPpcfOaRT&#10;u5cXaja33fYgmZ3RedZ97yM3brK6MT8ab/3uZ91g5Iejen1LopCI7rbCYCQirLXKM1Y8jdNQjBKi&#10;eC/es1ZsrRsMlU1IiBVLiOSc+MBGszbivRBRFJ3a6QSyYlIqhqCNFu+vqCy73Fyn+z1f+83f/fyL&#10;YVJyt30u1G+Mh6fXLijmwthkXM0szM8sLT7zh//g0UcfnrxxdvvTL01OnuY8n06+Suxtd53pPEtm&#10;un44JsXiIjGxYtJKQiBrYuNUdst/LxISaZyEqBI7rT674v3ExhCx+HCtKw5eg53pKXsh6iY6z4lh&#10;IYlRYqQ3s2sXXzqSXOouY2JmZp6u3ynmK3JNMn26iIQoMTIzK1Z5poxmY2wv96NJqGqVWj8ub5Cy&#10;292biHjPuiAitee/TDJz+6EH7Ex3+1MvqcT64bjZ3K4urPKqmrZ4qcQqbUgRRYrBx8aHsoqTUkh0&#10;muaHlky7ZVrFzLNPJLd+MUgAAAAAAAAAAAAAAHh7yVYWdZbamV559rwfjmynfdu7Mq3ctHJaIPHe&#10;j8vpiqrESDFKjGy0ShKVJiqxyr65olevbxJzMtdPF+ewNgEAAAAA9x4yUQAA70BJkvyX//JfDnoU&#10;b0ta6x/7sR876FEAAMA+s9323Ne8v1nfmrxxpl7biM5f/lWVJNnSXPHAkQP8HT0rlS0vZMsLBz1V&#10;b0rmZ1Viba9bnrsQ9hD/uCYhara2dZrqLM0PL19jC+aZZ59Y/7WP5UeWy1PnytNns6WFm7xWlHpt&#10;o9kZ2G4nnZ8tjh0qjqzc9mHWaxubH/9MrJrq/KqflCpNW8ePSgjluVWpm1BWJDEGr9gyEzOT0mw0&#10;iRUfovdS1WwNTduliKJzSgxbq4wWEmVNqGrSb2kiYsUSAgntdkndeAJdYK2ttY8dPfxE980VrOr8&#10;qh9OWg8eK0YVEdXrm+J8qJt0cX8qztKF2fL0eWWMNE6cE61Ya2kcRYnuljNRQiSNFx/ZGjZat/Kr&#10;03HExEpJDCIizt90ZkJVsdaslDJKZPoidDEQdbFU64pyLb74GAsRMZOIsEQJ04IvoUu7IZmG3NgY&#10;1loniS6yaYmZSpNQVhTFj8Y3z0SFKDGqxOo8U+bWGt7Suf7iN371+JU3Rq+cNJ1WqGo/HIdJ2Wxs&#10;0xWpL2KdJrbfM52WzlKVJO2HjrVOHLt0pUYAAAAAAAAAAAAAAHgHY6WK40dCVessrVc3dJ7f6qrE&#10;NfZpzB6vvhfKyg1H6fwsG9N77yMHPRkAAAAA8G6ETBQAAAAAALzzMXO6MJsuzIpIGE/8pKIYWStd&#10;5KbI6d5WML0tsFKtE0dj4/RGUq9t6CJndcuz5Ld3YtPkh5aVtddLLuk867/wzOZvf7I4dqg8u1qe&#10;Pa9bRdKfMXl6ZYdPCNPOnOhDOjebzM1kS/O9px6/7WOszq9t/e5nw6ScnDkvItnSvO12pi8qzrvt&#10;HTaGQiAXog+sNRtNrJiJmNhqbXRsnDgXnI8xUoxExEYrq1WaxqaJzpOIMm9pvmKlxAeiy8qLrkck&#10;OqezlIh0kV3+lWS27wdjtzOozpnYOLe1E8qKiMxbN7uT02+6bT8pSWtiFauGrRESiXE6+Fsguw1R&#10;bA0bo7J0Gi661msqikJEMQR900zUpGKjJUYhphBFMTGTkFBkuRgamr5/ePcGT2+wIibyQYSISYRI&#10;IhHx9Lyqi2GpENloZW0y27t8wCpNQlnGpvGjMcn8jf/oiGVJRDpLbfd2rsjISrUfOd46cXRy+lx5&#10;5nyzuT2dz+i8hCBRWDFrrayZDiOZnSmOLGeHV+58pRMAAAAAAAAAAAAAAN5GWieOlm+czZYXJyfP&#10;1Ktr2coS35PVT4lSr24qY5J+rzi6Yu6gogoAAAAA4LYhEwUAAAAAAO8izGzaLdNuHfRA3gZaJ45N&#10;Xj+TLs1PTp2rVteypYVbWj6JVV2vbpp2y7SLzqMn+Po5jWSmO/81z2/+zqfZGLc9aDa2y9NnWWud&#10;p8paYqYQQ13HuhERU+TZoSWdpcUDR3pPPsrqNstwms3trd/9rB9PyjPnWevi8LJK3gwvqSxNet2q&#10;2SDFbIx4Lz6IDxcDNhfnQaJEkRCIeXckUabrPbGuJQRSTPoakyYiQjfJRIWqIRKVJjrP2Lzlh3eV&#10;WF1kbjBKZmfKsxf8pAxNw6zYWto3rFtFbJxK0+gacZ5ClCASI4lcNwv05sMiJOTjbjAssWy0ytIb&#10;RBCFLzY7XdHvdPWWLrjtHT8ckxAzi0TykZRiJlKaRVjxpS4lZmbFxMzM0xIpZiVKEQUiZq3UZS1e&#10;xEwkEkQlVmfppXqoyyZFsdaxdipL/c3609xowlqrNEnm+rd/GoxuHT/SOn4k1k2zue0GQz8uo3MS&#10;AmutrDWt3HQ76Vz/8jcwAAAAAAAAAAAAAAC8eyhjZp59Yv03fzddmK1W1/1gtMeWpzshItXqWqzr&#10;7NASG9N57KGDngYAAAAAeJdCJgoAAAAAAACuQVnTe+qxzY9/Jl2Yrdc2GqXThdk9dmrFupmcOcfW&#10;ZEvzyexM68TRG29vOq2Fr/vg4EuvjF87ZXsdP5740STWjStrEmGlVGKT2RnTbqk00UXWe/KxbGnh&#10;tg8tNs3W7342VHV55jwbkx+5VrWOVjpLZTdCw2StxCgxUhQiISFiJmWUZSKK0yqkxAgRRZEQRIhC&#10;VNYwvXXGLk3gjYM/IrGqlLVstO11r/66brf86np0vjx3gYjEebZmP6/5x6S0UmmirGGmGIJMQmwa&#10;ZomN5+TarzXNF7Gi6DyLUBRSSqUJKaWKTGfpDd4/TLKXd1eoqvLkGV9W4j2RSCS6mIBiraejYqVY&#10;9O4sa81aS4wShZhYaZo2fSk13VAllvhiaCrG2DRsjE4Ttkbn+TWOMUlCWVGUMLlhJirGMJpMVxyz&#10;5dt/r775ummSrSxmK4v7dooBAAAAAAAAAAAAAOCdIpmd6Tx8fPjl1/x4Uq1tqDTRWXpXX9FtbPvB&#10;KF2YM+2i9+Rjd/vlAAAAAACuB5koAAAAAAAAuLZsZbH90AOjV05SjPXGVmhctjSv7A1/kBRxg1G9&#10;usFGF0dWTKvoP/fkXrIubHTviUfbDx4bv366OnvBt8srN2C2szPFsUP5oaXbroea2vncy6GsqrMX&#10;WKn88PI1AlHTATOzUrbTFu9j46JzEuIVYSZWio0x7cINxyREMbrhSCWGYiQiumqcIkLTOqUbzkkY&#10;VxLFdHJlre1co9ZsGtcJZeU2B0QkMbK+ozm5cgK0ImZWrNuFNA2VlSRGQow+uMFQWcPWsDGsFbOS&#10;6ZyESCGExlMTJERWmhOrtCajTKtQN+uwkijTQ7jBgfjBqLqw5sZlrJrovLJaJYk4LzFKCBICXYxF&#10;vXkimVkpVixCFIKEwIqZSKKQUSLESpFiEZIQYuNIKZVa1tp0WnStU8RGE4nEKN7f4HCa7YFItDOd&#10;pN8zrRvVSQEAAAAAAAAAAAAAANy59qMnqgvrEsLk1Lny9LlsZcm08jvf7TW5waje3LK9btLvtR96&#10;oDh26KCPHgAAAADevZCJAgAAAAAAgOvqvufh6D0RsTX16sb45Olkppv0unxVMkpE/GjSbG7Hujat&#10;Ilte0EU++8FndZ7t/eV0nnXf83Dn8YdiWbnBKNQ1RWGjTVGYXluZffgZtt7YKs+cbza2Y+PyoyvX&#10;jHhNH2SlJARiYmu0NZpyEpIYSYREpokpUru5GSFyWwNlTWya6BwrTUSXvnr5NBHtpq2uN8JYN6Gu&#10;dJax0eni3DXTUyq1zBwbF8qSk5vEjW6DMmZ3hCK6yFWSiN+MzCpJTJ5JCLFuqKqvfiITkdXMNM1N&#10;6SzTeXrzUJyQxDjNTfF1znKzPahX12Pj/HBEMSqjObHKaNEcK0dM5KP4IOqar8XMRMbQbtlXFGaO&#10;kbSJznFiY+MpBNJKJwlpbbttus4Jmk6LxBh9uO7RhNhs7ph2SyVJ+6EH9v3sAAAAAAAAAAAAAAAA&#10;XIGV6j//1MZHP1EcPVSePledPZ+tLJp26873/BYi9daOW98yrSJbms9XFrvvefigDx0AAAAA3tWQ&#10;iQIAAAAAAIDrY+499bgp8uEXXzFFXq9vuc2dZnNbp4lKU2WNMFOIoW5iVUmMKrH5yqLptJOZ7sz7&#10;nzLF7Vx/jpl1kevbeu5Njb78WnS+2dq2vc718lpsDROz0bFxIvJm9RBft8XIFEUs61A3yuhQNaIi&#10;E11dNCQxklLE07qha4iN86OJslYXue22r1cxxERsjHhPzOIDKxXdjWqLbpVKEtaaiMQHsoaNVmmq&#10;mNlofemagiFKDBKnxVnMitnoUNZhUoo0nKZJr72XirDdaRFhrd/MYr2VG46a1Y1YN340IWJOrDSO&#10;WU1fWKVWGhcNc4wSooRIEon56hPAShFxDJF3Y1ISG8c+kGJlLRvNxthum9R1h707vBv2RNVrGyQx&#10;nZ+1nXa6vLCP5wUAAAAAAAAAAAAAAOB6TKuYf/H5jY9+go6ulKfPl2dXs4VZ0+/tabVmDySE6vya&#10;H09sr5MtztuZ7syzT+xxMQgAAAAA4C5BJgoAAAAAAABuhJnbDx9P5mcHn/sSGyPzfT8c+0kZJqX3&#10;QUhYKWWt7XZMu9BFroxuP3yi9eCx68WHDpAbjOq1Tbe1Q0TJfP8Gh6yLNHoXSKRxnCZ7mCYy7Vb0&#10;gYiJmUIgJpK3pHJEiEKc9iBdo/NKKFa1n5RstOm0dJZmizeK0zAriVFZE51ja2Q0eUt8686oLCXF&#10;rLU4T3lKIhKizlLTKloPH4u1C2UVGyfO7xZnsWKtODGmF5utHR5OWPHe18DE7XaR6Sy9+quhaerz&#10;68FN02KatYlNLZdPhVKcJdR48USKiUkisQiRSIwicTcAtXtKhBULiYhwEBIiZpWkrLXOUl3kdONR&#10;MxOxxCg+TOvCrvi6G4zcYJjO9VVie089tl9nBAAAAAAAAAAAAAAA4KZ0ns2/+Pz6Rz9BxNX51Wpt&#10;Qw1H+dKC2stq1w2FsqrOr4n32dKC7XWypfmZZ56YXmIPAAAAAOAAIRMFAAAAAAAAN5fMdOdefL5Z&#10;35y8cba6sG5DuHob22nnR5aLBw4raw96vNdWnjlHIm4wNN3OjRdpTLvtxxUrHapmj6tEKk10YkWE&#10;GyZjonNUNcqaNyuhQiAiNoqNuaKJSELw41KcU0li2i2VJvmR5Ru0FRGRkChmYjZFEaumkSjOcXKn&#10;C1q7h19kRKSsDVVNIhIjkbDRbA0rrXN9vYotCTEMx5LaMCklhD2uhEXnWCnW6upyMBGpz63GEPxw&#10;zFrpTjsMxtfaB6vEitaxccTMzCJCIhKDOE/EQtN8GotEEmLFpJiJ2GiJQiHafo/tHn5JwrvRKiG5&#10;+ot+UtUX1kxRJHP91vEjyVz/5jsEAAAAAAAAAAAAAADYPypN5r/muc2PfZoV+9GkXl0fnzxj+910&#10;tn97FzT0k9JtbPuyVNbkRw+ZPGs/9mDn4eNoiAIAAACA+wEyUQAAAAAAALAnzJwuzKULcxKj2xn6&#10;0SQ2jcSojNF5Zme61yz5ua/UF9b9uJQYTbd94y1Nu8VrGypLw2QiPryZa7rJ03QsS1IcnWciCSF4&#10;T6zYamVMdJ6UYlZvhqxEovOxbqZJHtNqqSwxeZ4dWrx5mihGVoqIkrl+KCsi8pMq2adMFBujs0x8&#10;CFUV62aa/lHGqJudYtbKtFsSYphUoW7MVRmnS0SEhWIMEoIva5OnEkS3W1ds5rZ3QtX40ZhITLdz&#10;vdolEaIQJASROH2AiIiJL2aYhJiFpmEmVoqt0YmNTUOsVGpYKT+emG57OqU3IkIipBRrfcVSnx9N&#10;qnOrKknyQ4vJTLf7xKP7ci4AAAAAAAAAAAAAAABuiUqSuRefn7x+evDFr+giaza2mq2B3x7oVm67&#10;Xd3KeQ9xJokxlGWzOQhlqYzJFudtr6PSpP/ck+nC3EEfIgAAAADALmSiAAAAAAAA4NawUkm/l/R7&#10;Bz2QWxPrxg3HYVKyUuY6NUdvHqPRttuRKLGq/Hhiep0bLA1JlFjVsW6ic7HxLMTMEoVoeiNKFaLU&#10;RMLWRu+VD344lhAkRCJhVjrPdJayVrY/k87fvFxIokTvObFsdLo0X11Y02kShmOa6e7XdNleO1QV&#10;GxOqmphZa9LKFMVNn2h6HTccqcTGupE8u2JRTWKMjYuNE+9JhIii8+J8ZCKRyWtvqCw1RaY7bZ0k&#10;FGOzsR2dE+dMq9gNLL31TIiQeC8+kMi0G4pERHZTUUIkJCxMJMS8+wAzEekiN0Xuy5qYWOtp0s+0&#10;ixu3nEkQImKtlHnzNypC5Na36s1tnaX5kWXTafdfeN/N41UAAAAAAAAAAAAAAAB3BzO3ThzNVhZ3&#10;PvclVsrOdP3OyA2G5eg8a62LQqdWJQlbqxJDzBSiiEiIEnycVL4sY1kLyaU0FGtdHDvUfuTE/X+R&#10;RAAAAAB4V0EmCgAAAAAAAN4V3HBMRKGu97hUY+f6bjjSrcIPR3FS6mtWHomEsg5lRSQSovgg3su0&#10;j4iYd1M6u5sSsYRI3seqZqNZKZUkyhq2holNp5XM9VVi9zK2WNdEpNPEtFv5oaXB575kup16bSM2&#10;jdqnqijb7TTrWzrP/GAgQUy3zcymffNMlM4zlViVprFpxHm+eETR+VjVsXHT8JKEQCISRZwj5tg4&#10;tsaPS25cmFS0sa3TjIwSH8KkZGMulWtNp46IJEYi2t1hjBSnWSgiIuZpQRSz1soaEmIiihJDYGZm&#10;UkbHumGtmImspRB0q4hV7QcjThOT56yvk2iSQESs1KXqsFBW9ep6qBvb62SL86bbnvuq53SK5UAA&#10;AAAAAAAAAAAAADhgOktnn3+6Xl0fvXqqSTaT+X6YlG4wDGUVhqPpIhYTX1rNmmJmnWXJXF8X04v6&#10;6eL4kfZDDyANBQAAAAD3IWSiAAAAAAAA4F0hTEoiksbrzs2DPUSkjE7nZ6vVdZ2moaxIqyuCLhKC&#10;H47FBwkhOk8ixMRKkWISYWZSShsbvY91I0TMxIo5TYmJjTGtnFmpLDXtwnTayt7CT+hhXBKxzrJ0&#10;rq+syQ8tRe+bja1mYztbWdyf+WK2/ZkYNiRQdF4liWm3r5sUesvz2PY6sXasdZiUbA2J+HEpTSMi&#10;4sO002m6qcRAQioxpBUR+bLiUohZJYn44EdjiVFCsN0OXeybYmOIiZSKjeNp7izE3cnXihX/qee+&#10;+tJgrNLMalotJRRZmJQSIvEhirC14gOFaPudWDcqTUIZw2gSRxO2icqsShI1fbk3T3okmp5l7Ycj&#10;tz30ZamsyQ8tm3aRLc3PPPvEjZumAAAAAAAAAAAAAAAA7qV0cT5dnA9VXZ4+Nzl1bvc6gCKxcbFx&#10;0TnaXftgVoq11llKzKxU0u8l8/3WA0cuXbrube348eM/+qM/euluUexpxRAAAAAA7nPIRAEAAAAA&#10;AMC7wnRFR2Jgrff4FNPrmMmEhGKMYVRyFM5SZiYicc4NxxRjqB3FSEqpxJJWsaqZWGJkrSUGUkQi&#10;KjEqSSRGVopE2CQqscra/NghZW79B3ORZjg0rZwUpwtzRNR6+IHyzPlkdqZe37QzXZ1n+zJjSb9b&#10;r22QYmVMGJfJiWN7fKLtdprNHd0q/GAYhuPoPUWJzokPQqS0YmNY6RgCNaJyy9bYXoeNJhHxPtRO&#10;mqYpK3FOiCSKCUFoN5qkjCEhClFCIKUkRGJio5h5uklhr70sN51/1lqlCYlE56SsSKnovHiv80x4&#10;98RF52kyCRMiJlaaE6vTRFlLTH5cig9+OIre+6FV1maL87bXYWu7jz9UHD/CzHucJQAAAAAAAAAA&#10;AAAAgHtGZ2n74eOthx7wg5EbDMO4dKOxH43DpGRm0lpZw1ora22vky7M2v6MMntdU3tbMMa02+2D&#10;HgUAAAAA7DNkogAAAAAAAODdIQoRiQjtObXCzNnyUunPEZEfjf2kVN7rViEh+sFYYoh1Q0QqsaT1&#10;pR4jYibFrHV0LpQVK63SlLVKujOslJ+Usa5jRdHa6syF/OgKq5uXL13Oj0tx3i7M6SxN5vtEZDvt&#10;4tghidENRtW51eL4YVb7sEYlEolIWaPaqcTQDIZZNrenedM6nZ8tz68SkdsZcmLFeSFho4010/mX&#10;EKVxrBVbrbOUp4tqzGytsVYkdzvDWNfReZVYP6l0iKbTmm4TnReJFKOIsFKkFdNNzqmEQEKsFSnF&#10;WlGMpFh8EO9JKDaNhKiLlITEewpx960iJNGzD7GsSDErLd5zYok4W5wznbbOM1aqOHa48+iJd8Yl&#10;EgEAAAAAAAAAAAAA4B2MmW2vY3udgx4IAAAAAMD+QCYKAAAAAAAA3hWmqRtWSmK8hWcpzo8sV2cv&#10;EFGsjR+Xod4R71np2DRErLPkLSErEWFmxdE5icJMKk9ZK9ttTwdg2kW0xo8mfjgiourcan54+ZYO&#10;pNnYUkli2q3WZa1EnccfLs+v5SuLkzfOlGdW8yPLd1hYJCLlmVVWXBw74sdj0ync9g4rTub6e9mz&#10;7rT4TCQhiRLLSlmjk5TV7hMlxNg0pJRKEjZGF/mV086stIpJwi5IiOJcZHIDsd22H0+IhEREiBXv&#10;KRAVo0RhrYiZjZHGxRBEhJhISGJkYlGRopheh4glBGmaUDcSAonQ7gtNY2Zsu+10fjZdWkhmutmh&#10;pfzwskYaCgAAAAAAAAAAAAAAAAAAAADgnkMmCgAAAAAAAN4VVGKJiLWOzt/SE1mp7PBys7HlNnfY&#10;mnp9S5wPviLFOrESIjEziUy7j7wnxcTMxmqjxXkiSWY6dFkZlEoTQ+RHEz+eEFOztZP0e3scjNva&#10;CXWdH1pW1hQPHLn86PrPPbXxW5/IVhars6vVmQvZoaVLGaRbJVHKcxdiWWWHFnW71ek96HYGTKrZ&#10;3BYX0qX5m+7Z7wyJWUIgEiJirXafIiQhxMaRUjpNWGvbaV8z0yQhsggbRcaK91GIiZrNbZHdqBVr&#10;Nd33TY5FREJkxawUK03ORRGJUWIkIdKKFUuIilliVFqxtURErdwSUYjRuVjXoXbiQwxBW8PMyfLi&#10;0u/5kM7S25teAAAAAAAAAAAAAAAAAAAAAAC4c+rOdwEAAAAAAABw/zPtFhGpJIl1c6vPZeZ0frY4&#10;dohZKa1JKVZKaSMhxsbFugm1i7WLPpCI0loXRTLb00li2gUrFh+u2KFKE11ksa5j7ZqNras3uKZQ&#10;1fX6pm23TLvoPP7QNOV1STrf7z31mGm30uWFMCnLU2di425jomLjylNnwrjMlhdMu9V/+j0LX/uB&#10;/NBSujiXLsy54ah840woqxvswU/KZm0zOi8iKrEqTcSF6DwJxcbFxrHeDUSZbpuuE6+SEEWEiJU1&#10;yhoJQWoXJqU0XkJQRvO0uCncaOqEREIgJtaaiEVCjDF6LyEyK2W00pq1ZiYJQUL0owmJvPl8rVSW&#10;ml43WZg13TYrJmYRUSRbv/vZ2NzyGwkAAAAAAAAAAAAAAAAAAAAAAPYLeqIAAAAAAADgXcF0Wqy1&#10;zjM/HkuIrG/5KiEqSUhrlWfROc5SZbQIXR6hkRCFiJNEt4rsyIpMSjeauMHQj8am22GjL9+bzrPY&#10;uDCZqMQ2m1vp4vyNXz06X545z8akywvJ7EzrspKoS1oPHJEQB59/WRldnlsdv3Emm+ubmS7zngqj&#10;RMRvD6qNLWYujizrIu898WjxwGEi6j/3pMpSevUNnaXV+bXJqbO23bJzfZ0mVw1U6nOr0Xs/npgi&#10;J+ZYN1Eo1k1sGmbF1iqr2RjbuW4gimT3f8TETGSNIgpVTczReWWNStNYN6RYREjkmgcoJOIj0TQQ&#10;JUJEUSQEnj5y+UuzIhIJXmIMZa2L7IpdsVBsnGm32GgSqs6vEauNj35y/sX3s8GvVgAAAAAAAAAA&#10;AAAAAAAAAAAADgA+uAMAAAAAAADvCqxUOjcTyrJeJz8c25nOre7BDQYUoziv88z0OuKDeC8hkgiR&#10;EHOoGjY6nZ3JVhZtryPdTnjjjO20m52hGwxtt31FfsYUuRsMY127nWEy198tPrqW0DTVqXNElB9Z&#10;NnnWf/9TdJ2YU/vBYzpNtj/9hVZi69WNam1Dbe0k/Z7utpS+7i8BYvBhMG62dqL3pt3KFudVmsy8&#10;7z354eWL08e9Jx5NZmd2Pv2SztJmc7vZ2nGjsc5S223rImdrp8GkenMrhuBHY2LWrVx8CGUlIZAI&#10;CXFmlNU6y3SR002DWkJ0cSPRmojEB2IiZlJMSpEIhSAhktFX7ExEJAQiYq2ZSIhJLgtEXTZ7TCRE&#10;rBRFER9CVeksvSKs5cuKREyr0HmWzPbqCxvlmfPMtPnxz8x98FnaW+QMAAAAAAAAAAAAAAAAAAAA&#10;AAD2ETJRAAAAAAAA8G6RrSxVqxs6Td3Ojum199iedInbGYv3ErxuF8zM1pB988dqCTHWThcZKWXa&#10;LSJirfLDy5NTZ22v4wdDtzPSRaaz9FKEhq1RxoaqVlnqR2Pb6179oiIShuNydV0pVRxZ0XnWf+EZ&#10;naU3GGd+eNl0O9uf+jwbYydls7ldrW3w2qbKUp1nKjGsDSlFMUrwsfGhrGJVC4kp8mx5QRe5nenO&#10;PPOE7bSu3PPKYjLbG37hFWJO+r1mZ+gHo2p1g4hYKbaWlarXNmLThLLWiXXbAyJSxkwPWZyTEFVh&#10;9xSIIiaeZpuImcgHUkpCYGKKwiIqsbGKpLX4QCHSZcVfbwlEMRExk8RpIOqqWqfdni9mIo7ea61D&#10;3ej8zRmWxsWq1lnKRqeLc6ZVsNbV2dXq/BoxD19+rfPYg/v/ZgUAAAAAAAAAAAAAAAAAAAAAgBtC&#10;JgoAAAAAAADeLfJDizuff9n2e9X51TApTavY+3PFh1BXsXFErJLk6g1CWRGRTlPTLvhiPkcltji6&#10;Up4+z92OH0/CpIyN061Cmd1KKJUmfjyWEPxocnUmKtRNvbYZJhNT5NnKos7z2Rfel8x06WZspzX/&#10;oQ9M3jg7+vJrushj4/xo7Mel2x6IxMu3ZFYqS5P5vum0lLWmyFsPHy+OHbpeYEyn6cwz72099MD4&#10;ldf5zIWk34vOh7KMdRMb5wZD8T5WjdKas1QZo6xho0koVBUrLd6HqnI7Q9NusVHXPQAmVnwxPCZE&#10;PG2a4t0olQTndZqoxMbGkVISIzGxUkQkMUqIxKyMJmZmlhhiiETMWl3rpUSIiJm1oigSY6zrS5ko&#10;cd4Nx2y0LnLTbk3fM6bdShZm67UNnWfDL7+WLS/Y3i3XjgEAAAAAAAAAAAAAAAAAAAAAwJ1AJgoA&#10;AAAAAADeLdiY9omjQ+fcZlKvbeo8Z7XXqihfVkQUnVfWXJ0XEh/itFxIcTI7c/mXVJLkxw5V51aJ&#10;OTZJmEz8zoCN0VmirOXE0JjE+WmkandvIYRJ6QYjP56w1tnSvO11ba/Tf+4p095rjouZWw8cLo6u&#10;VOfXJqfONeubyWwkIvFeQhQRZmatpr1JrFQyP1scXcmWF6bJohuzndbMM0/0nnysOr9Wr23W65uh&#10;qkUkNk5ClBBMp60Sy0rpPNN5Zjtt1qq6sO6GI5VYNxy7nYEpcpVfv/BKaWYvRBRFSEiEREgxCUkU&#10;4igirDXrSLvFUJFERISEWDFrTcxsTXSOolCU6SNXv47IxfnSSkKQECQoipGUEufdcMRa205bpUm2&#10;tPDmDMx0Q1nV65umXex89otzLz5/q7VjAAAAAAAAAAAAAAAAAAAAAABwJ5CJAgAAAAAAgHeR1oPH&#10;Jm+cSRfnJqfPNRub6cLcHp8ojSMiCYGTq2I8Qn40ZsU6z22nrbMrN1DGFEcPNVs7zcaWSkyom1jV&#10;fjQhItY6OudHE4mxOr8mMcbGSeOERFmbLswlvQ4b03rwWOexB/eSVroCK5UfWsoPLUUf3Na2G4zC&#10;uIzOSQistbJWt3Lbbdv+zKXqqlvYuTH5kZX8yAoRReer86uxrKoL66x1ceKoNobfus9sZVG3inp1&#10;PdHajyZ+MuG6Vlmq0+TqtJIyWtxu79PuNIswMzFJjKxYQmBjVGJDHVkr8T76OE1DsVKklE6T2DQk&#10;QjGy4uvm30SIiYlYKZLdl4vOE7MfTVgp222rNCmOrFxeM8XM2eLc+LXT9foWG9NsbKXzs7c6gQAA&#10;AAAAAAAAAAAAAAAAAAAAcNuQiQIAAAAAAIB3EZXY7nsf3frk55LZmWZzWyXW9rp7eaIELzESCesr&#10;s0N+NJYQba/DWqUL1w3GJP2e6bSbzS3eHkqaSgjRefGeiKNzVLHbGag01YlV3bYucp2lxFwcWW4/&#10;fGLv9VDXPXCj04W5vWfAbnn/1ojzusglxmR2xmTXLoCy3bbJs/LcKimOTRLKKowncVKpLNVZSpfF&#10;ltgaqoiUkhCZeVoARVqREMXARBSFhCQEJo4xEjNrJiESYmuUNSIiMVIUmeadrnlaSXajVkSkFRNJ&#10;EySKH42JiI2xnbZKbHFkha/KjLExtt91mzsy1x+9chKZKAAAAAAAAAAAAACAu0SIKh/lskc0c6KI&#10;mW97nwAAAAAA8A6ATBQAAAAAAAC8u+RHlqu1DSKKtasubBAp22vf9FkShYSI6C1ra0J+NI5NY9ot&#10;NjpbXmRzox+0ldHZ4rzM9d1w4sfjWFYSo4iQiO11iqOHdJ4RESuVzM6kS/P54SWdpvQ20WztxMZJ&#10;CDq/0ZjZmuLYoWZzx23tqMSKD6Gspv+w1sqaaaJJWUPMyujYuMvXOJlJSGKIFJz4QESkWGcpxSgh&#10;EjOJiPdxeqamvU/M110TjRejVkoxsxCLSKxq1trOdHWeqcTmh5fZXvu02n632dxxgyEnNtaNSpOD&#10;PgkAAAAAAAAAAAAAAO8QTZBBE4cuDps4dhJErtgg0dy2qmO5k+huohTiUQAAAAAA7z7IRAEAAAAA&#10;AMC7zszTj8eyIpHy7IXqwmps6mR+9iaXErz6qzG64Vh8MK1CpUk6P7vHNifWOpnpJDMdERHnJqfO&#10;UqR0vt994tFkdsa2C10UrNVednVf8eNJbBwRqeTm0aBktpf0u24warZ22GgJMdaNeB+qmqqKiFhp&#10;cSH6ICHIdJkzRgkUhSgKSySl2Gg2hhUTsbKGlIp1LVHEeXE+BE/EJNctiSISiZGZiZm1ii6Id+ID&#10;W6OyVBdZ0usmC7PXfzopbUwrd4NRMtevzq8VDxw+6JMAAAAAAAAAAAAAAPD2JiJDJ2dGfqMKRCRE&#10;TZA6iItyeSpKMSWaxy5uKibyRvFyoVdaJtWIRgEAAAAAvIsgEwUAAAAAAADvOqx1/wPv2/zYp4io&#10;Xt9stnbCpEoX56Y1TdektGbFdLEwKla1L0siMp2WSmw6109mZ255GMycJKyNLhLb77UeOLLHVNX9&#10;KTZOvCciZff22wZm2+vYXsePJm57JxgtIiQkIUTnJQTFLMGLUuQcEQuRYmbFkYgUK63ZGmWtThOV&#10;JDQ9O2niJ6UojsHwJEiIEoWYSNR0g8uTbxKFoohmDmF3FVUp1kolVlldHF7RrfymB2FarWq8Fp2v&#10;N7aQiQIAAAAAAAAAAAAAuG0isl7FsyM/dDEIjVycuOji7letesvV7UKUkROahqMUtxPlo5wZ+flc&#10;H26btn37XXsOAAAAAABuAzJRAAAAAAAA8G6krJn7qme3P/0FYtZFXq+uT06dNUVmZ3q6VVzdGcXW&#10;EDMxx0kVq1piUNbqVqGMThfnba9zm+OQKM6pTouYdZHd5k7uD+K9RCEiUre20GjahWkXJBKqOkyq&#10;UJahrEUiEbFWsW7cMJIIM7HWxKRESCm2Nul1+a35K7bG9jqxcWE4Fq1FhBUxs8RIkYjositIksTI&#10;TBSFjGZrWGsiiiIqS5PZ/l4CUUSk8oyIYlW57cFBnwEAAAAAAAAAAAAAgLerOsjL226nDi7SsAlj&#10;LyKSG1UYSjUnmtVb125EJBLXIdZB6kDrZTCK2lYFofUqHmmbo22tGJ1RAAAAAADvcMhEAQAAAAAA&#10;wLsUaz3z7BPJXH/4hS+bInc7w2Zrpzx7gVnpPOUk0YklZiKRIKEs3fYwVo3EaLot2+6wNTpNsuVF&#10;lSa3PYZQViKi8yzpdfkWo0T3G1YX1xaF6DYWGZl1nuk8I5ohkegDSYyNn5w6IyGGshRilaWsOFY1&#10;KaWslmstZg7KCRGJJifBxJgYzUqzJhEhuRSJEgmRFbM2rJXKUmZS1rIxgdkUOZu9/sJEp5aIY+P8&#10;pCQRwvIqAAAAAAAAAAAAAMAt2qjCl7ddE2SrDmMniqRtdSdho677W3dm1kSFUYUhEWkCDVzcruNO&#10;E2dSdWoo23V4bMZm5u29+AL7yDk3Ho8v3e10Olrrgx4UAAAAANwpZKIAAAAAAADg3YuZWw8czpbn&#10;Ry+/Njl11s50Q1n58SRMqjAYuhjf3FJrZTW3i1g3uih0liazM3ame4cDcMMJK6XzLFnoH/Rk3Ck2&#10;hqZLRzGQurNfODAra4hIJUl+aDmMSwk+VI04x2kishu5Yr7GQuYv/Ob/csFH56Pz71868sLxh0kr&#10;iZFCJBISIhLxkYiVNay16bRUkrDRrFWsGmIipZS9hfEro6MPJBKdV4k96PMAAAAAAAAAAAAAAPC2&#10;IUKvDty5sa+DbFQxiMwk3E5ureKJmVNDC0b7SFtN2Kpi5SUKfXKtfmQmmc+RewEiopMnT/67f/fv&#10;Lt39wR/8wYWFhYMeFAAAAADcKWSiAAAAAAAA4N1Op2nvqcfbj54oT58vz5x3O8Pp4xIjxUjMrBQx&#10;16sbzfbAj8cmS1snjt55I1D0wQ9Gptsm5vzQ8kFPwx1PY55No0ShdmbPPUs3ZXsd02nHxsXGRedJ&#10;sYgopYh5T21Uilkr1oosEZEISeNIk8pSZbVpFSpLL20rIRAza3VL3V+sFMVIROIDIRMFAAAAAAAA&#10;AAAAALBnL283a2UYNHGniYZpqdCJuv31F6NoPlVjTVu1PzeR+Ux/cat5jJIFxKIAAAAAAN6hkIkC&#10;AAAAAAAAICLSadp+6IH2Qw/EpnHbAzeaxKqOPrBiNtoUBWm1/YnPNRtbzcZ2rJvLszS3x21sk0gy&#10;20vn+rbbPugJuFO7hUvEsa6ple/jnrNDi244YmslhFh7kiicKK35hrG06ddE5NJGIhJrRzEqa9lq&#10;nWVvOYlC0TllLRHpPNv78ERkNyB3B8u0AAAAAAAAAAAAAADvKiLy2tCvlWGrjsMmtq2ayZS6490y&#10;c9tSosxmHVcnYaHQX952VtFMilgUAAAAAMA7EDJRAAAAAAAAAG+hkiRdnE8Xr/Gl+sI6RXE7w+rC&#10;en7sEN9BVVQoq2ZnkPS7ytr2oycO+qD3QTLX59dOqTQJkwnNzuzjnk2rsN22NC6UFTFHH6RpJLFC&#10;N2qKksv/Xyh6L84Ts0oT1krn+RXBJwlBQtB5xkrrW+mJkhBZKyJig/VUAAAAAAAAAAAAAIA9OTMO&#10;Z0d+0MRhE3up6iV3nod6U6J5sdCr47BehsWCvrjlnpzjtt3PlwAAAAAAgPsB/pYPAAAAAAAAsFfd&#10;9zzMicmWF0Jd1xfWROT29iPeV+dWVWLTudl8ZTGdnz3oI9sH6XyfmE278JM6er+Pe2alTLtl+z22&#10;miSqJCFW0ji/PYhlJTFe4zlKMREpliDR+VBV4jxrrbKEtTatQhfZFYGqUNXErBJruy3ac9pNYpAY&#10;lLUqscrg0jMAAAAAAAAAAAAAADe3UYXXB27sZLuObctde/sXobseRbRYKMW0VobKy0ubTRNuc1kH&#10;AAAAAADuW8hEAQAAAAAAAOyVzrOZp96jizydn3WDUbO2eRurZ+L85NQ5iZIfWtJF1n3q8YM+rP2h&#10;rM0W50y3Q0R+Z7i/O7e9Dmul01SIVGJNnpmZLrPyk9Jt7bjtQRhPQlmFupEQog8UgoQg00Yp51lp&#10;lSUqtcpaO9NRWXrF/iXEWDc6TYnZ9rp7H1isaiJSaWI77QM+AQAAAAAAAAAAAAAAbwdB6JUdVwfZ&#10;rENuuJ9p3vOlym6JYl4sDBGtlaEOcnLoDvrQAQAAAABgn+ECxgAAAAAAAAC3ID+y3OwMiIhE6o2t&#10;0LhseUEZvcen+0lZn1sTkvzIss6z/vNP6zQ56GPaN8XxI9WFddtpNVs7dqbHet8uxWJahU6Shpi1&#10;0nmWzPYkREmshBibJjofGzctjIp1IyEQkQixVqSUylJWzFrrPFNJQlevqwqFcUlMOs9Mq1C3ckb8&#10;pGRmnaV2tnfQ0w8AAAAAAAAAAAAA8DZweuiaIFt1VERzmborcaiLDNN8pi9MwrCJinmliO0E15EH&#10;AAAAAHjnQCYKAAAAAAAA4Nb03vsIhUhEbE19YX3y+ul0bsbMdG98FcPofL2+5YdDnSb5ypIpsv4H&#10;3pf031FBmnRhznY70Tk/Gtfrm9nS/D7uXOUpxWDardg06eyM7rT9aOKHozAuRSIRkYhEUVmmomdi&#10;bpyylrVmpW23YGPpOucnNk10jWkVrFQ6P3sLYxLxg7FuFcScLcwd3MQDAAAAAAAAAAAAALw91EHO&#10;jMPIxSbIQq7U3WmIulyquWV4p4ktq14duKfmkrtUSwUAAAAAAPceMlEAAAAAAAAAt4i5+9RjKk+H&#10;X3pVZ1m9ulGtbfDmtu20davQecpq9xKDIkIhhEnlhuMwnhBTOtdPZmd0kc8+/7Sd6R70kez7xHD3&#10;yUc3fvN3k9mZemPLFLnptPZlz7Fp/GBsuh1ltESp1jaLNLOdlu20RCRWdWwacUFi0EUmPpAilSWm&#10;0zKdtkhga6+3Z/HBjybKWpWldrZ3ayVR4zJ6n3bndJ4lszMHPf0AAAAAAAAAAAAAAPe71wbOR9mp&#10;Y2Y40/com9RL1WTit+uomdaruJDrg54GAAAAAADYH8hEAQAAAAAAANwyZu48ciKd629/5gsqsaGs&#10;3PbA7Qya7R0iYq1ZKxKKIVCMRKSstbMzSb/LWhdHV7rvfVQl9k4HcV9K5/rF0UMk4sdleWGtsEZn&#10;6R3uU3woz1xgpTqPnmg2tpK5fnnqXHnmXH5kWSUJM+s803k23di0W+IdEZGQstYUqRuMQtXoLLnm&#10;nt1gxFqZTktnWTrXv5VhSbO5raw17VZx7BDhopIAAAAAAAAAAAAAADfkgqyXYehiEFlI9D3razKK&#10;u1btNLGb8IVJeCdlokTECZVeJi5WQZogWrEm0oo1k1XcTjjXjGosAAAAAHinQiYKAAAAAAAA4DYl&#10;szMLX/fByalz41dP6jwjkVBWoW7EeYmRiIzRylqdZyqxzJwuzbcfOZ7M9A564HdX98nH3PZOfnhp&#10;8sbZ8sy5/PCyzrLb3lv0vjpzXkIojqyYPJ/79g/sfPLz+ZGV8vS5yalz2cqSKa6zcybTbbOxbEyc&#10;lCq1Vyz4xcb54ZiVst2OsjY/tHRLuSY3GIWqylcWWevW8SMHPesAAAAAAAAAAAAAAPe7jSoQ0cTF&#10;XHNyr0qipjqJGrgw8bJdBxfE3ttX33citFmF1TLsNNFHmT4YhYKQYmIiddnxpZp7qZ5JVC9V6dv8&#10;wAEAAAAAroBMFAAAAAAAAMDtY6VaDxwujh1y24Pq3Gqzue2GY/H+0gY6S22vmy7MZiuLd96Y9Lag&#10;jO6/8Mz6r//ONLlUnj6fLc2bTvs2dhXKqjq3KjHmh5d1kfc/8HQ6P6s/+Mzmb38yP3qoOnu+On3O&#10;znbT2dm3LO5dZFqFSqxpFW5nGEYT3S52Y1FR/KSMdc3G2E5bJTY/ssLmFq4KGZ2v1zZ0nptOu/PI&#10;CZUke38uAAAAAAAAAAAAAMC700YdXSQXqZvd66YmxZwpmrjYS9RGFZZbb8tPTorIyMlqGdbK4KP4&#10;KKUXJ+SCeJEQ37IxM2nmVFNm1MTL6oSIaC7XR9umbdVBHwoAAAAAwP54W/7NHgAAAAAAAOC+wsxJ&#10;v5f0e0QkIuKDhEBMylpW78ZVJVPk81/93MZvfZKPHarOrZbnVu1okizMqb3njqLUG5vN1kBZUxw9&#10;pIus/9xT6fwsESX93tyLz2/+9qeUOVyvbbrNgR+Mbb+X9LpXJKOm3Vzl6XO6yMNkwrXRSRLqOpQ1&#10;ieg810WmkiQ/vKzsLfyGREKszl4g4nxlwXRarQePHfR8AwAAAAAAAAAAAADc73yU7SpMfCSS/F5H&#10;ooiICqs3quAibdRxuXXQ03HrqiCvbDdbdRSiiYtjL5UXItKKrOJcsU1YExFziCJEIuIjVV7GLhCR&#10;VZwbjkIbZZjN9NGO6SAZBQAAAABvf8hEAQAAAAAAAOwnZmZr6FYyNu9IptOef/EDm7/zKda62dpp&#10;1rf8aGx7HdPr6vRGrUrRB7czcNsDCjHpdZKFWZ1n/fc/lc71L21jO+2Fr//g9qdeImbbbdfrm/Xa&#10;RrO+pdtFrGphYaWJiYhMkduZXvSbxMpt7jitlVEqSXSRs1a210kX5vlaHVPXMw1ExabJDy+rJJl9&#10;/1OssWQIAAAAAAAAAAAAAHAT0zBP6SU1rG7lN/P7JTPETBMftyuKQgcxhNskQqdH7tTI+0g7TRy7&#10;GIWs5plUFYbNNY6EL3uu+Eh1lMrL0MWRi22rgtBmFeYy/fCMtW+jiXibExEXyQtppkQz5h0AAABg&#10;X7zbP6EFAAAAAAAAAHeJLrL5D31g8IWvMLPttJrNHbczaLYHOkl0nqssVdaQVsREIUYfpG58Wcay&#10;FhLbbiVzfZUm6eJ8/5n3qqtiVMra/vNP1xfWB59/WWVprBu3M/SjsR+NXfBETEzludVRcVJCjGUp&#10;MZJiilElmem0dJKki/O6yG7piGLjqnMXYuOylSXTKvrPPWk67YOeZgAAAAAAAAAAAACAt4E6CBG5&#10;IN30YK41ppmtYhdFiKoQC/P2uOTZsIlf2XFjF8cubjcxCrWtKgwningPsRpmtpqs5rYlH2nQhGET&#10;pskoIRqvy+N920Zh1N1R+rhZx506NkGaIE2US19iZsOUaE4U9VI9m+lc7+mEAgAAAMAVkIkCAAAA&#10;AAAAgLuFte49+Vh+ZGX4hS+zMclcfze2NBzKzs6VGzPrLEvm+6bTVtaYTqv7+MPp0vz1VoCYOVte&#10;SBfnyrMXJq+fVmmSLs7Zfk+qWkIgEZ2ltttmrfPlhWZrO9RNGJfRB2ZODy3qJLn5AVwi4gajam2D&#10;mfMjK7rIe08/nq0sHvQEAwAAAAAAAAAAAAC8PdRBgpAQmYMLfmiSEJmIXHh7fHZyowpf2nJNiJt1&#10;rLxkhvupvu0Ek1E0m+leqgdNHDShCjKf0afX64d6yVKuEMjZFyIydLJZhY0qlF6IyEXxkYKIjxSF&#10;gohm1ooUk2Y2irbq+PrAZZpnMz2X665lnAsAAACAvXs7/L0eAAAAAAAAAN7Okpnu3Fe/320PxidP&#10;V+dWba9DROJ9dF5CJCJWzNYoY4iZlcqW5vMjK9nSPO3lAodKFUdWiiMrfjyp1zaS/96V8SQ6JyJJ&#10;v5cuzLFWuijajz3UrG+GsgxVXV9Yn7x+Jul1bL+nEnvj/QtRGI6bza1QN6bIs+UFlab9Z59AIAoA&#10;AAAAAAAAAAAAYO+aICEKESkWooOJfGilXBAiqkMkut/LkdbK8PK2q3xcKwMRzWW6Zfdh3jRTP1W5&#10;po0qnp/4uUx/ZbsZNebhGXvnO3+XGzTx5NDv1EGIKi9lkNLHEHe/ykyKSCt2IUaiS61RmikzXBhV&#10;Bjk79m2rjnfNTKoP+mgAAAAA3h6QiQIAAAAAAACAe8HOdGdm3itPPe52hs3mth9NwqSUEEREGaOz&#10;VLeKpN9N+jNsbmeZx7QK0yqe+z3f6L0XEYry2Hves/LkE6R2L20oIpPXTw++8GWd583mltseNjsD&#10;naWm09ZZqtOE1MXlTxEJIVRNGJduNJIQdJLkh5ZMu2W77f5zT5lO66CnEwAAAAAAAAAAAADg7WTa&#10;E0VE+uA6cJSS4IWImnjH+7rLzo39qwNf+rhWBqN4MVf7O2+ZUUsFb1RhrQy9VBF5rehE950ci2q3&#10;20888cSlu2ma7uPOJ15ODtxGFYLQTh0mXqKQYsqNyhJONGsWJrpUACUiQhSFXYylpzLEsQvMVBj2&#10;kT630fRT/UDXtG+7FAwAAADgXQOZKAAAAAAAAAC4d1ippN9L+r27tP/v+I7vuO5LM7dOHM2W5nc+&#10;9zJrlcz23WDoh6N6bePS2JhZiChEIZk+YlqF6bZNq2BjOo+eaJ04ygrrTwAAAAAAAAAAAAAAtyYI&#10;RZn2RB3YGDTzNIviL3X03JfOjf0rO27iZaMKieKFXKm7ECQzihdzvd3ITh0V0ZmRzzSvtN6xnyld&#10;Xl7+Y3/sj+37bkXotYE7O/ZRaNDEoYtM1DKqMJSYy9/sbzmDzMxEiskolRsS4SbSxMexk4nzLctB&#10;aKsOS4V5qGcP8FsGAAAA4P73jv37KwAAAAAAAADA1XSRz77wPrczHL1ysjq/lvR7EkKo6tg48YFi&#10;JGZWihOjk0SlCTHrIi+OHWodP6osfpECAAAAAAAAAAAAAHA7jKJpsOcAK5qiEDMxkbmPUyYTL68O&#10;XOllvQyZpvm7E4iaYuaZhKKorTpqxa8OfKa5n+mDnoO3DRfkC1vNoInTf4SobVXXsr7FNxgzp5pS&#10;rbuJDBsZuDD20k0UkR/7+J5+kur79x0LAAAAcLDwUR4AAAAAAAAAeNexvU7/uSej9/XqRrOx5baH&#10;fjyOzk+/ysw6z0y7SGZnkvlZO9Plu7bcCAAAAAAAAAAAAADwbpAoNoqIKEQ5qK4oH2UaLblvEyZR&#10;5EtbjY+0UYVU03yhFd3doTLzbErTVzSKvrTtnp7nYnqq4IbGLn5hy5U+blRh4qSw3Eu0vbOZ08wz&#10;Kbct79Rxp451kCj06fX68X7STXBSAAAAAK4BmSgAAAAAAAAAeJdSxuSHlvJDS9O7EqN4z0qR1ghB&#10;AQAAAAAAAAAAAADso1SzZiYif3BFUTHuNkTdt+mSN4Z+7OJmFYhoPr9HySRmXsj1hUlYK8NKwa/t&#10;uCfm0oOeifvdZhW+tO2aIGtlcCH2U93Zv3eVUTyX68zFzTqen/iFXH92o350JlnIUeEFAAAAcKX7&#10;9a/2AAAAAAAAAAD3FiulkoSNQSAKAAAAAAAAAAAAAGB/JZoVEzMdXCSKPNHFnqj78ZOTgyaeGYeh&#10;i6WXfqrvZZeVYl7ITYyy08StOm7XB3iW3gZGTfzSlpu4eH7sQ5SFfD8DUZe0rFrMtRBdmITSyctb&#10;zU6D8wIAAABwJfREAQAAAAAAAAAAAAAAAAAAAAAAAMBdlJtpQRNXPvYOoqfJR3FB2kYppuRmdTsi&#10;4iJNfKwCTXysvSgmxWQUKybL3ElV26r9TS29PnAuyHYdc8PFPf9op1HUTvSoiR2rXhu4Z+YTXELu&#10;mpooX9hq6hDXyqAVL+Ta3LV5SjUv53qtjGtVWC70Fzeb9y2k2b1MywEAAADc9+7Hqx0AAAAAAAAA&#10;AAAAAAAAAAAAAAAAwDvGTKoVU2G4DuSj3PsBlEGIKDfcT7W6TtpHRAZN/Mp289sX6o9dqD630Xxl&#10;uzk99OfG/uzYnxn5U0P/xtC/OnCfXqt/61z50mZzduQnfh/ae8YuDpo4dJGJ5jJ1IHmkbsLMtN2E&#10;sYurZbj3A7j/RZEvbDall7UqMtHi3QxETWnFi7lSRGtlqIO8tFEfyLcPAADcDb/8y7+cXLS2tnaP&#10;X/2P/JE/Mn3p7//+7z/omQC4I+iJAgAAAAAAAAAAAAAAAAAAAAAAAIC7SDP1M90E2aqpDNLZ546l&#10;myu9JJqN4rnsGpeSr4OslmF1Ekofo9DExyaIF3JRwlWJJ8WUaU4NV0E2K6YBzWb6WMe07e1fpP7s&#10;2EehsYuFYXVABU2auZeorTrWVk6PwmKuURV1hVd3/LCJG1XwURZzfW8am5TihVyvlmGtDIr1l7fd&#10;432LUwMA7wwbGxv/83/+z1/6pV/69Kc//eUvf3k8HrdarePHjz/zzDNPPvnkN3/zNz/55JNa36ze&#10;8e2prus/8Sf+hHOOiP7iX/yLCwsL93gA/+Af/IOPfOQjRPQzP/MzP/RDP/T0008f9JQA3Cb0RAEA&#10;AAAAAAAAAAAAAAAAAAAAAADA3TWXKqM40Vz6e110E6LUQaZxo9nsLR+tjiKnR/4Tq/XJgduqw0YV&#10;zoz9ZhWrIERUGNXP1EKuFnI1l6nZTM+kqmVVE2WriufG4czYb9dxrQyfWqtf2mwGze10Rrkoa2UY&#10;+xiFOslBfvK7bVkrGrlY+ji556fpPjdo4vmJ32li6WU21em9SUQREVGieS5VdZCtOm5UYaveh2oy&#10;ALgb/uf//J/JZT784Q8f9IjuXydPnvz2b//2+fn5P/7H//jP/MzPfOxjH9va2mqaZmtr65Of/OSH&#10;P/zhv/JX/sozzzxTFMVf/at/dXNz826MIYTw7LPPXjpf3/Vd33UvZ+Bv/a2/tbGxMb394z/+4/f+&#10;cB555JE//If/8PT2d37nd4aAikh4u0ImCgAAAAAAAAAAAAAAAAAAAAAAAADurtlMM1PLcOWl8vc0&#10;1DF0uwGnXsLmsoqqQRM/tVa/PnBDF8+O/eokVF46Vq0U+lDLLOa6n6qOVblRuVEtq9qWu4nqp+pQ&#10;yxxq6flcZ4qHLp67mIz6zHr98nYTbzFMdGESotCokczwHXRN7QNmzjWXXoRoo8Jno98kIq8PnI8y&#10;aGLbcsve65qm3KpuwiMXXaTXB04EiTWA+9Gv/uqvuss8//zzBz2i+5GI/NN/+k+PHz/+X//rf73p&#10;xk3T/NRP/dTCwsLP/dzP7fsffT/5kz/5qU996tL58t7fs0l47bXX/t7f+3vT23/+z//55eXlAzmc&#10;f/yP//H0xpe//OWf/dmfvWeHD7C/kIkCAAAAAAAAAAAAAAAAAAAAAAAAgLvLKF4qTDtRRtF2I/cs&#10;1OEjDZvQtsooOtQy0wdF6JUd95n1etDEtTKsl0EzLeTqUEvPpMruoQLIKC4Mz+V6pWUKq6apqp06&#10;rk7Cp9fr6lZKlrbqUAdxUdr3PGlztdyqKFQH2ahQRvSmrToOmjhohEh6ycF88rabKCbarsPEyxrO&#10;DsB96Rd/8Rcvv/vwww8f9IjuR3/tr/21H/7hH76lp8QYv/d7v/cHf/AH9/EvDy+99NKP/diPHdQk&#10;fPd3f/el2z/xEz9xUIfz4IMP/qE/9Iemt3/wB3/wUm8VwNsLMlEAAAAAAAAAAAAAAAAAAAAAAAAA&#10;cNcdaxvD1E91E2R8K6mhO7FVB2buJWo20/1ME1EQ+cJWc27sB008Nwl1kNlULRUmN4r5llNJhmk2&#10;VYdapmXUThNXyzBo4qfW6733LI2aOO2WSveQxbrbMkWKqfQydvEe13ndt0Tk5NC7SGMfO1ZpdTCn&#10;STH3ElV6qYO8MfQRVVEA9xnn3Mc//vFLdx988ME8zw96UPedn//5n/+pn/qpyx/RWv+Nv/E3Pve5&#10;z43H4xhjCGFzc/O///f//tVf/dVXPPef//N/fqnX6A41TfMt3/ItBzUJv/Irv/Kbv/mb09vf9m3f&#10;dvTo0QM8nL//9//+9EYI4fu+7/sOak4A7gQyUQAAAAAAAAAAAAAAAAAAAAAAAABw1yWaj3Vsbjgz&#10;vFPHcPdDHRMfSy8zqdJMJ7qWiILQFzbdZhU2qrBdx0LzSqHbd9z8o5lmMzWX6SbI+Ykfu/iFzebc&#10;2O9lhEGoCWKY9K0nsvYdM+eGSx+JaLs54NTNxMUzI//KjvvCZvOptfq3L1S/db765Fr9+Y36Kzvu&#10;1Mjv1HsNnt2JjSqOXdyuAxN1D6gkampad7Zdx8rH1cm9OHYA2LuTJ09efvfbv/3bD3pE950LFy78&#10;uT/35y5/5IUXXlhdXf27f/fvPvHEE0VRMLNSqt/v//7f//t/4zd+4z/+x/+o1Fv+1P3RH/3RU6dO&#10;3flIfvRHf/SNN944kEkIIfzZP/tnL939O3/n7xzs4Tz11FMvvPDC9PZHPvKRj370owcyLQB3Apko&#10;AAAAAAAAAAAAAAAAAAAAAAAAALgXDrVMblQ/1ZFovYx3teumibJZhkRz26pDbZMb9lE+t1Fv12G9&#10;CmMn/VTN5Xofa39alpcKw0SrkzDx8sqO26pvUrU0aiIRNYESc/CBqCmr2EcSovqAeqLqIKdH/pNr&#10;9SfW6tcG7vTIn5v4tTJsVmGrCmtlOD8JZ0b+5MB9dqP5nQvV6wM3dlHu2ntpowpBqPTSTZQ60Nwa&#10;M3WsqoO4KBs3e2sBwD32iU984vK73/AN33DQI7rv/MiP/EiMb/7Z9dRTT/3ar/3a7OzsNTdm5u/4&#10;ju+41Kd0yY/92I/d4TA++tGP/vRP//RBTcK/+Tf/5vTp09Pbzz777NNPP33gh/MP/+E/vHT7T/7J&#10;PxkCMrfwNoNMFAAAAAAAAAAAAAAAAAAAAAAAAADcC8z08IxNFM1nuomyUcW7FGRxUdYmQSu1kOvc&#10;qKNtQ0Rf3GoGTVwrw8RJP1Wdu9D5YxUtFzrVtFGFOsgXN+uxu1F2ZeQlCrko6f5Fs+6QZiKiEKW5&#10;WyfnuuogX9jcjTltVmGrjqdH/szInx+HtTJsVXGrjutluDAJZ0b+1Mivl2GrjqdG/pNr9ac3mmGz&#10;/zGhKLJVx9ILEeX3QW6tZZhISi/bdfD3/AQBwA38yq/8yuV3n3nmmYMe0f1lbW3tF37hFy5/5Bd/&#10;8ReTJLnxsz74wQ/+9b/+1y9/5Od//ufrur7tYUwmk2/7tm87qEkYj8c/9EM/dOnuP/pH/+gOd7gv&#10;h/OhD33owQcfnN4+efLkv/yX//Kg5gfg9iATBQAAAAAAAAAAAAAAAAAAAAAAAPCONa24GTVx4qUJ&#10;cvfqdPaol6hHZmxueDbVpZetav/rCEKUtTIQ0UKucs1PzFqj+OzIb9dxs4qlj3O5vhuBqCnFPJ9r&#10;zbRehTrSS5tNHa47502QIEJE5r75OOduJkqoCffurSIiZ0f+E6vVehW263h27C9MwqgJhVGzmV7I&#10;1UrLHGnrIx290tJLuZ7NVMeoJsp6Gc6M/EYVtqvwmY3mlR23v6MeNNFHKX20iux9kFtTilPNpRcR&#10;2kZVFMD95L/+1/966bZS6siRIwc9ovvLRz7ykcvv/vk//+ePHj26lyf+yI/8yBWPfP7zn7/tYXzv&#10;937vxsbGQU3CT/3UT1VVNb29uLj49V//9Xe4w305HGb+23/7b1+6+5f/8l8ej8cHNUUAt8Ec9AAA&#10;AAAAAAAAAAAAAAAAAAAAAAAAYD8FoY0ybNZh0MQrki1acduqXsLTAqUDGd5iYZpIrw9cELVdxxDD&#10;bK4070/gpA6yUYUotJjrzKj3ziWZURMvrw/9xMvYxV6iWne58EcxLxbmwsSvTbwqzJe3mydmE77h&#10;AfI+Hf6d04ppmom6V4mbsYtf3nGjJpZetuoQhHLD/ZQzrS7OCl/6t1JEilJisjRDqg4ydnHsYuml&#10;m0gU2ajCwz07m+l9GdtmFYWoCtKx98sJyo3armMQ2qzCfL4/hwkAd2g0Gp05c+bS3Q996ENa49vz&#10;Lf7ZP/tnl9/9C3/hL+zxiYuLiysrK+fOnbv0yMsvv/zcc8/dxhj+23/7b5d3VSmlYrx34dLRaPR3&#10;/s7fuXT3b/7Nv6nUHf01bB8P5zu+4zsuPd0596//9b/+4R/+4Xs2MwB36L65sAAAAAAAAAAAwB37&#10;5V/+5f9+0Ve+8pWDHg4AAAAAAAAAAAAAwL3WBHl1x/32+fLl7eb82G9WYauO62VYLcNaGTarsFWF&#10;1Yk/OfS/u1p/bqPZqfe/pmkvDrf0oZbpJmou13WU8+NQ+jv9XLIQ7dRhtQyKeakwmVGP923bKhF6&#10;eatxUTarkGrq3rWGqMsZpvlMO5GdJm7XcevtU+lzsSdKXLwXPVEjFz+70ezUcb0Ma2VQxMu5ns90&#10;btReYmKp5tlMH2qb3PB2HS9MwsjFlzabaVHYJWtra//9MqPRaI/D22li5UWEDipAeLXCKCKqvGzf&#10;s9QaANzMyy+/fPndb/mWbznoEd1fmqb5zGc+c/kj73vf+/b+9A996EOX33311VdvYwzb29vf+Z3f&#10;eenu8vLyT/7kT97LSfin//SfhvDmf5v+9J/+03eyt/09nDzPv//7v//S3f/j//g/vPf3cnIA7gR6&#10;ogAAAAAAAP7/7N15nFxVmTfw5znnLrX23p3OigmELRAWAYXMsAgDAiKCoCC+LINGRRHEGXFAJSwD&#10;ijMiQUcFVMBRQVFEMAISwYmAgICGBCEJZF967671Luec5/2jQlF0J93V3VVdnfB8P3y0zqlbt865&#10;datS3X1+92GM7T6ee+65IAgKtyORyF577VXrETHGGGOMMcYYY4wxxhhjE2dzRm1Ih4ogG5pMSIUK&#10;UQJBChRABBgaUiEBgESI2UIZ6vd1S1TuWW/bYkLL4CDinHrbkbg+Fboxq9vTXXmTdCDpiDHUcCIi&#10;X9NAQL6mpCMaXBGRuE+jU4g/bcmqTGh6PA1EzRFrwioyuRKTtkgHJmGLdamwMSInS6WhYVGhHBNi&#10;pSp3DSMTmhU9gaeoM6+MocaITFg4hhdIIjZHZMwyfT515HRrVL7WFwA4rW+WURoYGPjLX/5S3P7d&#10;7353IpEoZ8+e3p4Nm5AkXZmTJQEUGgo0EcGkKTDG2Dta6ScMACxYsKDWI5pcNm7cWNqcPXu267rl&#10;PzyZTJY2s9nsaAdAROecc04ulyv2LFmyZCKvshqG4bXXXltsnnTSSY2NjWPeWzWmc/HFF3//+98v&#10;3O7v7//jH/944oknTtjxYWw8OBPFGGOMMcYYY4wxxhhjjDHGGGOMMcYYY4yNzNfU7+tMSJ6ikIgI&#10;JIIrMW6LOkck7bFkOSpFGXqtL+jzTV5Rn6+VAVdioyuitpBApQMzRL6mbEiZ0GQCSDqCCFKB2ffN&#10;BNFEmpGw6h3xWn8oBQz4Jh2adKCjlqhzhCOgnONJRDkF6dAEmqSA1qiMWtgckXs1bE95EcCWrMor&#10;8hQ1RyxrYqNf9Y7Ihrrf17aQHVnVHt8FFm1qsz0151Q5w1UaiCKAKTHLHt8zRi3hSurKm678DmJR&#10;Y6AMaUOaQGJZZ+PEQEQphCYAgMCQu2tE7RjbzT322GOlzXnz5o34kN7e3hNOOKGzs7O1tbWtra25&#10;ubm5ufmYY44pLf6z29i2bVtp8/DDDx/Vw3t6ekqb8Xh8tAP42c9+9uijjxabX/7ylw855JCJzEQt&#10;XbrU87xi89Of/vR49laN6Rx88MG2bYdhWGjefPPNnIliu4pd4Os1Y4wxxhhjjDHGGGOMMcYYY4wx&#10;xhhjjDFWK0TU7ZmtWZUKDAAYgtCQIaBCCSaEQvbGEdgWk9MSljOxqRsACDSt7A0yoenzTCY0rsTm&#10;mChJSrxtPAIxamHUAm0oFVIq0HlFLVG5osfft9Fpiow9QDI2SUcc3OK8PhAiQNIRmdBkQtOR07YA&#10;V6Ir0ZHCfntWiwACTb6hQJOvSBM4EpsjIm4LgTC7zm6PyWKCpdfTvqZMaCwBMXuiXxqBWO+KPs94&#10;mjakVVtMirdHa4oDVYZgcoRbNBUyUVjViJwy9ErvW4GotogcZyCqQCC2RkVpLMqV7pjDfqHZfkDk&#10;hL+phyfF9pcp0JyJYqz2iKg0oFJXV9fU1DT8Q1555ZUFCxb09/cDwObNmwudl1566RlnnFHr2VTF&#10;oEzU7NmzR/XwZ555prQ5d+7c0T77BRdcUPrw66+/foKPwK233lraPProo8e8qypNx7KsD3/4w/fe&#10;e2+huXTp0v7+/oaGhgk+UIyNAWeiGGOMMcYYY4wxxhhjjDHGGGOMMcYYY4yxHRsIzOv9QU5RaCgb&#10;Uk4ZZQZvI96sFhUY2pJVMxL2jMTElSMqZEsyoenKa0+ZBleWWbFKCmx0MWZhj6c7cqo1Kl/tC+c1&#10;Qb070bEoS+A+jc7UuNmSURKhzhG5kHLK5BVlQgIwiCTeVuoKiAAAbIERSyRsdCVaAttjcmrcGhQR&#10;2ZLVoaG8oga3NrmWpCUyglKBiUgcCKjRfdso4jZaAiVCoAnsWoxviEIBomrXiVqbCn1NXRUNRBUI&#10;xLaY7MzprryeGpNr+oODW92x7SrQBgC0AQFUvUMxBttPGIDATK6BMfbO1NnZWVoC6NRTTx1++wcf&#10;fPBDH/rQoM6f/exn5557bq2nUi2ZTKa02dbWVv5je3t7Ozs7S3vKKcNVZIw5/fTTtdbFniVLlljW&#10;hGYofN9/5JFHis329vYRU3M1mc6pp55azEQBwO9///vd+JxkuxPORDHGGGOMMcYYY4wxxhhjjDHG&#10;GGOMMcYYY4MRwPpUuCmjQkP9vskrQqSIFHUOWghSCAAyBMpAYCivqDuvLQH1jtyQDns8vW+jE7Wq&#10;nsEhotcHwu2BKG1aIzJqj64kjiuxLSq7PdOV11Ni8GpfeEirqGoYZmfqHFHX5HjKbMnqzryO2wgA&#10;iiDQFBRq4rxJILgCHYmFkFPEwulxqy0qhxbzyYZmwNeZkBApPuFForZDiNmYCowh6PV0o/u2Fyhh&#10;CwBwJAZ6jLuvuNCAQBDVzEQN+Lojp1OBCQ20RUUFA1EFCNASEVtzus83lsAt2TEe3EKdKEPgyO2v&#10;GhEZQGXIEBkCKVAASAECoJwgYqUIRPNmnagJe1LG2M6sXLmytHnCCSfsbEsiuu666xYtWlTa2djY&#10;+Oc//3n//fev9Tyq6IILLigtbTQqt99+e2kzHo/vu+++5T/8O9/5znPPPVdsfutb39prr70mePp/&#10;+9vfSpsf/OAHx7yrqk7nve99b2nzvvvu40wU2yVwJooxxhhjjDHGGGOMMcYYY4wxxhhjjDHGGHsb&#10;TfRaX9jr6XRg+gMjABpckbBRvC32gADgSogDNjjkaxoITI+nswqbCf7e7c9rcpLO6BJKo1XIMvX5&#10;xlPUErGiY4r9WAJbI6Ijr7vzpj2OawbC/RrtiQx4lIpYYk69eFednQ1NOjDp0KRD46m3BT8EYtzG&#10;hC2SNiYcEZU7rYvV6xkCyIYmbklZoxkBQEziAEFemZ683rP+bdWg4jYigCMxpQ0R1eqwFxFRPjQR&#10;iQCQHGW+rkyG6PUBpQykAhO3MWJV5VmkwEZX9ng6G5oN6bBOmzHspBCyI4CcMjpvAg07K8uECBIh&#10;aomIhRFR9XwUERWeYeIK0jHGdm7ZsmWlzSOOOGKHmwVBcM455zzwwAOlnYcddtjjjz9eX19f60lM&#10;UqtXr/6P//iP0p6vf/3rQpT7D8cbb7xx2WWXFZuHHXZYaXPCPPTQQ6XNYVJztZ3O7NmzhRDGmOKw&#10;lVITXFOLsTHgc5QxxhhjjDHGGGOMMcYYY4wxxhhjjDHGGHsLARQCUb2eyYQmbmODK4ZP1CBixEJX&#10;Yk5DX1515Kg1aq3o8ee3uPHqBEsAQBtaOxD6mtKBSToYG0cdJCmwOSo7s6rfRwTo82VTRFb1IA9P&#10;ICQdUUyUGaJCAq0AEcqcajo0oSFDEK3lbMASIBHyiuI2pQJTV5KUk4gxW+QUEUFowKnpOAEgNKAI&#10;6i20BSarU1mrI6dzyvT6uhA1rN5c4jZmFfYHJmqJrZlRl4ryFHXlzbacTgXaECgLNYEhIkIDVAhH&#10;IRRqaiECCcTQ6HSAAsi1RMzCmIVVCkdpgsInUtU+XRhjo7BkyZLS5g7r9vT09BxzzDGDKkotXLjw&#10;u9/9LmdOdubZZ5/9l3/5l9KeWbNmLVy4sMyHK6VOOeWUYlMI8dvf/rb8PFUF3XfffaXNgw46aAw7&#10;mYDpSCkPOeSQF154odA0xrz66qsHHHDAxB8xxkaFvw0xxhhjjDHGGGOMMcYYY4wxxhhjjDHGGGNv&#10;WZcKez3d4+lMaBpc0TRSIKoIEeMWtsUsAOjMK9/AK71BuLPKMuPWkdeBoT7fWAgN4w7TuAITjsiE&#10;JjSwMaOIqjXsMRCIAqH4X5kpEyLKhCbQAAC2rGU5HUSMWSKviQD6/cEFi2I2aoJAm4687vVMj6e7&#10;8rozr3vyesDX2ZACPXEvRl4ZAIhaoikiqpTn6crrQJOnqN6tevGuRldqA1ll+oNRvA8DTa8PhC90&#10;+VuzYS40oQFPUSakvKLQgCICAolgISCiIQgNeRpyitKBySrjacgq6vHMtpzJhVV56RSBFAAAruRl&#10;wIzVmFLqueeeKzbnzp0biUQGbfPKK6/MmTNnUCDq7rvv/sEPfsCBqEG01j09PY8//vjJJ5/83ve+&#10;N51OF+9qbGx85plnHMcpc1fXXnvta6+9VmzeddddU6dOnfgZhWG4Zs2a0p729vYx7GdipjOoytnT&#10;Tz89QYeJsXHgj1HGGGOMMcYYY4wxxhhjjDHGGGOMMcYYY2y7fl9vzqh0YLIhNbiitKRPmRyJrVHZ&#10;mdfdeS1j8vWBcN/Gctfvlo+ItmSVpynQ1BKtTLSk3hHZUKcCbQvIhJR0apkjGr/AQKAp0EYKqGkk&#10;CgDAlZgOQRvwNAFAaKjP0wOBSQVmIDC9ntaAA75RbyZ3iLYnwQC2FziyJcYtjFloiSpOJq8hIlEg&#10;tESrsr7UUyYVmKwigRCr/gpWW4ArMReSJsorilkjHDplaFNGbc1qRZQJzEBgcoq0IUSISrDlDg89&#10;AgAQaQJFGBrKGwJNNoJrYeiRE2KDIyIjPfWoGENSCuA6UYxNAuvXry9tnnbaaYM2eOCBB84888zS&#10;nrq6umXLls2fP7/WY58sXnnllYMPPhgAtNbGmB1u8/73v/+Xv/xlIpEoc5/Lly+/4YYbis0TTzzx&#10;4x//eE1mt23bttKmECKZTI52JxM2nUE1rJYtW1Z+YS7GaoUzUYwxxhhjjDHGGGOMMcYYY4wxxhhj&#10;jDHGGAAAAbyRUspAf2DiNibtMcYYbIEtruz09IBvEGAgZurdCmcXMiF5irKhkQjR8daI2k4gxi2R&#10;UaYJoMvTydHnwSaVTGAAIDDgCKxSyaPyFcr5aKJsYF4fCDtyyhBoAl9T8b9AkzJUkrshBCpUa5IC&#10;NVGood9HV0LMFnELRaUn5SkKNDVFhESor86r35XXAJALTbQK49+hmI19niED2dDErOHeKn2+XtUX&#10;hoayIQ0EWhmIWZh0RKgpr8kafriIEkECuHJ75ajAUCYkW5Ah7NQUs7EpUpmiTobIAEgEgbUP+zHG&#10;XnzxxdLmMcccU7xNRNdcc831119fusHBBx+8dOnSpqamagxm+fLlhx12WDX2/NnPfvaWW26pxp4B&#10;gIjCMBxmgxNPPPH++++Px+Nl7tD3/fe///3FZiwWu++++2r1TWBQkaj99ttvtCOZyOnsu+++pc2n&#10;nnpq4o4UY2PFmSjGGGOMMcYYY4wxxhhjjDHGGGOMMcYYYwwAoDuvc6Hp87UAaHTFeNabuhYmbJEO&#10;TMLGDRl1oFvhUlEDgQGAvKK4Pa5xDhKzMR2Cp2jAN+PZDxERAEIts0iBIQBQhtyxZtsqSArUhno8&#10;3eebKTGZDU06MKEBAECgqIVAhIhkIG4BACKiNoZAGACjKdDG1ygQbCwkqfQAYoMr4nbFikYRUV9g&#10;bIEJW0yJVasYVbdnfE2aIFrRuknDiEnsA8pr8hQZgh3Oi4i2ZvUbqTAw1OOZUFPEwuaIcCWCpzNE&#10;oEEZcMoLHwoEV6IjMdCFZJRxpAAgZaA1KsefYsorIIKIhUlH1jzsxxh74oknSpuFekcA4Pv+Rz/6&#10;0QcffLD03gsvvPCOO+6wrCou4B8+XDRmWuvqjXlEjz32WGNj46JFi770pS+Vc/Q+//nPb926tdj8&#10;5S9/2dDQUKvBr1q1qrS59957j3YPEzmdtra20ubatWu11lJWKHzPWHVwJooxxhhjjDHGGGOMMcYY&#10;Y4wxxhhjjDHGGAMA2JpVoaG8okZXjL+ITb2N2RBSgbGEzoYmbley8E4qMIEhQ1DZAlSOAIHga8qG&#10;RhkaVTImG5o+36QCk1fkazJEACAQIxKjFta7otEVUasGtadqnhoxRH2+zihSRIioM6QJXAmNrnAt&#10;tBEQcUtWSUVZIk3oSgQAWawqJJEAlKaQKDDkG5AIEQm9ns6E1OCISCXyRTkFoabWqLQEzkxWZXGp&#10;IcopyitChOhEVTiSAl2J/ZoIIDTkDnleQ/T6QNiR0zlFPZ6WAK1REZHba4tFpcghSSRF5IzmVELY&#10;nozyFRViYARmW5aaIyIyvneBp0kKcAQ2RXbtSm6M7R4eeuih4m0hxIwZMwCgp6fn6KOPfuWVV0q3&#10;/MEPfrBw4cJaj3dXFYbh1Vdffc899zz77LP19fXDbPmnP/3p9ttvLzbPPffcU045pYYjL40zAcCU&#10;KVNG9fAJnk5dXd2gnlwul0wmq36YGBsHzkQxxhhjjDHGGGOMMcYYY4wxxhhjjDHGGGPgKZMKTCYk&#10;gZBwKhA2EAKjFuYUNQJ05XVlM1GeImUAABxZyd0ioi0wNAQAnqZEGZkoQ9SZ01tzOhsaAAgNBZo0&#10;gSEAAIFgCbQF9ngaAJK2mJawWiYsEDMJ+Jp6PK0MaUNZAxKp3rXqbDEonJO0hTLGFuRrsgTIt0fy&#10;EMCWaAMaImXI15RVYCMYMp2aYhY2RoQcR4qPAPoD7UqMWjgzYVWu+tTbhAaISBPIia0gZguhDQCA&#10;psF3KUOv9AapwPT7JhWYiIUtkbflIaMWIoIl0NeGRp+vQ4CIhdJATplMADEbuvK6KQJj/jQgorwy&#10;MQsBoKmygUjG2OhlMplNmzYVm0cffbQQYsWKFQsWLEilUsV+27afeuqpww8/vNbjnaTmzZtHRABA&#10;REEQ9Pf3r1q16ne/+91tt92Wy+VKt3zttdcOOeSQlStXRqPRHe4qk8l88IMfLDYbGxvvvPPO2s5u&#10;y5Ytpc2WlpbyHzvx00kkEoN60uk0Z6LYJMffhxhjjDHGGGOMMcYYY4wxxhhjjDHGGGOMMRgICADy&#10;ykSsisU14hYaAl/TQGAqO9rAkC4UYhI07p29jcTt0ZFQj7znHk+/2BWsGQh7Pd3r6U0ZtTWrezzT&#10;7+tMaDKh6fd1d15vzarNWdXnm15fv9YXvNTp9fu6ssOehIhoIDAdORVoyISkCCwB9RHZGpFDqxUl&#10;HRGxMGoJRMirnR55gehIkXRkVKImyITkacoq6sjpQpJtbOPs84w20OgKV+LUuKzSAfE1AYAeZf2x&#10;8ZO4/c2ihhyi1f1hKjDdeZ0KTNIWrVE5qECcQHAE2gIAUI31CNsCE7YAgGxIIUGvbzw1xg8EX5Mh&#10;iFoiamFNqq4xxkqtXr26tHnSSSfdf//9Bx54YGkgCgDCMNx7771rPdhdACK6rjtlypR//ud//vrX&#10;v97X13fnnXdK+bZ/ldauXXvJJZfsbA8XXXRR6cF/+OGHY7FYbSe1cePG0mZra2v5j5346QwNm/X3&#10;91f7EDE2Tvx9iDHGGGOMMcYYY4wxxhhjjDHGGGOMMcYYg0xoNIEyEKlcESNXCkTwNWVCMlTJ8JKh&#10;Qk0FwApHogABCrsePrShCVb1h//oDVKB7szrjpzOKYpZoiUipyWsmQlrRsKakbBmJqypcaslKiNS&#10;ZEOzNau78joV0Iqe4I1UWNljMqkQQJdnBnwdaMiEWhNZAqKWsHd+cjVHpEQohJ08PUJmxpGYsNGW&#10;6GvKhibU1JnTfhkxtqHSIWVC0+AKR+LseltUrYLT9kwUQbVCVzshhSAAGlInan0q7PF0r6dzipoi&#10;sjGy46hW1EKJKBACXdjNmMaAmHCERMiFRhnq8c3YElbpkCRCxMLmyAQfRcbYDjz77LOlze9973tn&#10;n332DrecmGpF8+fPp+pYvHjxxB9ex3EuvvjilStXCvG2yMNdd91VWp6r6MEHH7z//vuLzUsvvfSo&#10;o46a+GEP0tHRUdqMx+NlPrAm0xmUQAOAdDpd9WPE2PhwJooxxhhjjDHGGGOMMcYYY4wxxhhjjDHG&#10;GIO8okJKwa5cERtEsAQqQ0Q0trzKzkjEQnSFKp1gMQCFXQ9zGAJDy7v9jpzq901HTitDja6YHrea&#10;IiJmo4Xb9wAAiGgLiFnYHBHT4rLRFYGmrTmVCsyWjFrZE4y59s6ICsWIpMCwwjW6RkZEXTnlKZNT&#10;lNdkIcZtUXjJ5M5fL4nQ6EpLoCvR1xCMdGQQMSoxbglDlFEUGujM62w4uuOZU9Tvm4SNdY6YHrda&#10;qpm0CbdnokhO7NpViQQARKRLDmlXXm/MqExoMiE1uCKx87Ba3BaIEJGoCMZzLiFA1BIImFOkDHV5&#10;ZrSZQE+ZvKI6VwiAKTHORDFWe4899lhpc8OGDTvb8pprrgnDsNbj3SXts88+99xzz6DOoRmz3t7e&#10;j3zkI8XmrFmz/uu//qvWYwcAyOfzpU3Lssp5VK2mg0O+pfB5yyY/zkQxxhhjjDHGGGOMMcYYY4wx&#10;xhhjjDHGGGOgDBVSS7KiKSMJ23erKprMscX2cY5UT2j0x4HAQgAAZyehqEDT8m4/HZiuvE4FJmGJ&#10;9riVdEYuLyQQk45oj8uYJfp9053X/YFZUbVYVCHl4ggIqxa72iEi6vGMpymvKDQQkRi1sBB+EQDD&#10;x4HiNsZsjEh0BORVIUc3wuAtAQlbAkEm1KGmHk/nyj7VPGW6PRWxsDEimyPyXXVlLdQeM0tuz9oZ&#10;qlYpqh0qvP6IWDyjc6FZ0x96mvp8E7MxaQ83HolQZwtboEQo5xUZhkCI2UgEuZBCbfr8Ubx7iWgg&#10;MJaAhC3a41bU4gXAjNUYET366KM7vMtxnEMOOaS0J5vNLlmypNZD3lV99KMfHVRe6Yc//GFpk4jO&#10;OuusIAiKPb///e8dx6n1wAEAlFKjfUgNpzM0EzW0chRjk011v78yxhhjjDHGGGOMTaTzzz+f3ryi&#10;Xl1dXa2HwxhjjDHGGGOMMcYYY2xXQm/dIIDKlYoCLEQyKpvLidnCDggAAm1sUbF0BBEoQ1FbAEDE&#10;2sFBMASv9AV5RZ15HRpqiYrYKLMZErHJBUeIPl9THgDgtf5w/0YbK13wKiKxUHMpG5IhGjmzVZkD&#10;SL2eySnKKwoMRCS6EgHAGEIAgThi4q45Iok0gABlPE0EEJEw/AkpEBK2yCqTUyZmiV7P2DEcvtwZ&#10;EWVC6g+MI0RLRCZtsXdD5V+CQRwBACAR9SjrI42TMtQ0Zepp514wPWFNi1sA0CMSgabuvLYFNrli&#10;xInXuSITmojErKLQgD2ON5xEjFqQU+RpAqC4ZSLlvYPymnwNzRFhCZyZ4NW/jNVeV1dXLpcb2n/g&#10;gQf+4Q9/6Ovr22+//Ur7r7zyyg9+8IPV/qTdLVmW9clPfvLb3/52sWfTpk1BEBRjQkuXLn3iiSeK&#10;91533XX7779/rUe9neu6pc1yyi7VcDo05B/oMgtbMVZDHBNnjDHGGGOMMcbY7mPGjBkz31RfX1/r&#10;4TDGGGOMMcYYY4wxxhjblUjcnjupbF7DEBTCKbKiq6CTjrAFSARPV3K4njFEELEw4YgdpnfWpsJM&#10;YLrzOjCmNSJHG4gqQMSkI1qilqep1zN9nt6U1ZU8Om8+S8LGQrUrv6JHaRip0GSV8QqBKAHum696&#10;aKhwqHaYNHvbsAFaojJmYdQSrkRfQ04RjXRSIkLMQoGY16QNdRdeyJ0ggG7P9PkmZuGUmIxauH+T&#10;I0XVl+lHpAAAS0CVKoPtjAaMRqNt02a8a9bMmTNnJtumZ4xIBYYAWiKinLAcAtQ5whJoCcgrGmdt&#10;NlugIzDQZIgG/JFfXADQhvp9YwuI22J63HIq+2nCGBuTlStXDu383Oc+9+KLL06ZMmXfffedN29e&#10;6V2vvfba3/72t1qPeld1xBFHDOrp7+8v3u7r6yu9a9GiRU4ZzjnnnNJH/frXvx60wYIFC8Y/8ra2&#10;ttJmOp0e8SE1nM7QqlZ8LVo2+XEmijHGGGOMMcYYY4wxxhhjjDHGGGOMMcYYA1eiJRAA1DgTDyWI&#10;SBEVdutWNMbQ6EoAiNoiF1YyX5IPQSC4EhucHSwvTAVma1alApNX1BKxRoz3DC9mYb0jsqHJhmZD&#10;KsyFlTvub0o60paICF7lI1c7EGhKBRQa8A1FJLpvBsYMkSawBBaO7Yj7KcSi4raISIxaqAykQwoM&#10;DV9sTCDGLEFEOUWhpl7PDA3bEJGnzLas9jQ1RURzRDa64uAWd2IyNoVnkYh6YjNRSptCwK8QylqX&#10;DpWBTGgS9va3fDkSjrAERCUiQi40NL7CbxGJiOhr8g2NGGskgm7PGIKWqOUInBaXE3n0GGM7s2zZ&#10;stKmlPKhhx667bbbinV1rr322kEPWbRoUa1HXQPf//73S5M5hx/6mGAfAACAAElEQVR++Bh2MmfO&#10;nEE9wxRcMsaEZTDGDN1nqaEBoTFob28vbXZ2do52DxM5Hd/3B/XwtWjZ5MeZKMYYY4wxxhhjjDHG&#10;GGOMMcYYY4wxxhhjDKIWWgIEQlC5wIYi0ASOQEeOIn1RjpiFcVskbCTATIXSRNpQRum4LRCgLWYN&#10;upeIXh8IlaGBwMQtjI0vEFVQ54iIhD7faIJ16QqsPB6k0RUIELMwE+jKJ66GHJ8+3xhDeUUWQmmm&#10;LDSAALbA6GhOguaIqHOEIzBhby9PlA1JD5uMEghRSyiCvKacokz41pZE5GnqzOvOvCGgKVGZsMXM&#10;hDWvybEnquiQQIhYwpFoAL0KRg+HZQACsz2OFbGwO68zgekPNBDVOaNYQ4sArVFpCYxZaAjyalyf&#10;EojgCAwMaKJ+f7hCUYXzKjDUHJGOhH2bnMp+kjDGxmzJkiWlzdWrV3/gAx8o7fnABz5g23Zpz29/&#10;+9utW7fWeuATLZFIlCZzVqxYMYadOI4zqMd13VrPrCwzZ84sbXZ0dNR6RMPJ5XKDehKJRK0HxdgI&#10;OBPFGGOMMcYYY4wxxhhjjDHGGGOMMcYYY4xBgysRwJWYV0RUmVhUXhMARCysH036okzT4tIRGLEw&#10;FRhTiQH3BwYB6xzR4Iqhkac+32RDMxAYBGh0KzadpohFAAOB6fV0pcJdRUkbE7ZIOoIAs0F1QzgZ&#10;Rb6mvCYCilqI+NYBDA1JhEI6a1T7bHBFe1xGLBGzRNxCA5BRlA7I1zt9xW2BroBAkzKUCgwBGKKc&#10;os6c6cxpTdgckdPiVswW+zc5e9TZpeOsOCIKDWVD0++bjpzamlUWQiHRk5uQyl0AkA+NIYhbWOcI&#10;V+LGjAoM5UKqd4Qc5dxtgc0RKREjFoYGPG1gHNWibAGI4GsKDeXCHe+HiNIhZUJT74iohXvV26PK&#10;cTHGqkcp9eyzzxabs2fPnj179qBtXNe94oorBnUuXry4eqNavny5Ux1f+MIXxjyqvfbaq7Tped7Q&#10;4M2IBgYGBvUkk8nqHckKmjt3bmlzkofistnsoJ5oNFrrQTE2Av5uxBhjjDHGGGOMMcYYY+wd6vHH&#10;Hy/+Pa+rq2sin/rMM88sPO/ChQtrfRgYY4wxxhhjjDG2XdIRtsCYhaGhSsVnsiG5EiVCc0RWfMCt&#10;URm1sNEVxkCfP94cV16ZbEh1jpAIs5L20A225bQiyIaUcFBUrlKNJSBmYSY0hmBrtsKlohBxalw6&#10;Al2J6dBUKuo2lDI04BtlKDQQkUK8PRClCRyJAiEy+opMjsD2mGx0hSMxaYuYhVKApyEdUjY0nqLA&#10;kDKFV58AiIBsAQiQUyYTmvUptSmju/PaADRHxNS4TDo4PWEd2uo2VeGcBAAiyoZmYzpc3u0/vc17&#10;dpv3Upe/osdf3R++PhD2+rozp/PKbM2oTZmwx9M5VbVXBQAAsqGxBToSW6PSU5QNTTYkgZAYU7go&#10;amGDKwpnlK/HVS1KILoCQwMEhXjV0EMJfb7p903cxjpHTE9YU4ZUb2OM1cqGDRtKm6eddtoON7vk&#10;kksG9Xzzm9/M5/PVG1hYHVqPPcm6xx57DOpZt27daHeyfPny0mZLS0tpnaizzz6bRu+JJ54o3ecZ&#10;Z5wxaIPS2NuY7bPPPqXNVatWjfiQGk5n0B/LZsyYIWVVvi0wVkH89YgxxhhjjDHGGGOMMcZYFW3a&#10;tGnZsmVPPvnkihUr1qxZ09/fb9v21KlT99577yOOOOJ973vf4YcfHolEJn5gvu+fc845YRgCwKc/&#10;/enW1taJnM43vvGNBx54AADuuOOOz33uc/Pnz5/4I8AYY4wxxhhjjLFBEKAtJgNDA4EZCExrRIyz&#10;hE4upFBTS1TaAhsjlb+CuUCcU2+v7AnqXdHvG1uKOnuMAw4N9HjGkVjviCkxa2gtGmWozze50ABQ&#10;0q7w6tikLbKhzivq8cyeRKKilYtao9a6tEo6ojuvPU3RUVZqKlMmNIYor8lCGFRDy9NkIdgC65yx&#10;zyzpiJgt0oEpJHwIINQUGgoM0ZtpGiwpWqQNKQJDBEDtcRGzhC1QIkyNW9Pjlj36aFY5sqHpyOve&#10;vPY0AYCvydekDBkCTaCJDIEA8jVogsBQNgRNlA01IrgSYxbG7cqF7QrHgcjXVOcKAGiOyK68BoCc&#10;MlGJY34x6hwRGgIAAZDXpEMz5mHbAjwNhTpRza6Ekr0YQ92+8RQ1uKLOEY2ueFedPaYnYYxVxYsv&#10;vljaPPbYY3e42axZs4466qinn3662KO1vvfeey+66KJaz2DiTJkyJZlMptPpYs+yZcv233//Ue3k&#10;pz/9aWnznHPOGf/ABqV9qlQ4cVCdqDfeeENrXY2gUUWm8/rrr5c2jzvuuGocE8Yqi+tEMcYYY4wx&#10;xhhjjDHGWLn++Mc/OiV+/OMf13pEkxcRLV26dN68eTNnzvzYxz52++23P/30052dnUEQZLPZNWvW&#10;LFmyZNGiRUcffXQ8Hr/ssst6e3sneITXXXddT09P4fY111wzwdOZO3fu6aefXrh91llnjecKi4wx&#10;xhhjjDHGGKugaXFLINQ5wlOUG0cFGAAwRP2BLiQ9piUsWZ2Fto2unJ6w6hwRt0W/Z9Jjqm8VaOrM&#10;K4HQGpURC+fU7yB6MRAYIsopci2s+FwciZaAnDLKUDascNEggTA1ZsUsdCX2esZUoygRQTak0IAh&#10;cCVCyfHxNRmCiIWWwOSYChMVSYQGV0xPWK1RmbDRtTBuizpH1DkiYWPUQldiRGLUwpiFdTZGJFgC&#10;oxZKIabErNn19mFTIu+qs6sRiPKUWd0f/q072JxRfb7p9czmjOrI6X5f5zUpgkKNrIQtXCkciQBA&#10;BJmQUoEuVLvKhabXM1uzqrInQJ9nADFeKO4ksdfTgSFtIGKN67Vojsh6VzgS4zYagkxolBnLsAWi&#10;AAo1EWBpqShPmW1542tqjco6R0yNW/s1OVX5BGGMjdWgmjyHHHLIzrZctGjRoJ6rrrrKmArVo9wV&#10;CCEWLlxY2vPf//3fo9rDG2+88dxzz5X2nHvuubWeVrna2tqEeNs/OhP/F7Hy/eMf/yhtvuc976n1&#10;iBgbGWeiGGOMMcYYY4wxxhhjrFz/93//F5Y47LDDaj2iSaq/v/9973vfCSec8Morr4y4sTFm8eLF&#10;bW1tv/rVryZshGvXrr3xxhsLt//1X/+1vb194qfzrW99q3Bj9erVd95554TNnTHGGGOMMcbYO5wy&#10;1OvpzRm1NhW+PhCuS4VbsyoVVCUnsityJc6IWwlbRCzs840ax4rlXs9ogsaIcCVOi1W+GkDRHkmr&#10;KSKbIiJuYyGOUv6oiSgbms6cQsC2qOVK3L/R2WFkJhUYQxBoisqqLDuMWMLXBACpsPLLxKcnrKgl&#10;miOSAHo8Q5U+3XPaFAofCYTSo2cIfG1sARKxwa1YBaSohc0ROT1utUVlY0QUEnExCyPW9kBUzMK4&#10;IxtcWShO1WDjfo329LhV6SJMAAChobWp8IUuf1tWDfh6c0Z15XVem6glWiNiRtKeHrfaY7I1Kpsi&#10;ssEVzVE5IyHrHdHgCluAQAQET5t0SNnQ+Jp6PL0tp/PjSyQW5LXJKap3hCVwVtJWhlIh5RUhUNQa&#10;787rHVEoAZewEQGyirLK6NGfWo4UmgAA8qpwPKErrzvzBgDaYzJm4V4Nzp71dmWLpzHGxu/hhx8u&#10;bc6cOXNnWx533HHJZLK0Z9u2bf/3f/9X6xlMqAsuuKC0uXr16r/85S9lPtYY85GPfKS0Z+rUqe99&#10;73trPadyCSFOOOGE0p6NGzfWelA7tXz58tLmQQcdVOsRMTYyzkQxxhhjjDHGGGOMMcZYuX73u9+V&#10;Nvfaa69aj2gy2rp169y5c5988slRPUprfdZZZxVjQtX28Y9/vHh76DUaJ2Y6c+bMOfXUUwu3P/vZ&#10;zxaLVjHGGGOMMcYYY1XSk9cre4NnO/xXeoO1qXBjWm3KqI0Z9fpAuLzb/8u2/Or+MDOmKkO7mRlJ&#10;K2Zhc0QiQmdejS2a0evpnKJGVzoC96q3ZRWyKEUCcZ8GuykiC7VrMqHZllWZcOTkT2CoK697PONY&#10;YkpMRi08oMmJ2TteVZhXpIgAwKlClSEAcAUaAk2Qr0ImSiLMbbAtAQ2uyCvKViJvUyoTGkOgDDgC&#10;8c3sChFllUHEqCUK5cIq+6QCIWJh0haNrmiLymlxa2bCmpGwpsWtqXFrSkzOSFhxG0NDiiBd6epb&#10;BX2efqHT35xR6cBsyal+30QsnBKT02KyKSKittjhySQRGyLSEuhKNERRKeocEZVoADIh5ZTxlOnK&#10;6668Hs+gDVC/R47EOke0x2SdIwZ8Q0R5Ra4lKhIxilk4JSYdiQlbRC00Zvv4DQFAuWO3EAhAGcpq&#10;0+uZbTnla2qMiKlxGbPEAc1OezUTlYyxsclmsxs2bCg2jzrqKCl3+la1LOuqq64a1Dm0pyLmz59P&#10;1bF48eLxDOzAAw88/vjjS3tOO+20VCo14gOJ6Atf+MILL7xQ2nnHHXcIsSuFIE4//fTS5ksvvVTr&#10;Ee0YES1durS0hzNRbJewK30cMMYYY4wxxhhjjDHGWA2FYfjXv/612JwzZ040Gq31oCadXC536KGH&#10;dnd3l3buscced99994YNG3zfN8YopTo6Oh566KGhhba++MUvPvbYY9Ue5BNPPPH0008Xbp922mnD&#10;XL6x2tO56aabCje01p/85CerPXHGGGOMMcYYY+9YqcC81OX/oy/oyul+X3fk9KaM2pRRmzNqY1oV&#10;6roMBGZrVv2t2/9HX+CPK4mwy5OI+zW5rsS2qEUAHTnlj6ZclCHq8nQmpAZXJGyclbQbI1WPNEiB&#10;+zc6U+NWvSPa41Ii9npmS073eyavTWkVMCIINaVD05FT27I6NNAUkW1RWeeI+S1OwtnpksLAkDYA&#10;VVt0KAQBgDZUpVxenSNmJqxCdqXfN3ldsadRhjwFgTEAVAyMEVBOERHELJQIzdU/B3YoKoWniQD6&#10;/AofViLanFUre4OcMluzutczDmJ7TLZEpCvfCobtTExCxMKIhQIwpwwQOBKTtohI1AYyIeWVySva&#10;llXKjOXjiIj6PAoNNbrCkfiuOhsAfEMAoAw5lTuJHYHtMavOEa7EpCMiEpWBdGjSIXmKyigbtX1I&#10;6dD0+yarTJ0tpsWtwv8e0ubWuxyIYmwyWr16dWnzlFNOGX77iy++eFDPM888s2bNmlrPY0Ldfvvt&#10;pc3u7u758+e/8cYbwzykt7f39NNPHxTHOu2004rXm9tVDMqDLVmypNYj2rHu7u5sNltsHnzwwYNK&#10;nDE2OXEmijHGGGOMMcYYY4wxxsqyfv360uYHP/jBWo9oMvr4xz++bdu20p7//M//fP31188///yZ&#10;M2c6joOIUsq2trYPfOADzz333E9/+tNBezj99NMzmUz1Rqi1Pv/884vNG264oYbTOfDAA4844ojC&#10;7QceeOCZZ56p3sQZY4wxxhhjjL1jrU+HL/cEA77u9vSWrEoFBoASNjZFRHNENrgiZgtN0OuZLVnV&#10;75uunH6py+/xdK0HXktRC/dvcqIWTolKAdCR132eKSPeALmQtuW0p6gpIuocMTVuzUxMUKQBEfas&#10;t/dvcpK2mBKTbTHpCkwr05UzmzJ6U0ZtzqrNGbUpq7bmdJ9nCLApIqbFrTpHzEhY81ucqDXcekJj&#10;oJCqqVLNKwkIAAZgTBGYssxMWglHNEekJbArr3OjiboNw9MEAKEB+63aQ5RXpAhiFlqILVFp1Wip&#10;ZtQCIvA19Vb0HW0I1gyotQNhTlFHThNQW1S0xmT5NcQQscmVAiFqoSHKKiqUNXMlJhx0JAQGsqEJ&#10;DGzL6dGmNImoz6dsaBpc4UqcXWdbAgEg0GQIDIGsRJGoIoHQ4IppcSthb09GFYJwgaFMSKnAZEOT&#10;UyavydcUGPI1eYpyymRDkw4oo8gQIEBE4tSYrHfFlJh8d1tkz3rbqWZ9OcbYeDz77LOlzQULFgy/&#10;fWtr69AYzze+8Y1az2NCzZkz58YbbyztWb9+/Z577nnBBRc8/fTTvb29xhgAIKKBgYEXX3zx85//&#10;fFtb20MPPVT6kL322usXv/hFracyanPnzi0NFz388MMjFvOsieXLl5c2L7zwwlqPiLGycCaKMcYY&#10;Y4wxxhhjjDHGyvLiiy+WNo899thaj2jSefHFFx944IHSnltvvfWqq66ScsdLfxDxYx/72JNPPlna&#10;6Xne1VdfXb1B3nXXXZs2bSrcPuSQQ+bPn1/b6fzXf/1X8fa5556r9Tt6wRljjDHGGGOMscoiotf6&#10;go1plQ701pz2FDW4YnpMTolZDa5M2CJuY50jGl3RHpNTYzJmi1Sgt+VUNjSv9oVbs6rWM6ilOkcc&#10;0OzEbdEet5KOzCizJav6fONrGrSMlYhCQ6nAbM2qbk8LxCkxmbDFrKQ1p84asWBOZTVF5LvbInPq&#10;7XpHtETljIQ1JSabIiJhi5glYrYo9E9PWO0xWe/IqXF5SKvzrjp7xJQIIhS2MNVZxVvYLQJU74AJ&#10;xP0anbiNU2IyIkWPZ3KqAnMJDBBQMWlDRFlFoYGohZbApoiMlJ0UqriIFAIhrygbmkrVf9OGVvT4&#10;HTnV75vuvI4IbI/JyOhTX5aA5oi0JcYsURqLQsCIFDELNVEmNKGhzrzOhuUG2AqBqExoGlxR54jp&#10;Caslsn1svqZC4q6ymagCidAUEVPjVqHaVcwSdY6IW+hIRARDoAx5mvKKPE2hIUMACJaAuIVRCx2J&#10;EYlNEXFwq7tPoxOxOA3F2KT22GOPlTbnzZs34kOG/qXgzjvvHBgYqPVUJtSXv/zloTGbe+65Z8GC&#10;Bc3NzVJKRBRCNDQ0vPvd777tttsG/cVk/vz5L7zwQiQSqfU8Rk0I8YlPfKLYDIKg+IeqSeXRRx8t&#10;bZ588sm1HhFjZeFMFGOMMcYYY4wxxhhjjJXliSeeKG0efPDBtR7RpHPdddeVNo899thLL710xEcd&#10;c8wxgzZbvHhxd3d3NUaYzWY/97nPFZv//d//XfPp/NM//dOcOXMKt9evX/+DH/ygGhNnjDHGGGOM&#10;MfbO9EZKdeV1v296PROVOC0m6xwhdlJ4xJbY5IqpMQsRCwmEN1KqO/+OvnhHwhYHt7qtUdnoiqkx&#10;K27LbGg6cnpTVm/L6Y686srrjpzektVbs7rfNwKxJSrbYzJpi3lNzqykXQxEEVE6MJuzan1avTEQ&#10;ru4P/9EXvNoXrE+HXXmdDU0Fg0YCYVrcOnxK5MBmZ1bSbotZja5scEWjKxpd0eCKloiYHrf2aXQO&#10;n+Lu1TBCeagiiduXG1apsEFhtwKhqgEiV+KBzW7CFq1R6Urs8XT/uKNCoTbabD9EmigTkjYQs9AR&#10;WO+IuF3TcAuCK9FTBAADfmXqYq0eCAcC05XXqcDUOaIlJsVYI0YxSzS7pbEoUG+WCbMFJmwJANmQ&#10;QkO9flmZLmWoK69LA1HvSr6VSwwNFKq9CaxWdQ5bQFNETE9YU2KyzhHRN/NRCVskbVHviDpH1Dsi&#10;6YiELeKWiFoiaomYhQlbTE9Ye9Q5CZuX9TI22RHRI488UmzG4/GWlpYRH/We97ynvb19UOedd95Z&#10;69lMKET80Y9+dPPNN4/hsVdeeeULL7xQV1dX60mM0UUXXVTafPzxx2s9osGI6Ec/+lGxOWvWrLlz&#10;59Z6UIyVhb88McYYY4wxxhhjjDHGWFkeeuih4m0hxIwZM2o9osklnU4/+OCDpT3f+973yrwQ8vXX&#10;Xz+o5/7776/GIL/5zW96nle43dbWdswxx9R8OohYuv3ll1+ezWarMXfGGGOMMcYYY+80XXm9NatS&#10;gUkFps7B5shO01ClbIntMekK6PF0XpnVA2FOVSZHsYuyBe7b6MxrdpoioskV0xNWW0zW2cISgICG&#10;QCDEbFFMQdQ7YlbSOrTVbYxIAAg1deT0q33Bsx3+37v9tQPhhnS4MaM2Z8KtGbU1qzek1Wt9wUtd&#10;/jPb/JU9QbenK5g4qnflHknrwGbnPe2Ro6ZG3tseOXJq5Mj2yKFtkb0a7NaotMo4JYoiEgvhqbA6&#10;cZLCbi2BZWa0xsyReGCzU2eL1qhM2CId0taszo81GEVEgSFNAEDKUDYkREjY6Ehsioh6t/ZLNF0B&#10;iggAKlInamNaded1v2/yipoissEdzTm0IzEbC7GouC0IKKsorwxtTy5BwkaJkAtJG+j29DAzIKJU&#10;YLbldGCgOSKHBqIAINz+SoEUVX9dXIkNrpga216TrTUqmyKikNSqd0VTRLRGZXtMTk9YU+MyaQuJ&#10;iABBhWp5Mcaqqru7O5fLFZsnn3xyOX87EEIsWrRoUOc111wThmGtJzShEPHf//3f169ff+6555az&#10;vRBi4cKFGzZs+PrXv25ZVq2HP3YHHHDArFmzis1JeIG81atX9/T0FJtf+cpXJrjYKWNjhlSlizYw&#10;xhhjbDR+/vOff+xjHys2t2zZMnXq1FoPijHGGGOMMcbYWzKZTDKZLDaPPvroP/3pT7Ue1OTyhz/8&#10;4cQTTyw2Z8yYsXHjxvIfftJJJz322GPF5ty5c1etWlXZEWYymYaGBq23X9/6tttuK60ZVcPp5PP5&#10;RCJhzPYVZosXLy6nIBVjjDHGGHuHOPPMMx944IHC7QULFvz5z3+u9YgYY7uG0NALnX4mNF15HbdF&#10;o4OjWtRoiDryxhhqj1tNrjig2eE1kUSUVVRIg2TCwTkxR2C9K5ojsjEiJCIAKEObs3pzJjQEypCn&#10;wVPG02Tevl4PESxEW4ItMG6hJdAWOCUm22MyUuVo0Ghtzqi1qXBTRsVt0ViFqE9XXmuC9pjcp9Fp&#10;jcpqT0cZWtUf9nra19Tnm0BTzMZ6W9ijLFMVatqSU+nA+BociY6AqCUsAS0R6VS14lXZsiH1eHp6&#10;wpqRsPast8ezqx5P/6M3yITU6+l6V9Q7FTsNcsr0ekYTBRp8bQCwkMETiESUUQQACVu4EqdE5aBP&#10;I0OUCymjqPAiNrrSQpiVtGYkrEEfXH/v9jtzuiuv2+PSGW+Yq5K6PK0NtMfk/k1OU6TqJz9jjE0S&#10;mUzm2WeffeKJJ55//vnVq1dv3rxZKZVIJPbYY4+DDjrooIMO+qd/+qdDDjnEdd1aj7QyfvKTn5x/&#10;/vnFZmdnZ2tra60H9ZYrr7yyWMJLSjkwMBCPx2s9KMbKsgvHJRljjDHGGGOMMcYYY2zCDAq0nHzy&#10;ybUe0aTz5JNPljYvvPDCUT381FNPLQ0RrV69OgxD2x7XKo1BvvOd7xQDUQBw3nnnTZLpRKPRhQsX&#10;fv/73y80v/a1r33mM5/Zpa93yBhjjDHGGGOs5jZnlDLU62kLodERow00CcSWiNyWU/2+lgh9vuFl&#10;+oiYsDFhCwAwRJ6mQgEtgeBKtEvyFYZgS1ZtyqhC1aBUoAsRKltgzBYWgkAQgIhEAKEmZSAwkA/1&#10;gI8RCxO2CAxtyeo9kta0uJw8abRCACYiMa9MxTNRhsjXFLdF8YmqzRK4X6Pd48s3BkJHYjowA4HJ&#10;hdqWGLcwbqEcKTNDRIGmgcCkfLPpjdUdr78ysPH1bWtXbVu3pmP962EYxhKJWDwZjcdjiWTLlKkH&#10;Hn7kuxccs8fcfSf4NZUCAEAbCsy4LqCfU2ZVf+hr6vN0zMLKvkwxS0Ri2BdQFowlhKfI00QaJJIt&#10;0JWQDyGnDILo9U2TiwSgDCiCbGg8TUTgSGyLyYjEOkfsWW8XzqVBHInFowGTKRNlDBQCdJMkR8cY&#10;YxMjkUgcf/zxxx9/fK0HMkHOPvvsiy++uFgZ7Cc/+ckVV1xR60FtFwTBt7/97WLzmmuu4UAU24Xw&#10;n1QZY4wxxhhjjDHGGGNsZH/5y19KmwsWLKj1iCadJ554orR51FFHjerh++6776CerVu3zpo1q1LD&#10;C8Pw2muvLTZPOumkxsbGyTOdiy++uJiJ6u/v/+Mf/1hapYoxxhhjjDHGGBsVQ7Atp7OhUQbahtRU&#10;KZMtIGljKqB6B7ZkFWeiSgnEmLXjw5oNzT96A09TXlG/r0MDroSmiIxIsAZnMBDgrRV8xoisokxo&#10;uvNaCmh05dpU2OPpvRuciDUpYhIJR7gSY7bI5XVem6isZCQmr8EQxCxMOmLCYiGI2BKRDY5Yn1bb&#10;UCdskVMmG1K/bwYCcATaAiWSI1EiAgIRGCJDqIwJNPiGOjdv/L/f/PzPD/68Y/3rQ/fv5bK90FFs&#10;Ln3wlwDQ1Np26IJjDz/6fceeekYskSx/tGNWOO80QaDHlYlan1Khpu68tiU2VaGQlxDYHMG4Bb2+&#10;kYiGKDQQGvI0AYAByoQUKMqEJh1gMehpCahzRMxCW6AlcI+kNTW+02WxjsDCB6KhSfGeKtIEhQwX&#10;Z6IYY2w3FolErr766kWLFhWaN9xww2WXXSblpPiO/cgjjwRBULgthLjssstqPSLGRoEzUYwxxhhj&#10;jDHGGNt93HTTTcVf1R1zzDHHHntsrUfEGNt9lNb8AYB58+aN+JDe3t4TTjihs7OztbW1ra2tubm5&#10;ubn5mGOOOeuss2o9m6pYuXJlaXPOnDmjenhdXd2gnv7+/gpmopYuXep5XrH56U9/elJN5+CDD7Zt&#10;u3h1wJtvvpkzUYwxxhhjjDHGxqzH08pQJiRHojuOZZZ1tkiHOquMHWCgiRfrj6jP06/2BYGB7rz2&#10;NTkS22LCFVBOXSAhMOlgwsZA00BI3Xkds9AQvNjl7VXvtMUmxXrZ1qj0NVkC0oGJRiuZiUr52pHo&#10;SmyrQthmeJbAPevtKTG5Lau6PUzYpAxklQk0edpoAgoGR4m0Cp5b8qs//fp/X/7LstE+XW9X5+O/&#10;+cXjv/nFd6798kcWXnrWv16SqKuv6gQLB9SMLxOVCkyPp1OBMQBTIhXNw71dxBLTpMhrk1OUV+QS&#10;GiIDYAilotCQQADARldYAi0BtkBErHdES1S0RKS18+pPa9as+Z8f3TMQmAHfuBLPvfjTDc0t1Tvs&#10;5SMiRUYKCQA2f8oyxthu7YorrrjxxhsLSxr6+vqefPLJyVAmi4j+7d/+rdhctGjR0D9yMTaZcSaK&#10;McYYY4wxxhhjuw8iIhrXZQ4ZY2yHiOjRRx8tNuvq6pqamoZ/yCuvvLJgwYL+/n4A2Lx5c6Hz0ksv&#10;PeOMM2o9m6pQSqVSqdKe4aswDZXJZAb1lLNaqHy33nprafPoo4+eVNOxLOvDH/7wvffeW2guXbq0&#10;v7+/oaGhgkeAMcYYY4wxxtg7x4BvNIGvqdEV4/n5WgiMSMwpqneo39dtMV5sNpytWfVGSvmKujxN&#10;BM0REbdHnRxBRNfCNgvSoen39dYsNUXkqv4AYFLEoqbFrS1ZXeeIXs/klYlalYnGZEMKDbRGhS1G&#10;nYkiosBAXpnQgCaSiBIhIjFqiVGd+wlb7NXgzCbq80xHTtkBFv7cQADKkDKACAggEP721J++9R+f&#10;37R2zThnnR7o/+E3r7/3+7eeffFnz/7k5+oaRvfbp1Ecojf/X4z1w4CI1qeVJkiHJm5hhV72nUOI&#10;WiJqgQHIh8ZTpIg0gYWQCQEBBULUFg2OcCXWu6IlIstMbEoEIkAEM5n+lKQJgFAiOBIr+xtRxhhj&#10;k00ymfze97538cUXF5pXXHHF3//+91oPCp5//vnVq1cXbsfj8dJ8FGO7hGp/OWWMMcYYY4wxxhhj&#10;jLFdXmdnZ2mJoVNPPXX47R988MF58+YVAlFFP/vZzxYvXixl7RevVEOxwFFRLBYb1R6G/tWngokg&#10;3/cfeeSRYrO9vX34VFtNpjPovPr9739fqekzxhhjjDHGGHunSYemUBDGtca7vD4iMdRkCLJquAwB&#10;EWVC05lTWzJqS1Z15XU2NLU+DBNqc1a9PhBmQ9OZ1wJwSkyOIRBVKmmLqTFbInbndV7Rqv6g29O1&#10;niU4EqfGZMIWjsQ+3+hKXKRMGerzddTCqIUzEpYsL7hjiHry+rW+4PkO//kOb0VP8FpfsKY/fK0v&#10;eKU3eLHLf2ZbfkVPsDmrRlUcSSK2ROW8Zvc9U9yDWty9G52ZCWtq3GqNybaodPN93/7iwivOOWX8&#10;gaiibDp117dv+sh793vsVz+v1D6HHCsAACnQGWt5p/6ABnw94BsEqHcmbtGpAIjbojkqp8SsaXFr&#10;jzp7alw6EtpjVr0jDm5192typsWt8kvYFba0EFSFQlGGSBnwNQWatBnj+8HXAAARKRLj+9BgjDG2&#10;S7jwwgvnzp1buL18+fIXX3yx1iOCK6+8snj7f/7nf6LRaK1HxNjo8KU7GGOMMcYYY4wxxhhjbAQr&#10;V64sbZ5wwgk725KIrrvuukWLFpV2NjY2/vnPf95///1rPY8qikaj46zU97//+7+DeqZOnVqp4f3t&#10;b38rbX7wgx+chNN573vfW9q87777zj333EodAcYYY4wxxhhj7yi+ptAQANhjrgvzJlsiAChD3k4y&#10;UXlFhRDU0IyBI7A1KqclLLfsxMIuKhWYdSmVU9Sd1xELWyJidCWKdsIS0BYTXXnd7enWqFzVF4pG&#10;aIrU+II7s+rsbk83R+S2nOrxTGtkXLXICKDLMwjQFJExC6fGR56dMrQtpzdnVahJE3jK+BpCQ5qI&#10;oFDKCS0ER6Knqd/HtQNha1TOSFijSqlZApMOJgHgzbpV99xzz+WXX97X11eNo5pNp67//MUv//Uv&#10;n7/2ZttxK7tzRQQAEnHMaaaN6TA0lAlNnYNlhtaqAQEaXZFXlAq0I6HPN43u6KZkC7QEWAIDQ8GY&#10;YlHKQE4ZX5MyoImG7IMkohToCIxKcG1RzvhyyhQG1jTK6TDGGNsVCSHuvffed7/73YXml770pccf&#10;f7yG41mzZs2TTz5ZuD1nzpzzzjuv1keIsVHjTBRjjDHGGGOMMcYYY4yNYNmyZaXNI444YoebBUFw&#10;zjnnPPDAA6Wdhx122OOPP15fX1/rSUxqa9asGRRbOvDAAy2rYr/Bfuihh0qbw6Taajid2bNnCyGM&#10;McUxK6UqeBAYY4wxxhhjjL1DEJEmIABEGn92obBC3wAMrbWjDa1Pqy1ZZQhyyniaAg2aCAvpCwlR&#10;S/iGtuTUjIQ1M2FVJCY0CYWGXu0LAk29no5KbI1IqNxEBWJrVHbmTXdet0bhtf7w0FZR24yZRNi7&#10;wX65J2iOyB5P93imOSLH9toaom7PKENtUWkL2LfJHfEk6crrtakw0JRXlA6Mb4gIJIItwRVYSGcZ&#10;Q6GhvKZ+HywBCVsYgm7PTI3LPZL2GA4eEV199dU33XTTiFsKaTXPeFfrHnNb3rVXvL7Jz2X9XMbP&#10;prP9Pev/9mwuNUKe6jf33PHa8peuv/2nU6bPrNgLBqANABSO0lhep9BQKjA5RYBU59Q4kicQEw6m&#10;fDIEPXnV6Dqj3UPUEsoYBPLUKGrZ+ZryyuQ1hJoAtqehDAEREJABQAJERCSBIDT5AjIhom9cATFb&#10;Ri3Y2ZvEAPmaChWiap54ZIwxNjEOPfTQiy666Mc//jEALF26dM2aNXvttVetBnPdddcVb997771S&#10;8j9GbNfDf0xljDHGGGOMMcYYY4yxESxZsqS0ucO/TPT09BxzzDGDKkotXLjwu9/9LsdahkdE559/&#10;/qDOL33pSxV8ivvuu6+0edBBB03C6UgpDznkkBdeeKHQNMa8+uqrBxxwQPWGyhhjjDHGGGNst4Rv&#10;Ve1BIhpPDR8AMEQAhYzP20JRvqaVPX5OUTowA4ExBLZAV2Ihc6EJfE3ZUEuEBlduTKsB3+zX5Iy/&#10;btVkQ0Sv9YWeou68FgjNEVHBQFSBQGyLiA7PdHt6qsC1A+G+TaPOgVRWvSv3rLdfHwjJlT2e1nnV&#10;ErVGG7cJNfX4JjTUEpERS+zdaMes4XZhCF4fCDtyytfU55tAky2g3hFRCy2Eoee5IcoryCnT75tU&#10;YOpdYYj6PbNPoz2qglHGmMsvv/y2224bZhs3njzoxDMOPfWcmQe8W1r2DrchY7auXvH688tWPbN0&#10;9bNP7mxX//jbXy8+6cibfvzLAw8/siIvVuFQIIJAcMb0BuzzDQDkQhOVlSmANk5xKVKgPU29/ihC&#10;TUVRC9MBWAI8Xdb2oaZ+X+c1EJA2EBpSBMXyUAgggFAgAWhDBECw/TNTIlkClEBPK4FYZ4uEu4Oy&#10;Ub4iQxC1MOkIZ3cvqccYY6xo8eLF9913Xy6XA4CrrrrqF7/4RU2GsXXr1p/85CeF22edddbhhx9e&#10;6wPD2FjwX+IZY4wxxhhjjDHGGGNsOEqp5557rticO3duJBIZtM0rr7xy5JFHplKp0s677757aDaG&#10;DXXzzTc/88wzpT1CiDPOOKNS+w/DcM2aNaU97e3tk3M6RxxxRDETBQBPP/00Z6IYY4wxxhhjjI2B&#10;JUAiEoEhGOcae00IAALBkW8t5g80Le/284q6Pe0pilpY74pBcQsi8jUNhKbH03mFRLCiJ5jfUtsS&#10;R5XXmdf9vu7ztTKmLWaJ6oS+hMDmiNiWVanACIR+3zS4o0j1VMPUuKUMrU8rgbLH01uzqt4RifIy&#10;N0SQDs1AoAVgW1S6Eveqt1uGrZATGnqlN0gFZsA3qcBYAluiImYNdxAEYtyGuC1DTQOB6fNMLqTm&#10;CL3cQ/s1OvXlHUCt9Sc+8Ym77rprZxvM2P+Qf/74Z/c/5hTbjQy/KxRi2j7zp+0z/58//tmtq1c+&#10;8aP/fvnxB4lo6JYDfb3//v/O+P5vn3jX3vtV5MXyDRTiiJExvf16Pa0IQgMJe1K8ey0BloCcMjEL&#10;M6FJjCbhVjgIAsESGGjylXF3fhYpggFPZxURkWcg1IYAEcASEJEosTSAul3hBTUAyoAy5GvwNEkE&#10;V0I/mXRo6l2RsN6WnMwEhQ2wsdZvasYYmxhEFBrQBIZICrQF7mZfDsuUSCTuvvvus88+GwB++ctf&#10;rl27dvbs2RM/jEWLFhVuCCG+//3v1/qoMDZG/C2KMcYYY4wxxhhjjDHGhrN+/frS5mmnnTZogwce&#10;eGDevHmlgai6urq///3vHIgqxy233PLlL395UOdtt90Wj8cr9RTbtm0rbQohksnk5JzOoAJWy5Yt&#10;q9I4GWOMMcYYY4zt3mKWKMQEQhrvrgJjCvmB6Js1fAzRq31BXlFnXvvatERFa1QOzcIgYsQSbRHZ&#10;6Iq8pq68zoRmVX+wwxDIrmtzRvuasiHVu7KqeS9HYMKR6dCEBl4fCMwkOIwzk/bcBidm49S45Urs&#10;883WrE6HRu98bJogFZgtWdXvm5glpsatuC32a3KmxIYLRGmClT1ByjfdeZ0KTNIW7fERAlGlbIkt&#10;UdkaEaGhjrzOhWZlbzAQjFxiyBhz/vnn7ywQ5cYSH/zSNy6567GDTjxzxEDUIFPnzvvYTT/6wi+e&#10;mXfcB3a4QTad+vfzz+zt6hzXK1SYBZGvKWohAowhSmeI+jydDw0AxEaZPqqSwmeLpwgAer2xlIqK&#10;28IRaAnoD2hnn0gDgd6aVVlFnjbpkEJNjhRxC5M2xixhCxQ7qsGHiIgoEV2JcVskHRGVgAA5RZnQ&#10;+Jp6Pb0lq3y9/Uk9ZfKa6l2BCFNiXOGAMbY7G/D1ulT4927/L9u85zq8Fzq9l7r8v3Z4z2zNP9fh&#10;vdIbbMm89fH4DvHhD3/4qKOOKtz+4he/OPED6OjouP322wu3b7vttubm5lofEsbGiL9FMcYYY4wx&#10;xhhjjDHG2HBefPHF0uYxxxxTvE1E11xzzfXXX1+6wcEHH7x06dKmpqZqDGb58uWHHXZYNfb82c9+&#10;9pZbbqnGnnfG9/0LL7zw3nvvHdQ/f/78T3/60xV8okFFovbbb78drViYFNPZd999S5tPPfVUxcfJ&#10;GGOM7QaIaOHChd3d3cWeadOmffe73631uEahtLDk6aeffuGFF9Z6RLUf/1133fXggw8Wbl922WXH&#10;HntsrWfJGGO7tjpH9PkoEPKKxlYZpoCIPA2ORARIvlkiZmtOpwLT6+nQUFtEusNGUxAx6aAU0OOZ&#10;ft8gQE9EtkRlWU8/6fV4OqdMOjASIeFUvcZBg4N5BX2+toXszOn2eO3X/k2JyYTtruoPJYKnKBWa&#10;Ps/0I1gCXYESSSACABEpQt9QqAkRIhLrHOFKrHPE3g1OxBru0BHRq71hOjRdee1r0xy14tZYDnXU&#10;Fu2W6Mrpzrxui8ErPf5Bre7wwarvfOc7P/vZz3Z41wHvO+2D//6NutZxlSJvm733x2+++y/3/+jh&#10;/75Kq3DQvds2rv+Pi85efP8jbiQ6nmfJKyCCqMR6V1qjr2OWCUkTeJpsOYnqeEQlZALwNJWTbRuq&#10;3hHZ0NQ70tfkKYq+vf6VAejN65wygQFfEb1ZGEqM/jeKCOBIYQtSBnwDWUWWgKiEzrxqjlhRCf0+&#10;2QLjtpgWt3a3InqMMQYAAJpgW1YV4qAE4GsKNCkCQ0QEAkEiWgKzoen1cG1aNThiesKqd7Aaf8eZ&#10;bBDx3nvvnTVrFgA88MADa9as2WuvvSZyADfccEPhxj777POpT32q1seDsbGr/c9FjDHGGGOMMcYY&#10;Y4wxNpk98cQTpc2DDz64cMP3/Y9+9KPFhZsFF1544R133GFZVfzVaxiG49/JUFrr6o15qA0bNhx/&#10;/PGD0koA0NjY+Mc//lGISl50dtWqVaXNvffee9JOp62trbS5du1arbWUu8lCMcYYY6xSNm3a1NHR&#10;UdqzcePGzs7OQf+STmZa6+K3L2PGso5z9xu/Maa4z92sfghjjNVEU0RsSEPUwmxo6t2x/5gdGAg1&#10;1UWEJbDekQCgCTamVV5RTlFjRLjl1eqJWSKwKRWYuIXr06o5InaDda5EtDmjlIG8pnobBVR9RgKx&#10;3pGFNFq3Z9orVmN7XOK2OLjV3ZZVmzIqYqEylFPka/K0UQYACAAQQSI5AhOuiNlCIkQsnJW028pI&#10;x23K6j5f93rGN9QclbExBaIKLIS2qOjIm668bo9Zr/WFB7W4O0sJvfLKK1deeeUO7zr+E/9+wqe+&#10;XJFzGBGPPPviGfsd/L9fumCgc8vgMbz0/H9e9slrv/+T8TyXp0kKcCQ2jr5IFAAEmgBAGZgcNaK2&#10;KxSm0wbGVlFEICQdEbUQJfYFJmK/dRYoQ92eCTTlFQUGbETXAjm+1xoRbQm2hNBgXpmMoZiN3Xnt&#10;Cgy0aYlZFsKMBC/lZYztboioK6/XpVWgyVOUUSavtv+4bwlAREGggDSRebMzZolQmz5fN7hyTp01&#10;SeoTVtXMmTNr+DuQ22677bbbbqv1MWCsAviLFGOMMcYYY4wxxhhjjA3noYceKt4WQsyYMQMAenp6&#10;jj766FdeeaV0yx/84AcLFy6s9XgnO2PMd7/73c9//vND75oxY8bzzz/f3Nxc2WfcunVraXPKlCmT&#10;djp1dXWDenK5XDKZrOwBYYwxxnZ1jzzyyNDOJ5988iMf+Uithwaf//znN27cWLh96aWXvu9976v1&#10;iNhE43OAMTZJxC2M2yIwlA112tf17lgut0FEA4GRCDFbtMW2hwK68koZGgiMLSAxmnRKvSuzoRoI&#10;jCOxP6BGd5fPRGUVpQKTCgwCJJwJWrMbs6APIaeo39eBIWf0ZX+qAQGmxq0pMdnjma68HvCNfnN1&#10;b2GVM+L2xJglsMERrTHZ5JaVi8uFZkMqzIaUDU2DK2LlZfCGIQW2RkVHVvV4WiJszqiZyR0soQyC&#10;4P/9v//ned7Qu075/LVHn39pZQ/gzAPe/fmfPvn9T57atW71oLueePjXx/z29ONPP3tseyaAvDKF&#10;49YUGcvnQCETpYmik+NkKxACEUETBdoQ0RgyY0lb2BJdR3TldSrQhcynr6k7r5WhnCZlICKxsrWb&#10;bAHSFjltsqGJSEwH5FoiYsGMpG1PpsPLGGPjpwyt6g97Pe1r6vNNoEkKSNgYlehYb4vrE5EB9DVl&#10;Q5MKdTrEuIWGIBWY2XVWe0zuBkF6xli1cSaKMcYYY4wxxhhjjDHGdiqTyWzatKnYPProo4UQK1as&#10;WLBgQSqVKvbbtv3UU08dfvjhtR7vZLd69eozzjhj5cqVQ+869thjH3rooUQiUfEn3bLlbRfZbWlp&#10;mbTTGbp9Op3mTBRjjDFWSim1ZMmSof2/+c1vzj777JovlNnVC0Cx8eNzgDE2SSDijISVDU3cxlRI&#10;UYuc0a/sz4bkKWqOSIk4Pb59mVmvZ0IDgaamyOiWqCJA3MF0QIag19NjK1kzqQz4BgByysRtISbq&#10;S4hAjEjMhVTvQE9eT41PouV/ArE1KlujkgjSockr42vQhgBBIkQkxiwRH2WKa11aaYI+X0cl1lUo&#10;eGYLbIjIXs9kQ7MxE7bF5NDcy3XXXffiiy8OfezpV37zyLMvrsbRize2XHTrfd+98MRsX/egu75/&#10;41f/+f2nOW5kDLtNB8YQJByM2WJMkSgIDBGAIZiwk7wcCCAQNIEh0ARjKB4mEKbHZb+FCUcM+MZB&#10;Y1uiO68DQzlFhihmiWrklARCwhJ5ZdIBIUIcMeXT1BhXiWeM7VbyyrzSG+aU6fdNOjC2wOaIiO3k&#10;UxURJUDMwpglNYl0YFKhySlqjsjXB8JMaPZqcCbRv0CMsUlpEv1QxBhjjDHGGGOMMcYYY5PN6tVv&#10;uzjrSSeddP/995999uArs4ZhuPfee9d6sJNaGIbXXXfdDTfcsMN7Fy9e/LnPfa5Ki5iL1+kvaG1t&#10;nbTTiUajg3r6+/unTZtWjcPCGGOM7aKWL19eDJyUymQya9eunTNnTq0HWJb/+I//qPUQ3tHjZ4yx&#10;d4iWiNjqCEPga9Wd11PiUo7mB1VfU19gohbGbZye2B4aIaJUYHxtACA6+jX8MUukfO1rSgW7Q2o0&#10;FZjQgCGobCWZEcUs7PFMYKjbM1PjtT4KO4IIdY4Yf4QpE5peTw8ExgA1Riq50DFuYVZCf2BittiS&#10;VbPr7NJ7V61a9fWvf33oo448++IqBaIKmqa/64L//untn/6gCvzS/m2bNvzqx98/99OXj3aHBJAO&#10;TNRCR+DMhDW237wFmrQhABjVB8gEkIiFcmSBgbHVD5sSs6SUAKAMdXkaQRuCnCIgSNiimvMlIhAI&#10;iBAailq4LadnJHgpL2NsN+Eperk7yGvqyuvQUL0r6uxyc7USscGVCVv2eKorr+tdAQCagn0a7Jpf&#10;BIcxNpnt8tfbYIwxxhhjjDHGGGOMsep59tlnS5vf+973hgaiCu68884JGM/8+fOpOhYvXly9YT//&#10;/POzZ8/eYYJozpw5r7766qWXXlq9P2h1dHSUNuPx8S4Xqt50CuswSqXT6SodFsYYY2wX9cADDxRv&#10;H3300aV3Pfroo7UeHWOMsUmBiPKKOvN6Y1qtS4Ub06ozr/OKiKjWQ5tQiLh3g+1IbIlKA9CR02HZ&#10;QaS8Mp15ZQtsjsikLWYltidGNIEyFBqQCHL0FVTsNzMAebXLZ6KIKB2aQBMAVKh8UbmiFgKArygT&#10;6HHvbHIhIk0UGvIUZUOzKaMMQSY0CUuMLfSyM4jY4EptIBuajpzWb/9wuPXWW4eG8Ftm7Xny56+t&#10;9hGYNf/wD3/l1qH9d3/76wN9vaPdW8rXmqDBFXFbtETGeAQVgSYAgImN/o1MAmgDAKDM2D/b9250&#10;4rZoiUhfQyqgrCICiNlY1QCYryEkiNsiaglEUAbWp1Wfv8t/KjLGGACEhlb0+HlNnTmtDLVERb0z&#10;6kKDloC2qCzU8evzTXder02pWs+MMTapcSaKMcYYY4wxxhhjjDHGduqxxx4rbW7YsGFnW15zzTVh&#10;GNZ6vJOO53kLFy484ogjNm/ePPTer3/966+99to+++xT1THk8/nSpmWN/aqr1Z7O0CQVn1SMMcZY&#10;qXQ6/fe//73Y/PjHP37kkUcWm48++ugOS0gxxhh759AEmzLqxa7ghU5vVV+wPh1uSKv16XBVX/BC&#10;p/dCl78po/Q7KRgVscS+jbYrsS0miaAjG2bCEdIDhqjXN1154wjRFpVRC/drcoo/rRaOniEafR4K&#10;AAAREcAQjCPCMFkEBgJNviGJE50VEYgStydVxpMGmSSUoW5Pr+4Pnu/wnt7qPbPVe3ab99dO78VO&#10;/29d/vq0yoRGE2RDquxcHQG2xGxIylCf91Ycpb+//+677x60sRDyo9f/wInGJuCAHHzy2bMPPWpQ&#10;Zzad+snim0e1H02UCkzMRlvgrOQYi0QBgCW2B4Qm27mmAQofRON5A0qE/RrtnDKWKMQ1KYJVrYhF&#10;njaeJkeAK7E1Iuod0etrT5lXe/3crh8WZYyx1f1hXlFXXitj2qIyKseYU0DERgfrXZEOTCowW7Kq&#10;O8+/8GGM7RRnohhjjDHGGGOMMcYYY2zHiGhn1QYcxznkkENKe7LZ7JIlS2o95MllzZo1s2fPvuOO&#10;O4beddRRR61fv/7KK68cT0KpTEpV5gqCEzCdoctThlaOYowxxt7Jli1bVrw9bdq09vb2U045pdhj&#10;jFmxYkWtx8gYY6xmuvP6rx3eulTY6+keT2/J6o0ZtSmjNmbUlqzq9Uy/b9alwhc6vXfUksoGV85r&#10;cqIS2+OWa4lez2zN6lRgQv22wllE5Gvq882WrM6Gps4RU2IybuP8FtcpCRwUEggIMLZwROEpBcKo&#10;6wVMPnlFABBqcgRUr/b1zgiBhdJG5df+mmwM0basWt7t/2Wb92pvsDWr+3zTH5h+3/R6ptvTW3Iq&#10;pygbGm0gp6jH05uzqsfTfoVyjYgYt9DXpAn6S0r0/PjHP85ms4M2XnDup2bOO3Rijgwinnr59UP7&#10;f3fv3UqVe+kcIurNa0BscGTCFk3u2JeJ2mL7G1+P8X1fLZrIEggAzvhSiQbAlsIQCgRLomdopOjo&#10;GBFQNiRfgysxaomohY0R2RwRFmK3pwMDXAWFMbar25ZVvZ7u83WgTVvUGufnMyLW2Ri3cSAwnqY1&#10;A2GVPp8ZY7uBqv+xmTHGGGOMMcYYY4wxxnZRXV1duVxuaP+BBx74hz/8oa+vb7/99ivtv/LKKz/4&#10;wQ9O/DqYyem3v/3tGWecYczgtTnxePwnP/nJhz70oQk7UK7rljbHVnlpYqZTuhytYAIyY4wxxtiu&#10;gojuv//+YvPDH/4wAOy///6IWPw39KGHHjrooIPG8yxa6xUrVjzzzDMrVqzo6OhAxClTpsybN++o&#10;o4464IADhKjZVUc7Ozuff/75l156ad26db29va7rvutd75o/f/6BBx64//7713Bg5Uin088+++zz&#10;zz+/Zs2avr6+WCw2e/bsww477J/+6Z+am5vHsEOt9erVq59//vlVq1atXbs2l8tFIpFp06bNmjXr&#10;oIMOmjdvXktLy5hHO2nPAcbY8N5IhVsyqpDqCTRJhIhEWyAKJIJQU16bTAiOxEZXvNoXTA+t2XV2&#10;rUc9QRpceVCru6ovlAieplRgBgLTTyAQJAICElBIBIQCIWaJpIO2wNao3Kth8FpWW6BEtARqRQQw&#10;2p+EFQERWALdCa6sVDUEbwbFJpYE0gYBwNcUtSbjwSSi1157bWf39np6a1Z72oQGPEW+IWWICBBI&#10;IAKiQAgUZZUJDAgAKUAi2AItgQhgCUg6MjLuy8goA115nY/IbkeoZgcAtNa33HLLoM2EkAvO/fRE&#10;Hr0Z+x9y8PvP+tsj95d2ZlIDj/3q3nnvPqKcPWRCSgemwZWbLYg3Oq/1jP0LTEdeb0qHHTmdsjDp&#10;jGU/jS1tdQ2NlT1ERGQIJAIijPMdsCGtbARLQMQSjoC8gpyiiARXwug/5HbKEOQUGYKYhbbAuI1N&#10;EQkAArElKrbldCowEqHf1w0uXyCJMbZLUobWp5WnKRNSvSPcSnw/QcSmiAyyqtczrsT1KbVXwzvl&#10;CzxjbFT4j6mMMcYYY4wxxhjbfUydOrW40j2ZTNZ6OIyxXd7KlSuHdn7uc5+75ZZbLMsqrIws3ea1&#10;117729/+Nqh+1DvT97///c985jND+xcuXPitb30rHo9P5GDa2tpKX6Z0Oj1ppzO0pFVdXd3EHSnG&#10;GGNsctu0aVN3d3exeeSRRwKAbdvHHXfcH//4x0Lnc889l8vlYrHYiHu7+eabn3nmmcLtr3/96/vs&#10;sw8RPf3004sXL87n86Vbrl+/fv369UuWLGlsbLzmmmvmzJkzaFd///vfFy1aVLit9VuFRxYvXvzd&#10;7363cPukk0769Kc/vcNnP/300y+88MJhhrp58+Zbb7311VdfLe1USq1cuXLlypU///nP4/H4BRdc&#10;cNJJJ+0wpE1EX/jCF9avX1/sOeGEEz772c8Of3z+8z//c/ny5Y7juK7rOM555523YMGCMYxfKfW/&#10;//u/v/71r0s7U6nU3//+97///e8//OEPjz/++EsuucS2y13VpLV+9NFH77nnnkEXL8hkMqtWrVq1&#10;atXjjz8OAPvtt98nPvGJuXPnDrOr2p4DjLEKIqLXB8LCgvKBwFiILREZtQd/JhJAPqT+QHfkdIMr&#10;IKMMwZw66x1yZZOYJQ5qdbdl1aaMikjUBJ4yoQFFRAQCMYbCkehKFAhJR+yRtBt2UlgmbmNOIRF4&#10;oYnaowtIeJoAwBGQsN8Rh716LCE8bQAg0AZgMuZ1iWjQtYR2XfOOO7WhfcYEP+kJC68clIkCgJuu&#10;+FStD8ZYfPZrN53zqcsqu09DQAQCwRFY/se467rTpk0rNi3LyoSmO69TgUGgWUm739cCKa+Mpyk0&#10;4EqwBYwzGUVEnqbQECLGbbQE1juiriRdZgtMWCITmKSN61OqvkW8Q/5hYoztZrbmdGiozze2xLox&#10;ZWh3CAEaXdGZN+nACNQzk9ZuE61njFUQZ6IYY4wxxhhjjDG2+7joootqPQTG2G5l2bJlpU0p5W9+&#10;85sPfOADxZ5rr732rLPOKt1m0aJFDz74YK0HXmM///nPhyaIWlpafv/73x922GETP5729vbSZmdn&#10;56Sdju/7g3rq6+sn6DAxxhhjk94jjzxSvH3QQQclEonC7RNPPLGYiQKA559//phjjhlxb1rrYnaF&#10;iLTWt95665NPPjnMQ/r6+i6//PJvfOMbQxf4lsZgdtg/qBpk6bMPLURZ6qGHHrrjjjuGn0s2m/2f&#10;//mfRx555JprrmlsHHwNfkT88pe/vHDhwmLPo48++v73v3/PPffc2Q5ffPHFZ599FgAK0aA99tij&#10;kEAb7fiz2ewXv/jFLVu2DDP4pUuXbty48aabboIy9PX1/fu//3s5X+f+8Y9/fPGLXzzrrLPOP//8&#10;nW1T23OAMVZB23J6W04PBGbANwlbNERQ7Gj9OgLEbIzYst+jfr/w2aXiFrbH3ymrpxBgatxqj1m9&#10;vu7O61SAvn7rowkRoxIaIrI1IhP2cBmDpohMBcYSkFEUHeWV+rMhuRItgY3uZIzx7EJMoZ4SgFWL&#10;KlXvNEd9dOH4dzJaLbP2bN9r/21rXqn17CcpZQgALIHOaFbGz5w5s/RbMQCs6Ak0QSY0CVtGJEyJ&#10;yR5PAwjbkKcppwpVB8f4RiMgX1OgCQAdKVyJEqE5IofWdqt3MRvSQGAsgb2+aR5/ETTGGJtYhmhL&#10;RuUVhZpaIxXOdkYsEbUoHZikI7Zk1Ox6LhXFGBuMf7xkjDHGGGOMMcYYY4yxHVuyZElpc/Xq1aWB&#10;KAD4wAc+MOiS9r/97W+3bt1a64HX0ooVKz72sY8N6jzttNPWrVtXk0AUAMycObO02dHRMWmnM6jc&#10;AQAUV3szxhhj73BKqdLvZh/60IeKt/fZZx8p31o1+Ktf/Wq0O8/n8zfddNPwYZiir33ta4OKCFXP&#10;PffcM2IgquiNN9741Kc+tcMAUnt7+wUXXFDac9NNN+0sw+P7/s0331za89WvflWIUS8tCILgiiuu&#10;GD4QVbBq1aqvfe1rIxbz9H3/8ssvH1W+/f777//d735XzpaT9hxgjI3I17Q2FeYVDfgm6YhGd8eB&#10;qCIB2Ohi0hH9vskrWptWpbmgdwJEaI7IfRqdw6dEjpwafXebe0ire1ibe1R75NC2yJw6O+mMsIy1&#10;LSoFYtIWeUXeaI5eNqRAU9IRlsDm6O4TRcNanEHaQCEJMqpACBuD5hmz33XIkePfzxjMO+4D49/J&#10;rsIQ5ULT5+uevO7Mqa1ZvTEdbkirzRm1Lac7c6rXMwO+9pQp5MxzmhDBHV8pklRg+n2dCgwB1Lvb&#10;C0K1RGRTRLgSE7aIWUgAWUXp0HjaaCKAkd/wRBQayimTDijQYAuRsDEiMWZhe8waGogCAIGYdEU2&#10;pNDQ+lRY61eDMcZGbSCg0FAmNJaA0dYRLUfSRk2QV9SV13zBEcbYULvPj5eMMcYYY4wxxhhjjDFW&#10;QUqpwtXxC2bPnj179uxB27iue8UVV3zjG98o7Vy8eHGZ17kfg+XLl1cpWfTZz372lltuGedOgiA4&#10;9dRTB3VeffXV119/fWWvCzgqc+fOLW2WH1qb+Olks9lBPdFodIIOE2OMMTa5LV++vJjhEULMnz+/&#10;eJeU8sQTT/z9739faK5bt66np6e5ubn8nX/rW98aGBgo3D700EPPO++8mTNnuq4LAKlU6sknn/zR&#10;j35UXHPj+/7DDz989tlnV3vKTzzxxP3331/ac9ppp5144olTp061bZuI0un0ihUr7r777m3bthU2&#10;8DzviiuuuPPOO4fGqs8444ylS5du2rSp0Ozs7HzggQcGlTwtuOOOO0pz2gsXLmxraxvD+G+77bZB&#10;37tOOeWUU089tb293bKsIAjWrVt31113rVy5EgBWrlxZuDGMe++9t6+vr9hsbW298MIL58+fn0gk&#10;hBDGmFwut27duvvvv/+ll14qbnb77bcfd9xxsVhs+J1PznOAMVaOTRmlDfT62hXY4GA5P6whYoMD&#10;vsI+X0cs3JRRe75TLzYvEaLWqBetOhKnxKQhyoSmx9PtMaucVE5ooHDAYxZOj8vdIMhTWO5rIYRm&#10;vLsaA03kSAEALteJqrJZBx5Wq19qzTv2lKV33Dz+/UxmmiAXGk9TXhsgBABDYIgIyBAQGIGImhBA&#10;oEEkBBQIUYkZZaISEaBpHEXnuvPaFIpEWaL0Qylhi7gtUoFJB8YWGBoKDQUafE0CwBIkEBFBACAC&#10;AhZyWoaAALQhTUAAAsGR6AgUCK7EBle4w37wJW2RDnQ6IFtQTpnY6D+cGWOshno9bQjyiurdqvyj&#10;WSg0mgtNzMJMSEmHv/8wxt6GM1GMMcYYY4wxxhhjjDG2Axs2bChtnnbaaTvc7JJLLhmUifrmN7/5&#10;ta99rXpRljCsyrVCd1YoYFRuueWWQcft6quvvuGGG6p0KMq0zz77lDZXrVo1aafT1dVV2pwxY0Zp&#10;1QvGGGPsnay0+tO//Mu/DKrVecIJJxQzUQCwbNmy0kJSIyqGYa688soFCxaU3lVfX3/66afvt99+&#10;//Zv/1bsHJSHOeigg377298Wbl9yySXF3NHnPve5E088cWzz7e/v//a3v11sRqPRW265Zdq0acUe&#10;RKyvr1+wYMGRRx754x//+MEHHyz053K5b37zm9dee+2gHQohvvrVr37qU58q9txzzz3HHntsS0tL&#10;6WarV69+7LHHis299tpraES8HK+//vqf/vSnYjMWi33zm98srd7puu4+++xz0003/e53v/vBD34w&#10;4g6VUr/5zW+KzUMPPfTqq68uPQ2klMlk8sADDzzwwAMff/zxxYsXF/qJ6Pnnnz/mmGOG3/8kPAcY&#10;Y+XQBB05lVFGG2iJi/JzC4jYFBHbcjobms6c3iNpWRwsGY09klavp1uj1rac6szplqgcvh5AYKgr&#10;rwVCc0TGbTE9sTusWItZKAW6EnPKGCIxgbEZAlCGBAIicG6i2mbsf0itnnrq3gcmmlozvV3j39Uk&#10;FGgaCExeEQBpAmVIGVJvr/yBAPRWXSYCIBvREhgYyoYUWhQJzJirkRBRr288TUQQtwe/fxGg3hFJ&#10;W6QCkwmNLRAAlKHQgCIiU1qjhEofJRFcibaAwmdCoZLVDmtDDSIQo5bIawMg+jwTS/B7mzG2K+n3&#10;daH46hjy9uVAxIiFudAAwEBgkuMoEsgY2y3xhwJjjDHGGGOMMcYYY4ztwIsvvljaPPbYY3e42axZ&#10;s4466qjSHq31vffeW+vh14Dv+1/96ldLe0455ZTrr7++1uMaXCfqjTfeKCcAVpPpvP7666XN4447&#10;buIOE2OMMTaJpVKpl19+udh8//vfP2iDPffcs1DSp+CBBx4gojJ3XnTVVVcNCsMU7b333qXRoL6+&#10;vnQ6vcMtS5fjCzH2P8fffvvtpVP49re/XRqIKiWE+Nd//dfSrw0vvfTS6tWrh245derU888/v7Tn&#10;61//eumzaK1vvPHG0rlcffXVYyuM8KMf/ah0hLfddltpIKrUqaee+slPfnLEHW7durX0K9yXvvSl&#10;Qbm4UieccMKBBx5YbK5YsaLMYU+qc4AxVo4+TxuCbEiuHHW1HEeiKzEbkibq92tR6GdXZgnct9Fx&#10;JbZFpSHqyIap0BjYwT++hqg/0NtySgC2Ra2IxH0bnYmMD1UKEeQV9fm6J697PT3g69BAwkJHIgAU&#10;FgFPGF8ZAHQERmVZtdHYeMyYd2itnhoRG9pn1PoAVJ4y1OuZjrzOKeNpkw4oE5KnCAAiAmIS4xYm&#10;baxzRJ0jkjYmbRG3RcxCV6AhymtK+SbQRIShoRc6vA1ppcyo34N5DZ4yeWUkgrOTCk4CocEV0xPW&#10;lJisc0TUElELk7Z4c2wibmPcwoSNSRvrHVHniLgtIhbGbdEUkYUHlhOIKohaoA0Emnr5XyXG2C7F&#10;EHgaAkOIZFftQgMRiYZAGcipCf3exRjbJewOV91gjDHGGGOMMcZYBfm+v23bNtu2E4lEIpHg5TuM&#10;sXesJ554orR5yCE7vSjsokWLBl39/aqrrrrgggveaR+hS5YsKa1h5TjOz3/+88mwNKetrU0IYcxb&#10;iwl6e3tbW1sn4XT+8Y9/lDbf85731OB4McYYY5PPsmXLircTicScOXMGbSCEOPnkk4t1hPr6+jZu&#10;3Dhr1qzyn2LBggXvfe97h9ngpJNO+t3vfldsdnV1JZPJKs23r6/vz3/+c7F53nnnTZ06dZjtEfGS&#10;Sy556qmngiAo9Nx3331f+cpXhm555plnLl26dPPmzYXmqlWrli1bdvTRRxea9957b09PT3HjSy65&#10;pLm5eQzj37ZtW2mG7ZJLLhn+q9cHPvCB3/3ud1u2bBlmmzfeeKN4+4gjjojFYsOP4fjjjy+OobOz&#10;s5xh1/wcuO+++zKZzA7vSqVSU6dOzWazqVSqgs/I2G4gFRhDEGhqcMfyA3jUwoHAGIJ0aFqiNSjS&#10;+8ADD6xcuXLin7dSPEVdntaG8opCQwhgSxQIhXBBYdGqMkQAjsSIREtgW1T+Qdb+FwXlU4ZyivKK&#10;fL2DyEWgSRnwNEVtjE7gvPKKQk11rqh35JIxnfwTYAwB9clp6twDavjsda1TAV6q9TEYr78u+6Pv&#10;5QEACDxNviYC0IY0AQFIACFQIJT5FjIEgSEiQARXYtwWtgCJ2OCKxGhqRqUC0+frlG9sieXHlgyB&#10;JjBERGAAiIAAEKBQt00ACMTxlEgZ8I1rYUTijIQlJ8GvVVk5Lr/88kQiUetRMFZLviYiCjVZ1fwL&#10;SuGjOjSUVxwcZYwNxpkoxhhjjDHGGGPsne61117705/+9Oqrr7722muvvfba2rVrS1eNx+Pxurq6&#10;vffe+7jjjnvf+973nve8x3GcWg+ZMcYmwsMPP1za3NmF7QHguOOOSyaTpdeJ37Zt2//93//trLTU&#10;7uqWW24pbS5evLiurq7WgwIAEEKccMIJjz32WLFn48aNI2aiajKd5cuXlzYPOuigCT1SjDHG2KRE&#10;RPfff3+x+aEPfWiHa2yOP/74YiYKAB5//PF//dd/Lf9ZLrzwwuE3aG9vL20ODAxUb8qlgSgAOO20&#10;00Z8iOu6Z5xxxn333VdoPvfcc77vl9bOKhBCfOUrX/nMZz5T7Pn2t7992GGHxWKxrVu3Fh8OAPvu&#10;u++g2H/5Si8u4Lru+973vuG3R8RPfvKT11577TDbdHV1FW8PKtO6Qw0NDcXbSqlyhl3zc+CnP/3p&#10;MMGwadOmdXR0cCaKsUHyyoSGAMAeU6DJlkgEiihfo4vN/+IXv3hnFppmbBdiu5EaPntda/v4d1Jz&#10;zz7xh2ef+EOtR8FYtXziE5/gTBR7hyt8ITcEVb1OoBQIAAZAcySKMTbEJL1QBGOMMcYYY4wxxqqt&#10;p6fnO9/5zuGHH77vvvt+6lOfuuWWW5YsWfL666+XBqIAIJvNbt269U9/+tOiRYuOPvroxsbG97//&#10;/d/5znd2dulixhjbPWSz2Q0bNhSbRx11lJQ7XWBlWdZVV101qHNoT0XMnz+fqmPx4sXjGdjAwEBp&#10;AQcA+PjHP16NIzA2p59+emnzpZdGuMJuTaZDREuXLi3t4UwUY4wxBgAbN24sLV60s9j5rFmzShei&#10;LVmyRGtd5lPU19dPmTJl+G0ikUjpF8Kq/lD8hz+8tWb0yCOPHLEmUkGx3FPB+vXrd7jZ9OnTzzvv&#10;vGJTKXXbbbcZY2688cZipxDiqquuGvP1nUu/0rz//e+3rJEv1XrAASNUYDjrrLN++6YRQ1bw9gxV&#10;OSbbOcAYK5MmKNTuGVsxjcJbulD0gzHGJqFkc1uth8AYY4yNwBABAAFgNb9UY+FZiPTuUouSMVZB&#10;nIlijDHGGGOMMcbecZ588skzzzxz6tSpl1566V//+tdRPTaXyz366KOXXnrpu971rhtvvJGvT8wY&#10;212tXr26tHnKKacMv/3FF188qOeZZ55Zs2ZNrecxcV588cXS5plnnhmPx2s9qLccf/zxpc0lS5ZM&#10;wul0d3dns9li8+CDD04mkxN6mBhjjLFJ6ZFHHinenjFjRlvbjheGImJpPaUgCF599dUyn2Lfffct&#10;Z7PS7wNllh4agyAI1q1bV2wOSjoNY+rUqaXN0oT/IGeddVbpxk899dRXv/rV0gzVZZddVlpnaVTS&#10;6XRnZ2exefjhh5fzKNd158yZU6ljGIbhr3/961E9ZFKdA4yx8iHA9jDUmBZG0ps7GePjGWOsyoJ8&#10;rtZDYIwxxkZQqOCEb301rwpCBAB88+kYY6zUyBdkYowxxhhjjDHG2G5j69atX/jCF+67777x76qn&#10;p+fqq6/+5je/efnll49nsRRjjE1Ozz77bGlzwYIFw2/f2tp66qmn/u53vyvt/MY3vnHHHXfUeioT&#10;5NFHHy1t/vrXv3YcZ5z77OnpqVQoaO7cuclkMp1OF5oPP/wwEQ1T+qAm01m+fHlp88ILL6zI3Blj&#10;jLFdmlLq97//fbF51llnDbPx0Ucf/fOf/7zYfPjhh+fNm1fOs7S0tJSz2TCFQyuov7+/tDl37twy&#10;H2hZVmNjY19fX6G5ZcuWYSbyta997TOf+Uyx5+WXXy7ePvDAA3dWjKscpUW9AGDGjBllPnCfffZ5&#10;4403xvakRJTNZvv6+rq6utatW/fQQw8NGsaIJsM54DiO67o7vCsIAq018cWwGRvCtYSFBgAUwRh+&#10;ZlNv1phyZW0uKu04TjQarclTs50pVB4rfuCWs+R2e82CwvZv/qqhSmt1S4J8MMnXAxOB5+VrPYpK&#10;TASohkc61bW11gegAqRlS8sqvEvGXIm0gIhwJ3sZ9LYd8Q1i6G1vqMmDConf6iYLGGOskmyBACAR&#10;g2pWX1WGAEAKtPjjkTE2BGeiGGOMMcYYY4yxdwRjzA9+8IP/+I//GBgYqOBu+/v7Fy1a9L3vfe/n&#10;P//5cccdV+tZMsZYxTz22GOlzXJW01599dWDMlF33nnnf/3Xf9XX19d6NhNh2bJlg3rCMKz1oN4i&#10;hPjEJz5xyy23FJpBEGzatGnmzJmTajqDglgnn3xyDY4UY4wxNsksX75ca11svve97x1m42nTppWG&#10;gp566inP8yKRyIjPUldXV+uJvqW7u7u0OapLkEyZMqU4/Y6OjmG2nD59+rnnnlsaISuwLOvLX/7y&#10;eNaqdnV1lTYTiUSZDxxU52oYRNTb27tq1ap169atW7fujTfeGH6y5ZgM58D999+/s7vOPPPMBx54&#10;oNYDZGwyiltoCRAInqLY6FdH+ookgiUgbtdmZeXdd99999131+Sp2VC+puXdfk5RZ04rMk2ujNtl&#10;heUGAjPgm3RoQk1SgCMwaomYhS3RCidpNdHWrHYltkbl7Dp7emLyLvzTBH/Zkv2nGeV+DZjM+rdu&#10;bJr+rlo9e6prW60PQAV85Iprjv745wRC3BJj/pppiDIhCYSELaIWtu7o/eUp0+MZRGiPWUlHzG92&#10;dlZLJBual7r8rrw2BqbEJ+LCB2UKDG3L6taonBKT81vc8e+QMcYmgCsAESwBOUVUtaxpqAkAbIEx&#10;qzaXM2CMTWaT90cjxhhjjDHGGGOMVcobb7xx3nnn/eUvf6nS/js6Ok444YQbb7zxS1/60jgv8scY&#10;Y5MBET3yyCPFZjweL+ey8e95z3va29u3bXvbSoU777zzi1/8Yq0nNBH++te/1noII7jooouKmSgA&#10;ePzxxy+66KLJMx0i+tGPflRszpo1q/yiEIwxxthu7Fe/+lVp87zzzht++9IAFQC88MILIxb8BADL&#10;mkR/Nx+UibJtu/zHlgZ78vkRKjN85CMfeeKJJwZ9ff3iF784zkKdnZ2dYxt/OakkIvrzn/989913&#10;D3qW8ZtU5wBjrHwNrgCAmCVyyjSAGNXqSALIhroQeml0J9GC+EpRhnxNmgABbImuGG95lt0bEbza&#10;F+QVdea0JpoStRxZ7uFK2iIbmriFaUMEEBhCRQCQDkzSqeSa3X7fEECDK2IWTp1MKY6hOnOqmoUi&#10;JtSmV/5W00zU7lAnKjCACHFrXB9COUWIELPQEtgc2fH5H7FEaww7c7o7rxFh9UC4b+OOiwgWKplo&#10;ghqVCdypwnAMQVVrrTDGWGUhYsIWeUVE4CsTqU5myTdgCZBYs8sZMMYmM/69HmOMMcYYY4wxtpt7&#10;+eWX/+Vf/mXESyZHEnVtc/Zp3WNu6x57tczaE4Xwcxk/mwny2Z6Nb7z+/LKeTWuHebgx5stf/vIz&#10;zzxz1113jeoi1owxNgl1d3fncrli8+STTy7nL/ZCiEWLFn36058u7bzmmms+//nPj2ol667I87wg&#10;CGo9ihEccMABs2bN2rBhQ6H5gx/8YGeZqJpMZ/Xq1T09PcXmV77yFV6sxhhjjKVSqZdffrm0Z1Dk&#10;aUQPPPBAOZmoSfXPru/7xdvRaHTMYxMjRQOklHPnzh2Uidpzzz3HOX7P80qb5Y9/xAH39PRcc801&#10;xa9zO+M4ztlnn53NZn/zm9+UP+xJdQ4wxsoXszBui9BQJoR0YOpHkz9JBYYAk45IOGIMNaYmJwLo&#10;83S3p1MBecqU3iUQk45odEVrVLplp33eOTZmVDowPZ5WZEYViAIAgdAckZ15HbNFTpEA8A1JA/2+&#10;diWOalc7Q0R9AWVDanSFLXDPBmfM1XaUITn2Uj3lGgiMMrtJomPTKy/O/5cP1eSp86n+nk3ran0A&#10;KoEoJnHMX7cIKBeSIYjbaAlsje6s+BMAgCOwyZXdnu73DQJssMJZyR38YlYIhEIlE5pkJypi4X+E&#10;4A9qxtiupN4RqcAgQl5BpBrRBIK8MoUKUaP6zs8Ye4fgTBRjjDHGGGOMMbY7++tf/3rSSSf19vbu&#10;bANpO/sfc/Khp56z95Hvk9ZwS/b7tm5846/LVvzxoX8se3Rn2zz44INHHHHE0qVLZ86cWeupM8bY&#10;2LW2ttKY/hz+qU996lOf+lSth18DkUhkbEdsIiHiDTfccP755xeazz77bFdXV2tr6ySZzg9/+MPi&#10;bSnlxz72sdodKsYYY2yyWLZs2Tj3sGrVqv7+/l33yh2j/U7S399fvB2Px4ff+OWXXx56hG+88cZb&#10;b711PAEhKd922X4iKnNvpWGwofr6+j7zmc8MClwVRCKRffbZZ88999xzzz3nzJkzbdo0RHz00UeB&#10;MfYOgIgzE1Y2NAlbpAITLTt/4mtK+TphC1vgzMRusnqqM6c3ZlReGUOQVyYwoAwZAkSQiLaAvDID&#10;Pq5Lha1RuUfSqtIl/HdFeWU2ZsJsSHlFzZHRBaIKXIkNjujzjSvBV4YQ8oosR/QHpjUixp+8HQhM&#10;JqB6VyQdMSNhlbkU2NfU7+t+32QVaUOaoJBTQoSoxLgtYpaI2djgyoqn5NKBCUaXZJ+8Nr3yt1o9&#10;9atP/cFoVesDUAG2FHKsCR9DlFOkCWIWSsTmiLRHOv1jNtaTGPCNLWBjRjdHZHzIYwodEkHR5Ioe&#10;aUMAIBBGnCZjjE0qzVG5KaMK5VvrAQVU+NM1p40hiNkYszC6u1zOgDFWQbvJT/WMMcYYY4wxxhgb&#10;atmyZaeeemo6nd7hvdFk/QkLrzz01HOidQ3l7K1x6sx3n/axd5/2sS2vLf/jD/97xR8f2uFmq1ev&#10;PvXUU//85z/X1dXV+gAwxhhjb3P22WdffPHFYRgWmj/5yU+uuOKKWg8KACAIgm9/+9vF5jXXXDPi&#10;ImbGGGNst0dE999///j389RTT5166qm1ns0oRCKR4m3P88rPFAHApk2birdnzJgxzJa+7990001D&#10;+9etW/fwww+fdtppYx5/LBYrbYZh6DhOOQ/s7u7e2V1EdO2115YGohDxlFNOOfroo2fPnl16xBhj&#10;70DNEdHgSkPga+rK69aYdEZaeR9o6s5rS4jGiGx0ZZO7yy8895RZ1R+mAuNrSgXG00QEAsFCFIKI&#10;IDCQDQ0AWgIStjAEPZ7eI2lP313yYOO0KaMMQb+vIxbExnpIko7wNQEAkfC1CYk8BQgUGHDlGPcJ&#10;AEQ0EJhUQElH1DuiPSb3SI4wxMDQ1qzuyaucIgDQBL4mQ2QICMAQCISswIHAWAIRwBLYEhHtcStR&#10;oRCGr8nXFOwudaI2vPx8bqA3Vt808U+98omHaz37yhhz6E4T5UIigLiFlsAGV5S5Dr7eEYGmft9E&#10;LbEuFc5rdgdt4EoBAFKg//aSejWnDQCAhVgYIWOM7SoSFkYtTNqYDSEXUsKuZGyJiFI+2RIjEtti&#10;Ftd5ZowNxT/ZMsYYY4wxxhhju6dnn332pJNOyufzO7z3kJPPPvULNySaWke5VwCAafvM//jNd29b&#10;88qDN39p7YtPD93g5Zdf/shHPvLwww9bFv/mgTHG2CQSiUSuvvrqRYsWFZo33HDDZZddNqiUQU08&#10;8sgjQRAUbgshLrvsslqPiDHGGKu9jRs39vT0FJs33HDD/Pnzy3mg1vqss87Senttgl//+tennHLK&#10;LrRiZlAdy3w+PyhltDNBEORyuWJz6tSpw2z8ve99L5PJFJuIWKxJdccdd7znPe9pa2sb2/jb29tL&#10;m9lstsxM1NatW3d216pVq954441ic9q0aTfffPPwl2KZ/FVMGWOVgoh7N9h/6zatUdGZ1505Xe+I&#10;hI07/OQnoqyift9IxNaoiEic22DvQv9G7NBAYP7RGwSaen2dC0kKqHNEzBIWvi1VSyC90GQU9fsm&#10;HZpGV65NhenQ7N0wYohsN6cMdeZ1JjSaoNWV4zkfmiOSPA0AAkUmNNnQOFKkA+NGx/ibh0BTr28C&#10;TUlHNLqiNSr3rB/ujFWGNmXUlqzSBJ4iT5OnTFiS+EAkAWgACv9OIoAjMW6LQNO2nE7YYmbSao6M&#10;9/ck6cAAQCEhthtQgf/8b35yzAUT/bua0PdWPbO01rOvIQoMeIoEQtwSUkCTK+Kjie01umJrTqcC&#10;IxEGAjOoupoAkgIlgjajqGs6ATRsrxNVXjU4xhibLBBxRsLKqzBq4YBvYhaKyn205jUEhlqiUiK0&#10;x2r/Bx3G2CTEK5MYY5MUES1cuLD0gnDTpk377ne/W+txjcLNN9/8zDPPFG6ffvrpF154Ya1HVPvx&#10;33XXXQ8++GDh9mWXXXbsscfWepaMMcYYY7utVCp1zjnn7DAQVT9l+llfu23ue44d51O077X/J7/3&#10;m0e/e8Of7lk89N5HH3300ksv/Z//+Z/J85ckxhhjDACuuOKKG2+8sRBA6uvre/LJJ48//vjaDomI&#10;/u3f/q3YXLRoEddaZIwxxgDgkUceKd6WUs6bN6/MB0opjz/++Mcee6zQ7Orq2rJly/Tp02s9oXK1&#10;tLSUNrdt2zZnzpxyHjgoUzRt2rSdbblixYo//vGPxeZxxx33z//8z9ddd12x54Ybbrj1/7N353Fy&#10;VWX++J/nnHO3Wnpfkk5CICEQdlmEURwFQdyIoqLOCF/FDYQZFWTGdXCZAXR0xgH5jTIw6OA4boMD&#10;Cooo4AIuiIqEPYQkkK33rZa7nXOe3x8VyqbT6fRSXdUJz/v1EuvcunXvubdud6rr3M95rr56bn/R&#10;TwpTPfPMM62trTN54QMPPLCnpyb2FgA+97nP7fXz0sSiUoyx/Z4r8Yg295HhZAniUGRGYltMIecI&#10;/9lcEBGlFiJDpZRSS4HCdl/6Eo9o99w5ly9ZHMZi+8hwEhk7GBpD1OLJ/J/zYM85NAQIHBE4kBga&#10;TexgaPKuAABt4yPavOfzl7iDkSWCYmJ9hfPMhyFCZyBHYzueWAAxntjxxBqCFg+VmF2+gQgKqR1N&#10;jETsDGSgsCOQ00T4LNHOktla1NpSKbVjidUWBIIvMedgoIRAql4ZRKQJU0MJ2SiF4ciMImQckVoq&#10;prYzkKuaHWcep6KsLQEkhk5749vms50pDzMyQECGyFoABIEoACadFW0JAJRAX6JA0Ba0JQsgEV0J&#10;AjDv7rHcUBRF//u//zspXP3r7/7nX577N0LW9U7LP/34piQsT1p4+LEnHrB6zcw3YogiQ55EV2LH&#10;vNNuUyomtqzJEMWGCEAhOhJCTZZAW1ICBcKy1Wtns0lKLcSGDIEjIFBCCej05Wx/XSuBOSWKqc27&#10;Yst4enS7O/HHBxEdsauAlQFcPDfRakuIIBBq+7PDGGN10BnIbUXd4onekhmJbJsvanKfgLY0EhlP&#10;Ykbh8ryj+NcjY2wqi+fjHGOMPce2bdv6+vomLtm6dWt/f/+cJ6WrP2NMdQ5CaxdXqeVG9d9aW90m&#10;z8/HGGOMscaqDoAJWETTv9XQxRdfvGXLlt2Xdxyw+r1fuaW5uza3ggmpXv2BTx9w1Anf/fTfxKXC&#10;pGevvfbaww8//P3vf389D/z3v/999TPnsmXLli9fXs+9M8YYW/zy+fxXvvKVd7/73ZXmhz70oQcf&#10;fLCxXbr//vuffPLJyuNsNjsxH8UYY4w9b2mtb7/99mrzjDPOmFVpx4mZKAC4++67/9//+3+NPqaZ&#10;mpQgevDBB2eYifr9738/sbly5copV4vj+Morr6w2Pc973/veFwTBCSecUN3Cli1bbrvttnXr1s2h&#10;/21tbZN6dcwxx+z1VWNjY4VCYU/PPvzww9XHJ510UktLy143uHnz5jl0njG278o64uh29/GRVCCE&#10;mgqpHYktxBYRAAgAK6PTntwVL8m7Ym2r6+3jgaiyto+NJJG2/aERiEsyaiY1VFyJnb4YT+xYYi0R&#10;ADw1lh7c4jT6aBpmJDappdRC3q3N9dDiCSVwJDapxdRSqOmZounwIaNwJnfxpoZKmoqptQRZR7Z6&#10;whFwUJPTndljDStt6YmRdCQ2oabRxKaGPAltGekJmPCS56ZBEByBGZDgQmKpmNhyaksp5B1BAGOx&#10;PbjFaZt7hAYBAIX40Beva5pNYZ+ZsETDkS1rskSxodQCAQgEJVACIAAiRMYai56EQAlAIAJPYpMr&#10;AoWBwkNa3fy0vVJKffOb35y4ZKxv+6O/uP3Il8/lo9HcJGH5J1+5Yvfll//nNzuX9MxqU9tL2pei&#10;3RfHdXkZtSC1h/rKeuNYaiyMJ7aY2lBbIkgIBEBudhcAaYJIkyGQCFmFSqAnsVIYZA6aPSylNBZb&#10;hTAS2zZfjo6OPvHEE5VntxTSlgMPB3DC1OYXTVWm2IAvEQBmVRSLMcYWA4G4utl5eChp8cRIbF1N&#10;eWe+H64s0FBkCKDdF4ESy7KcemCMTY0/OTHGFqmJk/9V/fznP290vwAAPvCBD7zhWZPmpWPPE3wN&#10;MMYYY/siIhiOzMbR5IGB+Nc7o9/2Rr/rjX6zM/xtb/TgYLx5LB2LTaP7WDM333zz1772td2XLzn4&#10;8Pf9549qFYiqOuLUMy+4/jY3k939qY985CPbtm2r57H/5Cc/uf1ZGzdurOeuGWOM7SvOO++8NWt2&#10;Tam7fv36P/7xj43tz0c+8pHq4y9/+ctBEDS2P4wxxthisH79+uqEFwDwile8YlYvP+SQQyZmqG69&#10;9dZ9aPY6KeWJJ55Ybd5yyy0zmWaOiG677bZq84QTTthTiuzaa68tFovV5gc/+MHKx49LLrlk4kuu&#10;v/76gYGBOfTfdd3jjjuu2rz99tsnvpV7cu+9907z7Pbt26uP167de50BIrrvvvvm0HnG2D7NV+Lo&#10;DndVs9Pkiq5ALsupjkA2u6LJlc2u6AjkspzqzshmT6xqdo7u8Pb1QJQlemIkjQ0NREYgdGfEzO+f&#10;R8RmT7b6opTSWGJ7y3og3H++Hp+t8cTGhgAgqF1cJOdgdyCzjpCIOQelgNHY7iiZnSU9EtnQUGrJ&#10;WLJAREQAybPFnfpDs7NsCqkNFHZnZLsv2nx5XJe/JKv2FIiKDK0fSoZjMxSZgdAgQGcgugLpS5zh&#10;fHCuwDZf9uRUTonxxPaWdFHbR4eTLePpIpzrViB2BLI7IwOFgRJ5FwOFEkFbCg2VDZU0JQZiS4kF&#10;C9DkiKVZ2Z2RTa44qMk5rtPP7+1H5QMf+MDuC39y7ZU6iet2mPd84/8rDPZNWnj0iS+ebSAKAHwp&#10;YmMBoJAs1LvZnVHHdfpdGdniiSUZiYihoUiTpUq5p73sl4BSS6G24wmVUgKAjMKcIzyFbb7ozswx&#10;EAUAAjHnibK2hqC/bABgcHCwOoT0+5/9JA1LjsRQL5a/FAxBYihQqAQ2L5qYFmOMzVyLJ5dlVd4V&#10;GQdHY1vS8/qnxwINhTY20O5LV4pDW7mEHmNsj/iTE2NsMdJa/+hHP9p9+QxHfRaamWAfGkJjNcTX&#10;AGOMMbZvMQRbC+nv+qNHh5MdJTMYmtHYjMR2OLIjsR2J7UDZbCvph4aS3/dFO0vaLoLPnPPR19d3&#10;/vnn776855Cjzr/u1lxb50LstOeQo8757FdRTP6eIQzDyy67rNGnhDHGGHsOIcS3v/3tavPDH/5w&#10;AzuzcePG6jRAq1atOueccxp6bhhjjLHF4nvf+171cSaTWb169axeLqU89dRTq80oiqpVGfcJp59+&#10;evXxyMjI+vXr9/qSjRs3Dg0NVZtnnnnmlKs98sgjd911V7W5du3ak08+ufI4n89PKvV8xRVXzG1g&#10;bmKGLUmS3/72t9Ovb4z5xje+Mc0KjvPn6iXlcnmvHbjvvvtmshpjbP8jEHuy6oXd/tpWd2lGtvui&#10;xRPNrmj1ZEcgl2bk2jb3hC6/J6v2g9spe8umlNrhyJClzkDJmaVfJso7Iu+KSiJo83hq9u3vxedI&#10;W0oNpRYkQm1Tcq7E7ozMKHQEZqToycpWXyiBRW0HymZnyWwvmW0Fs62otxV1b8kMRXY8sZag1RfL&#10;sqrdl62eOLjZObJ9uoJm44l9cCAuJLa/bEqpbfHFkowMlJhhGmoiAdDqi+6MtAR9ZVNI7bai3lrU&#10;jXhb9s6T2BXI7ozMO9KXmFEi74gmF/MO5hz0FVYKQ7X7otkTHYFc0+Kc0O0ty6mZnJiTTjppYkC9&#10;on/TEz/+//6xPkdXGOz7xde/tPvyd1z80TlszZWgLViC8kImfwKFa1vdF3R6OVe6Aj2JrgCBFBsq&#10;plRIbSm1ZW1DbWNjY0ORsaGmkrbF1BYSW9akCVyJWQdzjvAktniiJ6tmWWZqCjkliKCs7eizlfEm&#10;9FkgYiAxtrBIRgYr75EvscUTs/8hZoyxReHAJqfFE+2+9CUOhWY8meO/PoZooGxCTe2+CBSubnbm&#10;/48CY2w/xlXkGGOL0aTJ/6qKxeLmzZtXrVrV6A7OyMc+9rFGd+F53X/GGGOMsYrhyDw1lsaGQk2F&#10;1MamcjMPSYEISESVgV5ECCTmXRGNpb1lc3CLs9eZAhetT3/604ODg5MWOn5wzj9/LdPUunD7PfTk&#10;V7zu7//5+//895OW33jjjR/84Adf8IIXNPrEMMYYY3923HHHvfOd76yUVbzrrrs2btx48MEHN6Qn&#10;//iPf76f5tvf/vae6jkwxhhjzyvj4+MPPfRQtblu3bo53Nd72mmn3XnnndXm7bfffuihh9ah8xO7&#10;Ojo6OreNHH/88Z7nxfGuWgRf/OIXr7vuOs/z9rS+tfaqq66qNltbW4899tjdV4vj+Iorrpi45MMf&#10;/vDEDp966qm33XZbterypk2bbrvttnXr1s22/yeeeOLE/l9zzTXHHntsJpPZ0/o33nhjqVSaZoOH&#10;HHJI9ZL45S9/ee65505zSfT19X3+85+f25mviZpcA4yx+RAIHYHsCPbnP68swdaiDjWFmtp8Necv&#10;s1tcEWkaia0ncWdJL889724kq1SI0pbmECrbK4mgBLb5MlDYEcjRyBgHCCAxZAiIwBJZAARwBDoC&#10;K3WqBEJnoLozMu/spdBTpOmRoTgyNBBaa21nIOdf6sqTuDQrR2I7ElkEfKaglcCe7GK8MBDRk+BJ&#10;bCVMLSQWtCVtK8kW60ps8cQhLc7KJncOabcPfOAD55577qSF937zK2tfcsbBJ75sQY9LJ/E3P/au&#10;JJyc7j7xlNNPfNnpc9hgJQOqLUXzK9YxEzlHdAVyJJLPFGyghCeRALQlU7naCQjAWgAgBBBICCAR&#10;HCGUgMrPoCMgo0TeFbWqBKIEuhJDTXmHxp9bKUsg5BzUCscTiAxlFkFaNkrJlagEtvv78z9hjLH9&#10;GyKsbXUfGU4AYDgyo7GNNbX4YuY1nogo1DASGwLoDGSg8KAmpzvDvxgZY9PZV2/wYozt326++ebq&#10;45e+9KUTn7rjjjsa3TvGGGOMMbbP2DyePjqcFBLbWzYDoTEWmhzszsgVObUsq3qycllOLc9VphLE&#10;2FBf2QyEZiy26wfinaVFOv3h9IaHh2+88cbdl6/70JXtKxZ8coEXvfndJ7xucnULIrr00ksXQ8VX&#10;xhhjbKIvfelL1RtzP/7xjzekDzt37vzv//7vyuOzzz77hS98YaPPCmOMMbYo3HPPPRObp5xyyhw2&#10;snbtWjGhmvHdd9+dJEkdOt/R0VF9fPPNN/f29s7hL2LHcd797ndXmyMjI3/3d3+3p8JHxph/+Zd/&#10;2bp1a3XJ+eefP+Ut1Ndee22xWKw2zz333Im9BQBEnDRl3vXXXz8wMDDP/pfL5UsvvXRP/f/ud797&#10;yy23TL/BiR+T+vr6vv/970+5GhH99re/vfDCC7V+zrc6k5oLrSbXAGOMTW8g1Kmh8cQqAfOJqyBC&#10;sysSQ6GmffQr8XmqTJpGAChq/7u6cuuvJQokHtbqnrTEP7rDOyCnujOqM5DtgWzzZYsrWj3ZGcil&#10;Wbkyrw5rc0/s9te0OE3uXmo9GaLHRpLEQn9oAKg7o+YfiHq229jmy4yDI7Epa9o0lvaVZ3dtCAQE&#10;EFhJvyw4RHQl5hxs8UQlD5lRmHewyRVdgZpb+a+zzn7L4Uceufvy7376ouLwrD8azRwRfe/yD25+&#10;4DeTlgsh/uayz85tm5WskQXQdflAMhwZRAiUWJ5XXYFsckWgsFLLK+eIvCOaXdHsiiZX5ByRdUSg&#10;hK8w64hWT/Rk1dKsavZqFoiqCCTEmizBUDR5eu5mFz2JEqGUNv7TWmohshQoBIAWj2/rZYztw5TA&#10;I9vcdl+2+7LdF7Gl3rIZju2z0eXphIYGIjsYGSVwSUZlFK5pcZc9/3L7jLHZ4g9PjLFFp1AoPPjg&#10;g9Xmueee+6IXvajavOOOO6YsIcUYY4wxxthERPTESLK9qMcT2xcaS9ARiKVZ2exJTz5nbkWB6Els&#10;8WRPVrb5IjbUW9YlTU+Npc8U0kYfx6zdcMMNYRhOWrj2JWe88A1vr08HXvW3n3Qz2UkL77777rvv&#10;vrvR54Yxxhh7jlwuVw0S/+///u/mzZvr34dPf/rTlQdCiGuvvbbRp4QxxhhbFIjopptuqjbb29t7&#10;enrmsB0p5amnnjpxycThp4Vz+OGHVx8XCoXzzz//9a9//VlnnTXbf+tf+cpXrlr158lNnn766be/&#10;/e3f//73+/v7KyNlRDQ2NvbrX//6/PPPv/fee6trHnHEES9+8Yt33+Ajjzxy1113VZsdHR1vetOb&#10;dl+ts7PzHe94x8QlV1xxxRwiPZP6v3379nPPPffWW28dGBiw1gJAmqYbN2782Mc+9o1vfKOyznHH&#10;HbenrU16K7/61a9+4Qtf2LlzZ2VTxpjBwcE777zzggsuuPLKKysJqJUrV1bX37BhQ6FQAABbl1uz&#10;a3UNMMbYNAYjm1qIDeUdMYdqihMFCpSAkraxofGkLhGWxaRy5xwCwIIEIrDyv8pbJBCbXLGyyTmy&#10;3T220zuhyztpif/ipf5fLPFe0Okd2uquyDvtvlQzi4NsHtel1A5Fhgg6fenMLfqz5363e8IXMBSZ&#10;UNNTY2mloNYM5V0BAK7E2DTmijIElfMx2xJRxtLOkv5jf/zAkP7wVV91HHfSCuP9O699z2vG+rYv&#10;UM/vuv7zD/zou7svf81b375q7RFz22blFBBBHSJRsaFiakNNAsgX4CusJJ2W59TSrOzKyHZftnii&#10;yRWtnugIZHdG9mTl8pzqCmTeFTWK9U3mK0EAkaGRePIF2RkogdjkiVDTrC7yhTCWGATIO6I9kDOv&#10;psIYY4uTFHh4m7syr3KOWJpVOUeUUrujZPrKejw2sSZtd33TYIlSC+WUhmO7o6QHykZbavdld0Zm&#10;HTy6w+MKUYyxmeDoJGNs0Zk4+V9PT8+SJUte85rX/OY3uyZBsdY+/PDDxxxzTKO7yRhjjDHGFrXN&#10;43ogNCOxLSQ264hWX+x1JAURcw4GEociMxiaNl88U9COwKXzmWazvowx//7v/z5poZDqDR//4jzH&#10;xWcu19Z5ynkX/+TLV0xa/vWvf/20005r9BlijDHGnuNNb3rTi1/84l//+tcAcOmll/7f//1fPffe&#10;19d33XXXVR5fc8017e3tjT4fjDHG2KKwdevWoaGhavOss86a85+0p59++sQU0C233FKHqowveclL&#10;qiGfKmvtbGNFiPhP//RPF1100djYWGVJkiQ33HDDDTfcMM2rOjo6Lrvsst3PWJIkV1555cQlH/nI&#10;R6Sc+r6is84664477ujt7a00N23a9MMf/vDMM8+cbf8vv/zyCy+8sNp/rfX1119//fXXT7n+G9/4&#10;xuOPP/6Pf/zjlM82Nze/7W1v++Y3v1ldcs8990yqJzbR6aef/s53vvOcc3bVsjbGVB6ffvrpH/jA&#10;B2Z1IHNQq2uAMcb2hAjGYxtqiwgZZ75f/CJiRolCagFgNLZN7vNrfu1KFSGBqBcgvFMphiAFThNz&#10;mtvnnP6y7i3pscRGmjqCGgeiqh3ryKj+khmOjCfVprH0sDZ3hq/NOQIAXIGFlIiobsMTFZZIW1KO&#10;EIgzz0QlhnaWzc6S1pZiQ6XUZlce9uaLL/vmFy6btObgM09d+57XvOfLN7evWDXDjc8EWXvXf37h&#10;zuv+efenmlpa3/vhT839hAAAACLUIWUTaqqcTE+J585OCALRAQAJz6a06seTiECxoUjbSRVKXIlL&#10;XGmICokdjWxXZkYpUyKyANYCAShRyT3O96ASS+WUWjwhEFbmnTqfIsYYWyAr8k57oDaNJRKhyRXl&#10;1JY1jSYEMEVRBIG7wrSBQom4NCsPyHNElDE2U/vMfV2MseeJSZP/VSaoO/zwwxGxOk5w6623zjMT&#10;ZYx5+OGHf/Ob3zz88MN9fX2I2N3dXZk278gjjxR7v112ofT3999///0PPPDAli1bhoeHPc878MAD&#10;jz766KOOOurwww9vYMdmolAo3Hfffffff//GjRtHRkYymcxBBx10wgknvOQlL5nzPT3GmCeffPL+&#10;++/fsGHD5s2by+Wy7/s9PT0HHHDAMcccc8QRR3R0dMy5w4v2MmCMMcbY/A2EZkdJjye2kNgmF5vd&#10;qccifvXTH+kkmXIL44mNLTW5wpfigCYVLMCA4kL43e9+9/TTT09aeNRpr2vumsuM2nP2l2+76Lc3&#10;fXW8f+fEhd/73vde+9rX7ul2qxp65JFHKhNCA4AQYuKNdDW3cuXKE044YaGPiDHG2MJBxG9/+9sH&#10;HHAAANx8880bN248+OCD67b3yy+/vPLg0EMPveCCCxp9MhhjjLHF4sc//vHE5kte8pI5b2rt2rVC&#10;iGppoIceeqhQKOTz+QXtf09Pz6tf/erbb799/pvK5/P//u///tGPfnTbtm0zWf/AAw/87Gc/m8lk&#10;dn/q2muvrRRKqnjZy1526KGH7mk7UspPfOIT73//+6tLrrvuur/4i7+Y7aBMLpf78pe//NGPfnTr&#10;1q3Tr3naaae94x3vePjhh6dZ5y1vectjjz32wAMP7HW/733ve88880xEPPDAA7ds2TKrPtdEDa8B&#10;xhibUllbQ5QYcgTKWqRNXAmUQGKomD7v6kR5EgWiElBOrQUhaprW0AQAoBD9mg4xEMGWgq7U9co5&#10;mFELNX6BAK2+6AvNWGIFwnBk2vwZfcMvEbKOCDWNJ5BacOtb3aGUEgAGCpvdGZ0ZAtha0NuK2hCF&#10;msYTmxgSCJ7Evzr//Q/98scP3ferSS8Z2bn12ve+9u3/+j8rjjhuJrvYq/LY8Lcvu2DDr+/a/Sml&#10;nCv+89ttXd1z3nglBiQRZliCbD4SYwHAENVhX7OiBFoiAEh2qxq6Iq/6yrrFk4OhiQwFe/iBMgSl&#10;1EbGGouGaGK2SiAIBEegJzGrUM7p2EdjKxHyjujOqIX7oWaMsfrLKDyy3RtP7M6SHoog74IlSC1p&#10;S5aAABBBIjoCKvknT2J3Ri3NLEjkmzG2H+NMFGNscdm2bdvg4GC1+aIXvQgAHMc59dRT77777srC&#10;3/3ud+VyecoRnUk+//nPVwtMfe5znzv00EOJ6Ne//vWXvvSlMAwnrvn0008//fTTP/rRj1pbWz/1&#10;qU+tWjV5NpcHH3zw05/+dOWxMX/OqX/pS1+qzsT/yle+8n3ve9+Ue3/9619/3nnnTdPV7du3X331&#10;1Y8//vjEhVrrRx555JFHHvnWt76VzWbf8Y53vPKVr5xychEiuuSSSybe/3r66af/zd/8zfTn54or&#10;rli/fr3rup7nua57zjnnnHzyyXPov9b6G9/4xqSplMfHxx988MEHH3zwhhtuOO200y666CLHmcVE&#10;JsaYO+644+tf/3q5XJ64vFgsbtiwYcOGDXfeeScAHHbYYe95z3vWrFkzzaZqdRnM4RpgjDHGWEOk&#10;lp4aSyNDY4nNOaLZxT1Nz3blxe8dHx1pdH8X3Ml/Ve97rB0/eMlfve9HX3rOtIWlUumtb31ro09G&#10;jZ133nlf+9rXGt0Lxhhj87JixYpGTdh/zTXXXHPNNY0+AYwxxtjiorWemCRZsWLFfEopSilPOeWU&#10;6gATAPzmN78544wzFvooLrzwwpNOOulHP/rRY489NjGJNAdNTU3XXHPNLbfc8t///d/W7vE+9SAI&#10;3vnOd55xxhlTzvj26KOPVkZVKlzXvfDCC6ff78qVK1/3utf94Ac/qC65/PLL/+3f/m22U+Dn8/mr&#10;r776a1/72q233jrlCkqpv/3bvz311FP3umUhxKc+9an//d///Z//+Z89rXPcccf9zd/8TWdnZ6X5&#10;/ve//9JLL53P+Z+zGl4DjDG2u8gQAKSWajVzfmU7miCaa7EkAiiltpDYUFNqiQikQFdCVokmV8y8&#10;Vk/9IUBGYVkjASaa/JpGEWJNUoASu+om1Up/qBNDY4mViK3ewuaNXIl5R1TCV5vG0hZvpnGPvIOF&#10;BBGhbKy78HOlTRRq60p0BHYEe99vbOiJkWQ8saWUxhKjLbgS23yRVZWhJfnJq//z3a968e5jSYXB&#10;vi+f94oXvfk9r/ybf/Cy84rcb33kj9/86DtHdk6dIf/Iv375BS/6y/lsP61k80SNs3lTSiwAgKF6&#10;5K9mRYpdteBSM/lrQEfgspx6pqBdiSMxeZLEhM+llaRcKbWxAQAyBJbIEvFqhtkAAIAASURBVBGg&#10;sYQIAhGBBGKMFGoYS9CVkFMyUCBm/Mm5rCnS1OYLKfCAPN/QyxjbDzW5osl1DcFobMZiW9Y2MqAt&#10;WaJKICpQIudgiyfzz7OapYyxWuGPUIyxxWXi5H/HHHNMLperPD7jjDMmDlndf//9L3vZy/a6NWNM&#10;NbtCRMaYq6+++uc///k0LxkZGbn44ov/+Z//+bDDDtt9a3vaS3UXe9r7NMNUAHDrrbdef/310x9L&#10;qVT68pe//OMf//hTn/pUa2vrpGcR8aMf/ej5559fXXLHHXe86lWvWr169Z42+Mc//vG+++4DgEou&#10;aOXKlZUE2mz7XyqVLr300h07dkzT+bvuumvr1q2f/exnYWZGRkb+/u//vr+/f69rPvbYY5deeunZ&#10;Z5/99re/fU/r1PAymO01wBhjjLGG2FbUqaWRyCqBLT5iTad13OcsO+wFK45qQCGjI0597aRMFGOM&#10;McYYY4wxtldKqZtvvrmGG7z44osvvvjiKZ/62Mc+Ntut3XjjjTNc87jjjjvuuOnqBsx871LKN73p&#10;TevWrVu/fv3vf//7Rx99tLe3N4qi1tbWnp6eI4888vjjj1+zZs00lZkPP/zwiemmGXrPe97znve8&#10;Z/79V0q9973vPfvss3/xi1/84Q9/2LBhQxRFS5YsOeyww170ohcde+yxrutW1jzqqKOm76cQ4q1v&#10;feurXvWqX/7yl3/4wx8ef/zxMAw7OjpWrVp1wgknnHjiiZNG0NasWXPVVVfdeOON69evdxxnzZo1&#10;k4YXG3sNMMbYnBlLAEAAc6tGsrvKZiyRmf1wd6hpR0kPhia1BACWwBAAEALKZ4suNbmiOyO7AlWL&#10;ola11+KJQmIFQtmAX7s76YgoNLaSQmnxanl37/aSSQxFmlq9mWcu5q7ZE6XUjsTWETgUmc4ZBI0A&#10;oD1QvWUTSCwl1OzWb5zGWIotNLsoENv3VtVqMDQbx9LE0HBkypo8BW2e8ORzJtpbsmLlv37z1kvf&#10;tm73WBQR/fq71z/8s1vX/d3njjz1TBSzfpd3PLH+rv/8l0d+dtueVjjvko+/6uxz5nlOEkOOAATI&#10;1jSbN/W+KkU/CBbb/ezi2WzYlMHPnqzaWTJtvugrm8HIdAYKAYiopGk0tpXfjamF1O4qD4UAiCQI&#10;LMCzNaMIoFItirTFWBuJ0OKJjMK9Jv8rV6CvMOeIpVnpLeIQKWOMzZNEaPflXv+BZoyxOeBMFGNs&#10;EdFa/+hHP6o2zzrrrOrjQw89VEpZTZ5873vfm0kmaqIwDD/72c/+7ne/m8nKn/zkJ7/+9a8HQVCH&#10;o/76179+0003zXDlTZs2XXDBBVdddVVPT8+kp5YsWfKOd7xj4kjMZz/72f/4j/+YcgwsjuPPf/7z&#10;E5dcdtllYvZf0CRJ8qEPfWjnzp17XXPDhg2f/OQnlyxZstc14zi++OKLR0ZmUbHhpptuam9vf+1r&#10;X7vXNRftZcAYY4yxWtGWdpZ0KbWppa5AiOd3IAoAjn31m2c7hXNNtK9Y1b36sL6nHmv0CWCMMcYY&#10;Y4wxxvYHruuecMIJJ5zQgHlPaqK1tfWss86aOPY3Z83NzevWrVu3bt1MVl61atVnPvOZRh89Y4wt&#10;lFpN2Im7/ju7b5ITQ1sK6UBoLVFZU5ja2ExOVbkSfYmJpfHEPlPQBzY5Hb5oyFfW02j35baiDpQo&#10;p7bFxVrFjEINxkLWE4HCTO3KTw1Hppza8cRKhFxdCikgQJMrRmKrCQbDmWaiWj2RdURiqLdsSqmt&#10;baWsaZRSIoKMEi2emL5U0fai3jyexoaGIqOJWn2Z20N8Ze0xx13zvZ9e8levGR6YYmLf8YHe//nI&#10;eW09K48786+Ofc1b2pcftNdOmjTZ8uB99/7Plx+7545pVnvV2ee869JPzPeMEESGKmmopoW/YBJD&#10;hggA5CILRSlRrbA35bN4aKv78FDc7svB0IzGNqtwJLaxIW0pMmQIEEgJ9AVKBPHc+RgJdpWNSg0l&#10;BmJDEilQOBTZkoJWT05T088QDUZGIHT4MueIA3J8Ny9jjDHG2FzwpyjG2CKyfv36aupJCHH00UdX&#10;n5JSnnHGGbfffnuluWXLlqGhofb29plv/Itf/OLY2Fjl8XHHHXfOOeesWLHC8zwAGB8f//nPf/7V&#10;r361WuQnjuPbbrvtzW9+80If8s9+9rNJgah169adccYZS5cudRyHiAqFwsMPP3zjjTf29vZWVoii&#10;6EMf+tB//ud/VotoVb3hDW+46667tm3bVmn29/fffPPNZ5999u77vf7668vlcrV5/vnnd3V1zaH/&#10;11xzzaRA1Gte85rXvva1S5YsUUolSbJly5b/+q//euSRRwDgkUceqTyY3re//e2JgajOzs7zzjvv&#10;6KOPzuVyQghrbblc3rJly0033fTAAw9UV7vuuutOPfXUTCYz/cYX52XAGGOMsRoaDI0lKCTWk8BT&#10;qQHAiiMaNiHxEae8ljNRjDHGGGOMMcYYY4wxVluOFAAgECsFo+avUjhFIDgzLjw1HJknR9NK2KmQ&#10;WEvgCMw4QiEoBEAgwNTY2FAhteMJehJbPPHESDLoyzUtjqpRhauayDmYdURiqZRCIbHNXg1qFxDA&#10;eGpdib7C7oyqYQyst2y0pdBQk1O/bFlG4WgC5dQOCzAEMxx76cnKUmp9iWOxzc782poHQzCe2qwj&#10;lICuabNb/aHZPJ6WUhqKjBKwNFDOtEe1au3h/37znR98y2v6d2ybcoXhHU/fed0/33ndP6885qSD&#10;jn1R58qDO1eu6Tjw4CDfkkZhXC7GpUJpdGjLn3771P2/3PzAb9IonP5Yzrv4Y+/80Mfnf+WExlqC&#10;QGHWEfUZNav8VlpEP+GV/iASPFvOaSotnljV7GwaS/MODpb1MKISEBpKLUiEjEKJewxMIiACCIGO&#10;QCLShJGxxZRcAQQQG93iyvxUgTSiXcOa3RnpSTysza1V9T/GGGOMsecbzkQxxhaR733ve9XHr3jF&#10;KxzHmfjs6aefXs1EAcA999wzq8nkqkmYj3zkIyeffPLEp5qbm1//+tcfdthhf/d3f1ddOCkMc8wx&#10;x/zgBz+oPL7ooouquaO//du/PeOMM+Z2vKOjo1dddVW1GQTBv/3bv00sAIWIzc3NJ5988ote9KKv&#10;fe1r3//+9yvLy+XyF77whd2ntRNCXHbZZRdccEF1yde//vVTTjmlo6Nj4mpPPvnkT37yk2rz4IMP&#10;nkmFpd099dRTv/jFL6rNTCbzhS98YcWKFdUlnucdeuihn/3sZ3/4wx/+x3/8x0y2qbW+5ZZbqs3j&#10;jjvuE5/4xMQrQUqZz+ePOuqoo4466s477/zSl75UWU5E999//16rh83nMliIa4AxxhhjNTcc29RS&#10;aqFt8U02WX8oxNJDjmrU3le/8C/vvuFfGn0OGGOMMcYYY4wxxhhjbL/iSwAAR0Cka5SJIgAAJcCf&#10;WTmjnSW9aVzHxg6GRlvIOJh3hYsw+Tt5JQGAAIqJLaTUVzZ5VxBAOGiPaPcWz6RmiLg8p0qpzThY&#10;SCnnzjTzM41iYhNDnYFUApdma3Z7HhEVEhsZIoJsvSovAYAU6Aooa2pyYTiaaamorkA9U9BNnugv&#10;m0Jqmxa+wyORAYAWTzS5ot3f4+5GYvvkSBJqGo5NoLDdFzMpDrb8oIP//eY7P3re2U899vA0qz39&#10;4H1PP3hftYlCkLV73fhE+eaWy/6/r73o5a+syTkppqQE+BI7/HpcMI5AiQgAZnYHveC0pUrHprkM&#10;l2ZkMTGjsTEApdQigBDgy9llyRDRQVACEwORsTrBQOFIbGm3Ol3G0mBkEgsdvvSkOKzN3dOOiIhH&#10;PBljjDHGprfIypQyxp7HxsfHH3rooWrzVa961aQVVq9eXannU3HzzTdX6/nM3Mc//vFJSZiqQw45&#10;ZGI0aGRkpFAoTLnmxD81hZj7L9Lrrrtu4iFcddVVEwNREwkh3vWud5166qnVJQ888MCTTz65+5pL&#10;ly59+9vfPnHJ5z73uYl7McZceeWVE4/lE5/4xNz+eP7qV786sYfXXHPNxEDURK997Wvf+973zmSb&#10;O3furNYKA4APf/jDk6JxE51++ulHHfXne3wffvhhmJn5Xwa1ugYYY4wxVltENJ7YyBAABItmPLWB&#10;uletdYPM/LczN81dPfPfCGOMMcYYY4wxxhhjjLGJAiWUQE+iIahJKirSViI4AvMzSK30ls1TY2kp&#10;tX1lg4DdGdnhS08g7rGCCuRdsSQrmlwspra/bIopPTyUpKY2ga6a6Axk3hWtngSAwdDM/laU50gs&#10;jSY242Cg8IC8quFgRWwgtRQbUgLqXGsr64jEkLY0GJkZvgQRluWULzHr4Fhk4gV+x0Nty5qaPaEE&#10;rm529nRBFhL72HAcGxqKjCugI5AzCURVLFl+wPW33/vej3zKcb0ZvmS2gahDjnrBDT/+da0CUbGl&#10;UFPeEYjQnanH1PmexMoFX6MidjVjn61vNn1BMEdgbEAKJAAD4AicW3oTAT2JeUcKhLKm1NJobMeT&#10;P18MiaW+0KQWOnwZKFzd7DS5gohKqd1W1BvH0keHkz8NxL/ri+7dEf6mN76/L1o/GD82nDw1lvaW&#10;dLKYfn8yxhhjjC0GXCeKMbZY3HPPPdXHuVxu1apVk1YQQrz61a+uFhEaGRnZunXrAQccMPNdnHzy&#10;yX/xF38xzQqvfOUrf/jDH1abAwMD+Xx+gY53ZGTk3nvvrTbPOeecpUuXTrM+Il500UW/+tWvkiSp&#10;LPnOd77zD//wD7uv+cY3vvGuu+7avn17pblhw4Z77rnnpS99aaX57W9/e2hoqLryRRdd1N7ePof+&#10;9/b2TsywXXTRRZ2dndOsf+aZZ/7whz/csWPH9JvdtGlT9fGJJ56YyezlFt7TTjut2o3+/v6Z9Lyx&#10;l8Htt98+8VKf6Jlnnlm1alWaplu3bq3V7hhjjD0/WWvf9ra3NboXDTp2guHIxIYsQTCD+SzDUqnR&#10;XV5Y3avWNnDvTZ1L57+RRe4Xv/jFX/3VXzW6F/uAY4899iMf+Uije8EYY4wxxhhjjDHG2H6i1ROx&#10;IURbSkyzN6OiPXtCAGVNGYUA0OrvZVNjsd04mpQ1DUXGk9AxswI7ACAAWzzpSTsU2f7QdAE8Ppoe&#10;2e4unrnN1rS4fxqI2n05GJmh2LR7Ym5zy2oLA2UjEds82eSKGhaJAoDxxABAYsit+6xwnhQANrGz&#10;q062NCOHI2sJEkNDkenOSLkw5W5SS8OxdSXmHbE0I/dURMsSbRhNEwMDoREIHbOfXc9x3Ld/4CMv&#10;f93ZX/zYxff/8q4aHkK+ueWv3vfBv7rgg67n12qbo6FVAnKO6M6o+lwzlRMvBeh5JgtrzRAoAQC7&#10;/julZ4pme8kECkdiChRKxNhQKbUZhXP7bSAQMo4INYWaQMFobCsZ0XJKw7ERiN0Z6Ulc1eR4EjeN&#10;pUPPRge1JUtgCAyRsQAIClEKEAgSUSLAWJp3RZsv2zwx5+4xxhhjjO1POBPFGFsUiOimm26qNs86&#10;66wp/2A77bTTqpkoALjzzjvf9a53zXwv55133vQrLFmyZGJzbGxs4Q55YiAKANatW7fXl3ie94Y3&#10;vOE73/lOpfm73/0ujuOJtbMqhBD/8A//cOGFF1aXXHXVVSeccEImk9m5c2f15QCwdu3aM844Y279&#10;/9nPfjaxYy9/+cunXx8R3/ve937mM5+ZfrWBgYHq4xe/+MV77UZLS0v1sdZ6Jj1v7GXw5JNP/uQn&#10;P9nTs62trUmScCaKMcbY/E38F589n0nlzH8jc+YGGT/XFBXHG30aFtDmzZs3b97c6F7sA4rFImei&#10;GGOMMcYYY4wxxhirlc5ADoTGl1hMKe/SzAvd7K6YWEuQc0TWEZlp5xrTlp4YTVJbCURhpz/r1FCg&#10;RIePA5EZjoxA2FZIV+Qb+SX2RBmFq5vdJ0eTVk8OR4bIziEwExsajAwgdAXCk3hoa41DX4WULEFq&#10;IevUOwJRSZIYS7Mq94SIh7Q6f+q3HYHsLZvhyHbM/rLZK0MwEBoA6AikK3Fl0x4vqh0lE2o7HBsA&#10;6ArmHtBafuDqf/3mD+7+wU1f++KVT298Yp79z7W0veG9H3zbuy7INTXV8LSMJza21BFIJWBFrk73&#10;iLpSAIBEXFR1jIjIWPKkAABXTB2KGo7M1kJaSO1obDt9KQWOJ1YilDUVUvIkuHO6XBAgUBhqqMSi&#10;hiJbTExK6EvsCKQrocMXzxTSxBIBhJpCbUNNz6myhQRU2dIuSkBGidhQIbFPA+RccWDeafH2XuWP&#10;McYYY2w/xh+GGGOLwtatWycWLzrllFOmXO2AAw7I5XLV5o9+9CNjZlqVu7m5ubu7e/p1fN+X8s/z&#10;HhWLxYU75J/+9KfVxy960Yv2WhCpolruqeLpp5+ecrVly5adc8451abW+pprrrHWXnnlldWFQoiP&#10;f/zjc/6y6a67/jzhzate9Sql9v4FypFHHrnXdc4+++wfPGuvOSt4boZqJhbbZcAYY4wxtn/LtnY0&#10;uguMMcYYY4wxxhhjjDG2v2n1REaJZldYgPHEznk7xtJYYgOFrsSe7F6KRG0t6tjQYGgkwpyTLb7C&#10;Fk+UNZU0bS3qSM+98zXXnZEr807OwXZfRIZ6S2YW+R+C8cT2hwYBugPpK3FEu+vVujJPYqhSfsep&#10;+x1/CCAQNIG2NKu4iyvw0FbHEdjmichQf2hMTSsIGUt9JU0EXYHyJR7Rtsd6SImhrYW0rCnS1OJL&#10;Jeb17iDiaa9/83///I//cdsvznr7e/PNLXPYyOqD11x02ZU3/uqxV737Ehvk5rCFPYm0HUts1sGM&#10;wgOanJpfintSCRK6AhJDtGhKRWkLhsAR4EgUMEWvDMFTY2liaSSyGQfbAtniiXZfOBJzrnAERIaK&#10;iU3sXI6oEouSiOOJHU/tWEotLnZmJCIgYG/ZjKe2PzTbinowNJGhjBLtvuzMiKVZtTwnV2TViryz&#10;LCuXZGRnINp84QgspravbLYV9XBkRyP78FD88FBcTBfRr1PGGGOMsTrjOlGMsUXhxz/+cfXx8uXL&#10;u7q6plwNEdetW/etb32r0kyS5PHHHz/iiCNmsou1a9fOZLVsNjs+vmsm+xnWHZqDJEm2bNlSbU5K&#10;Ok1j6dKlE5vPPPPMIYccMuWaZ5999t13371z585K81e/+tX4+PjEDNUHP/jBiUWWZqVQKPT391eb&#10;L3zhC2fyKs/zVq1atWnTplqdxjRN/+///m9WL1lUlwFjjDHG2H4vHBtpdBcYY4wxxhhjjDHGGGNs&#10;f4OIK5tUedjmHFFIrS/JV7POPBDAUGRoV8IKuzLT3UWWGNpZMqXUphY6AzGfylQ5haHC0dhklNpe&#10;MqubF9GM3ivySiBsHk8dgUOR6SubQGHeQU/injJglqisaTyx2kLWwVZP+goPb3NzC5lbQqh3nSgA&#10;UAKNJQCIjc2oWRxdsycPanI2j6cCcSgy/WXbGcjZbGCPYkNDkbUAXRnpSziizc3u+bRvKaSaYDQ2&#10;nsDs7H9epoSIhx/7wsOPfeEHPvP5X/30R7/+6e2bnnjkmaeeDEt7nHu3p6fn5S9/+WmnnXbqqaeu&#10;XLlyy3i6raiHIjMaWYm16VhsaTCyjsA2X7Z4Ylm2fjeIehICJQJFxdQkFjw5/03WQGgIEQIlWr2p&#10;w5zPFNLY0HBklYB2f1eALOsIR+BIbAUIlygyFGqKkRxEJWCGmToiSi1oIk1gCSRQIIUBjDW5Ekqa&#10;RmMbaVIITa4IJE6I9OGE/4IUKJ9t5hywQLGm0EApMSVtc44wBKNx3BnI1c3OPPN+jDHGGGP7Is5E&#10;McYaT2t9++23V5tnn332NCu/9KUvrWaiAOC2226bYSaqo2NGU9RPLBC0cEZHRyc216xZM8MXKqVa&#10;W1tHRnbdWrpjx45pDuSTn/zkhRdeWF3y0EMPVR8fddRReyrGNRMTi3oBwPLly2f4wkMPPXQ+mSgi&#10;KpVKIyMjAwMDW7ZsufXWWyf1ZK8afhl0d3cffvjhUz41PDz81FNPpWm6QLtmjDH2vDLDxPL+hwhK&#10;2moLlsCdwb/nGx560Jj9Of9M1Mg54XQSl8f380xUR0fHQQcd1Ohe7ANm/icPY4wxxhhjjDHGGGNs&#10;Jto80e5LAogNDYS6K6u82dwHTwAjkY0MdATSkeLgFnf6F/eVtSUaT6yvMJhfnAURW1zRWzal1PaX&#10;zcq8WlR38C/LqUDhk6OpI7GQ2EJq+0NSAn0JnhQSSQgkAGspJYgNxZosgSexLSN8ic2uOLTVdetV&#10;lqeeBJAFBIA5FPdallMS4amxVAZyIDK9Zd3qiew8YmMWaDyigrYKoSuQvsTD2728u8cNlrXtL5tC&#10;YrWF9kzt42qO653y2jec8to3AAARDfbt3PrUhm2bN6VpksnmEjfrBdnlHc1HHLjsJUcePDGWc0Be&#10;Vcr7WDJDoTG+yCucWxG2ilDbochKhM5ABgoPbXFrfrDTQMQ2X5RTiwihtl5dbsGayTlxBUqEdl+6&#10;3d1vfOMbq0/l8/lSaneUTCGxiaGO4Dm/jFyJ3RlZ1jQWG4loiGJDiaXYAoJVAiWiQBAAiIhIQEAA&#10;lsACEIG2pAkAQCJ4En0lYm0JsZhSoHA4tuWUpIBWT+Sc2b3pAjBQGChodrEQ03hqSqnNOYIAiikd&#10;1uZmapT6Y4wxxhjbV3AmijHWeOvXrzfGVJt/8Rd/Mc3KPT09E0NBv/rVr6Io8n1/r3tpampq9IH+&#10;2eDg4MTmrOo1dXd3Vw+/r69vmjWXLVv213/91xMjZBVKqY9+9KPz+Q5lYGBgYjOXm2kJ70l1rqZH&#10;RMPDwxs2bNiyZcuWLVs2bdo0/fHORMMvg7e+9a1vfetbp3zqW9/61tve9rbGdo8xxtj+QQjxu9/9&#10;rtG9aJhf7wxHYzsa2+U5udeJKl97xLLx0f05tDPw9MYG7n18sLfRJ2DBnXnmmV/72tca3QvGGGOM&#10;McYYY4wxxtjzDiKuaXFKA7YzkP1lGiibNk9mnBndBmCJhiIbamrxREbhgXnV5O4lJTIQmsiQttDq&#10;1eBWe1eiJ7GYUs6hkdh2BosiOFHV5svjusQzBd2LJu+KUFNZ27KmYmomrekIzDoiq9CV6Eo8IK+W&#10;ZPbbm/EMQeUymRRlCjWNJ6aYUmJo4nJfYc4R1SpbS7LKV/j4SLpE4GBohiJbSKnZRV/OLg1CRLGF&#10;4choC3lXtHjCFXhoq9s87TU8FFoAKCQ246C3wIk1ROxc0tO5pOe4k0/ZdYqMHSjbjkAG/uRLXSAe&#10;1uY9PBQDQKVaVOJgmzenUmwEo4kppOQK7Aykr/DIds+pezyv3Zfbi9qXWNbU4tV551OwlhILzS4i&#10;QosnpZ8/+uijJ67wxEiiLY0lNqNwygJoGYUZpYqpHU+sxEoskDRhaim11Wuedn+hQvAlOgIq72ag&#10;cJywlFpf4taCDRQ2u5h351V2TyK2+JgnMRbb8cREhjoDWD8YH9LitPmL6/cqY4wxxtiC2m//DGOM&#10;7UO+973vTWyec845068/MUAFAH/4wx9OPvnkve5FqUX0G29SJspxnJm/dmKqJwzD6Vd+y1ve8rOf&#10;/ay39zl3o1566aX5fH4+/e/v759b/2cYSSKie++998Ybb5y0o/lbVJcBY4wxxhZCkysjTQAQasjO&#10;4kPW/mnnhod1Eiu3MYNO4/07G30CGGOMMcYYY4wxxhhjbL+lBB7R7j40lHRn1EBoBiOTMdjsCmfP&#10;ZZcIoKxpNDIWoM0XOUcsy6qe7F5unU8slTWFmgRCIGtTYyfj4EhkDcHo4stEAYAjcHWzszyndpT0&#10;QNlUiq4YAm2pEn0QAEpg5UznHdGdVZ2BkPPINsxOI2rAaEuVEmGeFJZoMLQDoSmkVlsCAEug7YRY&#10;CILzbNTDEZh3RXdGtnni6Hb3sZFUIoSaRmMzEJInIecIX6LcW7kwbamU2pImbUEJ6M5IT2KHL1c3&#10;O3tN/gxGJjJkCLKNqJ8TSCGFDbWNNJY05Z6bXZQIR7Z7jw3HhgjBjsR2NLK+QleCQETY9V9HoK9w&#10;ygMlosjQaEyppUpOLKPwiDbXb0S9srwrlMBAiTAyiSW30VXgSoaIIFDY6sndz4chGI5sObWWoNmb&#10;7pdbzhE5RySGQkOhpsRQ5fRaokptqOpvBsRdbxkACARPYkYJT8JobAVCaklbcqVYklW1uhglQpsv&#10;AgeGQttb1h2+fGwkXZmnZVk5n/myGWOMMcb2IXxrOGOswcbHxx966KGJSyZFnvbq5ptvnkkmalH9&#10;mRfHcfVxEARz7psQe/m2UUq5Zs2aSZmo1atXz7P/URRNbM68/3vtMAAMDQ196lOfeuaZZ6ZfzXXd&#10;N7/5zaVS6ZZbbpl5zxfVZcAYY4yxhdDqidEYlYByarLO8/1vXqPT3o2PLj/82IbsfcufftvoE8AY&#10;Y4wxxhhjjDHGGGP7s0CJYzq8R4cTgTCe2PHEllMdKJFRwpMokSpD5JYotRBqW9agLXkS23zhSnFA&#10;Ti7Pqb0OoxcTCwCxIU/ULI3jC6xss5jaRp/FPfIkHtTkHJhXJU1jiQ01xdoaAgRQAn2FWUc0u2Kh&#10;6w79+aRJVIgAUM1j1A0BEKBEEAjbS3pnSSeGUkuRpsRSYiC1k+vkIILCSk0wEWo7HBlfYk9OHdXu&#10;9odmW1EHCkspjSV2KLIA4EgMJLgSEUFCpXgUaSJtoFKQJzYEgIHCVk8ECpXA1c1Ohy/2egFHmkqp&#10;LacWod7nrSpQopxaAhgMTe65lbZiQwOhiQ0VEltMSSKElsqRBQRXoCMqp31Xtx2BnkJfYiAREQxR&#10;WVMppcSQI7GSE2sP5JpmRzUojIQAHYFMLY0lMBqZroZWTrMA47H1FToCO6aqmzQUakNU0uRJcGZw&#10;xioV4ZpdMAShttqCJTBE2pIlQASJKBGkQIHgCvTVrnduMDRlTXElECUwoyC1VtUoYloRSNGdwYHQ&#10;9IemzaMt4yQRlmaf70OljDHGGHue4A89jLEGu+eee+a5hQ0bNoyOjra0tDT6UOaIiGa1/ujoaPVx&#10;NpudfuWHHnpo9zN85ZVXXn311fNJB0n5nG8KiGiGW5sYBpvSyMjIhRdeOClzVeH7/qGHHrp69erV&#10;q1evWrWqp6cHEe+44445HwVjjDHG9kudGbllPM05YjS2i2H+uYbb9ugDjcpEPfKz2xp99Iwxxhhj&#10;jDHGGGOMMbaf8yQe0+FtHk8RTc4RhdSWUjsUGQBA3JVgqsRVEMBX2OZJX6EvcU2LO31dlKpIEwBo&#10;S76q2R38SiAiaEuVjS9miJhzcFKOpSHynhAlcCXGpt4nLTVEACVNZa0tQaipkNrKe6cQPIU5V0wq&#10;epNaiC3FhkqpAYBAYZMrorH0mYJenlPHd7rbS2ZHSWcdWclWRYYKKVEyxaFJBEdisydyjpAInsQl&#10;GbUkK2cSYgGAwcgAQGgo4zSsbE5WYTGBSNNgZFbmFSJaosHQ9IdmLKFKoScClIJKCWlDAKgtJYYA&#10;CAEQQQI4EgWCTJGAkECJXcW1PIkdgcwodCQelHc6g73nxBbU8qzsK+tmVwxHNtbkNaI2V0UhNoag&#10;0xOBEh3BFD/CA6GpnOc2f3Y/4BJh5r8TxmJb1hRqm1rIKGmIgKCcUs0r5DkCl2TkYGiGIouIm8Z1&#10;RokZ/p5njDHGGNuncSaKMdZIRHTTTTfNfzu/+tWvXvva1zb6aGbB9/3q4yiKZp4pAoBt27ZVHy9f&#10;vnyaNeM4/uxnP7v78i1bttx2223r1q2bc/8zmczEZpqmruvO5IWDg4PTPEtEn/nMZyYGohDxNa95&#10;zUtf+tKDDjpo4kljjDHGGNsTV2BnRhqCQmJHItMVNGx8a5F46K4f/MXZ76r/fsf7d2595I+NPnrG&#10;GGOMMcYYY4wxxhjb/wmE1c3OkozcWtQihGZXpJYSQ5qgMkdrJVLiChQInsSenFqamUUVGU1EAJZA&#10;1O7W+kpeq1JihQie31/kz1TeEQDgCggNzeo+k/krprasLYBQAneWTGrJEdjqiaxCsYcrKXj2gbZU&#10;1lRIbV/ZuBKbXLFlPB2N5ZoWpyenBkMzEpmxxOYJCEBbIgILQASWSAl0BFb30ObLJRnZ6s0u8zMa&#10;m8SQsZDx6nbCJnMFSIRQ20BjYiExduNYWkptaiuFnqy2IBBciV2+1ESRJgtoCbQFTWQsaYJ0V4CQ&#10;EMAV4AA4AK2eaPGkK7Enq3qyslHloSbylViaUUR6PLGjie2SjcloWUuFlLIOugJX5pXYrQ+GYDS2&#10;JU2IECxYAbGyprHEJpYSWyn1BkUNqYVwYeKgArEzkAOhGY6MEvDYSHJMhxvULs7KGGOMMbY4cSaK&#10;MdZIW7duHRoaqjYvv/zyo48+eiYvNMacffbZxphK8//+7/9e85rX7EN3u3Z2dk5shmE4KWW0J0mS&#10;lMvlanPp0qXTrPyVr3ylWCxWm4hYrUl1/fXXn3TSSV1dXXPr/5IlSyY2S6XSDDNRO3funObZDRs2&#10;bNq0qdrs6en5/Oc/39TUNM1LZltlizHGGGPPByvzzlBoW305GJrxlJrdfeZT4kJ46v5f9j31WPfq&#10;w+q830d/eXujD50xxhhjjDHGGGOMMcaeR7KOWNvqJk00FJnR2Ja0TQxYIgBQAitVelo92ezi7G+u&#10;wOf8X+1UxvstkKz9tvdDnkRPoidFMTWa0KnLOSOikqa+siGAsraewKyDnYGYecpCCWxysckRZUNj&#10;iR0MTdZBS/CnAbumxenJqp6sskTjiR2NbWzIEhgCTWQJPIGBgxklMgozCucW+IkNpXbXD0I9TtlU&#10;ENERoAks0YbRdDyxqaWRyITPBnJaPMxIUf05IIBI27KGSFtDuOutADAWDFFqwRBYAgQwBNrSUe1e&#10;6ywrHS2oFXnVH5oWTw6Gpmwg24h7VEcTSwTNrsw5on2qkxNpSwCJIefZils1l1gajkwl5OYI8CQC&#10;gACqvH3G0kLsFxHbA9lbMoOh6c7gY8PJ0R3eYgjLMcYYY4wtHM5EMcYa6cc//nH1sZTyiCOOmOEL&#10;pZSnnXbaT37yk0pzYGBgx44dy5Yta/QBzVRHR8fEZm9v76pVq2bywkmZop6enj2t+fDDD999993V&#10;5qmnnvqXf/mX//iP/1hdcvnll1999dVzC5JNClM988wzra2tM3nhAw88MM2zEzsMAJ/73OemD0QB&#10;wMSiUowxxhhjFZ7EA/Jq83iad8VYbCVibg8Dg+/80CeSeIqPE0QQGYoNBQo9iV0ZmdlHZlD7wx/+&#10;8N3vfnfSwl9957o3fvzf6tkNa/Svvv0fkxa6rvvJT37ScZzGnqLaOvLIIxvdBcYYY4wxxhhjjDHG&#10;GPszV+LSrFqaBQAgIgJAgHnOMCuxshGwtesnERGRQECAfeP798WhyRVlTYhQSm2Lt+BnjohGExqL&#10;TVLJFCF0552smtPlhJBRmFGykNjRxMZGd/jy0eFkZV6tyDsCscWTLZ5ciKOoJIgAQDb0UpNClFK7&#10;s2RCTYZgLLEI0OqJjINyt59QBAiUCBQQobaQEmkLlsgCIpAA0JYisysQhQiPDMcHNjnLc4vlXlBH&#10;YE9Waku+wpHIOBnp1jeTU0xtMaUmVygBBzapKX8HJhYAwBDM7YqeieHIakvllARC8OxuBAIBAaAB&#10;WJArHkAidgayv6wHQyNRbivqA5v2q+E5xhhjjLFJFsvnYMbY85DW+vbb/zx5/BlnnCHlLP7Wm5iJ&#10;AoC77777//2//9foY5qpSQmiBx98cIaZqN///vcTmytXrpxytTiOr7zyymrT87z3ve99QRCccMIJ&#10;1S1s2bLltttuW7du3Rz639bWNqlXxxxzzF5fNTY2VigUplnh4Ycfrj4+6aSTWlpa9rrNzZs3z6H/&#10;jDHGGNvv9WTleGoBwFgajowh0eRMMfPl2e++aPfXWqKRmEqpbXJFiydW5J2V+X3mb+coin72s58N&#10;DAxMXPjAD7/zqr/9ZKZpRiH2mrj/lv8e2PLkpIXr1q37xCc+0egzxBhjjDHGGGOMMcYYY88XcygI&#10;NaVKbROFUCm2UxOGkAAdgb4SNerm88LSrBoITVaJYmqbXBQLfOrGEltIqKRtaiGjsMMXcwxETZB3&#10;hSdxMDJ9oWnz5NMF7QhcsmCFhLQlbckQCATR0HJk2thCajMKB0IjELMKW3wh9/YOIqIjwdlDz8va&#10;jkS2t2zaPLllPB1P7CEtztwqAhFAKbXl1IaGKtWoBKJE8CQGCnOOmO1ml+ecoch2EPSWzWBougO5&#10;QLWYdhcbGoltoLDFE90ZtaesXaQtABgiTyxIWq6sKTEUGQKgrCOrBy9wV0jPVK7LheFKbAvkYGiL&#10;qd1R0kuzypP8m5Yxxhhj+y2eaIMx1jDr1683xlSbr3jFK2b18kMOOWRihurWW2+1toZzEi0sKeWJ&#10;J55Ybd5yyy1Ee//qkIhuu+22avOEE07YU4rs2muvLRaL1eYHP/jBIAgA4JJLLpn4kuuvv37S/bIz&#10;5LrucccdV23efvvtE9/KPbn33nunX2H79u3Vx2vXrp3JCbnvvvvm0H/GGGOM7fcQ8ZAWp8kVHYHM&#10;OTgW2/7QJGYvn7iIKNS2r2wr0yu2eKIrI/ehQBQA+L5/wQUXTFqYxtHtV3+qbn2IS4Wf/sfndl/+&#10;13/91409OYwxxhhjjDHGGGOMMcbmIOsgALgSY0MzubdhJmJDAOAKrGyczVDewSZX5F0kgGKysDfJ&#10;FFI7nlBsbKjBk5BTIu/WpqqNK3FJRvoSh2MTato4lg5Fe7/nZG4qFa6MpbklhWqlrKmgSVsopVZb&#10;6MrI9kDuNRC1VxkllmalL3EoMsOxHYrMQ0OJnk120RANhuax4eS3O8M/DcQbRtNnCnprUW8v6m1F&#10;/UxBPzWWPjyU3NcXPzgYby/pvY61VQmEw9tcT2FnIC3BYGRq9dtjb0cEg6FRAjsC2eSK1c17HOZL&#10;LBCAsQtSQIwARmNjiFIL3nPTYIhYeYv0Ap+KQKKvcCyxhmBrcaH3xhhjjDHWSJyJYow1zPe+973q&#10;40wms3r16lm9XEp56qmnVptRFD355JOz2kJjnX766dXHIyMj69ev3+tLNm7cODQ0VG2eeeaZU672&#10;yCOP3HXXXdXm2rVrTz755MrjfD7//ve/f+LKV1xxxdy+dJiYYUuS5Le//e306xtjvvGNb0y/juP8&#10;uVJzuVzeax/uu+++mazGGGOMsecniXhEu9seyDZfdgRSE/SWTX9ZlzWZ3T7/GIJCYvtDOxBaQOjO&#10;yCZXLMupQ1rcRh/HrL3vfe9TavIAz/3f/8ajv/hRfTrws6/9W3F4cvD+2GOPfcMb3tDoc8MYY4wx&#10;xhhjjDHGGGNs1nyJnsRACWOhVjGcsrZKgBLQ7PLda7OAiMtyyhEYSCxosgsWMimnNBrb1FIxJYmQ&#10;d4SrMJh3kagqgdjhS1fAYGRiQ0+MJOMLE/GqhE8sAEI9AjlTKqY0FBljIbUWEVs84deuYo9A7Axk&#10;s4ul1PaXTTG1j4+kM7kwtKWtRf37vvjxkaSvrEcTOxiZHSW9rai3F/WOkqnEoraXdH9oRmMzGJrN&#10;Y+n9/fGG0bSczujN8iQe1up6Ett9mVgYCGccqJqr1FJ/2RBApy99iWvb3GlqqWlLlctjIeqtVcJv&#10;kSEBMClLiLDrWrS1q7w3JURscYWxUEhsX9mU9T4z1ThjjDHG2GzxX5WMscYYHx9/6KGHqs1169bN&#10;oRj6aaedNrF5++2316fzE7s6Ojo6t40cf/zxnudVm1/84hfjOJ5mfWvtVVddVW22trYee+yxu68W&#10;x/EVV1wxccmHP/zhiR0+9dRTDz744Gpz06ZNE2tPzdyJJ544sf/XXHPN9PGkG2+8sVQqTb/NQw45&#10;pPr4l7/85fRhrb6+vs9//vNz6HlN1OQaYIwxxthCk4hrW5xVzU7OwZ6savWEJhwMzfai2VHSfWXd&#10;H+q+stle0tuLeiS2BNDuyyUZmXPF2lb3oCZn/n2ov2XLlp199tm7L//e5RfvHlWquUd/8aNf3Hj1&#10;7sv/5V/+RYjJX0EYgvHEjsR2MDSVN2JnSY/GJqndVKOMMcYYY4wxxhhjjDHG5gkR230ZKBQIhVoE&#10;VwxBZCjrCABo92tTemhxig31ls0TI8kf+6Pf7Azv3RHeuyP8bW/0wED8xEjSWzYzr7pTVXkvmj1h&#10;CYaiBQk5GEvDkdaGSikRQE4JKbDNr/F9hojQGUhH4EBoYgNPjCQLkRBxBAKARLDUmDpRkaHhyCSG&#10;QmMRMafQqV0gqqrZk+2+iI0disxobDaN6WnGWYioPzR/6I+fHk/HEttXNjtKZiSyiSFPYLODbb7o&#10;CGSbL1o8EShBROPPrjYWm96SfmAw2TyezuTibXLFqmYVKGzzRGyht2wWLpgTGttXNhaoK5CuhMNa&#10;XXfa4mCeRImAAKbWY1IEMBZbTaQteAoRntMNS1DplxILfu+uKzFwcDyxxtLWApeKYowxxth+izNR&#10;jLHGuOeeeyY2TznllDlsZO3atRNvrLz77ruTJKlD5zs6OqqPb7755t7e3jncsuk4zrvf/e5qc2Rk&#10;5O/+7u/2FCsyxvzLv/zL1q1bq0vOP//8KVNk1157bbFYrDbPPffcib0FAET82Mc+NnHJ9ddfPzAw&#10;67tjJ/W/XC5feumle+r/d7/73VtuuWWv23zhC19YfdzX1/f9739/ytWI6Le//e2FF16o9XP+XJ/U&#10;XFA1uQYYY4wxVgeI2JNVx3f5SzKy2ZM9WbkkI1t94UsUiAAoEAKJbb5YmpVLMrLZEyty6vhOryPY&#10;h0dh/+mf/imTyUxaWBoZ/M5lF+gkntMmZ2Tbow986xPv3f1z0Zlnnvnyl7+82iymdmshfWgo+e3O&#10;cP1g/MhQ/PhI8uRosnksfWosfXgo+V1fdF9fvH4wfrqQRjxrHWOMMcYYY4wxxhhjjDXakqxCgLwr&#10;QkMzqxAznbHYAkDOEe2+dBcgH9JwRDQa24eH4t/3xxtHk50lPRjZkdiOJXY0tsORGQjNzpLeOJrc&#10;3x8/MpyMxmZWtxwc3Oy6UrR6MtS0EOWVxhKygGVtNZEnwFOYVTh9vGRuBGKHLxBhODKxoW3FtOa7&#10;cAQgohKoydb/vg5DNBQZQxRqi4ieAESUC1CVCAAySrT5slLgq7estxWnvoVGW3p8JN0wkhRTu7Ok&#10;B0NjAVp80ZOVPVnVHsgmT+YckVGYc0STK9o80Z1Ry7Kyw5cKaTS2O0p6PDbbi/qB/mgmIcklGXVg&#10;k5NzZVcgraXeso50rTNIRIXEDpSNErgkowKFh7V5ub3VoKs8LwWaWv8MxYYMQVIpErVbLyzsykgJ&#10;rMcF2eIIS1BKbeVSrMMeGWOMMcbqjzNRjLEGIKKbbrqp2mxvb+/p6ZnDdqSUp5566sQlDz74YB36&#10;f/jhh1cfFwqF888///Wvf/1ZZ5117bXXzmo7r3zlK1etWlVtPv30029/+9u///3v9/f3G2MqJ2ps&#10;bOzXv/71+eeff++991bXPOKII1784hfvvsFHHnnkrrvuqjY7Ojre9KY37b5aZ2fnO97xjolLrrji&#10;ijl89TOp/9u3bz/33HNvvfXWgYEBay0ApGm6cePGj33sY9/4xjcq6xx33HHTbHDSu/nVr371C1/4&#10;ws6dOytbM8YMDg7eeeedF1xwwZVXXllJQK1cubK6/oYNGwqFAgBU1l9QtboGGGOMMVYfnsQ1Le4J&#10;Xd6qJqcrI1tc0ebLzkB2BbIzkG2+bPXkkoxa0+K8sNs/sMlRCzCwV08HH3zwv/7rv+6+/Mn7fn7j&#10;JX+dhOXZb3LvRnu33XjJX6dROGm5lLJS3tMQbS/q3/VGfxqIny7o/rIeTWx/aHrLZkdJby/qrUW9&#10;vaj7QzMcmZHI9IfmmYL+w0Dy6HAyFM1+qkzGGGOMMcYYY4wxxhhjNZJR2O7LvCMEwHCk55MtCY0t&#10;prbJFRJheV41+shqr5zah4eSh4fiwciORGZHyewomcHQjMZ2PDGF1IzGdjDctXw0NgNl/fBQ8uhw&#10;Gs44KNLsiRU5mXMw6+BYYuOafoMeWyqmNjI2MqAQM44QCC3eQk0kpwS2ujI2VNK0vWhqeywAIBAd&#10;ARKBqC4BlAmIaCS22lKoCQFdJIG7ilYtkJwj8q4YT2wxtc8UTXG3/GKk6U8D8WBkhiPTVzYE0BmI&#10;pRnZ5Ijph8YEYsbBroxamlWexJHY9pZNMaWHhpKB0Oy1Y8tz6rBWJ+uIJVmlBA5EZiS2tcrnJIYG&#10;QjMS26wjujMy6+AxHV6rt/fbYj0lKm+HrvVdRpWfZW3BkQAw+cQSUd3qRAGAI9EVGBqytCuPyhhj&#10;jDG2/9kP/7BkjC1+W7duHRoaqjbPOussnOskKKeffvrEFNAtt9wysdbQAnnJS15SDflUWTvrGWUQ&#10;8Z/+6Z8uuuiisbGxypIkSW644YYbbrhhmld1dHRcdtllu5+xJEmuvPLKiUs+8pGPSDn111JnnXXW&#10;HXfc0dvbW2lu2rTphz/84Zlnnjnb/l9++eUXXnhhtf9a6+uvv/7666+fcv03vvGNxx9//B//+Mc9&#10;bbC5ufltb3vbN7/5zeqSe+65Z1JJsYlOP/30d77zneecc06laYypPD799NM/8IEPzOpYZqtW1wBj&#10;jDHG6smV2JNTPTlFRImF1JIlkAiuRIUw50+ki9MFF1zwgx/84Pbbb5+0/Mn7fv7V95993lXf9nNN&#10;Ndzdtkcf+MaH31EY6t/9qb//+79fe9hhfWXzTCGNDYWaStpGmiwBArkSJaIjUAAKAdZCQjbUUCQC&#10;AImQdURq7HBkPImrmp12fx+u38UYY4wxxhhjjDHGGGP7roOa1Ehs2nw5EJqRhFrduXyvnloajqwr&#10;sckVXRmZd/a36bx3lvTmca0tjcampImAMlI0u9IRuwoWAQARaIJY29DQeGzGY8w6aAnGE7uqWXVn&#10;ZnQ73wF5ZzyxRJAYPVDW7YEMVG1O5mhkLVExIQGQd1EJ7Ajkgk4lFyjwFY7GJpC4ZTw9tNWt7fZd&#10;sas0k7bg1nGQITRQTinWYAkyjoi1fTYJs4A7bXExNTAS20CJLeP6iDan+nNa1vTQUBxpGghNaqnZ&#10;E00Ozvan2BHQGchQ2+HI9pZ1RyCfGEm0dZZm93LdtvnyqHZ8bDgRGTka22JqSynkHWzy5p4RMwSj&#10;sS1rKwDafJFzRIsn1ra6M5z6sFLBSQmINBBRDQcKQ21TSwTgiCkCUZaokoaSSLsnphZCRuFYai3B&#10;cGTaeKCNMcYYY/uj/e0PS8bYPuHHP/7xxOZLXvKSOW9q7dq1YsK0GQ899FClUtCC6unpefWrX12T&#10;TeXz+X//939fvnz5DNc/8MADr7nmmkwms/tT11577cRjf9nLXnbooYfuaTtSyk984hMTl1x33XWD&#10;g4Oz7X8ul/vyl7+8YsWKva552mmnTSpONaW3vOUtxx577Ex2/d73vvf9739/Pp8/8MADZ9vt+avh&#10;NcAYY4yx+kNET2LOEU2uyDrCEbMe8ln8EPGGG25ob2/f/aktf/rtdRe8rn/zhprsiIju+7//+sq7&#10;Xz3au233Z9etW/f3l33mj/3Rk6PJeGL7ymYgNImBrCM6ArE873RnVGcg233Z6otmV7T6ojtQy3Jq&#10;eU52ZaQrsZCYnWXTH5pCYh8bTjaMptpyCp0xxhhjjDHGGGOMMcbqzVfioCYnUNjsiWJiR5NZzxma&#10;WuovGyDo8IUvcVWT0+hjqrHN4+lTY2kptTtKuqQp7+CyjOoIZNZBV/55JAIRHAE5V3QGsierci4W&#10;td1Z0sXUPjmabhlPZ3hiD21xfYVdGeVIMRCaQlqDWVxDbUNtxxJLCE2eUAI7fOkvXGGjXScEWzxh&#10;CQqpHQhNOa1xKZtAYSV8F9dxfMESDUfGWIptZXo4MkSVq0Au5JgUIrYHCoDGYjsam5Fn6wLFhh4Z&#10;isPU9pVNamxHIJpdMefRsUCJ7oxUiAOhKWvaNK4HZ1AtKuuIYzq9Dl+2eqInqwIlxlPaUdSjsUlm&#10;Ux+MCCJDQ5HZXkrL2jY5YmlW5R2xPKeOaPdmGIgCAF+iI9BXwhCktbs0UkvagrYgYIr32gASoEJw&#10;BIp6jU4GCisnbZjrRDHGGGNsP8WZKMZYvWmtJ05Xv2LFiinv1JwhKeUpp5wycclvfvObOhzFhRde&#10;+OlPf/rEE0/M5/Pz3FRTU9M111zzjne8Q0xbEzkIgosuuuiqq67KZrO7P/voo4/eeeed1abruhde&#10;eOH0+125cuXrXve6iUsuv/zyOXxBls/nr7766nXr1u1pBaXUxRdf/IEPfGAmX6YIIT71qU9VSz9N&#10;6bjjjrvhhhvWrVtX2eD73//+2fa5Jmp4DTDGGGOMLYSlS5f+13/915QfMnc8sf7qv/7Ln177WZ3E&#10;89lFaXTofz910c1Xfsikye7PHnvssVf/538/PmbHEzsQmr6y0ZbafbE0I1o9kZl2VEog+hIr48FN&#10;DmpLvWUzlti+sn5gIB6J9j60xhhjjDHGGGOMMcYYY6y2lmTkkqxqdkWTKwoJDUbWzPgeg7K2fWUD&#10;AF0Z6StxeNtMa7nsE4ho01i6vagr34c7ApdkZIsn91pfSQps9eTSjJICK7mmbUX9dEHPZKeOxKM6&#10;vLwrujIy64iRyI4mZOcRiyKi4dgUU0otZZRwBLb7MlD1eJtcgRmJhcQSwFBU49hGmy+VQFdizdNW&#10;0yilZIlCQwLBk5haIEBHgCdxoS98idDkypK2qaXN4ykBWILHhpNQ00BoiWhJRgVyvneNKoFdGeEJ&#10;GIpMqO2G0bQ0g9PrCDyszT2q3W31RLsvlmSkp7CQUm/ZbC/q4ciE2iaGDNHE+5cIwFhKDJVSOxia&#10;7SXdXzahprwje7Kq2RPdGXlcl3dgkzOrU4uIHYHMKESEmXR+hkJNAKAtTVkQLNVWACgBmdl1dl6U&#10;ACWgrG1iqFjHnwLGGGOMsbrB+c8PwRhjrCaSJFm/fv3vf//7Rx99tLe3N4qi1tbWnp6eI4888vjj&#10;j1+zZo2Ui7p+8cjIyC9+8Ys//OEPGzZsiKJoyZIlhx122Ite9KJjjz3WdWdd2XxsbOyXv/zlH/7w&#10;h8cffzwMw46OjlWrVp1wwgknnnhia2vrpJU3bdp04403rl+/3nGcNWvWvOUtbznmmGMafT5m7Vvf&#10;+tbb3va2anPHjh1Lly5tdKcYY4wxts/7zne+c+6552o99QBq+4pVZ15y+aEveYUQs/uoWRwe+OV/&#10;X/Ob/70hjcIpV1i+fPlNd/4qzXeGmoYigwhNrsipOZbksgBjsS0k1pXY5gtX4JoWtzuzqD8eM8YY&#10;Y4wxxhhjjNXKG9/4xptvvrny+OSTT7733nsb3SPG2PMXATw5mvaXdTG1I7FFgCZX5NzppoBNLI3F&#10;NtTkSWz3ha/EYa1Os7dffcG7s6SfGkvHEzsa25wjWr1ZfxlORMORLWlq9UTeFTP/DlxbenwkGY3t&#10;WGzHUysq74gz6wo0qaXhUA9EREAAmHewM1DZOsY2IkP9ZdOVke2+PLbTq+GWtaXf9cWjsRlLbE9m&#10;70G1+SOi3rKJDBVTCiS6EsvaGoK8I9p8kXMWfBZ7AthR0q7AzkAe0uIWtd1R1P2hiY3tyiivdmeA&#10;ACoz4i3JyCZXHtPpzrAKFhGNxHbLeFrWZAkiQ6G2kaZqvShEkAgC0VgyRAC7NqsEBgozCit7avXl&#10;yrya8ykdT+z6wXgwNImlnqyqyTkZjm0hseOJzSh0nnuqCaiQWFcKX+LSrHTqmAsdCk1iYWlWrm1z&#10;O/z96tcvY4wxxhhwJooxxhhbJDgTxRhjjLEFcuutt775zW+O4z2WhGrqXHLsq99y/Jl/3bXq0Ok3&#10;pZP4mYd///Bdt/7u5hunqTHV3t5+wy13tK86vJDakch6EjsDMesB2N2Exo5E1ljoCGTGEYe0OJ3B&#10;FMM2X/nKV9I0rTw+6aSTTjrppLqdasYYY4wxxhhjjLGFwJkoxthi80wh3Vo0qaGR2ISaBJCvRKCE&#10;I0ECAAIRpESJplBDYkkgNHsi54iMwrWtbnbhMyH1VErtnwbjckoDoZlbIKpqKDQlTZ2BzDniBZ3e&#10;DGs0WaJNY2lv2aSWRmMbalICmlwRKCH3tgEiKmsoahNrMESGQFtCxFVNqp6BjUpPthV11hFtvjy+&#10;ywtULS+SR4eT/rLeUTKVyNlCH0ukbX9oQ221hZyLCDiWGE+KQGFPVu31TamJygDN0qxs8mSkaSw2&#10;o7Ft90XNf/q0pd6ycQR2Z+SKvFqZd2b+WiIaS+xwbIdCExsCgMSQoV2XorFggSSiQJAISqBCrFwX&#10;OUe0+aLdl7M9nKeffvr73/9+tXnOOeds0tnR2A6EpjMQNbnqBkJTTG0xpayD6rm/ChJDoaGswowj&#10;ltR34r+R2JRSWp5Tq5qdWqW/GGOMMcYWD/58wxhjjDHGGGOM7c/WrVv3wx/+8HWve125XJ5yhfGB&#10;3l98/Uu/+PqXlhx8+NI1R3SsPLhz5ZqOlasRRVIuxuVSXC4Obd301P2/3PKn36ZxNP3ujj/++C9+&#10;7duifdlIbAuJzTrY6gsBNRjiC6TwMjgQmsHIdCJsGEkkum27zWY3MjKSJEnlcRiGs94NY4wxxhhj&#10;jDHGGGOMsWkdkHeaXbFpXCsBiaVSSuXUlrWZtBoiuALbfJF1hEBcmpUr8059AiF1Q0RPjaXawlBk&#10;PAnzCUQBQLsvdWiGI+NJfGosPaLNmcnWBOLqZqfVl0+Pp47A2NBYYocjC2CVgEAJX4JERABEEAiW&#10;MLU2tZAaigwZAkdgq4eJhVJqiaAzEHUORAEAImYcGRoLAEORXZ6rZXSn3RfDEboSC6nNOfN6j2ai&#10;mJIlSi15UiBgbAgAHQGexLpd/xmFI0Cl1I7GtsUTY4nNOLgQcUQlsM2Xg6EppbS9aJZklDfjg0TE&#10;Fk+2ePKgvAoNDEdmPLGJpcRQaqE617/AXWfPldjiyVZPzHwXk6RpOjw8XG1aa7syKjKpK3EkJl/V&#10;YDTLEFQ6PmlTBBAbUghKYHZmcccaUoiWiAhSW+c9M8YYY4zVA2eiGGOMMcYYY4yx/dxpp5129913&#10;v+Utb3nmmWemWa1346O9Gx+dz47OP//8T/7zFzeXxXhiC4ltdrHJFViLQFSFQOzKqL6SGQxNZyAf&#10;H0mPaINmr65z6THGGGOMMcYYY4wxxhhr9uQLOuVAWe8oGVfYVk9oC6klS0AACKQEuhIRQCJ0ZtSy&#10;rKxt5Z9FYiS244kdjQ0AdARqvlkbhDZf7Czr0dgKhNFEts7sC3BEbPdlmyf6Q7O1aDyJ2lJkKNRU&#10;Sm0hmfpVjgBfYc4RnkREKCbWEWI0to16pwKJpRRSS4WkxrmNjkBtGdctrugPTVFT3lnARAoRhcam&#10;FgDQEUhAsbGOQIl1TcJIRF9iISUi0NYiQMuCFcgKJPgKR2OTcXB7Sa9qmkWpqApEzCjI5P58LysR&#10;pRY0kStQIixcjG1ZVvaVdasn+kMzFpuWeQ85GaLK5TspVxhpskBZJR0BubrXypMCAcAQxIZDUYwx&#10;xhjbD3EmijHGGGOMMcYY2/+ddNJJjzzyyGc+85l/+7d/M8bMf4OT+L7/la985a3nvv3BwSQ2djS2&#10;WQcXIq2EAJ0Z0V82A6HpzsDGMX1sp6z7hJWMMcYYY4wxxhhjjDH2fIcAXRnVlVFlbcdiW0gp1FZb&#10;sERSoCcxI7HJE63e/vwV7vaSSS2VNTW5oiYlgByBTY4opLbJ4vainmEmqgIRuzOqM5ADoRmO7Fhi&#10;cw4BQGLIAhCBJbIAEtERoMSulEmgcElGdWXkH/vj4dgAQN3zGrsoCQCgLSSWartlibCyydk4mgQK&#10;x2KbUSgXLGOjLRChISsQBEKoAQADJTy5IGWaphEoMVQyvsQwMV0ZqRbs5xARm13RVzallHpL+oCc&#10;mv++ENGV4NZu0r09UQJXNTuPDyc5RxRSm1U0z2J2loAI8Ll1ojRBYsmXQiC0+Qt39e1R5ZgMEdeJ&#10;Yowxxth+iTNRjDHGGGOMMcbY80Iul/vCF75w7rnnXnDBBffdd1+tNiulPPfccy+77LJVq1b/aTCO&#10;DQ2GxhHQ5i9U+SaJ2JWRvWUzHFlH4PaSXpHj7zcYY4wxxhhjjDHGGGOsMTJKZJRY2uhu1F9kaCw2&#10;xZQQIFe70kN5R4ynupiSIyk25M0yoSEQuzOqOwMEUEjsaGxLqTUEmshYMERKYEZhRolAYdYRgQRE&#10;JILUkrGASI2KsKlnYxuJqXEmCgC6A7GzJLSFnWU9nlCrt1BHGRsCAEMgEQxRYqkSgWnx6h018xRq&#10;YyNAYym/wHEsT6InsZjanCOHY9sVLNQI0UJo90SbLy1BWduByHQFtcqP7dqIIQpTEgiehEpZtvof&#10;oyUCAMSFD5kxxhhjjDUC3zPEGGOMMcYYY4w9jxxzzDG/+tWvbrzxxi996UsPPvjgfDallDrvvPM+&#10;9rGPrVq1CgD6yqaU2uHIEFFnpnbDv1ORiK2eHAxNSdPWQtoVyIaMITHGGGOMMcYYY4wxxhh73hqK&#10;DACUUxvUtO6QFBgoUda2hcRwZJZm53iDHwI0uaLJnVEYJjYWAAyBQoH1r2IDAAACEREMQWKBiGrb&#10;DUQ8qEk9PJTkHTGeWE9iRi3IYSaWCMgSuALKupKEwWwjkjCpAYGYGPCEEAv/nmYUjsRWWxgKzb6V&#10;iULEVU1qLDZdgeoPdX84r1iUxErGcNc1bIjKKQFCzhESoXnBwnjTs4SVvvFoGmOMMcb2Sw2qdMsY&#10;Y4wxxhhjjLEGkVK+613v+tOf/vSnP/3pkksu6erqmu0W1qxZc8kll2zcuPH666+vBKIAYHtRx4ZC&#10;TS2+VAv/fUMgwVc4GhltYdNYWvezyBhjjDHGGGOMMcYYY+x5bSy2qQVDENT6O/GMFNqCtjCW2Poc&#10;S2oBAAyRbOjthBLBWCCitPaVoqDFk52BbPGEr3AoMqFZkHObWKhsOLZABBmFAhtQJAoqFauwUhkM&#10;7AKcz0kChQAQGVu3i7aGfCWOaPcChV2BIoD+0KRzPWUSd92SawEmBqIUQldG1TA8OSuGCAAEwgIX&#10;DGOMMcYYawyuE8UYY4wxxhhjjD1PHXPMMV/84hc///nP//SnP/3FL37x+OOPP/HEExs3btRa777y&#10;ihUrTj311NNOO+3UU09dsWLFpGeHIlPWtpBaKWCBa0TtgogtrugLzXhiBUKoKViYOR0ZY4wxxhhj&#10;jDHGGGOMsd2VU5sYCwAzK8U0C5VaLomlsl74LAsAAFSSGghgqU57nBI9+58F+rr/4GYn0mQJ+kMz&#10;VDZdGXRrXTbHElmA1JIjMOegEtgZyIbU5omMBSIgkAIMkVqok7qLEugIjA1pS2VtM3WYPK+mmlxx&#10;eJv76HBSqRbVV9LNnsw5ONt6ZVJApcRUbEhbwAmBqAbmkTSBFIAAbmNTj4wxxhhjC4MzUYwxxhhj&#10;jDHG2POaUurVr371q1/96kpTa7158+atW7e6rpvL5fLPCoJgmo1sL+rUUqip2RVigcfVqlyJgcRS&#10;als8MRDqA/JOo88lY4wxxhhjjDHGGGOMseeLyJAmACQlavytuEQCIG0p0nUqueMKBACJkNqGzT5G&#10;AMaScoRAXKA50KTAw9vd9YNxF8i+MgyEpt0Xfk3TO5aoErsKJCiB7b70GpGIIgBDQAAEJABMXZJu&#10;jthVcCzSlNkH70utxqKWZNRIZEZiW0qxLRDubH7AJaIFTIwxhL7EQGHDA1EAYCxVSlTVPMDJGGOM&#10;MbYY7IOfPRljjDHGGGOMMbZglFJr1qxZs2bNzF9S1jSe2EJKCJCrS5GoqqyDZU2RocHQcCaKMcYY&#10;Y4wxxhhjjDHGWH1UQiaWQC7ANGGIKBAtgSWwRGKWlWrmwBGAiFKgqVcKa3fGEgBKBFfAbIvzzOZI&#10;8Yg2d/1g0hmIwcgORDbvULMrarLHSNtCQobAEeAIbPVEZoHSXXtjLBEBAQIiIlqiBSu+9WcKMTIW&#10;AOL6ZLAWQJMrjmp3nxxNJUKoaSQ2vSUdSMy4MqP2colYonJKxcSWUisQHYEZJXwJbb5qbNEsIooN&#10;ZR0BAI26IBljjDHGFhRnohhjjDHGGGOMMTYv44kFgFDbQGIdhmYnCqQQaMuafEllTTyWwxhjjDHG&#10;GGOMMcYYY6wOiOqU+sCFj7IAACK6AiQC1SuFtTtLAABSoLfACRJfiSPa3UeHEylwNLbjiY21bQuE&#10;M596XwRjqR1PLAIECmMDLZ7INbI2EAIAAQggAKjPGypw15u4z0aiAACyjjimw91ZMk8XUl+pQmJL&#10;KQ2FZhgpUMIVKBGUQIEAgMZaQ6itTSxEhohAIvgSrQRtoc0XWbVw+b6Zii1YgkBh1qlxVTTGGGOM&#10;sUWCM1GMMcYYY4wxxhibl0JiDYGx4Ll1H0pByChRTm2rJwZDzaWiGGOMMcYYY4wxxhhjjNWBEoiI&#10;AmEhyioRVIJJgAh1C1R4EpVAAEgM+Y2YgCy1AAAKoQ5DDVlHHNvpbRxLEcCXOBSZ3pIOlGjyhDvL&#10;ZJQlKqZUTK22kHeFQEgMOALyjQxEgSUCACLCStKsLu8nAU3c+74LEXtyqj2Qm8dTgdjkUmKorKms&#10;bainjkM6AvOOyDrCEdBfNhYo1iBxASuezVxZk0DwJLZ5HIhijDHG2P6JM1GMMcYYY4wxxhibl/HE&#10;xIYA6jFOuTtfQjEFbams9+0xNsYYY4wxxhhjjDHGGGP7EE+iQiQCQzXOnGhLAKgE+vXJsgAAQJMr&#10;xhIrEEIDfiNuKixr6whQAps9WYfdKYGHtjgtntw8lroSC4ktprZcMr7CnIOeRDl9moUgJiqlVEoN&#10;EQYK233hSXQkSMCB0KQEXgPO4i7VYBciQf0yUbv2KxdBEGj+PIlrW93U0mBoBkIzntgWTwCAIdCW&#10;zLNhMyWwcnoRscnFzkAuz8ptJbOtqMuagkbfn0tEkba+RARo8+vxk8UYY4wxVn+N/szFGGOMMcYY&#10;Y4yxfVlqKdSUGBJADZn0sDJvpbaQGM5EMcYYY4wxxhhjjDHGGKuTQIIrAQBiTRmnliGQytfdjsBM&#10;Hb927wjktqIOFJa1ba17PRlLFBmq1FZq9+u0d0RckpFNrtgynkqEZk8UU1tI7GBIAKAQPIWuRAHP&#10;eXMTQ4ml2FogRISsEnlXOAJ9JVbkVCExO0oGAGJDXh0jbZNIgQBAAICCiOQsi1/NjSEQiADQ0BJZ&#10;NeYIXJpVS7Mq0nYsodhQbGxiILaEAK4ATwlPoCuh1ZOuRAAopXZbyWSUKGtriBqbEIsMaQstnnAl&#10;5hsytSFjjDHG2MLjTBRjjDHGGGOMMcbmLtIEAIklRyI2YlxHCgAAQxRzJooxxhhjjDHGGGOMMcZY&#10;vTR7ciS2EiEyNc5ERYYkgiOguY7hkqxCX4lAUSk19c/zRAaIIONgsyedugR4qjIKD29zQ007Srqv&#10;rPOOiA1Vgk+JgVJqJ60vEFyJTY70JHoSBUKTK5blVJsnEBGARNkoAWlDxywQABGAAJGEqNMJ1ZYq&#10;712g9sPsja/EDOunZRTmXaEtlVIoJNTiNSwTRURjCTkCMgq7Ai4SxRhjjLH9FmeiGGOMMcYYY4wx&#10;Nnf07P81ap47iYhAhiAxRMSxKMYYY4wxxhhjjDHGGGP10O7LLeNpxhGlxLT6NYudWKJQU9YRANBW&#10;xxgDIrb7IkwtIpTSumaiiKiYWiXQFVi3IlGTBApXNzsH5FVf2YzGppDYSqbJEtjnDj2oZ9/qrCOa&#10;XNEVyInld3KOAABPYmIachx/ZomEAASszztJBImFvIMAUM/6ZosQIq7Mq0Jisw6OpybnoKpvzK+q&#10;rCkx1BlIJXB5jm8VZowxxth+iz/oMMYYY4wxxhhjbN8mBRpLBLDbdI2MMcYYY4wxxhhjjDHG2III&#10;FOZdkVoqJFhIbJNbmxxIIbUEkHdEkyv8+hZr6vTl9qLOO6KQ2rxBp157jwxFmtp8iQgdfiOr2TgC&#10;l+dUJT0SahpPTCkl89xMVEaJvCuyCuVUQZeMQongSiylNn22blJDEKCDaAhEXea0iw0RgS8x54j6&#10;XraLUYsnWz1pCEqaxhNq8xtwRipFojyJgcIVOdWoXBZjjDHGWB1wJooxxhhjjDHGGGP7NvvskJ4S&#10;GASBUru+7nAcp9FdY4wxxhhjjDHGGGOMMbbfWpZVhcRmFI4ndk8hmVkxBOOJzSihBNS/rkvOFZ2B&#10;tASl1A7HpiuQuPBxGiIajcmVmHNwWVa5iyZPEygM1KzfAkRs82VqYRRtMaHWRoRhAMBYIkuOQAmg&#10;LRHAQvejrK1A8BS2eIu3SJQQIpPJVJsLenmvbFIjsakkDDMG65xvBICxxGpL7RnpSVya5fuEGWOM&#10;MbY/4886jDHGGGOMMcYYq4nGDOxZAEsgEZRAgXDJJZc0+jwwxhhjjDHGGGOMMcYYe15o90XOFYZg&#10;R0kPRaYrM6+b8YhoKDQI2OLJJle0NaJi0oFNzlBkWjw5FJlQQ2bhZx4rpJRa6s5IV2D9Y2ALoSer&#10;BkKTVVhKTYvfmOo8pdQKBEcKgaQthCllnAXsiCEqa8ooRIB5/hQsqFWrVn34wx+uz75yjugMJAFE&#10;hgZD051RTh3DYqXUjieUd4Un8YA814hijDHG2H5u8YbyGWOMMcYYY4wxtvgpBACQArSlhnTAWAIA&#10;KdBbNJNHMsYYY4wxxhhjjDHGGHs+QMTVTY4S2OaJyMBobInm+FU5EY0mFBlo86UjcHXzwqeRpuJJ&#10;XJ5zsg56EkcSo+3C7i4xNJ7YjIOexJVNavrohiEopnYoMv2h6S+bwciMJzY1jRmbmEbeFXlH5F1h&#10;AYvpAp/BqVii8ZRyrmhyscWTjoCxBe5GIbUEkHdFkysyigdrdlnd7AQKOwOJCIOhsXP95TBbsaHh&#10;2AYKWz3RGciuoAHpSsYYY4yxelq8oXzGGGOMMcYYY4wtfhlHSARXYiklQySx3mNd1gIASATORDHG&#10;GGOMMcYYY4wxxhirs7wrVubVlnFKLYwnFkC0eLP+spqIRhIqJrbZExmFK/MqW8+aMs+1PKf6yrrd&#10;F31lMxCarkDIhakyoy30h0YitHky74juqeoLEVFZ00BoRmNb0jRl5MyX2OyJzkA1e4ulHM7SrCyk&#10;1pdYSGzOqXevxhIigGZXNHsy0hZADoamlFJ2YUpFaUvFhDJKOPtLpa9aUQIPb3XXDyUdvuwPzVBk&#10;O30JC3w1aEuDkZEI7b7MueLgFgfrPnLHGGOMMVZn/BmUMcYYY4wxxhhj89LkylATACSGgrrP/xdb&#10;QgSH60QxxhhjjDHGGGOMMcYYa4Rl2cqX5BoAxhObWmrzxcxnENOWhmITa2j2RLMrlmRkT7aRdV0E&#10;wuFt7kNDSWcG+stmILJdgRC1jlUYS/2hRYTOQAYK17a5k1YgouHYbivoSg2i2FCkKbWkLREAAQhA&#10;KXaNDpQ19ZWNJ3FZVnVnZf2nb5ukM1BPF3SLJ/rKZiSybX79Em6poWJq845QAlc1qUJKW8ZTX+FI&#10;bHylFmIgZTgyANDiiSZXtHoNy/ItThlHHNLiPDaStnk0FNn+yHR4QixYSi62NBgaIujKSF/iYa1u&#10;w38WGGOMMcbqgDNRjDHGGGOMMcYYm5e8K4ZjRITEQlD3vZc1eRIFQovLI22MMcYYY4wxxhhjjDHG&#10;6g0RD25xAABAOwKGY7ujqJs9mXNw+iiRJSoktpBYQOwIZEbhkoxc3dz4ui5ZRxzW6j48HHcEciA0&#10;A6Fp96WqXZAjNTQYW0vUnZG+Eoe3uZNmPStremosHYtNaqGQ2LK2lgCRHBSOxErMw1iyAKXUFhJA&#10;BF9i3hWxSbeX9Opmp81vZK4MEVY3O48OJ82eGI2tLyFTl8JfRDAcGwRockV7IJs92eRCf2jaLPWW&#10;zWCouwJZ26trPLGRgcrlsRgu3UWozZcr87RlnBBxKDI7y6YzkO4CpNNKqR2OrUToykhPisN2+7Fi&#10;jDHGGNtfcSaKMcYYY4wxxhhj85J3BQK4Asuamhyq54iXtpCYyoyb0FLHeRYZY4wxxhhjjDHGGGOM&#10;sSoEOLhZBQqfLmhP4mhsR2M7FlPWEYFCV6BAqHx5TkSWIDYUGgo1WYKMI1pc4Qg8sMnpydY4sjJn&#10;zZ44tMV9YjTt8GEoMn1l0+aLQM33e3giKmkaiY0A7AykJ/HwNjc7IS9ERL1ls3lcp5ZGY1NKSQBl&#10;XRlI8OTUEbPUUMnYckr9ZeNJbPXFo8PJkow8qNlpYJGcNl8uzSoAHWoaia0nUS5YdaCq4dgkFjp8&#10;qQQemHcAABEOaXEeHLTtvhyMzFBk231Rq2usmNrR2OYckXVwZV5l65L72hctzymJsGlcOwIGQtMf&#10;mjZPBgpq9UYQ0VhixxMKFLb70pd4WJub55kEGWOMMfa8wZkoxhhjjDHGGGOMzUuTK5TAnINDkY0s&#10;BXWcdq6sLSIESrT5soFDm4wxxhhjjDHGGGOMMcae5xBxeU41u+KpsVQJTC0VUiqntpgSAAiESiLG&#10;EBFhZUnWETkHHYF5V6xucnKLLMPQEUhD8NRY6kgcCs1AaPMONHt7KX41DUs0HNtySoES7b50BBza&#10;6ja5zwlEbRrXO0s61DQUGQJq8kSTI6ffoyOxRcpmh0qaxhPbWzLNngCAsqbD29walrearQPzajS2&#10;7T71ls1AZDt9saCxqLHEllJq9USgcHWzCtSufeUccXCz++Ro0uqJ4chSZDv8GoyoFFMaiW2gsNUX&#10;bb5cnuM7UaezNKsChY+PpEsyOBCawch4Elq9+RaMIqKyptHYGoK8K1o9kXPFYa1cIYoxxhhjzy/8&#10;SZQxxhhjjDHGGGPzIhGWZGRqaSyxhYSCoE77JaJiYj2BEqEjkI0+DYwxxhhjjDHGGGOMMcae7/Ku&#10;OKbDHYzs9qJ2hG3zRGIosaAtEQARCRRKgCuwkoXIu2JZVi3ar7i7MzLr4OMjiUQ5FttCaksacg7m&#10;ndnFe7SF8dSWUgOArb7IOyLvikNbXF89ZyNPjqb9oRlL7FhsPQkdgTPzZAci5hzMOGI0MmOxTQwR&#10;wUNDyVHtDYtFSYGHtDrrB2xnIAdC0x/aroxcoKxKIbFjsc27Iu+KFXmnO/Oc+0K7MzIyamtBA8Bw&#10;ZPvKpiMj1Vx7QgSjiS0kNqOwPZBNrljb6tb53O6LWjz5gk7x6FAsUJZSGktMb9lkFDZ7cg4Vtogo&#10;MjSWUGLIk9jhCU9iZyAPbmlkeTTGGGOMsYbgTBRjjDHGGGOMMcbmqyendpRM3hEjsU0MzXNauxkq&#10;JFYTtHvCldjqLdIBY8YYY4wxxhhjjDHGGGPPK4jYGcjOQJY1DYV6LLGhpthQdQVPYsYRTQ62+zIz&#10;hzBEfeUc8YIOb9NYigAZBwuJLaRUSE1GYsZBT6DYc+JIW0oMlTWFhgAgq0TeFY7A5Tm1Mu9MCm48&#10;XdD9oRmN7Xhi865o8eaSZBIAbb70pB2O7UBkAOHR4eTIdnfOta3mKe+ItW3u4yNJVyD7Q9NXNl2B&#10;VDV9z4lgJLHFxGYcbPVEZyBX5qe4KfSAnEKAZwpaCRwKTW9JN7ki7yDO8sxE2o4kpC01uaLFE82u&#10;OKzNbVwtrn2ML/GYTn9rId1ZMpWfpvHElkvalRgoCJRwEKZ/R4gotlDWFGmrLTgSOwMZKPQkHpBX&#10;XYGc7RvKGGOMMbYf4EwUY4wxxhhjjDHG5ssV2BUIY2kssaOJ7fTFQg+6GILxlLKO8CQemG/UJI+M&#10;McYYY4wxxhhjjDHG2NQyCjN5ZwUAAFgiSwAAAqFR+Zw5UwIPaXXbfLO1qF2BLQSFxBZTW9JUedaT&#10;oAQCPZv7QkwNxZaMBQCQAppdkXOEQGhyxcq80+xNTgUNR2ZrIa1ERJoc0ezO6xxlHSEABiIzFEEl&#10;CHRgk9Oos9fuy8Pb3MeGk+6M7A9Nb1m3ejKjoCbDKNrSYGRTSy2eaHJFkyvWtExdsgkRD8g7nsRN&#10;Y9rJ4khkRmNbTKDJkxk1o2syNLaQ2EiDI6ArkJ7E7oxc3cyBqNmRCAc2OT1Z9UwhFYg5R5RSG2oa&#10;T2gsNkqAJ1ECSgFSoAAiRGvJEGgCYynW1gIKBF9hiycyCpXAFTm1JCu5PBRjjDHGnrc4E8UYY4wx&#10;xhhjjLEaWJ5z+kPb5svB0IwntnmBCzeNRAYAKoN8nQEXiWKMMcYYY4wxxhhjjDG2eAnEfT060hHI&#10;dl+MJnZHUUuEZk9Ugk+JodhQKf1zISxEcgQGUrguuBIdgQKxwxc9WZV3p6iRpC09OZomhkZjm3Ww&#10;xa9BHaXAEa0EI7EtCLutqNt82eQ2rCRXqyePbPceGYq7Azkc26HIFCW0edKRc78miKCk7WhsAaDT&#10;l77CpVl1UNNeppDrzqicI54cSyVCZGgstsORGUXwFXoCPYVqQmaPAIyFxNrIQKUqkRLQ6omcK1yB&#10;BzWprgzffTpHrsSDW9yenN1a0EMR5F2wBJGhUNvEkHk2QlmFCAJACsy6MlDoS6xspDujlmUlTxzI&#10;GGOMsec5/lTKGGOMMcYYY4yxGvAVHphXm8bTvCvGEusqCuYxmDe98cSWNbX6Qglc3ewsdE0qxhhj&#10;jDHGGGOMMcYYY4whYqsnWz1ZSu1gaIopFVKrJ6U3JnAk5h2Rd7AzkL7aYyTpmYJOLA1FRgls9WqW&#10;XMo5GFscTWzgiKfG0mM7vQaeuiZXHN3hPTGSKIGl1I4mtjc0OSWyDrqzHEwhgGJqxxNrLPgK2zzh&#10;SbG6eaYJpawjjml3e8tma1H7EhNLpZRCbcspQQwAIIBQIBHY/5+9O4+zoyoTx1117+0l3dlDFsgC&#10;WUgCgQSEBDCsRoVhmwEDDIsL6vBDUDZlUcHRcWQQ5cuOCBJGFkFAUAQEJyyyBAIMYEJCwhK2NAnZ&#10;106n+95bvz8yn55Mb+l039vV1f08f1WdU3XOe8r5MOf2m7cqioIgDIJgy1eJ+pWlemTCMAyGVGRG&#10;9MqUqMNpt4pMaly/0nwUrK3Nr6rJrazJVWS2KkiLglw+CoMgnQpTYVD/uCtLUgPK0/3LUz1LYivz&#10;AwDoVNREAQAAAIWxY2V6bW0+CoLNuWjVptyginQxUmLra/NbXhXZqyS1U0W6UsoHAAAAAAA6UGVJ&#10;qv6P89XZ/IbafG3+/1xQlg57l6ZKU8E2X2pWm4uWVGc31OXr8sGgilSqcC9BC8OwX2mqJptbszmX&#10;CYOVNbkB5el4H9reA8sXb6j7eEO2Rya1ZnNuQza/vi4oTYeVJWFFJky3uPZ8FG3ORTW5oLoun4uC&#10;Hpmwd3mqLB1WZFLj+pVsV64kDMMdKzODK9LLNuWWVedKU/l+ZalsPqrLB9l8lIuCLbVQYRiUpMJM&#10;KihNhUEQlKXDgT3SO1VmtreIi5alwqBfWapfWWpU70x1NqrJ/c+31+ryQW0uH4ZhaSooS6dKUkFp&#10;OqzIhC2UFwIAdE9qogAAAIDCCMNw174l1SuiHcqjTzflllXnduiRLitobmxjXX715nxFJhxQnu5f&#10;nt65t79sAAAAAABAbCoyqYp2FGl8sjEbRcH62nyPdFhe6GKbdCrsXZpaszlfVxpVbcjGWxMVBEEY&#10;BsN7lezQI/3e2rpUGPSNgupsfmNdtLomvyYMUkFQmg4zYZhJBakwjKIoHwZRFOWjsDYbbc7ngyDc&#10;8smm3qWp0lTYI5Ma1jM9sEe6bYVkqTAcUpEZUpHZnIvWbM6v2ZzblIs21eVz0f9eUJ4Ot0zXpzTV&#10;q1QpTnGFYVhZElaWxB0HAEDS+JdDAAAAQMFkUuH4fiVzVuQHV2SWb8ot25QbUJ6uyBQgixkFwfrN&#10;ubV1UY9MuEOPdJ+y1Ph+pUX4DBUAAAAAANBBlm/KbcpG2XzQr6Iof/HvWRKuqw021EUlqXxNLip4&#10;2VUb9MikJvQvXV8XfVqdW7Ep27MkqMtHm7JRXT7K5oONuXw++t+LwzAIg6g0HfYtSZelw9J0GAZB&#10;j0w4olfJDj0Ks5iydDi4Ij244n8KxqIoygdhKggK98kuAAAoIjVRAAAAQCFVlqQm7lA2f1Vtqkd6&#10;ZU1uxaZc79KwT/s+F1WXi1Ztzm/ORZUlYf/ydK/S1O79yxREAQAAAABAcm2ozW/ORRuz+Uwq6JEu&#10;ymeIUmHYIxNWZ/P9ylIra3JDKzvFP5gMw7B3adi7NDW6T8mKTdllm3Lra6Nc9D+1UPkoyEdBKtxS&#10;EFV/S9C7JNWnLNW3LN2rJAyLVrEUhmHMn9MCAIDt0Sm2+AAAAEBXUlmSmrRD2fxVtWEYrNmcX1eb&#10;31iX7V2W6pnZ7ixdPoo21EVra/OpIBjYI90jE/YrS4/rV9IJ3uQIAAAAAAC03drafBAENdmosqQo&#10;BVFb9MikNtbl6vLR2s35oZVxr/n/SoXBoIrMoIpMEASbc1F1Nl+TjaqzUT4K0mGQToXpMEiHQY9M&#10;qldpmPblJgAAaERNFAAAAFB4pelw4g5lb6+pDYOgZ0m4ZnN+dU1+fSroVZrqkQ4z2/rGUxRFdflg&#10;Q11+YzYfRWFFSdi/LF2SDnfplRlSkW6hsOrdd9/N5/NbjgcMGDBgwIC4nwQAAAAAANCEDXX5unyU&#10;j4LSIpZE/c/gm3PBhrp83CtuSVk6LEung7K44+i6Nm7cWFVVVX+68847l5V53AAAiacmCgAAACiK&#10;VBiM61sysDz94YZsSSrcnIu2VEatDoKSVFiWCcvTQSYMwzAMgyidCvNRUJvL10VBNhfU5qPaXJQK&#10;g54l6Z4lYUkq7FOWHtMn0yOzjbzofffdV1tbu+X40EMPPfTQQ+N+DAAAAAAAQBM2ZaNsPgiCoCRd&#10;xC8gpcMgFQbZfFSbi3L5KL2tt7bRVS1ZsuR3v/td/enZZ589cODAuIMCAKC91EQBAAAAxRKG4YAe&#10;6f490suqsx+tz5alw2w+qskFNdl8dV1+Q23Td2VSQUkqHFCeqihJhUHQuzS1Y2VmYI903KsBAAAA&#10;AAAKZstHooIgKGoCIAzDdBjmoiAIgmxU3LkAAIAOpiYKAAAAKK4wCAZXZAb2yCzflF29Ob9mcz5b&#10;EkZBUJePoijIR0E+CKIoCoOwJBWUpMMtb2jMpMJBPdJDKjMVGa9sBAAAAACAriYfBPkoCoIgLPK3&#10;m8IwiKIoCIItlVEAAECXoSYKAAAA6AipMBhckRlcEURRtKEuWrM5vyGbz+ajXD7IRVEuClJhWJEJ&#10;e2TCikyqRybsWZIqcg4UAAAAAACITSoIwjAMgiCKoiAsellUEATyDgAA0MWoiQIAAAA6VBiGvUrD&#10;XqWpuAMBAAAAAABikw7/p0gpHwXpYlYr5fJRaSoMgiCjJgoAALoW//wIAAAAAAAAAAAA6FDlmdSW&#10;IqVsPireLFEQ5KKgJB1mUmFRK68AAICOpyYKAAAAAAAAAAAA6FCVJamSdBiGQW2+iLPU5PJBEJSm&#10;wopMGIaKogAAoEtREwUAAAAAAAAAAAB0qN4lYRgEpalwU10RvxNVk43CMChNh33K0nGvGAAAKDA1&#10;UQAAAAAAAAAAAECH6l2aSqfCipKwNh/VFedTUVEUbcpGPdJhGAT9yvxrSQAA6Grs8gEAAAAAAAAA&#10;AIAOlU6F/ctSlZlUGAbri1MUtSkbZPNBZUmqLB32LvWvJQEAoKuxywcAAAAAAAAAAAA62k6VmVQY&#10;9CxJbazL5aICDx5F0bq6fEkq6JEJd6zMxL1WAACg8NREAQAAAAAAAAAAAB2tV2mqb1m6d2kqDMJV&#10;NbkoKmRd1Ia6qDYX9S1LZ1JqogAAoGtSEwUAAAAAAAAAAADEYGTvTCYV9i1LbcpGG+oKVhNVm49W&#10;1+YqSsIemXCX3iXpMO51AgAARaAmCgAAAAAAAAAAAIhBZUlqaGW6Z0mqoiRcszm3KVeAsqhsPlq+&#10;KZcJU/3L0n3K0oN7+HeSAADQNdnrAwAAAAAAAAAAAPHYuXdJ79LUgPJ0aTq1YlN2UzbfntHq8tGy&#10;TfkgCgb1SJelw7F9S8LQV6IAAKBrUhMFAAAAAAAAAAAAxCMMgt36l1ZmUgN7pEtTqRU1+XW1bSyL&#10;2pTNL6vORVE0qCJdmg52H1BallYQBQAAXZaaKAAAAAAAAAAAACA2JalwwoDSXqWpQRXpykxqzeb8&#10;p9XZ2nzU+hFyUbSqJr98Uz6TCodUZsrT4YT+pb1K/AtJAADoyjJxBwAAAABQMAcffHAul9tyvPPO&#10;O8cdDgAAAAAA0Cpl6XDPAaUL19SFQVCeCVdvzi3dmOuRCXuWhOWZVHMfe4qiqC4KNtZFG+pyQRD2&#10;KUv1KU2VZ8Ld+pVWKohiK/379z/ssMPqTysqKuKOCACAAlATBQAAAHQdBx54YNwhAAAAAAAAbZFJ&#10;hRP6l1ZtyH64vq48ndlQl19fm1+ejVJhvjwdlqbDTCoMgygMw3w+ykVBbT6qyUa5KAjDoGdJuldJ&#10;mEmFgyvSo/qUpsP2h0OX0r9//0MOOSTuKAAAKDA1UQAAAAAAAAAAAECnMLRnZoce6Y/WZ5dVZ3uV&#10;pmqyUU0uqsnmq7NRgyszqaA8E5anw4qSVBgEfcvSI3plepf6PBQAAHQXaqIAAAAAAAAAAACAzqIs&#10;He7at2REr8yy6tzyTbnqbD4oSwVBkM0H+SAKgiAMgnQYpsIgCIKSdLhDeXpQj3Qv1VAAANDNqIkC&#10;AAAAAAAAAAAAOpeydDi8V2Z4r8zmXLSuNr8pG23ORdl8FARBKgxK02FFJtWzJKwsUQoFAADdlJoo&#10;AAAAAAAAAAAAoJMqS4cDe6TjjgIAAOh0vCABAAAAAAAAAAAAAAAASBI1UQAAAAAAAAAAAAAAAECS&#10;qIkCAAAAAAAAAAAAAAAAkkRNFAAAAAAAAAAAAAAAAJAkaqIAAAAAAAAAAAAAAACAJFETBQAAAAAA&#10;AAAAAAAAACSJmigAAAAAAAAAAAAAAAAgSdREAQAAAAAAAAAAAAAAAEmiJgoAAAAAAAAAAAAAAABI&#10;EjVRAAAAAAAAAAAAAAAAQJKoiQIAAAAAAAAAAAAAAACSRE0UAAAAAAAAAAAAAAAAkCSZuAMAAAAA&#10;KJh77rknm81uOZ44ceKkSZPijggAAAAAAICYVVVVPfXUU/WnxxxzTN++feMOCgCA9lITBQAAAHQd&#10;77//fm1t7Zbj4cOHxx0OAAAAAAAA8du0adN7771Xf1pXVxd3RAAAFEAq7gAAAAAAAAAAAAAAAAAA&#10;toOaKAAAAAAAAAAAAAAAACBJ1EQBAAAAAAAAAAAAAAAASaImCgAAAAAAAAAAAAAAAEgSNVEAAAAA&#10;AAAAAAAAAABAkqiJAgAAAAAAAAAAAAAAAJJETRQAAAAAAAAAAAAAAACQJGqiAAAAAAAAAAAAAAAA&#10;gCRREwUAAAAAAAAAAAAAAAAkiZooAAAAAAAAAAAAAAAAIEnURAEAAAAAAAAAAAAAAABJoiYKAAAA&#10;AAAAAAAAAAAASBI1UQAAAAAAAAAAAAAAAECSZOIOAABowsKFC1etWhV3FAAAybNs2bK6urotxx98&#10;8MG8efPijggAIKl69+49fPjwuKMAAP6P6upqf+4AAGiDjz76aPny5fWnCxcuXLZsWdxBAQAk1bBh&#10;w/r06RN3FEGgJgoAOqfDDjss7hAAAAAA6NamT59+//33xx0FAPB/vP7663vssUfcUQAAJN5NN90U&#10;dwgAAAl27733nnTSSXFHEQRBkIo7AAAAAAAAAAAAAAAAAIDt4DtRANApTJ8+/aijjvroo4/23HPP&#10;uGMB4jFo0KCddtqp/vSNN96IOyKARJo4cWIq9T+vgFm6dOnSpUvjjgggeWxNAQCgU7nrrruy2ey1&#10;1177ox/9KO5YgHiMHTu2oqJiy/GaNWs++OCDuCMCSJ7evXuPGjWq/nTBggU1NTVxBwWQPLamQGej&#10;JgoAOoWSkpKSkpKePXvGHQgQmzAM0+l03FEAJF46na6viQrDMO5wABLJ1hQAADqVLf/arLy8PO5A&#10;gNikUqn6n+r1f/8EYHv5sydA+9maAp2NmigA6EQGDx78+OOPxx0FEI/nn3/+L3/5S/2p/xoAtM2/&#10;/du/bd68ecvxaaedNm3atLgjAkie5557rn47GoahrSl0W4MHD447BADgf02fPn3ixIlxRwHE4+ab&#10;b/7444+3HB900EE33XRT3BEBJM/bb7/929/+tv70lltuGTRoUNxBASTPr371q8WLF285tjWF7qzz&#10;/J1KTRQAdCI9evQ4/PDD444CiMfy5cu3ronyXwOAtvnZz35WfzxmzBj/OQVog2XLlm1dB+W/pQAA&#10;0BmMHDly5MiRcUcBxOOee+6pr4kaMmSIn+oAbdCrV6+ta6KmTp06atSouIMCSJ7f/e539TVRtqZA&#10;Z+CLdQAAAAAAAAAAAAAAAECSqIkCAAAAAAAAAAAAAAAAkkRNFAAAAAAAAAAAAAAAAJAkaqIAAAAA&#10;AAAAAAAAAACAJFETBQAAAAAAAAAAAAAAACSJmigAAAAAAAAAAAAAAAAgSdREAQAAAAAAAAAAAAAA&#10;AEmSiTsAAAAgCIJgr732Ovvss+OOAiDxzjjjjLq6ui3He+21V9zhACTS3nvvbWsKAAAAncf06dMP&#10;OeSQLce77LJL3OEAJNKIESO2/rNn//79444IIJGmT59+6KGHbjm2NQU6gzCKorhjAAAAAAAAAAAA&#10;AAAAAGitVNwBAAAAAAAAAAAAAAAAAGwHNVEAAAAAAAAAAAAAAABAkqiJAgAAAAAAAAAAAAAAAJJE&#10;TRQAAAAAAAAAAAAAAACQJGqiAAAAAAAAAAAAAAAAgCRREwUAAAAAAAAAAAAAAAAkiZooAAAAAAAA&#10;AAAAAAAAIEnURAEAAAAAAAAAAAAAAABJkok7AAAAAID2WrFixezZs19//fV33nln/fr1lZWVw4YN&#10;mzhx4r777jtmzJgwDOMOEAAAAAAAgBjIIgEAdGFhFEVxxwAAAPyPZ5999uqrr97eu4466qhvfvOb&#10;cccOEI/169ffdNNNL7zwQnMX9OvX74ILLpg0aVLckQJ0UragAAAAkAh+wgNsL1kkgHayBQU6P9+J&#10;AgCATuTDDz/M5XLbe1c+n487cIB4LFq06JJLLqmpqWnhmtWrV1922WWHH374WWed5VV/AI3ZggIA&#10;AEAi+AkPsF1kkQDazxYU6PxScQcAAAD8r/fffz/uEAASo6qq6oILLmg5lVXviSeeuOaaa3wuG6Ax&#10;W1AAAABIBD/hAVpPFgmgIGxBgc7Pd6IAAKATefvtt+MOASAZ6urqLrnkkq3fLzVs2LAzzjhj3Lhx&#10;5eXlURStXbv2pZdeuu2222pra7dc8PTTT++5556f//zn444doHOxBQUAAIBE8BMeoJVkkQAKxRYU&#10;6PxCpe0AANBJ5HK54447bsvx1KlTL7744rgjAui8/vM///PBBx+sP502bdp3vvOdVKrhB7HXrVt3&#10;3nnnrVixYstpGIZ33XVXr1694g4foLOwBQUAAIBE8BMeoPVkkQAKwhYUSIRU+4cAAAAKYt26dfXH&#10;o0ePjjscgM5r/fr1W6eyxowZ02QqKwiC3r17X3755fWnURTdf//9cYcP0InYggIAAEAi+AkP0Eqy&#10;SACFYgsKJIKaKAAA6CxWrlxZfzxixIi4wwHovP7yl79sffq9732vyVTWFkOGDJk2bVr96cMPP5zN&#10;ZuNeAUBnYQsKAAAAieAnPEArySIBFIotKJAIaqIAAKCzWLJkSf3x4MGD4w4HoJOKouihhx6qP50w&#10;YcJOO+3U8i3HHHNM/XE+n1+wYEHciwDoLGxBAQAAIBH8hAdoDVkkgAKyBQUSQU0UAAB0FosXL64/&#10;HjBgQNzhAHRSn3zyycaNG+tPjzrqqG3esvPOO299+tRTT8W9CIDOwhYUAAAAEsFPeIDWkEUCKCBb&#10;UCAR1EQBAEBnsWjRovrjysrKuMMB6KTeeuutrU/32GOPbd6STqcnTZpUf/ryyy/HvQiAzsIWFAAA&#10;ABLBT3iA1pBFAiggW1AgEdREAQBAZ/Huu+9uORg+fHgYhnGHA9BJ/fd//3f9cXl5ed++fVtz1z77&#10;7FN/vG7dupqamrjXAdAp2IICAABAIvgJD9AaskgABWQLCiSCmigAAOgUcrncypUrtxyPHTs27nAA&#10;Oq85c+bUH+++++6tvGvEiBFbny5btizudQDEzxYUAAAAEsFPeIBWkkUCKBRbUCApMnEHAAAABEEQ&#10;bNiwof54l112CYKgrq5uzpw5c+fOffPNNxcvXpzL5fr37z9hwoQ99thj8uTJvXr1ijtkgBhks9n1&#10;69fXn+66666tvHHw4MFbn65evbpBfgugG7IFBQAAgETwEx6gNWSRAArIFhRICjVRAADQKdS/WyUI&#10;goEDB86cOfOmm27KZrNbX7NkyZIlS5bMnDkzCIIDDjjg7LPP7t27d9yBA3SorVNZQRDsuOOOrbyx&#10;Z8+eW5+uXbs27qUAxM8WFAAAABLBT3iA1pBFAiggW1AgKdREAQBAp7B06dL642uuuaampqbl6198&#10;8cXZs2dfcMEFBx98cNyxA3Sc6urqrU9b/66psrKyrU9XrVoV91IA4mcLCgAAAIngJzxAa8giARSQ&#10;LSiQFKm4AwAAAIIgCBYvXlx/vM2/I2yRz+d/+ctf3nfffXHHDtBxNm3atPVpZWVlK28sKSnZ+nTD&#10;hg1xLwUgfragAAAAkAh+wgO0hiwSQAHZggJJ4TtRAADQKbz//vsNWsaOHXvyySePGTOmV69eYRjW&#10;1dUtX7786aeffuCBB/L5fP1ld9111y677DJlypS4VwDQERpks8rLy1t5YxiGW59ms9m4lwIQP1tQ&#10;AAAASAQ/4QFaQxYJoIBsQYGk8J0oAADoFN59993641Qq9cMf/vCXv/zlPvvs06dPn1QqFYZhaWnp&#10;0KFDTzvttDvvvHPPPffc+t4rrrhi/fr1ca8AoCNs/bfUIAjS6XQrb2yQzQIgsAUFAACAhPATHqA1&#10;ZJEACsgWFEgK34kCAIDCO+OMM5YvX97yNdddd93w4cO3HOfz+U8//XTLcWVl5bXXXjto0KDmbuzV&#10;q9dPf/rTf/3Xf/373/++pSWbzT744INf/epX4143QNGlUm18vUuDNFgm408iQHdnCwoAAAAdb3tT&#10;SIGf8ACtJosEUCi2oECC2LoBAEDh5XK5XC7X8jVRFNUfp1Kphx9+uPXjp1KpSy655Ktf/Wptbe2W&#10;lj/+8Y+nnHJKSUlJ3EsHKK4Gr/TLZrOtvLFBNqtXr15xLwUgZragAAAA0PG2N4UU+AkP0GqySACF&#10;YgsKJEgby+IBAIB4VVZW/uM//mP9aS6XW7x4cdxBARRdz549tz7dtGlTK2+sq6vb+rRfv35xLwUg&#10;eWxBAQAAIBH8hAe6J1kkgBjZggJxURMFAABJdfDBB299+v7778cdEUDRNchmVVdXt/LGmpqarU/7&#10;9OkT91IAEskWFAAAABLBT3igG5JFAoiXLSgQCzVRAACQVAMHDtz6dMmSJXFHBFB0FRUVW5+uWLGi&#10;lTc2yHv1798/7qUAJJItKAAAACSCn/BANySLBBAvW1AgFpm4AwAAgC7otttu64BZysvLtz6tq6uL&#10;e90ARVdWVpZKpfL5/JbTxYsXt/LGZcuWbX3a4K+xALSSLSgAAAC0R8ekkAI/4YFuSRYJIF62oEAs&#10;fCcKAACSKoqirU979uwZd0QARReG4Z577ll/On/+/FbeuGjRovrjHj16NPhrLACtZAsKAAAAieAn&#10;PNANySIBxMsWFIiFmigAAEiq9evXb306YsSIuCMC6AiTJk2qP160aFE2m23NXVvnvSZPnhz3IgCS&#10;yhYUAAAAEsFPeKB7kkUCiJEtKBALNVEAAJBUW7+tKgiCnXbaKe6IADrCHnvssfXpRx99tM1bcrnc&#10;f//3f9efHnLIIXEvAiCpbEEBAAAgEfyEB7onWSSAGNmCArHIxB0AAAB0dx9//PE555xTf/rrX/96&#10;0KBBrbnx4Ycfrj8uKyvzpwSgm9h1110zmUz9i/3++te/nnnmmS3fsmDBgiiK6k933333uBcBEDNb&#10;UAAAAEgEP+EBtossEkD72YICyeI7UQAAELOBAwfmtvLcc8+15q6PP/74tddeqz894ogjUinbe6Bb&#10;SKfThx9+eP3pY489tnHjxhauj6Lot7/9bf3pZz7zmcrKyrgXARAzW1AAAABIBD/hAbaLLBJA+9mC&#10;AsnivzUAABCz8vLyMWPG1J/ee++9a9eubfmWXC53xRVXbN1y7LHHxr0OgI5z9NFHb3164403tnDx&#10;zJkzFyxYUH96yimnxB0+QPxsQQEAACAR/IQH2F6ySADtZAsKJIuaKAAAiN+JJ55Yf7x58+aLLrpo&#10;2bJlzV1cU1Pzox/96OOPP65vOfLIIwcOHBj3IgA6ztChQ6dMmVJ/+vzzz99///1NXvncc89df/31&#10;9aeTJk0aO3Zs3OEDdAq2oAAAAJAIfsIDbBdZJID2swUFEiSMoijuGAAAoLuLouiss86qqqrauvGY&#10;Y46ZNm3akCFDevToEYZhLpdbtWrVSy+9dPfdd1dXV9df1rNnzxkzZpSXl8e9CIAOtX79+tNPP722&#10;tra+5TOf+czpp58+bNiwdDqdzWYXL1581113vfzyy/UXpFKp22+/vV+/fnHHDtAp2IICAABAIvgJ&#10;D7C9ZJEA2skWFEgQNVEAANAprFu37lvf+tb69eu3665UKnXttdfuvPPOcYcPEIN58+Z9//vfb/31&#10;P/nJT/bee++4owboRGxBAQAAIBH8hAfYXrJIAO1kCwokRSruAAAAgCAIgt69e99www3Dhw/frluu&#10;v/56f0cAuq0JEyb89Kc/DcOwNRf/6Ec/ksoCaMAWFAAAABLBT3iA7SWLBNBOtqBAUvhOFAAAdCJR&#10;FL3wwgszZsxYsWJFC5el0+kTTzzxS1/6UmlpadwhA8RsxYoVV1111bx585q7YLfddrvwwgt32GGH&#10;uCMF6KRsQQEAACAR/IQH2F6ySADtZAsKdH5qogAAoNOJomjx4sWvvvrq/Pnz33vvvVWrVoVhOGDA&#10;gKFDh44dO3avvfYaN25cJpOJO0yATmTJkiWzZ89+5ZVXPvzww/Xr1/fs2XPUqFGf+cxnpkyZMnTo&#10;0LijA0gAW1AAAABIBD/hAbaXLBJAO9mCAp2ZmigAAAAAAAAAAAAAAAAgSVJxBwAAAAAAAAAAAAAA&#10;AACwHdREAQAAAAAAAAAAAAAAAEmiJgoAAAAAAAAAAAAAAABIEjVRAAAAAAAAAAAAAAAAQJKoiQIA&#10;AAAAAAAAAAAAAACSRE0UAAAAAAAAAAAAAAAAkCRqogAAAAAAAAAAAAAAAIAkURMFAAAAAAAAAAAA&#10;AAAAJImaKAAAAAAAAAAAAAAAACBJ1EQBAAAAAAAAAAAAAAAASaImCgAAAAAAAAAAAAAAAEgSNVEA&#10;AAAAAAAAAAAAAABAkqiJAgAAAAAAAAAAAAAAAJJETRQAAAAAAAAAAAAAAACQJGqiAAAAAAAAAAAA&#10;AAAAgCRREwUAAAAAAAAAAAAAAAAkiZooAAAAAAAAAAAAAAAAIEnURAEAAAAAAAAAAAAAAABJoiYK&#10;AAAAAAAAAAAAAAAASBI1UQAAAAAAAAAAAAAAAECSZOIOAAAAACi86urqBQsWvPrqq3Pnzn3zzTer&#10;qqo+/fTTTZs2lZSUDBw4cOjQobvvvvsee+wxefLkCRMm9OnTJ+54AQAAAAAA6AiySAAAdBlhFEVx&#10;xwAAAAAURl1d3SOPPHL99dc//fTTrb9rzz33PPvss0866aS+ffu2eepHH330uOOOa+GC1atXV1ZW&#10;FmPVs2bNOvTQQ1u4YMOGDaWlpS1cMHjw4NWrV7cnhpKSkv79+48ZM2bkyJFTpkzZZ599dt999yKt&#10;FwAAAAAAYHvJIjVJFgkAINHURAEAAEBXkM1mf/Ob33z3u9+trq5u8yBf+cpXfvaznw0bNqwN9z7y&#10;yCPHHHNMCxf8+c9/Pvroo4ux9m984xszZsxo4YLNmze3nM3q379/O7NZTfr85z9/5plnHnvssSUl&#10;JcVYOAAAAAAAwDbJIrVwgSwSAECipeIOAAAAAGivd955Z8yYMd/61rfak8oKguCO8ywN5QAAgABJ&#10;REFUO+4YPnz4JZdcsnnz5oIHeeONNxZj7XV1db/97W+LMXL7zZw5c/r06f369bvuuuvq6uriDgcA&#10;AAAAAOh2ZJGKMXL7ySIBABSEmigAAABItj/+8Y9jx4798MMPCzXgz3/+81122eWtt94qbJyPP/74&#10;hg0bCr78l156KZfLFXzYAtq4ceO55547cuTIl156Ke5YAAAAAACAbkQWSRYJAKBrUxMFAAAACfbA&#10;Aw8cd9xxBR926dKlu++++3PPPVfYYWfOnFnwUGfMmFHwMYuhqqrqgAMOuPzyy6MoijsWAAAAAACg&#10;65NFkkUCAOjy1EQBAABAUr366qsnnHBCc7377rvvr371qzfeeGPJkiU1NTW5XC6fz+dyuU2bNi1d&#10;unTWrFlXXnnlrrvu2sL4Bx988N///vcCBnzDDTcU9gnU1tbeeeedhR2zqH74wx+eeOKJ+Xw+7kAA&#10;AAAAAICuTBZJFgkAoDsIlZUDAABAEm3cuHH48OGrV69u3PX1r3/98ssvHzx4cGvGefvtty+44IJH&#10;H320yd7evXt//PHHvXv33uY4jzzyyDHHHLPNy9auXdua0Vrpb3/726GHHrrNyzZv3lxaWtrCBf37&#10;92/8JF9++eXJkydvc/AoiqIoqqmpWbNmzTvvvDNr1qxbb731/fffb+GWf/7nf7777rtTKa+qAQAA&#10;AAAACk8WKZBFAgDoHmybAAAAIJF+8IMfNJnKmjlz5m233dbKVFYQBGPHjn3kkUf++te/NpnvWbdu&#10;3XnnnVfAsJ944okCjnbbbbcVcLQG0ul0ay4LwzCVSlVUVOy0006HHHLI97///UWLFr333nvf/OY3&#10;m7vl3nvv/e53v1u8yAEAAAAAgO5MFimQRQIA6B7URAEAAEDyrFix4rrrrmvc/sQTT0ybNq0NA37h&#10;C1+YN29eeXl5467bb7/9o48+alucQ4YMadBy/fXXF+oh1NbW3n333ducMRajRo269dZb33777fHj&#10;xzd5wTXXXPPII4/EHSYAAAAAANDVyCIFskgAAN2GmigAAABInibfbHfOOed88YtfbPOYY8aMefLJ&#10;J5vsuuaaa9o25rnnntug5bnnnluzZk1BHsKsWbPy+fzWLSNGjDj++OMLMnhB7Lrrrn//+9+PO+64&#10;JntPOumk9evXxx0jAAAAAADQpcgiBbJIAADdhpooAAAASJ4bbrihceO///u/t3PYz372s6ecckrj&#10;9l/96lcN8katdOSRRw4aNKhB41/+8peCPIRbbrmlQct5552XyWQKMnihlJaW3n///UcccUTjrurq&#10;6m9/+9txBwgAAAAAAHQpskiBLBIAQLehJgoAAAASZtWqVYsXL27Q+LWvfa1Xr17tH/xnP/tZ48aa&#10;mpqFCxe2YbRMJnPOOec0aLz22mvbH+fmzZvvueeeBo1f+tKX2pZ1K6p0Ov3QQw8NGzascdcdd9yx&#10;aNGiuAMEAAAAAAC6CFmkQBYJAKA7URMFAAAACfPee+81bmzyHXJtsMsuu0yYMKFx++uvv96G0fL5&#10;/EknndSgcfbs2StXrmxnnM8//3yDllGjRo0YMaITZrOCICgvL3/wwQeb7Pre974Xd3QAAAAAAEAX&#10;IYsUyCIBAHQnaqIAAAAgYRq/3i8IglGjRhVq/LPOOqtx4yuvvNKGoXK53OjRo3fccccG7Y899lg7&#10;g7zlllsatJx33nlBEGSz2UI9h8KaPHnyMccc07j9oYceWr58edzRAQAAAAAAXYEsUiCLBADQnaiJ&#10;AgAAgIQpdvLjwAMPbNz4zjvvtGGobDYbhuG5557boP3qq69uT4Q1NTX33Xdfg8bjjjsuCIK6urqi&#10;Ppz2+MUvftFk+x133BF3aAAAAAAAQFcgiySLBADQraiJAgAAgITJ5/ONG996661CjT969OjGjR99&#10;9FEbhsrlckEQnHjiiQ3aX3/99fbk5J577rkGLWPGjBk2bFjQid/wFwTBuHHj9tlnn8bt7cztAQAA&#10;AAAAbCGLJIsEANCtqIkCAACAhOnXr1/jxt///veFGr+ysrKioqJB4+rVq9sw1Jb37Y0cOXLEiBEN&#10;uv785z+3OcJbbrmlQct555239Yyd1gUXXNC4saqqqqqqKu7QAAAAAACAxJNFkkUCAOhW1EQBAABA&#10;wuy8886NGx977LEFCxYUaoqNGzdG/9fHH3/chnHqc0vnnntug65rrrmmbbFt2rTpgQceaND4T//0&#10;T1sOamtrC/UQiuGII45osv1vf/tb3KEBAAAAAACJJ4skiwQA0K2oiQIAAICEGT9+fJPtRx555KpV&#10;q+KO7v/IZrNbDqZPn96ga+7cuZ9++mkbxnz22WcbtIwbN27o0KFbjjv5G/769+8/bNiwxu1PP/10&#10;3KEBAAAAAACJJ4vUoEUWCQCga1MTBQAAAAnTt2/fvfbaq3H7+++/P2HChNmzZ8cd4P+qzy2NGDFi&#10;1KhRDXr/9Kc/tWHMX//61w1azjvvvMYzdlonnHBC48ZHHnkk7rgAAAAAAIDEk0Vq0CKLBADQtamJ&#10;AgAAgOT5t3/7tybbly5duv/++++xxx6/+93vOsPb/nK5XP3x1jmnLa6++urtHXDTpk0PPfRQg8Z/&#10;/Md/rD+uf6dgpzVlypTGjUuXLu38eTgAAAAAAKDzk0XamiwSAEDXpiYKAAAAkueoo47afffdm+ud&#10;N2/eqaeeOmDAgPHjx//iF7+YN29eXDmefD5ff3z88cc36F2wYMEnn3yyXQM+88wzDVp23333HXfc&#10;sf506/xZ59Tc/3CdIfsIAAAAAAAknSxSPVkkAIAuT00UAAAAJE8qlXriiSdKS0tbvmzhwoUXXXTR&#10;HnvsUVJS8vnPf/6GG26YM2dOTU1Nh8W5dTZr6NCh48aNa3BB49f1tezmm29u0NL4xYGd3ODBg5ts&#10;X758edyhAQAAAAAAiSeLVE8WCQCgy1MTBQAAAIk0bNiwV155ZZsJrXpPPvnkd77znUmTJvXo0WPC&#10;hAk//OEPZ86cuXz58iiKOizm888/v0HLNddc0/rbq6urH3744QaNxx57bIfFXxB9+vRpsn3dunVx&#10;hwYAAAAAAHQFskhbyCIBAHR5aqIAAAAgqSZOnLho0aLGr83bpvnz519++eVf+MIXBg0a1KdPn1NO&#10;OeWuu+768MMPi53Zapx5evfddz/++ONW3v700083aNlzzz2be2Fep9VcAnLNmjVxhwYAAAAAAHQR&#10;skiySAAA3YGaKAAAAEiwoUOHzps378477xw0aFDbRli/fv0999zz5S9/eZdddhk0aNCll166aNGi&#10;IkW74447TpgwoUHjgw8+2Mrbf/WrXzVoOffcc4sUavGkUql0Ot24ffPmzXGHBgAAAAAAdB2ySEUK&#10;tXhkkQAAtpeaKAAAAEi2dDp92mmnLVmy5Omnnz7hhBPaM9SKFSt+9rOfjR49eu+99541a1Yxoj3/&#10;/PMbtFx99dWtuXHjxo2PPvpog8ZjjjmmGEEWW+/evRs35vP5uOMCAAAAAAC6FFmkxJFFAgDYLmqi&#10;AAAAoCtIpVKHHnrofffdV11d/fTTT59zzjn9+vVr82hvvPHG1KlTDznkkGXLlhU2zsb5pw8//PDD&#10;Dz/c5o1PPfVUg5aJEye2+b2G8WryDX9lZWVxxwUAAAAAAHRBskgJIosEALBd1EQBAABAl9KjR49D&#10;Dz302muvXbly5ZIlSx555JELLrhg5MiRbRjq2WefHT58+Ouvv17A8AYNGrT33ns3aLz//vu3eeNN&#10;N93UoOW8884r7KPrMJs2bWrcWFlZGXdcAAAAAABAVyaL1PnJIgEAbBc1UQAAANA1hWE4ZMiQo446&#10;6qqrrlq0aNGGDRteffXVa6+99otf/GIq1do/CNTW1n7mM58pbEKrcRbqmmuuiaKohVs2bNjw+OOP&#10;N2g8+uiji/0MiyGfz2/cuLFx+8CBA+MODQAAAAAA6BZkkTonWSQAgO2lJgoAAAC6hcrKyn322eec&#10;c8554okn6urq3n///bvuuuvII49szb0HHnjgqlWrChXJUUcd1aClqqrq/fffb+GWJ598skHL3nvv&#10;ndD0T5Ov9wuCYMCAAU2277bbbqVbafP/EM8///zW41x00UVxPwkAAAAAAKBTkEXqJGSRAAC2l5oo&#10;AAAA6HZSqdQuu+xy6qmnPvroo5s3b3766aePP/74Fq6vrq7+2te+VqjZBwwYMGXKlAaNv//971u4&#10;5aabbmrQ0vg1gUmxdu3aJtt79+7dZHs2m63bSpvnjaJo63FyuVzcTwIAAAAAAOh0ZJFiJIsEALC9&#10;1EQBAABAt1ZaWnrooYf+4Q9/WLly5SWXXNLcZX/+85/ffvvtQk167rnnNmi57rrroihq8uL169f/&#10;9a9/bdDY+DWBSfHxxx83bkyn0xUVFXGHBgAAAAAA8L9kkTqYLBIAwPZSEwUAAAAEQRD079//P/7j&#10;P6qqqsaNG9fkBTfccEOh5jryyCMbtCxduvSdd95p8uKZM2c2aJkyZcqAAQPifFjtMGfOnMaNhx12&#10;WBiGcYcGAAAAAADQBFmkjiGLBACwvdREAQAAAP9rp512mjVrVu/evRt33Xrrrfl8viCz9O3bd+rU&#10;qQ0a77333iYvvvHGGxu0nHPOOXE/p7ZrnJwLguCLX/xi3HEBAAAAAAC0RBap2GSRAAC2l5ooAAAA&#10;4P/o37//jBkzGrfX1NR8+umnhZqlcUbquuuui6KoQeO6deuefPLJBo3/8A//EPdDaqN8Pv/QQw81&#10;bt9///3jDg0AAAAAAGAbZJGKRxYJAKAN1EQBAABAYrzyyiuljdx///0Fn+jYY48tKSlp3P7RRx8V&#10;aorDDz+8QcvKlSsXLFjQoPGvf/1rg5YDDjigf//+BV9yx3j33Xfr6uoat0+cODHu0AAAAAAAgAST&#10;RQpkkQAAuh81UQAAAJAYZWVldY0sWrSo4BOVlJRMnTq1cXsB3/DXp0+fww47rEHj7373uwYtN954&#10;Y4OW73znOwVfb4dpMvU4derUPn36xB0aAAAAAACQYLJIgSwSAED3oyYKAAAAEqPJnMdrr71WjLk+&#10;+9nPNm6srq4u4BSN81I33HBDFEX1p2vXrn3mmWcaXPMP//APxVhvB8jn87/85S8bt5999tlxhwYA&#10;AAAAACSbLFIgiwQA0P2oiQIAAIDE6N+/f+PGp556qsPmKikpKeAUX/jCFxq0rFmzZt68efWnjz/+&#10;eIMLpk6d2rdv32KstwM8+eSTa9asadx++OGHxx0aAAAAAACQbLJIskgAAN2QmigAAABIjF69elVU&#10;VDRoXLFiRVVVVcHnWrt2bePGQYMGFXCKnj17HnHEEQ0a77rrrvrj66+/vkFv45cCJkUURU0Gf8QR&#10;RzSZOAQAAAAAAGg9WSRZJACAbkhNFAAAACTJkUce2bjxwQcfLPhEr732WuPGwYMHF3aWs846q0HL&#10;TTfdlM/ngyBYs2bNCy+80KC3cfYrKe67776FCxc2bv/JT34Sd2gAAAAAAEBXIItU8JV2DFkkAIA2&#10;UxMFAAAASXLiiSc2brz00kuz2WwBZ6mtrf3LX/7SuH3EiBGFXc60adMatKxfv37u3LlBEDQO4OCD&#10;D+7Tp09hA+gYS5cu/fKXv9y4feLEiZMnT447OgAAAAAAoCuQRSpsAB1DFgkAoD3URAEAAECSHH74&#10;4Y0b161bd9NNNxVwlgceeGDLa/a2Nn78+PLy8sIup6Ki4thjj23QeMcddwRBcP311zdo//a3v13Y&#10;2TvGhg0b9ttvv7q6usZdM2bMCMMw7gABAAAAAICuQBYpcWSRAADaSU0UAAAAJEnv3r2/8pWvNG4/&#10;99xz33jjjYJMsWrVqjPPPLNx+3nnnVeMFTWe6+abb66qqnrxxRcbtDeZyevk1q1bd/DBB3/00UeN&#10;u04//fR99tkn7gABAAAAAIAuQhYpWWSRAADaT00UAAAAJMzll1/eZPsBBxwwf/78dg6+Zs2aqVOn&#10;rl+/vnHXCSecUIzlHHrooQ1aqqurG881bdq03r17FyOA4pk/f/7o0aNff/31xl0VFRXXXXdd3AEC&#10;AAAAAABdiixSUsgiAQAUhJooAAAASJihQ4f+4Ac/aNxeU1MzYcKEO+64I4qito38zDPPjBkzZsGC&#10;BY27Lrroov79+xdjOT169Jg+fXqDxsav9zv77LOLMXuRLF++/Bvf+MaECRNWrFjR5AV/+9vfevbs&#10;2YaRBw0aVNomjbOGAAAAAABAFyOL1PnJIgEAFJCaKAAAAEien/zkJ+PHj2+y66tf/epee+315JNP&#10;5nK5Vo6WzWafffbZ/fbb77DDDlu5cmXjC3bcccef/OQnxVvO//f//X/bvObzn/988QJov2w2u2rV&#10;qoULF95zzz1HH330oEGDZsyY0dzFd95557777tu2iXK5XF2b5PP5uB8SAAAAAABQdLJInY0sEgBA&#10;8WTiDgAAAADYbplM5vnnnx83blyTyac5c+Z8/vOfr6ioOPXUU4855pjx48cPGTKkR48emcz//B2g&#10;rq5u48aNixcvnjt37p///Oc//OEPtbW1zc1VUlLyzDPPlJeXF285Bx10UMsXfPGLX+zVq1dHPNmt&#10;TJ48OZ1Ob/OyXC63XYmi66677rTTTuvgtQAAAAAAAN2ELFIHkEUCAOgk1EQBAABAIg0YMOD111+f&#10;NGnS6tWrm7ygurr61ltvvfXWW7duTKVS25V6qaioePHFF8eOHVvUtZSVlZ188sn33HNPcxecddZZ&#10;RQ2gSfl8vuBvxXv00UePPPLIjl8LAAAAAADQfcgiFZssEgBAJ5GKOwAAAACgjYYPH/7uu+/us88+&#10;rb9lu9Ize++99wcffDBx4sQOWMsZZ5zRQu+0adM6IIai2meffRYtWtT+VNby5cujNnn66afjfgYA&#10;AAAAAEAHkUVKEFkkAIA2UxMFAAAACda/f/+XX375iiuuKOywAwYMuPfee1999dWBAwd2zEI++9nP&#10;plJN/5niiCOO6NmzZ8eEUQwDBgy48847X3nllZEjR7Z/tOae0jal0+m4nwQAAAAAANBxZJE6P1kk&#10;AIB2UhMFAAAAyZZKpS6++OJly5a1/JK8Vho/fvz999+/dOnSk046qc2JkzYoLS097bTTmuw666yz&#10;OiyMwvr85z//1FNPLVu27LTTTgvDMO5wAAAAAACA7kUWqdOSRQIAKIhM3AEAAAAABTBw4MBf//rX&#10;V1555YMPPnjjjTf+93//93bdPmrUqDPOOGP69OmjR4+Oawnf/OY377jjjsbtn/vc5+IKqfVKS0v7&#10;9u07YcKE3XbbbbfddjvwwAN333330tLSuOMCAAAAAAC6O1mkeMkiAQAUj5ooAAAA6Dr69Olz+umn&#10;n3766Rs3bpw/f/7rr78+d+7cN998s6qq6pNPPtm4cWNJSUllZeWQIUPGjRs3evTo3XbbbdKkSePG&#10;jevdu3c7pz766KOjKGrPCAcddFA7RwiC4KmnnmrDXatWrWrnvAAAAAAAAJ2ZLJIsEgBA16MmCgAA&#10;ALqgysrKyZMnT548Oe5AAAAAAAAA6ERkkQAA6DJScQcAAAAAAAAAAAAAAAAAsB3URAEAAAAAAAAA&#10;AAAAAABJoiYKAAAAAAAAAAAAAAAASBI1UQAAAAAAAAAAAAAAAECSqIkCAAAAAAAAAAAAAAAAkkRN&#10;FAAAAAAAAAAAAAAAAJAkaqIAAAAAAAAAAAAAAACAJFETBQAAAAAAAAAAAAAAACSJmigAAAAAAAAA&#10;AAAAAAAgSdREAQAAAAAAAAAAAAAAAEmiJgoAAAAAAAAAAAAAAABIEjVRAAAAAAAAAAAAAAAAQJKE&#10;URTFHQMAAAAAAAAAAAAAAABAa/lOFAAAAAAAAAAAAAAAAJAkaqIAAAAAAAAAAAAAAACAJFETBQAA&#10;AAAAAAAAAAAAACSJmigAAAAAAAAAAAAAAAAgSdREAQAAAAAAAAAAAAAAAEmiJgoAAAAAAAAAAAAA&#10;AABIEjVRAAAAAAAAAAAAAAAAQJKoiQIAAAAAAAAAAAAAAACSRE0UAAAAAAAAAAAAAAAAkCRqogAA&#10;AAAAAAAAAAAAAIAkURMFAAAAAAAAAAAAAAAAJImaKAAAAAAAAAAAAAAAACBJ1EQBAAAAAAAAAAAA&#10;AAAASaImCgAAAAAAAAAAAAAAAEgSNVEAAAAAAAAAAAAAAABAkqiJAgAAAAAAAAAAAAAAAJJETRQA&#10;AAAAAAAAAAAAAACQJGqiAAAAAAAAAAAAAAAAgCRREwUAAAAAAAAAAAAAAAAkiZooAAAAAAAAAAAA&#10;AAAAIEnURAEAAAAAAAAAAAAAAABJoiYKAAAAAAAAAAAAAAAASBI1UQAAAAAAAAAAAAAAAECSqIkC&#10;AAAAAAAAAAAAAAAAkkRNFAAAAAAAAAAAAAAAAJAkaqIAAAAAAAAAAAAAAACAJFETBQAAAAAAAAAA&#10;AAAAACSJmigAAAAAAAAAAAAAAAAgSdREAQAAAAAAAAAAAAAAAEmiJgoAAAAAAAAAAAAAAABIEjVR&#10;AAAAAAAAAAAAAAAAQJKoiQIAAAAAAAAAAAAAAACSRE0UAAAAAAAAAAAAAAAAkCRqogAAAAAAAAAA&#10;AAAAAIAkURMFAAAAAAAAAAAAAAAAJImaKAAAAAAAAAAAAAAAACBJ1EQBAAAAAAAAAAAAAAAASaIm&#10;CgAAAAAAAAAAAAAAAEgSNVEAAAAAAAAAAAAAAABAkqiJAgAAAAAAAAAAAAAAAJJETRQAAAAAAAAA&#10;AAAAAACQJGqiAAAAAAAAAAAAAAAAgCRREwUAAAAAAAAAAAAAAAAkiZooAAAAAAAAAAAAAAAAIEnU&#10;RAEAAAAAAAAAAAAAAABJoiYKAAAAAAAAAAAAAAAASBI1UQAAAAAAAAAAAAAAAECSqIkCAAAAAAAA&#10;AAAAAAAAkkRNFAAAAAAAAAAAAAAAAJAkaqIAAAAAAAAAAAAAAACAJFETBQAAAAAAAAAAAAAAACSJ&#10;migAAAAAAAAAAAAAAAAgSdREAQAAAAAAAAAAAAAAAEmiJgoAAAAAAAAAAAAAAABIEjVRAAAAAAAA&#10;AAAAAAAAQJKoiQIAAAAAAAAAAAAAAACSRE0UAAAAAAAAAAAAAAAAkCRqogAAAAAAAAAAAAAAAIAk&#10;URMFAAAAAAAAAAAAAAAAJImaKAAAAAAAAAAAAAAAACBJ1EQBAAAAAAAAAAAAAAAASaImCgAAAAAA&#10;AAAAAAAAAEgSNVEAAAAAAAAAAAAAAABAkqiJAgAAAAAAAAAAAAAAAJJETRQAAAAAAAAAAAAAAACQ&#10;JGqiAAAAAAAAAAAAAAAAgCRREwUAAAAAAAAAAAAAAAAkiZooAAAAAAAAAAAAAAAAIEnURAEAAAAA&#10;AAAAAAAAAABJoiYKAAAAAAAAAAAAAAAASBI1UQAAAAAAAAAAAAAAAECSqInaPn/7299K/68777wz&#10;7qAAAAAAAADoLKSTAAAAAAAAOkAYRVHcMSRJFEV77bXXnDlz6ltKS0uXLVvWp0+fuEMDAAAAAACg&#10;YF555ZWpU6c22VVdXZ3JZJq7UToJAAAAAACgA/hO1PYJw/DXv/711i21tbXf+ta34o4LAAAAAACA&#10;AqtrRst3SScBAAAAAAB0ADVR223//fefMmXK1i333HPP7Nmz444LAAAAAACATkE6CQAAAAAAoNjU&#10;RLXF9ddf36Bl+vTp2Ww27rgAAAAAAADoFKSTAAAAAAAAikpNVFtMmTJln3322bpl8eLFV111Vdxx&#10;AQAAAAAA0ClIJwEAAAAAABRVGEVR3DEk0ksvvXTAAQc0aKyqqtppp53iDg0AAAAAAID2euWVV6ZM&#10;mdJkV11dXSaT2eYI0kkAAAAAAADF4ztRbbT//vvvvffeDRpPO+00NWYAAAAAAAAE0kkAAAAAAADF&#10;pCaq7W644YYGLU8//fRjjz0Wd1wAAAAAAAB0CtJJAAAAAAAARRJ6EV2bRVE0adKkuXPnbt3Yu3fv&#10;pUuX9ujRI+7oAAAAAAAAaLtXXnllypQpTXbV1dVlMpnWDCKdBAAAAAAAUCS+E9V2YRheddVVDRrX&#10;rVt32WWXxR0aAAAAAAAA8ZNOAgAAAAAAKBLfiWqXfD4/dOjQpUuXNmh/7733Ro0aFXd0AAAAAAAA&#10;tFFBvhMVSCcBAAAAAAAUh+9EtUsqlfrlL3/ZuP20005TbAYAAAAAAIB0EgAAAAAAQDGoiWqvE044&#10;oaKiokHjiy+++Mgjj8QdGgAAAAAAAPGTTgIAAAAAACg4NVHtVVpa+uMf/7hx+1e+8pWampq4owMA&#10;AAAAACBm0kkAAAAAAAAFpyaqAL7+9a83blyzZs0111wTd2gAAAAAAADETzoJAAAAAACgsNREFcCA&#10;AQOOO+64xu2XXnrp+vXr444OAAAAAACAmEknAQAAAAAAFJaaqMK45JJLGjfmcrnbb7897tAAAAAA&#10;AACIn3QSAAAAAABAAYVRFMUdQ1cQRdHQoUOXLFnSoL13794rV67MZDJxBwgAAAAAAMB2eOWVV6ZM&#10;mdJkV11dXRuyP9JJAAAAAAAABdSlkiuffvrp3LlzZ82aNXfu3HffffeDDz6orq7OZDI77LDDjjvu&#10;uNtuu02YMGHfffedMGHCwIEDCzt1GIaXXHLJueee26B93bp1jz322LHHHhv3swEAAAAAAOhGoij6&#10;8MMPX3311RdeeOHtt99esGDBp59+msvlKisrx44dO2HChD333PPQQw/dbbfdSkpKOiYk6SQAAAAA&#10;AIAC6grfiVq3bt2dd955/fXXL1y4sJW3jBgx4swzz/zKV74ydOjQQoWxZMmSnXbaqXH7+PHj33rr&#10;rbgfEgAAAAAAQLfwySef3HbbbVdfffXq1atbc/0ZZ5xx8cUXjxo1qkF7wb8TFUgnAQAAAAAAFE6y&#10;a6LWrFnzox/96Prrr2/zCEccccS11147duzYgsQzYcKE+fPnN25fuHBhoaYAAAAAAACgSStWrLj4&#10;4otnzJjRhnuPOeaYGTNm7LDDDvUtxaiJCqSTAAAAAAAACiQVdwBtFEXRb37zm0GDBrWnICoIgscf&#10;f3zcuHFnnXXWpk2b2h/V2Wef3WT7zTffHMtTAgAAAAAA6A6iKLr33nuHDBnStoKoIAj+/Oc/77TT&#10;Ts8++2yxQ5VOAgAAAAAAKIhEfidqw4YNxx133MyZMws45pAhQ55//vnRo0e3Z5D33ntvzJgxjdtL&#10;S0s3bNhQUlLSwQ8KAAAAAACgy8vlcl/72tfuuuuugox2zz33/PM//3NQtO9ESScBAAAAAAAURPK+&#10;E/XJJ5+MHj26sAVRQRAsXbp09913nz9/fnsGGTVqVGVlZeP22traF154oSOfEgAAAAAAQHdQV1d3&#10;xBFHFKogKgiCk08++Q9/+EPxApZOAgAAAAAAKIiE1UR98MEHu+2227Jly4oxeG1t7d5777106dI2&#10;jxCG4amnntpk14wZMzrmEQEAAAAAAHQTURSddNJJBX+V3vTp019++eUixSydBAAAAAAAUBBJqon6&#10;9NNPJ06cuG7duuJNUVtbO23atFwu1+YRjjzyyCbb77777rq6umI/IgAAAAAAgO7j+9///kMPPVSM&#10;kQ866KBnnnmmSGFLJwEAAAAAALRfYmqiampqDjjggPXr17d82dChQy+//PLXX3995cqV2Ww2n8/n&#10;crnq6uoPPvjgqaeeOu+88yorK1seYf78+bfeemub45w8eXKT7fl8vngvFAQAAAAAAOhunn322Z//&#10;/OfbvKyysvK73/3u3/72t2XLlm3evDmfz+fz+erq6vfee+/uu+8+4IADmryrtrb2oosuKlLk0kkA&#10;AAAAAADtF0ZRFHcMrXL66af/53/+ZwsXDBky5I477pg2bVoq1VKhVzabveeee775zW/W1tY2d006&#10;nV63bl1FRUUb4oyiqKKioqampnHXxRdffMUVV8T1AAEAAAAAALqMmpqanXbaafXq1S1c07t371tu&#10;ueVLX/pSJpNp4bJ33333jDPOePrpp1s/e11dXctjtkw6CQAAAAAAoP2S8Z2oJ598suWCqJNPPvn9&#10;99//whe+0HJBVBAEmUzmy1/+8kcffTRixIjmrsnlcnfccUfbQg3DcNq0aU12/fa3v+3g5wYAAAAA&#10;ANAl/exnP2u5IGr69OlLliw56aSTtlm8NGbMmCeffLLNuaE2kE4CAAAAAABovwTURNXV1Z100kkt&#10;XPDtb3/77rvvLi8vb/2YgwcPfvXVV3v16tXcBZdddlmbv6B12GGHNdm+dOnSZcuWdcQjAwAAAAAA&#10;6LqWLFny7//+7y1ccOmll953330VFRWtHDAMwy9/+csvv/xyOp3umCVIJwEAAAAAALRTAmqibr31&#10;1pUrVzbXe/jhh1933XVhGG7vsAMHDnzggQea612xYsWCBQvaFvC+++7bXNecOXOK+7AAAAAAAAC6&#10;uksvvbSF3gsvvPCnP/1pG5JHkydPnjVrVscsQToJAAAAAACgnTp7TdTmzZu/+93vNtfbq1evP/zh&#10;D23IaW3xxS9+8dhjj22u949//GPbhh09enRzXc8880xxnhMAAAAAAEC3sHz58hkzZjTXO23atJ//&#10;/OdtHnzKlCm/+tWvOmAV0kkAAAAAAADt1Nlroh555JGamprmemfMmFFZWdme8X/xi18013X//fe3&#10;bcyBAwc21/Xoo48W/hkBAAAAAAB0GzfddFNzXel0+ve//32b36a3xRlnnLHPPvsUexXSSQAAAAAA&#10;AO0URlEUdwwt2W233RYsWNBk15gxY95+++12prWCIJg6deqsWbOa7KqpqSkrK2vDmDvssMPKlSub&#10;7Mpms+l0uoiPDAAAAAAAoIvK5XL9+vVbv359k71XXXXVBRdc0P5ZXnvttZbLourq6jKZTDtnkU4C&#10;AAAAAABoj079naiqqqrmCqKCILjiiivaXxAVBMHZZ5/dQgBtG7OFPFlzyS0AAAAAAABa9vLLLzdX&#10;EFVSUnLmmWcWZJbPfOYzEydOLPZapJMAAAAAAADao1PXRD3++OPNxp1KHX300QWZ5XOf+1xzXQsX&#10;LmzbmOPGjWuua/HixQV7QAAAAAAAAN3J/fff31zXt771rYqKikJN9IMf/KDYa5FOAgAAAAAAaI9O&#10;XRM1Y8aM5rqOP/74srKygswyePDg5jJkb7/9dtvGHD16dHNd77zzTiGfEQAAAAAAQPcQRdHtt9/e&#10;XO83vvGNAs51+OGHF3s50kkAAAAAAADtkYk7gGZls9lZs2Y113vaaacVaqIwDDdu3FjY4EeMGNFc&#10;1wcffFDYuQAAAAAAALqDJUuWrFmzpsmudDo9YcKEAs7Vt2/fXXfdtai1SdJJAAAAAAAA7dF5vxP1&#10;4YcfttB74IEHxh1gS/r3799cV1VVVdzRAQAAAAAAJM+bb77ZXNdRRx2VTqcLO90xxxxT1OVIJwEA&#10;AAAAALRH562JmjNnTnNdpaWlLWSJOoN+/fo11/XRRx/FHR0AAAAAAEDyPP/88811fe5znyv4dPvv&#10;v39RlyOdBAAAAAAA0B6dtybqrbfeaq7r4IMPDsMw7gBb0qdPn+a6Wv7+FQAAAAAAAE165ZVXmuua&#10;NGlSwacbM2ZMUZcjnQQAAAAAANAenbcmau7cuc11HXjggXFHtw1lZWXNdS1atCju6AAAAAAAAJLn&#10;tddea65r+PDhBZ9u8ODBRV2OdBIAAAAAAEB7JLImavTo0XFHtw2lpaXNda1bty6fz8cdIAAAAAAA&#10;QJLkcrlly5Y11ztgwICCz9irV6+irkg6CQAAAAAAoD06b01UVVVVc12DBg2KO7ptKCkpaaE3l8vF&#10;HSAAAAAAAECS1NTUtNDbo0ePgs/YwnecCkI6CQAAAAAAoD06aU1UFEVr1qxprrcYr/orrEwm00Kv&#10;F/sBAAAAAABsl5ZrolpOzbRNMcZs/fjSSQAAAAAAAC3rpDVR2Wy2hd4+ffrEHeA2hGHYQq8kFgAA&#10;AAAAwHbZtGlTC72pVOFzXi2ne4o9vnQSAAAAAABAyzppTVQul2uht6SkJO4AtyGKohZ6i51CAwAA&#10;AAAA6GJaTh4VQ8vpnmKPL50EAAAAAADQsk5aE9VyEqgYr/orrJZf3df54wcAAAAAAOhUWk6vFKN+&#10;qdhVWNJJAAAAAAAA7dFJsyktp3my2WzcAW5Dy0msTCYTd4AAAAAAAABJUlpa2kJvXV1dwWesra0t&#10;6oqkkwAAAAAAANqjk9ZEtZzmqa6ujjvAbWj5xYFe7AcAAAAAALBdKioqWuhdu3ZtwWfcuHFjUVck&#10;nQQAAAAAANAenTSbkk6nS0pKmutdsmRJ3AFuw6ZNm5rrKi8vjzs6AAAAAACAhGk5w7Js2bKCz7h8&#10;+fKirkg6CQAAAAAAoD06aU1UEATDhg1rruvDDz+MO7pt2LBhQxvWBQAAAAAAQJNKSkpaqBT65JNP&#10;Cj7jRx99VNQVSScBAAAAAAC0R+etidp7772b61q0aFHc0W3D+vXrm+vaZZdd4o4OAAAAAAAgeT7z&#10;mc801zVnzpyCT/fqq68WdTnSSQAAAAAAAO3ReWui9tprr+a6nnzyybij24a1a9c21zV8+PC4owMA&#10;AAAAAEieFmqiHn744YJP99RTTxV1OdJJAAAAAAAA7dF5a6JaSGvNnj178+bNhZooiqI+ffqUNuXm&#10;m29u25hr1qxprmvnnXcu4lMDAAAAAADooj772c821/Xcc8/V1dUVcK7a2tpnnnmmqMuRTgIAAAAA&#10;AGiPzlsTtffee7fQO3/+/EJN9MEHH6xbt66uKbvttlvbxly1alVzXWPHji3aMwMAAAAAAOiypkyZ&#10;0kLvG2+8UcC5/v73vxd7OdJJAAAAAAAA7dF5a6J23HHHioqK5nr/9Kc/FWqiBx54oLmuCRMmtG3M&#10;qqqq5rpGjhxZqMgBAAAAAAC6j1122SWdTjfXO2PGjALO9Zvf/KbYy5FOAgAAAAAAaI/OWxMVhuE3&#10;vvGN5np/+ctf5nK59s8SRdHVV1/dZFdlZeWAAQPaNuy8efOa6xo6dGiBnxQAAAAAAEA3kE6nTznl&#10;lOZ6b7nllurq6oJMtHHjxg6oiZJOAgAAAAAAaI/OWxMVBMGpp57aXNfGjRuffvrp9k/xwgsvLFmy&#10;pMmuU045JQzDtg07Z86c5rqGDBlS4McEAAAAAADQPZx++unNdeXz+dtuu60gs/z617/O5/PFXot0&#10;EgAAAAAAQHuEURTFHUOzcrncDjvssGbNmiZ7x40b99Zbb7W5bCkIgiiKJk2aNHfu3CZ7//rXv37h&#10;C19o27CpVNPFZmPGjHnnnXeK/dwAAAAAAAC6pLq6ur59+zb3Pajy8vKVK1dWVFS0Z4rVq1cPHDgw&#10;l8u1HEYmk2nPLNJJAAAAAAAA7dSpvxOVTqd//OMfN9e7cOHCP/3pT+0Z/4EHHmiuICqVSh100EFt&#10;G3bDhg3NdR166KFFeE4AAAAAAADdQklJyQ9+8IPmemtqai6++OL2jB9F0emnn95yQVRBSCcBAAAA&#10;AAC0U6euiQqC4PTTT0+n0831nnrqqStXrmzbyEuXLj355JOb6/36179eXl7etpGrqqqa6zrssMOK&#10;9aQAAAAAAAC6gW9961st9N5www1PPPFEmwe/7rrr2vlKvlaSTgIAAAAAAGinzl4T1bt375/97GfN&#10;9VZXVx9yyCGbNm3a3mGrq6sPPvjgFl7y973vfa/NMc+bN6+5rv3226+IDwsAAAAAAKCr69+//09+&#10;8pMWLjjqqKNee+21Noz8u9/97rzzzuuYVUgnAQAAAAAAtFNnr4kKguDcc8/t169fc73z5s2bPHny&#10;ihUrWj/g0qVL99prr3feeae5C6ZNmzZu3Lg2B/zKK68017XzzjsX/XkBAAAAAAB0aRdeeGHfvn2b&#10;683lcvvss8/999/f+gGjKPrFL35x6qmndtgSpJMAAAAAAADaKQE1UeXl5Q899FALF8ybN2/o0KF3&#10;3HFHNptteai6urobb7xx6NChLRREBUHwm9/8pj0BP/bYY022H3nkkZlMpoOeGgAAAAAAQBfVo0eP&#10;hx9+uOVrTjzxxCOOOOLtt9/e5mhvv/32gQceeNFFFzVoT6fTAwYMKNISpJMAAAAAAADaKQE1UUEQ&#10;HHLIIV//+tdbuKC2tvarX/1q//79f/jDH7700kurVq2qr4/KZrNLly598cUXzz///J49e37729/O&#10;5/MtDHXppZfusssubQ518+bNc+fObbLrlFNOiftBAgAAAAAAdAUHHXTQd77znZaveeKJJ8aNGzdx&#10;4sRf//rXc+fOXbduXS6X29JVW1tbVVX10EMPHXLIIePGjZs1a1bj22fMmDF+/PhiBC+dBAAAAAAA&#10;0H5hFEVxx9AqdXV1++yzT3P5oULZd999X3rppXQ63eYR3nzzzT333LPJrsWLFw8dOrSo8QMAAAAA&#10;AHQTuVzukEMOeeGFF4ox+AknnPD73//+oIMOanL8urq69nzNSToJAAAAAACg/ZLxnaggCEpKSp59&#10;9tkRI0YUb4phw4bNnDmzPQVRQRA89dRTTbbvvPPOMlgAAAAAAACFkk6n/+u//mvixIkFH3nUqFF3&#10;3nlnGIZFilw6CQAAAAAAoP0SUxMVBEHfvn3feOONIpVFjRgx4o033ujTp087x7nzzjubbD///POL&#10;/XwAAAAAAAC6lR49erz00kv77LNPAcccMWLEq6++WlZWVrywpZMAAAAAAADaL0k1UUEQ9OvXb968&#10;eYceemhhh/3iF784b968AQMGtHOcjRs3vvrqq012HX/88R3yhAAAAAAAALqRHj16zJo168QTTyzI&#10;aKNGjXrjjTf69etXvIClkwAAAAAAAAoiYTVRQRD07NnzySefvPLKKwsyWmlp6d133/3444/37Nmz&#10;/aM9//zzTbZPnDhx+PDhHfmUAAAAAAAAuonS0tJ77733lltuSaXalfn62te+9tZbbxW1ICqQTgIA&#10;AAAAACiQ5NVEBUGQSqUuvPDCqqqq4447rs2DlJSUXHbZZatWrTrllFPCMCxIYLfcckuT7Zdddlks&#10;DwoAAAAAAKA7CMPwX/7lXz755JNjjjmmDbcPHTp05syZt99+e2lpabFDlU4CAAAAAAAoiDCKorhj&#10;aJeqqqqbbrrppptuWrNmTStvOeyww84888xjjz22vLy8gJFUV1dXVlY2bi8tLV2/fn0HpNAAAAAA&#10;AAB49913r7zyyhkzZuRyuW1efOyxx5533nmHHHJIO78x1UrSSQAAAAAAAIWS+JqoLaIoeu+9915/&#10;/fXnn39+wYIF77zzTlVVVW1tbUVFxZAhQ4YOHTpp0qQ999xz8uTJ48aNq6ioKEYMv/vd70499dTG&#10;7T/5yU9+9KMfxf2EAAAAAAAAupHa2to33njjueeee+GFF956661FixZls9nKysqxY8eOHTt27733&#10;PvjggydMmNCzZ8+OjEo6CQAAAAAAoFC6SE1UZzB27Nh33nmnQWMqlVq9enXv3r3jjg4AAAAAAICY&#10;SScBAAAAAAAUSiruALqIt956q3EGKwiCiy66SAYLAAAAAAAA6SQAAAAAAIACUhNVGNddd12T7Rdd&#10;dFHcoQEAAAAAABA/6SQAAAAAAIACUhNVABs2bLjlllsat59//vn9+vWLOzoAAAAAAABiJp0EAAAA&#10;AABQWGqiCuD222/P5/MNGtPp9L/+67/GHRoAAAAAAADxk04CAAAAAAAoLDVR7ZXNZi+99NLG7T//&#10;+c/79OkTd3QAAAAAAADETDoJAAAAAACg4MIoiuKOIdn++Mc/HnfccQ0a+/bt++mnn5aWlsYdHQAA&#10;AAAAADGTTgIAAAAAACg434lqlyiKvvvd7zZuv+WWW2SwAAAAAAAAkE4CAAAAAAAoBt+JapeXXnrp&#10;gAMOaNC46667LliwIJVSbwYAAAAAANDdSScBAAAAAAAUQybuAJLtggsuaNx41113yWABUCj9+vXb&#10;uHFjm2/v2bPnjjvuOHz48D322GOvvfaaMmXK6NGj0+l020a7+eabzznnnCa7vva1r91yyy1xPy3+&#10;j/vvv7+5ri996Uu2KwAAAAAdQzoJgGLYuHFjv379WrjgN7/5zVe+8pU2jHz00Uf/9a9/bbLrL3/5&#10;y7Rp0+JeemcXV0JNIg8AAADohtREtd2cOXNefPHFBo0nnHDClClT4g4NgK6jrq6urq6uzbevXr16&#10;9erV8+fPf+KJJ7a0lJaWnn322eeff/7w4cO3d7RcLtdcMLlcLu5Hxf8RRdGJJ57YXG9NTU1ZWVnc&#10;MQIAAAB0fdJJABRPyymkb33rW9OnT6+oqNjeYbPZbHMjR1EU96ITIK6EmkQeAAAA0A15/1zbNX6r&#10;Xzqdvvnmm+OOCwBaUltbe/XVV48YMeIb3/jGqlWr4g4HAAAAALoy6SQA4lJdXf3Tn/407igAAAAA&#10;oIh8J6qNFixY8OSTTzZovPbaa/v37x93aADQKjNmzLj33nsfffTRQw89NO5YCu/NN9/813/91ya7&#10;pk+ffvLJJ8cdIAAAAABdn3QSAPG64oorzjnnnB133DHuQIqry2SFusxCAAAAADqMmqg2uuiiixq0&#10;jBw58swzz4w7LgDYDtXV1YcddtgvfvGL733ve3HHUmArVqx48MEHm+zafffd444OAAAAgG5BOgmA&#10;2J155pl/+tOf4o6iuLpMVqjLLAQAAACgw6TiDiCRFi1a9Oc//7lB4+9///t0Oh13aACw3S688MIb&#10;b7wx7igAAAAAoEuRTgKgM3j44Ydfe+21uKMAAAAAgKJQE9UWl1xySYOWE088cfLkyXHHBQBt9O1v&#10;f/vxxx+POwoAAAAA6DqkkwDoJL7yla9EURR3FAAAAABQeGqittv7779///33b91SWlp6yy23xB0X&#10;ALTLscceu2rVqrijAAAAAICuQDoJgM5j3rx5f/zjH+OOAgAAAAAKT03Udvve977XoOX222/v06dP&#10;3HEB0O384Ac/iJqXz+dramo+/fTT559//pJLLqmsrGx5tLq6un/5l39p+Zqzzz67ueluu+22uJ8H&#10;AAAAAHQW0kkAdCpf//rXN2/eHHcU3UVcCTWJPAAAAKAbUhO1fRYtWvTggw9u3TJlypSTTz457rgA&#10;6I5SqZb+/3gYhmVlZYMGDZo6dep//Md/rF69+rrrrmt5wAcffHDOnDlxLwsAAAAAkk06CYDOZs2a&#10;NVdffXXcUQAAAABAgamJ2j6jRo1q8Dad2bNnh2EYd1wAsA0lJSXf+c533njjjXQ63cJlF1xwQdyR&#10;AgAAAECySScB0An98Ic/XLlyZdxRAAAAAEAhqYkCgG5k0qRJf/zjH1u44Mknn/z444/jDhMAAAAA&#10;AIBCyufz559/ftxRAAAAAEAhZeIOAADoUEcfffS+++776quvNnfB3Xfffckll3RAJHV1dX//+99f&#10;eOGFN95448033/zggw82bNiQTqf79u07fvz4sWPHTpgw4aCDDho3blxZWVncj60zyufzr7322kMP&#10;PTRr1qy5c+euW7fuqquu+s53vtOGoTZs2PDkk08++uijr7322ttvv7158+aBAwfuuuuuU6dO/dzn&#10;PvfZz362vLy8/QGvXbv29ddfnz179htvvPHOO+9UVVWtWbMmCIKePXvuuuuu48aN22OPPQ488MDd&#10;d9+9V69e2/so8vl8k12ZTKbBlfPmzXv00UdnzZr1+uuvr1ixorS0dOedd95333333XffI444YuTI&#10;kQV5Z3MURYsXL37uuedeeuml11577YMPPli+fHlJSUm/fv0mTJiwxx577LnnnocccsjOO+9ckOk2&#10;btz48ssvP/fccy+++OJ7771XVVWVz+cHDBgwevToPfbY4+CDD95///133nnn9k8EAAAAAEBy3Xnn&#10;nT/4wQ/Gjx8fdyAJVsDsTCJks9l58+bNnj179uzZb7311kcffbRy5cp8Pt+3b98RI0aMHTt2v/32&#10;mzJlyl577dWGXFInzO8AAAAAyRMBAJ1YZWVlc/9P/NJLL23bmI8//ngLe4OhQ4c2d+OvfvWrkmb8&#10;y7/8S+sD+OSTT84777x0Ot3K7crxxx//8ssv5/P5FsacN2/e1vGkUi19DLNB8C+//HKD0fr27dvc&#10;SmfOnNmaNbb5WR111FFN3jVo0KCtL3v66adHjBjRYF3XXHNN/QXN5ZC2qKmp2XLZpk2bLrroopaf&#10;fyqVuvDCC1evXt22/3vL5XJPPPHE1KlTW79BnTp16oMPPrhp06ZWTnHppZc2N9TSpUvrL3vssce2&#10;WRe04447PvTQQ7lcrm2LjaKotrb2zjvvHDlyZGtW2rt37x//+Mdr1qxp83Rz5sw54YQTWjPXsGHD&#10;brzxxo0bN7Z5LgAAAAAAOo8NGza0/g/v9fbbb7+WEy5RFB1++OHN3f5f//Vfzd3VkbmVwmaFosJl&#10;Z+JdSKESeVssXLjwzDPPbDmkrW1J523XFJ0qvwMAAAAkVGv/eAEAdBmHHHJIC71VVVXLli1rsiuX&#10;y9U1I5fLtWbqXC73ox/9aKeddrrmmmtaeUsQBA8++OCUKVPGjRvXwuetoijaOp6WK4IaBL/NC7YW&#10;RVErV9q2Z5XNZpu7sf6aSy655LDDDvvoo49a+QCbs2jRopEjR1555ZUtX5bP53/xi18MHjz4/vvv&#10;394pFi5cOH78+MMPP/yFF15o/V0vvPDC8ccf36dPn6uuuiqbzbZzmVue6kknnXTkkUd++OGHLV+5&#10;ZMmS4447bsKECR9//HEbJnrmmWeGDRv25S9/+f3332/N9evWrfvxj3/ct2/fiy++ePPmzds115o1&#10;a/7xH/9x4sSJrfzfZfHixWefffaAAQPuu+++Vv6fMQAAAAAACXXxxRc32T579uyZM2cWY8aOzK0U&#10;NisUFDo7E9dC2p/I22LlypVf+tKXxo0bd/PNN7cc0ta2pPOmTp36wQcftH6ulnVYfgcAAABILjVR&#10;ANDtlJeXT58+vYUL5s2bV4x5N27cuP/++//0pz9t2+3vvPPO5MmTf/nLX3bAI+rMrrjiip///Oft&#10;H+fNN98cP3780qVLW3l9bW3tiSee2FwOtUkPPfTQ+PHj33nnnbZFWFtb+73vfW/SpElr165tz0qj&#10;KDr55JPvu+++1t+yYMGC0aNHz58/f7tm+e53v3vYYYc1V1LYsiuvvHKXXXbZZkqv3ksvvTR06NCH&#10;H354eyeqqak56aST/umf/qm5vC8AAAAAAF3AJZdcMnTo0Ca7vvrVrxbkfWTdSqGyM53flre/Pfjg&#10;g227fdasWSNHjrzjjjvaH0nH5HcAAACApFMTBQDd0Re+8IUWemfPnl3wGWtra/fbb78WPvTUShde&#10;eOH1119f1IfTmc2ePfv73/9++8dZuHDhfvvt14aqmCuvvPKyyy5rzZUzZ848/vjj2x/q/PnzJ0+e&#10;3J4Cnssuu+yBBx7Y3rvq6uqmTJmybt261lycz+f/+Z//+f/9v//XnpUuXbp09913b80LJv/whz8c&#10;cMAB1dXVbZ7r4YcfPuCAA7b3y1QAAAAAACRFjx497rzzzia7lixZ8pvf/CbuAJOkUNmZzu++++47&#10;7LDDampq2jnOV7/61csvv7ydg3RAfgcAAADoAtREAcD/z959xkVx7v//v3aX3kRAEFAUFEEUOyr2&#10;XhMTE03UqElMTDMx7SQn5Zy0k5PknJPeY4wmMbEkliT23rEXFAugIAqCIkU6y5b/jfl/58FP2XWB&#10;3Z1dfD1v5HHtzOzMNbMFM+/9XNftqEePHmbWHj161OpHfPLJJ601/dTcuXNTU1NtdGUcWVlZ2ahR&#10;o6yyq+HDhze4oubdd99dv379Lbs6fvx4a514enr6Bx980LDnLliw4N///nfDnlteXv63v/3Nki2f&#10;ffbZeo1TaEpFRUX//v21Wq2ZbXbs2GF+njcLHTly5J577jEYDI3fFQAAAAAAAADAAQ0dOnTgwIF1&#10;rpo7d25paanSHXQOVkxnHNyOHTvuv/9+a+3t9ddfb0zpnX3yHQAAAAAA0ARQEwUAwO0oKirKzNrT&#10;p09b93Dbt29fsGCBFXf48MMP2+KyODKj0fjMM89Ya1i7a9euNebpkydPLisrM7PBv//9b/OFPfX1&#10;1ltvNWxSo9dee60xx/3++++Li4vNb7N58+Yvv/zSWmeanZ1tpgAsPz9/9OjR1jrWunXr/ve//1lr&#10;bwAAAAAAAAAAR/Pjjz/WubympuYf//iH0r1zAtZNZxxZQUGBFQMIyezZs8+ePduw59oh3wEAAAAA&#10;AE0DNVEAANyOfHx8zKxtcD5RJ6PR+OSTT5paGx4evnTp0suXL2u1WoPBYDAYSkpKjh07Nnv2bDP7&#10;3Ldv3/nz5+1+2ZRUXFxsKrlsPI1G07NnzwkTJgwaNMjX1/eW25eXl7/55pum1mq1WvOVNq+88kpq&#10;amplZaX0ildUVJw/f/77778PCgoy9RSDwbBv377Gn6m3t/eECROeeeaZ2bNnx8XFWfIU85NiVVdX&#10;W2XWptrefvttUyVn06ZNs26x2SuvvHLp0iXr9h8AAAAAAAAA4CCioqJMZTSff/55VlaW0h10dDZN&#10;ZxzK/fffb90AQjJ+/HidTtf4/Vg93wEAAAAAAE0GNVEAANyO3NzczKzV6/VVVVXWOlZqampqamqd&#10;q9q3b5+enn7//feHhoa6urqqVCqVSuXr69utW7d58+YdPHhQo9GY2u3vv/9e+2GnTp2MtWzZssXU&#10;E1977TXj/yshIcF2l9rB9ezZ88CBA9XV1YcPH/7zzz937tx5/fr18+fPT5061fwTP/7448LCwjpX&#10;JSUl6fV6U088duzY+++/36FDBw8PD+kV9/T0jIqKevTRRzMzM0NDQ009cdeuXY05006dOh06dKi0&#10;tPTPP//8/PPP582bd+rUqaKioqefftr8E9esWWNm7RdffGF+eMioqKhVq1YVFBTo9Xqp5G/Pnj2D&#10;Bg0y8xSDwbBy5cqbl+/fv9/MG1sI0b179/Xr18vHKi0tPXjw4H333Wf+BF944YXGXFgAAAAAAAAA&#10;gCP74IMPXF1d61z16KOPKt27BmoyqZCDnMiOHTu2bt1qfpuHH3740KFDxcXF0oB3paWlycnJzzzz&#10;jPlnZWRkLFiwoJGXyBb5DgAAAAAAaDKoiQIA4DZlpvhECGHFmqg9e/aYWvXZZ595enqaWpuQkGBm&#10;uqFly5aZOaiZYiq1uin8+0etVk+dOvXHH3/cv3//6dOnz5w5c+TIkXvuuadeO3nuuecOHjzYu3fv&#10;2pdLpVJFRUUtXrz4l19+Mf/0n376qc7lZoqXXn/99W7dupla6+Pj88EHH5ha25jpy8aNG3f8+PFe&#10;vXqpVKray/39/b/44gszc14JIQ4ePGhqVU1NzVtvvWXmuQ8//HBqaurdd98dEBCgVqulkr/+/fvv&#10;2LHD/EE//fTTmxe+/PLLZp7y3nvvHT58eMyYMfKxfHx8EhISli1bdvDgQW9vb1NPXL58OVNFAQAA&#10;AAAAAEBT5efn98knn9S5asuWLUlJSUp30ArslgpZJZ1xhBOpzWg0zp4928wGbdq0yczMXLBgQa9e&#10;vZo1ayYNeOfj49OlS5fPP/88Ly+vU6dOZp7+7LPPVldXN6xvNsp3AAAAAABAU9IUfhMMAAAawM/P&#10;z8zampoaax3owIEDplb5+/ubf+60adNMrTp+/LiZyYiatueff/769euLFy9+8MEH+/Tp07Fjx9jY&#10;2B49erRu3drynYwfP/7jjz82E6E98MAD7777rpk9mKpYM1MT9cQTT5jvlZmKqZycnIZdrqCgoBUr&#10;Vri4uJja4I033jBTInju3Dmj0WjqTMvLy009cdCgQfPnz6/zuCqV6s033xwyZIip5x47dqyioqL2&#10;kitXruzevdvU9k8++eSrr75q6tVMSEgwn/zdsv4NAAAAAAAAAOC8Hn/8cVO3wWfMmGEwGJTuoHOw&#10;SjrjgA4fPnzu3DlTayMiIlJSUtq2bWtqg5CQkCNHjsTHx5vaoKqqavny5Q3omO3yHQAAAAAA0JS4&#10;NH4XAADAGbm5uZlZe8Nwa42Rm5tratW3337br18/M88NCQl58cUXTSUWWq3WzDRTTdUPP/wwa9as&#10;xu9n4cKFt3yV//73v3/++edXr16tc21ubm5OTk54ePgNy318fPr373/z9t7e3q1atTJ/xMLCQlOr&#10;GlwCN2/ePA8PDzMbqNXqOXPm/OMf/zC1QU1NTZ2fF1MzZUl+/fVXMyVnKpXqv//9b+/evU1tkJ6e&#10;3rVrV/nhmjVrTG3p4eHx8ccfm78IcXFxr7322nvvvVfn2k8//fTVV1+t/6UFAAAAAAAAADgBFxeX&#10;n3/+eeTIkTevysjIWLJkyQMPPKB0Hx2dtdIZB/T111+bWbt27VofHx/ze3B3d1+zZk2bNm1MbfD+&#10;++834D1mu3wHAAAAAAA0JdREAQBwmzI/E5SZQdfqy0zYsGjRIp1O989//jM2NtZUfc6HH36o3EVy&#10;ODNmzLBK5PbQQw+1aNHilpu5uLi8++67jz32mKkNjhw5cnNN1B9//NGwXul0ur///e9WvFySsWPH&#10;3nKbnj17mllbZzmW0WhctmyZqadMmDDhlgVgPXv29PPzKykpqXPt6dOna9dErVy50tR+XnvtNfOh&#10;oOTpp582VRN19erVgoKCwMBAy64oAAAAAAAAAMDJDB8+PDExcd++fTevevzxx++5557bcBA6y1kr&#10;nXFAOp3u559/NrV29OjRnTt3tmQ/ERERM2bMWLRoUZ1rT506dfXq1eDg4Hr1zUb5DgAAAAAAaGKo&#10;iQIA4DaVn59vZq0VR03r1KnTqlWrTK1dsmTJkiVL/P39p0yZcueddyYkJFhSq3PbMlXTUl8zZ860&#10;cMvx48ebWZuUlDRhwoTG96esrOzgwYNz5sw5e/asVU5QlpiYaEm90C3rl2525coVrVZrau3DDz98&#10;yz2o1eqPP/749OnTda6t/UEwGo0bN240tZ/Jkydb0uHQ0FB/f//i4uI61548eXLIkCH1vQgAAAAA&#10;AAAAAKegUql+/PHHmJiYm1eVl5e///7777zzjtJ9dFzWSmccUHp6usFgMLX2tddes3xXL774oqma&#10;KCHEoUOHzEdON7BdvgMAAAAAAJoYaqIAALgdGY3GgoICMxtYcTjAvn373nKb4uLib7/99ttvvxVC&#10;BAcH33333SNHjkxISGjdurVarVb6ajmKiIgIa0U7tScgMi80NNTLy6uioqLOtcePH6/voXU6XX5+&#10;fk5OTlZW1rlz51JSUnbv3p2VlWWji9anTx9LNrMkV7tBZmammbXmByaUPfLII5Zsdv36dTNjGbZv&#10;397CPg8ePPjPP/+sc1Vqaio1UQAAAAAAAADQhHXo0OHRRx+dP3/+zav+9a9/zZkzJyQkROk+OiIr&#10;pjMO6NixY2bW9urVy/JdderUSa1Wm6qw2r17d71qomyX7wAAAAAAgCaGmigAAG5HVVVVZtYGBwer&#10;VCprHWvYsGFmIpCbXb16dd68efPmzRNCuLq63nXXXbNmzRoyZIgVy7Sc1JgxY6yyH7Va3bx5cws3&#10;VqlUiYmJW7durXPtmTNnLNlJRUXFwYMH16xZs2nTppMnT9rlav3/YmNjLbwm9d1zRkaGmbXWTY7z&#10;8vLMrPXy8rJwPzU1NaZWXbhwwYodBgAAAAAAAAA4oP/9738LFy6scxCup556asWKFUp30BFZK51x&#10;TMnJyaZWRUREWB5ACCFcXFx69Ohx+PDhOtcePHiwXh2zXb4DAAAAAACaGO4OAABwOzJfYhEdHW3F&#10;Y3l6ev7nP/9p2HNramqWL18+btw4Ly+vxx9/PDs7255XydF06dLFKvtp1apVvWreYmJiTK0y/0YS&#10;QqSkpDzwwAPe3t5Dhw796KOP7FwQJYTw9fW10Z4vX75sapVGo3Fzc7PisYqKisysrbGYmZ1cv37d&#10;RhcKAAAAAAAAAOAg/P39P/744zpXrVy50kx5zO3MWumMYzIzAFx8fHx999a5c2dTq9LS0uq1K9vl&#10;OwAAAAAAoImhJgoAgNvRuXPnzKzt06ePdQ/3wgsvDB8+vJE7mTdvXuvWrZ9//vnq6mpbXx/HFBwc&#10;bJX9tGzZ0lrH1Wq1RqOxzlVVVVXTpk2Lj49fvHixHS/SjVxdXW205/z8fFOr6nuFb6m4uNhGZyGj&#10;JgoAAAAAAAAAbgdPPvmkqdv+M2fONHXP/3ZmrXTGMeXk5JhaFRUVVd+9tW3btgEHqpPt8h0AAAAA&#10;ANDEUBMFAMDtaPPmzWbW9urVy7qHU6vVGzZsmDt3buN39emnn7Zr166+wUnT4OfnZ5X9eHh42HR7&#10;IcT169fj4uKWLFlS3ydqNBqrnKMdlJWVmVrl4+Nj3WNptVpbnw41UQAAAAAAAABwO3B1df3pp5/q&#10;XHXixInVq1cr3UGHY610xjFVVlaaWtWAeMj8U6i4AwAAAAAAtkBNFAAAt6NffvnFzNqEhASrH9HF&#10;xeWzzz47derUoEGDGrmrnJyczp07FxUV2fQSNZItch1r1QtVVVXVa3szE3O5urqqVKobFtbU1PTt&#10;2zczM7NeR4mPj1++fPnOnTutc7EUpdfrrbtDtdrm/2jX6XS2PgQAAAAAAAAAwBGMHj26d+/eda6a&#10;NWuWHUbpMsUxa2acaDS3BnB3dze1qr5x0i2fcnOiBAAAAAAA0HjURAEAcNvJysrKzc01tVatVrdt&#10;29ZGh46Li9u5c2dmZuYrr7zi7+/f4P0UFxdPnjzZMbMxiYKR4S2lpaXVa/tLly6ZWhUSEnLzwvfe&#10;e+/s2bO33G3z5s2nTJny1VdfHThw4Pr16ydOnLj33nt9fX2VvjyWMtPVq1evWvdYVp94CgAAAAAA&#10;AABw21KpVKamiiooKPjiiy+U6pgjZytNVVhYmKlVGRkZ9d3bhQsXTK1q2bKl0ucKAAAAAACaJmqi&#10;AAC47Xz77bdm1t53330uLi427UDbtm3ff//9wsLC06dPf/bZZ/369WvATrZu3Xr48GGb9rMxiouL&#10;le6Cub7V1NRYvv3p06dNrYqJiblhSUlJyVtvvWVmb506dfr111/z8vIKCwuXLFny1FNP9e7d28/P&#10;T+mrUm8tWrQwtaqkpMRgMFjxWGYKCMeNG2e0hg0bNih9RQEAAAAAAAAAdhIbG/vQQw/Vuerll18+&#10;ceKEIr1y5GylqYqMjDS16uTJk/XdW0pKiqlV7dq1U/pcAQAAAABA00RNFAAAt5fi4uL//ve/ZjaY&#10;OXOmfXqiUqk6duw4d+7cvXv3arXakydPfvnll/3797d8Dx9++KGN+qZWm/w3kk6ns2QPZlIfR2D5&#10;2H46nW7//v2m1sbHx9+wZPXq1Wb29t577508eXLatGl1TjAlLL68jqBNmzZm1loY3BYWFuaaUFFR&#10;IW8WFBRkag/p6elKXwkAAAAAAAAAgPP56KOP6kxDDAZDbm5uA3bY5LOVJqlr166mVl28eLF2VHFL&#10;Op3u6NGjptb26dNH6XMFAAAAAABNEzVRAADcXl588UUzM9hoNJphw4bZv1eurq6dO3eeM2fOnj17&#10;Kioq9uzZ89JLL/n6+pp/1po1a2zUHzc3N1OrLKx12bdvn60uljVs3LjRwi3T0tLMvGESEhJuWLJy&#10;5UpTG0+aNOnVV19VqVRmDldYWKj0tbGU+RENT506ZclOEhISwkxYt26dvFlwcLCpPaSnp2u1WqUv&#10;BgAAAAAAAADAyQQEBJgfRK++mny20iR169bNzNrDhw9bvqvTp0+bSZQSExOVPlcAAAAAANA0URMF&#10;AMBtZN26dQsWLDCzwbPPPuvu7m7FI164cOGsCWVlZXU+xdPTs3///v/973+Li4s3bdrk4eFhaucV&#10;FRWmdtJIpmYxEpZNy3P16tW8vDxbdMxa/vWvf+n1eku2/PLLL82s7dGjxw1Ltm3bZmrjf/zjH7c8&#10;XHJystLXxlLt27c3s/b333+/5R4qKirMTNjVpUsXue3u7t6qVStTW164cEHpiwEAAAAAAAAAcD5z&#10;584NCgqy1t6afLbSJMXExJhZ+/7771u+q48++sjM2r59+yp9rgAAAAAAoGmiJgoAgNvF7t27x48f&#10;b36bl19+2boHnT59ekcTfvrpJ/PPVavVI0eOXL16tZltdDqdLa5VWFiYqVWWzLB0y1NT3LVr1/74&#10;449bblZQUPDNN9+YWuvq6hodHV17icFgMDPWY2Rk5C2P+Ndffyl9bSzl5+dnpk7p66+/vmXB3vbt&#10;282sveFyTZ061dSWP//8s9IXAwAAAAAAAADgfFxdXX/88Udr7a3JZytNkru7+1133WVq7YYNG06d&#10;OmXJfi5dumQmrYiIiDATqQAAAAAAADQGNVEAADR9NTU1//nPfwYNGmR+s0cffdTMGH4NExUVZWrV&#10;4sWLLdlDv379zKw1M4uUKdXV1bfcpm3btqZW7d271/w4hdnZ2a+88kpDLpZ9zZw5Mz8/38wGRqPx&#10;gQceMLPB9OnTNRpN7SUWzj1lSm5u7q5du5S+MPXwxBNPmFql1+tfeOEFM881GAzPPfecqbXTp093&#10;dXWtveTuu+82tfH//ve/0tLSW/b27NmzKtOysrKUvJQAAAAAAAAAACWMGzeue/fuVtmVY2YrlqRC&#10;TsF2J/LMM8+YWTt+/Pjy8nLze9BqtXfccYeZDaw+JiMAAAAAAICMmigAAJqsioqKtLS0jz76KDg4&#10;+JZJkpub24cffmj1PpipaEpKSrp06dIt92AmaPH19W1ATVRqauott+nZs6eZtePGjTOVPF28eLF3&#10;794Gg6Fxl80eKioq4uLiMjMz61yr0+mmTJlifuDGJ5988oYlN5RI3cB81Y3RaHz44YfNb6DsFbuZ&#10;mbmbhBDff//9hx9+WGe3jUbjG2+8ce7cOVPPnTt37g1L+vTp4+3tXefGWq126tSp5t91Op3OTFWV&#10;v79/RESEAlcQAAAAAAAAAKAolUq1aNEiq+zKMbMVS1Ihp2C7Exk6dGhQUJCptVlZWV26dMnOzja1&#10;wbVr1/r06XPixAkzh5g5c6a9rhMAAAAAALjtUBMFAICzevfdd91McHFxUalU3t7eMTExf/vb34qL&#10;i2+5t6VLlzZr1szqnRw2bJiZtSNHjrxy5YqZDQwGw9///ndTa83UeJixdu3aM2fOmI/WunTpYmbt&#10;sWPHOnTosHbtWvnCarXatLS0V155pU2bNrm5uVa/jDZy7dq1qKioOXPmpKSkVFZWSgsLCgr++OOP&#10;tm3b/vbbb2ae2759+169et2wUK1Wm5kZ7IMPPjC1qqamZs6cOeZLsBo5CZUtREVF9enTx8wGL730&#10;0pAhQ/bu3VtRUSEtqaioOHTo0NixY//973+belbPnj1vvrYajcbMBVy7du3kyZPlF/EGWq32vvvu&#10;MxOXvvTSSyqVSunLCQAAAAAAAABQQKdOnaZNm9b4/ThmtmJJKuQUbHciarX6m2++MbNBRkZG69at&#10;n3rqqRMnTshDGVZWVp45c+bvf/97y5Ytjx8/bubpb7/9tq+vr5LXDgAAAAAANGkuSncAAAA0XE1N&#10;jVX2M2vWrIkTJ9qih9HR0dHR0enp6XWuTU1Nbdmy5XPPPTdlypQOHTr4+flJEw3pdLpr164dOnTo&#10;7bffPnLkiKmdP/roo6ZWmSnw0Ov1cXFxQgh/f39vb+/q6ur169ffUILSrVs38+d18eLFO+64wxZX&#10;zP6+/vrrr7/+ur7P+vLLL+u8yEOGDMnIyKjzKYsXL46MjHzzzTddXV3lhVVVVWvWrJk7d+4t806t&#10;Vqv0parD119/bX7ky127dg0YMKBe+1ywYEGd13b27NlvvPFGUVFRnc9auXJlSEjIu+++e/fdd4eF&#10;hbm4uBgMhoKCgs2bNz/77LPXrl0zdTg3N7dnn31W6QsJAAAAAAAAAFDM559/vnTp0kbW2yiYrTQy&#10;FXIcSp3IPffcEx8ff/LkSTPbfPPNN+ZLp+oUGBj48ssv2/zCAQAAAACA2xjzRAEAcLsbPnz4d999&#10;Z6Odq1SqWwYkn376ad++fQMCAqTprVQqlaura2ho6IQJE8wURLVv395MqUlQUNAt+1ZcXJyTk3Pt&#10;2jWj0XjDKi8vrxEjRtjomjQBiYmJo0aNqnPVAw88YOaJ//73v/38/GbOnPmvf/3rxRdfHDx4sKen&#10;5+TJky0ZALK6ulrp865Djx497rvvPivu8KmnnjI1lKa7u/vq1avNPLe0tPTZZ59t06aNq6urSqXS&#10;aDTBwcEPPPCAmYIoIcSqVau8vb2VuHgAAAAAAAAAAIcQGBj43nvvNXInCmYrjUyFHIdSJ6JWq9es&#10;WWOLM/rrr788PDxssWcAAAAAAAAJNVEAANzWhg4dun79ehcXG04dOXz48Hvuucfqu12xYoVabfJf&#10;MhEREY3c/zvvvNOYp7/55ptWP2Vr8fLyio+Pb/DTNRrN8uXLTQ1VOHjwYF9fXzNPr6qqWrRo0Rtv&#10;vPHxxx/v2rXrhrVubm6mnlhYWKjkVTNt/vz5zZs3t8qu4uLiPvnkEzMb9O/f/9NPP7Vi5+fOnTtu&#10;3DhbXh4AAAAAAAAAgBN4/vnnG3+vW6lspfGpkINQ8EQiIiKWLl1q3X2+9dZb/fr1U+qMAAAAAADA&#10;bYKaKAAAbl+vv/76li1bXF1dbX2gX3/9tTFFODf7/vvvTc2lI/H19W3kYISJiYl33XVXw547efLk&#10;OXPmWPF8rcvd3X3Dhg1mqo/MW79+fVhYmKm1Go3m999/b9ievby8Tpw4YSpzzcvL02q1dr9at+br&#10;65uUlNT4z1HLli337t17y9fl2Wef/eijj6zS8xkzZpgvwQIAAAAAAAAA3Cbc3NwWLlzYyJ0ola00&#10;PhVyEMqeyP333//ZZ59Za2/PPPPMG2+8odS5AAAAAACA2wc1UQAA3I46dep05MiRd99918xUS1bk&#10;4eGxb9++Pn36WGVv33333aOPPnrLzRYsWKDRaBpzoF9++SUyMrK+zxo3btyvv/7ayEPbWlhY2M6d&#10;OxvwxCVLlowcOdL8NqNHj3766afru+fY2NjMzMyYmJiuXbua2qZhfbaD2NjYEydO+Pn5NXgPcXFx&#10;Z86c8ff3t2TjF154Ye/evRZubMo777zz008/2ecbAAAAAAAAAADg+CZMmGB+QDpLKJWtND4VchDK&#10;nsjcuXOXL1/e+A58+OGHn3/+uUqlUupEAAAAAADA7YMfQQIAcHsZPXr09u3bT5482aNHD3se19vb&#10;Oykp6bPPPmtMjtK+ffsTJ0489thjlmzcunXrM2fOREdHN/hwPj4+R48e7d69u+VPeeWVV1avXm2H&#10;qbcar2/fvps3b7a8JKZ58+b79u2bMmWKJRt//vnnb775puWdmTVrVnJycnBwsBBiyJAhpjYbM2bM&#10;X3/9peBFMyM2NvbSpUsTJkxowHNffvnl48eP16vGqV+/ftnZ2c8991wDDhcVFXXs2LF//vOfhJEA&#10;AAAAAAAAAJlKpVq0aFEjd6JUttL4VMhBKH4i9957b1ZWVoOnq4qPj09JSXnxxReV6j8AAAAAALjd&#10;UBMFAEBT5uXlFRcXN2nSpLfffnvnzp3Xr1/fsGHDkCFDFKmFUKvVc+fOLSoq+vzzz0NDQ+v13OHD&#10;h2/ZsiU1NTU+Pt7yZ0VHR6emph44cOCf//xnXFxcA/rs7+9/6NCh+fPne3t7m98yNjb28OHD77//&#10;vhNNvDNixIisrKw777zT/GYajeadd97Jzs7u27evhXtWqVRvvfVWampq7969zW85cODAY8eO/fDD&#10;D25ubtKSiRMnmtrYYDB8/fXXSl82k/z8/P7888/k5GQLK8eEELNmzbp48eJ//vOfBmS93t7en3zy&#10;SV5e3iuvvOLl5WXJU/r3779hw4b09PRu3bopfbUAAAAAAAAAAA6nS5cu9913XyN3olS20vhUyEEo&#10;fiLh4eGbN29OTk6eMWOG5c8aPXr0zp07k5OTO3XqZP8+AwAAAACA25bKaDQq3QcAAHA7unz58vHj&#10;xw8dOpSWlpaWlpaZmVleXq7Vaj09PQMDA+Pi4jp27Ni+ffvevXt36tTJ09PTKgfVarVVVVVCCI1G&#10;4+Li4uLiolarLakQ0+v1hw4d2rp1644dO9LT07Ozs9VqdWhoaN++fRMSEsaMGdOpUyfnnXUnNzd3&#10;27ZtGzZsSElJSUtLq6ioCAwMjI2NHTx48IgRI/r37y8XLDXApUuX/vzzz6SkpKSkpMuXL6tUqvbt&#10;23ft2nXs2LHDhw8PCwtT+uxtoqKi4siRI/v379+/f396enpWVlZJSYmbm1tERET79u0HDhzYv3//&#10;vn37uru7W+Vwer3+1KlTO3fu3LdvX3JyclZWVnl5uZeXV+vWrSMjI/v27du3b9/evXs3b95c6QsD&#10;AAAAAAAAALhdKJ6tNDgVcjQKnohWq01OTj548OCBAwfOnDlz4cKFoqIio9Ho5+fXtm3b6OjoPn36&#10;JCQk9OzZ85YlcAAAAAAAALZATRQAAAAAAAAAAAAAAAAAAAAAAAAAZ2KF+ccBAAAAAAAAAAAAAAAA&#10;AAAAAAAAwG6oiQIAAAAAAAAAAAAAAAAAAAAAAADgTKiJAgAAAAAAAAAAAAAAAAAAAAAAAOBMqIkC&#10;AAAAAAAAAAAAAAAAAAAAAAAA4EyoiQIAAAAAAAAAAAAAAAAAAAAAAADgTKiJAgAAAAAAAAAAAAAA&#10;AAAAAAAAAOBMqIkCAAAAAAAAAAAAAAAAAAAAAAAA4EyoiQIAAAAAAAAAAAAAAAAAAAAAAADgTKiJ&#10;AgAAAAAAAAAAAAAAAAAAAAAAAOBMqIkCAAAAAAAAAAAAAAAAAAAAAAAA4EyoiQIAAAAAAAAAAAAA&#10;AAAAAAAAAADgTKiJAgAAAAAAAAAAAAAAAAAAAAAAAOBMqIkCAAAAAAAAAAAAAAAAAAAAAAAA4Eyo&#10;iQIAAAAAAAAAAAAAAAAAAAAAAADgTKiJAgAAAAAAAAAAAAAAAAAAAAAAAOBMqIkCAAAAAAAAAAAA&#10;AAAAAAAAAAAA4EyoiQIAAAAAAAAAAAAAAAAAAAAAAADgTKiJAgAAAAAAAAAAAAAAAAAAAAAAAOBM&#10;qIkCAAAAAAAAAAAAAAAAAAAAAAAA4EyoiQIAAAAAAAAAAAAAAAAAAAAAAADgTKiJAgAAAAAAAAAA&#10;AAAAAAAAAAAAAOBMqIkCAAAAAAAAAAAAAAAAAAAAAAAA4EyoiQIAAAAAAAAAAAAAAAAAAAAAAADg&#10;TKiJAgAAAAAAAAAAAAAAAAAAAAAAAOBMqIkCAAAAAAAAAAAAAAAAAAAAAAAA4EyoiQIAAAAAAAAA&#10;AAAAAAAAAAAAAADgTKiJAgAAAAAAAAAAAAAAAAAAAAAAAOBMqIkCAAAAAAAAAAAAAAAAAAAAAAAA&#10;4EyoiQIAAAAAAAAAAAAAAAAAAAAAAADgTKiJAgAAAAAAAAAAAAAAAAAAAAAAAOBMqIkCAAAAAAAA&#10;AAAAAAAAAAAAAAAA4EyoiQIAAAAAAAAAAAAAAAAAAAAAAADgTKiJAgAAAAAAAAAAAAAAAAAAAAAA&#10;AOBMqIkCAAAAAAAAAAAAAAAAAAAAAAAA4EyoiQIAAAAAAAAAAAAAAAAAAAAAAADgTKiJAgAAAAAA&#10;AAAAAAAAAAAAAAAAAOBMqIkCAAAAAAAAAAAAAAAAAAAAAAAA4EyoiQIAAAAAAAAAAAAAAAAAAAAA&#10;AADgTKiJAgAAAAAAAAAAAAAAAAAAAAAAAOBMqIkCAAAAAAAAAAAAAAAAAAAAAAAA4EyoiQIAAAAA&#10;AAAAAAAAAAAAAAAAAADgTKiJAgAAAAAAAAAAAAAAAAAAAAAAAOBMqIkCAAAAAAAAAAAAAAAAAAAA&#10;AAAA4EyoiQIAAAAAAAAAAAAAAAAAAAAAAADgTKiJAgAAAAAAAAAAAAAAAAAAAAAAAOBMqIkCAAAA&#10;AAAAAAAAAAAAAAAAAAAA4EyoiQIAAAAAAAAAAAAAAAAAAAAAAADgTKiJAgAAAAAAAAAAAAAAAAAA&#10;AAAAAOBMqIkCAAAAAAAAAAAAAAAAAAAAAAAA4EyoiQIAAAAAAAAAAAAAAAAAAAAAAADgTKiJAgAA&#10;AAAAAAAAAAAAAAAAAAAAAOBMqIkCAAAAAAAAAAAAAAAAAAAAAAAA4EyoiQIAAAAAAAAAAAAAAAAA&#10;AAAAAADgTKiJAgAAAAAAAAAAAAAAAAAAAAAAAOBMqIkCAAAAAAAAAAAAAAAAAAAAAAAA4EyoiQIA&#10;AAAAAAAAAAAAAAAAAAAAAADgTKiJAgAAAAAAAAAAAAAAAAAAAAAAAOBMqIkCAAAAAAAAAAAAAAAA&#10;AAAAAAAA4EyoiQIAAAAAAAAAAAAAAAAAAAAAAADgTKiJAgAAAAAAAAAAAAAAAAAAAAAAAOBMqIkC&#10;AAAAAAAAAAAAAAAAAAAAAAAA4EyoiQIAAAAAAAAAAAAAAAAAAAAAAADgTKiJAgAAAAAAAAAAAAAA&#10;AAAAAAAAAOBMqIkCAAAAAAAAAAAAAAAAAAAAAAAA4EyoiQIAAAAAAAAAAAAAAAAAAAAAAADgTKiJ&#10;AgAAAAAAAAAAAAAAAAAAAADgdmE0GpXuAgBYgYvSHQAAAAAAAAAAAAAAAAAAAAAAAFZWVlaWlZWV&#10;lZWVl5dXXV2t1Wq1Wm11dbVOp/P09AwMDAwICJD+GxYWFhgYqHR/AaB+VJR4AgAAAAAAALg9GY3G&#10;6urq0tLSsrKy0tLS8vJyNzc3X19fHx8fX19fb29vtVqtdB8BAAAAAAAAAACAejAajRkZGadOncrK&#10;yiooKLD8iS1btuzcuXPnzp39/f2VPgkAsAg1UQAAAAAAAABuL2VlZWlpaWlpaZmZmdXV1aY2U6lU&#10;wcHBMTExMTExYWFhKpVK6Y4DAAAAAAAAAAA4IoPBUFRUVFJSIo1DV1ZWVl1d7eXlJQ9F5+/v7+vr&#10;q3Q3mz69Xp+SkpKUlHTlyhUzm6lUKhcXl5qaGlMbtG7dunv37t26dWMAQQAOjpooAAAAAAAAALeF&#10;ioqKo0ePnj17Nicnp773RX18fGJiYrp169a6dWulzwMAAAAAAAAAAMAhaLXajIyM1NTUtLS08vJy&#10;8xsHBwd36NAhJiYmPDycShur02q1hw8f3r9/f0lJSe3l7u7uERERbdq0iYiI8PHxcXNzc3Nzc3V1&#10;ValUlZWVhf8nPz8/PT39hsEEg4ODx4wZExUVpfTJAYBJ1EQBAAAAAAAAtlVSUpKTk1NcXFx7oaen&#10;Z1hYWFBQEJGPHWi12gMHDuzZs+fmWaG8vb19fX2lQQq9vb21Wq08fmFpaalOp7th+w4dOgwfPjwk&#10;JETpcwIAAAAAAAAAAFDMhQsXkpKSMjIybg5Tbsnb27tjx44DBgzw9/dX+jyaiJycnBUrVhQWFspL&#10;PD09e/XqFRcXFxISYmEcqdPp0tPTU1JSUlNTa7+ssbGxo0aNCggIUPosAaAO1EQBAAAAAAAA1ldU&#10;VHTq1KmcnJycnJwbBmOrzc3NLSwsrFWrVu3atWvbtq1KpVK6402NXq8/evTozp07y8rK5IUuLi5R&#10;UVExMTEdOnTw9fU189wLFy5IQxvWLmlTqVRdunQZOnQoQR0AAAAAAAAAAHZTU1OTl5eXnZ19+fLl&#10;ysrK2qsCAwPDw8PDw8MDAgJIW2wtLy9vy5Yt586du2G5v79/UFCQj4+PNBqdu7t7eXm5PA5dXl5e&#10;VVVV7e01Gk1CQsKgQYO8vLyUPicnZjAY9u7du337doPBIC3x9/dPTEzs3r27m5tbw/ZZXV19/Pjx&#10;HTt2yB80jUYzfPjwxMREPl8AHA01UQAAAAAAAIDVGI3GS5cu7du37+zZs/W98xYSEpKYmNi5c2cX&#10;Fxelz6OJKCwsXLp06dWrV+UloaGhAwcObN++fb1CIKPRePXq1cOHDx85ckTOkzQazZgxYxISEpQ+&#10;SwAAAAAAAAAAmrLy8vLDhw+fPXv2ypUr8l16Uzw9PVu3bt2jR48OHTpYODcOLFdcXLx169aTJ0/K&#10;S1QqVatWraRx6Fq0aGGmYEav11+8eDE1NTU1NbWoqEhe7u7u3q9fv379+rm6uip9fs7n+vXrq1at&#10;unDhgvTQy8trzJgxnTt3tsqbv7KycseOHYcOHZI/d7169Ro3bhyfLAAOhZooAAAAAACAJkWv19fU&#10;1Li4uGg0Gobpsiej0Xj27Nk9e/bk5OTcsMrLy6tVq1bBwcG1E4Li4uKcnJyCgoIbNvbx8endu3ff&#10;vn0bPHIbJBkZGb///rs8fF1AQMDw4cPj4uIa87koLCzcvn177aivV69eY8eO1Wg0Sp8uAAAAAAAA&#10;AABNTX5+/v79+5OTk3U6XX2fGxAQ0Ldv327duhG4WEt6evry5curq6ulhxqNplevXgMGDPD19a3X&#10;foxG4+XLl7dt23b+/Hl5YcuWLadMmeLv76/0WTqTa9euLVy4sLy8XHrYrl27u+++u74vxy1dvXp1&#10;3bp1ctlVdHT0pEmT3N3dlT57APj/URMFAAAAALi1xx577Mcff/T29s7Ly3O0e1vl5eW7d+/etm1b&#10;cnLyiRMniouLXV1d27Zt27Nnzz59+owePbpt27YKloVkZ2dHRUUJIVavXj169GilrxaapmvXrmVk&#10;ZFy8eDE/P7+oqEir1UrLNRqNv79/UFBQq1atIiMjw8PDKZGynaqqqjVr1qSkpMhLVCpVx44d4+Li&#10;wsPD/f39TV38ysrKy5cvZ2RkHD16VK7eEUIEBQVNmjSpZcuWSp+ZUzIajQcPHty4caM0ap2bm9vI&#10;kSN79Ohhrcql3Nzc9evXX7x4UXrYtm3b++67z8vLS+nzBgAAAAAAgBNw5MxFELsAQgghjEbj9evX&#10;CwoKiouLtVqtXq93c3Pz8vIKCAgICgqiwMY+SktL165de/bs2doLNRpNSEhIq1atbghfdDpdXl5e&#10;Tk5OTk5OcXFx7ad4eHgMGjQoMTGRmKwxjEZjUlLSli1bpJ+dq1Sq+Pj4oUOHNm/evDG7zczM3Lx5&#10;8+XLl6WH3t7e999/f0REhNKn6xyKiooWLlxYUlIihNBoNCNGjOjbt6+N3ucGg2H9+vWHDh2SHrZs&#10;2XLatGl+fn5KXwMAEIKaKAAAAMB5lZaWBgYGWrixSqUKDg7u27fvkCFD7rnnntDQUKW7bytardbH&#10;x0dqt27duvaoQk50CEdz4sSJrl27CiG++OKLp59+2s5Hj42NzcjIEEJs2rRpyJAhtVcVFha+9NJL&#10;CxYsML+HVq1affXVV3fcccctJ3Cv18fKjL179yYkJMgPZ8yY8csvvwQGBubk5DhgugnnVV1dfezY&#10;sePHj+fl5VmyfbNmzbp06dK7d2+rjw2G7Ozs5cuXyxmbu7t7jx49+vTpU6+h7LRabXJy8r59+woL&#10;C6UlGo1m1KhRvXv3JqWrF6PRuG7dOjmVad68+dSpU4ODg617FL1ev379+sOHD0sP/f39Z86cGRAQ&#10;oPTZAwAAAACAhiBzqZN9ApHbLXZx2MxFELsAQuh0unPnzp06dSozM7OsrKzObdRqdXh4ePv27ePj&#10;47knbDtpaWl//PFHRUWFvCQyMrJv377t2rVzcXEx/9zS0tLjx48fPHiwtLRUXtiuXbuJEyfKf3FQ&#10;Lzqd7q+//jpx4oT0MDAwcPLkydYa189oNJ44cWLNmjU1NTVCCI1GM378+B49eih90o6upKRk4cKF&#10;RUVFQggPD4+ZM2eGhYXZ9IhGo3Hfvn2bN2+WSg+Cg4MfffRRakQBOAJqogAAAABnVVpa2uAxV6ZM&#10;mfLNN980yTnHtVqtHH5ERERkZWU54yEcisFgiIuLS01N9fDwKCoq8vDwsPCJqamp8fHxQoiQkJBL&#10;ly417Oi5ubnynbuKigpPT0951YoVK+677z5pAhBLREdHb9iwQRo70JTGfKxqO3jwYO1wLjs7u3Xr&#10;1kKI119//d133238/gGdTrdv376kpKTa0wpJVCqVu7u7q6urTqerrq6++TOi0Wi6d+8+bNgw5rSx&#10;CmlUvK1bt8qXOjExcfDgwZZ/W97AYDCcOnVq7dq1VVVV0pKYmJiJEyc2eIe3od27d2/dulVqR0ZG&#10;Tp482Xbv9kOHDq1fv1569YOCgh599FFeKQAAAAAAnBGZS53sE4jcVrFLgzMXYY3YxUzmIohdcNur&#10;rKw8cODAwYMHaxfh3FK7du0GDBig7ORpTY9Op9u8efOBAwekh2q1Oj4+vm/fvvUtQtbr9SkpKfv2&#10;7ZPHFvT29p44cWL79u2VPkUno9frFy9eLBctt2/fftKkSVZPQ3Jzc5cuXXr9+nXp4ahRo/r166f0&#10;qTuu8vLyhQsXXrt2TQjh5uY2c+bMVq1a2efQp0+fXrlypU6nE0J07tz53nvv5QsQgOJcGr8LAAAA&#10;AE5n6dKlq1evPnToUMeOHZXuCxzdokWLUlNThRBvvfVWve5srly5UhrJSbod1jCbNm2SGuPGjasd&#10;zi1dunTq1KnywxEjRrz00kvdu3dv3ry5RqMxGo1FRUVpaWk//vjjvHnzpG3S09Ojo6P37dvXu3dv&#10;O1/DVq1aTZ48+ffff//3v//96KOPtm3b1s4dQBOTlZX1559/ylMJCSHc3d1jYmKioqLCwsICAgLk&#10;4fEMBkNxcXFeXt6FCxfOnj1bUlIihNDr9YcPHz516tTo0aO7du3KTepG2rNnj1x+Y5UsTcr2IiIi&#10;VqxYcfHiRSFEamrqkiVLpk+f7urqqvTpOoGzZ8/Kr0jPnj3HjRun0Whsd7iEhIQWLVosWbKkurr6&#10;2rVrK1asmDp16i3HxwUAAAAAAE0JmQss1+DMRVgjdjGVuQhiF9zeDAbDkSNHtm3bdsM4dL6+vi1b&#10;tmzevLmHh4dGo9FqtaWlpdeuXcvLy5OrB8+fP3/+/Pno6OixY8cyZ5RVVFdX//zzzzk5OdLDgICA&#10;SZMmNWz2G41G07Vr1/j4+KSkpG3bthkMhvLy8l9++WX06NGJiYlKn6gz2bRpk1wQ1a9fvxEjRtgi&#10;BwkNDZ09e/ayZcukut/Nmze3aNEiOjpa6bN3REajccWKFVJBlKur67Rp0+xWECWEiIuLE0L89ttv&#10;QoiUlJTw8HA+UAAUxzxRAAAAgLNq/MhqHh4eOTk5TezmLPNEWVdlZWVQUJA0HFpxcXGzZs0sfKJO&#10;p2vZsmVBQYEQomXLlrm5uQ3rQL9+/fbt2yeE+P333ydNmiQtzMzMrD3u4Nq1a8eNG2dqD1euXBk5&#10;cuTJkyelh25ubhcvXgwJCalzYxsNWCiEOH36dKdOnaQz2rNnj1NXoej1+uLi4rKyspqaGldXVy8v&#10;r+bNm8tFOLApo9G4e/fu7du3y/dzQkJC+vfvHxcXd8uXwGg0ZmZm7t27Vw4thBBdunS58847qbRp&#10;sGPHjv35559Su127dhMnTvTx8bHWzg0Gw65du3bu3Cm93B07dpw8eTLFNuZduXLlhx9+0Gq1QoiY&#10;mJgpU6bY5/s2LS1tyZIl0ivVv3//kSNHKn0lAAAAAABA/ZC51Il5oqyrwZmLsFLsUmfmIohdcHsr&#10;LS1dsWLFhQsX5CUtWrTo2rVrx44dAwIC6nxrabXaCxcunDx58vTp03q9Xlro6uo6bty4bt268W5s&#10;DJ1O9+uvv2ZmZkoPu3btOm7cOPlvRGNkZ2evWLGiqKhIejhx4sSuXbsqfbrO4ciRI6tXr5badpi7&#10;SafTLV269Ny5c0IId3f32bNnBwUFKX0NHM7x48f/+OMPIYRGo5k6daoiU59t2bJlz549Qgi1Wj1z&#10;5kzqkwEoi5ooAAAAwFndkCJcvnzZ1GTxRqOxqqoqJydn165df//736XRYiRjxoxZv3690qcCx/XW&#10;W2+9/fbbQojZs2fLI/9Z4rPPPnvuueekdoPDuZKSEjkRLCgokLPkwYMH79q1S2r/+OOPDz74oPn9&#10;VFZWdu7cOSMjQ3p45513/vXXX3VuecPHqqKi4oaBEhujT58+Bw8eFLdKEx1WcXFxSkpKenp6dna2&#10;HPBI1Gp1aGho+/bt4+PjuSttOwaD4a+//jp+/Lj00Nvbe9SoUV26dKlvunbhwoV169ZdvXpVeti6&#10;detp06ZZ8a1++0hLS1u6dKk0GGRsbOx9991ni4Klo0ePyl9ZvXr1Gj9+PHmqKZWVlfPmzZMSzeDg&#10;4EceecQqQamF9u7du3nzZql97733xsfHK309AAAAAABAPZC5wA4anLkIa8QupjIXQeyinPz8/IyM&#10;jJycnMLCwsrKSoPB4O7u3qxZs+Dg4LZt27Zt21aj0Sjdxybu8uXLv/76a3l5ufQwODh4+PDhHTp0&#10;sPA+fGlp6d69ew8ePChPG9WrV69x48YxulnDSFPfpKSkCCFUKtWECRO6d+9uxf1XVVUtX75cKrZR&#10;q9XTpk1TpJLEuWRlZf38889SNNyjR48777zTDilVVVXV999/L5UBBwYGPvroo+SYtZWVlX311VfS&#10;vHZDhw4dPHiwIt0wGAy//PKL9I8BHx+fuXPnurm5KX1tANy+qIkCAAAAnNUNKUJeXp6pMdhqq6io&#10;GDp0qJQQSC5dumTPebThRPLz84ODg6X2+fPna48RaIZer1+4cOHs2bPlJQ2uiVqzZs2dd94phOjW&#10;rduxY8ekhZcuXYqIiJDabdq0yczMtOTGa3Jycrdu3eSHpvLsGz5WVVVVVvw9/Y4dO4YOHSqECAwM&#10;zMnJsecv9RspPz9/x44dp0+ftuQeQnR09JAhQ8LDw5XudVNjNBpXrlwpD70ZHR09ceJELy+vhu1N&#10;r9dv2bJFGhBUCNGyZcuHHnrIw8ND6bN0Jnl5eT/88ENNTY0QIiIiYsaMGbabbmvXrl3btm2T2iNH&#10;juzfv7/SZ++gNm3alJSUJITw9PScPXu2nUdlNhqNq1atOnHihBDC29t77ty5TvQ9DwAAAAAAyFxg&#10;aw3LXIT1Ypc6MxdB7KIEvV5/4sSJAwcO5OXlmdnM09Oza9euiYmJ9ZpSDJa7cOHC4sWLtVqtEEKj&#10;0QwbNiwxMbEB5Uz5+fl//PFHTk6O9LBjx46TJ0+mLKoBNmzYsH//fqk9fvz4G2aHs4qampqffvop&#10;OztbCOHm5vbggw+SaZqh1Wq/+OKL0tJSIURERMTMmTNdXFzsc+hr167Nnz+/qqpKCBEfH3/vvfcq&#10;fTEcyO+//37q1CkhRHBw8OOPP65g9Wx5efm8efOuX78uhBg+fPjAgQOVvjYAbl/8wwsAAAC4vXh5&#10;ea1bt672kpUrVyrdKTiof/zjH1Jj0KBBZsI5o9FYUVGRkZGxatWqZ555plmzZrWTucZYuHCh1Hji&#10;iSfkhXIVhxBi7ty5Fo5E1bVr17i4OPnhpk2b7Hcd/8+gQYOku+oFBQXff/+9/TvQAHq9fuvWrd98&#10;882pU6fkgiiVShUUFNSuXbvY2Nj27dsHBwfXvtOanp4+f/78NWvWSBkSrGXTpk1yQVRiYuK0adMa&#10;XBAlhNBoNKNHj7777rulTC4vL2/p0qU3TP8FM4xG49q1a6WCqBYtWkydOtV2BVFCiIEDB8rJ3/bt&#10;24uLi5W+AI7o+vXr8s+PJk6caOeCKCGESqW68847pbnyysvLa/+1AgAAAAAATRWZCyxnYeYibBa7&#10;1Jm5CGIXuzt//vxXX331559/mi+IEkJUVlbu37//888/37Ztm3Q7GlaUl5e3ZMkSKczy9fWdNWtW&#10;//79G1bI1KJFi1mzZsm38c+cObN69WrmKqivtLQ0uSBq0KBBtiiIEkK4urpOmzZNupOv1WqXL1+u&#10;0+mUPnXHtX//fqkgys/P7/7777dbQZQQIigoaNKkSdKfpJMnTzZsANYmKS0tTSqIkuZSU3Y6QW9v&#10;71GjRkntvXv3SjVsAKAIaqIAAACA205gYODUqVPlhxb+Zvf48eOzZs0KCwtzc3PbuHGjqc1KS0uX&#10;LFkybdq0du3aubu7h4aG3nXXXT///LN0s6xejEbj4cOHX3nllYSEBD8/Px8fn+7du8+ePXvt2rXS&#10;POCNpNVqN2/e/Pjjj3ft2tXb29vHxyc2Nvbhhx/+/vvv8/PzrXjB09LS/vOf/4wdO7ZFixaenp5t&#10;27Z9+OGHf/nll7Kysgbv88yZM//73//uuOOOoKAgd3f3qKioqVOnrlq1yopVKPn5+fPmzZPab7/9&#10;tpkt//a3v3l7e7dr1+6ee+758ssvy8vLrdIBrVYrh8fjxo2Tl9cecbNr166W7/Cxxx6T23v37rXW&#10;hbKcWq1+9dVXpfbrr7/u+HfYy8vLFy5cuHv3boPBIIRQqVQdO3acMmXKK6+88vTTT8+YMWPKlCnT&#10;p09/6qmnXnnllenTp3fp0kW66yp9eL///vuioiKlT6KJOHXqlPxdPXDgwFGjRlkYS5vXrVs3OU64&#10;cOGCPBORIzAajUeOHHn11Vf79+8fEBDg6ekZHR09c+bMZcuWWetLpjFSUlIuXbokhHB1dX3ggQc8&#10;PT1tejiVSjV27Ng2bdoIIXQ63ebNm5U9/StXrnz++ed33HFHaGiop6dnWFjYmDFj/ve//6WnpyvY&#10;qx07dkjfq5GRkdHR0Yr0wdXVdfjw4VI7KSnJEd6rAAAAAADA1hqWuQhil0aweuziUJmLsE3sYipz&#10;EcQudmQwGDZs2LBo0aLCwkJpibu7e9euXe++++7HHnvs+eeff/HFF+fMmTNt2rSBAwe2aNFC2kav&#10;1+/atWv+/PkFBQVKn0HTUVFRsWTJkurqaiFE8+bNH3nkkUZOFqTRaMaNGzdkyBDp4bFjx+TyHgfh&#10;4LGLXq+X/xR269ZNmgLORry8vKZPn+7j4yOEKCoqcoRXyjFjl4qKCvm7ffTo0d7e3nbuQPv27bt0&#10;6SK1t2zZouClcChJSUlSo3fv3o4wN2lcXJw0t2pVVRXDBQJQkIp6dAAAAMBJlZaW+vn5yQ/z8vKk&#10;ew2W+OGHHx599FGpHRUVdf78+dprvb29pcHG7r///kWLFun1+scee2zBggXyBuvXrx8zZswN+9Tp&#10;dP/5z3/eeOMNqXziZq+//vobb7zh5uZmSQ/T0tImTpx4+vTpOte6ubl99NFHTz311M2DdWm1WukO&#10;phCidevWN5ya7I8//pg5c6aZyHDixIkLFizw9/e/eZWFhxBCXLx4cdq0aWZyoBdeeOG9995zd3c3&#10;tUHtY7322mtvvfXW1atXJ06cKN/qukHz5s23b99er8jKlH/+85/vvvuudLXLy8vNDPv04osvfvzx&#10;x2Z21bJlywYM3bRnzx5pdvXw8PDs7Gx5+cMPP/zjjz9K7XXr1o0dO9bCHR46dKh3795Su3v37keP&#10;Hr15mxs+VlVVVWZenQa4evWq/Dmt83PkOEpKSn788Uc5louOjh49erQ0apoZ169f37JlizydkY+P&#10;z4MPPijndg4uISEhOTl5+vTptb/uHEFpaelXX30lDawlhaNWKYiSHTx4UB7L9qGHHmrbtq3SZyxy&#10;c3PvvPPOI0eO1LnW1dX1119/nTx5slLd02q1X375ZUlJiRBi2LBhgwYNss9x8/LyvvvuO+lWnlKv&#10;lNFofOedd9566y1TG4wbN27x4sXNmjWzc8fy8/O//vpr6eLMnj27kel1Iy/RDz/8IP3Z6tOnj+V/&#10;pGzKYDAMHDjw0KFDQojr16/buooPAAAAAABnZLvMRThz7GJ5IOIUsYtTZC7CNrGLqcxFELvYS01N&#10;ze+//56WliY99PHxGTRoUPfu3V1dXevc3mg0Xrp0aceOHRkZGdISqZAjLCxM6VOxlMPGLkajcdmy&#10;ZWfPnhVCeHt7P/LIIwEBAdba86ZNm6SqAI1G88gjjzjI6+XgsYsQIikpSZpuztvbe+7cudb9oqhT&#10;cnLyqlWrhBBubm7PPPOMr6+vIifusLGLEGLjxo3SmzksLGz27NnWTSctVFxc/MUXX+j1eiHEgw8+&#10;GBkZaf8+3EzBzOXatWtffvmlEMLFxeXFF190kLgnNTV1yZIlQgh3d/dnn33Wy8vLDgetqamxsE6v&#10;srJS2dm0ANgH80QBAAAAt6PahQ3Sr7prq/k/Op3OYDBMmDDhlreqS0pKEhIS/vGPf5hK5oQQ//73&#10;v2NjYy0Jaf7444+YmBhTyZwQQqvVPvPMMyNGjKhzyLfa/b95rdFofPbZZydOnGh+DMVVq1YcA3ht&#10;AACAAElEQVS1adPm4sWLda41fwjJhg0bIiMjzQ+M9/HHH7dv314OM8wfS6/Xb9mypXXr1qbCOSFE&#10;UVFRjx49UlNTb3mRzdPpdB9++KHUnjVrlvlwzkakG2dCiCeffLL28toFNrt27bJ8h7XrB65evWr/&#10;MxJCBAcHx8bGSu3//ve/ivTBEtXV1b/88otUEKXRaO68885p06bdsiBKCNGsWbN77733/vvvl2L4&#10;srKyX375pQHjldpfYWHh4cOHzX+olbJ582apIKpFixZ33HGH1SOHhISETp06Se21a9dKuYKCcnNz&#10;Y2JiTCVzQoiampr77rvv888/V6qHe/fulf50+vv7JyYm2u24LVu27Nmzp9TesGGDmT+4tvPEE0+Y&#10;SeaEEOvWrevYsWNFRYWdO7Zr1y6pICouLk7BgighhEqlGjFihNQ+fPiwg3wB/utf/0pKSpL+OaF0&#10;XwAAAAAAaILMZy7CyWOXWwYizhW7kLnckLkIYhe7MBgMK1askAuiunTp8vTTT/fu3dtUQZQQQqVS&#10;RUREzJgx45577pEyl4qKikWLFll31jXbceTYJTU1VSqIUqlUkyZNslZBlLTDkSNHSmUber1+zZo1&#10;itzJv4Hjxy5lZWU7d+6U2iNGjLBDQZQQokuXLtIcO1qtduvWrUqdu8PGLtevX5dnERwxYoQiBVFC&#10;CH9//4SEBKm9ZcsWB5kCRMHMRf4gd+rUyUEKooQQHTp0kLK56urqOgukbaGwsLDGMkpfHgB2Qk0U&#10;AAAAcDuqnUwEBweb2sxgMPztb3+T5w8xpaKiomfPnsePH5cetm/ffuvWreXl5QaDoaKi4tChQ6NG&#10;jZJWZWZmxsXFXbt2zcze1q5dO3HiRPnhf//737y8PL1er9fr8/Pz58+fLw95uH379pdffrm+5754&#10;8WL5lm7//v0PHTpUWVlpMBj0en1RUdG2bdvkH7iXlJT069evYXdJtm7dOnbsWPk298svv5yWllZT&#10;UyNdk4MHD8oj1WVnZ3fs2NF8WZRk/vz5I0eO1Gq1Qoi5c+eeP3++urpa2uGmTZvk19FgMIwbN66R&#10;d9iPHj0q1WAIIe655x7zG3/00UfGm6SnpzemAwaDQR6VsPb7QQghDWQoH7q4uNjCfbZo0ULu3g2D&#10;INrTjBkzpMb27dst77w9GY3G1atXS98SLi4uDzzwQM+ePet1p7tjx44PP/ywdB/2+vXrK1ascITI&#10;x7xvvvlG6S7ULS8v78SJE1L7rrvuMpOPNphKpRo/frz0euXn5ycnJyt4vgaDYcSIEfKPJ95+++2L&#10;Fy9KvxQpLi5esmSJPFDfs88+e+7cOfv3UK/XHzhwQGqPGjXKFq+IGUOHDvXw8BBC5OXlZWZm2vnc&#10;d+zYMW/ePKk9ZMiQgwcPlpWVGQwGrVZ76tSp8ePHS6tyc3OfffZZe3ZMp9PJP0wZNmyYnS/Lzdq2&#10;bRsVFSWE0Ov18q8cFHTw4EHzkSoAAAAAAGgkCzMXQeziSLGLw2Yuwgaxi5nMRRC72MXOnTulIhwh&#10;xMiRIydOnCjd6b0llUrVpUuXRx55RLo3XllZuXTp0urqaqVP6NYcNnbR6/UbN26U2omJiVafdkat&#10;Vt9zzz1SVc/ly5eVzVyEM8QuQoh9+/ZJ7+qwsLBu3brZ56AqlUr+w3H8+PGCggL7n7jDxi5CiJSU&#10;FGkUxaioKCnyUMrAgQOlD1ROTo75f/DYh4KZi06nk79S5FEUHYFKperfv7/UtlsulpOTo/R5A3As&#10;1EQBAAAAt6MdO3bI7b59+5rabO3atZ988okQwsPD4/PPP798+bJOpzMajfL9QcnUqVPlO6QTJkw4&#10;c+bMsGHDvLy8VCqVp6dnr169Nm7c+N5770kbFBcXjxw50lR6dPny5QkTJkhtjUaTkpLy0ksvhYSE&#10;qNVqtVodFBT0yCOPpKeny/ncJ598YmpMwTpVVlY++OCDUnvo0KG7du3q1auXh4eHSqVSq9X+/v5D&#10;hw7du3fv888/L22Tk5Pz008/1ffy5ufnjx07Vmqr1erjx4//5z//iY6OdnFxka5JQkLC+vXrv/vu&#10;O2kbrVY7YMAAOQ8zJS8vT9rh3r17P/vss6ioKDc3N2mHI0eOPHHihByfZGRkmBnryxJ//fWX3G7Y&#10;rWe1ulH/v3n69GlpvCtvb295hD/JkCFD5MnNa2pq+vbte+nSpcYcy86GDBkit3fv3q10d+pw9uzZ&#10;lJQUqT1p0qSG3eYODQ2dNm2a9EpduHDh0KFDSp+WOUlJSf/4xz+U7kXd9uzZIzW6du0qjVdnC15e&#10;XkOHDpWPqGAN244dO+TRavft2/fGG2+0bt1ao9GoVKpmzZpNmTIlMzPT399f2mD27Nn272FGRoY8&#10;bVfHjh3tfHRvb+/evXtLbTPD+tqI/Mfx4Ycf3rZtW0JCgre3t0qlcnV1jYuLW7NmjfyLmfnz55eV&#10;ldmtY5mZmdKPV0JDQy2Z0c4OOnfuLDUaP4pwI5WUlIwePVrp6wEAAAAAQBNnYeYiiF0cKXZxrsxF&#10;NC52MZO5CGIX28vJyZEn4Bo2bFj//v3rO+NKSEjIzJkzpfdkQUHB5s2blT6nW3Dk2CUlJaWoqEgI&#10;4evrW/vNY0W196xs5iKcIXYxGo2nTp2S2iNHjrTnfEStWrXq1KmT1LZ/5iIcOHYRtdKNXr162f/K&#10;1Obt7S3ncbd55nL27Fnpr3mLFi1at26t7KW4Qbt27aR/S1y6dKmystIOR5THjkxNTTWaJf8jB0DT&#10;Rk0UAAAAcNspLCxcvHix/HDkyJGmtiwvLxdChIeHX7hw4ZlnngkNDb35fsHu3bvlLCc+Pn7FihUu&#10;Li437+qVV1658847pfbx48dXr15d5xFnzpwp3xf+5Zdf5LuQtUVERHz77bfyw88++8zyc//rr7+k&#10;AY2kJ9YZIKlUqvfff18+048++qi+V3ju3LnyMIerV6/u2rVrnZs99thjzz33nNTOzc2V80vz1qxZ&#10;069fv5uXh4SEfPDBB/LDP/74o77drk2OJL29vRX5ffnKlSulxqxZs254mXx9fT/99FP5YWpqakRE&#10;xNixY//66y873wtuGPmH8rVP03HUHh6vX79+N4ejlmvduvWIESOk9vbt229Z9WdnlZWV586dW7Zs&#10;2ejRo+WRqxxNeXm5lMGoVKpBgwbZ9Fg9evTw8fERQhQWFloyc52NfPXVV1Lj5ZdfrvPnI4GBgQsX&#10;LpTaO3bssP+4fWfOnJEanTp1smcyJ4uLi5MaZ8+etWeSWlBQII9M/MUXX9R57u+++648cVYjZwus&#10;FzkDi4mJsdtBzevQoYN0iTIyMqR6LUUYjcbJkyc77OC4AAAAAAA0DZZnLoLYRQjhYLELmYsgdrEx&#10;o9G4bt06o9EohIiNja09K1e9tGjRQp7j68iRI1JRn0NxithFCHHgwAGpMWDAALkc1OoSEhKkzKWg&#10;oOD8+fMKnq/jxy65ubnSTWxfX9+2bdva+ehdunSRGvaviXLk2KW8vFwqjtVoNO3atbPzlbmZnP4o&#10;WxOleOYiB7g9evRQJKM0w93dvU2bNkIIo9Fonxnn5DdDaGio0mcPwCFQEwUAAADcXsrKym4Yumbc&#10;uHHmn7Jz586QkJA6VxmNxtrjRS1durTOZE4IoVKpaidqL7300s3bpKWlbd26VWpHR0fff//9pro0&#10;ffp0+Sb1ggULLD99ef9CiMjISFObubu7T5s2TWrX90fnFy5cWLp0qdTu3bu3+cv73nvvyfcx//3v&#10;f0vj+pgxfPhweSjEm919991yu/awlPVVUlKSnZ0ttQcMGKDIDTX53TJlypSb1z799NMvvPBC7SUb&#10;Nmy46667fH19BwwY8NVXX505c0an09m/25bw8/OTR5f87bffpBjMcaSkpEh3cv38/Bo/PF6fPn2k&#10;b4+qqiqHmipqwYIFXl5e0dHRU6ZM2bRpk9LdMSklJUX6/mnXrl1gYKBNj+Xi4tKzZ0+pffLkSUXO&#10;12g0yj/dkAeXvdmoUaNqXyJ79tBgMJw9e1Zqy7VJdhYSEtK8eXMhRHl5eb2G7G0kOWxLTEz09vau&#10;cxtXV9fExESpLf8dsTWj0ZiWlia1HacmysfHJzw8XAih0+kULDL88ssvpa84hx2TFQAAAAAAZ9eA&#10;zEUQuzhM7ELmIiN2sZ3z58/n5OQIIdzd3cePH9+YN0BMTIxUAGY0GuWJpxyEs8Qu165du3z5shDC&#10;3d29e/futjuQi4tLQkKC1E5OTlbqfB0/dhG1ipE6duxo/2/Idu3aSX/+cnNzpQnE7MZhYxepb9J3&#10;aWRkpLu7uz0vS53atWsn/XMoOztbKi9XhOKZS25urtSIiIhQ6iKY0aFDB6khx3Y2JcXZarVaKkAF&#10;AGqiAAAAgNtCdXV1enr6Bx98EBIScvjwYXn5yy+/7OfnZ+aJjz76qJmxf44dOyaPvzJkyBDzPxAP&#10;CwuTSyzS09PlWzayefPmye133nnHzE1PV1dX+b5tcXHx1atXLbwOR48eldulpaVmtvz555/l2bTr&#10;HNfQlG+++UZuv/XWW+Y39vT0nDNnjtQ2GAw7d+40v735QQ1rD4EjDyvVALV/ZN+tW7cG76cxHZDe&#10;Hmq1ulevXnVu89FHH23evPnmhHXv3r1PP/10XFycq6vryJEjv/3229OnT8ujVNaXt7e3Wz1ZMlZW&#10;7969pUZFRcW1a9fsf4XNOHLkiNTo379/44fHU6vVgwcPltpHjx51tCTS8clxiDxMnU3Fx8fLx1Xk&#10;xSorK5NHe42KijK1mZeXl/yzBilLtpusrCzpVxSBgYEtWrSw/yUSQqhUKvmvrTxplR3Iw46an7JM&#10;/mGE/CsEW7t69WpJSYkQws/Pr2XLlna7ILckF2jZc+zG2k6fPj137lwhxPjx41977TWlrwcAAAAA&#10;AE1KgzMXQeziSLELmUttxC42In9F9OnTx9fXt5F7Gzp0qPRBPnPmjFPM4uVo5FHPOnbsaLtJoiRy&#10;spOenl6vQlArcvzYxWg0yjVRigxF5+LiIhdy2DNzEQ4cu4haNS0OMhSdm5ub9OfJaDTetpmLXq+X&#10;/nmmVqtNldYrS/4o2WesQOlXDV26dHG0KbMAKIWaKAAAAKCJCA8PrzMqcHFxUalUHh4eHTp0ePXV&#10;V2sPiRcUFPTmm2+a3+3TTz9tZu3vv/9u4ZaShx56SG7fMICZ0Wj88ccf5YfDhw83v6vaA1ZlZmY2&#10;4IrNnz+/Ac8yz2g0/vDDD/LDoUOH3vIpkyZNktu//fab+Y27du1qZq2bm5uXl5fUrqioaPDtdfnW&#10;s1Do7vOaNWukxr333msmkBgxYsT58+cPHz78xBNPaDSamzfYsmXLk08+2alTJ3d395kzZx45cqS+&#10;ZR56vb6mniwZKLF26HjhwgX7X2FTSktLpXTWxcXF/JvNcrGxsdLgTEVFRfLNfcXNmjXL+P969913&#10;le7UjQwGgxyWWxL6Nl5QUJC/v78QoqKiwvIfPViRVNkihHB1dTUT7RgMBjnDs/PQX/LPSjp06KDg&#10;HXY5VLj5Zy62c/fdd0sflg8++MDUNjU1Nfv375fa9nnTCiEKCgqkRkREhEPFHm3atJEahYWF9j96&#10;ZWWl9E+pwMDApUuX1vlXEgAAAAAAmGGjzEUQu9STTWMXMpcbELtYnVQ/KYRQqVRmCtIsFxgY2L59&#10;eyGE0Wi0c/2GeU4Ru4habw/5NrvtNG/eXBpbrbq62p4382tz/NilsrJSuoXu6emp1NQ3sbGxUuPS&#10;pUv2PK7Dxi5CCDklNFNKZ2dyTxRJMB0hc8nPz5cKkoOCgkxNIqqsgIAA6XumvLxc/kqxEYPBIP15&#10;temMfwCcCzVRAAAAQBNhKkUwNVSbh4fHvn375DjHFPkmYJ2+//57ud2vX79bdrL2LQn5/p3k8uXL&#10;8s+aLZl/Y9KkSfJd9T59+lh4lWoPs/TGG2/88ssv1p0LJScnRz6Lfv36WTJcU+0rvGfPHjNburq6&#10;3nJu+tr3qRucz9UeXan2OIh28+2330qN2mlunVQqVc+ePb/55puqqqpjx46988470dHRN2+m1+sX&#10;LVrUq1evuLi45ORk+5/RDeQfygt7jZNkoaysLKkRFRVlrcHG1Gq1PISYQyWRN/dT6S7cqLCwUKvV&#10;CiGCgoK8vb3tc1A5cFKkgC08PFz6VpdO3BR5oFxxqz9SViePdBsQEGD/6yNr3rz5Df1xEO+//770&#10;pycqKurmAWVtRB4MtfFjrFqX3B9FXqaZM2dKn+LNmzfbOcMGAAAAAKBpsFHmIohd6sl2sQuZS52I&#10;Xazr0qVL0pdG69atbzmJnIXkyrqG1S7ajQPGLkKIy5cvSw37lN/I70z5uHbm+LGLXLUVEBCg1Hsm&#10;KChIajha5iIUil1EreTFWl9cjSf3RJEp8hwhc5FLKxX5t4SF5Itj65dJ/uqIj49X+qQBOApH/Kcn&#10;AAAAAFsbOHBgTk6ONJCYGRqNxkwgVFlZKQdRQohbxmlCiLZt28rtAwcO1F5Vu1hiwIABNjrxGTNm&#10;3PCwY8eOS5cutdZ4QrXjh9GjR1vyFPmn7UKIc+fOmQnVWrVqdcu9WeVmcU5Ojtxu1qyZVa6M5QoK&#10;Ck6ePCm1Bw4caOGzXFxcunXr9s9//jMtLe369etbt26dO3euNONNbWfPnu3WrduSJUvsfFI3kO+t&#10;C4UqT0yRO9O6dWsr7lbZMhvnJX/B1n7D2Jr8TV77692hGI3GJ554QmoHBwff8g+Zdcl32JUtv/Hx&#10;8ZEmRCotLbXuT0waRqvVpqWlPfLII/JAyKtWrbLblE1ySOloNVF2C35u9ssvvyxfvlwI8cEHHzBC&#10;HgAAAAAAdmBh5iKIXerPdrELmYt5xC5WIf+E3YoVOHKZjUOdqVOorKyUJvfz8vKyT1WD42cuwmFi&#10;FwVrb+RwQe6M4pSNXWpqaqqqqoQQHh4erq6uSl+M/5+C49A5SOZSVFQkNYKDg5Xqwy3JL5OtozH5&#10;L2BMTExZWdm8efPuuusuaZjR7t27v/DCC8ePH3eECBWAPVETBQAAANwu/Pz8Ro8e/e67754/f37X&#10;rl2WzHFhfry9/Px8ue3t7W3JDN217y/fMGNM7YedO3e20UXo3r37ww8/XHtJamrq1KlTQ0JCQkND&#10;X3zxxV27dkl3wxum9uBzHTp0sOQparW69s+4zdzFs9u0JNnZ2XLb/j8x37p1q9To379/w47u5+c3&#10;bNiwzz77rLCwMDU19fnnn79h/vpp06YdOXLEkl1VVFQY60measmMwMBAuX3p0iU7X2EziouLpYZ1&#10;i3Dk85Xv1cIS8s1ie8bk8rHKy8uVvgB10Ov1jz/++K5du6SHX375pZ1HDXSQ8hu1Wi39PdXpdJWV&#10;lUp14+LFi25ubiqVyt3dPSYmZsGCBUKINm3anDp1qkuXLnbrhoO8KDdzdXWV/h1VVVVVU1Njt+Ne&#10;uHBB+ilS//79X3rpJaUvAwAAAAAATVYDMhdB7FJ/totdyFwsR+zSYHIsYsXYxd/fX7r+RUVF/OC7&#10;XuTY5ebqPhuRD+SAExBJiF2EEF5eXtJnqqysrMFTAloFsYsZdiu2uYHjZC7yF/4Nf4Idit2GC7x4&#10;8aLUWLVqVYsWLR5//PG//vqroKCgoqLi+PHjn3zySffu3fv376/UHH0AFEFNFAAAANBEXL582Xxm&#10;cP369Q0bNrz++utRUVFWOeKVK1fkdnl5uZtl6ny6EOL8+fNyu2XLlra7UPPnz3/yySdvXp6Xl/fx&#10;xx8PHjzY29t7woQJmzdv1ul09d15w86idhCi1WpNbWa321u1h280H9DagnR7Vwjx+OOPN3JXKpWq&#10;Q4cOH3/8cUlJyYsvvlh71d13321JUGSj+/6enp5y26HKhKRBv27ooRXPt7q6WulTdCbyt4GZgWOt&#10;Tj6WA75YV65c6dWr1/fffy89vOeeeyZNmmTnPsg5kIIDFkocYdhCo9F4c6lPmzZtzPwhswU5VrHP&#10;uJ71Yv9hC7Va7fDhw4UQ3t7eq1evtnN6DQAAAABAU2L/zEUQu9TFdrELmUsDELvUl3yn3cvLy1r7&#10;VKvV0vkajUY734x1dvaPXeSvaMd8pRwqdlGw/EalUklHNxgMyo4YSOxihtwZe1YYkrnUl91qotLS&#10;0qTG/Pnz5V843GDfvn2RkZEpKSlKXxUAdsJ3NAAAANBE2P8WzA0D+9VYQK/Xy9sbDIbaIy1dv35d&#10;btt0dC61Wv3111+fOnVq+vTpprZZvXr1qFGjWrZsuW7dunrtvPbNHW9vbwufVfuyOMKttNr3Ve3c&#10;n4qKio0bN0rtUaNGWWu3Xl5eH374oXxPXwiRnZ2dlJRkz1OrrXbU2oAM2A5UKpXD7g23IYPBMG/e&#10;vLCwsOPHj0tLHnrood9+++12fms57Lnv2rWre/fuH374odIduU3NmTNHGjt57dq1zZs3V7o7AAAA&#10;AAA4MUXu1RO73KwJxC5NL3MRxC6Ak3PA2MVhUw/FEbsoiMylwWw9jeGpU6fk9pQpU5KTkysqKgwG&#10;Q3V1dUpKypQpU6RVWq22X79+Co4vCcCelP+xHQAAAAAn1fgh9GqHc7XbdrjpGRcXt2jRouvXr//5&#10;559TpkxxdXW9eZuCgoLx48cvXrzY1p2pPUZg7TEdlVK7D7WDQzvYt2+f1Gjfvn1ISIh1d/7II4/E&#10;xMTID7ds2WLPU6ut9rvdnlMA3ZI8ROUN0XsjyXtzqJN1fPIn0Z5TNsnHcpwX69SpU506dXr88cel&#10;D46bm9vq1asXLlxot2Fca3OE2Zlu6ICCM1a1adPGaDQaDIbKysq0tLT3339fftO+9NJL27dvt083&#10;7DbmXAPYeYTL1atXz58/Xwjx8ssvDx48WOmzBwAAAAAA9UbsYi0OFbs01cxFELtYQO6MFWMX6Zas&#10;EEKlUin+9nYu9o9d5JJIh3qliF1uYDQapZv5arXa8uJbWyB2MUPujN2mFCNzaQC7vUzHjh0TQmg0&#10;mi1btixZsqRLly6enp7Sn8VOnTotWbLkjz/+kLYsLS196aWXlL4wAOyBmigAAAAADVR7tvQ+ffoY&#10;68/FxaXOvdnt/pqfn9+ECROWLFlSVVWVmpr65ZdfdunS5YZtHnjggeLiYgt32KxZM7lt4bN0Ol3t&#10;6bwdYQ762mdhaqpxG/n555+lxpNPPlnnBuPHj3f7P2fPnq3XzlUq1Zw5c+SHO3futOep1Vb7qgYG&#10;BirVjZvJY4UWFBRYcbfy3hhAq17kb4Pa47namnwsZVMfSWVl5Zw5czp37ix/2CdOnJibm3vHHXco&#10;1SX5Dr5c66IIg8Eg/aF0cXHx9PRUsCdCCJVK5eHhER0d/corr1y+fDkoKEha/thjj9l6EDiJg7wo&#10;N6upqZG+7d3d3ev8DZB15eXl3XvvvUKILl26vPfee0qfPQAAAAAAaAhil5s1gdjFkTMXQexiY3Is&#10;YsXYpbi4WCqua968OVPr1Iv8bWD5V1AjyQeyWxWHecQudaqoqJA+Uz4+PopPLSiIXUyQO2OfP+sO&#10;mLnIX/h2rq+uF/kfnLZ+mfbv3280GnU63fDhw+vc4K677vr73/8utefNmyfVEgNo2pT/Ew4AAADA&#10;SYWGhsrtzMzMRu4tOjpabl+6dMnO56JWqzt06DBnzpzk5OTs7Oy5c+fWXrt06VLbnUVhYaHcjoqK&#10;coT0Ijw8XG7bsxhDp9MtWbJEat911111btOsWbOa/3P58uX6HiI+Pl5u5+bm2u3UblD7RQ8LC1Oq&#10;Gzdr2bKl1Lh48aIVdyvvzRbjUDZhcnB77do1ux1UPpbisfGJEyfCw8O//vpr6WFkZGRSUtLKlSsD&#10;AgIU7JU8KZOyOVBZWZmUe/n6+jrCXw1ZYGDgr7/+KrXPnTtnn69ZOZxzqAELhX3HLDQajaNHj66p&#10;qXF1dd24caMiw3kCAAAAAIDGI3axylk4WuziyJmLIHaxMflDnZWVZa19yruSMx1YyNPT08vLSwhR&#10;UVFhn/vJ+fn5UkPxzEU4fOyi4DxRcuIjd8ZxKBK7uLq6enh4CCGqqqpqamqUvgb/PzIXuci29mSY&#10;jsZuNVGWeP755+V2enq60t0BYHPURAEAAABooNp3SK9evarT6Rqzt6ioKLl9/PhxBc8rPDz8s88+&#10;e/PNN+Ul27Zta8BZHD582JKnpKamym0HmXU9MjJSbhcVFdntuMePH5fuqzZv3rz2laytZ8+ecjs5&#10;Obm+h6g99Y10M1cRta+qQ5UJtWnTRmpkZGRUV1dbZZ8Gg0F+k9d+a+GWAgIC3NzchBDXrl0rLy+3&#10;z0EdJExdsWJF165dpU+KRqP59ttv09PTExMTFeySRA5a7PndeDP56A4ytGRtgwYNktuN/+GOJeRY&#10;RcHEtE5yjGqHl0mv1584cUIIUVNTExER4XYTKemX+yMtHD16tNIXCQAAAAAA/D+IXcyfhZPGLo6c&#10;uQhiFxtr3bq19GP6S5cuWesG5pkzZ6QGmUsDyCVz1h0c0BQ5c6ld8qoIh41d5DKkwsJCg8GgSB/k&#10;4QIdMHMRSsQuwiGTF7mo2A7FNo6ZuchfI3l5eba+Ag1m5+m8zAsODpaidmHHzw4ABVETBQAAAKCB&#10;XF1du3XrJj9s5L3jjh07yu3Nmzffcub3JUuWyHedjhw5YvWze+655+S25bdIYmJi5PaqVassecqG&#10;DRvktjQDu+Li4uLkdk5Ojt2O+/vvv0uNxx57zNTAjV26dJHby5Ytq+8hao8U2L59e7ud2g2ys7Pl&#10;tlyG5Ah8fX0jIiKEEDqdrgHZZ51SU1OlEaGaN2/OmIX1olarpZdDCHH+/Hk7HPHatWvFxcVCCC8v&#10;r+DgYKVOfPv27ZMmTZLaffr0uXz58uOPP+4gY7DJeUNqauot/07ZTlpa2g39cRweHh7yTx/sU8sn&#10;/1To4sWLCr4oN5PTbjuPsllTF71eL2+g1+vl5UpfJAAAAAAA8P8gdrlZE4hdHDlzEcQuNubu7i5d&#10;FqPRaGFRn3mFhYXSZBcqlar2ZxwWatu2rdSQb7PbTlFRkTRPlJubm7LTlzly7OLp6SndQq+srLRP&#10;odrNzp49KzVat26t9PWog/1jFyGEnBJmZGQofQHEDT2xc4LpOJlLixYtpI9tfn5+I8vmbaSwsLCq&#10;qkoI4e3t7erqqnR3hEqlkufoU3zWUAB2QE0UAAAAgIZ78skn5fbmzZtvuX1aWpqcqL3//vu1VwUG&#10;BsbGxkptrVZ7y9mrf/rpJ/nuUocOHSzp7fLly+Wjyzc3TZFHpRJCNGvWzMIL0rx58/j4eKmdl5d3&#10;y7uERqNx3rx58kNHGI5L/L9B6cmTJ+1zUKPR+P3330vt++67z9Rmffr0kdsHDhyo7zBI27dvl9sD&#10;Bgywz6ndTBpZSmJmdEZF9OjRQ2rs2bNHq9U2cm8Gg2Hnzp3ynrnbWF/R0dFSwz6fRPko0dHRSr1Y&#10;JSUld9xxh9SePn363r17FazOulmbNm2ksd8KCgqkLNP+jEajPA6o3TLvyspK+Q9obm6u+Y3lKMjf&#10;398OfQsJCZHGbiwpKXGosfHkAYnlDzIAAAAAAMAtEbvcoAnELo6cuQhiF9tLSEiQGgcOHJAn0Giw&#10;bdu2SfWNHTt2dIRZOJyO/K145syZxqdg5slvyw4dOqjViv1M18FjF5VKJReOnj592v4d0Ol0coGc&#10;PesMHTl2EULI/wyoPfWigrRarVRNrVKpbtvMRaPRSB9eg8Fw5coVpbtTB/mj5CB/iA0Gg/zhcsyK&#10;RwDWRU0UAAAAgIa788475fa//vWvW44y+Oabb8qJ2j333HPD2hdeeEFuz58/38x+CgoKNm7cKLV7&#10;9epl4UT2HTp0kI+elJRkfmNpZhtJv379LL8mc+fOldtffvml+Y2Tk5OvXbsmtSdNmmTnqSRMqX0n&#10;0Sqj1lni3LlzRUVFQghXV9faoxLewM/Pb+LEifLDV1991fJDVFZWfvbZZ/LDsWPH2ufUblb7qsqj&#10;EzmI+Ph46X56SUnJjh07Grk3OUD18PCQYz9YrnPnzlJOdu7cuYKCApseS6fTHT16VGrLPzKwv//+&#10;978VFRVCiH79+v34448OMk6hTK1WywPTKhLOCSGuXLkijb3q7e0tzyRmax4eHiqVSvoDav7ECwoK&#10;5JHw5BE3bUqlUskvioOEc0KIsrIyadBfFxcXO2Q/Li4uRrNqDxlYVlYmLdy2bZvS1wkAAAAAANyI&#10;2OVmzh67OHLmIohdbK9du3bh4eFCiOrq6rVr1zZmrvvU1NSUlBQhhEqlGjhwoNJn5pSCgoKkKZuq&#10;q6uPHTtmuwPpdLpDhw5JbfOfQVtz8NhF1KpEOnPmTGM+IA1z/vx5qTouNDS0efPmdjuuI8cuotbg&#10;iZmZmbauHrRERkaGFHO0atXK29vb1odz2MwlNDRUaig1qZp5cvm9haX1DXbfffdJ9YQLFiwws1nt&#10;0NBByrQA2BQ1UQAAAAAaLjQ0dObMmVI7JydnxYoVZjY+cuTI0qVLpXbPnj3lXzDLZs6cKd/D+uij&#10;j8wUALz88sty+29/+5uFvY2JiZHv83766afmb6pu2rRJbo8fP97yazJjxgw5LPzkk0/M3JAyGo1P&#10;P/20/PDtt9+2/Cg25erqKkcphw8fNhgMdjjoX3/9JTWmT5/u4uJiZsuPP/5Ybv/4449LliyxZP8G&#10;g+Ghhx6SpmsXQvTs2dPWN+NMqaqqkkckGj16tIIjw9VJo9GMGjVKaiclJd1yaE8zLl26tGXLFqk9&#10;dOhQDw8PpU/O+Xh7e0tRkNFo3L17t02PdezYMWmIyoCAAKXuC+v1+o8++khqL1u2zAGTOSFE7QEL&#10;7R/OiVq1WLGxsXb7AlGpVCNHjpTaixcvNrOlPApvq1atWrRoYZ/uOWBNVHp6uvT2iIyMdHNzU7o7&#10;ovbMb472dwcAAAAAANRG7HIzZ49dHDxzEcQuNqZSqcaOHSvdoDt79uyePXsatp/8/Pw//vhDavfo&#10;0UP+ZTzqS54bbe/evbYr9jh06JBUCBoYGNi+fXulTtYpYpewsDBp8sDS0tILFy7Y+ejydF72nCRK&#10;OHzs4u3tLc2ro9frz58/b88rUyc5/bn5nzqKUCpziYyMlBrHjh1TJKM0o7q6Wvr8qlQqW3/pDRo0&#10;SKon/Oyzz8xch9dff11q9O/f3/IZSgE4L8f6fwAAAAAATueTTz6RSx2mTZt25MiROjdLTk4eNGiQ&#10;/LDOW3vu7u5fffWV1DYYDMOGDauurr55s2XLlskjvjRv3vzee++1sKvu7u7PPPOM1D558qSZERYz&#10;MjIefPBBqR0ZGdm7d2/LL4i7u/vXX38tP+zTp09+fn6dW7755pt79+6V2vfdd5/8O3tHIA8KWFNT&#10;I810YWvyRZs+fbr5Ldu2bSvfvhdCTJs27X//+59erzfzlIKCgnHjxv3222/yktptM7y9vd0a5Pnn&#10;nze1z3PnztXuvB2ubX117NixU6dOUnv58uUZGRkN2Elubu7ixYul16VNmzZMEtVgAwYMkBrJycm2&#10;+zBWVFTIo5f1799fqcz41KlTUoI+atSoVq1aKdKHW4qKipL+6l29evXMmTN2Pnp5efnBgweltp3/&#10;asyZM0dqLFiwQM4Ib5CUlPTaa69J7bfffrt2JmRTkZGRrq6uQojc3Fx5GGBlnTx5Umo4SD4HAAAA&#10;AACcCLHLzUdx9tjFkTMXQexie61atZLr4rZu3XrLSdVudvXq1Z9//rmyslIIERgYKI9thwbo3Lmz&#10;v7+/EKKkpGTnzp22OERpaemOHTuk9oABAxSs03OK2EWlUsm55ObNm+1Z6ZGdnX3q1CmpLffBbhw5&#10;dhG1pvqRZzxTSnl5uTxcoFLFtw6iY8eOXl5eQoirV69eunRJ6e78P86fPy/9y6F169aenp42Pda4&#10;ceOkxokTJ2r/E7G2JUuWrFq1Smq/9957Sl8eAPZATRQAAACARgkICNi8ebPUrqmp6dWr16uvvpqV&#10;lSXd8qipqUlPT3/22We7detWUVEhbfbdd9+Zul01c+bMMWPGSO0TJ060b99+8+bN5eXlQgiDwZCV&#10;lfXkk09OmTJF3n7Tpk23HN+utrffflu6TySEePPNNwcMGLB169bi4mLp7qpOp8vIyHj99dfbtWsn&#10;93b16tX1vb34wAMPyPlWXl5eq1atvv7668uXL0tHqaqqOnLkyOjRo//1r39J24SHh//www+KvHym&#10;1B6j8cCBA7Y+XF5enlx4k5iYeMvtn3/++SeeeEJ++PLLL7du3fq7777LyMiQA129Xp+bm7t9+/ZZ&#10;s2YFBQVt3LhRWq5Wq7dv327hNDh6vb6mQcyEhfv27ZPbQ4cOtfW1bQCVSnXnnXcGBwcLIXQ63a+/&#10;/nrkyJF6JRBnzpz58ccfpXDOz89v0qRJjjYuoxMJDQ2Nj48XQhiNxj///LOmpsbqhzAajevWrZNe&#10;rxYtWnTr1k2pk5U/HZs2bbIwCG/wmJoNptFo5FEkN23aZItXxIzt27dL+WXLli3l0eDsY/To0XJ5&#10;T9euXf/zn//k5ORI33V6vT4zM/PFF1/s37+/tEFsbKz8Gxc7cHFxkfsmV/cp6MKFC9IfNY1GQ00U&#10;AAAAAACoL2KXmzl77OLgmYsgdrG9IUOGyLcKN23atGrVKnmKLfOMRuOJEyd++OGH0tJSIYSnp+eU&#10;KVPc3d2VPiEnptFoRo8eLbWTkpKsPjGRwWBYuXKl9MEJDQ3t2rWrgifrFLGLEKJfv37Su/ry5cvH&#10;jx+3z0GNRuOGDRukdteuXQMDA+181o4cuwgh4uPjpYnFMjIyGjaAprXs3r1b+kCFh4fbbaYsx+Ti&#10;4iJ/pZiqmVeE0WiUi9LtULcWFRU1YcIEqf30008/+OCDqampUmKr1+svXLgwZ84cuUZ61KhRtQcR&#10;ANCE8ZskAAAAAI01YMCAXbt2ycMWfvDBB23btnVxcVGpVG5ubh06dPj888/ljT/++OPHHnvM1K5U&#10;KtUff/wxfPhw6WF2dvaoUaN8fHxUKpVGo2nbtu23334rb7x48eJevXrVq6t+fn5btmyRHyYlJY0Y&#10;MaJ58+ZqtVqlUrm6urZr1672ODG//vprAwaFUqlUv/3226RJk6SHWq12zpw54eHh0lE8PT179eq1&#10;adMmaW1ERMSRI0d8fHzs9GpZJjo6umXLllJ75cqVtj6cnJyNGTPGknGDVCrV119/LQ9vKYTIzc19&#10;4okn2rVr5+HhoVKpVCqVi4tLWFjYsGHDFi5cKG/WrVu39PT0IUOG2Pdy/j8WLVokNdq3b9+6dWsF&#10;e2KGh4fH9OnTAwIChBB6vX716tVLliwpKCi45RNLSkpWrly5bNky6d60j4/PjBkzfH19lT4h5zZq&#10;1CgpCrp69eratWutPkLeoUOHUlJSpPa4ceOkhEMRtW/fWxiE23O8QFn//v39/PyEEMXFxbXjdlvL&#10;y8uTL9GYMWPsXGqoVqvXrVsnTcckhHjllVdatWol/a13cXGJior6+OOPpVVBQUE7duyw8xtp8ODB&#10;0i9pTp8+bZ+hdk0xGo3yvzR69erFFyAAAAAAAGgAYpebz8KpYxcHz1wEsYvtqdXqSZMmyb8UT05O&#10;/vLLLw8dOmRm1C2j0Xjx4sVFixbJBTZeXl7Tp0+/zUsCrCI2NjY2NlYIYTQaf//998LCQivufPPm&#10;zZmZmUIItVp95513KjtooLPELj4+PoMHD5baW7durXNKQ6s7efJkdna2EMLNzW3EiBH2P2sHj12a&#10;NWuWkJAgtbds2aLIG0MIUVxcLE9UNXz4cHvOlOWYevbsKTVOnToljXfpCNLS0qRszt3dvUePHnY4&#10;4pIlS+SxI3/++efY2Fg3NzfpsxMZGSlPHhUREbF8+XKlLw8AO6EmCgAAAIAVDBw4MCsry/zoa926&#10;dTtx4sTzzz9vflfu7u4bN2588803zWzTu3fvM2fOTJ06tQFdTUxMTE1Nle8WmRIdHZ2cnCyPH1Nf&#10;Li4uv/3227x589zc3Mxs9sILL6SmpoaEhDTsKLajUqlef/11qf3bb7/ZeiKUefPmSY1Zs2ZZ3sOn&#10;nnoqJydnxowZlmw/YsSIvXv3Hj161MKhCm2kuLh49+7dUvsf//iHgj25JT8/v1mzZrVq1Up6mJaW&#10;9uWXXy5btuzs2bM3RxE1NTXnzp1btWrVZ599duLECWlhUFDQrFmzCOcaz9fXVx7s6vjx49adBufM&#10;mTPr16+X2v3797fz1EM3OHv2rIJHt1zteGz37t3FxcV2OKjBYNiwYYOUOcXFxbVt29b+Jx4VFZWW&#10;lhYXF2dmm6lTp2ZkZNj/71rtKc62bt1q/4sjO3v2rByjMvIcAAAAAABoMGKXGzh17OL4mYsgdrE9&#10;V1fX+++/v2/fvtLDsrKytWvXfvTRR6tWrTp+/Pjly5dLSkrKysquXbuWlpa2devWb775ZsGCBfL0&#10;LCEhIY888kh4eLjS59EUqFSqCRMmNGvWTAhRXl6+aNEiq9znNxqNO3fulEdSGzFiRFhYmLJn6iyx&#10;ixCiT58+0liNZWVlchpiO9evX5craQcOHKjU6GaOHLsIIQYNGiTP33XmzBlFLtGOHTukubPatWun&#10;7J8bBxEUFCRFhDqdbufOnUp3RwghjEbj9u3bpXbfvn3l6UNtysvLKyUlxfy/c6ZNm3b27FnGLgRu&#10;Hyql6ncBAAAANEnp6enLly9fv3790aNHKysrW7VqFRcXN3z48AkTJtR3muyCgoLff/99/fr1e/fu&#10;LS4ubt68ea9evQYNGjRx4kRp7K7GMBqN6enpq1ev3r9///Hjxy9evKjT6YKCgnr16tWnT5977rmn&#10;U6dOVhlnqLq6euPGjVu2bNmwYcOFCxdUKlWbNm0SExPHjBkzbtw46W67YyopKZG7t3nzZkXGx7JQ&#10;eXn5nj17pOztyJEj0nRGwcHBXbt27dy584gRIxISEvz9/ZXuphBC/PTTTw899JAQwsPDo6ioSB7m&#10;02Hp9frt27cnJSUZDAZ5oVqtDggI8Pf3d3V1rampKSkpKSgokO5Hy3r27Dl69Gjz4TTqZcOGDfv3&#10;75fa/fr1GzlyZOO/o5KTk//880/pxW3btu2MGTMUnCTKuRiNxgULFly6dEkIERwc/PDDD1s43mqD&#10;D7d+/fqDBw8KIVxcXJ5++mkFv9MMBsORI0eWLl26f//+5OTkysrK4ODg3r17Dxs27N5775ULKe3v&#10;+vXrX3zxhU6nE0JMmzatvv/qsIqamprvvvvu2rVrQoghQ4YoOz4uAAAAAABoGohdbuCksYsTZS6C&#10;2MXGzp07t27dOsvnJtJoNP369Rs0aJA8nwysIjc398cff5TGAfT19Z06dWpjSpj0ev2GDRvkCW26&#10;det21113MadNvaSmpi5ZskRqDx482HxVcGNUVFQsWLBAupPfvHnzOXPmuLi4KHjiDhu7CCF27twp&#10;lbs0a9bsscce8/b2tufRz5079+uvv0o/cX/88cdDQ0MVvBSOIy0tbfHixUIIlUr1yCOPKPsOEUKc&#10;OnXq999/F0J4eHg899xzdv5DfPny5eXLl//xxx9HjhwpLy8PDg5OTEwcPHjw5MmTecMAtxtqogAA&#10;AAAAdXvyySe//fZbIcTQoUOtOzXN7cloNEZEREjzh3z44Ycvvvii0j2yVH5+/o4dO06fPm3JPYTo&#10;6OghQ4YwVKHVGY3GFStWpKSkSA87dOhw9913N3ioLb1ev2XLFnm0wpYtWz700ENOkRY7jry8vB9+&#10;+EEa0jUiImLGjBm2C6R37dolfwmPGDFiwIABSp+9g9q4caP0rvb09HzssceaN29uz6MbjcZVq1ZJ&#10;c+V5eXk9++yz0gCKAAAAAAAAgCBzsQHnjV30ev2JEycOHDiQl5dnZjNPT8+uXbsmJiY6bLGfs7tw&#10;4cLixYu1Wq0QQqPRDB8+vG/fvmq1ur77uXbt2qpVq3JycqSHHTt2nDRpEoPQNcD69esPHDggtceP&#10;H5+QkGD1Q9TU1Pz000/S94arq+tDDz1EpmmGVqv9/PPPy8rKhBAREREPPvig3d7YBQUF33//fVVV&#10;lRAiPj7+3nvvVfpiOJDffvvt9OnTQojg4ODHH39cwW+bioqK77777vr160KI4cOHDxw4UOlrA+D2&#10;RU0UAAAAAKBuV65cadmypdTOyMiIjIxUukfObffu3YMGDRJCeHt75+fn23RWGVsoLi4+efLkuXPn&#10;srOzb5gVSq1Wh4aGtm/fPj4+PigoSOmeNll6vX716tXHjx+XHvr4+IwcObJLly71HWgwKytr3bp1&#10;V65ckR62atVq2rRpDS6vup2lpqYuW7ZMmmgrNjb2vvvua0BWekvHjh37888/pXbPnj3vuOMOhpY0&#10;pbKy8rvvvisuLhZCBAcHP/LII/asStq7d+/mzZul9r333hsfH6/09QAAAAAAAIADIXOxOmePXYQQ&#10;+fn5GRkZOTk5hYWFlZWVer3e3d3d398/ODi4TZs2kZGR1NXYWk5OzuLFi8vLy6WHISEhw4YN69Ch&#10;g4X34UtLS5OSkg4cOCAlBUKInj17jh8/3hZhwe3AaDQuX7781KlTQgiVSjVhwoTu3btbcf9VVVUr&#10;VqxIT08XQqjV6qlTp0ZHRyt90o4uKyvrp59+kt7hPXr0uPPOO+2QUlVVVc2fP1+ayysgIGD27NnO&#10;+A1vO2VlZV9++aVUMDZ06NDBgwcr0g2DwfDLL79kZGQIIXx8fObOnevm5qb0tQFw+9K89dZbSvcB&#10;AAAAAOCIfHx81Gr1jh07hBDl5eUTJkxQukfO7YEHHrh06ZIQYv78+b169VK6O/Xm4eHRpk2b7t27&#10;DxgwoGvXrp06dercuXOPHj369+8/atSohISEyMhI6mpsSq1Wx8TEaDSaCxcuCCG0Wu3Zs2dTU1Pd&#10;3d0DAwNvGbAZjcbMzMy1a9du27ZNjvfi4+Pvv/9+ZohqmKCgIF9f39TUVCHEtWvXcnJyoqKirHi7&#10;32Aw7Nq1a+PGjdLD2NjYiRMnkqSa4erqGhkZeeLECb1eX15enp+f37lzZ/uUkKWlpf31119Su3//&#10;/omJiUpfDAAAAAAAADgWMherc/bYRQjh7e3dqlWrjh079ujRo0+fPn379k1ISIiPj4+KigoICOBu&#10;sB34+fnFx8dfvnxZmuekvLw8JSXl9OnTNTU1Pj4+Hh4edd5hrqmpOX/+/I4dO9asWXPx4kVpWgJX&#10;V9c77rhj8ODBvHANplKpYmJiLl26JI19lpqaWlRUFBUV5eLi0vidZ2dnL1q0SJ7O6+67746Li1P6&#10;jJ2Av7+/j49PWlqaECI3N9fDw6N169Y2PaJer//tt9+kubzc3d0ffPBB5sq7gZubm7e3txRQXrp0&#10;qVWrVgEBAfbvxtatW5OTk8X/VRgGBgYqfWEA3NaYJwoAAAAAYFJ1dXVoaGhRUZEQoqCgQJG7aU3D&#10;uXPnpJHGIiIiMjIyGNgPjZGVlfXnn38WFhbKSzw8PGJiYiIjI8PCwgICAuRwyGAwFBcX5+XlXbhw&#10;ITU1VYr05KeMHj26W7duTDrUSLt27dq2bZvU9vHxmThxYrt27Rq/2+vXr69cuTIrK0t6GBERMWPG&#10;DFdXV6VP1wmcPXt26dKlUrtnz57jxo2z9VfuhQsXlixZUl1dLYSIjo6eOnUqmTcAAAAAAABuRuZi&#10;RcQusCKDwXDkyJGtW7dK867I/Pz8QkJCAgICPDw81Gq1VqstLS0tKCjIy8vT6/W1t4yOjh47diwf&#10;aquoqqqqXbwUEBAwadKksLCwBu/QaDTu3bt327Zt8nReo0aN6tevn9In6kzWrVt38OBBqd2vX78R&#10;I0bYKAcpLy9ftmzZxYsXhRAqlWratGnM5VUno9G4aNEiaY4mV1fX6dOnt2nTxp4dOHPmzLJly6T2&#10;6NGjGSsQgOKoiQIAAAAAmLNp06bRo0cLId55551//vOfSnfHWT3yyCMLFiwQQmzfvn3IkCFKdwdO&#10;T6fT7du3LykpqbKy8oZVKpXK3d3d1dVVp9NVV1fLAY9Mo9F079596NCh3t7eSp9HU3BzltavX79B&#10;gwY1ePYto9GYkpKybt06+cXt0KHDPffcw3RelqtdqBYZGTl58mTbzWJ36NCh9evXS69+UFDQo48+&#10;yisFAAAAAAAAU8hcrIXYBVZXWVl54MCBAwcO3Jy8mBEVFTVw4MC2bdsyAp0V6XS6zZs3HzhwQHqo&#10;Vqvj4+MTExNbtmxZr/3o9fqUlJR9+/bl5eVJS7y9ve+++27KbOpLr9f/+uuvUgWOEKJ9+/aTJk2y&#10;ehqSl5e3ZMkSeYRHStfMKy8vX7hw4bVr14QQ7u7uM2fODA8Pt8+hT58+vXLlSp1OJ4To3Lnzvffe&#10;yxcgAMVREwUAAAAAuIUxY8Zs3LjR1dW1uLjYdj8rb8KuXr0aEhIihBg1atTGjRuV7g6ajurq6qNH&#10;jyYnJ8tZjnl+fn5dunTp3bu3n5+f0n1vai5durRixYri4mLpobu7e48ePfr06ePv72/5TrRabXJy&#10;8v79+wsKCqQlGo1m1KhRvXv3JkuoF6PRuHbt2sOHD0sPAwICpk6d2qJFC+seRa/Xr1+/Xj6Kv7//&#10;jBkzAgMDlT57AAAAAAAAODQyl8YjdoHt6HS69PT006dPZ2ZmlpWV1bmNWq0OCwtr3759ly5dmBvK&#10;dlJTU//888+Kigp5SWRkZGJiYlRUlIuLi/nnlpWVHTt27ODBg6WlpfLCdu3aTZw40cfHR+kzc0o1&#10;NTWrV68+ceKE9DAoKGjSpEn1rVIzxWg0njx5cvXq1TU1NUIIjUYzbty4nj17Kn3Sjq6kpGThwoXS&#10;/JOenp4zZsxozIxqljAajfv379+0aZNUehAcHPzoo4+6ubkpfSUAgJooAAAAAMCtXLlyJSwszGAw&#10;fPDBB3//+9+V7o7zmTt37hdffCGEuHz5cmhoqNLdQROUn5+fmZmZlZV17dq1wsJCKTAQQmg0Gn9/&#10;/8DAwNatW7dt27ZVq1aU1thOVVXVmjVrUlJS5CUqlSouLi4uLi48PLxZs2amLn5lZeXly5czMjKO&#10;Hj1ae/hJ6+ZJtxuj0Xjw4MGNGzdKMzi5u7uPHDmye/fuGo3GKvvPzc1dv379xYsXpYdt2rS57777&#10;mHsNAAAAAAAAt0Tm0njELrADo9FYXFxcUFBw/fr16upqvV7v5ubm5eUVGBgYFBREDYB9lJSUrF27&#10;NjU1tfZCjUbTsmXL8PDw8PDw5s2by8t1Ol1eXl5OTk5OTo48hp3Ew8Nj0KBBiYmJxGSNYTQak5KS&#10;tmzZIv3sXKVSdenSZejQofUaH/BmmZmZW7ZsycnJkR56eXndf//9bdq0Ufp0nUNRUdHChQtLSkqE&#10;EBqNZuTIkX369LHR+9xgMGzYsOHgwYPSw5CQkAceeICBOAE4CGqiAAAAAAC39tlnnz333HOurq5F&#10;RUX85rteCgoKgoKChBCkm7AbvV5fU1Pj4uKi0WhId+zJaDSeOXNmz549ly9fvmGVt7d3eHh4cHCw&#10;XJNjNBqvX7+enZ0tzwol8/Hx6d27d9++fUlVGykjI+P333+XK80CAwOHDRsWFxfXmM9FYWHh9u3b&#10;T548KS/p1avX2LFjrVVtBQAAAAAAgCaPzKUxiF2A283Vq1f3799/4sQJnU5X3+c2b968b9++3bt3&#10;J3CxlvT09OXLl1dXV0sPNRpNQkLCgAED6jsBl9FozM3N3bZt27lz5+SFISEhU6dObWSR1e3m2rVr&#10;CxcuLC8vlx62a9fu7rvv9vX1te5R8vPz161bl5mZKT1s37795MmT3d3dlT57APj/URMFAAAAAAAA&#10;WI3RaLx48eL+/fvPnj1b3ztvISEhiYmJnTt3dnFxUfo8mojCwsKlS5devXpVXhIWFjZw4MB27drV&#10;KwE1Go1Xr149cuTI4cOHpbmnhBAajWbMmDEJCQlKnyUAAAAAAAAAAE1ZeXn5oUOHzp49e/XqVfku&#10;vSkeHh6tW7fu0aNHTEyMWq1Wuu9NTVFR0bZt22oPHqdSqVq1ahUTE9OhQ4cWLVqYGZlOr9dfvHgx&#10;NTU1LS2tsLBQXu7m5ta/f/9+/fq5uroqfX7O5/r16ytXrszKypIeenl5jRkzpnPnzlZ581dWVu7Y&#10;sePQoUPy565nz57jxo1jrEAADoWaKAAAAAAAAMD6CgsLT58+nZ2dnZOTU1paamozNze3sLCw8PDw&#10;du3aRUZGMrWX1en1+qNHj+7cubOsrExe6OLiEhUVJeVzZkbL0+v1Fy5cSE1NTU1NvX79urxcpVJ1&#10;6dJl6NChjFYIAAAAAAAAAIDd1NTU5Obm5uTk5OTkVFZWystVKlVAQECrVq3Cw8MDAgJIW2wtNzd3&#10;69attWd5kvj7+wcFBfn6+vr4+Pj6+rq7u5eXl5eVlZWWlpaWlubl5VVVVdXeXpppauDAgUyc2BgG&#10;g2Hv3r3bt2+XK5f8/f0TExMbM0maVqs9fvz4jh07KioqpCUajWb48OGJiYl8vgA4GmqiAAAAAAAA&#10;ANsqKSnJzs6uXVQjhPDw8AgLC2vRogWDFNqBVqs9cODAnj17qqurb1jl4+MjJXO+vr7e3t5arba0&#10;tFTO53Q63Q3bd+jQYfjw4SEhIUqfEwAAAAAAAAAAgGIyMzOTkpIyMzNvDlNuydvbOzY2duDAgQw/&#10;Zy05OTkrVqyoPQGXp6dnQkJCx44dQ0JCLIwjdTpdenp6SkpKWlpaTU2NvDw2NnbUqFEBAQFKnyUA&#10;1IGaKAAAAAAAAAC3hYqKiiNHjqSmpmZnZ9f3uT4+Ph06dOjWrVtERITS5wEAAAAAAAAAAOAQtFrt&#10;+fPnU1NT09PTy8vLzW/cokWLmJiYmJiY8PBwBg20Oq1We/jw4f3795eUlNRe7uHhERER0aZNm9at&#10;W/v4+Li7u7u5ubm4uKhUqqqqqsLCwoKCgsLCwvz8/PT09BuGFwwODh4zZkxUVJTSJwcAJlETBQAA&#10;AAAAAOD2UlZWlpaWlpqampmZqdVqTW2mUqmCg4OlcC4sLEylUindcQAAAAAAAAAAAEdkMBgKCwtL&#10;S0vLyspKS0tLS0urq6u9vb19fX19fHx8fX2bNWvm5+endDebPr1en5KSsnfv3qtXr5rZTKVSubq6&#10;monJWrdu3a1bt+7du1O9BsDBURMFAAAAAAAA4DZlNBqrq6ulZK6srKysrMzNzc3X11fK53x8fIh5&#10;AAAAAAAAAAAA4FyMRuP58+dPnz6dlZVVUFBg+RNbtmzZuXPnzp07+/v7K30SAGARaqIAAAAAAAAA&#10;AAAAAAAAAAAAAGhqysrKsrKysrKycnNzq6urtf9Hp9N5enoGBgYGBARI/w0NDQ0KClK6vwBQP9RE&#10;AQAAAAAAAAAAAAAAAAAAAABwuzAYDGq1WuleAEBjURMFAAAAAAAAAAAAAAAAAAAAAAAAwJlQ3AkA&#10;AAAAAAAAAAAAAAAAAAAAAADAmVATBQAAAAAAAAAAAAAAAAAAAAAAAMCZUBMFAAAAAAAAAAAAAAAA&#10;AAAAAAAAwJlQEwUAAAAAAAAAAAAAAAAAAAAAAADAmVATBQAAAAAAAAAAAAAAAAAAAAAAAMCZUBMF&#10;AAAAAAAAAAAAAAAAAAAAAAAAwJlQEwUAAAAAAAAAAAAAAAAAAAAAAADAmVATBQAAAAAAAAAAAAAA&#10;AAAAAAAAAMCZUBMFAAAAAAAAAAAAAAAAAAAAAAAAwJlQEwUAAAAAAAAAAAAAAAAAAAAAAADAmVAT&#10;BQAAAAAAAAAAAAAAAAAAAAAAAMCZUBMFAAAAAAAAAAAAAAAAAAAAAAAAwJlQEwUAAAAAAAAAAAAA&#10;AAAAAAAAAADAmVATBQAAAAAAAAAAAAAAAAAAAAAAAMCZUBMFAAAAAAAAAAAAAAAAAAAAAAAAwJlQ&#10;EwUAAAAAAAAAAAAAAAAAAAAAAADAmVATBQAAAAAAAAAAAAAAAAAAAAAAAMCZUBMFAAAAAAAAAAAA&#10;AAAAAAAAAAAAwJlQEwUAAAAAAAAAAAAAAAAAAAAAAADAmVATBQAAAAAAAAAAAAAAAAAAAAAAAMCZ&#10;UBMFAAAAAAAAAAAAAAAAAAAAAAAAwJlQEwUAAAAAAAAAAAAAAAAAAAAAAADAmVATBQAAAAAAAAAA&#10;AAAAAAAAAAAAAMCZUBMFAAAAAAAAAAAAAAAAAAAAAAAAwJlQEwUAAAAAAAAAAAAAAAAAAAAAAADA&#10;mVATBQAAAAAAAAAAAAAAAAAAAAAAAMCZUBMFAAAAAAAAAAAAAAAAAAAAAAAAwJlQEwUAAAAAAAAA&#10;AAAAAAAAAAAAAADAmVATBQAAAAAAAAAAAAAAAAAAAAAAAMCZUBMFAAAAAAAAAAAAAAAAAAAAAAAA&#10;wJlQEwUAAAAAAAAAAAAAAAAAAAAAAADAmVATBQAAAAAAAAAAAAAAAAAAAAAAAMCZUBMFAAAAAAAA&#10;AAAAAAAAAAAAAAAAwJlQEwUAAAAAAAAAAAAAAAAAAAAAAADAmVATBQAAAAAAAAAAAAAAAAAAAAAA&#10;AMCZUBMFAAAAAAAAAAAAAAAAAAAAAAAAwJlQEwUAAAAAAAAAAAAAAAAAAAAAAADAmVATBQAAAAAA&#10;AAAAAAAAAAAAAAAAAMCZUBMFAAAAAAAAAAAAAAAAAAAAAAAAwJlQEwUAAAAAAAAAAAAAAAAAAAAA&#10;AADAmVATBQAAAAAAAAAAAAAAAAAAAAAAAMCZUBMFAAAAAAAAAAAAAAAAAAAAAAAAwJlQEwUAAAAA&#10;AAAAAAAAAAAAAAAAAADAmVATBQAAAAAAAAAAAAAAAAAAAAAAAMCZUBMFAAAAAAAAAAAA/H/s/XeU&#10;JVd9Ln7vUOHkzmFy0AQFFJCFrkCyxDUiyggUbIPBcE2QwQTbOAD3RxCCCxgDtoG7ACOD7oIXEAYJ&#10;IZAQKFg5p5Emx57OffI5lXd6/zij1lFP6pnpUc+Mns/S0qpdXbVr1z5Ho1m966kvAAAAAAAAAAAA&#10;AAAAHE+QiQIAAAAAAAAAAAAAAAAAAAAAAAAAAAAAAACA4wkyUQAAAAAAAAAAAAAAAAAAAAAAAAAA&#10;AAAAAABwPEEmCgAAAAAAAAAAAAAAAAAAAAAAAAAAAAAAAACOJ8hEAQAAAAAAAAAAAAAAAAAAAAAA&#10;AAAAAAAAAMDxBJkoAAAAAAAAAAAAAAAAAAAAAAAAAAAAAAAAADieIBMFAAAAAAAAAAAAAAAAAAAA&#10;AAAAAAAAAAAAAMcTZKIAAAAAAAAAAAAAAAAAAAAAAAAAAAAAAAAA4HiCTBQAAAAAAAAAAAAAAAAA&#10;AAAAAAAAAAAAAAAAHE+QiQIAAAAAAAAAAAAAAAAAAAAAAAAAAAAAAACA4wkyUQAAAAAAAAAAAAAA&#10;AAAAAAAAAAAAAAAAAABwPEEmCgAAAAAAAAAAAAAAAAAAAAAAAAAAAAAAAACOJ8hEAQAAAAAAAAAA&#10;AAAAAAAAAAAAAAAAAAAAAMDxBJkoAAAAAAAAAAAAAAAAAAAAAAAAAAAAAAAAADieIBMFAAAAAAAA&#10;AAAAAAAAAAAAAAAAAAAAAAAAAMcTZKIAAAAAAAAAAAAAAAAAAAAAAAAAAAAAAAAA4HiCTBQAAAAA&#10;AAAAAAAAAAAAAAAAAAAAAAAAAAAAHE+QiQIAAAAAAAAAAAAAAAAAAAAAAAAAAAAAAACA4wkyUQAA&#10;AAAAAAAAAAAAAAAAAAAAAAAAAAAAAABwPEEmCgAAAAAAAAAAAAAAAAAAAAAAAAAAAAAAAACOJ8hE&#10;AQAAAAAAAAAAAAAAAAAAAAAAAAAAAAAAAMDxBJkoAAAAAAAAAAAAAAAAAAAAAAAAAAAAAAAAADie&#10;IBMFAAAAAAAAAAAAAAAAAAAAAAAAAAAAAAAAAMcTZKIAAAAAAAAAAAAAAAAAAAAAAAAAAAAAAAAA&#10;4HiCTBQAAAAAAAAAAAAAAAAAAAAAAAAAAAAAAAAAHE+QiQIAAAAAAAAAAAAAAAAAAAAAAAAAAAAA&#10;AACA4wkyUQAAAAAAAAAAAAAAAAAAAAAAAAAAAAAAAABwPEEmCgAAAAAAAAAAAAAAAAAAAAAAAAAA&#10;AAAAAACOJ8hEAQAAAAAAAAAAAAAAAAAAAAAAAAAAAAAAAMDxxJrvAQAAAAAhhDzzzDM///nPp5v/&#10;8A//kM/n53tQAAAAAMefe+65RynV2l6xYsXy5cvne0QAAAAAAAAAAEfkpz/96caNG1vbS5cufe97&#10;3zvfIwIAAAA4/pTL5XXr1k03zz333Gw2O9+DAgAAAIAjhUwUAADAMeHZZ5+95pprppsf+MAHkIkC&#10;AAAAOAz33XdfkiStbUopMlEAAAAAAAAAcLz72c9+duONN7a2zz//fGSiAAAAAA5DtVq9++67p5sv&#10;e9nLkIkCAAAAOAGw+R4AAAAAAAAAAAAAAAAAAAAAAAAAAAAAAAAAAMAhQCYKAAAAAAAAAAAAAAAA&#10;AAAAAAAAAAAAAAAAAI4nyEQBAAAAAAAAAAAAAAAAAAAAAAAAAAAAAAAAwPEEmSgAAAAAAAAAAAAA&#10;AAAAAAAAAAAAAAAAAAAAOJ4gEwUAAAAAAAAAAAAAAAAAAAAAAAAAAAAAAAAAxxNkogAAAAAAAAAA&#10;AAAAAAAAAAAAAAAAAAAAAADgeIJMFAAAAAAAAAAAAAAAAAAAAAAAAAAAAAAAAAAcT5CJAgAAAAAA&#10;AAAAAAAAAAAAAAAAAAAAAAAAAIDjCTJRAAAAAAAAAAAAAAAAAAAAAAAAAAAAAAAAAHA8QSYKAAAA&#10;AAAAAAAAAAAAAAAAAAAAAAAAAAAAAI4nyEQBAAAAAAAAAAAAAAAAAAAAAAAAAAAAAAAAwPEEmSgA&#10;AAAAAAAAAAAAAAAAAAAAAAAAAAAAAAAAOJ4gEwUAAAAAAAAAAAAAAAAAAAAAAAAAAAAAAAAAxxNk&#10;ogAAAAAAAAAAAAAAAAAAAAAAAAAAAAAAAADgeGLN9wAAAAAAAAAAAObMJz7xieltSul8DwcAAAAA&#10;AAAAAAAAAADm30knnfSZz3xmuolVJAAAAIATAzJRAAAAAAAAAHDiYAw1sQEAAAAAAAAAAAAAAOAF&#10;KKXIQQEAAACcePCcEAAAAAAAAAAAAAAAAAAAAAAAAAAAAAAAAAAcT5CJAgAAAAAAAAAAAAAAAAAA&#10;AAAAAAAAAAAAAIDjCTJRAAAAAAAAAAAAAAAAAAAAAAAAAAAAAAAAAHA8seZ7AAAAAAAAAAAAAAAA&#10;AAAAAAAAAAAAAC8GY4zXjOu10PeSJFaEGMvmmYzT0ZUudKQYo/M9QAAAAACYLWSiAAAAAAAAAAAA&#10;AAAAAAAAAAAAAADgRKaU3r2zsmNreXykHgTJPo+xbT64sLBsZffK1b2ptD3fQwYAAACAg0AmCgAA&#10;AAAAAAAAAAAAAAAAAAAAAAAATkxhIJ59emz90+NJLJNENeqh14yjUCaxVEoTQhhjjsPdlJXLu416&#10;NDxUfeCenavW9p51zpLOrvR8Dx8AAAAA9guZKAAAAAAAAAAAAAAAAAAAAAAAAAAAONFobdY/Pf74&#10;Q0NxrKplvzjlec2YEOI4VjptZ7ozFmeGEq20SGQYiGolIISkUnZvf1YkauvGqdPOXHjOeUsdF0/b&#10;AgAAAByL8Lc0AAAAAAAAAAAAAAAAAAAAAAAAAACYM0KoWiVs1MM4klJqzpnj8kJHqrMr46ZepCdX&#10;vWZ8x62bJ8cbtWo4MlSNY5lO24uXdnV2pR2XU0r3NWzdqAWVUjCyuzY+2liwqEPr0V3by3/0hrWD&#10;CwvzPakAAAAAMBMyUQAAAAAAAAAAAAAAAAAAAAAAAAAAcKRq1XDb5uLwrmq56Glt9nlMd2920ZLO&#10;VWv7evuz+wwmzYmpieZvf7XBb8ZDOyvVSpDJOqtW9BUKqQNf0bZZT1+upy8XBsn4aH1kd7Vc8leu&#10;6vn1L575w9esWnvqwHxPMAAAAAC8ADJRAAAAAAAAAAAAAAAAAAAAAAAAAABwmIwxo8P1Jx8dHh+p&#10;G2O8RtxsxoGfRJGQQmttGKOWxVzXSmedei0sTXnPPDna05c965zFK1b1MjbHyaix4fpvf7Xea8bb&#10;NheFUEuWdfUN5A4pf5XOOCtX99Xr4dD2ysZnJ1as6r3791vjSJ5x9qL5nmwAAAAAeB4yUQAAAAAA&#10;AAAAAAAAAAAAAAAAAAAAcDjqtfD+u7aP7K7FsZyaaFZKgZSKUprJOLmca1mMcka0EVLFkSxONifH&#10;G5yxzp5MGIhy0e8bGL3gf57UN5Cfq/GUprzbbt7QqEdbN00xxk4+dTCdtQ+vq46O9CmnL9ixtbhj&#10;S3H5ST0P3bvTda21p6FaFAAAAMCxApkoAAAAAAAAAAAAAAAAAAAAAAAAAAA4NMaYzRumHvjvHVEk&#10;xoZrpaJPCensyXT3ZvL51D6rPxlNPC+qVYJyKSgXva7uTBLLX17/9DnnLTvznMVHXjAqCsVtN29s&#10;VYjiFltzyoDj8CPp0LbZ6pP7tm8t7dpR4Zzde+e27t7MHCa4AAAAAOBIIBMFAAAAAAAAAAAAAAAA&#10;AAAAAAAAAACHQGvzwN07Nqwbr9fCXdsrSun+gdzAwg7bZgc4izKSL6TyhdTCJV3FyebEWGP9uokl&#10;y7sefXBoarL5mjeebFls1kOYyRhzzx3bmo1o+5YSMWT12v4jDES1MMZOWt23dePUzm3lVNq+/ZZN&#10;V77zbNueg54BAAAA4Agd/t8dAQAAAAAAAAAAAAAAAAAAAAAAAADgpUZrc9dtWzasGx8fqW/bXHRc&#10;69QzBhcv6zpwIKod53RwYeG0MxfkCs7QjvLQjsqu7ZVbf7leSn3Yo9q9s7pre3l0dy0KkxWre93U&#10;nJUNYIyuXNPLON25rdSox088PHy0ZxgAAAAAZgOZKAAAAAAAAAAAAAAAAAAAAAAAAAAAmBVjzAN3&#10;79i+pTi8qzo2Wu/rz5186kAqZR9GV7bNV63pX7S4s1T0dmwtjY3Ubr9lk9bmMLrS2jx4747AT4qT&#10;Xv9gPl9w5/aubZsvXd7l+0lpynvmqbFmIzoacwsAAAAAh2TOQvAAAAAAAAAAAPNubGzMmD3rZPl8&#10;vlAozPeIAAAAAAAAAAAAAAAAThzGmGeeHH3swaHxkfrUZHNgsDC4qECoIYQeXoeUksFFBcvhQzvK&#10;QzsZpfTxh4Ze8arlh9rPjq2lRi0aG65bFluwuGPGT4VI/KA+3cznujg/5AdoO7rSHR3p8dF6T192&#10;3ROj57/6pKM61QAAAABwUMhEAQAAAAAAAMCJ47rrrkuSpLX96le/+tWvfvV8jwgAAAAAAAAAAAAA&#10;AOC4F/jJjq2l0eHa0I7Kk4+OhEFSKfmZrFOtBNVqwDnLZp1ch9vdnXEPq2BUb19WCjU6XMtmnace&#10;G120tGvhXrmmA9uwbjwMRL0eLl7axTmb8dNqferhx3433Xz1BZfnc52HOkhK6YLFhU3rJ8tFf/P6&#10;yXPPX27b/EWYfAAAAADYH2SiAAAAAAAAAAAAAAAAAAAAAAAAAABgHybHG089NrJ7Z8UYEgbJxmcm&#10;q5WgWgkopbajKyWfW8yyWRSKRj0aG67n8+7gwo58h0vpoVWOGliQD/x4eKia70jdf9f2K/78LLZX&#10;tGmfhFBbNkw9+uDu0eFqrRJSSkd3Vxlj3GJuimcyTi7vam3mZDayOTebdctFv28gt2t7efXJ/S/+&#10;JwIAAAAA05CJAgAAAAAAAAAAAAAAAAAAAAAAAACAF2g2oofu3blzW1kIVZz0KiW/2YjKRT+Jtdam&#10;ozPFGDGGRJHUviaEMM7SaVsJ3WzGuby7dHlXOuPM/nKU0qXLu5uN8eFd1VTK2rxh8pTTFxz4lNKU&#10;9+xTYzu3lcdG6pNj9eKExzhtNiJjCKWEMWpZvGFHlNGmP1WrBNmcaztHWtmpuzczPFRNYjW8q4pM&#10;FAAAAMD8QiYKAAAAAAAAAAAAAAAAAAAAAAAAAOClwmvGxclmrRpGodRaWxbPZJ3O7vTAYN5x9zxW&#10;um1z8d47tkWRGB+pF6c8Y0hHZypJVG9ftlQKurLpQmdqukOtTRLLKBSBn/henM7YWpmNz04uWtLZ&#10;P5iffb0oy+YLF3fs3lX1mvHTj4+uPW2QsX2f3KhHD927c9f2spS6UvK3bJiqVgKvGafSdlNHhFEy&#10;XRiKUsfmwiSBL8JApNJ2oSM12wHtS0dHapiQZiMaG6kbYw61HBYAAAAAzCFkogAAAAAAAAAAAAAA&#10;AAAAAAAAAAAATnC+F298dmL7llK9GhJCjCFaaW0MY5RzRgihlAwsKKxa21uvxc88OdqsRzu3l6XU&#10;vf25wYUFo02tOhaGkhKSy7vtPTNGU2k7lba1Nr4X+80kipodnemR3dXAT5av7KFstoPs7cuNjzYm&#10;xhq5vDs6XFuyrGvGAcaYDesmHrp3Z5LI8dFGadJTWseJdF2ulTOwIG85nFJiDDHaSKGTRESR9BqR&#10;78W2zY0hcSTLRT+X7Ti8OJOTsmyb+14c+EkUynTGnu8PFgAAAOClC5koAAAAAAAAAAAAAAAAAAAA&#10;AAAAAIATVhiIxx4c2rxxSknVqEf1auQ14ygSxuwppsQ5S6ftfCHle8nD9++qVcJUivvNJJV1Vp/c&#10;l844hJDxkToxJAxEKm0xvu80EWM0X0hlMk6tFtYqgUhcYohS+qTVfbOMRVFGe/uzE2NNKfT2zcUZ&#10;mSgl9d23b922uVirhLt3VaTUPb3Z/gX5jc9MNOpRIpTtcEIJIYRSQjl1OHdSPFcgzMlO1rgQSkid&#10;Slmjw1WjUstXdlN2yLEoSmkqZUWRJITUayEyUQAAAADzCJkoAAAAAAAAAAAAAAAAAAAAAAAAAIAT&#10;085t5Xvu2BqFYmrCmxxvCKEsi+Xyqc7utG0zxphSOo5VGCSTE40tm6biSDBK41h2dGVOPn2gFYgi&#10;hNTrUZJIrXU6kz7wFbnFunuyXjP2GpHWmhCya0d5+Unds6zL1N2bGx9t1GrB8FDVGDN9llL6tps3&#10;jOyujQzVJicauZy7+pTudNqWQhtjtNKcM7KfK1icpVKWcngcyjAQzXpccXwp1KqT+/Y5KiV1oxH7&#10;zSiKpEikUoYQwjhzHJ5KWUmiWmmyKBTz/fECAAAAvKQhEwUAAAAAAAAAAAAAAAAAAAAAAAAAcKIx&#10;xjz24O4nHx32mvGuHZU4EoXO1LLB7kIhtc8gUKUcrF83FkfS95JsznFT1uYNUytX93Z0prU2gZ/E&#10;sSKUOi4/6KUpJfmCyxhp1CLGIkJJNuf0D+ZnM2zX5Y5jeY04DES9FnV2pQkhWps7f7t5eKi2a3u5&#10;UvYHFxQWLulo3YXSmhBiDDlo5oozms7aSSwDP6lZISFk57bSilW90ycaY2rVsFz0G/XIGGO0kVIr&#10;pbU2hFDGCOfMslijHsWxclP8pDV9S5d3MT67GlgAAAAAMNeQiQIAAAAAAAAAAAAAAAAAAAAAAAAA&#10;OKEYYx64e8f6p8enJpojQ1U3Za05ZSBfcPd3vJR6eFfVtjjlrKMzRQwtTXrdvZntW0orVvW6LjfG&#10;iETZNptluSdCSDbnKmX8Zuy4fGR3tdCZTqUO/tgqpTSbcwI/IYRUyn4rE/XUo8M7t5WHd1UrZX/J&#10;sq72eNXz4zEHHxIlxHWtfIcbBknrvHS6uWBxwRhTr4ajw/UoEkroMBRRJESi9tmJEJoSUi0Hjz04&#10;NDXROOeVy1et7Z39tAAAAADAXEEmCgAAAAAAAAAAAAAAAAAAAAAAAADghPL046Prnx4fH22MjdS6&#10;e7JLV3ZxdqByRmPDNSlUrRJanPb157Q2lXJQLvrdvdld20sDC/KEECW17ey/SJQhhhCjDaWEUkoo&#10;IYTkCymRyFo1dBxreGdl1cl9s8kOuWm7Vg2NIY1aRAgpTjYff3h3qegXp5oLF3XMqDfFOSWEMEa1&#10;eT4UZYzRymhtWj+a0X8m6ziW02zEtsPHR2uZnFOcbNZroUiU14yjUFBKbNfKd6Rtm3GLMUoNNUYb&#10;JY0QqloOkkQVJ7102rEdftdtmzetn/ifr1uTy7sHvTUAAAAAmEPIRAEAAAAAAAAAAAAAAAAAAAAA&#10;AAAAnDjGRxuPPrCrXPTHRmp9/bkly7sPHERKYlUq+r4XS6l6erOUUc5oT1+2XPIrZb+3P7d7Z5Vb&#10;TGszM19kSBzLOJJJoqRURj+fSuIWs23uuDyfT5XLfrMRMU69ZnKAWlXTbIsZY7Q2SSy1NvfdtT2O&#10;1PCuaqEzNbioY8bBnLPWP1rpMBBJJONEKmna60b5YdP3Em4xy2KWxQghuYKbCN2oRYzSR+/f1dGd&#10;btajwBeMk3xHKpNxGJ8xZZQwYlnETVlhILI513UtqfTmDZM9vVkl9S9+/OTFbzx50dLO+f7wAQAA&#10;AF5C2JF3AQAAAAAAAAAAAAAAAAAAAAAAAAAAxwIl9T23bw0DsXtnpaMzvWR510ErM01ONLQ2npek&#10;0raT2vO2fcZoT0+WUVotB0ksm/XIGDPdlVamWY8mxxuVku814zBI4kjGkYwiGUUyjlUUysBPGrWo&#10;XPKVMI16rKSeGK/P5hZaeSSttRBq1/ZycdIb2V2llCxf2bPPe3EcHsfS8+Jy0ff9JA5lHIswFGEg&#10;wkBEoUwSKaUWiQoD4XlJ4CXGkI6ulFJ6fKweBMnEaCMMklze6R/M5/LuXoGoNmZPvaxc3jnrnEWL&#10;FndWK8HGZyeq5eDWX23YsbU0358/AAAcH26//XbnOcVicb6HM/cuv/zy1t1dddVV8z0WOJGhThQA&#10;AAAAAAAAAAAAAAAAAAAAAAAAwAli47MT9Vq4e1eVW2z5ym56sESUMaZSCqJAaKVz+Uz7jxinHd2p&#10;SjGIQpoIRYwxhhBDvGbsNWNjjBBaCiWVbtVkopRQSg0hxpg9exi1LWbZLArE+GhDa7N8pbJtfpAh&#10;aUIIYYxaFn/68ZEwENVKsGhJ5z5PrJaDUtGPQqGkCfyktZNSwhgldDpbpaVQhBJGKeOs2Yhl4qWz&#10;jpI6iZVIlGVbi5d1OM7Bn6pNEmWMcRyeyTqMscFFhY7O9PZtpS0bpk5a23vnbzdbNlu6vHu+vwUA&#10;AMeBRqNx991333nnnQ8//PD27dtrtVoqlTr55JPPOOOM1772tRdddNHAwMARXkJr/eyzz95+++2P&#10;Pvro448/PjExIYTo6ek5++yzX/GKV5x//vnnn3++6x68gOGci+P4bW97mxCCEPKBD3ygr6/vxR/D&#10;0fbP//zPN954IyHke9/73oc//OEzzjhjvkcEJyZkogAAAAAAAAAAAAAAAAAAAAAAAAAADpPvxZVy&#10;4DUiITQhxHZ4vpDq7slkss6LPxitzbonRhv1qNmIlq3stg6WPiKENBuxlCoMEstie4eOXNdOpW3f&#10;SxinQmhXqtKUJ4QSQiex1NowRh3XsjhlnFJC20ZClNJKKiFUkihtTBgkpSlv2+biyacNHDipJaWi&#10;lDLGolAUJ72piSbntG8gP+MwY8zQzmq56GllgiBRSmtNszmHW4yzF/RvmGN7XGujlZFCBUHCqKzX&#10;ImYRIbTFmZvn7KDltAghhEShoJQ6rpUrpFp70ll77akD2zdPbdtcWnNK/x23bL7s7Wd2dmVm0xsA&#10;nEjuvPPON7zhDdPN7373u3/5l38534M6Ro2Pj//TP/3Tj370oxn7kyR55JFHHnnkkWuvvZYQ8oY3&#10;vOFrX/vaqaeeehiXUEr96Ec/+vu///tyuTzjR6Ojo6OjozfffHOr+dGPfvRzn/tcZ2fnizkD11xz&#10;zfTAPvvZzx52Pxs2bDjrrLNa26eccsrTTz999MaslDrnnHPWr1/fal522WXXX3/9AY5fvXr1W97y&#10;lptuuokQcuWVV27cuJHzg/+1BOBQIRMFAAAAAAAAAAAAAAAAAAAAAAAAAHBoSlPe1k1TQzsqjXq0&#10;zwMKnellK7rXnNLf05d90UY1OlzzmvHURNNxrJ6eWV232YiMIXGicjmH7CsWlC+4vpeIRIlEVYVK&#10;p+0oFFJqbrFMyubWvqNEjBHGmG0zY4hIVBSJOJaOY43urrkuX7Gq9wCxqCiUrmtRSur10GhTrQRd&#10;3RnOX3C8Umb75qlmI242omYzpoSmM7YU2rIYYzN7poRQSjmnnBOtDTGkWY8oozo2hBjGCaU0DEX+&#10;oAWsjAkDkUrblJLunudTT7bNVq3t27xhcvuW4imnD95+y+bL33YW4wev0OV7Sb0W+s0kSaQxxrJ5&#10;Om13dKU7OtIHPR0AjjX33HNPq+xPyznnnDPfIzpGff/733/ve987myN/+9vf/va3v/3EJz7xhS98&#10;4ZDiNBMTE695zWs2bNgwm4O/8Y1vfPvb3/7FL37x5je/+cWZgZ07d37xi19sbb/nPe8ZHBw87K5u&#10;ueWW6W+dlPKoDvvLX/7yU089Nd2czeW+/vWvtzJRW7duvfbaa//qr/7qqI4QXpqQiQIAAAAAAAAA&#10;AAAAAAAAAAAAAAAAmK2pieYjD+waG65rbeq1sFmPAz+JY6mUJoRwztyUlck6+UJQqwTPPDm6eGnX&#10;Oa9a2r9XmaOjYde2spS6UY8WLCpQNqtQTSvvRIxx3H0/U2rZ3E1ZtUogpSaEaGUIMam0Zc+iCBUh&#10;hFLiuJxZtFmPwiAhlFTLoZLFVWv7KdvPkPw4k3EIIX4z9v1EKd3Z/YKyS8aY7VuKzUZcrQRRKHI5&#10;N5NxAj/xZZzEKpU+0MOxjFHL5kJTkShCiO1yKbWSOonVQe8l9IXWOptzUil7Rh0wy+ar1vRtfHZy&#10;1/aybfNnnho98w8W77MTKdXundWd28rjI/UgSPY95xYfWJhfurzrpDV981JwDAAOw29+85v25qpV&#10;q+Z7RMei/+//+/+m40Cz9OUvf/mZZ5755S9/aVmzyj4MDQ2ddtppvu/P/hJCiEsvvfTf//3fP/rR&#10;j74Ik/DOd75zevvqq68+7H6MMV//+tdfhAETQjZs2PCpT33qUM9auXLlJZdc0vpP40Mf+tCVV17Z&#10;09Pz4gwYXjqQiQIAAAAAAAAAAAAAAAAAAAAAAAAAODgh1EP37Nz47ESSqMmxRrnoK60ti2Vzbja/&#10;p5CRkjqOVLXsFyebnLOevqxI1Ohw7ZTTB8/7wxWWtY8YUJLISimoV8M4lkpqy2aZrNPRme7uyTDO&#10;DmmEY6P1ZiMyxnR0pmd5ShxJKRUh5AAZJ8flQmhKiRCKc5bNOWx2gatpFme2zSklSSyr1YAQMrSr&#10;smxF197VouJYxpEcGCzYjuV7ideMKSG5vNt+zPCuarMetQJRHV3pTNaRQodBYjtWEkvb4fyARZaE&#10;UJzTVn0Lo43WJo6kZTNjyP6LVxGjSbMRO65lO3xwYWHvA9y0vWhZ5+6dlWo5eOLh4ZNPG3RTL3hM&#10;NwiSZ58c27BuPElUkqhmPfKacRSKOJZaGWMM48x2eCplZXNOvR6O7q49dO/O5Sf1nHnO4hcnUwcA&#10;h00I8dhjj003V65cmU7P9s/hl45rr71270DURz/60fe9730nnXRSOp3WWpdKpQcffPBTn/rU+vXr&#10;p4/5zW9+8653vevHP/7xQS/hed4555wzIxD1kY985KqrrlqxYkUmkzHGNBqNjRs3fvWrX73hhhva&#10;D/ubv/mb1atXv/GNbzyqk3DXXXc98MADre03v/nNS5YsOeyuHnvssfHx8aM62pYkSQ57Wr70pS+1&#10;MlFKqfe///0z5hzgyCETBQAAAAAAAAAnjnPOOWe6PvuiRYvmezgAAAAAAAAAAAAAAHDiaNSj2361&#10;oVIOJsbqE6MNQklPb7anL5vJunsHaYwhvheXi35xslma8hcsKmhtJkbrr7/01Hwh1TomCsXWTcUd&#10;W0vFyabWZu8r2jZfuKRj1dq+5St7uHXwcJSUul4NAy9hjKYz9izvSwillCGU7jfmZEjoC0KIkpoS&#10;YtnsUANRLZQSzhnjLPASizNCST7n9vRnZxxWqwSEkI6udG9fdny0HoXCcS3elg2rVcLilNdsxtOB&#10;KEKIZbN0xjEmEULFkcxkX3D7tpXuyi+bniVKLCk154wxqqQ2hIhEKmErpa39z3OzEWqtOzqzrmt1&#10;92T2eUxvX6485Y2N1Du7M88+NfYH5y1t7VdSr3ty9MlHhoVQlVJQKnpeM259xJmM09GVtixGCVHa&#10;iFhFoahVQkNqrmt192ZFonduK69c3fvKC1dkcy4BgGPS0NBQe/PSSy+d7xEdc4aGht7//ve371m9&#10;evXdd9+9YMGC6T2c84GBgbe+9a1vectbrr322quuumr6Rz/5yU8uueSSd7zjHQe+ylVXXVUqlaab&#10;XV1dDz744Nq1a6f3UEo7Oztf+cpX/uIXv7jnnnte+9rXJsnzJfsuv/zy0dHR7u7uozQJSql3vetd&#10;080vfOELh92V1vq9733vURrnDP/wD/+we/fuwzv39NNPP/fccx955BFCyI033vjggw++8pWvfHGG&#10;DS8RyEQBAAAAAAAAwInjda973XwPAQAAAAAAAAAAAAAATkCVsn/LDevr9XDH1pLXjHt6M4uWdh2g&#10;sBKlJJd3c3l34eLCyO766HCtUQvV6r6bfrbuj684PZWynnx0eOMzk1Iq34vrtchrxnEkhVDGGMaY&#10;7bB02s7lU14zHtpRyWSds85ZfOrpgwcuG9VsRISQOJZuyqZ0VrEl06INo4TQfR9Qr0VCSK20Nsbi&#10;XAllUvbsun8BRpkhxHG4m7EbtUgp82xjdHBRB6GUEsIYbZVIGh2u5/Ipx+ELF3eMj9aTRNnu8w+7&#10;am2Gh6oiUV4jzmSdViCqpdCRikKRSllhIOJYum1nOXauv/tlrW3fT5TUSivL5owRY5iQUhseRUIr&#10;TfaTiYpC4XtJLu9aNluyvIvuJxVGKVmwqGPblmK9Gm5aP/nyc5cwRmvV4I5bN5eLfqUcjO6uJYlM&#10;Z5wlyzo7OjOOy/f5SSmpG/WwUg4mRuuTY43+wbzWZmSoeuHFq1eu7j3kqQeAo++JJ55ob7761a+e&#10;7xEdc973vve1N9euXfvkk0/ur5oWpfT973//ypUrL7744vYe3vrWt2az2f1d4vHHH//JT37Svufu&#10;u+9uD0TNcOGFF959993tEZ0oij7+8Y9/73vfO0qTcN11142MjLS2X/7yl59xxhmH148x5sMf/vAz&#10;zzxzlMbZ7sEHH/zmN795JD189atfvfDCC1vbb3/727dv3845P5IOAdohEwUAAAAAAAAAAAAAAAAA&#10;AAAAAAAAsF9eM771lxtq1WDLpqIUauXqvq7u9CzPtR1rxaqezu700PbK5g2Ta07p/+F/PJTJulLq&#10;ctGbGG/EkaSUZrNOocO1HU4ZM8okiQx8UatWR3ZX83l3YGEh8JNNz068+nVrevtz+7uWSBQhRMoD&#10;FTvaN0ray1QZY+JIxpGMYyWF8r1YSaOUpowqrXVCdCNyU5bF2WyqVz3fLTHGkDiWhJAwEmGYpDNu&#10;HJfzhZQxhDHKOYtjWasEvQO5idEG45QQopWxneevUprykkTWaxHntND5gk+BcVroTNWroePwJFaM&#10;0b1Da1obrYxShlDSqnZlWVRKqpTRWjebUUY6UmmtjTGGEkYZ4ZwRYpq1yHGsfCHV05vt6DzQp1/o&#10;TDuOVS75nd3pybGGEOqOWzcHQbJrW7nRiHI5d/nK7lzBPXBojVusqyfb1ZONIzkxVp8cb1bKwfKT&#10;um+/ZdPpL1903h+uOIxMGgAcVXfddVd786yzzprvER1bHn300dtvv719z+9///v9BaKmveY1r/nY&#10;xz729a9/vdWMoujLX/7y5z//+f0d/8UvfrG9+c53vvP0008/8CXOO++8973vfddee+30nmuvvfar&#10;X/1qR0fHnE+C7/sf/vCHp5tf+9rXDqMTpdRDDz30T//0Tw888MCcj3BvQRC8+c1vPsJOLrjggpUr&#10;V+7YsYMQMjQ09N3vfvev//qvX4TBw0sEMlEAAAAAAAAAMA+U1lNeebg6PuWVY5kIJWIphBJCyZTt&#10;dqU7ujKFrkxHV7rQl+tO2e58jxcAAAAAAAAAAAAAAF6itNK337KpUQu3bioqqdec0t9em2iWuroz&#10;jsu3bCg+fP+uVMpyXIsxGscyn3cXLe4odKU520e4SAhVKQXFyea2zcVCR2rZip6b/mvdH/7Pk9ac&#10;OjBXd0cpZZQySo02xBCttddMgiAx2hhDlNRRJIVQUihjCCPEGELpnvBVQmmruJNts4OWpdLaJIky&#10;xmhrz8FxpIQIfZ+1UmGEEENI4CeOzUWitDF3/nbL+GhdCGXZz0/O5HgzjqRIZGd3Zu9rZrJOEitC&#10;iDYmCiUhZEYsSkpNCNFas+cn3FBClNJJTKrFIMkrQ57Lb1FCCdXahEHCGC3YXAi1YFHhYFNKunsy&#10;kxNNrc3D9+0qFb1mI9q+paSVWb6yp7s3e0hxJjdlLVvZ09ufH9pR3rqxuGhpByEkCpOLXruGsbnP&#10;RRljlDIiaSXK2IHrkgFAu5tvvnl6mzG2ePHi+R7RseVLX/pSe/ODH/zgkiVLZnPi5z73uX/7t3/T&#10;Wk/386lPfcp19/EIQbPZvOGGG9r3fPKTn5zNJa6++ur2TBQh5J577jnyINDe/uVf/iWKotZ2f3//&#10;RRddNJuzhBCVSmX37t3PPvvsLbfc8utf/3q6kxfB+973vnK5fISdUEo///nPv+Md72g1//Zv//bd&#10;7373Aep9ARwSZKIAAAAAAAAA4MVT9Cpbi0MjtfHR2mSiBCEkFJHUSmmttFJGaW1sztN2KmW7jDJC&#10;CKV0WdfCUwZXre1f4VqHvMQIAAAAAAAAAAAAAABwJJ5+fHRqorlzezmJ5ZpTBw4jENWSSTuuy0eH&#10;A2IoIaS3P3PaGYvyHQd6MZxt84EF+f7BXLnojQ7XNzwzvmJVz3//fmscy9NfvmgfxzucEGJZLI7E&#10;7AfmuBa3mCGkXguDICGGCKGFUEpqQohIpDZEE0opoYwSTQghSmkdGctmnDGttUio69rtyaV2hhAR&#10;yziRSipKWZIoQihj1LKZISSdtjNZN5t3tDb1asQ5d1zuNeKJsYbvJbVq2KiFmaxz0ppeSmmzESWJ&#10;DPyEc5ZO2/u8XGdXWilNCAmJiEKplXFTzz8rq5Q2xhCzp0iUUlq1qkIRo5SOE6kbL+hNa62kYZym&#10;07ZIFGNs/dPjXT3ZwUWF/Q2AEJLvcCfGGxOj9e2bi/0L8ju2lNyUddIpve7+TzmwbM45+WWDu3dW&#10;RnbXRKIJIZbNL/ifJx00ijYbSaKGd1XGhuvFKa9Ri5JEtl3X7exODy4sLF7a2T9YQHEqgP3xPG90&#10;dHS6ecEFF3DOj6C/E00QBDfeeGP7no9//OOzPDeXy11++eU///nPW02l1O9///s//uM/3vvIzZs3&#10;tzc55yeffPJsLrFo0aLpKkYt991335xnojzP+8IXvjDd/PSnP83YwXOnTzzxxB/8wR/M7Uhm79Zb&#10;b/3JT34y3WSMTYfTDtVll102fboQ4vvf//5HPvKR+bovOMEgEwUAAAAAAAAAR50xZqg69sjQ0zvL&#10;I8YYPwnrUbMRefWwqbTa31mO5aRtt5DK+XGwqzL6u033ruhZctrg6jX9y1txKQAAAAAAAAAAAAAA&#10;gKPKa8ZPPDJcKfn1WrhsRXc2d5iBKGPM0K5KGAjGWL0adnWnXddOZWb1DCeltLc/X+jM7Nha2r65&#10;uPykngfv2em61t7VovKFFCHEda1GLWoVdJqNVNqmhAReIoUmhMSxNNowTqejREIoSikxxrY4t5jW&#10;RnEtE6WU0UpRRi3OQi1swdyUPWMNxxgShomSWimjlGHc2DbLZh3GiZQmDAQhRCTKtnnoCyVVb382&#10;X3AXL+1MYlmc8IoTTcpoHAebnp04aU1fvRYZQ6JI5nIO2d/dUdLdk62UfUJIzGQSK6W0m7I5p4QQ&#10;rYwxez6RJNHEGGO0NoQYoo0hhlFKHNeihBhi4lgZQ22bcotLpWzDy0Uvk3W0NtWy3zeQW7i4k1v7&#10;WLTKZN0wEOufHqeM7dpR5hbv7ctu31pinLmulUrbuZyTzbuHVOiJMbpsZbdt84nxBrcoIaSrO/Oy&#10;sxYe3heypTTlrXtidOe2slJaSu034yiSIpFKGUoJt5jrWlMT9shQ9fGHducLqZNPGzj1jAXtGTMA&#10;aNmyZUt7841vfON8j+jY8vDDD7c3e3t7ly5dOvvT3/GOd0xnogghP/7xj/eZiVq3bl1784wzzphN&#10;6Kjloosuas9EPf3003M+Cd/61reUev7piOmiScesWq125ZVXTjcHBwc/9rGP/dM//dPh9ZZOp6+6&#10;6qrvfOc7reZnPvOZD37wg5aF/6HAHMDXCAAAAAAAAACOIqX15qkdDw89PdUsxzIZq09NNkutHFTa&#10;SffluvNu1rEci3HGKKecUSqUDEUUySRIokjGI7WJ4ep4xkn35br9JNxWHOrP97xmzSuXdh3RGg8A&#10;AAAAAAAAAAAAAMBBrXtiVEo1sruWz6d6+rKH3U9pyisX/WYj0kpns24riDM53ly8tHOWPTgOX3NK&#10;/46tpV3by9xi99y5racvN2NIlsUKnalqxVHjOgpEOjvbqkS1aqiNCfyEMcot5qYtzhkhJI4kIcRo&#10;Qxk1hFBGLYtSxuNIGptopRmjxhAhFOOMEKMCk87Y01EfY0zoC6WNlEZKRSl1HO64FuOUEMItSimR&#10;UkupAj+p1yI3Zefzbl9/bmBBgRAyuLDQaMTVii+ErlejTesnKaVJLIkxbupAt0YZ6enN1qohIYRz&#10;Fkcy8BPLZo7DtTFGG60NkdoQopUhxhBDKaOUEMumnDPLYiJRQihKSCZrOw63HaurOy2ECoKk2Yw9&#10;L87nU8Z49Vq0YlVPNvd8sa8oFKUpr1z2x0fqlBIhdT7ndnTZ9VpEKWFsT/+EEsZYZ1e6py9b6EjN&#10;8mOilC5c0qG0GRupp9L2Q/ftGlxY6O3PHcYXslGPHrp3567tZSl1uehXy77vJ899izjn1BgipdLa&#10;EEI4Y4XOVE9fttmInn589Oz/seRlZy5gHG8wBHjeQw891N48//zz53tEx5YZaaU//uM/PqQyd2vW&#10;rGlv/vznP//Rj360d96pvVQXIWTJkiWzv0RXV1d7M47juZ0BIcTnPve56ebrX//6GVc81hhj3va2&#10;twVBML3nlltu2bZt25H0+d73vnc6E1Wr1e68887Xve51832jcCJAJgoAAAAAAAAAjpaSV/nVs3cW&#10;vYqfhKO1iZJfJYT053q6sx2FVM5i+/69hM3tjJOebkoly0G16FWHqmNDldHubGco4p88/uuTB1a+&#10;etX/6Ejn5/suAQAAAAAAAAAAAADgxCSE2rx+slz0hVAnrek9pAe428WRHBmqRaH0mnE276RSTrno&#10;hYEoTXkLF3fMvlgQY3Tl6t4tG6d2biun0vZdt225/O1ntqIpWmlCKWN04aLOSjGghNSq4WwyUZVy&#10;UJpqSqmU1FqZTEfKtp9/ylwp3UrFEEMYbQWZmGVxpTQhRBKjleGcEcKUVkJQyyJBkGTSDuPUGBIG&#10;QmkjhDLGMEYpJZRS67nCSpQQbjGltBCqXPQzGaerJ5PNu4uX7XlM3HasZSu7KaPjI7WpiebgokKl&#10;FLhpixBiOwcL5FDS2Z12XateD7nFRKKSRAW+SBKplDHGGE2IMYRQyjgzmjGqDZFSK2Wk1JQSy+au&#10;a1FKcnk3X0gRSrjFUmlbSuXV40Y9DIKkqyezecPUshVdPX25KBSjw/VaNTCGVIp+HEspNaNUZVS9&#10;Fr5gaJTaDk+lbSlUpexnMs7CJR0dnWkyC5TSJcs6oyAZ2lHJZp1779z2lj8985DqTRljNj07+cDd&#10;O5JEjo82ipNNrU0u7y5e2pUrOKm0zZ+LGRhjpNSBnzTrUaUcVCtBKmUvXNLx0L07t2ycuvhNJ3d2&#10;zWrMAC8Fv/vd79qbp5122kFPqVQqF1988dTUVF9fX39/f09PT09Pz0UXXdRemeeE8dhjjx3q/LQb&#10;GHhBXUQhxK5du1auXDnjMK11e7PRaMz+EsPDw+3Nvr6+uZ2BO+64I4qi6eYHPvCBue1/zv34xz++&#10;7bbbppuf+MQnXv7ylx9hJuqss86ybVsI0Wp+5StfQSYK5gQyUQAAAAAAAAAw94wxT45suGvrQ4GI&#10;thWHqkGdM76oc3BBvs+xZvtKwhaLWwP5voF8XyLFlFceqU08ObJ+YceA0mpbceiVK85+5fKzDnsN&#10;EgAAAAAAAAAAAAAAYH+GdlSEUKUpP5N122sBHaqR3TWldL0a2o6VL6QpIbbNgyBJZ+1GLezszsy+&#10;q1YsauMz49s2FavloFoJ8h0prxlpZQghts2l1MNDVUrp1GRjcFH+wGsojXq0a3tZKRNH0rKY3itn&#10;pLUxxhhiiCGMM0ppq35UOm0HRhBCJNFKacapZVlSSim0RVgYiHTWiSOhlBFCGW0si0mpucUoJdxi&#10;7bcTh1Irk8u73X3ZTMZetbavPeFT6HBzeafQkQr8pFz0pdRhJFyHz3JtKJ213ZTVbES+STincSSV&#10;0loToo2hhlJKqdGaGGKIJsYQpTTnzE1Zts0pJY5rdXSmLfsF82JZvLMnk45kvRqWJr2u7syu7ZXx&#10;sWYSS6W030w8L/LqsVKaEpLJOj19ecfhlNJWcTCltEhUHMtGLWzUwnTGkUIHQdLZlV66otu2+UFv&#10;ilK6YlXP+nUTI7trjmtt3TS19tSBg5615wNV5p47tm7ZOFWrhrt3VqTUvX3ZgQX5fdbdopTaNu/o&#10;THd0phct7axVo8mx+o6tpUJHevlJ6oYfP/lHb1i7/KSe2X97AU5Uxpj29EihUOju7j7wKRs2bDj/&#10;/PNrtRppq270kY985LLLLpvvuzkqtm7d2t5cvHjxIZ2eSs2sp7dt27a9M1EzCkM98sgjs7/E3Xff&#10;3d481NTWQf37v/97e/PCCy+c5Ylnn322MWZ/P7366qvby0/NlYmJiXe/+93TzdWrV3/+858/8m4t&#10;y7riiit++tOftpp33HFHrVbr7Oyc8/HDSw0yUQAAAAAAAAAwx/w4uGXj3TtKw2W/uq202xizomdJ&#10;f77HYgdfxTkAx7IXdw4O5HuGqmOj9ckpr7y8a9G92x8teuU3nfpqm+O3HAAAAAAAAAAAAAAAMJdG&#10;dtdEonw/Xry0K0mUV4/8QMSRkEJrrQmhjFPH5qm0nc46+bxj7SvQEvqiVg2ajdgY3dGVaWV50hm7&#10;UY+0Mo16dEiZKKNNoxbGkRyeqNaq4ehQbfmq7iTRSmlKCefMdXmtGoahqJQCrchJa3sLHal9dpUk&#10;aue2UhLLajlIpx1CSRgkSSJt29lzLUOMIcQQoynlhHNq2XQ6jJTO2FEoCCGaESm11pIxarQRUhtO&#10;GvXQGKOUMVpzzoVUxhBDKLeeDzwJoVshpVTGzubcXN5dtbbPsl4QQOrszrKd1VwhJYROEhXHklJK&#10;9v90+AsniySJDEMZx9IYkyQqimSrPJShe8peEUMIMYwyxgkllHFmWcxxrHTGzuYc29nv2pabsnoG&#10;stVSWC75rZ5SKStOlDGEGJPO2olQlk1Tae66FuOtm6acEJvwVNrOE6KkDvzE95MwSLI512jiexMr&#10;VvXkC6mD3pntWAsXF4aHal4zfvLRkdUn98+mVJRS+nc3bxweqo7srk2ON7I5d/Up3en0rN5mSCnt&#10;6k53dqXLJX9kqLph3cRJa3p//5uNr37tmtWn9M/+CwxwQpqammovAXTJJZcc+PibbrrprW9964yd&#10;P/7xj9/+9rfP960cLUEQtDdt+9Deo7p3KGjdunV7lxiaEWQKgmBoaGjZsmUH7X/Hjh1TU1Pte171&#10;qlfN4e3Hcfzb3/52ujk4OHjQ1NwsMXawqomHTmv9lre8RSk1veeWW26xrLl5HuOSSy6ZzkQRQm69&#10;9dYT+GsPLxo8LQQAAAAAAAAAc6noVa5/8pZG5O0sD082SoVUbnX/8pR1+K9OnMHm9qreZQvy/Tsr&#10;u7cWdzVj3xDTjPwrznp92j74EhEAAAAAAAAAAAAAAMAsTYzVq9XQa8YTY/WR3VVCiNFGSq2Ubj2e&#10;zSjlFuUWp5RQQnMFt7s3292TaQ+oTE02jDaBnziuraQRcWIMkVILoX0/bjYO4bnwWiUc2V2NYyml&#10;SYQeG6ml03YYJZmMwzgjhiitCSF+M/H9WGszNlyTSnV0pJYs705nZl5o1/aySFS1HDBO+wZypSnf&#10;ceJ2hMkAAIAASURBVK0wEEminLYskNbEGMM5p5S2Z4QoIem0nTAVx9K2qZJaSaO1MUZrpo0xhBJj&#10;CKVUaa21YYwqqQQlSupW0aTWT22HOw7PF9w1p+wj2MM57enLKq29BtdGK19TSrSiIlEHCCwRQ6JQ&#10;NJuxFKpV/UlKHYeStCpeEUKfP5AYYyilnDFCiW2zVNruX5BrlcM6MM5YR2d6ZHdVJIoy6jXjzu5M&#10;Z1e6XPS1ksYYx3EIZftLK3GL5TtSuXyq2Yh8P4ki2dWd3rqpuGxld09v9qBX7+vPT4w1J8Yaubw7&#10;tKOyYtVB6jVpbe767Zbdu6pDO8rlkt8/WFi8pIPOIknVjlLS25fN593tW4pbN02tXN3737/f4rjW&#10;spVz83A/wHFq/fr17c2LL754f0caY6655pqrr766fWdXV9d999136qmnzvd9HEW5XK696fv+IZ0e&#10;x/GMPTPmvOWss85ijGmtp/d8+ctf/va3v33Q/j/5yU/O2PPKV75yDm//qaeeam9eeumlc9j5nPvW&#10;t77VXmLr61//+qpVq+aq8/POO6+9ef311yMTBUdu7qOBAAAAAAAAAPCSVQnqP33iN2W/+vTIxqlm&#10;eUnXwpctXDOHgahpWTd92uCaJV0LJhrFjRPbd9fGf/joLytBfb4nAAAA4AVuv/125znFYvFFvvrl&#10;l1/euvRVV1013zMBAAAAAAAAAHD88ZvJ+qfHNj4z7jVi30vqtag44U2MNUpTXrUc1CpBrRJUyn5x&#10;0psYrZemvEY9rJb9oR3lZ54cGx+rt57J1pKMjTYmJ5rNRhT6cbXs12thox4GfhJFolIMdu2obNkw&#10;WZz0pNQHGIzWZtf28vatRa8Zl4t+peQxYiilhc5UT2/u5ecuOeucxWe9YvHZ5y459YwFJ58+0EpA&#10;NZvR2Ei9Xos2PjsxNdFs77BSDpqNqF6LlNbd3VlusXzBtSxm2SyJpdZ7KnIYYpRWrQpUlsX4XvUo&#10;HJenMw5pFfGge8JGUimltJLGaGO0UVIbbbQySpokVlEoo1AkiWKMui7nnHV2Z/oGc/vLDg0sKDDG&#10;8gXXaEIZk1JrYxr1iOyHkrpc8quVII5kFErfi8NARIHQxmhtGKWMUUppa6jGGMYo55RzZgzhNrNs&#10;zmdXdkMKXSl5jsOl1EkkHccy2gihjDFxIimllsUsTskBY0eUkUJnqrcvS4gpF/0oFLu2l8ulg6cF&#10;KKP9g/l6LUwStW3z1EGPf+rRkR3bSsO7KuWSv2RZ55JlnbMPRBlD4kh6zbjZiLxmbIhZc+pAJuPs&#10;2FJqNuI7f7u5Xgtn2RXACenee+9tb5577rn7PCxJkiuuuGJGIOqcc87ZuXPniR2IIoSsXr26vblj&#10;x45DOn1iYmLGnrGxsb0Pc133b/7mb9r3fOc73/nv//7vA3d+1113/exnP2vf89GPfnRGiOsI3Xzz&#10;ze3NA6Tm5t2OHTva5/Ccc86ZMaVHaMWKFe21rW6++WYp5XzfNBz3kIkCAAAAAAAAgLlRj5o/ffzX&#10;taCxfnyr1Or0BWuXdi04yDrPEaCULu1auKpveS1sPDO2ebJZ/tGjN9XCxnxPAwAAwB5xHL/tbW8T&#10;Qggh3vve9/b19c3+3EajceONN37kIx8577zzOjo60ul0X1/feeed91d/9Vf/+Z//OcvFwn/+539u&#10;Xf173/veunXr5ns+AAAAAAAAAACOG8aYjc+M//9+8MjUuOc34yBIKiU/DBLLYYXOVFdvpncg3z9Y&#10;6BvM9w7kunoy+UKKMeZ5cXHSK035XjMe213fsG5i5/byE4/tLk95fjMx2sSJ8v3Ea8bNZuw1Y5mo&#10;KBJxKEtFf/euyjNPjo4M1dS+klFCqM0bJstFv1mPSlO+krqjK71oSVcqbRNDokgQs2c5hlKaTtv9&#10;A/k/OHfpgsUdXd2Z0E92D1XCIB4eqg7tqLTKWxlDxoZrIlFhkOTzKcthhJBM1rEdK5WyCaVhIFp1&#10;nqTQlBDKKGPUTVl7j01KHUeCUkoZNdoQYyg1dDodRUjripRSQimjrTJNhlDCGDXGSGW4xVIpy9p/&#10;XSY3ZfUP5DJZx3EtQgwhVAodR1Ikau+Do1AUp7w4klEoAj+RUtkOT6UsbjHGKKXEsjjnjFLCGKGU&#10;MkYJoVobqbTRJomUUWY2q1tamUrJl8qEgbAdbjtcSiWVrlVCrY2SmjPKLGY71sH7IsR2eG9fzrJ5&#10;pRzEkRzaUTlA6Gtad2+WElop+bt3VaVUBzhycrzx+MNDpSmvOOUtXNzRP1iYzajCQIwO1zY9O/Hk&#10;o8PPPj22ecPklo1TmzdMrn96fN0To0rqKJSb1k8GQXLHrZunc3QAL0G33HJLe3OfRXXK5fLZZ599&#10;4403tu+86qqrHnzwwY6Ojvm+g6PunHPOaW8+8cQTh3T63ssiIyMj+zzy85//fDb7glJ7r3nNa37x&#10;i18Ys+8/o26//fbXvva17Xsymcw111wzt7d//fXXtzfPPPPMue1/rkgp3/SmN003GWO/+tWv2Oxy&#10;wrPEOX/5y18+3dRab9q0ab7vG457yEQBAAAAAAAAwBzw4uCnj/+mEtSfndgilDxtcHU+lT3ybg9q&#10;IN9z6uDqSMTrRjc3Iu+X624XCq8RAoCj6M4773Ta/OAHP5jvER1/NmzYMD2Bh73q85Of/MQ5Al1d&#10;XS/CnV5zzTXlcrm1/dnPfnaWZ01NTf3FX/xFR0fH5Zdf/q1vfevhhx9uNBpRFJVKpYcffvg//uM/&#10;3ve+95100klr1qy58847D9zV6tWr3/KWt7S2r7zySqXUwS8PAAAAAAAAAPCSl8Ty97/ZdO+d24sT&#10;3tRk0/cTxmhXT2ZgQb6rO5PNuamUbduMW9SymG3zVNrOFdzu3szggkJHV9oYUy37kxPN3Tsr658a&#10;Gx+p+4EIQ6G00dowRm2bO45lO5xxagyJE1ma8ooTnteMJ8cbzz49XikH7eORUm/ZMOU3k3LJ95px&#10;Nuf0DeYyWYdZ1LJYHCutTRDGM+4i35FavKSjdyDXN5hX0kyMNhr1qFT0dm0vE0JqlSCOZbMRM86y&#10;eWfPOZR0dacZp+m0bYwJ/Nj3BSGE25xS4qY4pTOjQnEsw0AopYVQWhnOqe1YnLNWASLaqsbEiGVx&#10;y2LptOWm7VTKdl3LtjmjlBBitJFCVUqBOWCgZsGSDjdtdXWnOWeUGK21lDrwkxmHBX5SLYdSaN9L&#10;hNSua2XzrutaiVDGGKU045RbjBBCKG39toxxxm1qOUwro5QmxESx8JsxOTBDqpVASh36iTEmk7HT&#10;GVspkyTK9+M9s2EzRonrzioTRQhhnPb0ZWybV8tBEstd28tCHOQXeo7DM1m72YiU1FPjzf0dprW5&#10;987tUSiHd1U7OtODCw8eiKpXw03rJzc8Mz4x2qiUg2Y9qlXCctEvTfnlol8tB416VKuFlNPJscaD&#10;d+/cumnq2afGDtotwAlJSvnII49MN1evXp1KpWYcs2HDhpUrV65fv7595//7f//vu9/9rmXN9k+J&#10;49oZZ5zR3rzlllsOqTrQT3/60xl79lknihCSzWYfeOABzvn0Hq31lVde+Yd/+Id33HFHo7HnFau+&#10;7z/22GNXXHHFa1/72vbVE9u2H3jggblNqQkhtm3b1r5ncHBwDvufQ5/73Oc2b9483bzuuusWLFgw&#10;51eZUUjtgQcemO/7huPeS+KPUQAAAAAAAAA4qqRWP3vylpJfXT+xNZHitMHVWTf9ol29M50/feGa&#10;dWObt0zttDj//eb73njKRXsvywEAzIl77rlHCDHdnPFaO5iNW265ZXoOD2nFq9369evbP4hDdSTn&#10;ztLOnTu/+MUvtrbf8573zHJ964c//OG73vWu2Ry5devW17zmNe985zuvu+669rW9Gb7+9a/fdNNN&#10;reOvvfbav/qrvzraNw4AAAAAAAAAcFzzvfjWX64vl/zhodrEaJ1SWiikDTGptH3QcymjmayTyTrV&#10;clgqNrUmlBIpFCGUc5rJOo7zgl/jSKG5xVzX6uhMR6GoV0O/mXR0pXZuK3mN3JLlXZRSY8j2zcUw&#10;FOWSL4Ts6s6kMs+PxHZ4EktCSBSq7F6vqhtcVGiFaiyLlaa84kRTCmUM0UY3a3GtGjbqYTrtNhsx&#10;55RzbruMW6y7O1MuB7bDvWZCKbEdbrRhlJMX1k4yxESBlFIrpZXSlFDL5oxRQojQhjNDjDbGEEI5&#10;ZxZnjstbB7T+IYRobVqRKsZokqixkXpHV7rQkdrn3HLGVq7q3bx+sqs7PTUhVaLjWIQh7+hMT48r&#10;CkS9GkmpwlBwRlNpp3UhKfVzeSdiWYwQaqghxhBiKKOUEJtzyqjRyhgqhXYc0qhHrU9zv98TP0li&#10;GUdSG5PJOK2bsmyWRIIQGoVSE+PYFqH7Lq61368Qpd09mVLRq1ZCy+JDOyqr1h6k+Hwu7xanfGPI&#10;+FgjV0j5XuI1I99LlNTZvJvNOdmcMz7SqJT84aEqZXTZyp4DL6LFkdy9q9KoR1Jo34vDUBhtCKWW&#10;xThjjBOjiZQ6igQxewpt1arBhnXj1UqwYHGhrz9PCEliOTHWmJpsNmpRa5Zsm2dzTndPdnBRobMr&#10;jYU8OJEMDQ21N9/85jfPOODGG2+8/PLL2/cUCoV77713RkzoxDYjBqOUeuihhy644ILZnBvH8d6Z&#10;qCRJ9nf8GWecsWPHjje96U3tIbT777//4osvPvCFFi1a9OCDDy5ZsmRu731iYqK9yRjL5/Nze4k5&#10;sW7dui984QvTzde97nXvfOc7j8aFZrww8d57773qqqvm++7h+IZMFAAAAAAAAMwNY0w1bAxXx4pe&#10;tRY2YpkorRxuZ5x0d6ZjQUf/4s5B13KO/EJwDHpo15NFr7JpcnuYRKcueJEqRLXLOplVvcu2TO3c&#10;XRmjhC4o9L988anzPSsAcGL6zW9+095ctWrVfI/oOGOM+frXv37k/axbt26+b+Ug2heKrr766tmc&#10;8vd///eHOjk/+tGPkiS5/vrr93fAypUrL7nkktb39kMf+tCVV17Z09Mz33MDAAAAAAAAAHCMCvzk&#10;5p8/Uy0H27YU/WayYEkn46xZj8IgmX0nXjOOwiTlWs1mrLVhnDJGlTScsRlHGmMoJZSSTM7J5pwk&#10;kfVaVC4GuYJLCEkSddLq3rGRuufFtUoghOruyc4I2HDOlDKEtJJXM1FKlyzvbuWCLItPjNTHR5vl&#10;YpBKW4QQpXQcK8uSqqGm8ymWxRkjWpkkUamUZYxRyjiOpZSWUlvWnlswhISBVFJLqbXSfE/xJTp9&#10;X604FCGGccYozeRm5sEIIYzRVMpOYkWICYJEa71tc3HV2r79xaIyWWfl6l4hlN9MkliFgUilbCGU&#10;7fDWDNSqoVIqDAXnNJ12pm9KJMoYo7XhnBFCtTZGt8pYEUKIZXPKqCHGGGPb3BgjpZZS12uRbXPb&#10;2cfbiLQyzUYkpRZCuSmL8z1Xch0riZUxWkrNObUdnkpZjB9a+Idx2tWdKRX9ZiOijNRrYUfngV5E&#10;6KZt34s3r5/cPVRZtry77dtFpmdg/dPjQqh6LVy5us+22QF6q1aCoR0VIVSzHgW+oJSkM3Y6bdvu&#10;XlXCDEliGUYyCJIwFFMTnuNY3/v3+1/9ujVeM969q6qVNobEsWwl8Rinrmu1vkKFztTaUwZOPWPB&#10;IQXGAI5ZTzzxRHvzoosumt42xnz2s5/9/Oc/337AWWeddccdd3R3d8+y/0Oybt26o/Q6vw996EP/&#10;+q//etinp9PpP/3TP/3Zz342vefv/u7vHnnkkdkkJL/+9a9rrWfs3HtPu6VLlz799NPf+ta3/vZv&#10;/3aWI3zVq151xx137F3j68jNKBJ1yimnHIO50DiO3/CGN0w3M5nM9ddff5TGefLJJ7c377///vm+&#10;ezju4e8TAAAAAAAAcKT8JHhqdNOG8a2VoE4IkUqGMpZKGmIY5Y5lpyyXUcooW9Gz+PSFa1b3LWeU&#10;HfFl4VhR9CoP7nxqslmqh83V/Ss6Url5GUZfrtuLg5HaRM7N3rHlgQWFvsFC35F3CwDQTgjx2GOP&#10;TTdXrlyZTr94ZfFODI899tj4+Pic9DPft3Igd9111wMPPNDafvOb3zybdwp+9atfnRGI6urq+vKX&#10;v3zJJZcMDAxwzuM43rFjx3e+851vfvOb7Yf97Gc/u+KKK/70T/90fz1/6UtfamWilFLvf//7b7jh&#10;hvmeHgAAAAAAAACAY1GSqFt+ub5aCTZvnIpDcdKa3o6udLXkWxbT2mhlZhNuCbykWY+EUFEoXddi&#10;Fgu9RCmtjYljkWl7e6A2xBjCGOOctR45dlyrrz9Xr0VeI1JSE0M2bZgMfOF7SRSKjq703gESSgkx&#10;hpj9PhpOKVm0tEskasumopOyYqGiUMSR0NpQSgilRhtCCCFm+rlnSinntJB3DaEWp4bSWiXQWiul&#10;3eeCMVEolNRSKq0Mtxjnzy/8SamVNq3+KWWEEG4xaz85HCEUYzSTdaXUlVLQ05fdvqW49tSBTNYx&#10;hoRB4jXjMBBxJKVUShnKCLeZNtp2eRwKrxlXyn5ff54xWq2ESpswEJzRdMae/qi0NlJqrQ0hhDHW&#10;2maMGEqNIfS5ZJRWhhDCOGtFhqJQZBitVoK+gfzeD4R7zdhoE0eSc9qe9WKcckbjRGllbJtRSnJ5&#10;9zC+irbDs1nH9+JM1hkbru8vE+U14+KkNzXRrFUCYozbsLU0IlFJIpNEtSJejsOVNlMTzTiSWpvJ&#10;8Ubgxd192d6+7N5Puk9NNIeHqkmsqpVAa53Lu7m8S9l+vvaUOCnLSVmFgluxeaXkjw7XqhV/aGd5&#10;cEEHt1i9Gvp+sicc9xzHsfIFt6snU69GTz02ctYrFp/x8kXcwsIxHN/uuuuu9uZZZ53V2ojj+M/+&#10;7M9uuumm9p/+r//1v773ve9Z1lF8gF8IcTS6VUodYQ/XXHNNeybqscce++EPf/iud73rwGfdc889&#10;//t//++99x84vKS1/uUvfzkjjXZgDzzwwHve857vfOc7hUJhbqduy5Yt7c01a9bMbf9z4qMf/Wj7&#10;+t1//dd/dXZ2HqVr9ff3tzd37typlOKcH25/AMhEAQAAAAAAwBGIZXLfjsefGtkgtKwFjZJfrUde&#10;LOIZh1FKc262K10IknB7aXd3puOiVeeu7lt+DL78Bg6VNvrWDXdHIt5ZHunMdPRlu+ZxMMu6F3lJ&#10;sLW4K+dm7tr68NvOvgTfMQCYW0NDQ+3NSy+9dL5HdJzRWr/3ve898n6klO0LM48++uhReuvh4VFK&#10;ta/hfeELXzjoKY8++ug//uM/tu/58z//8+9///uu+/wzE6lU6tRTT/3GN77x0Y9+9BWveEWtVpv+&#10;0fve975LL710f+t/p59++rnnnvvII48QQm688cYHH3zwla985XxPEgAAAAAAAADAscUYc+8d28pF&#10;f/vmUhyKVSf35wsuISSTcQI/IYQkiUyl7QN3ksSqXgul1FEoLZul0jYlRCYqiqTRRkqdJGo6QqOk&#10;JoS0qgk93wUlHV0py6KNekQZLZd82+GBl6TSdibj7Gvcz523nwWRKJK7tpd9L87lnVIoKCGUUWMM&#10;Y1QbwxkhhhjS+rdpVRbiFrUsTijN51OZjM0sqpX2mnEUikYtclKW0URKpaTWek8gyhhjDNHaaK1b&#10;4SJKSas+FWOUMaqVYdY+RigSZVmMc9rdm/ObcaXk9/bnNq+f7O7N1muhEKo1UUpppYwxhhJKGc0X&#10;UkEgKKVSqGo5jCPluJYUMokVISSVdtqvJKV+7t9GJIpQwxnjFlPKUMqUVK36V0ppxhilxHE5ZTT0&#10;RRRKxqjXjFvfhOenXJvAT4TQWptMduaHQi2uQtH6RNyUvc8yU7ORL6SCIPGasWWzRj2aUTtLST2y&#10;u1YqeloZ308CP5FSZzJOJus4Ls8VXMexKCMi0SKR5bFG4CXNZuS6VrMeSaG8ZlyabC5d2Z3NPn9r&#10;paI/PFQNA1GrhpbFenrzlj2rqBJltKcn4zVj34vDQMSxGh9tdnSmBwbzgwsL6bRl2RZjRCqdRMrz&#10;4kY9Kpf8VMpeuLjj0QeGdmwtXfymkw9cCwvgGHfzzTdPbzPGFi9eTAgpl8sXXnjhhg0b2o/87ne/&#10;e9VVV833eOfN2rVr3//+93/ve9+b3vPud7/b87wPfvCD+/y/mFLqAIWeent793ehWq32hje84eGH&#10;Hz7UEf7kJz/51a9+dcMNN7zuda+bwxuf8a7AgYGBOex8Ttx9993/8R//Md18+9vf/qY3venoXW7v&#10;1FkQBPl8fr6nAY5jyEQBAAAAAADAYdpWHLp14z1+HEw0S6O1iVgmNrc70/l8R3/adi1mMcqU1rFM&#10;AhHWQ293bXx3daw727mkc8GN636/snfJm065KOtm5vs+4Ig8Prx+vFHcXt5NCDmpZ8n8ZpAYpWa7&#10;Nza5y9swtbXQ1ydyF5/36vmeIQA4oTzxxBPtzVe/+tXzPaLjiTHmwx/+8DPPPHPkXVWr1fbmbKow&#10;vZiuu+66kZGR1vbLX/7yM84448DHCyEuv/zy9j3vete7rrvuuv39X3XVqlVPP/30ihUrpt/+22w2&#10;v/3tb//d3/3d/i7x1a9+9cILL2xtv/3tb9++fTvetwcAAAAAAAAA0G7b5tL2LcXR3bVmM1q5um86&#10;BpPvcOu1kHEWhQfJRBljatVAaxOFglt7AlGEEMtinDOhpFImiaXFWavelJSqlRdy3JmPcWbzrjak&#10;Xg21Nlpp27E6OlNkX78rUlozzggl+6y0UykHQzvKUuh6LYxCYTt8oKMjiZJS0SeEEGXyhZRlMWMM&#10;pbRVckopo4yhz4WjGKeMsp7ejDGGUCISJROdJFIbY7ShjBKpW+EuQgihlDFGqTHaKGW4xRilSmlC&#10;iNZm7+ElidLapNI2t1gm47gpe2q8MbK75ji8XPZTKTsKRRKrfZbAYoRRQo0xWmsldaXhEUK0Ma5r&#10;iURSRikhhhCjTRRLKZRWWmnfT3YzRgilnNMFvS9LYkIJE0IlsaKMWBaznqt55aasMBBCaN+Lczmn&#10;vVZSGApjTJJIzhnfu3SYUsQYSqkxptBxOEWi9swlI9mc6zWiQkeqXPTbM1GVkj+yuyYS5TXjZjPW&#10;ShFCc3l3cGHhtDMX7N1VFEpijJAqnXECP/G92E1ZSmU2PzvZN5hfuLiDc+Y14907K1Eoa5XAde2u&#10;nvR+y0Pt46tPqtWwVXBMStWoRX39uVTKWrCokH9hlIt0kL6BnNGmXgsnxpo7tpUKxZQQPTf+9Ok3&#10;XHrq4MI5LswC8OLwPG96RYAQcuGFFzLGnn322fPPP7/RaEzvt237/vvvf8UrXjHf451n3/zmN2+/&#10;/fadO3dO7/nQhz70ne9855prrvkf/+N/9Pf3c8611sVi8fe///1nPvOZ9iN7e3tLpdJ0c39rQ1NT&#10;U6eeemq5XG7f6TjOxz72sT//8z9fsWJFNpslhARBMDw8/Mtf/vIrX/lK+6qT7/uvf/3rr7322jl5&#10;x1/L2NhYe/MAaa554Xle+1sgu7q6rr322qN6xVwuN2NPs9lEJgqOBCpOAgAAAAAAwCEzxvz31od/&#10;8fRtk43SU6Mbd5R2p2z31MFV5yw9fU3/igWF/s50R87NZpx0PpXtzXUt7Vp4+sI15y49fWnXwmbk&#10;Pz22aXtp99bi0A8evmGsPjXfdwOHTyh5/47Hy36t4teWdi1I2Ye/tDNXysOTuhQOb9s1sm3ozqfu&#10;M8YceZ8AANPuuuuu9uZZZ5013yM6Piil7r///gsuuODb3/72nHQ444163d3d832Lz/N9/8Mf/vB0&#10;82tf+9pBT/nP//zP9hXTM8444/vf//6BY8ZLly794he/2L7ny1/+8gH+r3fBBResXLmytT00NPTd&#10;7353vucJAAAAAAAAAOAYksTyoXt3NBvx5ERjYDDf1f18yZrO7gyhJJ2xo1C0KiDNZIjRhhjiNWMl&#10;dRQKQmn6uUAUIYQyyi1GGVVSG2OiWBBCtCFSasvmhND0vqJW+bxLCIlCkSTKGMPYvh/1lEJZFiOE&#10;pPYKVk1NNHZuK4WBKE56cSTzHan+wVxHp9s3kE+nLcaZZbFU2s7l3dY/hY5Ud29u4ZLOZSu6Fyzp&#10;sGxeqwS1aqC0dlw7nXE4Z0qZOJbmuYxTK3dEKWGc2Q53HN4q+sQsxjnjrJWzalWgmjl1WpsklrbN&#10;Oaf5fMoQ4zcjpXQcSa+ZlCa9ctEXQqXSVmdXprc/1z9YGFhQGFhQ6BvId/dmu/sy3KKWxaQ0YSgY&#10;Z/q5iwih4khGkYwjKYTSSlNCGWPMlmEyHiYTiZyMxCSh0k3ZreSP1rqVCnNTe6axFY5KYmm0CYKk&#10;feRhILQ2Wpm9a0AliZJSM84IIZbNj3CRqlUZLAxErRK0JtwYs3Nbeef2su8lxUmv2YjSGbunN5fJ&#10;2pms4zj7qJEghY4ikSTadnhvX3ZgYb7QmRaJKk42vWYyNd7c+Mx44Cc7t5VFomqVwHGt7t7MoQWi&#10;KkEUCqm0FNpxrUzWFkJpbXZuLz+fl2tDGe3szqw9bWDZym6/mWx8ZqJeDW+58dmpieYRzRfAPNm6&#10;dWt78/Wvf/3Pf/7z008/vT0QRQgRQqxZs2a+Bzv/XNd9+OGHBwcH23c+88wzl1122cKFCy3LopRy&#10;zgcHB//iL/6iPRC1du3a6667rv2sVj2uGaIo+oM/+IMZgagrr7yyWCx+6UtfOv3003O5HKWUUprN&#10;Zk8++eRPfOITExMTn/70p2f08773ve/pp5+eq7seHh5ub/b19b3I035gf/mXf9n+df31r3+dyRzd&#10;Vxun0zNrA9ZqtfmeBji+IRMFAAAAAAAAh0Yb/Zv1//3w0NNj9alnxjdro08dXP2yBWu6Mh3sgA/v&#10;2txe0rXgD5aetrhzcLJZenpkY9Gv/PSJX+8sj8z64nBs2Ti5PZbJSH0i46QXdPTP93D2yKdylNB6&#10;1Cz7tR3l4SPvEABg2s033zy9zRjb53ILEEKEEJOTk48++ugPfvCDP/mTP8nlchdccMEDDzwwV/23&#10;L4N1dnbatn0Enc2xf/mXf4miqLXd399/0UUXHfh4KeXHP/7x9j033HDDbIo4vf/9729vTk1NtU/L&#10;DJTSz3/+89PNv/3bv/V9f76nCgAAAAAAAADgWLHuybHAF8O7Km7KWrSks/1HrmsVCqls1jGEeM2Y&#10;EKKVCX1Rq4alKW9irDE+Wp8Ya4yN1CdGm41GHMeSM9peFolzRglhjBpjpDRKGilUEktCiONwN2Ux&#10;vu/1Nc6p1lpKTSlJErn3AYaYJNGOwymhmazT/qPSlDc8VAt9USkH3KJ9A7lc3t3zFh5KbNsy2lBK&#10;OKeFzlRHV7rQmcrmXTe9ZzC2zXv6svmC26hFu7aXR4drUSgtizsO18ZopYkhlFJCKGmVYzJGKUMp&#10;TaVtN2XxGYkaQ2ZkoowhYSAIpW7KclzLdlhp0ve9RCmjpI5jwS3mOLx/IN/RlU5nbdvhe4pWcWrZ&#10;zE1Zha5UNu/mOlIdnS4xRAhptLEsZgixHZ4ruLm8myu42ZxjWZxxyi3qONx2uGXz6cCPZe95gNay&#10;uNGGUsraRm67XGujlA4D0T7yJFFSaEKI9cLaXHEs40haFuecUUY5Z63D9s0QkSi/mdQqYWnKn5po&#10;To43p8abxUmvUgoatSgKBaXEdqwoEtoY34tbgahK2W/UonLRI4T09GY7u9KEUkIIY9Sy9/FFiiJB&#10;CBFC2TYnlFBKszmnbyDvpqxGPSwVvTCQjz80HPpxrRJQRru6M2TWeShCSKMeRaGIIqmkaX1qqZTD&#10;GK1WApGosZH6/k6klPT25U4+fZAxumXjpNeMf/urDb4XH8K1AY4NDz/8cHvz29/+9p/8yZ/s88ij&#10;XXun5YwzzjBHxze+8Y05GWFfX9/mzZvPP//82Z/yyle+8tFHH53xLrmFCxfufeSnPvWp9pfQEUI+&#10;/OEP/+xnPysU9luJznGca6655oYbbpix/8orr1RKzcktT05OtjdbhaqOETfddNPPf/7z6eZHPvKR&#10;V73qVUf7onuvgjWbiMXCEUEmCgAAAAAAAA6BMeb3m+9fP7F1Z3lkZ3m4N9t11uJTujKF2ffAKV/W&#10;tfD0hWuVUc+Mba4G9RvX/W68UZzvO4PD8fToRj8JvMhfUOinh7RCcjRxyvKprJ+EkUzu2/H4fA8H&#10;AE4cnueNjo5ONy+44ILZBFdegp544gnHcQYHB88999z3vOc9P//5z6czQnNl06ZN09svf/nL5/uO&#10;n+d53he+8IXp5qc//en9vcF32q9//ev21+9deeWVJ5100myu1d3dfc455+xvWvZ22WWXTQ9GCPH9&#10;739/vmcLAAAAAAAAAOCYkCTy2afGqpUgDMWSpV17V8gZXNTBLZbNOvVaWJzwJsebtWoQeHEYiDiS&#10;cSyjSAZ+IqVKYqk1kVIHfuL7SRIrYwjnjFLCOSOUaKWNMVGkRCIdm1NKcnl3n6MSQhFCGGPGGEJo&#10;K441QxRKYoybsjNZm7flc5r1ePfOShSKWjVMuVZPX5a/ML1jOZw8V6mJ7LOWkSG+l3hewhhNItmo&#10;R41GGPiJEIoSog1hjDJOKXsuFEUIpcQYs6ew1Z4+9q0ViDLGpNM24zSTdUpTfpLIwBdxJN2U5TgW&#10;pVQp3ZqEfXeitePwXM7JFVKZvMMZM4ZQSi1rT6wpm3PyBTeXdzMZ23F5yrVb3U73oLUJ/IQQ4qZs&#10;2+GptKW1CQKxpyITMZRSY0wcCt9LvGYchUJKlcSKGKOUbn2se7oyJgxEEivb4amMZVmMM6qVUWof&#10;mSgldKMWTU40S1Neox76XhwGSRTKKBRRKMJABH7iNeNqOZgcb8aRCPzEaNKsRzu3lauVoF6LfC/O&#10;5ty+gZyTsgghUipCiGUz193Hq6OSWBFClNIWf/47wDjt6sl09WSV1MUpr1YNxseaSSw6u9L7S+jt&#10;UxxJ34uTRIlEuWnLsqjRRGnd2Z2WQvleUpzyWvG//UmlrDWnDjDGtm0u+l58121bzBFW1wJ40f3u&#10;d79rb+7evXt/R372s58VQhy8x5eAQqFw7733/td//deMglH7PPK6666777778vn8+vXr2390+umn&#10;zzi4Xq9/7Wtfa9+zevXqf/u3f6P04H+yXXbZZR/5yEfa92zbtu3ee++dk/sNw7C9aVnW4fY0xyqV&#10;yp/+6Z9ON5cuXfrVr371Rbju3p8I/tOAI4RMFAAAAAAAAByCp0c3PTWycXd1bKw+uahjcHXfck4P&#10;53HwvJs9Y+HJNrPWT2yrR94vnrotSMLD6AfmUdGrjNWnJholznhvrmu+h/MCeTfHCK341YlGsRY2&#10;jrxDAABCyJYtW9qbb3zjG+d7RC9dzz777PT2mWeeOd/Ded63vvWt9rcGvuMd7zjoKV/5ylfam//4&#10;j/84+8tdfvnl7c3t27cf4OB0On3VVVdNNz/zmc9IeaDHEQAAAAAAAAAAXiJ2bisnsZwcb2QydqEz&#10;tfcB+YLrODwKRRzJWjWIo1ZIJmllokSilNRJLKXUWmmjTZJIKbUUOo73JEY4Z4xRRqkxRCmdxJIS&#10;6rhWKm077r4X2pJEEUIIJYxRKVQcK61mZkUCP2lV5unqyUzvlELt3FYSia5VQsflnb3pvZ885py2&#10;6lYpbaScmdtRUpeKXqMWikRFsTSEKKWJIam0ZdncsjlnlDHKOXMcy3Y4txglREmdJFJJrZWRQhlD&#10;yHTH9Pmnn1tJJK11Km23kma1aiilDnyhtU5n7HTGdhwuhDKGtDJL+6SkIYR0dmUKhZTrcNuxLItp&#10;o+OwFREiUulc3k1lnD15sLY5MMZIqYMgMYZksk4u7xQ6U9mcm87YSqpmPWrUI6+RhH6ipI5iFUey&#10;Wg6q5aA44U1NNMJAJEK33j5kDEliFXiJUjqVtlIpK5N1UimLMqq0nhHvUVLXKuHUZNPz4iSSYSi8&#10;Zux7SRiI1rcrimQU7slEBX4Sx0JKHQZiYry+ecNUtRzUa1HgxflCqtCZmr4jkSjL5pTSVGYfmahW&#10;Lktrs3fYL5W2unuzcSgCPwmDJE70dOGsWTGkXgulMlEsLM5sixFDDTHEGMfhbsr2vFhrMzVxkNIf&#10;jsNPWtObJHJ4V3VspL51E96kCccTY8xtt922zx85jjPjnW6+799yyy3zPeRjBaX0yiuvHB0dfeqp&#10;p770pS9deumlg4ODrTe7LViw4HWve93/+T//57HHHqtUKu9+97tb+++77772Hk455ZQZfd50000z&#10;9lx33XWzf7/hl7/85Rl7/u///b9zcrPH5nKMMebKK69Mkuf/V3vrrbc6jnMEXc7Wvv5mgtdQwhE5&#10;VoKGAAAAAAAAcOwr+dU7tjxQ9mvD1fHBQt+y7oWzeaHO/riWc9qC1evGNm2a3O4ucm7ZcPcVZ77+&#10;SDqEF9lToxuV0UWv0pPtstix9SsqRmnKTjVinxCyvbT7D5a8bL5HBAAngoceeqi9ef7558/3iF66&#10;nnzyyentvRe95osQ4nOf+9x08/Wvf31X10Eyw/V6/cEHH5xu9vT0zCj9dGCf/OQnP/nJT87++Pe+&#10;973f+c53Wtu1Wu3OO+983eteN9/TBgAAAAAAAAAwz7ZumgpDEfjJshVdey9USal376yEoZRSE0ri&#10;SCZCp1KW63DOGeOUEmIM0doQqSkhls21NkYbqTRllHNmnquTwziV0kihGafcYpyzjs70/kalpDaG&#10;EEO4xYRUjuFxLNNtoZckUUkkC51pykh3b3Z6/+hIQwhVrfitWkCU7GPpjXPGORWCGG2kfEESppX/&#10;0dpEoZBSc06zOUdrHUdKCkUJMcZYNqOEKqm1NpbFOGeEE2OMUkZpbQwlhmhjpDSWTQltRaLonjHH&#10;klCazjjcYrm84zcTJXUYJJTRdNpp1XiyHZ4kSkoVhqKjM72vOyAiUYwxxmhHZ1YI5XtJOmNpY6JQ&#10;ec0o8Khl81olTLlWECRSakqpIlJKbYwx2hBKbJtnsw5jtKMrnc7YjWpULvuEUG2MipUhhBJiiDGa&#10;GGO0NpbN2HPVn2SitOJC7El92TZ3UhZjNF9wczk3igQNKTHPBdsIIYZ4Xuw1Yq2NSFSSSGMIY9Sy&#10;+Z68HKOEGmKoMUYbo5VRUieJMtooqQMvCTzRqIeU0o7OdK7wfG0xY0wcy3TGIYQUCvuoOTady9La&#10;xJFsjV8p3RoA54wyKqVSUqdSdr0WdfekCTnIcq02Og5Vox4263GSSK0Jdaj0kiSRUmmtdKMZuykr&#10;jpIoFJVysGhp14FXgDNZZ+GiztGRWm9/7omHd69a28cYlozh+FAsFoMg2Hv/6aef/vvf/75arc5Y&#10;wvj4xz9+6aWX4qGIaYyxM888c5Yvv7vrrrvam8uWLZtxwPXXX9/ezOfz55133uwHk8lk/uIv/uKH&#10;P/zh9J5f//rXc3KbrvuCP5+PkZpId9xxR/uUXnPNNaeeeuqLc+m9SwIeO7Wz4DiFLxAAAAAAAADM&#10;ijHm9k33hyLeVhrKu7kVPUuO/Fd1ruWcPHDSM2Obd5VHOGVbi7vW9K+Y7xuFWTHGbJzcXvKqSqsF&#10;hd75Hs4+pG1XKuEn4fbSMDJRADAnfve737U3TzvttIOeUqlULr744qmpqb6+vv7+/p6enp6enosu&#10;uujKK6+c77s5jhljNm7cON1ctWrVfI9ojzvuuCOKounmBz7wgYOe8vDDD7c3p192eJScddZZtm1P&#10;L7Z95StfQSYKAAAAAAAAAF7ihFATo41aOaCUdnVnZ/zU95MdW0pxLP1m3KqVlMk4rTpEts2nF8pa&#10;pXiMMYzTPfkWQrQ2SmkpFGXUspiUmlKitSaG2DY3xnR2pxnf71qbUnuqDNkWE0IbQ5JETWeijDH1&#10;asgtlsnaPX05297z6rooEuUpz/NiKXVPb3Z/wRLLYowzYoxWWuvn60RFoahWQiV1GApiTCptPdcz&#10;U9JEkeSMMkptl2tlKKNKapEoxmkrnmRZ1BgqhZat2kRGSUEZZ63b8T3VShalUjbjtKMz3axHSukw&#10;SCilmYwzPZ+MUcapFNq2jRDKdvZ+MZ9JYum4nFBiO8x17dYMa00smxlDpFRa6SSRYZBoTYzWhJJE&#10;JiKRlFLOqWVz17XSGbvQkaKM1qtR4MeWzZJYtRJTpFXwSBtDjNFca60kEbrVszFGM220ppyzdNp2&#10;UpbjWB2dqdZQLZszSindk4nSytSqQRxJIXQcS2OMZTHHsfjMT39PeowRSjghDm996F4zCgLBGVVK&#10;Oy7n/AW/P4wjabRJp+x02radfTwPrJTxmnHgJWEgwmDPAVoTQgylVGsTBkIprZQJQ0EoyWSsVHq/&#10;RUKk1F4jjkJhjPG8WCZKSs0Zbf1HobWhxAihvUZECQ0DRWmQyli+F+fyLjmggQX54pQ3PlrP5d2h&#10;HeUVq47FxUeAva1fv37vnR/+8If/9V//1bKsgYGB0047rf2YzZs3P/XUUzPqR8FsNJvNZvP5unP5&#10;fL67u3vGMTMKSf3RH/3Roa65vPGNb2zPREVR1Gw28/n8EQ6+v7+//WvQfiPzqFqttjevvvrqz3/+&#10;8wc9SynV3rzhhhtmlJZ6xStecf/99x+4k70LZxUKhfmeDzi+HcXlVQAAAAAAADiR7KqMDlXHhqqj&#10;WuvV/cvZHL27KO9mF3UMTDRLfhLcs/3Rvd8HA8emRuyFSdSImg53sk5mvoezD2nbJYRWg/ru6mii&#10;jok3LQHAcc0Yc9ttt003C4XC3mstM2zYsOGkk0568sknR0dHn3rqqd/97nc/+clPKKWXXXbZfN/N&#10;0XX22Web/fvsZz97hP03m832BzWWLFky33e8x7//+7+3Ny+88MKDnnLHHXe0N1/72tce1RFalnXF&#10;FVe0X71Wq72YUwQAAAAAAAAAcKyZHG9obZrNOJt1uPWCxykb9WjrhqkgSEpTnu/FHZ3pwUUd6Yyd&#10;zjhaad9PpNzzSyqtDCHEGNP+PkHGqG0zy+bGGCEUIUQkmhJCCdHG2I41I+pjiFFSS6n21DIypLVo&#10;1nqeW2sjhWofmxSqozNtWXzh4s7nb2e0qbXxmnEqbTup/b4x33Y4pYRSKtXzS3NJJKuVUAkVBgkl&#10;JJN1pqNWhBDXtbTWUmqtdSptp9IW59R2OLeY1kQK1arspLXhFqWMtmpnKWWk1EkshVCM0UzWSadt&#10;17X6+nNRKKTSYSgopemsPWPh0eKslTSLY7n3+BOhpdSptM05rVXCyfFGkihuMc6pkoYYwxg1hJBW&#10;/S7T+nQIIYRSSik1hChlLJvlO1JK69KU5/txEsswEIwRN2WlUnbr345rMcY4p4wxy2K2wyyLM4sS&#10;Ol3/iiilOaPdPZnpD7SVl7NsLhIlYl0u+lEko1BGoWCMZLNOOm1zfvCVVkqJ4/BWyk5KLYXinNWq&#10;gdeIp48JfME5c1zeXiuspVoJNq+f3Lmt1MqeJbEMfOF5SbMR+17se4nXjL1mLIRS0lBKk1gGfjKy&#10;u16vhVrPXLE12tRrYXGyGQRxHEuvmcShFEITQ1rTa7QxmmhthNB+M4lCYYhpNuLiuDcx2jj4zTLa&#10;P5hr1KMkVls3FWf7HzDAfLv33nvbm5zzm2+++Zvf/OZ00ZvPfe5zM065+uqr53vUx6VNmza1N//s&#10;z/5sxjt8pZSNxgv+tDn77LMP9Spr166dscfzvCMf/ODgYHtzamrqKM/W4dBai1loX6FrmXHA3nmn&#10;vcVxPGNPR0fHfE8AHN9QJwoAAAAAAABm5eFdT0UynmqWF3UMpG33yDuctrhrcLJZ3l0dzzqZbaWh&#10;1X3L5/te4eAmGyVCiBcHuVTmyCuGHQ2MsrSTqgT1xZ2DQ5VRfK8A4AhNTU21lwC65JJLDnz8TTfd&#10;9Na3vnXGzh//+Mdvf/vb5/tW5tmR10GanJxsbw4MDMz3PRFCSBzHv/3tb6ebg4ODB03NEUJuvPHG&#10;9uaL8G7ISy655Kc//el089Zbb8V3EgAAAAAAAABeyqrlgBASeElv/wsiJV4z3r6lGEeyUgoIIT19&#10;OcflhBDGSL0WZRgNQxEGolXw57kME9lrxYQyRiyLiUQrrQiljDGtjTGGMiKEchweRzKKpIilVM+l&#10;oAghhMSRVMoorSk15LmqU9NjC7wkl3fdlLVkWadt7/mFm9K6UvGDIDHa5AoHWstzXYsQwjjTz1Wj&#10;UspUK0GrQhRjNN1Wtem5WyGMMSkUs5gS2nG5ZfE4lkQQzonWRmtjtNFGE0L2nGqIIYYayjjL5VzG&#10;KLdYPp9KZ+04klEokkhqbTJpe+9XMTLOTKK0NtPBs3aBl7RiV41arJUWQolEaqW5zdMZqzXJUSiN&#10;1q36UYQSpQ1hz1+HUiISPT7a0FpzzqJQaGVsmzmu3fr9pdZGCp0kUinNLea4ViplEUJiLpOEJkRa&#10;1p5CYZRRpUyp6HX3Zq1WrM4Qx+GWzZXSE+M1znkYJFobN2U5+6h5dSBS6lZJLsaZ7VhhIFIpq9mI&#10;CCG5gisSFUei0JGmjPT0Pf8FTmK5e1e1Xgul0GGQeM1ECG2MsW1uccYopYwSSow2cSyVIqYV1dM6&#10;iY2teaXkR6EsFNx01m59mEkia5VQSZ0kKollK7DHLU6k5Nae0lXaGGOUbXNqUdtiUmopjVY6iuXQ&#10;zort8CXLu/ZXuKyluzc7srtWqwaju2taacZR8gGOA7fcckt7c+vWrStWrGjf88d//Me2bQvx/Bs8&#10;f/WrX42Pjy9YsGC+x36cufnmm9ubb3nLW2YcsPfrdzs7Ow/1KnuXhJqTZyFmvN1vxjrXS1AQBDP2&#10;5HK5+R4UHN/wlwYAAAAAAAA4uHrYHKqOTTSKlNCFHf1z2zmnfEFHX8WvRTJeN7Z5vu8VZmWyWdLG&#10;hCI6NotEteScbDP2tTGtBBcAwJFYv359e/Piiy/e35HGmM997nMzAlFdXV3r169H+GRO7N69u725&#10;9wLVvHjqqafam5deeulBT0mSZOvWre17+vr6jvY4zzvvvPbm9ddf/+LMDwAAAAAAAADAsalWjYRQ&#10;SutUxpneGUdy2+ZiEqtyyWeM9vZnW4EoQkgm6/T0Zm2bZ7OOm7KUNkGQRKFQUhtD2uult6oqiURJ&#10;oSmjlsU5o5QQy2LEkNAX5aI/Od6slgPfi8NQxJGIQhGGIgxlHEkplZRKCe37slWdyWhiDGnWo2Y9&#10;SmecfCHV25vr6Xv+GeJGNdTahEFiO7y9xNPeKKMW55xTY0gSK0JIrRIoZaJW1aa9A1GEaG14q/gS&#10;Ia2KVZSSVMrKZl3HtSyrVUaJO65lO9x2LMvirdhSK4DjuFZXd6Z/IJ/O2sSQRj3S2iRCOQ6fUZ6r&#10;pRWe0dqovTJRUugoSIwm9WpAGanXwziShFHbtXNZO5WyHYenUlah022NxE1Z6YzjOlYm57opy3E5&#10;Y0wp7TUjvxlFvmjUQqNJJmOn0vb0C50Yo47LHddyHCuXdzs609292e7ebEdXOptzHMdKp+1CRyqV&#10;tqXUYZAIocpFT0lNiBGJyuRdyqjRJAyl78Vam1TGPtRAFCFEJLI1D5bFcnnHslkUSZGoZiMKfdGo&#10;RZyzTM7u6cu3PnFjyNREc/268VolqFfD4qQXhdK2eTpt2zZ3U3YqZTkut21mW8xxOOfMshhn1Ha4&#10;ZVtak0TowBdJJGvVsFwKpNBhKMrFQCTK95M4kpbFslnHtlsvv6LTaQGjDaGEMurY3E3Z2azrpixt&#10;SOgnnheXprwtG6aE0Ae42dY4m41ICFUuBQefHYD5JqV8+OGHp5srVqyYEYgihLiu+7GPfWzGzm98&#10;4xtHb1Tr1q1zjo6/+7u/m8fZ/sEPftDefNWrXjXjgOnaXNNqtdqhXmXvGkdzktVZvXp1e3N8fPxo&#10;TdNxwvf9GXvS6fR8DwqOb8hEAQAAAAAAwMFtntpJCCl6le5sh83tOe9/INdLKC161R2l4Vgm8327&#10;cHATzVKQhMaY3DGciXIsmxgjlPCScL7HAgDHvXvvvbe9ee655+7zsCRJrrjiiquvvrp95znnnLNz&#10;585TTz11vm/iBNGeI1q7dm1r0b1cLt94442f/OQnX/va1w4MDKTT6a6urrPPPvuDH/zgj3/84xfh&#10;lXsz3lB4gNTctFLpBZHdpUuXthfR8jzvtttu+4d/+Ifzzz9/YGDAdd3u7u4/+qM/+vSnP33HHXe0&#10;v1TykKxYsaL9KjfffPPeK3wAAAAAAAAAAC8dUShEogghznMhIqPNzm0lkewJRPX0ZWeEdhyX9w3k&#10;sznXca1czklnbMao1kZrLYUWiWr9I4XWWlNGLJs7DrfdPXkhSokhRAhZr4ZeMw78xG8mUShFopUy&#10;RhvTKnwktEiU0kYprZWOQ5nEolLyvWaczbmdXemOrvTSFV3tA2s2Yq2MSFQ6c/C1PG5RbjHLYnEk&#10;Az9JYhlH0hiTTtv7LIlhDKGUUEKIMWpPYSyilFFSGm0Yo7RVIckYQghjlFuUMco4I0Zncy6lNJWx&#10;WwWk4khKoeJYUkIcx9rn8KbHYPSMuh+mUQuDQBhtDCH1asQYy2Rt17EoNaRt6IxSx7GEUJTSVrBK&#10;Sd3K8LQSXEppkeg4kXtubV8ljLQ2lFHGaCptuSnLTVmptM0YbX3ihBDH4ZmMrbUJfaGkqZT8JFZK&#10;6VzWNoTYNpNCC6FTGds69KpHxhAhtDam9a0jhKTTdisWJaUuTjWjSBQ6UxbnCxflW3O1Y2txeKga&#10;+MnUpBcEIpd3BhbkO7pSjmsRQqRUe1+jVViFUmJZzGolnYzx/CSKZBzK8dFGecqXUgV+QjRJt5Jj&#10;nOo9BcbIc6WfjFa69avaVtkoQonjWLbDuMWiUFRKvudFWzdOKXmgWFQm64ShJITUqshEwXFgxhvc&#10;3vzmN+/zsL/+67+esedf/uVfwvAorl+Lo0MpdSSjeuSRR9oTVmeeeebszx0dHR0ZGZluvupVr+ru&#10;7p5xDKV0RvWtxx9//FAHOTw83N4sFApzkolau3Zte3PLli1H3uf/n707j7OjKvPH/5xzartr3967&#10;s3T2hGysKgKKsiguIMogzk9nFMSVGcXBhS/qF3C+OqLigDoDuKCCzoCKgojsyE6EAIGQvTtJp/fl&#10;bn2XWs85z++PSi43naS7k+5OBzjvl/K6p7qWU3Xrdt9U1ec8k/fhD38YD96jjz5avZIPfehDo2ao&#10;DgoeyPDwcHVzzpw5jB10bFhRqqlMlKIoiqIoiqIoijK+Xbnesu/4PKiP1U5+bfsyND1pxvL2iETZ&#10;N/JGLxT+mjBcypZ9GwDi1pGbidIoA4BA8LCriqIok3HvvfdWNxcvXrzvPJlM5vjjj7/zzjurJ37m&#10;M59Zs2ZNTU3NTO/B60d1za7jjjuuq6vrH/7hHxoaGs4777xrrrnm4YcfHhoacl03n8+vW7fupptu&#10;+tjHPtbS0nLaaaetX79++no1quDSRG7mVd/AA4DVq1eHL7LZ7Oc///lEIvGe97znhz/84TPPPDM0&#10;NOT7fi6Xe/TRR7/97W+feeaZsVjs8ssvL5VKB9tPxthxxx1XaUopt2zZMn2HRVEURVEURVEURVEU&#10;5QjHAxGGWyqRmMH+Yrns53MOSqyrj1G2n6gMoZBMWc0tiXjCNEzNNDXD1CijTCOazjSd6TrTDWYY&#10;mqYxTaOGyeJxM540NZ2hRCkkSkAhXSfwPM4YjcaMeMKIxY1ozIjGw9cm0yklILgUAoNAFApeccRN&#10;1kaTKauuIbZoSeOoGE+p5PthvusAQaMKKRABDIOZloaI6aFyuAnD1Pa7v3t2m2AYokFw7KBc9Oyy&#10;77rC93ngC8FRVoIygGGUR9MIArHtIPC56+we5adc9qVEHkjD0Ag54LYAABFw70hUqejnso7GqOtz&#10;lBiN600tccYo06jgo9JToJuMEJASpURKgb+axkHBkTFaiQQJKW07kDh6DUJIxggAVOpuhS8oI0Ls&#10;XhtjNBLVEcGx/YDLzHAJCAChlsV8LsMAlRizPtIBT04upERAYJSwPZGqSERnjNpl33W4ENK09Flz&#10;k7qhocQdHel81hnJObmMzRhtbIolaixCSSSiUwqM0SAYJ89AKQUETWcapUHAS0XXtr1yybVLPmUk&#10;Ete1PfnA3bG4SnQNAREYI2G2as+bCASIYWiRiOH7PDts27bfsW0YD3wwdFMLS2NVzhZFOZK9+OKL&#10;1c13vvOd+52tra1tVFEjIcTtt98+090/3Gpra6sTVhs2bJh4yOqGG26obl5xxRX7nW3UcHX333//&#10;wY4Kt3bt2urmaaedNiX7PqpO1I4dOyYZMJtBo8JLhJBDWMn27durm1N1nJU3MpWJUhRFURRFURRF&#10;UcY3UEgX3RIA1FhTMArOftVE4kWvjIi9I0MzvbvK+LzADwQHAJ1qk17ZdNGZBgC+8EueykQpijIp&#10;nPPnnnuu0lyyZIllWaPm2bRp08KFC6vjOgBwyy23/PSnP9W0I/dX5WvRunXrKq/vvffeefPm/elP&#10;fxp3qccee+yYY4655JJLPM+b8i4FQdDR0VE9paWlZdyldu7cWd1cunQpANx1111NTU033XTTuFv8&#10;/ve/39zcfMcddxxsb0dVOXvmmWem/IAoiqIoiqIoiqIoiqK8VhBKdj/OiwgAgS/6+wqOHXhhBR59&#10;rAcsKSOJGqu5JVFbHzUtTdMoY1TXqa5TzWCGqZmWFo0ZsbhhmlpYZImEYRIAKREoSSYtK6IJIR3b&#10;t+3A9zjnUggpBFACBEhYtUciciGBgG4yx/ZnzamZv6iO7N01RPCcgHMBhIzdbQBw3YAApOqikaih&#10;6dR1A9cJKCWGMU6VBkpACggC7vtcCOSB8MO6WIHggeDB7kpZnss5l4ySMCfjOkG5HJSKHgBIgZ4b&#10;BIEkBPR9NhdwJ1/s7Bl6dmvn3Zt23fLClhue2/izx5/92TMv/ub59X9Yt+Heju2vAEjOJaWktj5a&#10;k4poOmOMaowiohB7hZoIgG6wPdEdIsXuBBTniIhcSEqJZeqIyH2JEh07qF5eSpQCNUYJJZVMlKZR&#10;QonGqJQo92R7GKNWlEmJnstLpYASUiy4EcugAKalWZbm+yKMqx2UsNRYeKaxqjJThqEFgRRCajql&#10;hDQ2JyuBqHzesct+Imk1NMa0PX02IzqhRDeYFMhHlWna+1l2SgkQkBKBYMQyeCB9T/ieCHxBKBFc&#10;ciHDDCFg5RgDAAghgQCltLLRymeKEDAtLVUXCwKez9qlgtfbnTvgCbanABc/pBSZohxmowrmVI9H&#10;NsrVV189asrXv/51Kd9Y5/ncuXOrm1LKUcGYAymVSj/4wQ8qzdra2ve85z37nfO8886rbvq+/7e/&#10;/W3iPZRSXn/99dVTLrzwwinZ96amJkr3+tOczWanZM2vUZs3b65unnjiiTPdI+U1T92MVxRFURRF&#10;URRFUcbhcd/2HTtwNabpTJ+mrUSNKCK63M87hZneY+UgHNrAP4dHWCfK57ysMlGKokzOrl27qpvn&#10;nHPOqBnuvPPOUTdaksnkk08+efTRR89031+HqjNRhcLBfW248cYbH3744TVr1tTX109hlwYGBqqb&#10;lNJEIjHuUsPDw9XN+vr6H/7wh1/5ylcmvl3btj/84Q9/7nOf++///u9Rt9PGMKqG1ZNPPvmZz3xm&#10;Co+GoiiKoiiKoiiKoijKa4hhsLAQEBcSAAb6C1LIwohrmFo0akxoFQQiEd0u+5xrgBCNHfBWmutw&#10;ziUgQZRMZ9GYEYnoXDBpYhBIwYXnSYBXkzNydy0e2JNWIoJjTcoq5N2WWclRK5dCSkQhkFZSXgeC&#10;YJd9XWfxuEmSZHiwSAA8l8cT5lh7SUBKRAmIKAWgREKQEMIoIYTuCWgRBEApeICUAhAkQAkBkNIu&#10;e1LKRNKSIky8CMZopZuFcm/34N8HMi/ZbmY/2957NEWNman44nlzjk7WHR2FuQDEiuhcSOJCEAjG&#10;9nomVtOZ7wnKCCAQSoSQjFEZFrSSwAwW5p2CQAaB0IG5Do9Edq8h8AUQ0HRmWXqlIBIQME1NCgSX&#10;cy4qKTKNMd1A1wkIIa7LI1HdtgMrommG5jkBInouBwTDpAATurOGAEEgpERCCGOUsUr6CF3X13VK&#10;CAACYYCIndszYSDKKfvJGiu291tJCMTiJkrX94jncU179cSujgQSAoQAJUQKyQGKRU9IFFwCAGPE&#10;Lvm6zsK5SVh0CzGMRiGiFMg0CgSqY3VhuolSwhixIloyFRnJOeWSPzRQqm2IxmL7Od+kREoJAIyb&#10;61OUI8E999xT3RyV+al22mmnJRKJYrFYmTIwMPDEE08cqLTU65JlWStWrNi0aVNlyvXXXz+qANR+&#10;feELXwiCV2vH/fjHPz7QWITvete7KKXVYbNPfvKTnZ2dExy78M4770yn05WmrutnnXXWlOw7pfTM&#10;M8988MEHK1O6u7sbGxun6ti+5qxfv766Oeq+laIcAvW9QVEURVEURVEURRlHWGPH54GpTezezyEx&#10;mA4APvdVfEWZKowwAAgkdwJ3pvuiKMpr24svvljdfMc73lF5jYhXXnnlqEDUscceu3PnzmkKRK1f&#10;v96YHv/2b/8200d6fK7r2vZ+virMmTPn5z//eWdnp+u6UkohxNDQ0IMPPnjaaaeNmrO9vX3VqlX5&#10;fH4KezWqSNTy5csnkhnOZPZ6wuPHP/5xdSBK1/Wvf/3rmzdvdhxHSsk5Hxoaevzxxy+44IJR67np&#10;ppu+8IUvTLy3Rx11VHXz6aefnsJDoSiKoiiKoiiKoiiK8toST5iGqQGA73EhZHqobNu+FDKRtCYW&#10;XQEA0E0NCNE0KoRE3P88YTElwaVEDCNEjNFYwqytj0WihmmyaMyIJ81YTDctTTeYplPDYJTR8EKT&#10;YWots+KGQYsjXqno9ewaXWlHSAQIo0rj9NbzeOCLWMJkGl1yVKPgyBhFgICLA3U+zOfwQMgwACOR&#10;EKLpmm4wplHKyB5AAIUASqlp6hFLTyYNSggBIiX6Lu/uzJVLfrgGplEvKO7o/dvjL/7H4y9+Z0fv&#10;I/sPRO2DCy89svGFjbfdcd8Vf7r/mzu710aielgSKgwRVc/MKCGUUEIQUdOIFMgDCQgokVISxm8I&#10;IZpGUaLgkgci4BIAECEIhK4zQiAa2+sOaSRqEAKaRoO9Sz8ZpiYESomBzwEh8Hk8adbVRU1LMyO6&#10;bjDP467DD3SQRx9ziUIgIFD2apUq3xeO7RNKEkmLaVTXNSlw145sLmsXRtz9BqJCsbhBKTEtTQr0&#10;vVe7vTtBRwDlnnSTRM5lEEgeCCnCXAFyIQWXnsuDQHAuBZdSSiGk4Mi54IEklDBGdZ2Fh3T3OSkk&#10;IUApCYtHRWN6JKIXCy4Xsrszj/s7EL7Hw521ItN4V1pRpkS5XO7q6qo0Tz75ZMYOWGpP07Svf/3r&#10;oybuO2VKHH300Tg9fvzjH0+yb1dddVV188Ybb6yOSO3Xtdde++tf/7rSnDdv3j/+4z8eaOZYLPaN&#10;b3yjekpvb+8Xv/jFifStq6vrox/9aPWU7373u5FIZKrel3PPPbe6WT383xsNIj7yyCPVU1QmSpk8&#10;lYlSFEVRFEVRFEVRxsElBwCBkpFp/FdkGF+RKH0RTHpligIAgCABQKPM1M1Jr0xRlDe0Rx99tLp5&#10;7LHHhi88z/vQhz70//7f/6v+6YUXXrh27dq6urrp608wPYQQk+/bdBtVWyl0/fXXd3Z2fupTn5o3&#10;b55pmoQQSmljY+O73vWuv/3tb88991xLS0v1/AMDA6eddtoU7u+2bduqm0uXLp3IUtXDDQLA0NCr&#10;A96+5z3vGRoa+s53vnPUUUdZlkUIYYw1Njaeeuqpv/vd7zZt2lRbW1u97A033PDXv/51gr1tamqq&#10;bu7cufM18dYriqIoiqIoiqIoivI6w7no7y1sfqX/uac7n/xbx+MPtT/z+I4Xn+3evm04l7VxgsGR&#10;SatJRSglpqk5tp/L2lLKcsk3DM0w2cRXQghYlqZpFACCYD9XWqREz+NSohCSUsI0EkZQHCewIlpd&#10;Q7S5NRGLmwTAD8LAye4wDKGEEqCE+B4PAqnpzHGCUskbGiyVCt6oPoT/HTsShYgjeUfTWSSiNzUn&#10;fF/U1kUkomVpKNG2/VGZopDrBDyQEhEkIgDTKGX7KVuOEoNAEABNp4QSK2bohpZKWYapEQAp0XX5&#10;8GDBtrmQfkfvXx5+9hsbd9xRKPcc8tuXznU+9NT1f37460P5l3SdhgWvRs3DGJGIms4opUCACxkG&#10;11hVeodSwlgYaUPP5QgYrscw2L4ng2VpjFHdYFJi4AseSNfldtkfyTlSSh4I1+HZTNlzAx6g5/FU&#10;fTQS1S1LMy0t4NIu+TwY/3KcEFJKSSgJ415CSLsceC5nGovGDE2nTc0JzoXviR3tad8T5ZIXi5ux&#10;AxT7opQkaixNo2E0i/PdRVSYRgGAEiKl5FwEvpASEUEKKaWUCEAIqco5oUSUyAMpBUoJiBj4kgtJ&#10;KCEETHOvSiyCS8ooAJi7DyBJpiIAUBxxyyVv1AkccuzAiugAkKqdshyCokyT9vb26ub73ve+see/&#10;+OKLR01Zs2bNqAHXXvfOPffchoaG6iknnHDCxo0b9ztzEASXXHLJV7/61eqJ99xzz9hFn77xjW/M&#10;mTOnesqNN974z//8z/sdbi+EiPfff/+yZct8369MXLFixZe+9KUp3PczzjijunnvvfdO4cpfW9Lp&#10;dLlcrjSPPfbYRCIx051SXvNUJkpRFEVRFEVRFEUZRxiFooRIlJNe2QEhIIQjsdEJFS5XlHH5QgCA&#10;wfSYoW6cKIoyKX/5y18qryml4d2UTCZz/PHH//nPf66e86c//emvfvWrse/HKJPR07PXExKMsSef&#10;fPLSSy8dY/zFN7/5ze3t7atXr66e+NJLL01+RMOK/v7+6mZzc/NElspms/udfskll9x7772pVOpA&#10;Cy5fvnzdunWjnjr5p3/6pyCYULA8mUyOmjLGvUBFURRFURRFURRFUZSp5ftiy8aBv9654dc3/f0v&#10;d6x/8m/bX3yu++UXete/2LtubffaNZ2P3Lf1D7958X9+sfaJh9v7ekamOxzV1JoAgHjCLBb8fMbm&#10;geSBiMT0g11PJGpQSjSd+r7Yt8eexxGBcwkUCABju8M5vselQN8V2bRdLnmIEMZPUCLnkgdScikR&#10;gYAQslzyA1/4Hk8PlXxfdO/KVh8cxnaXPJISAA540Ap5V3CsSUV0gzXPSpSLnqYz09QMg0WiBkqw&#10;y34Q7HVD0HU4DyTnEhCAEgIACPtWoxJCBlwQQnSDUUYjUT2cFyhJpkxNZ4QSRBQS+oZefm7L97b3&#10;PCiRw1TIjvQ8+8rPHl/37bLfybn09y7fRClBiWFch1IKiFIgIYTQvfaBaYQQ4FyiRMfmQSAMU6OU&#10;JFPW6O0RiCXMcLXFguc4QeAL3xNBIAihEgERAl9yjqWSl02XhwdKGmOxuGGYWjRmEEYch5dLfhCM&#10;VTMqDGURQggjnhvY5UAiWhE9EtFMS69visUTJiEkky47tp/P2kyjiZqxhgiMxgzT0k1LY4y4TiAE&#10;hqcNIQCEcI5CoETc/X8AAEIJ0RgwSuieswsIaDoN64MBCetKSQIguRyVxpMShUBdp4QS3dh9wZwy&#10;Eo0bjhMIgcNDxVE9DALh2H4iaWkarW+ITcm5oSjT59lnn61unnLKKWPP39jY+P73v3/UxO9973sz&#10;vR+HlWmad999d/UU13VXrVp1ySWXrFu3znVdAEDE3t7eW2+9tbm5+cYbb6ye+Uc/+tGqVavG3cRT&#10;Tz0VjUarJ/72t79taWm5+uqrN23aVCwWw7+eQojBwcE//vGPb3nLW9773veGWw9Fo9EHH3xwjBtP&#10;h2DJkiXVyZ977rnnsMW/jzTr16+vbl544YUz3SPl9UBlohRFURRFURRFUZRxhDV2NMq4nMYaAoHg&#10;4VZMzZjpPVbGxyhjlAIAF1Nzv2o6hH3TmRYzopNemaIob1ylUqk6h3PqqadSSjds2LBw4cJNmzZV&#10;puu6/txzz33mM5+Z6f6+zm3fvr26+cILL7ztbW8bd6l4PP7EE09Y1l6PL3z1q18tlUpT0qu+vr7q&#10;5qhhDg9kvxGm1atX/+QnPyFk7PF8Yd68eaPulebz+VG3Esc4GqOmFIvFiSyoKIqiKIqiKIqiKIoy&#10;GZ7L1z6z639vfu6Jhzs6tgz3dY20bx4Ko1CvrOvd8HLf+hd7163t2fhyf+f2TPeu3MaX++/54yt/&#10;uu2lnR3p6XtuOFUbiUaNRI3lezybccIgimUddCbKsjRNY4ahoUTf2+vWiZTIAymEBMBwmBtKia4x&#10;wSUCZIdLmXTJ87jr8FLR81yOiEyjpqXpOqOMmKbOGKWElEteseARAoEv+rry2YxTHHm10g6lVNeZ&#10;plMppZD7P1zlom+X/UTSNEw2d34tY9R1OedS02htQ0zTaCyuU0ZdJ7DtgAsJAL4vgkAIIaWQTKOU&#10;ABCCiFUBGJRSBr4QXIZ9oJREo3p1FSYCxLSYYbJAFLb2/GZLzy+9YP+jBU1GyR5Yu/knvZlHPTeo&#10;1EEKj3Z4+lhRDRFJ2P/9IEyjKFEI6dqBplHDYLG4qRujn4lHBMGlYwdAQEr0XO653Pc5IIRpNCml&#10;lNL3eanoOU7ge7xUdG07iEZ1w6TRqB6J6oQQ1xGlkuvYge8JHggppJQYpoxcl4fJLiEESpASTEuL&#10;xXXDoIkaq64+yigllDCNlkue7wvX5TWpyLgXFVN1EU2jkahBCHFsPzxKhBApJAAKLlEioYTsWREh&#10;ALAnDQVESgkIgktCiKZRArvPgvB8CAN1cs+x9T1BCGgai0T06n7F4gYAOLafzzmC75W+y6btsJOz&#10;21JhCktRjmQPPvhgdXPlypXjLvKNb3xj1JRf/OIXIyMjM70rh9VJJ510zTXXjJp44403Hn/88ZFI&#10;hBASDk34iU98IpfLVc9z+eWXf/GLX5zIJubNm7dp06bW1tbqicVi8Vvf+tbKlSuTySSllBCiaVpL&#10;S8v555///PPPV88ZjUbXrl07e/bsqd1xSumnPvWpStP3/VGDAL5xPPDAA9XN9773vTPdI+X1QGWi&#10;FEVRFEVRFEVRlHHEjIhGmaVbLn/1QvaUcwIHACK6lYqoutivAY3x2jBoVPKdme7LXk48+9STP3R6&#10;+L/Gxa0AYDA9rupEKYoyCe3t7dXNs84664477li9enWhUKieHgTB0qVLZ7qzr3//9E//hFWOOeaY&#10;CS6YSqVuueWW6ilCiD/84Q9T0qvu7u7qZmNj40SWEmI/afPbb799VAGoA/n85z8/asp//ud/TmTB&#10;SGT0n8V8Pj8lx0FRFEVRFEVRFEVRFGW/ELF989Dvf/PCi8919fcVNr8ysOmV/r6evBCYqovOnZea&#10;v7BuweKGeQvrW2fVRGNGseB17si8/GLvzo5Mz678Q3/dcs+fNuRz01LpmhAyf3F9qjYqBJbLnu9z&#10;TWeHkscgkKixGCO6wXxPiD3FohDB87iUyLkkhFQyJ5rBpEC75JdKvueJctnnXBgmi8WNaMywLE3X&#10;GRdSN1iyxkokzVRd1DA1zqXrcCHR83gmXWrfMlQd74lEdF1nABB4+1x3QigVvMKIE4ka8aTZ2BSv&#10;rYsCgO/zMJcSjRkNTXHd0KJR3YroKNEpB6Wi55R9IaTgkjGq6wwBCAFEJAAoUXAZ+JIHEgjoBtM0&#10;quk0GjPo3iWYhEDBcaTY/fLO6zLFlydyOCnRo8asmuiyhLUwas429QaNjV84CFG299y9cdeviqVi&#10;VbUrEp6ENbHG+a2nzW54e2vd21pSpxCw9l4WEYhE9D0e1uYihIQBnmo8kOnBUrnkUUaCQCBgmGRi&#10;GjMjmmXppskIIZQRw2SGwaRAxw7KZT/whV32NU2LJU3DZNGYHosbhqEhoudzx+HlclAu+aWiXyr6&#10;5ZKHEgkQxmgkosXihmmyaMxobEnEE2YlYiSllAI9l2saNS1t/KNKSX1DjGm736OwY0JIREAEBCCU&#10;VK5N4u4o1O4jGH4o5J46UpxLRKCM0j1VpIJASIlOOZCIQmAQCN3QCIFYfK/qVYxRw6CuwxGhWHi1&#10;KgtKHBooJpOWaWpLjmo66A+gohxeiHj//fdXmrFYbCJjpZ144oktLS2jJv7iF7+Y6b053C6//PKb&#10;b775oBb5n//5n32TVGOYN2/ejh07vvSlLx1s3970pjft2LFjxYoV07HjF110UXXz4Ycfno6tHOEQ&#10;8Ze//GWl2dbWtmTJkpnulPJ6MP7XIEVRFEVRFEVRFOUNjhJaH6sdLmUBseiWaqYns1T0ypZuMsoa&#10;4nUzvcfK+JoTDTszPQBQ9u0jKsYWTbx6Syw3UgIAXdPj1vj3yRRFUQ7k2WefrW7eeOONXV1d+53z&#10;F7/4xZe//OXp7s/RRx89fcPivr6dd955hmH4vl+Z8tOf/nTULahDMzg4WN2MxSb0d8c0zVFTFixY&#10;MPE7bbFY7NOf/vTPf/7zypRnnnnG87x9VzsKY6OHtlV1ohRFURRFURRFURTljQkRpUAhpa5r4xWY&#10;OXS+z598ZPv2bcPFgte1M+u6QTRmtC2oq6uLMm3/Q8MgousE2bQ9PFTKZsr1DbEgEHfeVnrb6YuX&#10;HDWhwWgOytLlTZvW98fixvBgMSyA49iBEBIlAgClhGlM1+mBelthRTQroiOA4LJU9HSdSomIEPhC&#10;SpRSAhIpkTLKudQ16vhC02nAJaNEN5hpvvouIIBjB4AYiRqaRptaEtl0OR43w9o+KCHgwrWD/v5C&#10;b3duTtvuO2uJpFUYcQklniusyKulrqTAkbzjOkE0ZtSkIjWpyNz5tZUfheMhUgJEp41N8VLRCzsf&#10;BLJc8gSXQkhCCCEoA44Sw0yU73NKKBCglDDGKCGEEtPUdH2vo4QAnsuDQOSLOzfs+rmQ7hgHUGeJ&#10;usRxycgSS28ytCTAqJMSvSBbdLcXnI6is52L8oHWM5x/pez8cOX8i1PJ2aZZeUSWINB4LCEClwJS&#10;CkLIAAWlREoM32uJKPeE2TyXW5Y+NFBkjBqWFonopqn5Hs9mbCGk63AhpK4zIZBzgQiaRhilpqWJ&#10;MgIIAgQkMU3NNIEH0ve4Ywe6wRBAD2h9Y8z3hVMOKKOAiAByd9gIUKLrBobBNE0TQkiJhJJY3IzF&#10;jdFnIAIPpJRICIw67GNgGm1ojGXTNsQMu+y7dgAA4VYIIiIAIQhkdw0ogpV3gQAQQlCCBPR9TijR&#10;DSoFIpDwU8O5CAKh68yxA0AglBgGsyK6tk/fTFMvFj2UWCp6qbpoOHFwoOj7fMHi+kTSmr9Q3SxW&#10;jnTpdNq2X03qvve97x23UBsAUEqvvvrqz33uc9UTr7rqqi9+8Yu6ftD1CV/TPvnJT5511lmXXXbZ&#10;73//+7HnvOCCC66//vpRRZ8mwrKs66677vLLL//Wt7518803B0Ew9vxLliy57rrr3ve+903krTw0&#10;q1atamtrq9xknKpbVK8t7e3tmUym0vzmN785fQdceUNRmShFURRFURRFURRlfHNrW/tGBgkhebc4&#10;HZkoiZh3ivWxFAC01R709Szl8GtONjDKLN0se9MyLuOUyDvFqBFhhNZFa2a6L4qivIY9+OCD1c0D&#10;BaLgjXrj6jVE07TPfOYz//Vf/1WZ8uyzz3LONW2y18kdZ6+qiRNcYSqVGjVl39JPY/vHf/zH6kwU&#10;APT29i5cuHDspfa9vTTuvUBFURRFURRFURRFUV437LK/a0emv7eQGS4XCm5YIwgAolEjVRdpbk3O&#10;nlvTMrtmVJ2fQ9+c7d//503Dg6XervzgQMGy9CXLmhI15tjPvxJCIlFjdpvRMrtmsH9ksL9YGHHn&#10;L6p/9IGtI3n7hBPbpvbx2cbmeFNLon3zkOMErhNEorrvcwBABCCv5nKYRiMRPRozxghHxeJmIe+G&#10;VaF4IBijCCiElIiIKCUQDNeLZScQXEghmUZjcUuvWiciOE4gpIxEdMpoqi6q6bR+T47Fc3ngc+Dg&#10;OFzTWXdn3rKMhqY4ACRTVm8PWBHdcfxkrUmAIKJdCopFFxBqUpFo3EjVRhcsrj/gASQQT5rRmFEu&#10;eSN5lzGKYTUgRgFACiSEAAFKSHhAwumUEt1gujG6upaQ6DqBFJgpbNu462Yp/f1vk9Da2Or6xAkJ&#10;azEhY2R7iKnXm3p9Q+ItCDJf2tCff8TxB/c7q+2lX97+38ct/VI0aKAs3AqgBADQdEqIRAQQwAMB&#10;hBACYRgpfMcBUQopCXHsgDLCGOVcOmUfETgXlFLHCQDRtDTBJeeBplFEEEKGOTRCdo9oFUacCBBN&#10;p5qm+77wfS4FQlTPZpz6xmg0akiJvscDX3AhZSBdlxdtHyUaOgOCusECX0gpyyXPcQLDYJalWRGd&#10;UAIAnseBECmkptGDGkOLabShKZZJl8tFZBr1fQEEAIEQIhGlREBEQuhepz8gAiJKiQQJ06hhaACA&#10;DAHC1J/UdRb4IggE4QBAkjUmpaQmFdm3A5pBAZFz6bo8nOKUg/7ekbr6WDxhnnBiG2UTjXgpykxp&#10;bGw8tNHrPvvZz372s5+d6e4fEWbPnv273/3u5z//+RNPPLFmzZoXXnhh3bp1mUyGMbZ48eITTzzx&#10;zDPPfM973lNXN6mQZEtLy4033viTn/zkhRdeeOKJJ1566aXnnnuur6/P87xEIrFs2bLjjz/+rW99&#10;6zve8Y558+ZN9y4TQr797W9//OMfD5vPPvvs8PBwY+Nkw95XXnnllVdeOd2dr3j7298+maEbq0uE&#10;McY++tGPHraeK69vKhOlKIqiKIqiKIqijG9RQ9vzXa/URmuGS9m22lYCUzxSS94Z4YI3xGrrY6ka&#10;6wgqOqQcSHO8HgDiZrTkH6GZKIGi4BRba5oIIQvr5850dxRFea1CxAceeGC/PzIMY+XKlevWratM&#10;KZfL995777nnnjvTvVYO6JRTTqnORAFAJpNpbm6e5Go554ew1L538o477riDWsMxxxwzakp3d/ch&#10;ZKL2rRylKIqiKIqiKIqiKMrrDCL294ysf7Gve1cWETyP22XfczjnEhEpI4ahDQ3qvd35dWtJNGas&#10;WN2y8phZpjWpxwtdJ7jnjlcyaXv7tuFiwW1uScyeW0sOJuzAGJk1J1VfH9uxPdOxZXju/NoXn+2W&#10;At9yyvwpPDjDg6Vsxu7tyQMi58LzSFh+J/wpIUAoYYxqGhVclop+JKonkuaoZBRKKBbccsljGpUO&#10;AqAQKAQnlCIAIACQ8L8SUXIR1owiFBgiCqw8yCkEuk6AiJGIrmk0VRsxTAYATKP1TbF81iEAmkal&#10;9H2flwpuWmeEDFsRI54wIlE9EtF9j9slfyTrEEIcJ0CJpqXXpCxNYy2zk62za6ovDlFGAYFzWSp6&#10;iIAIhAClRNeZYWhCSM6lYVBCCUjwJep6mImiQkhAMAym6Yyx/dw3FAId25cSh/ObtnT/WuL+L6DF&#10;rfltDR+KGAd3gY4ArY0fXRtfnS9v7Ms94vj9+87j89LGnT8/4agvcc8QQroORcTAF4EnpJQSQQqJ&#10;CFLsjgUSCpRRQgCQUEoIJYjIAwx8AQQYpZwLAOBcMo0ZBvU8TgDiCZMHIkwP+Z6gVIaFlXafPZUy&#10;S4QYpkYZcR3u2H6EGLm03dAYo5RYEd20NLvkZwue4wSMUSPCAMGMaOWSLzhyLgnhjBEeCNcJSN6N&#10;xox4wgwriUlEprGDfTqdUEIIMUzN9z1No4xRzoXgEhCElBgWAyMk/BQghEE+QABCCKWEAFBGIhFd&#10;SnTsgGlUcEkIajr1PQEEdJ0hQk1thO7v3NA0CgBCSN8XABD4vGPbsKaxtvm1LbOSS5Y3HeInWVGU&#10;16BkMnn22WefffbZ07oVTdNOPPHEE088caZ3Fz784Q9ffPHFlYHqfvOb31x22WUz3anDx/f966+/&#10;vtK86qqrYrHYTHdKeZ1QmShFURRFURRFURRlfG21rQkr1pJo2DTQkSnlG+K1U7v+3pEhSzdrIokV&#10;LUtUaezXhLpYSmdawoynSzmXe5ZmznSPRhuxSxJlXbSmNdkYNSKTX6GiKG9Mw8PDtr2f8Ofq1asf&#10;euihXC63fPny6umXX375Bz7wAfW37Ii1dOnSUVMKhcLkM1GmudffwQmWXWptHV0bs62t7aC2u2+l&#10;qWw2O+5S+w7gN/lKWYqiKIoyeXfdddctt9xyUIswxhKJRGNj44IFC4466qjVq1c3NDTM9H4cib7/&#10;/e+vWbMmfH3uuedeeOGFM90jtTuKoiiKcrjlc/bTj+7o7c77vkgPlbIZ23MDACAATKMEiJAopQQA&#10;SkmyxqpviJdL/vp1fW96a9uKo1sPrWaUEPL+uzdlM3b75iHb9hYuaaitix5a/82IftTK5h3tma7O&#10;LCK+9HxPLG6uPKb10Na2Vye5fPbpzg0v9fme4FwGgZQCuC/0mBaGfwAAEaSUnMvAF4SAbmiI6DpB&#10;MmVFY0a4nsAXuawjuPB94XucEKCUMhOkRClkmIciCJQSSglhVHKUUiICQQgjapxL09KCQAS+oJRE&#10;ogZjpKY2Eom+WpSeUlLXELXLfnHEw2gYVMGRvIuATz+2vWVWkmm0VHSzGdtxfLvsx5JGNGJEY4Zu&#10;sEjUaJtfG0+8ehVLCJkZLmeGSvmc7dhBmHUJIzyEgJRYLvlSSkIgnjApJZ7HEdCK6IbOkIDk0rYD&#10;RNh/IEruDkQVyoNbem7ZbyCK0cic+vc1JN4Ehz4UI0nFVtVEV/Tm7h/MP7Hvj0vO4Madv1o1/7Mo&#10;iety1+WCC8ERwx0N60JVNo6AEqlGCQFCiKZR09I0jUqJQSDtsi+ElAKBAEqUgkYimmnphJLa+mjg&#10;Cd/nvi8cO+BcAu7epTBjVqFpLBIhtuO7TkAAigUvUWN5Hs8Ol+2yzwOJAJSi70MsZoTRI0JBCgy4&#10;CHwAAMaIbmiInm37gS+kRAjfgoMMRblO4HtcStR1phuMc0kp4VQKLrlACNNxgIhkd62o3UcFwpSU&#10;pjNDZ+H5bBjM9wERKkXnwnMVECIRfb9bD+tcSQlSCM8J2rcOCyGXrWyOxo3T37NMXVxXFOV1zLKs&#10;b3zjG1dffXXY/Pa3v33ppZe+ccatu//++31/d9FISumll1460z1SXj/UnU5FURRFURRFURRlfJTQ&#10;4+esLLrlqBHpyvfVxVJ06i5I5+xCwSkuaphnMP3Y2UfN9L4qE0IJXdTQZvtOZ7ZnsJCZVzdrpns0&#10;WtbJM8oSVmxh/cE9X64oilJt48aN+07813/91+uuu07TtObm5pUrV1bPs3Xr1pdeeulgq/0oh00i&#10;MS3lKJuamqpPg2KxOJGl5s+fP2rKwY6HxxjTdb06glW5mTSGfataJZPJ6TgsiqIoinJQEFEIcVCL&#10;CCEymUwmk9myZct9990HALNmzfr85z+/bynFNzghROXYhs86v6a9znZHURRFOQIJLktFLwgEZTQS&#10;0a2I9poe/gYRt2wcfOaxHZ7L+3ry6eEyANSkrObWRDxhWKYRVm1CRM7Rsf3iiJvL2tvbhy1Ln9OW&#10;eubxHTs70qe/Z1ksftAjo/39yZ1DA8Ud7Wnb9hctbaxJTWrwMkLIwiX1u3aQ7l053WBrntjR1BJv&#10;bJ7UpR7XCe6/e9PQQHGwv9DXPRJmYMKoEgDqplb1xjMAEAIDX/geDwJhWdpIzvF9kUpFPI/nMrYQ&#10;0nUCIVDTadTUwvULgRxABhIFAiFAgBBCwrgJCWv1gBTo+5wQ4jqBplPT0gxTY4ymaiP7rdMVjRmR&#10;iJ7NlD1fWBFNBNIwtEhUN01mRY14zOCBjEaNQsGNRc0wuNXcmqyti1ZOZClxsL8w2F8UQnoeD3wZ&#10;BKJU9F4NvxFAiUJIIZAxWi77jFEpUDeYYbCauiglkMvYpqV5LicUTHOvfiKCawdSYuDz9r7bpNzP&#10;+EERo3lJ68U6m4KrUoTQOXXvi5ttncN/ENIb9dN0ftvmztuXzP4IpUTK8O1FRCQAhBBCAPZUxwrD&#10;P2HxKASQiIio6QwQOBdSSilQSqQUgFBNo0KgbrDauqimU0AojLhQ8hChXPIQpRBECIm4T8F2jVqW&#10;7jo80ESp6Nllr1QKeCCEkJRSTaPRqNHQFDMsDQCBgOdwxw4iEY0SJoQIfOk6ge8R09QcN0CJQAhl&#10;5GB/TRULXng+GyYL3z7OJQ+k5/pCUKAIEoFQSvesmOyuEEUxPAikEsIyLU1KlBI5R5TINBZWltJ0&#10;6thBJKYfuBdol4LNGwcpJUuXN8Xj5ns+sKI6tjcdHDtID5dGco7ncimlprN4wqqti9Q1xA4t/Kko&#10;inKwLrvssv/4j/8I7+bkcrnHHnvsjDPOmOlOHQ6I+JWvfKXSvPrqq9XNKWUKqUyUoiiKoiiKoiiK&#10;MiHHzVnx3K71C+rnbuzf1psfmFs7BcPvAQCXYkemK2pEmpP1x81Zoer5vIYcM3v5lsEdddHUYDE9&#10;t7Z1CmNykycRc/ZIbbSGAFncqDJRiqIcuieffLK6yRi76667zj777MqUb33rW+eff371PFdfffWf&#10;//znme64sn/7PmkdjR7i+MTVWlpaqptDQ0MTWWrfTNQhPNQ7ao8msjueN/rRkJqamskfBEVRFEU5&#10;EvT19f3f//t/TzrppK9+9auqEOJrzhe/+MXu7u7w9Re+8IXTTz99pnukKIqivLEMD5Y6tg73dudz&#10;mXJ1wRXT0lpmJRcsapi/uM4wXmNfMBBhzRM7N7zUN5JzOndkhJBNzYnmWUldH12OgBCi60SvsZI1&#10;1qy5qULe6evJd2wbrq2LCiHvvP3l931wZV3DQQzm0tuV3/hy/0BfYSTvzF9QP8lAVKWT8xbUe77Y&#10;tT0bjRp/u3/b+R87jmn00NbmOsFf7nglky7vaE+P5J26+tisuTXtW4d7d+UBgAfSA25ZrLrKD2OE&#10;RTTDZK7DHTswTAYAgce5kIKjYwcAEInq2p4uRWOG53EZXr0hhIRBI4LIJSLIsAQPABIQXBJCNJ0R&#10;SnSdRaNGssai7IC3XQgl0ZjpeyJVFxUCPSeIxgxCyfyFdQCQqot0deZicdOx/dlzUy2z9nrg2C77&#10;O9rTnscdOygVPMcJOBdhwR8rogEQAJQSXDeQAqWQAEAIBL4AgIRl6gaLRPSweFSp6CGi7wlENC29&#10;0l3PDaREzmV35pGS07Vv/6Pm7CUtn9TYwQ0PNLZUbNVRRkt7/80+z4360WB+bW1iaX3iuDCUBgQo&#10;UE0jYbWiMPQjhZQSK/XVCQBKFFwyjVJCdqeAKIRvuhBSChmJmmHRpHCBZMoyLS0zXPZ0xrkAIEJI&#10;u+RSRpkWhosIIbA7koVYLPgEJAJQQiUiIaBpLBYzrKjmekHApWGwiKWLQBICPJCWxShlus4El67H&#10;bdsXAhHD94gcVJ7HczkPhO9zQsDYk2fTNKppVNOpRJdziYQAwd2nG6NsT+xKSpRCIGCYHQzfaClR&#10;SskYpToRQlJCw+mlkrffTBQK4FwW8i7T6cLFDQsW1cfixlnnrGhuna6H4x072LppcPu24cxweXcf&#10;EBGhctwMg7UtqFuyvGlOW+o1nYNVFOXIl0gkbrzxxosvvjhsXnbZZS+//PJMd+pwWLt2bXt7e/g6&#10;FotV56MUZfJeY/9OUxRFURRFURRFUWaKqRnvXHLifZseb042dOX7E1Y8FZlspQVE3J7e5XH/6FnL&#10;4kbs5AXHz/ReKgdhXu2s2miyJdmQKedydr4+VjvTPXrVUDHj86A50ZC04k3x+pnujqIor2H33ntv&#10;dbO9vX3BggXVU84+++xRhXruvvvu/v7+1tapCQ8rU6u3t3fUlMbGxsmvdu7cudXNwcHBiSw1b968&#10;UVOGh4dHrWpsQRCMilG1tY2fBLZte9SUeDw++YOgKIqiKEeONWvW/N//+3+/853vUHqID8gqM0IV&#10;gFIURVFmymB/4bmnd/X3jkiJxRG3XPLDNAihoOssEjVG8s6uHVnjCe3o42YffcJs7VBDOIcZIj71&#10;t+2bNwwM9BZ6e/KxuLlgYZ0Z0cddkBCoqY0kU9bwYLGnK+9sCJYc1fSXP75yzvmr6+onFGKRQj79&#10;2HbXCfp6RuoaYvVNUxZ9IRQWLq7ftH5g186saWmvvNR37JvmHMJ6pMAH/rI5ky5v2zxkl/35C+rr&#10;m2KloheJ6JGY7jrcNJjnckTct1AYpSQa0z2X+56QAoWQjFEhJCEkEjVGfQPVdepRSghSioQSw9CE&#10;kAIJCmQEEIAwwhhljHIuUCJjlFKSTFnjRlzC70tWRGtuSaaHSw1N8dlzU+d+eHUyFdUN+uQjHds2&#10;D7VvHu7vGYnHzXhyd+2dTLq8a0fWc3lmuOx5AaVE11kQECqp4BIRGAPKGAEIfI4aRQRGSOALBDAM&#10;5rkikdrds0TSChNBhBDP5VL4VkSnlAghg0AKIYt2V0/6oX17HrfmLW65iFFrqs6KCktvWNJy0Za+&#10;G4R0R/1o58BfW+uPZUyTZckoAUIMgwJUHWSNwp6ET/hehKWRUCJohDHKA8E0akU0xhgBcN3Aczml&#10;JJMuNzTGwmyeaWlNLQnPDzyXEEJMS9v9jnMZyKqoJSIiCC7CAlWSSkaJZem6wYSU5bJP95R9QgTX&#10;DSglPJCw54AxjUY1w3V4UPLCqma+xxPJCZVXkhI5F/mc43vC87iuMRGIsNJUOPSh4ELTGKOUCwkI&#10;TKNhAEyK3WW1MFxJIEHyIBDhaRMGuhBRSrQsHRE9lxcLnu8LXWdWRGeMAABK5EIGniiVPMcOtBra&#10;Oiu5dHlTXUPsjPcuq62bgrGr9uV7/IVnuzet7xdCFgvuSM4tFT3XDUSY9wMwTC0SNZI1Vrnsd2wd&#10;rmuIvfXtC+a0paajM4qiKKELL7zwmmuuCQNC69evf/HFF48//vX/qMzll19eeX3DDTdEImq4ZGUq&#10;qUyUoiiKoiiKoiivYYjocd8TPgBYmmkwXY3bNK1Wty7dNrRToix59pbB7atnLY0Zh355GhE7sz3p&#10;Um5hw9y4GXvfineYmjHTu6gcBELIMbOX5+yCpZsDhfSRk4kSUnbn+2oiiVQkcdL849SvBUVRDhnn&#10;/Nlnn600FyxYMCoQBQCmaV522WXf+973qif++Mc//u53vztNvVq/fv2b3vSm6Vjzv/zLv1x33XXT&#10;1O0jxPr166ubLS0thjEFXz+WLFlS3ezv75/IUvF4vKWlZWBgoDKlo6PjoO57ZTKZUVP2zVntq1wu&#10;j5qi7jwpiqIoR6Cbb7553OgyInLOc7nc1q1bb7311upY8saNG+++++4PfvCDM70fR4Qrrrhiprug&#10;dkdRFEU5Qgkh//7kzo0v9/ueGOgbyaZtISWlxDQ1plHkUC76w0MlAIjGjObWpO/xbZsHT3/PsqaW&#10;yY4Zdxi89Hzv5g0DfT0j/b0jDY2xtvl15GAqyRBCmlqSlmVs3jDw/N93tcxKdm7PnHzqomTKSqas&#10;puZEXUPsQFffO7al8zmnZ1eeMdo2b4rvHeg6m9OW6tyRyWftl1/oWXF0yyHU73rumc7B/sKO9rRd&#10;9hctbQjLWEWiBgFIJq3AL+sGI4S4bmCXA9PS9g3CmZYGhJRLHiXE84RhsFjcGHVAgoB7riCEmBYT&#10;gjBGDVNz7IAQQggCoQSBEqJrVDOYFdF8X4SFikZyTm39ODfggkAyRgkhkZiR4tFcxp47r3Z4qNw8&#10;qwYA3nb64kzalgK3bh5q3zo0f1F9bV10sL+wdeNgYcQrFV0gxDQZpVQIlAIRJRfSsX1KKSHAGJUC&#10;EXcXRyJICIAQ0jA1txwUiJussYBATSpCCIGSRylxXV4u+4bBBJfhF/WO/t8hjg66m1rd4pZPMjqh&#10;AM8hsIymRc3/1D7wy1Gb9oJ89/DjcxpO13WGgDzYneQZhVJiGIwxEgQijAAZphb4gjEKAFZEq9RY&#10;i1LDtgPHDqIxksvaDY3xMGClaVTTWDhbGHPCPWkoREApA4Hc5yKQCIAIgMgo0XTKueT81T4TShgj&#10;jFEhpQhQcOlogRXZXYyLhBvSmesEQEBK9Fw+xmHxfeE6ge/yIBAAUCp6QkgRSEqI42Bl3yklPBC6&#10;TrmAqKV7LmeMUMoQAKWUcneFK0QUXEqBTKOUAqUEEBBRNxhjNPBFWH9JCMkDkc/Zpr3XJ5QyShmJ&#10;RvXm1mRza+JNb2075k1zwiM85bp35R5/sL1c9tJD5cH+gudxRmksbjY0xnSDEQKCo+txu+Tlc3Z3&#10;J9TWxxwnuPfODYuXNb7t9MWGwSbfB0WZVoLLocFiLmOXil4QCEppJKrXpCLNsxLRqHr04shFKb39&#10;9ttPOOGEsPm1r33t4YcfnulOTa+Ojo7HHnssfL1w4cKPfexjM90j5fVGZaIURVEURVEURXntyZTz&#10;WwZ3dOV6B4sZj/uV6ZZuNsfr2+pmH9W8sC5aM9PdnBRfBJ2Znq5c/1Axk3cKvggQ0dSNGivREK9t&#10;S81a2DD38CeICCHvX/HOW9fetaJl8St9W1/p23ZU86JDqxYlEbenu4aK6dmpltZk08kLjlvYcBBV&#10;EZQjxOrWpU9uX9uabNqZ6c7ZI7VHxudusDjs82BZ08JUJLl61rKZ7g4AgMf9nvxAT34gU86PuMVA&#10;BBJRZ3rciNRGa1prmtpqW2us18BNdEV5o+nq6qpunnPOOfud7ZJLLhmVifrBD35w5ZVXTl/OpLos&#10;1RSqjMp/ZEJE09zraYm///3vBzty3q9//evq5vve974p6duyZXv9udm2bdsEF/z4xz/+/e9/v9L8&#10;y1/+csEFF0x8uy+88EJ1MxaL1dSM/7d4eHi4ujlnzhzG1N19RVEU5YgzkeEtCCG6rjc1NTU1NZ18&#10;8snXXnvt008/Xfnpr3/96/e///26Pn4lBEVRFEVR3pg8l99/96aBvsJgf6G/dwSA1DVE6+qj8bhF&#10;qh7OD3w+kneHB4s7O9JDA+aCRfV33/HKae9esmjpFJSenlpSYqnolQqe5/GhweKTj7QXC25/b6G5&#10;JTFnXu1BDR+GiLmskxkqFQsuAOSy9kjOqW2I5bOvLF3RHKYXolFj0bKGlUe3JlORUcuuf7HXLvsj&#10;I86ctlo2DWW16hpigwPF/t5Cqi66dePQ6uNmHdTiw4OlV9b1DQ0UR/JO24K6mj39Z4xEY4bnctPU&#10;IlHNcThjhusEjh1oOjUMLax1U0EIEEKCQOwTNkPB0fO54Khp1LQ0uxxoOhNCGgYLfAEAhCAApRQ0&#10;jcXiRlgVSmPUtgPP5QTAdbgVGePZTgw8rhsMAKJRnQBkM2XX5f29hVXHzgIAXWfv++DKu/+wftny&#10;pu3b0tu3pTkX6eFS4Eun7CMC04jr8D1njuSBlBI9T+gaEkqERB4IIZEAUCC6TimlQEBw6XsCwKOM&#10;xBMmEEimLF2nI3mXMep53AtTNwjZ4ibb27eUOpnf9JHpC0SFEpHFbQ0f2jX8x1HTd/Y/NKfpJENP&#10;+D4HAClx1BtaLaygBQCey8OCQgig6a+ezJSRSFR3bN91AkKgMOImUxYAAAHEsGiSjMeN2vpYEIgw&#10;7+R7olzyUCIhRAhJACQi06iuM8vSq88ilCgkSiG9gAuBKCUA2OVACBmJGLu7TYDS3R9rISTn0nUC&#10;a+9CcAjolINSyReBQADBpeCSc/Q9LiQiAgSSABASro1KgRIloYRQomksoNKydCAQBEJwQikCAOdS&#10;gCQEwt+TQiAhSCmlhPBA8mB3rItQAhLD4xxPmKapIQClhDFKGUkPlaJRY05b6v+78M1LljdNx2kQ&#10;/iJ69qlOu+x3bs86jh9PWrPbalMpa7/pUM8N0mk7PVjMZe3mlgQipIfK7/3gygkW4FKUwwwR+7pH&#10;Nm8Y6NqZ41wAgJQYViyshHgbm+NLlzcvXdFUCXMqR5Tjjz/+oosu+tWvfgUAjzzySEdHx+LFi2e6&#10;U9Po3//93yuvb7/9dnVbSplyKhOlKIqiKIqiKMprSWe2d83OdV25PkQseXbRKzuBK6QAAI1plmYO&#10;l7Kdud4nt6+dXzf7pAXHtdUe3F2QI0HWHnlu1/rNAx2+CIQURc92A49LDgAaZZZuxs3oSz2bNcqW&#10;NS08cf4xjfG6w9m9iGFdcNz7/ueFu4+etWzjQMfGgfa5NS1zalvpwdxLcwJv29COkme31c2em2o5&#10;etayty2clnoXynSLGpFjZ6/gUgyVMh3DXcfNXaHRGb56JVD05AdrozVJK37yguMZnZaB5SYIETuz&#10;vS/3bulIdwopJUoncN3A41ICICXU1IyIbulMA4CWZOPq1qWrZi01mHpiT1GOFC+++GJ1853vfOd+&#10;Z2trazv55JOfeeaZyhQhxO23337RRRfN9B68rhBCjjrqqFdeeaUy5bHHHjuoTFR/f/+oOlEXX3zx&#10;lPRtVJ2oHTt2CCEmckfn/PPPr85E3XbbbTfffPPES1f99re/rW5eeumlE3m8afv27dXN0047bUoO&#10;gqIoiqLMLMbYV7/61S1btlTqKEopN23adMwxx8x01xRFeW0LApHP2uWSz7mMRo1EjaUejVWUyfNc&#10;vmtHtq8nn0mXyyWfB0I3WCxu1jfEZrel5i2sOwwP7waBuPeuDYP9xR3t6ZG8E256v9vVDa2hKV7f&#10;GMtn7e5d+c2vDCxc2vC3+7cRQhYuaZjpYwkA4NjB9m3D3Z25gb5CWAQGJW56ZaBU9NJDJcNisZjZ&#10;1zNSVx+NTKBkBCIW8m53V95zAx5Ixwk8l3Mu7bJfLvtpS8uk7WSNFU+YqbpoqeRteKlv6fLmt5wy&#10;PxLdfWU7M1zOpstDg0VNow3NsenYZUKguTXRuT1TKnrtWw46E/XcM52+x/u6R2prow2Ne/WwJhUt&#10;l3zKKAKtb4jlsk6UEt8Xvi/sss8Y1XXKNEopQQTf45QSBCRApJS27VNCpEAuBCJQRkxLN3Wqm5qh&#10;a57P7bK/+w1CDKMzlDLKSOU+BqGEadR1AkAYHizU1scooxojmsbo3umdwJecy3jC0jQWie6O0zi2&#10;P5JzKvNEY8YHPnz0vXdtLJe8/r6R/p6C4DIQggIxTMYYYQajlIRXk8pln3LJuRASiUQJgBwlIqHA&#10;CKWMWqamG8x1uedxQqE44hoGM0wNACIxwzC0kRGXEEAEITDwRX/uqX2PfEvqnXFr/CLnk9eQeFO2&#10;9FLR2esimJBe58ADy+dfEASEUCIFMIYA+7mYhggECCEkEtE9n/ueRABGie8J03z1gVvGiGlprsN9&#10;X0DJi0R13WBSIEHUDSY4CIlAQDeYprNS0fN9zhjhQVjTiQBBxqimMUqJprNRV/XCj5OUwH1RKrsS&#10;ASX6PiKCaWi6ySghiAiEEAJCIACO5F3T0vesB12Hj+RdKaQQ0vcF5xIQwveIUEIkUAaMEgREJCil&#10;4FxKZIwKgabGHCeQiAEXkYgeRiw4l44dwO4BLAgA0XSq64wxWklnIYKUUnAkAIJLKYEQwrlkmmxo&#10;jOmGZhiMMsoDOX9R3ey5tfMWTddt7hee7Xrx2e7McHnXzqxhsMVHNdbUjDWEmWnps+fUtLQk+nry&#10;A/2FYtFbvLTx7j+s/8CHj1bf/ZQjTXqo9PRjOwb7C4Evcll7JO/Y5SBMRgEApcSy9ETSLJe84cHS&#10;C892vemtbUetaqEHUytSOTx+/OMf/+53v7NtGwC+/vWv//73v5/pHk2X/v7+3/zmN+Hr888//81v&#10;fvNM90h5HVKZKEVRFEVRFEVRXhts33lgy1Pbhna63OsbGRouZbngAKAzPYwTBIIHIginNMbrPO53&#10;ZnuXtyx619JTIoY1092fEI/7T+144cXujYHkQ8XMcClT9GxA3HfOmBltjNe53N840H70rGXvXHJi&#10;RD98+1gbTX7shA/8ft29R89iO9Ld3fn+dDnXVjurPp4iMM6lNJ8HfYXBvpEhRtmKlsW10ZoT5q46&#10;Y+lJBzU8oXJEefuiN7UPdy5pnPdy75Zd2d5FDW0z2BlE3JnuCSRvq51VH0utbJ3JsZS6cv2Ptv99&#10;oDDsi2C4lM2U8yWvjPv7REd0KxVNFt3yQGH4qZ0vvHXesSfMXTWzaS5FUUKPPvpodfO444470JxX&#10;X331u9/97uopX//61z/xiU9Q9VmeUuedd151Juq666677LLLJr549Sh0AGBZ1lve8pYp6VhTUxOl&#10;VEpZmZLNVEWmKwAAgABJREFUZhsbxx8u+oQTTqivr688ui2E+M1vfjPBpFY6nb799turp3ziE5+Y&#10;yIKbN2+ubp544olTchAURVEUZcZRSj/5yU/+4Ac/qEzZsGGDykQpinJoEHHXjuzmDQN9PSOCy+of&#10;1aQiC5fUrz5u9qhSDIqiTESp6K17rnvbliHBpe8Lu+T7PpcSKSWmqfX3jmzdNKjr7KhVzce+aW4l&#10;YzPlEPGxB9uHBkrbtw4Xi978hfX1jeNEdwghtfWxeNLavnW4Y+vwkmWNjz6wLVUbqWuYlszPBI3k&#10;nXVrezq2DEmJdtkvFjzH9l2X57N2PuvYZR8Bo1E9l7Xtsj/QV4jFzdbZyWSNdaCbMkLIrp25bKYc&#10;+KJY8Dw3AEIMU6tJWZGIXi57sYRJKSRqrHLRy2VtTWPNrQkhcNfO7DvftaRtQR0A7OzISIn5rFNb&#10;H52+C921dZHuTppN2/GEWcjvKdEzAemhUm9XfqCvgIBz56dGHYq6hkhfbz4a1cslL1ljNjXHi0UP&#10;Sp5usMAXPBCuywF2B0t4IDiXiCC59IT0PM4oDYvhUEYJkMDjlGiRCEUGgSCUEt8XAAgIiEAJoZRo&#10;Gg0CFJxzIVGG7wI6tq/pDLFcyelpGjUjuhXRDIMBkHLZJ4RYEb22PkoICYM6vifKZa96dyJRvW1+&#10;7brnul07AMCwPhKzKNOpzihjjNDdoaBIRHNtjohCSEIpCCkBAZAAAUSCGNb7Mi0NJXouZ4yO5NzG&#10;5nh4Y5DptK4+6nm8v2eEUuLxgYK9fdSRjxjNs2rPnKbzYR9kTt37N/f+BGCvmzJdg88cNf8DhDLG&#10;CA+klPs/QxExLIJEGdE1GmjU9zilzPcEZVSvKn2m64xz6Xtc11lhxK1vjJWKHtMZQwAzPGck00gu&#10;a3sODwLhuhwRKSUgASgJDy8cuGgVpWBYrEaLlopuEAjuSwrSQy6lNCxNCCQEKKWaRsM3xS77sbgh&#10;JeZztudwITCsc0UJMXSm6ZRR4vsSAKTgjNGw5lt4xAJPACNAQUrkXKJElOjaga4zTaNCoOsEACCl&#10;RETGqBXRo7H9/JZmjOk6QESTI4gIYWG0SETnHBcsTlkRvXtXTjdYXUNs3sI6w5iWB5i3bBx88dnu&#10;4cFSV2e2JhVZsKh+ggXrmEbnzq9LpiI72zNbNw0uW9F8750bPvSPxximetBaOSIgwktru5//+y7P&#10;E309I9l0GRGjMaOuPmKYuqZRRPR84ZT99FB5cKAYjRmz5tQ89ej2He3p09+zLBqb6HBsyuERj8dv&#10;ueWWD3/4wwDwhz/8YefOnQsWLJjpTk2Lq6++OnxBKb3ppptmujvK65P6U60oiqIoiqIoymtA38jQ&#10;n15+sOCVurJ9/YUhQkhDrLY+Wpu04lrVAPxciIJXTJfzA4Xh/sLQrJpmibInN3DeMe9uSY7/TOrM&#10;Giym//zKw9nySH9huDvfzwWPW7G22takFY/qFqMaIcAFd7lfcEpZZ6Qz09Od65+dapaIOzLdH1h1&#10;xtza1sPW29po8uNv/uBfNz1GCW2M1+3IdG8d2mFmjcZ4XSqajBux6nsIiBgInncKWXska+cBoDnR&#10;MK92VsSwzlx28urWZSoQ9ZpmasZZR739Dy/dN6umuTc/0BivS1rxmerMUCk9WEy31c2Om9FTF72Z&#10;kpmJInjcf3jr0xv6253A7c71p8s5RExa8bmp1pgRtQxDIxohwKX0uO8EzohTGipm+keGYma0rbb1&#10;Uf/vr/RvO2flaU2J+pk6koqihO65557q5ty5cw8052mnnZZIJIrFYmXKwMDAE088caDSUsqhOeec&#10;c771rW9Vmj09PQ8//PCZZ07oWYodO3aMutFy7bXXatrUXCGnlJ555pkPPvhgZUp3d/dEMlGU0u9/&#10;//vVIahLL730ggsuSCQS4y5bfSgA4JRTTlm6dOlEejuqWJZ6UlxRFEV5PVm2bFl1s6+vbyJL+b6/&#10;fv36tWvXbt68eXBwUErZ2tq6YsWKE088cfXq1Qf7hcHzvFdeeeX555/v6Ojo6enhnMdisQULFixZ&#10;suS4445btmzZRIpJ7iuTyTzzzDPPPffcjh07fN9vamp685vffMIJJ6xatWr6rqu4rvvQQw89/vjj&#10;nZ2dQog//vGPB8r8CyHa29vXrl27bdu2nTt32rZtWdasWbPa2tqOOeaYlStXNjTMZBmNoaGhtWvX&#10;rlu3rrOzM5vNmqY5f/78o48+evXq1StWrJjMQAZCiA0bNqxZs2bDhg2Dg4OEkObm5pUrV5588smr&#10;Vq1SQyS8dmXT5Sce6RgaKHouz2XtUsHzfSGl1HUWieo1qUg+52x8eeC4t8w5+vg56tKmokwQIm54&#10;qX/tM7t8n6eHSumhkuME+84WixkNTXHf51s3DZ186oKlK5qnozMdW9M7O9I9XblCwV24uL62fqK5&#10;Jl1nS5Y3b9s8uL09vWJ1y98e2Hbe/3fsjBRe4Fy88PfuV9b1BoEYHiylh0ueywHAtHTT0DyXAwEh&#10;pWXpZScol31CSSSicy7LJS+ZtNoW1JnW6C85QSA6tgzZ5aAw4pZLPmUkmbIiUWP3DiIIgb4nkjVW&#10;PG7OX1hnl/3B/kJvdz49XF64uP7+uzeddOrC1cfN6u3Ol0u+ELK2LnLwezZRlNKaVKQw4gDU9vbk&#10;k6mWCS64bfOQlJgeLtU1xPV98himpdekIlJgqeSVCl5NbSRZY8ViRqno2SQwDCYlCiE5R7vsCS6l&#10;REKIRABEQogEJJSgRIGSaFQ3GCKUHZ8AcWyfMsq9AAAkIkqkBhFC+h4ACEREiRIBEVHKQIKQyANh&#10;mBqhwBjlnAZcloueplEzYrhlP5YwCYXGphgAEAIEQEoM61CFEPGZx3dsfLmfEHQcX0o0TC0a1YVE&#10;HkjucwBOCFS+THIuUCJKkCB1nREhhZBhSSsJ4JSDSFSjjFoRvVz2XZdTSsplPxbf84Q9AV1npqVJ&#10;xIGep/c98s2pdxAy7SXgKqLmrPrE8ZniC9UTpeRDuU0NyWNRAiFScEF1bdR4j+F7wXRKCFBKpISw&#10;mpYUiAw9h7OYXv2pNy3dLnmexwkB1+blsheLGYhgRbR8zikWXSnQ87jn8sAXmk4RUQBywRmjiIBy&#10;rExUiGnEtHRKqesFvi80BAAQIgx1EQS0IprvifADbpgsl7E5l+EWKSVWRNM1VtnNyuB9Vd9hkAcS&#10;CRg6o4yapub7XASIiCihVHQjUTPwuZQYBBIlUkp0g2n6ON91mUYZJZRRxw44l3UNsW2bh+Yvqk8P&#10;lhoa47rOVh07Lbe2s+ny049tz+ec7s5cbV10weL6g/0XU00qsmR5U/vmoY6tw4yRJ/+2/Yz3Ljuo&#10;NSjKdJACH3toW8fW4fRwqbszR4A0tyQamhOmuZ9frVJiPmMP9Bc6tg7X1ceEkHf97uX3fWhVqnYa&#10;/zQrh+Af/uEfTj755GeeeQYAvvzlL//pT3+a6R5NvcHBwZ/97Gfh65/85Cf19eoRCGVakP2OT6wo&#10;iqIoymF22223ffSjH600+/r6WlsP33PtiqIoR7jObO+fXn5gxC1tGdzuBF5ronFubYvOxhodMBBB&#10;V65/oJiO6tZRzYtqrPj5x71nburI/dW6M9Nz1/qHCl5p6+DOkleui6XaaltjRnSMRWzf7cn3D5ey&#10;USOyrGlBwoqdvfL0o5oXHs5uI+KGgfbH2p+1fSdnjwwU0zl7BBGBEFMzNMIopUIKj/tCCgAwNKMx&#10;XteabDQ1Y0H9nDOXnVIXrZnZI69Mlb9s+NuG/m3rejZJxNWzllqaefj7UHTLr/RvrY3WLG9edPzc&#10;le9adsqMHIpMOf+nlx/IlPNduf7ekQFKaGuyqSXZYGpjjbwlpEyXc30jg7bvpKLJxQ3zYkbk3cvf&#10;vrp1Qk+3K4oyHcrlcjz+asjz5JNPfvrpp8eY/5prrrniiiuqp5x00knhbQyl2r//+79fddVVleaK&#10;FSs2btw4wWURcdGiRTt37qxMSaVSW7dubWpqGnvBUql09NFHVy/Y1NTU09Oj61M24PQNN9zwL//y&#10;L5XmL37xiwmWewqCYN68ef39/ZUpp5122oMPPjj249dPPPHEO97xjuop27dvX7hw/K+CiJhIJMrl&#10;cmVKoVCYSARLURRFUabbnXfe+atf/arS/OUvf3kIKRrXdS+44IJK8/jjj6+MRLtfnPM777zzf/7n&#10;f6rrPVZjjH3sYx8799xzJ/K1QQhx9913//rXvx7jFrxlWZ/73OdOO+20/T6W5/v+Rz7ykUrzf//3&#10;fyORiOu6N95446gSphWNjY2XXXbZypUrx+jY97///TVr1oSvzz333AsvvHDUDLfddtvvf//78PVl&#10;l1329re/HQA2btz4rW99y3Xdymx33XXXviEfIcQDDzxw66232rY9Rh+WL1/+qU99asmSJaOmv/zy&#10;y5X3SAhR/aNKeOyss8763Oc+N/Hdqdbb2/ujH/1oy5YtB5ohFot94hOfOOuss8Z+ULJ6o9dcc82y&#10;ZcsQ8Zlnnvnxj3/sOM5+F6mtrb3qqqsm8g1tIs4777w777wzfH3KKac89dRTU7JaZb86t2cefWBb&#10;uez3deezaRsAojHdtHRKSeCLctnjXJqmNntuqrY+umBx/TvfvbRSxENRlAMRXD72UPv2bcP5rN3V&#10;mQsCkUiYtfXReMI0LI0SKiW6TlAuudm0Uy57pqm1LahL1lgrj2k96dSFUxs64lzc/usXhgaKWzcN&#10;tsxKzp6bOtg1eB7f/MpAPG4uPqrx7acvXr56ommcqZLP2Q/fuzUzXE4PlXq780LIZNKqa4wnayxd&#10;p/mss719ODNcFkI2NSeQYOBKx/EdO0CEaExPJC1dZ/MW1laHwXggtm4adOwgm7F9j8cSRiI5upyU&#10;XfZHck59YzxVG6nsdanode7I+h6fv6i+rj761rfPf+7pXb3dI/29I8e8afb01YkCgPRQadfO7NHH&#10;zV593OxTz1xc/SPBZaHglopeEAiUWAm16ga77VfPd3Xmdnakl69qjsb2cy+jXPK2bBwsjrilkt/Q&#10;FKv8kpeIns1dN7DLfrnkex6XUqLcXTMKAAmlmkYNk2mMUUZQIhdSCgQCmkYBgAeSBwIRuBAEgWqU&#10;UkopCIFhMIZQEh5zwQVlhFJqWjoiSoGI4XqYYbAw8zZ7bk3r7OTCJY0AgBJfXNs9py01d37dhZ97&#10;a9jh557ufOn5nlde2fSL33wVAWB3Rag99vudFSv/GS1clOyubISAQAgAIXt9PHF3ESGfl0YtrrH4&#10;0W3/h5DDOoK/z0c2dH0PYa+v+pTqOouEe49VuzbqMBAAIEAICXe2ckwq0/eaf/cBIQAYHpPwrEBE&#10;KdHQ4m9d+X94IE1T0w1aKvmCS8GlbjApUEhpGJplabox1tcJRCiXPCnR97kUoOkMAKWQus4kYk1N&#10;xHYCxohhaGHXXCeQUhqGrpujs1auy30vDGgxSkkYiJKImsYoJZGormkUATyHl8t+eGYCRY0xISQB&#10;AgQAQTeYFdHG/gpk70lj1tRGiyMOoaShMV4ueTWpyKrjZs1bWH/2eaum/E1HhLv/sL5nV27j+v5I&#10;RF+6vIkc6l+QkbzTsXW4uSU5Z17qveeunDu/dsp7qygThwiPPrC1Y+tw967c0ECxJhWZt6BWH6/S&#10;GkocGiz2do9Ylrb4qKZUbeTcC45JJGfgPr4yhu7u7ra2tvB1e3v74sWLJ7e+I84XvvCF//qv/wKA&#10;ZcuWbdy48dCGClKUcak6UYqiKIqiKIqiHNEGi+k7X34wZxc2DrRTQo+etSxhjj9cn870RQ1tDfHa&#10;rUM71/dtWdW69I8vPfBPb/pAQ7xupndoP7rz/X96+YG8U9w40A4Ay5sX18XGTwpFDWtp04LmZOO2&#10;oZ3r+7Ye1bzw7g2PaJQtbpx32HpOCFndunRp4/yXeje/0LWhNlojUBbdUsmz3cALJEdEU9NTkWRE&#10;t5JWLGpECCHz62afOP/YtlSrKg/1enLG0pM6s73LWxa/0rd1Y3/76tZlhjZlT5lPRCCCLUM7LM1c&#10;2jh/Tqrl9CUnzchx6B8Z+v1L9xXc0ubB7SW33JxsnF87S2PjX35hlDYn6pvidUOldGe2b13PpmVN&#10;C+7d+FjZs986/9gZ2RdFUdrb26ub73vf+8ae/+KLLx6ViVqzZk1HR8fr7+7FDCKE/PrXv67OAuXz&#10;+SVLljz00ENvectbDrRUZ2fn2972tt7e3uqJt99++xQGogDgjDPOqG7ee++9E8xE6bp+3333HXvs&#10;sZUpjz766EknnfTggw/W1u7/Rvt999036oT88pe/PMHHbdPpdHUg6thjj1WBKEVRFOX1ZFS0aew/&#10;c+l0+oorrhgcHBxjHiHErbfe+pe//OXb3/72GFVDAcC27a985Ss9PT1j99B13euvv/6pp576xje+&#10;sd+nQEblgkZGRr74xS/mcrkDrXB4ePiKK6746Ec/+pGPfORAV1qEEJXV7jf9JaWszBA+Hrpu3brq&#10;HPuB5HK5r371q0NDQ+POuXnz5i9/+cvnn3/+xz/+8bF3ed/po57XHXd3Kv7yl7/8/Oc/H7tj5XL5&#10;hhtuuP/++6+66qoDffsatVFEFEL86Ec/euyxx8Y+OF/60pe+973vLV++fNzjoxw5unflHvrr5mLB&#10;274tjRJb5yQbmuLVz/siYqHg9nUXdnSkGwsJRBB867vPWT4jVWIU5bVCSnzk/q07OzI9XbmhgWI8&#10;bi5a1hDbO4vCGInFjVjcaGpJlgpe165c+5ahWXNSAMADeeqZi6fwhkL75iG77Pd05U1TmzXnUAZu&#10;C4ORXZ3ZYsF76fnuZSubD+cvgaGB4n1/3lgqejs7MsWCm0xZc+amItFXx+TKZspCoO/xRI0FBAgQ&#10;w2KGFUnUWOWSXyq6rsNr6yI7OjKzPdEyKwkAiLi9I+M4QSZtB1yk6qORyH4um0SiemHEdWzfMJnr&#10;BpalA0A8YS5f1bJj2/DOjjRAw+MPdbhe4DqBabJpDUSF/QEA1w1G8k64F8ODpR3t6f7ekfRQab8p&#10;dU1n7VuG7JKvabT6oFWLxc26+hgiOk6Qy9oNTTFKKABQQiIxnXNBKdE06vuACJQRjVFCCedS06im&#10;s3j81dWaAFIiD2TgC4kohSSU+C5HlJRSlCBRSgGEEqaxMEizGyICMEY1jeo6RQAUGHDBA1EYCQAx&#10;ljDzWaelNSklUkp8XwCApjFrzxu3fdvwS8/3DA0U+3vzrl+Y1jdiIhqTJx7mQBQAGFpNPLKg6Gyv&#10;nihl4MngUFd5KFBKHkgrwnSdcS4BQUrck3+baD0DQiAS0107MAzN9wUPOAFgGkUAprGAC12jvscF&#10;l5rGhJAAGIkYTNvPZ5BAdaZrr0CUaWlhfo8AWBFNIrp2EASCCOKLgFGmGTQIBGMUCOx35XvtOAIF&#10;AgCmyYyGeDpd6u8doZTUNcRMUzv5HdMy0OfO7enB/kJPVx4R5y9uOORAFADUpCJNLYmhgUJ9Y+zv&#10;T+6cM69W3dlWZtDLL/R0bB3u2ZUbGii2zqppnVMzkROSUNLcmownzI6tw+2bh5ataH7wnk0f/Mgx&#10;jKmaxkeQuXPnvr7L2/zkJz/5yU9+MtO9UF7/1O81RVEURVEURVGOXB7371r/cMEtbRxo16k2wUBU&#10;RY2VOHrWMkbYxoH2glu665WHfXFYr3FPRMEt/enlB0fc0ob+bTrVjpl91EQCUVX7GD929lER3do8&#10;sH3EKd694ZF0KXuYd8HUjBPnHfP5t330H48/+6T5xx7VvGhB/ZzFjfOWNy9a0bJ4WdPCBfVzFjW2&#10;HT37qDOWnvT5t330guPeN692lgpEvc5Ejcg/HHNWykqsal0aCL5hYFtwGD9uLvde6d/GJT+qeWHS&#10;Spy7+szpvtW6X+ly7vcv3ZezR9b3bnF8d0XL4sUNbRMJRFUQQpoTjcfOXh41rE2D2weL6cc7nnux&#10;e6LlUxRFmVrPPvtsdfOUU8apPtfY2Pj+979/1MTvfe97M70frzennnrql770peophULhxBNPfNe7&#10;3nXffff19vaGz6oiYj6ff/bZZz/60Y8uWLBgVCDqy1/+8mmnnTa1HVuyZEn1U9f33HPPxG9iHXPM&#10;Mbfcckv1lOeff76hoeGKK67YvHlzpTjDyMjI008/feaZZ44KRJ1wwgnXXHPNBLe1fv366ubYdRUU&#10;RVEU5TUnn89XN8dIMQ0NDV1yySVjB6Iqcrncv/7rv27duvVAMwghvva1r40biKp4/vnnr7322nFn&#10;GxwcHDsQVfG///u/1VW2Jqm/v38igSjP8770pS9NJBBVcccdd/z1r3+dqn6O7dZbbx03EFWxY8eO&#10;z372s319fROZ2XGc7373u2MHoiquvPLKAxWSUo5AhRH3kfu2lkp++5YhXafLV7e0zq4ZVQCBEFJT&#10;EzlqZfOs2TXDQ8VdOzJdndkX/t41031XlCPac093dm7PdO3MDg0UW2Yll65oisXGKlAQT5rLVzY3&#10;NsX7evK93fmtmwZfWTehX9ETtGXjULnkl0tey+zkId+qaGiMG4Y2NFAoFryB3sMXOEkPle69c+NI&#10;ztmyYdAu+wsWNyxe2jgq21MseJ4bAMCoXBOlJJE0G5vjlJFMxnbKQW93frC/AAAD/YXSiJvPOjzg&#10;dXX7D0QBACHEsnTP5QBQHPEq0xkji5c1JZORzu2ZQt7dtT3r2r5pTvu4aYapAYDn8WLB3bS+//e/&#10;efGu37380vM927ele7tHdrSnt2wY2Phy/4aX+ja9MtCxZbh7V277tuH0YLGnK5cZLvd05cMo0b7m&#10;zEvpOqutiwqO+awbXuNBhJGcUyp6vi9cNyAAjBLDYJrOGKO76wLJ0ReEKCWGyaIJ3TQZYTQIhERE&#10;IFICAlJKNJ3pOmNsr5ORUBLW55FCAgABoIyYpsY0SgihjPoe13SazzlbNg4GgXBsHwCsqJ5KRQCg&#10;VPSefGR7seD17Mrr+hHxgGhj8sQZ2W4qunLyK5kSuq4BgBASABAxDFIihHWXACbwu4hRakV1xkgY&#10;k5OIgAAIjBEeSMpIEAgh0HF8ADhQIAqqAlFSyMDfKxBl7F2rKhLRmUaBgEApBUiJgS+kRACghNDx&#10;+oyI4SyUEs2gkYhRLvkAEPiibV5dXX10Oo7zy8/3Ok6QzZRbZ9WY5mRLkcyaXcM01t87ksva3Z2H&#10;+xa8olRk0+Xn1+zKDJcHB4ots5Kz5k4oEFURi5uLj2oMfLFzezo9VFb/eFEU5XVJ1YlSFEVRFEVR&#10;FOXI9XjHczl7ZMvQDgJkRetiUzMOdg2WZq5sXbK+b8vWoZ2Gpj+944XTlrx1pnfrVYj4142PlTx7&#10;80CHRrVVrUsPobSOzvSVLUvW92/dPLj9uDkr7t7wt0+85bzDHwghhMyrmzWvbla4X2XfcbknpdSZ&#10;HjWsQ3jvlNecWTVN/3DsWX9Yd9/K1iUb+9s3DnSsbFmss2m/61ny7E0DHQi4qmVp3Ix98Ogz4+a0&#10;3EcZm8f9P770wIhT3NDfDoBHz1oWNSKHtipTM1a2LN02vLMj3cUoe3jbM7XRmgX1cw7/TinKG9yD&#10;Dz5Y3Vy5cvzb59/4xjdGPeL5i1/84tprr62pOZQhh5UD+eEPf+j7/g033FA98eGHH3744Ycnsvjn&#10;P//5H/zgB1PeK0rppz71qeuuuy5s+r7f09MzdjWJah//+Mcty/rIRz5SmSKlvOaaa8YNOx177LGP&#10;P/64pk30Uv8DDzxQ3Xzve9875YdCURRFUWbQxo17DSqxatWq/c5m2/a//du/VYLHALB48eJPfOIT&#10;S5YsiUQiAFAoFLZv337rrbfu2LEjnAER/8//+T8333xzXd1+ipD/8Y9/7Op69aGid7zjHeeff35r&#10;a2tYl9L3/Ww2+/zzz996662et/vp4aeffnrjxo1jf8m86qqrwkCUpmkXXXTRySefnEqlKKW+73d1&#10;dd12223PP/98Zea77rprxYoVb33rZC98ZTKZUWntA7n99tur81qNjY0XXnjh0UcfHY/HKaVSStu2&#10;Ozs777jjjnXr1lVm+9nPfnbaaadFo9P7L/dHH330jjvuqJ5yzjnnvPvd7w7fFEQsFosbNmy45ZZb&#10;BgYGwhlc173ssst+8YtfxOPxsVf+n//5nyMjI+Hr448//mMf+9jcuXNN0wSAQqHw2GOP/fKXv6w8&#10;De153j333PPhD394WvdXmSrPPtXp2P72rcO6wZataB6j+gEh0DqnhlDS252Pxc2XX+hZtqI5mbJm&#10;eg8U5UjU31tY/2Lv0EAxPVyaPSfVMjs5kaUIJXPn11JKBvoKVkR/7unOOfNqp+QBescOhgeLuYxN&#10;KamdxAoJhfqG2EB/QQi5a2dm1tzDcfHHLvv3/3lTseBu2zxECFm2snnf8JLncc6F7wnG6H5/j2ka&#10;a2iK57LlfM4GiPZ05SklAz0FxwlcJ0imLNMa6yKDYTLH9gWX5ZLX2PzqH01CYeGS+s0bBnZ1ZglA&#10;YcSdPTc13QeEMgIA+azz/OCuUtErFrz0UCmfc6SUhIBl6aalWYwCAcExCEQ5XS7k3ZG849hBPGkN&#10;9ReHB0vNrYmW2clRt9V0nc1fVN+xdTiViuRz9kjOTtVahRHPLvuex31PEEKJhhjISryEhKEoACmR&#10;sdHPqhMghqkJLh2JgGH+BYEQppH9BvPCiYgY5k8AABFcJ+BcRqK6YTBCMPBFJl2uQ9y6cTAaMxil&#10;0aje1BIHgDVP7HQcf2dH2orqAc78HTpLb9DZhD77Uy4VW9mduXuG958AALoOtyKalIiIgED3vMWV&#10;1NBE1sQoNUzN81xNYygll6hR5IEklHguR4QgEJSSSFQfY4WEEgRERM6RaVTXGCGjA1HhqnggRCBh&#10;TyZQCCkkoZQILgkhpaLHGNV0pun72Vi4o5QSSimhUC55tu3H4gYAicb0ctlDxCkfQDOXtYcHi8MD&#10;JUZp9S+oQ8Y02tSc6O8d8X2xbdNQ24K6ya9TUQ7BM0/s9DzevSuXTFphFc2DFYuZc+fXdu7IpIdK&#10;61/sPWplczJ1iDeyFUVRjkxHxDAAiqIoiqIoiqIo+0qXcy/1bu4rDJU9e0njPEszD209Ed1c3NBW&#10;dEsDheHnuzbkncM3XN+4Ng12dOX6dqS7A8GXNy86hEBUSGNsRcsiRGwf7hwuZV/smeGqMoSQuBlt&#10;iNU2Jepro0kViHrjaKuddd4x705FEstbFjuBu65nc84emdYtZu38K/1bNcqOmXVUfSx13jHvrjOS&#10;9h5BcPhqVT2w5cmsPbJ5cLtEubJ1ySEHokKM0mVNC1NWYtvQzpJXvmfjo7avRpVWlMMKEe+///5K&#10;MxaLNTQ0jLvUiSee2NLSMmriL37xi5nem9cbSul///d/33XXXbHYQVQQBQDG2K233vrf//3f01Sv&#10;8qKLLqpuTjCjVXHBBResX79+31NoDB//+MefffbZiR8HRPzlL39Zaba1tS1ZsmQ6DoWiKIqizIgg&#10;CH77299WmpFIZNmyZfud8z//8z+LxWKledFFF/3whz885phjotEoIYQQUlNTc/zxx1933XWf/vSn&#10;K7MJIfabrA6C4Pbbb680P/nJT375y1+eN2+eYRjh2kzTbG1tPeecc37zm9/MmzevMufNN9889h6F&#10;iaOmpqZf/epX55xzTn19fVhBwDTNJUuWXHnllZdddln1/Ndee20lc3XIbrvttuHh4fD1Bz/4wRtv&#10;vPGOO+7485//fPfdd9OqZ4U553fddVelefzxx990001vf/vba2pqwk4yxhKJxOrVq7/1rW998Ytf&#10;rMyJiGvXrq00jznmmLv3mDPn1dFA/vVf/7Uy/fOf//xB7UI+n7/++uurz4Sbbrrp05/+dOVNoZTW&#10;1NSccsopN91007nnnluZ07btiYTnK4Goyy+//Oqrr16yZIllWZUz59xzzx21knvuuWeSb4pyeGSG&#10;yzs70gN9BR6IRUsaxghEVTS3JpIpq68nHwTihWfVaOuKsh+I+Mzj2z2X93Tl6+pjzbMSE1+WEDK7&#10;LZWssbo7c57H//7Ejinp0tBAEQCKRTeRsCY5ulyixkLEcskf7C9OZj0ThAh/e2Brsei1bx0ChKXL&#10;m/ZbzSks4sS50PQDFkghBOrqomZEz+cd3xMb1/f7vijkXcPUYvFxbuiE1fM4l67LR/2IaXT+wnrf&#10;5eWSVy55QSBgmgkucxm7r3ukWPS3bhzctnmwWHAbm2LLljcf9+a5K45uXbS0cf6i+vkL6xctbThq&#10;ZfPRx89uW1iXTFmI6JT9wf5iuegN9BY2rx8Iy9dUq0lF5rSlIjE9WRNx7KC/r1gu+p4nfE8YBtM0&#10;CIMir2aidk84IMcObCdgjIZhFUKIFOD7UnC576LhWjFMriD4viiXfCGkFdFNk8XiRuvsVKo+6vsi&#10;PVy2y37H1uF4wiSEzJlXOzxY2tmRHugt8EDMX1jn7fNOHX5Rc6LDBk05Q6uJGrNmdvcJIaalB4Fw&#10;7ODVSmK73+LduaAJZqI4l57LDUOzIroV1S1TQ0QeCM/jnselRERgGj3Q2hCAC8kDEfgSEQghus4Y&#10;o2HQLpxHSnRdXip5nss9TwiUgEAAKpXQpJRCSikk5zIIhOsE5aLne2JUhTQhEAAoo4yRXMYp5F3L&#10;0lpn1xiWZlr68FBpoG/qf3Pu2pFFhFy2nKqPTOS73ETUN8UQMJexuzpzUuDkV6goB2uwv9DXne/v&#10;KaDEtoV1h3xzo64hWlMT6esZ4Vy+/ELvTO+WoijKFFOZKEVRFEVRFEVRjlBrd63ngnfn+utjtbXR&#10;SQ2wVx+rTUVrunL9XPLndq2f6T3bTaJ8escLRa88XMrMqW2NmZNKUFiaOb9uTt4uZO2Rv3e+FIiZ&#10;v8OhHH6ImCnnNw9sf3rHiw9vfea+TY8/sOXJR9v//mL3xs5sr8f9yW9iXAvq535g1Rm1keSxs5eb&#10;mrFpoGNHultIOeUb4lJ0Zns2D+6IG9GjZy1riNd+9E3nLGpou/7667+/x9NPP30YdhkAdqS7Nw9s&#10;35XtLXv20sYFUX0KBtaihCxrWmgwY+vgzpJnP97x3OHZF0VRQul02rbtSvO9733vRFI0lNKrr756&#10;1MSrrrrqcEY03zjOPffcTCbzs5/9LJkcf5TZaDT6zW9+M5PJ/PM///M0BaIAYNWqVW1tbZXmT3/6&#10;04Ndw+rVq7u6uq6//vpxKyeccsopL7zwwi233GIYBxE+b29vz2QyleY3v/nN6TsaiqIoinKYeZ73&#10;ne98p7ps0ec//3nG9vMo8LZt25577tV/YX3605/+0Ic+dKDh+c8555zzzz+/MmXjxo27du0aNdvO&#10;nTs5330dxrKs6ozNKJZlfe1rX6s0Ozo6HGec8S8opT/4wQ8OVHf0ne98Z3Uq2/f9UcVOD0FYPiuR&#10;SNx0002f/OQnZ8+eHeaIRs3W398vxKsPOn/ta18Li2Lt15lnnrl69epKc8OGDfudrXordBIPqf/s&#10;Zz/Dqkcyr7/++lmz9v8gLKX0k5/85GmnnVaZsm7duvb29ols5etf//opp5yy3x8tXbr0/e9/f6WZ&#10;y+WqM3jKEatj67CUODxQqmuMR6IT+ppNCJnTVsu5zAyXd3ZkOJ/2p/8V5TWnpyufGS73ducpJXPn&#10;pQ72H6GEkLb5dVLKgb5CT1c+PVSafJdG8g4AuA6PxA5xlLqKaMwAANcJwnVOt22bBvu6R7o7s74n&#10;Fi1rPFA1p8AXACDEfkoV7YWQ2rqIrtFsxi4VvPRQSUqZTFm7gxoHxhgFACEk31/kKZ40a2qtUskH&#10;gHx2eg+L4wSb1g84TlAue5mhou+LeQvrVx87a8682njSPNC3O8vSY3EzGjeTKUs32EjeSQ+XymV/&#10;66bB4X1OsKaWROusmljCSCQjpYJfKnquGxgGMy2G4YGa2BmNCHbZt22fACEENIOFiTUCCIhCSt8X&#10;PBBShHEZBAAEQAQp0fdlueR5LmcaicZM3WDJGqsmFQECkYhe3xiTQg72Fz2Xl4puIhlpbI6//EIP&#10;53JosFjfGItEjfCUmFkxc/YMbt00xh/raloRAobBrIjOhfQ8jrtrfxEZFg2jhLLxfzsigOdyxw4o&#10;pbG4mUgarbNqInFd1xlhBCTyQAohCSBKDAIpBIaVmoRAzqXvC9fldsl3yoEQkjGiG4xQ0DQajRna&#10;nviQ7wu77Ae+EFwGvggCISUCAUKrOohAkEhEIUQ4jxDoebxc9jl/9W6g4JIACCFtO3DdIJmyauui&#10;qbrIshXN+ZwjuGzfPDTlh3qgt+DYPueyZuoK4BgGi0b1YsHlXAwPqW/1ygzYvGGAc5keLjU0x01T&#10;O+T1EEJa59RwLjLD5Y6tw4chuqwoinI4HfrvR0VRFEVRFEVRlOnji2Dz4PahUkZI0VbbOvkVzqud&#10;9XLv5uFSdtNAx+lLT9Iom/w6J2lHujtnF7pz/TrTZ9c0T36Fzcn6vsJgd76/LlqzaaDjmNlHzfQu&#10;KocJInbn+zf2d2xPd5V9GwAQkAsupCSEaJQxygCAEtqSbFjevGh586KYGZ3sVg9sadOCj55wzj0b&#10;H7U0syvX1zMymHeLi+rnJq34lDx4jYCDhUxXri+QvDXZOL9uTnOi/vxj35O04ofrkO9Fovxb+xrb&#10;d/oKQ63Jptro+I/mT5DG2NKm+a/0be3JD1BCTpi7qilRPyP7qChvQI2NjYiHMujjZz/72c9+9rMz&#10;3f0j2pVXXnnllVdOyapM0/z0pz998cUXt7e333///c8///zatWt37drlum4qlZo7d+7q1atPPPHE&#10;d77znStWrNC0ab8YTgj59re//fGPfzxsPvvss8PDw42NjQe1El3XL7300ksuuWTNmjX33nvvY489&#10;tnXr1nw+n0wmFy5c+OY3v/kd73jH6aef3tp6KN+Qq4tRMMY++tGPTvcxURRFUZRphYie5w0MDKxZ&#10;s+aPf/yj7786FMiZZ575jne8Y79L/exnP6u8Xrx48dlnnz32Vj72sY/df//9pdLuZ2TvvffeUWWL&#10;dux4tWzFkiVLxv6X79y5cxsaGtLpdNgcGRmJRMZ6XO+iiy6qra0dY4Zzzz337rvvrsSeb7/99rPP&#10;Pnvy//q+9tprx/6+Ub3Xb3nLW8ZNdJ9xxhmvvPJK+HpoaOoff6zI5XJPPfVUpfmxj31s7B0hhFxy&#10;ySVPP/105fz53e9+981vfnPsrZxyyilvfetbx5jhrLPO+utf/1ppDg8PJxLjl0bZuHFj9WlczfO8&#10;eDweBMHkS4EpB9K1M1ssuELKhoaDKEgbieixmJHPOU0tif6ewtz5tRNfVlHeCLZtGgp8kc/azbNr&#10;xihbNAbT0hoa4+mh0uy5qW2bhxqaJnsR2HO5lCil1LTJ3idijFBKeCA9lyPCtI46wrlY+8yuYsHL&#10;pMuz5qbGqOYkJUJV8ZkxEEJSdZGB3hHOkQuZSFj6BN6jcLVhXGfUj3L54XS2z+VOOttPGc2OkNqW&#10;/ARTQwfLtXlPV861/aGhsmGw+oaYmeC54nBuvMDCSN4ZHC7mirbhsXjCCEDks/5gGhNJs39Ia2iM&#10;1zWO/lYjqd03mHaCoFzyEcE0mW4w3+eCSylQD9ie90gSAsynntQq+REE4IEMAhH+VEqklMQShutw&#10;3xdSSMpIGDNDCdVXIxEApSSUMkZMU9N0GvjERxqPm0WXFd1Xu+cjHxoqaRqlZnLLttKjfys+9NCm&#10;9FA5PVQy4/XbOrqHszun5T04GFFzzuRXcsgMNmV3bQ4NonRlt237Qkrb9oVAQNQChhKlBJ1TjTOP&#10;704lSUApQAiJEmV4SiBIKcOxBzWNGgZzpZaqtUoeZZZ0RkquE0iBUkqJwBghDim5+/ssE2CMaowy&#10;RjwuUKIQMgDmBAzCzJXHpUApMewhoURKBECUSCmViGEnCCGU7AYUQCIiEEoYI6RImEYNnXIJru0D&#10;ACvTRI2ZiFhFh+rRKGjxkiv6hzK4vq9vMAFG39QO2LRmzZb+/pHB4WIslU7nx/+FNnf2EmsCN0xj&#10;cTOfcwAgl3WaW2f4dFLeaKTEzu3ZfNZGxMl/C4rFjVjMzKTLjc3xnl35BYvVfWdFUV4/VCZKURRF&#10;URRFUZQjUWemJxB8uJRNWLGoMQUjOcXNaMyMDpeyzYmG7lzfgvq5M72LsHGg3edBzim01c6iU3HB&#10;lwCZXdPUMdxl+86mgXaViXojQMQtgzvWdK4bLmW5FFk7P+IUi27Z5V71zTONaVEjUmPFM4Xsc2vX&#10;ZnqHSC6wBws7t+/I5XLRaDSRSMTj8UQiUVdXd9xxx51xxhkrVqyYzH2I2anmC0887+GtzxBCUpHk&#10;tuHODf3bElZsdk1zXSxFDvUuKCKOeKXOdE/Zt2siiYX1c6NGZHHjvLNXnmZqB1ElY2q1D3dmyvld&#10;uT6davPqZk1+hdWSVrwxXt83Mjgr2fj3XS99YNUZM7WbiqIoRyxK6bJly5YtWzbTHQEA+PCHP3zx&#10;xRdXKoP95je/ueyyyw5hPbqun3rqqaeeeuoU9s33/euvv77SvOqqq2Kxg3jWU1EURVEOs0996lNj&#10;/7NUSnmgEPt55533iU98Yr+LZ7PZbdu2VZqXXHLJuP/4ZYxdcMEFv/zlL8Pmo48++rnPfa56qeri&#10;VJ2dneM+glxZ1UScddZZY89AKf34xz9+3XXXhc1isZjJZBoaJjUW/vnnnz9uAHt4eLjy+uSTTx53&#10;nalUqvK6UlZrOlQHogDgnHPOGXcR0zQ/9KEP/e53vwubzz33nOd5pmmOsciFF1449jpbWlqqmyMj&#10;IxPp/BVXXNHX13egny5btmxwcLCnp2f6jt4bmZQ4knfKJZ8QMkbSYL8SSWtooAgAuaytMlGKUk1K&#10;7N6Vy+ccBDiotOEo9Y3x4aHSSN7p6syd/I5DXs1uiLu/QUzJc/gECMJEM0iTsW3TkG37vV1509Ja&#10;WsZ6Ip9SAruTS+MP96PpjGm0bPuwJ+0wkQMYHr1wQ9XWvvjwH+++oXrKY89P3yEZ7a+PHb5tHaE2&#10;wd2PAFxTNeXhme7SHhqdxnH6xqVrMxxi8QP7oae/O7N9ODJ9+wfTtuqJnfxXXPaz+W3Lx53NtLQg&#10;ECixVFTDEyiHWzZd9j1eGHEtS49EJlviEgBq6iL93Xkh5EDfiMpEKYryeqIyUYqiKIqiKIqiHIm6&#10;8wNCiqJnT0mRqFBdNNmTH5Qou3L9M56Jkih3Znoydh4QG+NTdqe8IVa3Pd2dKed78oO+CAw2BdfF&#10;lCNWupR9YMtTPfmBsm/35Acz5RwiGpqRtOIN8TpT0xllEqWQouw4HS9uevTx9QMv75JcjL3aX//6&#10;1wDQ3Nx8+umnn3766R/84AcP7VEqUzPev/KdC+rnPLjlqYQVHy5lekcGtwzusHQzTEZN/PxERDtw&#10;hou5dDnrcd/UzKOaF9XHUnXRmjOWnrywYYY/zi/1bHYCN1vOt9XOYtNQg25OqmW4nO0vpo1Bw17q&#10;TElMVFEURZkmlmV94xvfuPrqq8Pmt7/97UsvvZSxma9QCgD3339/pewApfTSSy+d6R4piqIoylgm&#10;+FTuKKZpfuc731m6dOmBZnjppZcqryORyKJFiyay2hNOOKESZHJdd2RkpDrhU13/p1gsPvHEEwcq&#10;UXWwjj/+eMuyJjJbdXPr1q2TzER94AMfGHee888///zzz5/4OqszVNPqoYceqrw+6aSTxi1gFTr1&#10;1FMrmSgA2LVr1xhnUU1NTXPzOCXfLctijAmx+yJMpc6YcsRy3UBKDHyh64zQg0s1GKYmEYWQdtk/&#10;qAUV5XVvJO/4Hi8WXMvSTevQH1GLxgzGaKngFfKO6wTW5B4I1g3GGCGE8PEulY9LSimkZIzqOqMH&#10;+avjYG3eMFAqeuWyN39BPaFjzck0CgCUEiEmVAKdMoqIGBaH4TJcfOy9BgBK6bhzKsoRQp/pOlHK&#10;a11YzE1IDPzJ/uFQlIOVzdgAYJf9WMKc9MoAAOIxEwEcO8im7ZneOUVRlKmkMlGKoiiKoiiKohyJ&#10;0qVs2XcAMWFNtgJ4RcKMIw7Yvpsu5ya/tknKlvMe9wtu0dJNS5uaC1gAwCiLm7ERtyhRDhTSU5go&#10;U44oiPhy75ZHtj1jB25npme4lNWYNivZ3JSoi+hW9WiUQ7v6X7jvqZceebaULx7UJgYHB2+77bbb&#10;brvtC1/4wmc/+9mvfvWrs2fPPoSurmhZPDfVurZr/cu9W5oTDVl7pDc/sD3dtT3dZelm0ownI4mk&#10;FdeZxiit1I9CxEBy23c97tq+m3MKju9SQmujNfPr59RFUxHdPGXhCcfPWcnoDN92Lfv2rlzfUDFL&#10;CGlNNk7HJqKGlYokh4uZuamWLYM7jp+7cmZ3WVEURRnbZZdd9h//8R9h+iiXyz322GNnnDHzVf4Q&#10;8Stf+UqlefXVVyeT6nEQRVEU5XXI87ybb775a1/7Wn39/kc7XrNmTeX1scceO8F6DrNm7VUTeGho&#10;qDoTddRRe1Xq/uEPf5hOp8855xzDmGxB47e+9a0Tma2mpiaRSBSLu//hP8k6QrW1tdV7NyWCIPjT&#10;n/40tevcL9/3Ozs7K82JV90cVRerq6trjEzUqHf8QGKxWKFQCF9Pa2ksZUocclVz2FMyRVGUfRXy&#10;LgB4Lo9EJ/V8GiEQiequywGgMOJOMhNVk4oAgGVprhNMcgcdmwOAFdGTqfEzzJORzzmZ4XI2XWaM&#10;1jWOE/cN42eaRjkfP2GOCCiRUhIEklDiOEF8vEeueSDD9ZumeuxQea1Qf6mVSalUF5zu+Kui7Ktc&#10;8gDA93j9JEpuVjMsBgCex1XdM0VRXmfUP04URVEURVEURTkSFdySy30AsNhkHx+pMDUTAFzuFdyZ&#10;H5k1Y+cBwPbduDmh0WonLmZEMuU8AGTLeZWJel1CxEe2rXmhe0PWzm8b6kTAtrrZrclGbe8KRXax&#10;fN/P/7j2vqcnuTnXdX/0ox/deOONn/rUpy6//PK2traDXUPCip2+9KSTFxy/rmfTC90b66I1duAW&#10;nOKIW8q7haFSpjInpZQRRgkNZFAZEZxRlrDic2pa6mMpRlnCii1vXnTivGOOkHJJndleRMza+VQk&#10;qbHpuszSEKvtGO60fWdntkdlohRFUY5wiUTixhtvvPjii8PmZZdd9vLLL890p2Dt2rXt7e3h61gs&#10;Vp2PUhRFUZTXmc2bN1900UXf/e53V67cz7+etm3bVnk9wSJRAMAYq6mpGRkZCZuVoEtlPbNmzerr&#10;66tMueWWW2699dbTTz/9bW9725IlSw45ijxv3rwJzrlkyZIXX3wxfL1r167JHMAJBn7GhojlcjmX&#10;yw0PD3d2dv7lL3/JZDKTX+248vn8qMMywQU1Tautrc3ldo+jVP1u7muCZbiOkGKhygRZEZ1Sohss&#10;CARKPKhSUb7HKaWM0Vh8yi5lK8rrg+dxAOBcxrTJfjo0jQU+BwB/0jU6GpsTABBPmLmsfbCf91GK&#10;BRcA4nGzqTlxyCuZiN6uPADkc06qNjJuotuyNEqJYWiu40iBlI05PyIiUEoQQAr0XD5uJsrzBaFE&#10;02g0pn7pKa8NAT+4QQMVZRQ/EIQQxuhkah4qyqHhXEqJCMC0qYnkaYwCgBQ4key0oijKa4j6I60o&#10;iqIoiqIoypHIF4GQAgD0qcsYhIkRIWUgJjv43+TZvgsAHvdro1M8Qr+pGYEIELHkq3Lnr0OIeN+m&#10;x1/p39ad6+/K9SXM+NLm+aNKjSHiukee/etNd5RHpuw2j+/7N9xww89//vMrrrjiyiuvPITHeizd&#10;PGnBcW+ed/SmgY6O4V3d+X438ADADbyiV+ZSCCmElAKFlFJnmqVbEd2M6KbOdACIGNaypgUrWhbP&#10;qWmZ4DDeh0d3biAQge07zYn6ya/tQGojSQAYcUvduX5EPKKOgKIoirKvCy+88JprrgkzSOvXr3/x&#10;xRePP/74me3S5ZdfXnl9ww03RCJHRLRYURRFUcZw8803NzaOVYwXERHRdd1MJvP000/fdttt1aVa&#10;vv71r//2t79NJPZ6QFkIUQm9AMBvf/vb2267bYL9EeLVJ7BLpb1G2yGEXHXVVf/yL/9SXQsIER95&#10;5JFHHnkEAGpqat75zne+5S1vWbp0qWkeRLXwurq6Cc45f/78SiZqYGBgMkc+FjvowacRMZvNbtu2&#10;rbOzs7Ozc8eOHYODg5PpwyFLp9PVzYMqeNXc3Fw5Pcbu//TV27z22msPVFHqa1/72mOPPRYEM39V&#10;8/WKEEjVRXNZGxFLRT9RcxAf1WLRC9NQqbopHv1KUV7rwnoahMBUVFNDAAIwiZpueySSZqo2UhiJ&#10;Dg+V8nm3tu4Q/4GMCNl0OZEwNZ3OmVc7pUdutKGBoufyIBCJxPgFqQghiYTlewJGwHV5NDZWWa3w&#10;nWGUEAAhZOCLPUf6gAt4TmCaGhBIJEd35sQ3vXvp4mMBYCTnbnqlPxozA58vWtpQWz81vx5Rwo72&#10;tOP4+awbjWmeLwChti7a1JKoaziITQiOHduGHdsvFbxkKmKYu+93BL7I5Wy3HIQX4ZOpSLLGssu+&#10;4wRO2TdMpmmv3hlBAMf2hUDBJRAI42e6RiNRvSYVMS09PIx2ybfLvu0EjJL9Vtay7UBwyRgBSkAi&#10;ZVQ3KCB4LjctzTC02squIRQLnusGnst9lyOAYTIropumlqixCAEpMZMuB54AAqah1TfFpEDX8QeH&#10;el9q/9WUvAWHjMvyDG7dF4XJr2QydBZ9y8p/AUooEC5kueQjIgoEAoRSFBIAKKOMEUJANzRKCaWE&#10;0PFvBfm+cOxACokAjJFY3EgkrWjMcOzALvuUkUTi/2fvvsMkO8p78b9vhZM6T46bZjZrtSjngBDK&#10;sgQIHGRj4BoZEa+NEcFgEL4gW4Qfti74GiMuCLhEg4RBWBgJgSRQMoqrlTbOhsmhp/MJFX5/nFVr&#10;dnZ2dnZ2dmcl6vPoedTnzOnqU9Xds9N96luvw+2DXtELamJ4qCiFEpEiFDmfeqQOI6Wk1qAJQYKE&#10;MYwvTkmplVKcE8tmU98UAKCU8v1IK0DEdNZpaEqsWNnEGJn2uGPD5fHx6up1LRtO6uxdPduHvsN1&#10;73++MLB7cu+eyWUrGh330HMM2tuWz6XZoBY6DgOAzFGuCmgYB6LkxbeeWpiSd0prACAE6QHvTcMw&#10;jJc1k4kyDMMwDMMwDON4REl8CQaUVhQWZlFVpRUAEESKi79KayRFfEoEF/jLJkpI3LKQ4ogbM447&#10;v97+2DODW/om+vsnh1rTzSsau6ddE5kYHPv3z39j+5PPH41Hj6Lok5/8ZDzVbPapaQfDCD2xY/WJ&#10;Hau11uOV/J7JoT2Tg8PFsVBGkRShjOIZbIiYdpI5N53zMjkv05xs6M62x6/t4814JV8JawCQcpJH&#10;71Esxi3GK2EtEGE1qiUsM8PGMAzjuEYI+c53vnPKKafEmzfddNMvfvGLRTyfbdu23X///fHtFStW&#10;XH/99Ys9QoZhGIZxaIdcDAIREdHzPM/z/uiP/ujcc89973vfW8+TaK3vu+++a665ZupdqtXpy8dM&#10;TTrNXak0fQmS9vb222677aMf/eiM1ZAKhcJdd9111113AcDpp59+5ZVXnnjiiXNZbSSZnOsnzalH&#10;1mq1eXRqfrTWDz744Ne//vWRkZFj9qCzmJaJ4pzP/b5Tk06zjyFjR2uWxapVqw72I8uyKpXFnEz8&#10;+2DJstz4aJlSMj5WnnsmqlaJqpWwe2mOc9rRlVnsThjG8SWej844jY64uFMYSsuiAOC4h/G7/WBW&#10;rm3JT9Qchw8PFLI5d34rUE3mq7VatGJlk+PyJcuPbiZqMl/1axEAuIk5dT/b6BUKNcZptRJ6Hp8l&#10;4xT3HQkiglJKa62UIvSgX8UHgZBSpT3XstiBxfEy6cZMuhEARqxSaSLtOExJTRTv7mhfkInXY6OV&#10;bDohg0pjViXTdiFfyzV6yZR9wsYOSg+vfZvmhwdLo6ysNTRlE0hQRGpstJxNqKIIpFLptJ1M2Q1N&#10;iTFdYRAyHXkJPu1RXC6iUIaBUEpTRrTWnNNE0mZAsqkEtygADAclzUMdRZwTQNRax6kzRCSIhCJP&#10;KCkVZYRzighhIJXSQqqEA55npTNuMmWDBqHU5HgVohCF4KDcFE2mLEpJImmnM079KWa6MjFWZYxw&#10;izY3ZPedp+s9ufXIh/+IVIL+pDOn8MnREC12JgoJacgsB4AwkEEg7DRIoaJIYpx0QEBArXVcgQ0R&#10;bZtaNp1LCDQMpcujWlVorQglScfp6si1daTHRsthIAuTNRFJDlYq49ADS8ZpGA3LTbmmUtFHB+Mo&#10;IOcUQCsFUihOFABopQkllkXrH9CU1EJIblFuUdtm+3oBEAkZ1ISTRNfjYShdjzdkUgxSy5ZMX+gB&#10;xYTN/GVLOk45eeWqda0LONTVyeyz7kBQ6W/IZFvaFmYhA611qRjGAdqmlqNbFdAwDuQmLETgnEbh&#10;wpR1CgMJANyi7kL8TWUYhnH8MJkowzAMwzAMwzCORw6z4wpRoRBxlZgjF8eQOGUOP4xlPo+SuGgV&#10;QRIntRbQvqV9kLCFK7FlHCe2jvY93PfkQGGkf3KoI9OyrKFr2hSxPc/3/d+P/HO1dOgpMsgIydm0&#10;0SFpSwutQ6lDqQMph2vaP0Sa7t577z355JO///3vn3nmmfPuCyI2JRuakg0nda2r79RaR0pEIrK5&#10;Hb9Hjn8Fv+RHIQA4zDrixmbjcsePfACYrJVMJsowDOP4d/LJJ7/1rW/9v//3/wLAvffeu23btt7e&#10;3sU6mU9+8pP129/5znfmUe/RMAzDMI5/XV1d73nPe/6//+//q+956KGHpmWi5peAOlAQBAfu7Ozs&#10;/MpXvvLwww9/97vf7evrO9h9H3300UcffTSZTL7nPe8566yzZn+guWdvjl5KZxbj4+Mf//jHd+/e&#10;PfthlmW98Y1vrFQqd95559E+palPjeu68y6zTGZdlsVUb36l6l3d/OTje1vaUkP9xZa2lJc49Fc9&#10;Wuu9uyc5p43NiWW9jYc7I98wXvGyOQ8AXJcXJmvxbPv5taO19mtRJuMgQnohanSs29D+5GN7O7oy&#10;O7aNjY2UmlsPe467FGrvrkkvYWVz3jwCOYerWonCUAJAHAw7pFyDu7ePJJP2ZL4aBMJ2Dvp3AiJS&#10;ShBRAygJACClPuh38xrKxYAy4jissXm2wpJBIJIpm3OSyXojw6U9u/PLVjQe+TiMDBbjDFIq45SK&#10;vmUzx+Et7al5jH97Z2ZivJrNuWOjlcl8LZPzJsYrUqhqJWIMiaZK6cAXQkgllVJxSY3pj2JZNAql&#10;BtAaKCWME9BQq0ZegufHq8m0XatExcmaiJRSSkp88QreS4OPArVSQihKCSHIOOGc+r4QQiKSIBDV&#10;alirhfGQxnEpAPCStusyxmlmSpGrmJvgelRrrUX00t+93Fr8y4XVYM8iProfji72AIAQKgiEkppb&#10;lBCslALGSRRKSollMQBQSkupokhSSoIAlNa2ww/5S1MrBRqRgJYIAFEkAYBQXNHbtGdX3rJouRSU&#10;S0GtGlo2cz3uOJy8GI6q1SIhpBSKc4qISukokr4vyItRSc6pFEoTpITEv8CV0kpppZSUSgcghBKR&#10;AgBELSVqpbhFXM9iFmlsTk6MVSrlkJBKe0d62m+hWi2yHaaUdhNca1jAP647l2RfeG44kbAmxmsL&#10;lYkqlwIhZDrrprNuKr34cwyM3zf7/pryeKUcLkiD1UoIAK7Ls7l5lso0DMM4Pi3+n7yGYRiGYRiG&#10;YRgHakhkXO4AQCWqJuyF+TqmGtUAwOVOzl2Y70CPhGe5AGAxHkTRwrYciJBRhogJy3yN9YpSDWt3&#10;P/erol/um9jbnGw4MBC14+ktX/vo/w5rwSyN0DbPPqGR92ZI2p55gTkNcrQa9ZXErlLUVwSlZ2xn&#10;7969559//he/+MW3v/3tC9hHRLQotxYoBnlsBFEolACAo51CZIT5IgCAUCzMV96GYRjG0fbP//zP&#10;3/3ud+N6FB/5yEe+973vLcppDA4OfuMb34hvX3fddaeddtpiD4xhGIZhHC3nnXfe1EzU1q3T18Nf&#10;qCiLUjMvcEMpPeecc84555yRkZEnnnji/vvv37Rp04xHlsvlW2655S1vecvrX//6WR5o7ic8NQuU&#10;Sh2Lxcvz+fyNN97o+/6BP3IcZ/Xq1T09PT09PStWrOjo6EDEe+655xic1VRa68M6fnJysn47kUgc&#10;1n2NV4aGpkTPqmYp9fhoZcfW0dXr2zk/xCT7of5SsVhbuqKRW+yUM5Ysdg8M47iTSFrJlJ3OOGOj&#10;5WolOrCs0BwVJ32ldCrjNrUkOV+AZT5sh518RvcjD/Zlx929uye9hJVIHsY0d631zu3jUSR7VjUl&#10;U/aGkzuO9khGkYz//JjjKieUkqbWpJSqXKLFgt9sJ2epN0M5oSFBACn31YQ52JG1WhSGItvgEUpa&#10;Zg2SVUpBImm1daRBA2Okf+9kKmU3Ns+1AOaMqpWwVosqlZAgBr7QCrI513F527xiD5SRpcsbtm0Z&#10;zWScwmStVi0AgF8TANpLWGEoolBaNqtVhdQatEbUiHpa3Z44RoIIlKKUKpm2EbBWDSrlkBCslENC&#10;UQgVx1SElgBTGtAv/V8rLYSikeScIgEltG1zL8G9hOW6XGmIIinzNQQMAmHZPJW2E0nLcWaoAObY&#10;HBGU1jJSWgEeN1ndStC/WA8dinwtHFzc7muta9WIEHQ9johhKByPV8thXJNNKU0IEoJIqIykFAo0&#10;xC8Rx2GzV4vSGpXWSmlAYIwAgO9HI0Ol5Ep7/Ynt/XsmAcFNWH41rFWjQr5WQJ8zQhkhlJSLQRSK&#10;IBCMUdBaChW3qDRQRhgjhCASUBKU0lIoqeITA6211qC0BqWFQB2fgAbKiFLg+1FTOmlZ1HF5pRwm&#10;k/bYSLlzSRYAolBO5muFyVrf9gnXY+VSoEEzShNJK9fgtXWklyxvaGjyjuRT29IVDYyRxubk7r6J&#10;Sjmc9787U40MlTinmazbs6rpWL1kDOMlza1JQkkq5QzsnYwidchPKIdUmKw5DucWbetc/DkzhmEY&#10;C8hkogzDMAzDMAzDOB61p1tcvp1TXqyVW5ILsHocAExWSxazbGZ1ZFoXu3/QmMgCgMfdOKm1gCph&#10;LQ5c5bzMYvfSWEi/2vZoNaxtHe1zuN3TvGTaJYEtj2264xP/IsKZI3bIiX1Ss7WhkTYdKimHQFs8&#10;2uLB6a2qGPoPDwVPj4Gc4SJoFEU33HBDMpn84z/+48Uem8UktdSgARH07FemjhQixtO5pFrg4nKG&#10;YRjGUZJMJr/+9a+/8Y1vBIDvf//7O3fuXL58+bE/jU984hPxDULI//k//2exR8UwDMMwjiLG2Jo1&#10;a55//vl4U0oppZw6dZjz/dbg+MAHPnDeeecdjTNpaWm59NJLL7300iiKdu3a9bvf/e6+++4bGBiY&#10;dtjXvva1U045ZenSpQdrZ+6FrYaHh+u3c7nc0ejUVFrrm2++eWogChGvuOKK888/f/ny5Y6zABU8&#10;5mfqQ/u+f1g1Sfbu3Vu/3dXVtVhdMBbXGecu27s737u6+flNQ1s2DfesaXKcmdfu0VoP7CkMDRab&#10;mpNNzYmTTutKZxbtlW8Yxy1EXNbTWCz4lJKR4dLy+V7rGR0uWxZLpuxlPQs2H33Dqzp2bhuXQr3w&#10;3PDW50d7VjWl0nN6F2utd2wdL0zWlq1o9BLWBa9duSAxrdlRivuKtICiMKfJ0G0d6fHRcjrrTIxV&#10;igV/lvpatsVCXwBiXIPoYBVbpNCFyVpcaqatI80OPic7DGW1EnV0Z7INXu/q5uefHS6Xgl0788yi&#10;mcz81/KbnKiCBr8aKa1VIHINHuN0WU8jknl+L5/Jue2dmcH+QhjKkeFSHPZwPU4IckajUEmhatUQ&#10;tNaA8dBMvbtS+1Iu8QtAawgD4TgcAMMgIgTjw+NRjRMmCAj7glUaALXWWmsptNA6zk1RJqNQAEJr&#10;R8qyeVtHOgqlEmpwoOi4rFwKMjm3qSUxS10sQpFSqpTSGqIosuzjZQW6IBoLRcFii3DhcrLy3GL3&#10;HgDA9ThjBAlKoWybVSsh44QQEkVSCBlXakIAxqkQSkoFSCBUhKjZq8OpF2uCEYLcol7CKhV8y2K7&#10;dkycsLFjyfKGhqbEyFCpMEkSKVtEqlaLRCSlVH4tqpQDKZRUmnMglDgUhVCIIGVcDEpzi6pQa6Wk&#10;kJoSiHNQWu9bfECBAtBaagWAQBCVUlojY7RSCmqVyHaZksr3o4nxairtDA8VS4VAgy6Xwlo15AzD&#10;QAzsLlCKlsOHh0q7+/KP/XZXQ6O34aTOlWuaybzq73FOV65tDUM5sLcwsGeyd03zEa6LUSkHk/la&#10;Z3eWUlyzfvEnGBi/hxgjXd3ZWiXs3zs5MVZpbT+iNVCiUBQLfltHGhG6lx71rw4MwzCOJZOJMoyj&#10;olarbdmyZfPmzdu2bRsYGBgbGxNCOI7T0tLS2tq68kWe5y32mRqGYRiGYRynljd0AkCDlxmr5Jc3&#10;dlNypAveCCUnapOtqSYAWNrQudj9g8ZE1mZW2kmOV/KhiCy2MJclhJIlv9yZbUPE9nTzYvfSWDDj&#10;lclnBrf0Tw77UbChYzXF/S6BbH746W/e/H+kmHmmFO/Neq/tJunDXguNpC3vkiXOWW3+w0PB70Zn&#10;POYtb3lLd3f3ueeeu9gjtGg45RQpaK20pgu04viMpJLxb0L+sqqjZRiG8XvuDW94w9lnn/2b3/wG&#10;AN7//vf/8Ic/PMYnMDw8/OUvfzm+fdtttzU2LsxaA4ZhGIZx3Fq+fHk9EwUAQoipmSjX3W8a7sTE&#10;xNE+H855b29vb2/vm970psnJyYcffvib3/xmsVisH/Cd73zngx/84MHuXqlUpp3zwUzN83R0HPVq&#10;FVu2bNmxY8fUR7z11lvT6dkWmT7cqk3z09y837dhtVptjldjwzCMy3vG2tvbj8HZGsehZMp+7RVr&#10;7r5z06q1rdu3jG5+eqilLdXclpo6HVkrXZisDfQXa9WwtS3VuSS3rKfx5NNNkSjDmNmaE9qefXKg&#10;uTU5PFBsa0+53mF/TV0q+IVCrXtpjjKyau2CXfUglLz2yjV3fe/plWtatj4/svX50faudFtbZva6&#10;OrVK1LdjrFYVS5Y1NDYnTj9nWdeS7DEYRm7ROAYjIk3nVtGKMdK1JNe3YzyRtCvlgHHiJWYefMdj&#10;pSIQAkpprYHMFDHSSk+MVxAg2+A5Dm/rmG1C9vhoGQAamhJLluXOfXXPxFhVKbV18+j2F0ZX9DZl&#10;G+Y5UapUDIJAVKsh57ShMeF4vGtJ9giLwHR0ZaRU+fGqbbNS0aeUxH+xEEYQQQjFhMI4JqZfWhZN&#10;awhDGYaCIHoJK66ZA6BrlSjwRfxMRZGkjOyLV2lZT7W9GKxCAEBERNRMUY2UEdBYKvqAkEra5VK4&#10;oaepe1kOEcdHK5VqODFWcV2ruSVJ6CEuQzBOwkABgF+Tx08mCgDGio90NFxy7B93srLpyBs5Qoho&#10;2SyRsDRAuehXqxEAptJOrRpxTqNQRpFkjMbvPsZQAJFCIWIQRIySgz3pSukwEBqAICKi61rptOP7&#10;YjJf5VZq7578shWNyZSdTNlSqsmJ2sR4pVTw4z/KK+UQAMqlwGHEcfe9TpAQrZRUmiCEoQpDEQZS&#10;Ka0UKCXj1/DU62AIyCghFonPnFKitfJrURiibTOlVOCLcjGoVqJKJSCI1UpYq4alYqi1rvnE9az8&#10;RFUKpbSO755r8CrlcGK8+tR/7z331b0d3fMJ0W08pfOF54Y6uzO7dk5MjFUbm+dfAFYpvWtH3rZZ&#10;S1tq5ZqWOUZnDWPBrVrXsrtvIpNxhweLTa2JI5k5MzRQBIDmlmTX0tzB/jAwDMN4mTKZKMNYYFu2&#10;bPnWt771xBNPHPijcrlcLpd37Njx29/+Nt6zatWqP/mTP3nVq15FjniO7+G69dZb66dxzTXXvOUt&#10;bznyNr/2ta/ddddd8e33ve99F1544THu1DHur2EYhmEYR1VTsqE52VAKKsOlsdHyeNsRx3uGi2NK&#10;qdZUU0emJectfh1wgmRJrqPgl3aO7xktT3RmF2ZlqfHKpNa60ct0pFtsZr7GeuV4dNdTQor+wnBT&#10;Mpd2klN/NDE09p1bbp8xEEVS3HvtEr4yeyQPTVJW3Ejlxzt1TUz7aRiG11577cMPP9zb27vYg7Q4&#10;kpYXZxpDGblkbpej5yUQocsdAEhY5qKLYRjGywYifuc731myZAkA/OhHP9q2bdsx/hfzf/2v/xXf&#10;WL169V/+5V8u9ngYhmEYxlGXTO73kXlanSVE7Ozs7O/vjzd37tx5LM8tm81edtllF1100U033VQP&#10;FD388MOz1DIaGRlpajp0QQyl1JYtW+qbsxSeWij33Xff1M1/+Id/mD0QBQBTi0odPdOGa2hoaMWK&#10;FXO54+Dg4NTNY5ArM45bHd3ZS65ee9/PXli7oW1gT2F4sDg0WHRdy3ZoXMyhWg6lUo7De1Y1Z3Nu&#10;7+rm8y/uPZrr5BjGy1tDo7e8t1FKNT5a2bl9Ys36VnI4VX2kULt2jjsOb25Jrlnfmkgu5BewiaR9&#10;5etPuPtHm1avb9vTNzGwpzA+UmltT+caXLZ/6SetoVwKxkbK+fEK47R3TXM645xy5pKNpxyjBfgy&#10;Gdd2GAAEfmTbcy1L1dicKBZ80CClKuRrADDj7GfGKLcoIURrFYWSsulPkJJ6YrwihWpoSnBGVqxs&#10;mqXuiojkyFAp2+BaFl29rpVScvk16378/WdgLWzfMrZ961hbe7qjK4uHOUlKaygW/LGRshSqpS2V&#10;SFlt7emWtiOqlRFra0/v3DoGcfCMEL8mwkAyTpGglCp+6LgUldQalI4iJSKpNXCL2jYjFHMNXhTK&#10;ifGq1loIFUWSICJBQgjAi6HwWf6d0AAIhKAGTQlBxCAQ6aw7OlImBDuX5IaHSlEoA1+ks+4hA1EA&#10;YNksDAUh6NeiuD4YITSZaAIArXScfIv//iQEppbiUTKuXHWIMpv76olNMdObWteCSYD9jhwtPdKW&#10;u4jgMZ2tGop8yZ/+Nz8ipcjjJ4UzR2uEONiGsC/1c6hhjkcJCSKAUlorrfeF3PaVAauPEiFICNp2&#10;srUtpbUeHioJoaRQjssJQdfj1WrELRpFUkSSUMIYAUDKEDQIIS1CfT+a8Z0bhjIMBAJwTsJAck4p&#10;RW5R2+Hjo+VKKSCIbR0Zx2EAQClpbE40NieU0kEgolDu2DoWRfHryvESFqWEUiSEAEIUynIpUCqM&#10;QmCcBIHY91Qi4EtxPk0IUkoYpwSR25RzEg+cECoIRK0acYtKoUaGS+mME4VKaQUAlCC3aEOjm866&#10;J57USRnRWotIVsphseDnJ6pjo+V0xu1emv3JD5/ZeErXaWcvPax/NQAgnXE2ntL1xKN78hPV3X0T&#10;jsvnF57UGnbvnPBr0cq1zY7LTzvnqH/IMoyDWdbTmM66Hd2Z558dHthT7F6anV87lXI4OlJpaU1y&#10;i248xdRGNgzjlcZkogxjwYyPj99yyy1TLzkc0pYtWz7xiU80NTW9//3vX79+/bE8Wyll/TqQUmpB&#10;2lRK1ds8Nou9LW5/DcMwDMM42k5dsmG0PJFxU7vzg83JBkrmepnnQEKJvYWhnJdJWO4p3Scsds/2&#10;WdfWu3W0L+OmBosj7ZkWcsRXzrXWg8URz3KTdmJ9+8rF7p+xYEIZbR7ePlIel0p2ZfZbqFgp9f1b&#10;vxZUZ5hXRFvc1B+uQm9hPvjzZen0W9ZW7tohBirTfjQ+Pn7llVc+/PDDuVxusYdqEWS9tMttAKiG&#10;1fjG0aC09qOgwcsgYtabz8J4hmEYxmLp7u5exC/Kbrvttttuu22xx8AwDMMwjp1pRYGmZaIAYO3a&#10;tfVM1KOPPnrISZ8LzrKsd7/73X/9139dP8NZahlt3rx53bp1h2xzaGho6sWvnp6eo92LZ599tn77&#10;jDPOyGazh7zLsUmgTftq4qmnnppjJurxxx+funkMcmXG8WzJsoZr/2jjg/dt55y2d6Yn87VSMYhC&#10;oZRgnDa2JLI5N5lyHJedcsaS9Rvbj/GvEcN42TnzvBV7d00u72nc+vzIjq1jPSubcG4T3KVU27aM&#10;RqFavb7ZS1qnnrnwBdkyWfeaPzzxl/dsoRQbmxID/YXdfRN7+tDxuOMwxojSEIWiWgmFUJSSts5M&#10;a3vacdi5F/WsXNNyzMYw1+i5HkfESilMZw5jzaylKxrCUABAfqJayNeiUKaz7oG/tFyXAwDnNBJC&#10;CjU1EhYGcnKiqrRuaPRsh61Y2eR6s5Ue2rN7Ukrd2Z1tbE50L8sBgOPyq6474Wd3biKI/XsmhwaL&#10;k/lq17JcOu3M8fenlKp/d2F4qBRFKpGykym7rTPT0bkwqx/mJ6qJlB2HxyybSqHiGlBSKCk1aECC&#10;WukolOWiTwhBBMapZVFC0HZYJuvGoQ6lNCCCBtCgCVAkSimCGGdjZumnUqAVRJFknCaTNiGICLVq&#10;yDgBDUEga9WgWgkJwTkW9LBsAqU4yiKV1IRiJtX2J3/wT/FPS8WgVPSLBV9JbVm0oyvjJS0AEJEa&#10;HS75vhCRTKbsmc5T+zURBkIppTRQiojEtkkkdSppH/hMPr3t27sGH5i6R8hKvvxUY+qUBXni5qh/&#10;4p5p0SwAaEqf4FitCEAI9i69SASWlEpEEhAZI5QS1+OMHTS3VymFhKHr8lxjcjJfqZbDaiX0kpbn&#10;Wc1tKUpRRGp4sFiY9AnBTNZpbU/HYbZKOdRKB4GgFOP2CUHP43G1KCmVlCoMFaWEEKSMqEgLoQAw&#10;ihTn+85Ha4giGYVSKc044ZxGkSRExWlGzillxPWscjlIJO3hgeLSFQ1TT54QdBxOEOOicIzTZMqx&#10;9k9acot6CatWjRinUaQIIjKMX+GUYHwOcSaKWcTzOKU4NfXHGGHMCgNZrYZSKq2gkPfdhGxqTiYS&#10;1vh41fN4MuW0tKUoIwCAiNxi2QaWbfC6lubGRsqD/cXnnhnqWpJ96r/35ieqF1+xZpanY0Ynn9a9&#10;py8vIvX8c0PbXhjtXd18uLEorfWevvz4WKV7aS6Vds5/Ta93+HUODWOhEIJnnrvs5z/Z3NKWGh4q&#10;JlN2rmFOBaWniiK1c9uYZdH2rsyynsaOLnO52TCMVxqTiTKMhfHQQw/94z/+4/zuOzY29uEPf/iK&#10;K6644YYbjn3BqJe79773vXv27Ilvv+c977nooosW+4xeUczwGoZhGItrfdvKR/qeXNHY/WT/5u1j&#10;u1c2L5vf1WWt9daRXVLJ5Y3dTcmGNa1zmglxDKxsXpZ2kl3Z9k2DW4aKIx2ZIy0VNVqZqATV1S0r&#10;bGata/s9LdrzirRtdFckxUhpIuUkEvZ+X3E+8P3/2vnM1gPvwjoSyTeuRGf+ScIDkbSV+pPVlf/Y&#10;Gb6Qn/ajLVu2fOADH/jKV76y2EO1CNrSzVtH+iihRb/SmDhaqbBKUFVapZxkYyLHjiAgahiGYRiG&#10;YRiG8cqWSCSmbgoxvdzxueee+4tf/CK+XS6Xh4aG2tvbD9lsPp9/29veVt/81re+VU8x7dy5sx5w&#10;6ujo+OIXv3jI1ubyiLF77rnnDW94wyEPq/cIABDxGNQ4qufKAGDNmjWHPF5r/cgjjxztswIASunp&#10;p5/+6KOPxpt33nnntddee8hvFLXWP/nJT+qbp556KqXmo/fvu2zOu/L1J+zdPfn8s0N7d01G0X4B&#10;y8bmxPKexhNe1WHZZsqNYRxaKm2ff3HvvT97YemKxl07JrY+P7q8t4Fbh3j7BL7YsXW0VhM9K5sS&#10;SevVl65yXD63Bzw8nmddce0JLzw39Phvd6cyjl+LJvO1Sjn0a5GUGglyTnKNiXTayeQcQsjy3sYz&#10;z1s+Y2jk6GnvzDz9u/5EwpqcrLV3HUYWiBDsXd28fcsYAJRKQbkYBIFIZxzH4VNjOho0Y8R2mBAq&#10;P15rbEkQglLqcsGvVkPGaVNDglt0RW9jJjfbJOyx0crEWKWzK2s77KzzV9T/CfY86+rrTvz1L7Yi&#10;wUzO3b0zv+350UTCampN5nIePUjaQWvt+9HEWHVspFytRK7LGSOMkmUrGhqbk7BAigVfRAoAWtpT&#10;WulyOaCMaA1+EAU1QSgSRIVAKDJKHY8TigjALZZM2ZSiXxO1WliY9KVUUSS1BkKJVlpqpbXWlCBq&#10;2FcL6oAOAiiphJAIQAlJJm3GSLbBtR1eyNdKBR8AyuUAAWq1yHX5HK+RIhLGKOdEKV2pBKn0fiG6&#10;VNpGgMAXYSABYHS4nA6cZMr2/QgARCSnFUkDAKV0GMooklIoRK0UIILt8ETSEpESlVBKdWBkZXnH&#10;hdMyUQAwNHl/LrnxmJWKqgR7J8pPTttJkLl2k1b7nhIpFAAoqSkliCilIgQDX9CkNeN4R6FUWjsW&#10;o5xEkYgCWatFjFPH5amMQylCHAriNC7fJKX2a5Gb4GEgJ8aqQSBCX1BOZCkAAERAgoSg1poQJIRK&#10;qaVQEuLqZFoIjYB+LQTNlAKptJQKNFBGPJfHD0cZCQOJgJSR+N2UTFm1alithhPj1a6lWUoJAPi1&#10;aGK8Wir4lUqolR4cKIa+CEMxNlomiJZFbYe7HicURaTy41WltIikZdFU2q5VIymViBQiUoZKaZTE&#10;sqllMXrwtBIhGIUg5b5AVzJlT05WpZS55iS3aFtHesa7tLSlGpsSu/vye3blq9VIa/2Lnz5/yVVr&#10;ptY0OyTKyGuvXHvX955ataZ1y/PDWzePdC/LNTR5c5xpEEVq1/bxQqHW0ZVtaUttPKVrxcpDF+81&#10;jKNq6YqGnlXNWkO1EvZtH6OkOa4EOEdRpLa9MCIitWpdSyJpn3Ph8TJhxjAMYwGZL2gMYwHcdddd&#10;t99++7Sdnuddc801p512Wnt7u+u68V/VQRCMjo4+88wzd95559DQ0NTj77777j179nzyk580X7If&#10;FlMA6qgyw2sYhmEsLkrIxavP+d4Tdy9t6Owb3+tabne2bR7t7M4PTlQne5qWeJZzyepzCB4vKXRK&#10;yNnLTyr65YZEdnd+MOtmPOswvrqaJhTRzrG9aSfZlMydvnSjzcxqVa8cuyb6QxmVg8ryxv2q2A9s&#10;3/Pzr9114PGsO5W8rgeto/DJgqJ31TJVDkX/9GpRX/3qV9/73veeeOKJiz1ax9qSbDsipp3kRHVy&#10;WUPnUVoYeKI6iYgZJ7k0d9RnthmGYRiGYRiGYbx8ue5+83QPzERNK7v0/e9//73vfe8hm73jjjvq&#10;l0tWrVo1taxTU1NT/Ud79uzxfd9xDvH1Trlcrt9GxGnnPNXQ0NDWrVtXrpytGHitVvvhD39Y37zw&#10;wguPwaVGznkQBPHtarV6yOMfeeSRuRy2IC6++OJ6Jiqfzz/99NMbN26c/S7btm0bHx+vb1511VXH&#10;5lSN4xwidi/NdS/NSaEKk7VKJRSR8hI8lXbmWKnDMIy6nlXN5VLwyIN9lJK+HeObnh5s68g0t6bi&#10;Cf3TiEiODJeHB4qEkpWrm9NZ9/zX9HYtOVrLUQEAIqxZ37ZyTcuOLWPbXhgd2FuQcvrsiHTWWd7T&#10;tHp9azZ32JUZjlxHd4Yxkmv09uzK+37kOIcRD6OUrFzTvHtnHhAchxUma/nxKmXU87jjcMYJoK5V&#10;RTLtKKXSWbdc9IcHi7bNg0AgQDLtJFO2ZdEVK5tmT4Llxyu7d05kc25rR3r9xvZpBSgsi77m8tXd&#10;S3OPPNSXTNkTY9XhodKuHRO7Me8lrESCWzZnjBCKSugokrVaVC4FYSgQMdfgtbWn9+6ZLBWCts70&#10;AgaiAKBSDsNAAIBtM0LRS1hBIHxfAIKIlG0zx2VhIBFRCuU43HYo4zQKZWGypqTSGirlQIg4LgLU&#10;QiU0ICCAUiCEQgBExEhpuu/igQbQGrTWWmkNGgG4RblFHZflGvYlxLINDiKWCj4SIoXUWts5b449&#10;0ko5LtNK2w6rlEIvYdH9wyTJtK2UHh4sOi4jhISBHKuVA1/EeRvGqZRag9ZKK6mFVEpqREAASkkY&#10;CgDtJex01nUcWioGiCgieWAmKuW1N2fXjE4+P3WnH40OTNzT1XjlAj6Ds4zE3vGfHri3Kb0RNAXQ&#10;cWkjqRRqrbWmjBICKkQhVNwpfkA8TGsIQhnXkkqm7MnxarUaAkAiabkuf6kSEYLj8qAWBYEIfJGf&#10;qBYLRAjl16IokkprorR8sXoVIiJCfGlJSo0I3KJKxS8P1EpFkZQSlUJKgVBiWYxzQghSSpJp27Lo&#10;nl2TcfG9+m8GxqllsVo1TCStyXzNsthgf6FU9EFDGIowkFEka5UwiqSUOvAFISiECgJRLPiOywJf&#10;SKlq1QgRvYSFCI7DfF8AgBRKa4zrpwHgwQJRIlJBILTWSDQqAASl9EB/gRLM5Fxu0WU9jfTgGSfK&#10;yLKeBtfj/XsmQWtE/M2vd5776sOrhZtK21e87oS7f/jsmnVtO7eN9e0Yz49XO7uzbmK2359KqbGR&#10;ymB/QSm9vKexoSmxfmP76eeYErLG4kPE817Tm5+oKtW09fnRbVtGO7oyre2puVyYrpTDndtGRaR7&#10;VjUl085rLl+dSB7TaLdhGMaxYTJRhnGkHnjggWmBKNu23/Wud5133nkHXnJwHKe7u7u7u/vyyy9/&#10;7rnnPvvZz079hv2ZZ5751Kc+9bGPfewozaKb6sMf/vBij9wx9fvWX8MwDMN4xVje2HX60hMf3fV0&#10;LfR3T/RrLbuzHXP/Y0mD3jXR3z853J5paUs3n738pO7cXBfiPTY2dKx+auCFSEZP9G9+YWTHhvbV&#10;bF7TVqSWm4e3adArm5c1eJnTl/7e5VJe2fZODhX9MgBk3ZdWTdNa/+gL35RCTjuYpKzkG45OIAoA&#10;AJCR5Ot7i994Xk0GU/drrW+66ab//M//XOzROtY6s60J22tONmwZ2VkMyhknteAPobQeKU/kvAwl&#10;dFXLssXusWEYhmEYhmEYxvFrWr4oDMNpBziOc9VVV9WLAv3iF7943ete193dPUubmzZtuvfee+ub&#10;f/RHfzT1p8lk0vO8euDnV7/61aWXXjr7Sf7yl7+s3163bt3s33R97nOf++IXv3iwmJPW+gtf+MLU&#10;Ve2uvvrqYzDOq1ateuaZZ+Lbv/71r//0T/90ll4MDw/feuutc2l2aiOTk5PzO7dTTjnFtu16ZOvz&#10;n//8l7/8Zds+6JQvpdQXvvCF+mYulzvppJOOwRgaLyOUkYamRENT4sibMozfZxtP6bJs9tD9O9wE&#10;37trsn/P5GB/MZO1kynbtjmhKIUKAlEqBsVCDTQ2NHmdS7Kuyy+8ZNWxKdBBKVm5tmXl2hYp1GS+&#10;Vir6UaQoRcdh2QZvccOQnNPlvY2+L/r3TA4PlJauaDisuyPi0hUNmayzuy/PLRrURKUclIp+qejH&#10;//hWK6GXtCglfjWMkxtVGjU2eumsSyg2NiW6luQYP2iAQWs92F8Y7C+m087y3qb2zvSZ5y2f8TRW&#10;r29d1tP41H/vfe7pocbmRK0aTU5US6VgYrwmxJTQOIDl8GTKTmUy2Zwb520smw72F+0FLdAnhRJC&#10;CqEIISRO6CHYDrMdZtkUARqaEk3NiWo1qpSC/ETVcVkUyXIp1KBFpISQQU1IqaTUABAHuuIB0Xpf&#10;R+JNIRTRL/2hg4hIgDASx144p9mc19Qy9R8aTGcdKdXEeIUzGgnJ+FyvjUqhHJdJodMZZ3y0UsjX&#10;DvwnLJmyyiWbMQIIza0pvxYNDxSjUIpIESKjUAKAUlprIAhIUGuIq2ApqbjFuEVTKYtxWioGnJMw&#10;kpbW5IC/Bpd1XDgtEwUAw4UHM96alHt4+ZZ5GC0+XPZ3TtvJqNPRdN5YYRNoiONqWtazSQCAlKGI&#10;lFY6DA/MROnAF1pr2+GM0dAX5VKoNVgWdVw+LS3pebw4iVpDtRoqpSybxYEoKVRcjQoAAfSLwSgA&#10;BEKQEAIvJqPigl2CoJIqTs25LotP1Lap61muy+OskRTKsqhSmk+5Muh6vDBZi0K5bfMos4gUqlIO&#10;a9VQKQ2IlGD9kaVQkdIAQAgyTn0/ikIZ161yPSt+VrlF4xe51iCFUgriXwiUzPBrQSnw/UgrLSJF&#10;CAJFpcCvRUrqppaEl7A6u7LpzCFWkUDEto40IbBn16TtMADo7M4u7208rNdAQ6N3zR9u/PlPnmOc&#10;jA6XB/ZOPvfsYCrt5BrcZNpxHFb/9CGFKleC4qQ/MVYVQmYybveynOvx085eeuLJR2sxRMM4XJZF&#10;r7h2/U9/+Cwi7t450b9nMj9R7ejKpDPOwV6lgS+GB4tjIxXLYavWNSbTzmsuW9XZnV3srhiGYRwV&#10;JhNlGEdk7969n/nMZ6bu6e3tvfnmm1OpQ0yDQ8T169d/+ctfvvXWWx955JH6/scff/xHP/rR61//&#10;+sXumWEYhmEYxvHigt7T89WiBk0I2ZMfKgW1nsZuhx966RpfBNtGdhX8UkemdXlj19rWnnOWn7LY&#10;vZmOILlq/au//sgP17b0PDu05dnBLevbejk7jBX+AEAquXl4eyWsrW3tSdju1SdcxIgpPfrKIZTM&#10;14qVoEaQuPyliwR9z27b83zfgccnrlyG9tF9AaDHktf1lr6+WUf7LZZ5zz333HPPPYec+3W09fb2&#10;RlEU325sPLwLJPNAkKxr7Sn5Fc729k8OZ9oWPhM1VsmHImxvXppxU93Z4yvYaRiGYRiGYRiGcVyZ&#10;lokqFoudnZ3Tjrn++ut/9rOf1Ys73XTTTZ/97GcPPCz26KOPfupTn6pvdnV1nXLKft8vIeJ11113&#10;xx13xJtf+tKX2tvbZ6mi/Pjjj/+///f/6ptveMMbZu/RwMDApz71qQ9/+MOcT/++SCn1v//3//7t&#10;b39b37Nq1are3t5jMM6nnXZaPRM1PDx81113XXvttQceprV+5JFHbr311mkFuw6s3xVramravXt3&#10;fPtHP/rRueee29raerhzEDnn/+N//I8vfelL8WY+n/+bv/mbf/zHf5xa3atOSvm5z31uz5499T03&#10;3HCDmfVoGIZxlKw9oa2pOfnAfdtsm9Wq0dhouTBZy0/Uph7jury1Ld3UkrQd1taRPv/ilce+LhNl&#10;pLE50dh8fCUhN5zUufX50ebW1MhQqaU95bqHdyEJALINXirjjI2UhwdLtsuU1GEowkBMTtQIQcZo&#10;rtHzPJ4frwJCuRjUfJEG6F3VkskdNL2gtS4V/f7dk9Vq1NyS7F7W0NKWvPTqdbNUgLEddvo5y151&#10;atf2rWPbt4wNDRSVVAAgpZJCaQ2EImP7aiq5Hl+yrGHlmhat9U9/9OzwUPnAEl5HQoh9Dz1DyTIF&#10;AMA5cTwr2+Dt7ptQSg8NFj3XCiMRhVJrAAQNgAQJAOeUEIyzUFprpSAOlmgNiPv+o5TsPzJaC+14&#10;lpfguYbpr3NEyDQ4E2MV348Qwa+KZPrQl36U0kJqj9FUijNGM1l3Ml8tFf1Uer8nkRCCBN2ElUhY&#10;re2p8dHKpMMAIKRo20zE0R2CZF9fdDzsQsi4PFEUyfxE1bIZIjCLhZGMQnlgXK214YR0orNY6Z/2&#10;qukb/d66rv9JyVF8axeqL+we+/GB+1d0XOra2YTTEveFW1QDBa3hxUpNhBBEJZVGqaXUlCLsyy1h&#10;FMkoUnE+R2uYzNc4p0JI1+WNTYm4UtOLXYRaNYrrjympajWhNWilCSGaQlzl6cXE3L4EXVwYSkiJ&#10;iIRi/DphnDBO/JqglDBG0lmXMWJZdOpjVUoBZZRzEgZCRBJg328Gy2FS6uHBEreo6/JKJUQAx+Ou&#10;yy2bIqCUKvAximQiaWkNUqookoEvokggolba2v8JdVwWR7giDVoKpV586R8gCCKtIRIKCVJGlBSg&#10;QSngFo0i1dKaau2Y63W0lrZ0rRoN7i2kM+5vfrWja2n2wOJds0ul7Wv/cON/P7z76ScGGpq88dHK&#10;2Ghld18eABCRUYIEpVTxK5wQzOa8lrZUImk1NCXOu6intT19WA9nGEebl7Cuvm7Dff+5JX657t2d&#10;3/bCqG2zTM5LpSzLZpQSpXUUilo1Kkz65WKACK3tqfauTCJpveayNR3dmSM/DcMwjOOTyUQZxvwp&#10;pT75yU9O3bN+/fq///u/Z2yu7yzO+Uc+8pFbb731oYcequ/82te+dv755zc1HYt1bgzDMAzjsJT8&#10;ykS1UAmrlNCE5TYnG2y2mIuiGb8nCJI/2PCan276JQImLG/n+J4n+p9rSzW3pZvdgySjqqE/VBod&#10;Lo4h4qqW5c3JhhPaV1229vzjc0JDg5e5ZsPF//7UPWtbe58f3v5k//OrWpZl3Ll+HVwJqy8M7/RF&#10;sLplRc7LXL7ugrZ082L3yVhIRb+stfaF73B76mv4N3fed+DBzmmtbOnCZ3IORBsd54y22oMD0/bf&#10;dNNNl1xyyeK+1970pjcd40c8dcmG/96zqTPT2je+d7JWys75/TsXUqndE/1JO5F106ct2XB8/h4z&#10;DMMwDMMwDMM4TjjOftM9BwcH165dO+2YRCLxwQ9+8NOf/nS8WalUbrzxxmuuueayyy5raWnhnGut&#10;a7Xa9u3bv/e97z311FP1OyLiJz7xiQM/l11++eXf+ta34pCV1vqjH/3oGWec8Qd/8AfLli1LJpOI&#10;WG/wBz/4wRNPPFG/Y0dHx8knn3zITj3++ON/8Rd/8fa3v33jxo1xg77vv/DCC//yL/8yMLDfB/MP&#10;fvCDx2acX/3qV3/1q1+tb371q1/dunXrn/7pn7a2thJCpJT5fP7JJ5/83ve+NzQ0FB+zdOnSXbt2&#10;xbe3bNlSKpVSqZRSikxZXX7dunW/+93v4tulUumGG24AAELIZZdd9o53vGPup3fppZf+53/+544d&#10;O+LNXbt2vfnNb/6zP/uzs846q7GxkVKqtS4Wi5s2bbr99ttHR0frd1y/fv3ZZ599bMbQMAzj91Nz&#10;a/LaP9y4c9vYM08MuB7vXpqTUoWBVEoTipZFKSWI2N6V2fCqjiXLc+br0LqmluSynkYp1cRYpW/7&#10;xJp1LftlMOaGUtLanm5pS5UKQX6iWioF4yNlbtGGpkQiaa0/sZ1xWi77I0MVx2F+LZqcqO7YNpbN&#10;udmck0g5nO+LKkmlglpUKPj58VqtGto2613VnMm5y3oaX33pqrmEFiybrT2hbe0JbUKo0aFSfqJa&#10;LPhRKKXSnBPH5Zms29Dk5Rq8+DUwMV4FAMuigR8t4Kgqta/0DRzwSpNSASIhhHOSyTnFJ32ttIhk&#10;MfQJQ84It1gQRFphFClG45TLvlwNIhICoLVSOq62pLSmSOJwjWUzQpAgBkFECHE87nicshnCJRSJ&#10;ZbNKOUCClXKQSFqHfNLDQIDWls1yDV4q4/TvngxDq1wMCMFEcspFVQRE0EoTil3d2bhU1MhQKQxl&#10;XMIICWqlldaIuC+uEymNgIhRJAkBP5BSaq3A9yOCJAwF45Tuf3qI5FWr3vzAk7dqLfc7SVHYOnh7&#10;b/vbGPHgKKiFgztGvgUv1WDax7UbVi65SAhCMamkRoKEoJZ6SrUm0ACAKKQEDeVyQAnGqTalQUaS&#10;MBpFQilKKbFtJqXSWje2JMiUTJ2SamK8FoUCEdW+IlTa9bjvC4ikAiD711ZCRESIXz9KayWVFEop&#10;zRgRkbJsyi1KGeGcOC6bljYUQpXLYSptRaFMpu1qNUym911JFJGs1SJK0a9FSqhEykqmnJfOU8fF&#10;yjDuPCIwRhgjoCMp4qcYAaBajTyPAaKWWmnNKFFK6VDFz7QUulIJOaeM7Xv9A4CUWkRKCglaIyEi&#10;kkppygghqJRKpizbZYf1i717WUOpGOzum0gkrU1PDb7q1K7DfT1QSk4/Z9nqda1PPr5325bRlrZU&#10;GMpyKQj8SERKa00IsWzqelYyZSFiNuduPLVr5ZoWcvi/Yw3jGHBcfvm16599cuC/H96dybmT+erE&#10;WGV8pDwyND0z7HlWR3emsTnBOV2xsunsC1YsbtFLwzCMo81kogxj/u6999769/gA0NjYePPNN889&#10;EBVDxL/5m7/p6+vr739pYYwvfelLf/d3f7fY/TMMwzCMfUIZPbH3ueeGto2UxqfuJ0i6sq0ndq5Z&#10;29oz8ypAhrFAGKF/cMJrWpKND+7475yX3j0xMFgcGSgMJ2wv7SRd5jBKAUAoUQ39ol+uhjWCpCXV&#10;uCTXbjP7gt7Tj/MgwYqm7j/Y8Jr/ePbeEztWPz+y49nBLS3Jxq5cuztrOaxQRnsnh4aKoxblG9pX&#10;p93kpWvOXd+2crF7YyywUIQAIJRk5KXPGpMjE5sefHLakSRjO+d3HLMTs09vDZ4cVeX9LkA+/fTT&#10;v/nNb84555xFHLFjL+0kT+xcLZQcLo7tGNu9sWsNxQUr1bU7PxCIcHXripSdOLFjzWL31TAMwzAM&#10;wzAM47g2rRbQf/3Xf1100UUHHnbmmWf+2Z/92Te+8Y36nrvuuuuuu+6avfGPfvSjLS0tB+5PJBLv&#10;e9/7Pv/5z9f3PPLII4888sjsrcUJq2lzIqf50z/9029+85sAkM/nb7311tkb/MhHPtLcfIwWyslk&#10;Mn/yJ38yteDVAw888MADDxzs+Isvvvitb33r9ddfH29KKePbF1988Xvf+976Yeeee27c36lUPJX4&#10;cCDi3//937/zne8sFArxnjAMb7/99ttvv32WezU1NX3sYx87nr9CNAzDeGUgBHtWNfesai4V/cG9&#10;xfGxSqUcSKkYo8mU3dDkdXZnzZzdGZ153vK9uyaXLm/YtmV07+5819J5ZsYQMZ110lmnWKgFtbCj&#10;K9PelTnl9O61J7Z7CSuRtMsl/8H7tu/ZlQ98MTJcyo9XJ8YrAHGlI6q1rhdrSqXs5T2NuUbPdvjp&#10;Zy9du6HtcE+JMdLelWnvOkTZinTGRkTbYYVJX2u9UP9evxhkggP/2BBCUkoAgVLc/sIY5zSKlFIa&#10;QHuOwzmRUkmhpdQAOGNdLA1ACCLBOEekpEaGACCFsjweBkJK7XqcEpJOH6RiEgLnSAgRQiqlK5Uw&#10;mZrtuiEA+DVBKOGcJjNOa3u6Wg4BQGsoTvpK6mTaeWnk9L5YVLUalctBIV+r1SJEREChJGigjDBK&#10;ANGvhVJoJGBZlBJqOUQpiAIR+sAYAYQ4xlOrRImkNe2ZSdgdy9su2zH402nnWQn2bhn48sr2v+A0&#10;uSBPZV0tHN429DWlwgN/tG756wjhnAOlhKAmlFgWLZfDeqWyuJpTnAGTWiqNmhKIq28JhQCotBTo&#10;JSjjJPCFZXNKie28VLRNRGpirCKE8muREIpQJIRorQNf6PhP2llfuQSRMKqolkJFkaSUhAEopeJs&#10;jojU1Fea1npyokoINjQmKqXQdtn4aLlajhIpKwzk5EQNtPZr0rJopsGd/ksVgTESRQgAal85LIir&#10;RSFBQggihIFAgmEgGCP1d5xSWiuAOPhHUUZKRgoJICGEACKGoZRCCSEREFBpDYQQy6KcM24RztnY&#10;cLml9TAWFiQEO5dkd2wdK+Rrzz4xcOJJHYTOZ15KJude8NqVZ52/vG/7RP+e/MhQuVT041QkADgu&#10;zzV4bZ3ppcsbmluT5hOBcZxDhA0ndfSubn72qYEXNg3nGjytte+L0BdSaUTgnLoup4wQSpYtbzjx&#10;lM6WtmOxpqphGMbiMpkow5gnKeVXvvKVqXv+7u/+zrLm870MpfSjH/3ojTfeWN/z+OOPDw8Pt7a2&#10;LnYvX1IqlR555JHHHnts27Zt+Xze87zly5efeuqp5557bmNj4/wGcOvWrY899tiWLVt27txZrVYd&#10;x+no6FiyZMnGjRvXr1//SqqUFYbh008//dhjj23evHl4eFgp1d7evm7dujPOOGPDhg2Hm6ObuyAI&#10;nnnmmccff3zbtm179+4VQiQSieXLl69cufKkk05avXo1pQs2U3NGvu//13/9169+9au+vj4p5b//&#10;+7/Pcm1vAUdpATu+6GNoGMeD54a23bfl4UpYnayVJqqT5aAayQgRLcrTTrIUVHbnBx/pe+rydRe0&#10;m9I0xtGEiGctP6mnacm9W35rUb60oWOsks9Xi6PlCSFF/TBGWcpOtKWbmxI5Ttmyhs7XrDqrKdmw&#10;2Kd/aKtblnsnX/njZ+51uL13cqi/MDxSmci6qUYvl3YSDncI7lshzI+CUlCZqE7mqwUAaE+3LMm1&#10;J2zvqvWv7mlastj9eNmYmJhQSh15O8fASGG0UijXilWCWCmU450P/OC/Djx/59QWZMcuoYqcOOd1&#10;VH+2a9r+b3/726tXr17UMTuyfiHO4zPO+StOe2FkZ2/z0mcHt2wf27OyaemCXDIZr+QHCsOd2daU&#10;nbho1Vmcmq9xDMMwDMMwDMMwZpNK7TfRZ9OmTQ888MB555134JFvfOMbW1tbP/e5z80lb2NZ1sc+&#10;9rGNGzce7IALL7xwx44dd9555xzPkxDyj//4j21tbbMfdv75569Zs+ajH/3oIRv8wAc+cOaZZy78&#10;gB7cm970ps2bN08te3Uwb3/726+66ipEXLZsWV9f3yxHdnR0XH755T/72c+O/PRSqdQXv/jFD33o&#10;Q3v37p3L8cuWLbvlllumZeoMwzCMoyqVdlLrnCNv5/dHOuOcdcHyB+7d1t6RHhwoMkbbOtPz/iK6&#10;Ug52bBlPJO2e1c3LVjSe/9pV9ZZSaeeya9bt3T355GN7bId1L83VqlG1EgaBUFIhIuPEcXgiZTNG&#10;LJut29C24aRO1+PzO5O5YIxmc25+oqpUsVoNEwn7yNsEAMYJAFBKgkDAfnkVHYbSspiSemBvIQpV&#10;tRoB6ETSEpEKgohQK4oUACil4ujUDDQAQYJACIkv6CiphNYAUCoGiGDZlDGSyjpTqwxNQyjlFolC&#10;IYSqVcJkypolVaOV9muRl7AAoSHnIsLylY3yeQ0AhGC5FIShzOQcRmmtGtWqURTJaiWUSo+PVAqT&#10;tTAQUmlGCbOo4zBuUdS6UglFpJQGxinn1HEZYxQAtIJIyDAQLwZpSBAIANgvFqV14MuuplePTm4q&#10;1fqmnW0tHNoy8H9Wtv8Pi+UW6nUyUX5i1+gPlZ6hmNjStnM7mk8G2Bf1idNlhGAYyjDSMlJhIOIn&#10;DTRorZXSiCilBgUaFAACAmq0LIoIUmoACGoRUnipRJJQ42MVIVStGiqlHZcBaCk1IpFSSakB5hTn&#10;I4iEEyGUFCquUhUE0k2AEGrK614XJmtRKBuaEpzTNetb+vsLtsNLJd9yaH68KqWKIoUAXsKaMbPH&#10;LRqGEgCkVPHEJyGU1qCUitfClUKBBEIwlIpQEg+LlBoRKEVKCWiNBOLPUoiIoJXUUiitNCJyTikl&#10;IpIawHZ4c0uiVAyq1dCyaa0aHdavi2zOtR02MlTK5Ny9uyeXLJ//dX/LZqvWtaxa1wJx1C2SUmpu&#10;kfhVbRgvL67HTztr6SlnLBkeLA7uLU6MV8qlQESKMnQcnsm5bR3pzu6s7ZiLy4Zh/L4wv+8MY54e&#10;e+yxWq1W3zzrrLOWL18+79Y6Ozsvuuii++67r77nnnvuefOb3xzf1lr/1V/91a5dL801vPjii9/1&#10;rnfN3uanPvWpp59+2rIs27Yty7r++uunLtZ+6623/va3v41vX3PNNW95y1sO1o4Q4pvf/OYPf/jD&#10;qTuLxeJTTz311FNP3X777a95zWve+c53cj7XjytSynvuueeOO+6oVqtT95fL5S1btmzZsuUXv/gF&#10;AKxdu/Yv/uIvVq6codDBU0899YlPfKLeWn3/P//zP3/xi1+Mb1966aXveMc7Dtnf//qv//rSl75U&#10;P+x973vfhRdeOJdePPTQQ5/97Gfrm//yL/8y44UrIcSPfvSjb33rW9NmrPb19fX19d19992U0uuv&#10;v/6aa66Z+wDOcZB//OMff+1rX5t2JS8Mw3w+/7vf/e673/2u4zjveMc7Xv3qV0/7yD2P4f32t7/9&#10;ve99L77913/91/HFxU2bNt18882+7x/ybBdwlI6k40evKcN4+dJa37/tkUd3PV3wyzvH91SCKiU0&#10;5SRcltQIQRTsnRzakx9sSGRrUfD/Hv/xpWvPO6F91WKftfEK15Jq/ONTrtqTH3xq4PktIzvb0y0A&#10;IJQUUgACI4wRCgDye8+BAACAAElEQVQW5atalr+qc21n9jgKmR9Sd7b9rWe84ZdbHyFI2tMtQ8XR&#10;0crE9rFdAACIFAkASK3ib5dtZndm2tozzRblK5uXXbz67LSzwEupvbKddNJJu3fvXuyzWEjIibVh&#10;PqsVHAl7Q6P/2yE1GUzd+cUvfrH+d+PLUTabzefzh3sv13IuX3v+D5/6+dKGzr7xvRbhSxs6jvCv&#10;xIJf2jLSl3aSS3Od69p6V7fM/yOnYRiGYRiGYRjG74lUKpXJZOrVgQDgM5/5zKte9appWalYnDi6&#10;7bbbnnrqqVnavPTSS9/85jfP2MJUb3vb20455ZR/+qd/Ghsbm/3Ic88998Ybbzxkg7ETTzzxc5/7&#10;3M0331wsFmc8YO3ate9///tnLGB1VBFCPv7xj3//+9//1re+dbBjTj755He961316lXvec973v/+&#10;98/e7I033njGGWfcfffdmzdvLpVKR3KG6XT6tttuu/POO7/xjW/MsjKO67pvfetbL7nkktlrdhmG&#10;YRjG8WDN+tbRoTIACKEH+gthJJcszSE57C+i8xPVvm3jtsN6V7fkGr0LL1k57ctsROxemutemitO&#10;+ju3jw32F/PjlXIpjKdPcE4zObelLdXZnV2yPEfnVbblcLV3ZcZGyghQzAcLlYmilHBOGSdaaSkV&#10;fXHVuTiOYiVpsVDL5JyJ8ZqIZFtnplT0o0jWKlGtGiqptdagX4rETKO1JrivhBSlJG5fShkGCgC5&#10;RW2beQnL82abvcko4YwAYhhIxkgUKc4PGt6oVCKttZewkknbdnn8PPauburbMQEIlk0n87WB3QWt&#10;AQlGkQQEpfSevrwUyvcjpTQCEIqgdeALvxpqQBFJACAEOaeOy9mLQxSXjbIsGgbS9yMRKUoxDCKt&#10;VSJpx2MShFJpLSWs6vzjJ3d8Xqpg2gn70dhze7/Q0XBpc/pMhCN6FWkt9oz/dLT42xl/2pRZe0Lv&#10;HwGgUjqMJOeUEGxsSlBGarUoCOJyYag0gNYIcT4OERERgACjlHJKCVo2I4Qg0UKoIBBaax3AZL6W&#10;yTqgcWKsKoWqVUKttedxQgiAsGyqpGacVEoBAMz53YqMEYlaChUXMgt8MWXuki5OBrVKlMo4tsOW&#10;LMvlmrx8viqzzuhweai/SCnWqhEiME4RYcYlICyLVTEkFIVQlhVnoqSSSkT6xT+KUal9oSxATSnR&#10;CpBoSggSoBQ1QL30lZIKGXKLKqWjSDJAximjqLW2bGZZ1HK4Eym/FkHWLRZqh5WJQsSmpuTA3sko&#10;kn3bJ44kEzUVIWjZZu608bJHCLZ3Zto7M0felGEYxsud+XfdMObpBz/4wdTNP/mTPznCBv/wD/9w&#10;aibq7rvv/rM/+7N4Ch0ifuhDH7rhhhvqP73nnnsuu+yynp6eg7X2u9/97pFHHgGAOLi1dOnSs846&#10;a+oBUsp63GWWywCVSuX973//wMDALGd+77337tmz55ZbbplLN/P5/Ac+8IGRkZFDHrl58+b3v//9&#10;1113XT0bNu38Z7xXff+0HMvB+nv66affdtttU4d9jpmon/zkJ/UG29raZgxEjY2NffjDHx4eHp6l&#10;HSnlHXfc8R//8R//63/9r+7u7rk89CFVq9W/+Zu/OeS6d77vf+ELX3jwwQf/9m//dlqxo8MdXqXU&#10;tB898cQTH//4x+dytgs4Skfe8aPRlGG8rP16+2OP7nq6vzDcN9HvMGt164oGL0umfCMulRwqju0t&#10;DD3Vv3l1y/Kfbro/DqIs9okbr3zdufbuXLtYe/5QcXSkND5ZKwYijMuXZd10a7qpLdVMX56TGDzL&#10;vXL9had0r3+47ymbWd259kCEpaDiR4FQEgAYoQ63k5bncBsRlzd2n7lsY3e2fbFP3Fh81oZGtI/5&#10;HySI1uqs/8jwkbf0CrCyedkZSzc+suupUET9hSGp5YqmboR5xqImKoUXRnc43F7b1tucarxkzbkm&#10;h28YhmEYhmEYxivb6173ute97nVH2AgifuMb35j78S0tLX//938/MjLy6KOPPvnkk88991ylUnFd&#10;t6urq6en56STTtq4caPrunNsbePGjbfffvvAwMDjjz++bdu2nTt3Dg8Ph2Fo2/aSJUuWL1++YcOG&#10;k046aY5pqLqVK1d+/etff+qppx588MHnnntucHDQtu2enp4TTzzx/PPP7+zsPGQLH/7wh2c/4Prr&#10;r7/++usPd7QJIX/4h3942WWX/frXv/7v//7v559/vlarNTU1rVix4tRTTz399NNzuf1W/V+5cuUX&#10;vvCFr3/9608//TTnfOXKlRdccMGBzZ588sknn3zykXSnjlL6hje84eqrr3766acff/zx5557bmho&#10;yPf9XC7X0dFxwgknnHLKKStXrpzLJZ65P2jd17/+9cO9i2EYhmHMDhHPvagnLmjDOBnsL1Qr4ZJl&#10;DYmkNccWRCT79xTGRsuplN2zqjmTc6+49gTHPWg+IZ11Np7StfEUANhXJYYgkGMSgppm6fKG554e&#10;TGWcibFKW2dqob4wT6ZsvxYBQBAIj+0bxlo1AtwXB5qc8EUkco0J22HcouOjFTcB1XIYRRIAEGeu&#10;/KPUvupM9RCRlEprACBSSkoREbWCZNKWAgjRB4vKcIvSgBICUSQAeBiIg2WilNLlku+4nHHS0p6u&#10;70eCy3oaEklrx7ZxRFRKB76IIqm0igQjAIxTIfYFn7TSIlLxtJ84ERRHXhijiaQ1Y/rLsiljWClH&#10;YSQpJVGkyiXfcS3GaRRKJZVWOuE2n7D8bc/s/IpS0ys4SRXsGfvxROl3S5pe79kd83gGtVb5ylOD&#10;+fv8aHTmp9htX9P95lpVcIuFoUBE22a2wy2HVcohaM0YhhI0ACGAQBC1fnECFCGEMUopui7PNnqe&#10;ZxGKSulyIahWwigUlJJaJYwCSRkRQtaqkdba9SxKUUoFAHFdKUT0KYkiiRpgrmkgpBQBIC61FIUy&#10;CKJkytKgC3m/VgmTKTuZtFva0g3NCQBYsrzhhU0jjsuLBT8u32RZNJ7aNeN7xXYYIHJGg1AorREx&#10;8IWIpNZaqTgXBpSi0kAIIgIigNZx9SfXZYxRIZUQSkRSa2CccE7DQFqcaq0dh1k2E0JFkWKcMIsy&#10;RmyHVSuhEKpUDFoP88p2Juv2750sF4OB/sLh3dMwDMMwjN8bJhNlGPPh+/6WLVvqm+l0esmSJUfY&#10;Znt7e2Nj4/j4eLxZrVZHR0fri7q1tbX9+Z//+dSvzm+55ZZ//dd/nfE7+iAIbr311ql7Pvaxj81j&#10;bbMwDP/6r/96cHDwkEdu2bLl7/7u72bMBU07sf/5P//nYa25/oMf/KCxsfHKK688wuE9mEwms2bN&#10;mueffz7efP7556vVqud5s9+rWq1u2rSpvvmGN7zhwGNGRkbe/e53z6VKEgDk8/l3v/vdt9566+rV&#10;q4+wR1LKm2666ZBhnrrHH3/8s5/97Ac/+MEFGlEAgMHBwTkGohZwlBaw48fDGBrG8eCFkZ0P9z05&#10;UBjpG9/bnGrsaVxyYMKEEtqZbW1ONmwe3rZ5ePsJ7at+uun+xkSuMZFd7NM3fi8wQruybV3ZtiNv&#10;6njTlm6+9sSLq2Ft29iu3fnBOPcVSRH3Ouumm5K5JbmO3qalKSex2CdrHC/sjU2L8rh8Zc5kouou&#10;6D29HFQBgBKyJz9YDWsrW5Y57PBWrFRa78kP7J0cSjnJdW29jYnsm151uc3meknbMAzDMAzDMAzD&#10;OFwtLS1XXXXVVVdddeRNIWJnZ+dcckqHhVJ6yKTQYslkMldfffXVV189l4NXrFhx8803H+MztCzr&#10;1FNPPfXUUxdhdAzDMAxjoRGCF12+2v4lA4BE0tq1Y+KFTcO5Rq+lLeUl+CxJoSiSYyPlkaGSlDqu&#10;KdHYnLj8mnWJ5Fy/wUZExhZt6a7O7ozr8abm5I5tY8Win8nMNbU+u3TWyU9UGae1auQlLADQGqqV&#10;iHNSqYSeZ9VqYSbn2g4DAMZIY7M3MVa1bBpFMgolIUQphQekhZRUcZkhygilREQhAkahQCRIUEoV&#10;RbJSCYaGIL4nIYRxYtssDjXV27EdVikHL+aLdBjIRHLmjhQLvtY6nXZcz8rm9hscRJRSUQRKUUqN&#10;BACBEqqVBopBIACAEqLiulcA9VeR0pogKq1tTsjBCxwRSpJpu1IOgyBijEqpatUIIVJaK6mRICGQ&#10;S67auOIdz+z8NyFnmCBUCfZu7r8tm1jXmDw5461BnNMKgFrLifKTg5P3BdH4wY5xrPSZG97FaSoM&#10;ZLnoK6ktm1WrIedkcG/R96NIKCEUADBKKCNKaaUUgkZExkkq7TBOM1nH86z6CniEYDJtl8tBSWkR&#10;yWo14lyFgaAEpVSux/dlmYQCBMpIKmVHkaqUQ6mUFDqKJGNkjqE+SlEKoqRUWlVKQTJlFwu+CFU6&#10;4ySSdmNLomtJNj4ykbTbOlOjIyXKSK0SOp5Vf4QZH4tQdBymlQpCCAOhFEihlAKtNSIiIRiv+ae0&#10;UpoARFLGL+a4tFr8dmCMaJuFoQhDEaf+okgrrSkjADoMBaHIKPE8DgBxnC+KpO9Hc+n7fs+jxykh&#10;1UpYnKwJoepRQ8MwDMMwjDqTiTKM+di2bdvUzYsvvnhBFiC5+OKLv/vd79Y3+/r66pkoAHjd6153&#10;77331nMaIyMjP/rRj6677roD2/m3f/u3arVa37zhhhumtjN3t91227RA1BVXXHHllVe2tbUxxsIw&#10;7Ovr+9rXvhangzZt2jQ1JjSj73znO1MDUc3NzW95y1tOPPHEZDIZf01QrVb7+vp+8IMfPPHEE/XD&#10;vvzlL7/61a8+ZE5p3q699tp/+Id/qG8+88wzZ5xxxux3+d3vfjd18+yzz552QLVa/au/+qupUZ/e&#10;3t4///M/X7lyZbyaYLFY3L59+x133LFjx474AK31hz70odtvv72h4YiK/P77v//77t2765sXXHDB&#10;dddd197ezjkHgDAMJyYmHn/88TvuuCMI9pWlfuihhzZt2rR+/foFGc/x8fE5rnu3sKO0gB1f9DE0&#10;jOOBUPK+Lb8tBZWdE3ubEg0rm5bO8i+dxfj69lVPD7yweXj7Kd3r79/2yBs2XrrYPTCMVwLPck/s&#10;WHNix5p4U2mlNbxM618ZRxtyQpsX5vrf4WIdCZLgqnLYFzBekRDxivUXcMYAIGG5W0d3PbH3uc5M&#10;W2emhZJDX8PTWk9UJ/sm+v0oaM+0LGvoakk1vumky1O2ST8ahmEYhmEYhmEYhmEYhmEYAACE4LkX&#10;9bS2px66f0cq7QwNFEeGShPjFdflqYybTHLb4ZQRgiCkjgJZqYalQq1cDAAw2+B2dGcdh61Z33b2&#10;hSteRtECQsmaE9qqlci22eDeYjrtLMhMrVyDt6cv7yWs4mQtCiW3aLUSKKkQCaWk5ke2y7zES5V9&#10;GKONLYnB3YIyIqVGABEpQB2XfiIEAbTWoJSmFLXWCBgGIpLyxTpRmhLQSJTUUSTLRd+yGCIgQRqR&#10;MBClos85TaRs1+WAYNuMELQtFvoiiqSI1Iy9qNWiWiVMpR3KSffS3LSB2b1zYnSk7AdCRMpNcABW&#10;KYUQVwICIETbDhORioQSAJQSxhAAASH0RVwzSktVq0XuweuJIUIiaSFCGAjKCCJKqYVQSirKiBAa&#10;UafcZScsvfHZXf8qZHWmNvRkZdNkZROjXkPiVSmv1+HNNms4IB+la+FIqbatVNte8ndINdsSzLlM&#10;52vP/SuOjfmxahgKpTShGEVSKRwbqcTPiFJKawANUSSV0kiAIGqCjFPGSCptpzMuodNfaXHpJNum&#10;oLSUMqgJQjEQ0kta9feUiBRjBAFsh6fStFjwpVRaKa11FElKCT1IvTUNoJXWet/YxzfCQCKI/l2F&#10;RNJqbPYsm7W2pTqX7Pdcp9IuIUgQCY1jVMgtCgCUzvxOSSQtvxZxRquVkFJUSseBKEJfahUJKqmk&#10;1PhiySzHoQAvNYgIts04p34t8n0BCFrpKFJaoRTacTkh6HkWAFBKAFEKFQbycN+niGA5LM7vlYp+&#10;ruFozSE0DMMwDOPly2SiDGM+tm7dOnXzxBNPXJBm161bN3Vz586dp59+en2TEPKxj33sL//yL+t7&#10;7rjjjgsvvLCpab/14Ldu3frzn/+8vtnb2zu/Ikvbt2//1a9+Vd/0PO8zn/lMd3d3fY9t26tXr77l&#10;llt++tOf/uu//ushGxRC3HnnnfXNk08++W//9m/jkEmMUppKpTZs2LBhw4Zf/OIX//zP/xzv11o/&#10;9thjF1xwQf3IjRs3/vjHP45vv/Od76znxN797ndfcsklh9vTaYvq3XPPPYfMRP30pz+t396wYUMq&#10;lZp2wOc///lSqVTffOtb33rttddO/Tomk8mcfPLJJ5100k9+8pN/+7d/i3dKKT/zmc/ccsst83i+&#10;YlEUfec736lvvu1tb7v22munHmDbdnt7+9VXX/3a1772Ax/4wK5du+L9t99+++c///kFGd5vf/vb&#10;9ZjTtddee+mllzY3N3M+w3JECzhKC9LxBW/KMF7Wnu5/vuiXd47vtSnvbV56yC+UGaFrWlY82f/c&#10;nvwQI2yoONqWbl7sThjGKw1BAou2+p5xvKNtHizExb/5QGAr0uEz40fe0isDQXLJ6nObEw33bf1t&#10;ykn2TfTvyQ8MFIabkrnmZGPKTpADnimtdU3445XJ0dJELfI9yz2hY1XGSa1pXXHZ2vNNhSjDMAzD&#10;MAzDMAzDMAzDMAxjKkRcta61c0n2kQf7KCWt7anJiVp+vDo+Uh4Zmh6bQQA3YbV3ZRuaPNtmDU2J&#10;s89f3tGdXexOHLYTNnY887v+jq7szu1jE2OVxubkkbdJKWlsSkipy6WgWPBzDV65GDJORSQZI1pB&#10;JuPC/tfnKCFu0oqEjELFOQENUikp1b6MEYJSWmsABA3a9yMpFcK+UlJKaamAEFRSgSBaK0IlaIzj&#10;L4jAOJVxXIrTTNa1bOolLKk0EgwCabsKQE87nyiShYmaZbNkym5uSabS+xX+6t8zOTpSLhWDctF3&#10;XJ7NueNjFZUArZSSWirwXI4UpVDVSgBAANBxOGWISMoawkAoqYRUEKEPwnEPOtcUEbwEj/M8AAha&#10;UUpAa0RUSoPWAOCw9nVdf/l8/+2hKB6sHSGrI8XfjBR/AwCIxGaNnKWVCqUKlA6EqikVzuWZ7V16&#10;9rmn/Y/IJ4XJmh+E8XOttaYMQYOQUinQSgMCIgCC1qBBE0AkSDRyi6ZSdvZg2RsESgkhiAQ5o2EQ&#10;ikBSikrte3qiSCmlbYdRSiybAkAiaWmlKzJgjCqlpVBSKkIIoVi/bCSlUnJfFgpeDK0ppQBAChXo&#10;SCnluMyvia6lDV1Ls9NOanKims15+fGa53GldLUaIgVAdrDwlWUz22HVaqS1DkOlNSAC7j81RCsN&#10;GgEgzvu5njXj5cg4+BQEUgiJAFEoAgWcE86Jl7IxLjKGgAj70l5KIzm8y5qMkbiiVxQedqTKMAzD&#10;MIzfByYTZRjzUU9BxDo6Ohak2WnVnAYGBqYd0N7e/uY3v/mOO+6o7/mHf/iHz3zmM/jSpyP56U9/&#10;uv5TRPzbv/3b+a2M8tWvfrV+mxBy2223NTfPPLv9yiuvVErVIysHMzg4KOVLH0tuuummqYGoaS6+&#10;+OJf/vKXzzzzTLz57LPPTs1ETTW1d2ReZRMcxznnnHMeeuihePPxxx8Pw9CyDjrvsFqtTq2I9brX&#10;vW7aAVu2bHn00Ufrm29/+9uvvvrqg5381Vdfnc/nf/CDH8R7Nm3atGvXrqVLl86jIwCwc+dOIUS9&#10;X9dcc80svb7pppve9a53xZvbtm2r1WpxdaYjHN44EJVKpT7zmc/M8tZY2FFawI4v+BgaxsvU88M7&#10;ykG15Jd7mpbOsSiNZzktqaah0ujSho4XRnaaTJRhGMaxxNoXs44QzdpH3sgrCSKe3L2+O9f+8+cf&#10;tCjvyrYNFIbHyvnh4hhB4tmuy2xKKAIqrfwoqEZ+JCNAzDjJpQ2djYlswvYu7D19fdvKBVnn0jAM&#10;wzAMwzAMwzAMwzAMw3jlSSTtiy5bffIZS559cmD7ltHG5oTWOvBFEAgptNaaULRs5jicUiQEu5bm&#10;1m1o616We5l+8+x6/KTTuh/77a6xUWfPrslk2rVteuTNtnakx8cq6bQzma8ODxURkBDCGI2kTCZt&#10;OlMpLa00Y5RbyraoEAoVwr6CPiClAtCMEkLRdpgQilKUUiMBBGQUtQJCkFKqlOacckZth8V3FEKJ&#10;SEahZIzYjh4fLSdTtpe0K+WQcaqkCgMRB1fqolBOjFcpJbkGz/X4tJxMfqI6NFCslMNy0feSdibj&#10;VCpBFAiCoAmhFHNpO51x4oNHBktBIGrVCAkSQqRUAIAEKRAltQQFAJTuKz00I0R0bFarRYyhUqiV&#10;powwtu94rXUUynSy67TVN+0a/cnekYcP+dRorfxo1I9GD+sJJYSeddKfrl5x0fhIrVIJwkAqpSgl&#10;BEkiybhNS4WQEAxDiRQooVKquLNKakaJ1gCIjsNth8/yKNyiUSQBIIwEJSgFaAApZBQgt1kYCEqR&#10;MZJI7buCZlnUdlgYiriemKYopVZKKQkQ14aKo1AaXsyVxa800KARARC1Bq11GErH5SNDxUrJb+/K&#10;ZLIvTVIqFvwwFJ7HCKehL2hAlNRBTQahsO2ZJwlTRuLMnlKKIOqpcTu9L7+EBEFrRGCczParA4Fx&#10;opSSQkWh0gBuwqKMJJMzXUOcz6+gfWnAembMMAzDMAxjKpOJMoz52LFjx9TNdDq9IM3mcrmpm/39&#10;/Qce8/rXv/7ee++t/2jLli0PPPDA+eefH29+5zvfGR9/aYH2d77znY2NjfM4k6GhoXoeKW7nYIGo&#10;2FVXXfXTn/70wBDXwQbt9NNP97xD1LF9zWteUz+HkZGRBRnhg7niiivqmSgA2Lx588aNGw928BNP&#10;PFG/jYgHHvnlL3+5fru3t/eqq66a/dGvv/76//zP/yyXy/Hm3XfffeONN86vI1MHeeXKQ0yg7O7u&#10;bmpqGhsbizcLhcIC5nk++9nPtre3z3LAwo7SAnb8aI/h008/vWXLlhl/9NRTTzU3N0spJyYmjmj0&#10;DeOIBSLcWxiaqE4iYlMyN/c7NicbhoujhVpp29juC3pPn/sdDeMVY2Bg4K677lrsszDmpP53xSsD&#10;bfGOvJF5wyQ/8kaOH0EQ/Mu//MuCNKW19ssTfeN7in5Zax1Evh8FQzISSiilNABBZIRxyhxuu9wp&#10;k9IuNqZzHV6u/YFn730A7l3swTjeXXHFFfNeUcIwDMMwDMMwDMMwDMMwDOMVIJtzz311z9nnrxge&#10;Kg71F/MT1WLBj0IplbIs5iWsbM5tbU+3d6Yd92X/Zf6JJ3due2F0WU/j5mcGd24dXbmuZY7re87C&#10;tllbe3pAFfJ5qBSD5tZU4EeOy0VFeomZ11OO0ykIwC1qOywO1UihhVBSAKOEcUoZ0QooIUIoQtBx&#10;OBIIA6mUFiKuDQVK6UgoO64QxQhjRDssCmUYiEoltG1WLgVRpJJpu1wKQJMgEKEv7ReLNQW+yI9X&#10;CSUNTQnbYT2rm6cudiyE2r1zIgxkcbLmelYm44ShKBZ8pASUjisdTS0q5SUtKRWhGASCMasePCGU&#10;IICUCgkGgaCMkINX+GEcWUTCUMZBGs+zGSNKKaV0FErKiOtyx/VWr3vXyPhrHnjsq4XS4MK+Qhqy&#10;S87c+Oeu1b1r+6SQUgqFiJZFHZc3tiRdlxcLfhRpXdGEYCJhxyGgSjmIIhWFUgiFBBGxVgvrabEZ&#10;WTb1awgAUuwLj4EGpSAMlVKRUtpLWISS+kvItlm1EjJGAMGyWBhKRAVAhJBCKK1Bx+XFIK4YhgCA&#10;CMhQKyB03zYhRERibKziuVxEqlIJszlv6fIGxokQyvejMJBISUtrcnBviTHiuhwAJkYrlsOSKXta&#10;MkoKVa1EjJJQC0b3peA0AgAoFVf2AkIQELUCRlEpmB0CUIISQAhl2VSEItuefGnWlQatgWDssJ9Z&#10;KbVlUQDglpnwbBiGYRjGDMyfCIYxH7t375666TjOfFvaz7TaRNVq9cBjCCEf/ehHp6ZBvvCFL5x6&#10;6qme5w0ODn73u9+t71+zZs0ll1wyvzP55S9/Wb9t2/ZFF100+/GI+Pa3v/3mm2+e5ZjR0ZfW7Tj7&#10;7LMPeQ7ZbLZ+u1635yhZt24dpbRexuree++dJRN19913129fcskl06pdTUxMTE28vPOd7zzkJzlK&#10;6Zve9KZ6Ya5f/vKX73jHO+a3Kk8+n6/f7uvr01rP3s7UamAL6Lrrrps9ELXgo7SAHT/aY3j//fdP&#10;LfU2zZIlS8IwNJkoY9EVaiWtdTmoJiyPkcNYWytlJwCxHNYKteIh3z6G8Yq0ffv2d77znYt9Fsbv&#10;I7SO9JrfkSCvrExUrVYzb+SXi5/85CcmE2UYhmEYhmEYhmEYhmEYhkEotndm2jszi30iRxdl5DWX&#10;r/7Rd55a3tu07YXRHS+M9axuniWiM0dtnem9uydBg+PycslPpJwoUpbNGJv54gsiTL0UTimhlEiq&#10;pYxsh7oJCzUiASGUX4soRcfllMapFgx8wRgVQmqlpVCEoJQ6/ikAKKkBgDEaBKJSDnxKLF/YNgME&#10;y6JSqXy+2kAS3CKlQlApB9xiDY2ebbOVa1umJV4G9hZEpCbzVcZoJueEkZgYr8ZVmzRqKVUyaU/t&#10;RSJhlUuBbbNaNQpDue9HGgCBMqK0FkIRQoNAuLOF69C2me8L1FpJhQQo3VcUKwyl63LbYQ1NHmOk&#10;o3XddZff8uTm/3jquf8QMjzy10Y2uXTlksvbGjeIQE8UKogIGjijtsPTWSedcQhFJXWlHIhISqld&#10;l+GLT6/jcq0jRIhCKaWilMRHuh4/WF0sx+FF8BFBSa0ROEelQAqlAUSk3QSnFDMZpz7AtsMRkXEa&#10;+II46HlcSl2thFoBAmqtEQEJkrig2IuPopQGgpwR22NKAkG0HeZYzPejWjVMJG2toVIOVqxsih9I&#10;CMk5BQBCIZtzlYaGxkQUinIpmBitEEpcj1sW5RallBQmfa20lIpxggRlTWupXoxlASIiQQSkDKVU&#10;WmOc2pplDggh+3JTSEArzTiJhKpPhZRSgdaUkYMVrZqF1jrwo1TKAYBkyjrcuxuGYRiG8ftgMWdN&#10;GcbLlNZa7b/0ATniRUdi0+aOh+HMH/k6Ozuvv/76+qYQ4rbbblNKffrTn556Sh/5yEfmPRn93ntf&#10;Wo/8sssuY+zQn0ZOOOGE2Q+47rrrfvyiQ4asYP8M1dFGKb3sssvqm7/+9a/r+ahpqtXq1Apal156&#10;6bQDnnzyyfpt13V7enrmcgKnnHJK/bbv+4VCYX4dSaVS9dulUunXv/71sRrC/fzBH/zB7Acs+Cgt&#10;YMePkzE0jMVVCasAEElhscOb404QOWGRjCIpQhktdj8MwzCMY+QVlokyDMMwDMMwDMMwDMMwDMMw&#10;DOP41NCUuPCSlemMs7ynsVQKtm4eiaJD1a+ZldYwuLcAAOms09GdsWzmV8NqJbDtg177IITEM7K0&#10;2ldNKYpUrRoigutZAKgRhFC1ahRXCqpHniyLOi6jFDmnSFAIKYSMIiml9n1RLgXVShj4IopkPOEr&#10;DGW1EpaLQRiIMBSUENBqeLDYv7tQKQeJpN3UnPAS1ur1rdNySlEkx0bKlUoohcrknFo1mhitUkqy&#10;WVtrbdkMEbz9L+4gwXTaYYwwTsJAxEWLACGOyDBGALSUSkRKvdjrmQeHIiJIoZTSQU3UqlG1EhUL&#10;fpwXIgTjXBYAUMpPOeH111/7v8897W0tTb3zfgYzyeWvOeuvr77oE2t6z0ymXcLQdbnWmjHS1Jro&#10;XJLJNriEIgBUKiFoCANJGWH8pcl+jJE4JoRkXxJMSq2UnhirCDHzq4syEhcsiks8EUIoJUppEQoN&#10;mlvU9SzHe2mEkYDjcs4pIoSh1BoCP4qHHRAoQ24xy6KUEUoJZfF/lFC0OKWM2hZnlAipkCC3SWtb&#10;KpG0K5VwbLhcq0Zbnx8ZH6sCgJSaUlItR1rpbIO3dHmuc0kmmbZb2lK5Rs+yaLUS5serI4Ol/t2T&#10;46PlYsEPQkkIEZECDfrFeYaEEkIJpYRbhFKCiHrfm+WgT71SOoqk1hoJMkaQICGkXArrd4lCCQCc&#10;U8c97ExUEEgptZfgyZRtmTpRhmEYhmHMxPyJYBhHagGLYEz75DCtbNRU11133X333Tc4uK+C8EMP&#10;PVQsFnft2lU/4H3ve9/UOkuHpVQqjYyM1DdPO+20udzLtu0VK1bs2LFjQYYiiqIf/vCHC9LUHF1y&#10;ySU//elP49tKqW3btq1evfrAw5544on67WQyeWCY57e//W399qte9ao5vjw6Ojqmbo6MjMzv6Vuz&#10;Zs3Uzc997nNjY2NXX331LK+lBZfL5Q558gs+SgvY8eNhDA1j0VFCAYAgKn3YXx8rrQhivRHDMAzj&#10;94EW+sgbMQzDMAzDMAzDMAzDMAzDMAzDOKSeVc1+TTx0/3ZCccfWsc3PDC7vbUylnXk0FYWib3u+&#10;WKy1daZbWlMjQ8VUyt61Y6JUDKrlwHbojGWCKMO4OJXSCiSGgRBCMUYclxOCSmsltV+LKCOux6dN&#10;iOGcEkL8WsQ5hFpLqcvFgDIkiBpAK620hvpVF61FpIRUqIFSEkVCllT8WOms4yV4Q1NiybIcPaCe&#10;1fhIRStdKQWM0XIpCHxhOzybc4VQDY3exFjVdq0D5+p4CatWjbSGOJo19UeISAjGNZTCUDrOzJNO&#10;ldJRKJXUQioAiEMyIlJKa8aIiKQQbHiwaFnMS1iuxwHBthLrel+zrvc1g0O7nt78y7HJpyv+CMAh&#10;LjxZPJlLrUxaK3LpVQmnuSGVSqYdQmB4qGzbrFqOUhm7pTVN6Et9jPslhFJKuy4F2K/7tsOkUAhA&#10;KQEARKhWo0TCyo9Xm1oSM85r8hJ8YgwAQSsAQK2VVhoIMEYQMJNzpx2fSFq1asg5DUMZZ8aiSGql&#10;GSPxg04jhIxfbIwRQpAyAqFUUoehRILprON6PD9eHRstNzQm9vRNIGI887BSDmybcYu2dWYbm7y2&#10;jvTIcHlitOK4HDREkawXEIuiyOLUsqntsHhwpFAAoLWmFBnDKaN08DSU1lEgo0gCIrOojBRllBIM&#10;Q8EY8WvC9TgABL4gBBknyZR9GG9RAAAoTlYBIJl22jvTh3tfwzAMwzB+T5hMlGEctmmfc2ZZAuFw&#10;BUEwdTOXyx3sSErp3/3d39144431PVOLF23YsOHCCy+c92mMj49P3ezq6prjHVevXj3vTJTWulKp&#10;5PP50dHRvr6+//iP/5h2GkfbsmXLkslkuVyON++///4ZM1F33313/fbrXve6Az/0btmypX57juWP&#10;AIBSmslk6oWPisXi/HrR09PT0dExMDBQ3/P1r3/9jjvuuOiii84999yVK1em00f9w+G0TNGMFnyU&#10;FrDjx8MYGsaiS9oJALCYVQ4qh3VHIYVU0qKWw21mMlGGYRjH0qKGklQpPPJGDMMwDMMwDMMwDMMw&#10;DMMwDMMw5mL9xnZu0V//YuvaE9p2bB3bsnmkoTHR0ZWxnblOhpRKjQ6Vh/qLALCsp7GxKdGzqvmt&#10;N5716Y/ek0jZtZqQoMdGytxirstthzFG6vEQRonWWmtdq0gkEhEdl3NOuEURMfCFX4sQ0XX5jCsE&#10;U4pe0vKrURQK0BoQpdCRkgCIZF/66MXpSAhCS6mUBr8WcU4tm3gJC0BHkRRCiUhO5mvpjM33L54z&#10;OlIuTNbKJT+uPpTJul7CSiQtSjE/XpNSJe2ZruYjZBvcsZGy6/FKOYxCiQj1aXGUEiWlUlpECg4I&#10;oGkNQSDiWkAaQGsAraNISqG01oSgFAoRa7WQUSKlDkNRKpJUxnE9Dhom8zUdZZc2X760+XJCpJuu&#10;hnK8WB4slIYi4XPmcOZw7nLmOHaqtak3l+4uFYP+PZMEEQGFkIDasq1cgzs2UrFd1tSaiHNrdVEk&#10;lVRRJAlBRg/ovgYAIJQwRjRo0BAFogKQQKtcClPpGWI8jFNCkRBUUoWBQATKiVYaEblFD0xRcYva&#10;DtcaqtUonm6otWacTjvPmFKgpKaMAKBts/hlAwBKKfFiYTRu0aaW5MRYZWKskkjZlVKACNVqiAAN&#10;jQnb4Q2NLgBwTju7Mh2dmWolKBWCcimo1oJiwScUGSOJpEUIEkq4TaulwPcFIiCgkjpSklBCCIIG&#10;OKA/GkAKJSIZCRU/imfRaiXiLpVKMU7DQCil/WoUP8U1P4qrmaUzLhwOrfXYaDWZsi2LLlnecFj3&#10;NQzDMAzj94fJRBnGfEwNZgCAEIKxBXg3TU5OTt1sbm6e5eDOzs4//uM//va3vz1tP2PsQx/60JFU&#10;rxodHZ26mUwm53jH9vb2OR6ptZ6YmNiyZUtfX19fX9+OHTuGh4ePfACPBCJee+213/zmN+PNX/zi&#10;FzfccMO0YaxWq1OzZxdccMG0RqSU+Xy+vvnNb37zwCfoYKSU9dv1aNY8evHxj3/8Xe96lxAvrdei&#10;tb733nvvvfdeAMhkMhdeeOHpp5++atUq2z7shTfmIpFIHLKnCz5KC9jxoz2GN9544w033DDjj773&#10;ve+99a1vPfKnwDCOXNZNOdzOOKmx8kQtClw+15f6RK0AABk31Z5unuNdDOMV5uyzz65UDi9MaCyW&#10;NWvW7NmzZ7HPYsGocrSIj64X9dEXXCaTmZqQN45nR+lDjWEYhmEYhmEYxmKxLOvHP/7xYp+FYRiG&#10;YRjGy8CqtS3pjHPvz16wbTY8VBrsL+THK9mc19icSGccJDPPm9Ja+1UxPlYeH6sIoXINXtfSnOOw&#10;085eeuLJXYiwYmVjpRwUC0Fre7JWjaqVqFioQQEAgVISl+IRoaqUQykVAniexS1GEBMp27LoxFgl&#10;joJ4CWuWqVsYZ3AwTrloSpFRioigtdagtdbqxSMJoAIAsCzmJrhtcylVIulksi7nJAhE345xAGCM&#10;WhYhhCilfF/0754MfKEBcw1eImkRStra0+2d6c3PDkdCAoBlz7zCKWUk15iYGKt4CV4IhZQvFQpC&#10;RCSolCIEpdR0SgkmIZRfE1prKZWUWr04twdBAyLnjFLknFJGpFRRJMNQUkZsm01OVGtVDloHgajV&#10;IhFJ2+XZbKK5rQOgd/YXAOMknXGEUEKoQt5XCrTStstFJBuaE5RMr7wU+hEASKFmrP3l1yKldSpt&#10;C6EsmympqpUoqEVaaRFJx2EH3kuEklISF1ZSSlsWJYxIqbhFpZBa6wMn76WzTqnoEwJhoADBstiM&#10;gSitQQiJiJQSbtG42hUiIKJSWkml9b6MEqHY0JQYH62UCn7cC611c2uKWaR7aXbqCSBCImknkjYA&#10;FCZrUSDHRqueZzW2JOKWtYJhKFIaVSsh5YQCSKmlVFKAlJpQBNBBIOOUnFJaK601IEGLU24xQsB2&#10;mG2zIBCVcqi1RtQiUn4Qaa1r1Ugr7XqW61lx2ai5Kxb9WjVc3tNk2WzpCpOJMgzDMAxjZiYTZRjz&#10;0dHRMTUTVSqVZqnpNHfTKiMtXbp09uPf9KY3/fKXvxwaGpq68/3vf38qlTqS0xgZGZm6yflcP4rM&#10;pX6O1vrBBx/8+te/Pu1RjgcXXHBBPRMVBMGuXbuWLVs29YAnn3yyfru7u7ulpWVaC9VqddqeqRme&#10;uSuVSvPuRXt7+2233fbRj350xkJbhULhrrvuuuuuuwDg9NNPv/LKK0888URKj2ktl6M0SgvY8aM6&#10;hpzzg72nOOdKqTm2YxhHFUHS07Sk6Jd3jONgYWRFU/dc7qW1HiyMONxOWG5v09K53MUwXnkopZ7n&#10;LfZZGHNyJIsIHIfEYMWGRcujLm4ia8EhonkjG4ZhGIZhGIZhGIZhGIZhGMZxrq0jfd31Jz36m12E&#10;DjW1JEeGSmMj5Xy+GieUXI9bFmMMAVErHYQyqIXlYhgJiYi5Bq+1PeUlrJbW1Dmv7mluTQKA1qCU&#10;zja4bbVUS3tqbKTsJSwldRAIIVQ9i+K6qLUWUgW+YIwmEnYiZSmpx0bKtWrk+xEhWK2EEOdYCBKC&#10;lBLGSD0AU6tGUkitNCBwTryEFedPQB/YSx1qVEohwVTGWb+xvVQICpM1QlFp7bh8xcqmaiWs1aIo&#10;lEpqblEkmMm6pVLAOUllnFyj196ZdhwOAHFHAJFScrBRtWyaa/Ty41XL4UEtilNMnFOAfZkcAFBK&#10;1efJhKEMfKG1FpHSWhOKhDIdCKVBA1qcUkosm9n7UlhUaxCRDENZrYTcor4vpFCEYBgIykgiYc2x&#10;2FcUScZIrtETkSwWgonRCrdpqRg0tiTjwkrThJGUUmsNdP8YktZQq0VSKMfljNHm1qRSuljw04yU&#10;SiBC6QP075n0PIu++AwqpaVQvh9FoUREQglBkEo7FlWSxI8ShdI64DTwILf3Ox8AEUkAzThFBPul&#10;CmAIcXmp+KRfvNBJKDY0eSNDpXIlFKGkFFNpp6ExkcketBxTuRhogCiSybRdf00iAdfjSmshZPxc&#10;I2oAVEorLREBNCip4h9RQghDyva9kCybpdK2ZbEgENFYhVs0iiQiEVJZmoaBLBcDy2aWTVta57oy&#10;+77RULp/16Tj8Fyjt/7ENsaO6Qw3wzAMwzBeRkwmyjDmo6enZ/PmzfXNsbGxBclEbdq0aerm8uXL&#10;Zz+eUrpy5cppmaienp4jPA3f96duzn22KCFk9gPGx8c//vGP7969e/bDLMt64xvfWKlU7rzzziPs&#10;y2FpbW1tb28fHByMNx988MFpmaif/exn9dvXXXfdgS3ML9tzoCAIjuTunZ2dX/nKVx5++OHvfve7&#10;fX19Bzvs0UcfffTRR5PJ5Hve856zzjproYbxkI7eKC1gx4/zMTSMY2Bj55pNg1vb0s1DxdHWVFPC&#10;PnT58pHKRDmormpZbjNrbduR/mN0bGitS0GlHFQ1aIfZWTdND/VvmWEYxvFJDi1mgTI5Uj3yRgzD&#10;MAzDMAzDMAzDMAzDMAzDMA6L7bDzLupZe0LrE4/t5Zy2d2bKJb846ZdLwfhoRcqX1qVFRMdhmZyb&#10;TNvZnEspaWhKvOrUrp5VzfhSKSQgFAkiEuxaku3szk7ma8WCXykFQSBezKMAAjBO/VpUJoHjcUJg&#10;fLQiIlkphyKSSiqCtP7QiIgIAlUAEJdLklIJoeIEEWOUWyzO8MTld5TUWmn9YjpKCs04UMoow8bG&#10;BAKuXtcysKcwNFjMZr1UxkbE7mW5WvWl1etGhkqBL8NQtnWkVq1r43zfFXCttFJKSR3XBZp9VBub&#10;E2EgtNK+H0mhtIa4kBVoDQBKauAAAGEgg0AopeO6RnFkRQoZDxUiEALTiiwhArcos2gYSL8WSRkX&#10;nlKMUW5RRJgx0XSgMJCWzbyE1dCQGB4qVcphrRoRgoEfgXYPjBzJSMfrFE/Ng0mp/JpQWrseZ4yk&#10;s47jcgBwHF4uBUrpig4tm1GKls2kVHFuDQnaDmOcxKXDlFKWzaRQIpKEYLwYspDKOuCciwWfc1pR&#10;QBkBACEkZ3RqTTOttRBKg44TdI7Lccr8hfqzpvV+/aOMJNPOxHiVEARADbBk+Wz1lGrVSEQKtLb4&#10;fhGjZMquViPbYX5NOA5FgkKoMJAEFeeUW9R1p6wBjWBZzLaZ6/G4OwBg28yyWRx7U0qBRgAoTtak&#10;VLlGz7JYY1NiLk9u3UB/oVaLVq5pcVy24aTOw7qvYRiGYRi/V0wmyjDmY+3atT/5yU/qm5s2bVq5&#10;cuWRN3v//fdP3TxknahnnnnmgQcemLbz05/+9D/90z8dybL30yrezFjMd0azJ3ny+fyNN944LXAV&#10;cxxn9erVPT09PT09K1as6OjoQMR77rnnyIf0cL3+9a//4he/GN/+2c9+dv3119f7XqvVnnrqqfqR&#10;Z5xxxoF3X6hqA0deLIhSes4555xzzjkjIyNPPPHE/fffPy1xV1cul2+55Za3vOUtr3/96xd6OGd2&#10;VEdpATt+PI+hYRwD3dn25Y3dQoqJamHz8LYTO9dYdLaygYVaacfo7qyXbk42nLb0RJc7i92D2Wit&#10;+yb2PjOwZefEXj966R8vSkhnpnVdW++6tpWcmr+TDcN4OZFjvg4VWosQ7NSBjHbNv8ypYRiGYRiG&#10;YRiGYRiGYRiGYRjGkWhqSb72yjWlYrDthdGd28bGRytxfklKHRd3IhQpJfF0lUTSXrIs17umua0j&#10;feAMFttmlBGttZKaMtLQ6DU0evBiWEUpTQgyRv1auOmpwSAQE6OVuJZUrRaFoZBCI4KsT2ip131C&#10;JAS1xjCSUmgEUFojeemsAAABKMGpVYw0QDUKOaeWTbXSQSAmxiodXZnOJVnKSP+eScfjrsfPPHf5&#10;kuUNtVooIsU4ee7poad/1//EY3uaW5P1QBQA1KtQzWXaDrdoa3u6f88kY1RJRRDiZJTSWghFKHKl&#10;hVBBIOKIFyIggBAyjgwhQdQIGiybTw1E1SGAZdEwiKJIi0gxjlIo1+VI0HIOXQtICCUimUhYlJKl&#10;K3J+ECWTVj4vtdalok8INjYlGN/vqplUSmuIRGW8uAsAtNKRkJ7VzZnteRalJJN1vOS+HBOhmM46&#10;qbQ92F8UQnGLOi5z3P2mTISBjF8/rsdFpIRQtWoYhTIeZXXAetEiUn4tCkPBGEFErXUUyUhIxmi9&#10;/JSQCjTEQSnbYYzt1wUdZ4wAcP8RCn1RKQecUwCNBBE0pbM9x0EgRKQAYFrZJcpIMmmVSzqKlO8L&#10;L2HZNlNSI2GuayVTluPyeNoXY4RSMkOtK4RM1h0dKTkur5SCSOsokkEgGhoT3KLdS7NIDmPO2MR4&#10;dWig2NKWSmecM85dNm38DcMwDMMwpjJzPQ1jPqYloH7+859fe+21R9hmqVSqVygCgFwuN3vtqSAI&#10;brnllgP39/X1/eQnP7n66qvnfSae503djKLIsqy53HFsbOxgP9Ja33zzzVMDUYh4xRVXnH/++cuX&#10;L3ec42Xq/JlnnlnPRJVKpaGhofb29njzySefrB926qmnThulGOf7ffr6wAc+cN555y1uj1paWi69&#10;9NJLL700iqJdu3b97ne/u++++wYGBqYd9rWvfe2UU045ZAxvQRybUVrAjh+HY2gYx8ala88dKo6u&#10;be15ZuCFJ/s3r2pZnnVSBx6mQQ8Xx3eM73a5s7plRVu6+fQlJy72uc9mqDj68xceGiyMhDKaqBTK&#10;QSUQoQbNKfMsr+iXd+cHH9jx3xf0nH5C+8qFinEahmEcA6KvyFdlj/3jRjuKIPWRt2MYhmEYhmEY&#10;hmEYhmEYhmEYhjFvqbR90mldJ53WFfhidKRcyNfKpSCKpJKKW8z1eCbrNjYl4tpKB2/EsR0GAEEQ&#10;ecyu70dEPqWojpS6VAyV1FLqYsGnlAghCaImwDkldL/KP1qD2lejCZTSgKCVRoIEERHIwVMiUSiV&#10;0q7HLJtqjX4tsh0WBMK2WVtHOgzlYH8hmbIf+tWOrqW5bG7fRCZKSRwJQ9wvUUOQAAAiaDWnyzq2&#10;w5Jph9CwUgoIQUJJFEktdRQKKaRfE3HRpHitbUJRAxBCKMW4dFKcvZplVegolHEZLUAtpSYEpFSO&#10;w+Zyjb5aCQHRcXm2wSOUWBbNNLilUqC1Bg0TY5Vy0UdCGEPKCKWEM+pXIyFVKKsTky8opbXSgJDu&#10;6EwkLEJJNufGz3v93MJARJHSWoehsB2mlHZsziySSNjpjO16Vq0WbX1+REoNgI3NifGxiutZSoWB&#10;H1Ur/z97/x3n2VXfh//vU27/9Dq97WyXVr2AChIIkIQQNSQBDC6xY/3i8kh4GJLYTgViOw/H4eG4&#10;fENMgjGOjR1sbIrBYERHQqhL2/v0z8x8+q2n/P74LMNod3Z3dnd2R+X9NA88nzvnnnvO+XyEZubc&#10;133HjmsAvOB2u2431hqSWBoGM20edGPDYCKRIpGUUQBQShEg3KCUEtvm/IVFnDSAVtD70KwskNa6&#10;04467Zhz2jeQmZ9reZ5ZW+gkiTSMs0bLhFBKKwCgZ0SnUhk7DIXjQLcbB35iO1wIZdmccZrJOpSd&#10;/63hBs1mnWYjMCzud+NOO05nrEzWzhfcXME97+krlhb940eWMll7aCQ/Plnavqu6/nMRQggh9AqE&#10;mSiELka1Wk2lUp1Op/dyamqqXq+fO8J0XqcVibrvvvvO3f4P/uAPVgYAAL0HSPS+/vjHP37LLbdU&#10;KpWLG0lfX9/ql91ud52ZqNWZrtMcOHDgyJEjKy8HBgZ+67d+K5PJnKO3lelcSdlsdseOHfv27eu9&#10;/N73vrdS+eeLX/ziSrO3vOUta57uOM7ql8vLy1d+CmdjGMbk5OTk5OS73vWuRqPx/e9//0/+5E9a&#10;rdZKgz/7sz/70Ic+dAVGcoVXaQMn/uJZQ4SujKydfts1r//M41+8ZnDn3vlDz80cyLnZSqqQtdMG&#10;51pDJOKG35pr1/w4yLvZ7ZXxnJN5+543vJgrLD0x9fxX9383SMLjy9O1bh20trhpGxYB4sfhYrdx&#10;Ynk6ZXtjhcEvPv/w0aWT9+++i9PzP4YKoRc5rXU76oZJpEFb3MzYKUo2oZoQutzCxxc2JxN1sL7Z&#10;U0cIIYQQQgghhBBCCCGEEDrFsvnQSG5oJHcR5xaKnuuZANBpx65nrdlmYa49dbxumDQIEq21Utp2&#10;GCEghCJKn5YbIT8OPtEklr0KVL2qSlIpA9jZMlFK6TgS3KCc01TajiMRRxIAuu3YsjgADI/kOu3o&#10;xNHldMb64SMnbr97S+9EzmmvTynVC0fS+xbV+lQo6zxrQSCVMpNYMH4q8QUagJwqA9ULVmmtgQDt&#10;FbsiQCkwTg2DEaKTRAOATHQvNHVa3xogjoVSGrQ2DJbEAggRQnHj/LvzSmm/EzuuQRkpljwAaLei&#10;MBCMUSlFkkjOqVJaSxmHSv/oLUhipbSKY5nEkjLCOaWMmiZ3PTOdsXvvWq9n34+lUL2XIlEiUX43&#10;VlIZBuOcddpRbYFkc06+4PZWO44F47RUTtWX/SQRUjKloNkIlNaeZ1kWA0JAQ+gnQiitwTAZJeB6&#10;ZuDHWlOVqCQRAMAYM0xKKLUdztnpm7laagCglHCDAhCtIQySTisUQrmelclZpsmEkCJRUqgjh5a2&#10;7zzrfYNanfWmPEIgX3AXax3HMQI/brcixqhhMMcx1hOI6nE9MxEqioTWWkmllTZMNjpRWOfpWunp&#10;k435uXY260xsK1X60ne9AZ9mixBCCKHzePHesYrQixkh5E1vetOf//mfrxz57Gc/+zM/8zMX3aFS&#10;6k//9E9XH7nnnnvO0f7ZZ5/9h3/4h5WXd9999x133PGf/tN/Wjny4Q9/+GMf+9jF/T5wWpjqxIkT&#10;64x7PfHEE2f71urRAsBv/MZvnDsQBQCri0pdSW9961t/4zd+o/f1F7/4xV4mKgiCp556qneQMXbV&#10;VVeteS4hZHBwcHp6uvfy6NGjmzKF88rlcvfee+9rX/vaD37wgytZte9///tr/hliw23iKm3gxDd3&#10;DRG6YoZz/e++4c2ffforFt8116pNN+cPLByFFwZxPcvdUd1S9HID2crb9rwhZV3Ao32usEeOP/Xw&#10;wUcWu/VDteMAMJyrllMlx/jxH7Klkovd+nRj/tmZAwPZqgYdJOE7rr0XY1HoJSpMor3zhw/Wjk03&#10;5mOZrBxnlPZlyhPFkd19k1knfQlXeGm7++67a7XaZo/i4n3nO99pNpurj4jjbVkLWNm52C4vhuom&#10;yaHmaQeLxeItt9yyiYtz+PDhlecOFgqFYrF4QaenUqlNHDxCCCGEEEIIIYQQQgghhDZL/2Bm33Nz&#10;tm20mmGlb419tJmp5ux0M/CTZj3gnJqG1YvZaA1awznuGNEAGjShQDQAASU1oSRJpGUbazYOwwQI&#10;sWzOTeZ6ptY6DARoCMNTu36EkuHR3IG9C7X5zv7n56+/Zdh1TQDw0lavqlUcidO6tWyDGzEAJEKa&#10;5nluHJVSR5EI/AQAtAJFtAZ9ahoKlNa9aA0lRIMmQCglhBCtgQBoIIxDby3iSJw5R5EorUFKRSjR&#10;WlNKAYAy4nfjVMqCc953026GGiCdtryU5XrG1InG9IlGGCRKKcaZEEIIBdAr2EV7dbq01gC6V7qK&#10;EAIapNKGSYoVL+U5vRXvdKJOK9JaC6GSREqhtAYALRKptRaJ7F3dMLntcJGo+pLfqAeUESmUkroX&#10;0JJSxZHyUqZpsSRSy0GXUGJZnABEkYiiBEBrpWOpeqsnpQbQBmcaQCstpHbMXmLuzLfjVGUnQkm7&#10;FQZ+IoUyTFYsp0yL5fLO2ETR8xb3PjtvO8b0ifrISN7xjDUXkLJTtaY0KAKnh6+4QQtFd3nRNy0e&#10;RREhWgrlpdf1OPUVhBApFGPU80xNIEnUUq1TqqTpOZN4WkOjHsycbIRhUu3LDI7kqv3pex/cZawj&#10;KYcQQgihVzjMRCF0ke69997VmajPfe5z73rXu9Lpi7yp9Hvf+1632115ef3115dKpbM1jqLoox/9&#10;6MpLy7J+/ud/3nGcG2+88bHHHusdPHbs2Oc///k3v/nNFzGYQuEFD2Z47LHHrrnmmvOe1Ww22+32&#10;2b777LPPrnx9yy235HK583a4WYGi66+/fuXrhYWFpaWlYrG4EogCgPvuu4+xs/6utXPnzpW0z6OP&#10;PvpiTsiYpvkLv/AL/+pf/aveSyllEASueyXCDJu7Shs48U1cQ4SumP5s5aduecd3jz7x5PTzA9lK&#10;N/Y7kR/LhAAxuZmxPZtbtmG9auy664d3v5izQ4dqxx8++Mh8e+lQ7VjWSW0rT5j89L8AMsqq6VI5&#10;VTyxPDPdnOtN82sHvvvGHXds9vARujCRiL939Iknpp6PZdKN/UbQ9uMgkUIDGJQ5hr3st6Yac985&#10;8sOd1S2v2Xpz2vI2e8ib4P/8n/+z2UO4JH/8x3/8/ve//7SD0eM1940jV3IY4XdmdaJOO/jv/t2/&#10;+6Vf+qVNXJyPfvSjcRz3vr7rrrvuuuuuTRwMQgghhBBCCCGEEEIIIYReKgZHcoSQfMGdm22JRJ5W&#10;tmhhrj073fQ7cbMRWDYvV1PLi13KSbcdCyE1aHr2u1+UVL00EaWEEBBCg9KakjgWnFO2ugiP1mEo&#10;lNS2YzBK8wWHEGCMAmgpVRLLlYbpjJ3OWAtz7Upf+tC+2p7rBwEgl3cAwHFNvxufNgbXMzutEIDE&#10;0XkyUX4nbjVDpTQhRAiptVYaKAXOqWEyIKAVJIlkvZpRWiulpVCKEg7g+1pK6aUMIbTBWRQJxk5f&#10;yV6fvXJVWmnDYEJJAiCFCvzkbGEeAIhC4XfjVNpinObzzt5n5vxuEscyDBIptcl4r66R7fBc3lVK&#10;JYkSQkmhup04iQUA9CJYnFMpdacVek5GKV1f8pNEJomKI6GUJpRwgzHWq7gVGSY3TZYveSKWUSTa&#10;zbDdilzPlFJ1u0ImMgqF4xlAwDBZJmdbFndcw7J4FIkwFHEk/G4chSKOBaM0CBIAoJRQRlJpkwCJ&#10;YkEAOGdKaZHIJI4JAcooJYRQIEA0QBQmvTJWSqjY5JbFsznHsrhhsqHRfL7gEEL6h7KHDy1ZNg8D&#10;cfhQbfuuPsOgZ64h55RRAgBKarrWp8C0eCbnzJxsOA4HQqRSrUaYTlumxc8dVwMNQZC0W6EUKpW2&#10;OU8cz5jcViaUnDzemJ1uF4pONu94aYvRHw9MK+0HcaseLS91wzBxHHPbzko6Y09uL9/xukkMRCGE&#10;EEJoPTAThdBFKhaLt99++7e//e2VI7//+7//oQ996CK6iuP4f/yP/7H6yM/+7M+eo/0f/uEfdjqd&#10;lZe//Mu/7DgOAPzLf/kv3/e+90l56lffj3/847feemu5XL7Q8Zimef311z/++OO9l1/60pd+8id/&#10;8hwpoJ7VS3GmlQAMAOzYseO8Y9BaP/LIIxexmJfOtu3bbrvtO9/5Tu/lD37wg3vvvfdLX/rSSoM3&#10;vvGN5zj99ttv/+pXv9r7utPpzM3N9ff3n/ei9Xr9p3/6p1defvrTn76IXM3Ro0dXwjkDAwO/93u/&#10;d95T1jO2y2FjV2kDJ/4SWkOEriTXdO7Z/uqbR/ccWDh6ePHEst/sxj4lNGW5lVRpS2lkW2XM4hf2&#10;WKArLBLxl/Z+sx12Dy8ez7vZHdUt5/hjNCVkrDhoGcaRxZOOYQPA9srEWGFwsyeB0HqdrM/+7bP/&#10;0Io6C+2l6eZ8EIcAYHHL5AYB6CTRYreu6zMGM/qzlUQmB2vHXr/jtqv6t232wNGF+cf/+B//yq/8&#10;ysLCwuqD8bNL1o0VVrSvzBjkYhg9uXjaQUrp2972ts1eHoQQQgghhBBCCCGEEEIIoQvmeubAcDYI&#10;ktmZZq3W6R/Irnyr3YqmjjcCP2k2Atsx8gUXCOSK3nKta9k8jqVSQJk+W89K6V7dIULoqYJRAFqD&#10;VjoIEs8zezvYGnQUCCGU7XDOaTbvcM4AoFdgp1dbaXW35Wr6yMHFTjs6fGCxl4kqV1OM03TGmjnZ&#10;SBK5OlKSzli1eWKYNApFKm2tPVANjXoQ+LEQKgyFVsrgDAwQiRJCGSYFAAJEKkUIrE46KaWk0Kci&#10;WwTiWLmOwTgVQoahcBhZHYORQveAAsoIZcQxDSm1Utr347NlokSiGvXAMFk6Y3NGp6eaSSyXl/ww&#10;SICAabFUygyCREnNGKWMpDLOyrnNetjtRMkiZyHVGpJYMkajUMzNtLQGAAiDRAjFGHVczvmpoSqt&#10;e42V0q1GoBUAAKFUJHJ5sQtaU0aTWC4tdobcPBAdR9KyWK7gbNtV7TTD5aWuFQoAaCwHnVaotbZs&#10;zg1GTxVqAkKJ7fCqk5ZSdTqxSKQGLoWSQimlpVRanPrYCKF6gbRiOWU7BmXENHmlL12qeisL67hW&#10;oej63TidsZNIHtq/MLm9cmYsyrINxmlvPXufrjPWWbZbYSpt9SpKeSmr0wqXFrvcYI5jmBY3TLr6&#10;4dda6TiWUSiCIFFSGSbLlVOBHzuuccOtI47DDZN3u3Ftrr1U8xfmOwBgmpxzAoRIoeJYaq0JQDpr&#10;Dw7ncgXHcY1bbh/fuqP8on0QOUIIIYRebDAThdDF+9mf/dnVQaDvfOc7X/7yl88dmDmT1vq//tf/&#10;urpI1IMPPjg4eNYbr5977rmvfe1rKy937Nhx22239b5Op9O/+Iu/+N//+39f+e5HPvKR3/md37mI&#10;Xw9e//rXr2Si4jj+/ve/v3KVNUkp/+RP/uQcDQzDiKKo97Xv++cdwCOPPLKeZpfJ/fffv5KJ+uIX&#10;v/ia17zmiSee6L3MZrMjI+d69P6uXbtWv/yLv/iL9Twj/4//+I9Xwmzbtm27uEJDpVJppZOTJ0+G&#10;YWjb57kddnW4jhDSC9ddARu7Shs48ZfQGiJ05WXs1I0jV984cvVmD+RiPHr8qW7sH1o8bnFze3Wc&#10;ruPfjP2ZSjcOphqzpVT+4YOPvP/mt+Gf29BLwnNzB7/43Dc6UfdA7Vg38tNWamtlvOBkOPvxr35S&#10;y6bfmW8vnlienmstbC2PfeG5h5f95h0TN+Ln/CXEsqyf+7mf+/CHP7z6oBaq+/mjmZ/YAfRKvJXB&#10;w1OgT9/b+4mf+Inh4eHNXh6EEEIIIYQQQgghhBBCCKGLsfPqvukTjVzerc11KpV0Lz0ipTp6aDFJ&#10;ZLMeWBbvBaIAwDBovuDMzwvDoFEohATKNF1rm0b34jUAQEBLoIQQSgiAEMogJAwTxzGU0mGQKKVt&#10;xzAMms7ajnsqHaR/tCNz2nZeNmcTAq1GsLjQjiNhWpwxOjCU9Tvx9MlGfalb6cusNM5kbEqJ45it&#10;ZiCFZGfkYbSG5cVuHIkoFHEsGaO2ZwGFoJsopUGAUopSSgjpfbH6XEopNUEKGSeSEKKV1oRoDbZr&#10;+N0k9IXjGivJLq21lFop4AbhnDFOHcfodKIkkZQSJTVlp6+hFHJ5yQcN+YIbholl8TAUzXqgNTiu&#10;IRIppQYAxqhIhNYgkheEx0yL+V2glBAAw2RSKClVtxNFzPjRwkJv2QFAA4hEJrGUUieJpJRqrcMg&#10;OfUGEkII9N7xbjeklCaJXFzo5IqOksqybIOzVMpMp63+oWwSi047OrC3lgiRxNJLmYbBKSXcoIbB&#10;uMFW3k/HNZNEBn4SRUIkcvXg40gAkZ5nOq6ZL7rpjFUoeam0ddqHgRBwPctxjCiSw2P5qeON/c/N&#10;TWwtud4LHnHruqZhMEJIHEnbOT1+FgWiXvcpIaVqyrR4oeguLfquawRBEvhxuxX++O2mRANopZTS&#10;vWWxbO56jmVzw2Cc00LJzWTtB9+1p90In3xsyvNMNa67nahXNUsIBQDUpZbJHNdMZSzOqeMaV10z&#10;sPuaftPCG5sRQgghdAHopXeB0CtWPp//5//8n68+8nu/93urCwqdl9b6937v91YXRCqXy+9///vP&#10;1j6Koo985COrj3zwgx9c/evN3XffPTk5ufLyyJEjn//85y9iajfffLNl/fhxIL/7u7977oTSJz/5&#10;ydWxrjNt2/bjygPf/OY3tdbnaDw/P/9bv/Vb6xzq6uk3Go2LmOyZdu3atVIX69ixY3/+53++8q13&#10;vOMd575X2LbtBx54YOXlV7/61ZMnT577cqfl3P7JP/knFzfsVCq1Okz1jW9847ynfP3rX1896zOn&#10;djmWd8NXaQMnfjnWECG06aRST0ztXeo2/DiYKA4zst7S6mP5IUrodGNuvr0401xY51kIbaL9C0e+&#10;8NzDS936UzP7EpnsrE5ePbCtkiqsDkQBACOs4GV39m25ZnCHwYznZg/ONBe+d/SJ7x59fLNngC7M&#10;Qw89xPnp+wFyzg++M3sFrh49UUsON087aDv2aTEthBBCCCGEEEIIIYQQQgihl5DxLaVc3hkYygqh&#10;ZqZPbYXMTDWTWNaXfUpJvngqENVj2rxQcCmljFMAIhIphDytz15opBcc0UoDaEIJo8QwmNZaSiUS&#10;GfiJ34mVBscxDINmcvbqUk69CkWUEvbCsBCl1EtZnU6sNSwtnrq5a9vOimXzTNaen+3oVckgxmku&#10;7zquQQjpdOLTZ66hvuTHkQiCJI6laTHXMygjlBDb4VppxgkACKGVVKDhzNgSABDSC8sQIRTpPVpP&#10;g+saGsD3Eyl0bzWUUkIoQsEwGKXEcQxCgDMqhQKAOBandRvHcqnmaw3FshtFknPqd5PGsm+arNKX&#10;4pwSSrTWAKfCVErpXuRm1dvEgADjRGkNGhin3KBxLONIxJFIErkSiIpj2e1EYSCEUEIoKbQUMklU&#10;GIgoFFEowiAJ/MTvJloDpVQKlSRyYb4zc7IFAJbNM3ln5fYhw+T5opfOWKmUbbtGoZjKFZxMznY9&#10;0zDZC24yImCYLJOzy9VU30CmVEnl8m4m56TSFmU0m3XK1fR1Nw9fde3A6EQxnbHXvEOJc2KYfGKy&#10;6KWtbbsqALDvufnpEw25ajVSGQsImBYPI9H7VPZIqRvLwfJSl3NWqqQs29i2szIyXrjq2v6+gUwv&#10;iNU3kCmUvEzWtl3DMJlpMcc1MzmnWE71DWTyRTeTtYdH81u3VygjmaxjmrxSTW/dWXnne6976z+5&#10;5vqbhye3V4ZG8iPjhYmtpYmtpbGJwuBofmJrac/1g/c+uOs9P33TdTcPYyAKIYQQQhcKM1EIXZL7&#10;77//xhtvXH3kD/7gD/7Df/gPtVrtvOfOzc194AMf+MpXvrJyxLbt3/zN3zQM42yn/OEf/uHqojTv&#10;fe97S6XS6gaEkH/zb/7N6iMf//jH1zOY0xiG8TM/8zMrL33f/8AHPnC2WNRnPvOZv/7rvz53hzfd&#10;dNPK1/Pz85/73OfWbKa1/v73v//QQw8J8YJfbk97udrqFfirv/qrubm5cweu1oMxdt999628/Oxn&#10;P7vy9Z133nne09/znvesRKoA4IMf/OD09PTZGj/66KP/9t/+25WXQ0NDN9xww8UNmxDyzne+c+Xl&#10;7//+7z/99NPnaP/YY4/96Z/+6crLd7zjHVdmeTd8lTZw4pdjDRFCm266OR8k4Xx7yTHsnJNZ/4mc&#10;sWq6tNipS60O1I5u9jwQOo/Fbv0Lzz3c8Ft75w97pnPt4M6Clz13WDdleXsGdpRThaNLJ2dbtW8f&#10;+eHB2rHNnge6AAMDAz//8z9/5vHwe7NiqnPh/V2A5EjT//sTZx5/9dtf+425xw8vntioHxoRQggh&#10;hBBCCCGEEEIIIYSuJELg1jvHHdeoVNO1uU6rGcaRrM13ut1YJDKbd8gZZaAc13TdU/EhxqmSOo6E&#10;EOrH2yW9L3oRIa0JJYQA45RQwhhNEhlHMggSblLPMw2T54uul7JWX0IISQihjFj26XERxzGiUABA&#10;qxn0joxvKabSVt9ANo7F/FxrdeNqf4oy4nqm301OSw21W1EUJmEoRKJsm1urcilKAeOUc2aajADE&#10;idRar7URqaWUjBLTYgangZ9opYEAodR1TUIgCOIwFEGYiEQRApxTSonjGb2eGKNSag2QrCrxpDW0&#10;W+FyrUMIlMqeVoRzEsey1Qwc1yyUPMYp45RSojVoderpz1prrV6wV8UotSyDGwwApFIAIKXmnEql&#10;ldKc0ygUUqheCSMpdHKqTpTqvVOWxb20mcpYqYzlpU3XM2yHM0Y4pxq0klokstUMAj9JElkoOqet&#10;i9KnwkfrfNIyocQwmeMZXspUWnODFctuNmcXS965T6SUaqVzBffO104WSt7Oq/tKldT8bPuZJ2ZO&#10;HKt3WpFWOpU2DYM5riETGcdKKx0ForEcLMy1wyBJZ+xS2XM9c/vuaq/AlGGwwZHcnuuHJreXqwOZ&#10;QtHNZJ1szs4VnFzeyeTsbM4plrz+wcz2XdWrrh2o9KWX6z4hJFdwRifyveJghJBKNX3zbWNvedee&#10;n3zo1p/42Vv+8ftueNf7bnjPz9z00/+/V73zvdfdfveWkfECZXg/M0IIIYQuBiaqEbokhJBf/dVf&#10;/chHPvLYY4+tHHz88cd/5md+5uqrr37DG96wbdu2QqFgmmbvNy4hRLPZPHTo0Oc///mnnnpqdVem&#10;aX7sYx87LeO02ml1ckql0poBjF6lqU9+8pMrRz7ykY/8zu/8zoWWr3njG9/4d3/3d0eOHOm9nJ6e&#10;fu973/tTP/VTt956a7FYpJQmSXL8+PE/+qM/eu6553ptrr/++scfX7u8wN133/2JT3xi5eUnPvGJ&#10;gwcPvve9761Wq5RSKWW9Xn/yySc/85nPzM3N9dqMjo4eP3689/WBAwfa7XY6nT6z8vKuXbtWLtpu&#10;t3/u534OACil995775p3iK7T61//+jNLbE1MTBQKhfOe63nehz70oY9+9KO9l91u96GHHnrLW95y&#10;7733VioVwzC01kEQHD58+DOf+czqjwEh5D/8h/9wKYWG7rvvvk9/+tNSSgDQWv/ar/3aLbfc8uCD&#10;D46NjaVSKULIyqX/8i//8oknnlg5cWBg4Prrrz+zw8u0vBu+Shs48Q1fQ4TQpptuzGnQrbDdnylf&#10;6P/G5t3sTHO+HXaxThR6kdNaf+n5b3TjYN/CEdd0dvVt5XRdJdEoIVsrY0qro0snU6b7d3u/NZIf&#10;sLi52RNC6/Vf/st/+bu/+7tDhw694KiGzl8cSr1zkg+nLsdFZS3ofu4InBF6stLOyOt2H6wdn2rM&#10;Def637DjtlLq/D88bzqhpB8HsUwSkcRSJDKRWmbtdN7N4j8LCCGEEEIIIYQQQgghhNAr0MhYYWJr&#10;SWvdboVHDy2lMqZSutOOLNs4M5IEAJQRbjLXNbqdmFJKTaKkklIpCYRQykAp3atipBUQSgghBEAp&#10;rdWp/9MMDM44Z7bNs3mH8dOTIXEse3kexzl984IbLEkkAPSSUQBAGb3hlpFvfPVgoejNTjezWcfx&#10;Tj2h2/WsbNZRUnc60cJs23FNKaVSWiTK92MltRDKsjgzfjwApXQUJtxglsWlVABCRadSQJxRIKA1&#10;aK21Bi2VVMA5KKU9zwqjJAwS1zM5pwCaUMPvJH4n1loTCkyfCkTRH23i90o8aaV7RY200n436XQi&#10;JZXrmZmczRgViRKCNOuB7Ri5vNMr2GWYPIklAAgp6Y8e0Hzm0/tcz6R1QimR8lT/UipGe3f0KaV1&#10;3BKMUSmUUpoQ4AZVGpRUnDPDpCvjJIQAI4yBYTDLAcqI302kVFLpJJGtRthpx5nsC2JRlBJCoXdR&#10;YBdw00IUCr8Tp9IWN9jQaO689zsoqXqxoqHR/LZdlW9+7RBjtNKXnp9pLde6tfk2JcRyjCAQYRCH&#10;oZg92TBtA7SmjKZSppeyGKOlijc0eirLtIIQyOacbO7UvKRQUmlCerXLXvBxlVItzrdzeccw2Nad&#10;1TMHSQhxXMNxz/rUeIQQQgihC4WZKIQuFWPs137t1z7xiU/8zd/8zerjzzzzzDPPPLPyshelOFsn&#10;/f39v/Ebv5HP58/WII7jlfRIz4c+9KHVZXZWe+tb3/rlL395JVx05MiRL3zhCw888MAFzYsQ8uEP&#10;f/ihhx5qNk+VgRZCfPzjH//4xz++Zvu3v/3tN9xww9kyUdls9t3vfvfqijrf+ta3vvWtb53t6vfc&#10;c89P/dRPvec97+m9lFL2vr7nnnt+6Zd+aXXL22+//U/+5E9OO10pdYlPph8bG0un0+12e/XB9VcB&#10;uvXWW3/iJ37iU5/61MqRz33uc2erjrXi137t1yqVyqUM2/O8X/7lX/5v/+2/rRx55JFHHnnkkXOf&#10;1UsZnRY267lMy7vhq7SBE9/wNUQIbbpm2I5ErJRyTedCz02ZDgAESVj3Wxd6LkJX0v6FozPNhaNL&#10;U0qr7ZWJdQaiegiQrZWxJ6f2Hlo8nrLcR449defkTes/HW2uVCr1qU996rbbblPqBU/y07HsfOag&#10;9/YtxvgF1MdbDzHb7X72sI7Vmd+6+d2vrcv20tRzlVQhkcn/eXT+7q23Xj+0+1Iy/5dJLJPpxvxU&#10;Y/ZkY26mOS+VWrOZazp5J1PwskO5/m3lMduwLvA6CCGEEEIIIYQQQgghhBB6SbrzdZO1+faWbaW9&#10;z84f3FuzHa6kShfds7U3TSYS1qukJJWWhDAOSikltZRaKa2kVgoI0USDUkAokVIRQhijlFKlFKXE&#10;snih7AKcvrGilY5jkUrbBMBLn56Joj+6J03KH9/Ms21Xdf/z81KoTjs6dKC2Y3fFMDkAaK3dlHH4&#10;YFckKgySKBKcU6114CdKaSEUo0RK1e3EjFHTZIzRIEgAwLa5abJMNjV1ssEEAAGlVCSkBkIIEEJA&#10;a6U0IUQpoIwEQaK1FkJopS2HOY6dRLFS2rK51joKhQbFCBeJYmzldhuttRZCBn6itQ4jAUpblpEu&#10;uobJMjkbFDQbQWPZ55zmCs7KOlk2D/2YMZIk2qIAAATW2J6yHc4NyhhVUiaJJECUAsumBCCKpRRA&#10;CJFS9tJQvTHJRPaiUOws9YsIgOuaSuqgGyuto1AIoWanm3EsR8cLK2MwVjpUev37uEKoRj0wTJbO&#10;2IWid1rOak1xolIpDgC2Y3gp694Hd508Vn/80ZO2zYfH8u1W2G1HYSi01s26b1k8CoVjczdlmSYD&#10;Arm80z+Y7ZWHOjd29g3puZmWFLp/MFsoeYPD2XVPFyGEEELo4mEmCqENQCn9Z//sn73qVa/67d/+&#10;7cXFxTXbnCND8p73vOed73zn2QJOPX/4h3+4Op/zmte8Zvv27WdrzBj71V/91V/8xV9cOfI//+f/&#10;vPXWW89RhGpNqVTq93//9//1v/7XJ0+ePHfL173ude9///ufffbZc7R517vetXfv3tV1dc7mZ3/2&#10;Zx944AFCyNjY2LFjx87deGBg4L777vvSl750QVM7L0LIW97yltPiQDfddAH3B/+jf/SPqtXqb//2&#10;b68nPmSa5q//+q9fc801lz7yu+6668iRI3/913+9zvaU0t/8zd/s6+tb87uXaXkvxypt4MQ3dg0R&#10;QpsuEnHvZndOLvhHX0YZAEglE5ls9jwQOpcfnHjaj4PFzvJIYdC58NgGI2yiOPz83KFad/nxqede&#10;NX6dwfBXxZeMW2+99Vd/9Vf/83/+z6cd10J1/vKQ96Yxc9eGFWuKnqz5Xz0Jco2f3G5+0x33v+PN&#10;UsmZ1vx0Y2Gp25gsj351/3cX2ktv3HkHJS+K6LhUau/8oSen9s62akorpXUn6jbDTpiEsrcpqWTv&#10;XxkWNx3Dtg3LMSzHsJ+ZOfAV+q3x4vCuvsktpRGT4YPrEEIIIYQQQgghhBBCCKGXM9Pib3xw99/8&#10;xdP9g5npk43Fha5tG4Z51pu7bNsIg4QxIqV2PUNJnSQySaCX9kkSqZQiRFNGKQWDs161KAAAAoyS&#10;JCaGxaXWWsOZYZ4gSECD4xipjH1mOEdKxSgFAGNVcSdC4LX3bv9/f/rE5Pby/ufn9++tTW4rBUEy&#10;dbwRR4JzJmUkpY7bUa/8lEhkr5gVAZokklKilRZCKqkZJW7KYozmiy6ANgwa+kRJ3asjpJVWoEED&#10;6F4UqVczShOigIBW4CdxGNFOJy6XU4WSGYSxEtq0RRQIIdRKbSsA0FonsQQNQmjOqeearmdwg1kW&#10;GxrJc4Puf36h3Y6kVKVKanXmybZ5kwA3WBQKyRQAEApn1toCgFTaIoQQQrRUGjShQCmVUoEGpTQh&#10;mhBi2rzXea+QFzMYIYTzs251EQBCgHJKtdYa6nXf88ze8dGJU5t0lsV7PYhEmta6UlFCqOXFLgDk&#10;C55l85Gx/HlPUUrHYWKXPMaplzIBgBAyMl4YHssv1bqH9temTzaWF/3ePVrptFWb7yzMtxOhckUn&#10;l3MKRW/NMmgXpNuJ52fbpUrKcY0bbx15ET45ESGEEEIvS3ijG0IbZvfu3f/rf/2vH/zgB5/61KdO&#10;nDhx3va2bb/lLW958MEH0+n0uVs+//zzX/3qV1demqb50EMPnfuU0dHRBx98cHXpqg9/+MO/8zu/&#10;c6G/aaTT6Y997GP/+3//77/9279dswHn/Bd+4Rfuvvvu8/ZMKf33//7f/8Vf/MWnP/3ps7W5/vrr&#10;/8W/+Bflcrn38hd/8Rc/8IEPnHeQDz300C233PLFL35x7969p1V2uhR33XXX6kzUbbfdZtv2BfVw&#10;55137tix43d/93efeuqpczR74xvf+L73ve+8H4P1++mf/ukbbrjhYx/72NkSeituv/32hx566NyX&#10;vkzLezlWaQMnvrFriBDaXAbjjFAAkFpe6LlSKwCghHLMh6AXsWW/OdNcmGsvMsr6M+WL6yTnZFzT&#10;mW8tVlLFw4sndlQnNnta6AL8+q//+le+8pU1Klsq3f3bo/G+unvPMM2c/4lu56AT5X/lRPzs0prf&#10;3XrDrrf8wj8lhHDGR/KDlXTpYO34/vkj3VwfAEQifvDq121uLCoS8VPT+x478Uw76nZjf6nbaAad&#10;TtRVWgEhDrcYZYwSTrnFGBAIk7AddYU8tQ/nmk45VejGwaHacYPxXX1b79hyg2e6lzYohBBCCCGE&#10;EEIIIYQQQgi9eBWK7n1v2fX//fdvF0tepxXFsWg1w1TGXHPLw3Y4aRDDZGEgpNSMEYtxy+JCyjCQ&#10;oIERohglBGzboJRQSgglnFHKKCHgQyyFAqXjWFjWCx/NpqHbjg2Tc4MWSmvsTUSR6MVsejGYFam0&#10;9cY37/rCZ5/dtrNyYO/897551LQYpbTdDONYAIBlcymIUlprMAwWJ5IzSglRWkuphACtNSWEmkwK&#10;Wap4QKC+FIaBAAKUAGjQWhMCBIiGXpaLEABKSS8WpU8NH7TWjPIgELZn7rp6IInEc8/MAoDWmgD0&#10;mvXOZozaLk+l7WLZA4B02ipWUoWiSwg5fKCmpPY7setZp4XTKCWOa2gNcSTCKKGEULp2isk0uWGw&#10;OJYARClFCVFKS6GAgNan8mkrsbReIS9KiWmeK8UUhonW4Hlm4CfcoErp+blWb1qmxfoHswDgeiZl&#10;hHEax3I920tJLOtLvtZQLLumxbZsKzF+/o22bjvWAF7KLBS9XmINTq0tKVVSpUqqN6lmIwgD4Xfj&#10;v/ub5zqt6NjhJdsy+gaylx5fEok8enjJNNngSHZ4NL8SCUMIIYQQutzIekpzIIQuVLPZ3Lt37759&#10;+w4ePDg3N7e0tKS19jxvYGBgcHBw9+7d27dvHxl5KT0LoV6vf+Mb3/jhD3944MCBMAz7+vp27tz5&#10;qle96rrrrjPNC7u9stlsfvOb3/zhD3+4b9++IAhKpdLExMSNN95488035/OnP9PiyJEjn/zkJ59+&#10;+mnDMLZu3fqud71rQ4opXWELCwuPPvrok08++fzzz3e7XcdxhoaGtmzZct11111zzTWOc/7SxhdB&#10;az0zM/PYY48dOnTo6NGj8/PzcRxbljUyMjI+Pn711Vdfd911L6okz0at0gZO/Aqv4f/9v//33e9+&#10;98rLmZmZ/v7+K/smIPTy9J0jP/zW4ce+d+yJoVx1JD94Qee2w+7TM/t29U3u7Jt8/81v2+ypILS2&#10;J6ae/8q+b//gxDNZO7WtMn7R/Uw3548tTd08es2NI1ffu/OOzZ4WujALCwuvf/3rn3766TW/Swxq&#10;3zFg31ABesG/gOhYRU/WwkfmtC/WbFAdG3jov3/Q9l7w05oGfWxpeqY535cpbymNXD+8+/Xbb7ti&#10;q/HRj340juPe17ffebs5mn385HORiBtBa6ox1wzahJC05WWcdNb2UlaK07W3soQUQRJ142Cxu9wM&#10;O6B1yvIq6UI1XXIM+1Xj190wfNXZzkUIIYQQQgghhBDaQG9/+9v/6q/+qvf1bbfd9u1vf3uzR4QQ&#10;Qgi9Unz6Ez94+CsH5mZalsXjSFJGUmnT8Ux6xk1frUbY7USdTkwJcT2jV/UoTqTWwDkViZRSGwY7&#10;LbnUE0UijmU6baUzdipjrf6W342b9aBQ9FIZ66prB+gZez3PPjXrusbE1tI733t9oXh64mbmZPML&#10;f/Xs009Mz55stluhUtp2jVzetV1eX/SjSATdJPBjDQAELJMDgNZaCiWEBtCUEm4wN2WYBtcASqlm&#10;PRRCaqUNk1NGlFQi6ZVmIoSAYfCVhdEAoJRIlFDa4NR2zUzWkkJl8067FXU7sd+NGKOEkl6iSimd&#10;COV6ZqWa2nl1fz5vG+apR5cmsXzmiZlWM+h04kpfmrHTF0EIuTjfiSLZaUWWxb20Waqkzqzr1WrP&#10;7zv8zWYjlEIppfsLt3HmAhAlVa8BZZRRwg0mpZJCcYMxRryUtfYtfhrCUCSJtGxumkwq7Xdiy+ZR&#10;JCgh5b50Lmdv3VlNZ6woFM8+NdOsB2GQVPszcPb9Oq3B70atZsQYKZY80+RbtpfSmXU9xXvqeL22&#10;0L3mhsHrbhq+5fax87Y/dnjpK5/fuzDXPnm8XunLDI1kL+VWRinUgX21MIi376oWSt473n2tl7Iu&#10;ujeEEEIIoQuCD7xH6LLIZrO33nrrrbfeutkD2TD5fP6tb33rW9/61kvvKpvNvvnNb37zm9+8nsYT&#10;ExP/8T/+x82e/aWqVCoPPPDAAw88cCUvSggZHBwcHLywu/830Uat0gZO/CW3hgihNfVnKoSQtJ2q&#10;++2R89eTf4G63+yde9G1dxC6Aubbi5GIYxFnndSl9JO1UwDQjrrz7cVL6Qdtikql8vWvf/2+++57&#10;9NFHz/yuTlTwD1PRo/Pm7oK5u8jK60qba19ETy+Gj87rQJytTaaY+8kP/8JpgSgAIEDGCoOM0JON&#10;WZMZADCQqezu33qFl6Ub+1/e++2i6q916tONOT8OLMMaLw5V0qX1ZJk442nG07bXlynFIlnsLi92&#10;60cWT0435seKQw8ffOSp6b13b711sjT6EnraBUIIIYQQQgghhBBCCCGE1qmXaxoayTcbQS7nCKHa&#10;rajVCFvNyLa55RiGQTmnvW2CVNrqdmPDYKEft9WpjA3n1LI4pSSiBAiJQ7FShmg1RgloUEoLoVYf&#10;l1K3mqFlc8vhfQOZMwNRUSiiMKn2pS2b5wtrlCAqlj3TZAQACFBGCKUA0G2HUhhuytQKIiYYp3Ek&#10;gJAkkQCglQYChkkZI1JoQiDykxAEoQS01lozzrRUlIIUSivNDcY5JQRMi59aNQBCCCFAKKGEtNuh&#10;EtrvRiKRnNN2KwICSiqlAEBxwgBAa1BKMUoMTikhs1MNAtlSJdVb2+UlX4MO/MS2+ZmBKADgnLkp&#10;S4iQEJBSaQDDWHsnSEptGFQIRSlRWiuptVaEUkaJlEprrRQopaVUlFFKiWnxNXeBlNJhIKRUvUBU&#10;KmM5jjl9skEpSaetKJILsy2RSMJq194waNnccYw4kn43DsPEdoy1hqajULSakUik7Ri5vGNafMu2&#10;8pohujVOVnp5yc/lHUrJ+GRxPaeMbSlec8PQUz+cSmI5N9tSQo2M58mFP2ARAJJYHNpfCwKxZVsp&#10;lbZee+82DEQhhBBC6ErCTBRCCCGEEHo5G873m8woe/nDiyfaYTdte+s8UWk931nMORlO2dby6GbP&#10;A6GzagbtUMQAYPN1PSHsbGzDBoAwiZphe7PnhC5GoVD46le/+uCDDz788MNrNlCdJHxkPnxknlVd&#10;YzLLijYr2LRgE4MCAGjQidSRkvPd5HhbHG/LWnDuKw5uHX3vv//n+era2yqEkOF8fySTE43ZtJ36&#10;+/3fGS0MpiwXrpTp5vzx5enB3NjMTLsddjzT3VYZL6XyBC5mL8fkxkC2OpCttsPukeWT++ePzDrp&#10;ieLQZ5/6yu7+rffuvBMLRiGEEEIIIYQQQgghhBBCLzNSqjgSUshyxRsdL06dbBomE7Hy/TgMkjBI&#10;AHrpH6CEaK3jSMSRUFrLWLiuaVqcUmIYNJN1ut3Y78YxQJJI84z6RZRSAFBarxQsAgCtob7kA0A2&#10;5ziOWa6u8XjE5cUuAZIrOEMj+TOjO0rpv//iviBIOGeWzVLpjGXxwE+CIOl2Yq01aIgjIRKlNRAA&#10;kUhCCaOUG5QQYpjMS/NuO4oiAQRAg2Eyx+ZRLGOlVSwZpdxglBLOqe0Ya2aHolAooZUGSiCOZBwL&#10;y+KGwRQhhsmSWLqeSQhIqbsdBQCBn7RbIeP0xLF6fTkYnywaBms1gySWUqqMe9b90HTGqi/5hsmA&#10;EJFIKRXj9MxmSmqtgVICWhNCAEhvHbTWhBCtQRNIEtmbFOP0zDdLg05iFUcCABzX4JymMlY6Y4Em&#10;ts25waRQQyOp2almsx7EsZRCbdlazBXc3hvRace2bazardJSqDAUQTdJEsk4LZQ8y+bpjD2+pbBS&#10;Keu8Fhe7SSLL1VQ276z5UVnTzbeNBUECAIzR6alGEMSjW4rO2pGttWmtG/XwxNFlrfXWHeVM1nnN&#10;67cOXejTahFCCCGELg1mohBCCCGE0MuZwfju/q2hiE42Zo8un7x6YPs674afqs/GItlR7c+7mdEC&#10;loxDL16xTKSSAGCwS/r9jhEKhAglYxFv9pzQRUqn01/84hff/e53//Vf//U5msl5X877Ky+Jw0Eq&#10;Havz9r/aLQ/c+eaH3sXNc22KEEK2lEa6sX+odixtew8feuSB3XdfgXWIRfLs7IFm0O7GwaHaiXJx&#10;cEd1S8HNbkg1p7Tt7enfvtBZPr48/eT0vsFsRYNuhZ2373mDbeAT7xBCCCGEEEIIIYQQQgihl48k&#10;VgAgpWaM5QpuNu/Ul4PaXJubNJO1pVRJIoVQSmoNQAC8lNVpR1KqIEik1IbJMlm7VxRIaR0GCec0&#10;idfIRJ3awdagtO4d0FrXl4IkkYWia5hsfLJ45jaH1ro238nkbMNgk9vLZ47/qcemZk42jh1e8v34&#10;2huHHddcmG0tLfqOZ4CGJJEiUYmQhJI4FIZJtQaltFKniilprfx2JKVSGpRQlBEhpFJaCkUIEEIM&#10;kxJCTIuvMSMArSEMEiGUBpBCAqe2wymlQkgAAuRUNak4Fo5jaK0Zo7ZjME4Yo8uLXcc1tYJ9z85P&#10;7ih123EcSQAwz54RShLFOSWEM0YZpYu1Tq7gWtbp7ZXSvQAYEEoJgNaMnZo4ACgNWmtGiWFwSskL&#10;00FaKhCJTJJT1bEsm1FKs3nbdc3em8g4I4SUKqlszkliVV/2TZMt1Tq9N3d5qauUDjoRoWCarLeS&#10;SaJ6QTjT4rmC6zgG43RwOFeqeOvf2JJSzU41U2krlbb2XDew/hMJgdfcs7X39jmecfzI8t5n5srV&#10;VF9/ej1xrG4nnjnZaLVCz7PGtxZdz3ztG7evs0oVQgghhNAGwkwUQgghhBB6mXvV+HXPzh7YUhrZ&#10;O3f46NLUeGHovH8EXO42Tzbnqply2vJuG7+BErq+SyG0CRhhlBAAUOrCMi2n0QCgNSWEU/w98SXM&#10;cZzPfvazn/rUpz7wgQ8sLi6u5xQdiAu6BDeNt/3ye254w6vW05gSMlkafWpm33RjjhF669i1Je/y&#10;PhmuE/lPzext+Z263+zGwZhRum5wl8kv4IF250UIqaaLRS93sj473ZgPkkhp/SePfe6d196bczKX&#10;dXYIIYQQQgghhBBCCCGEELrCCIFeUokQUii6haIbhaLdCtutKAiSKBQrm3SM0mLZW17sZvNOtxMp&#10;pVc2pm3bYIyaJvP9JD4jFqVBr36ppK4v+3EkcgXXsvnoeMFx19jpmJ9pJ0L2D2ayeWd47PT9l1Yz&#10;fPwHJ5dq3fqyPzyay+YcABgazQ+O5NutsNMKfT/pdqJWK1RKG5zarhFHklJCKZFSSaHiWCWJVEpp&#10;pQkBrTQwSigxLK6VFkIyzmyH07U23zVAECRSKCGkkpoQwjmjjDgOD0OII2GaLE4k41QkKuFKJIJQ&#10;Yhg0lbFTaavbidqtKIlFoZza+8x8koheDSXK1t7o11o3lwPDZOW8F4XC9azlJX95set5ViprrR6h&#10;1r1N0VP/RQg5tUvaC6RpAAIKII6F7RhJLFe+pYTuldPinJquwSgxTJ7NO4bx43sJGCNSaspI/1Bm&#10;aDT/2PePh35cKqcq/WnDYEBgcb6jlK4v+l7KpIwyRi2bmyazLM445ZyWq+lKNcUNBhdi5mRDJGpy&#10;ez6dsbbtql7ox/vVr5kolVPf/vqhVMqamWrW5ju1+U42Z+fzbiprGwYlL1zA0BetVlhf6na7sWGw&#10;kbFCqZLK5u177ttRqqy3RBVCCCGE0AbCe90QQgghhNDLXNry7t5661f2fXs433+yPquUGi8OM7p2&#10;zElrvdBZPrx4PG15E8WhLaWRXX2Tmz0DhM7FsxyTGQAQyeRS/sYciRgALG56prPZc0KXhBDyvve9&#10;701vetMHP/jBT3ziExvb+bYbd7/pn7+zOjaw/lNSllv28jPNhcFs9bETz9y7887LN3c/Dv788S9M&#10;vGr3gYWjJMlcna2O9g9vbCBqBadsvDjkmtbhxZPPzh7YVd3yqR987p3XvLE/W7l8E0QIIYQQQggh&#10;hBBCCCGE0BXTSy5RRqWUq49bNrfs1Er8QytQSlFKCCUAEAbJgb0LrmueiuWkzHTGJpSkMnaz7nOD&#10;xpHgnFK6Kt7Ty1wBIYQGftJqhlrpQtGzHD48mi+UvDPHFvjx7HSzUPS8lHX9zSMv6A0AAH74yIk4&#10;ElMnGqmMXa6mV44TApmsncnaANBuhUKopYUuoVAoeaAhDJMgEHEkRCwSITknIiHMYoyRXtUsRolp&#10;MkJJFJHe8xbXXLqwF4hKpNKacyql6i1Ub/W01nEiGaNKKMZI4McAYDsGEOJ6BiGQSlumxZYX/aWF&#10;Tjprt1shpZSzs23xQ2M5EFKVyp7jGruvGTp+ZKnEaLsZdjuR78deynRck3Pquvmh6i1+J/IDQYgm&#10;yiQUgIKWcCr39aMOAUgYJCEklBLGGOOEGdRkhHNGCHCDpdKm0ysPdeZoAJTS6Yyxa0/f0YNL5WrK&#10;tNjAYK7Sl37uqVm/Gy8udEyLF4purz6YwVk6a+cKTi7vrL/E04rGsr8w3+nrz7ie+ao7Jxi7mOe9&#10;bttV6RtIf/ebRxmnfQOZ2kJnebHbqC8BAGPUtDhjBDQIIaNI9CKCqZQ1Ol4olDxusD3XDVx387Bx&#10;gVEuhBBCCKGNgpkohBBCCCH08nft4M759hIAEEJP1GeaYXs4319086uTUVrrVtiZas41/FbezW6v&#10;jFfSpQd2330Rf3ZE6EoqpQqOYVNK21Gn6OUuup921AEAz3SKl7mMD7oyisXiH/3RH73//e//lV/5&#10;lUcfffTSO9x5657XvudNwzvGLuLcwWxfrbNc6yzvmz/yum2vNthl+VtEJOLPPPGl+fbiHKmznHVT&#10;3+6ck770bs+tmi5b3Nw3f/Spmf27+yb/8qkvv//mt2VsfAYeQgghhBBCCCGEEEIIIfSSxzh1XMOy&#10;uJRaJPJs1XsIhdX7zrZjbN9VPbS/Rilpt8JOJw584aVMxzMMk2sN3U4cBInrmisb0UppAJBKdbtR&#10;HCWmyXNlhxtsdLxQLK8RiEoSdeTgEjfY8Fi+fzA7ub10WgO/Gx/eX6vNd4SQI6Pls215966rtOaE&#10;AgAQsB3DdgwAvTDXsRX43di0uGkxQgg3VBJLxzEMk/UqLAV+EkXCsk7f90liKRIlhVJKc4MSQnqZ&#10;sl45LAJgOzzoJD+qo0WE0AQ0Y8RLGSuRHtPkpbK3WOs2ln0NkMRJJmutMQcNzbofBkk27xgmGx0v&#10;ZLLWzquqx4/WCQHXMzrtuNOOO62IcqaESkKPgmPSUwWgpNS9RBohBAgAKCCUEACtCQVKKaW09x3D&#10;YIbJLIs7rmHZa291aaV7ubjeLPIF7ySvU0arfZl//L4b4lgcvHnha1/cly86czMt0+YjY3nbNnrL&#10;e3Ef0U4rOnp4KZ22BoazW3dWxrYUL/rTnsk59z64a3a6+dQPp02LDQxlwyDptKMwEHEspFSEENPi&#10;+aLnOEYqYxkGMwy2bVdlz/VD6Yx10ddFCCGEELp0mIlCCCGEEEIvf4SQN+y4jVMGAFk7dXRp6uDC&#10;sSP0ZNryLMMiAIkU7agTi8RgxpbSaF+m1J8pv/Pae20D/3iHXuyGc32EkKydXuo2RvODF/0X8+Vu&#10;0+Smazoj+f7NnhPaMHfeeecjjzzy9NNPf/KTn/z0pz89Pz9/oT0wzna9+pq7/sl9g1tHLnoYnuV4&#10;plvrLPdlyseXpyfLoxs+01gmf/Hkl2ZbC3vnD3cif2d18goEonpyTvbq/u3Pzx98fu7QNYM7//rp&#10;v3/3jQ/2/o2DEEIIIYQQQgghhBBCCKGXtFzeWZjrAIDvJ5nsev/4b9l8x1V9J44uAwHHNdutsPcf&#10;zplIpGGyKEz8bmw7HDQopaNQJLEEANczcwW3F8Qa31ryvDUqESWJPLRvIYnl1l0V1zPvesO2M/cH&#10;D+2vKaVr851Mzl67nBEA9IJAAGfuLoaBkEJJIRmjrmf8qAgVU1LHiWScuilTK22YLI4lY5Tz1Y8i&#10;hSgSSmkpFeOUUqp7dYUAVq5DgFgOD/yYchYGgjHCGA0DUSgy0D9uxw2WL7gLcx0ppUiUSPRp45RS&#10;NZaDOBKZrON65uBQLldweydu2VZqNoKZkw1usIy0262wvhyIRCaxlIlSSgMBAkAZIaSXggJCiZKU&#10;G5QQME0mhJISlFTcYIbBKNGWxbI5h5y9DpOQuldbzDQ5ADBG0hm73QoBoLbQHp8s3VIatyzj0e8c&#10;S2fsmalmfak7Ol686O3dZj04cnDRcowt28vFcur2u7dcXD+r9Q9m+wezfjc+cnBxZqq5MNv2/fiF&#10;nxnI5Jy+/szQaG50orj6rUcIIYQQ2iyYiUIIIYQQQq8IlNB7tr96KNf31f3fzdipVthZ6jbaUbfu&#10;N7XWBuM5J5NzMkUvZzB+8+g1rx6/Hu9oRy8JQ7k+z3Sr6dK++cN1v1XwshfRSSiiZb8xlOsjhGyr&#10;jG/2nNAG27Nnz2//9m//5m/+5le+8pU/+7M/e/zxxw8ePBjH8dnaE0IGt45suW7H5HU7RndvMe0N&#10;SIcWUrmp+qzU6kR95nJkor5+8PtT9bl980eaYWdHZTzvZi7rkp7Gs5xdfZNPT+/fv3CUUfrV/d+9&#10;d+cdV3IACCGEEEIIIYQQQgghhBC6HPoGstMnm4SQdivMZO31n8gYGZ8sFsve1PE6N6gUKvCTMBSU&#10;kchPtIYwTKJIcE4JIUIoblDHNSp9accxqgPpan/mR0mkF+h24qOHFoVQW7aX0hn7nvu3r1mi58TR&#10;5W4nimMxNJo7xyB7gRZKSa9g1I/odjuSSieJsiy+ehic0ySRGoASYjsGACilgyBxHGMlGxNFQmuQ&#10;QhFKVoo+QS95tSr8wxjlBg/8hDHCOXU8kzPabARhkGSyDjdPnWjZ3PWMpcWYAPjdWOtTfWitu524&#10;04qAQL7o2Q7vH8hUB17wvLxszslk7XYrPLy/FgbCMKgUklGiDaoTBQCUEUoIIYRQYIwSQmIlAIBx&#10;1guSaQ1xLJNYhJEwNSd+EsedQtHlxhpBICW1FNLwDEqpYZ660yCVtmammkrpxYXu+GQJAK65YbDb&#10;iQCAUjp1oh4GYnyyaNnGBX0stdIz0825mVYqZU1uL+fyzv1v3W0YG3Z7g+uZV107cNW1AwAQxzLw&#10;4ziSlBLDZKmURdlFhrgQQgghhC4TzEQhhBBCCKFXkB3ViYnS8DMz+5+ZOZCxF0/7bspyd1a33DB8&#10;VfZKVRdB6NJRQq8b2tmJu45pH69P59wMvfBniR1bmqaE9mfKk6XRjJ3a7Dmhy4Jzfv/9999///0A&#10;IKU8duzY/v379+/f//Cz32uKznLSHu8fyWYyTtrrnxhyUu7GXj1rp0/qmU7UnWsvXnpvpzlRn3ly&#10;au9Uc77uNyfLY0Uvf2WWdDXPdCfKI4cWjp2szxIg/ZnyNYM7rvwwEEIIIYQQQgghhBBCCCG0gQaH&#10;c0/84GQma9eX/IGh7IWW9Mlk7V17+hv1YHGh02qGqYzW2uu2o0Y9EELFUaI1ME4BwHa465pjE4VK&#10;X5qtVXsnSdT8THNhvmNabPuuqpc2X3vvtqGRNfZElNTzc+12MyIAmcy5clymxQGAcRb6yUqBpjiS&#10;IpZJJAgFw3zBSBincSyVUFEkiyV3SSpHQxAkQZCYJrMsrjWIREqptNYrEZ1TZaIIWR2vUkoLIZXS&#10;psVs1yyXPcPifjduN8PaQtuyueOYls0oo5msXV/0hVJCyDBIGCNhmAS+UFLZjpHJOZyTkbF8qbLm&#10;Fj+pLwVKQzpr1Zd82zFSabvdDAItpFScU8ZO1YgCgF49K0LIyjAJActipsmiSMSRkELZjl6sdQpF&#10;z7RODyDFkegtaSplrnxMLMfQoKNQNOvBj/okr37NBOfsqR9O2Q4/dnj5uadnq/2Zal+aryPUpDU0&#10;6sH0yXoUikpfemg4Vyx79711t+uZ5z334pgmM03nMnWOEEIIIbQhMBOFEEIIIYReWUxm3DB81Q3D&#10;V/lxsNBZ7kRdDeBwq+Dl8k7mogvTI7SJbhi+6odTz00UR56bPXBseWqiOHxBp8+3l5a69fHisMnN&#10;2ydu2OzZoCuBMbZly5YtW7bcd9998HDu6PLUsaWpW8auY5Reeudrcg0LAII4XO42N7ZnoeSX934r&#10;SMKT9ZlyqlhNFy/36p1NNVVsh52T9dmU5X11/3fGCoOYsEUIIYQQQgghhBBCCCGEXtL6BjOuZxbL&#10;3pGDi61WmM1eTDgkl3dyeUcK1WlH3U4chkmu4CzMdaQ0o1AEfqy09lLW8Fi+b/D0DWulVLcTLy92&#10;l5cCrVSlL90/lEulzXvu29E/lF3zcq1WKIXy/dh2jDXjVSs4p4bBDIP6Skmpeo0DP9EaEqFMg502&#10;GMYJAEilhZCEkELRW17qEgJRKOJICqEoJVprJXWvANOPpqCBEALQy0RpDXEs4lgSII5tKK1yOXtk&#10;oggAczMtxzH9bux340bdBwBKKWNEapXEUiZqdrrpOAYhxHYML2UaJvM8c3S86Hhr11k6cXR5sdZp&#10;N8NOO3I9M5d3AMAPEi6UkooQWD3BXnaLECAvrNBFCNg255yGQeL7iesay4vdYtlbKQbV4/sJ49Qw&#10;WTb/4w+JaTIAiGPh+/GqDsktt4/lC+63v37I86zpk435mfbCXLtQ9AolN5W2zrxpQWsdRaKxHCzV&#10;umGYOI6xbWc1nbEmtpbufIly+UsAAIAASURBVN1kL9uGEEIIIfSKhT8MIYQQQgihVyjXdMYKg5s9&#10;CoQ2gG1Yr936qi889/WhfP9UfdZgxlC2us6A31K3fnjxeN7NDmQrNw5fVdm8PAnaFELJWCaxSDjj&#10;ly8QBQCcckpoLBM/CbTWGxhA/e7Rx5f95qHacUbYRGnoSqza2U0UR/w4OFQ7nnXS3zv2xL0779zc&#10;8SCEEEIIIYQQQgghhBBC6FJQSrbvrnY7sWXxuelWJmNf9B4H4zSbd1YCM0ksjx9dri/5czMtApAk&#10;slH3n/jBSds2TJNTBkpCHMswjLUGxmix5Fb7M5bNx7YUb797yznqAnXaIQDEkVxPVCadscMgAYAo&#10;FG7KBNBRKISQoME4o2wRAUIoaKW10loDZaRY8hr1oDe7KBSBn2illQaDU/hR5SmtNKUAoAEgDIVI&#10;pNZgmMyyuFJKa8YN1qz7O6/uL5a8uZnW0mLXS5siUXEkkkRKqU2Ti1hqDUBIvuhaNieEOI5R7c8U&#10;Su7Z3pG56dZirdNuRp125KWsTNbuFcIyGI0IAIBWAKumqJQGAoQQxtbYMuOcup4Z+InfTVzPWF7y&#10;y5UUZacuLRIVhUk6YxOAfNFddRbp9Zwk8rQOt+2qVAfS3/6Hw9ygfQOZ+dnW8pK/WOtQShzHsGyD&#10;MkIpkVLFkQh9kQhJgKQy1uBwLldwXNe8+faxrTvK+NRXhBBCCCHMRCGEEEIIIYTQS97uvsmT9RkA&#10;SERyYnk6TMLx4jCn7BynaNBTjfkT9ZmMndpenRjIVu6cvHmz54GutEQmACC1ZOf8tFw6QgilVCql&#10;tRZKGmxj/hyx2Fl+5NhTc61aK+xsq4xzusl/5aCETBSHn5reN9tceIbym0evKbjZS+8WIYQQQggh&#10;hBBCCCGEEEKb5aprBp55fKZ/MHvsyNLykl8seRvSrWGyye3l55+atW0jm7ezOad/KNtpR2GQJIlM&#10;hKaU2A7PFZxU2kpnLEJI30Dm+luGh0by5+45iRUASKls5/z7JtmcvbzUNUzm+4mbMoXQUiopNaVk&#10;zb0jQogGAACtFQFKKMkXXN+P282IcSqESpTUSkkJUgEBokFLoRkjiVIAghBiGMwwGaXEsngmZ9cW&#10;unEkAl9IoSybj04UBkdy9SW/1Qw67UgIBQCcUylUFAtGiOsapWqmUHRdzzhHHKjdimamGn437rTD&#10;1YEoALBc3u0SQohUmq16kJ9SulfJas1MFABQShzX8LtJ4CeuR+rLfrHkAQHQ0GoGhBIvZeaL3uos&#10;mTpVe4pQusZQsznn/rftPnms/uRjU5bNh0fz7XbUaUW+Hwd+3Js7pcQ0ea7g9GZhmMxxjauuGdh9&#10;TT+Wh0IIIYQQ6sGfihBCCCGEEELoJY8Q8oYddwRJBAC2YR2vzzSC1lC2v5wunJmMUlovdxsnGrNB&#10;HFTTpYnScDVdeuc19/LLnIpBL0K9KBQBorW63NdaKQ+1gQWpHjv5XCKTY8vTOTdT8vKX3uGlS1le&#10;wc1NN+f7M+XvHn38gd13b/aIEEIIIYQQQgghhBBCCCF08RzXuPbGoce+f3yp1p06Xk9nbNPcmD21&#10;+rIfhMlV1w3k8s7Oq6rdbry40NH6BW0oJaVyanAkt2VbqbC+OFYvfkMInNbVmrJ5h1LiemazHiSx&#10;FEICgJSKMQqwVuLox32Slf/veqbjGM1G2O3ESilKGONUa601KKEJBcqoaTLbMRgjAGBaPJW2LIsD&#10;ActkcSw1aL8bp7M2AHBOy9VUuZoCAJGoJJGtZiiEaiz7tsP7h/J9A+lzT0prffzIUpKoViO0bGN1&#10;IAoATINxThNKtNZCKMOgAEQpDVpTyigljJ01anUqFuXHYZgQAt1u7KXMwE+iUGRzDmW0fzCzur2S&#10;CgAYJYa59p26hJCR8cLIeGF5yT+8vzZ1on7mZ6DH9czB4dz4ZHF4NM/4hu21IYQQQgi9DGAmCiGE&#10;EEIIIYReDhilb91zzz8c+D4A5N3M0aWpI0snji1PZZx0ynJNxgmQRIpuHDTDtpDCNZ1dfVvzbmai&#10;NPLgVa+1uLnZM0CbwGCcEMIZF0rqVU/C23BKa6kVp8xgnJKN2aeJRLx37lCtsyyVHMsPXb7BX6jR&#10;wsAT03unmwuc8VtHrymlCps9IoQQQgghhBBCCCGEEEIIXbxrbhw8tL82tqXw/DNzhw/Utu2sniM2&#10;s07dTnz88HI6Y/cNZHZf03/73VsAQErVaoZhIISQnDPb4ZmMfaEBGNNiAMANliTivI0Zo6VKSknd&#10;bkWtZmhaTAMopQ2+9gS11r0NmdMKHxFKbId7KbPT0loD40QprZVWEjhnjFMvZVo2N01uuwZfNSNm&#10;0NAXABBFSRrs0y7HDcoN6rhGOmv53VhKvbTQOW8man6mHUWiWQ8IIbm8c1q2izFqOUYQJJRRLbUQ&#10;mnOQUvWqOXHjPIE3xohl8SgUwlDtVsg5bTYCyzbclFntS9uOsbpxGAgAMG2eSp9nK7ZQdAuvHr3p&#10;1aNJIpv1oN2KklgoDYZBXdfM5h3HNV48e2EIIYQQQi8qmIlCCCGEEEIIoZcJSug92189URz++/3f&#10;8Uy3G/u1Tr0RtGYa80orACCE2IZV9PIlL59z0rZh3bnlpmsHd+If0C+dVGq+vTjbWqj7rUjESiuT&#10;GzknU0kVBnN9JjMu/RKXAyU0bXk2t5RSiRKXb5yhCEFr27CyTubSe+vZO3c4lslsq5a2Pc9yrtCS&#10;rYNrOiU3P9OcH8hWfnDi2ft23bnZI0IIIYQQQgghhBBCCCGE0MVjjL7uvu1//ZmntmwrH9y3cGj/&#10;wuS28qXU6vG78eEDNW7SiclSseTeesf4yoXyBfcSR5vNOQBgWbzZCNbzRLxqf2ZxvpPJ2I26r4TW&#10;SoOGNR9wp7TWGiiljNEzi0hppQkAocTg1La51uB3Y2oTxzNTnpUrrr2VwxhVSoGGJFHnGGSlmlmc&#10;7zBOF2tdqRSjZ118KfXcbCv0kzgWuYJLz0ivcYMySkyTCyEpp1KoRBOtNDcoIbCeImCmyUQio1AQ&#10;QuZnW45j5vKO65kDQ9nT32g/YZSaJs/l1/u2GgYrVVKlSmqd7RFCCCGEEGaiEEIIIYQQQuhlZaI0&#10;/M8K73p+7tDTM/s8cw5gEACkkhqAUUqAAEDJy181sO3awZ1YHurSLXaWHzv53L75w5GIAUAokUih&#10;teaUm9wAAEbpRHHkuqGdY4UXUS2jFUUvP9NcAIB22Cl6+ct0lU4UAIBnOkU3e8mdAQBorZ+c3tuJ&#10;fD8OJstjV2ix1m0o17fYXV72m0eWTlzWAlwIIYQQQgghhBBCCCGEELoCimXv7jdu+9oX909sLR09&#10;tLj/+fmJbSXbvpiHzdWXg+NHlrjBtu4oZ7L2G968i19CvOpMjmu4rumlzcVaJ46kZZ/nHlHTZH2D&#10;2ZmpRhDwViPsZb3W3NiQQgEAY8RYOzhEAAD0qRdRJJTSrmtwTjM5G86iV29Kay2EhrPLFxzGaDpj&#10;R6GYOdEYHiucreVSrSOlarcjw2COs8Yb1Bu8YTIpFWVUa0hiSSlQSg2DrXNLx7R4txN12sow2MCw&#10;a9l8y9YSoaef3GkFqbRFCFT7N+yhgQghhBBC6DSYiUIIIYQQQgihlxtG6dUD264e2ObHwXRzftlv&#10;BnGoQVvcyjuZgVwla6c3e4wvB+2o+/WD3987d1gquditL/vNVtgRUqw0oJSmTC/vZvw4PFg71p+t&#10;3LPt1QPZymYP/AWG831Hlk4wyhpB+/Jlohp+y2CGY9jD+f4N6XC+vTjfXpxr1RhlpVTuii3XOrmm&#10;bXGz7jc6qcJCZ6maLm32iBBCCCGEEEIIIYQQQgghdEkmJkvJ6+Q3v3aQ76gcObi475n5/qFspS+1&#10;/iejJYmaOdlYrHVSKWtiWymbde5/2+5M1l7n6etECOkfyjYaAQA06v560jh9/elm3VdSt5tR4Cda&#10;rx1PEkJRSiglprnGfae90lKEAGiIY5nE0rI44zSbc84s1nShtNKZnGMY1PPMhflOKm3li96aLZdq&#10;3TiSIpG5grtmtIsxyjjlnDJGKaNSyN5TJZNE2jbXZ8mDraaUTmIppaYUHNcArbftrJjW6WsShcL3&#10;k+HRFOe0UsW6TwghhBBClwtmohBCCCGEEELoZcs1na0vvhI6Lw/7F4586flv+nEw1ZifbS1IJR3T&#10;Lnl5z3QMxgFAKBXEYSvsHK/PHK/PlL18JOI/eexzrx677tUT11OykQ/8uxTjhaFvwg8Kbm6xUx8v&#10;DtPLUNFIKrXsN8qpAgCMFYY2pM+jy1Ma9GK3XkrlGWGX3uHGIoTk3Mxip661PrR4AjNRCCGEEEII&#10;IYQQQgghhNDLwPbdVcvmX//ygZ1X9504Wp86UV9c6FT604WSy+i5tn7iWC7OdxbmW0rBwFC2byBT&#10;KHpvfHDXhgeieia2lg4fqKUzdm2hW+lLnze1RSgZnyzte24unbWjhY5IlFSn31qqtBZCmSYDILa7&#10;Rv0lxigAUEriWBBCDJOZFnM903HPVU1LKQ0AhBDOzzXIMEoc1ygUXcvi7XZ09PAS4zSTdU5rFoXC&#10;9+PAjwklaxaJ6nFcQwpFKEghCSGGSQkBSkkYChpLw6DcYPSMok9ag5BKJFIkihCwbUNKxQ2aK7j2&#10;WtdarHUIIfmiOz5ZYhtaCgwhhBBCCK2GmSiEEEIIIYQQQujCPHL8qYcPPtIKO/sXjsYyqaQKA5mq&#10;ZzlrNo5FMtdemGnWlvzGeGHoO0cfX+w2Hrjqbk5fFEmearpU9HKVdLHWWVrsLldSxQ2/RK2zJJWs&#10;pIt9mXLRy21In/OtxSCJpJI5+/xPN9wURTc331psRZ3DteO3jV+/2cNBCCGEEEIIIYQQQgghhNAG&#10;GNtSfPs/vfbrXz5gGKzVDGenmieOLk8db2Sydiptua5hWpwxogGEUHEk/G7caoaddkQIKRTd/sGs&#10;ZfMdu/te9Zpxw7hcW0UjY3nXM6v96UP7a8uL3WL5/EWKLJtPbq80G4Hrmc3YD/2YUnP1CONIAoBp&#10;MsvmbK26T5xTrSFJZJKoVMq0bG47RjbnnPu6UipKKRAwjHOlhvxO4jjGyHiBUlqR8sDehUP7a+Nb&#10;iqdVi2q3QgCIImHbxjnqPbmu0WlHWkOSKC9lcM6AEM6IECqJZRTJKJK9lBShBAC0Bq10L75FKbEs&#10;bpgMAOJYpFJWGCRrzEuo2ny7UHQNg23bVblMbzRCCCGEEALMRCGEEEIIIYQQQhfkByeeefjgI/Pt&#10;pcOLxx3D3lmdSFneOdqb3BjJD/alK4eXThxePNGJAw1aP6vfcvXrXgzVoggh1w7uXOo2PMudasyV&#10;vMLGloqSSk015zN2Om151w7u3KhuFzpL3cgHAM9yr/yirUfGTlNC635rrr0YxKFjXpYHPSKEEEII&#10;IYQQQgghhBBC6ArL5p0H37Vn/3PzP/z+iUzW9rvx8mK32Qgbdf/MxoQQzzOHRnKFomeYrFxN3XrH&#10;RP/g5X3iG+N0z/WDfjdOp+3pk81Mzj134qjHS5kTW8tPt6ZN21BChYFIEmVZnDEipU4SaRqMEJJK&#10;W2eeq5XuduMgSACAc8oM6rhmLu/A+TadRKK4QQHAssyztZFKtdthuZKmlLzjPdf+/Rf2bttZOXxg&#10;8cihpUonHhjOrhTp6nZiKbUUykyfK2+mNMSxBA2cU60gm7PTWdvvxt123Et2CaGUVEpprQBAAyGM&#10;UcMkjFHGCBDiOEYqYy0vduNYCqHCMLHtF5SKmpluKgV9A5lyNTUwlL2sbzdCCCGE0CscZqIQQggh&#10;hBBCCKH1Orp08h8OfG+hs3SodizvZrdXxxlZ1zP8TG7sqEycbM6dXJ4BAALkO0d+eMeWmzZ7QgAA&#10;ewZ3fPfoE2OFwedmD862Fgaz1Q3sfLo5FyXR9sp42vJ292/dkD4jEdf9VifyGWU2Ny+9w8uBUepZ&#10;rh8HWutm2MZMFEIIIYQQQgghhBBCCCH0skEp2Xl137ZdlQN7Fw48v+B65tAoiESFYRLHUkkFBDij&#10;psVtx6CUME5Hxwo7rq4ODufIhj6c7mx27+l//pnZkfH83mfnjx9e2rK9tJ7rFsteqeLFURIBmBaL&#10;I+l3Y0qJlIpS0puOaf14a0xrHUcyDJIgSLTSjmtoZfh+bHCWKzjnvZzWOo5lKmUSIK5nnK1ZY8lX&#10;ShdKbqUvXSx5D/6jPX/3uecpJTNTzfmZdmM5GBzK5osuoSQMEpFIADhbDS4ldacT+p3YMBinREit&#10;tTYMTgjxUpbnWVEkgiCJIyGFOu1cQohpcsthjmNSRnpX6V0uCsTqTFSnHdXm2pW+tO0YN75q9Mq8&#10;4wghhBBCr1iYiUIIIYQQQgghhNYlTKLPP/dwJ+oeqh3Pudkd1S0XVFKJEDKS6weAk8sznul879iT&#10;48XhoVzfZk8LTGa8ZvKmv9v7rVIqf3x5OuekPXNjii+1ws5UY66aKaUt7+5tt3K6rvzYec23FwGg&#10;G/ue6byYt5FMZoQiAoBuHGz2WBBCCCGEEEIIIYQQQgghtMEYozuv6tt5VV+nHc1ONefn2s164Hfj&#10;JJGUEsNk6Yydyzt9A5m+waxpbswuyXrHxulr7tn2+f/39MhY/tiRpRNH6yPj+fPuqtg2t22jWEnX&#10;5tucUSPF4lj6nVgqZRjM92PDoMu1LhCitZZS9YJDhBLHMbyUBQQay4HrGWEopNCMn+dycSRBa9Pi&#10;jssZX7uSldYwP9t2PdP1zK07KgDguuab33n1dx4+QgjJFdyTx+pHjyxNTzWLJbfTjoVQvbfmBZ0o&#10;HUUiCEQYJqDB88x0xu52Ysap342bjYCb1DAYELBsbtm8d4oQSiutAQghjBHG6GllrxijUSQAII7l&#10;ysEkkUcPLVm2MTCcG58sDo/mr+T7jhBCCCH0CoSZKIQQQgghhBBCaF2+deSxbuQfqB2zuLmjMn5B&#10;gagVw9k+PwqOLU3lnczf7//OT9789hdDqmfPwI7n5g4JJduhv3fu8J7BHSYzLrHPIIn2LRyxDWu8&#10;ODxeHN5Rmdio0S53mwDgx2HRy5353W/95d+LRPS+HrtqcvzqjSlOdRFMbrTCDgB0Y3+zxoAQQggh&#10;hBBCCCGEEEIIocstlba27qxs3VnZ7IG8QP9g5ubbxh759rEkkdMnG0KosS1Fxs61LUUIyRWcOBam&#10;xVzX0kr5fsIN6tkWIeB6JqVEKa2VJgRMk3OPmiY3TQYEPM+sDmSWat36kh/NtVvNIF88zzP4Aj+h&#10;lFoWz+bPWlRqsdYJgmTLtrLtGNt2nVphw2B3vX7r6Hjhe9884nlmqxnW5ttzs+252WYcCRGrVj0A&#10;BqBBaZCJElKChiBaWmg8aVqMNom1zO+95x0Lc9Ky+OJCZ3nRL5VTq0NchBLjfDE2SolWGgCkPFVU&#10;Sgp1aN+ClGpyezWVtm6/e3KzPwUIIYQQQi9/mIlCCCGEEEIIIYTOrxP5T03vnWvXgjjc3b+NXWzJ&#10;I0LIltLwD0+2ji1P24Z1aPH41vLYZk8OCCFvvuq1//uR/7erb8szsweenTmwq2/SNqyL7jBIoufm&#10;DoKGXdXJrJ16YPddGxj9Ulr1/puRNd4FkQj5o0xUbyNqsxjMSJTQoDsR1olCCCGEEEIIIYQQQggh&#10;hNCVtuf6Qb+bAADn9MSx+t5nZofH8tmcc45T8kWvttCxbaPVDLhBvZTpeqZSOpWyuHF6KSdKieuZ&#10;6YydL7iOawCAZfFWI0hnrFYzDPykd3BNUqogSDzPBALFkrdmmyhMpk/UM1k7l3euu2nIMF6wMTQ+&#10;WRwey+97du7px6czWVsKFYWivuwLESVSaaEJkF60yTEM0+RhHNZ9bZqQSlumzSzH2LI1t++5+ULJ&#10;W6p1F2udYsnlxoXsAPb2vjRorQEgicXBfbUoEpPby17afN19288xfYQQQgghtFEwE4UQQgghhBBC&#10;CJ3f0zP7hZJTjfmcm8k56UvpymDGYK7vRH0mSKInpp5/MWSiACBtee/Y88Y/f+ILu/smn5s79PTM&#10;/u3ViayduoiuGkFz//wxQshV/VuzTvqd197rms5F9PNSZ1AOWgspsE4UQgghhBBCCCGEEEIIIYSu&#10;PELIrXeMWRZ77PsnHM88fnj50P5aKm1V+tLZnE0pPfMU22a9cFHgJ+m0VRlIc4ONTxZzeUdKFUdS&#10;SqWVpowaBjNMdtoz8VzPLPeltYYwFM16wDk9W7WlTjsCgFTazGYdy14jOySFOnxgiRA6NlEslLzd&#10;e/rPbMM5veragV17+uemW4cP1o4cXEwSqaQqlVNk1eQoJW7KkjJqhmnGf/wNyzYmt1cO7l0oVrzl&#10;WndxoZPJO65r/CjtdB5aaUIIEGCMthrh0cNLWuutOyrpjPXae7f3D2Y3+/1HCCGEEHpFwEwUQggh&#10;hBBCCCF0fvvmDzeDdiziLcWRS++tP1M6WZ+pdZaOLdtBHDqmvdnzAwAYzFXffs0b/+qpr+wZ2LFv&#10;/vCzswf60+XRwsD6i2IJKY7Vp+dbi57l7qxuydipd157bzVd2uyZbQ5GKQBIrYQUmz0WhBBCCCGE&#10;EEIIIYQQQgi9EhFCrr9lpFRNffPvD7musVTrzs22jxxcpJR6KcN1TcNkhBCpVBJJv5v4fhwn0jBY&#10;vuBKKS3H2LajbDsGADBGHZee94qDw7l2K8orvVTrLi92CyXvzFhUEku/G3ueRRmtDmTO7CRJ1KH9&#10;C1GYbN1ZcVzjdfdtp+ysl6aUDAxnB4az8zOtg/sXDu6tjYznDYMCoYyBZRmmxQghC4vx4anTO/FS&#10;5tadlUP7a6VKqlEPmstB4ItMxjpblGs1KTVlRAo5N9NKEul55vhkyfXMe+7fMTpR2Ox3HiGEEELo&#10;lQIzUQghhBBCCCGE0Hn4cVDrLNf9FqMs52YuvUNOedZO1/3WSH7gZGN2W2V8s6d4ylhh8J/e8MBn&#10;n/qKxY3jyzMzrYVad7k/U66kirZhnePEUETzrcXZVk1pNZTrG84PFNzs2695Qzn1yt3ySaQAAIMZ&#10;r8wyWQghhBBCCCGEEEIIIYQQepEYGSu8633XP/7oyeefnitVUp121KwHnXa0WOtKqXptDIM5jjEw&#10;mM3mnRNHl30/9juxZTHLvrC7TCklk9tK+56bL5a9pcXuUq2bydquZ67UXtIaGvWAUZrO2Pm8m86c&#10;vgPVaUdHDy1JoSZ3lDNZ+3X37cgX3PVcOpt3XNcyTGaYbJ2nAICXMnfsrh49tEgpCfyk1QoXFzqW&#10;bTieYduckLPUjNIQBkmSyIX5TqWaHp0oVPoy2Zz9uvt2lKupK/O2IoQQQgghwEwUQgghhBBCCCF0&#10;XgudZQBoR9205dGz7XxcoLSdOtmYVVovdJZePJkoAOjLlH/qlnd8ed+3KaHVdPFkY+5kY+5kfTZt&#10;e1k77VmuxUxGGRAtpQpF1I2CZtjuRF1CSDlVGMr1OYa9q2/yDTtut7h5ecdK9Gav1rnEImGUMUJT&#10;1np33RBCCCGEEEIIIYQQQgghhC4H0+K33jF+zQ1DB/ctHD5Qq813ese1BqUUpad2wCij/QOZV985&#10;/sQPp+pL/pGDi9MnGoMjOXIhG2Smxbftqh7cu1Aqe4160GwEQZCkM7ZpMQBo1AORyGI5xQ0yNJZf&#10;fWIUybnp5lKta9l8cnfVS1uvfeO29ddcKpY82+GM0m47Wn8mCgAsm2/fVZ2dac7Ptm2X+92424kb&#10;SwkQYhjMMCjjlFIChGilpNRJIuNItluhbfN02r7mxiHbNnZe3Xfzq0dNC2/KRQghhBC6ovDHL4QQ&#10;QgghhBBC6DyaQQsAwiQqpfKX3NkprmGD1pGIGkF7s+d3Ose037rnniOLJx4+9KhrOuNyqNZZrvvN&#10;meaC0uq0xpTSjJUaLw6XUnmTGX2Z8l1bbxnND1y+4XmWCwAWN8Mk3uylOpdEJSYzAMAzMROFEEII&#10;IYQQQgghhBBCCKHN57jGnusH91w/GAbJYq3brAdhkEipOKeOZ+byTrma5pwCgOOZ3/3Gkb6BzNxM&#10;izHaN5i5oFiUbfMdu6tHDi6SXvGlZrhU6xgmk1KLRObyjmmxsYmiaTKtdZKoditqLHebjZAQ6BvM&#10;9A1kUinrtfdtHxjKrv+i/UNZQkgqYzUb4eCIvqABE0oGhnLFUmpuprm06HuelSQyDJM4kmEglPrx&#10;BhmllHNqGsxxjUo1Uyx7O3b3XX/zcLHsbfbbixBCCCH0SoSZKIQQQgghhBBC6DwikQCAUIJTtlF9&#10;csYBQCgZiRdpsGeiNDJeHD66dPLpmf2HF08MZqta61DEkYikkgCEUWpzyzJMAsRgfGt57OqB7aP5&#10;gQvaYboIlVQRADzTbYWdzV6kc4llYvQyUZaz2WNBCCGEEEIIIYQQQgghhBD6MdsxhkZyQyO5szXY&#10;fU3/0mIXAESiZqabQqqhC6wWZZhs267K/Gx7drrlOEa3Gy3V/DBITIu3WiHjdGa6NX2imQgppQIA&#10;y+J9A5lyNWUYbHJ7+VV3TjiucUGTqvalbcfIF9xjR5b8buKlzAtdFsvmoxPFgeHc8qLfWPa73Vhr&#10;DQCgQSkNAISeWoP6ku+lzLEthXvetPP2uyauwFuGEEIIIYTWhJkohBBCCCGEEEJoE/R2UAhc3vjQ&#10;JSKETJRGJkojsUymG/MzrYW632wFnVgmAGBxM2On8m52MFcdyFQMdoX+yJBz0hY3U5Zb6ywJKTnb&#10;sKDaBtJaB0mUsVMAkDLxuYAIIYQQQgghhBBCCCGEEHopIYTc8drJOBIAwA06N9Pyu/HYRNGyL2A/&#10;iBDSN5AplryTx5aXal3DYPmCaxjUTVn5oq0kUEo4Z7bDU2nLdgxCYGS8cN1Nw5W+9EWMmTI6sbXU&#10;7cTseL023/JSpYubu2Gwan+62p+WUgXdJAiTJJZKKg3AKDFMTijVqtY/lB0Yyl5z/cBmvD8IIYQQ&#10;QugUzEQhhBBCCCGE0BWitDq+PHNseWqhvdQKO4kUBuMZO1VJF8cKQ6OFAUroZo8Rrc02LAAwGO9l&#10;gTaEUAIAOGU2v+Bn1F15JjPGi0PjxaHNHggAACGkkioudJYBoJP4OXYxu2KXWyDCKIly+X7PcnPO&#10;i3GECCGEEEIIIYQQQgghhBBC50Aped19O771tUMA4Hrm8SPLzz892zeYqVTTjK93WzNJ1Nxsu9EI&#10;q/3pYjklpMzn3VzB6ZVf6nE9s1xNDQ7nJraWXO+SNs527el7/unZcjU1P9vuGxT2hSS4zsQYTWWs&#10;VMY67fjxI0uM00pfenSikM7Yl2HtEUIIIYTQemEmCiGEEEIIIYQuu0SKx6eee+zEM53Il1p1Iz8U&#10;sVKSUmZz07PcR48/nbLcm0b2XD+8m9MXY9GbV7hepsUx7CAON6rPIAkIIRY3c252s+f30lPNlI4t&#10;TwFAN/Jz9osxcVT3WwCQdzIThSFCXtTVwBBCCCGEEEIIIYQQQgghhNZEKbnznslyNfXdbx5Jpa3p&#10;E42Zqeb8bKtYThVLruNaZ9sD0Vp32vHyYmd50dcA5WpqYCjrOOYdr9uyZVtZSRWGQiSKcWJa3DA2&#10;bHu0UPTGJ4tSqMWF7sljy5Pbyxu+TeN3o6WaXx1IGwa77qbhy7n8CCGEEELo/DAThRBCCCGEEEKX&#10;11Rj7gvPPdwIWst+c65VawQtvfq5ZwCEkJyT6c+UO5H/5PTzb9p992C2utmjRi9QTZcIIWkrNd2c&#10;k1oysgEbM82gk7Y8Qkh/urTZ83vpGchWGGUp26u1l1+c/7wsd5sp2zOYsaU8stljQQghhBBCCCGE&#10;EEIIIYQQukiEkF17+vsGs9/5+iHDYNWBzPxse3GhuzDX5pyl0pbjGKbFCCUAREkZRzIIkk47klIx&#10;RouVVLU/bVl8dKLwqjsnMlkbACijl1gP6hxufvXY8aPLQyO5Y0eWFuY61f6NfLielOrooWXTYv2D&#10;2cnt5Urfi/HJfQghhBBCryiYiUIIIYQQQgihy+jpmf1f3vutTuwfqh1vhx3bsIZy1YydsbnJKRdK&#10;BEnUjtq1Tv35uUMZOzVZHv3Tx/723l13Xt2/bbPHjn7M4mZ/ptwKOlON2eVus5wqXGKHkYhbYWe0&#10;MMgoHcz1bfb8Xnq2lEYsbvalS4dqxztRN2V5mz2iFxBStqPOUK6fUTpWGNrs4SCEEEIIIYQQQggh&#10;hBBCCF2SQtF94B1XHzu8/ORjJx3HGB7NtRphuxV2OnGrEahVT4RklFoOL5a8dNbO5mxCSP9Q9vqb&#10;hweHc1dmqNm8c/1NI499/3izEUyfbLiukc7aG9Kz1vrY4eUoEtt3VR3XuPWO8SszI4QQQgghdA6Y&#10;iUIIIYQQQgihy+WZ2QNfev4by35j/8JRRtjWylg5VSBAVhpwxmzDyruZ4fxArbN8bHn6qel92yrj&#10;X3zuYdBw9QDGol5Edla3zDQXXNOZaS2UvDwh5FJ6m20tEEIqqeKW0qjFL9dj8F7GTGbs7t/qJ+HR&#10;pam59tLkiywTVesuaa2LXnYo24fvL0IIIYQQQgghhBBCCCGEXgYIIeOTxbEthdp85+C+hRNH6+1W&#10;2PuWEEpJDaAZo4zT3sFs3hmbKG7dUS6UrvQ+zrU3Dc1MNaRU0d6FwwcWJ3eUU2nrEvvUWh87styo&#10;+6MTRS9l3vX6bZev1BVCCCGEEFo/zEQhhBBCCCGE0GUx01z4u+e/uew3980fSVvejuqEwYyzNSZA&#10;Kqli3s7sWziyb/7wzuqWL+/7ZimV78+UN3se6JSrB7Z/+8gPB3PVgwvHlrqNUip/0V2FIppt1iqp&#10;osmNG4Z3b/bMXqquHdz5+MnnyqlCrbM8VhjklG32iE6RSp1szOXcjGe6u/q3bvZwEEIIIYQQQggh&#10;hBBCCCGENgwhpNKXrvSlb7sL2q1ocaHTbASBnySxIIRwg3kpM5tzytXUJkaGKCWvu2/H5/7iqcnt&#10;5YN7Fw7uXRifLF5Kh1Koo4eXmo1gaCRXKns3vXpsdKKwWbNDCCGEEEKrYSYKIYQQQgghhDaeVOqL&#10;zz/cjYMDC0dTprerbyuj9LxnGdzY1bf1ubmD+xeO2ob9hee+/lO3vHM9J6IrwOLmTSNXRyKea9UO&#10;L57I2CmTGxfRjwZ9cOEYIWS0MDBaGBjO9W/2zF6qyqnCQLbSjf25Vm2hvTSQrWz2iE6Za9cSkYxW&#10;J/Nu5irMRCGEEEIIIYQQQgghhBBC6GUqnbHSmUutv3SZOK5x/1uv+vz/e2b7rurhA4uHDy5yq6MV&#10;kAvfem23wuNHluNYjk0Ui2Vvz/WD1944uNnzQwghhBBCp+CtdQghhBBCCCG08Z6a3rvUbRxePE6A&#10;7OybWH+uiVG6ozJBCDm8eHyp23h6Zt9mTwX92M2j1+TdzLbyuAa9d/6wUPJCe9BaH6qdaIWdreVR&#10;27Du2fZqQshmT+sl7Lqh3Z7pFrzcifpMJOLNHg4AgFByqjFX8HIpy7194kZ6ERtrCCGEEEIIIYQQ&#10;QgghhBBC6JJlsvZb3rWn3JfeurPcP5BdXuwuzLf9bgx6vT2EoTh6aOnA3gUgsGN3tVj2br5t7Jbb&#10;x3CDDyGEEELoxQNvzUEIIYQQQgihDaa1/sGJZ5phuxm0x4oDBruwakImN0bzg82g3QzaPzjxtNbr&#10;/qs8uswMxh+86nWe5eyobunG/nOzB2ORrP90pfWh2vGF9uJIYbDo5V+79VWlVGGz5/TStqtvS1+m&#10;vKU0AgCHFo/3/mFx056bTfX+Y1jmFR7STHNeSDGSHyilCjuqE5u9QgghhBBCCCGEEEIIIYQQQq9c&#10;Xsp6y7v27Liqb2A4u21XfzqVi3zeqkMSmWEgtFp7HzZJ5HKte2hf7fmnZpv1YGAot3tPf6Hk3ffW&#10;3dfeOISBKIQQQgihFxW+2QNACCGEEEIIoZeb2VatEbTmWjWTG+VU6SJ6qKSLJxozc+3FrJOebdUG&#10;spXNnhM6pS9TfmD3a//m2a/t6pvcN3/kyem9W0rDBTd33s2PbhQcWjzeibqjhcGhXN8Nw1ddN7Rr&#10;s2fzkkcJvW/nnZ989K/GCoOHF08sduvlVOGWB+7crPE0wvbJxlw1XfJM546JG7BIFEIIIYQQQggh&#10;hBBCCCGE0OYyDPaae7aObyl+9xv24MBQpx0tzLWb9eDEEX/6WGg5hm1zzgkhRCkdxzIMRRQmAGDb&#10;xsBwtlxJMU6376refNuY417YozARQgghhNAVgJkohBBCCCGEENpgR5emtNZ1v1VJFelFPSeMElLy&#10;8gvtJQ36eH0aM1EvKjuqE1rrLzz/9WsGdx5YOLpv/kjGTg1kK3k3d+bbrbXuxP5sc6HWrZuM7+7f&#10;mnMyN41cfffWW/EZchuiki7eMnrN9449UessH1k8mXPSF1qZbaNEIt4/d8Q17InS8HhxaGt5bLPX&#10;BiGEEEIIIYQQQgghhBBCCAEAjIwXBodzB/YtPP34dCptSak7rbDdjsIg8buxlEprTSk1DOp5ZqWa&#10;SmdsxzUoJRNbS9feOFQoeZs9A4QQQgghtDbMRCGEEEIIIYTQBqt1loIklEpmnfRFd5KxUrPNhSAO&#10;F9pLmz0hdLqdfVuyTvpvnvmabZgL7aWpxty++SOMsrSd8kzbYAZoEEoGSdCOurFIGGXDub7BbNU2&#10;rNfvuP3q/m2bPYOXlVdPXL9/4chkefSp6X3PzB7c07+Nsyv95w6l9b75wxr0zuqWvJt98+7XYuYN&#10;IYQQQgghhBBCCCGEEELoxYNxuvOqvh27qwtz7cMHFmdONpaX/DVbmiavDqRHxgoTW0tYGwohhBBC&#10;6EUOM1EIIYQQQgghtMHaUTcUMQDY3LroTmzDBIBIJO2wu9kTQmsYyFZ++lXv/P6xJx878UwlXWyF&#10;naVuox1251qLUkkAIIQ4hp1zMnk3W3CzjLLtlfG7t96asVObPfaXG07Z/bvv+r8//NtdfZPPzR18&#10;bu7Q7v6tnLIrNgAN+nDteCcOdlUnU5b7tj2vd0x7s1cFIYQQQgghhBBCCCGEEEIInY4QUu3PVPsz&#10;ABBHotkIO+0wjqRSihvMsnku56QyNqX48DuEEEIIoZcGzEQhhBBCCCGE0AYTSiqtAIBSetGdUMIA&#10;QGkllNzsCaG1mcy4c8tNN41c/dT0vufnDmXtU2XBtNYaNCWn3v207e2oTOwZ3FHy8ps95JetwWz1&#10;rVe//q+e/vud1S3Pzx3aO3doV/8kI1ciFiWVOlg7ttStjxYG827mDTvuqKZLm70eCCGEEEIIIYQQ&#10;QgghhBBC6DxMi5erqXIVH2iIEEIIIfQShpkohBBCCCGEENpgBuW9MIZUAuAiS0X1ag0xSg2Gv7i9&#10;qDmGfevYtbeOXduN/Ln2Yt1vRiJWWpnczDmZcqqQdzKE4JPkLrvJ8ugDV939t8/+w47qxL75I3vn&#10;Dm8rj5vcuKwXTUTy/PyhbhxsKY32ZUo3jlx99cC2zV4JhBBCCCGEEEIIIYQQQgghhBBCCCGEXhHw&#10;1jqEEEIIIYQQ2mBZJ20bJgD4cZiyvIvrJBARAFjcyjrpzZ4QWhfPcrdYI5s9ile0ndUtiRRfev4b&#10;2yvjB2vHn5h+fmt5tODmLtPl/CTYO3c4kWJndUvezd6x5aZXjV272WuAEEIIIYQQQgghhBBCCCGE&#10;EEIIIYTQKwVmohBCCCGEEEJog1XTJcewOeOtsFNJFy+uk2bQMpjhGFY1XdrsCSH0krFnYLtS6u/3&#10;f8cz3f0LR/fOHa5mSuOFYUbpBl5FajndmJtuLHDGrh7YnrG9+3a9Znff1s2ePUIIIYQQQgghhBBC&#10;CCGEEEIIIYQQQq8gmIlCCCGEEEIIoQ02URz6+kEoernFTn2sOMQpu9AehJJL3UYpVQCA8eLQZk8I&#10;oZeSa4d2VjOlv332axY3TzZmTzbmWkFnKN9f8vKUkEvsXGtd6ywfr8/EIq6mS6OFgZTlvf2aN4zk&#10;BzZ73gghhBBCCCGEEEIIIYQQQgghhBBCCL2yYCYKIYQQQgghhDZYKVWopkvd2J9vLc62asO5vgvt&#10;Yaa5IJXsz5T7MuWSl9/sCSH0EtOfKf/kLe/42v7vEkJyTubI0smDC0eP8+mBTKWaKV1ETBEApJb1&#10;bmumtdAOO2k7tbM6kbK8kXz/G3bcUfRymz1jhBBCCCGEEEIIIYQQQgghhBBCCCGEXnEwE4UQQggh&#10;hBBCG++W0Wvm24vlVGGqMVv0sq7hrP9cPw6mG3PlVMEznVtGr9nsqSD0kmQy475dr5koDX9577cz&#10;dqoRtKeb88eWp042ZsupQs7JZCzP4MZ5+1FaN/zWYnd5yW8opWzD2lYZL6cKWTv92m23bi2PkUuu&#10;PYUQQgghhBBCCCGEEEIIIYQQQgghhBC6CJiJQgghhBBCCKGNt6M68fjUc4kUzbC9d+7wnoHtBjt/&#10;+gIAYpHsnT/MGRsvDg/n+7dXxjd7Kgi9hG2vTIwXh5+Z2f+D48/knLQfB9PN+Vpnea5VAwDHtDN2&#10;OmU6lFJOGSWMEQoAoYgCEYVxFIrQj0OppMGNarpU9gpp2zOZcev4tTeN7Lm4elMIIYQQQgghhBBC&#10;CCGEEEIIIYQQQgihDYGZKIQQQgghhBDaeISQ+3fd9clHP7uzOvns7IGnZ/bvrG5xzfNUi/LjYO/8&#10;4USKqwe2pSz3/l2vwRI0CF0ikxk3DF913dCu/fNHHz3xtGs6k2Xtx0Ez6LTCzlK3Pt+qnXkWIcTi&#10;pm3Y/3/27jtAs6q+H/+5/d6n1+mzs2W2s4WVjlIUUbEQCWpiDGpUoomKwRhjTBTUX+xBiQaNmmg0&#10;X0sSEUEQWHqHZXud3p+Zp5fb2/n98ej4MLs7OzM7yyzL+/XXc87ce+4557nzzMDe93yaw6l4IBpV&#10;Qgxh2qJN65tXrW9eFZQCS70sAAAAAAAAAAAAAAAAgBcwbLNs1kzHdH2PZ3mZFxPBmMSLSz0vAAAA&#10;gFMImSgAAAAAAIBTIh6IvHXLlf+z6+5NbWsOTvbvGT/cHmtqi7Tw3DFqy7ieO17JjlcmRU7Y1LY2&#10;KofeuvnKmBJZ6kUAnCFYhl3fsmpd88rJWn64OD5anhwvT1quTQhxPdejvkd9z/c83yeESrwk8+J0&#10;IjEVSmxoWbW+eRW+JQEAAAAAAAAAAAAAAOC0Yrl2T3ZosDg6Usxotn70AWEpuCzRtjLZ2Z3uEjlh&#10;qecLAAAAsMiQiQIAAAAAADhVuuJtb9t61e177zu7ff1QcXy0PDVeztZrziiCxDKcTz3DsSqGWtIr&#10;PqHNoeTyZEdICrx185XL4q1LPX2AMw3DMK2RdGskfQEhPvVzanG0lKmaqu25jufYnuN4juf7USUc&#10;UyKJQDSuRPDH8wAAAAAAAAAAAAAAAOA0VDaqzwzvOZDpdTzXdK2KoWq2bjim47mUUpZheY5XBCkk&#10;BvJa6UCmt/7XOc/r2hyRQ0s9dwAAAIBFg0wUAAAAAADAKdSVaHvvBX98z4FHeI5vjzVPVvNFvVzQ&#10;So3HyILUEkm3RFKKIC9PtL9+/SVRJbzUEwc4w7EM2xxONYdTSz0RAAAAAAAAAAAAAAAAgHmwXPvJ&#10;wZ07RvY7vput5adqBc3SCSE8xyu8LHEix7Ke7zu+k1O1jJclhISkYHM4Zbr27vGD53dtuWD52QKH&#10;54cBAADgTIDfaQAAAAAAAE6tqBx+x7Y39udHnh3eqwjyimSH47mWa3vU5xhG4qX6/27ujLWev3zL&#10;ymQnwzBLPWUAAAAAAAAAAAAAAAAAADjtZCrZX+9/sGRUJqu5kVLG9dywFFqVWhZVIjIvzvi3Zkqp&#10;4Vhlo5LTSv354ZHSRFei7cnBXUeyg1dvuiIdSiz1agAAAABOFjJRAAAAAAAApxzDMN3pru50V8Wo&#10;DRXHs2qhaqqu5/IcH5FDTaHkimRHRA4t9TQBzgR79uzxfb/+uqWlpbW1dalnBAAAAAAAAAAAAAAA&#10;AEusWq329/dPN9evXy/L8lJPat4OTvbdffBhzTKOZAdVS4sFIl3xtpAUPN7xDMMERDkgym3R5pql&#10;DRfG+3LD2VphTdOK/3r29qs3XdGd7lrqNQEAAACcFGSiAAAAAAAAXjxRJbylfd1SzwLgTPab3/zG&#10;tu3668suuwyZKAAAAAAAAAAAAAAAAMhms3fcccd0s6Oj4yWXidozfui3hx4rG9XDUwMsw65v7k4E&#10;o3M/PSwFN7auLmjlvvzw7vFD65tX/XLvfW/aePmGlu6lXhkAAADAwrFLPQEAAAAAAAAAAAAAAAAA&#10;AAAAAAAAAAA4tp7s4L2HHy9o5YOTfYoob21fP69AVB3DMKlQfGv7eoETDmR6S3rlNwceHiyMLfXi&#10;AAAAABYOmSgAAAAAAAAAAAAAAAAAAAAAAAAAAIDTUVGv/ObAw2WjeiQ7EJZCZ7WuFnlhwaPJgrS5&#10;dW1AUg5PDVRN9df7H6ia6lIvEQAAAGCBkIkCAAAAAAAAAAAAAAAAAAAAAAAAAAA4tSiltue4vkcp&#10;neMpPvXv3P+gZutHpgYVQd7QsopjuJOcBs9xG5pXCRx/eKpftfTfHHho7vMBAAAAOK3wSz0BAAAA&#10;AAAAAAAAAAAAAAAAAAAAAACAM43jucPF8ZHSRKaaK+oV3Tbq/RzLRuVwIhjriLWsSHSkQwmGYY45&#10;wp7xw5PVXF9+xKf+uuZVHHuygag6gRPWNa3aO3F4sDDKs9zByb6NrauXercAAAAA5g2ZKAAAAAAA&#10;AAAAAAAAAAAAAAAAAAAAgEWT10o7RvYdnhqwXNvzvZqlm45puY5HPYYwPMfJvBQQlb7c8MPkmWQw&#10;tqV9/Zb2dSInNA7ieO7jA8+XjWpRK69IdiiCtIgzDEpKe7xltDjRHE491r9jfcsqlmGXetsAAAAA&#10;5geZKAAAAAAAAAAAAAAAAAAAAAAAAAAAgEVQM7WH+545ONnn+V5OLea0Us1UKaWEEJZlOYajhHq+&#10;V+/hOT4RiFbMZEErPzW065UrXrG1Y/10Nml/pke3jeHihCLIrdGmRZ9qR7RlqpIfLWcicujQZD9K&#10;RQEAAMBLDjJRAAAAAAAAAAAAAAAAAAAAAAAAAAAAJ2t/pvf+w48brjVenpyoZD3fC4qBjnhrVA4F&#10;BYXnfvfULiXUdGzN0stmraCVsrVCUAp0xdvuP/LE/snet5z16pgSIYTsnThSszTV0rrTyxnCLPps&#10;WYZpjzUNFsZ029g3cQSZKAAAAHjJQSYKAAAAAAAAAAAAAAAAAAAAAAAAAABg4Xzq33/kid1jh8pG&#10;tTc3bHtOOhhvj7YEJeXogxnCKIKkCFIqFF+Z7MyrxfHK1MHJvkQw5njuD5/55dWbXhNTopPVXLZW&#10;4FguFYyfomk3hVJDxfGcWgxKAc3Wg2JgqTcSAAAAYB6QiQIAAAAAAAAAAAAAAAAAAAAAAAAAAFgg&#10;z/fv2Le9Nzc0UpoYLWWCUmB988qQFJzLuSzDNIWT6XAiU8kOlyZ2jx9c39z9v7vvXZ1eTggp6ZVE&#10;IMqx7CmaOc9xUSVc1CtdifaRUmZ986ql3ksAAACAeThVvyQBAAAAAAAAAAAAAAAAAAAAAAAAAACc&#10;2Sil9xx6pDc31JcfHi1lmiOpzW3r5hiImsYQpi3avKV9Hcdw+zJHinrlNwcenqrlLdeOKiFCiOd7&#10;mq1XjFrZqFZNVbcNn/qLMv+YHNFtw/XcsfLkUu8lAAAAwPygThQAAAAAAAAAAAAAAAAAAAAAAAAA&#10;AMBCPDO850Cmd7AwNlXNL0u0d0SbGYZZ2FABQdncvvZApu/wVD/LMMOlccu1J6v54WLG8ZyZRzOM&#10;wksRJZwIRONKZMEXDcoBQojumCW9stR7CQAAADA/yEQBAAAAAAAAAAAAAAAAAAAAAAAAAADMW6aS&#10;fax/R7ZWmKhMtUdbOmMtJzkgz/IbWlY9P3rgcHaQUt/2XFmQHM9xPNf1XJ/6lBCGMBzL8iyv84Jm&#10;61PVHM/xLZF0W6RJ4Ob9YLDMiYQQ07UrRm2ptxMAAABgfpCJAgAAAAAAAAAAAAAAAAAAAAAAAAAA&#10;mB+f+vcdecJwzP7CSCwQ6Uq0nfyYjusMlcZNxzIc0/Vcz/dHixmRF1iWFViOZViGYXxKHc81HIua&#10;lDBE5qWgqDieO1GZ6oy1tkWb2fnUjKrHqDzfs48uRQUAAABwemOXegIAAAAAAAAAAAAAAAAAAAAA&#10;AAAAAAAvMYenBiarucHCGEOY1anlzHySSMdU1Co7xw9OVvO6Y/qeZ3sOYQjLMC3RdHu0uTmcSocS&#10;qWC8KZRojaQ7Yi0tkVRUDnu+V9DKmUq2ZmrDxfE944cMx5zHVRlCCKGU+pQu9Y4CALyMbN++Xfy9&#10;XC631NNZfNdcc019dddff/1SzwXOZKgTBQAAAAAAAAAAAAAAAAAAAAAAAAAAMA+U0qeGdquWXtBK&#10;y5MdIi+c5Gij5cnR0oTlOgW95HqeLMnUJq7vcRxnOZYozXzilyFE5ASREyJyyHSsqlkraGXNNpLB&#10;2J7xw2ubVsYDkblc2vN8QgjHsiJ3UksAADgN+b6/f//+7du3P/fcc88///zk5KTjOMlkctu2beee&#10;e+7FF1988cUXS5L04k/Msqw/+ZM/cRyHEPLBD34wnU4v9Va9QLVafeCBBx588MHnnnvu0KFDtm2H&#10;QqFVq1Zt2bLlvPPOu/zyy1euXHnCQb785S/ffvvthJDvfe97H/7whzdv3rzUy4IzEzJRAAAAAAAA&#10;AAAAAAAAAAAAAAAAAAAA8zBRyebV4kRliuf4lkjqZIailA4WxzKVrGrpJaPCs1xzJFnUqtSnNUuz&#10;PVe19LAUPN7pDCGKIMmCpNlGWa9MVnOpYOLQVN+a9IpUKH7Cq1uuTQiReDEoKUu9qQAvbQ8++ODr&#10;X//66eZ3v/vd9773vUs9qdPOT3/603e/+90LPj0YDJZKpbkc6XneT37yk49//OOFQmHGl8bHx8fH&#10;x++8885686Mf/ejNN98ci8VezH343Oc+Nz2xz372swse5+DBg1u3bq2/Xr9+/Z49e05yYtls9uMf&#10;//hPfvKTGf2maebz+Weeeebf//3fCSGrV6/+zne+8+pXv3qWoVavXn311VffcccdhJBrr7320KFD&#10;HMed0l2FlydkogAAAAAAAADgzPH617/e9/3667a2tqWeDgAAAAAAAAAAAAAAACy9dDr9pje9aboZ&#10;CoVOfsxDU/2e7xW0ckskzTEn9ZD3WHkyU8lWTLVi1AKinAhEWYYVOE7kBWIRx7UdTnA8V+Bme+iX&#10;ISQkKhIv5tViVi2kQ/Ge3CDPcTHlBNWidMcghCiCnFCii7jnAC9Djz76aL3sT90555yz1DM6HR04&#10;cKBxl+ZrjudOTk6+5jWvOXjw4FwOvvXWW2+77bb/+7//e/Ob3/zibMLg4OA///M/11//xV/8RUtL&#10;y4KHuvvuu6f3xHXdk5zYj3/84+uuu24uR/b29r7mNa9517ve9cMf/nCWpNO//Mu/1DNRvb293//+&#10;9//yL/9yUTcSgBBkogAAAAAAAADgTLJt27alngIAAAAAAAAAAAAAAACcXqLR6KKHE4aKY2Wj5lM/&#10;FTxxLaZZFLTSSGmiZukVoxaSAvFAhCEMIURkBY5heZazfCdEiOlas2ei6gSWaw4ns2oxr5aawsnD&#10;UwNbO9bLvDTLKVVTFXlR4sXWaNPibhHAy81vfvObxmZ3d/dSz+h0tHfv3lN9ieHh4Y0bN2qaNvdT&#10;HMd5y1ve8s1vfvOjH/3oi7AJ73rXu6Zf33TTTQseh1L6L//yL4s1q49//OPzHe0nP/mJbds///nP&#10;j3fAypUr3/jGN9a/Nf76r//62muvTSaTizVhgDp2qScAAAAAAAAAAAAAAAAAAAAAAAAAAADwkmE4&#10;ZkErV8wax3IhObDgcWzX6c0Nm65dMioBUZ4ORBFCZEEihOE53vd83/ct157jmCzDpkMJjuVyasnx&#10;nJ7s0CwH+5QW9UpMCRNCOuOtS72vAC9hjuPs2LFjurly5UpFUZZ6Uqejxl06FVRVPeecc2YEoj7y&#10;kY/s27dPVVXf9z3PK5VKTz755DXXXDPj3BtuuOGee+451Tvw0EMPPfnkk/XXb37zmzs7Oxc81I4d&#10;OzKZzKLM6mtf+9qMQFQ8Hv/ud787NjbmOI7v+4ZhHDhw4CMf+ciME3/xi1/84he/mGXkL37xi/UX&#10;nud94AMfWOztBEAmCgAAAAAAAAAAAAAAAAAAAAAAAAAAYM4KWpkQottGUApMp5gWYLA45vhuUSuL&#10;LJ8IxBqHEjmBZ1mJlyihlu84njv3YTmGTQXjPvWLeqVmqlO1/PGOLOll13PToUQqGE8GYku9rwAv&#10;YcPDw43Nt7zlLUs9o9OR67qNGZ7nnnuOzpOqqrNf4vrrr8/n//ChF4/HDx8+fOutt5511lnBYJBh&#10;GJZlY7HYhRde+H//93+PPPKIKIqNp19zzTXFYvHU7YDnedddd9108wtf+MKCh/J9/33ve9+izOq5&#10;5577xCc+0djzzne+M5PJXH/99e3t7TzPMwwjy/KGDRtuvfXW3t7eWCzWePD73/9+0zSPN/imTZvO&#10;O++8+uvbb7/9qaeeWvxthZc3ZKIAAAAAAAAAAAAAAAAAAAAAAAAAAADmqmLUCCGmYyu8tOBBVEvP&#10;q8WqoXrUSwRiLPPCbBVDAmJA5ASGYWzXdn1vXoMLHB+Vw7ptmq41XJzwqX/0MZTS8cqUIshRJbyx&#10;dTXDLDzcBQA7d+5sbF522WVLPaPTUalUamyeTImkY3r++ed/+tOfNvY88sgja9euPd7xl1xyySOP&#10;PNLYY5rmJz/5yVO3Az/84Q/Hxsbqr88+++zNmzcvbBxK6Yc//OF9+/ad/JQcx5lRMuu66677yU9+&#10;IknH/gHX3d29Z88elv1DDqVWq912222zXOJrX/va9Os//dM/9bz5/UQDmB0yUQAAAAAAAAAAAAAA&#10;AAAAAAAAAAAAAHNlew4hxKMez3ELHmSsPOlRv2ZpASEg8sLRB4SlIMsQnuFc33Nch85z/LAcFDi+&#10;bNQczzlmqaiiXqmZWke8ReLEre3rl3RHAV7yHnroocbm1q1bl3pGp6PGIlGEkEQisbjj//M//3Nj&#10;813vetemTZtmP+WCCy54//vf39jz/e9/v1KpnIrla5r24Q9/eLr59a9/fQGDeJ73xBNPvPKVr5w9&#10;hjR3P/jBD6ZjWoSQzZs3/8d//MfsKdlly5bN2OovfelLlB73x9QrX/nKlStX1l8PDw9/97vfXZSZ&#10;A9TxSz0BAAAAAAAAAAAAAAAAAAAAAAAAAAB4SSob1ZFSJlPNlrSK5piO63AsK/FiTImkQonOeEtb&#10;pJljz7S/4F8vu0QpJXSBtZVs1ynoZdXSCCVRJXjMYziWDYnBiqES6pmu5VOPY+YRwWIICcuholY2&#10;XXuymm+NNDV+1fXcgcJoSA42hZLnLDtLFv5QD8SnfkmvlvSK7piO53AMJ/JCVAknA7HGwwCg0Z13&#10;3jn9mmXZjo6OpZ7R6WhwcHD6dSwWEwThJAabqVar/fKXv2zs+dSnPjWXE2+66abvf//7jT2PPvro&#10;m9/85kVf/le/+lXTNOuvm5qaLr300rmc5ThOsVgcGRnZv3//3Xfffdddd00PcvJc151RF+uXv/wl&#10;N4e47wc+8IG///u/n25ms9nBwcHp4NMMDMN8/vOf/7M/+7N682Mf+9i73/3uYDB4wqsAzAUyUQAA&#10;AAAAAAAAAAAAAAAAAAAAAAAAMA+O5+7P9OydODJZzRFCHM8xHMtybZ/6DMPyLCcLksJLDMPIgrSu&#10;eeUrOjamQotcD2QJCZxACOFY1qPewkbIa0VKqWYZsiDy7HGf5o0ooYlqVuJE1/PKei0ZiJH5hLCC&#10;olI2qrptyLyo20ZAVOr9lNCe3JDruRtbuiNy6PzlWwkhlmsfyQ70ZIfGypOWax9zwFQosSLRvr55&#10;VUskPXsVEYCXFVVVx8fHp5uvfOUr55IqeRk6fPjw9Ouzzz57cQc/cuRIY5PjuHXr1s3lxPb29pUr&#10;Vw4MDEz3PP7444ueiVJV9Qtf+MJ085/+6Z/YOQSGd+7c+YpXvGJxZ9Lorrvuqlar081rr7121apV&#10;czkxkUicc845O3bsmO45fPjw8TJRhJC3vvWtLMv6vk8IcRznP/7jPz7ykY+cunXBywoyUQAAAAAA&#10;AAAAAAAAAAAAAAAAAAAAMCc+9XeNHXxycJduGzVTy2nFkl4xHevoIzmWi8ihZDCuWfrusUNrm1Ze&#10;vub8qBxe6hUsgpCoEEJETjxeduiESkbN8RzX96LKCTZE4SWfUJETNNvgWC4mh+cei2IIUQRZd8wE&#10;iZaMaj0TRSkdKIyW9Ep3uisoBa7acJnpWI/0Pbt3/LDre7ptlI1azdIMx7Q9x/d9hmF4lpN5KSAq&#10;Rb0yVcs/N7KvOZy6YPnWtU0rkIwCIIT09PQ0Nt/whjcs9YxOU/v3759+vWXLlsUdfO/evY3NzZs3&#10;zyV0VHfppZc2ZqL27Nmz6Gv/1re+5Xl/iNFOF01aWl/5ylcam5/4xCfmfu4111zTmInq7++f5WBF&#10;Ua6//vrvfOc79eZnPvOZD33oQzyPMAssAtxGAAAAAAAAAAAAAAAAAAAAAAAAAGesqqmOV6aKWrlm&#10;6a7nciwXEOV4INoWbUoGYsgzwLwUtPKd+x+cquVLemWklFEtjWO5mBJuizQHJFnkRJ5hKUMc1zUc&#10;s2apZaPWlxsaLHCt0SbP9/rzw5etPn9bx8bT/MYr6pWR4sR4Zaqgl6umaru2T32BEwKCHA9Em8PJ&#10;iBzxKVVEuWqoCxifUloz1XqeSuGlWY50PJfneFmQCKUCL1RNlVIaC4SZOeeiFF7SLN323IpRa482&#10;U0L78yNTtXxnvLU5nLpw+bbRcuZ/d99je85UrTBZzem2QQhRBFkR5Igc4hjWp77reaZrTdXyE5Up&#10;juWSwZhuG1O1fFu06cp1r2wOp5b6HQNYYk8//XRj8+KLL17qGZ2mdu3aNf16/fr1izt4Y6kuQkhn&#10;Z+fcz43H441Ny7Lmfu5cOI5z8803Tzdf97rXzbjikqhUKk899dR0M5lMnnPOOXM//VOf+tSnPvWp&#10;uR//vve9bzoTVS6XH3zwwSuvvHKp9wDOBMhEAQAAAAAAAAAAAAAAAAAAAAAAAJxpDMfcPXbo4GRf&#10;XisRQiiltud41GcZRuQElmEJIWEpuL5l1dkdG2JKZKnnCy8Bvbmhu/Y/pNp6X264pFcUUe5uWp4K&#10;xLmjCnGInBCUlFQoTinVHWO8nB0vT07V8quSy7YfeXK0lHnjxssF7rR7hNX2nH0TR/ZN9EzV8oQQ&#10;07UM2zRdy/V9Sn2O5UROUAQ5ICosw+wcO0Ap1Szdcm2JF+d1IcuzPd+zPYdn+dnLmFiuxTAkHYwz&#10;LEMpYRimaqiu7ySOte3HJPICIcTxHMMxLdfuyQ5WTbUr0d4Ra+lOd/XlhrJqIVsrDJXGHdeJyKHu&#10;9LJEICZwwtFD+ZSqlpbXStlaIVsrpEJx23N+/NyvLu0+/5zOs07znBvAKXXfffc1Njdu3HjCU4rF&#10;4hVXXJHNZtPpdFNTUzKZTCaTl1566bXXXrvUqzlVKKWHDh2abnZ3dy/u+L7vNzar1erczx0dHW1s&#10;ptPpxZ3bAw88YJrmdPODH/zg4o6/MM8880xj893vfvfcK2stwNatWwVBcByn3vzKV76CTBQsitPu&#10;F0oAAAAAAAAAAAAAAAAAAAAAAAAAWDDbc54e3L1jdJ/tORVDLWililkzHItQOn2MJEgROZQIRCtm&#10;7bmRfWe1rL60+7ygFFjquZ++bM8ZLo6PljI5tVg2aqZr+b4vcEJYDiYC0fZo8/JkRyIQXeppnkL7&#10;Mj33HHykYtQOTw341F+ZXNYSTZ2wWhHDMEExsKZpeYfd3JcbOTzV3xptooTqtnnt2a8XjxW8WRKe&#10;7z8/uv+poV2mY1VNNasWy3qlXsdpeiH0999BLMNG5JDne7ptTFbzO0cPbO3YoAjS3C9nOjYhxPU8&#10;nuNmP1K3TYkXGYZZ37yqqFcYQgSWL+mVTDUblcMhOXDCt4BjOYZhbNfJqsWdYwcYwqxrXpUMxpYn&#10;O0ZLGdXSenJDZb0akcPrm1aF5eAsQ7EME5FDETm0LN6WqebGy5Ml/UB3uuvBnqdyauF16y6ZY0wL&#10;4AxDKb333nunm5FIJJFIzH7KwYMHL7744nK5TBqqG33kIx9561vfutSrOYVqtVpjbGledZzmYsaA&#10;zz777NzPfeSRRxqbc0m1zcs3v/nNxuYll1wyxxO3bdtGG35/m+Gmm25qLD81Xw888EBj87Wvfe3i&#10;rnoGnuf/+I//+Gc/+9n01cvlciwWO6UXhZcDZKIAAAAAAAAAAAAAAAAAAAAAAAAAzhATleyv9z1Q&#10;NqvZWnGsnDEdi2O5qBxOh5ISL3IM4/m+47uaZVSMaq5W4Dm+Pdrs+V5Pbuj16y9Z17xyqVdw2smp&#10;xWeH9xzJDjqe6/meZhuGY7m+SynlWE7ixYAgH5zsI4Q0h1PbOjdubFl95iVDerKD9xx8pKCVj0wN&#10;SIK0vnnVvCJAhJCAqGxqXzNSzIyVM5ZrE0p+tXf7H2953emwV1O1/F37H8prpYJWHi1nNEvnWC4R&#10;iEaVcFBUZF7mWJZhGJ9Sy7VNx6yaakGvVIxaSa94vjdenqLE74y3dcRaTphQqvN8lxDiU19kZ0uF&#10;2Z7jeG5YjnIsF1OicSWq8PJwaVzixZJRLRnVqqmFZCUgKgJ7nOeBKXF913btvGNJvNgVb+tOdwUE&#10;eWPr6v0TPTVLOzDZ5/pud3p5Uygx90JPPMt1xlqaQone3NCRqQE11kIIsV33LZteXa9BB/Cyks1m&#10;G0sAvfGNb5z9+DvuuOOP/uiPZnT+v//3//70T/90qZdyak1NTTU2m5ubF3f8GUEmXdeHh4e7urpO&#10;eOLAwEA2m23sueiiixZxYpZl/fa3v51utrS0nDA1N0cnWdbp9ttvb2yeffbZi7jqY3rjG984nYki&#10;hNxzzz1n/G0PLwJkogAAAAAAAAAAAAAAAAAAAAAAAADOBPszPfccfFSzjZ7coGpqYSm0vLk9Hoix&#10;x4o6UEqrlpqp5IaL45O1/Op01x37tmdrZ79q1Tlzj0ac2WqW9lDv04cm+13fy6mFnFpSLe2Y5RpE&#10;XkgEYjVLm6rlnxh4/tVrLliTXnHGbGNeK9114KGyUT081R+WghtaujmWW8A4DGG6Em2yIPTlRnpz&#10;QwzDPNr/7OWrL1ja1e0eO7S95wnNNvpzI2WjqojK6qblyUD86LAWyzCKICmCFA9EuxLtVVN7rP/Z&#10;glYpGGVJEH1Kqoa6tmnlCUs/EUI83yeEUErJrBmqqqmyLBsQlXQoUf8ubo81R5VwX36YZzlLsquW&#10;VjHUslFlCCOwPMexLMOzDMsxDKHEoa7tOq7vWa6tiEpLONWd7lqeaD932ebfHnq0Zml7J47wLLel&#10;bV1AVBawdRIvbmxdPVQYGy9Per5HCNl+RL5y3SuX9g0FePEdOHCgsXnFFVcc70hK6ec+97mbbrqp&#10;sTMejz/++OMbNmxY6nWcciMjI43NcDi8uONv3bqVZdnGUlRf+tKXbrvtthOe+KlPfWpGz4UXXriI&#10;E9u9e3dj8y1vecviLnxhbNvu7e1t7Emn06f6ohdc8IIf+j//+c+RiYKTh0wUAAAAAAAAAAAAAAAA&#10;AAAAAAAAwEve3okj9xx8pKRXjmQHWYZd17wyEYjNEsthGCYqh6NyuGZqffnh/ZnelcmOp4Z2Ob77&#10;6tUXnDF5ngU7NNV/76HHdNsYK09mqjnP90JSoDPeFpaCAVHmWZ5hiO/7pmOrtl4xazm1OFnNReTw&#10;imTHr/ZuX9u04g0bLpV4canXcbI83//1vgc0yzg8NaAI8oIDUdOaw2nPp4OF0aAUeHZ47/JEx4pk&#10;x5IsjVL6+MCOJwd3FbRyPaPVne5qCiXnePNH5OBZrWsGCmNDhdHJWt6nlFK6L3NkY+tqkRNmP7ce&#10;uGIYhjD0eMdYrqPbZlQJswzbFv1DNZWQFNjSvi5TyfflB1nCsAxjup7re76v+9SfHo5hGIkTA5Ic&#10;VyIsywQEJRaIvOmsyzc0d//kuTuqpro/08uz/Ob2tSec7SwYwqxIdvIsP1KaqI/THmve2LL6xXoP&#10;AU4Ljz32WGPzvPPOO+Zhtm3/yZ/8yYzKPOecc8727duj0ehSL+LF0JjAWbt2bf3DtlAoPProo88+&#10;++yOHTv27t1brVZlWV6xYsX555//qle96jWvec3cy0lJknTDDTfccsst0z3f+c533vGOd1x22WWz&#10;nPXQQw/94he/aOz56Ec/GgqFFnHhd955Z2NzltTciymfzzc2ly1b1lh1SlXVJ5544v7773/qqaf6&#10;+vrK5XIwGNy6devFF1982WWXXXLJJYKwkJ8dK1asaMyt3Xnnna7r8jwiLXBScAMBAAAAAAAAAAAA&#10;AAAAAAAAAAAAvLQNFsZ+e+jRol4+PDUQkgLrm1cJc845hOXg5rZ1fbnhgfxovXxNRA6du2zTUq9p&#10;yVBKH+1/7umh3RWz1pMdsj2nKZRojzUHhJm1dDiWC0pKUFKaw0kv6efUwmhpcs/E4dZI2qc0pxbf&#10;vu2qqLzIdTCOx/aciUq2oJUqRs32HEqpwAlhOZgMxNqjzYooL2zYnWMHcmqxNz9MKV3XvOokA1F1&#10;rZG0amnDxfG4Ern/yON/ccHb+MUYdr6eHNz15OCuTDU7kB+NyKG1TStFfn5PeLdFmzPVXGesbawy&#10;Wdar9VpJ+zM9m1vX8txsD+jynEAIYRnW971jHuBTWtTLPMdF5GBTKKEI0vSXXN/LVHMT5SmW4SRB&#10;NF2bUkqpTwhhGJYhhCGEZVme5XiW9zy/ZmvUp13x9i3t67a0rXuw5+mcVuzJDvrU39R2UoGoaR2x&#10;FstzRsqZsBy879Djy2JtYTl4yt8/gNPG3Xff3djs7u4++phCoXDppZfOqCh1/fXXf/vb3375BEIa&#10;l3/22WePjIz8zd/8zS9/+csZh5mmuWvXrl27dn3nO98hhFx22WXf/OY3N2/ePJdLfP7zn//3f/93&#10;TdOme17zmtf84he/uOaaa46Zd92+ffvrX//6xp5AIPC5z31ucRf+85//vLG5ZcuWU7G98zU2NtbY&#10;3LTpd7/4FYvFT3/60/XNb2Tb9kMPPfTQQw994QtfEAThb/7mb/7pn/5pvuExjuPOPvvs559/vt70&#10;ff/w4cNnnXXWUm8GvLS9XD5DAQAAAAAAAAAAAAAAAAAAAAAAAM5Imq3fdeChmqkdmRoMy6ENLas4&#10;Zn4JE45l1zQt5wrscHFc4sWHe5/piLW0RtJLvbIlQCnd3vPkztEDE5XsYHEsIMgbWlYFxcAJT+RY&#10;tiWSTocTo8XJ8cpkzdI2NHf/945f/9k5bzmlsSjX9w5N9h+c7B0pZXzq13tc3yWUcCwn/D6Z0xJJ&#10;b2jpPqtl9bzCUZZrPzm4s6iXy3plVaqrMZlzMhiGWZVaVjZqA4XRgKjsmzhydseGU7dFx3Rgsvfx&#10;gR2T1fxAfjQVSqxOL2fnXxtN4PiuRPtAfiQRjFZN1XDMrFpoYpKHpvo3tq6ZZUCFl+qnm4559Fcp&#10;IWWj6vhuUyjJs/zyRPvv+inNa6XB4pjtOoZjqpZmOjYhRBFljmEoZTzqE+K5HvWJ5/vU831B4AOC&#10;UvVqObVQMWvZWmHn2IGJSrZqquuaVy7iG7oy2alaWm9uOCyHHup9+i2bXvOivI0AS8913WeffXa6&#10;uXr1alme+TF78ODBCy+8sFqtNnb+6Ec/uu6665Z6+i+qXbt2Tb++++67f/azn83lrIcffnjLli0f&#10;+tCHbrnlFkk6wadWMBh88sknt23b5nm/S5z6vn/ttddefPHFN99887nnnhuJRAghmqYdOnToi1/8&#10;4oxEliAITz755OKW7XIcp6+vr7GnpaXlFO7ynA0ODjY216xZQwj51a9+de21107v3iyL+spXvvKt&#10;b33rRz/60bXXXjuv65533nnTmShCyJNPPolMFJwkZKIAAAAAAAAAAAAAAAAAAAAAAAAAXsIe6n2m&#10;ZmlHsgMiL6xvmncgqq4eU7Ecuz8/EpaDvz306LvPeyvLsEu9uBfb00O7d44eGC1lRkoT6VBiVaqL&#10;Y+exCRzDLU+2R5XQkezgvsyRTa1rf7Hz7j8/94/kRQqfNPJ8f9fYgaeH9mi2rjtmXi1VzZpq6V5D&#10;6SGWZQOCElVCVVOdrOYe79+xtWP9RSu2Sbw4l0vsnThiOtZIKRMQleZIchEnz7FcV6K1LzdSMWvP&#10;Du/d0r7uxbzZClr5vkOPl41qf2EkGYyvaVrOkHkHoupaI+miXvYptV3Hci3TsQtqmSHMaGmi6/dZ&#10;pqMJHM9zvMAJqqV71Gv8nqWE1N/HqBKWebE73VWv+eZRrz8/mqsVTNcu6RXHcwWOjwXCCi8LLH/0&#10;9D3fMxxLc/SCVjJdKxqIjFemvvrgD4KCMlrKJIPxZDC+iFvKMkx3atmeiSPj5UmOYS9acXYqlDhl&#10;byDAaWR4eLix+eY3v3nGAbfffvs111zT2BOJRB577LE5Fj46kzRmomYkxE7otttu2759+1NPPZVM&#10;nuCH0ebNmwcGBq666qrGslRPPPHEFVdcMfuJ7e3tTz31VGdn5+KuenJysrHJsmw4/CIVkJxdLpdr&#10;bCaTya9//et/+7d/O/cRdF1/29ve9sEPfvDb3/42O+dflmaUyXrssceuv/76pd4MeGlDJgoAAAAA&#10;AAAAzhw/+MEPHMepvz7nnHPOOeecpZ4RAAAAAAAAAAAAAMCpNVXLH8j0jpcnTdfe3LqW5xYSiKpj&#10;CLM6vXzn2IGB/KjMSwcyfZva1iz1+l5UI6XMYwM7pmqFkdJEcyS9KtnJzL92ECEkHoie1bpmf6bn&#10;4GQfx3L3HHr0jzZdsbChjmeqlr/rwMN5tVjSK6PlyZqpMgwTkoLN4ZTMSzzHMQzjep7lWqqtZ6q5&#10;8fKUIsjtsWbLtQ9M9r1u3StXp5ef8Cr7Jo5UTFWz9DVNKxacGjqedCg1UspMVLJROTxamuxKtC3u&#10;+I1GRkbuvvvu+mtKKbcuqtl6T3YoKCgnv7Q16eV7nCNNoeRULW+6Vs3SZEEcq0ylQvHjVRhjGCYi&#10;hQzHJIQYjhX6/WH1ClE1UwtJgagcao02pYJxQojjOQen+mumVjGqVVMTOC4djCuCPMvEOZYLSYGQ&#10;FKA07/puRa/lxGJeLRmuJXHC8uRx81oLFpKCTaHERCXbHm1+dmTvVRsuW/RLAJyGdu7c2di89NJL&#10;p19TSj/72c9+/vOfbzxg69atDzzwQCJxSkKDe/fuPUX/RP7Xf/3Xt9xyy8mMYJqmrutH93d0dHz2&#10;s5997Wtf29LSIooipbRQKOzevfuLX/ziQw891Hhkb2/vWWeddejQoVgsNvu1li1btmfPnm9961sf&#10;+9jH5ji9iy666IEHHji6xtfJm1Ekav369Yv7+8CCFQqFxuatt96azWanm4IgfOITn/jzP//z5cuX&#10;S5Lk+36xWDx06NC3v/3tX/ziF40nfuc732FZ9tvf/vYcr7tu3brG5hNPPLHUOwEvechEAQAAAAAA&#10;AMCZY2pqyrbt+mtVVZd6OgAAAAAAAAAAAAAAp9wzQ3tc3x2vTDUFE2E5eJKjibywLN46WBhTLf3Z&#10;4T1nta4+TZ7cfRE4nnvPwUc0Sx/Ij8QD0VWpzpOJyoSkwLrmFQcm+4eKYyzDHJ4aWN+yarGmumf8&#10;8P1HHtdsoz8/UtarsiCtTC5Lh+I8d+yHQj3fL+mViWq2Lzc8Ucl2p7p+uee+c5dtunz1BbO8vwWt&#10;nFOLObXAsdzi1hSqYxmmKZwaL0+6vnc4239KM1G2bU9X6shrpUTTsnGr4Pne2ra17Enf4QInbGzp&#10;3jfR0xxOZWuFqqVO1QqKKPfnRje1rTneDscD0YJeFjhet4x6Jsr1vaJeNh07IodiSjgViq9IdhBC&#10;PN/bn+lVLT2vlUzHikjBaCA8x5vTJ9T13KZQiue4ilmzHNvx3YgUovSU7HN7tDlbK2TVwpGpwSvW&#10;Xixywim5DMDpZEZuZ+vWrfUXlmW94x3vuOOOOxq/+p73vOd73/sez5/CB/in/4To4vI87yRHmFGV&#10;qO4b3/jGhz/8Ya4hzs0wTDqdfu1rX/va1772ueeee8tb3tJYZ2lycvLyyy/fsWMHN2sC3Pf9X/3q&#10;VzPSaLN78skn/+Iv/uI73/lOJBJZ3K3r6elpbK5Zc7qkzfP5fGOzMRD1+te//qc//Wlj9ozjuHQ6&#10;nU6nL7nkkptuuuniiy8ulUrTX/23f/u3q6666o1vfONcrtvU1NTYHBwc9DyPO4lIP8DLrqwtAAAA&#10;AAAAAAAAAAAAAAAAAAAAwOlJt43BwujO0QNPDOx8vH/Hs8N7D08N5NUiPU6CwXLt3tzQVK3g+35H&#10;vHVR5tAcTvMcP1HN5rXSZDV38gO+VOwY3Vc2qn35EZ7j1qSXn3xZpJgS7Yg2ZyrZmqk91Pe065/s&#10;A+V1Tw3t+u2hR3NqcffYIdXSu9PLtnVubI2mjxeIIoRwLJsKxTe1rtnQ0u1Tf1/myHhl6rmRfXce&#10;eNCn/vHOGilNEEJKejURiJ18cOiYkoEopbRiVEeKE6di/GMaLWU0y8iphfZ4iyJIizKmIsib2tYE&#10;JKU5kkoEopZjDRfGc1qhbNSOd0oqGGcZJigFTNe2XbtiqplqznadVCgeU8LN4VS9gBUl9NBUv2rp&#10;ObVouVYyGIsFInO/OTVL9ykNSkprtCmpxEzXrpmawAkHJ3vdk044HC0gKiEpkFOLtucMFsYWfXyA&#10;09Cdd945/Zpl2Y6ODkJIoVDYtm3bjEDUd7/73f/8z/88pYGo09nY2As+EziOe+yxx2644YZZwjDn&#10;nntub2/vpk2bGjt379596623znKhcrl80UUXXXvttTPqIJ3QT3/607a2tvvuu29xF57JZBqbzc3N&#10;izv+ghWLxWP2/9Vf/dXdd989SzGu9evX79q1i2VfkEN517veNcc83tGps2MWEAOYu5fppyoAAAAA&#10;AAAAAAAAAAAAAAAAAADAaUKz9H2ZnkNT/dna757fpYQSSqYrzCiCvDq9fHPb2vbYCx6lHciPur6X&#10;U4sRObxY6Q6OZdOhxFQt76eW9eaHW6NNJz/m6c/2nOdG9uW1Us1U1zStmCVfNC8dsdacVhosjoXl&#10;4P6Jnq0d609ywOdH9z/a99xULd+XH4lIwbXNK+deiodhmHggulUJ9edGhwpjlmsTQgSWf/36S45Z&#10;yyhTzVqubbt2VAkt5l43CEoBjuWqplbUK5ZrS7x4ii40raRXdNuYqGR5gW9f1HtbEeQtbWt7ckMs&#10;w1BK81ppspp/enj3lra1iWBM5md+e/IclwzGddu0XHuoOC4LckCU44Eoz3LLEx1tv5/baDFTNmpF&#10;vWx7dioYVwR57lPyKa2amiyIIickA3HV1IKiYthG1VQDotyXH17btGLRC8Elg/Hh0oTre8PF8bVN&#10;KxZ3cIDTjaqqjVGfSy65hGXZ/fv3X3zxxdVqdbpfEIQnnnji3HPPXer5LqX+/v7G5vPPP79ly5YT&#10;nhUKhR599NHW1lbTNKc7P/GJT3zgAx8IhY7xsymbzW7YsGFGGkoUxRtvvPGd73znihUrgsEgIUTX&#10;9dHR0V/96ldf+cpXGusdaZr2ute97vvf//773ve+xVr4xMQLQr+pVOpUb/UcHTPCtGnTpn/91389&#10;4Y+Grq6uL3/5y5/4xCeme8rl8q9//es//uM/PuF1j37jarVaOBxe6v2AlzBkogAAAAAAAAAAAAAA&#10;AAAAAAAAAACWhuXajw88v3vsoOO7VVMtapWapRqO5XouIYRhGFmQQmIgqkRqlrZ34nBnvPXy1Re0&#10;RtL100fLGdd3NUtfnuhYxFnFlWi9utFIcYKsWuo9elEcnhowbHO8PKWISioYX6xhOZbtjDX35Uaq&#10;pvr82IGTzESNlDIP9DyV10p9ueFEILa2eeUCyjdxDLc63SULwmhpkmNYQkhTOPmKzrOOPrKoVwzH&#10;JIQExcBibcgMDGECoqw7JiGkqJVfhABeTi161C8Z1VXJ5RzDnfyAjQRO2NiyOlPNEcKYriPxgmlb&#10;fblhrjAm8aIiKhIv8ixLKXF9x7DtklnJa0WGYXxK4oFoWAqE5eCq1LLpDddtY6wyqVm6bptxJTKv&#10;QBQhpGqqnu+lQnFJkGReJIR4vhcNRFzfKRtVhpCiHk8u3t1eF5XDhNKqqU5Usos7MsBpqLe3t7H5&#10;ute97n//93/f9ra3zTjMcZw1a9Ys9WSX2Lve9a53vetdCzgxFov96Ec/esc73jHd43ne//zP/7z3&#10;ve+dcaRpmq94xStmBKKuvfbaH/zgBzNqEwWDwXXr1v393//9jTfe+IUvfOHzn/9841ff//73n3PO&#10;OXOJbM3F6OhoYzOdTi/+5i6Id6xqgT/72c9mFIA6ng996EONmShCyL/8y7/MJROlKMqMnnK53NbW&#10;ttT7AS9hyEQBAAAAAAAAAAAAAAAAAAAAAAAALIHBwuhdBx7WLH2ylh+vTFmOxbFcWA42hZICxzOE&#10;8ahrOHbV0nJqsT/PNIVTlmuPlSfP6Tzr0u7zOZbNayXVMgghYTm4iBOrj6bZRl4rUUoXvZLMaejQ&#10;ZJ9uG6qlrUp1Le5606HUYGE8qxYiciinFtOhxMLGsVz7zv0PaJbemx2KKZGFBaLqGIbpjLV5Ph0r&#10;TwalwEO9T3fF21JHTUyzjHotqbmXoloAiRd12ySEaLZx6q5SRykt6hXdNkRKmyLJRR/fcu2Kqeq2&#10;EZYCHMeWjWpYDrrUEznJ9hzXdFWGo9RnGZZjWVmQuuJtUTlcNbVsLW851tb29S2RF9QPGSyOub5X&#10;NqqKIIWl+X2PW65ds9SQFJA4YXmi3XQsSojre2EpSAitWlpAUAYLY/FAbME30jEFJJkQYjhmSa+8&#10;TD494OXsmWeeaWzedtttIyMjxzzy+9///sc//vFTPZ/NmzdTSpd6VxbfNddcI4qibdvTPd/97neP&#10;zkT94z/+Y2PZLkLIhz/84VtvvXWWDyJRFD/3uc+dffbZ11xzTWP/tddee/jwYY5bhOjs1NRUY7Ne&#10;qOp0IEkzCxiuWLFiw4YNczw9GAx+4AMf+N73vjfd8+STT1qWdfSwMxy9q7Vabak3A17akIkCAAAA&#10;AAAAAAAAAAAAAAAAAAAAeFFRSp8Z3vNI37OqpfXmhnXbiCrhFYn24+UTdNuYrOan1HxOLSyLt1FK&#10;JyrZa7e+vmLULNcihCiCNO9JHB/PcgInmK5lubbtORIvLvWGnYDl2jm1WDFqtudwLKsIciIQSwSi&#10;c8xjOJ47Ws4U9AphmEUsElXHMkwqGC9o5e5U11BxfMGZqMcHnq+Z2pHsIM/ya5tWnGSOhWGY5cl2&#10;1dL7csNROXT/kSfffvYbKqZa1qu6Y7iex3N8pprVbIMSwnFzKhmxMBzD+dQnhNiec+quUqfauud7&#10;pmPJoizzi/Yt41OaUwtTtULNVAkhHvVdz5VYwWBZnuUsxxZYgWEYSinHMslgrDXSFJJ+VwkqpkQO&#10;T/Wvb17ZmxvKa8WmcHL6nVUtvaxXq6ZKCI0HImQ+b7jre3mtxLN8LBCJB6KpYHygMOpTn1LKc1xA&#10;UHTbrJhViRdyarE5vJjxMI7hBE6of3S8JD49AE7Gfffd19g8XiCKEPLZz372ox/9qCCcwojpGYzn&#10;+euvv/5b3/rWdM8zzzzjui7P/yEKUalUvv71rzeetXr16m984xtz+U3grW9960c+8pF//dd/ne7p&#10;6+t77LHHLrvsspOfvGG8IPHbOOelFYvFZvR86EMfmtcIf/Inf9KYiSKEjI+Pr1y5cvazjn5HHOeU&#10;/wIAZ7bT5ZsKAAAAAAAAAAAAAAAAAAAAAAAAYI5c39Ms3fFdjuECovySe+z+iYHnnxjcOVUr9OeH&#10;JV7c0LI6HojMcnxAVFamOjtiLYPF0aHCWNVUPer/v+fv1G3D9T1CCMcu8tOAPMu5nkcIsVz7tN1e&#10;y7X3Z3oOTvZlqrmjK2Moorwq2bmpbV1nrGX2R6KnannP96tmLSQG+MUoCjFDVAlP1fK6bYyVJ89d&#10;tmkBI9QsbdfYgclaTreNDS2reW4R3m6GMKubup4f3r9r7FBPbvjQZF/w90Gduv2Z3qJWLhnVAxO9&#10;yVA8HUqcioJRlFCGMIQQjj2Fyas61dIIIZbnROZZc2kWU7X8SGnCdh3bczTbMB3L8VxCiOf7hmMx&#10;hPFELyKHfOoLvBSWAooga7aeCERfu/bi1U3LJV4cKU38bOdvWIY9nB04kh1Y2/S7CmCZatanvmrp&#10;QTHAz+cb3PW9rFqghKRCCZkXV6eXE0I836t/j7CEZRkmIoeKesX2nEwlu7iZKEIIx7Ke7xFCHM89&#10;bT89AE4epfTee+895pdEUdy4ceOuXbumezRNu/vuu6+++uqlnvVL1cUXX9yYiSKEFAqF5ubm6eYd&#10;d9wx45Qf/vCHcy/09KUvfakxE0UI+fa3v70omSjXdZdiw04skZgZ0j777LPnNcKWLVtm9IyOji4g&#10;E7Uo9bjg5QyZKAAAAAAAAAAAAAAAAAAAAAAAAHgJcH2vPz/Snxseq0yWjVpjBkYR5LZo0/JE+7rm&#10;VaEX5jpOQ3vGDz8xuDNTzQ3kR+KB6NqmFRw7p4dBRV5Yk14RU8L9+dGDk30MIb354ZAYIIRQSsnJ&#10;FQ6agRJaH49lTnlSZQFc33t2eO+zw3ss166ZWlGvqJZmOJZHPYYwAscHRSWqhKuGuj/T2xZtes2a&#10;i9qiTccbraCVCSG6bcQDsVMx26CkEEJ0xyzqlYWN8PzIfsfzxsqTsUB09vjc3BmONV6ZrNpquVxL&#10;h+IlvZIOJQzHdD3Xoz7LsJlK1nQt07Ema4WapQ0Vx5OBWGe8JSgu5reY47n1+1/kTnl4xnAsj/q+&#10;7wdE+eRHs1z7SHawZqqma1eMmuXaDMPIvBSSAgIncCybqWTDUjAsh9Y1r1Rto6RVSnqlYtSaIynN&#10;1u859GjZqF60ctuyeNuVa1957+HHulPL+vIjBzI9a5tWcixX0Mq6bVJKw/NJcFmuk9eKlJCmUELm&#10;xfXN3QLHE0KY6TpTDCGEBESlbNRUSxc5QbfNRdmQRvXLLepnEsBpJ5fL6bp+dP+mTZvuv//+Uqm0&#10;fv36xv5PfvKTb3nLW+ZYwBBmWLNmzYyearXamIn6+c9/3vjVcDh8wQUXzH38QCDw53/+5z/+8Y+n&#10;e+66665FmbkkvaAs4elTE6m1tXVGz7Jly+Y1wtGVporF4gnPOjrEfvrUzoKXKNxAAAAAAAAAAAAA&#10;AAAAAAAAAAAAcFozHeu5kb3Pjx6wXNv2nIpR0x3Tcm3P91iGEThBEeS8VurPjzzY+/Sa9IqLVpzd&#10;tNiVTxZLXi1uP/JEUa8MFEZTofiaphV/yCrMAcMwzeG0wAmHpwZ6skOarZuORQhxfZdjFy1SQil1&#10;PLdemkbkF7800Mnv4R37HshrpZxaHCtP6rbBMExIDMaUMMeylBLbc6qmllOLDDOSDiVM15p47lfn&#10;d2151apzj1mMqGZplFDbdaRTUAeJECLzMiHEcu2aqS7gdJ/6+zO9Rb1su86appaTn4/n+2PlzHhl&#10;yvN936eqrZllSxYkkePDcigkBTiG86hX/0YzXWuqmpMFKSgpvu8VtFJzJLU83r4otaoIIaZj1XOM&#10;MWVxsl6zsF2nXr9I5KSTHKps1A5P9TueU9Qrum3yHJcIRAOiwjakHXhW8CnlWS4shZLBeFe8TbfN&#10;TDU7Vc1na4UVyY4nBneOVSbfuvnKrR3rTdd6pO9ZgeN7skO7xw+lQwnX93THFDlBmNtWU0Kqplo1&#10;azzLp0JxmZfWt/whI8qybD2J4fs+IYRlmIAgG45JSbRiVhc3E+X6Xj3nJpyabyiA08SBAweO7vzw&#10;hz98yy238Dzf3Ny8cePGxmOOHDmye/fu+ZbigbpwODz7AY8//nhj89WvfjU7z/KDb3jDGxozUaZp&#10;1mq1E173hJqamhpvg1qt9uLs2AktX758Rk8wOL8iihzHCYLQmPKybfuEZx1dOCsSOeW/AMCZDZko&#10;AAAAAAAAAAAAAAAAAAAAAAAAOE1RSvdP9j7U+7RuG3m1NFnNVU2VEMIyrMSLHMt51He8muu5hBBJ&#10;kJpCCdt1enKDW9rXXb76AvE0eyKfUnrv4cd1x+zNDYWlwOr0/AJR0xKB2IpE50BhhGGYqqkyDKPb&#10;psQvWibK9V3P9xRBCkqB020Ph4rjt++5r2ZpvbmhilELScE1TSsSwSjHzKy1pdtmtlaYrOXyaqkr&#10;0f7M8J6cVrp602uOXpHjOfWgSD0GtuhYhmEYxvM9x3MXcPpEJavZek4tyoIUmU/JoGPSbeNIdlCz&#10;Dc3Sy2bN932ZExmW64g0d8ZbWyN/qKbFM7wkiJRSmRcZhq2YatXUInKIElLSq2ubVkTk0ElOxvVc&#10;wzGbIymB46PKyY52Qh71fEoJIRx7UnVaClr5SHbAcu2cWvKpHwtEwlLw6BFZllBCCSGu74lEIIQE&#10;RHlVall7rLk/P9qXGy4bVZ/6/73j13+y7Y0XLN8aEOX7Dj+uCEpPdvDQVL/pWLpjzCUqRgnRLL1q&#10;qa7nBSUlrkQlQdzQvCrUcLdIvMgxLMMwru/9rkcQVFt3Pbdi1Brf95PdZN9zPVfiRVmQhFPzDQVw&#10;mnjssccamxzH/epXv3rTm9403XPzzTdfe+21jcfcdNNNd9xxx1JP/CXJ87wZPYHAH4oWuq5brVYb&#10;v7pt27b5XmLt2rUzelRVPflMVEvLC8LM2Wz21O/WnBydiar/LjQvM96XxjfleCzLmtETjUaXejPg&#10;pQ2/bQAAAAAAAAAAAAAAAAAAAAAAAMDpyPHcew8/diDTWzZqA/kRwzEDorI82RFXIoogMw31WGzX&#10;qZi1vFYaLU+OV6Y6Y62+748UJ9665cpUML7U6/iD/vzIWHlyqDjuU39N04rGkjLzQimNByJKTR4r&#10;TQZEpWZpNasWDyzaX9mvGCohJCQFm0KnV7mtsfLk/+3+bdmoHZzs86m/umlFOhhnjrONAVFenmxv&#10;jzX150cGC6OqrVNKf7V3+x9ved2MalEsw5L6IAw9FdOmlFJCGMIs7B0fKWUooRWj1hRKMgu9Z+rq&#10;1Y0s1y5oZcu1ZUGKhcK25xa1skdoxVAbszFRJTReYSRepIQ2heKO71WNWsWo6baRCsb3Z3pWp5en&#10;Q4mTmo9ZI4RE5XBHrIVl5lfQY2Hq20fpwt/oslE7kh0wHCuvFlmWbQmlTljHaca7JvPShuZVmWp2&#10;sDhuu72U0v/Z/ds/fcWbNretS4eSv973gCJIlmsNFEZVS2cYlmUYiZdEXmBfGKH0qG+7tuFYumP6&#10;vi/xQjIck3gxpkTWNC2fUaMpIMiEEIHjbe93BT1ETiSEOJ6rOxZZPKqtE0ICopwIRE/ydgU4zd19&#10;992Nzd7e3hUrVjT2vOlNb5pRRefXv/51JpNpbW1d6rm/9IyPj8/oSafT06+P/lSPxWLzvcTR8adF&#10;+RDr7OxsbE5NTZ3CbZqPrq6uGT25XG7GbGfnOM6MGNWyZctOeJau6zN6QqFTHoqGMxsyUQAAAAAA&#10;AAAAAAAAAAAAAAAAAHDasVz7//bcO1KaGCqMT1SmAqKyoaU7pkSO+XyqyAvpUCIdShiONVKaGC6O&#10;F/Xy2qaV/73j12/f+obW6KKVQDlJzwzvMRwzpxY7oy0yLy1gT3JqsWxUa5bm+77je1WrVtDLnu89&#10;M7xfs8xEMJoMxnmWm+/IMxS0ssAJQUlZFj+NnttWLf32vfdXTXV/pkfg+E0taxXhxHsocMLappWZ&#10;am6wMEooZRjm4b5nXrPmwsZjpkvoLKyO0wl5vk8o5TlOXFAtr2wtb9im53snWZepbFQOTvbX7yJK&#10;aSoYDwgyYQjDsIQQ27U1+wWPKUeUEMuyAVEu6VXX8wSOSwZjQSlQ0EqTtXwqGO/JDvqUNocXHpzL&#10;1goSL4WkwIrkPB7CXjCO4eofIP5CM1GWa9crROXVIs/x6VCCO36Uy/cJy7GEkKOPYRimLdosC9Lh&#10;qYHDUwMsw95z4JE3bLg0GYy99/w/fmZ494HJnlQwbruOyPFVU6VUJYRwLFevOUYp9ahffxKdZRhF&#10;lENiQOJFkReWJzqOGVQLy0FCiMSLmqVTQhhCeI4jhLi+a7v2Im5y1VAZhglLwfZo89x3daKSLerl&#10;mqnZnsMwjMyLUSWcDMRbIukZCUaA04Trus8888x0c8WKFTMCUYQQSZJuvPHGL3/5y42dt9566xe/&#10;+MVTNKu9e/eec845p2Lkv/7rv77llltO0bTnuLTGZktLiyj+4Ucqz8/MRJTL5flewnVn/g6wKFmd&#10;1atXNzYzmcyp3ak5C4VCLS0tk5OT0z19fX3zqq9VKBRm9BydszqapmkzehRFWerNgJc2ZKIAAAAA&#10;AAAAAAAAAAAAAAAAAADg9OL5/q/23j9cnDiSHShq5bZoU1eiYy41dhRBWtu0Ih2K92SH9k4cOat1&#10;9S923/Ouc65OBmNLvSZS0qtj5clMNccyTNuc0wJ1um2MlDIFvUwptV3H8mzHdTzq+x7RbEPkhLJe&#10;Hi1PFPXyQH60KZzsjLeKL6wSM3eO6xT1ckskzRBmbdPKpd62P7j38GM1Uz001c+z3KbWtSI/1wUy&#10;DNMWbSKEDhbGglKAjJDV6a5l8bbpA2JKhBAiC5KxqAVzphmOSQhRBHlhtbxKRrU+sYAoL3gOmq0f&#10;nho0HTunFjiWTYdS9UgMIYRnOYZhXN81XZtSOh075BguGYg5rltmajVbjStRQojMiy2RdF4t5rVi&#10;Khjvzw+LHB8PRBcwJd02S0Z1WbyVYZj1zatOxc7PIPJCPTFoLTQF1JMdsl0nr5ZYlp09EEUp8XyP&#10;YzmGYQT+2A/rSrwYkcO9uaHxytRTQ7seHdjRFEowDBMSAxIvcyz3+9gVZ3u27bmu5/rUp4SwhGFZ&#10;lmd5iRcETmAICYhKayTdFE4d73OSZ/mgFDBdu2ZqpmMpglQvXOYT6vle4/t+Miilea0UkUMcy3Ul&#10;2mc/2HSsA5O9Byf7MtVcvcaL53ue7zNMPf3FEkIEju9KtG9sWb06vRzhKDitjIyMNDbf/OY3H/Ow&#10;v/qrv5qRifrqV7/6mc985tSFQBrLUi0iz/MWfC6lVJJekGF++umn55W9IYT88Ic/bGxeddVVjU2G&#10;YVpbWxvjRs8///x85zk6OtrYjEQii5KJWrt2bWOzp6fn5MdcLNddd91XvvKV6eadd9759re/fe6n&#10;z9jkYDAYjZ7494FcLtfY7Ojo4LiTDfPDyxwyUQAAAAAAAAAAAAAAAAAAAAAAAHB6ebT/2aHieG9u&#10;qKhXutNdzeHUvE5PBGKb29ceyPTtz/RuaVv3q733//l5f7TgjNBi6c8PE0IKWimhxPg5P/3pUzpc&#10;HMtUc57v1SxNtQzP9xiGcAzHsZwsiJrDer7v+u5IMRNTIiE56FEvpxa7Eu2tkfQC5jlWmaKEtkWb&#10;uhJtC8vwnAqDhbG+3PBwacJy7c3zCURNa400qZY+XBxPBGLbjzz53vP/eDoEkgrFCSEhMVA11cUK&#10;hzSqWRohJCgGUsHEAk43HatewGoBq67zfO/w1IDp2jmtyLFccyjJNsRLGEJYhq0Xs/KozzN/uDlb&#10;I005tRgUFc3Sw1KQZ3lCCMew6XAyVyvmtXITy/Xkhra2r5fmXwJrtJzhGLY1nF7XvDIkBRZ3z49J&#10;EWSWYVmW1R1zAadna4WqWSvpFY/6zaHULIEoQojrO5RQgeNlQWLIC+4on/pTtXymmjNskxLCMGSy&#10;moso4aqprUotk3hB4sVcrWC7LkMYn3oBQQ5KAdu1Pf8FmQSBE4KiElHCiUAkKJ54A1PBuGrpHMup&#10;lvaHGmv1ilmLdMurlq7bRnd6uSxIyxMdxzvMcu2nBnftGjtoe07N0op6pWrUNNtoXKDIC0ExEFXC&#10;NUvryw1H5NCFy8/e3L6WZZCMgtPCzp07G5uXXXbZMQ9btmzZRRdd9OSTT073eJ73s5/97L3vfe9S&#10;r+DFwzDMunXr9u3bN93z8MMPzysTlclkZtSJet/73jfjmCuuuOLHP/7xdPO3v/2t67o8P4+sxHPP&#10;PdfYvPzyyxdl+TPqRA0MDHied5qkgK699trGTNRPf/rTH/zgB40FuGb3k5/8pLF5ww03zOU3qP7+&#10;/sbmYu0zvJwhEwUAAAAAAAAAAAAAAAAAAAAAAACnkdFy5tnhveOVqbxaXJHsmG8gqi4gKBtbuvdO&#10;HDmSHRA4/tG+565Ye9HSrmusPKU7pu068cRcg0a26xyc7FNtXbW0ilGjhCqCHBDDMi/VgwGUEJd6&#10;tmsTRmIIcahb0is1U40HIgP5kYpRW9O0fF4RAs3WM9VsSyQt8eIFy89e2h1r9PTQLtO1Jqu51kg6&#10;JAcXMALDMC3R9Eg5s2Nk72g543hOR6wlIoeSwXhHtCUgKlElklOLhmMGxEUu31HSKwFRETi+M9Yy&#10;33M9369aWsWoapYxVSvwLM+zrMzLsiDNvWzOYHHccKyCViKUpEMJ9qgTGYZQQgkhPvUJ+cOD2mE5&#10;GJXDHvV12yjp1XQwUQ/PsIRJhxJTtXxBLQkRvi8/vLFl9RwnQynNjUwO9g8cOnSYlO2dU/c6FeMj&#10;vBD+vUgksnr16ssuu+yVr3xlMLiQ9/p4wlKQECLxYs1S53supXSkNGG6tmYbUSUscid4/rZeikri&#10;xfAL415TtcJwcdzxHNO1NVs3bNPzqeXauVoxogQH8iMROVQPTem2aXm25Tgi53rUb4+2NIeTlFKf&#10;+izLCizPsfN7pL4pnBwpTYSlQNmo2Z4rcJxPKcMwLMsyixSKGi1nBE5Ih+IbWrqPd38eyQ7ed/hx&#10;zdKzamG8MmXYJsuwYTnYHE5JvMBxPPWpRz3DsVRLGyqMDRXGokq4I9ZaNdXd44feuPGydGgh2UKA&#10;xfXQQw81Ns8++7g/MW+66aYrr7yysecf/uEf3v3ud7Mvp9Jn11xzTWMm6pZbbrnxxhvnfvrnPve5&#10;xqYsy+edd97Rl2jMRNm2/eCDD87Y+Vn4vv+Nb3yjsec973nPoqy9qamJZVnf96d7isViOr2Q1Pqi&#10;e8UrXpFMJguFQr3ped6Pf/zjo/Nmx5TP53/2s5819rz73e+ey4mHDh1qbJ5//vlLvQ3wkodMFAAA&#10;AAAAAAAAAAAAAAAAAAAAAJwuKKX3H37CcKzh4ng6lGiNNC14qICorE53HZ4ayFRzO8cObG1fl1rS&#10;J+kLWkm3DEJISJxTzMN0rf0TPYZj5bWS6ViKIMcCYYF9wVN/DCEyLxJCGcLyLOdTGguGVUvPqaWQ&#10;FKCE2BlnY0v3HLMTrucdmRoUebEr3tad7lqeaF/C7WpU0qsjpUymkmMI0zH/WJHjuZPVXFYtmI7l&#10;uHauVrA9R7eNtU0rJV6oZ8aKetn1XMKQrFqYpb7NAliuXTZry+JtHMuuTHbO8SzN1g9N9g8URsfK&#10;k8+P7MtrpaJe6c+PTNcmYhgmJAViSiQVTAREeZahVFObquWrpmq7TlMoccwaZZTSeirm6NpHK1Od&#10;1XE1pkSKeqVmaeHfB9JYhkkG41O1XNmosgxT0MrJYGz2RWUGxnbe//TuB5+pFasn3IEvfelLgiBc&#10;cMEFr371q9/4xjeee+65J/9eBCWFYzmFl0zb0m1z9n2bIaeVLNeumjWe4yJy6ITHG44pcDzHsBH5&#10;dxlI23N6soMVo2a6dtmo2q7DsmxAVGRBSvrRol6JK9GIHDpn2Vm+T/dNHBmrTOo1M6+VVEuPKuFR&#10;fyKvFdc1rVxwZk/khHQo4fl+zdLKRiWuxAghPMstoMbXMZX0akmvLE928Cx/3rLNRx/gU/+Bnqd2&#10;jh6ommp/fkS3jbAcXJ1engzFOObYn1G26+TUYqaaPZDpSQRjlmv/17O3X7nuVZva1izKnAEW7K67&#10;7mpsdnYe9+P98ssvD4fDtVptumdycvLRRx89XmmpM9Kb3/zmm2++ebo5Nja2ffv2K664Yi7nDgwM&#10;fOc732ns+drXvnZ0AajXvva1M6JHsOLfgAAAgABJREFUf/EXfzE0NDTHUlG33357Pp+fbgqC8LrX&#10;vW5R1s6y7BVXXHHfffdN94yOjp4mmSiWZb/yla80hqBuuOGGt7/97eFw+ITnNr6hhJCLL754zZo5&#10;fTLPKPm1ZcuWpd4GeMl7GQVMAQAAAAAAAOCMxzV4Wf1hLQAAAAAAAAAAAIAzRm9uKKcWh4vjHMut&#10;THUyzElVL0kG48lgfKQ04XjuU0O7l3ZpNUuzPJsQIgvSCQ92ffdAple3zala3natZDCWDsVnBKLq&#10;eJYXWEHg+IgcYhimaqjJYCyqhFRLz6vFqqkezg7USwDNzvO9g1N9lmuva1oZlAKvXXvx0m5Xo/78&#10;MCEkpxYTgZjACXM/0ad0tJzZMbpvuDRR0qsFrVwxtYqpjpYmj0wNPD+y/6mh3bvGDg4URk3XHiqO&#10;VQy1Pz/qet4iTn68PMUQ0hxOrkwuU+YQwsnWCr/e/8C3H/vvB3qe2jfRM1QcL2jlol6pWepYKTNe&#10;mcpUczmtVDaqObU0UsrsGjuwb6KnbFQoPfa7PFLOeJ5XNdWgqBzz3qOEeNTnWI5l2KPjcwFR6Yi1&#10;BKVAQFTKZtWwzekviRwflkOqrdueM1KaON6KDFV//JcP3PrBL3zzLz//2P/eP5dAVJ3jOI899tjN&#10;N9983nnnXXLJJdu3bz/eGueC4zie49ORRFAOMAyTUwvzOj1byzueazp2WAqd8FPJ9T3TtQOiwjBM&#10;MhAlhGi2vnv8UP0mzNYKlNJkMNYebU4EogFBDokBkedrlub5XlGriLyQCiUSgVhYCoblIMdyBa08&#10;VSvUTG3P+OGCVl7wJnTGW3mWiykR07ErRpUQInCCIswjG3Y8nu/150cCotIWadrasT6qzHye3vW9&#10;2/fev3P0wGgpsy/TQynd2Nq9qXVtUzh5vEAUIUTkhfZY87bOs1amOitGbff4oZxavPvgw08v9ec5&#10;vMxpmjYyMjLdvOiiizjuuLcxz/P/8A//MKPz6J5FsXnzZnpq3HrrrSczsW3btq1YsaKx521ve1s2&#10;mz3hiaqqzohONTU1XX/99UcfGQwGP/3pTzf2jI+Pf/SjH53L9EZGRt75znc29nzxi19UlEUrGnn1&#10;1Vc3Nnft2rVYI5+8P//zP29tbZ1uapp29dVXu647+1mPPvrot771rcae//qv/5rL5SilDzzwQGMP&#10;MlFw8lAnCgAAAAAAAADOHJ/85CeXegoAAAAAAAAAAAAAcFJ2jx8yHLOglZYl2nl2EZ5wW5ZoLYyW&#10;Jqs5kROuWHvRojz9vzCO53q+xzAMe6KgF6X0SHZQd8ycWvR8Lx1KzlLIhWEYSkg6GPeo1xRKZNVC&#10;tlZMBWNckC/q5aJWZggZKWa6Em2zXNFwrMNT/YZjrm9eFZFDbznr1XOphPOiGStP6Y7peE48EJn7&#10;WfVF6bah2UbFrLmex7FsQJQ93+M5LhmId8ZbWYZRbT1bK3ieV7ZqPMvl1MKTgzsvXrltjsW1Zqfb&#10;5mQt1xxOiZxwXtfm2Q82HPPh3mf3Thx2fS9TzWVredOxCCGUUIkTDZYXeVEWRJ/6jutVHZNSlWXZ&#10;oKg4vlc1azElsiLZOaP2ke4YJb1Ss1RCydExlTrHcwklAscfL63XGW+tGiohJKd6ea2cIJGgGKh/&#10;KSKHVEuvmqrICWWjGlNe8AZRSp/9zWP3fP+Xpmac5E4+9thjr33tay+44ILPfOYzr3/96+ebluzu&#10;7v6nf/onQshwaeJnz9/Vkx3MVHPtsRZ+bu+y4zkVo6bZBsOQ4BzKNNUsjRASEgNxJcpzfM3UDkz2&#10;mq6dUwue70WVcER+YbCKISExUNSrju8V9HJTOBmRgyzDSLzo+7QpnNRto6RXJmv5VDB+ODuwOt3V&#10;FEouYBtlXuqIt4wUJ3THLOoVnuU933M8Z7wyRSnlWE7iBUWQ5/s5SQntyQ3Znr2lZV1QCrxq5Tkz&#10;DvCpf9f+B3tzQ/25kalavjmcWpHs5Ob89w1ZhmmNNMUD0Z7s4MGp/u7Uskf6nhU5YVvnxgVswqLw&#10;qe94Ls/yc18FnEl6e3sbm1ddddXsx7/vfe/71Kc+1djz1FNP9fX1dXd3L/VSXiQMw/zwhz+89NJL&#10;p3vK5fLq1avvv//+884773hnDQ0NvfKVrxwfH2/s/NnPfiYIx05Hf/rTn/7P//zPsbGx6Z7bbrut&#10;Vqt997vfDQQCxzyFUnrvvfe+9a1vtW17unPDhg0f+9jHFnH5r3nNaxqbd999d2NppqUlCMI999yz&#10;devW6Z6HHnrowgsvvO++++Lx+DFPueeee2bc8x//+MdXrlw5l8vl83lN06abW7dunUtNKoDZIRMF&#10;AAAAAAAAAAAAAAAAAAAAAAAApwXdNoaK49lakWGY1nBqUcYMCEosEMnWCh2xliNTg1s71i/V6jiW&#10;ZRm2Xm9h9kRHViuW9WpZrzq+kwomZglEEUIooQxDBI5fEe/MVLJN4VReLWZrxbAciMrhilETeXGs&#10;MpkKxaZzLI18SqdqueHiBMMwG1tXx5TIGzZcsiLZuVS7dEwFvazbBiEkJAfmeErN0g5O9lmuXdDK&#10;pmNJvBgPRWVBYghhCDEdWxEkWZSaQ0lCiEe9vFrsyQ6PlScZhhmvTj07uvecjrPmVZPqmHvblxvm&#10;WK4r3rYi2dkRa5nl4OHixJ37H6xZ2nhlarw86VE/poSXxdviSiSnlQbyI67virwQV6LTg9uurTuG&#10;Zuk1SwuJAY/6VVNdmepoCqWmb7CcWqKEqLYRFJXj5X8s1yKESLwYloLHPIAhzPqWVfsyPZTQvFoq&#10;aBXbdaNKmGUYljBhKVAxVY/62VqhMRM1OTj+y2/8ZOTgwCLeCU8//fRVV131qle96ic/+cmyZcsW&#10;MMKyWGtzOKXbRk4rjZcnuxLtczmrYqiEEMMxJV46YabR9TzN0oJigGPZ9liz7pgHp/pMx8qqBUJI&#10;Uygl8ce4rxRBIaRqOmbFqFFCw3KIYRhFkMpGzfO9oKhIvJjXSjm1kAom+nLDAsvHA9EF7EBHtGWi&#10;nGUoo1kGYQjLMBzL1kyt8Rie42NKJB2Kx5XoCeNnlND+3EhRK3enu4Ji4E0bLz86XPfkwM4j2cGB&#10;/OhULd+VaG+PNi+gBqDMSxtb1vTkBvvyIxzDbe95MhmKd8Xb5jvOglVN9fDUwFBxPKcWVEuvdwZE&#10;pSmU6Iy3rWtemVjQOwIvRc8880xj8+KLT1BZMZ1Ov/GNb/zNb37T2PnlL3/5e9/73lIv5cVzySWX&#10;fOxjH/vGN74x3VOtVs8///wrrrjixhtv3Lx5c0tLC8dxlNJKpXLkyJFvfvObP/3pT2cM8vGPf/zy&#10;yy8/3iUkSXr88cc3bNig6/p0509+8pM77rjjxhtvfPvb397Z2RkKhRiG8Twvn88//vjjX/rSl3bs&#10;2NE4SCAQuO+++2Yp/LUAq1evDofDtVqt3rzrrrtO+Kvgi2nLli0/+tGP3v3ud0/37NixI5VK/d3f&#10;/d111123YsUKWZYJIZVKZf/+/Z/97GdnFHp6xSte8aUvfWmO19q7d29j8z3vec9Srx7OBMhEAQAA&#10;AAAAAAAAAAAAAAAAAAAAwGlhpJShlJaMSlSJ8NyiPd6WDMT788OmYw2XxpcwEyXzEsuyru+plh4Q&#10;ZZZhj/k4rOf7w8Vx07VVS48pIeU4pXsaj+cYjhASU8KpYOzgZB8XSZX1atXSWIahlJa0UkCQBwtj&#10;Z7WuaTzRcu28VspUc5ZjJYKxVallQVF508bL1zStWKotOh7dNmzXIYTMHg9rPP5Aptd0rWytSKmf&#10;CMaCojK91zzLedSjhLieW+/hGK45nE4Fk08O7hwtZyzHHilM8ITb1rlxwdWiKKVDxbGapa5vWSUL&#10;0hVrL5rl4N1jh+478rhm6YezA4ZtpkOJjljrdMWnen0nRZB1x6SE1BfCMowsSLIgxWS/amk1S9Ud&#10;MxmI9eVGapa+KrWMIQwhpKCVTMfyfT8gHbe6kW6bIi9wDHu8QlKEEI7lzmpZfXCqjyFMxahVTdVw&#10;rFggHODlgBioGKpuG0W9Un/I23Xc+3/068f+937f80/B7UAee+yxbdu2/fd///frXve6+Z7LMMzF&#10;K7fVSxWNV6bSoURgbnWffEodzw1KJ0rlUVIyKoQwUSUcUyJBKbB3/LDl2lm1SAjTHE4eL5nGsazA&#10;cZZre75nOGZAUBKBmOO5FbOmWXpUCfMs1xRK5tRiXis1sckj2cGzOzbM8TtiWk4tjpUnLc+uWirD&#10;EJ/Ssl4hhOFYhhLCEoZjOZETJF60XDuvFiVebI81t4TTx3t236Neb3a4oJW6Eu3N4dQl3eeuSHbM&#10;OGasPPnk0K7Jan6ymlsWb5s9HDg7jmXXNq08NNnXmxtSRPnOfQ++/8K3ySf6kDx5Ba38WP+Ontyg&#10;T33dNmqmbrqWT32WYSVenKrlB4tjj/U/tyLZecmqc1oi6VM9H1hy9913X2Nz48YTlyz79Kc/PSMT&#10;9f3vf/9rX/taNPoyitJ9/etft2373/7t3xo7t2/fvn379rmc/qEPfeirX/3q7Md0dXUdPHjwwgsv&#10;zGQy0521Wu3mm2+++eabT3iJQCDw3HPPtbfPKS47dyzLvv/977/lllvqTdu2x8bGOjtPo/z5dddd&#10;J8vyO97xjuke3/e/9KUvnTDstHXr1kceeYTn5/pL+7333tvYfMMb3rDUS4czATJRAAAAAAAAAAAA&#10;AAAAAAAAAAAAcFrIVLOe72m20RWPL+Kw9aRH1VIz1dyLvCJK6Xhlqj8/MlrK7BjdN16emqoVXN+V&#10;eYljuaCoRJRwQomGpMB05CBbK9iuUzaqAseF5dAJxifE8RxFkAkhiiCLnLC1fX1ffoQlTFgKVkxV&#10;8/WqqVvF0aJeJoSExKBPfdtzNFs3HYsQElMi3amumBJuDqfedNblqeBi7vxi8XyPEkoIYQg7l4MP&#10;TvZbrp2tFQhhmsMpYWa+jqG0fuQLEjscy164Yqs34E2Us6qtD5fGJUHa3LZ2AROmlI6UJjKVbGe8&#10;NRGIvWbNRbMUkHl2eO9DvU8XtFJPdkjg+LPa1kZf+L4HBDkgKvWYnG4bwRdmeFiWjSnhoKQUtXJO&#10;LUblECXE8/w1zcsd1zVs03QtlmGPWZuIEOJ4ruXasUCEZdjZq9zwHL+xdfVAfpQhRBGkklHNqyWB&#10;44JigGVZ07E9yVNtXfS4H33m2wN7ek68TQxhYxKXkLmETFiG2h61PWr7ftnycsbspxYKhTe84Q03&#10;3XTTP/7jP7Lsie+KRt2prhXJTtf3SnrlcHZgc9s6/kTJN8MxXd8lhAjsCR67rdqq4ViJYIxnuRWp&#10;juHiuGYbebVEqd8cSc1+IYETHM8lhJiOFRCU5nCqoJUColKz9LAUZFmWZZh0KDFVy+fVUmsk1ZMd&#10;2tS2hsyN7pj9ueGqqdqeUzFUwzZ9SkVWYFnW9uwQHwiIAUJ91/cs19ZsgxgVmZcictDK25lqrjvV&#10;FTnq40i1tJ7ckOFYq1LLWiLpc5ZtuqBr64xjfOrfe/hx3TYHC6OJQOxkAlF1LMOsbVq5e/xgT3Yw&#10;IMiP9j935bpXnuSYs/Cp/9TQ7icHdtquPVHNTtUKtmsTQliW5VjO933P9wghPMc3h5O25wwVx87p&#10;POvS7vO5ed6W8BJCKf3tb3873QwGg6nUiStbnn/++S0tLZOTk42d3//+9z/+8Y8v9YJePCzLfvvb&#10;377yyiv/7M/+TNO0uZ/Icdx//ud/vutd75pLbaWurq6BgYFPfepTjTWp5uKcc8656667mpubT8Xa&#10;3/ve905noggh27dvf+9733sqLrRgb3/729evX3/llVfOuEtncd11133ve98Txbmmcyml//Ef/zHd&#10;XLZs2erVq5d63XAmQCYKAAAAAAAAAAAAAAAAAAAAAAAATgslvWo4FqE0OIfKLXMn8yLLsoZtVk3V&#10;9b0T5h8WheO5+yaO7BjdV9KrPvVrlqZZhmYbpmNla8WwHORZTrONslEbYzKKILdFm5vCSZZhptS8&#10;7dq26ySDMYac4Nlf13M935d4UeQFkRMIIQInrGtaWdKrw6VxgeMTgchkraBaqut7I6VMIhBlGVbg&#10;+JAUaIs2JQIxiRcjcujC5Wdvbl/LMqfpQ/wiL9RrYXm+y3LC7AcPFEZN18prJUpJcyQpHPV2+9Sv&#10;l+g6+k7gWf6cjrOe8/eNV6dU2zg81R+SlJXJZfOarUe9/vxorlZoizYvi7dtaV+/pX3d8Q7en+l9&#10;qPfprFrszQ1F5dC6ppXHrJDWHE7ptiHyQtVUAw01r6YJLN8USpWMSsVUfUoJIUKBjysRQojl2hIv&#10;Hu9eqpoqyzAhMZAKxU9YFItjuNXp5XElOlgcFXnRcEzV0spGzXDMKq0RQvcOHHzm1nuyfeOzDMKG&#10;BHFjQlyf4FIK4Y49K6q7zkjNHa45/WW/5hz7GEo/+9nPPvPMM7/4xS+CweDc3yCGYV637pUTlam1&#10;TSv2TfTsmzjcGmkyXctynd/lW1hO5EVFkCPy7wq1OZ7r/v5Ls4ys22bFqAVFJSgqnfE2SkmmmqtZ&#10;muXaqVD8hHkqjuVM1yaEOJ5DCIkp4ZAUdHxPt42yUU0EY4QQlmFSwfhkLV/SqyzD5tRiOpQ44ZJz&#10;arEvP+x4blmvarbh+K7A8+2xJtOxU6F41VRVSzdsPaqEo0KYIYzre5ptaLaerRVlQYwHovsyPV0N&#10;JZ5M1xotTWbVgsQJm1rXROTQxStfcfGKbUfHFQ5M9uXV4mBhlGXZ1U1dc8kznBDPcd3p5QcyPRPV&#10;LDvOnrtsczwQOflhj+Z47h37tvfnR6ZqhcHCqEf9hBJNJzoickjg+PpaHM+pWVpeLU1Usplqblm8&#10;jVKaqeb+eMvrXoQCVrAk8vm8ruvTzTe84Q1zubFZlr3ppps++MEPNnZ+9rOf/ehHPyoIwglPP5Nc&#10;ffXVhULhv/7rv/72b/+2Wq3OfnAgELjxxhv/9m//dl4FtWRZvuWWWz75yU/efPPNP/jBDxzHmf34&#10;1atX33LLLVddddWifEYd01lnnbVs2bKRkZF687vf/e7plokihGzatGlkZOTf/u3f/uEf/qHxJj/a&#10;xRdffOutt27btm1e4/f29hYKhenmP/7jP566DYeXFWSiAAAAAAAAAAAAAAAAAAAAAAAAYH5qpjZc&#10;Gp+qFcpG1XYdhiESL8WVSGs0vSzWpojywob9QzEWbjGfbWMYRmAFx3cppZZj8VLgVO9Pf37k/sNP&#10;VMxaxahN1nJFreJT33RtwzEZltEdg2VZ3/frc1MEOSQFdMccr0y2R5s1S9dsg2XYwBy2UXcMhiGy&#10;IMWUP0QCGIZJBKPxQKRiqflakWXZkaIbloNROXz+8i3T2RiJF7sS7RtaurtTXad5SZOIFJIFkRBi&#10;urYwayaqZmnZWqFq1mzXSYcSwrESLK7v1cM/xyydFJKDZ3dutIecvFbyqL9j5AD16fJkxwnzQoQQ&#10;SmnZqA0URizXXp7saI82b2jpvnLdxcd75DdbK9x76NGSXunLDcWVyLrmVexxjmyOpEbLmagczqlF&#10;1dLC0jEiQAxDEkqUY9iKqbIsyxBi2BYlxPVcWTp2DQfTtTXbiCphlmHao3OtjJEKxWOBSKaSzVRz&#10;AUH2qF/QyiW9YlaNh77/gDpeOt6JwuqYtDUtLA8T9gTPQDMBXlwXF9fFiddp7S+YT036FeuYR959&#10;991vf/vb77jjDp6fx4dGVAlftOLs/3j6/2zPHpmaGC5m4oEopb5PKKGEZRiO41jCEEIkQUoH46Zr&#10;UUoJIbM8va3ZRlGrSLyYCMbigWhHrPnw1IDne1WjFhDlgHDib2eWMPWruN7vPhyWJ9rVjBaRwxWj&#10;Jgty/TNB4PiIHKoYtZAUHClNpELx2cOTY+XJ4eK46Vp5rUwpDUqKZutRORRTIsvbOipWjWe5gKiU&#10;jWpeLfMcFxQURZAjcjAihzRbL+u1yWo+HogOF8dVS08Eo3m1VDaqDGHao82d8daAIF+14dI1TSuO&#10;vjSl9Jmh3TVLK+mVlalO/kSpsLmLKeFEIDZWnmyNpJ8b2XsqSkV5vn/73vsG8qN9+eFsrRALRFYm&#10;lylHxZwETkgEYolArMttHyqODRXGqqbqU//nu+7+01e8STxRhhNeitLpdP1bdb7+8i//8i//8i+X&#10;evqnBUmSPvCBD7zvfe/r7e397W9/u2PHjueee254eNg0zVgs1tnZuWnTpvPPP/+yyy7bsGHDvD7e&#10;G7W0tNx2223/+q//+vzzzz/66KO7d+9+9tlnJyYmLMsKh8Nr167dtm3bBRdccOmll3Z1dZ3qJTMM&#10;84UvfOG6666rN5955plcLpdOp09y2M985jOf+cxnFnGegiDccMMNf/VXf/XUU0/dfffdDz/88JEj&#10;R8rlciQSWbly5bnnnnvppZe++tWvbm1tXcDgP/jBD6Zfcxz3zne+cxFnDi9nyEQBAAAAAAAAAAAA&#10;AAAAALwYDMPo6ek5dOhQX1/fxMREPp93XVeW5aampubm5tW/Fwic8id0AQAAABbMp35Pdmjn2IHR&#10;UoYQ4vqe6Ziu7xHCCBwvCxLHsCzDrkh2nNu1eVmsdb5//d3zvXqJm0UvWMQyjO9TQohH/VO6Ra7v&#10;Pdjz1K6xg5qtD+RHq6YqcEJLJBUPxEJSYNfYwYpRy6nFhBJVBMl0bdO1dNvUbUPixXggmteOOK5j&#10;OJYsiCcsEuUTWjN1RZA5hj26VgzDMDE5HJPDq1LLeGYvz3Id8dZzOs9Kh5IBUY4HovWaUadiEyzX&#10;Hi1lpmqFqlmzXIcQIvFCVIk0h5MdsRaJF+c7YFM4OVwcJ4RUTfWYcaBpY+VJj/pVUwuKinLMIi2U&#10;WK6tCDIhJHicdFxMCV+4YtuDPU86vqsIck9+OKeVWiPp+tYd8xSPekWtkqlma6YWEJVNbWvDUvC8&#10;rs2XdZ9/vO8C1/d+vf8B1daPZAdDUmBt00r2+N8vHMMui7cN5EcUUS4bNZmXjp0bZEhUDru+XzFq&#10;Ei+MlMZlQfYprVfZmsGntKiV6wGb5kgqMJ/ibDzLdcZb22MtZaOSV0u+T9VyrfffH9emKsc8no1J&#10;gSuXCSvmX8yHY6QtKWlT0j5QNB6b8Gv20YfcfffdH/vYx/71X/91jh84ebX4SP9zfblhgecdz+VY&#10;NqsWclqx/q3UuEZJEBVBNh1rqpb3fN+n/jFjEJTQqqFWTFUWpFQoHhIDa5tWmI5d1Mo1S6OENkYW&#10;Z0EJrS+A/X1mLKqEmyNpSojpWEW9zLNJkRcIIRE5pFpa1axJvFDUKslg7Hhjjlemhovjqq0X9YrI&#10;CTElUtRKPMsnArGIHGqLN7XRppxWGiqMSbxoOpZq61VLrZgqyzA8x3EMJwlC1dRGSxmR50dKmZAU&#10;aI00dcZaWyJpgePXt6y6vPuCsHzs78pMNVfQyplKlmf5plBq3u/+rDpjLXsmDufU4sHJvlevuXDR&#10;CwA+2PvUYGGsJzeUV4vL4m0dsZbZbzCJF9ekV8SUcH9+9NBkPyHM3QcevnrTFaiCAnA8LMuuXbt2&#10;7dq1p/QqPM+ff/75559//lIvl7ztbW973/veN1206sc//vGNN9641JM6NkEQLrnkkksuuWQRx7Rt&#10;+xvf+MZ087Of/ey8ajwCzAKZKAAAAAAAAAAAAAAAAACAU6unp+e///u/d+3adfSXVFVVVXVgYOCp&#10;p56q96xZs+ad73zn1q1b2Rf9T/V/5StfmZ7G1Vdf/Z73vOfkx/zhD394xx131F/fcMMNl1122Yu8&#10;qBd/yQAAAGew8crUvYcey6lF3TayaqGoVwzbfMERDBMUlWQwZjhmf35keaL9irUXz/Kw/tFETqgX&#10;LHJ9b3En71GvPvIprdphufbte+4bKo2PlSZHyhmR47vTy9OhxHTWpS3aZLu2wPFls6qITYogKYIU&#10;U8K6ZZQNdaqWYwnr+p7hmKFY0wkvVzNUn/oRORQQlVlCFwzDJALRillrDiebw+lNbWtO0fIppb25&#10;od3jh4eL4z71KaGWa7uexzCEYzmJFxnCsAy7PNm+tX19d6pr7lGBrkT7rrGDYTmYV0uzlDOyXaeo&#10;V1RLI4RGlfAxjzE9y/N9WZAkQZK446azInLwgq6tTw/vUQQpICpxJTJemRorTyqCHJYDsiCLHE8I&#10;61PPdCzN1mum7lNfEeTudFdTKBmSgq9f/6ru9Gx1J54b3lvQyn25YYZh1jatPGGprpZIKqcWfOpn&#10;qvmcWmwOp459CkMSwYjjOQWtrAhyyaiQY1U3ooTktaJH/eZQSuSFrnj7At5xlmHqFXKagonnv3Xv&#10;sQNRLCOf3yxf1MrwJ/EfOCwjbkoK3VHt14POUPXor3/7299evXr1DTfcMPswnu8/PrDj2eG9lmuP&#10;V6Ymqzmf+oQwyWBMtw1CaUBWgkKAEt/1PNtzTMfSLINlWddzPeobtlk1ajM+02zPKeoV23XCcjCm&#10;RMJSYGPrap7lJipTlBDV0gOCMse4judThmEJIWxDhm1FoqNqqulQfKpWyKqFdCgh8SJDSFgKlo2a&#10;63tZtXC8j9mCVh4qjNULWCmCHJXDea3kE9IcSoi8sKZpBUMYwpCmUCIRiE5V8xPVrCJIPqWWa1mu&#10;43iuTz3fpwFB4RjGcp2AoISlYEsk1Rlv7U51Xbji7NbIbEVOjmQHPOoX9HJLOL3oxehCcjAgKvXv&#10;heHi+KrUskUcfLAwtnP0wGh5Mq8WV6Y6WyMn/kAmhDAM0xxOcyx/ZGpgqDjGMszByb6NrasXd+EA&#10;8BIly/KnP/3pm266qd78whe+cMMNN3DcIuc5T1u//e1vbft3wWaWZU/4Ixtg7pCJAgAAAAAAgJcv&#10;6nueq/qe7ns2pR7DsAzLs5zC8SGWk05+fAAAAAAAAIBCofDFL36xp6dn7qf09PTcdNNNqVTq4x//&#10;+MaNG1/M2Xqe53m/e/jY9xenfoLv+9NjUkpPbrCXxpIBAADOSJTSJwd3PTH4vGGbg8WxolZmGTam&#10;RFrCaUWQBE6glDqeq9l61VRHSpnRUqYpnHI8d7wydeW6V5015yfCw3KwHlMxXStCQos1f8/3bdeR&#10;eFHkhAUUKZoj1/f+b/e9w6WJnuxgQSs1h1PLkx0zshAt4dR4ZSoeiGZrhbJRjSsRQghDmKAUUES5&#10;rFezWpFS6nqeZmgRKThLqSjbc6qWGpICIid0xltnn5ssSFm1QCmtGFVyagwVxx/oeSqvFg3HyqvF&#10;klFRLb3xN0CGYUJSMB6I6LYxkB9NhxJXrL142YlmXrcy2SlyQnM41ZcbrppqRD72vVHQy4RSzTZk&#10;Xj5eCqVm6hzLKoKcCsRnD2U1R1Nt0Sae41mG6Yi3rkwtK2ilslGrmFpWLZHfL41juYCotEWbEoFY&#10;WA6KnHB2x4YLV5w9+51mufYzw3vyWqli1LrTy+dyWzKEWdu0ctfYwXQoka3l6/GYYy6TIUwyGJus&#10;5jXb8KnvH1XcyKc0r5VM104F4yIvrEmvOHbVqaO4nmu6tuO5hFCWZQVWkAWJZZjn73kyd3DsGDPh&#10;2eBbVwkr518e6pg7oPCht3cbj2fMJzNHf/Vv/uZvVq1a9aY3vel4p6uWfvve+yYq2Uw1V4/tpUPx&#10;jS2rTdfqz4/YrlMyKrpl2I4dloMhSWGZICXEcm3V0gqWbnuO7/tlo+pRPxWMs4QxXbtmq4Zt8SyX&#10;DsUVQU4G46ubuupVuQpa2XQs3/fnXoDL812B4wghcsP9wLHsxpbuvRNHmkLJrFrIqoW4EgmJwaAY&#10;KJs13TZKesWn/tE13yzX7s0NWa5d1MuKIIWkQFbLM4RpCiUkXtzQ3N141/Es1x5rbos1VQy1qJcr&#10;Rk23jcbRKCFlvarZuixIPMtfs+XK7tRskb+64eJEzVR9308Eo4tyD8yQDMTGKpMe9UdKE4uYiaKU&#10;Ptj7tG4bo6WJplByjoGoaalgXIu1jJUnU8H4w33PrG1eueg1rADgJerGG2/853/+53o0qFQqPfzw&#10;w695zWuWelIvBkrp3/7t3043b7rppkhkcX43ACDIRAEAAAAAAMDLkO9ZjjllG1OuXSXk2A9jcXxA&#10;kJJioJXlw3P/I4UAAAAAAAAAjZ544okvf/nLCzs3n89/6lOfuuqqq66//voXv2DUGeCjH/3o6Oho&#10;/fVHPvKRV7/61Us9ozMKthcAzhie7w8URvrzo1O1fM3SPN9TBCkRiC2Lt61tWnG8IjMvQz717z30&#10;2N6JI1O1/EB+lGGYrkR7ayTNHfWQd/2pd9t1JqpTE5VsQSutSS//zYGHaqZ64Yqz53KtZDAuCSLH&#10;cpplLF4kimi2TggJikoiGDtF/9ufUvrbg4+OlCeOZAeKemVValnLscqncCy3ItHRkx0My8GaqQmc&#10;EPp9XoJl2EQwptp6yah6vm95TkmvJAKxY17Oo35eLXEsF1MiMSWSCsZnn57ACYQQj3qW5yz62l3f&#10;e7DnqV1jB3XHHC6OF7UywzAROdgRa5YFWWB5Qojju6ZjVk1tpJQZKWWSgZjhWD99/s5XdJ512erz&#10;TxgYEDh+U9ta07VHSpmh4tim1rXHfB8rRs3xXdfzIvJxikS5luGYMSXMMkxLNDX7RRnCJILRolY5&#10;d9mmja2rWYbtzQ21uHb97XZ9j1LKsWz9G4FhmJZwakNL91mta2ThxH96b+fYAcu1R0oTISnYFErM&#10;caslXtzQ0n0g09sUTmbV4lQtnwzGZP4YlxM4PigpBb0scLzlWR79Q/7f8dy8VnJ9NxmIBQR5VXJZ&#10;bNaPO9f3inqlpJcrpuq4M+8fhmG8gvngf951jA0UudC13Xzn4n0nE0IYRnlVG9ekaL8amPEVSul7&#10;3/ve3t7eWCx29HlFvfKLnXcX9HJPdrCkV+KB6IpkpyJIhJAwCQbFQF9+iGNZU7KrRq2kV8tGVeZl&#10;SRAEVogpYYYwU7W85VuapVNCq6Ym84JPKceyMSUckoMCyy9PtDeHU/U70/Fc3TZM12IZZi73AyGE&#10;UmJ7TlAKEEKC0gtiVBIvntW65sBkbzOTKurlol7VbSseCEucYLpWhIaqpnb0mzhYGHM8N6+VWcIy&#10;DJNTiyIvpIJxiRfXt3SH5eAxdpcwMSVcH8rzfcu1bN/1PZ9lCcfyIif05YarlhpTwo/2Pbcy2Xl0&#10;EKuR5/s5tVg1VYZhwtKi3ga/FwmEaTmjWvpkNbeIw/bnR/Jqcbg0wbHcimTnAkbojLfltdJQcTwi&#10;hw5kera0rz8VyweYC8/3M9VstlaomqrtORzLBUUlFYx3xFrm+OkEiygcDt92223ve9/76s0bb7xx&#10;z549Sz2pF8Nzzz3X29tbfx0MBhvzUQAnD5koAAAAAAAAeBnxXN1UB219khDqe5bv6b5nUd+m1COU&#10;EsIwDMuwAsOKHq94rmZqo5wQUcIreCmFZBQAAAAAAADMyx133PGDH/xgRmcgELj66qvPPffc1tZW&#10;RVHq/7FpWVYul9u3b9+vfvWrycnJxuPvvvvu0dHRz33ucxyHvyo9PygAdUphewFeBJRSzTZ026CE&#10;SrwYkUOzP3YM8+VTf+/4kSeHdtZMzfHcmqVZruVTKrB8UFL68sMP9z2zrmnlpd3nIRlFCHmg56m9&#10;E0eGiuPj5cl4ILo63VUP2ByPyAvLEx3N4XRPdvDgVH93atmj/c+JvPCKzrNOeK2OWAtDmIgcKumV&#10;5Yn2xfqf8yW9yjBMRA51xFpO0S7tz/QemOytJ4K608uaw+njHZkOJUp6hRLiem5RLxNCQg1lZGRB&#10;kh2pZmmW66iWIfFS8KgiM67vZdWCT/3mUErkhdXp5XOYYP2PxC3+v3aYjvV/e+4dLWfGylOjpQmO&#10;5ZYl2lrCqePdJI7nZKr5TDW7a+zAsngbISSnFq/ZcuUJCyWd37Vl38SRFcmOI1MDY5WpzmO9lbpj&#10;2K5DCDnmaD71i1pF4PiwHEqHkseMEs0QlkJT1bztOTzLv2HDJT71c2oxpxYrRs10bc/3RE4ISYFk&#10;MNYaaZr7w+WU0r3jR0p61bDNdc0r53WfR+TQ+pZVh6cGWsKpvFbK1opBUYkq4aNzZREpVNKrjuv4&#10;vu+4NiHEp7RqqTVTZRm2KZSUBGllsqMlctxsmOXa45WpqVre933X90zHsj3H9T2f+oQQhjAcy/KU&#10;3XPbds92Z5zLSFzoHav51iA5BcS1cXpFp759dEZ/Pp//4he/ePRfpqhZ2s93/iavlQ5kek3H6k53&#10;NYWSjdseEOVNrWunaoWxckbmRcdzNdswXausm/UDPN/zqE8IY7iW63siLxLit0TSQTHAMkw6mOhK&#10;tIv8H+75eg7Tdm2RF+f47tqe7VMq86IiKjw78+FeRZA2t649kh1gGEYWjIpRzVTzPvV9SlNBqtn6&#10;jExU1VTzaimnFjVbEznJd6yoEo7IoYAgr2teOZfSVRzLBkQl8MLONenlz48dGCiMyoK0P9OzuW3d&#10;LCNUzJpPfcMxFUFmT82/tAYFmRBi2GZpUSvg7cv0WK5d1CudsVZ+Qf8xzjJMR6y5LzeiWvr+TC8y&#10;UbAkpmr550f29+SGLNcm9c8x32dZpv4JwzBMV7xtS/v6NU3L8R8aL6b3vOc9X/rSl+oBob179+7c&#10;uXPbtm1LPalT7pOf/OT063/7t39TlLlWUASYC2SiAAAAAAAA4OWB+qY6ZKhDhLquXfOcCvVdShiW&#10;FVlOYVieEIZSylDPp67nqp5TdRiW44PUd1SnKkjJQGwdy+H/ywAAAAAAAMCcPPbYYzMCUZIk/fVf&#10;//WrXvWqo9NNsix3dnZ2dna+4Q1vOHjw4Ne+9rVCoTD91X379v1//9//90//9E8vwl/r+NSnPrXU&#10;O/diexkuGQBOc6ZjHZrq780NjZen7IZaLhzLNodTK1PLNrZ0x5TIUk/zJU+z9F/vf3CkNFE2auPl&#10;ybJZI5Q2HiDyQnM47Xpuf37k9RsuWd+8aqmnvJT2ZXp2jh4YLWfGy5Nt0abliY45/lqiCNKmtrVH&#10;pgb6csMcyz3Y83RzOHXCSFJrpEkR5FQo3psdUi39mJVM5osSmlML8UCUY7lVqWWnYpdMx3qo7+my&#10;URsvT7VFm2YJRNV1p7tM1yKE5rVyUSvbrh1TIvXMAMuwIi9wDmt7tujzZaMaEOTpPaeEGI5Z1CsM&#10;IU3hpCSIG1q6G5MYx2N7LmEYjmGlOQSB5s72nF/svme8PHkkO1jUys3h1PJEx+wRAoETlsVb26Lp&#10;gfzYcHFctXSf0v/Zfc87zn6jwM32QGNYDr5y1TkP9jxVDqdGiuMSLzSFkjOOsVzb9T3CkKMDQj6l&#10;ObXkUb85lBQ5YUWyfS4LlAWREGK6Vs1S6+9OczjVHE7N5dxZTNbyZaOaVQsCJySCsfmeHlMim9rW&#10;HJ4a4FiuaqpVU9UdQxGUoKhIvDgdPuE5LiDKRb3CMmzFVFmW023DJzQkBmJKWOCE1enlyeNc3ad0&#10;rDw5Xp50fU+3DdXS6z+VOJblWY5jWYYyPqGu54482lMdKRw9QvBNK05RIKpOekWTV7Ks57Mz+r/5&#10;zW9+6EMfWr58+XSP63v/t/veol45kOm1XHtDS/cxw64Mw7REUk3hZF4rZqsFgRcIpT6ljue6vutT&#10;31cpz/KWazGE5RhW5ATbddakm1sj6aPjcIZjEUIc3wuKJwj7TdNsg2UYiZcSgWP/oBd54ay2NWPl&#10;qbFSJiDIqq0XtLJm66PlCcuzDccUWYFlWZ9Sx3P688MFvVI1apIgxZRwWApyHNccTi1PtJ+wLNss&#10;BF7oSrQN5Eerpvr00O6zWtfMEqUwHJMQ4niuyJ34M2pheJYnDON4jmGbizWm5/tDhbGCViaUNoeT&#10;Cx4nGUwM5McKWmm8MmW59gljnwCLqGZqD/Y+dXhqwPW9vFos6pWapbne78KrLMMGJCUmRzTbGCqO&#10;p0KJ1669qJ5ShhcBy7I/+9nPXvGKV9Sbf/d3f7d9+/alntSp1dfX9/DDD9dfr1y58s/+7M+WekZw&#10;pkEmCgAAAAAAAM58vmeqxb2eU/WcmmsVKfVYLsDLCVYIMuQY/3BLKaG+6Tuq66ieq3JCmFLPzVaC&#10;8Q2C3LTUqwEAAAAAAIDT3djY2Fe/+tXGnu7u7ptvvjkcPkGVCYZhNm7c+O///u9f+cpXnnnmmen+&#10;HTt23H777ddcc81SrwwAAE4hy7WfGty1a+yg7TmabVSMmm4btudQQgSWUwS5qFXGK1NPDDy/rmnl&#10;pavPi8ooXrRANUv76fN35tVSX34krxZlQVoWb43LEUWUCWEc31FNPacWR8uZqVpudXrFr/c9oNvG&#10;XAocnZFUS99++ImyUR0pTjRH0nMPRNWxDLO2eeWhyb7e3FBAVO4++PBfXPC22R/H51h2Q0u3ZutD&#10;3PhYZXK9vAiBtJxatFy7O90VloLL4q2nYqOeGd6jW8ZAYSQgKv8/e+cdJ2lR5/+qJ4fO3dM9eXbS&#10;5sSyLDkjQTKC54lnPBER9ZQTvTOhJ+oP0ykHYjzBBCZEkXQsOS7L5jg5d47P009+nvr90dD0zu7O&#10;9Mz07Owu9f5jXk/V1FNPVT1PP/H7qU9boLmKkSGW13fvjfUBAAuklNdk1dS8nFtgeIogCUiQBAUQ&#10;0kyDIsiCLns5NwLAsIy8JmumzlJMUPSxFLM00ulmq5KdaKbGUQyE0C/UTFeJEHp419MTufjeeH9e&#10;lTpDbVM4Dk2CIqjF4UUeztWfHtkX74cAPLLnmStWnj/1Aba+ZeVwZhwhpNtmb2LIsMwmb6RCMIYc&#10;x0EIEQfZYVmOnSpmTdsMiX6GYrrrFh3sw3PodkIKAOA4TqVOde4MZcYQQFklH3YHD/mtalpERljb&#10;tGwwMwYBcLGCpBWLhqIYKoSAJmiKJEtKFRsg3TIICFVTownaxQluTqQJyid4OkOth3PKUk19f3xA&#10;NpSioebVgu04LE0HWC9HMxSkKtuLHGfXi8MH18CuCdFd3hqO2CERzm92Mpo5eIBBkK7rX/ziF3/7&#10;29+Wc57t2xSXUvsTA5qpr2jo9nCuKeokIAy7gmFX0LTMvCYXNFm1dN3SbcdBCEh6UdIQRdIAIJZi&#10;A7yXJqlD+oOZtoUAcByHrM59xUGOYqgCwxMQ1omH1eFAAFt89XUu/1g2lpDTDEFGERIYXjP14cxE&#10;yfAQAEBCIqdKDnIEhm/1N1IE6Re8rf4GV3Wni6mJuOtGs7HxfNzDuUZzsbbD6yhM2wIA2MiZkSYK&#10;IaRaWl6Ri4aimprpWA5CJCQoguJo1sMJHs7DvznmEEISEg5yLMdGCNVkJpGMkjNss6DJAsPPRchE&#10;EaSbEwqajBCKFpKLAlXpMDGYuTOYHv3brqeKujKWi0ULSduxBYYPiX6eZkmSQg7SbUNS5fF8bCwX&#10;DYi+RaZ2/5Z/nLpo7Rkd64/AdDwYAMC6des+9KEP/e///i8AYOPGjX19fV1dXQvdqHnk61//enn5&#10;/vvvJ2flv4fBTAHWRGEwGAwGg8FgMBgM5jjHNiU5s822FFNLOpZCUDzNBAhyqkkQIQSQ5AiSI1m/&#10;beQtM+9YCs2F5cwO3tPNudoWuk8YDAaDwWAwGAwGgzl6cRyn8ks/AGDFihX/9V//RVHVfpylafo/&#10;//M/77jjjhdffLGc+atf/eqss84KheY6IT0Gg8Fgjk5GstG/79oo6cWElB7Px0teByzFMBQNAZRN&#10;PVXMIoRokq731Fm21ZcaPq/71DVNS3HY4kwxbetP2x5Lytld0R7FUBcFmxs8YaJiGEmC5VxsyOUv&#10;6mpvamhPrLe7btGT+1/ycK7uukUL3fwF4IWBzaql9yWHRVboCLbM4pAjIFwcXrR1fG9/cliguS2j&#10;uze0rZ56lfWtK7eO7WnyRYbSY1mlMEcNj+XYw5kJNyf6eM9JbauJ6vQJM0K3jK1je5JyRjW0FQ1d&#10;RHWjRBHkiobugdQoBICnuZxayCj5nFogIGHaFgEggNByLM0yrWLecRzNMkzbIgkiIHhFVhAYbmm4&#10;Q2D4g2u2HdtybAQQRVAlBRpCKK/KXsENAAjPwfZkEtvG9/YmhwbSozmlsDjcXucKzLSGek+IIIje&#10;xOBgZgxC2B5sXt24dIryEMIrVp3/wJZ/IAD6U8PDmfGsWmgPNJWUHhBAACGEAIG3nN8QQLKm5DUZ&#10;QBASAzzDdYXaJh1Ulm2bjoWQQxAETVBkhWwPIQe8obuoZfzuaDZW1FXbsb1T6nOmhiTIrlBbvbtu&#10;NBclIeHl3bpl6JZu2JZpWw5CACCIIEkQJCQd5Hh5t5d3uVixxd8QEA4rWJK04p54n24aaSWnmTpH&#10;sSHRdThlSHz7iJqRJ2USPpY/r6WGw3VYIBTe0Zr/+W7gHOD197vf/e6WW25Zt24dACBWSL4+ums8&#10;H88phe5wu6fqAacpOuTyh1z+co5iqltH9+QYXtJlkRFlvVg01dFsNOTyH6wuc5CDEAIAVHnaLKiy&#10;A5Cbc3k4l8jyUxfmKLarri3iqds1sd90LFlXRYb38wxD0g5yIACyoQIAiobCUiwEoNnX0OyLkHOw&#10;h6qEgDDiDo3nY5Zt7Y31TaGJKp1/CEA4yKmmZsuxE1I6JqVUQ0UA2I5t2paDHAQQBJAkSJqgEhIB&#10;ABAZod4TqnMFCQgd5EBIkARRq5uirJIHAKimJjDcHKsSGCEpZwAAOaUAsCZqQXGQU9Dkoq7ayKFJ&#10;ys2KIsMflzfSu2O9j+x+Nq9J+xODumVEXMFGX1igDzqr+IFl23E5NZaLbR3b0x5seWlwa16T37n8&#10;7Pm4U8IczI9+9KMHHnhAURQAwH/+53/+4Q9/WOgWzRfRaPTXv/51afnaa6896aSTFrpFmOMQrInC&#10;YDAYDAaDwWAwGMzxjG3KUvp1x1INNYaQTXEhknJX/3ITQpJiAwTlMvWEoUZprk4t9AIAsCwKg8Fg&#10;MBgMBoPBYDCHY+PGjbFYrJwMBoNf+9rXqhdElYAQ/vu///vQ0ND4+Hg58+677/7KV76y0P3DYDAY&#10;TO3ZMbH/8b3Py3pxf2JQMVQ35+qqWxQUvZUeJjayC6ocl9KjuWhMSnaF2h7f93yymLlg8WnHZTTn&#10;/PHCwOa4lNoX71cNbXlDt+/wdlsiy69qXLwvPtCbHGIp5pE9z95wWj1PzzU8+thC0oo7J3pihaRu&#10;GUvCHVVKfQ6GJulFgebexGBWyW8a3nFiy0qSmCrc1sd71jQttR07IaX7UsNrm5bSM/EYqQQhNJAa&#10;NW1zWaTTy7vXNi2bj4HqSQzpljFRSLhY0cvNQMFFQKKrri0g+gZSowxJ67ZZ1BXFUFVTs2zbRjYE&#10;0HLkUvddrODhXCUbmSZvpNnfUOk/o5l6qpjNq5JsKJZtlfNJghQZgSHpoqEsCjaJjBAUfDXptWKo&#10;z/Ztyij5WCHZ4m+YhSCqRNgVUA11LBcLCN6ne1/tDi3ip9QhMCT97hPe+dDOjQSEPt4zmB7bPr7P&#10;y7tDot/DuShIEZBECFi2ZSFbM/SiqdmOzTOcn/cwJN0dXhQS/aX2p5V84aARAwDQJC2ygo93B0Wf&#10;4ZilnNr+/DPFXNFQAQBz9+1xscKySKdm6kk5k1Xzsq6UpDhlTNvUbQNCSJJwddPSqY3FJK24K9aj&#10;m0ZCziDkBEWfSPNTGFkNPLXr4EzxkjbIHKGQesLPsifU6a8nJuX/5Cc/+clPfgIAeKbvVd0ySsql&#10;8GyP0hICzQdFn4NQ0VBM2+RoOqcWeJobzowvCXdMbhiEpQv0gXvj0Ji2KemKmxNpgmzx109bXrP0&#10;0Ww0KWcUQ6MISqA5iiBVSzctCwEHQihpkmVbBCQ8nMtBaCwXjRYSjd5wk7c2yqiQ6B/LRbNqYSg9&#10;PkWxkoMWTVKKqU1dIQIoVkiOZKOmbemWUToN2s4hlFQUSXIUq1uGbCgj2WizP4IcxJAUR9XsF6rb&#10;JgDAcqwq3eSmgCIpy7EBAJql16p5mBmhmtreWH9vcmg8HzcPPNVzNNvqb1wSbu+uW0STx0k4/UBq&#10;9B+7n8kUc/viAwxFr2lcMsVVhiLJJm8k4gr2pUYGUiOaqQMAGJK+cOkZC92PtwUul+vee++97rrr&#10;AAB//OMfBwcH29vbF7pR88Jtt91WWiAI4p577lno5hyAbhkT+YSkF3XL4GjWzYoNnrq5OARiForj&#10;5CSOwWAwGAwGg8FgMBjMwSDHkDPbHEsz1ChCiBUaITGblxcEyTB8k6nFTTUBOKQWegmSY/jIQvcP&#10;g8FgMBgMBoPBYDBHHbZt//znP6/M+cpXvsIws3kaJUnyS1/60sc//vFyzubNm+PxeCRyFD2QSpL0&#10;6quvvvbaa319fdlsVhCE9vb29evXn3HGGcHgLP0HbNvu7e197bXXenp6BgcHFUXhOK6xsbG1tXXN&#10;mjUrVqw4nsyyDMPYsWPHa6+9tnfv3ng87jhOQ0PD8uXLTz755FWrVs1USlc9uq7v3Llz8+bNfX19&#10;Y2NjlmWJotje3t7d3X3CCScsWbKEJGtpg3Awmqb93//937PPPjs0NGTb9p///GfiMJHxtR2iGnZ8&#10;wccQczyxJ9b36J5nM0p+f2KAgtTy+i7/obw7SEj6Ba9f8CqG2pca3hvra/U3AgAggBcsOW2hOzGP&#10;lALZY1Iyr8q6ZVAk6WKEkCvQ6m/w8TP2Dspr0uaRXbFCMq9Ki8PtUwiiSpCQXBrp2D6+rzc55GLF&#10;lwa3nr/41IUekiPK7livg5yJfMIneN3cnJQbdS7/aHZiIp/wC96B9Mi0pltndZ7UmxxaEm7fPrFv&#10;b7x/RUN32aXHdmzNMmzHBgBQJMVR7BRirdFcLCmnFwWbXazwjiWnz1PQc09yUDW1oq50htpmIVMM&#10;CF5fiycpp6OFJEvSAcFLEmTRUIu6QkLCBo7I8G5WrHP5KZIKu4KN3nBlsGZBk0ez0ZxaQAAYtmlY&#10;huXYjuMgAAgIKZJSDFXWFdXU/IJ3bdOyWgkpNw3v0Ex9IDUqskKLv2EuVbX4G9NKfiA16uXdm0d3&#10;ntk5jYEASzHXrb341eHtLw68HhB98UIqLqX6UyMAgIScVgxN1hXLsSmChBDyNOtmfSzFiKywuG4R&#10;z3ApOTuej8t6EQFgWKZhG2960QAIIAkJmqSKhpJV8kPpMcu2LWRzFBMQvVV1pgoQQgVd1i2dgAQz&#10;nd5PVzRDM6qp1gdEHyc6rKNZumEZFnIQQhQkLdZMyWme5lDRTiVTQLAPuy1b3x3t0yw9KWcJAIKi&#10;j9KQrimHKy9Fs+meiUmZZL1AtU5zdq0t/OkNxq400g/o14MPPvjVr341IWd29e0byoxpxWKdq0XK&#10;FOa4rRDhickx0WQySl5gOd3Q0nralLUAcE+yijIkzSgotmxoRpE1Jv/oaJ4l6DfOaQ5yUsUsSRBe&#10;zh0QfT5+qiMNITSai43nYpZjy3oxreSKhkIShI9ztwebWYohCQogZ/vE/pxa0GxDtTStoDMU7WZF&#10;y7FjUqoj0FJpfjU7BIajCKqgyXlNknXFxQqHLObjPRBCnuGySt5B6HDnas3S9ycGJa2omXpOLZi2&#10;RRBQoHiWpimCIiFJQOgAVLKN0i299BtnKNrHe/bGBgqq3B1ur+EvFL6hAoSVjnOzxEGlurDxzpFH&#10;M/UXB7dsH99r2pasK3lNKuqqYRsOQiQkWJpxMUJOKfQkBgWG39C2en3LqqkF20c/BU3+266NBVXe&#10;Fx8QWX55pJuq4rGUIqkl4fbhDDuej5XKN3kjKxq6F7o3bwve9a53nXbaaS+99BIA4JZbbvnLX/6y&#10;0C2qPfF4/Kc//Wlp+c4775z128LaghAayoy9NrJzJDsxSX9LEkRboPmk1lWLsLnfMQXWRGEwGAwG&#10;g8FgMBgM5ngFFbO7HVs1tBhAiBEaZieIKgEhpLmIqcVNPQUJSsnvJWk3SQmzrhCDwWAwGAwGg8Fg&#10;MMclr732mqqq5eSpp546l0lem5qazjvvvKeeeqqc8/jjj7///e8vLSOEPvOZzwwPD5f/e8EFF3zi&#10;E5+Yus7bb799x44dDMOwLMswzPXXX3/66aeX/3vHHXe8/PLLpeUrr7zygx/84OHqsSzrN7/5zaRw&#10;jUKhsH379u3bt//iF784//zzb7rpJpqegaWDbduPP/74fffdpygHhF3KstzT09PT0/Pkk08CAJYt&#10;W/av//qv3d2HCNDZvn17efZZ234rJvJHP/rRXXfdVVq+6KKLbrzxxmm7/H//93933313udinP/3p&#10;c845p5pevPjii9/97nfLyR//+Mf19YeY6N2yrAcffPC3v/2tc2DsxdDQ0NDQ0COPPEKS5PXXX3/l&#10;lVfOaAyrGeS//e1vv/rVrya5BxiGkc1mt2zZ8sADD3Acd+ONN5577rmTAqZnMby///3v//CHP5SW&#10;P/vZz5555pkAgN27d3/ta1/TtGmmiq/tEM2l4/NXFQYDAEhI6Uf3PJtTC/vi/W5WXBbppKYTbAgM&#10;v7JhyUB6dCQ7UTrGIp7QqobFC92V2hPNJzaN7OhNDtmO4yCkW4bt2ASEDMVQBAkAqPfUndiyYnl9&#10;V/VxxltH91iONZqN+QRPlZ42JCQ7gq27oz1JOb1jfN+ZneunFTAcT/QlhwuabFhGR7B5jlVBAMOu&#10;4EguatpmX3J4Wk0UR7NXrDr//tf/sTTcsTfevzva2+SN5FQppxZKPgYVVUOR4f28p84VEBi+nI0Q&#10;GslFx7LRiKeuyRs5qXVVZ6h1PkYJITSajeZUCQAQEGYZlE9AGHGHIu6Qaup5tcDR7HBmAiFk2iYB&#10;CIakeZpbWd/t4d2VFxfLtvrToyk5Yzm2pBcVQy2FdZIEUfpdOMixdcdGjmKoHs6VVQu9yaE/bXvs&#10;4mVnHU7DUCWmbW0b35uQM7qld9UthmBOlzwCwo5g0+5oX0rObhnbc2r7Omo6KxsI4SmL1i6r73xp&#10;YOtusqfRG9YtQ9KLDMXEpZRpmzzF+kUvQ9IEhDzNNXojEU9Q1pXt4/uKumLYlqwXFVNzKkaMANAB&#10;QEOWo6NSpsDwqqGTBNwT779gyenV9KUaDNtECFmOTZLktHcLz9z/2NO/f7RWm36mVhUdHm59eP43&#10;cgCQp9j1Ye3FaGVmMplsajogmvmx+WzDEzMsv+ETF0dWtwIAEEApOWs5dtgdYii6I9gyxVqGbe6L&#10;D0iaLBtqTi04jkNCKDJ8i79hUaCpxfeGNNGwTJHhNcuAANR7woqpyrqSLuYKmhwQvPsTAzkt1BFs&#10;nbX1HwAAQiiyvGJoAICMkj/c+YQiyKDoTxdzDnKKunJIbW1ek/bG+g3bzCh51dBokg6KPoHmJ7WO&#10;AIAiSJZiXKzgIKSYqqTJCSkNIUAIDKRHTlm0plZ7U6A5AABD0pNshWaB4Zglo7+p7e8wNac3OfTo&#10;3ucUXY1LqYl8QjU1AABHsyzFkAThIJRV8vFCCgDg5lzNvohiqDsn9l++8ryI+xiehOXJ/S8phro/&#10;McBSTJWCqBIQwrZAo4XskWzUw7k29r7cEWzBB+0RAEJ4//33t7a2AgAefPDBvr6+rq6uhW5UjfnG&#10;N75RWliyZMnHPvaxhW4OAAAUNPmR3c8MZydUU08Vszklr1m6ZdsUSXE06+c9RUMdSI20B5svWXb2&#10;HGeFwBwxsCYKg8FgMBgMBoPBYDDHJ4YSNfW0qaWQYzJ8AzEHQVSJkizKUMZNLUkQrJLf5wqcgONa&#10;jjZGRkbKkVI+n8/n8y10izAYDAaDwWAwGMzbiz/96U+Vyfe+971zrPCf/umfKjVRjzzyyL/8y7+U&#10;nkYhhF/4whduuOGG8n8ff/zxiy++uLOz83C1bdmy5dVXXwUAlIRbbW1tp556gNmFbdtlrcskIUol&#10;xWLxlltumZiYAIdn48aNo6Oj3/rWt6rsaTab/dznPpdIJKYtuXfv3ltuueXaa68ty8MmdeGQa5Xz&#10;J+lYDtflDRs23HnnnZUjX6Um6uGHHy5XWF9ff0hBVCqV+o//+I94PD5FPbZt33fffX//+9+/8Y1v&#10;tLRMFRlZPYqi/Pu///vY2NjUxTRN++///u8XXnjhi1/84iSzo5kOr+M4k/61devWr371q9M2tbZD&#10;NPeOz0dVGAwAwEHOP/Y8UzTUffEBkRGWN3SVbXCmhoCwM9gCEBrOjIsM/+S+F9sDzXOUNxxVqIa2&#10;sffl3dFe07biUipdzBUNpfIMw9Gsj/fIuhIrJF8d3nHJsrMavVWF4O+LD2SVgmmbzb4ZiJZ9vNvF&#10;iXEpFXGHBtOjS8IdCz1CRwjLsaOFZE6VIIQ+YcauXAcTFH0j2Ym8Ko/lYtWUb/E1XLL87H/sfrrB&#10;E946tmdffMDPewEEumVYtuWgN1QrFEFppibrylgu5hO8iwKNIiNolt6fHMmphQZvuCPYsjjcfk73&#10;yfM0UAVd1i1D1ossxTLUXCVzPM3ydF3EEwIAFLRiTErqliEwvIvleYav/CpRNJS9sX7N0vOqLOky&#10;AFBgOIHm2AONs2zkRPMJhqQRQDm1EJNSbIKJFpJXrjq/ZDc3O/pTI7plxKWUyApezjX3YfRyHp7h&#10;41KqzhUYTI9Oq5p7cy33JcvPOrf75J7k0HBmPCGleZozLMN2bMuxw+6Ah3X5Ba+bFQEEo9mJ0Vzc&#10;tK2cUlBNjYCEwLA8zbEkM8my0ka2bpqqqRU0WdJkH+/NK4Wnel8mIDyxZeXcvw05yAEAOAgRc9OS&#10;HYVAgWKWVqU4rS3MUv8kTdQxgYOclJzVbCMk+FmK6Q4tqrSAm4RiarujvZqpp5Wcamgczfhd3qyS&#10;RwARAIr0W7cBhmUAAGzHJgmKgNDFCCIjaKaeVfNxOe3lXAgAzdSXRTrJ6cSHU8BRbE6TAACSJk9R&#10;rNXfEC8kIYQZJXdwZHlWKeyL92uWkZTTCCG/4HGxwrQayzc6RQuSLo/n4wQkNMvYNr73tPZ1Tb4a&#10;+CqXLKcEhsupBYTQXH7ysqaUxLoBvmY2VpipQQi9NLjlhYHXC5rclxxWTc3Du5v99QHeO2nqAd0y&#10;0sVsTErtjfV7eXdXXdtvXnvo0hXnLo0ck3d6E/lEb3JoJBs1bHNN09LqBVElIIQdwRZJk/uTIx7W&#10;tWlkx9ldGxa6T28LWlpaJr1IOc648847K1+vLTjj+fhftj9RUKWhzHhcTgMAPKzoF7w0QZuOqeja&#10;cHZiJDsRcYcsx05ID75r7UUNnrqFbjVmeo5tmz8MBoPBYDAYDAaDwWAOCXIsVepzbNU2JYrxE2Rt&#10;JjGCENJ8xEG2qWcsPWPpqYXuKGYyv/nNb371Jtu2bVvo5mAwGAwGg8FgMJi3F5qm9fT0lJMej6c0&#10;1etcaGhoCAaD5aSiKMlkspysr6//wAc+UFn+W9/61uFUK7qu33HHHZU5X/7ylydFf1aDYRif/exn&#10;pxZElejp6fnKV74iSdK0JXVd/7d/+7dqBFFl/vSnP/3jH/+Y9cBOi9frXbp0aTm5b9++Se5Vh0RR&#10;lN27d5eT73rXuw4uk0gkbrrppqnVPmWy2ezNN9+8f//+uffItu1bb711WjFPmc2bN1caXtWEaDRa&#10;jSCqtkNUw44fDWOIOc7YOdGTkNL9qREAwNJIR5WCqBIQwo5Qq8gIfakR1dKf79+80L2pGQkp/b+v&#10;/nnnxP7hzMTmkZ3DmXGCIFp8DUvCHSsaupbVd7YHm12skJQz28f37on1jWWjv938ty2ju6etWdKK&#10;eU3KqQWKoDzszCQcQcEn6Yrt2GO5qs5Oxwc5Je8gRzFUnuZmdHweDp7mCEgUDTWrFizHrmaVzlAL&#10;SzPRQsLNiaqpD6RHhjMTeUWyHQdCCCE0bUvSiwkpM56LZdVCWs5uHt318tC2LaO7Jb3YHV7UEWxZ&#10;Xt91xcrzq/cTmylZpQAAUE2tho4KEMCOYAtDUl7OZdlWUVdLmygXKGjyzoke2VBjhVRBl0VGaPSE&#10;g4KPp7lJ3i+SKjsINfkirb6G5fWdsUJy2/jepJz549ZHS+ef2TGYHjVsU9LkOjFQk/njIIR1oj+v&#10;SpZjDaRHZ7QuR7OrG5dcvvK8j5x63dcu+dTFy846u/Okenco4q5rCzR5OJeD0L74wEg2JmvFWCGp&#10;W7pPcDd66wKlETvolpiEpMBwQdHnYgSOZh3g5FQpLec29rz82N7nSoqmuVDyjSEhYc+5qqMNdmUQ&#10;kAsg9CJDPOFnF7r3M8OwzbiU0m0jJPgFhusItJSkOIdEM/VdEz2KocallGbqAcFb5wpSBKnbBkux&#10;AEIv/9Z1zUIOAAAhVD4bQAB4mm3whF2MkFfldDGbU6Xdsb65HMwkQdqODQCY2kxpSbiDJEi/4E3I&#10;GefAuP+ioexPDGimnpBSEBARd9DNitWbzkEIeJrjKJYmqaSUJiD80/bHMkp+7rvGy7ldrODlPYZl&#10;KqY663p0yyiaqo93UwRZUrpijgDP9b/2wsDrsUJyV7QHALCiYfGqhsVhV/BgL1aWYhq9kROalneF&#10;FxUNddvY3lQx97ddG/fFBxa6E7Nh8+hO0zZjhWTEHRKZ2cyVQEDYHmxSTS1ZzGwd21PlrRoGcwyR&#10;kjN/2PJISs5sn9iXlDNNnsiG1lWrGpd0hdraAo1dobbVTUs2tKxq8NTFpdSO8X2pYuaBLf9IF3ML&#10;3XDM9GCfKAwGg8FgMBgMBoPBHIfoyrhjG5aeAQRN0bWcdosgaIrx2XqWYjyaPEixIWwVhcFgMBgM&#10;BoPBYDCYEn19fZXJCy64oCbPjBdccMEDDzxQTg4NDYXDb1lhXH311Rs3biyLNBKJxIMPPnjttdce&#10;XM/PfvazSlXPDTfcUFlP9dx5553R6AFTsL/zne+89NJL6+vrKYoyDGNoaOhXv/pVSRq0e/fuSo3Q&#10;4bj//vuz2Ww5WVdX98EPfnD16tUul4sgCMdxFEUZGhr605/+tHXr1nKxn/70p+eee64gzJcvylVX&#10;XfXtb3+7nNy5c+fJJ0/jL7Fly5bK5GmnnTapgKIon/nMZzTtrYDmrq6uD3zgA93d3TzPAwAKhUJ/&#10;f/999903MPBGGBZC6Atf+MIvfvGLQGBOM+7/+c9/Hhl5K+757LPPvvbaaxsaGmiaBgAYhpHJZDZv&#10;3nzffffpul4q8+KLL+7evXvFihU1Gc90On3vvfdOW6zmQ1TDji/4GGKOMxBCr43sKGhyVsm3B5un&#10;8IU4HASEnaHWHRP7YoXkbrLnrM714rFvFRUrJO/f8o+8Ku2N9yumFnEFm/31HHWIMHcb2fFCajQX&#10;2za+t6uu7f/2v6hbxqntJ0xReU4rAAAUU3Oxwkyv0S6WBwippp6tRbD1sYJsqAAA3TZmcXweEggh&#10;SzGGbSCEVFNzs+LU5VPF7B+3PqoYmpt1jefiHMWKDG/aJgDQQQ4NaZaiKYIEBNRNUzGUlJyJFZI0&#10;SbEUExIDp7Wvc7HCWV0nbWhdPa9v8nVLBwBYts3TNdNEAQD8gjfiDiEA0sWcZBQVQ7Pf9LRUDHVP&#10;rE819aScBgCEXUHukPsIgbwmFfSih3MJNNcRbG3w1jW6w/uSgzsn9i+v7/rrjv97z4mXNXlnY6sy&#10;no8XNBkA4ONr4CH2Rpd5z0h2oqDJ43MQH0IIN7StlvSim3MNZ8aCghdCYm+sL6dJWSUv6wpPc0HB&#10;W83UAIZtFk01JAZcrCAywv7EQNGoBwCYtnX5yvPmclCRkGBImqFoy7ZsxyFnPk/BUQvVVAPTsNnB&#10;dPu0TceMbFXWFUNKkQQZdoVYmukMttQf3obCduzdsV7N0hNy2kEo7A6yJA0AkA0VISAyvJcTKx2f&#10;ysfmJOcRCEBA8DIUnVHySM4AAHoSQ7O2xEEAlfRLU/8WWnz1Xs7d4AnvjvYk5UzE/caUH5Zj74sP&#10;6JaRkDMkQYRdwVn8EAq6TJNU2B3UTH1vfGANxfx1x//9y0lX0eScQqMhhN11i/Kq1E8Q0UKqKzTL&#10;uU7iUhIAEBL9HaFWag6WXJjq2TGx/5WhbRP5xGB6NCj6u8Nt04q6IYQRV9DHuffG+vfEepfXdz28&#10;+ykv7z62nGEM2+xNDCXkjIOcubileTmPwPDxQirsCg6kRhaHZ2CsisEc5eiW8eftT0h6cVe0l4Bw&#10;ddOSQ6oHaYpuD7bUiYG9if5d0Z41jcv+sv3xD5x8DUPO1QwWM68cPzfTGAwGg8FgMBgMBoPBvAky&#10;lDHHUhxbp1k/qPWXTpr2AkBYRs4yCrY579+/kWPaVtEyJdsqOrZ+fDunYzAYDAaDwWAwGMwxTW9v&#10;b2Vy9erVNal2+fLllcnBwcHKJEEQX/7ylytz7rvvvlRqsrNxb2/vE088UU52dXVdeumls2hMf3//&#10;s88+W04KgnDXXXfdeOONLS0tNE1DCFmWXbJkybe+9a2PfexjVdZpWdZf//rXcnLdunX33HPPmWee&#10;6fV6SZKEEJIk6Xa7V61a9bWvfe1Tn/pUuSRC6LXXXqusas2aNX97k+bm5nL+zTffXM7/+Mc/XmXD&#10;1q1bV5l8/PHHp12l0rpq1apVbrd7UoHvf//7lcZZH/rQh773ve+tWbNGEISS2YXX6123bt0PfvCD&#10;j370o+Vitm1/5zvfmcX+KmOa5v33319OfvjDH77lllva2toYhiltl2XZhoaGyy+//Ne//nVbW1u5&#10;5C9+8YtaDe/vf//7ssvZVVdd9eMf//hPf/rTQw899Le//a0yKLm2Q1STjte8KgymRKyQTBdzMSlF&#10;EVS9ZzYiVQCAmxN9gidWSNqOsy9xTE5pX4mkFf+47bGcKu2I7jdta0V9d1dd2yEFUQAAEpKN3si6&#10;5uUuVtgfH4hLqef6X9sT65uifsMyAQCWbVHkjOOSKYIGAFiONbUbxnGGZVsAAKemgg0IYcmWZNqR&#10;TBWzv3v970k5s2N8X0GXT2xZeWLrykZvuMXfGBL9DEWrppZR8gk5kyik82rBtC2GYhiSQQgwFMPS&#10;TFJOv/fEy09uWzPfU5uVnE/K8oAa0hFq8XCih3dTBJlSstFCHAFkI6ckJEjKaQhgxB06pCDKQU5a&#10;yeU12cUKXt4ddgfrPSEAgIsTVzcsYShmT6yvoBcf2vlkpf1U1V12skpBNTQIYQ3dsQRWABAqhpZT&#10;C3P5GrKmaZmP93SGWk3b6k0M9yaGcpqULmZlXfFx7jrRX40gykEoXcxRBOnhXPWe0ImtKxo84bFc&#10;bCA9ujfe/0zfq3PpKYTQL3h5mgUAaNZU429YZkGb3nb16IGsXzB1Lt1Ry0kS5xvN0lysWO+uE1l+&#10;eaSzfkr1RW9yWDX1pJxxHCfsCpQEUQggSZdZiqZJqs51gAcRBSkAAAHhIX9HLkYICL6SyjddzEYL&#10;M3DrrcRy7JLOZ2rdbEmm6OPdHs41kh0vO88MZ8ZVU08VswCAulkJonTLLOqqmxMZkt7Qttp27J7E&#10;YFLOvDy4daZVHcyapqUkQda76xJSSjFmfJIEABiWOZFP1ol+lmLWNC6Ze5Mw05JVCk/ufzGr5AfT&#10;o3WuwJJIe/UulyzFrGxcLDLCvviArKt/27nx2LrlG8/FLcfOKnk3Jx7u5rkaIIQhl7+gFy3HHsqM&#10;L3S3MJha8trIjqya3xcfQACtaFg8tZ2aixNX1C8uPWVnlPzro7sWuvmYacCaKAwGg8FgMBgMBoPB&#10;HG9Yes62VNuSIEGR1DxMRwcJinHbVhEAx1Bj89EF2ypq8pCU3pKLPZuLPVtIvCwlXy0kXs7Hn8/H&#10;n5VSm9VCv21KWB+FwWAwGMxRzpNPPsm8STkC+HjimmuuKfXuhhtuWOi2YDAYzFHB8PBwZbKxsbEm&#10;1U5yc5qYmJhUoKGh4f3vf39lzre//e3KZ0bbtr/5zW+WkxDCL37xi7MLDv7lL39ZXiYI4s4772xp&#10;aTlkyUsvvbRSsjIF0WjUtu1y8tZbby257hySCy64YNWqVeXkrl2HDUqo7GA1Ya8Hw3Hc6aefXk5u&#10;3rzZMIwpyiuKUmmKdfXVV08q0NPTs2nTpnLyox/96NVXX33IHQEhvPzyyyv9vnbv3j3pAJsRg4OD&#10;lmWV+3XllVdO0etbb721nOzr61NVtSbDW7J+crvd99xzz4c//OGmpqaSmmheh6iGHa/5GGIwA+kx&#10;hFCmmAu5/MQcBBt1roBm6kVDHUiPLnSf5gRC6JE9z0iavCfWCwFY1bjEx7unXYsm6eX13QHB15ca&#10;yanS43ufLxnXHBKKpAAAJEFYb5rtVE8phpuABPl28nkoj5g98xE7HA5yCEgAAGhiKhMP1dD+uPXR&#10;nFLYObHfsM2VDd0doZauUOv61lXN3nqf4AmJ/iZfpMkbqfeEwu5gxBNq8IZb/Y0doZYmb5giSJZk&#10;WvwNLwxsLkmw5pXStPEkQZZj/WeKYZlZpRCXkuO5+Hg+HiukskpeM3UI4PJIF0PSbs7lYoRoIbV9&#10;bN+eWJ9iaOliFgFQ5w4e7D2CACoaakxKKqbq4z1+wRsSfZ2htvIllaHolfXdJEHsjw/kVenp3ldm&#10;0WAHOYZt0iQ9lzPYJAgIaYIybNO0LdOZfTA6TVIXLj1DZPj2YMtwdrw3OZRTCoqhBQSPh3dVo1xz&#10;EEoWM5ZjB0U/Q9HtgRYIYHuwudnXEM0nxvPxTcM7epNDc+lsxB10sSIA4HBnLcu2B9Kjm0d35rVi&#10;rUZ4voECRXhqYys3Cwjfgm16FvgFr5/31LkCa5uW+YWp1FzpYi5dzObUgmGZQdFf9qlQdNW0bQ/n&#10;pik6JPorV+FoBgBAkZRpm+BQ3xJdDO/lXbKuKKY2lBnXrakecw6HaqgczQIApr1er25a6uM9HaFW&#10;07YGU6MAAMVQY1JK0ouGZYZE3yw8lByAMsobqsU6VzAo+jtCLXlVikupTSPbc2phjjso4g51hlpb&#10;fPUkQfalhpwZfpNFCPWmhhFAbYGmek9de7BlRqtjZsfGnpdUU+9JDrk4satu0UyFyhRBLot0EpDo&#10;TQ7m1MKrQ9sWukMzIC6lAACSVvSw098/T42P9wCEZL2YkNML3S0MpmZopv7a8M6knJX1YleotaRL&#10;nxqB4TpDrZImp4rZV4e2z+5aiTlizMkgEoPBYDAYDAaDwWAwmKMQU08DgGxLoej5mhCOoFzAyNuW&#10;Ymop5EG1m2MSmVpKk4ctIwcAcGwdObrjGADZCJW2QkKCtknZMrKaPEhSLs7VRvMRCPGkJxgMBoM5&#10;ehkbG3v++eefeeaZXbt29fX15XI5mqYbGhoWL168YcOG884776STTuK4Oc0onEgkHnvssaeffnrT&#10;pk1DQ0MAgJaWlhUrVpx//vnnn3/+4sWL53tC6EOi6/p73vMe0zQBADfeeGNdXd2cq6wZtdop/+//&#10;/b8HH3wQAPCzn/3s5ptvrpUdCgaDwRy7DAwcYNDh8XhqUq3ff0B82/j4IWbqveaaazZu3Fj+V09P&#10;z/PPP3/WWWeVkvfff386/VYsy0033RQMBmfRklgstnPnzsp6pr7AXXbZZf/4xz8OFnFNMW4bNmwQ&#10;hGmmlj///PPLzUgkZjmpeZW8853vfPHFF8vJvXv3rlmz5nCFt259az5yCOHBJX/605+Wl7u6ui67&#10;7LKpt3799dc/9thjsvxGmOwjjzxSvcnVJCoHubu7e+q7o5aWllAoVHYby+fzPM/Xaki/+93vNjQ0&#10;HO6/NR+iGnZ8vsfw4YcfLhYPHfEsSVI4HFYUpdxTzPFBSa5gO3Y1yp8p8HEeAICkybFCai71LDg9&#10;yaGhzPhAelS3jNWNS6oJUytBQLg43L4zur83OehmhWf6Xr1i5fmHLOlhXQAAnuby6oxNV1RTBQDw&#10;NOvl52EerqOSTCZz///+5uXBbQkpZdhWzveG6A4BZNm2jWyAAEFAiqCIql9QI4CG0mM+3pMSh7g9&#10;2hRamh0T++KF1Hg+YTl2o7duN5k5oB6ETMfUTN2wTctxEHIggCRBUATFUixPM8DUeqRtE0xP2B3c&#10;VPf8okDTvI6VpBdfHdoek1K2Y2e8M9AwG7YhaYpiKIfT/1AExTOcpBUt29JIkhT8u5X+jJJDCNnI&#10;cbGiSSXLId8IAduxTdsyHNNxHJIgRYZPE2mb90Ah/woYmVS5amrRQmKC73lFeHZr28sebgbHtm4Z&#10;L/VvTsppzdRNfy1PPiPZiSjDxcQ+apdc1n7Mjlh6pDcxNJoYKuqKhRw3K9hMupoZaxwHyYZiO7aL&#10;FSbIdL07tJnJvDnIKFnMDOm7G7zhzQ+/cFr7ulloOUpEC4nd0b7xXCxG9DUc5BaoGGpCzjjI1i0j&#10;0X/MOHVQkQUziQIAEK5jSRNV2BsPWGKGLmTAVCcNhNBoLqpbRkGTOYqxmTce6xyECppMEqTNpk3B&#10;/yo/Wbowmp0oGqpiqBqXOJwFk6QpGTTk4dxxti/sDoGZgBAayox7eVdOHGV2K9P+ENLF7PaxvTm1&#10;MKDs7Bd2apYm6UpelWiSstnZ6C6KumrYppsVR6iU42tIEYMIoZiUHLH2tvobBp7atSzSOcd9pBjq&#10;5qFtsq70SskBZledO1ClxgYhlFZyBU2qcwVf354jW1f/z6v/M8fGYKaloMmbhneki7mCJjX56l8h&#10;o9WsRVLkyZedVU4yFN0RbNmfGEjI6c2ju05qWz21DdrRQ16TDNt0kDN380ae4gAAmqnP4oYZgzlq&#10;6UsNG7Y5nou5WCEg+KpcKyT6x9n4eD4eEv2D6bGlkY6F7gfmsGBNFAaDwWAwGAwGg8FgjjcsI+vY&#10;OkCIIGsWrzMJSDAAEo6lOZSGHB2Sc323CACwTUnJ77OMPHJMyyzYpgyQDQAAkIQEBQFwEAJIR6ZV&#10;agFJiYjRizmZlId47xKaDRyxEcZgMJi3M0899dTFF19cTv7kJz/50Ic+tNCNOkpBCD311FOf+tSn&#10;9uzZM+lfhmH09fX19fU98sgjt912G0EQN99881e/+tVAYMaXs5GRkZtvvvnvf//7pPz9+/fv37//&#10;L3/5CwCgo6Pjrrvuuuiii46wMurrX/96Ofr8q1/96qzr2bNnz9q1a0vLy5Yt2759+6yrqvlO6e7u&#10;vvLKKx966CEAwLXXXrt3716SfBvNmI7BYDAHMzJyQKTpHEW/ZRjmgBAcRVEOLkMQxJe+9KVKNch/&#10;//d/r1+/XhCEaDT6wAMPlPOXLl164YUXzq4lTz/9dHmZZdnzzjtv6vIQwo9+9KNf+9rXpi5W6aZ4&#10;2mmnTdsMn89XXi779swTy5cvJ0mybGO1cePGKTRRjzzySHn5wgsvnOR2lclkenp6ysmbbrpp2psT&#10;kiTf/e53l725nn766RtvvHF2tzTZbLa8PDQ09ObcK4el0hCshlx77bVTCKLmY4hq2PH5HsOf/vSn&#10;UwgIW1pa4vE41kQdZ+RUSTV0AABPz+k1JkPRFEmppq4YqmGbc5QQLBQIoZcGtxQNNSGlW3wNJe+U&#10;6iEJoju0aNvE3vF8nCKp09tPDIq+g4v5eDdPcx7OlZDSiqEKzAxGPqMUeIajSbrRG1no0TpCxGKx&#10;//j3L5STW2pd/0Pg91WW3LHQQzEjXj+C24rXrqq/gftnve7WWa85b006JLP27z6kLWlJoP8n8Ov5&#10;6f0xC72gU/iREPIUUuf3AaFW9D69o/fpI3F6OwKKupr/WmfKpHGc/cvT+WHBx+dtyM6qS7ICV6mJ&#10;AgAERZ+LFcdz8bAruCfWd0Lz8oXuTVWYtlUyq6Rm5ZJdCUkSAADLsQ3LXOhuYTA1oz81oluGYqgd&#10;wdbqX6xBCOvEwFBmzLDN/tQw1kQdzeBppDEYDAaDwWAwGAwGc1yBELKtomPrAABIVjuT6EyBEBIk&#10;jxwdAGCbcw9GQZo8JKU2mXra1BK6MmabEkEKDB/hXIs4VxsrNDFCEys0s2Ir615ECw0k7bItRS+O&#10;G2rMMnJyeouS7wHIOZJDjcFgMG9PnnvuObOC9evXL3SLjlJyudx55513wQUXHKy9ORjHcX70ox+F&#10;w+E///nPM9rK//7v/7a1tR0siJrEwMDAJZdccuGFFx5u3v35YHBw8Jvf/GZp+cMf/nB9ff2sq3rk&#10;kUfKh9xcwr7naad8//vfLy309vb+/Oc/r/lIYjAYzDEEQshxDnguI+YciVJi0qd6wzAOWaypqen6&#10;668vJy3LuvPOOx3HKV+SSk36z//8z1nrhDdu3Fhevvjiiylq+ik4V65cOW2Za6+99m9vMq3OChyo&#10;oZpvSJKslMQ/99xzZX3UJBRFqTTRuuiiiyYV2LZtW3mZ5/nOzqqmLT/xxBPLy5qm5fP52XXE7X7L&#10;hUaSpOeee+5IDeEBXHHFFVP8dz6GqIYdP0rGEHM8YVhGKXKRqeJ0OjUUQVqOBQA4diMX41IqIaUn&#10;8nGSIBt9sxEdiSwfEvzRQtJ2nN2x3kOWgRAuDi8Kin6CICYKM3AaVEw1pxbCriABic5gy0KPFgaD&#10;wWAODeE6JoXBGAzm6AFC2OANK4Yq68q++MDcKzwykJAgAAQAoDlX5TgIAEBAAk9/hjmeSBdzkl4E&#10;AHiFmbn++gQ3AEDWlYwyyzdymCMD1kRhMBgMBoPBYDAYDOa4AjkmcizkmJCgIJzHx16CoB3HBADY&#10;ljKnipBTzO5WC32WKenFMdtSKNrPii0MX0dQIjioCxAQJMnTbIh1tVBcyLE1vThmGXm9OCJntiF0&#10;bMx+Nz8g21IcW3dszbEU2yqaesrQkrZVRFgthsFgasc//vGPymRXV9dCt+hoJBqNdnd3P/PMMzNa&#10;y7bta6+9tiywmZYvfelLH/7wh6uv/8knn1y6dGkulzsyg/C+972vvHzbbbfNuh6EUPVjMgXzt1M6&#10;OjouvfTS0vInPvGJsjUWBoPBYGroT4jQATEtk2yjKplkwvPiiy9++ctfHh4eLud8+tOfrjRZmhGS&#10;JCUSb4WPn3TSSdWsxbJsR0ctZ1E1TbNkBXnEqLTVchynr6/vkMW2bn3LI8Hlch2s53n55ZfLy2vX&#10;rq3yCGlsbKxMVu6CGbF06dLK5Pe+970///nPh9PXzRN+v3/qw28+hqiGHT8axhBznEFAonSYl+IO&#10;5wICAAIIACCOrDtuDelPjSCE0sVcnStAEbOMv4x4Q5Zt5dRCb3L4cGVOaF5OEWSDJxyX0pJW1cQZ&#10;CKCB1AhFkPWeuiXh9hm5S2EwGAzmSIJM/D0Ig8HMlaDgBRBm1cJ4Pmbax8bHd4HhaYoGAOjWXB9R&#10;DdsEADAULc7NzBaDOaooGqpZOrZJZkYrlnyYTduU9bnFBWHmGayJwmAwGAwGg8FgMBjMcUVJFISQ&#10;DeE8T1wECYAcANDcZEiomN1pqDFTT5tqgiA4VmihWF81jYeAoGgPK7YQlGjpaUONm3paSm1ByK5i&#10;u8cJCDmWntWkQTm9NRd9ppB4SS+OGcqEocZMNa7Jw8XM9kLi5Xzs6ULiRTm9RS302mZhUjQhBoPB&#10;VI9pmps3by4nOzo6eB5/E5qMoijr1q1LpVKVmW1tbffee+/IyIiu647jWJYVj8f//ve/H2y0dcst&#10;tzzxxBPTbuUXv/jF7bffXpnj8/l+8pOfTExMmKbpOI6qqjt37rzpppsqy4yNjZ1yyim6rs/3IDz9&#10;9NMvvfRSafnyyy9vaZn9JOKbN2+ORqNzbM9875RvfetbpQXbtj/60Y/Oz6BiMBjMMcAk/UYNHz0m&#10;Xbz8fv/hSpIk+ZWvfKUyp9K5aNWqVeecc86smzFJ+Nrc3FzlikuWLJlL9xFCsiyPjo5u2bLlL3/5&#10;yw033DD3i+OMWLRokcv11iSyh9MYP/LII+Xlq6+++mA9T09PT3m5SgckAABJkl6vt5wsFAqz60Vn&#10;Z+ck7dC999573XXX/fCHP3z99ddnXe2MmKQpOpj5GKIadvxoGEPMcYbAcKV4LGNukYsIIMMyGIom&#10;IMFS7EJ3a5aM5+OyrtiO7ee9s67Ew7pIgixoUkrOHC4eNOIOLY10tPgbeIrdl+hXzWmeEBFCg+mx&#10;vCp3BFtYij6jE/tFYzAYzNELko9Vv0QMBnP0QBKkyPCyXrQdJ3uMOMMERT8JCY5mZb0qzf8USLoM&#10;ABAYPiD6FrpbGEztmfEkIm++363h7FeY+WCu7tsYDAaDwWAwGAwGg8EcZbwxA9z8y17efOUxBw8i&#10;Jbff0JKmlrRNiWJ8FOuf6UsYCEmaq3NMzjTShhpnAChmd4r+Ncf9GxnLyOnFEVNLlTygkKM7tubY&#10;um1JtmkigAAApprQlTGCoCGkIUFDgiYIVpOHCZJn+AjD15P0zIzRMRgMptJjAQBwxRVXLHSLjkbe&#10;9773xWKxypzbb7/985//PEm+pfglSTIcDl922WWXXnrp73//++uvv76y/JVXXplMJisjjycxOjr6&#10;r//6r5U5559//kMPPSSKYjmH47iVK1feddddN91008knn1wsvvEhcP/+/Z/5zGfuvvvu+RsB27bf&#10;//73l5Pf+MY3Zl2V4zgf+chH5t6k+d4pq1at2rBhw6ZNmwAADz744Msvv3zqqafOy+BiMBjMUY/X&#10;683n3wqXsSyLomrwQXaSz2FdXd0UhZuamv75n//597///aR8iqK+8IUvzOVpMZlMVianuFhPotK6&#10;aloQQplMpqenZ2hoaGhoaGBgIB6Pz30M5wKE8KqrrvrNb35TSj755JM33HDDpJFUFKVSfnb22WdP&#10;qsS27Ww2W07+5je/OXgfHQ7bfmv2E1mWZ92Lr371q5/4xCcs6625XRBCGzdu3LhxIwDA6/Wec845&#10;GzZsWLx4McvOi6ai8m7tkN2cjyGqYcfnewynMEC77rrrHnrooTmOP+YoJCj4BIYDAMiG4uLEWdej&#10;GCpCSGB4v+AhiWN1cuSsUlBMDQAgsrOffISAkKdZxdAAADm1EHGHDlnsgsWnjWZjy+q7dk7s3zmx&#10;v7tukV/wHLKkZdv96eGUnG3xN9S5Amd1bggIs5dsHXOoLuf2R+9OFTObhneopmY5Nk1QEXfocLcT&#10;juNk1bxiaCLDB0Sfj/csjXSWvcsM29w2vtfFCssjXRcsOe2E5uWH2+69mx7sSQzsifWvbOj2cO45&#10;9iJaSAymx05qXXVi68qLlp45ryP2x62P7E8MbRnbHXaHOoOTp0dRDXVHtEc39YScRgCFBB9Lc9PW&#10;mVFyiqE1esNB0d/iq3+u77W8JiOAmjx161pWurkavOIu6sXtE/uX13cuq+9+3/oZvOwaSo//cduj&#10;e+P9iqmta14OZ/h1w7DNnuRQQZU0U89rkmGZBISKYfAMXScGljV0eVmXjRzV1IqGmlUl1VBJgmzw&#10;1DV5IzzNnb/ktJUN3VPUHyskf/3aQ/sTg0VDOaFpeem4dRDKqbmsIhU0WbP08iwGBCR4hvNy7qDg&#10;rXJUHYReG9kRdgfbA80fP+O9LlaY3fhHC8nfbv7beD42kBw1HBMCmJDTLlrwC97yiO7/2+a+x7bN&#10;rv4jDJIWUpKENBtZx4xPVOQ9q1xLw0HeE3IFKJJaEl7kO0gVvCfen5RSsULKJ3gs2ywaKgnJoOhn&#10;KHpRsKnRE5l6E5qpbxvfK+nFTDEXFH2H8znMKYWioTT56tsCjU3e+mlbLuvFHdGeZm+k1d/4z+su&#10;bfbP4HEPACDryo9f+N1rIztHsxMRd0jSiyXlCUkQLMUyJEURFEFAhICDHMu2dNvULQMhRJOUh3MJ&#10;DM/SbHeo9XAXCITQqyPbGzzhNn/jv53zQZqsWYy05dg7J/ZvGd2dUfIIIN3UdduwHZuAJEvSHM1B&#10;CD2c64SW5WublpV8RTBHjBcHXn9hYMsrQ1urPIynpXxLWdDksDu40P2bnmZfBADg4z1JOeMgNBfz&#10;2KySZyhaoLkWXw1GEoM5SnCxQunMrFvGjIx/ddsAADAkLWK74KMbrInCYDAYDAaDwWAwGMxxBgkA&#10;gBAiOM+iqDc+lcFZG1IZakxXxiwja5sSxQQo1je7eiCEJOMBEJpa0tRSAEBdHuLc7fPb/QUCIWTp&#10;SU0esYwcQrZtSo6tObb2hjKNoBFCAEAICQAgQXIQ0o5jIkd9owAkSEogKZdjK5o8RNFuztNFs8fA&#10;i2wMBnOUsGXLlsrkXGwWjle2bNny4IMPVub88Ic//NSnPnW48hDC9773vU1NTZWDqWnaF7/4xR/+&#10;8IeHW+vaa6+tTK5du/axxx47XMT5ihUrXnnllVWrVpVzfvzjH3/sYx9bs2bNPA3Cr371q7GxsdLy&#10;CSecsHr16tnVgxC6+eabK6OrZ8eR2Snf/e53zzrrrNLyP//zP/f391cKrjAYDObtQ2NjY6UmSpKk&#10;KTydqmeSQVNbW9vU5d/97nc//fTTkwSxt9xyi9s9p6jiRCJRmaTpamO8PB5PNcUQQi+88MK99947&#10;aUNHA2effXZZE6Xr+vDw8KJFiyoLbNu2rbzc0tISDocn1aAoyqScShlP9UiSNOteNDQ03HnnnV/6&#10;0pcmHVEl8vn8Qw89VBLebNiw4dJLL129evWRvKDP3xDVsOPzOoZTSCghhNj1+rik2d+wM9rDM1xa&#10;ydd76mZdT7qYBxB6OXdNAkAXCtXULMcCANBziyGmSbpUzxQGUCIrXLv2ovu3/GN145K98f49sV6/&#10;4G3w1Hk4d0lUhhBSTT1VzEYLCdux24Mtjd7wmqZlJ7Wuqr4lxzrDmYmNvS9n9UJfeqStrlnWFc3Q&#10;4nI6qxdCgv+Q4heCJEJ0UNaLWaUAtDxBEqOFaEewBQBgI7s3MQQJ2B1ZFPHVndi26nD6PdtxMlq+&#10;aGkkRXpF71wiekv4RA+RIxRbT6v56u9eZsdZi08eLcRbAo1j+VjYG/RVxOtbjr0/PWQiK6lmCZKs&#10;cwWqCdPXLF2xdK/ooSiqLdTkZsV6X1hKKpJedAjYkx5e27SMoebaKZEQCZIwkCWbyoyGqDPS6hXd&#10;Tf7InlhfRs3PKGRc1op74v26ZWS0vGJoNEkGPX6EAFLyYXfQy7ub/G+c0LzgjTvJoq5OFOITcjKl&#10;ZrvrFj3R80JazZ2/+NTDifRixTRJkZJZDLp8FP3GaJMA1NGhOk8IlD43OJaDEEkQFDHjKEoSAJ/o&#10;kYwiSZExObXMVa3F5SRag40b2tdsHiF6UsMpJYcAYmjW7/ZVHvzH0Cx4VkIBNgLkwjTYkefku3iE&#10;qfMEbJpOqtmsIde5Ama8b1mks/J3hBCSzGLeKKq2DnSJgIRH8Hh4F0PS3aFFAXF6ja5ICS3BhpFs&#10;VLX1nC6xDHvIMw/HcbKl2tDRbIOkprl3NW2zNz0ssnxrqGllfXd7uHWmHddUg6RINy92MYtcrEDJ&#10;Ga/o0UxNNXXN0lXjgMs3hIAmabfgEhieJWmSIBu9kWZfhIBTicB5ljeRSVKk5hgCV7MQdhrQG9rX&#10;nLRodVxKDWcnElK6oMmmbdEk5WKFOlewLdDY6AkfQz/Y4wkHIkgAgiQYmp32MK4GApI2cgAAhn1s&#10;uM/5eE/YHSxocqyQTMqZyGx1XIZlpou5Rm8YANBdt2ihu4XB1IyQ6C/p3nNqYUaaqJwqAQhdrBgS&#10;a/COFzN/YE0UBoPBYDAYDAaDwWCOKwiCBgAASCLHQgjN33tnBCxIkAAASDKzWd0xlPw+x1YtI0cy&#10;HpKZ6/SiJO1GyLb0DEFyqjRA82GSmv3ksrXFcUzbyFlmwbGKjm0gZEEAASQJiicpgaS9FOOtRlpm&#10;qDFNGrAtBTmmZeRtSwIAQIImKTdBcgTJQYKkaA8Cb7ybJhkPw5cmyUPIcZBj2FbRsRXblAEkSEpE&#10;jmGlJZoLCZ7FBDXLSRwxGMzbiqeffroyuXbt2oVu0VHH17/+9crkOeec88lPfnLatc4+++xPfvKT&#10;d955ZznnRz/60Ze//OVQ6BBTem/atKnkR1Tm4YcfntqCY+XKlZ/73Oe+853vlHM+/vGPv/TSS/Mx&#10;AsVi8eabby4nv/e9782iEtu2X3nllVtvvbUmjTwCOwUAcMYZZ3R0dAwMDAAAhoeHf/KTn9x00021&#10;GVMMBoM5pujs7Ny7d285mUqlaqKJ2r17d2WyvX2aWTBIkuzu7p6kiersnGWYZhlN0yqT1T9xE1WY&#10;lqTT6a9+9asjIyNTF2MY5rrrrisWi3/961/n2J0ZEYlEGhoaotFoKfnCCy9M0kQ9+uij5eVJ+u0S&#10;s5P3HIyu63NZvamp6ec///krr7zywAMPDA0NHa5Y6Y7L5XJ98pOfPGL2j/M6RDXs+NE8hphjjq5Q&#10;KwGJOjEwkouqps7Ts7FocxCKF1J+3kOT1JLwooXu0+yp1YtcBBAAEAAwdbR0vafun0+87C/bn2Ao&#10;JlpIjOfie2J9EEKGYggADdu0HRtAGBC8bYEmgeZObT/hzI71b58oZ8M2H9nzTFFXehNDPt6zrL4r&#10;q+T2xQf8vCerFDIw5+d9hxwMCICbFQGAWSWfJ2UAQEDwuVhhX7xf1pVlkS6R4S9bcc4UhmaSLiOE&#10;NFPnaHbugigAAM9wAADN1HNqYb7HrdlXv6Kh20FORsn1JAZXNy7hqDd+10PpsZLQDgEUdgWrEUSZ&#10;jp0u5hiK9nCuiDvkZkUAAITAL3hkQ8koOZZielPDyyOdczwySz8Wy3HMGYZ9E5A4qXW1rCsuVhzO&#10;TAREH0VUFYYuacXdsV7N1JPFjO3YPsHtZlwIoGghwVIMRzFN3vDBa4ks3123qNET6U0O7Y72tgaa&#10;AACGZVyy/OxDjkC6mDNs07ItF3PobyUQwjmKMF2smFMLCKG0kptLPWd3bdgXH2BI2ka2Yqitvhqo&#10;ARcMG9lJlaxfmA8udlxd6P7PAJHhQ8GWgibF5XQ0n8irhVgh2eSrd7Mu2zFN29ZsYywzodsmQsjH&#10;e9ysQECizhVYFGiuXgzZ7GvIKHkHOSWZRNgdPPh3WsqxbHsKOXEJy7H3xPstx17V2OVhXecvns1d&#10;bklhYiObpZjuukUt/oZ4IZ2UMzytAwAQQJbjIOQAAAkISeINgZ2LFcPuQNgVJKs4z1CQtBwHADDT&#10;01o1QAjrPXVzUbNj5gOSIEvXAgRqZRaHCABLNS9056plbdOyhJR2c+JoLhoS/bPzjx3JRQEADZ5w&#10;e7DZy8/VrhODOXroDLXuifW5WDEhZxqq1q8igJJyxs2KNEl1hmYsA8YcSY5Vy2wMBoPBYDAYDAaD&#10;wWAOCSQogmAIggbIAag2wTSHBDkmhDQAgCBnM8GYKvUjxzS1FIQ0xQRr8jWdYrwEKZh6GiBLye+f&#10;v75XO0QImVpCzmwrxJ+TM9s1aUAvjhnKhKHGdTVmKFFdHlELfXJ6Sz72XDG32zJyh5vzGDlWMbe7&#10;mN1l6llDjevFUduSScrDCM2s0ExzQZIW4VSvpCEkSILiaS7ECK0030BQom0VdWXc1NOmmsgnXlby&#10;PcixFnrMMBjM0c7f//738jJBEM3NzQvdoqMLSZJKk+KX+fGPf1zlNe6//uu/JuX86U9/OmTJz372&#10;s5OSTU1N09Z/6623ViZffvnlknqn5nznO98px4uHw+Gzzz67mrVM04zH46+99tr//u//XnfddS6X&#10;64wzzqiJIOrI7BQAAISwsvy//du/FYvF2owpBoPBHFMsW7asMjlJyzRrnnnmmcrktD5RO3fufP75&#10;5ydlfvOb35yjz8wku5vqa5tWxpPNZj/+8Y8fUhDFcdyaNWuuueaaz33ucz/+8Y//+Mc//tM//VM1&#10;V/+ac80115SXH3300cruq6q6ffv2cvLkk08+ePVahdE7zlwDvEiSPP3003/0ox/9/Oc//8QnPrFi&#10;xYrDlZRl+Vvf+tZf/vKXGg3hNMz3ENWw40ftGGKOOQSG765ra/DWkZAYyY7PrpJYIWnYRpM34uXd&#10;i4LH8FOqQHMMSQMAdGtOLh8luwYAwLQas4g79KGT33Viy4oWX8NJbatWNi5u8TX4OLebEyPuUFfd&#10;opNaVy2LdLb6Gv5p3aVndZ709hFEAQA2j+wqaHJvapgiqSXhdgLCoOhv8de7WdEneGRdTchp6/Bv&#10;U92sILJ8QZNMx9oX798xvq+gyUvCHX7Bc/GysyLu0BSbNiwTAGA59ix8ew4JCUkIoeVYpZrnmwsW&#10;n+bjPUsjnQihPdG+0vEs6cW4lCqokmGZIcFfjSDKcuyknAYAhEQ/T7Ptb/66IYQEQQo0Zzt2Vi3k&#10;lHxmbmocAEDpnoaAcGol4SE5oXm5l3d3hlpNxxxIjVRzf6hZ+p54n2bpcSmNEIq4Qh7WBSDIKDkH&#10;OQHBy9FsxH1YsYHI8qublkbcoZHM+FBmfGe054WBzYcsWdAkzdQBADwzG8VpNfA0ixDSLaOgzt7J&#10;EwBAEWSjJ8zRLEWQHMXmtIKsK8euQaQVW7A3QmZvbqF7PwM6Q61NvkhQ9JdMnyzHshx7MDXanxoe&#10;zkZjUrKgShZyEEIAAt3SCQi76tq66xbNyB2OgHBJuIOlmLAr6ACUkNIHy4RKkg8HObZzwHdVhJCN&#10;bMu2bMdBCBmWuWuip6grSyMdHk68YtX5Ijsb8dubV1NYOsg5im0LNK5vXXliy8rucHuLr7HJG27w&#10;hBu9dU3eSFugaWmkc0PbmjVNSxs84WrVKRDBN7qPA6TfLggMTxIkSZC6WZvLvW4ZJd2swHAL3blq&#10;Wdmw2M2J7YEW3dSHMmOzqCGn5uOFZJOvnqWY09rXLXSHMJha0hlqZSmmyRcp6kqymKlyrXghrRhq&#10;s6+eo9lj+nH77QD2icJgMBgMBoPBYDAYzPEGSXssSwYAOLZGEq752ARCyLE1ivZCCEl6xjMkObam&#10;Fycso4AckxEaa/c1HVJc0FDGTCMLIGkZeWrO9lOzHh9Ti6vSgGMpyDFtS3Ys1XF0cPAHUUgQJEtS&#10;ouMYhhKlGB/v6aIYX2URy8gVs7scW7X0rGXmISAoxk8ynmqspQ4xRhCQFE9SPEBBy8iaRsE2ZZr1&#10;60VkaglX4ASSPlr8tTAYzNGGLMvj42/FqJ1xxhmTwoIxr7zySmWyubl56dKlVa7r9XovvPDCJ554&#10;opzz/e9//8Ybb5xUbHx8/MUXX6zM+dSnPlVN/aFQ6NRTT3355ZfLOffdd99tt91W2xGQZfkb3/hG&#10;OfnlL3+5GluMLVu2nHjiibVtSZkjsFPKXH311QRBlKKQTdP85S9/WY0hFQaDwRxndHd3VyafeOKJ&#10;q666ao51SpJUticCAPj9/qm9p3Rd/9a3vnVw/tDQ0MMPP3z55ZfPuiWCcEDEm2maDFOVc3IqlZri&#10;vwihr33ta5UmVBDCd77znWeddVZ7ezvHHS3hR6eccspdd91VWpYkKRaLNTQ0lJLbtm0rF1u/fv2k&#10;gSpB0wdELn7uc58788wzF7ZH4XD4oosuuuiii0zTHB4e3rJly1NPPTUxMTGp2K9+9asTTzxxWiXe&#10;3DliQ1TDjh9tY4g5FjmtfV1PcqjF3zCUHgsImTpXYEarK4Y6nB0Pin4v7z510dpjOvA3IPoEhgcA&#10;FHVldpZZAADbcRRDDQheAhI+3jNteY5mL1x6xslta3bFevuTwwk5bb+pq3SzYmugcVmksyPY8rZS&#10;QwEALMfePLozVczKWnFJuIN6U8DT4mu0HQfkExRBZoq5WCHpYkUXKx7SGsjPe2VDGc/FSYJo9EZO&#10;aF7u4VwXLjljZcPiqbdetsdBqDY+DwghBAAE8MgY73A0e/Xqd/z+9YdX1HftjvXtGN+/NNIxkp2w&#10;HLugF10Mz1VxeOuWkSpmEQBhV4ClmKWRzrIMgCIpEhIkQQoMXzQUNysMZ6MBwTeXo7QkkKAIquxq&#10;VT00SV245Iw/bnt0UaB5MD3KUmyrv2GKxjgI7Y8P6paRlDIEAcKuIEVQCIC8KimG5hc8pTn4p95Z&#10;BISdoVaSIMdzMZZiXhrc2uyrbw+2HDyMlmMDAOga6esOpnTw28jW5+ZFYzn2cHY84g4OZcaafcGC&#10;XswoedXU/IK3SuutowpzoMCuXQALHWQ55kB+oXs/A2iS7gi2hN3B3sQgr3IFTS4aCkuxqqm5WdFG&#10;juWYDnIQACRBulkRAdiXHB7PxRu8dWFXqHoHGJ5ml0U6d8d6I65gQs7EpbRf8Ii08JY4qTSACNnI&#10;MWwzU8zlNaloqJqpl4WOhmXmNZkmqWX1XW7O9c7l57T6G2bX8dKphiLISeosjmarOUNWg2lbHMUB&#10;AJi5ecFhjiGCgg8AwNOcrNdAlokQKhpqSPQDAAL8wnxtnwU0SZ3XfepDO59s9jWM5aICzTd4Z3A2&#10;Vgx1X3xQZIUWX8OKhu5mX/1CdwiDqSUsxZwFpFc0AACAAElEQVS8aM1zfa9FOddAatTFCKXHzyko&#10;6upgZtTHewKC97T2dfiacpRzDL8NwWAwGAwGg8FgMBgM5pBQrJ8gGABJx1LmaRPIVgFCBMWTlIsg&#10;ZvzuQ1fGAXBsI0eQAkHWMrqLIGiSdtumBJCtF0fnqftT49ianNlazO6y9KyhxvTiqGXkEIAk46O5&#10;CCs0MWILI7YwQiPNRSjag5Btaim9OGJqSVNPSanNxdwe9MZcdEiVBqTU67Yp6cqEZeQo2sO4WijW&#10;PztB1AFAgmKDrNhEEKyppQxl3LZkKf2aqVc7LRAGg3m70dPTU5m85JJLFrpFRx2TLCw++MEPzmj1&#10;Sy+9tDLZ29trHjSn44MPPliZbGpqqj609EMf+lBl8ic/+UnNR+B//ud/bPut6VSvv/76mm9iphyB&#10;nVKG5/kbbrihnPzKV75iWdiDEYPBvO2IRCIu11tzc4yNjWWz2TnWOelkPu1NyI9//GNZlsvJypjU&#10;n/3sZ4lEYtYtqa8/ICCmekvASk3XwfT09FT6NzY2Nv7617/+2Mc+tmzZssMJouZoeDU7vF5vpbS4&#10;Umv9yCOPlJevvPLKQ67O8wdEWmQyR9GzJ03TXV1d7373u++555777rvvpptu8ngOEBLcf//9R6AZ&#10;R36Iatjxo2QMMcciYXdwXfOKRm/Yy7v7ksN5Ta5+Xd0y9sT6KILqDLU2esOrGpcsdG/mRLOvXmA4&#10;iqQy6uwj2vNaASHk5dwRd7AaK54SXt59evu692+4+rPnfvjmM99305nXf+bcD9105vWXrTi3M9T6&#10;dhNEAQD6UyOqoUXzCYHhg6KvnA8hXBRo7gy1igzf4A0LjCDpxWghEZfSebUUPa9ppi4bSk4pJOSU&#10;YZqyroiMUOcK1LkC16y+cG3zsmm3ztFvRLGbdm2eKC3HAgjRJF2rUPtpqffUXbX6HX7Bu6pxCUkQ&#10;W8Z2D2XGC5oMAfJOJ9VzEMqpUkJOE5CIuIM8zS2LdIoV8Zo8xZIk6QBEkiQAMK/JqqHmtcJcGqwY&#10;KgBAYLiAOJuw745Qy8ltaxq94QZveCwXHcyMOYe/VZvIxyW9mC7mHOTUiW8IorJKvqDJbk50s2Kz&#10;r6EaQSOEcFGgKSj6BtOjRUN5bO/zxkGqJITQmyZY80Xp9IDQXO9ORzLjumUUNLkj2BJyBepEv1/w&#10;6pYRLSQzSr5Wv4UjhtmXc/JzcvybHdawhMzaaCmPDLZj96WGt4/vk3WVIik3KyKESrvbxfKtvoaO&#10;YLOXc9MkadpWUs6O5WLpYi6rFvpTo6+P7So5rVW5LQ/nWlm/mGe4ek+IoZh0MR+XU5pllH4iDkIA&#10;AdM2E1LqtZGdfamRaCGVkrM5VcoqhYScGcpMDOcmNEvjaS5WSMh6cTA9mpJnebvu5d0AAI5mNcuY&#10;jyc7ByHdMjiaJQnCzeFpEN8uNHrDEEIf75b0onWg49kskHXFsi0v7/YLntn5oS0USyMdqxuXtAYa&#10;Qi7/QHpkNBtF1V0Kc6q0Y2I/RVLLI10BwfuOJacvdFcwmNqzvmVVSPQvjXSQBLkr2luY8uk7p0q7&#10;Yj00SS8Ot9e5Aic0L1/o5mOmAftEYTAYDAaDwWAwGAzmeIPh6tRCL0m7bFOikF0D8cxB2JYEIUmQ&#10;PM2HZ7ouQshQoralImRT7PTf9mYKSXtto2CZMtSSaH66PwWmnlGyuxxbM/W0bUoQkhQbpGgXqGjG&#10;m0EENCABACIFAo5j2kbBtiTbkksmUbaZF32rdWVML47apmTqaQgJWmggSX4WrZoCgmAYod6xFFNL&#10;GsoEzdcXM9t47zJWmOX8dhgM5jhmkt/O6afjb0KTefrppyuTp5122oxWP9i/KBqNtra2Vub86le/&#10;qkx+4AMfqL7+SbssFouNj483NTXVqvumaX7ta18rJy+66KKpTTyODEdgp1TykY985J577ikt53K5&#10;p5566sILL1zoMcBgMJgjCoTw0ksvfeCBB8o5f/nLXz7ykY/MukLHcX73u99V5lxwwQVTlN+1a9dT&#10;Tz1VTp577rlnnnnm17/+9XLON77xjR/+8IezC+8Ohw94BB4ZGanyYrd169Yp/lvZYADAt7/97Uli&#10;koOpNJU6klx11VXf/va3S8uPPPLINddcAwBQVXX79u2lTJIkV65cech1IYRNTU1l39HBwcEF6cK0&#10;+Hy+iy+++Lzzzrv11lvLWrVXXnkFITTfqoCFHaIadnwBxxBzjHJ214bRXNR2nF3Rnj3R3s66tnAV&#10;blGSVtyXGHCQs6phsYsVLl953jFtEgUA6K5b9Ezvq3WuQLyQMv1NNDWbSbijhSRLMR7etTjcPovV&#10;CUgcW2Gv88RAasSwzYImLwo2TzpxQQjrPXUezjWQHiUh4eFcJSORgi5XhrVDCFmKqXMF8ppEkxRD&#10;0h88+Rov565m6yLDMyTNM1xcSlm2Tc3Zo1vWVQAAz7ABwXfExrA92PyedZf9efvja5qWvjq8Pa/J&#10;Rb3o5lwOQIfrj+nYiqFIuuIgx8UIPsHDUcyySKeLFQEAlmNnlFxOlcZy8YScKupF3dQJCAuapJuG&#10;aVvLGrpCgo+cladQXpMISIiM0OCZpbfP2V0bSkGlFEGOZqOSJneFFons5Jf5pm2O5WKqqWmmHhS8&#10;NEkZtpkp5g3b9PJuL+cKu4NtgcYqNwoh7K5btHVsT19yRGD410Z2nt6+rrIASzGlAZl7cPzhsGwH&#10;AEASBEtV5Z56OEayUQc5BU1u9kVafI0jueh4LiYwXEGTZV2RdcX2kcFVzQSEEBIQAAggAAAB5CCE&#10;kGMjp+TaTRIERVAEJBiKFhm+/Pst6kpOlSiScpDDkgxFkhzNTvI6cJCTUyTTMS3bZinGQY7l2Agh&#10;kiBokiYg4WKFQ2pNM9FUbHD8gCwE9K0J/pzmeRr2w6FvP4Q57UUXXVSaZyEupQqanMln5XSBoxgI&#10;CQBAoD5I0lUF0CKESmI/AsLSwFqOXdBkEhK240AIEUBezl29d5NpW2NmylVwCpos6UXHcViSDroC&#10;uqE3esMBwbemaSlCSDF1VmEKmlznCmimrphq0VAZivbxnr7kUErOLA4voquzrXBz4urGpT2JQQIS&#10;iqHmVSkhpWmSEmneQU7RKFrI4mgWKFAxVcu2S8eA5di2YwMIWJJGCKSL2dZAY1FXt4/v2xXtXdnQ&#10;fU7XyTO9dLIU42ZFFyNE7YRq6gJTY2fgoq4ghFysEBB8x/rdEaZ6OJpt9tXLenEsF0vJ2XpPaC61&#10;xeUUSZB+wdsZOvbMft+x9IzSRZkkqJHsRE4tdIRaROawv1PTNkdzsWghKTL88vouL+e+du3Fc7yu&#10;YTBHJzRJXb3mwl+/9tdVDYv3xvt3RXvC7lCzLzLJK1U19fF8LC6lBZpbXt/l4VzvWnvRsWjd+XYD&#10;a6IwGAwGg8FgMBgMBnO8QVACxfiQY9pmwTIKNFvjcGTHMS1ToVkfhJDmZuwa71iKY2uOVYSQJIja&#10;f2InCBoSrGMVEeO19CzNzemd74ww1EQxtwvZmqHGELIp1k8yXliFSTVB0AQXpByvZWQtPetYKs1H&#10;stEnIME6lmLpGYISGK4OzJu+i6AEWmgw1bihTDB8WMntRo7OuRYdsaHDYDDHBE888URlcsWKFdOu&#10;kslkLrjggkQiUVdXFw6Hg8FgMBg8++yzr7322oXuzbywe/fuymRHR8eMVj84+jmXy1XKb3Rdf/31&#10;1ysLTHIxmpqurq5JOXv27KmhJmrjxo2V8dk33nhjrWqeC/O9Uyaxdu1amqbLXlJ33HEH1kRhMJi3&#10;IRdffHGlJuqhhx5697vf7XZXFQR8MC+//HKlHdO6detCocM+5em6/s1vfrOcZFn2xhtv5Hl+/fr1&#10;mzdvLmUODQ09/PDDl19++SwaEwgcEKO/efPmNWvWTLtWPp+XJGmKArt27Sovn3zyyT6fb9o6F0pQ&#10;tG7dW4G2iUQinU4Hg8GyIAoAcMkll5CHD91etmxZWfCzadOmo1khwzDMzTff/NnPfraUtG1bVVVB&#10;mHedwIIPUQ07vlBjiDkWoUnqurWX/Hbz31Y1LN6XGOhNDKbkTJu/6WA5QQnDMsfysWghyVPsyoZu&#10;D+e6du3F1diqHOUEBG9boFGz9FghOZyb6Jp5BGpWKeSUQkeohSLIlQ2LF7pDxzAT+UQplNbHHfq4&#10;Ehh+RX13XpOj+URWzSPOhQCwHdtBDgCAgARJkBAAkiApkqh3hztDraZlVrl1CGGjN5xWcgCAnFoI&#10;ueb6ej+vShBCNys2emc8wdlcaPSGP3zKux7Z89z2iX1+wa2aqmlb0XyiJBKjSIqAEADgIGQ5lm4Z&#10;lm1DCHia83BuhqQCoq8r1FZSDY1lY3E55TiO5diapamm7iBHMVSO5kzbkvWig2yKpAYgUecONHvr&#10;Z+SIhQBKyVmf4CEgbAvM8iUJhPCylecyFAMAcLFif2p428TekOiLuOu8nKt8NY8WkpZj59QCQ9Ek&#10;QaWKWcXUSEjWuQI8zdZ76jpCLTPaLkmQ7cGWffH+dDG3eWTnSa2rKnU+BAHzqpRWcjsm9vE0ZyOH&#10;gARNUBzNulnRy7srDbhmh2bp4E2Bx1zqSciZoqEihDycC0LY5m+sE/2DmTESEl7OpRgat57xrG04&#10;tKEOBAxJ8zQnMjxFkALDtwebKy8KA+nRaC4xkBm1HNvFCud2nRw6jPJ210RPWslFCwk3K/p4DwJA&#10;1os5VSIgDLkCHMUsDreHxMk/SV3Rbn/PrYaqH5C5LcWd3gjpIydHscZkszc3KXPDhg2PPfbYG02y&#10;jHs3/WXv/n1P/PVRBFDYFaRJ6tQrzxG9h35ScxDKKrmcKkl6UTW00vmtBAEJAGFWyXezYtgdVAxV&#10;NfU6V6C7rqorF0JoNBsdzUV1y4wWEpZtCwzn5Vw0STsITeTjsq4wJF00VJHhOYopSdFokuJp1oc8&#10;iqEWdCkhpUWWdxDaOr53ebjTVZ0bEk+zqxqXjOdjY7mYwPCKoRZ1JS6lFVM1bUu3TUkvsiRNEhRB&#10;EAQgaIJ2sYLI8CIjAAiDgsfNurJKYTA9OpKdaPSGHeT0pUZKtooz2l+tgcZUMQsAyKmFmmuismoO&#10;QujlXC1+PPvh24uVDYtHs1EP5xrLxcLuIDHbZ0nN0hNSusETJiGx6hi8paQI8po1Fz28+2kIoI93&#10;D6RHt43t9fLukBjw8CJHcQSEJVc6SZczSj5VzCKEmrzhVn+Tn/dcd8IllTahGMxxRkDwvmfdpX/Z&#10;/gRNUqO5aDSfjBeSAsMLNE9TlGlbRUNVDZWARLM30uxvCPDed629qMrJHTALC9ZEYTAYDAaDwWAw&#10;GAzmOIRztVlGjqRE28xTtBsStXz+tfU0hJCivTQXJqkZfzOzjCwAwLFVSPLzFNhD0oJl5ABClpE7&#10;YpooU0sXszsdWzHUOIQkwzcS5Ay+vAIAIEHRXB1JCYaa1Ap9AJIA2ACQJOOl2RCobrDWn7jMsd+Y&#10;9LGpcQazWhIEwwqNhho3lDjNhdRCH0FyDD9jzRsGgzleQQg9/vjj5aTH45kUE3wwe/bsOf3003O5&#10;HACgHNn5yU9+8uqrr17o3swLlmUVCoXKnJm6JMmyPClnUgjs/v37JxVYsmRJ9fUzDNPd3d3b21vO&#10;2bRp0zve8Y5ajcAPf/jDyuRZZ51V5Yrr1q1Dh45qAQCA2267rdJ+akYcgZ0yCYqi3vWud91///2l&#10;5MaNG3O5XDWh7RgMBnM8EQwGzzjjjBdeeKGcc/fdd3/+85+fRVWGYfzP//xPZc5HP/rRKcrfc889&#10;lafuT3/60zzPAwA+85nPvP/977fffFb62c9+dsopp9TVzdgHgGGYdevWbdmypZR89NFHP/jBD5LT&#10;uTdUDsUhKd8pgUNZFB4MQujVV1+dxXjOHY7jTj/99BdffLGUfO211y6++OJHH320XOCiiy6aYvUz&#10;zjjjySefLC3LshyLxRoapo/Sy2azH/7wh8vJ3/72t7PQ1QwODpbFOY2NjXfddde0q1TTtppT8yGq&#10;YcePlTHEHKO4WOH69Vf8efvjJEFGC8mR7MS28T1uTvQLPhcjMCQNITAcSzXUrFLIqQUAQKMn3Opv&#10;8PDua1ZfeISVHvPHae3rhjMTTb76sWw0wPsCorf6dU3b7EsOCwxf765b27Tche2eZgtCKKvmVVOD&#10;EPKHj1OHEPp4t493W44tabKkK4ZlWI4NISAJiqdZFyu6WbE3OagYGgAgo+RDVRiglWgPtgxlxhmK&#10;SRYzc9REOQgl5Yxf8BKQaA8eadcakRHeueys14Z3pIs5FyPWe0OqoeuWrttG0VQBKo0kIAmSIWkP&#10;6+IZjoSEwPBtgaaA4EUAjefjI9kJ23GKuiIbimGZAADbtiGEDkCmbSLkKKZmOhaRj3s5t+XYSSnT&#10;7G9o9kVKVkLTkinmdcvoCLW6ObHFN/srFwGJi5ae0eAJbex52cu5xvOJaCGRkrMUSblZUWA4AhL7&#10;4wOSXiyoMkezCStNEISXc7s5kSao9mBLxB2cxXYDgpdn+PFcPCT6e5NDK+q7bcfZG+/bOrZn0/CO&#10;kWy0qKuWbYssX9Jak5CgSCpFUAAAnuHq3XURT4icrZNM0VA4miUgEZhb+HheLaimBgDg6Dd+dCXl&#10;oawXo4VkuphzsQICyLQt07Yc5DgIQQgJSNAESZN0ybnIx3vqPXUB4YAz50g2Gs0n8rqsWwZDMvXu&#10;uikkc02++rwmiYwg6UWREWiScrMiR7MpOZuQ0nWuQE9ikKqnfPwBYcGswK2/8LSXHjrAqBzptr4p&#10;zp1+pO6FEFCfGjs4+7rrrnurnRTzrjUX/zSdPvHk9UOZcQs59d56mjmEEYpm6hP5REJOl6SeumUY&#10;tmU5NnpT9mnaVtFQWIoRGX5vrK/RFzEts6E6UxqEUH96JF5ISbqSU/MUQUbcwbIfCwFhSarkF7zp&#10;YrYkRpL0IgBAtwyK4SEEIssLLFdQiwVNNiwz5ArsivUujXRO2i+Hg4CwxdcQcYUm8omolFANnaFo&#10;1dIQQAAAgea9nEgSFEmQNEmxFEMRJAGJOnegyVvP0ywAoMXfoJjqWC4+mo0m5czicPuftj12dteG&#10;k9vWVD+dQWewdXe018254lKqwVNXw3kQEEAJKevjPSRBzkJfjTmmWV7f9cLA5rZA086J/aPZaPXG&#10;g5UghPpTowQkmn2R9mBLeFbXpgWHJqmrVl3w2sjOFwY2+wVvvJCKS6n+1DAAAEBIQsJBTumTBEVS&#10;EXeo0RPmaHZppOOipWfOSFmNwRyLRNyh95901eP7XiAJstETSSvZrFJQTNXULJqkOIpp8NQFRR9D&#10;0ksjHRcuPYOna6zdxcwTWBOFwWAwGAwGg8FgMJjjEJoLUYwHIcu2iqaeorlIrd6n26ZsWwrFBiFB&#10;cu72WdTg2ApCNnIsstYzn5UhCBYg5DiGbRXnXltVw2IVi9kdjq0ZapwgKJqrn7UOjaBEktH0YhYg&#10;GyFAUCLLBKvffWedvnb23YAkLdSbatLUUpCglNxeknKRtOvIjCEGgznKSSQSlRZA09oTPfTQQ1dd&#10;ddWkzN/97nf//M//vNBdmS/K1kBlZhqtW+mxUGKSlmbHjh2TCsxU4bN+/fpKTdTTTz/9xS9+sSbd&#10;13W9PO8sAKC+vn5a1VyVEMTsp9Q9AjvlYC699NKyJgoA8Oijjx7Hhz0Gg8Ecjo9+9KOVQqAXX3zx&#10;8ccfn1otczAIoe985zuVJlFXXHHFFA6Hu3fv3rhxYzm5dOnS008/vbTsdrs/+clP/vd//3f5v7ff&#10;fvsPfvCDWTwpv+Md7yhrogzDeOWVV8pbOSS2bf/mN7+Zuk6apnX9jXnlFUWZtg2vvvpqNcXmiXe+&#10;851lTdQjjzxy9tlnb926tZT0er1TuCkCAJYvX16Z/OMf//ipT31q2i3ed999ZT3b4sWLZ2c0FAqF&#10;ypWMjo5qmsZx07yUqNTXQQhL+rr5puZDVMOOHytjiDl2KcmiXujf/NrIzrArEJfSqWJmJDsBDpxA&#10;gae5Jm99vSfEUszicPuFS04XjyPxT6u/cUV9N0IorxZ6koPLiE5vdRHelm3tifXbyF4R7nJz4hkd&#10;Jy50V45hTMeyHce0LYqgqjFYoAjSL3j9wqEFbDRJm44MANAso/o2LKvvfLZvU72nbiQzrhiqMAcz&#10;n2QxY9hGg6fNw7mmFfzYjpPXJM3UAQAczXo5NzmHR/ISqWIuKPoi7pCPc3t5d0bJ284bv1kHIQAB&#10;8aZyiSIpP+8NuwMlhx/LsfbFBnKapJpaVsnbjsNStF/wcBSrW0ZGyReh4iCHIQQTWTzNIuRklXxB&#10;k3y8ZzgznlPySyMddIVp0iFxEBrOjAsMHxC865pXzPEzCoRwTdOy9mDLs32bKJJq9tXn1HxWKUh6&#10;sVCQFUNNFXMluV1JAMbRLISwTgwsCjYx0zV1io02uOsG0iOqqe2N9fMU92TPi1mlUDSUnFqI5hNF&#10;Q5X1on7gEUgQBE+zoiWohjaaiy4KNEXcM55dDgGUV+WSBqnZF6l+RdtxooXESDaalNMZJa8Y6rN9&#10;mzLFXFaVhFi/yPAiK3g5l8gKLlbsrhM7Q05Bk/OaXNQVzdRNx3KQQ0CCIkiOYnmG83JuL+eiyMkf&#10;ZbJKfjQ7IetKXpU4muNploDQcpzDNczHu32Cx0GOYmhpJRdxhSAENEFF3MGEnEnJmbA7uD8xcELz&#10;8kn769Qrz52kiQIAqC9GqQ4P1TAnB60qMfZmrOjkz2GhUGjSjBJB0fehs9/9B++j3aq0N94va8WR&#10;YnwR01geOsuxx7KxiULcdhzFVIuGqlsGQABCQEISQogQKmWSBEESZLqYYykmmk8YthmX0jzNkcQ0&#10;E0YMZybihVRelfKaLNB8QPQQB0ryBIaTdcWwjLwmAwC8vCtdzJIEoZpa2dkMAujlXTzNJouZeCEV&#10;dgf2xftXNS4WmWpvCRiKbg00yoYis8WiqViOzVKMh3M1esNv7FwIOYrxcC4v7w4Kvkn9Emh+cd2i&#10;Bk9dT2Jw58T+zlDbs32bTNs8s/OkKhvQVdfGUky9p643MZhTJb9QM7vLtJzTLb0z1OJihdlJYjDH&#10;LhRBnt254eHdT9d76sbyMTcrzkhgX2I0H8sp+a66NpZiz+s+eaH7NHsghBvaVi+JtL80sHU32dPo&#10;DWuWLuuKZuq2Y0NIsBRduuJAAFt8Dad1rFs0W7tIDOaYQ2SFa9ZcOJ6Pbx7ZOZgea/AccKPIUkxH&#10;sOWk1lUNx8vkI28TsCYKg8FgMBgMBoPBYDDHJZD3LLHTm2k2aGop28xTjG/ulTq2aWopguQoxsuK&#10;LSQ1G7WMbakAWQAASMzyI9/0EBQAACHLsdX52kQlyClmdzmOYagxCCmGbwSznVURAIAcwzYKkOBs&#10;IwsJiiAYS08x/BF63wQBQfN1hhI11QQUaDm7wxPaUFufMQwGc4yye/fuyuQFF1xwuJIIoa9//eu3&#10;3XZbZabf73/hhRcmhXgeZ/A8P4XZUTUcHDA9aWb9Xbt2VSaXL18+U73QqlWrfv/735eTmzZtqlX3&#10;t23bVpm84ooralXzXDgCO+VgTjnllMrkAw88gDVRGAzmbYjf7//Yxz72k5/8pJxz1113OY5zySWX&#10;VFkDQuiuu+6qdEOqq6v7wAc+cLjyuq7ffvvtlTm33nprZVTrueee+/DDD/f19ZWSAwMDDz/88OWX&#10;Xz7Trm3YsIFl2bKE6c477zzhhBOmUOnce++9lbKuQ7J48eKdO3eWlp977rn3ve99U8TjxuPxO+64&#10;o8rWVtZTcu+cO8uXLydJsqSNGRoaeuCBB8r/ete73jV1JDHHcZdddtnDDz9cSj755JNXX311S0vL&#10;FKtMkrq95z3vmV2zXS6XIAhlLdmzzz47rUjv6affCmxdvnz5wV2bj+Gt+RDVsOPzMYYYzCQogjyn&#10;++RVjUs2DW/fG+9v9IZtx1ZN3bRNBBBFUDzN0SQFIWwPtpzctrrVfxxG+r5j6ekxKbks0rUr2rMn&#10;1leyjpn651M0lP3xQd02lkU63Zx4+crz8PT2c6dKi6HqqpoxblZcGukwbTOaT/SnRlc2dM/uFGrZ&#10;9nB63MO5fLznpNZVh6ukoMm7or39qeFYIeWgt+QiBCQavHWdwdaVjYvd7Cx1HXlNAgDolu4XvV2h&#10;NgSQYmiKoeqWYTs2AIAkSJZiBIYXK6RfumXsjvUWDTVTzCuGytJ0yOVnyTecZCiSKugyR3NFvWhB&#10;CwDEkLSHc/M0m1MK6WJONTWE0I6J/Ssaujlqqp/DSHZcNbWVjUsEhj+huTavrTyc6/KV553RsX5n&#10;dP++eH9WKby5rQmaosdzcTcj+AQPR7N1rkDYFZz7Dzbk8g2kR9LF3FM9r/SlhhVDG8qM5ZQCJCDP&#10;cDRJyYYSdgcZkkYA2Y5j2qZuGYqpFXWVoWgf7+lLDqeK2cV17TQ5g28BOUUybTMg+ny8x8tVJeCM&#10;FZLbJ/btiw9opo4AUg1NNXXDNtPFXEGXVVNLFbN5TaIJCgBAk3SdK1DvCfE05+M9JbFc9ViO3Zsc&#10;1m0zq+YFhgMAmLYFAEDosJooCGFHsLWgyUHRl5QzWTUX4H0AAgISda5AXEql5Gy9hyr5cVWuWNcS&#10;WXzSip7XDnh9ChBSHh5yf3AZpOeqLZwaJ6srT44enH/bbbd5vZPlEPWeuutPvOLP2x+jCWokFx3P&#10;xVJypsEbjriDlmXtTw6qpi7rSkGTbMdhKMrHujmapSnKchxZL8q6wtFs6bglCEhAYjwXLxqqi+Wj&#10;hWRGyS+uWzSFmjchp8fzMUkv5jXZxQoB3nvwKZIhGQCAYZtFXQEABATfABgVGF7WFQehSqkqQ9ER&#10;dzAhZZNyJuwO7Yn1n9C8jKruexZCqC85lFMLiqHbju1mxSZvxM2JqxuXAAAIgmBIZlpZrJsV1zQt&#10;60kM9iWHHGS/NLjVxYpVnklokjqheblm6qP0xHB23Ce4a3LdsR1nODsusoJf8K5vXUXM4WMl5hhl&#10;eX3X/sSgg5yioe5PDCyNdBxOtn0wCKGJfGI0MxHx1EXcodM7Tqze4vKoxcu5L1l+1rndJ/ckB4fS&#10;40k5k9ck07YISLhYISj6W/z1i+vag3NzO8RgjlGavJGmVRHbceJSStaLmqVzFOtmxbA7NPeZETBH&#10;HhzTg8FgMBgMBoPBYDCY4xOK8bLiIoQGHVuz9AyAFDU3wx+ELFOLQoKg+TBJuzh352wrskrfnObv&#10;XTwBSQAAQA5A9jxtohKtOGqbkqklAUKMEJmLIAoAYGopBGxkqwTJI+AgR3Ms6FhugjpCsylDQNBc&#10;xFTGTS0OCbKY2+UKrJnVt3sMBnNc8fzzz1cmN2zYcMhihmG85z3vefDBBysz169f/+STTx78DR5T&#10;SV9f3yRZ0apVqyjqgDfYZROGEmvXrp3pVtrbD/B4lCTJcZy5GDGV+fvf/16ZnEI1dwxRzU45mPb2&#10;doIgnDdnHf773/9uWda0a2EwGMzxxzvf+c7XX3998+bN5Zwf//jHr7766ic+8Ym6urqp143FYnfc&#10;cUdZvwQA4Dju//2//0fTh51Z45577ql0pHnf+94XCh0w1T2E8D/+4z8+8pGPlHN+9rOfnXLKKdM2&#10;ZhI0TX/kIx+5++67S0lFUW655Zbvfe97h5RF/eEPf/jrX/86bZ0nnXRSWRMVj8cP6bcJAEAIvfrq&#10;q3fccYdlWZX5k5KVhEKhkZGR0vKDDz54xhlnRCJz9ZEmSfKSSy4pi3b+8pe/lP911llnTbv69ddf&#10;/+ijj5bthm699dbvfve7h7P/2rRpU6XUrbm5+cQTZ+l8AiG89tpr77vvvlLy7rvvbmhoWL169eHK&#10;b968+Xe/+105+a53vevIDG/Nh6iGHZ+PMcRgDklQ9F2y/OzzFp86nBkfz8fTxZxm6Y7jcDTr4z2N&#10;3siiQJPrOPKGmgRLMdetveT3rz+8unHJ/sRgf2o4Kadb/PVe3nNwtLRiaBOFRFxKsSS9qmGJh3Nd&#10;tuK841IqdiShCYokCIogLceaFH8/CwzLKAXo8zPUvZzZub4nMdgebO5JDI7mY63TWTwdDAKoNzVk&#10;O3ZnqNXHe9YeKkxf1pXn+jbtjvXZyC5oxbwqqaZq2hYEkCIpgeFyamEsF3th4PVVjYvP7Fg/C1s2&#10;wzIAAJZjl1QuEEDxQPnTwVi2vSfWV9SVhJwxLcsveNyMWHn4QwD8vDcpZ1iKLRpKqbMIIYakw66g&#10;bBSzaiEhp+vEwO5o7+rGJYdzi4rL6fFcvNEb8XKuc7tPZilmFrv4cPgFz1mdJ53VeVJBk5NyJqcW&#10;Ht/7gmrqRV1ZGu5o9EVmbQx1MDRJszSzJ9YrMIJhGwk5Q5NUe7A54gkNpsaihYRmGYqhcgIDACRJ&#10;giEpkeH9wKsYakGTE1JaZHkHoO0T+1bUd1d/rMakJE3Sft6zvL5z2lugWCH5XP9rg+kx27FTxVy6&#10;mC1ockkXBwDIKZJqqaqpp+QsAIAgCI5iBIY3bGOikAgKvrZAI09z0zapkpHshGGbmWKOJMiA4EsX&#10;c6VvUsSURkY8zXYEW/uSQz7Bk1MKAEC/4IEAkpAIif64lMqpBQLCjJILCL7KFd/x/st7N++ZNDWP&#10;ndHUp0aFi9pqta8PBqmW9MdepE5+Ili8ePENN9xwyFWCou8DG655cv9LEMKwKzCai43nYvvjA0VD&#10;ISFZNFTbsXmG8/EeiqAsx1JMVVMMwzYhBCIjeDgXRVINnrpFgeZYIWnb9kBmTDX1WCEZEv27Y72d&#10;odZD2o6ppj6QGlVNPasWRIY/pCAKAEBASEDCcmzbse037JvcpmNJelHSi17ugA+dFEGF3f64lEnJ&#10;GdId6k0OLw13VHNDHiukSj9MxVApkmIpkme4Rm94pr58FEEuq+/sSQwNpEYZktnY81K9O1Slq8ZJ&#10;rau2ju3pCLbsifWNZmOt/hmf5w9mJDuhmfqqxiUuVljbtGzuFWKOOSCE71x+dlYtLEdoT6x3T7y/&#10;xd/Q7K2f9n7GduyB9GhCSofdwc5QS3fdolMWrVno3tQMjmZXNy5d3bi0lEQI4Qk7MJgyJEE0Yj+o&#10;4wL8GRKDwWAwGAwGg8FgMMctvKfDNgsAIIQcS0tAYBOUZ3bv+BzHMNUYQIgRGkiSF/2rICRnUQ8A&#10;oPxNCKH51tmgOVpDVLUNx9SkAduSHUuh2Lo5ml9ZRt6xNcdSAQAk7XZszbZ1SLCmkWappiMmTCII&#10;iuLDphoztTQAUFeirIBjKTCYtzuPPPJIZbKrq+vgMul0+uyzz57kKHXDDTfcddddWBAyNQih97//&#10;/ZMyb7311kk5k8a2vr5+phvy+/2TcjRNm8LaonoqPSIAAGvWHPNfTKvcKQdDkuQJJ5zw+uuvl5KO&#10;4+zbt2/lypUL3SEMBoM50kAIv/jFL95+++2VsqgtW7Z85CMfWbVq1YUXXrh48eJAIMAwTOkp1bKs&#10;fD7f19f38MMPb9++vbIqhmF++MMfTtI4VTLJJycUCh1SfVFymrr33nvLObfffvsPfvCDmT4mX3TR&#10;RY899tjAwEApOT4+/r73ve9DH/rQKaecEgwGCYIwTXN4ePgXv/hF+dq9bt26LVu2HK7Cc88995e/&#10;/GU5+ctf/rK3t/d973tfJBIhCMK27Ww2u23btj/84Q+xWKxUpq2tbXh4uLTc09MjSZLb7T5Y6rx8&#10;+fLydiVJKoVFEgRx8cUX33jjjbPeue94xzvKmqgyHR0dgcD0c0iLovj5z3/+m9/8ZilZLBY//vGP&#10;X3nllRdffHE4HKZpGiGkqmp/f/8f/vCHyiMBQnjbbbfNJW7pkksu+e1vf1vSGiGEvvSlL5188slX&#10;XHHFokWLXC4XhLC86T/96U+VWvTGxsZ169YdXOE8DW/Nh6iGHa/5GGIwU8BSzOJw++Jw+9yrOubw&#10;8u73nXTlgzueIAkyIadHMhO7o300SXt5N09zFEE4CGmWLmlFxVAJSDR6wq3+BpEVrlh5XnuwZe4N&#10;eJsDIfQLvoSUQQiphiayc5qpSjG0UoS9f4YWNz7ec0bn+md6X81r8mhmgiGoes8MhNwIoL7kSKaY&#10;66prE1nh4uVnUQfpQPbFBx7b+5xiatF8IlpIGJYJISy5sSHgFA0lXcyOoAmGohu9Ecux9sUHLll+&#10;1pJwx6xHtqqWI7Q/OSjrSlLOWLYVcvkPKdHhadbNiUADhmWolm5YBgIIAAAgcLEiRdCpYiYpZyAM&#10;7o8PrmjsPlhSGJeSfalRv+BdFGhaXt81yfanhng4l4dzAQC2jO7OKLmUnKn31tVQEAUAsB07KWVl&#10;o1g0NM3UFgVb2gNNJEECAOrdobiUcrFCUS96OLHSQgcCIDK8wPAFTS5okmGZYVdw58T+1Y1LqrGu&#10;kvVipphrCzSRBFmOMj8kumU83fvqjol9umWM5WJxKeU4Ds9wEXfIzYoCwzEks5Pdn5SyqWImJPoQ&#10;ALplaKauGBoBoZsTHcfOKLkmb6TF31ilTNGwzVghKetF07bqXAECQsuxaZIEAJT+TkHEHVQMBeUT&#10;CKG8KtmOHRR9BCQYknazroIuu1hxJBudpIlqWdp+9j9d9Mz9j03u/rYUoAjh/Pk5OdtIfrDfyeoH&#10;/+eOO+6YYkYJlmIuXXHOyobFT/e+wtOcSHM7oj2mbSXVLAJAoFnDNNNWrlQYQshSjJ/1CgxHQsLD&#10;u9sDzSVxso1smqIFmhMYVrfMmJQKir6+5LDt2I3eSOUWEUID6VHTtjJKjiHogDjV5FkEAUuedTZy&#10;SEA2+cIFTRJoTtJkFyNMcq6gCCooeksCp5JcLSj6wZRolj6UGVNMTdKKHM1qpu7hRQLCGZ1my0AA&#10;u+sWmbbZmxwSGf4fe5750MnXVmOvITD82V0bntj3QsQTGs1F3axQvZ/PIUnKmYl8vMlX7+Fc53af&#10;UludJ+YYgqPZd6+95A9bHyEgHEiNjmYmUnKmxdcQFP2HPIXajh2X0mO5mOVYbYGmZl99R6jl8pXn&#10;Hcc+Y1gQhcFgjkvwl3gMBoPBYDAYDAaDwRzHQDGwWk5vAQCYWtLU0gSl0WwQEjN4HEYI2GbeNDIE&#10;JBmhkaA4MbCWpMTZtwmSJW1PyS1qPnjj8ycgZi3cqh6tOIqQbelZSLAUMzcnLseyjCxyTOQYBCVA&#10;SBAkDxzTsVUICcdSiDkM+0whSR4xPkvPkrRblwdZvn6O/lcYDOaYxrKsTZs2lZPd3d0cN3lm1j17&#10;9px66qmFQqEy89577z1YVYI5mDvuuOPll1+uzCEI4uqrr55ULBqNViZn6msBADjYrUuW5blrokzT&#10;rLTyALPSax1tVLlTDsmGDRvKmigAwEsvvYQ1URgM5u0JSZJf+tKXfvnLX/7tb3+rzN+5c2fZFgkA&#10;UNJRHK6ShoaGb3/72wfLessYhlFWj5T4/Oc/Tx4m0vGqq656/PHHy8qigYGBf/zjH5dddtmM+gUh&#10;/MY3vvHxj388n8+XcizL+tnPfvazn/3skOWvueaaE088cQpNlNfrfe9731vpqPP8889Pcums5IIL&#10;LvjQhz50/fXXl5K2bZeWL7jggk996lOVJc8444zf/OY3k1Z3HGeOE4gsWrTI7XZLklSZWb0L0Cmn&#10;nPIv//Ivv/71r8s5Dz300EMPPTT1Wl/60pfC4TlNWyuK4qc//envf//75ZxXX3311VdfnXqtktDo&#10;kL6a8zS8NR+iGna85mOIwWAOh4sV3nviFa8Ob39laGudGMiq+XQxV9DkdDFbOsnQFO1ihHpPKCQG&#10;aJJaHG4/f/GpHm5OLycxZZq84Wg+DgDIqvm5aKI0S1dNrcEbZikmIPpmuvqG1tXjuTgCyLKt/tSI&#10;Zumt/qZqBCGWbfUkh7JKvjXQFHGHzuhY33agexhC6OWhbc/3v5bX5N7EoG4ZAdEXCYa8gouseKNu&#10;IzuvSrFCaig9Fs0nF4cX/XXHk2d3bThl0drqe8FQDACAhKRpm9WUj0vpnJLPqQXDNuvEwBTiHB/v&#10;sWxLtwzDNjXLkLSih3WVdAgczYRc/qSUzSp5CGE0n6yc/N6y7aHMWFxKBUTfknB7s6/+4mVnHYHw&#10;aNXSTdsCANBzm1htEgigvbF+y7EkrSjQ/NJIZ1eotfxfFyf6BI+NnKKuZJVCnRiYpA6DAHg5F0sx&#10;KTkTl1MRd2h3rHdt0zJySjMlB6H+9ChDMQ3e8IqGLi/vPlzJuJR6aOeTmWJ+PB8fzUURQmF3qMFd&#10;JzBc5ZgLNMdQFAQQAVByEkMAGJYh60pekyWt6OM9YyiWVQtLwx3VSLZihaSDUEErcjTL0ywCyHJM&#10;gWEBhBw1vd/UokCzjRwIAEkQWaUQLST9vEegeQ/nkvWipMkMSeU1eZJn0Ts+cHnPa7sn+kcn1aZv&#10;TgDDES5urVIZWO2u1+3i3wetUfngf73jHe+44oorpq2hLdD4gQ1XP9P36q8TgwxJOcgJij4f7wEA&#10;OQgBAAgIKYIiCRICQBJkUPRF3KHKaw0sdQkCmmQCvC+lZFPFbFDwDabHaJKuc701Y0JOlUo/bQc5&#10;YVcQTjcDYKlA6W9A8ImsYDl21Exm1UJQ9E1amaNYNysW9KKLEYYy4wHRN3X9g6kxy7GzSp6haNux&#10;aJJysWK9Z/ZiRQLCxXXtW8f39KdGOJrdMrb7pNZV1ay4tmlZf2rEQY5iqPsSA0vDnX5hZgLaMuli&#10;tjc55BM8bf7GFQ3dyyKds6sHc3zg5sTr11/x991PEZAIufxDmfGexCBFjvp4t4sVWZIhIGE5lmYZ&#10;kl4sqJKDHJ/gbQ80CQy/vnXVOV0nV6Prw2AwGMxRBT5xYzAYDAaDwWAwGAzmeAZC0hVcR7MhmgtT&#10;XMixFV0Zs4wcqEqPhByraKjjlp6mKIERmglKcAXWUcycJiqDJFsSZSFk1bCnCDi2rdpmwTJyhpq0&#10;bcUy85aR1ZUJy8jXdltvbRQhQxl3rCJyTJr1z9HHydTTCNm2rUBIQYIFpXmqSBY5JkKOZUhzqXwW&#10;kLQPEpRlZGxL1ZWJI7x1DAZzVFF2IShx+eWXTyrw4IMPrlixolIQ5fF4tm/fjgVR1fCDH/zgC1/4&#10;wqTMO++8UxQPkMLatu04B1y+p7DLOBxu9+QglWKxOPculCPLSxAEcfCGji2q3CmHY5JN1hRB7RgM&#10;BnPcQxDEv/7rv37rW9+a4rI1hYDk+uuvv/vuu6cQRAEA7rnnnkpxztlnn71kyZLDFSZJ8otf/GJl&#10;zk9/+tNUKjXTfrlcrrvvvrulZfrp3s8///wPfOAD0xZ797vffcIJJ1Sz6Y9+9KOf/OQn3W73okWL&#10;pi3c2Nh4ySWXzLR30wIhvPLKKydlnnTSSdXXcN111/37v/97lcHHDMP813/914zqPxznnHPOVVdd&#10;VX15giDuuOOOw4m952l452OIatjx2o4hBoOZApIgTms/4WOnveeMzhPbAy3ddYtObFl5Wvu6U9pP&#10;OK193YbW1cvru9r8TWublr3/pKuuXv0OLIiqIR3BlpIxV0JOz0XpmpBSAMKg6OsItczCbAFCePnK&#10;8xYFmpZE2hu9kfFcfPv43qySn6JJDkKxQmrL2J68KnXVtbX46k9sWXnqQRKmTSM7nu9/LVZI7Yr2&#10;EAS5unHpskhnQPSSB04xRkIyIPiW13etblxKEsSuaE9cSj3bt2nzyE5QNaUjk6NZ3TKmLWzZ9nB2&#10;XDV1WVc8rHtq6QsEIOTyUyTJUAxPs6ZjRQuJvCbbjgMA4CjWy7uLhqqa2kh2oqTIsmxrLBd7fXRX&#10;Qk63+huXRjra/E3XnXAJTR6JSdVt2y5Z31TpdFQlo7lYTpNkvWg5Vsjl8x8kT2oPNFME6eM9qqlL&#10;xqHfAnEUE3YHHcdJyhnV1PtSw9NsNDsha8XOUAtPsWd2HPYOZCA18tvNf4sWkjui+4cz40HBt751&#10;VVeoVWT5STc5LkakCIogiPJxAgFgKSYo+ho8YYZiMko+IWcKmrx9Yp+kT/8uKylnNFO3HdvDiQAA&#10;3TIRAizFuBihmvGHEHYGW1sDTS5WrHeHKIJMFXMxOamamsgKiqk6CCWl9KS1SIq68pbrSfoQcjJ9&#10;R6r490Fk1GyiQDupFu7da/bnD/5XR0fHb3/72ypvI3OqtH18X4OnjqPY9kDLiS0rW3z1YVewzhWo&#10;cwXC7lCDJ9wWaFrZuGRD25ruukWTrjUl5zECEg5yCIIIiQGOYjNKrnQUKYZaLjmej5mOLRuKmxWn&#10;/sUhAOyS/y2EZYO7zlArRZBe3q0YatFQDl7Lw7lJSOQ0STP1pJSZov6irmaUXEGTbAdBAC3HDghe&#10;mqRaD9SOTgtCqKDJY7lYT2JoZ7RnT7xPt/T9icEto7sf2PJIf3LUcuxpK4EQXrbi3LAruDzSJdD8&#10;3nhfrJCa6XUHITSej+9LDLpZ19JwR6MvcuHSM7ANDoaj2WvXXHzxsjMbvOG1TctWNiwOin5ZV4bS&#10;Y/sTA3vjfb3JodFc1LTNBm/4hOblK+q7mn317z7hnecvPhULojAYDOZYBPtEYTAYDAaDwWAwGAzm&#10;OAdC0hVcq0oDujxEUoKppS09Y+k5ghJJSiApfpL/D0IIObpjq7YpI8eEBM3w9QQlUIxP9K8kyOmn&#10;0JsakhIh/P/s3Xd8JVd9N/5Tps/tTb1LW73Nbd0wNjbF4EINwSQ8JiQkhJLnh/MkD5CAwTwJkDxx&#10;YvIACZCEEGISejPVMZgYMK67663aqn6l28v0c87vj2sWWdJKV23l8n3DCzRzp5w5cyWt5tzP+UoI&#10;E8RcJK/2A9Oc+zyoM2YL5iAhEEICIcEcHjgM1wOiWKVDjS0J1RWjVTU6Vn8JZzGvxJkb+DWEJSKt&#10;fMZQhJAQAQ/qgjlCCCobZwcrCFEYszn3MLeR4OezWBPGmCqxwMlx5ji104rRjqFUFADPV3PKGrzw&#10;hS88+7UQ4gMf+MCdd945e4Pdu3ffd999iUSiyeMvy/79+y+++OL1OPLb3/72u+66az2OfC6u6952&#10;221f/OIX56zfuXPnH/zBH8xZ6XlzPzw0v+jTkmR57nSnQbAGseE5RaK2bt367B13X9ZNOZctW7bM&#10;XnzwwQc3+rIAAGCDbd++/TOf+czDDz/8+c9/fmRkZMntNU275ZZbbr755iVDtocOHfrRj350dlFR&#10;lLe97W2L79LT03PzzTfPLl314Q9/+K677lruL69wOPx3f/d3//zP//ytb31rwQ0kSXrHO95x7bXX&#10;NnNkQsgHPvCBL33pS1/4whfOtc2FF1749re//WyhyHe+85233377kkd+29vetnfv3nvvvffw4cNz&#10;KjutxjXXXDO7RNKVV145v47o4q6++uotW7Z8/OMf37dv3yKbvfSlL33Tm960hnHr3/md37nooov+&#10;7u/+bsks3FVXXfW2t71t8VOvU/euRxet4YWvbR8CABZnqsZV/Rdf2XdR0a5MVWbKTtULfEpoWDVS&#10;oURrOA0fWl0P/aluQ9HbIukj2ZO5enF2qZPmBTyYKM+kzJhC5R1tm1bWEplKr919w3cP/QQjHDci&#10;J/Ojh6aO67KWCsUiWsRQNIopwsJngeXZJbuaqxV95kf1cH+q21T0FwxcfFnP7jn/FDmVH/vJ8V9O&#10;1/IncmeSZnwo3bvkuyismTs7Nh+bPn185gzB5L+Gf5EOJXsSTeUHUmYcIWQqeq5eFEIs/u+iieq0&#10;z4KSXZGpHNGXnpQEI6xJKsEEY5wy45Znl51qxamqkqJShVKKMZ6pFYUQT0wcMWStbFeFEHEj2pvs&#10;NGRtT+e2F226XFq0INIakqjUiMZxxClam5NanjNWnKy7lu27uqzpsjY/fWcoemesZaQ45QRuyapK&#10;hOryAv9sU6icNOMztULJrmCEMqFy3Fj4uVO2mhsrTbVFMwkjds3Q3rC28J0anjn99f0/KtvVQ9nj&#10;CKFtrYPnOiBCKGaEcQHpsmr7jhDR2W8TmdB0KGF5dtEqZyu5dDjx5OSx7a1DiwRBbd9xfNfybUqI&#10;KqkIIdu3CcaKpET1ZuOjGOOuWGtYNY/nzkhUsjy74tTy9ZJAwvacmVo+4CwViiFEuGBu4NU9p2JX&#10;bepse81lB764wIMg73AxGK8bL+6SB2OrvO/ek3nr+yMiWCBhFY/H77333iZrywsh7j3045prHZ0+&#10;aSj6zvbNdJnfDo3gokwkL/ARQgTjlBmfruXzVkmR5GMzp3d1bMEIW55dtqtVp0YQiqhL3IKAMyGE&#10;TCSVKmd/YoRVsz3agspZN/CKVpliqj89M0kwjmiholXxWDBVyWXCyXMdf7IyzYWouhZGwg28mBFR&#10;JWUo3dP8jwLLsycqM7lagXEmEAo4YzzgQggkvMA9kR+xfOf/Pfhv3bG2TZneCzu3t0YWux2arL5u&#10;zw3/8dh3MMbHZk6fyJ3JW8X+ZLfeRD00hJDl2ydzI2W7lg4nB1M9rZHUa3e9dMUFr8BzDMZ4V8fW&#10;ra2D+8aP7J842qjpxwT3Al8ITgg5+13WFWvb3bl1S0v/CiLcAAAAniEgEwUAAAAAAAAA4PkA6+EB&#10;WU3a5aMYS4J7gV/hft0Pqj5CCFNMKMIUcS4EFyLASCCMCdVlNUEkExNJDw+oZucq6yA1NMpMEaox&#10;7qzmz3LBXN8r8sBCCAnBBPc595FgCAnOfSQ4D6o+4pzZmCiEyJjqnFlO9bSsJVWjQ1JTq/+4tu/m&#10;ERKcWZIcXWXnML+KEOLMI0TGs+bjxJggLCPuI6GxwKLyeZ3wVZLCAS4FboFQza2PaaHu83l2AMAz&#10;x/333z97cffu3Y0vXNd9/etf/41vfGP2q7fddtunP/1pSVrHR6++76/HYRlbevLONTQyMnLdddfN&#10;SRMhhOLx+H/913+ReR9Imt+8+QGnJVE6d3R/Tu2plTl27NjsxU2bVvhhrw233JtyLplMZvbiqVOn&#10;GGPzOx8AAJ5XCCF79+7du3dvuVw+fPjwkSNHhoeHp6am8vm8EMI0zfb29o6Oju3bt2/evLm7u7vJ&#10;v9e2bds2O93UpN/93d/93d/93XO9+p73vKfJ40iS9Hu/93uvfe1rf/KTnzz66KPHjh1zHKe1tXXr&#10;1q2XX375nj17FEVpbLljx44l20kIef3rX/+yl73sgQceePTRR48cOWLbdiqV6u/vv/jiiy+99NI5&#10;9bKGhob+9m//9nOf+9z+/ftlWR4aGpodXJ/twgsvvPDCCxc5dfOXfFYmk1lBz88/yJ133jk9Pf3L&#10;X/7yiSeeOHToUL1e13W9s7NzYGBgz549u3bt0vVVzT+yoF27dn32s5+dmJh45JFHjh8/furUqWw2&#10;63meqqrd3d19fX07duzYs2dPk0meJbv3jW984xvf+MZnQhet4YWvbR8CAJaEMU4Y0YSx7HkxwMpI&#10;hF7cdYHl2WHNPJUfi+lheZmfLxdCnMyNcsG74+2ZcLI30bmaxty4/dqeRMf9w7+I6uF8rZSt5cZK&#10;WSGm5mxJCU0Y0ZZIKqqFE0b0pVtfML/sicf87x1+oObWj8+ciRmRzS19uLnH2hTTzZn+w9njx2fO&#10;mIr+3UM/ecvlr2umvFJINeJGJKqHpyozNdc6V34GISSQyFZmbN/xWZAOxZtpWMCZz4KEEdVlLaqF&#10;67IVcFb3bMd3Km5NCBSwoO7bAfOLdmVTuq8j1poOJQxZS5qx6zZd0Zdc+X1ZAVPRVUlBCLmBZ8hr&#10;8y+ckeIE46zkVCVKG8dUpAXeq13x9opTF0LM8EKuXkwaMUNZoAG6rIZVs+rWTcU4XRhfMMI0WZk+&#10;mR9LmLG+ZOeWlv7dHVsXbNhYaeqbB+4r2ZWDU8OqpGxrGVy86pch67qsmYped207cIynp7YwQqai&#10;K1SerhWy1XxLKHk4e2JH+2ZDXjiTX3FqCCHX9zRZxQhxweuerSsaQbgR0mteTA/v6dg2Xs5OlLOG&#10;ovvMr3u27Tklu+oG/r7xXxcykqkc0UIdsZZLb9uVwpH77/nu/KPxilf7ygl5KGZc30UiygruuH+i&#10;7PxsMphYuFKWLMtf/epXF6maO8fBqeNjpalT+dGAs+1tQ8sNRCGEwqqBMFYlperWORIEYYJxyoxN&#10;VfKFeoliMlXOtUXTM/WiQMjybEPRl3y85gYuQkiVlDk/LnoTHTW3LpCYrhZy9ULCiJlPfxubil62&#10;q3XPUqjkBK4mLfCWY5zn6sW6Z9m+oxApakQiqtkRa0kYsWau1wnc0/nxfL3IhbB82/IcL/D4rLJO&#10;Hgtsp+Yz33ItwXndtQ5MHOtLdr1o02WLvPciWuiNF9/81X0/oIROVWZOF8YfHzuYDsVbwumwai74&#10;p7FAomzXstWZXL0kETqU6cuEEn3Jzlt2XN/4OQPAWQqVL+necUn3jqJVGStNFaxS3bUCwWQiRbRQ&#10;0ox3xVpN1djoZgIAAFgtyEQBAAAAAAAAAHi+kJRYKHWp78w4tdOYKEhNCe5y5nLuIcGEEIhIBBNM&#10;ZEIUQjWECaGqanSqZicmazapmCRHMJaoZPhOjnOfLP/IgvuBV2B+XQjOmSOEjwQXAhNCMVUFQkgw&#10;QjVKdUlLC8EQ9wOvilA5IBKVw0L4vpOTlKgZ206kVT3kDbwSZw4SgtBVDmEK5lc59xHihMwdpyFE&#10;5sxCSAjmoPObiUIYy2rCd6Y5s10LMlEAPH/Nrn5ACOns7EQI5fP5q6+++tChQ7O3/Id/+Ie3vvWt&#10;G93eZzrO+f/7f//vXe961/yXOjs7H3744WRygalMxazx9YYVZGzmJ6DWJKgzOTk5e7GlpWWt+2zd&#10;reymnEskEpmzxrIs+EwwAAA0RKPRyy677LLLLtvohqyZeDz+yle+8pWvfOWaHC0ajd5000033XRT&#10;Mxv39/d/8IMf3OgOWK1MJnPjjTfeeOON5/OkGOOOjo6Ojo6NvvqmrGEXreGFP7v6EAAAluvi7h37&#10;xo8Mpnr2TRw5On1yW+smspwJtiYr0zO1Qk+iQ5e16zZdscrJuTDGO9s3b0r3Pjr65GNjh1KhOBO8&#10;URqIcYYQkqnUyJM04nOXdO+8oH3TgjVPHh19suLUjs+MKFTekulvMhDVQDDenO57fPzQ8dwZQ9Ef&#10;Gzu4t2dXMzv2J7tz9RIhZKZeWCQTVbZrXuDXXUsiki41VX+y7tkII0PRM6Hklpb+olWerMzIdkVo&#10;oUbxFsH5dC1PCW2NpHsT7Qkz1hNv39WxdVOm9/yXwkgYMV3REEJ1116TTJTlOXmrVHHqXHCZKLIk&#10;oV/V7ZkDI7wlM7B/8ihCKFcr5OqlCPOjenj+GyCqh+ueXXaqCpUKVml2UCTg7FR+dLqaT4XiQ+m+&#10;7nj7y7dds+B7u+5aX9//o4pTOzR1XJPUHW2bpKXicxjjTDhp+Y5MpYpT1WV1fttkKrWEk9PV/HQt&#10;3xJOHcme2NWxlS50Hy3P4UIEnIWpjBCquRbnIqyahqKbyrKHhCgh3fG29mhmplqYqecVKgecBTxI&#10;mYnBVE9EC1FCFCo3rlGVlC0t/bd94tWf3/HP733vexc8oD9cKp8oy/1RdUdSHogiuvS3oQh4cLJi&#10;/2ySZa1F+vCzn/3sNddc0+R1ccEfPPloxanN1Ard8faVvScbdQvdwKs4NdtzGiEliUgxPVSwKk7g&#10;jpYmWyKpolV2A5cLsWAYb97ts2UqSYTG9Kc9ScMYb20dPDBxNB1CuXoxXy95gR/Vw2d/OBNMNFm1&#10;PCemR0pWZcHqTBWn5gV+tpoLOMuEkjE9nA4lmoytTlamT+fHA84qTq3m1rkQMpVM1VCoLBGpkfVi&#10;QTBRmZGIVPPs4ZkzpwpjLeGUz4IzhfGrBi6aX7jvLEPR33DRTQ+eevSh0/uSZny8nJ2qzExXCzKV&#10;I5ppyLoiKRhjIbjHvLrrVNxawAKJSl2x1vZoiyYpV/RfuLdnFxT5AYuIG5G4EVn9cQAAADwzQSYK&#10;AAAAAAAAAMDzCMZY0TOKnmFB3XdmfLfAn4rizN6GUMmkSkxWU7KWWJPaUE9vBJH1NOcuwnnmV4i6&#10;jE8YCyF4UPGcAkacMVcwByGEsYwlmWAZYYwQ4swhmFLJpFJIVhNnd2WBw/xK4JUCr0QlUwhWmXlI&#10;Cw9ooa4VXyML6px5CCFC1ZUd4VfHsQQPBHcRpojMe1iBCUJIcMaEf/4fZFA55Lt5FtQJ1XlgrTJF&#10;BgB4NqrVamNjY2cXr776akLIk08+eeWVV1YqlbPrZVl+8MEHL7nkko1u7zPd8PDwq171qoMHD85/&#10;6ZprrvnWt74VCi0cf50/i+oKSjytSbGp+SYmJmYvplKpNe2zdbfim3Iu87evVquQiQIAAAAAAACA&#10;ZwuZSq/Yfs09j317U7r3yPSpw1PHt7T0N1NERQgxXs6eKYynQ4nOWOvF3Tu6421r0iRNVq/sv+iy&#10;3j0jxfHThfHpar5kV53AJZhokhI3om2RTH+qqzWcOtdn7hnnj4w8ma+Xam59c6apy5lDolJPomN4&#10;+nTRKj8ycuCS7h3NfP5+e+vgo6NPpkPJbDXXHW+TyMIPuct2hQvhBG5YDTXzwF4gVHPruqRSTDLh&#10;JEIobkTjRvRXiQXLDdyAM0mSila5M9qytXXwdbtf1kwkYxG254yVp3L1YsWp+SygmOiyFjcibZFM&#10;OpRYPPzWHs0cnT4pUansVNOhRNPnPKeZekEIUfMslSpu4KmSIkvygrVxEEISpTtahw5OHccYl+xK&#10;xanbvhPTIrqsze5tgnFYM8t2NdBZtppvZKK4EDO1wkhx3GdBT6KjM9bam+h45c4XL1goTAhx7+EH&#10;Km7tSPakROj21qElA1ENbZH0WGkqqodztWLdtUMLFS2RCE2HEtlqLl8vUUJP5UcHUz3zN3MDL+AM&#10;ISQRiQlWcWqGoilU7oy1rjigKBHaFk23RdMBDw5OHp+q5joimb5UZ1esTaGyoehJM9YWSWfCycY3&#10;xXve855QKLTg5DsIIcSFf7zkHy9hTVI2x2iLQRMaSagk/FSFH+Fx4TFedoMzVf9MNRivISYWaV4k&#10;Evnc5z63rGkajk2fLtmV0dKUIskdsdaVdQtCKB1KVJ26TKWqUzcUvdG/pmpU3XrZrmmSOlXN1T3b&#10;8T2C0ZIljDzmO74XNyIY4+S8wkoSoRe0bTo0dRxjXLarFadm+05Mj+iK1jhvIxMVcFZ2qvMzUUyw&#10;U/mRicq0G3gpMxHTwy3h1EB66akAuRDDM6dztYLlO0WrzAU3FD2shmQqzXk/yQo1VQ1h3BJK9qe6&#10;6p49VZmZrub7U10PHH94rDR1y47rlXMUHqSEXD1wybbWwZ8c/6VMpe54W8Eql6xKxa0VrPLZ2bIw&#10;xrqsJc14wojE9CglZHOm7+qBSyHrAgAAADzPQSYKAAAAAAAAAMDzEZVMGjK1UC9CiHNPcB8JhjDB&#10;WMJEXeW8lUtSjU7PmqRSmPkVSY7h5gZfhRCBl2deRXCPBTZCAmOZSDqeNewqEOLcxUTGmFJl9ieP&#10;MZV0KumCB8yvBX6JBbaipezKMd+ZMRM7CFGaacPT2xMI7iMRYEzR6qZeY35VCC64T6gxv+sxpggh&#10;gTjiwXrdkkVRqvPAQirynByUigLgeWh4eHj24ktf+tIvf/nLr3vd6+Zs5vv+pk2bNrqxz2i+73/o&#10;Qx/68Ic/vOCrd9999zve8Y5FfgVL0tyn2a7rLrcN83dZbtpnQaOjo7MX0+n0So90vq3yppyLrs/9&#10;iFWpVGpvb9/oywUAAAAAAAAA0KyueNtLNl/1/SM/3ZxBx6ZPPT52eDDdFdOji+ziBt7J/GihXsqE&#10;k4Opnr5k1zWDe9e2VZSQvmRXX7JrBfueKYxZnj1VndFkNWnGVtaAdCgxUpicrMzEjehIcbI3sXTB&#10;wLZopjPW6vjudDV3pjAxkFr4CXPVrXvMF2Lp1ERDxakxziNmuJFKOrteIjRhRBPGU3eqbFefnDwW&#10;MyIE4xUHohjnh7LHD4wfHS1NIoQEEj4LAs4IwjKVGukyUzW2tgxc2Ln9XMmEvmTn/cMoYUTz9VJ/&#10;sntZlccWlK8VHd/hnBNKMEa6rMW0xUIRsiRf0L7pxMwIRkiXtaJVnqkXZUpN2dAVVSZyIxwVUoyy&#10;U7U8u2CVqm6taJWnqwU38MJaaFvroKkYF3Ztf9HQ5ZQsPCZybOb0ydzIqfyYE7g72jYrUrNz8VBC&#10;u+PtJ/OjmqyW7IoqKQtmrmQqJc3YTK1YcWoYoZZwKqzOLT7GBBOCI4QQRvlaCSEU0yMh1UjNy9is&#10;gESkuBGte9ZQpveKvgsXqZb2zne+MxqN/t7v/Z7neefaRjiBuy93dhHLBGEsPIaWY8eOHV/5yleG&#10;hoaWtdeTk8ecwC1Z5d5k52rejZlQ8kxhIqKF8vWS5dmNUlEY4bAaKlhlnwUT5SkkhBd4MlUWr00n&#10;ECrZFUqIqRqZcGrBYncylS5o33QyN4IR0hWtaJVz9aLsSIaiG4quUAUh5Ae+5TmzDitqjpWrF6Zr&#10;hanKjEwlUzGieqg32dkRXbrWPRfi8NTxol0p2ZWqU1clJWFE5XMn/VSq1DxLICSEGEz1dERbT+ZH&#10;hqdPl+2qEOI/HvvOb+x5+SI/5VJm/DW7XpqrFQ5MHjuSPVkxa41LYJwxzikmlNJGN8aNyJaWgQva&#10;Np39cQcAAACA5zPIRAEAAAAAAAAAeAYRgrHAEswRgiGEMaZE0gl9WuxnzRGioOUnglZDUqKSEheC&#10;saDmuzlZyyz5aWMhmO9M88BmzBHMxkQmVG+EhZ62GbOREETSMZGptMCHvDGRJDVGZDNwZjw7S+UQ&#10;EryWfyyUvHC5sSjBGUJICL7KQBRCiDNHcB8hROgCbXiqc4RAaNn1QNYEkXTm1AT3AjePIBMFwPPP&#10;Qw89NHvxk5/85MjIyIJbfuYzn7n99tvXuz07d+48Oy/ms8jDDz/8qle9anx8fP5L/f3999577+bN&#10;mxc/gqLM/R0xu05Xk0ql0pw1pmku9yDzZbPZNT/mebD6m3IulM79J0q1Wt3oywUAAAAAAAAAsDy7&#10;O7cKJH549EFdVo9Nnz44eTyih1vCyYQRnV3siAtRdesz1fx0LU8wGUh1t0bS/amuV+548blyIxvi&#10;VGGccVa2q12xthVPi4YRTocT46UpLvjp/FgzmSiE0FUDF4+VptqjmfHydCqUiGoLPLq3PTfgAUJI&#10;kZb+OJ/PgopTMxVdleSueNsiQQtTMRBCtu8U7WU/RUEICSEOZ0/8ePihqluve3auVijZ1bpnzX42&#10;pUhyRAsljFjVqT06+uQFrUMvHLzUnFfmKGXGU6FExalNV/MztUJLOLmyW9DgBb7tO07gYYw95mqS&#10;SjFZsvyUROimTG+8FjldHFclxfadmlsvudWSUyUEy0QimBKMvcDP1vIVp+74ni6rMT0ymO6J6ZGo&#10;Fn7xlivPlWpDCDHO7x/+RdWtZysznfG2sLa8B0StkfR0Nc8NPlWdydULLaEUWeg7SJc1U9Ubb4CT&#10;+dFd7VvmbdIYUkFlp+oFfioUl6k0mO5Zs9kAm34y+du//dukzfjA/3rfyX3Hmjqwv+wxoN/+7d/+&#10;1Kc+ZRjGsvbymH+6MDZTKyKMM6urWkYJ7Yi1ssJ4zbWKdkWVlEaWyVT0ol2ue7YX+LqiBpxp8hJj&#10;cDW37vhe0oxJmHbGzplWopgMpXvjRvRUflSlsu27VbdWdqplu0owsTw7j4nP/VguzAS3fbfuWYwz&#10;gkkjC1pxagihne1bmizXdmz6VNGu5OtFy3MiWiiqhxd/G0lU4kJwwR3fQwjpsrqtZXCsNDVSnPBY&#10;IBD6+v4fvnb3DYv/dkiFEtcOXXbN4N6SXc1WcwWr7PiOzwOZSLqsJcxYazgV1aEiPQAAAAB+DTJR&#10;AAAAAAAAAAA2Hme2a00Gbp75lfmf88aYUiWqaGlFb8Wk2Un1nuH0yBDLlyQlHrh5HtSpvFiRCiG4&#10;Z01y7vLAEtzDRKPSAhM6ch5w5mKqYkxldbEBRUJkWW9nftn3CoIHCsK1/BPh1IUYL+NBwVMTDSKB&#10;VjeQJriPBBciQJiihcZuxVMrxUZlAIhkCIRZYPleUfAAE3icAsDzyw9+8IPZi+cKRCGEPvCBD7zr&#10;Xe+S5efIr6q14jjOu971rk9/+tMLvvqRj3zk9ttvl5r4uA/GOJPJTE9Pn11TLBaX25j5mShVVVd/&#10;jbZtz15s5nI21lrdlHOZ/yEb3/c3+qIBAAAAAAAAACzbns5tMT3ynUM/NmQ9W81PVLLD06cRQqqk&#10;qpKMMfZY4PouF5wS2hbJdMRaVEm5vHf3lf0XkfWc6WwFstVczbOEEBF9VSWjI2poTIiaa01VZprc&#10;pSfevrV1gAtetCpHsyd3tm/W5LmPIwIeMM4xRhTRxY/GBc/ViwSTuBGJ6OHFgw0SpYQQLwgc3xVC&#10;LCsVY3vOdw79+ERupOLURooTjcRFRA91xlpUWZMwEQJ5zK+7Vtmt5WpFiUrt0RbG2XDuzCu2XTOY&#10;7pl9NIzxhZ3bcrVCWDNHS5MpM76ayFzdsxBCbuBxIYRAETOkyWrMWDojgTHOhJNJMzZRmZ4szxiy&#10;xjh3AtcLfJ8HjLMACYKJx3xT1dsimU2ZHolIES10ac/One1bFimPgxA6NHW8bFfPFMYVqiySaTkX&#10;gvHmlv5944fTocR0NZ+tFTKhOF2oWFBMi9ieU3aqEqEluxp7ejhEIoQg4gRuIIKkGTdkrTfR0UjH&#10;rYmAs0arVLpYyIcL/t1DPxnHhZv+/Lce+M79B7/0c6/mNHuOJvT39995551veMMbVpD1Gi9lGedl&#10;uxJWDZku/Sw34MzybMd3mWBcCIKJRKguq7qiU0w6oi0z1XzSjE1VZnL1YiaUJBhjjDVJdQKXysQJ&#10;PCY4xYt9a9u+W7IrhqKZit4Za9WkJZ5Ypsx4XI9MVmYmytMSlQIW2L7rM18g4fgORmKqlpeJpMlK&#10;JpyMaqGYHqGEHs6ejGqhfL0U05oKFI2WpvL1YtEqW54TN6Jhdel3UeMnPxeCiafqfWGMu+JtqqwM&#10;z5wZnjlFMH7gxC+vHbpsyUNhjONG5Fyl5wAAAAAAZnumD80CAAAAAAAAAHhuY37Vrp70nRmEEGc2&#10;DxzOPSF8JDhCGGFCiIyJypkduAW7Mqzo7Vq4j9A1+PjyxpKUiGp2CSE4s313BmGJStqCWwohAjcn&#10;uMf8muCMSAZd6PKF4DyoI0wo1YlkEmmJkQmMkaRECZFdO+s5UwpGtcK+UGI3xksMuM46AkUIIUyQ&#10;WFX5Js49hJAQ7Fynxkg0zreu5cIWv1JKFR5YSIkFXlnWVjWBJQDg2UUI8f3vf3/BlxRF2b59++OP&#10;P352Tb1ev/fee2+55ZaNbvUzyPHjx1/wghdMTU3Nf+mKK6645557uruXUX9vYGBgdiZqTnWmZuTz&#10;+dmLyWRyTabIDYJgDTttva3tTVnQ/F6dXzkKAAAAAAAAAMCzQl+y8/cu/40HTz76xPjh1kiq7lkl&#10;u2p5ts8CIYSpaEkj1igeQjDuS3ZeM7g3s7oSQOukbFcd30UIGed4FN8kU9URQrbvlp1a83u9eNOV&#10;Y8WpLS0D+yeOHJo6vq11cE4siiOBkMAIoUUfVHDBp2uFgLNMOClTeVO6d8lTE0y44EIIJrjU9PP/&#10;olX50hP35uulk/mxbGVGlZT+ZHcmnFgwoiOEqHnWeCk7UhifruY2pfu+su/71wzt3duza/ZmF7Rt&#10;+vnpx/uSXfvHj4wWJ3uTTVXZWlCjBI0beF7gx42IKimdscXqZc1BCe2KtXVEW0t2OV8vle2qG3hn&#10;X615VqFejmihlBm7qGvH5kxfT6K9mYzfo6NP1tx62a72p7po0109my6rW1oGDk0Np0OJmVphqppL&#10;mnFNmhs9ooSEVLPq1qJaeKKcnZeJkgpOxWVeWItFtFBrJN0Wyay4q+ezA1eXVYTQIoV6hBA/OPLg&#10;k5PDpwtj46Xs7usvveGGG+77128/+v2fBf5qH6MNDQ392Z/92a233rriCX2y1RxCqOrUF++ZumfP&#10;1ApFq2x59oIbYIxDqpEwYr3JzqPZk6lQYqZWmK7l02aCEqJIStmparLKAi7EYtMLWp6Tt4oylRNm&#10;LKqHO+OtS15C1a033ro+DwLmW57jBC7jvFGjiRKaMKKZUCKqRwjGSTPWk+jY1jL49f0/PJ4byddL&#10;zTwRrXvWSHGi5tk114rq4WYCUejXP8DmznKYCSUZZydzo2F1+pdn9g+kurvj7Su7fQAAAAAA80Em&#10;CgAAAAAAAADAxhCCOZXjTn0MiSDwyoFfRYIhjAmRMZYxoQgJIThnnvBrgYswkSUlKgTznEktNKCF&#10;ulDT41vPTFp40HdLiuCuPeE7U0jPULrAiAIPKsyvcWYjEVDZJGSBifeEYCyoIYyoHMJEVrR0k20g&#10;kqFoad+d8e1phJBVPmLGtje7L5UxJhhTIdhyJ5h8WuOZixBCgmOy8JyCjYJUGBG01ASZ6wdTlQcW&#10;QojztZzIEADwzDczM2NZ1vz1O3bs+OEPf1gsFrdu3Tp7/Z/+6Z/efPPNaxKzeQ745je/+apXvYrz&#10;udFZ0zQ///nPv/KVr1xuR/X29v785z8/u3jkyJHlNml2pAohdPXVV6/Jlc4pNvVMrom05jdlQfNL&#10;Oz7za2cBAAAAAAAAADgXVVJetOnyy3v3HM6eOJ47M17KeuzXf/lijNOhRF+ic3vb0OI1izaWG3gB&#10;ZwghSlf1J2qjuhHjbHYnLElXtFfvesk9j357e+vgwanjByaPbs70R7RfV6yimCCEuUACiXNle3wW&#10;5OrFgLN0KK5JypaWflVSFj+vEIJxRgkhmNCmJx2rOLV7HvtWoV46OHW87tld8daOaNsiZZ0wxmHV&#10;3NLSX3Fqx2fOHJg8Opju+fHwQwih2bEomUrXDl72zSfva4+2jJenIrqZMGIruwuBYBzxumsrshzX&#10;oyHNbFl+Eo9gnDBijTYEjDm+E4iAC1FxaqfyY3s6tu7t3f2yrS9o8mi5ejFbzWWreUpoJpRa2XUh&#10;hGJ6eGvLwJHpky2RVK5WnKnlTcWI6qE5IauwalbcWt2zZbvis6BRwIoLMVPLnS5OeIEXVk2Zyq2R&#10;dH+qq/m02JKEEDW3njLjCKFUKH6uzX45sn/f+OGR4sR4KdsezfQmOjHGr/qjN77sLa868JNHH/3h&#10;z88cPLGCsyd6My9+w423vPqVr7/oFaupRFeyK27gccF1deGEZNEqj5amqk5NIOT4rhO4PvN9xoTg&#10;je9QQohEJFWSbd+tOHWMkCLJJMDpUCJXK0xVZ+JGVKIUCSS4YIJhjNG8x2WNW1Z2qlWnrslKykyY&#10;ir4l07/I/RJCTNcKE+Ws5dkCCTfw3MAPWMAEo4QSTAgmMpVlKmmSEnDGONvbd+EVfXsaIUxVVhrf&#10;yIFg0lKfHD6RG2WMlayyJquzf1gtjguBfjXn5ZyXWsPpilM/XRiLG9EfHv3Zm/e++plWThAAAAAA&#10;z14wDAkAAAAAAAAAYAPwwKoV9zO/FnjlwCsiJKhkUimEJQ2juU/AhWAssHlQ9Z1c4JUkNWlXjgVe&#10;wYxdgMmz+A9bjEkosauWf0RFbZ495VlZWY1LSnR21oszx3cLgvucOYRqCwaiOPd4YCFMqBTCWFb0&#10;VrScUQQqhwTigZPDXgkhrBodkhJr8goI1TGRkRBC+Bgrze01v/2uEAwhgc51NwVDCCFMCZHX4T40&#10;d6lYEpwhhAT3Vn0wAMCzycGDB+evfMc73nHXXXdJktTS0rJ9+/bZ2xw9evSJJ57Ys2fPRjd8433q&#10;U59629veNn/9W9/61r/5m78xTXMFx7zkkkvuueees4sHDhxY7hH27ds3e/Hyyy9fk4vNZDKz3wbV&#10;anVNDrvm1uOmLGh+4axIJLLRVw8AAAAAAAAAYFV0Rbuwa/uFXduFEFW37vgu40yV1YgWksizoDgw&#10;JZRgjBDigpMV1fBpEFwghAjGzUeMGloj6VfteslX931/Z/vmw9kTT04ea4uku+PtjcpLCpUb3cg4&#10;k+Y9KudCVN16xakRTFrCSVVSNqX7YvrSf2s3ynmpkmIqepPToPgs+PIT3yta5QOTx7zA3946FDt3&#10;OaA5IlpoZ8eWY9OnhqdPC4F+PPxQXI9syvSd3WBLS/+xmVNciJpbP5o9tbV1sPmDP61DeJCrlbhg&#10;MT0hS9JQE/WyFidRGqJPPRjBCCtUJoRywZs/wvDMaYFErl5MGrFF8mPNiBvRC1o3HcmepGFacWtV&#10;p2Z5lqHohmKoVGncRkqIJqmWZ0e1UNEqhbVwrl7MVmbcwEsaUYpwzbNkIvUlOtcwEIUQqrlWwIKo&#10;Ho7pkbC68KOkifL0A8cfnq7lR4uTbb8KRDVe0kPGpa94waWveEF+YvrxHz104omjM6NTtdJiT9IS&#10;ramBPZsHdm9JbGob82dMMz5SmvzF6X1X9K38AWzds30WIISUeaNOtu+ezI2U7IrPWdWpWZ7NhcAY&#10;K5KsyyrBBGPciBr6PKg4NSFqlBBTMcKaGXDmBm4mnCxY5VytSCkNeMCR4IITjNnT306M87pnVd06&#10;E7xRai+kGttbB6VzhzbLTvVEbsT2HDfwa27d8h0hBMZIIhIlhGIisECIc85szx0rZWNGmGDyy5F9&#10;ByaPXjN46c72LSHFUCQZIeQGniap6NxKdqXq1EpORSCUMKLNv4cCwTBGlFCVzh00xBgPpLpKduVU&#10;flSX1aPTp7a2DKz4JgIAAAAAzPYs/ugYAAAAAAAAAIBnKeZXa4XHWWD7zjQPbCKZspbE+Jx/omJM&#10;JTmE5BBnTuAWfDvL5TBCopZ/NJTcc+7iQoL5lcAtBH6VM0swTwiGMMGYUskgkiEpMUmJE7rYQ//1&#10;RqgaSl5Uyz+mIOy7ucAt8MCStSQmjVYJ380JzlhQx1jCZO58dUIwzmzBfUxkIpkYS6rRhpcfHJLk&#10;iGBu4JWoFLLKRyLpvU3W4JKUSOCXEUKC2YisMBMleCAEQwjhcwwhcx4gTBAmeANvFia/mlLT3bA2&#10;AAA2wk9/+tPZi5TSr3/96zfeeOPZNR/84Adf+9rXzt7mjjvu+MY3vrHRDd9g99xzz/zsTSqV+u53&#10;v3vxxRev+LB79+6dvTgyMuL7viwv4xffnBu6e/fuNbne1tbW2YtzqlE9Q6zTTVmQ6879dRmNRje6&#10;AwAAAAAAAAAArA2McUQLNV825BnCVHSFKgghL/AkRV/xcVzmIYRUSTFVY7n79iY63nDRTV/d931F&#10;Us4UxicqM9lqvjWczkQSuqLJjowQ8oJAUn49XBJwVvfsmltnnJuqHtcjMpW3tPQ3E4hCCNVcCyFk&#10;yHrSjDXZyPuHfzFdyx/JnnQD74LWTWFteVOoSIRuaRk4kj1xIndGl9V7D/2kLZI5exCM8cu2Xp2r&#10;l7gYfHLy2KGp4YF0T0toeSWe3MA7U5hwA9dQdBlLQ+leQ9aWdYTFPVVPDBOFLuOh02hxsu5aAQsS&#10;5ho8Awlr5p7OrSfzowTjkGJU3XrdtWquTTBWqCJRSjBhnFWdOsGk4tQiWghhHNPDg+memB4Znj5t&#10;qPrp/FjJrjR/65sxXctTQuNGdDDds+AGjPPvHn7A8uyTudGYEelLLhzKSrZnrn/TTde/6SaEkF2z&#10;cmPZmdFsabpAKFENTdU11VBVQ0+2p+Mtv3570JJyujAW1SM/O/Xolpb+hLHCrg5YwBp3+enptela&#10;4UTuTMCCkl2teRZB2FB0Q9FVSVlwzIwj4fpu3bOrbq3q1iNayJD1kl2J6eGAs6JVqXt2o26SRCgX&#10;liIpQvCAMy/wPeYJgXRFi2phhUqZcLI/1X2upKUQ4kxxYrw05fOgaFUc3yWYhBRDVzSFyuRXkbOA&#10;Mcf3kmYsopnt0dZcrXAke0JXtP5k1/cO//TYzOmQahiyjhCqu1ZUWyyOOF7ONn74RNTlpV595ktE&#10;wgg1KlPNIRGpM9p6ujBW9+yHRw5AJgoAAAAAawUyUQAAAAAAAAAAziseWNX84zyoe/aUEEzWMlRu&#10;duiUUE0x2gKv7LtFwX1kiGr+8XDyojnVojhz3PqoZ0814iuCe4L7QjAhOEIYYxIQmRDFxWMIYUmN&#10;q0aHrGWanCJxzRGqhZIX10sHECZEMgM379bHsaRJcgQhJJjHmY0QJpJ5toUCCcEDwV3BA4QQkQxC&#10;VExVRcusIBDVIKsJFtR9N4+J7NbHVLOrmb2oEsfWJKZKEFhUXvU4n1ggiiWeKkIlY4QIXXpc81vf&#10;+WnAWOPrLZt6t27pXW2rEEIIESyhp0JoUCcKgOeXe++9d/bi8PBwX1/f7DU33nijLMu+759d881v&#10;fnNycrKtrW2j275hnnzyyVtvvXXOyptuuumee+5ZZSWiLVu2zFkzMjIyMNDs2LnneePj47PX7Ny5&#10;c00uuavrab83s9nsmhx2Da3fTVmQZVlz1oRCz7KPygEAAAAAAAAAeI5JmXFT0RFCVbdurCITVXXq&#10;CCFD0VMripq0RdJv3vua7x5+gGLSGk6NlaYmKtnx8pQTeDW37jGvaJeZYFyIgAde4PssQBjpshbR&#10;QiqVI1p4U6ZXlZqdoazkVCihIdXoiLU2s/1UZeaJ8cPjpWzZrm7O9C83ENVAMN7c0rd//Oix6VOm&#10;atw//Iubd1x39lVVUn5j9w33PPatHW2bjkyfOj59ulgv9ae6mwkgCSGma4XThTGfsZSZKNmVhBlL&#10;mfEVNHIRTuAhjFVJOVcdpAUbNlGerjh1hFB0RZWv5pOotCnT1xJOjZWmJEJjesTxXSdwfebbvisE&#10;Z5x5zHcDz1T0wXRPXI8qkhzRQnt7dl09cOlPTjyUreTGy1MJI7pW418+86dr+XQoSTHZ3jq44Db7&#10;xg/naoUT+VGM8aZUbzNVqvSQ0bWlr2tL35JbtkczJbtyujCWNKP3HfvZ63bfsNxLmJycfOCBBx46&#10;ve90YXyiOD54XffZeOeZwvhYacoJ3Hy9xAWPqKGIZpJFy8ERhHVZ02Ut4KzsVMt21aJSwow5vqtQ&#10;ORNK+MzXZbXqWh7jvusLIRDCBGNFkiNa2FR0iVBd1vqSnfFz57uY4EeyJ0pWperWS3YFYxI3IqZi&#10;kHm3tZHYVKgc1SPd8bauWGvRLp8pTBycHG4Jp5jgPvORQLqsle1ae7TlXGf0mF+yqzXXwgg1/12A&#10;EBJIOIHXyCie66dHSyQ1WpqcqsyYip6vl9Y2swcAAACA5y3IRAEAAAAAAAAAOH+EYLXifs5sz54U&#10;Qqh62/Ir/2BJiREie860Z2cVhK3yYSN2QWNER3Dfrp5w6+MIcRZYzK9xZiPBFz4QVSg1BPcCt0Al&#10;QwsPylp6Q5JRhCqhxIVufcSpnqSSwfxq4JV9e5oFNSGYYC4mCuceQggJjgTjgmEkECaEaoSqCBFJ&#10;iUpqvMniTufoVyorCd/N8cCyqycUox3jpSd+k7UUxoRKocArChEsUuxr5USABMeSjImMmyhFNXxi&#10;7GwyIZ1es6HQp3J3IhAcMlEAPI8EQfDQQw+dXezr65sTiEIIqar67ne/+6Mf/ejslXffffdf/uVf&#10;rlOr9u/fv+ZVfRre/va333XXXas8iOd5r3jFK+asfN/73nfnnXeu/pdsPB6PRCKVSuXsmkceeaT5&#10;TNSZM2dmL3Z3d7e0tDS57+KGhoZmL05OTq7JYdfKut6UBdXr9TlrdH3lnzYDAAAAAAAAAABWrzve&#10;fjh7QpPVXL3YEk6t+Dh5q6QrmiopXfH2lR3BUPTX7HrpidzIT088Yih6P+vKW6Xpar5olbngRasS&#10;cEYwlogkUymkmoaiUUx0ReuKtaVDieZPxIXI1YoJM4YxHkg2NQ/aT08+4gbeaGkyZSZSoZU/YKeY&#10;DqV79k0cHS9NUUyu6NuTmtXysGa+8aKbv7L/B5TQ8XJ2pDjx6MiTmXCyNZIyZH3BhxWMs1y9MFGe&#10;sTw7qoeH0r1HsicimimRtR+VqDl1Q9Ywxsmme8DybDfwbN9RJHltmxTVw1E9bHn2dLVQsMu2Z599&#10;SSA0VpqMaOGwZvYmOvuSnVtbBvqSXZQQx3d/cfrxznjb8PSpfL20mls525nihBCiM9rSFWtrjaTn&#10;b8A4/8XpJ0p2pWSVB1I9srTCWfzOBWPcn+p+fOzgaHFKItJUZWbBZiyiXq8fPnw4OzNRKM9UyyXX&#10;e6rU+cn86GR5uurWi1ZFoXImlJTpMu6jRGjSiJmKka+Xpqv5lBlXJFmmki5rSTNmKoZEpJl6IWUm&#10;NFltZJkwxjE90hJOJszYIskxLvihyeGyUyvUS3XPNhQ9YUTJOR7ouYFLMJGo1KgBhTFOGLGYHh0r&#10;TY2WJmueNZTuOTR1PKqF8/US44yeowBU0SojISzf1mRtTimtxbmBxznXZU2TVU1aePxXIjRpRnP1&#10;4kCq+3juDGSiAAAAALAmIBMFAAAAAAAAAOD8cSrHmV/znWkh+IoCUU8hkimrad+Z9t0CQlhSk6rR&#10;7tlTdvko517gVZhXEoJhIlE5TIiKiUKIJBBBSCDBOA+QcFlg+1458EpEMiQlzoL9spYyY9uaCd6s&#10;OYyxFupR9Banetq1J6gcYX6F1x3OPSEERkIw56ntMKVEw0TCWEIIU9mUlPiKy0M9rVflCPYrjQ7x&#10;nbyiZ5behSiSmuLcD7xi4JVkdeUDyQsSQnDmIEwxlqkU3qhaXo22IIRWlToDADwLjYyMzF686aab&#10;FtzsD//wD+dkov7qr/7q/e9///qFQGaXpVpD7Fd19lbjrrvumtNv73vf+z784Q+vSQsxxn/wB3/w&#10;sY997Oyaf//3f3/961/f5O7f+973Zi++5S1vWZNWIYQ2b948e/HYsWNrdeQ1sa43ZUEzMzOzFzs7&#10;OyldOmsNAAAAAAAAAACsn6FMzw+O/ncmnBwpTtq+q8srGZ6wfLtkVXoSHQSToXTPatozkOruT3aN&#10;FCcPTQ0Pz5xpVHEp1stT1ZmYHjlbu4YSGjeimVAiZkSaKbkz23Q17zO/NZxKmrFmoiMFq3wyNzpR&#10;zgohepMdq+zwkGpmQomJ8nRHtOWR0YMv2/qC2a+aqnHrRTf95Pgv8ShOmfHxcjZbyU1VZlRJiWgh&#10;TdYUKmOMGQ8c36t7VtWtCyFCqrmlZSBpxhJGNKwa+XrpRG7ECdxzpS9WgAtRdqqN7FlntKniWgih&#10;ilNDCK1tS2YzFL032dGLOgIe1F3bCTwuGOciYH5Uj2xpGbjt0ldH9F/X6NZk9ZKeHd5Jf6oyfbIw&#10;GtVCq48nlexqtprvjLZosnrVwMITNh2bOVV162OlKVVSWyLJ9egKXVbToeRUdaYr1vro6MFXbL9m&#10;BQdRJVUiFGNkew5CaKw0NVmeLju1sl01FT1hxlY2FKRJSlskNVMr5uqFpBm3fCemRy7t2eUHftmt&#10;+ZO+oeod0YwqKbqshzWT4qXjRsemT5edWq5WsH03bkRCqnmutgkkLM/RFR0jFJtVrIxg3B1vi2ih&#10;I9kTR7OnZCIX6qWAs2w1d65SUWW7FnAWMBZRl1f4veZaBBNNVtOLxvDiemy6Wqh79mhxcm/PrhV1&#10;NgAAAADA00AmCgAAAAAAAADAecL8qlMfC7wyD2xZy6w4ENVA5ZDgXuCVqGQ61eHALXn2BGeO78wI&#10;7hNqyGqMUHV2iAU3/gdLlEgIaVSOIsEDv8r8smdPUCmMkKjMPBRK7KJyZEO6iFDNiG3RI/2una3m&#10;HiVUZcyRlAihcz5VjzFVqGRSKYTXbsZBjBGVQ4FbECLwnWwzmSiEkBbq8Z1pKkcCr0LlKFmLdNZZ&#10;QvhCBEQyMSaSEl79AVfeEh4ghBCmGxKZAwBslMcee2z24jXXXLPgZt3d3VdcccXPfvazs2sYY1/8&#10;4hff/OY3b/QVnG+u6/75n//57DUvf/nL77zzzjU8xa233jo7E/XNb36zVquFQk0Nz3/iE5+Yvfia&#10;17xmrVo1p07UyZMnGWPPkBTQebgp8504cWL24rXXXrvR3QAAAAAAAAAA4PnOVIxN6V6f+eOl7On8&#10;2JaW/uVOwiWEOJUfo4S2RtJbWvp1WVtlkzDGPYn2nkT7y4TIW6Wfn3rih0f/m1JqeU5ntNXUDF3W&#10;DEVbbhSqgXE2UpqI6uGIFrqke0czF3t46rgQIlvNp0IJVVqDJ+HtkZbpaj5XLx7Jnrh+8xXS04vS&#10;SIRet+ny7a2DPx5+SJWUnnh73iqVrErVrc/Ui0g05ilDlFBTNTpjrUkzbiq6Lmt7e3dd3LXjOwfv&#10;3zdx5ER+dLpa6I63rb61DYV6iXGWCiXSoURYM5vcy+NBo8/Xo27V0ztNiurh6K8WZ2oFTVZ1WfUb&#10;Qxiz7O3ZfXDy+FC6d9/4kSMzp7a3DpFVzDpn++6x6VOGrHXF27e1Dp6rw5+cPOb4btmu9iU7V/a+&#10;bUZHtGW6mpupF49Nn3rxlisVuuxhKVPRMUIylWtevexUzxQnap5dtqumaiSM6GraTTBJhxIztUK+&#10;XpKIRDCihFyz9aqHz+x3fa9glTpjbRJp9pnheDmbrxeLVtn23YQZCymLzcBleQ4XwlR0Q9GNeVvG&#10;9PAFbUNPTg4HnCGEnMAdL023hNMLloGyfNtjPkJIWc7PAZ8Ftu9EtDDGOB1abArFxndWzbVy9eIq&#10;OhsAAAAA4NeWUdoSAAAAAAAAAABYDbt6Eokg8IpEMqm8vKnFFiQpcUwU38k5tVGrfCjwip49iTCW&#10;9XbFaCVUW7qqDyaSElXMLkmOsqDq1seZX6vmHvXd/AZ2FCaKZnYqalxSU5Iclo0OWUtJakLWkrKe&#10;UYx2LdyjGh2SElvDQFQDkUyEEPPrvpMTvKlqIZISlbWUpMQxJoEzI341TrmiK3/akhCcBxbGEiEK&#10;VSIIb+QnyznnCCGMKVldlg8A8Oxy//33z17cs2fPuba844475qx573vf2/jR8bxy7733zq5hpSjK&#10;Pffcs7ZV/nbs2NHW9rRPXfzrv/5rMzvu27fvyJEjZxf7+vq2bdu2Vq3KZDLk6R8gKBQKa3jVq3Ee&#10;bsp8hw8fnr24d+/eje4GAAAAAAAAAAAAXdV/kUKV7nh7wSpN15Y9CpCt5kpWpTfRoVD58r49y919&#10;ERjjlBl/+bYX7mrfckn3johm2oGbNGKmoq8sWCKEOJEbCVjQn+yKG5HtbZua2etkfrTi1gIWpM14&#10;M9svyVR1XdFz9ZIbeFOVmQW3aY2kf/OiG990ySsv7t7Rm+jclOm7qOuCK3r37O3ddUnPzst6d1/W&#10;u3tH26beROfWloEbtl39tqtu3duzixJyQdsmhcoJIzpVmWFr9BROCDFentIVLaqFtrcNNb8j5wwh&#10;xIUgTVT+WUOEYC44Qqjxv7PJVLpx+7WmYgyleytO7Uj2xIp7yQncQ1PDCKGtLQNxI/LizVcuuJnH&#10;/DOF8Zl6EWGcNhPrd9WGooU0c6ZW8Jg/UphYwRGiegghpElK1a4fyZ70A79olXVZXWUgqoFgnA4l&#10;KKYFqyRR6fjMmT0dWzPhZEeshXF2rm+E+WzfPVMYr3t2zbWienjxQJQQqOJUFUlWJaU1vHBRuJBq&#10;bmnpQwjXXZtiWnIqY6WpBbd0fLcRnWo+voUEKtplgklYNdNmfPFCfAqVCSFO4Fac2lp98wIAAADg&#10;eQ4yUQAAAAAAAAAAzgcWWL4zE/gVhISsJdfmoBjLaiLwiswre/aE7xSoFFaMdiotb3ZGjLCkJhS9&#10;DSHuWhMssOqF/YFX3tju4twX3MVElZUYlSOSEqNylEohQrX1+3OeEJlQjQd1IZjv5prcS49sIkRS&#10;tDRnTrD8OBkmMm7knWansIRgrI4QIpKBsCQpsXW65GYJhjCGTBQAzzff/va3Zy92dXWda8trr702&#10;HH5aObupqakHHnhgo6/gfLvrrrtmL959992RyBqXXiSEfPSjH5295n/9r/9Vr9cX34tz/qY3vWn2&#10;mr/5m79Zw1wQIeT666+fvWZ0dHRtL3zFzsNNmW///v2zF3ft2rXR3QAAAAAAAAAAAKBUKHFx9wXt&#10;0UzciJ7IjRSsUvP75uulk/nRpBlvjaT39uxKrVFqaDZKyIu3XGkoel+yK18vjpZWEvZoGCtPzdQK&#10;PYkOQ9FfvPmqZoINjPOpSq5s1zDGEX0NZrVriOuRqlNDCI2Xs4ts1hbNvGTLVe94wW+95bLX3rj9&#10;2hcMXnJ5757Lendf2X/Rizdf+foLX/GuF77pDRfduLN9i0yfmiquL9mZNGNdsVaf+ePniHYsV75e&#10;qrlWZ6xNofKu9i3N7yhTGSFECWWiqcnm1krAOSUUIXS2W2briLW8ZMuVSTM2lO4p2pWDU8fcwFvu&#10;KcpOdf/EUcb59rbBqB5+1c4Xa+eIu0yUpxnnZbsSVg1ZWnbtpmWJG9GaW2eCjxRX8m0iESmsmYai&#10;l+xqya7mrRLBJGnG1+pZIcE4pOpCCJ8FHgsmKzOX9e42FT1pxsdKU17gN3OQU/lRxlnRrmiyEtGW&#10;+JasunWfsZgeVqicCZ9zEDamR7tiLYRghFDAg9HSZNmpzt+MccY5Jxg3X1us4tYc34vpEYnQ7kT7&#10;4htjjCUiBSwQQvisqd4AAAAAAFgcZKIAAAAAAAAAAJwPnj2FEAq8CpVMjNesuhFnDhIsCKo8sKli&#10;SmoSr/RPXUI1xWjHmHr2JGd2vbCPM3ejuot5FYQQZy6ly8t3rR6RDM4cJDjzK03uQiVDj2wikiEp&#10;MeZXAre4vDNSFWOKEOa/GiwUQjBmIx4QycBEUvSWebdVCO5z5rDAZoHF/GrgVVhQ48xFgq+iUtU5&#10;CRQ0gluEKOtweADAM1G9Xh8ZGTm7eMUVV1B6zo+PSJL03ve+d87K+WvWxM6dO8X6uPvuu1fTsHK5&#10;/NOf/nT2mt/6rd9ajx54wxve0NraenbRsqzbbrtt8UKF//N//s/ZKZ3t27fffPPNa9uqW265Zfbi&#10;448/vh7Xvlzn7abMJoS47777Zq+BTBQAAAAAAAAAgGeIqwcu7Yi1bG7pD6vm4ezJsdKUQEs8URZI&#10;jJamjkyfjGihTZnernjblf0XrVPzuuPtl/fuboukWyPp0eLUmcLE4k88FmitECOlyZHCREs41RFt&#10;ubRnZ1+ys5kdy06VC277ji5rFDddHGYphqIzztzAK9SXnocOY5wKJba3DV3Zd+GLNl3+4s1XvnDw&#10;0gu7tvcmOlRJmb/xVf0Xh1SzJZwaK0/V3PqSx1+cF/gn86NhzcyEEpd079DkZcyPpkkKQkgmUpNx&#10;l7XiB34jDaXLC48l7erYes3Q3kwoua1lwPKcx8cOTVVmlnzPNwSMncyNPjk5LBNpR/vmuB599a6X&#10;toRT59o+W80hhKpuPaKGmzn+akS0kBCi5lqNk65AOpSkhHqBm6sXPN9PGJHm8z/NsH3XUDQv8EKq&#10;8eDJRzele9uimcY343Du9JLf13XPKlrlslMTgsf1JapX+cyvOFVD0TRJ7Um0UbLYOGlnrC2uRT3m&#10;hVSTcXZk6qTtP20wlD/VtmX85LE9p+xUTVU3Fb070a5JS3/vYIQbncD4eY0RAgAAAOC5CjJRAAAA&#10;AAAAAADOh8DNc2Yjwai0ZvMLcuYEfhkhzAMXUxVjaZUFHzCWFL0NY+LZWcaceunJZT30X8vu8stI&#10;MMF9ssyaV6tHiIwQEiLgzGl+L8XoUIw2SU1QORx4xcAtNL8vbqSMMEFPZaIEZ3XBXSIZhCiSmmyU&#10;ZhJCCO4GXtmzp5zaGbc+6lkTvj3p21O+MxO4Od+e9qzxwC8xrxT4VRZYgjkC8TXpFsE8TGSEEDnv&#10;KTUAwEYZHh6evfjyl7988e3f8pa3zFnz85///Pjx4xt9HefPY489Nnvx1a9+tWma63EiSZK+8pWv&#10;zF7z5S9/+R3veAfnC/zMZ4zdfvvtH//4x2ev/I//+A9C1vjZ+HXXXTd78d57712Pa1+u83ZTZsvl&#10;crMrd+3evXtOFTUAAAAAAAAAAGCjUEJes/OlreHU9rahtJk4UxjfN3akaJUXTIkIJApWad/4kZHC&#10;eEsoua11qDWSfvXOl9C1fqow25X9F21p6R9IdbdFM2OlycPZE83HbHzmH8meHC1MtETSA+nuoXTv&#10;CwcvbXJf23caR1DoWlb4aRzNZ0Hj+Gtrc6avN9HRl+xUqHJk+tRq8kiM8yPZk1zwoXRfTI/s7d29&#10;rN2jegRjrMuqE7jLjbGtWMBYwANdVnVZm58ZO2tvz66Xb78mHUrs6dwW0UInciOPjR6cKE+fqz6P&#10;EMLy7NOFsUdGD0xVZ9ojmV0dWzLhxBsuurE73rZIe4pW2Q08zrmurvswiilrCCHHdwrW0lm7BWVC&#10;Cdt3TM2ouzYiSJPXss2O77qBlw4lJCq5vluwyidyIy/ZfKUua/2prpJVGSlNLn6EifI0F6LmWoZi&#10;LFgE7CwueK5ewhgnjGhYMzPnDq01UEK6Em2moiOBNFnFGD85edTy7LMbENxABGrqrWx5Ts4qqpKS&#10;MGIxI9oeyTTTRYyzxuPZ9S4pBgAAAIDniTWbmRsAAAAAAAAAADgXIRjzKzxwEMZ4zUI+wndmBA+E&#10;8DGhGMs8cNAypu1bGCZU1ltdazxwcxgTtz6hmh3nv8eYX+PMQwhhsupLWnYPSAghwdmyymRhjI3o&#10;VsEDhBDGNPBKjDmKnmmmJlij8hLGkhCB4IyzuhCcSCYhClXjkhwRzAv8MgvqSHCEkBBMiEDwQCCO&#10;BEJIICSQQAgjjCnnvhAcCSYQ8d2iWx0hkkGVECH6iiNzggecOZKaxJhQJXqe7wgAYKM89NBDsxev&#10;vPLKxbdPp9OveMUrvvOd78xe+dGPfvTTn/70Rl/KefL9739/9uJXv/pVRVltbb18Pr9gnOaKK674&#10;kz/5k4997GNn13ziE5+477777r777iuuuCIUCgkhKpXKAw888O53v3tOMu3v//7vt2/fvuaXPzQ0&#10;FA6Hq9VqY/Hb3/62EGKVae3VO5835azZJbkQQrfddtvGdgIAAAAAAAAAADCbrmhvvPjmbxz4EcEk&#10;FYqdyo8dmjquSHJMj5i/ih/4LKh79aJd9QNfl7WtrYMJI9qf6r75ghctEj5ZEwSTG7e/iGCCEDIV&#10;/WR+9LGxg+2xlvZwWjp3NIJxNlGZHi9lhRADqe7WSHpTpu+mC546TjMCxhBCXAhK1vJpBiEYIcQF&#10;D9ahGgzG+OXbr/nnh76yrXVg/8TRg1PD29uGVpDpCjg7mj1Z8+pbWgZMRb/pghctnkKZT6ZSTA+b&#10;qsE5t33HUPQ1v9j5al4NIWQqRsqML77ljrZNLaHktw/er0pKya6MlaZO5UdPFcZMRQ8phiqrEqYC&#10;8YAz23erTs0NPIxxOpToiLUasrY50//SrVfpS6WGaq7lMR8hpNL1/R5BCElEwhi7gWd5zsoewVFC&#10;KaYYYYIx51xwjtco68gFL1gVmUoh1UyZ8YpTcwL3wOSx1+x66dWDl/x4+KGaa40VJyVMO2It5zpC&#10;vl6yPFsIEdHMxc81Uy0EnGVCSZnKmzJ9GC3dFelQ4kxhXJe1umf1p7rOFMb3TxwdTPWkQk+9kRQq&#10;U0KEQJzzRSKgAomKXau4NZUqKTMRUo0tmb5m7gUTLOCBKimqpMgEPsAMAAAAgDUA/6QAAAAAAAAA&#10;ALDuWGAJITj3CJHxGpUsDryK4D5nNsKEEFkIxoUvBFr9Z48JUWQlEbh5KoWd6gnFaMWYnvc+E40S&#10;Vc2MXqw1ipZfJwohhDEx4zus0mGEEKaq78y49VFJjlI5ghcd0sBERpgghHlgC84wplQOY0ypkiBE&#10;9awpziyEBGeeEIHg/lM9gynGpHG/McKIICSQEAyJQPxqbJUHFue28AMe1DCmVI5QJbaCsbFGV1DJ&#10;kJTERrwZAAAb4wc/+MHsxWZSNO973/vmZKI+85nP/PVf/3U0+ryIU/70pz+ds8b3Vz4775I+8pGP&#10;jI6O3nPPPWfXHD169KUvfenie/3Jn/zJH/7hH65Hewghv/u7v3vXXXc1Fj3PGxsb6+rqWr8eaMZ5&#10;vikNc4JYN9xww8Z2AgAAAAAAAAAAMIcqKa/bfcOjo0/+98lH40a0aFVytULJrkxX82e3USQlpkfS&#10;ZjxmRDRJvXrgkj2d287P7CeUkBu3X5s04/998pGYHjldGBstTo4VJ+NGNKaHDVlXJYUSwjj3mF93&#10;7bJTLVplLnjSjPcmO3RZu6JvzxV9FzYfiEIIKZLcOJJWWg8AAIAASURBVDVf0zJHjbLelFBlmSmj&#10;JoVV81U7Xvyfj9+7vW3o0NTxfeOHN2X6otoyClZbnnN0+qTtO5syfQkj+rJtV7dHmyp0M0dXrC1b&#10;zSOESnbl/GSiSnaVYBJSza5465IbZ8LJ2/a++omxw78480RMjzi+m7dKZbtasitu1WtsgzHWZDWi&#10;haJ6OGnGJUJbI+mrBy7uSzb1gMtnPmvc7uW88VYGY0wJZZxzwZng0vIHbmpuXZUUh7GQYiCM8lYp&#10;FYqvwZCcQEW7zETQEkqpkrytdejx8UO5WvFUftQNvEu7d2YrOYQQ4+x0Ycznfk+iY/5JK06NcWb5&#10;tkLlRSJDAQ9maqWABykzrsnK5kyfJjU1zSLBOBWKT1fz21sGrcDd2bHl2PSpo9MnZ2qx3mRno/KY&#10;TGWEkMd8fcGpGwVymFe0yj4LwpoZ0yMhxdjeOkhJUzfCch2EkCFrcSO64VNKAQAAAOC5ATJRAAAA&#10;AAAAAADWnWAOQkgIH+Nlz893zkN6JcF9wX0imYLZSDAsBBIBaqIw0ZKoHGFBNfAKRNI9a1w1u9ey&#10;N4RAiCPBEMKoEex5RsGSQFiIgHNv2btiYsS2SUrEqgwTqgVuIfDLgV8m1KCSSag2JxwlhECIMd/m&#10;zBHcQYhjQqgcJliiUpizmu8VBOKCuZy5CAmEKCYKJhLG0rn6jVCdsEAggQRDGPHAEghjIhGicMFY&#10;UJOUBJGMZY2ysKCOiYSJLGupjb49AIDzRAjxve997+yiaZqp1NI/Afbu3dva2jo1NTV75Wc+85nb&#10;b799oy/ofHjkkUfO5+kwxl/4whcGBwfvvPPOJnf55Cc/+Qd/8Afr16Q3v/nNZzNRCKEf/ehHb37z&#10;m89nn8x3nm8KQkgI8U//9E9nF7u7u4eGhja2EwAAAAAAAAAAgPkwxhd379jeOvTY+KED40cTRhQh&#10;xDjzeYAQkonU+HB/TI/saN98Yec2TW4qbLCGzbuib09fsvMHR/5blZRu352u5vL1UqFemr+xJqtt&#10;0XQmnDJkLRNOvnjzlZ2xpUMyc4RVEyGkSkqxXlnDC3ECt3HYsBZap77qire9audLvn7ghzvaNx/N&#10;nnxycrglnOqOtTVSXotgnI2XsuPlLCV0e9ummB6+ftMVO9o2rawZPYmO/RNHQ6qZq5faoy0rO0jz&#10;hBC5eilmRAjGPYnOZnYhmFzYtX1nx5bhmdMHJ4dHihM+CxBCAgnOOcL4bJbJUPShdM+21sGuWFvz&#10;gykE/6rE2HkJuZwtD0VWFKop2VWMsaaoRJZlKhfqpaJVSejRVTVeoJJTqbtO3IgoVB5M9RiKFlbM&#10;ol3p5K0T5Wxfsuvl269xmY8Qkog0XspWHWsw3aM//cdLxakJhNzAD5+rSJRAdd8uWmWEcTqU0GR1&#10;MNUTN5YxLVdcj0yWpwVG29sGEcIylSbLMyPFicfGDiaNGEJIfqoSlzunbZxzy3fqnuUGvkRpOpTQ&#10;ZTVpxgfTPVJzgSiEUMmpIowjWmhl+UMAAAAAgPkgEwUAAAAAAAAAYN0JwRr/h5t+IL44FlhCMM5d&#10;hCkmCmduY5BCIL4mQy0YY0mJ+fY0D2y3PqYYXaucqEyIwHdygVtiQYUFluDBr89FFCqbkhyRlISk&#10;xjc+IoUFRgIhsrKCSBhj1eyS1IRdPooxlXic+RUW1HynjhBCmGIsIdIo6sQFD5DgCCFCFEQ5xpJA&#10;nEoRjEXgl4RgnLmCe40NMFWbbRJu/Eci1KBylHMXcZ8HdYxdJBm+k8WSpigpTJXm7p3ggU2VMEII&#10;MlEAPH/kcjnLss4u3nDDDc38IiCE3HHHHXNSNx/4wAfe9a53yfJapYKfoRzH8bxlh2lXCWP8oQ99&#10;6Dd/8zd/53d+56GHHlpky5tvvvnuu+/u6elZ1/ZccMEF3d3dIyMjjcV/+Id/2NhM1IbclOHh4Xz+&#10;15Nq/9mf/RnM9goAAAAAAAAA4BlLV7Qr+y68ondPvl4cL2cLVtkNPISQJqkJM9oeySTN+Ab+YdsW&#10;Sb/pkleeyI08MnrAULSeRIfHfNt33MDjXBCCFaoYstYI/3TF2i7uvmAo3buyBpuKrkqKqejZSs4L&#10;/CUDRU2qOpYiKRKhKTO2fh3Vn+r6zQtv/PqBH2qSMlqaGi9NTVdzqVAibcbDWmhOVIMLUXXruVph&#10;plZgnGXCyd5EZ0g1btj2ws2ZvhW3YTDdI1MpHUqcyo9anr3epaJKdtX13d5ER1gzO2PLiGBJhG5t&#10;GdjaMsA4z1Zz+Xqp6ta9wCOEKFSO6ZFUKJ40Yit4FymS0kgSBoyt67UjhAQSTHBKqETosuqhnVVz&#10;rYAFGpba4+myU2Wcle0qQiKux1b2HS+QKDmVqmOFNTOkmp2x1kZIKaqHx8tTQoiJykxfsksi9NU7&#10;X/LdQz9BCIU18/jMmSfGDrVHM+3RTKM0E0Ko7tk+84UQ6kLDWK7vld2q43uqpCTNmCLJm9P9CXMZ&#10;gajGqRsnsjznD658w09PPPzo6MFMODFRnp6q5GpufbqWd5nv1lyEMMGIC8E481gQ8EAIJFMpYURN&#10;1ZAI7Ut2ZEKpZb1hcrVCRA1RQnsTHSu6/wAAAAAAc0EmCgAAAAAAAADAeXD2UbhYk8MxvyoEF9wn&#10;koFnHRav3exzVAoFpMCCKgl05lckZXnDCbOaWnFqZ3xnRgguBBPM5dxHIhBCIIQwJphIzC8HtIDQ&#10;GUxkRW/TQguXpRJCcC4oXd/QlOA+QggTidCVT3tJJdNM7Am8gls74xNJUhOCe4w5gnuCBwgJhDDC&#10;MpV1TBRCNYQlzxpDCAV+nQVVjBBnDmcOQogQFVN1xVExjAmlOqIaZz7nNvOrmCgECScYV7QUlcNL&#10;HoH7VYQ4lUwqhwjV1rXzAQDPHOl0uvGDerl+//d///d///c3uvkbQNO0lfXY6m3btu0Xv/jF6dOn&#10;f/CDH3zve9/bt2/fmTNnCCEDAwMXXnjhDTfccP3117e2Lnt25BXAGH/4wx9+05ve1Fh86KGHZmZm&#10;0un0Kg/7/ve///3vf/8KdtyQm/LZz3727NeU0ltvvfU8NwAAAAAAAAAAAFgujHEqlEiFEhvdkIXb&#10;NpjuGUz3VJ366cL4eDlbqJcs3/ZZIFPJUPS4Hu2ItfQmOiKrK8SEMe6MtRatMkKoYJVbI2swQRgX&#10;omRX4kYEIdSx/NJVy9Iezbz50tf86NjPCCat4dREeXqmVpip5jHGmqQqVKaUcsHdwHd8RwhBCU2a&#10;sY5oi6HoPYn2l265utHOFVOovKWl3/HdkeLEWCm7KdO7rtc7XppSJSVpxC5o27SyUBAlpBHFWasm&#10;RbRQo5ya47vreu0IIcf3kBCapET1pUd5FmT7js8DDaH+VOdkJScQwgiV7KrPgqQZk8jyPlUbcFao&#10;l53AjeqhiBZuCSe74+2NlwxFE0I4gXe2yBsl5BXbr2mLpu8f/kVUC58pjo+XsxPl6YQRS4fjUS3s&#10;+G7AGUJIor+K8wnki8Dx3Lpve4FPCUmYMVPRTUXfnOlbQQBPIpJEJcd3Lc8WSLxo0+U72zc/eOox&#10;mcpd8bayXf3lmf1Fq1z2a0WrLFGKEaaESkQyVUOXVJlKlNDWSKoj2nI2ytWkilOzPHsw3aNKSl+y&#10;axXvAgAAAACAX4NMFAAAAAAAAACAdfdUeShMhOBrcTzBmSO4jxDGREEIISEQwQihtS2yRKjBgpqM&#10;hO/mVpCJYoFlV475Tk4IxvwaD2qc/WocCFOEMMZICN4olIQwJlSnckhwz62PCu4FTDxx4PTw6SdP&#10;nJo+fmJ0+MToqdMTQcBUVQmH9FDICJl6JpO49OLtL7xqz57dmxV5bf7GF5whhDCWVpn/wRjLalJW&#10;kyywfWc6cIvML3Puz+tkVVJikpLQQj310pOBm+fcFRghHmCiEGqs0RycmFCFUJkxRzCXeR6RTN+Z&#10;4dyX1Tg6d5ROIB74JSLphGqqCWMzAADwzNXb2/vWt771rW9968Y243Wve91b3vIW33/q993nP//5&#10;d7/73RvdN+eP53l/+7d/e3bxAx/4gGmaG90oAAAAAAAAAADguSCsmTvaN+1o37R+pxhK95zIjRiK&#10;Pl3Nr0kmqmSXfeanzHjCiCaN2Hp3ka5oN13woj2d23526nFVUnoTHVW3XnZqtu94gecxnyBiKlrK&#10;jEW0UEQLEUxawqkr+vasuLjWHJd27zwwcawtkhkrT3V4GVMx1ulKi1al7FT7U90ylS7q2r7eHduk&#10;hBGVCJUlue5Z630uy7MRQoaiN2oxrYDH/EbuSJW0/mQXwXgCIZnKeas0VZkJa6GwajYTNuOC11yr&#10;4tQQQqlQ3JC1lkh6INV1dg5HTVIRQm7gze4WjPFFXRe0hFPfOvhfVbeuy1q+Xpqu57O1HCV0ppp3&#10;mGt7TtmpYoQY5z4LGOcIIVWSE2bUVAyKSUe0pSPWSskKB0YlQgMeIIS8wFeonAolbtlxfdmpHpw8&#10;PjxzuurWzxQmSGW68W1y9tuDEBLRQikznjLj9OkV2JohhBgtTcpUToeSF7RtkpZ/BAAAAACABUEm&#10;CgAAAAAAAADAuiNURwgRInPurf5onLlIcCF8hClGGAmBEMeIIEyeikatESoZzK9w5jKvtMxdhVMb&#10;sasnBPeZVwr8KhKcUE1Sk1TSEFHOjoUIITASjLmcO9yv+/Z0QKQTZ6pf/PL9X/raT7LTC5zXdT3X&#10;9XL5MkIIHTr5Xz9+5CN//TnD0C7fu+Paqy983auuS6fjq7lqIQKEECZ0NXWint6NOg31oFAPQkhw&#10;nzNXiAAhjDElVMO/mmzPqgwHTl4gwoIaoaokmQjLaxSIOgtTqgui8qDOgzqiuvBKSPiSmjnXibhf&#10;FTyQtQyhuqK3rWljAAAAPAdpmva+973vjjvuaCx++MMf/qM/+iNKny+j+9/73vc876l/7BFC/uiP&#10;/mijWwQAAAAAAAAAAIBmbc7033fs5+3RzPGZMyW7GltpBZ4GIcRoaUqXtZgR2d62aa2f9p9TZ6z1&#10;N/bcULDKh7MnzhTGJ8rZRpjkLIxxJpTsSbRvbRloCafWsGGpUGJr6wDjbLqWO54b2dG2mazDVQec&#10;ncyPGIreGknt6dy2fsmr5eqItiCEolqo7FSFEOt6x8tOlRJqKFrjpCvAOGs0kmCMMe5NdBqKdjI3&#10;pkhyya6U7VrVqRuKbii6Ksl43sx6Agkv8OuebXk2F8JQtLgRlQjtTXS0RTKzt29klhhnbuAjhBjn&#10;pwtjR6dPnilMVJyaEAIjXLTKVaeGEfZZ4AW+E7he4DPBXN8jmFBCdVlTJEWTFIlQSmhLONURa1GW&#10;WaBpDoJJo8I8E+zsyqgWvqJvzxV9e2654Lq/+/HnRkoTJ/OjUd1MGUmZSrqs6Yq2mnd1wSqXrMpA&#10;qkem9NKenat8GwAAAAAAnAWZKAAAAAAAAAAA645QHWOKiSqCOhIM4VV9MlhwDyEkBMNYRgjxxsN6&#10;LBGirO0QSyMUJLgX+LVlNE8wq/ik58ywoBY4eYE4lcOSHMVkgcEJjDFCmEo6RboV6P/+5Xu/8B/f&#10;23fg1HKbalnOffc/fN/9D9/5kX9+82+/4p1v+4221hVO4siZgzDBWCJkVXWiFoSJTBfqB7c+6tbO&#10;IEyQ8DEmCBFElHUaLsOYEDnMgzpnFhEsQEjwSUVvRfMm/BNI+G6RSAahmhbuX9sqZAAAAJ6r3v3u&#10;d//FX/xFIxpULBZ//OMfX3fddRvdqPNBCPHHf/zHZxfvuOOOSCSy0Y0CAAAAAAAAAABAszRZ3dWx&#10;1Q38sdLUyfzo7o6tqwk/TNfyNae+uaVfpcqFndvO87UkjOiVfRde2XchF7zi1Oqu7fNAIlSXtage&#10;Xr/qNNcOXXZiZmQg1XN46vhIYaI32bG2xxdCnMyNuoG3o31zSDGv7L9o3buyaelQQle0mB7N1YqW&#10;b69fWEsgka8X40YEI9wdb1/ZQRqxJXF2EeOWcDqshU7mRikmES1UceqWZ9dci2AkEVkilBAiBBKI&#10;B5wFLOBCEIx1RYuoIZlKYc0cSPaYqr7w6TDinD88cuCXZ/bVXMtnfsmuVpya47se87ngMpWdwEVY&#10;ICEIJgIhgYSpGlEt1GiqIslRLRw3ogkzSlc3zNrAOCOEIoQWzFbFjMjLtl/94+GHfM6qTm0gGTaU&#10;1Q4auoF3PHcmrJktkeSlPbsiWmj1VwEAAAAA0ACZKAAAAAAAAAAA6w5jQpUoCywkRBDYkryqx9yC&#10;BwgJJDimFCEkuN84A6FrneHBFGMquC+4L3hwtqLR4m2rFZ4IvKLv5plXIZIuq0lClCV3/MF9D/2v&#10;9358dCy7yia7rvepz3ztnz73rd++9eV/9PbXd3Zklte3QvDAopKJEJK19Br35zl41qRVPsqCmuAB&#10;JopMTcbqgjl4zW/or+BGETBGOHNwIBBCnjOj6Bn09Kn+mFtAgstqgkqmoreen94AAADwbBcOhz/5&#10;yU++5S1vaSy++93v3rdv30Y36nx4+OGHh4eHG1+bpjk7HwUAAAAAAAAAAIBnhct7dz85eWwg1X1w&#10;cvh0Yaw/2bWy41iefSo/FjMiKTN+ed8eTVY36ooIJjE9EtPP07wtYdW8duiy7x/5aXu0Zbw8pSta&#10;Szi5hscfK2dnavneZGdYNV+29QWqtPTw03mDMd6c6as59ZM5kq3m+5PrlYkqWRUv8NOhRFQLt0VW&#10;OJJFCCEYIyGY4NKvIkaGrG9vHSra5bHSlEwkrkc85jmB57PAZ4FgAmGEEZaopEmqKimqrBCETcXo&#10;jLUmzdiC8zYGnCGE6q710Jl907V80SpPVKZLdhUJIVGpUYqKYsIE15lmebbPfIyJRCnnEkKCC9GX&#10;7GyLpCimy5oX0gv8olOp2jXLt53AY5whgQghqqToshZSjbpnZ8IpSsi53kUXd+04PHXCZ/4T44cP&#10;Z4/vaNusSCuvTBUwdnDquBBic6Y/acQu6929Nu8GAAAAAACEEGSiAAAAAAAAAACcH4qWDtwCJjIP&#10;qmiVmSjBhGjM3YYFQkJ4mMgYYSKtw/gKoUIwhBDnPl0qEyUEbwSiPDvLA4uqcUmOLzlCMZXN/+8/&#10;/8Q3v/PAGrba84PPfu6b/3bPd9//3rf8we++uvlhEs4cJBiVQ1QyiWSufX/O4zvT9dIhHli+PUNl&#10;Q9bSgZvDIuDMwUTGazHX3TlgSnWOCQ9sHlgIId8tyWr87MvMrwVeWVKimChauH9tS5ABAAB4brvt&#10;tts+8pGPNAJC+/fvf+yxxy688MKNbtS6+9M//dOzX3/iE5/QdX0VBwMAAAAAAAAAAMAGMBT9uk1X&#10;fOfg/Z2xtrHSpEylrljbcg/iBO7ByeOU0E3p3pZw6pLunRt9WefVro4tI6UJgYTtOydyZzBGmdDa&#10;xKLGS9mRwnhLONURbbmke8dgumejr3WuHW2bnxg7nAkns9VcV6xVpiuP0JyLEGKsnNVkNW5Ed7Rv&#10;WvHYjSopjXJhru9Js4o7YYwTRiyuRy3PydULJbta8ywkxNz9MTYVPaaHU2bcVIxFmmEHbsmuBJwl&#10;jdj+iaNVp6ZKalesLWXGdFmbs6MQwg6c/eNHzxQnqqxesWqGrI8UxgMWNFlzTAhRtCqTlemSU0VC&#10;MM495gecccERQgRjSqhMZST4ZCVHCc2E4lwIslDzKSE377juX3/5tW2tQwcmjh6YPLq9bUiTVpJv&#10;9AL/4NSw67vb24ZCqnHLjuuVdXhvAAAAAOD5DDJRAAAAAAAAAADOB1lrwZVhKkcCN8+Zs7qaTk+N&#10;PWCEBXOR4ERSEZExWfuJBvGvT8eX3NguHwm8kmdPs8BW9AyVloh+CSE+94XvvP/OT9dq1pq3HCHk&#10;ev777vjUQw8f+vj/vT0cbiowxoIaxpRQTdYz5yEFxAK7XjrImeU5WUJVWWvFGHNWR0gEns8Ci8oh&#10;jJbXjN/5rWvPfq3ISzz3IERFVHBmCy4xv0SoSiUDIcSZ57s5QjVJTSh6q6wtr9wWAACA5zlCyBe/&#10;+MWLLrqosfgnf/InP/rRjza6Uevr+PHjP/7xjxtf9/f3v/GNb9zoFgEAAAAAAAAAAGAlLmgbGitN&#10;IoR85o8UJvwg6E12kqbHC6pu/fDUCYTQBa1DYS10y47rKSEbfU3nFcb4hq0vrDp1IcTh7Mnh6dNu&#10;4HdGW1Yz5sKFOJ0fm6xMp0PJgXT3ULr3mqG9G32hC2iPZrpibU7gZqu5M8XJwVT3mp+iYJUqdnUw&#10;3aNQeU/ntuXu3tvbe/vttyOE7j34430TRw9MH6t5lqnOndkHY2yquql29CDEOHcD1/E9JhhCiGKq&#10;SoqmKLSJSf0Y50emTtRci2Bi+07SjA1l+tKh+LlGvjDGhqz3JjoDHvgscJmXreaiegSVs7bvbGnp&#10;J3ix76aKUzuZH627ls9Z3bNsz/FZMOvgv852BZz5zLd9Z7Q09Y8/++I1g3u3tgzMf4smjOird73k&#10;S49/94K2TYemju8bPzKU7kkYsWX1ecmuHps+xQXf1jYY0yO37Lg+s6bF0wAAAAAAEGSiAAAAAAAA&#10;AACcH4QqitEuOGN+OXALitGGlpl1mX2wxv8JwTmzEZExlmQlth4ZHiFQY2RiyYJFnj3lWhOBV+RB&#10;XVbTzQSi/vxD//iJf/zykm0wDaW/NzHQm+zvSSTiRt3y6pZXr3uFovXIvvHR8dLiu3/zOw8cOnLq&#10;Xz/9/i2be5dqUsCDGpXDCGFFa1nzzpzfA3b5iGC+78wQoih6K8IYISSrKZeNUclgQZ0HdSKZy4pF&#10;hczlxe0IVYVgLLAwpoEzQ8wOjIjnZDEmst5C5bAR3QpFogAAACzXhRde+OY3v/mf//mfEUL33Xff&#10;8ePHBwcHN7pR6+hDH/rQ2a+/+MUvUrp+lR4BAAAAAAAAAACwvl68+aq6ZyOEZCqNlaYqbm0g2R3W&#10;zMX3CjgbK05NVLKapG5tHYxqodfuelnciGz01WwAmUqv2fXSLz3xXYzwidzISGG8YlcH0t0rq7Fj&#10;efZw7kzNqXfGWnsSHf2p7psueNHi2ZgNdNXARaOlyY5Y61hpKh2KR7XwGh48YOxkbsxUjUw4eVHX&#10;BYay7CrlkiSFw2GE0GBH3+napFJUKk61ZdGIDiXEUPQVnEsgcWzm1Ey94POgZFe3tg5c0LapUZxq&#10;cVE9jBGOaqG6Z+uSWrIqPvMFQkeyJxdMLiGEuBBnCuMT5azPWdmuWL6DEdJkNawaiqRIhBJEEEIc&#10;CcaZF/jTtTwXIlcrGrI+Xsp+68n/Ojg1fOP2a3V57hBbd7z9Nbtf9rV9P9jVseXo9MnDUycSRqwn&#10;2W7IS3eI7bujpcmZat5Q9C0t/WHVvOmCFw2sQ1IOAAAAAAAyUQAAAAAAAAAAzhMt1OfZk5Ka9O1s&#10;4JUlJbay42BMMCZCCBbYCCOJGpgoS2aQVkAIIUSAsY4QwkReZEvOfat8lDM7cItUiUrKEmM8nIs/&#10;fs/d//Jv315km0TcuOWGba++ccfWocwikZyxifLPHznz01+c/t59RxlbuJjV8ROj173iHf/0qT97&#10;6fWXLXJG38kjhCUlLilxKq99f849nT3lu3nfK3DONKMV/WoADxNZVtO+O0MQ4kGd+/V1bgym1BCi&#10;yoIaliO+nRUIIxHIejuhqhnfiZsYoAIAAADmu/vuu//jP/7DsiyE0Hvf+97//M//3OgWrZfJycnP&#10;f/7zja9f+9rXXnLJJRvdIgAAAAAAAAAAAKwcJeSVO178/cMPIIQiWvhE7sz+iSMxPdISScX1CH36&#10;M3MhhOXbM9XiVHWGCd4aTvUmOyNq6HV7XtYSTm30pWwYTVZff+ErvnngPoxxRA+fzI08PnqoPdbS&#10;HknLVG7yIG7gjZezU5UZiUjbWgfjRnRH26aXbr36mVx6qzvevq11kAteqJeOTZ/a1b5VkZq93sUJ&#10;JIZzpwMebEsPRtTQ5X17VnO0nng7QihhRHP14kBKNF8JrXmn8+PZSq5i1yghqXB8R9vmJm+cLqum&#10;YjiBV3MtTdYUWSlZFYQQRuhUYaw/2TVn+4Cxw9njZadWdetlu4oRimqhsGrOD84RhAmVEMaU0nYz&#10;IxGiUOnAxNGWSJoL/i8PffV1e25ImfE5e/UmOt548c3fOPAjhcqTlZmR4sTjo4diRjQdise1iDzv&#10;/gYsKNnVmVqhYJcJxt2Jjo5oS0wP33zBdR2xdZ+QEQAAAADPT5CJAgAAAAAAAABwnhCqaqEBu3KM&#10;y2HfLWIsU9lcwXEa8SSBOBKBJEcxobKWQutRyUcwJDgmMiHK4nWi3NppwT3fyWOiSEpi8aMGAXv7&#10;//dXX/rqfefa4OLdnb//Py67+vI+SVp6dKSzPfq6m3e+7uad45OVf/jcL/7zG/t9n83fzLbd237v&#10;Q9/6yv+9+MKtCx6HB3Ue1GUthbFkRDevfWfOOR3z7MowZw7zKpISx1SZ/SqVQwhx38khyeBBnQV1&#10;Kq3krdIsjKlkMr8aBHXkV6lkKEYHoaoZu4BKxnp3BQAAgOeqUCj0uc997nWvex1C6Etf+tKpU6f6&#10;+vo2ulHr4o477mh8QQj51Kc+tdHNAQAAAAAAAAAAwGpRQm7Y9sKOWOv9w7+I6qGpSm6iPH00exJh&#10;rMuaLqsUU4GEF/iWbwcswBgnzXhnrNVU9IFU98u3vXAFdXWeYxQqv2bXS385sv+B4w/H9fDpwvhY&#10;aWqinE2Z8XQoHlbD50rIBJyV7cpMrViwSgih1ki6J96uyer1m6/c0bYJr8dw2Jq6ftMVo8XJzS39&#10;+8ePHMoe39G2ia567jkhxMn8aKFeGkz3hFTjFRdcqzQdLVtQ0oynQomyXc1Wc/l6MR1KrOZo8xWt&#10;8kQ5O1Mr+MxvCbf2p7qXlWRrCadqnqVQuebWWiIphFDJqkhEQgjF9HDCiJ3dMmDB/sljddfKWyXb&#10;c0xFj+sRsui5KnaVIBxWzUw4OZjqGS9PjpayVae2rXXwC49889aLbprfG5lw8k2XvuqnJx55bOxg&#10;Jpycqsxkq7nh6dMIIVVSNEmVqIQQYpw5gev4bmN9V6y1LZKRqbSzfcu1Q3s1eSV10gAAAAAAmgGZ&#10;KPAcYdv2sWPHDh8+fPz48YmJiVwuFwSBpmmZTKalpWXoVwwDPs0GAAAAAADARtJCXYFXQEgI7nvu&#10;tILSKykBhGXGbCQ4xgQTlcpRQrX1aC1nLkKIUJXKi9V94txzrTHm1wT3ZL1t8eEozsVb3/GXX//W&#10;TxZ8NRbR/vf/vPY1N+4gZNljWh1tkQ/975e8/Xcuv/szP/viV5+Yv4Hr+bfe9uc//Pbf93S3zn1N&#10;MN8tYKpSOaKFus9DkSi7Osy56zszmCgLVgyjcgQh4Tt5JAkeWMznRDYxWq+5DzGmmMjMrxKqYqIS&#10;ahqxLbL2/J3DEgAAwJp4zWtec8UVV/zsZz9DCN1+++1f/epXN7pFay+bzf7jP/5j4+uPf/zjyWRy&#10;o1sEAAAAAAAAAACANYAx3tWxZSDV/eCpRw9MHG2PZqpuvWRX667lBh7jDsZYplLKjEe0UNyISoRm&#10;wsmr+i8aTPU883M75wfGeG/ProFk1w+P/kymclesbaIyPVMrTFfzGOOQauiSpsoyJZIQggvm+L7t&#10;O3XPEkIoktwRbWmLZhQqD6Z7rtt0eUyPbPQFNUVXtFt2Xv/FR7+9tWXg0NTxA5PHtrUMrqZalEDi&#10;RH4kW8l1xdtawqmr+i9uVHlaDYzxzvbNuVrBUPSx0lTKjK/hm5ZxfiI34vhewSqHVDOmRTKh5T0x&#10;y4STI8WJqB6eqRVqrhVWTZ/5ZaeqyeqJ3Gi0K0IxQQhxIQ5lT9Q9a6ZW8AI/aURNxUCLXocX+HXf&#10;jqghgnFnrJUS0h3viOqRI9mT+yeO7mjf9J+P3/vbl7wyos0dKFQl5frNV+zu2PKLM/sUKnfGWuue&#10;Xbarlmc7gesELkKIYhrRQq2RdFQLh1QDYzyU7r2ib8/zuWQcAAAAAM4PLITY6DYAsCrHjh37whe+&#10;8Pjjjzez8aZNm2699dbdu3eT815E+GMf+9jPf/7zxte33HLLbbfdtvpj/su//Ms3vvGNxtd/9Ed/&#10;dM0115znizr/l/yc8Qy/d2BD3HPPPbfeeuvZxYmJiba2to1uFAAAALAuBA+q+UeYX/HsLA9sSYlJ&#10;SnwZVZ4E85ycZ40jhIXgitGm6O3rNLjmuznm17RQrx4Z1EK959rMqY3YlWNufRRjumQm6pOf/ur7&#10;7vjkgi+98uXb3/f/vSgRX4OpHL7zwyP/+87vWpY3/6Whwa7vf/PuWPTXgxlCcN+e4txV9HZJiUTS&#10;l2OyvlOocOaWs/8deMXALShG+yKRtsArBW6Bc58HFkKCSAYhynJO1XSTuMf8uuAulUyqRGMtL9Sj&#10;Q+vaCQAAAJ4nRkdHu7u7G18PDw8PDg5udIvW2Dvf+c6///u/Rwht3rz54MGDlK523l8AAAAAADDf&#10;q1/96q997WuNr6+88sr//u//3ugWAQAAeH6pu9bh7Ilj06cnKlnG+ZxXY3qkJ9GxrXWgK9YGaagF&#10;CSFOF8Z+fuqJ0dKkEKLs1CpOterWbc/1mNf4ACfBRJFkXdbCqhnVw2HNxAj3p7ou793TGWtddRPO&#10;t2PTp75+4Eclu3p46jglZCjdF9PDKziOx/yj06cqdrUn0dEZa93dufUlm69ak7eZG3ifevCe8VL2&#10;SPbEYLq7JZxeq2sfK02dLoyfyo85vjOQ7k4a8V0dW5Z7kMnyzMn8yEy96PpuSzhFKZ2qzBBMWsOp&#10;7kRHV6wVIXQiNzJZmZmpFVzfS4ViurzEDJIciWwlJ4RojaZbQslNmV/XtLc8+8DEMZlKOzu29MTb&#10;33DRTYsUtrI8+3D2xMn86Hgp6wZzxyJlKnXGWnsTnVtbBsKauVa9CgAAAACwCKgTBZ7F8vn8X/7l&#10;Xx47dqz5XY4dO3bHHXekUqnbb799+/bt57O1jDHGWONrPu/pwMpwzs8e8xmYb1yPS37OeIbfOwAA&#10;AACAdYWJFE5eWM0/riAcuIXAK7HAktUEkXS06NxlQgjuV32vgJCQ1ITgAecOkfR1Gl8TQnC/TiUT&#10;ISSpi83f5tmTnDmC+5K2xDRyR46e/tBffGbBl979h1f/4ZsvX6trecWLt2weTL/9T752/FR+zkvD&#10;x0dv+70PfuWej1JKEEICcc/OCu4qeiuVNCO2db0DUY0eQ0gwv0qosXiNL0mJYUx8N4+JxIM6D+qC&#10;BETSMVqzuy5EwANbiIBQGVFNCE9WU75X0JFAa3cWAAAAz1tdXV3P7Yc/H//4xz/+8Y9vdCsAAAAA&#10;AAAAAACwjkzVuLh7x8XdOwLOSnal6tQ85lNMdUWL6xFD0Te6gc90GOO+ZFdfsitfLx2eOn4yPzpV&#10;zZ19ZNT44uwAEyWkLZIZSHVvbRmIrihH9EywKdP3yh3Xf+vJ/9rZseVo9uTByWMtkVRPrF1uumAU&#10;F2KqMjNSnEAIbW7pT5nxi7t3vGjosrXK3amScnnvnvuHfxHTI6fy41E9oknq6g/LhZgoT5edat2z&#10;0qGESpWexEqqWrVGU9O1PON8KpjJ1YstoWRMi+TqRct3JsrZjmimbNemKjMVp+b4bsKMLhmIEggV&#10;6qWAB5lQUiZSb7Jz9quGom9vHTwweWx45rRE6MMj+y/r3X2uQxmKflHXBRd1XSCEqLlW2al6gYcQ&#10;lqkU1cNh1YRsJAAAAADOM8hEgWerBx988KMf/ejK9s3lcu95z3te/vKXv/Wtbz3/BaOeA971rneN&#10;jo42vn7nO9/5ohe9aKNbBAAAAAAAnmUwUcLJi+qlQwhhIhm+k/fsKUxkKoWprCOszH5WLoTgzBHM&#10;CvwaEoxIuqymhPBZ4HDmcb8q5Nh6PFtnQU0IRuUwlUJUCp1rM85c5ld5UEeIEHmxEk+eH/z+Oz/i&#10;ev78l/7s3de9+daL17b9g33Jr33uTb/1ti/uOzg556UHHnziX/7t22/5HzcLxH17WjBH1jNUMozo&#10;NllNrXlPziM8a4IzW3Bf0hJLbk3lCKGa50xjhDlzObOZ52GiEknFaFV/0AnBOXMEdxEmRDIJUTCW&#10;OfI5s5hfDbySpMTXvzcAAAAAAAAAAAAAAAAAgGcHidCUGU+Z8PB8hZJm7KqBi68auNgNvHy9VLDK&#10;lmf7zBcIqZJiKnrCiCbNuEyfC5/q3JTp+82LbvzG/h9pkjJWmhorTc1UC5lwsiWcNBVjkaE9j/nT&#10;1fxkZdoL/IQZ6092GYr2oqHL93RuW9sBwYu6LjgweWww3fPE+OGj06cuaBuieLUl0ItWyfadbCWn&#10;UCkTTqRC8ZgeWcFxMMKbMn37xg+nzMR0LT9dL6TNhEylqlM3ZC1vlUaLkz4LKk41pOohxVj8aAKh&#10;glWyPCdhRFVJGUr3KnRuOC2kmX3JzhO5kZla4WenHtveOrRklSeMcVgzoRgUAAAAADbcc+Ffz+B5&#10;6Bvf+MZnP/vZOSsNw7jlllsuueSStrY2XdcbfwK5rjszM3PgwIGvf/3rU1NTs7e/9957R0dHP/Sh&#10;D1G62j9mnm+gABQAAAAAAFg9TCQzvsO3p6zKMUJ1FtSZXw28YuAVEMYYSxhjgRASTHDW2IFKRiMe&#10;QyXTiG2uFw8HXtGzJphfkZTo2jZPIM68IqEaoZpqdi0yxBJ4JYQQYzaRtMUjOh/5688dOHhi/vq/&#10;+LOXvf6Vu9ajkw1D+ce7XvPq//Gv45OVOS999P/+62tuuVKX64IzWUtRydSjWxSjbT2aMbfH3CIL&#10;rMCrYEyJZDSzCyaKanQEbiHwypjIjSBT4LmEyIRqeJkDVAIJwf3GfxFChOqEaggTSYlJSjRwi4Ff&#10;loXwnRxkogAAAAAAAAAAAAAAAAAAsOZUSWmPZtqjmY1uyPrqiLa8ee9r7jv2c4JJSzg1VpqaruWn&#10;KjOqpET1kKmYmqxQQjHCjDOPeXXXqTi1um8jIWJGdFOmJaqFW8KpG7Zd3RJe+0n9KCE3X/Cif/3l&#10;1zZn+g5NHT+SPbUl009XN8F6tprLVnM+D9qjGU3SBpLdKz6ULqtbWvoOTZ1ImfF8vThdy2mSWnWt&#10;gLNTM2M+94t2hWCyZOaKCZ6vlxzfjRmRkGp0x9uTZmzBLVvCqela4XRhLGnGfzmy/7pNl695nwMA&#10;AAAArAfIRIFnn5/+9KdzAlGqqr797W9/wQteMD/dpGlaV1dXV1fXDTfccOjQob/+67/O5/NnXz1w&#10;4MD/+T//58///M/PQ8HW97znPRvdc+fb8/CSAQAAAHAecO5xvy6EL4TARKJUx1Q/D/+cA+sBY6wY&#10;bbKWdq1Rtz5KJRMJzpgjuCe4LwQnGCOEsSwTqhGqNopK6aFeRW9FmGihXqtsE8kI3CKVTEzW8i/c&#10;wCsLHshGhlB18aQQ82sICcF9qoQW2ezEqfGPf/I/56//7d+4cJ0CUQ2phPlPf/e61/7Ov1Vr7uz1&#10;uXz5b+/+3Hv++DdUsxUTRY8MqUbH+jVjNtcaF4LxwKLqsgp8YUlNEsnw3QLGRCBdMIczl3EPYYKx&#10;hLGMCUWYLnjEp/J1gjfeXQgJhAmhKqYqRoTKYUlNNLJVhOrIK3Fm+05Ojwydnz4BAAAAAAAAAAAA&#10;AAAAAAB47tEV7cYLrt3VseXBU4+qktKb6Mhb5ZJVLtm16WphzsaU0LAW6g0nUmZclZSYHrmsd9eO&#10;9s0EryqntIh0KPGyrVd/++D9Q+neYzOnD2WPb23pl1Y65mi59pHpU27gmbIe1SJbWwak1ZX8iunR&#10;Tem+YzOnKE7m6sWqW3cD3/bdol2JaiHHd+NGZJHOEQjZvlO0ylyIpBkzFb0j1toVP+e4J8a4J97+&#10;5OSxmVp+//iRFwxcPL+cFAAAAADAMxBkosCzzNjY2F/91V/NXjM4OPjBD34wHA4vviPGePv27f/4&#10;j//4sY997KGHHjq7/pFHHvna17726le/eqOvDAAAAAAALIYzz7MnPHuK+bU5LxGqyGpaNTuoHFnR&#10;scEGw0TSQn2q2RO4Bd/NBW6JM0sIPmsDSqWQpMRkLUPlyNkUjWK0e9aY4IHLxjxnRl27GkcssJlX&#10;atSk0iOb8KIDLZzZggdICIwX+xP7Hz/7NcbmFlnt60786buuWe8eHuxP/d1f3Pw77/rSnPX/8C8/&#10;+r3f/a2urrAR3Spraz+73oKEEL5b4EEdISHJ4eXuTqiuGh2cOYFX5ggTqnHuCx4I4QvuIYYQIghj&#10;hDDCqFG2SwiOEEdn31GNKBRRMKYIY0I1WU1gov76FJKOMWWBRYI6Zzah+vnpGQAAAAAAAAAAAAAA&#10;AAAAgOekrnjbb8ZvnCxPPzk1fCR70golEEKMMzfwAs4EQhQTVZJlKiOEJEL7U93bWwcH0z3rl4Y6&#10;a3vbkOU7/3Xs55SQo9lTj48dHkr3xvTljWEJIaZrheHpUwELQqoRMLajdTCkGqtvXioUp4QenT7Z&#10;StNFq1x1cxPlLCWEC04wMZWFT8GFsH2n6tQ95quSnDBjMpX7Ep1LliaL6uGQakxVcy3h1PDM6e2t&#10;MHsgAAAAAJ4FIBMFnk045x/60Idmr9m+ffudd94pSc2+k2VZfu973/uxj33swQcfPLvyX/7lX66+&#10;+upU6jx9BBAAAAAAACyLENytnXZqZ4RgnNk8sDjzhAgQQhgTTGRCdRY4rjUuaykjsolIa/BwGZx/&#10;GBNZSzWSOUIIwRt3GRMiISwvWE0IY6xHt7L8I7KW9u2s7+QkNbn6omGc+b4zjbEsa0lZS8vaEmMD&#10;QvhCMIRQo8rQgqpV69//8wdzVlKC/+bDN+ra+Zhf7YVX9F9/9eCPHjg+e6Xr+n/1t1/+53/9D0LO&#10;3xxvnDmC+5y5mEiLp8gWQaim6JrgfuCVMLMEZwghgbjggRABEgIhhJBAggskMCYINUpIEYxpI+FG&#10;qEYkk8rmgm0gksaZhRDynJxmdp23zgEAAAAAAAAAAAAAAAAAAHiuaotm2qKZ6zddka8Xx8vZglWu&#10;ODWPBUJwmcqGoiWMWGsk1RbJSISu/nTNu6R7hyrJ3zv8010d6tHpUwcnjyXNWHe83VCWnjhPCFF2&#10;aqPFiYpTU2SlNZIu1Eu9yc64GVur5sWNyO6OrcO5MwRjl3llu+p5vu25IVWvOjWZypQQjLEQiAvm&#10;c+b6nhu4XAiZSo3yUJqsDqV7I1qomdNlQqmT+REncE/MjEAmCgAAAADPCpCJAs8m991339TU1NnF&#10;ZDL5wQ9+sPlAVAPG+I//+I9Pnz49Pj5+duUnPvGJ97///Rt9fQAAAAAAYC4W2PXifuZXmV8LvKLg&#10;fqPGCyGaQAgJzpnD/BrCOSpHhGCBVzSiWxW9daMbDlYFY4ypipC65JaSEtHCg3blmFATgVtAGElK&#10;ajWpKME835nCGCtGK6G6Edu6ZMhKCI6QQAhhcs6Z6v79P79fr9tzVv6P37x457Y1q221pD951zX3&#10;//cJxsXslf/55e/c9Ten4umh1WfJmsSDGkKIcw8TZZWHwkSWtTRCSHCfM5szhzNH8OBcW2MiEyJj&#10;olDJxIvGwIhkMr/OuRe4eQSZKAAAAAAAAAAAAAAAAAAAgDWCMU6FEqlQYqMb8jQ727fEjei3nvwv&#10;XdbGy9mx0lS+fiiqh1NmIm5EVGnuqJYQwg6cYr0yUy/UXUuRlE2ZPoTQeDkrEzluRNa2eZqs/v/s&#10;3XecX1WdP/5TbvuU6TOZmfQKoSQhGJogRVERRAiyNliwgaJgQ1EXUWQRWFBXmqAoX3BRFtefqCCs&#10;LAgKiHQQQgkhBEiZmUz/lFtOef/++IQPHybJ9JLE1/PhY/eeO+eee865nwkzc+77vPduWbS50J2L&#10;i/mo6HtebBJHOP1xnmhgZVc6GT+ddgPf8aSQ02uaZ9Y2Dz/jVm26mnWxvjD3eu+mKXkWAAAAACOF&#10;mCjYaRhjfvazn1We+fa3v+15o3mLTkr5rW9964wzziifeeyxx9rb25ubm6d6lG/K5XIPP/zwo48+&#10;umbNmp6ennQ6PW/evBUrVhxyyCENDQ2jnsOXXnrp0UcfXb169SuvvFIsFoMgmD59+uzZs5ctW7bX&#10;XnvtSsmykiT5xz/+8eijjz7//PPt7e3W2tbW1j333POAAw5YsmTJSEPpRmTcn92EPrg4jv/+978/&#10;8MADq1evLhQKDQ0Nixcvfsc73rHvvvuKrV7q3bRp04MPPvj444+/+uqrSZI0NjYuXrz44IMP3nff&#10;faUcwQYtEzGiKIpK075q1apcLldTU7PbbrsdeOCBBxxwQBAEo56fKfwgAQAAY8zoQr7zcWvCJOqw&#10;OhQycFINUqZYRfAGEREpo/qN6rc67wbTCj3PWquQ2mWX9PDDD299kojiQreKOozq18krQgauX8eG&#10;/Wf9SkaHOu7lQrh+g5BJunaxWPfkkFeFfauTqENFnW6QE3IbcVxEdOU1/zPgpBD84x9dMZmzt2Bu&#10;w0c/uM9N//OWEUVxcuWV3z/0kLcHVfOEHP1PTcMXFzckxQ1xcZN0s47bO5amWlsaprc2Mca4cKVw&#10;pVvNGCMyWzJEETFmGVEpGmqQLF5bE8JnjJFNrIkmYU4AAAAAAAAAAAAAAABgas2qbf3kASf+9eVH&#10;hRCt1U1tuc6OXNfLna8yxjzHTbmBI6Tg0pJNjApVpI1mjFUH2YVNc6dl6z3Hbco2NGTqHnvtGcFG&#10;s1I5OM75tGzDbtPm9hb7GOeWUWvNNCmkttpYS0Scc8GFI6VgnDGW8dPTsg3NVQ1yhEm3AsdzhFNI&#10;wnxcjFQcuEPvYgkAAAAwtThtHScOsEP6+9//ftFFF5WLBx100De/+c2xNPijH/3oz3/+c7l44okn&#10;nnLKKaVjIvryl7/86quvlr965JFHfv7znx+8we9973v/+Mc/PM/zfd/zvJNOOunggw8uf/XSSy99&#10;6KGHSsfHHXfcxz/+8e21o7W+6aabfvvb326vwrve9a7Pfe5zrutef/31v/vd70onv/zlLx9xxBHb&#10;u8QY86c//ekXv/hFsVgcZAh77LHHpz/96UWLtpH09umnnz7//PPLrVV+qRwM8973vvezn/3skEP+&#10;v//7vx//+Mflal/84hcPP/zw4TyyBx988Pvf/365eM0117S0bCMFhNb61ltv/eUvf2mt3WY7UsqT&#10;TjrpuOOOc93B9oYfhXF/dmN/cGWVj+OMM854z3veQ0T33HPP1VdfPeCBltTV1V144YWzZm15mzyX&#10;y33/+99/8sltvxNcVVX1ne98Z7fddhtyisZxRGVE9Mc//vHnP//5NgfCOT/11FNXrlzJOf/1r399&#10;8803l85fcMEFS5YsGaTZyf8g3XzzzR/72MfKxY0bN7a2Tl7iCACAHRBZ1b/5YaMLSXEjkXH8Bulk&#10;B0llY22iow5rlRs0SSebqVvqpaZN9SBgnE1aLqNJ8N537vbjS1dO8k3bN+cPPvrqXebPAF//yr9+&#10;/exTJqJlYhTnXnH8BjdorG05bKoHuoU1kVE5o4tkE7KGcc6FI2QgnYx0q/mo4gABAAAAAAAAYKdw&#10;wgkn3HrrraXjgw8++IEHHpjqHgEAAADssjoLPQ+ve+r59peNtaGK+sJcPgkjFWlrLFnBhSvdlOtn&#10;/XRNUOU7nu94y2Ys3m/20le7N9y+6t7HXnumNl2zsHH2RPTtpc51T61/PuOlHCFXzFpSSMJQRcpq&#10;Y63g3BFOyvXTXqomVeXJ0b/O9I+NL0oh92pZeOr+K1uqm6bsSQAAAAAMDxJcwE7jN7/5TWWxMnJg&#10;dD784Q9XxkTdcccd//qv/1p6yZJz/o1vfOP0008vf/VPf/rTUUcdtWDBgu219sQTT5Q2rQ/DkDE2&#10;Z86cgw46qLKCMaYcsLG9EAvGWKFQOPvsszdu3DhIz++5557XX3/94osvHuZIe3p6vva1r3V0dAxZ&#10;8/nnnz/77LMrw8MGDGGbV5XPD4ix3N6Q999//yuvvLJy5ocZE3X77beXG2xpadlmQFRnZ+c3v/nN&#10;9vb2QdoxxvziF7+47bbbKmN+xm7cn914PbjyqCufFBFde+21d9555yB3P+uss37+8583NDRs2LDh&#10;K1/5SumzvU25XO6rX/3qpZdeunjx4kkbUUmSJBdddNETTzyxvQpEdMMNNzz77LPnnnuutXZ7H+MB&#10;pvCDBAAAZcXe56wOk+ImIuOlWreZfqeSEJ6bmqHCdhVu5mmn2Puc41VPTt4bgFE49SOTmiSqpLkp&#10;u3zJjCf+sWGqR7+j44wzJhgZsorITm24kVY5FW5S0Wajt/xATmQZs4xxzgVjpd9hhfRq/VSLm5rG&#10;Of7UAwAAAAAAAAAAAAAAMEqNmbpj9jriXbu9/cWOtWu71r/WszFS8dbVqoPsrNrWhU1zFjTOdqXD&#10;GEt7AWPMlW6ikwnqW6KU4MIS+dKvz9TWZ2on4i6OkNpqxlhs1AQNBAAAAGAc4UUZ2DlEUbR69epy&#10;sbq6evbssW6l0Nra2tDQ0NXVVSoWi8XNmzdPm7YlmUBLS8upp5564403lutffPHFP/nJT8o5kSrF&#10;cXzppZdWnjnvvPOEGPFrc0mSfOUrX9m0adOQNVevXv3tb397m0FBW/ftS1/6Uk9Pz/C78Zvf/Kah&#10;oeGYY44Z4wxvT01NzeLFi1944YVS8YUXXigWi+l0evCrisXiqlWrysUPfvCDW9fp6Og488wzoyga&#10;Tjd6enrOPPPMSy+9dPfddx/7oMb92U3og9Na/+QnPxkkIKrEWnveeeedf/75X/7yl4czq9/5znd+&#10;8Ytf+P62X1ifiBEppc4+++zKlG7b89hjj1188cUzZ84czn2n8IMEAABlKupMos0q6bZW+emhA6JK&#10;OOduujkpblBRh0h7Yf+aTN3eUz0UgG2Y0Vq9//Kpial+zxG7ISZqOLiQRIYxRjbhUxRdqeOeKL9W&#10;xT2MkdFFq0NrI7KKVexGwYXDhSdkYE2k427ev9rPzPIzs4UY56S4AAAAAAAAAAAAAAAA/zwC1182&#10;Y49lM/YgomIS9oT9iVbKKk+6gRvUpaoDd+ASdm2qhjGWcv1cXJigXoVJ5AiHiFxnAl/9LYVdMcas&#10;Hdbe0wAAAABTCzFRsHNYs2ZNZfHII48sJXQaoyOPPPKWW24pF9etW1eOiWKMrVy58p577lm/fn2p&#10;2NHRceutt5544olbt3PdddcVi8Vy8fTTT69sZ/iuvPLKAUE1Rx999DHHHNPS0uI4TpIk69atu+GG&#10;G0qhQatWraqMEdqe//7v/66MQmlqavr4xz++dOnSbDYrhLDWFovFdevW/eY3v3nyySfL1X76058e&#10;ccQRQ8Ypjdrxxx9/ySWXlIvPPPPMAQccMPglAxIBvf3tbx9QoVgsDgjdWbhw4amnnrpo0aJUKsUY&#10;6+/vf/nll3/xi1+sXbu2VIGIvvGNb/z85z+vr68f44jG/dlN6IO76aabCoUtv3sfc8wxxx57bHNz&#10;sxCiUCj8/e9/v+qqq8p5vdavX3/66aeXi+9///tLgxJCxHG8atWqq6++urOzs/TVMAzvvvvu7YUw&#10;TcSIvv/971cGRNXU1Hzyk59cvnx5dXU15zwMw7Vr195www2liMpHHnnk0UcfHfJRTu0HCQAAyqL8&#10;K2SVSfodd2S5njjjXjAtLm7Qqo9H0uj50pmoH2kARm2fvaePxy80o/HuwxZdcvm9Uz0BEyuXKxLb&#10;EjXke67ve6NpRTjlmCg26TFR1sTFvhdV1EGkddJrVJ6RZVwKGUg3zYUkJjhjRJasIhvrpEfH3Vz6&#10;jldDVseF9enq3dxUy7j84gwAAAAAAAAAAAAAALALUEpVvuOXzWa3uT36AJzzjJ/O+EMvOteksr7j&#10;VQXZzfnuRCvPGecN7JRRkYl9xyWiCV0DMtY4QjLGXIk9+AAAAGAngJgo2Dm89NJLlcWlS5eOS7N7&#10;7rlnZfGVV17Zf//9y0UhxHnnnfeZz3ymfOYXv/jF4Ycf3tjYOKBvd911V7m4cOHC0WVYevnll//y&#10;l7+Ui+l0+rLLLps1683N433f33333S+++OI//vGPP/nJT4bTptb6d7/7Xbm47777nnvuua775u8q&#10;UsqqqqolS5YsWbLk7rvvvuKKK0rniejRRx897LDDyjWXLVv2hz/8oXT8uc99rhwqduaZZ77nPe8Z&#10;6WD33XffyuKf/vSnIWOi/vjHP5aPlyxZUlVVNaDCD3/4w1wuVy5+4hOfOP744yt//aupqdl3332X&#10;L19+++23X3fddaWTxpjLLrvs4osvHsUjKxv3ZzeOD26bSgFRmUzmkksumTNnTvl8Nps98sgjZ86c&#10;ec4555RPlgKiUqnUpZdeWlk5CIK3ve1t11xzzemnn14Odrrtttu2+fmfiBE9+eSTDz30UGWb//Zv&#10;/+Z5b77wmk6n995778suu6z8xKliQ/3tmcIPEgAAlBld0EmfVn2Mc9evHenlXHjSyeik3/Fqk+LG&#10;VPXCqR4QwEBL9mydqlvPnV03a3rN6xv7pnoOJtB1/+/3SqnS8cFvX3bIQctG2xIxxojsJPdfRV2F&#10;3mfJxiruMaqfMSbdKulUCekxtu31LSJjdNGoPhV2aNHrBg2F3lVe3Jmu3YNz/OUHAAAAAAAAAAAA&#10;AACAvfrqqzfddFO5+PnPf76pqWkc2xdczKpr7Q1zjLGuQm9rzXg2zhjrKvRxxjN+WnBhrTXWSDF0&#10;TNcoRDqu8rOMsewwIsEAAAAAppyY6g4ADEtlKhjG2PTp08el2QHZnDZu3DigQmtr6ymnnFJ55pJL&#10;LqkMqzDGXHTRReUi5/zcc88d3TYM119/fflYCHHllVdWBtVUOuaYY0477bThtLlp0yZj3sxge845&#10;51RGoQxw5JFHLlmypFx89tlnt1ezcoBCjOafkSAIDj744HLxscceS5JkkPrFYrEysdLKlSsHVFi9&#10;evUjjzxSLp522mkrV67c5oPgnB977LGV+b5WrVo14AM2UuP+7CbowQ3wn//5n5UxTmWLFy+eP3/+&#10;gJPf+973tlnZ9/1PfvKT5eLGjRu3+SjHfUREdOWVV5aL06dPP++88yoDospKT7yyk4OY2g8SAACU&#10;qaiTMWZ1QcgM46P5M650qhgZq0MVd031aHYtW5LS6OFEGsMglu41ZTFRjLHprTVTPQE7AzKcS8aY&#10;EKNKMzVacXFDvvspq/NxYYNO+qVbHWRmu36jkP72AqIYY5xLx63yUjPcVAtjLClu0nFXErblOh+3&#10;NhnB7QEAAAAAAAAAAAAAAGC0dp82L+X6WT/Tnusc3xVVImrPdWb8dE2Qba5qZIzlk+KYW90GbU2k&#10;k7QXOEJWB9nJmTcAAACAscBuwbBzWLt2bWWxurp6XJqtq6urLG7YsGHrOieccMI999xT/tLq1avv&#10;v//+Qw89tFT87//+766uN1+0/dznPtfQ0DCKnrS1tT3zzDOV7Qy+C8X73//+P/7xj1sHcQ0yb/vv&#10;v386PcTODe9617vK3ejo6BiXSd6eo48++sEHHywXn3/++WXLtrt9+5NPPlk+5pxvXfOnP/1p+Xjh&#10;woXvf//7B7/7SSed9L//+7/5fL5UvOOOO84444zRDWQint0kPLjjjz++paVle1898MADK/uwYsWK&#10;hQu3m2Fjjz32qCz29PQ0NzdP9IhefPHFzs7OcvGrX/3q4MmsjzvuuNtvv33IyZmED9IDDzzw+OOP&#10;b/NLL7zwwsyZM7XWbW1tDADgn5tR/WQVWeP4qeHUv+T7NxbDeKtG+rjwpZPyM7MGCSSAoZE1umBN&#10;ZG1CVr9xlgvhcOkLmZJOCjM8UrsvHOdt4UakuWkXWb2496+PF4rR1ucfe+IFa7cE5K9e8/pddz88&#10;isaN6ufCFTIVZO5kfJI2lDEqp+JussqaImNCOKnRZXmyJiITc+EIJ82F56Wa+ajiS3ccxx133CGH&#10;HDLVvQAAAAAAAAAAAAAAABjMbtPm3f3i31prml7qWNcb9telx22nwt4wl48Li6bNTbRqytZ35Dr7&#10;w3xNUDXuQ8hFeUZUHWRbq6eJyVojAwAAABgLxETBzuG1116rLAZBMC7NDsgqUyxuY+8EIcS3vvWt&#10;yjiHH/3oRytWrEin05s2bbrlllvK5xcvXvye97xndD259957y8e+77/zne8cvD7n/LTTTvvud787&#10;eLXNmzeXj9/+9rcP2Y3a2trysdZ6yPpjseeee0opy7mD7rnnnkFiou64447y8Xve854BKYa6u7tX&#10;r15dLn7uc58bMlWXlPJDH/pQOb/Tvffe+9nPfnZ0Cb4m4tlNwoM7+uijB/nqjBkzKouDhwZls295&#10;pzafz28dEzXuI/rLX/5SPp45c+YgIVslnPNPfepTF1988SB1JueD9MQTT/zXf/3X9r7a3NycJAli&#10;ogAAjA7JKsYY5+5w6v/shj909/RPda8BRsD3pjJAZZeJiXrkseceeey5oWoNWQF2ArNmzUJMFAAA&#10;AAAAAAAAAAAA7OA86e47a69Ixeu9tle619ekqsWoXkgbwBKt616fcoOmTP2c+hmv9WysCao6Cz0z&#10;a1tG98LbIDoLPY50qvzM7PrpUzOJAAAAACOEMG7YCRCRtbbyjBDj89Ed8CtBkiTbrDZjxoyTTjqp&#10;XNRaX3nlldbaiy66qLJL//Zv/zbq3zHuueee8vFRRx3lOEPHK+69995D1jnxxBP/8IYhY3XYWwNX&#10;JpqU8qijjioX//rXv5bjowYoFouViZje+973Dqjw1FNPlY9TqdSCBQuG04G3ve1t5eMoivr6+kY3&#10;kIl4dhP94Hzf3zpsqdKAPE7z5s0bpPKAj30cx1vXGd8REdF9991XLm79kdimpUuXDl5haj9IAADw&#10;FmSIWcYYFzt3YhOAHVNDfWaquwAAAAAAAAAAAAAAAACwC9p/9tK0l5rfMDtMotd6NoxLm691bywm&#10;4fzGWSkvOHavdwau31TVUEzC/rgwvp1XRnUWepqy9ZzzPVsWjr1BAAAAgEmAmCjY+Yzj3gZEVFkc&#10;kDaq0oknntja2louPvjgg+edd96rr75aPvPFL36xMrPNiORyuY6OjnJxv/32G85Vvu/Pnz9/vKaC&#10;MaaU+u1vfzuODQ6pMq2WtXbNmjXbrPbkk0+Wj7PZ7NaRKg899FD5eJ999hnmJ2T69LdsZVH5CIZv&#10;R3h2o3hwCxcuHHyWpHzLC+hVVSPIszzg22oiRhSGYaHw5q/0e+2113CazWQyDQ0Ng1SYwg8SAAAM&#10;xDljnI3Hf1YAYGv5Qjz2RgAAAAAAAAAAAAAAAABggMD1j1h0YG2qakZt84be9vZ81xgb7Mh3behr&#10;m17TXJuqPmLRgdkgvXT67o2ZOs/xXu/ZML5L6hv62i3R9Jpps+um16drpnIeAQAAAIZt6HwmAFNu&#10;QGTCOP4cPyChTV1d3fZqSim//e1vn3HGGeUzlZmLlixZcvjhh4+6G11db/nNZ+bMmcO8cPfdd1+7&#10;du2o70tEhUKhp6dn8+bN69atu+222wb0ZKLNnTs3m83m8/lS8b777tt99923rnbHHXeUj1euXLl1&#10;pMrq1avLx8PM7cMYk1LW1NSUs/r09/ePYghT8uzG/uCG7OeASR4QIjXuRjqiAQ+rqalpmDeaN2/e&#10;IC1PzgcpnU5vLzQriqLe3l6t9bjMKgDATk0In3PJGCOrmXCHrN/UVOe4b/3VhhgjwzhnXAjhDdkC&#10;VCKriVlGlpFlnDMm2OChwmQZI0aMccE451yWHt9EaGtrm+rpGR9TG+7XsTk/1RMwPjKZVCaT2vp8&#10;sRCWJ9hzHdcb+p+RgcgyIibkhH6e37wbWSL9xjedZOO3D8gbY7GMS84FH8a/qDumAZlsAQAAAAAA&#10;AAAAAAAAdlh7ty5a172eiIpJ9PLmVznj07L1o2uqI9e1pvPVunTN3PoZe7QsWNK6G2Nsxawlj7/+&#10;7Oy61jWbX+0q9DZm60bX+ABFFW7s62ipagwc/8C5y6Z6FgEAAACGCzFRsHOoDDlgjGmtHWccPr29&#10;vb2VxcEjK2bMmPHRj3705ptvHnDecZxvfOMbY8letXnz5spiNpsd5oWVqauGRETd3d2rV69et27d&#10;unXr1q5d297ePvY5HAvO+fHHH3/TTTeVinfffffpp58+YCaLxWJl+Nlhhx02oBFjTE9PT7l40003&#10;bf2MtscYUz4uh2aNyCQ8u4l4cPX1I/s1exyTs43LiAZM+/DfjxyQ06nSpH2QPv3pT3/605/e5pdu&#10;vvnmj33sYyOdTwCAXZJ0s0L4jHNrI8lSQ9Z/6N6fDThjbZIU1rtBkxs01jS/Y6oHtDMp9q2OC6+p&#10;qNOofserdfxh/dhA1qi4w5rI9Zukm83W7+MGjRPRvfH9sWQKvb6hd/eFw43rHnftu0pM1JmfOfHr&#10;Z5+y9fkfXnGzUqp0fPDblx1y0IjXbKLC60J4Xqq5qnGF49VO6CiIqH/zQzruSYobHK/e8cf5dkQm&#10;Ka7nwvdSLenaPf309LG3CQAAAAAAAAAAAAAAANvDOT9qj0P7ohwxeqF97UsdrxTjcHb9dDGStU5i&#10;9FrPpvU9m2rTNbs3z59R23zUHoeWVkurgswBc5b97ZUnSxFTWT8duP4Y+2ysfbH9FUc6c+qmz2uY&#10;Nbd+uDuDAwAAAEw5xETBzmH69OmVMVG5XG6QnE7DNyBjzJw5cwav/6EPfejee+8dsDn92WefXVVV&#10;NZZudHR0VBZdd7hbd1dXVw+nGhE98MADN95444Ab7QgOO+ywckxUHMevvvrq3LlzKys89dRT5eNZ&#10;s2ZNmzZtQAvFYnHAmcoAleHL5XKjuGpCn93EPbhxCSkchfEa0YC4o+EPJ5Xa7lv1U/tBAgCAARy/&#10;nuVfFTJlVZ7culFEwVhdYIwLJ+0OL6QHSlTUFRde00mvUf0jis3gQrpBi4raVbSZC7fQu6q66SAh&#10;kaFru555rm0KY6I6OneRmKgJQlYxq6RXw4XreDUTfTsdd1pd1Ekv41L6w/oVb0Q4l9Kr01En2Tgu&#10;vOalWneZ2EIAAAAAAAAAAAAAAIAdkyudE5cd9Zun/5czvq57w4a+tp6wb17DrJogO5yVmr4ot7bz&#10;9WISttZMm1c/c0Zt84nLjvLkm2+mHTh3+Ysdr+w2bd5TG55/rv3lpa27O1KOurfEaHXHK0UV7dWy&#10;KO2l3r37wVhOAgAAgJ2ImOoOAAzLggULKoudnZ3j0uyqVasqi/PmzRu8vpRy0aJFg/dtFKIoqiwO&#10;/zcKIYb+Fu7q6jrrrLMuu+yywaNQPM876aSTjj/++DGOZaSam5srMyY98MADAyrceeed5eMTTzxx&#10;6xZGF7iytTiOR3HVxD27CX1wU/Jb6ziOSGs9uuEQ0fa+NLUfJAAAGMD164XwpFtNVlkz8uANsibp&#10;F06ac+mmWqZ6NDsNIhv2v0g20UmPcLJyhKEgnHM3mMaFo6IOskmYWzPVA9qh/eO5TVN163whfmnt&#10;+Pw+tasyusgYE07a9RsYm/CfnOPiRrLa6oLj1fCJ+SuNdLOMS530G5U3CjH8AAAAAAAAAAAAAAAA&#10;Ey5w/Q8vP2aPlgXzGmbu1brIkl21afUzm1a357r0dt5T0sa057v+seHFZzeutmT3bFk0v2HW4ub5&#10;H973mJQXVNZ0pXPckiOzfnqP5gWxip9tW51oNbp+WqIX21/pLvYubJxdm6o6as9D69Ljv4sfAAAA&#10;wMRBnijYOeyxxx633357ubhq1aqtY5NG4b777qssDpkn6plnnrn//vsHnLzooosuv/zysQSZyLdu&#10;0kBEw2xtyOiLnp6eM844Y0DcTkkQBLvvvvuCBQsWLFgwf/786dOnc87/9Kc/jXFKR+GEE064+uqr&#10;S8d33nnnSSedVB5+GIZPP/10ueYBBxyw9eXjFd5jrR3FVRP07HaKBzci4zuiUee56u7u3t6XpvaD&#10;BAAAW+F+drbtT7T0ddwtZZrxEcQJJHEXMev5ddLNIk/U8CVhu9FFFXdzLr2gkY38P46cC9dvTMJN&#10;OulnTKSq5gsZjLSRfxLPPNc29kZG574H12qNn1gGQUbnuPQ5d9ygccJvZo2Ku4zOM86lk52gu3Am&#10;pJsxKu+yRhV1OB7WsQAAAAAAAAAAAAAAACacK50P7P2ueQ0z733p4eqganO+a2Nfx5rN69ZwnnaD&#10;jJfyHFdwYckmWhVVVEhCRpT2Ugub5jRlG1Kuf8SiA5ZOX7zN95qasvXHLTnyt0/ftWfroufb1jy9&#10;8fndps2vCUa23hSq+MX2tQUVLmic01zV+I4F++3RPNYN4gEAAAAmGWKiYOcwIALqrrvuGntGo1wu&#10;t2nTm7uz19XV1dXVDVI/juOLL7546/Pr1q27/fbbjz322FH3JJ1OVxaVUp7nDefCwfNlEdF3v/vd&#10;yigUzvnRRx996KGHzps3Lwh2lPdTDzzwwHJMVC6Xa2trK2eOeuqpp8rVVqxYMWCiSlzXrSx+7Wtf&#10;e8c73jFpnZ+IZ7ezPLjhG/cRbT3tAz4G2/Paa69t70tT+0ECAICt+ZlZSXGDFzTFxQ1J1O6mmoeZ&#10;PsUk/VblHL+OCy9VtWgScrzsMpLiBrKJ1UXHbxhREFol4aSEkzZJr+NVx8WNqar5Uz2sHdSqF9o2&#10;tfe3Nk9BaMpd97001aPfoRlVIJN4qWYuJiMmyqg+RtbqUAifiwn8E42UGZP0WxPrpGeiBwUAAAAA&#10;AAAAAAAAAAAlnPOl0xcvbJzz93VPPb3hheaqxkIS9hT7cnEhHxeTorJkBReedFNe0Jipq0tXZ7y0&#10;K51lM/Y4aO4+aS81SOMLGmcft+Rdtz3756UzFr/YvvbZjS82VzXOqmv1naFfYNPWbOzr2NDbJoTY&#10;q2Vhbar6kAUrDpq7z1RPGAAAAMCIISYKdg7Nzc3ZbDafz5eK69ev7+npGTyEaUgDkkS9733vG7z+&#10;NddcU+4AY4xzTkSl4+uuu+6AAw6YNm3a6HrS0tJSWSwUCsOMq6mM6dra6tWr165dWy5Onz790ksv&#10;ra4e7LXL8ogmU01NzeLFi1944YVS8aGHHjrhhBNKx3fccUe52nHHHbfNy1Opt/ziN0gioIkwEc9u&#10;Z3lwwzfuI2psfMvLqYVCoba2dshuENFLL233DeCp/SABAMDWOJfp2r1ynY+7wTQVdqhim5tq5lwO&#10;ehGpuNckPdLNOl6dn5npBg1TPY6dhrWJTnqNyjPOpVc1lqakW610m9WRijoQE7U9xtIvf/PkVz9/&#10;2CTfN0nMfQ+8PNWj36HppJdLXziZIDOH8wn/m4lW/YwxayPHndgAOe74xLg1kU76GSPEiwIAAAAA&#10;AAAAAAAAAEyatJd6524HvX3evi+0r32xY+363jZtzdbVHCFn1DQvbl6wuHl+4PrDaXm3afM+vO8x&#10;f3j2nsDx1ve2re9t68h3NWbqmrIN1UFWioFbYRKjfFTcnO/uyHcZa6ZVNcytn5H2Uu9ZfMjerbtN&#10;9TwBAAAAjAZiomDnwDk/5phjbrnllvKZ3/72t5/61KdG3aC19le/+lXlmSOPPHKQ+s8+++yf//zn&#10;cvGII454xzveccEFF5TPXHjhhZdffvk209QOaUAw1WuvvTbMcK8nn3xykK9WdpgxdskllwwehcIY&#10;q8zkM5mOP/74Sy65pHR8xx13lGKiwjB8+umnSyellHvvvfc2r+Wcz5gxY8OGDaXiK6+8Mpk9n4hn&#10;txM9uGEa9xENiIB67bXXhhMTtX79+kFCrab2gwQAANvkeLXpmt2LfS/wVHMSdSSF9Y5XJ9yqbf7E&#10;ZU2s405rYulWuUGj69enqvEX2xHQcQ9jzJiiEKlhpuTaHiFTjAtjikLlySouhpXOcZjOOuusbZ63&#10;JlJRJ5G2ukiMhEyJkd+XiKwJySohPOGkuPS9oGlcQkeSJLn++uuVUpUnb/7t02d++uDAn9Tfyn93&#10;56pCMRlw8u0HLt17z21Hr1kdEhnpZp2gUcrU0DcY0bSE7dZERucFd4Uzmsbftnzx+HbJ6DzZxEu1&#10;COn52dnj2/i276gKZBUj4nJYy1qjxpkQwiWbMEZGh9JJj71NAAAAAAAAAAAAAAAAGL7A9feZucc+&#10;M/fQ1nQVenqK/aGKlNGudALHr8/UNGTqHCFH2uzM2pZP7P/BP7/0d8FFS1XTxv72jlz35nw35zzt&#10;plKeL4XkjBuyURIXVWisEUI0Zupm1DSnvdSs2tb37vGOhkztVE8PAAAAwCghJgp2GkcddVRlTNTv&#10;f//7D33oQ1VVo9zD/qGHHioUCuXivvvuOyDzTKU4ji+66KJy0ff9z372s6lUasWKFY899ljp5Lp1&#10;626//fZjjz12FJ2pr6+vLD722GPLli0b8qq+vr5cLjdIhWeffbZ8fMABBwwnaGSq4kD23Xff8nFH&#10;R0dXV1dDQ0M5IIox9r73vU/K7f6+t8cee5RDWR555BEiGl1w2ihMxLPbiR7cMI37iNLptOM4WutS&#10;8W9/+9vSpUuHbPOee+4ZvMIUfpAAAGB7/MxMxnmx9wU/PUPFnSruZEmPcFJCpjh3OONEhmxsTJFM&#10;woXjppqlk3GDpkzd3pyPKbDnn43RBcaIrJJudoxNcc659MkmpWYdr3Yc+3nFFVdso/Mql+t6zOpi&#10;XNzEuXRTLaMIiCohIpP06qRHOBkv1eylmtO1e4/LjwRSyh//+MeVZ3r7wtv+9Ny/fGDoH2PGSzFU&#10;/3nN/Vufv/aKr8+cse2ctyrqtKboZ2ana/fy063j2x+d9OW7HlNxr467vFSLGM8oHRpFIiQi0nGP&#10;kIFw0n5m7lCJ6caHtTGRYYxNQk4qLhyymjFGNmYMMVEAAAAAAAAAAAAAAABTwxGyuaqxuapx7E2V&#10;pLzgmL0O32fGHn9b94TnuHPqZvRF+f4oV0jCYhJpaxgjyaXves1BY00qW5Oqllw0VzUeNG/5bk1z&#10;8YoUAAAA7NTwmiDsNBoaGg455JDKMwPeKRy+JEmuuuqqyjOnnXbaIPWvvfbafD5fLn7xi19MpVKM&#10;sS9/+cuVgTrXXXfd5s2bR9Efz/Mqg4LuvPNOY8yQVz3wwAODVyhHdzDGFi8eegN1Inr44YdHN6Vj&#10;FATBwQcfXC4++uijpXkon3nve987yOWVH4x8Pt/W1jacm/b09KysUCwWR9HziXh2O9GDG6ZxHxHn&#10;/B3veEe5eOeddw6ZKSuXy916662D15nCDxIAAAzCT8+oalzh+LVeqtVLT5dO2upQR5tVuCkJN6qo&#10;Xas+zqUbNPmZWY5bnapelK1fOjnBDLsSsgmRYURs5BuPbY0z+UboRTLmxobsuc53/8PqKCm2ce74&#10;6emjDohijHHOHb/O9RutLqi4Kwnb48Lr49LPM888c+uTl//kwf5cPNFTVPbzmx7p6MwPOLnf2/bc&#10;XkAUY4ysLsXqyAnIYuR4NV56puPVCOmreDMxO7p2iMjoUMU9SbEtKrwe5dbppMckvTrp1apfxz06&#10;7rUmGiRlaKkRHW0mqx2/Xkjfz8wY9/Fu58aGkWWMjTE/23BwLkqTXPr2BAAAAAAAAAAAAAAAgF3J&#10;jNrmf9nnfae//SOHLFixZ8uCufUz92hesHzmnvvNXrLf7KX7ztprr5ZF8xpm7tY0b//ZS/91v+NP&#10;3X/l7tPmISAKAAAAdnaIiYKdyYDIpQcffPBPf/rTSBshossuu6wySdQHPvCBGTO2+8bbqlWrKtPL&#10;LF68uBy9U1VVddZZZ1VW/t73vjf4m3bb8+53v7t8nCTJ3//+98HrG2Nuuummweu47psvgw4nTuPh&#10;hx+ewnCOo48+unx8xx13hGH45JNPloo1NTWzZ88e5No999yzsvg///M/w7njL37xC/OGBQsWpNOj&#10;3Ch93J/dzvXghmMiRnTEEUeUj4nohhtuGKQyEf3gBz8Y8ntzaj9IAAAwCMerqW48IF2zh+s3uEFT&#10;kJ3jZ+d46RleerqfmRVk53qpVsev8zOzq6e9PcjOGXl6GGCMLCNijPHxmD0uBGPEGCMaZZTL8BX7&#10;V1tTVFEHMfLSLWw8wuGkVy39OpP0GZ0Pc2usHoeftfbYY4/KnxtLNrX3X3DZ/030FJW0b87/9Bfb&#10;CDv/xtmnDHIVMc2FZIzxCYiJYoylqhYIGThBE5HVUfdIf5kik6ioMy68qsJNOukxOmd1wZqitcpa&#10;RVaRTawuqKQ7KW5Miq/pqJOs2mZTRvUbnXf8eiGDVPXuu2RcJRG98Q2OfyQBAAAAAAAAAAAAAAB2&#10;TXXp6kPmv+1f9zv+i4ef+okDPnjCsvccs9fhR+91+PFL3/2v+x3/xcNO/dRB/3Lk7m+fXjMN0VAA&#10;AACwa0BMFOxM6urqPvOZz1SeufrqqyuzCQ2JiK6++urKFDRNTU2nnnrq9urHcfy9732v8sw555xT&#10;+cvAEUccsXDhwnJx7dq1t99++yiGtv/++/v+m28ZXnnllYPHhNx4442VYV3btNtuu5WP//rXvw7+&#10;fmF7e/ull146zN5WzkBvb+8oxru1Pffcs5x0a926dbfcckv5Sx/84AcH/wUsCIL3v//95eLdd9/9&#10;+utDbOc/INTtIx/5yKh7Pu7PbuIe3FSZiBEtXbq0pqamXLzjjjt++9vfbrNlY8yPfvSjJ554Ysg2&#10;p/aDBAAAQ+DCz8yoajqwetqBqZrdg+ycIDvLz8z0M7OCqgXZhuU1zYema3YXExO28U+BC8ZLvx6O&#10;JsJ/IDJvtDaxv3Ia1Z8UN+qkz5rYTU0rZTQaF45bx2Wgoi6yqtj/4ri0+YUvfGHrk7feseqOu1+Y&#10;0FlijMWJPvPrvyuGA8OB3nn4iiMOe9sgF5I1pVkVYkK+ubhw0jWLhfAcr9aofqP6hnmhtUkStsfF&#10;9Ub1WRNqnTdJr1H9VhesCRfMqV80r2HhvPqFc+tqq7lJeo3KGx0q1R8X16uog+gtiZKsDlXcLd2s&#10;49UE2TleatowuzEOM8Cd0jcL0dD5ZseKaEs01K4Y8QUAAAAAAAAAAAAAADC4TCazZwXP86a6RxPL&#10;k+60qoZFTXP3bt1tSetuu0+bN71mWuBiSR0AAAB2NYiJgp3M0UcfvWLFisoz11xzzfnnn7958+Yh&#10;r21razv77LPvuuuu8pkgCP7jP/6jMonNANdee20+ny8XTz755MbGxsoKnPNvfvOblWeuu+664XRm&#10;ANd1P/WpT5WLxWLx7LPP3l5oza9//evf/e53Q7a53377lY/b29t///vfb7MaEf39738/44wztH7L&#10;e4EDipUqJ+HWW29ta2sbXXasSlLK973vfeXib3/72/LxoYceOuTlJ510UjmkijF2zjnnbNiwYXuV&#10;H3nkkX/7t38rF2fOnPm2t72Njda4P7uJe3BTZSJGJIT46le/Wnnmhhtu+Pa3v71mzZokSUqt9ff3&#10;33///aeddtq9995bqjNkEqcp/CABAMBwcM6lkw0ys9I1izN1S7P1+2Tq9k5VzXf9Bs7xq82YCBlw&#10;LhnnlsbhZ4lyII10ggntdphbS6R10ivcKinHM1sj58wNGhmzOulRUZdOhhurM4hjjjnmkEMO2fr8&#10;ty7602vreydulqylr51/xxP/GPhTjRD8gvNOH+xKMowM4w7nDhfjFm82gBs0eunpjlcn3Woddw85&#10;1USk4p6kuMHqvDWhTvqsLjJrhfClk3W8GserO/boQ44/9tDj33/o8e8/ZI/dF3DhMWatLpikz+ii&#10;Ubm48LpO+t7IZqZVvFkI1w2aXL8+Vb1wWP0eJ1z6pbkdl2+9wVlSpXsJObHfmAAAAAAAAAAAAAAA&#10;ADug1tbWD1Wo3I4ZAAAAAHZeeHEQdjKc83PPPXdAWNQTTzzxqU996txzz/3LX/6yadOmOI7LITpa&#10;666urocffvi88847/fTT16xZU77K87zLL798QIxTpQEZYBobGz/4wQ9uXW3rTFPf+973RhEj9N73&#10;vnf+/Pnl4oYNG04++eTbbrtt8+bN1lrGmFJqzZo13/zmN2+66aZSnX333XeQBo844ojK4vXXX3/Z&#10;ZZdt2rSp1JoxprOz8+677/7MZz5z0UUXlcJO5syZU66/evXqXC7HGCvVr7TnnnuWj3O53Omnn37c&#10;cccdf/zx11577RieLXv3u9+99cn58+fX19cPeW0mk/n6179eLhYKhTPOOOPnP//5hg0blFKMMSIq&#10;FovPPPPMeeedd+GFF5YfEOf8/PPPH2Mi4PF9dhP34KbKBI1o2bJlA74ln3766a985SsnnnjiBz7w&#10;geOOO+7kk0++7LLLOjs7S1/95Cc/uXjx4sG7OrUfJAAAgCkknSxjTAjf6nCMTRGRtbGQPudcOJmJ&#10;67PReRV1liJbXL9u3NsXwnOcKqNyRCbKrxt7g5zzG2+8MZvNDjjf1x99+NO/XLO2c4Im6kfX3v/H&#10;u57f+vzHPnzUnovnDXKh1kXGmHBS0quaoL6VZGr3cINpbtAo3Sodd2mV215NslqFG3XSY02sk36j&#10;Iy5c4VY7XrVwUly4b/krB+eMSy5c6aSFUyWdKi5cq2Ot+q2JddyVhO1WF5PiBsbISzULGWTq9t6S&#10;SWmySCe9JVWUTSb0RsQsWc2Fx7hATBQAAAAAAAAAAAAAAAAAAAAA7BomaqdngIkjpfzWt751/fXX&#10;/+EPf6g8/8wzzzzzzDPlIud8kMCk1tbWSy65pK5uu69OJkly0UUXVZ75+te/XplAptLxxx//pz/9&#10;qa2trVRcu3btH//4x/e///0jGhfn/MILLzzjjDP6+rbsjK61vu6666677rpt1j/hhBPe9ra3PfHE&#10;E9trsKam5mMf+9ivfvWr8pn777///vvv3179I4888hOf+MRJJ51UKhpjSsdHHnnkF77whcqahxxy&#10;SDm2p8xaO8ZsUXPnzq2qqipFv5RtMw5tmw488MB//dd//a//+q/ymd///vfbS0lU9q1vfWvatGlj&#10;6TYb72c3cQ9uqkzciE499dSamprrr79+yD4cccQRxx133KOPPjpkzSn8IAEAAEwhx6tljAsnpeJe&#10;snosSYGsKTAiIVPSreZcjrqdISXFTYyRUTnhZEppqcad9GuVyhnVr7hDVnHhjrHB+fPnX375jz71&#10;qU8PON/Rmf/I6b+68aoP77W4eRz7b4z94TX3X3vD37f+Un1d9bfO+fjgl1tV4MITwvOC8ezVtvBM&#10;3d6F7qdLt9VxJyPjeDUDwpPIqri4iZGyulB6HFJWDTNHHOeccUcKR0jfmtDqAgltbZKEbY5X72em&#10;C+Fn6pZy4U3wSAeSbg1jTMjAmrGGIw7OmogzEjJw3GpE8gMAAAAAAAAAAAAAAAAAAADArgF5omCn&#10;JIT49Kc/ffHFFw+S5WmQ+JyTTjrpxz/+8SABUYyxa6+9tjI457DDDtt99923V1lKee6551ae+elP&#10;f1rOTjN82Wz2xz/+8axZs4as+a53vWtAcqpt+tCHPrR8+fLh3Pq0004766yzqqqq5s6dO2Tl6dOn&#10;v+997xvp6IbEOT/uuOMGnNxvv/2G38K//Mu/fPWrXx3mG36e5/37v//7iNofxPg+uwl6cFNo4kZ0&#10;/PHHX3PNNbNnzx6kzic+8YkvfelLnPNCoVA+ub0QRzalHyQAAICpwoXjBg3SqeKMadU/6naISMd9&#10;XHhCBu4EB9KoqMPoIiPruNUTNS3ckTJlVIExSqKOsTdINjnx2KXHHHXw1l/q6Q1P+uzNf/nb2vHq&#10;fGd34ZTP37LNgCjPdW66/rvTpg2WjpXIGBNKN8M5d4MJj/3mXGTql7p+nRtMk05Gx91x2EZWlytY&#10;q5PiRrKJVjlrtZBpITPDDIh6642kdDJcpqwp6KSnFC0lRJBtXOF4NRM9zK05Xg3nUjopaxIiPfYG&#10;t8eoAuNCSN/1h07DCwAAAAAAAAAAAAAAAAAAAACwU0BMFOzE9tprr5/97Gfnnnvu4OEQZUEQfPjD&#10;H/7lL3/54Q9/eJBwCMbYc889d/fdd5eLnuedccYZgzc+Z86cD3zgA5VnLrzwwlHkTaqqqrr88suP&#10;PfbY7VVwHOdLX/rSF77wheEEbAghvvOd75Tz7WzTvvvu+/Of//zYY48tNXjWWWcNp59nnHHG+eef&#10;v//++1dVVY10jIM4/PDDK4sHH3xwEAQjauHQQw+97rrrli1bNni19773vf/v//2/IauNyDg+u4l7&#10;cFNlQkc0Y8aMq6666uqrr/7oRz+61157+b7POW9qajrggAPOPPPMX/7ylytXriy12d//5hvemUxm&#10;kDan8IMEAAAwVfzMLC4c6WaM6h91bIbVBbJxKczDS7dOXG+tiYwOrQ5LYR4TdyPppMkmRFrHPWPv&#10;c3/nYybpuezfT2pt2cYGDbl8/Mkv/M8X/+0Pm7sKI2/+LR5+4vUPnHTD3x97bZtfveo/v3bg/nsP&#10;3oJRec5IOhnHqxdyMrIncS4zdcscv94NprmpaWTiuLjB6iJjjJFNwk1E2ug8I+u4WSH9USc7IrJE&#10;mjHBmWCMGBdcONJJT8IYtzVq4QaNwskyxnWSG3uD2xmztbognSxjkxHhBgAAAAAAAAAAAAAAAAAA&#10;AAAwOfgoYjYAdkB9fX3PP//8Cy+88NJLL7W1tXV1dRFRJpOZPn36jBkz9tprr91333327Nmjfm1u&#10;8vX09PzlL395/PHHV69eHUVRS0vLHnvscdBBBy1fvtzzRvxKYl9f31//+tfHH3/8hRdeCMOwsbFx&#10;/vz5K1as2H///bfOl7V27dobb7zxH//4h+u6ixYt+tCHPrQzhnx0dHQ88sgjTz311HPPPVcoFFKp&#10;1MyZMxcsWLB8+fJly5alUqmJu/U4Prtd78FN4YiIqDIR2fXXXz9Iormyyfwg3XzzzR/72MfKxY0b&#10;N7a2TuCr5AAAAAMQUb7rMRV3xYX1XHheqnWkPzwT6biwQQjXS09PVc0PquZPXG+TsL3Q80xcWC+k&#10;O6EJqaxVSeF1NzXNC6ZVT3v76Nsxcb7rcaNycdhGNnltQ/zBky/YsHHzNitXZf1zzjrsXz6w1HXl&#10;CO/DHn96/ZXX/e3+v7+yvQrf/NqpX/vSyYM3QtYkxfVc+l6qJVO714SGtw28NVFceDXsf5lsoqLN&#10;1kTCyTDSxsRW5YiM42YZd0bdvNEh2YQxLpwUZ8LY2PUb/PR0PzMzXbN40oZZSUVd+e4nS3nP/Oxs&#10;PgGb1+ikV8fdfmam4zdWN+0/JcMEAAAAAAAAgLE44YQTbr311tLxwQcf/MADD0x1jwAAAAAAAAAA&#10;AHYIiIkCAIB/CoVC4aMf/Wi5+Jvf/GYU4YUTCjFRAAAw5bTK5Tsf1SqnwnbhZL3USPLJkImLmxgZ&#10;LzPDcaurmg7gfMTxPMMX5V4Jcy9H+VekV+N69RM6LVH+Fcerdbz62tYjOB9NvAqRzXc9oZPupLjJ&#10;WuUFzcJJvb6+/fgPnfPKqxu3d1VtTeoD793jhPcv2XuPliHD04rF5KHHXvt/Nz/20KOvDlLtpI8c&#10;dcX3vzJktJuKOo3O+emZjl9X3XQAY5O9tYRO+gu9z1pd1EmvCtuNzhMR40w6VUK4o2iQyFiryESM&#10;MSF9IQPGpePVcOGqsMPx6xyvLtuw3PUbJnmkrBSO2PmIirviwgbHq3H8cf48k9VxYb1wUl6qOVu/&#10;FHmiAAAAAAAAAHZGiIkCAAAAAAAAAADYplFvrgwAALAzWbduXfm4rq5uRwuIAgAA2BE4blWqelGx&#10;70UWNKioKylaL9XEhhHaRCZJonYi46VahPDTdUsmNCCKMWZtTGQYkeCjiZAZ6cSQ1YwRWcWlP4rr&#10;o9xanfQm4WZjEy9oEU6KMTZrZvMdv/vPlR/5+gsvrtvmVb194S9+/cQvfv3EwvmN++0zc/7c+gVz&#10;G+bPqa+vSxeKSaGYFApJd2/42FPrH3r01adXbTLGDtIHIfi/fe0TXzrzI0MGRFkTGdXv+HVcuOnq&#10;3Sc/IIox5njV1Y0HhLmXGCeT9FqrrOrnXFoTEhnOHS4kH0bHiCxZZW3CSDPGuXBL6aGkm3X8es4d&#10;xphxQ530SidT7HuxuunA0YW9jQXnPKhaoFVOetUq6ZNuhovRfMy2MwOkky7GyfUbHLfK8ZsmeXQA&#10;AAAAAAAAAAAAAAAAAAAAABMHMVEAAPBP4c477ywfv+Md75jq7gAAAOyg/Mwsa6Io/ypjQsWdcXGD&#10;49UJJ7vdQBoySvXrpFdw6aVapZPK1C1x3KqJ7idZw6gUAjThETtCCMZsabCjuFyrXJR/Vat+qwuu&#10;3yidVPlLzdPqb/vN9z9++gUPPvSPQVpYs7ZzzdrOsQyhob7mZz/+t8Pese+QNckaFW3mwnG8Wj/d&#10;6vh1EzOpQ+NCpmsWM8ZU2MmSPumkmQyYiclExIgYF1wy4XLOGdvyP84ZMcbIkDWMWSJbemRcuFym&#10;hfAY41z6rt8gZFC+kec3xCZUURcXXhJu8tMzJn+wbtDoBo2MWauLcbHdT8/gYnyiCq3uN6rgBI1C&#10;uqma3YeMiAMAAAAAAAAAAAAAAAAAAAAA2IkgJgoAAHY+v/71r2+66abS8bRp06677rrB3+98+eWX&#10;//rXv5aLhx122FSPAAAAYMcVVC3kwo1yLwvpq6hTRZu56BEyI52ACU9wyRhZMmQTo0OrC4yR41S5&#10;fr2QfrpuievXT0YvJzGygxiVUhLRqC4P+1cTaR13Syctt4oWa6iv+f2vv/+LX/3xu9/7eV9/fiL6&#10;v2LfPW746XnTW4eRIIhMEm5iZL10KxduUL1oIvozfERWRR3CSQs3K2Sa2YSExxgRGbKaSJfio7Z1&#10;qeBccC658Ll0OROMC+lkpJsVMjWwLhfSrdVxpzVRnH/VT0+fktRY6Zo9+pN+N9WcFDcmYZufbmVj&#10;zlhlVF7F3dLNOm61n5njeLWTPy4AAAAAAAAAAAAAAAAAAAAAgIkz1jdsAAAAJt8+++xTPu7o6Lj9&#10;9tsHqbxu3bpvfvOb5eK0adMWLlw41SMAAADYcXHOg+zcTP1yx6v10tO9dCsXvtG5JGxPCq9H+XVR&#10;/tWksF6FHWRCx63y0zPdoNEJGrON+09SQBRjgjucC8YYjTJSaSTIloJkOB9x6h6d9Om4Ryc9jJH0&#10;G7YZxS0E//jJ73/kr9efuPKd49vxpqa6753/2T/e+sPhBEQRmSRsI9JeukXIVLZ+HyG8iZrS4VFR&#10;pzWJSfqE8P10i5+Z7aZaHK9OOlnhpKSTdbxa6dVKt0a61dKtlm6VdKsdr9bxaqRbJZ2McFKOW+2l&#10;moPsHDdo2kZAFGOMMelWcS6N6jO6qOLeKRmskH6mbm8pAy/VTJQk4SayeiwNatWfRJuFDNygyfXr&#10;U9ULpmRcAAAAAAAAAAAAAAAAAAAAAAATB3miAABg57NgwYKqqqpcLlcqXnfddf/4xz9Wrlw5Z86c&#10;VColhCCiMAw3bNhwxx133HPPPZXXnnPOOYMnlQIAAADGmOvXO00HxsUNSeE1IVOMkTUJWcWYZYxx&#10;LrnwuHAZY45XG2TnOtsJ+JkgXAaMS8YFs2pCb0RERIYLl3Mh5IhjhOLC64yMUTnpVgvhDlKzqanu&#10;p1d986QPv/eSH/zi4UdXjbHbLc0NX/z8h0896egg8IdT35pIRZ1Eyku1cpnK1C/dEXIKqaiNrLYm&#10;cvwGxjjjTDpp5qQZY4ysNbG1EZFlRIxZImLMMsaFcHnpf9zlYlh/9OCcSzerVb9DVoVtrl83JeN1&#10;/fp07V6Fnme9VEsStsfFDW5qmtxOHNcgiFkVdVqVd9yMG0xzvJpM/dIpSX4FAAAAAAAAAAAAAAAA&#10;AAAAADChEBMFAAA7HynlOeecc95555XPPPzwww8//PCQF5588sm77bbbVHcfAABg58C5CDKzgsxM&#10;nfSpuMskOWtCIs0YE8ITTtrxahy/UZZiVCZX6aZCuNYkE3snShhRabwjjSoha1S82egCI5Ju9XAu&#10;Oewd+x72jn1fXrv+v//n/275/+5ev6FjpP1dtmTRv37sfSd9+L2+P6wILiLSqlfHvUI4XqpVOql0&#10;7d6u3zCxszq8jqm425oiY0y6mYFf5kI4KcFGHC+0PcKtYkmfNUUVd0/hqL1UM+e80POsn56hog5V&#10;3GTdrPTqBg+oq5w0o/Mm6SEyjl/veLWOV5etX8Y5/vgDAAAAAAAAAAAAAAAAAAAAALsgvBYDAAA7&#10;pWXLln31q1/9/ve/P/xLPvGJT6xcuXKqOw4AALDT4Y5XuyNkDaok3RrGmJCBVjlGxCYsRZXRUelG&#10;o5gBnfSQNUYXhAyGGdNSsmD+zHO//olvfu3jDzz09P/e9bfnX1j30svrN27avL368+c2Hrz/gne8&#10;fa/D3/mexobhhjMRkdVFrXrIJI5X7foNQvip2j28oGmCJnNErC6Q1UaHXLiTENIjhMu4tCayJrQm&#10;EjKYqoG7wbSqxhWFnme4cHTSr5MeowtCphy3mjsBZ2LrS4iISFtdMCpHVgkZeKkWLrwgMyuoXsS5&#10;GHkvAAAAAAAAAAAAAAAAAAAAAAB2AoiJAgCAndWhhx66ePHi6667bsgMUYsXLz7rrLNmzZo11V0G&#10;AACA8SGk57hV1oSl3D7CyYy9zW2yuiBkwLhwvLqRXquTXsbImmh0EWVC8EMP3ufQg/cpFQuFcM3a&#10;9a+s2xjFSTaTrsqmMhk/cKOGWq8qY8gkXEjp9aiICTclRIpvJ06MiIiUVXmjckSGC89LtwqZcoOm&#10;dO0eQgwru9QkMLrAGCObCOFPyg25ED6ZhDFmdXEKY6IYY9Ktrmo8IMyt4XyD41Zp1WdULgnbGOdC&#10;+Fy4TEjOJCNizJJNrE3Iasa4cFJu0ChkSjqpVM3urt84haMAAAAAAAAAAAAAAAAAAAAAAJhoiIkC&#10;AICd2LRp084999xcLrdq1aonn3zylVdeef3114vFoud5zc3Nc+fOXbZs2fLlyxsb8T4oAADArsYN&#10;pmmV48LRKudNTEwUmdiayA0aOZduMOIfJ4zOk00YEZfjENWTyaSWLVm0bMmit/SQiEwYFddbstLN&#10;ciaMzhnVxzgXMsW5w7jkXDDGGSOyimxirWJkGOfSyUi3WsiACydds7sbtPAJS7c1ClYXGWNkNXOz&#10;k3NHLl2j8owxo4uOXz+1w+fCSdcs9tIz4vw6HknHqyvnsLImJGUYo1I9LlwhU8ILhJPmXArp+5k5&#10;fmYG53JqhwAAAAAAAAAAAAAAAFPOmlgnPVYXrYms1YxZzqUQnnDS0q123CrGxVT3EQAAAABgTBAT&#10;BQAAO72qqqoDDzzwwAMPnOqOAAAAwOTx0tPD3FrpVuu425pYjEfc0QBa9XEupZP1Ui2jiDCxOrRG&#10;McYEdydoEjjn3En7qdbErufck27GDRqtiawOjQnJxkSWEW2pLBwuXMfNcuGV4mekm/HTM7xUKxcT&#10;1cNRI9JEljESbLJie7hgZEu3nurRb+G4VU7dEmuiJGxT0Waj+umNp8kYMfZmDJuQvuPVeakWx6/n&#10;WLwEAAAAAAAAAAAAAPjnZnSowrYkbDO6wBhjjMhuWXnhXDAuSytfpW0BvVSL4zfuUHvnAQAAAAAM&#10;H2KiAAAAAAAAYOcjpO+nWxkzOunTSfe4pzmyJjIq7/j1XEg/O3sULRBpxmyprxM7F9zh0vfSrY5b&#10;62VaVNRldc6pCJ4hspzx8j5/QvquX++lZ0i3Zodd3yIypdmjkffwLw88aY0tHc+d2zpvzvRhzSIT&#10;jBFjRGSmevRvIWQQZOcG2blktdEFowu0JdmXYFxKGQgnI2Rqh32UAAAAAAAAAAAAAAAwaawJo9za&#10;JGwjImtCowtWR0SKvblyxBhjjEshfSFT1sZJ2C6dtJ+d66dbK3dk2/V0dnY+8cQT5eLb3/72bDY7&#10;1Z0CAAAAgLFCTBQAAAAAAADslPzsvCRsc/16FW22ul+6NePVMpFV0WYuXMercVOt0smMphFriCxj&#10;jBGf0PWjN4JhrHRTqaoFqaoFZJVOeskqIk1WE2kiJp2MdDPSyeyAWaG2NSjJmWCM8QFLdMPw+BMv&#10;KKVKx67nDDMmilEp8xIfRU6wSZoT4ThejeON2+ccAAAAAAAAAAAAAAB2IRTmXonz68hqrfpN0kdk&#10;GBdSBkxkhHQZl4wYY8SstqSsCXXcpZNuIVOOV2d0MSluSNfsId1dNkyot7f3b3/7W7m4fPlyxEQB&#10;AAAA7AIQEwUAAAAAAAA7Jemk/Oxcyq01upjE3b4IhPTHo2FS0Way2ktP58JLVS0cXSuci1JqJs5o&#10;YjfV2xI09GYmKC5cN2iawDtOPC4cxgVj3JKZnBAlIr3leXH8qQQAAAAAAAAAAAAAAHYm1sSFnmd0&#10;0mtUTifdZI1wMo5XJUTqjc313qK0+EKkjcob1Z8UN0g3S6RznY+ma3b30sPbbw4AAAAAYAeAF30A&#10;AAAAAABgZ5WqmqfjbiJL4UYVtrmpljGHRZGKu6wuuEGjkH6mdk8hvdE1xIVbyjhkSQs+ykaG1WOm&#10;GWOcS7EzJIAaJiFTjDEuHLJqcu5IpEsTKJzUVI8eAAAAAAAAAAAAAABguIwu5LuetLqYRJutLggn&#10;5QUNfBgrXJw7jlcr3Rqj+nXSY3ToBU2F3ueMDoOq+dsMpppMRNqoIpFiZBgTXLjCSXHuTnnHAAAA&#10;AGCHgpgoAAAAAAAA2HnxTN3euc7HvFRLUtyYFDd5qeZRx7QQszrsNDrv+HXSrU5VzR9LtiXhpLcE&#10;KVnFxATGRFmbMMa5cLlMkVXWxESaMS6kJ2QwsSmqJox0MowxLjyiZBJuR0RkYyEz5VsDAAAAAAAA&#10;AAAAAADs+KwJ811PGF1MipssKS9oEE71iKKGOOeOVyOcjArbk6jd8Rui/CuMUap64VQMiFTcraIO&#10;FfdYXdxGb4Xr+nWu3+SmmjjH668AAAAAgJgoAAAAAAAA2JkJGWTrl+e7H/fSM5KwLYnapFfruLUj&#10;3SLO2kRFHWSUGzRIt8bPzPSz88bSMelkuXAZ59bEYiLDbIyJGCMVtROpKLe28kucC+lWuX6Dm2re&#10;uUJ9pJvlwpFOoKICWc3FxP75gkiRNcIPhAy4GGOqMQAAAAAAAAAAAAAAgMlgrcp1PWl0MSluJDJ+&#10;qlXIYHRNCeF46ek63qyjTs4oyq8TMvAzMydtLEQmLqyPC69ZEzOyxoTWRGQVkWFEjDPOJReuEJ7V&#10;xSTs4H3SS7f6mTlytLslAgAAAMCuATFRAAAAAAAAsHOTbibbsKLQ/STn01XcZeIeq/KOXyed7HAu&#10;J9I66dVJTgjppVuFDIKqeUF2/kijqgZw/booz4UMjCk6rH4iBk5EWvWYsIMLl5gVIrCkySpGlnFe&#10;WhkyuqiT3jC31g0ag+w8x6uZiJ5MAO54dVaHjHVZU5SiekJvZnWBcS5kyvXrx/jcAQAAAAAAAAAA&#10;AAAAJgERhX3PW11QYRuR8dPTufDG0iDn3A2aGDEVdTHuFPtXS6/Gcau2dWtrTWh1RGQYY0I4QgbC&#10;STE2mkUWIlJRe9j/kjWx1UWt+q0JGRFjggtXSIeIc86sNaSLxvYzxrj0HbeKSCfFjUF2rp+dy7mY&#10;6gcCAAAAAFMDMVEAAAAAAACw05NOuqpx/0Lvc4xx6WR13KXCDi26hVslZYoLf+tAFyJjTWhUwZoi&#10;Y8z1ahy/lgsvXbOHl2oehy55tVw40smoqJNMwuWYVqG2ZkxRR51GFa1NOBG3WjFRioMizjlj1sSk&#10;C4x6OJfCzRJpHXd56RmpqkVcyMl6MqPnpZpVtFnIQKt+4VRNXKgSERmVEzLFuXTH49EDAAAAAAAA&#10;AAAAAABMNBW1J2GHirutTdygZYwBUW/gbtBEoVbRZiH9Yu+q6qYDypFORuWTsE3F3VbniGjglVxI&#10;t8b160tbEA7zfmR1sf/FpLjJmkjHXdbEXLiOVyucDOfe1qtDRNqqotE5FXWquMf168PcWhVtztQt&#10;EU56Kp8HAAAAAEwRxEQBAAAAAADAroALN1O3tLSNnJCB1UWjcibpNdTDOOfC5czhQjBGRJasIqsZ&#10;Y1w4jlcr3WrOpRtMS9fsNvxFmiH6w4UXNFuTMN6tVZ8rm8ZrpESkk16T9FgyWvUyIu54bqrJ8Zs4&#10;dypjh4jImtCovFH9RuUcr5aIdNyTqd9HOqlJf0Qj4/pNXDjSq1ZhB5mQT9g6ljUFstoNmoQMXH9C&#10;MnoBAAAAAAAAAAAAAACMI7Im7H/JmsgkfY5XO57rPpy7qWlxfyr9FgAAgABJREFUYb2KOjl34sJ6&#10;Lz1Tx51Rfp1O+hgjayJrIrKJtZoRMcY4F1w4XHhGF3XSE+Zedv3GoGqe49UMfitrk3zXk0b167hH&#10;J72MO27QLJzMIBvlce5Ir1p61dZEOulR0Waj80Smv/ORbP0+jlc71U8GAAAAACYbYqIAAAAAAABg&#10;F8E591ItbtCUFDdE+VeFk3bJWhNZG5NNyBprNOOccyGctBAel4EQHmPcDRqD7NwhF2ZGysvMjIsb&#10;HLdaJX3SqxHjsT8fEZmk2yR91iZG5RgZ6dY4btYLWhgXW0+IdNLSSRNpHXXruNvqoptqznc9lm14&#10;m9yxd8vjQgaZ2aHVWvSouNuTqYlIFUVEOu7m0hcyFWTnlHc6BAAAAAAAAAAAAAAA2GEl4QZrYhV3&#10;ceFKv3Z8G+fccf06FXVZHRb7VsfFdqN6ySqd9BmdZ2S3bEfIXcY545xZY0xMqsAZceFIJ0tkVNzp&#10;pZpT1bsJ6W/zLmSTfOdjRuWTsN2a0PFqpF/HmRhmJ4UM3KDFmoIKO5PiBi/Vku96Ilu/3PHrpvTJ&#10;AAAAAMBkQ0wUAAAAAAAA7FI4l35mtpeeZZLeJOrQSY/VBSIaWE04jlfr+vVu0Ly9xZgxctwqN2gi&#10;MlrlVNzpp1rHHnJjkl6d9FkTWRMyMkJmpZOWXs3WAVFvnRPHTU2TOpNEm5PiRi89vdD9ZFXj/ly4&#10;EzHw8eJnZkWF192gMSluMkmfM95Leowxk3QTGT/VLGTgpadP9YgBAAAAAAAAAAAAAACGRFH+NWtC&#10;MrGbmjb8OKLhk26NTvqTaBNjwvFqySqj84xx4WSkmxEy2MZNyRodWlNQSZ9WfY5bwxjppCdds5cb&#10;NAysSzbf/bRR+STcZGziBdOkmx1pJznn0snyjKfCtri40U9Pz/c8XdW4n3Qyk/coAAAAAGCqISYK&#10;AAAAAAAAdkGcc8evK20FR2StLlqbMDKMCS4c4aQ4dyci79AAqepFKu5y/XoVbdZJn+PVjqU1ayKt&#10;eq1NjAk5McY96aZLwV3DuVw4GS8lk2JbEm7ibEahZ1WmftkkTMKoceGmqhYU+16QbpVWPUL6wkmN&#10;Y/tWF3TSJ70aLvxU9W6cy6keMQAAAAAAAAAAAAAAwBB00mtNpJN+LqR0RhxKNBxExBjpuEfIdKLy&#10;ws1It9b1qtkgiylcSDcj3Yzjax33atVndMENpuW7n8rU7jFgZ7qwf7VO+pKow9rESzVLmR51V4Xw&#10;vNSMJNyYhG1eekah55mqxv2w6AMAAADwz2P8dwgAAAAAAAAA2KFwLqSbdf16N2hygwbHqxHCm5xY&#10;IOmkU9l50q2SbpWKe6wujLopIlLRZrLa6iJjjBiTbopz6QZNw08/JWTgppqtUSruUnGnitonYRLG&#10;ws/McIMGN2jk3E2iDmvVeLVMNk6izUIGrl/vpVrcoGmqxwoAAAAAAAAAAAAAADC0JOxgZK0pSqdq&#10;ItonIh13W6uIjFH9loyXmu76dWx4gUacO27Q6KVaGWNJuNHqfKH3ubi4vlxBxz1xYb1Oeq0uukHT&#10;WAKittxRSDfVTGRV2GFUPsqvm4hpAQAAAIAdE2KiAAAAAAAAACZQUDXX9RvcoFE6QRx1GJUfXTtG&#10;9VurjC4SacZIOIEQvuPVCjmy1EnSSTl+jVH91kRh/xoiO9UzNDieqd1LyJSXbuGcJ8WN1iZjb9Sa&#10;KC5u4tzxUi3SyaZrFu/I+bIAAAAAAAAAAAAAAADKdNxjTcSIhDPWaKJtsrrfqD4yMZFhXDhOlsiM&#10;tBEhAz89Q8ggCTusLoR9L6qokzFGRMW+F8gqHfcINzteea6E8Nyg0ZrQqP44/2pph8HBERm2oy+T&#10;AQAAAMDQnKnuAAAAAAAAAMBYkdU66dVJj9FFq0Mizcgy4QjhCSfteNWOVyedzBT1jmfqluS7HmeM&#10;krBdxZstKcetG2kMjlF9RMqakDMhnEDKlHSzjl8/ig45bp1J8jrpETJQYbuXbp2imRne9Akv27A8&#10;3/mYl2pNwraksNFNNY56hYyIjM7puItz10u3CCedbVjOBf48AgAAAAAAAAAAAAAAOwEiY3Temohx&#10;wYU/7u1bEyVRN9nEmpALnzNinJONGRt5/BUXbtCiorYk6vC4U+xdVdV0gE56jS6ouItz4fkN49hz&#10;ITNCplXcI92qML8uU7tnxaASHXeF/S/FxfWMiMgysn3tD7q6Vjgp6WRK/3P8OiGDcZ9SAAAAAJhQ&#10;eOkHAAAAAAAAdlZEZFRfXFivog4iy4iIEmsVI0uMcca5cLhwk6LDGJNu1k9P91LTJz8Ahgsn27A8&#10;1/Wkx7iKukzcY1XRDRqFHO5KldFFo0OT9HJG0qsSwpdu1g2aRtkfzl2vVsWd1iZJuHEHj4lijEkn&#10;k23YN9/9lMenq7BDhR3WLThew0gfpbVax51WF4WT8YIm4aSrGvbF4hYAAAAAAAAAAAAAAOwsrA4Z&#10;Y2QVFy4f6Q58QyEiFXcyMlYXOXel9I3OE1myanQNcs69oDkqblBRuxBuofc5MpE1oVUF6TcwLsex&#10;85xzJ6hPCuuN6k9CmapeyIjiwnqddOmknzGWhG1WFYgRI2KMdNKtE8u1a4THhcsY55w7XoOXmeEF&#10;jYyN89wCAAAAwARBTBQAAAAAAADslIzqL/at1kkvkTEqb3XBmpgx2romF46QKWtCo/Jhbm2QnRdk&#10;ZjEuJrO3XHhVDW8r9K5ijAsnpeOupLhBOBnpVguZGmTFipi1qpgUN1qVJ2alkxXCd7za0WWIKpNu&#10;Nkm6rMpr6ZeWzSZzNkbV4aqqxhX57qc5lzrp1Umv0esdt0q41WIYnSerdNJndI4x7gaN0q12vJpM&#10;3dLhh6UBAAAAAAAAAAAAAABMOWtjxhiR5nz8X/40qt+axJgiZ1y4GUamdE+yenQNElmri4I7SdRu&#10;VJ7nPMYMWW1NzDi3Ji9kIEQg3AwfjxgkITzuBDrJCSeb73rc6ohIWxNZHRpTTIobjM5v6RjjRhVU&#10;wjgRY1vioaSbtVapuDOUvpeeHmTnTMQkAwAAAMD4wk9sAAAAAAAAsJMhslFuTVx43Vql4x6j84xI&#10;yMDxa4XwuXAZF5xxIkukrVHWRkYXjMpx4Tl+Xdj/UhJuzNTuLd2qyew2F06mbmlSXB/m1kgnrZM+&#10;nfRZXeBccpmSjs+EK7hDxDm3ZLW1mkxoTMTIWptw6QnLpJP2Ui3CSY+9N0L6xoQOkU56R51yajIJ&#10;mapq3C/sX8M5E9JXUVcSdbCwnUtPSF/IlJAp+ZakT2RNopNeq4vWRIwLx62WXq0Qjp+ZE1TN55Mb&#10;FwcAAAAAAAAAAAAAADBWZBhjRMTFOC9zEJFRfWQVs4rLNGecGC+d3+amhIOzJjKqz+giIyJGjLhW&#10;eSEcIs0YMeZYE3OryMSG9bNYyC07CY51MzvpVCWF16N8LJ2MdDI66SGrGRdCBI5XJ91qzkVpXH5m&#10;VipbY60iq8jEZGMV9+qkV8iU41ZZE6mwLVWzhzu2bQoBAAAGcffddx999NGl4w0bNjQ17QRvbozI&#10;CSeccPvttzPGPv7xj//0pz+d6u7ALgsxUQAAAAAAALAzsTYpdD9dCijSSQ9jTDrV0qsRYuBvuJwL&#10;zhwhA8aqiBqtKZikT4Xtxkm51JTrfDRVs4efbp3MznPO/cwsN5gW5V7mXDhejdGh1QVrQhXlt1Ff&#10;eNKtkk4mLm4iGzEu/cxcLuS4dEaKQKs+xpjRxR09SxRjjDEiq6Iua2JrjY57yCacu0SJVXmT9G9Z&#10;jeP82HfPYNzlQnImqrIpHfcI6btBo3AynEvXb0jVLJJOdqpHAwAAAAAAAAAAAAAAMGL0Rj6lLQmO&#10;xo/VRbLamogxURmbxMv/Z5g9tErFXVYXiRGZ2NpkS74p0lYrKjUnpDXFUvOcSy48RsaonHAybtAw&#10;6uxMRNokvdaE3Gqr8tat4jJwU41CpjjnM2fVnfzRunLlmpoMY0wIlwmXOWnGmEPGJP1G55OwnUvf&#10;C5ryXU8EmVlB9ULOx2d5DgAApkp/f/8999zz5z//+dFHH33++eeTJMlmswsWLFi2bNn+++9/xBFH&#10;zJ8/f5K7FMfxRz7yEaUUY+yzn/3s8AOi1q9ff//99993333PPvvsmjVrent7XddtbW3dbbfd9t9/&#10;/3e+85377bdfEATDbG1C/cd//Mett97KGLvuuuvOPPPMpUuXTnWPYNeEmCgAAAAAAADYaVgT5Tof&#10;t7qQRB1WF6Wbdbx6Lob+3ZZzLp2sdDJG5XXcHRfWe6lpxd5VZFWQnT3JoxDST9fu6WfnJcUNSdhm&#10;nTRjjMiQ1YwMY8SY4EJy7jAuGGNSpsjG1sTWxOMVEMUYY9xlRESGTDTJMzBSZHVceD0qvE42IdJW&#10;FxmXjAujC8yqLRsUMuKcM2LTm2uYkJxxIQPHq5deDeeCc+mmpvnpmY5XM9WjAQAAAAAAAAAAAAAA&#10;GCXBHcYY54LIjm/LRueILCMtnNQb57ZsSMf4cGOidNKr4x7GrDEhmYQxxoXDpc+5w0VsdE5wyYgc&#10;r5YzTmSIDNnEmqI1oZA+YxQXQterF24VH/ZNS6yJVdRurSKrLVNCptxUk5DZcjtB4M+cMW2QFjiX&#10;jl/n+LVGFXXSFRc3OF5dxJiKuzL1+0gnPb4TDgC7pD//+c9HHXVUufiTn/zkE5/4xFR3aodwxBFH&#10;PPjgg+Pb5n777TecNjs6Os4+++ybbrppwPkoijo7Ox9++OFS/qJFixZde+2173znOydtTi644IKu&#10;rq7S8Xe+850h6xPRn//85y984QvPPffcgC8lSbJmzZo1a9bccccd559/vhDizDPP/M53vlNfP87Z&#10;Do0xK1asWLVqVam4cuXKW265ZZD6ixYtOu64437/+98zxk488cTnn39eSoQZw/hDTBQAAAAAAADs&#10;HKxJ8l1PGJ1XYZuxiRs0SSc7wuUQLt0q4aSSYnsStrt+U9i/mgvpp2dM/nCkk0pVLwyqFlhT1HGP&#10;0QVrQrKayHAuuXClk5ZO1vHrGZm+jr9Z0zH8BadhzQUXjDFGlkqb8+2QiEhF7WH/S9bEVhd10mtL&#10;EVzclU5aejWcGJEyukhWWROXgqaYMUx6xLg1oaRsqnYPPz0dG/gBAAAAAAAAAAAAAMDOrpTBiQvH&#10;mHgcmyUia0KyijHOhf/GScsYY1wML3GTTcIOq4vWJlYXGWNc+kL4WxakGBPSM8oSMca3rFJx7nDm&#10;MOmTNWRjayJrEyHTKu6UNnL8puGuA5JRSZ+ONluyZIpEhgtPumnG5EgDqxhjjHHpZqQTJHG3jrut&#10;Lrqp5nzXE9mGt8k3o8UAALbtr3/9ayntT8mKFSumukc7CqVU5cyMC631kHX+67/+65RTThlOay+9&#10;9NK73vWuk08++YYbbpiEuJ1XXnnloosuKh1/8pOfbGlpGbx+b2/vypUr77vvvuE0bq294oorrr76&#10;6ltuueWDH/zgOHb7kksueeqpp8rF4TyCH/7wh6WYqJdeeulnP/vZZz7zmfGdSQCGmCgAAAAAAADY&#10;KRBRsfdZo/JJ2EZWeUHLqFcdOHe89HQVtqtoM+Oi2PuCdLJTlT6Icy6djHQyg9Sx5TxONL43L+/t&#10;J6Zk7EP3j3Sx9/kkbLcm0nGXNTETruM3SDczYO3NffMSMjokUzC6wIi49BgXUW6NEK6Xahl5FwAA&#10;AAAAAAAAAAAAAHYgwkkxLrjwmC5YSpi1bEvkEufc4cIdXbNkY0ZEVnEuOHsjjogMY5wzMWSzREaF&#10;bdbERhfIJpy7wknzgStQpaJlxBkjxt6MVuJCcpHm5FtdtDrPZECMWWu8dAtn2wxqIqMjawpkEiJl&#10;dWh0kciQVaWpIJuYpD8h5njVQqaETI14Zrj0gibrpJNocxJu8lKt+e4nqxreVopJAwDYnj/+8Y+V&#10;xYULF051j/6pnX322T/84Q9HdMlNN92UJMnguY/Gxcknn1w+Pv/88wevvGnTpqVLl3Z2do7oFsaY&#10;E0888Qc/+MFXvvKVcenzc889961vfWukV82fP/+YY44pfWt8/vOfP/HEExsaGsalPwBlO+hrTwAA&#10;AAAAAACV4vw6FXeruNOaxE1NG+M2bJxzNz1NSF9FHWSTYu+zO3KupNIiDecOWU00bnFRZHUpJmvU&#10;y2MTypoot/mxJGxTcVdS3Git9VLNQWam49UMshkh59xx027QFGRmO161Ubm4sN6ofKHn2bD/pXGc&#10;PQAAAAAAAAAAAAAAgMlH1jBGRuV03Bv3v5IUNyZhWxK2JcVNceH1KP9KUtykkz6iofM2VLJGMcaI&#10;TOUqDFnNhcMYEzIYvE9J2GZNZFSerBIyLd0s33pLPs4Z46XFmm0uzHEuhZMVIrAmsrpAJlTFdvbW&#10;xR2ySiU9ceF1FW4ySZ/WOaPySvUbE1ldLI2arCHS1iprQp3kVNQZF16PC6/ppHdL/NiwCSfjpVrI&#10;ahW2WZXPdz9pbTLBTxgAdmJKqccee6xcnD9/fiqF/HITaPbs2YN89fvf//6AgKi6urqf/OQn69ev&#10;V0pZa8MwXLVq1VlnnTXgwl//+te//vWvJ7Tn995779/+9rfS8bHHHjtr1qxBKheLxX333XdAQNSc&#10;OXNuvPHG1157LY5ja63Wur29/bbbbts6NdnZZ5991113jb3PSZK8733vG921F198cenAGHPaaadN&#10;zKTCPzXERAEAAAAAAMCOzpooyr9idN6ovBfUS5kee5ucCTfVzLlIog6jwyi3dqpHuf2ucimkz4XL&#10;mB3pCtYgiBIuHMb4uMzn+LImync9blR/Utxkkj7Hq/UzM4WTYdveC3CbsyYcv8FLzeTCSYqbjOqL&#10;8q+GfS8iLAoAAAAAAAAAAAAAAHYcREQ20UmvijYnYbuKOnXSuyXf0VtZE4f9q/va71dxtzURkTYq&#10;b3Req36t+o3KGV2wOjQ6p+OuuPB6ErbTsAN4iGlijDHL3ohlIrJEmguXcTF4ciQVb6ZShijS0sls&#10;rzJnpbAoYoxtLzaJcy6clJBpsonRBWuKKu7aMnyrknBTXHjdxD1Gh0YXdNJnVc4k/cwoZjUTUgiX&#10;sTcyS5G1JjaqT6u+0szouDsqvKbjnhFtlShk4AUt1iZJ2GaSXLHnOSw2AcD2vPrqq5XFD3zgA1Pd&#10;ox3IAw88QGNz3333VTYohLjqqqu2d7tHH330a1/7WuWZj33sY5s2bTr99NNnzJjhOA7nPAiCPffc&#10;84orrnjppZdqa2srK3/605+OomiCpsIYc8opp5SLF1544eD1Tz755La2tsoz3/ve915++eVTTjll&#10;1qxZnudxzqWU06ZNe//73//II4/88pe/HNDCcccdl8/nx9jtr371q6+99trorl2yZMn+++9fOr71&#10;1lsfeuihCZhX+KfmjL0JAAAAAAAAgAkV5V4m0jru5k5KONXj1Szn0vEbVdhmVH9ceN3PzB58RWcK&#10;OV6tUXnGmDWhGKe0TkYXpZNljDl+7VSP7y2sVfmuJ7XKJ8VNRMpLtQhnlFFbQrpearqKO1XURWQZ&#10;Y0J6QdX8qR4iAAAAAAAAAAAAAAD8UyMyKtqsos067tlm6iEhA8ev84Imx2/knMeF18P+l4m0UTmb&#10;5IzqJzLElGAO57LUIpEhq5ghxoUQPpG1piidKtevZ3yo3fPJvhGn9EZMlI0Z40J40kkPsmmdUf1G&#10;FYwpklXCyfLBlrE4Z4IYI0ZENMg2eKUFO2uKxkjGmHACa5VJeskasrE1MWPEmBTCJ6aJGCPFGePC&#10;40xwxqxNGJNCesLJMMbIaiJldMK4FDLQZLXqc7wax6sb5sMSTuAFzXHYrpIuxrmOO92gaWI/HwCw&#10;c3riiScqi4cffvhU92jX0dnZedRRR1WeueKKK5qbm7dZWSl1wgknVJ455ZRTbrjhBs63/R+fhQsX&#10;Pv300/PmzbN2S8huLpe75pprvvzlL0/EWG644Yb169eXjpcvX7506dJBKj/xxBO33npr5ZnLL7/8&#10;C1/4wvbqc84/9rGPzZgxo/LjF0XRueeee/nll4+6zw899NCVV145llF///vfP/TQQ0vHH/3oR19+&#10;+WUp5XhNKQDyRAEAAAAAAMAOzegwCdt00k9Wu1799v5KNTpCpoRM66SXyET5V8fe4ARx/QYuXC49&#10;q8a6eU+JMUVGVrpp4aS5CKZ6fG8iomLvc0bnVdhOpL1U66gDoko4517QKN1qHfcY1R/m1qqocywN&#10;AgAAAAAAAAAAAAAAjJq1Sdj/Ul/7/YWeZ+PiBhV3qbgzCTfFxfVx4fW4uD4JN6m4U8WdcWF9vvsf&#10;fW33dm+8q9j7QmmPPxV1cuFIr9bx6oUIBHelk5FORrpZx612vBrhZDl3jIlM0md1aFR/XNwwjIRR&#10;VBn3RGSsiRiXRFbI7a7UEGkVd1uryMRcpobe14/zLbmitpMnqkxInwvPmsiaKMqtNVG3NbFR/dbE&#10;XHrCyUq3mgmHrCYyjCznLmeClbJQETHOGWNcuKWYLsetEU6WM251Qat+ayId9yTFTcNPGCWctOvV&#10;GJUjGxf7XhxRpikA+Odx7733Vhb32Wefqe7RLsJae8wxx1Qmbtpzzz3POOOM7dX/+c9/Xg46Yowt&#10;Xbr0+uuvH/xVk9mzZ1900UWVZy655JKJSAxYKBTOPPPMcvEHP/jB4PUvuOCCyuLhhx9+1llnDXmX&#10;ww47bEC1K664orNzlG9KFIvFY489dowDP+SQQ+bP37J97auvvvqTn/xkjA0CVEJMFAAAAAAAAOzQ&#10;VNhGREb1Cycz7nmcOOeOX0tWG5VXYduQCzBTxQ2mcS4ct7q09jPG1ohIx31cuEKmvFTL+IaZjVFS&#10;3KiizSrusjb2giYhxyVeizt+o3AyKuqyJi72PmfNkCt/AAAAAAAAAAAAAAAA44viwmv97Q9G+XU6&#10;7kmKG+P8ayrabFSBGBPCEzIQwmNEVhVU2BHnX42LG4q5NVFuXaHv+ajwGmPSS7V66eleqlUIhwvX&#10;2uitb2xzIVzpZBy3mgvXmlCrnLVxXNw4+AITZ4KRJauNLuikV8XdxkRkldXFJOqI8q8kxY06GZjS&#10;Ssc9jKw1RcYdOYw1Hc5EKeXUcJbkhJNmZHXSa02sk26rC5w70q2SMi2EyzmzJmKMyGrO5ZZkWYwx&#10;IsaIc8G44BVhXkK4wq0S7pbIKKML1hST4obhr7tJv45zoaIua6Iov25SPjAAsJO57bbbysdCiJkz&#10;Z051j3YRF1988SOPPFJ55ne/+50Q2w6C0Fp//etfrzzz29/+djgpiU477bTKYkdHxyuvvDLuY7ns&#10;ssvKwV3Tpk077LDDBqmcy+V+//vfV5655pprhvmCx7//+78POPOb3/xmdH3+9Kc/3dXVNcaBc84r&#10;u/SlL32pUCiMsU2AMsREAQAAAAAAwA4tidqsCclq6VVNRPtc+IzxJOqICq/3bbq3r/3+3rb7+trv&#10;7+94KN/1VNj/koo7yU7xZm9cOF56unSruHB03F3a5G7UyIRkQser4Vz66RlTO7S3dMyqMLfG6tAk&#10;/dKrFU5mvFrmnLmpJiYcFXVYG0e5l6d6rAAAAAAAAAAAAAAA8E/EmijX9USxb7Xeku5pMzHr+A1+&#10;Zpafme2nWt1gmhs0ucE0Lz3dy8z2MjMdr1bHPTruUdFm0kVmLeNSSI8xJp2UkIGQaUbM6sLWK0ec&#10;C+lkpJNlZI3KkVVJ2EY23nbfdCGJu3WSI9JkE2sTMjFjRFYRs1YXrQ6Nzuu4Jymsj4sbjC4wxshq&#10;o/PWRIysdNJDTQBjjBGXnHPGOCM9RE3GrIkZt6WMVZaUkBnhZCpinwwjba3mnHHhVFxZirYSnDsD&#10;2uSMCe4Kt0o4aWuVVjlr4qS4yaj+4XSeM+76jdZERuWi/Ktj38QQAHYx+Xx+w4YN5eIhhxwynDgc&#10;GNI//vGPb33rW5VnLrjggkWLFm2v/u23397f/+Y/7CeeeOKCBQuGc6P6+voVK1ZUnnnhhRfGdyz5&#10;fP7CCy8sF88777ztRXaV/P3vf68szpw5c/HixcO8V01NzXve857KMz/84Q9H0ec777zz5ptvLhcH&#10;7/DgVq5cWb5cKXX99dePuimAARATBQAAAAAAADsua2KjCkYXGRNCpMa3cSKj4+6k+LoxRZ30GdUf&#10;FTeoaLOKulS0OQnb4+KGKL8u3/VUX8dfCz3P6qRvCqciyM7jwnH8BmsiHY++J2R1Em0W0pdutZ+Z&#10;Ne6pt8Yiyq8jm6i4k0vPcWvHt3HOhBc0kVU66UvCjaXlOgAAAAAAAAAAAAAAgIlmdD7X+aiOulTU&#10;rsJ2xqSXmu6lZjheDRfu1gkfOOece9bGQqYYE4yIGCNGZIpxcSNZxRh3g0bGhXDSRMqabQc7ceFK&#10;t4oxblSerE6KbURv2QeQbJIUNyZhO7MJkSIyZBWZmHHGueTC4VwS6VIgkE56jS5aXVRhe1LcqOMu&#10;RmRNzIX7ZqjSoDhnjAvOpSU7SKooemODP7JUCvcS3GPMVk6U1iERMTKcS/ZGPihijMgwJjjnXHjb&#10;7gNjQviOW8UYGZWzNlFRp1H5YfVfprkT6KSHkVVRxwR/agBgJ7N69erK4vve976p7tGuQCn1gQ98&#10;oPLMwoULv/nNbw5yyaWXXlpZ/NrXvjb8251wwgmVxZdfHue9Vq+66ipj3vwP8UknnTR4/fvuu6+y&#10;+PGPf3xEtzvmmGMqiy+99JJSakQt9Pb2nnjiieViS0vLJZdcMurhp1Kp008/vVz89re/rbUedWsA&#10;lRATBQAAAAAAADsuo/oYY9aEwgmGmQF8WMiquDMuvKaTXqNDZhWZUCe9OupUUaeOu1TUqaKOpLgh&#10;yq9LihtV3JMUN+Y6H813P2nU1MTSCOmnqhZIJyPdKq16hrk2s42BR22MkRtMEzIIquZPyVi20zUd&#10;F9YblSerHL9+PB/3G4QMpJvVSS+RifOvTvWIAQAAAAAAAAAAAABg12dUPt/5uNGFuLhB66IbNHjp&#10;GUOufBnVa3RoTZERuUG9dDJkE636rU2ScBNZxYXnenVceFz41oR2OzmgOBfSzTLOjM4TaRVtrrhF&#10;Li5uMKZodMHoIiPDmGREJKSQaSEDx6+XTtZxq6VXK9wslx7ZxKh+owtGh3G4yegCY1bIYFgTQZaR&#10;FcLjwhWcbS9pFWOMTGhNRFYz0oxLzgQxsrbyNW7LSBMZIsYqw7HIMma5kIxxIdxB+sK5dNxqxh2r&#10;C0RaxZuHk/eJc+441WS1NVESto/rxwQAdnoDUvocfPDBU92jXcH3vve9V199y8r+73//e8dxtle/&#10;r6/voYceKhcbGhoGpH4a3De/+U2qcNZZZ43jWJRS3/3ud8vF9773vXV1dYNfcu+991YW3/72t4/o&#10;jlsnldq0adPwLyeij3zkI8VisXzmjjvumDt37lgm4VOf+lT5uLe3989//vNYWgMoc8beBAAAAAAA&#10;AMAEKQUgkVXCzYxXm1YXk2gzI2NNbG3EyBIXjDtC+lJm/eyc0soKY9aahGxsVFFHnZp3O24VI6Oi&#10;7lT1fD8zdyKCdgbnZ2apqJsxolAn0WaXrHSrht8NsiaJ2sgqL9UipJ+pWzLMTfsmRxK2ERmt+rjw&#10;xz0nWJl0a4zK6yTHeXuqejcu8IcRAAAAAAAAAAAAAACYKNYm+e4njQmT4kZG5KdahxNBZK3WSQ/Z&#10;hGwinTTnLpcu447VeaNyzK1KwjY/PUN6tWQjw5jR1uoiE5bLbYRacSakkzEqb3TIGDe6IJ2Mjrt1&#10;0ktWGV1gjEknbYxgJiTOBHc5F9LJ8DfyL3HGOHeZdJlMWRNbE2nTy5i1FHEuOB/WakspqEk4aWsS&#10;zoU1MRc+5wO39SerrInIGiLNmJTSsTomspw0kS3VN0YRESMthKhsgaxmjHMuhxemxaWbsSpvVF66&#10;VUnY7qen80EjqRhjwskwLowu6KTPmmi48WAA8E/grrvuqizutddeQ17S3d195JFHdnR0NDU1TZs2&#10;raGhoaGh4bDDDqvMzPPPbM2aNZVBRIyxb3zjG3vuuecglzz88MOVxVNPPVWIHSV/zD333BNFb8bf&#10;fvaznx3yklWrVlUW588f2aa31dXVA8709vbOnj17mJf/6le/+tOf/lQufuMb31i+fPmaNWvGMgn7&#10;7LOP67rldFWXXnrpe97znrE0CFCyo3yfAwAAAAAAAGzN2pjIMCIxTrErOu5OwrYtG+mZImdSulWO&#10;WyOEy7ksLekwzkvrN9JJO16dn5nhZWZKJ6tUf1R43aj+sP/lQvdTRJOfxZtn6vZ2vBov1eI4aR13&#10;6riD7NDdICKj80lxfSkgSjrpdO1ejlcz6f0fjIrarU3IJNKrnrh4MyF9IQOr80RGxZ1TPWgAAAAA&#10;AAAAAAAAANhlEVGh5xlrwqTYRkRuevowQ2hM0kNkrQm5cLjwSieFcKRbxchalSerVLSZc+akpnEZ&#10;CCfLhW9tRLrAmH1rH6y1mhEx7lgTkk1U3K3ibp30WhMbnedcCreKccFKAUXCYYykk9lOpBMXMpBu&#10;NWNENiGriexwMiwRMWtjxh0hPMerFk6KMWZNcatq1ugCkbWkOJdCuoxxLgQjwxhj5bU50pwTY29J&#10;EkVWM2a5cBnjXPrDmWfOuHCzjPNSEq0kbBswe9u4hHPppK0uMMaQKgoAyoioMnqkurq6vr5+8Eue&#10;e+65BQsWPPnkkxs2bHjqqafuuuuum2++mXO+cuXKqR7NDoGIPvrRj1aemTlz5gUXXDD4Vffcc09l&#10;8d3vfvdUj+NNl19+eWXx0EMPHby+1rq/v7/yzJB5pQbI5/MDzgz/TYy2trZTTz21XFy0aNG///u/&#10;j30SHMf54Ac/WC7ec889vb29Y28WADFRAAAAAAAAsAMjw8gyxrbeJW4UVLRZJ73WxkblGGPSqZJu&#10;lnOHM8a5ICLGGCfa+kIhPDdoDNIzhQhUtFlFHSruzHc+bm0yyfPBhZOpX+749W6q2fEbjC7GhfU6&#10;7iartj1/zBpVUOEmFXZw4fqZmcLJpGuXeKnmSe754IiMinutLhDjjjNuOcG2SbpZa2Iio6KuqR43&#10;AAAAAAAAAAAAAADsspLiBh33qKjTWuWlWsRQOYhKyGqt8mRiRpbLdOXry5xL4WaIjDFFowtG5TkT&#10;XrpFOmnhpIVMW9I66TeqaHVoVL9Keo3qszpndJ5IkVUq6VHhpij/ik76jM4z7gknZXVodYFLjwuf&#10;89I2goMtzHEuhPQZ2xKqZE045JIZUcLICBkwLr1UK2dCOOlSSqg36zBmTZEYkVWc8YqUTYIxYoxR&#10;KTKKMUaarC115Y32LZFmXHIuhJMqZ7gaEmdcOllGVIo003HvkJcImSGrrYl13D0un5MSayIVbY7y&#10;r4b9a4p9L4b9q8Pcy3Fxo056iezY2weACdXR0VGZAuiYY44ZvP7vf//7vfbaa0A0yK9+9asrrrhC&#10;SsmAsdtuu+2xxx6rPPPrX//adYf4L+mtt95aWVy+fPlUj2OLOI7/93//t1xsaWkZMmqunEypLJ1O&#10;j+imTz/99IAztbW1w7nQWnvccccZY8pn7rjjDscZn42MB3x33HnnnePSLPyTG59PJwAAAAAAAMBE&#10;2FaA0iipuMuonDWhNREXnnDSlcshRFRa3CFi29sZhwvXSzfrpF8n3RQaRqzQ/XS2fl8uJvWPkkK4&#10;2frlYf8axl6TbkbHPTrp00kvFx4XvhAuF5yIMdLGJlsWzITnpqZJJyucdLZuiXSrJrPDw6GTPsbI&#10;mkhKn41H/NsguAgYY1aHOumZ6nEDAAAAAAAAAAAAAMCuiayKci9bXTQq7/oNYniZixhjRhc4I2Nj&#10;LlzBBy5CCe6SDMiEJDwdd0knw7nwUi0q6TZxLzFrVJ5RSIwxJrYkhCDaElPELLOWmOJMWGJMcE6G&#10;TJELV8iMkJ41MRfS6ILVRelm2fYji4gsFw6RIquJS6uL3HW2u8UhkdUh544QruNWC+E5fp2Ou0lo&#10;a0LGeGlyyCZkFVnFGJWzYzHGGBeMGCNbCg0iskSWGDHGSot9REQ2YUwI4XLhCjHcqd7SPJfSyRid&#10;tzbRqk961dvJkfVG/VJvSQ0nQdaQdNKfhG0q2mxN+MY5S0ScccZ56RFwLqRX66WavaCZC7z0C7Aj&#10;WrVqVWXxyCOP3F5NIrrgggvOP//8ypN1dXUPPPDAnnvuOdXj2FHEcVyZpIgxtnLlyoMOOmjwq5Ik&#10;eemllyrPNDU1TfVQtnjqqacqix/4wAeGvCSVStHY3pi56aabBpxpbW0dzoVXXXXVI488Ui7+8Ic/&#10;XLhw4XhNxYEHHlhZvOWWWwYkBAMYBfx4BAAAAAAAADsuLpxShMwY9z8zKmeSPmsiayIuAumktqpC&#10;W0KkhgjI4Y5Xw7lMos1J1M44C/tfSNfuNdnTwkW6ZjcvNS3sf4lzx/XrjS6Uwr20yW+JJONCCE+6&#10;1cJJCxlw4fiZ2UF2Duc74rZSRhcYY9bEzsTHa3HhMi7IJtZERGbHnBAAAAAAAAAAAAAAANipxYX1&#10;1ioVd3PpOV7N8C+0ukCkGVkutp0OQsjA2MTokLuO0f3SrWGMOHeJiKziXBBxRpqRLq0YMSE4Y0Sl&#10;8CFDxBjTnHFOkhhj3OGMEWfSr/PcTFLYKKS1umBNMmgcFzFGjEvGOFnFpLCmKJ3stupZrXNkYyF9&#10;rfoZUWnTOqOLjAwRGZ0jZqUMrAmJLCPD+FvCq/iWmzFeWgIrZYsiy7hgjBNZsgljnEuPcSmdzGie&#10;lnC5cK0JhfB03OMGg71DX1paIqutDbXKGdVnVIFsTFYTY5w7QgaOm5VejXhrmq+3TAuRTrqj3Cs6&#10;6WVExhStCa2JySpWsSrKhcOFJ2RgTaTj7lC85Kdn+Jk5QnoMAHYk999/f2Vx//3332a1JEk+8pGP&#10;DMhltGLFirvvvrumZgT/pdjl/eAHPxiQROunP/3pkFd1dnZWFmfPni3Em/81yefzDz744P/93/89&#10;9NBDa9as6e3tzWQy++yzz8EHH3z44YcfeuihQyahGovbbrutsjhI1Nx4WbNmzYBArCVLlgwn19Pa&#10;tWu/+MUvlosrVqyoLI7dvHnzhBDW2vLMaK3HKwkV/NPCBwgAAAAAAAB2XEIGnEvGuSU96sgVskrF&#10;XUTKmpALX2wVEEXMMkaMC8bl9lYmKkk363Gmwg4d9zDGHa/eSw9rN53x5Xi12YYVOulR4aYk2kxW&#10;vzkgxspb9zletZdq8VLTd+R946wOiQwjOwmd5Jxz4VqrSveVbnbMTQIAAAAAAAAAAAAAwMQiq1Tc&#10;rZMeo/LWRESaEXHhcOFLN+O4Na5fL5z02G80Pr0lGxVet7pANvFSzSO4kJG1MVnNGBfbWTThjAkZ&#10;lEKndNInnKyKOqwOGTOMMSJijAvhM16KIbKMESPinBEjVvr/jHPpcsaJiDHDeSCFY1VROlWOV6vi&#10;bi6UNUUuBOMOY9tcPCNGjDPGhbslvxNjRLoyw5K1imxsTMSsYlyS1VwG1kbEGGeMc2Ftwjgna03S&#10;a7jkXBAZxvh20jQRMbvl1lv+ryCriTRjQkiPMSGdwXJbDYIzJmTKqH5rIsa5Y2vekqhqQGXOGec6&#10;6TWqn4xmXBAZspoxyxhnXAjuxFwwxoRM+elWLz1jQHSZNVGx7wUVdZJVWvUZlWdkOZdc+tINuHDZ&#10;lkdjyWqykU56dCm4zq0lq+LihlTVQj8zY3SDBYCJcMcdd1QWt5lUp6ur67DDDhuQUer000+/+uqr&#10;ERBSqbu7+7zzzqs8893vfrexsXHIC9evX19ZXLJkSbnBc88999prrx1QP0mSe++99957773wwgtd&#10;1/3yl7983nnnZbMT8v7ALbfcUllctmzZhM4hEZ1yyikDTp5zzjlDXqi1Pvroo8tFIcQf/vCHytCy&#10;sZNSLl++/PHHHy8VrbUvvPDC3nvvPaETArs8/BsKAAAAAAAAO67S2hUXHpl41I2ouIvIGFVk3JHb&#10;XAzbsgON5MPeU006WfJinfQKJ13sf8kNmqYk4ohz7vr1rl+fIrI6r1WebExkOONcuEKmpFctxE6w&#10;URxRedO7sWZt+tFV/52oLeFhBx+49OCDlm5r4kTpdlTaShAAAAAAAAAAAAAAAHZIpXQ6ceF1FXVt&#10;iRgqJeQhyxhxLjh3dOIlfBMr7ROXnuGlWiuzDE0JnXSTTbTKceGOLFLLJoyIrGZMsO1v5MeFx3ho&#10;TcwZj/OvEiOrQ7Ix59L1qok5nJG1CZFiFUsh1iSMWWKGC0cIX0ifLGfcEGmjQ+nwpLheOKVEJdxa&#10;baMuzl0uRCmIqRQMxLjkwmGllE2MMSY4d4g0kWNNVEoVRaRLaaCsUYwUMcZLgUw2sYyzLVFNpYit&#10;0gqRIJsQETES0h8wbipF/hCr3NmQyDKyjHPOHS4cxqV0soM/93Wvdfz2tkfKxVM/elhDfdWbU8ol&#10;F741EZe+TnrdYNo2GyGrVdxjVB8xIYWfhG1EumLjwvIDcoUMpJOxphjm1/np6UHV/NKanYo6Cj3P&#10;WZvopMck/Yxz6WalUyWkt70Yp9JCp9U5FXXoxHX9hlJIVaZuLy4mMKsJAAyT1vqRR97852XRokVB&#10;EAyo89xzzx100EH9/f2VJ2+88catA1fgO9/5TjmJEGMsnU5/7WtfG86Fr7zySmVxt912Y4z97ne/&#10;O/HEE40Z4sUApdSll1561VVX3XjjjSeeeOL4jkgptWbNmsozLS0tEzmF7NJLL33ooYcqzwghVq5c&#10;OeSF3/3ud1988cVy8YYbbmhtHf8Ngvfff/9yTBRj7G9/+xtiomCMEBMFAAAAAAAAOy7Xq2GMSRlo&#10;lSOi4SRxGsCayOqi1SFjJLez5kRWEeNcSCn84bcsvXqjiyruFDKIC68FVfOncKL4/8/encdZVlV3&#10;w19r7X3OuVNVdVd39QA0CDKohEEcUHhUHF4TNUpMHPKoEYw+OMvjkDhFQSVRUePzgBrHxGgSiOFx&#10;imIgokaiBlEIKCLN1HQ3PdRcdYcz7L3Xev841cXt6uqam2JY3w8x95x7z75773Pureo653cWool6&#10;TNSz/KZWh/DU+a9ln6RkFtn3F1IBmfU1CAigmSillFJKKaWUUkoppZRS6gHNF5Pp5FZfjAv74FvB&#10;tyQUs74SyZKpcch9MZk17672HhtVNi7hvNJKcdmwSGCfmmTNoor5MDsAEGCiue4ihwCIsYTUs0OK&#10;RIJwMKaKtoL73s9QFaAKICIBODAySgAJAIwmIVs1pgZl9SXOxXecT5EM5KNgKyAOEZlZOAOxAEhE&#10;wCCIiCScc8gFBIQRGNCAeJAg7ESYQyaci7BwIewBESlGjGzUA2Sn56LcvExPsU9FpLyfHYdCJBDF&#10;gLRfiSpEABB2gXMOGUgANEgJIiLFxtYWMs8iMsezZCqBc+Ei+E4EMqNBEWHfcvmICAsH5gzIAUUm&#10;atg4AYoQDEwNyrHPg+8E10SyJuoDCS4drPSeIKGTNu/kkLlskDlEcZ+J+xDnuWMgorFxj0QNCZkr&#10;Rop0j4l6QGRy+PqedY8lU13Zo1cptVj33HNP9+Lzn//8GS/4xje+8Yd/+Ifda3p7e6+99tqTTz55&#10;3sYfbvbu3fupT32qe80nPvGJanVBX3RDQ0Pdi+vWrfvEJz7xjne8Y+Hv3ul0XvziF7/uda/79Kc/&#10;vYLFkfbs2dO9SEQ9PYfw0o5PfvKT73rXu2asvPTSS+v1+twb3nzzzRdddNH04rOf/exXvOIVh6KH&#10;M8pkXXvtteedd96hmxD1cKCZKKWUUkoppZRSD1xIsY16OGRQTEhIcVE30gMAAF+MC7BwQSaZ9YyC&#10;iDAXhBYBcTHnDBAxStYV6Z7gW1l7e9I4at4zFuqg0EydWJrzXNRKEeDyPKjuMqWUUkoppZRSSiml&#10;lFLqAUnS5l15axuz8/lY8C0RMKZqkgZRgiZGIAEECCJBQh5CFlwruEkyFZv0t8d+HVX21PoeQyZe&#10;ld77YoxDBiBmkXkVES7/n8wX6EKkIDmKFS7QJDbqQbKzvxAtGIshRzQCAEgINH1GRqQALgBYxHMo&#10;EAhChmSFPSIKMHABiMJUVnsqb3FX1ukSYQ45kgUgkQBifDGOiBwK4EIAkCKkBMla25hR9mqq5BQa&#10;ipOAxruWCJe3tYOpxJFBAAEUERAPACxByIswoEEqKzsZMjVaoVpJiARohR1Qwj7tLvAlIi4fZtdk&#10;dhw6HHIyMdmeSn3LrJWaTAQRQAhpyCd8PhLcZFQZmNj7YwRBilw2jBRVaptwMccnIqKtJvYIl4/5&#10;Yly4iGBTc/gXPesfr7EopVbXDTfc0L34tKc9bfqxiFxwwQUf+tCHul9w6qmnXnPNNf39/YeiMzff&#10;fPPjH//4Q9HyG9/4xk9+8pOHouVu3ZkcAKjVaq961asWuO3IyEj34iWXXDI4ODi9GEXRn/3Zn/3J&#10;n/zJIx7xiCRJmHl0dPTWW2/99Kc//bWvfa17w89+9rNE9OlPf3qlBjWjSNSjH/3oQxTbzvP83HPP&#10;vfzyy2esP/nkk1/3utfNu+3v/d7vTS/WarV//ud/PkT9fNSjHtW9+JOf/ORQvIt6WNFMlFJKKaWU&#10;UkqpB7SoutG7JpL1xWS8yEyUsGffkZALAB6kBpSIB2A0NURj7OJOGKCpkklCMWFso0gHk9rKFw1/&#10;mCCK9sWT/P3xfsJIMQAc5OygUkoppZRSSimllFJKKaVWjYhvj97s8tHgJl0+CgA26jNR74y/6iMA&#10;gEE0QLGJeqSyLhQtX4wXnV0m6gWRpruuse6xxjbu9/5zcB0JOSCSqSxq232XHgvOWfVIhEPIRESk&#10;QDTWNJDmuQ2ciJOpMkm4b01g3xHxIiwSRBgkCDCaCABt3MfBlefRhB0AABCgBWFAhrKsk7AAoKDc&#10;t4ggDMCAVN6vECkmW5+vb4IUQ5m3EgZAQAIRKPe4eEAEtGgrxlSBQwgdDoImsVHfyu47oohDJiDB&#10;t+/LRIm4bC/7TgiZhBTQIEVkqmSiuc80GVM1tWrwqcuHs9Y2kHJ6QlQZiCoblnyheZSsNaZSpHuL&#10;zq64dlhz5Mbe9U/AFQqGKaWW4Ic//GH34qmnnlo+yPP8pS996be+9a3uZ88999wvfOEL1h7C89TO&#10;uUPRbAjh0PW5NDIyMqNI1Ec/+tEkSRa4+fDwcPdidyDq937v9y677LI1a9ZMrzHGDAwMDAwMPPWp&#10;T73wwgvPPPPMsbGx6Wc/85nPPPe5z33e8563IuPaunVr9+Lxxx9/KGZv+/btz3zmM2fkrwBg7dq1&#10;P/jBD+Yte/WWt7xl9+7d04v/8i//0j1dK2vDhg3di3fffXcIwRi9oa1auhUr66aUUkoppZRSSh0K&#10;cXUzIJmoj0OHQ7aobYNvAwBzQRQhzvJPYBGRkE2duogWXZ0cEY3t4ZALO5ftXe2pehAjUwUkQMPh&#10;kPx9dgZhhxQB4GLvzqiUUkoppZRSSimllFJKqUNK2LdGbnD5iMsGXTZsTCWpbbFJ/7y3OUMgG/cm&#10;jSNssta7Zt65N7h2c/gXwTXv7yGEDEBE/JJiKmVOBqcKMh3sHUIbgUEYAJAimO9CZwAQCQA8/RbC&#10;hS+rHrETLkACkSVbR7QgAkjM3sS9xtYQLZkKogVgkALAgyCgBSQABGBhDxCY/VRTwEgx2RqiNbZO&#10;pjZf9EcAGIERydgamSogAggigjBRhERIEZE1pmFsj0n6TdRrogbAyhevQIoARNhx6Ex3z2VD7DvB&#10;dySkRImxDUSaKre1gD4YW42SAWYffDMUkwBAZJdZeYNsNa5tEg5Fuod9uz1+i4gsp0Gl1HL867/+&#10;6/RjIjriiCMAYGRk5LTTTpsRiPrc5z73d3/3d4c0EPWgdvHFF3cvGmNe/epXL3zz0dHRWde/4Q1v&#10;uPLKK+dI+Dz60Y++8cYbZ6SGXvGKV6xUuqw7awQAGzduXNl5Y+ZLL730qKOOOjAQdcQRR/zmN79Z&#10;t27d3C38x3/8x+c///npxf/5P//nc5/73JXtZLfe3t4ZazqdzpJaUmqKZqKUUkoppZRSSj2gkUmS&#10;6mYb9SJZl40s6u/5HFKRAMIHO+ck4kQ8mQoiRvFS7iRnojoAcOj4YkyEV3u2HqxM1AAAMglzfqjf&#10;SzgHEaTY2Bqg/mFEKaWUUkoppZRSSimllHrAEG6P3eyLiSLdE3w7qqyzlY3zVkDqhkA2XptUN4GE&#10;It3FPm2O3MghvT8HwexgKoO0+IoHZAEAkeDgZ50kOCgDSCJIFsuSSvPNLAiDCIAAAnMh7IG9cA4S&#10;ECM0FaQIEcnEgCKhEPYSMjIVE/UgRkgWTQUpBjRlhAmEAcsbELJwABQBBhAwMZmEKDZxH1I8b/iH&#10;JQCAiJSXsyIZMhVEAiA0CQAhxjbqs/Haas8xcW1zXNmAZBGNMB9s4AIgHISdTIW+ylpYC5h/NAAk&#10;7MrNAcAXE8G3gu8I52RqZGtlPSsEgvlyelOdEfH5kDFJOVcI6IuJ4FqLPjZmHCmmEtU2cChcNuKy&#10;4SK9d5kNKqWWptVq7dy5c3rxqU99KhH9+te/PuaYY37zm99Mr4+i6Oc///l555232v194Op0Oh//&#10;+Me717zzne+sVhdxk9NZI0wnnXTSpZdeOu8Po6OOOuqjH/1o95rx8fFvf/vbKzK0Xbt2dS+uX79+&#10;Beft9ttvP/nkk9/ylrcc+NRZZ5116623btq0ae4WWq3WC17wgunFtWvXfvGLX1zBHh6o0ZhZw7PZ&#10;vL8T7OohRi/9UUoppZRSSin1QFfpOQZNZJN1wrl3YwvfkEMm4gGAZstECQf2HURLFJt4DeCSKnGj&#10;QROzz4QD+/ZqT9WDlYl6EYlMRbgQCYf0vYJPAcCYqk3Wrva4lVJKKaWUUkoppZRSSil1n87kHS4f&#10;ddlg8FmUDJiob2nldMhWo9pmECnSPRLS9tiv7t8b2wkAgAguvpARYgQAgCQQZq/8IxI4FWGQgDid&#10;yZkn7lNWnZqqPSWMICJexAEQUYJksKsHUyWhIHDIBATRmKhhol5jEiRLFJFJaCpDZQFpX9EkRABE&#10;IkAEIlNd6PDZCwAA47472SESUizAwk64EGEyiYl6oDwYEIkSQIso3SeVRETYBd/xxaTPx4OfDL4V&#10;fIt9K/hmcBPBNbnMeh08HYUAiKYMpIl4CYXLx5gL4ZyoQiYBAGFXhu+I4oWMLxQTzI59B01MtsGc&#10;i3iXD5cnMZfDmJqN1wQ3yb6TTd5ZhriUUvez22+/vXvxd3/3d6+44oqTTjppcnKye71z7vjjj1/t&#10;zj6g/dM//RPzfj+s3/zmNy+qhRBmudLg8ssvpwVUUwSA17/+9TPW/PVf//WKDG3Hjh3diwMDAyvS&#10;rHPufe973/HHH3/LLbcc+Owll1zygx/84MD00YFe9apXdR+u3/nOd2q12or08GAOjLqNj48f0ndU&#10;D3maiVJKKaWUUkop9UBHJqn0PNLYuol7QzEe3IKiR2WFKOEASHDgSReREDoAQLaOFNslFYma6h7G&#10;zAUABK/lvJcIkWzSb2wdRJZ/Y7w5iEjwLTJVQIqSdctvUCmllFJKKaWUUkoppZRSK8IX43l7uy8m&#10;gmvHyToTzX8V7xyI4ri6SSQU2ZAvJrPm3ffbQKayPUiCC6lMNGNbg2SRIhAGmCXHxZwLs7AXQETc&#10;dwpsvvTRVEpLRAIIlLkgpAgphgNSZ4gGkIQ9iEjIpleSqRnba6JeMjUyFbI1RINoBAQARRDAiKCI&#10;MITgWzJfUmuqaxL2lXuirj4QoRXxzAUAC4iJeqafJVNBsgJYxopEmH0a3ETwLQm5iANxHIru/4Sd&#10;iAMJIl4455Azu9mzUUgCDAAcvCtGAJh9B8iiqe7bBQWSRUBj6wsZnS/GhQsRb6hiojqgCb4NEnw+&#10;utjD40BRshYpdvkIc5G17ll+g0qpxbruuuu6F//mb/7mxS9+8ayvPNS1d0onn3yyHBqXXHLJoes2&#10;M7/3ve/tXvOCF7xg3gJHMyRJMmPN0Ucf/ZjHPGaBm9fr9f/1v/5X95qf/vSneZ4vf3R79+6d8UbL&#10;b/P6668/+uijL7roogOfOuaYY37729+++c1vXkiw/Fvf+tYVV1wxvfjmN7/5jDPOWH735mbMzBsW&#10;a50otUyaiVJKKaWUUkop9SCQ1I6IKgNRso5MpcgHF5I+Ei5vrsZ4wD9+y2CMSDC2gWTiygZczj+Q&#10;KSrPuPC+00JqCeLqJqSITMW7SVn0KcKFEs4lFCbqQbJWM1FKKaWUUkoppZRSSimlVBeREHwnuGZw&#10;bQ6FHLq/18/y1tIZ/62w88WoierUFYBZMjSJTdax7wTXzNr3cEjvp8FgBGWyiBddCAgRyVQRIwDk&#10;UBw4TxxyAAZgIgsgU2moeS96RizLKIFIGfghShDNQbYrS0WJSOCQd0ebEBHRkEnIVG3Ua2wV0QAg&#10;gCAhICGRAEsoRMJC73IIPJXZ2r8zSBYERJjQAnuk+650J1NBAEQrnLPPgpsMIRPxHIoQsjKABCCA&#10;gPv+E2GRIBKEvUgQYQ6d4Cf5wH2EWGa0OHTYp+xTADCmXs6VSAAJSBEgka3CfIJrCjCHDNECxQhg&#10;bE1EOOTBtYSLeVuYl630C7vg23l75/JrTymlFuvqq6/uXty+ffvBXnnBBRc4p/XcZvfzn/98cHCw&#10;e8273vWuxTayZs2aGWsOLP00tz/+4z+esebee+9d/ujSdL/fQKy1S20JACDLsvPOO++JT3zirH37&#10;yEc+ctttt51wwgkLaWp0dPQlL3nJ9OKRRx758Y9/fPnjndeBYS39aKhlWtaHSimllFJKKaWUun8g&#10;Yn3Nia2RDESKdE+R7o2StTbum/O+d1O3vJtxHkg4BN8GYGvraKK4sgFNvLy+EYgAiJ5mWI6oMoAU&#10;m3gNp3s4tIxd1t0fZyUirhhFsiaqJ7XDp27TqJRSSimllFJKKaWUUko9jIkElw25bNgX4zPu/oZk&#10;bdxn4/64uolMstR3WBCXDQbfcvkoAtl4/UIqGyyEsY1gmy4fNVEja22r9T36kI6iRKaCSEgRu5bM&#10;dvO+eTaP6uiaSJa5IKhg17kwkQDAwh4AAQyAQ0QAwnnrRAEIFwgsIAiElCDN3SsEIJGAYIQd0uyn&#10;0pBigHbZM0BCRERCijkUwA4Jgm+TrS91X3I5OpEAYEB8GTYDADRVJGvIuqKF5EBgKgQFSGSRzIEn&#10;ELHsbXlSTwQgCBfCnqUJlKCtTs8hAgmIgATXBADmwphk+qSSsANAotjY+rzluUQkuGZZnwpNvTyq&#10;EQ1RzCFDk/hiIqoMLHF6pg8YqpJJQjFhbMOlQ3Ft8zIbVEotnIhcddVVsz4Vx/GJJ5544403Tq9p&#10;t9tXXnnl2Wefvdq9fiD6xCc+0b3Y29t7+umnL7aR/v7+GWse+9jHLqqFU045ZcaaHTt2HHPMMcsc&#10;nfcrdiXJHXfc8ZSnPGXPnj0HPnXGGWdcdtllRx555AKbEpEXvehFRXFfOvd73/teHC/r4pkFOvDX&#10;vAMrRym1KHr1j1JKKaWUUkqpBwckW1/3WBP3xrXNNqr7fDRP9/BCbp+27+51IsIhC74JICZqAMU2&#10;WU92BeqST/VwASec1MEgmkrjSGNraBKfj3bfdHClSOiIz2y8FtAk9YX+KVAppZRSSimllFJKKaWU&#10;ekgSLtLJ2yf2/Lg99uu8s9Nlwy4fcdlgke5x2V6XD7tsJG/vSidvnxz8z/bYzd41D11n8vZ24YJ9&#10;28R9SCt2XSwixsl6kBDcZN7ZLXx/VCFARBP1kKkgiPh8sZsT1ZBiMhUElrDf5hIKEBBgRAPA5csX&#10;Ml3sUwGZKvyFBmmem+kjIpIBYBGRg1e7Yg6IhCCAAMIytSkRRVBWZOJC9g/aLZQABweAZVeRTPCt&#10;/bqHsQ8ZAHDImctXRkgxkj1YVAmhjGwZJANIIswhF/bMeXBN4TDdOgAIBw4Zc44gXSWqhENevoVZ&#10;yBlGKYSdhKKsoMVccMg4pAAi7Ni3fTEhEuZvZ76dRVEPh1y4KLI9y2xNKbUoQ0NDnU7nwPUnnXTS&#10;9u3b/+mf/mnG+ne+8533Zw3GB4uJiYkrrriie8073vEOokVnHDZvnhkKXXhAqHRgpanR0dHlDzBJ&#10;9guWL7km0re//e0TTjjhwEBUvV7/+te//p//+Z+LGu8111zzwx/+cHrxgx/84GMe85jlD3YhDvwU&#10;LLN2llKaiVJKKaWUUkop9aBBFPese7xN1kWVDVFlQEKRt+912ZBwMcufDssbtiECCIhwyIOb5JAi&#10;RTbuRYqT6gYb9Sy/VwIMiAAIqLeuWZakvsXYalxZX96TcmUbF/ZFNoQmMVFPpX7kob6fpVJKKaWU&#10;UkoppZRSSin1gCUieefeicGfZq1tvhgvOrvy1naXDQbXZC5AmNmxa/t8pOjcm7e3u3w07+xuDf+8&#10;M/HbAyMcIsG7psuHi3TQ5cPBtUR4Uf1h3/HFRHBNQDJx78oOFilGW/FFE4SLdO+8MyMchD0s795t&#10;Nl5LJgGkEDqL3RYRbLIG0SLFzBl0TTiLF2AEADQiYSochPNcRszsmHMoo01IZUGn+btRJouERdxB&#10;r+AXJ0CAZdEqAOHyklQkg2hEvEgIIVvs8SAgLDmAIMWEEZARdqErkueLCQ5tEBZhEEEySBGiWXB5&#10;MUQkMgkZI+KZC2EfQmtfLEoAACQgorBDjKaLRIWQAgiZGpqYbG3etwm+w6EIvi2hCK7Jvs0hDSET&#10;LkRCcO3gJtLmnUW6O7jJxc5SN2sbABB86vNxWEY7SqnFuuWWWw5c+aY3vemGG27YuHHjox71qBNP&#10;PLH7qdtuu+2///u/V7vXDzjf+c53Zqw555xzltDOIx7xiBlr6vXF3SHXGBNFUfea7jJKS7Zhw4bu&#10;xWZzKSHzz372s2effTbzzC/58847b+/evS984QsXW2NzbGyse/HCCy+MF+CP//iPu7f6+te/PuMF&#10;Z5555rxvfWDhrN7eFf71Tz3caKhOKaWUUkoppdSDCZJt9D82b29Lm3eTrYViwrvJ4JpIMdkqUkJk&#10;EQ0gIrOwE/HsC5aAIICWTJ3IkqnYygBRtPz+AACwQ4oAwNjqak/Pgxuiqfae0Br9bxuv9floMImJ&#10;+lakZQF22SAAxJUNZKqVxtGrPVallFJKKaWUUkoppZRSanWIhPbYLS4bZN9x+YiwQ0psZT2ZKqLt&#10;vqBWOHBIObRdPu6LCRuvEWGfj9X7Tza2LuyKdE+R7p0lzoFko964ujGubp63JBEAFNkwAATfNqaG&#10;h+A+78b2+GxIuHDZUFI/YsazwacuHw7FmHct9ul0GoooJlu3yZoo7rfJmoNVH5pVVBnIWtuMrQXX&#10;tMnaxQ7K2HowFREOznnftrYHEAUEhKcSLwjAobxbH1I8R1MCwr4tIRcQRAO4L+w0HwEs3waEAeTA&#10;4YuUyTEGNAgMgAIg4kUsIgJGICLs0RgO6YKqKk03zAWIIMWIRLbBvs3skCNhhxSFYtLnI8xOJCAa&#10;QAIpb1+4WIgYIRmWQrgAiAO0DDRAGABBAiCBBNx3lz0RL6EgkyBSlKyfdxS+mMjbuzikwh7QlIMq&#10;jy4BEGEQZgTw7QDIPgUctVGvjdcALv4jgIQm5pCKhOBbJtIry5W6n1x77bXdi8aYb37zm7//+78/&#10;veYDH/jAi170ou7XXHjhhd/61rdWu+MPLJ/85Ce7F0866aTF1ncqHZiJOjBBNK8Q9st+12rzJ2Dn&#10;tWnTpu7FwcHBxbZw2WWXvf71r5+xcv369d/73vce//jHL7+H5VwtYbrggLJXB+adDpTnM6to9vWt&#10;zJUh6mFLM1FKKaWUUkoppR5kELHSODqubOxM3u7Q2GRNcJ3g28E1QSa6Xxl8pzwfQxSRqSAaJGPj&#10;fhM1FnXiam4c8vJsE5kV+HPYw1xUWZ/UtwCAcO7yUUBjbGOZbQqw6wwy53FlI5mkvvZ3kLSil1JK&#10;KaWUUkoppZRSSqmHI2HfGv1vX4y5fDQUE2SSqHoYmmTW2gJIxlDDRA0Tu1CM+XyUfSeqbmgOXR8l&#10;61w+LBI45BxSDrmIBxFEBLRkEgmpL8bTyTsrjaOSxpGIc/1lPhRjwoWwp/iQ3H7OmKovq+gU41J2&#10;EkBEfDGSt7a7fBQAhB2HXMSBsIAgEJJFN+mL0QzuJlNJ6luS+uHzFmWaeseo10R1Dr3Btdg1F38P&#10;OLTJAPO9FNWDawffpqheZpOkrMXEAQAQLaDFOSM07FNhJ+zK+BACAfD0JMzVA0QAFBEEEAkHvouU&#10;haeEES2IEzQIiIjCBVCESECRcA7sBUA4OVg6DsHI1Gk7ESmLdEEZiDK2jmSFrIgHAA4ZiHPFCHPB&#10;vmNsRSQIM3MO4gCiJQWjiDDhUAgXiEkIbUQCJBY/ta/JAoAABN8BRDJVE/WQqcw55x2XDwt75kw4&#10;BwkCgECAhICACAKAXKak2OcgDGjIVLxwcE2b9JuoZ/HjiCXkAOBde0UyURwKDh0OubAHBERLpmKi&#10;+gI/Ako9TFx55ZXdi7fffvvRR+93d87f//3fj6KoOzTy7W9/e/fu3Zs3b17tvj9QDA0N/fKXv+xe&#10;8/a3v31pTR111FEHNr5ly5aFt+Ccm5ELWlo6a4YZfdi7d++iNv/1r3/9spe9bMbK5z//+Zdddtli&#10;C2E9QHQ6M6toNhrLvSxEPczpbydKKaWUUkoppR6UyNYa/acE18o7O4t0r4kaACDsRZwIQ3myyiTs&#10;28E1ycRkGyZqWNtY0o3iDko4CDsb9yFZWsQt7tRBVXuPC74FIJLudemgJN5EfYut834fCUU2KCGL&#10;qgNka7W+R9tY7zCklFJKKaWUUkoppZRS6uFIhNtjN/tirEj3su+YZG0Ur13IhkQRVTYY2yiywby1&#10;HZCy1p3G9gbfFi4AESlGtEgEwMLe5R2fj6KJbbQmbfoi3VNb+zv24DGP4NvMBQCQPSSZKCQLGAkX&#10;IoFDZmw1uFZn4re+GBd2wTWDb5VRHAEkIhCYKsoEAIhkajbq4ZBlrW3V3mPj6mELCRRV6kcF1yZb&#10;9cW4sT2AJCIAgX0m4oUDoCAQoCGKkOIZkSEyUVRZ79JBsLXgO+Ba+woWiQCAeECDiGbOcA6ITO8j&#10;MhVAQgAOmYhHjBYwcTg1CcKztc0iMvUsEqEVESQrXAgXgAYxEjQsnsBwSA3NfgAgGWAEAeYCAQEI&#10;KdoXiIrK3Se+ABDmnIu2sA++g2TI9gD7IC2iSNgBICwxroNkYg45c0EUMzsyibAvC4YRkACwb4Ow&#10;ieqAZJP+Odry+agvxkVC8B0OGYggEVJ1v0MGAYFYApJFislUJOTs24yZsTWXDXHIosr6Rd3hkTD2&#10;0gYACdmSJqHcpxLcRJHu9flI8J0DX4CIxjZssi6ubV5M7S+lHpq899ddd9304tFHHz0jEAUASZK8&#10;7W1v++hHP9q98pJLLvnwhz98iHp18803r1ThoBne+MY3zijotCKuvvrqGWue/exnL62pRqOxadOm&#10;PXv2TK+54447TjvttIW3MDIyMmPNgTmrJTjuuOO6F3fv3r3wbYuieN7znjdj5Xvf+94PfehDS7+I&#10;YrW12+0Za6rVQ/IboHr40EyUUkoppZRSSqkHMRM1an2PqvYeH1zTF+PBt9inIgFAEA1FDZ8NAxDZ&#10;alI7JHdaCr4JAGRqUdL/4P2T0wMKIjX6T2kO3xADuGzI56Mc8ihZd7DbB86BQ5537hXhuLqRbK3a&#10;e1x8aA4DpZRSSimllFJKKaWUUuqBL2ve4fJRlw1ySG1lwC6yFg3ZWhSvTVt3lxkYn4/byvqoMkC2&#10;PrOIkHAInVBMuGwwuMmouqE1/It6/8lRsu7AZkUklLWMEA/dBY1kytgMsO/4fCidvIPZ+Xw0uBYg&#10;kKnZpB8pIYqmewXCLIX4NPhWkbbRxFGyrjN+q8uG6mtORJonUxRXN6WtbVGyLu/cm6d7jKl0Ja8A&#10;QEAEEHFf7gUpNlGdbGO6D8Y2IPFFNkgUBd8B3wFgES43BLIAZo5uiARfTIB4ACyL/KCpsJtEtCJe&#10;xMxdYGq6mYM/E8pRCAhRhBQZW+OQAiYQXFnxCcmKMAePBpkdHdBbEQFgYMcSUARNBdAiGbL16dpi&#10;CAQAIuyyMSQTfBsBrWmUByWaioQUkEU8CM5dkezgECkSdswexDNF+875oSCybwsXZOuIUZSsO/hb&#10;SJEOsm8z5+xTQSSKRBiFZy3DNj0FRLFQLOLYp8E1yyJUwi6qblrYPpoaAIiIcFlTa/GkSAez1t3B&#10;tQCYfRpCVlZvA2AALKeIKA62491k1tpmk7XVnmPswnKVSj0kbd++vXvx+c9//qwve8Mb3jAjE/Wx&#10;j33s/e9//6ELgXSXpVpBIYRD0eyXv/zl7sWjjjpqOUW0XvnKV1588cXTi//6r//6kpe8ZOGbz6hY&#10;Va/X+/pW4I6rJ5xwQvfi1q1bF77tJz/5yRlH2nvf+96LLrpo+b168YtfPJVtXowf/ehHT3/606cX&#10;X/jCF379619fbCNDQ0Pdi0cccYQxS/vxrdQUzUQppZRSSimllHrQQyQb9x1Y/4e5mNhzLSC6fFzE&#10;4xJvDndQIhBck2wVycbVTas9DQ8diLZn/ePaYzcDIJmKy0fzzk4br7FRLyzs3I9I4JD6fBTwsKS6&#10;mUxc7XtUUjt8tUemlFJKKaWUUkoppZRSSq0OX4xlre2+GA+uHSXrzSIDUQDAIXX5KJok5KOAZON+&#10;osrs7SAZ2yBT59D22UjevjeubmqN3tSz7rGzJSgCgIgwAR26u88hGmYHAFnzdu9awbddNgQAJlkT&#10;RX0Hnn1AREBjoAqmauJ+9i1fjBed3SbqBZDJ4esb/Y81c1e1Qqr1nTA59HMR8elub2qIKOxFPAh3&#10;ZY0Q0QAZFMdcYDFOphFV1rLPg29xSEWYuUAkYSfiRbgsiITshSi4SaDYUDw9BAEACWXVIxGHaAE8&#10;2WpZ1UcoAQAJQdjtKzw1P5l9pQiISECKgCyQBWFEklAIhDLsJCEXEBDvxRn2YutEtix0BcDCQcCL&#10;CAsTWREBjMgkxlSg+1BAAoBy+CAGhI1tTL+ATAXYM4GwCDtAAbRLOJAQjSALO0AgYAEiREZg3xEu&#10;yNaIYpv0z/HBKQNRwXeEc6TY2GooJkBYcJZ6TzOmFAEQI4oiDimHTCQAgEv3xLXNC6wWJYgAgCBz&#10;xdgOIvhWZ/y3vhhnLkIxHnwbRAAJKUaTIBACMAiw824CinFEY6KGsPf5WFTZUFvzKKJ40TOu1IPf&#10;DTfc0L141llnzfqyI4888owzzvjpT386vSaEcPnll7/qVa9a7RGsvizLvv/973evecUrXrGcBl/0&#10;ohd1Z6Iuu+yyL33pS3G80O+of/iHf+hePP/881fkxrgz6kTdddddIYSFpIDyPH/f+97Xvea5z33u&#10;hz70oeV3aclmdHtp83PnnXd2L3aHrJRaGs1EKaWUUkoppZR6yCKKo8p6EO+LcZePxZWBlW2fQ0vY&#10;Rck6MolN1q/2cB9SEE2j/9S0eVfe2kam5osRn4/6fJyiuonqZCrlTQFnEA4D66p5LsKM0FizdmNS&#10;O5xMpb72JBuvWe0xKaWUUkoppZRSSimllFKrRTrjtwk7X4yRbZi4d9Hbsy/SvSJefIqUACAABz9p&#10;uJcOUqoIEY1tUL1SdPYU6e6kdlh79Fc9A6fTjCjOVI0CgUOXiAIAQABx2WDwLWHn8zE01aiynuYr&#10;9wQAiGCihrF158Z9Ps6cJ9VNrZFf9Kx/QlnS52Bz5vPxUEyCiAiEYowoArREBikuUzAAAiAiXkIh&#10;IQckxIR9WnR2kYmBLLAT8QjA7ARAphIvIuwBDYBjYWAv2AGKECMoywRJAEAiW+ZYkGJjp5I8ZKvB&#10;OaRYOOdQoInnm3QEANoXy8ky1+5ktVpSSSIQAHYiUOa1ECCIAxAABCSQMDV3Uu7iwCFj8QQIaJBs&#10;eYAgJmQiQsPiITiyFTPLlAoAcCgAQdgTxUi2u38mqotrIQFP5aYETHTguOLYblh/X6LJmgOCcGSZ&#10;HYqACBKJiPhcDJOpESU2WTvHySafj7Jvh9ARztFUyVRwKpuEMFsVjvvW7n/Yk6kCGvad4FsAUKSD&#10;cXXjgg5w4XIMsMhKWXnn3nTiNuaiLJuGaIzttXEDMDnwEykiErLgW95N+mLSxn0gPFmMN9aeZJOV&#10;LBhVlnHz+dhUMpA9ACAZpMTYuo3XRJV1ZA5VjR2lFuiHP/xh9+JjH/vYg73ywgsvfPazn9295j3v&#10;ec8555xDtNBacA9VN95444w1MyZqsR73uMetW7duZGSkXAwhfPWrX331q1+9kG2Hh4cvv/zy7jXn&#10;nHPOigxzw4YNRMTM02tGR0cHBua/fOXKK6/srvoVx/Fll122IjGt1XXrrbd2L55++umr3SP1oKeZ&#10;KKWUUkoppZRSD2XVnqNdNmSjPu8mOPTMeWpqcUTY56NkKmRrSX0LLqx+kVoMrPY8Mq4MtMd/i2Rt&#10;XHg3GVyLXVMQDcVIVoAQCYSFg0gh7F/8gpORYhP12KgH0CT1I6o9j+w+N6aUUkoppZRSSimllFJK&#10;PdwU6VDwLV+MAlBUWbeEFlw+JBKCbwGSjXo5dNhnSEkoJqgy123jEG1c21x0dhXpnqR2RGf81nr/&#10;KftdzosGAPAg0ZGVw+wzYS/sOOQm6rXJ+sVdVIwYxWvJJK4zmHd2J7XDWiM39gw8EWeLoAi71tjN&#10;Ph9DYzm0EcFQJIDGJkiVWd9W2IWQBTcBIIjGcwcBkCLECKliTJV9m10QRAQQIEAUccIOAAAJIQcE&#10;xAhtQqZOFHHIqCx4ZKvTE46AxtaDawHFwoWEHExysGnwHG68aeettw/ddc/4nXcP3nn33nt3j5ZP&#10;EWG9ltRr0do1tZMfc/iZTzruyY9/xMC62nSRIkQCIBAWKC8BFwBEQKBoKg1lakQWANDEYquGc++a&#10;wB4OmE4pg2PgQBCQcJaTfWiiHvZtBAAmESdBgCzsX3nssE19L3/xXFddIyBKGVdiCE6AAYRMnUxi&#10;4r7ZSpztO7ZCxxfjHHIJOZnqvtORCIAyFSeTmeWe7ktEzZx+ohgssG+HkAJAcJMmWkCIUTwgASDi&#10;/DG/fRMrWeuurHk3+47LhgTExv0m6cODV6ZCRLRVslUr/b4Yc8VE8O2ourE5ckN97YlxddMC33oO&#10;vhjPWtt9PizCIMycCzspE1+ASBGZuEj3wATYeE1S3xJXNyywlJZSK+473/lO9+KWLVsO9sqnP/3p&#10;PT09zWZzes2ePXt+/OMfH6y01MPHv//7v89Yc/LJJy+nQSK6+OKLu0NQ559//kte8pKenvnLY37g&#10;Ax/oXjzzzDOPP/74FRkmET3rWc+6+uqrp9fs2LFjIZmoT37yk92Ll1xySW/vomPtD0A333xz9+Ip&#10;p5yy2j1SD3p6SZBSSimllFJKqYcyE/XG1U0AEnzLZcNx/XBciT+Li4jLhkVCVNlobDWpb1l+m2pW&#10;JurtHXhCkQ5lrW1IcZSs45BxyIQLZgfCAlCePCNTpTghU0WKACmubqo2HkG2ttojUEoppZRSSiml&#10;lFJKKaVWWdG5V9gF17ZxPy6yjAwAsO+wT9mnIGKiBiIRVQI3hfPgW1b6575zHKKJqxuz9r2uGAUk&#10;X4xGybr9nieLZEWCCE83JRLK0wEiAQAQCMkiJWTiJUQggu9wyBAikGCTfhP3L63KgjE1rG0q0j1F&#10;uidGTCduq615zMzpCnlr5IbgWy4bDK5tKwPATtgH32afIgWytQNPV4mwSECyHDJhB0hIMYA1tiEo&#10;7DsIhDZBCSJsTA0RGAQ4gAQRBgREC2hQACkxUQ+amH0q7Aj3u0wU0ZKts2/fF4uiaMYevOOuwX/5&#10;9i+/8Z0b9wxOzn5IsDRbWbOV7Rls3rp17z9/8wYAOO6YDWee/sgXPv+0U088YjqFRQAhFCAe0ICA&#10;SEC0AAYkkGnYZAMZK+zzzg6ihEMqEg44RFnEA1qRYExl1oMNAcjWMRBDBoLCTrgAJAC78NsaijAS&#10;ioCEAoiIEjCEZGyyzsZ9c2xWnjTkkCLF3ZEtRIMYREBEZpT1mAr5IM5a1okoFsMSUkbr8lGy9Xk/&#10;thwcUgQAZsGnxvLW3Vnz7uAmXTZMphJVNtCCbzKIaKJkvbENlw0VnV1xZUNn/BYAXGhVq1mH4Dud&#10;ia0uHxYJwTWDb0kout/yvtpaZMnWmQtfjGfNerXv+P2/UpS6P7Tb7e3bt08vnnHGGcYc9HNqrX3P&#10;e97z7ne/u3vle97znp/+9Kcr3rGTTz5ZDm3GeCV97Wtf615cv379mjVrltnmn/zJn/zFX/zF7t27&#10;y8V2u3322WdfffXV1s71FffjH//4U5/6VPear3zlKys40rIP04s33njjaaedNvcmExMT1157bfea&#10;V7ziFSvYpdUiItdcc033Gs1EqeXTTJRSSimllFJKqYe4au+xPh+JKhuKdLdP90YrcYuy4CbYt2zS&#10;Tyap9p6whNOHajEwrm6IqxuCaxXpHl+MBTc5619yiSITr4krA7YyQLTQ2+AppZRSSimllFJKKaWU&#10;Ug9hws7lo8G1BNDGSykv4ItxERbO0VTLcyJIFjGSUAAlHDrGNuZuASmO4j5fTNh4Tdba1h1gQERj&#10;66GYLLuKJg6uFVyTQzbVf2AoC0mVOSI0JmrYqBcXcSJAvJsAJPGprR5m4n5cWiIKAADIVKJkwGV7&#10;fTEOgHF1k036u2bbt0ZvDK6Zp7s5FHFlHdleBCnSvQDAbNmnoZggUyGTTIe7OKQcMhAWLhAJ0Aqw&#10;gIAEV4wjAgBSVIeQgYgAG1sHEJQAxOUa5kJEEIFMlYhM1BvSlnAoezxzCBTBVCwqKeNDggbROheu&#10;+PYNl3395zf9eucSZub2uwZvv2vwy5f97ClPPu781z7jiacdve/trDAjRUQxUswhZXEGDIfM53vj&#10;6iYkS7YhwhAyDoWx1f12nrAIIzICkIkPeowBoKkCEvsUDIEEYS9SCBICARqAg+52EQAQDrkII4KA&#10;GFNDilC8idaUgagy9SRh6p59AAJISJGEnLkIvgOIZGv7vQNaBC8AAAywXzRLgMsuH+wkozEVz45D&#10;hyjy+WhUmauciAhwyEzcAwAmmr8WCgCkrXs647f4fNwXo0hW2Lp0DyIBIgIBEpl9NyI8ODKVpHZ4&#10;ke4psr0xbuqM30KmMld+7KD9lyLdlU7cJuxdMRbcZNm4SfrJVIgiAYMoIMLiOWQSsuCaoZggW4uS&#10;/tbIjUntiGrfcXrGVt2fbr/99u7F5z73uXO//tWvfvWMTNTPfvazO+6449hjj13toayaNE1vueWW&#10;7jUvfOELl99sFEXf+973Tj311Ok1P/zhD5/85CdfffXVa9fOXvHve9/73ow9+Pa3v/2YY45ZwcE+&#10;85nP7F688soru4tZzeqGG27oXvzDP/zDer2+gl1aLcPDw+12e3rx1FNPXUgVL6XmppkopZRSSiml&#10;lFIPcWQqtTWPaY3eFCXrXTYE6WBUGYBlnOsKbsLnoyZq2HhNpXFkVFm/2kN8uDBRoxodC/tOO7FP&#10;hT2AABqkyNha9+lDpZRSSimllFJKKaWUUkoBgMvHACSEjjFVWHDNnGnCjkPGnAMgmWR6PVLEoSPC&#10;7LN5M1EAYOM+7yZCMYloOWTUVU7HRr3ejAFgyMecOGEnEoS7widTylJREUgIxaSNe22ydkbUZFZF&#10;OgzsARApiqsblnOSqGSiOnOvz8eNbXQmt/YOnF6enhCRzsRvgmsW2V7hIq5tMqaM92Bc2+TzMV+M&#10;YxSVCSgOGVKEGLE44QLYi3gAKlMoKI65EHCIBJTYZA0CkakIh+AmQLh7Asu3Fi44pCF0gCjv7EQp&#10;yysZnO3UCVGEUU/wbUQUCcL+v35x27sv+s5d24aXOTkAcO3Pbr/2Z7c/+QnHnP/aZ57xxEcikEz1&#10;kY1JqIxFhVTEC0je2Z3UNkdxL7smUiyciyTdxZ0k5IAoEhCIuQDJAWRfoIgADZGdPj1ElGAcS8g4&#10;5GAMsBcJAh7EA6AgIWB5PCEgoICIiACISABhogjQIFkyCVFEdp1wFlw7+EkOGUy9cvqYRAAKblLE&#10;CQcTNWZMNZENDIBURq269haABECDAHOEjoytBTfJIQdAm6xFPOjlvsIZAJOp0NTJMjj4K4PLBrPW&#10;PZ3xX4eQs28jRQgYQqccESLeN7dlRSZTJVsztjb7OTikqLqpSHcV6d6kdnh77Fe9A0/CBdebKg+L&#10;dPK2vL2TfafIhkTYxr027useL07tMSSMiWKIei1wKCZ9MZ6377XJGgAIvlnvP4UoXvhbK7Uc1113&#10;XffimWeeOffrBwYGnve85333u9/tXvnRj370C1/4wmoPZdXcfffdM9Y861nPWpGWTznllL//+78/&#10;55xzptf84he/WL9+/Z//+Z+/8pWvPProoyuVCgBMTEz8+te/vuCCC2aULXrc4x73kY98ZGUHe9xx&#10;x/X09DSbzXLxO9/5zoElBGe46qqruhe//vWvx/Fyv+JGRkZWPYB08803dy+ee+65q9sf9dCgmSil&#10;lFJKKaWUUg99UWWg2vPItHmnCPt8RLIQVTYs5VZhIr4Y9cWEiRpRZSCqrK/0PHzv27SKEI2xjYWc&#10;YVVKKaWUUkoppZRSSimlHuaCbwKIcGGitUvYnEMHAIQLpLg78jF1nkUCc76ghtCQqQXfskm/y4aT&#10;+hHTz9ikH9o7RHye7TW2xiEVdmWECSnel+MS4SDixRcMKZmKLyT4TlzdiPOkIMQXIyKMQDZZu4RU&#10;2KxsvDa4ti/GkCKXjZR30CvS3UU66PIRDllc2Uimu94R2qSfbM3lI4hU1t1iLth3RLwIgzAgAYJw&#10;vm+WCUAALSIimqR2mLAv0j1IlrlAU+m+krp8CaIJvh1ck0wSfF6uPegOATKmEkJnZLT1V3/9b1d8&#10;+8YVmZlpP7v+rp9df9fZzznlw+//o1oFRATLOBIi2RqwYd9h14IIi3RPVD2MTEWEAxfsO2Tr5ZXi&#10;zI5DJuJBBEzEIS+LOk2PGgAYANGiiYliAERANFWkCnPKgARWAEBCOckCUgaqBMr/QwAEJBBGisgk&#10;FDWAOa5uDL6NFBXp7uA6SFY4Z3YgYb9jqzwmhRFRuPDOk6nRvpgTogVABBLx3de+C4TyWUSLBz8g&#10;EQ1ixCEjkwTXtPFBP7/BtwDJ2Fp88HJSwbXy9vYi3cvsi87O4NveTU7FwriY7e0JMZo62FzTk7Xx&#10;GhP1HJiMQqS4sinv3OuyQSSbNu+q9R2/4MNEOuO/KdLdvhjz+RiZik0GyMxfAg6Byv64fNTnY+WB&#10;0Rq+obH+cbSICnJKLd3VV1/dvXjiiSfOu8l73/veGZmoL37xix//+Mf7+hZdXe2hYUYdJAB4/OMf&#10;v1KNv/KVr6xUKi996Uun1zDzRz7ykXnDTqeeeup//Md/WLvCCQsies1rXvPJT36yXCyKYufOnVu2&#10;bJljk2uvvXbGGufcyvZqVczIej3nOc9Z7R6ph4KV+f1eKaWUUkoppZR6gEsaj6g0HmHjvqi6gUOe&#10;t3cG35Kusybz4pAV6b2+mLDxmqiywSb99TUn4QqdOVNKKaWUUkoppZRSSimllDoU2HeEHYjgkqIC&#10;HPIyTDKz9gsZABBhCQu9QpdsTdgL++Amu9eXKSnhICH3xYRwIFsz8Rpj62QqRDFRTJQYWzNRr4l6&#10;kQyHTnBNDnne2SVzhrKCbwefggiQsdG6lZpVRGPi3uDbIr7o3AsAwj6dvJ1DGopJE/WRrc0yA6aS&#10;1A6Pq5tMVCdTNbaOZKCMLZFBjBANoUWK0CRkKkgRgJCtIVmkmGwV0CAlIEF4lmlHsiZqgEjwHQHm&#10;kM1Wg0KEXXAt5yaCb3/3325+5h/83xUPRE371vduesHLP3XH3cNldSQRnpoKSsg2RDz7Foc85CNR&#10;ZR2gIVsTccKFiPe+FYoJEA8AAgwcJGTC+fR/HDIOhbBnduw7vpjkkO3bQWhMzcZ9ZOtECVJEZeTJ&#10;VMhU0FSQyscJmRgBEYls3cRrqz3HG1sTDsDs81EQ8X7SFxMh5IhEpmZsw0S9Juoh24NkAbEMXHEo&#10;hAP7VvDtqUJSiEgRkAUAET81+wDCHoAQEc08FT/QVgBYxAXXOthrhH1wTRM1ADCubp7lBRI6E1ub&#10;w9fl7Z2+GMvb97hs0LsmAqCtG1ujqGHiPhP1TY0rapCpI1oRx74diongWxwylw3n7R3BTXaVbrvv&#10;wIsrAxzy4Cbz9naXDuXtnZ2J29pjN7dGbmyP3tQe/03W2ubzMdk/VJZO3lmku30+6vMxE/dG1c0L&#10;CUTd975o4spAVNkQfFqku4Nvtsdunj7GlDp0ROTf/u3fphfr9fr69evn3er000/ftGnTjJVf/OIX&#10;V3s0q+YnP/nJjDVHHnnkCrb/kpe85Oabbz5wzufwyle+8rrrrqvX64divK961au6F7///e/P/fpf&#10;/OIXh6Ibq0tE/vZv/3Z68cgjjzzuuONWu1PqoUDrRCmllFJKKaWUelhAxGrvsWiSdGIr1RKXDbl0&#10;kExs4jVkazjXTUMk+JzdePAdJBvXNpGpxdVNtTWP0UCUUkoppZRSSimllFJKKaUe4IRdGRJAMkvY&#10;fLo2zoyKQwgIiAAMsNAEQlm/RcQF3+5en07cDogCXsQjRCbpRcBZW0AAQGNsQ9gF3wm+aWxP0dkT&#10;1w47WOKrSIdAAiAaWzdRZQUn1tqeUIwH13I0IuLzzg5h57IRpDiK5yrJRbYW2xqzy1vbECMQVyZ2&#10;uqaWEA2SRbTsWsJOQhFc00Q9Nur1EhgNh2zWejiIhmzdFxMADBKY/fRuFxEQF3wGEEQEJHzhq//5&#10;oU/8G8xnXX/tkY9Yd8xR/Ucf1b95Q09ehFanaLeLyWZ20y27b7j5XufCHJvfcdfgC17++Ysv/IMX&#10;POc0AJ6+lT9RBLbGvsMh8wBo61Gy1uWjgEVwE0AGBJnz6dJMgkgUddUpEhEBYREP4gUIyXBg5sLY&#10;GqItpxIpBor3lYoKIAJTpaa4bFEkgICJGmSqUXUDIiJZl48QWQ65iAf2aBMTNWYellj+DwlaJAsS&#10;hHNBSwDBcRlSIpMIF4IGJIgYRBL2AFIWQENK5p55QstAzA7RifhyUDP4YhwAbLTGxmtN1JjxrMuG&#10;OhO3cch8MeGLMRAOIUVTIQCkirFdpcyw6/8bACgnjYUL5jy4JlJEpuKyYe+acXXjjM6QraGp5u3d&#10;ZMddPhwl62VqwhkRAc3UHkETVQaS+hYb97lsOGtt827SF+M2XmPitbNF+OZnokaCWGSDLhsEwKx5&#10;Z7VXr7BXh9bw8HCn05lefM5znrOQo5eILrzwwte97nXdKy+44IK3vOUtUfRwrG82ow7SYx/72BWv&#10;znTSSSdt3779M5/5zHve857uXXagM88885JLLjnttNMO3Xh/53d+58gjj9y+fXu5+LnPfW5GSqpb&#10;lmVFUSy06QeP22+/fWRkZHrxL/7iL5b2za/UDJqJUkoppZRSSin1MFKpb7FRb2f8FqQo+JbPx106&#10;CEAmqiJV0ESIESKW9zsUdiFkElJhD2hs0m/jPqSo2ntcXD1M/zSjlFJKKaWUUkoppZRSSj3wiYTg&#10;O8KFcEA0ZBKytYfVXc9E+MC6LovZPsjU5gecGZGpNQI85+3npuBUwZwwXTMHAIp0b97ZCSAScmNr&#10;LAHYw3wlrZAiEzWCbwXfxKi3yAaT2uGz9J19cBOIBCA2GQBYyZM7SJYoYd+ReI3LRrPWjuDbwkVU&#10;2QgLOIvEvl3GzMhUbNzbNcX7bYumwqEjErybMFGPiXu9myBTYd9mLohmKTREFBmTBN8CEQ45WAFE&#10;EGbfEXEiIuKEw6Vf/PFff+aHc/Swf23t7Oc85g9//6RHH7dhjgFlub/hpnt/8vNt/+9ffzU00p71&#10;NZ20eNM7v3bbHcPvfOsfdTdFlACFEDKk2OcjSf0I75pl2SUJHlgAGNAiTqWbZnxyy6am8k7shZ1A&#10;QIqCa5GpkrkvcVSm6Wbk+gCA2XNIycRkqiZqGNsAAO9aErLARkTIVIASES/CMzcXX1a+QiIiK2CF&#10;PYhnZiLwrmWjBqIFtIhSBoRERNgjGUQkU13I4YhkhT0Y4JCV3du//4V3TRv3ItlKz9H79U64M3Fr&#10;0dnNIff5MIecbM3YHsj2Bt8BQDLzRAQRAJDQVNBUhAv2aeAmUmRA8va9cXUDmelIlfh8jEObQ1vE&#10;sWuxbwvvn5RDIpOQqTEXRbrHxmt8MS6c+3yEbN0ma5fz8SRbj+J1Lh9Gmsjb26PKRhv3Lrk1peY1&#10;MDAgspQfrK997Wtf+9rXrnb3Hyh+/etf3w/vEkXR+eef/4Y3vOFnP/vZlVde+aMf/ei2224bHx/v&#10;7e095phjnvCEJzztaU97xjOesXnz5uW/19wQ8aKLLnrlK19ZLl533XVDQ0MDAwOzvrhSqSztGDvU&#10;nvKUpyynY1/60pemHxtjXvayl632gNRDhGailFJKKaWUUko9vNi4r2fgSXn7nqx1j7ENDlnwLfap&#10;uFlO0iAZMlVK6sbWECmqbqr2HNt9BkUppZRSSimllFJKKaWUUg9AwbWLdLfLR9i3Zly7iYgm6o0q&#10;A3F107ypgIcAJDsVNljwNawccuFc2ImE4Fsc8jJwAibqyj6JCAsAIILgIuIMcl9ES9iXRWyCa9q4&#10;X0DATYbQMdQ7b4uIxthGcM3g2wbQFxM27pvxTkW+F8ooC2KUrIGpWkkMCAi0kOTSPH2w1VCMA0ie&#10;3itclLV0TFRbwCSwL8aZnYgnW4eDd4Uo5pByyBENsyOKbLzG56NCBfsORnbWgB9SBIACgUCYcwDi&#10;0BFgYQ8SROAj//cHn/v7aw/Wu9959Ka3/K8zn3bGMdbOH3WrJPaMJx51xhOPevP/OvNr37zps39/&#10;3d7B5qyvvPQLPxgYWPeaVz5rvwGaKnPBvoNILhsFdoIMAMIBQYBiQgIAkYOWoirzTmDMvmRUDhSV&#10;4zWmCgcnEti3CI2xdTKVqDIAAD4fFS6YC0RKqoczBA5ZcJPs2hg1ume7LL8GIOWHAsv8kqCwYy6I&#10;IPiOsXVja8FNAkbMBQAgElKEFOG+PJuU/yN834CQpo8HRCPsAKD83/37z0W6l8hE8dqoMhAl/d1D&#10;a4/e7PIRn4/6YgLJRNVNxtZ8PiogwgVRvPD7PyIAUoxxLJyzT72bNLZR5ppsvFY4L9K95VcEs4NQ&#10;kK0YIFtZS2gFCJCFA7DjkPp8xBejxva4fNgXTZBAJo4rK5BXpKiHQuqLMRPV08mtjXWP0xtcKqWm&#10;RVH01Kc+9alPferqduPFL37xq1/9auemvs+/+tWvvu1tb1vtubn/FEXxf/7P/5levOCCC+r1+mp3&#10;Sj1EaCZKKaWUUkoppdTDDiJVGkcn9S1FZ1fR2e1dBRIQCcIOhAUYAQENkkW0AECmElc3JvUtD4cz&#10;o0oppZRSSin1EJOm6datW2+99dY77rhj165dw8PD3vtKpbJhw4aNGzcet0+ttoDLFpVSSiml1INB&#10;cK20eYfLhgGEQ8Y+ZS7KYkcIiGSR4uBTX0xkzTuj6qZqzyNX5O//IixclMVkyMQrW5JoOchUkCIA&#10;YHYEc0ZE2Ac3EXxb2AOAgIAw+1y4YPHg2xgQ0SLFaGIQQQREg2gXmj2QAFOZkKkLF/PODuHCZcOI&#10;Nqof5jq7wNaDa4aiaeOeeecQ0ZCpcugIO1+M27h3ehMR8fkouzaZGnNKWMvTXcC+HNrU5mSRYjIV&#10;U9bzWcLcYhxEhL3LhlCAfWqSNQvZ9d41QZhDWs7n3INEiso8DPsOxX027gu+RVAPbjL4lol6ZsmP&#10;IRLZ4J2IBN9CJBERdgJCaD7yf//9YIGoWi1+xxue+oqXnGZo0QdwJbGvfOnj/viFp/7zN2/66CU/&#10;SjN34Gsu+PAVR23Z8P89/eT9umqqHDrMjtN70VbLwk+EViQACAAh0hyZqKlmAAANkBEuhB2gAGR8&#10;8GpIwi74NiBSVEeKoupGAOSQ+WJc2Il4Y/tMssagcZ1dYHuCawbXNFFjulrUVCYQBLqKpCEaIBQu&#10;mB0BMEdEMZlq4DYCCwBQhEhk6iChDMUJ+1kquSEhlmcqcSp/2HXoAoCIuGwQ2Ee1w8gktb4Tuobm&#10;22M3uXzMZUPBNU3UayvryoMk+FTEAwjMfdQdZIaREoxs8O3gmmSrPh9j32EuhAP7tohHikDY2B4y&#10;VRt1VWraV2GL2XEx4d2kdxOIVrgwZsPy04kAgIhRsj7v7PD5OKINbsLGa5bf7IoQCb4Y9/k4h3bw&#10;GUgARERLtmpsj03WGtvQBJdSDweVSuW9733vhRdeWC5edNFF559/vjFmWY0+ePzbv/1bURTlYyI6&#10;//zzV7tH6qFDM1FKKaWUUkoppR6mEG1SPzKpH8kh8/lYcJPBd5gdQEAgpAhNxUYNG681UeOBc+ZS&#10;KaWUUkoppdQCbd269R//8R9vvPHGA59qtVqtVuuuu+762c9+Vq45/vjjX/ayl5166qlE898HfWVd&#10;fPHF0904++yzzz333OW3+eUvf/lb3/pW+fj8888/66yz7udB3c/jfch4IO84pZRS6sFBOG3embW2&#10;i/hQTATXlKlLz2MkQ0ACwuzYdRDGkKyJeoWDS/dWe4+Na1uWcEm6CPt81OVDPh/n0JkuSIVIZGo2&#10;WRtXNph4zepe7G5sHdEgWeZ8roEUo8E1QYS5EHbCHoABgMvHElgAySIKiEfOyhARokGMFtgTDg4A&#10;kCIyVQAQkby9M/i2cBFVNhKaqDKQd3ZT1AiuFVyLFpATQJMA5xwyQ1HwbWMb5YBCMRbcBKBlnhT2&#10;go5dmfViAQEABAQmxJx9x+ejZKsmWkOmsqidhftKGHHRIkoAZO7CRNOCb4l4kIC2Pu/7IUXChUjg&#10;kAL0AWBc2Zh37jW2HlyLXevAM1kIBEiAyOwIGMAIBEA0mHz/x7/97Jd/POsbPeMpj/zQu39304ae&#10;hc/AgeLY/MlLTnvS4498w5994657Rmc8KyKve+sXvvlPf3bSY46cXkkmDiENbgLQYOEAiEyNuUOQ&#10;iAQRnsrMCAPO8+81REATl1kjEOSQAhqi/Q5RAeCQSsgQLUV1wiiubiqTTi4fFmEOGVKMplJuG1U3&#10;FukeEzWCbwXXJFNDihARQWatvYZIghbEixj2KcZWBEQ8oEUEEA9YCb5ZRgRFpExsdsWiEAEBUSAA&#10;FiAM7MW4rkJSU4Eo9p2ouoFMUl3zmOnol7BvjtwQ3ESRDrJvR5V1Juqb3qrMLwkg0hIvwUc0NuoJ&#10;vs2+I+h8MY4UCxcAaGxDkNhNinjmbNbNiSKqrEey3jWDawHZEAqXDUaVjcs56qb6RsbYnuAnrazN&#10;2zsfCJmo4Jp5e0eR7i0DfuVXq5Sl6tAgRVM36LS1pHZYXDt8xrGqlHroedvb3vZXf/VXZTRobGzs&#10;Rz/60TOf+czV7tT9QUTe8Y53TC9eeOGFvb29y2hPqf1oJkoppZRSSiml1MMdmUpc2wywebU7opRS&#10;SimllFJqZYyMjHz4wx/eunXrwjfZunXrhRdeuH79+re//e0nnnji/dnbEEIIU7c8Z+blNQbT7Uy3&#10;KbNdpbeKDsV4HzIeyDtOKaWUeuBjLtqjN/ti3LtJn4+KiLH1KOrBA1IuIsIhDa7p89HgJm3S35nY&#10;6vLx+toTpyvAzE8479ybtbZxyEUCh0xCMVWAZaoaVcu7yby9g2yt0nhEXN28WskoG68FADIVDqnI&#10;LBVZOGQuGxT2HHLmDIQBCE2EYAAJueCQcigABMSLeAACsiI5AAIQ2QWlgACAfaeMAdi4DwBCMc4h&#10;D64FaE1UKzsZVwdcOgi2zr4dfLMMdM3RJgIQJRw6Ihxcy9gGSCiy4eAmAViYAVA4MLRlKhKGZXyo&#10;K4VCSLEIs0/J1KLKOlx4LGEqoiPBZ2DLkkfz1xwT9hJy5gIAF/JeCAYAREJZLQoAkKK4sqHI9hpb&#10;D77tXdPYBnbnhcgCIAIJOGEUCEgRYTwy1vqzC/7frO/yP//w1A++69m0+PJQszrumPXf/Oo57/zA&#10;ld+75rYZT6VZ8crXfuqqb/zFhvXTF0MjiAg7gCBkiBIQb6JeCc6YnhA6EnIRBpAFdg4pEgZhB4Ts&#10;2xj34r5STgLMviPs0FSMqSLFcXXjVCE135ZQhJACANkqIpZ5PzKVuLrZpXvA9oTQ5tAGsYaqMP1x&#10;OrBMF1kJgUNBBnw+johk6yBeJIh4di1AIyII0/8gwq5WRCDsS0ghIIoE8C1Askk/UiQcXLaXOY8q&#10;641t1PqOjysD+7aU9vhvgpso0r0c0qgyYKL7Em4iDkFAAiLhsm4HiWQb7JrBNwGthNSYqol6EGkq&#10;JCYs7Gb9timFkJKtScgQhDkNDgFHomTd8g88E/cGN8G+5bIhkbCIr/SVFnyaTt7uskEQDr4VfJtD&#10;NkuIDo2xNRPV2Xey1rZK4+hKfcu82T+l1INXT0/P3/zN37z61a8uF9/2trfddNNNq92p+8P1119/&#10;++23l4/r9Xp3Pkqp5dNMlFJKKaWUUkoppZRSSimllFLqoeMnP/nJRz/60aVtOzw8/O53v/u5z33u&#10;eeedd/8XjHoIeMtb3rJjx47y8Zvf/OZnPOMZq90jpZRSSj1cMBetkRtC0SyyQfZtsrWosr6sv3Eg&#10;RDS2ZmxNQuHyYZcOcpQBQHvU1/tPxQVcjO6Lyc74LcG32afeTbBPAUQQCS0gggg7j1DWYqnZuK/j&#10;O0Xn3tqaxxhbv/8nh2ydTMXYRnAt5o4xte5ng2+5dEjEB98GCUgx2QTQ3pfPQBIukCxIQFMBDiJe&#10;uBAOaOLgmxEdtqB+CIfQKRMaNlkHAL4YBxAOqY16pgMhxjakwi4bMREG3w6uSSYhqsDBE2VoYggd&#10;Ecch867p81H2nTKZJuJBPKIARsY2AA0AluE0EQEQkSBcCOeec6IYQPJ2FlUGTLTAPSUAwBwQUdgf&#10;7JCbgUMKAMIeKVpINAWJBBCEmadCdwBAthZVBlw6ZCIMrh3cJNkaUlw2h4Dl6EBEwAMiAAfO33nh&#10;FSOjrQPf4jWveOK7zn/6yqb26rX40o/8wQc+9u9f/doNM57aOzTxwY9e8amP/enUJEoAYREGYGAA&#10;DGTrRLGpNDhkgDbwmEgukgsTkJm/shYAUCSBhR0aYp8aWy8LQDEXWH4oKCZbjysD0/kT7yZFGHxa&#10;JveIoukJIZPEtcNcNohIzDn7LHBTRMriP10lnsrhAAILEkjOQRCNTfoBbeAcQo4AzBmwBySkCNAg&#10;0IyjQKQ8tFg4CAeQqQ9d3tlBpiYhF5CostHYWqXnmKR+X8WtIt3jskGXj04FoqbKpk036wFAhJef&#10;FCpDbADIISMqD3uB8tOFRoRBBMTDbJ8IAQ4hA3aAEZpEQsZgoJggqpBNOGTCTiQAswAgEaKlsrjc&#10;Ar6ciSKkJPiOifpCMWmTtcsc6dIU6Z7OxK3Czufj3k2CMJrYRH1ECZIFNAgiEpgdhyz4TnBNpNgm&#10;a9PJ24t0T2PtSWRry+/GftMuwr7li7HgWsF3hL0AIxoyibF1E/VFydpFxEGVUstw7rnnfuQjHykD&#10;QjfffPMNN9xw2mmnrXanDrl3vvOd048/85nPVKsLTdQrtRCaiVJKKaWUUkoppZRSSimllFJKPUR8&#10;61vf+tKXvjRjZa1WO/vss5/whCds3ry5Wq2WV0DmeT40NPSrX/3qm9/85p49e7pff+WVV+7YseOD&#10;H/ygMat2S+kHKa0BpZRSSq2K4FOXD4diPPh2eSk5oiVTMVFPlPTbZN1CQj4PbsLt0ZtC0SzS3cy5&#10;TdabqGchRZnQxFH1MO9GQz4OEACgM35Lbc3vzL1t3tndmbhVuHDZEPsUKbLxWopqiPH0diIinAff&#10;YdcsOm0T1UVCc/jn9TUnRZX19/P0IGJc28whQ4pCPk77fiUGgODbLhsSdsG3AJGiBmF0wOYG0CKK&#10;SAD2SBbAcMgEBCUggM+GTO0wpHmuRXRuAoRt1GvjNcbWACD4lrAD4Rm1lWzUi2R9OgSRYZ9yyJlz&#10;ooQoKkNNM3sICEDBZ+wzYQ8SygQXi0OKEInBIs2syISIAIhIQBEAc8gYdwBKAACAAElEQVQ55N45&#10;MnWX7RVZVxazmpuwBwBCEiQRBljQZ41DLmW5HpMseB+iCJdVeKbHb2wDquSyQRMT+w77NlKBVEEE&#10;DnnwKYvsq62EwPy1b//31T/67YGtv+k1Z/zv1z7lUJQxQ4T3vf2ZO+6d+NFP7pzx1Nf/9brzzn3m&#10;ySceBQAcUgEQCQiIBCZqIBoTr7FxrwBTNs6hRQDMOXOBgoIG0QDQHH1GAKCYOWf2JOKFQQIAGJOg&#10;qSCSjfu7d/FUtTfOGQTRIhoy+12ujRRF1cOCG/fFOFIsXHAZLOEgIkgBBAFkKow2tREBIlFc7m5j&#10;KswhhAyAkKwAiwQARMIZRzViOQKDxjB7YWEO4NrCBcCYsY1KzzFoknrfo+LafYnE4NN04jYOaSgm&#10;bNw3IxAFADjVL4Fl7+wQMgAGQJyqusbBt23UC1OhvX1vNBsJBYqweDKGbJW9hDLT2GrTvtRoWRas&#10;nJbpH2FkYrING/XAnJkuYyveTQKAL8ZXIxMl6eQdWese9qnLh5iDiRo2XkMHxI0QIjIViHoAgH3H&#10;5WMu3RtsLZIwOfTzev8p0Qp1Xthl7R0u3R18CgAiXoITCCACSIiWTARAABhV1ie1I2zSv1pVDZV6&#10;mCCiyy+//HGPe1y5+Od//uff//73V7tTh9Ydd9zxox/9qHx8zDHHvPzlL1/tHqmHGs1EKaWUUkop&#10;pZRSSimllFJKKaUeCq699toZgagkSd74xjc+5SlPOTDdVKlUtmzZsmXLluc85zm/+c1vPv7xj4+M&#10;jEw/+6tf/eov//Iv3/e+990PVwK9+93vXu2Zu1893MarlFJKHVIuH8tb21w+AgDCTrgQCVLWKyJL&#10;+Wje3oFkk9rhlcZRSPFq9/dQSZt3+mKiyAZDyJPqBlpMLSZEiOJ+AuvyYcQRALDx2qR+xMFen3fu&#10;7YzfyqFTpIMAaCsDNuqZrVlEUyFTkXhtcBO+GA9+Z1zd1B67qb72pKiy4X6eoqS2JW9tt/Falw2y&#10;b5XFmoQLlw2WgShEY6IGHKRmEZmExQsaEQ9iypgNUgQgzMGIc9lgVN08xy/Pwi4U4ybqQYqmy9pw&#10;yMrCNQcWkzGmRvXDXTqMgCIVDhmHnENWVn9CoH0VY4Q5ADBzBgBo6khWhIAdIEW2N0rW5J1dIkHY&#10;zTlDRKaKGIfQZt8CW/P5CCKaqHfuiRVxZeExpEhCvsB/Poi4Mp8DsIi7MOC+jbsDLcbWqHZYkQ0i&#10;EHPBrhVce+p1wghcPkKQTif9q09efWCzT33y0YcoELVvV9IlH37BS1/zj7duHZzx1Ac/esXX/v5t&#10;IC74VLgAESADgOwyspVQjIdifLoZgWLfNBiQUKaJBAmByuJEIoi4LzRWhn+EAURCFsiieBv1kKkA&#10;INlalPTP+ErkkIIIcwEgZCIEJDOzUA8i2ngt2UZwk8E1AYyIlCW8AGhf1ggRERABDbIXCUixCBNZ&#10;dpMibKIeBGDOBUDYgXgOHoCQCAWBjJQjmdrZZSkqICCAwIHJ1oGi4JprNzzZxmu6D6t04jdlVhNN&#10;bOL+uQ/B5exTAZaQiwQAJlsRdsIeCZkLmprVMig1+xdKmSQUCYQRSChbC6FAtMwesJzP7h5imcwU&#10;8RwKX4yZqDeK1xwsGYUUg4iw49BZ1rG7hJkRSSdvy9s7fTHh8xEycVLbSAuIPpKtJbbqi5YvRor2&#10;zri2uT16Y2PdY228rFiUSMhb92Ste0QC+07wreDTfV8++8+ZicnWRJzLhkzUW+s7YSGhUKXUkp12&#10;2mmvetWr/u7v/g4ArrnmmjvuuOPYY49d7U4dQh/84AenH19++eV6Fyq14h7qtwBRSimllFJKKaWU&#10;UkoppZRSSj0M7Ny582Mf+1j3mmOPPfZv//ZvzzrrrLlPtCPiiSee+PnPf/7000/vXv+LX/ziG9/4&#10;xmoPSymllFJqdsKuPfar1sgvi3Svz0fz9va8vaNI97ps2OcjLhsqOruz9j1FutvnY1lr28TgT4vO&#10;LlnedfAPTME1s9Z2X0ywb0eV9YsKRE0zca+N1/hiIvhO2ryDQz7ry1w+0hn/bfDtIt1LFCe1I2YN&#10;RHVDRBuvSWqHI5oi3RV8pz326+Am7+dZIhNXGkeZqEG26vIREQ8gRTooHIJrwZyBKAAgigEtUgSA&#10;wnmZL0KK0dQQIfh2CJl3Ywd9e+Ei3YtobNJvk7VRZWBqtfC+Y3KW6xgRbVTdGFc3okmQDJIVAOEi&#10;uJZ3k74Y88W4d03hAgGJEqIKmQgkGBMDRVGyLq5tRFMBNEgGgAXmKWSKZEzUg2TZt5kLl4+E+TIV&#10;wadkEiBDlOBUqaj5CYfylQus4SZlNAanwj8HdDtOaoebuE/YASIiiXgOOUi4L5aC8P+u/NXEZDZj&#10;2zW9lY+8/7mH+kYQ9Vr8xf/zokZ9ZjLkpz/fetW//5cvxstyYYAIICCCxor4EDrBt4PvhNApU4ZY&#10;pqHAAxpAC4AgQcQJFxxy4YxDJpxJyIRz4VzElfE5RCKKyFTINpL6EXF104EZUQkFgAg7BEJKkCzu&#10;XydqGlEUJeuSxlFxbRNShShCJMKITEwUE0WAEVFsKCHbAIqYC+Ai+KYIk60bWyNbM1EvkiWKkJKy&#10;ghkHz+I4ZMy5hHxfDrCAqY8b2aTfxr0gARFNvDZv3dMdHCrSIZePuXyYJcTJhtnjeWigrKu2zExU&#10;yAFE2AMSokG0IEGEOaQCUzExOPjhLeIFgEVYXHCTEgoAFC6Y8xAyREOmQqZubMPYOtkaUVJ+8wTX&#10;9G6SQ+aLiay9w7vmrD/UyvkUCRyKQ3dUzypvb8/bO30x5vMRsj1R9fCFBKKmO27jnrh2GCDlnV0h&#10;ZK2Rm4JvL7kzwTUnh65Lm3f5Yjxv7yjSPexTsjVbGYhrhyWNI5PGkXF9S1TdZJO1gujy8by1w2VD&#10;vhhtDl+fTt6+wC80pdTSXHLJJbXaVPj2Pe95z2p35xDavXv3V7/61fLxi170oic84Qmr3SP1EKSZ&#10;KKWUUkoppZRSSimllFJKKaXUgxszd99wFABOPPHEiy++uKenZ4EtRFH0nve858wzz+xe+eUvf3l4&#10;eHi1B6eUUkopNZN3zcmh64rOHp+P5u0dzk2QqUTVDXHtiKTnEUnj6KR+ZFzdbKO1IsFlQ3l7Z3CT&#10;7fHfdCZ+89C7xDmdvEPE+2LMRHVjG0tuxyb9SInPh4Vd1rr7wBdwyDtjt3DIXDZIphJVNyMt9Cb3&#10;SFFS20wUF+leDnlr9GaZpVLHoSIiHHIT9wGCiXqEOW/v8vmYcFHWUTG2PkcgqmRsDQEBI5Eg7AEj&#10;RLJRg2xN2Annvphg9rO9Peed3SIuqmwgiut9j55Oa0xVfAJAnP2wFC68awk7BAuAWCZ80JRFYwAt&#10;okVEES/ikQwiUdzHoYiiXhP3l4MiU0GMAEDC3KWiAMrWTR0xCr4j7F06BAffUyKBQ062imDRVJEi&#10;EbewsMm+MjgLTSMJgCAiopl1T3HI2bXIVAFwX+ktA0AwNb3Agf/+8usP3PAv/+L3Ng4s/VOzcJs2&#10;9LzhT5904PqP/N/vcQhlQaR9BwaH0OGQSShAAogXdlP/lfNQXvUqHgCQEqQEKUaMEC2WRwVFiBFS&#10;jJSQSRAtAKJJbLw2rm48WMU8ZicSRAKSQYoo6pl75yCgjXrjSr+N+8jEaKsm6i3/s8kaE/WSrRHF&#10;wE4ghJABgIl6iKKpzdFY22NsT9lDMrExlXIghBaQcOrwtkiGTIImMbYnrm2p9B4DIj4fLrKhdPLO&#10;6f7k7R3CLriWjdegOUhVwLKwEpplfv8wFyIBQLCs8EYWAIW9CEvIEBjBANLBrk8WERGPIedQiHjh&#10;HIDLSlnGRGQSMhUyMVKEFBMlZKsmapi4z9gGALLvBDfJnPtsyOdDAjM/clh+RoTvz69ZAPDFeNa8&#10;I7imz8dM3BtV1i+h7jRRHFc3AxiX7mHO22O/WtpPbZcNNoevD26y6Oxy2RCiiaub4vpRcWWgLJhW&#10;Hl1EkbE1G69JqodV6ltM3Bd8O2/v8MVE1rqnNXKjzPqtrpRaCY1G4+///u/Lx//yL/9y9913L6+9&#10;B64LL7ywfEBEn/3sZ1e7O+qhyS6/CaWUUkoppZRSSqkHiF/+8pfMU+cGDjvssMMPP3y1e6SUUkop&#10;pZS6P1xzzTV79uyZXly3bt0HPvABaxd3MhQR3/GOd2zbtu3ee++dXvmZz3zm/e9//2qPTymllFLq&#10;PsFNtkZuYJ8W6V5mZ+MeG61B6vrNBwHQIlmyVSN9HLJQjBadPSbuAwDhorH2FFhYdZoHvuBaLh8J&#10;xTiAmLh/CRegd4sq64rOruCaRWdXteeRuC+9UMqadzLnLhtEtHFl44LTLPugiSob8869LhtEirLm&#10;XdXe4w7p5Aj7ItvrsiFfjJfXtQsXLhsGCD4fd+lupBggoKkvpFoRoiFbk2JcgAAFxCPWsAzeUMEh&#10;M5QEN07J+v12kE99PigicXUTmWp97e+QrU0/S6ZSHrocCkP7VVMRCT4fCa4lIBJy5gIkACCSBQZA&#10;RhEAFgBgQhtDAA65CAuMGdswyfrp/WOiOvs2omXOF1SzBdHYurjJ4Ns2Mq4Yi/Yf1H2jK5oIYqKe&#10;qLo++A6HDogA5zDHuwhzyILvsM+YC3BNBAQsg15lDMbMtpEv+zVrnif4lsuGhH3wbQEwUS+HVNgJ&#10;y1T6RfgnP99257aRGRuedeYjf+8ZJ6zU8Tavc/748f/wLzfu2rNfkbTb79z7q9/ce/KJmxBQBBAJ&#10;KbK2B8hiV/pLQMSn3reFRcQBGESLSACMGCGRMMNUHTDEMhSDCICIRGiFcwQaGxvesXv3VIwH4NGP&#10;ekSl0rWnhJkLECZTRaQo6l3IoEzUCCEDtCAesTLjWZZsuvaUsY0Ddy6SNWQBhIMD8QIs7EUAscz5&#10;ILAHtDbqsfFaW9k49RUn4PNRNEnW2maT/ijpD67li7HgJgHRHrznRBaQkIxwLsILLFM2Q3lEiTAA&#10;lj9KEADICjuQEHynLB5FFB3sC1nEB9dmCSChrAAGaAEDiAdAZmfMLP+WR0CgyFIk4tmn7FpiKgAg&#10;7OPqpu4farIvcLi0AS6RcGfiVg6Fy0fI1my8fsk/jpBsUts09cMCTdbaVu05ZlEtFOme9tgtHNIi&#10;3YOAUXUDmfq8Px+RbJT026jX5SM+HxHOAKQ58sue9Y+b/tQopVbWH/3RH51xxhk//elPAeDtb3/7&#10;17/+9dXu0crbu3fv5z//+fLxpZdeum7dutXukXpo0h9USimllFJKKaWUeui46qqriqIoH5911lma&#10;iVJKKaWUUurhIITwxS9+sXvN+9///jiOl9CUMeYv/uIvXv/610+v+cUvfrF3796NGzeu9ijv02w2&#10;r7vuuuuvv/6OO+4YGxur1WpHH3304x//+P/xP/7Hki8sCCHcfvvt119//datW+++++5Op1OpVA47&#10;7LAjjzzylFNOOfHEE9evX7+0lh+AiqK4+eabr7/++ltvvXXv3r3MvHnz5sc85jGnn376SSedtNgo&#10;3cI96HZcnuf/9V//9Z//+Z9bt25tt9vr1q171KMe9ZSnPOW0004jmnlx4e7du3/yk5/88pe/vOee&#10;e4qiWL9+/aMe9agzzzzztNNOM2ahBTQOxYiyLCun/ZZbbmk2m319fccff/yTnvSk008/vVKpLKqp&#10;bqt1FCmlFAAEnzZHbmSf5p1diJjUNpOZ6wsNEY2tkjksFGO+GC8r3nQmflvtezRIkKlCK/H9euH4&#10;iirS3QDiXZNsnfaPMC0BmQqaii8mTdRbZHuT2hHTTwXfLtLdvhgXdnHt8KWFypBsXBko0j3BNfP2&#10;jkrjqIOVrFkm5iJv3ZN3dgoHYRdCKiEX8WW9EQ4ZADA74ByADEaChPPNnojnkAESUQxIgCKSBy9E&#10;iTHV4JrCeXAtG/eXh1PwaXAT7Dto4qS6ASmprz0xqgx0t2lsAylCNBxyE91X4pVDWqSDIIFDyiEH&#10;AESLtoJoAM30df0CDByYCw4FhxSRRIIwR0l/98X/xtY9GTKV4FvMBS1kzhHJ1tk3OWRSoI3XzBIJ&#10;EPZu3ER1RJvUDnfZcHBNAAghtbNlooJvB9di3wGQ3/z27t27R0Q8oi3DdV2fQSSyZRmurh2aCztj&#10;GybqMXbHfvs6ZN5NCHsOKQCSqQIEDrmwAwBAC5yz8P/57I8P7NKfvvzxh+LwO5hKYt/xxqe97X3/&#10;OmP9F776sxe94CQRojIbRmb2wmUiHFKWAOIEBAQQqYzfIBi0FQBAQBEGccxhX0QKRATEAZrB4c5/&#10;/WI7AKxZ09vf37/liA3dmSjhqSMc0Np4DeCCfok1toE4SiZh32H21BVPFfEcynpKiCbBuRpEMjFA&#10;fF+Hy6JowMFNkkmQEpvcl/k0UR+H3OcjxlTSid/agSdl7e0A7F2TZkte7f9GlaljQzzgUr5/pgoH&#10;SQC00zsJ0Qj4qcECABnsSj924+B8PooSAAIIoYn3ddhMfUexhznnHtGSbQjnHNLAQQCKdHdU3Xzf&#10;R6YsD4Vmv7TwIZZ3dgXXdvkwAkbJwPLyuYAURZX1Lh0MvpW37qnUj1j4DwuXj7bHbuHQKdI9SHFc&#10;3bioRBOSjSob2E8W2ajInhigNXpTz7rT5q0lqJRaAkS8/PLLjzzySAD4xje+cccddxx77LGr3akV&#10;dtFFF5UPTjjhhNe+9rWr3R31kKV/iVNKKaWUUkoppZRSSimllFJKPYhdf/31aZpOLz75yU8++uij&#10;l9za4Ycf/oxnPOMHP/jB9Jqrrrrqla98ZflYRN761rfec889088+61nPeuMb3zh3m3/5l3958803&#10;x3GcJEkcxy9/+cvPPPPM6Wcvvvjin/3sZ+Xjs88++9xzzz1YO977f/iHf5hx19jJycmbbrrppptu&#10;+tKXvvTMZz7zDW94QxQt4mrgEMJVV131la98pdPpdK9vtVpbt27dunXr97//fQB49KMf/ZrXvOa4&#10;42YpZXDTTTddeOGF061Nr7/kkks+/elPl49/93d/93Wve9284/33f//3z3zmM9OL559//llnnbWQ&#10;UfzkJz/5+Mc/Pr34N3/zN5s2bZp1Ar/xjW/84z/+43SF4dK2bdu2bdt25ZVXGmNe/vKXn3322Yua&#10;w3k9MHfctO498vrXv/7Zz362iFxzzTWf/vSnu3fo7t27d+/e/cMf/nDt2rUXXXTRli1byvXNZvPj&#10;H//4jTfe2N3mrl27du3a9YMf/KCnp+eCCy44/vjj788RlUTku9/97pe+9KXuUQwNDQ0NDf3kJz9B&#10;xHPOOeeFL3whIn7ta1+77LLLyhd88IMfPOmkk+bem6tyFCml1D7SGb9FQl6kexAxqm5eYAoIEW3S&#10;D2h8PiLsXLY3nbyL7HSYCo2t2WRtVNlo4zXLLLV0P3P5CPsUhO3CirrMy0Q9PhsSLlw20p2JKto7&#10;hTkUkyZqLKjW0EGgqaKp+GLMRD15Z1el8YgVn5Mi3dOZuE24CK7l3YSEAgCQLGBEaIQMRlCkewFA&#10;OABK8G0JOdmEZisYJQIgnjkTdoDGxmvLUkdEsXDBIQtcAKBICK4FwkVnF6LlkAEwkrXJOhv3kqnU&#10;1vxOlKyd0XiU9KcAZGsc2iDryjBF8C2XDon44NsgjBSTrSDMEkJDICAyFCGQcCbCIIHiaigmACBK&#10;pmPnaKI+4YBoOaRIES7g4n4iKxQx58ZUQjFpk/4ZL3DFGIDYeK2x9aiyHkDyzr1kKsG1TNTX/TkK&#10;vu3zMeFCgCUUwu5zf/fD//evN87bh0Pq2KPXnfGER9zPb/r83330Jz7zH/fu3q9U1Heu/vV3rv71&#10;/dmNJz3+uDOflOSdnT4XE/chGhH2vgmAiBGStVHfQttCMrYhwoA5hw5iT7nrRSS4DgiDCJJdVDhn&#10;qgUEdh0AIFMhW++OxCBiXBnI2jtcNowUZ817XLqn/ABG8/Xc2GrwHUDDoTBLymSKhLIQ04wfFohG&#10;xANgWePLmOpsGweX7QEQ5gKAwJj7ElxTJbB4KtE03xShqSCg9x3wLQCAbDCubixzO8wOAAgtzdqH&#10;Q0BEstY2Din71CbrkaYGJcDsc+Gc2YEwACAgkkUTk6nMHVUiUydT8fmYsfWsvaPa88iF9IS5aI/9&#10;mjkv0r2IcVLdvIQELyKaqC8G4/Ihlw0BYDp5Z7X3oZbTUOoBYsuWLSKy2r04hC699NJLL710tXuh&#10;HvoerHf4UEoppZRSSimllFJKKaWUUkopALjiiiu6F1/2spcts8GXvvSl3YtXXnnl9NUJiPiud70r&#10;dLnqqqvuvPPOOVq74YYbrrvuujRNJyYmBgcHjTFPfvKTu1/Q3dqMlEW3drv9pje9aUauZoZrrrnm&#10;3e9+t3NugSMdGxt77Wtf+9nPfnZGCuVAt95669vf/vavfOUrsz473f+Dre++vGOO8T7xiU/sfvbK&#10;K69c4EC+853vTG81MDAwayBqeHj49a9//Ve/+tU5JjmE8JWvfOU1r3nNjh07YIU8kHfc9Ki795SI&#10;fPazn73kkksO3KHT7/7mN795ZGQEAO69997XvOY1MwJR3ZrN5jve8Y7f/va39+eIAKAoig984AOf&#10;//znDzYKEfnyl7/8oQ99qDwOD3YMz7BaR5FSSk0rOrt9Me7yYREfVzYutiwSIjLnRbrH5WNZ+x6X&#10;Dbts0GVDvhh12WDW2t4a+WVz+Oc+H1vtgS6UsA+uFUIKSEhLzyl1K6/j55D5YrzrdxjJ070htJk9&#10;UuKKUZftLTq78vbOvLMz7+wusqHgmmXdrbkhoo3XlFV9is6eFZ+Szvhv22O/Dm4yb+902RAC2WQg&#10;qR+Z1I9Mapuj6qa4tilpPMIm68vCNUhG2DPnwbVcNsy+zSFnLiQUHLLg295NBN8UCWRqJupFipPa&#10;4fW+E2zcR7Zi4z5jG2hiACPsQsi8mwRgE/fE1U1JfYuN1yT1Lb0DTzowEAUAZBtkaybqEQ7etQCA&#10;fdtlQyJFcE0QMVHD2BrOeZWjgLDkUzVh0AA7DlkoJnw+Mv0aG/UhWbI1EGHfWeClx0gVEBYugm/N&#10;uFyZfScUEzbqQ4qrfccDoE3WI1kT9QoXzFO3bBAJRbrHpXs5pMG3QzERQgb7VYVaNef88ePu//wj&#10;ET776fOn5Q+1soITh9wX43l7h3MTRbYXRIxtIJJN+mAxU2PjtYhEpgoSJGT73iIABGEPCEh2CXtc&#10;Qi7iyFYBKDogkgdINunnkLHvpM2tzCG4FpkKmnliTmQaAEgUizhZQPpoNgxTn4f9ZwkNCIsEEAC0&#10;B2ZHRaTIhpkLDikCIFns+lwhAAAKCICUmat5oUlMVBf27DvsO76YmOpfyNDEgNRdfe6Q8sUoh8wX&#10;k0jGRj0iwj5z2WDeuselu30+GtxEcJPBTXg36Ypxlw7mre15e6cvxsus1CyjQzTJGmEXfKfo7Fpg&#10;ZKIz/lsJmUv3AlBSW0ogapqJGjbuD64V3GTWuqesg6eUUko9MK3+79ZKKaWUUkoppZRSSimllFJK&#10;KbU0WZZt3bp1erG3t/fII49cZpubN29et276pvLQ6XSGhoamFzdt2nTOOed0v/7DH/7wwaIUeZ5f&#10;fPHF3Wve9773ES36LG1RFG9729t27do17yu3bt36/ve/v9mc/3KlPM//9//+34ODgwvvxhVXXPHd&#10;7353yRM7r76+vkc96lHTi7/97W/nTcgAQKfTueWWW6YX/+iP/ujA1wwODr7hDW/Yu3fvQroxNjb2&#10;pje96bbbblv+iB50O857/7nPfe573/ve3C9j5ve9732Dg4Nvfetbu6u0HcwFF1yQ5/n9NiLn3Nvf&#10;/vYbbrhh3nZ+8YtffPjDH86ybCFvulpHkVJKTRPhtHkXhzS4lo37cTGlikRC0dnlsmEAEvY+Hw2u&#10;5fIhDkUZ/inSvXn7HpcN+Xy0OfLLzsRtB7tK+wGFQwcAhB1RvFLlrcqKLsyFsBOeSiwH12afFp29&#10;wTddPhLycV9MetcMvhVcm10zFBMuG8pb24vOvcG15r523ZgqILHvBN/ikC+kVwsjrdFf5Z2dvhgr&#10;0j2AGFc3R9XNNu6ZUaNG2CGiMRWyVUN1MgkiirAAe9fk0GLfDqEdQiYSiCKyDRP1oanYqLdS34Km&#10;JsI26okqG0zUQFMxpmrjXjKJtQ0b98W1w6JkXVQZqPQc07fxzFrfo/Ag+T1ErNSPJFMhUwlujENW&#10;ZIPCLrg2ojFx79x1VKYOA58Je0QDIjZqIFU4pBwyX0zcdxE/YpSsRzRkqsLFdHBlbkQG0Qg7YS9S&#10;3PeOIS/SQTSJTdbG1U1lQSpESupbTFRHikI+KgIcsry9k307+E5wk8KeTNVGvSbqWVTVoEMBEZ7/&#10;u49Zlbf+/85a/UxUWZuIQ8e7CQ5Z0dzms6Go0k8UmagPeHFJISQTJeuIIqKEOZPyQ825iJR1kxC7&#10;qiEtDLMPIUWKiRIb9836CbJRD1Lki4ngJtm3mXMylXlbRjJ2qtgdcrjvN3kBEQkiXsSLBJgjlXTf&#10;F9x+37oylWgq36QKB1Rjk9Bh3+aQggjuq5Iks/6sWXDJFKKYTEU4Zy58McbsRZhDVlaIsvHaBbaz&#10;TC4dFAnsO2R7mQuX7irSXb6YZJ8G3/LFeCjKTFQzuIlQjHk3GUIn+I7PR7PWdl9MzDpkY6qANrgW&#10;hzy4ifm7kY+5bNAX48w+rm5YTiBqqgNRr7E1l4+K+M7EbQ/tUjZKKaUe1Fb5d2ullFJKKaWUUkop&#10;pZRSSimllFqyO+64o3vxWc961opcDvusZz3rn//5n6cXt23btmHDhunFF77whddcc83OnTvLxcHB&#10;wW984xsvetGLDmznC1/4Qneq57zzzutuZ+EuvfTS3bt3d6957nOf+7znPW/Tpk3W2qIotm3b9uUv&#10;f7mMBt1yyy3dGaGDufzyy8fG7qsCMTAwcO6555588smNRoOImLnT6Wzbtu2KK67orgL0+c9//ulP&#10;f3qtVlv+JM/qD/7gDz7ykY9ML/7qV786/fTT595kRvTljDPOmPGCTqfz1re+tTv3cuyxx55zzjnH&#10;HXdctVoFgMnJyTvvvPMrX/nKXXfdVb5ARN71rnd96Utf6u/vh2V40O24f/iHf2i32+Xj5z3vec9/&#10;/vM3btxIRO12+7/+678+9alPTddH2rlz53nnnTe9+Pu///vluIgoz/Nbbrnl05/+9PDwcPlsmqbf&#10;//73n/e8590/I/r4xz9+zz33TC/29fX96Z/+6WMf+9je3l5ETNP0rrvu+vKXv1zGKX/+859ff/31&#10;8077Kh5FSik1zWXDZX4Jydqod+EbCrsi3c3s2HeECyQLgsbWjK3HtSMQQQSEc/atMuRTXkTOvlPv&#10;P3mx1/Hfz8pAkbCn+UqjLAqiFQ4AIFIAxCKhPf6brLM9+EkRYNcS8bMEBtAgRiKBQ45mPErWHzSf&#10;gEimEkJmAYJv0WLibQcjIp2JW1026LLh4CZN1GuTdQf7xbjMeokwmQrZOoW8DBEBAFIMSGTqiAaQ&#10;prZHa6KGiers0yLbyz4HmBFjQCQLaMlWo7i/Z91pZOsLHFdcOyxrb48q6/P2vVnzLqQ4uBagoaiB&#10;MP8v9sKeQ45oRATJIEZoEvbAIUU0Lh8hUynzJGRrNl7ji3GBwCEFkDI1Mc+xQJZDIQASMqAYAILP&#10;XLYHycTVTcbWa2vui/RX6lvy1g6brHPpHpft5dAR9sG3p6baVLvGc79XaNrfIx+xrqexMqXVFuvx&#10;pxy+dk11bHz+XP0hhIgmNraBID4fRTQ2XiOhMMlakBBcywLjYuoNkG2YKAUA8ex9xwAGdiABQMrk&#10;z0LSfdNEPPsWoTG2RqZik4MGe0zU4/NRABHogMgCy+WZuM+7Ftlq8G1wLUAQnu07DajMiCLFB/kw&#10;SveRjOAFEAEREc0B4xVx+YiIl5ATVQQRQiqAImGWIlqL+XwgVVA8+5QoCsUoUhWEjW3YeM2KfLsu&#10;hCvGOGQAguKLdJdIYJ8yOwQBMGQSBAOIACgiAMzsJBQCOaMhU3H5CPuWrQwQzfhZhsbWg28CiM/H&#10;bLxm7m7krW0i3hcTNu5ZSEBu/rlFtMlA6Ozw+RiiCW5i3j4opZRSq0IzUUoppZRSSimllFJKKaWU&#10;UkqpB6vbb7+9e/Hkk09ekWYf85j9bpp+9913P/GJT5xeJKL3ve99r33ta6fXfOUrXznrrLPWr18/&#10;o29XX3319OKxxx57sEzI3O68887/+I//mF6s1Wof+9jHtmzZMr0mSZITTjjhwx/+8He/+93Pfe5z&#10;C2nTe//Nb35zevG0005773vfG0X33X3cGNPT03PSSSeddNJJ3//+9y+55JJyvYhcf/31T3va06Zf&#10;ecopp3z7298uH7/hDW+Yjoq96U1vevazn73YwZ522mndi1ddddW8majuekEnnXRST0/PjBf89V//&#10;dXf9pVe96lV/8Ad/0H2JcF9f32n/P3t/Hi/JVd6H/8/znHOqqre7zZ1du4Q2EEIgQDZmizGbEbvx&#10;Ao6DCY7lX7D9jQleAC8JW+w4NsEYflZMIMF2TBK8ycL4CwazmB2JRYAFCK2zz9ylt6o65zzP94/q&#10;29Nzl749d640Ejzvl0O6+lZXV52qXkZdn/o8+tHXXHPNTTfddOONN1Z3xhh/53d+581vfvMWdlnl&#10;Qb7j1lUFohqNxlve8pbzzz9/eH+z2Xza0552zjnnvOY1rxneWQWiarXab//2b4/OnGXZYx7zmHe8&#10;4x0/8zM/Mww7/c3f/M26x/+2b9Ett9zyqU99anSBv/Zrv5YkJ08urNfrj3jEI37nd35nuLsnud75&#10;2TqKlFJqlM+PiAQOfZvOweQhcIll/yBzGX0HhMnUySTRt0WCcBDO0WSIgCYlk5pkJhQnQnFCuASA&#10;7sJtjdmrtqt/6f6wUjCyzdUVAoDAACAcY+h1F75cdO+WmHPoIxoxKZkUwCAZEEAEERZhZi9cRM6R&#10;EhIu+aBNZmwys+7Z/UQu+AIAOPRhO07aL/sHy96BUC5Ev2yTOZNMj9lxMkg0CVQn6ZuUTCoSQ7kM&#10;wIhOgF26A9EgOaRUOMRyqSwXBQCqJhmOIDzIQyAhEpIVidG3Ea1IQJo0pYZIjZkrOse/SCYN5QkJ&#10;XUBjbWOiQJSEGDpIBACIIgyIBgGMrUcfY+hZsr44ntT2VPPbdE4kAHBkjqEn0ZNtII0N/qEBEABh&#10;Lg1AKBdDuYDkktpeY2qNuWtGsy5ISW3q4t7SPweTFr37yGQSc0C0rrUqXjjJ1t2vrrpy79l6amPo&#10;usec94EPn+06TRGOBUuC5ACQOXe1PRxz45qxXI5l1yatzRYQhT0ICwgiGTfNsSTbFOhE3xZgkIAA&#10;SBYAN6pKW71MAIlFjH2qYoGUuNruMQkhY5uhOBF8GwEQLU6WDiVKjEl9aAv7yAVSAiACDDDseQIA&#10;QkSJEbkE6CM5MtngMEZapwNKeFDXBkKmvrZrK4aOcIihD0BoMxSJMQc0wkHQIqIAAEj10jitQBoi&#10;kKmF2I6xAEDBnjEZmTSpP0AHuXDg0IuxH0N3kDGOfUAwJiVKV5U1VQNHJhWAqrOOQxexBBDuHnC1&#10;3caektU0Not+SdjHsEmlcAw9XxyP5RIgWDezXVuHZKxrBb9sZbbo3quZKKWUUg9OZ9qNqJRSSiml&#10;lFJKKaWUUkoppZRSZ8toGwwA7Nu3b1sWu6rN6cCBA6tm2Lt377/8l/9y9J63vOUto8mKGOOb3vSm&#10;4SQivva1r93aKcXvete7hreJ6G1ve9tormbUD//wD7/yla+cZJkHDx6M8eRpaq95zWtGUyirPO1p&#10;T7vqqquGk1/96lc3mnN0A4m28mN0lmVPeMIThpOf//zny7IcM3+v1xvtVnrBC16waobbb7/9s5/9&#10;7HDyla985Qte8IJ1dwQiXn/99aN9X7fddtuqA+y0PIR23Cq/93u/N5pxGrr88ssvuuiiVXe+8Y1v&#10;XHfmNE1/+qd/ejh54MCBdXfl9m6RiLztbW8bTu7bt+/1r3/9aCBqqNrdo2s4xlk8ipRSakhEfHGC&#10;Qx8AyDYmf2CZHxUOVSDKuCaZFAABbdUUFOMpVS2IxmU7XbYj+o7Pj/n8SNm792xv+jgrJ+hvd2xL&#10;pDqtjmOvc+zzoVzy+XEOPURE0zS2RaZGJkE0SAbQIDkyqXVN66bJ1IV99Mscc18s+P7RdcO3AgRS&#10;xa78ma8vx6K/fDvHfigWTDI9PhB1ylqcOpg2mSK0IGwoBUGbzBJlsTzh+wdj6HDsx3Ip+mUOvWq1&#10;sRos9jHk0bcl5hyLGLqdE1/unPhiDL0J1gEAwCazaeMC5hIoES6rYMgEW51H30E0xjYBDVGGiLAS&#10;cCLbEBCOOYdeDDnHPBTHy959MXRj6It4AImx64sjZX4s+g5zsUG2jgAAJEbfK3r3huKEsc20ts/Y&#10;Rmv+2lXpBQBI6ueQbQp7BIzlogAY23oQ9q098uFnLRMFAHt3n0bT3f1BhDkWIsGYmk132HSGbCOG&#10;Npk0FAto0ugXZHUZ2gDH3BfHi+49Reeusneg7B/y/cNl72DZu4+54JBTlfDhwOxFANFM2FYkwhw6&#10;HHtEzrgmUZLU944/eKoeJ+GC2QvwJG1UwmXZOxBjXzgCoEDk2BMpQfjky04AJAp74YJjIeyFy+iX&#10;Y+hVAbDBO8wglVrlQsuqVwqQAElkdSYq+CWRABLIZAiISEgO0SKCsBeBwaseEfC0/yGJaMg4iXmM&#10;OfuOTWfJpEntATrIY+yLSMyPCUeOPY49JGfsNJnamG3BKpzmWmTqIiH6ZRHv80NVZd/IfAkAMPtN&#10;31HL/iEAiaFDtom0nW0ZJpkGkeg7Pj8ia9JuSiml1IOB9kQppZRSSimllFJKKaWUUkoppR6q7rjj&#10;jtHJqantObtudnZ2dPK+++5bO88LX/jCD3/4w8M/3X777R//+Mef9KQnVZP/63/9r+PHjw9n/rmf&#10;+7kdO3ZsYU0OHTr0la98ZXQ5O3fuHDP/c57znL/9279dG+IaM26Pe9zj6vX6+Pl/8Ad/cLgaR44c&#10;2ZZB3sizn/3sT37yk8PJr3/961dfffVGM99yyy3D24i4ds4/+qM/Gt6+5JJLnvOc54x/9pe+9KV/&#10;93d/1+l0qsmbb775hhtu2MJWPHR33POf//w9e/Zs9NfrrrtudB2uvfbaSy65ZKOZr7jiitHJhYWF&#10;3bt3369b9M///M/Hjh0bTr761a82ZtxZpM973vNuuummTUfmgTmK/ut//a+Li4vr/un48ePnn3/+&#10;8vLysHdLKfU9SLgULjkWSHaSs94rMXQ59GLsVYGo4QOJbORCJAKvE1g1blqEQ7FgbK2//C1X200T&#10;d/48wKoyIkQrHLZxsSKeKONYdhe/JrEs+weFPdlG9EKGxsWNEMmkSI5jn0MPKUYAKNCm86se9br/&#10;8N/b7WXjWtZNGdc8wxUO5WK1rwGAbB027SCSEEN/kGtaVV8jUSQgWkBDJhMuRAQkrFRyESJV5VKr&#10;lgjCzCUAIpKxDTQpItlkhkwNJhB9x+dHY+jISlEMACGZ9bZFQFgkAkjV1oVoRHiw5pQMH1L1WSFZ&#10;hJN1TyICIgBxsEUig2IwRABEtKc+abVdvtouqlpfyJJJbTKzUVjF50d8sShciEREg2hgzZyfu+Xb&#10;Z7jTz9BlF8+f+UK2bNfOMz3mz9Addx7pdou77l1K04TIoUlBOIY+IlbHgwgTJbgqyySBYzk49kQA&#10;WGQ0v4cIWBWWVXVkwoKIgESUwCa5OBZmAcYq6okG0ZCtbf5aBqjebQAI0Zhkk38OV58jVUmWQITh&#10;qwARgVY9m8DwBVJtY/XuhwA0fAUhkoCAcPUaEUAAIXKI9pT4rnAMXeEAwFUx1+Be9iAMwCvtDgxg&#10;EM1WIj2Dl6ogWpvO2mTG2HdvNO/555//67/+61s6dtZ9Zu/zozEWIh44kqkhpRNndatPDRt9J/q2&#10;ca2ydyht7B++M1c9eFVEbfyCQnGCYyEcXXoawemJVhEtUsqxJzId/KJLt/JfNpRSSqn7lWailFJK&#10;KaWUUkoppZRSSimllFIPVXfffffoZJZl27LYVcUyvd46l2Qmote97nWjUYff//3fv/baa+v1+sGD&#10;B//8z/98eP/ll1/+9Kc/fWtr8pGPfGR4O03Tf/Ev/sX4+RHxla985W/91m+Nn+3o0aPD29///d+/&#10;6WrMzMwMb4ewneccr3XllVcaY4bdQR/+8IfHZKJuvvnm4e2nP/3pqyqGTpw4cfvttw8nf+7nfm7T&#10;U9OMMS95yUuGFU8f+chHfvZnf3YL5RMP3R337Gc/e8xf9+/fPzo5Ph3UbJ5ytmun01mbidreLfrH&#10;f/zH4e1zzjlnTF6rgoiveMUr3vzmN4+Z5wE7ij70oQ+NCcXNz8/HGDUTpdT3MuECAKqwyuQfTLFc&#10;FIkSCzS1U5JU1dn5whzX/3QwbpZD3xfHydaLzl21qYed7QFYn7F1RCRKgl8SkW3pixIJIExkQnHc&#10;4c6yfxAAXG1nLNuMtEGV0CkQiUxd0HDsc0QAQHI2mRmd5//+1SdOLLTP9vip713Onc3qqj27znIm&#10;6uix9tFj7a9+/UHdg6fuP49+9KO3MRNV9g9z6AiXIsHYmQlrwUYhGuNa0bej75hkqsyPpLV9MPhE&#10;G4Y8x336iEjVTyiAaLfnv4qMMrYW/BKAhHJJM1FKKaUehE67ZVIppZRSSimllFJKKaWUUkoppR4M&#10;RISZR+8h2p4fQFedUFuW5bqz7d+//6UvfelwMoTwtre9jZnf9KY3ja7Sr/3ar235DN0Pf/jDw9vP&#10;fOYzrd38qpePeMQjNp3nxS9+8V+v2DSuA6cGV+5vxphnPvOZw8mPfexjw3zUKr1eb7SL6RnPeMaq&#10;GW699dbh7VqtdvHFF0+yAo95zGOGt/M8X1pa2sJWPER3XJqma2NLo1b1OF144YVjZl512BdFcb9u&#10;kYh89KMfHU6uPR7W9chHPnL8DGfxKFJKqVHMEQBAGHDSbzvCBceCYwFAq07Rrnp4BARw/XOsEcEm&#10;c8Ihhm7ROzhShPLggmSNbZKpgQjHfFuWyb4HADHkgOTzwyLiansGZUdIInGShSAimYxMxjFnLn2x&#10;wLGc5IFKfS+Ym62f+UKUejAQ9mX3bhYvEgDtFgJRFUQyrgko7Lsci+CXh08w+PvYqjHhXISFPZLF&#10;++G0cKQERIRDVUiolFJKPdhoJkoppZRSSimllFJKKaWUUkop9d1gW5oBKquuwbyqNmrUi1/84r17&#10;9w4nP/nJT77+9a+/6667hvf8wi/8wmizzWlpt9tHjhwZTj72sY+d5FFpml500UXbNRQA4L1///vf&#10;v40L3NRorRYzf+tb31p3tltuuWV4u9lsrg2rfOpTnxreftSjHjXhEbJv377RydFdMKGH7o675JJL&#10;xo+SMaecitdqtSZfuExQrHEmW9Tv97vd7nDy4Q9/+CTLbDQaO3aMu9L52TqKlFJqFayiUIiTv53G&#10;0AMA4RJNgnDK25eAAADCuDc1NCmSi74rXIZyGR6sbDZPNgM0HLahdklEYugAEoceSORYuNpOooRM&#10;BgBIVjhM/nmGVAOy1aJCeXzkafhBGzNT6gGw3C7OfCFKPRjknTtFmEMf0RJufiGMMRANmZqIB/ah&#10;XBBgqKoLAZAsjW1/qmK3IgHpfqmAQ7LV8oU136uUUurB6Iw+g5VSSimllFJKKaWUUkoppZRS6mxZ&#10;FU4488TF0KpCm9nZ2Y3mNMb8+q//+g033DC8Z7S56KqrrnrKU56y5dU4fvz46OQ555wz4QMvu+yy&#10;O+64Y8vPKyLdbndhYeHo0aN33nnn3/zN36xak/vbBRdc0Gw2O51ONfnRj370sssuWzvbzTffPLz9&#10;ghe8YG1Y5fbbbx/enrDeBwCMMdPT08Nin+Xl0z4L/KG74zZd1VWDvCoite1Oa4tW7amdO3dO+CwX&#10;XnjhmMU+YEfRueeem2Xrn+l4zz33tNtt7/22jKpS6iGqqp5AtMKTtiFxLEQigKx3ljYDACDCxidw&#10;IyLZGvsuAIRyySbTZ3sM1pfW9hadO20y5YtFk5REyZksTWLOMa/KuDjmxrWMqQMAokVKSEKMBbAH&#10;cpMsDRGMaURe5pgjEsei2o8hdC++cPfO+TkkM2igOgMxdEGiSMTT2nZhkSDCMEzcDe4HAQaRKrWF&#10;aGCSPLCAQEQgQERysJLBEw4AjOgQiWwNYP1FCXvmUtgjEqzqQhmsSfU9HwfDumY5IhEkivBKBxqD&#10;wEjwDAERJ+xYExHhlfkHT4TkyKS4WeCBY184iAREe7LSTUQkDl50IlUi8fCRpeX29jSbbQ3z2Uzl&#10;HTnaOYvPDgD1WlavpzMzrXW+zVavJrQCgkDC5crhBAAACKsPrfXvX+tkChUBoTq6Bt+taaJX2UYk&#10;MpfVGzquW1IkLBJARIBxo+cSqGqYhxOnk9tEQINVAeHgrcAAUpWiWVmFsnplrZ/YGbxGhoOJCAST&#10;DIlUEV8GwGE5EpJFclWQdSPbdSkK4VD07uOYg7AxNeYSQGCiVV8fUcJYxti35Ni3jZuuMkhIibHj&#10;2tWq6JQIb/o2tUVIUO2oycoSlVJKqQeYZqKUUkoppZRSSimllFJKKaWUUg9Vo6kDAAghWLsNv4Eu&#10;Li6OTo4PV+zfv//Hf/zH/+zP/mzV/dbaX/mVXzmT9qqjR4+OTjabzQkfOFpdtSkROXHixO23337n&#10;nXfeeeedd9xxx+HDh898DM8EIj7/+c9/73vfW01+6EMf+pmf+ZlVI9nr9UbjZ09+8pNXLSTGuLCw&#10;MJx873vfu3YfbSTGk2d6DaNZk3vo7ri5ubnTmn8by9nOfItWDXu9Xp/wgas6nUY9kEfR29/+9o3+&#10;9MIXvvDTn/70aQ2mUuq7D5kU0SAl4tvCcZIiCGE/OHcZzZo/xeos9vEJIsIkyjIITx7EOgsjY+s2&#10;3ckcQrkc8hOutnvLH08i4ovjgAYgAhlhNsnM8K/GNYVLQMMxJ3ITPgciESWRSwO14JcTs1NEQrn4&#10;N3/+60l9X2PmyqS+b7IlrS+Uy+1jny37h4Rj2th/WptbdO/mkMfQIdsYHgkc8xj6wrlIQKoZmxm7&#10;yTcZAWDfEYk2mTbJlEvnR/7GRe8+AEgb56T1c+ozV8AgFhREIiAhGkTTW7q96NyZd+602bx1U1sY&#10;Bw79sn8who5wABDhyOwRCdGJFEgJUWLcpP2WIj76LqIh24ixn9X323TH9J4njn+9xNBdPvIpXxyL&#10;ZSdtnj96HIqIcBF9O4YuCAPAL/7Ku9/3l5/adE3uP3fevXDtoybN7W+7w2c7E/Woqy994vdf/Yp/&#10;9bz5HavTniJcdO82rmWSGfFdXxzz5SKHXvXNt7oMByIhGUQjVQ5KuAqgAiCSRTTMHgFZAqGpElYA&#10;AGgQEcmRrSMal+4wWzraV4nlcr/9LTQpItamLx9Gg1Y2JxTdeyUWMXSIUrT1dd+7RIQ555iDBI4l&#10;CAsAgkiV4AJYSSRWMyNABBFAACBCA+SIUmMbIpFj17hpk0wn2eAf0QJStL8TQ0/EW7fOgEffriJd&#10;CAbJcuyDMKJFkyLatWlGAREOwiWzRwAyGZkMyZlkNuRHktpuV9sztfPxD8CBVOZHhUPwy2gyQAtc&#10;MPszi+YimZRDVyQE3zZuOoYeUoJo7Mjn0XoIqp21fVeKOYUM6iVhwnCpUkop9cDSTJRSSimllFJK&#10;KaWUUkoppZRS6qFq3759o5modrs9ptNpcqtKY84///zx87/kJS/5yEc+cujQodE7f+mXfqnVmvTM&#10;y3UdOXJkdNK5iRoJAGBqaqKz60TkE5/4xHve855VT/Rg8OQnP3mYiSqK4q677rrgggtGZ7j11luH&#10;t88999xdu3atWkKv11t1z2hGZXLtdvt0H/LQ3XHbEincgm3ZolW5o8m3pVbbsKDjLB5FSim1Btp0&#10;hmM/FMCxZ2iS7xjDqp/V58Azl4gGAWndUpEhqnohInM425s/Tn3qklAcc+mcz49Gv7y1SisRCeVx&#10;EU+mwbEHAtbVaaQPyrqpUC6SyTh0hcvJS5nIZMwFcwmhCzIf/TKwt/V5pMTVdp/htnPMAUAknP5Z&#10;+GjcjPBxJMehj4lFIADhmANEEUEgRFjpjRk7dFyIeLINQFwdeEBy2c6ydyCUSzEUzEG4H313tGmE&#10;TBp9O/quCE9a5bTOxtSQLFHifRvRigQkQkoABCIADNqZJl0aOuMa0XeiX65eRy6d23SEQ3ECADj0&#10;yNZXvegQEU1GJnOwk2Mu8TSOn/vJV75+8MXPvepsPfvhow/er0aIZGyNQ5coExABklgipQBRBi1A&#10;BFUmBwZvjAKAQEi2qktCkxl0zAUKCBoAEAlICaAhk3Hsx7JtbN3nxzj0XbbzDEMmIh7JIVoR5lAa&#10;e0o/ks+Pg8QYeoCWNigaEhEOHeYAElkiIgI5FAQQHGzf6AARIYmQcCEiAMwSMTIDQIgAJCKANBrc&#10;xeHbiKxteOPo2wBgbJNMalwzlEtECXPBsZDQrZ4R0QzzWAIswggCQMakaDIENK5l0x0AVSZSYII3&#10;rm3h86PCXmJhkxmJOSMJezizVzdSAtBjLjHaGPIY+i6ZBkCbjLt6xeDTCg3I/VItW72TItH91UOl&#10;lFJKnRn9fFJKKaWUUkoppZRSSimllFJKPVRdfPHFX//614eTx44d25ZM1G233TY6eeGFF46f3xjz&#10;sIc9bFUm6uKLLz7D1cjzUzoZJi89INr8vLrjx4//xm/8xt133z1+tiRJfuRHfqTb7f7lX/7lGW7O&#10;adm9e/fevXsPHjxYTX7iE59YlYn6wAc+MLz94he/eO0StpZdWasoitN9yEN3x21v79OEtmuLQjjl&#10;fP3Jt0U2vpj6WTyKlFJqLZft8vlxNEn0y2SbE7zRYXUSuYicUlnDASSiqQMQ2tqYxw/yMIhbTqo8&#10;MMjWs9aF/eVvc8xDcRyQ7MSNQCtbKrFciuWyTWc5FtZNh3KBbOPU4SSbTIeChUoOPXQGcfO2ruqB&#10;iFbYA6XBL4fyhHFNMrVa66JJlzBu1SMAgDCY095HNpmKoU1Qj+Uy+y65JnBZhT2wKsuqOnA2GbrA&#10;oY/kiBKbzCCtjoITpQJYdO4i1+TQNq7BsazanAAA0SC5GLpVAMnnFmuWTAanCRGMawXfBkDmAtEi&#10;OoRhYwqudN1MvkBHphbKRTK14Nsu27XpQ0K5JOyFg0nGvazIZGCyTeKI978v33bozBeyNSLwhS/d&#10;d3Y3fyXdtD40dfFdnx8BMuwXq5cGR4+UIDkQARiN3CAiVSVKSCmZDBFZeoMMDwiSk8jCngwBiHFT&#10;HLoxdNCkACD9mNT3wmken6M4FmQyRBKOwjlANvonDl2OOYCYDQNRcRBT5FKAEZAoHY1pDeqgEAbh&#10;r8E2g2Ai7GVQTCQSc5YEAIAIRAhHj3CqhklOGTdg8ey7gGhsE8kmtd1IiXFTsVwMvk2UirCIF44A&#10;VRMXICCiIUqQbBXOIdtw6QxSCgCD+C4SnPlb62RCuVgFU122o+weIEo55mcS76xGGtEJBzDgy+MI&#10;YFzLpXPj3zTI1gCAyAXfF4Ft/1edxBJW3hjv/3FVSimlTptmopRSSimllFJKKaWUUkoppZRSD1VX&#10;XHHFTTfdNJy87bbbHvawh535Yj/60Y+OTm7aE/WVr3zl4x//+Ko73/SmN731rW89k5CJMaecy7Xq&#10;hOYxNg1gLCws3HDDDauiO5Usyy677LKLL7744osvvuiii/bt24eIH/zgB89wSLfghS984dvf/vbq&#10;9gc+8IGXvvSlw83v9/tf+tKXhnM+/vGPX/vw7Yr3MJ/2Vca/x3fcadnGLdpyydWJEyc2+tNZPIqU&#10;UmqtJNvdx2/aZMb3j0js4arEzhpIduW0bK5OSYeqDyTmgIQmMa6JMPa8bQ6AiGiJznJ+Y1Np44JQ&#10;LFbhppAfFQ4unZkwZiAioTge/bJxUzaZDX65ys8QrT7z2yYz0XfJNqJfjqFjbGvCE98RDXPJHHz/&#10;ENm6S+dtMpPU95/5hss6tyaHSbar6N1nXDP6DvtOVcACIEhWBh9e48ZQOMTQASSyDTSpTWZWzcCh&#10;54tjwJ65lHIplssmmUYAJDvok4EIwhxz5kLYx9AtewfItVwyN9ozMwlrWzmXgAQsQLTyIb4yLqf/&#10;mc7CAAggiCaG3ubzx56wB4CznneaxNe/eaQsY5I8QNGRUbd/++g99y2e3c0XicEvS8wB1qmVI5My&#10;lwDCRRfQAAQAsMmsAAFE4CDAw6gQAiEZRAvkTh5kaBBRAEEY0QA54VKEOebWZMa1OOYc8ygCAGX/&#10;SLLlyjjhGAtjGzEWZJ1wOfrH6JcAhGOBlKybwBSOMXREBhVYiA6QYHXL2cmbp95vBAJWMSUiZi9c&#10;CghCyrF/Sl0VIgBVryYQAUQB5pALF4DWuAaiTWp7qvI0RGPTHTaZjaEbQ49jH2jNF2lEMhmZWhWm&#10;GtmcUC2BzAPRw8ZcCpfMBZIhSo1rADDHnGPP2OaZLBnJSCxFopTLLtuB5NLmuZs8BI2xjRi6ULJw&#10;gdv9LsQxR0oAyZxm5FgppZR6YGgmSimllFJKKaWUUkoppZRSSin1ULUqAfX3f//3z3/+889wme12&#10;e1hPBACzs7Pju6eKonjzm9+89v4777zzpptuuv7667e8JvX6KRfz9t4nyURndx07dmzMX0Xkt37r&#10;t0ZTKIj47Gc/+0lPetKFF16YZad9Yf77yXXXXTfMRLXb7UOHDu3du7eavPXWW4ezXXvttasGquLc&#10;KTUF//7f//snPvGJD8yaf4/vuMlt7xatHfZVx8BGxlRUncWjSCml1kKyaeNc6YRolnx+LG1k46sw&#10;iBJGA4DCAc3gJDHhUsSTbQCSWZNgWYVjXqWhTPJgPwcaERtzj+wcvwUAfH48lgsS+y6br06y34iI&#10;SCx8eUzY23TWJrMu2wkAoTgBQLBO3gmT2u6id5+xzeg70bfJNogmOAEPjUjk0DG2ntT3kq03Zh+x&#10;LclbqnqZ0IiELTwcKXHZLp8fMa4Ryo5wsVIHQ9WwjslEVaEOQGNck8gltd2nziw+Px79skiMsS/i&#10;RaJxUy6ZNek0joT0AKLPT4T+IS8RfBuq2ETsu2zXaRVGhdAlSjn0gYxwELSIOCiKQgI4vdoWYQ9c&#10;GNsUKcnWfP+ATF08PgLHsWAJAED4EDgn0/v4j/90xw89ZRsuJ3G6/v4jt5/trQfhKByL/mEOLVpT&#10;oITohD3HgrkgkwGDTZqI1ddCBxPkyJAcREQ0LEHAAtLKWzExeyJHJgMkDt0YEAB8ccyl81vYkBi6&#10;CGKTaSmXyCTRd5zw4L1LOIYuxxJA0CQicSUiWFX/oYCMBKIAKTnddiMkK+yRHIAYkzEUEkuowo39&#10;Ay7bA9XLEADJIRsBEC5Y4kp6sEYmQ3JVQ9SqRRvXquI3Us0vLFVtIVoku+5bU7UhRG6jUqztJbEA&#10;AOFQHRs2mYmhS6bGscdcEp1BLgtJqp2L1qZzNpm2yY5NH2TT2eCXAZBjb3uTmQLCMa92h0u3oZdb&#10;KaWU2nYPge/fSimllFJKKaWUUhO6/vrrh5de3r17q9fVU0oppZRSSj107N69u9lsdjqdavLee+9d&#10;WFgYH2Ha1KqSqGc961nj53/HO94xXAEAQESRwQXpb7zxxsc//vG7du3a2prs2bNndLLb7U4YrRnN&#10;dK11++2333HHHcPJffv2/fZv//bU1NSYhwy36IE0PT19+eWXf+Mb36gmP/WpT73whS+sbt98883D&#10;2Z73vOet+/Ba7ZRuhzFdQNvue3zHTW57t2h+/pQTSbvd7szMzKbrICLf/OY3N/rrWTyKlFJqXVnz&#10;Ap8fctmuondf2T/sanvH5GrI1ACWkCxzWWVLhEOMfSKHlLhkZnyYR9hzzG26A5Gsmznbm745RNOc&#10;u6a7+BUAJFsLxfGiey/ZunFNY+qrAk7CgWM/+jbHHMkltT1kaml9f23qosVDR0UYyaw7ttXMZf+Q&#10;ca0YOhzaQgmZ2pgsQVUOI1yibZhkxth6c8ejTivtMwbZGgAQuRiLrS3B2AZkO33/qLG1UBbCpaAh&#10;iQKD/pfVmwMgXHLMQSJSamy9GhM8JQgkZf8wh95KbgrJNoAjmUxARtvJEBHAunSWQ8cASMwlFpE9&#10;2EbZP5hku2nibAOHDqAFQKJU2AsXSKkAD6Jdk0TXhoviwKGL5MjURZxEz+xDcbyKzG24ozmAcLVV&#10;42YT2Fqr17Z79//6/NnJRH30m2e+kDN08YU7n/6UhzXrtsyPJLU9q1+PKDH2JXoQBhJjh4GoSSES&#10;oAFklDCoikIjEqSK25EDAKIEDHPscyQogcgZN31azyIioVxGSsg2UlsXDrFcjqFdLSf4Nod+9G0B&#10;rtKGpzwWCCSAsEjEKsR1moEoAAA0AF4kEjk0NeRQ5aMAoOwfib6LJkOyCBRDh0NPYh44ICVkUjQZ&#10;AhrXcumO8U+NaNBMVGhWNWIBknFTk8x/hkTiYCyBAAApMW4KREQ8hx46g7jFHjYEBA6CbLMZRFeb&#10;unSSDK3Ldhbde8nWom8bN7NdhbcAwL4DwsY2bTK9XR9eSiml1PbSTJRSSimllFJKKaW+e1x11VVn&#10;exWUUkoppZRSDyhE/OEf/uE///M/H97z/ve//xWveMWWF8jMf/qnfzp6z9Oe9rQx83/1q1/9h3/4&#10;h+HkU5/61Cc+8Yn/4T/8h+E9b3jDG9761rdu7YSkVWGqu+++e8K41y233DLmr6MrDABvectbxqdQ&#10;AGC0yeeB9PznP/8tb3lLdfvmm2+uMlH9fv9LX/pSdacx5hGPeMS6j0XE/fv333fffdXkd77znQds&#10;tXXHTWh7t2hVAuruu++eJBN17733jslZncWjSCml1oVk6jMP7xz/QpLtKvuHff+gy3ZtFPYgWwM0&#10;RGkMHeYSAWPoIhpjG2Qys1nMyZeLgGRda8xTPNggmebc1Xnn7rx9hzG14NvRL/v+EQ+AZBGtVOF1&#10;CcIBBi1JO41rEiXZ1KVpfS8PkkXjIitksqS+z/cPIU5VmZ/AntCicYgWkQQQhAFYJHL0IF6EEZ2x&#10;TeMarR3XTp7z2ZSxdURDJo2+IxK3dgq+sU2sm7x9J1EaJRKCcAkigkHECfuqUgYkDgpbQACtcS1E&#10;S7aeZDtPrSwbBKJi6AqXSCnZOrCP3IGVfpg1O84hWTIpiyfKmIvo22SbZX7Y1XYbs/lwCUeOBYhH&#10;myAgAAqXkQsUqfInkx/DzGUMPUJjbANNauyOUC6IRL9ZJmrYWyNy8ru/AHPMJfSZS2EvEkFEAH/o&#10;KZfs21NHJETDsS/CwiWiQ1q9BwcZKuHqsBSJIgEEkIyIkM1wgy6vameJRBEGgP/1/i8ePnpKMObT&#10;n7/7n7919LJLxm7UdvvcLfd+7Z8Pr7rzkVfu/8EnXzHs/yFb55hz6A5XvtqngFi1u4EwICKgVGNc&#10;/a8M9wKCCKJB4zbq6rnusQ+78vJ9IIVw4vuHXX3v6Jzsu8IBgAGEbJ3MVgp/yKQsQZCqeihAAxKg&#10;2n0r0GQIwrGPaHyxQLZ5Wi9hjrlw4bKdSLbWurS39DWytVAuA7pYLvriBMeC2SMarl62MjhKEYiB&#10;gSMAiwiZZJMk3wYQQNDAYB8BkiNKgEtAS6YBQMY2RLhqkRLxKCmisck0AJCt22R2G+uMBIRj37oW&#10;ANjNWhC3ycqY4eAjw6VzHPpkG9Evx9Axp7lDhzgWIoFMy9h6rXVRNWKbsskcmcwm02XvIIdOVet0&#10;5kQklItkMjJpUt/7AAyrUkoptQUPjX+vKqWUUkoppZRSSimllFJKKaXUup75zGeOZqL+6q/+6iUv&#10;eUmrtcUTgD71qU91u93h5KMf/ehV5TOjiqJ405veNJxM0/Rnf/Zna7Xatdde+/nPf766884777zp&#10;ppuuv/76LazM3Nzc6OTnP//5q6++etNHLS0ttdvtMTN89atfHd5+/OMfP0lu5GxFQR796EcPbx85&#10;cuT48eM7duwYBqIA4FnPepbZ+KrhV1xxxTDN8tnPflZGT1C9P+mOm9D2blG9XrfWhjA4zfSf/umf&#10;HvnIR266wA9/+MPjZzhbR5FSSm3EJjP1mSu7C7cltd1lfqTs32eSHdY1YJ1cBNpkOhQR0cRyGZCQ&#10;nHFNpMRlu8a/m3Hosm/bdA6Q0ub5Z3ujTwtmzfNdtqvofAd6B20yzbEQzjmWIhGFAYlMnapyJ3KI&#10;Jm3sz5oX4khyBtEIxzHv+URJWj/HF8cBAE0qsWAuJfTWWx1Dpg4gHHOTTNemLt/GQFT1BDad5ZgD&#10;HI+ha7fajkKmZtMZzx6ZABOQAlCEPYtw7OMgjkJIBk1ClCBaQOPSubWn3YdigUMvhp5wSaY+yDyg&#10;gZWUzrorYGxTODCQQDTJFPsOhw5i0/ePYP2cMZ1mIoDAEnsAwOwJHZla9G2gRDgXiQgW0IyWU224&#10;KBCuVpucsQ2kJKntBQmhOCGxCOXiJnsCbVWrhRABjMTS+yUOXRAWAOAgEEUEQQTw6U+57OlPvRLR&#10;MJcS+yIe0JpkbtO1rGJ4iAbJcCzINjaK/QBADB1hH0MOEs87Z+6XXv8Xq2b4H3/+hTe+9plbO2a2&#10;gFne9Hv/sPb+1/ziC578/RcLl4BobEPYiwggRN9BIKTq9VgFeFiEh5moVTsAgIadvcbUyKRjXm4i&#10;HH0nhjbYlu8fTmp7q5e/iPjiWPV3NJZoi6EdooShj2hFSuGIZKtM26BMrFplADI15hBjz5ILxYlN&#10;cnenbkAojyMlxjXT+v6kvifv3EGmXuR3xdCrsnYcCxh0vtHgM2IQIwsgAUREBNCIMEghaJDc6X7N&#10;RSCBCAAx9hCMTaaMqVcvfzQpICbZbgAQYOnchWiFS+OmbDKz7VHbWHUZuQeuy2jwqYGGuRzel9R2&#10;F70DxrZi6ETfJtsgOo2SsSrZJZwDGmMb1s2mzQsmXR/EtHk+L+Vka6FcMLaxle6vdQZ2Sdi72jyZ&#10;NKlpJkoppdSD1DZ85imllFJKKaWUUkoppZRSSiml1NmyY8eOH/iBHxi95w//8A+3tqiyLP/gD/5g&#10;9J5XvvKVY+Z/5zvf2el0hpO/8Au/UKvVAOD/+X/+n9Ggzo033nj06NEtrE+SJKOhoA984AMxxk0f&#10;9YlPfGL8DMOABwBcfvnlmy5QRD7zmc9sbUjPUJZlT3jCE4aTn/vc56pxGN7zjGc8Y8zDRw+MTqdz&#10;6NChSZ50YWHhBSN6vd4kjxqlO25C27tFiPjEJz5xOPmBD3xg05qsdrv9F3/xF+PnOVtHkVJKjZHU&#10;9jZmH1GdB4/oQn6k6N4XykXmcrT7ToCREuZCOLIEADG2UZ3TPP5kdI552T9a1U0k9X12m7omHkjG&#10;1uozV07veWJ9+tK0vs8mcy7bmdT2JPV9SW2PS+dduiOp72vMXDm9+4m1qUtx5Zx1REOUIFkABhn7&#10;8Y3ksp1Jfb91TbI166ZMMmNsk2yDTJ1sw7iWSWasmyKbkc1MMp1kO61rbPvGJrU9SI5MFstlka0v&#10;R0DQJIAGpASJAIRokCyiAaQqbQJVWQ9lLpvPGuetDURxzEO5yLEQLsjUTpbAVOkyEQBe99mNawEi&#10;mVTYgzDZBiLF0BWOIT98SnOXSAz9UJwo+weL7t1F5468c2fevTeUCzH0OBbCJZkMiRCqcp4o7Dnm&#10;Y5ohRTiGfiyXhD2ZmrHNqg0M0QAmAshccuhtWiBWvbKYi7J/uOjdy36ZYz/4diwXY2hz6EnMORYS&#10;c459Dp3ol6Jf4lhwDMLM5aJwOf5ZRBiQ0CSIDtCsNJttsEq2AUBkUkR6ztMu3zG3+vD733/9ldu+&#10;cRgeKDd/6Btf/trBVXfO72g98fuuMLZuXAsBQ7kUfYdDL/qOdS2bziKlSJZMgiZDcog0OJwQAQmQ&#10;AA2QRTSIhOSQDCIBAox9o0Mk4xogEkOH2ftyYTDCsRdDDzgiAlFyJmF4srWqCkwkAMigbw1E4NRY&#10;lK2BMMc8+vb4HToqlAsSS5ftIEqz5gUASGR9cUIkxnIpFEvCHhEBDdmMTEomGf4folnpdkMQAQ4i&#10;DBIlFiI84QoMxxEAhKOwJ5MhkMvm08Z+MqlNpl26ozn36Kmdj5/e9YTW/GNrUw8zbkpA7ofuQYnl&#10;EpoU6YHL7RiTISKSG6T4qvEgl9b3knHGtRANh04M3UlGVQBYfPRtiSWgI0qMa9RmLj+tIzCt7ydb&#10;d+kOkeiLY3ImHwkAAMCxCOUC2QbZWta6aGu1V0oppdQDQDNRSimllFJKKaWUUkoppZRSSqmHtlXJ&#10;pU9+8pMf/OAHT3chIvI7v/M7oyVRz33uc/fv37/R/Lfddttow8zll18+TO+0Wq1XvepVozO/8Y1v&#10;3NoJST/0Qz80vF2W5ac//enx88cY3/ve946fx7mTV6qeJKrxmc985iwmOp797GcPb9988839fv+W&#10;W26pJqenp88777wxj73yyitHJ//3//7fkzzj//gf/yOuuPjii+v1rZQ56I6bxLZv0VOf+tThbRF5&#10;97vfPWZmEfnd3/3dTV+YZ/EoUkqpMZLantb8tSaZTur7XG03IoXiRNm9t+jeVfTuLXr35Z278/Zd&#10;vn8IyaHJXDqHaJi9S+ZxXOWOBN8p+4eQrKvtNrZZn7r0bG/r1hElaeO85o5rpvc8ZXr3E6d2Pr41&#10;f+3UzsdP737i1O4nNeeuTur71o6GcS00GQBwzDd/CpO6bHfWOM9lO62bMq5lbN24urF1Y5s2mXbZ&#10;rrRxPlJibKNa+LZvpst2kklsMiNccuhsbSEiHMtu9G3gKCKAVQIKRWL1f1VCDNEiJSCRN4ju+OKY&#10;CHPsIyU4WtWy2RdhJFdl9gCQQw+QyDRAhGOPYxF8BwCYvS+O5927ff+gLxdC2Y6hy7EfY59jn9mD&#10;RJHIg8RRCSBICZmMTMqxH/1S8O0Yehxz5oJjyTGPoRv8cvRLwgVSYtwUmax6ZVVn/yMikREOIiwc&#10;xmyCsQ1Ax7HIO3dz6HDsh3KJQw9B0KRkm8ZN22TaJjM2mTHJjHFTaFIAFAkgsVr5GLrRj0tQiIQq&#10;uQdkyaQgQWTDtUJA4xqIBJQkif2JFz1m1Qwx8r97/d/kxbjt2i55EX7nD/5x7f2/eMMPOzfoZyPX&#10;AgBhz1xUhyWiMbZuk2myDaKUKEEkRELAQQgKDZIhtEhplf4CYUQDgIibBG8QDdlmlUdi3+ZYiIgv&#10;Tgh7ABEggDNKgCA6RIfkAFC4lGGxlayazSKlHHMBDsXxSZbMoRvKRZNMk6llU5cgmt7ibb5cAgmD&#10;ECwhmRTQVmN1yoNFRCKIVDEqJAOIILxykJfCm1/NYXT1RUDEIyCZ1CZTVUSTbD2USwDgi6PGtYxt&#10;1FoXIxrrpjh0JJan8xSbC2VHuHTJLJJL6g9UlxFSlZ8EEeFi5O4kqe0jkxrXIlMT9tEvx9Bl9rLe&#10;W6EIcyyiX2bfAQDjmoBoXDOp7bbJ9OmtEVJj+nKkxCZz0XeiXzyT7ROOPj+MaJJsp02m0/q+B2hg&#10;lVJKqdOnmSillFJKKaWUUkoppZRSSiml1EPb7Ozsv/k3/2b0nre//e2jbUKbEpG3v/3toxU0O3fu&#10;/Kmf+qmN5i+K4o1vfOPoPa95zWtGL+H81Kc+9ZJLLhlO3nHHHTfddNMWNu1xj3tcmqbDybe97W3j&#10;MyHvec97RmNd67r00pMnN3/sYx8bnwk5fPjwb//2b0+4tqMjsLi4uIXtXevKK68clm7deeedf/7n&#10;fz7804te9KLxl83Osuw5z3nOcPJDH/rQPffcM/7pVkXdfuzHfmxrq/3Q2nFny7Zv0SMf+cjp6ZMn&#10;Dt58883vf//7111sjPH3f//3v/jFL266kmfxKFJKqfGMm5raeV1t6hKXzib1fWlzEMshSoissTWX&#10;zib1vbXWxbXWBTaZyqYusa5R5gd9cYzXnI8uAjH0fX4o5EfIpGl9n7GNxtyj7oc2j7MAEavT020y&#10;Y1yLTDrmK4RN56qqKI4TR4vRGNdy2c6kvi9tnJc2zk8b5yX1fS6dN64pwhJLY2uIZNzpneA+2daZ&#10;tHE+2TqZWiiOj8/trItjXvbuFc5FIosXCYAEaIcBHuumyNYBjXAZfYdjP5bLRfcejv3R5UTfkVhy&#10;7AGgsfXRIR4kARDHnK9o0zlAY2xdJHDsAxkymXApEnx+wudHi+69oVzi2A+hE8olDm2uiqFiIRyE&#10;AwgL+xjyGHMRD2gQEdGRqRk3TaaGiCKeY59Dj2OXY38QMbJ1k0wbWze2ntT3uXQHjMRIBLBKscjY&#10;6jCyrVieYM459kO5zDFHdMZNGTdlTI2qgqOVxVaRHgAc3E8OQIRLjqWIj35ZxK99CuEIEpEsorXJ&#10;NFEKSBz6Y9YK0RrbILJokpe+6BprV4d8vvWd4+tGlbYXs/z73/jbew8srbr/wvN3/eSPnuz5FPaA&#10;JIAgDADCJQ+iJkiUGFu3yQyZGlEKaIlSNBmZtHrBVi/qQZwMDVRtUZshskSJxFyAfX6MuSfsORaA&#10;QJMtYezgI9k6ICElIoLDfbrm7YdWcpgcc2E/frEc+mV+hEzm0rmktttluzsLXy77h2K5CBLJJNZN&#10;AYhIXDeMyNVhLCyAAoCIJ2ujJIqwiD+dtxEEiCKM5ADJJrPVvTaZAYnRd8r+oWpvVm+SNplBNGV+&#10;FM64wmhIJMTyBNk62XqtdeED2WVk0zkyGSDFU/OoSC6t7TfJFNmaSabJpCKBQyeUS1U+KoZeDL3o&#10;O1Ums3rbJNuwbgrQksmS2u7qZb6FVcqaF9hk2ripUCyEcmFrF2dh9mX/gAgntT1o0sbsVescuEop&#10;pdSDhmailFJKKaWUUkqpB1rodLvfuWfhi1899vHPHv77jx/6wEcOfeCjhz/0iWOf+Nzil77eu+dA&#10;zIszfxallFJKKaWU+p7y7Gc/+9prrx295x3veMdv/uZvHj16dNPHHjp06Jd+6Zf+/u//fnhPlmX/&#10;6T/9p9ESm1Xe+c53djonT3t62cteNj8/PzoDIv7qr/7q6D033njjJCuzinPuFa94xXCy1+v90i/9&#10;0kbpmve9731/+Zd/uekyH/vYxw5vHz58+K/+6q/WnU1EPv3pT99www0hnHJK3KrJUaOD8Bd/8ReH&#10;Dh3a2glYo4wxz3rWs4aT73//+4e3n/SkJ2368Je+9KXDSBUAvOY1r7nvvvs2mvmzn/3sr/3arw0n&#10;zznnnMc85jGwJQ+tHXe2bPsWEdGrX/3q0Xve/e53//qv//q3vvWtsiyrRS0vL3/84x9/5Stf+ZGP&#10;fKSaZ9MSp7N1FCml1KYQKWteMLXrCY3Zq9L6OS7badM5l+1y2W6X7XTpnMt2Z80LZ/b+i7lzftil&#10;c2n9HOumou+UvXuL7j0+P+KL4z4/VvYPFd27fP+gsHfZzqS21ybTzR2PMbZ2tjfxLHDZLgAwthlD&#10;dwv5orXYLwMg2abLdp1hxGIjaeNcsnWXzQuIz48I8OSPjaFb9g9yLDn2q3ocREcms8kUmYwoIUrI&#10;ZMY2jJsyroVkOfaDX2Yuy96h6E9+JQ5+SSQKe7LZqrPnq6QKIo2p7kG0Lt2B5MjUJOYcc6jCBr4T&#10;y+O+OCGxH8tFDl0QJpMa2zJu2rhpm8wYWyeTARkih0RQ1eBIRCSydQBBMmhSY5vWTdtk1iQzJpmx&#10;yax108Y2yNSsm0rq+5L6Phqtt6pWDAQGIboNd59wKHv3Rt8VEQ49QDRuyrjG+HiGsBfhKvBDJkG0&#10;AMyxEImh7DCvzS4GAEByZDObzAISmSpCNu5HJSRnXJPQ7d49+8qf/P61M7z7zz7//370m2dyBG7q&#10;d//wYzd/6Btr73/dq19YlUQBgIBw6IMwICC5Kp/Dob+qNQvJAhpEEOA1EQ0RDlXLGWEKk0FbAwAO&#10;feEi5AsCAhIADADCGb9gEcnYBq7EooCDiOCaAwmRkJxEDwAxjLtQQvTtMj+ElCS1PdZN1aYv7y99&#10;w+fHfH40lEsu25Vke42tI5pqaevhKqOIiMN0KCIC2UFhlLBIGJ8AHBnyACKIFtDYdG44YkgpUhJD&#10;R9j74kR1Z336MiTn0nnhwk/WiLX58wP7/hEBcdm8sY2kfs62LHZCSW0PABrbiL4Dq+rdEF06n9T2&#10;GdskU7Nu2riWMRmgEYkyaHiTQSbTTVvXIpPZdNYlLTIp2abLdm4t35W1LnbZLpfNm2QqFAs+Pzzp&#10;3lzBoed7VSBqL5msOXf12jdGpZRS6kHlu+FKHkoppZRSSiml1EOCMPfvOdC96z6/1AYA9p5LLz4I&#10;MwAgETpn0qR3t0HEZH62ccG52e55QL3sllJKKaWUUkptDhFf+9rXvvGNb/z85z8/vPOLX/ziK17x&#10;iquuuurpT3/6pZdeOjc3lyRJdeJXCGFpaelb3/rWTTfd9KUvfWl0UUmSvPWtb12VcRq1qgRmfn7+&#10;RS960drZqqap97znPcN73vjGN/7e7/0enuY/9J7xjGf83d/93R133FFN3nfffS972cte/vKXX3fd&#10;dTt27CAi7/1dd931x3/8x7fddls1z6Mf/egxBThPfepT3/Wudw0n3/Wud33zm9982ctetnv3biKK&#10;MS4sLNx6663ve9/7Dh06VM1z/vnn33XXXdXt22+/vd1ut1otZiY65Xy+K6+8cvi87Xb7Z37mZwCA&#10;iJ75zGf+7M/+7JZ37g/90A+tbdm66KKL5ubmNn1so9H45V/+5Te96U3VZLfbveGGG573vOc985nP&#10;3LVrl3NORPr9/re//e33ve99o0cCIv7mb/7m6e6sh+iOO1vujy26+uqrX/SiF/3f//t/h4v90pe+&#10;9O/+3b/baB1++qd/+tZbbx1fGHUWjyKllJoEoklqu5PabgAQjiJeJCJapGT4FmQApnZe11/6Z0Ay&#10;yQyHHsc+cwkrnSrGNcjUja0BmqxxXta66H5K7zz4GVtz2Q6RGPxS8IsunT+TpQnH4JeNayKapL7v&#10;flpnRGrMPLxz/AtJtqvMD5f9w0m2e5I9yKHn8yPCPvpOlaRCNEiGKEFaHSlBAEBrrBVJY+hG3za2&#10;4fOjgGhsQ9hLLJgLAFz7WGAPgIiGjBuzPsa1OOYAIMIS+yAsABL7SC6Ui0QWMTE2E6DVH69IgIiA&#10;IlzFutA4ABGBGNpkaihibN0k08BB2AsIAgASokWTEiVj9qFIrDqdNqpNE+HOiS/F0GEuQBjRkkkn&#10;CjMIV9tIWK2ORSFmL1wiJRy6aBHp5IhxzJEcAhnbRDQ2mQ3FccYkxJ5FGOTNEEFw1fggWpNMcVH+&#10;uxt+8KOf/ObXbz+0akX+f7/8l7/3hut/+Icu38rxt5n3/dWX3/nuT6+9/3GPueSZT3vUycGIpQAL&#10;BwREk0oshT0Y4tgztjmyqx2yF8CV/TI6nIO9D0Cj4zYeApKpcewxp+I7gEZEkBxUB8kZQ7Rk6jF0&#10;AI0AgHjhEtCt2kdESeRSJHDoQjKzdjkCHPIT0S+TrSW13WSbjblH+f7hsn8wFCeib9t0h02mQZh7&#10;ubGNGHoQAxCKnPpLo/BKR9OpBwmAoAGIVYUUsAei8d9jRZjZV31YxtSsmxrZajSuEcpFEAnlgsvm&#10;AYBMVpu6tLf0dZvOhmIB0dh09owGVyTkRzgWSW03UdKYfcQD/MlFtmmTaWEfQ8f7JZes3hwyaVLb&#10;Xc3Aoc+xWKe8C4lMzdi6sQ0BLrr3GttCNGlji/kuRGzMPqK3eBsAECW+OF5277XJLLnWpv8w4ViG&#10;8gSHHpksqe0ikzVnr7brHZBKKaXUg4pmopRSSimllFJKqfufSO/eg+1vfDvmRcyLsNQO3R5vcHlm&#10;cs61mrEoi6MnbKs5/YhL0/nNz/FSSimllFJKKWWMed3rXveud73rr//6r0fv/8pXvvKVr3xlOImI&#10;Y8qL9u7d+5a3vGV2dsNzs8qyHEYjKr/8y7882iEz6vnPf/4HP/jBYZzjjjvu+Nu//dvnPOc5p7Vd&#10;iPiGN7zhhhtuWFpaqu4JIdx444033njjuvO/8IUvfMxjHjMm4zE9Pf0TP/ETf/qnfzq85+Mf//jH&#10;P/7xjeZ/2tOe9vKXv/ylL31pNRljrG4/7WlP+/mf//nROX/gB37gve9976qHM/MZtkVdcMEFrVar&#10;3W6P3rluDm1d11133U/+5E/+z//5P4f3/NVf/dVGlURDr3vd63bt2nUmq/0Q2nFny/20RT/1Uz81&#10;PT09mrbayFOf+tTnPe95n/vc5zad82wdRUopdbqQDML6X0vIZI25q9Nyqezd5/OjzKsrRMjWk2x3&#10;2jiHzKT9Kt+tsuaFPj9u3XTwS2QaW+7LEhFfHAUAm87ZZMYmZ3b2/1g2ma5PX9FdvM1lu3x+pOwf&#10;cOkuMmOiPiDsy/yIcAhlByGiWECpUhLjNxnRWjcVfCeGrnHo86NUTzj2AUCiR0rWnnQvEqpY0aZl&#10;Iy7bCcAAwBGDb4tEkCiRkSzZFpGFVUmOwToRiAwCUZQQOUBjXAuEOfY5dIUCAAjHpL7ntKpXmKsa&#10;HEcm2yhu0V/6RigXfH4EBI1tipQcc6QEYZM8CYAIyCmzIaFJOJbAJVASQ9e4VrXCHAsARlNHsmhq&#10;HHOQyJyDlBCLEHOkdCXwgIgGySHZatgBANEQ1ZI0vvXNP/7DP/Y270/5iSpG/sXX/nW/71/83Ksm&#10;H5xNicC7/vRz/+mtH1n7pySxb3zdj40mNGSQ0mREhwBAjrkA9jI4fgZnuhIlDH0kK+xFZLgEARbx&#10;gAaRjKmdVigdTSox59gDicwFIAEaQmKJBqQaQJEoEkUYgGEQMyJEQjSbHlFkEpFUpEBMASSGLpIj&#10;qiGNPJAsAAp7jsXo9gKAiHDohHJBONp01iazNplqzj1KOPSXb4+hG8pFm0zbZLo6hFy2s+wfJJMx&#10;9ICjUBx+LqyUbgkgrB2ikVhUFDDAJW78cVCVwiGigCFyZs37G1IGIsx5KJdO7vf6vuCXAEA4hHIB&#10;QEwyt8ULCAiX/SMcey7bSbZem77cuNaWFrR1iJg1LwjlknGtWC5aU193xJCcTWYhmQUQZg8cBBgB&#10;AQnRDcOWIuL7xwDAprM2nTVu+gxWjOozjyBTL7p3kqn54pgvjqFfNLaBpkEmPeWlJwIQOfSj73Ls&#10;AZLLdhg3RbbRnH2kcc0tr4ZSSin1gPkevZ6HUkoppZRSSin1gIl5cfzTX1y89WvlwlLvngO9u+/z&#10;7Y6p17LdO+vn729efEHz0otal17UuOj8+rn7sl3zlLhyYbF75z35gcPl8YXjn/ri0pe/LjGe7e1Q&#10;SimllFJKqYcAIvrX//pfv/nNbx7T8jQmn/PSl770D//wD8cEogDgne9852g458lPfvJll1220czG&#10;mNe+9rWj9/zRH/3RsWPHTne7ms3mH/7hH5577rmbzvmDP/iDP/VTP7XpbC95yUuuueaaSZ76la98&#10;5ate9apWq3XBBRdsOvO+ffue9axnne7WbQoRn/e8562687GPfezkS/iRH/mRV7/61ROeGZkkyX/8&#10;j//xtJa/kYfKjjuL7qctev7zn/+Od7zjvPPOGzPPy1/+8l/8xV9ExG63O7xzo3wjnL2jSCmltpdN&#10;puszV07vedLUzusas4+sz1xRn7myueOa6d0/ML3r+2tTF2sgCgBsMpPU9th0FtGF4ihz2Npygl/k&#10;0HPpDkRbm77s/m4OTOp769OXWddMantBuOzfF4oTsvHK+/wocwh+WaQUJLIpmYwoQbTCvNmzoXVN&#10;QIqhKxLL/AjHfhUXWVumJBxFApITRDKbB8xcttsk08IR0YCwcARgQLPu+AkAy7CiCgCJyCE541o4&#10;aKZqoqkJF9F3mAvfP3xacf2qt4psZpOpdWco+4eK3oFQnIi+m9T3Glcnk4Ewx2LTZQMArC7xqWqL&#10;EkCsMj8xdAWqRp4c0SJYQCp795a9A75cACARASQR5tjjWDB74cBcxtiPvh3KZY55tclIhGQf/vBL&#10;f+3VL15nbVh++T/c/PY//qcQNt37E+l0i3/7y3/5pt/7h8jrDPh/ecOPPvzykzU4IiwSq+a6KmKE&#10;iIQWJApItReGI4QmqbJewn64aKm6yMghWjSTlkStjDmQccyFCEvMjckMJcY2QCSGXgy9UC5Fv8yh&#10;y7HPoeBYcCiquF30y6FciqEnHDY6sARAJBLVEa1xLbINkRjDcvRtjkWVU0JAJMdcAgCHfnVoCBeh&#10;OFH27vH5UUSbNvbbZDZt7G/ueAxS0lu+XTj4/BiZzCQnr65IJnPZXiJHlACIxHIlCgWDkiIR2CCw&#10;hwCDk4qrzN4GbyDCQdgDEKBBIONaaxOYxiTVfuHYG9l52Ji5wmU7XbbTJtOhXCz7B0VO+z2WY553&#10;72Xuu9ou41q11sXp/VbEN55N5126wyZziKbIj4CMf/kgUUK2bmyTbINMbfQNM5ZLHAcfGfWpS8/w&#10;IwMRa1MXN3c82iYzSW1vUt9HJgt+2fcPFN07i+49Ze9A0TtQ9u4tu3cXnbt9flQk2HQua5xn3Eza&#10;OG9q/nEaiFJKKfVQoZkopZRSSimllFLqflQuLh/72GeLI8fzQ0d79xzgELPdO5sXn5ft2emmWyZN&#10;0VD1n7TJGlPL3MxUbf+exkXnJfNzoZf37rq3PL7Qveu+Y5/8fMw3/f1MKaWUUkoppRQAwMMf/vD/&#10;9t/+22tf+9rxiYihLMt+9Ed/9E/+5E9+9Ed/dEwiAgC+9rWvfehDHxpOJklyww03jF/4+eef/9zn&#10;Pnf0nje84Q1b6E1qtVpvfetbr7/++o1msNb+4i/+4s///M9Pcu4UEf3Gb/zGsG9nXY9+9KP/+I//&#10;+Prrr68W+KpXvWqS9bzhhht+8zd/83GPe1yrtZ1X6X7KU54yOvmEJzwhy7LTWsKTnvSkG2+88eqr&#10;rx4/2zOe8Yz//t//+6azTe6hsuPOlvtvi/bv3/8Hf/AHb3/723/8x3/84Q9/eJqmiLhz587HP/7x&#10;//bf/ts/+ZM/ecELXlAtcHl5efioRqMxZpln6yhSSqn7ARrXTGq70vr+tL7PpTs2be/5XlObvpRM&#10;ltR2A4jvH5Q1tVrjiUgoFmKxYJIp41pZ60L7gBSYpI1z6zNXGddM6vuNawW/VPTuKfuHg28zlyBV&#10;uEZAOJQnfLkQixMSc6TE2qaxDeOmjJtGMqdGUDaCxjZBhENPYhF9ByTCSqBlFHMhgEiJtXXAic5X&#10;REA0iQgjEpIDQGAfyqXgl2PoxtCLsR9DL/p2LBfZd1giUUImRUCkxNjmsHwJEYzJjKkze/adGPNQ&#10;HJn823gMHaQE0dqRzMnIpvn+8u0c8+CXTDJtk2mbziHaqndok6THyXVYW9eDRAmICJfCkUM/hC6L&#10;AJkY2xxKDv0YOqFc4lBFuwXIiGCVVGHxwqXEXNiLhBj6MSytZLQEgX7ulS/5F09+zLor9V/e8fHn&#10;vuzdt3z5vtM++E71la8dev5P/o+/+4d/Xvevv/yLz33uMx8ZqrhXtVrsBUQkApqT41EdSxyFg8DJ&#10;XUaUASCSBWCQKAASS2FBcghItgFw2mESRAciHAsQIVszybQAgITo2xxzYc9Vg1PMhXPhQjiXmA9C&#10;aOI5FjG0o18ejWmN7GoPEsnWTDqd1HaRSY2bIlMXEI696JeiX46hI+wllhz7IT9W9qrgyn3BLyGl&#10;SX1fUt9n3HRz7lH16SsQTSiXfH7MlwsibNOdq/4pYWzmansQLZIFEI5l1Xg2eBPYZCgQkABERNYe&#10;wwLAsRQJgBYpAQCy9fUr4NAAErPnWIqMXvkRG7NXJbU9Nt3haruFi6J7jy9OCE90dUiO3vePlL0D&#10;iJjW91vXqk1flrUuPN09vl0QsT5zhTFpUtsNEsv+wQk3ZJXgl0N5wrgp41q11kXb1Xllk9mpnY9v&#10;zFzp0jmX7cqaFyS1vTaZIZMBUvUGa1zTZTvTxrlp4xybzCb1fVO7rqtPX7Y24KqUUko9aOEW/mu7&#10;Ukoppbbdn/3Zn/3ET/zEcPLAgQN79+492yullFJKqTNVnlg8/plbYj/v33uIfUjnZ93MNNKkv8RI&#10;jMXRE365beu1bN9u26zPf/+1pqa/TCullFJKKaXUaVhaWvr617/+jW9845vf/OahQ4eOHz8uIo1G&#10;Y9++ffv373/4wx9+2WWXnXfeeff3Zfu30cLCwj/+4z9+4QtfuP322/M837NnzxVXXPF93/d911xz&#10;TZIkp7u0paWlj33sY1/4whe+8Y1v9Pv9+fn5iy666Nprr33c4x63ti/rjjvueM973vPlL3/ZOfew&#10;hz3sJS95yUMx9XHkyJHPfvazt95669e+9rVut1ur1c4555yLL774mmuuufrqq2u1zbsLtkZ33INz&#10;i0RktIXsXe9615iWuaEH+Ch64Qtf+Bd/8RfV7Sc84Qmf+MQntnf5Siml1hXK5c7xL3Dsl/1DIuKy&#10;ncbWJ3qkcJkf49AxruWynS7b1Zi96oH8thlDr7/8zz4/LhxWshYrwYZqNUSib7N4id7YhnFNALLZ&#10;nDH1oncPh5xjz9jWJCfEc8w59o2b4thHdBx7JpnB0USKsPfLZBJj6kl9/yRFZDH2fO9QtWQEYi5F&#10;AlKK5BBJJAIICAAiIiGaqhqoKqpiLqlq+FlnVUuOXTSZMTWXzpsNep9OfYgve/fYdM6lc1O7f4Bo&#10;9Xe2/vI3886dRfc+AEjq+6u9XPYPcegFvwwixrVwgxiYDPI2JSASufVmiMIe0QEAIAECCJLJqoAN&#10;AJFJAC2RFZAqk8Zc/QkBDQKsBFqq+JABiUjWJjMu211487JX/OZHP/aFddcNEX7sBY/6+Z95wq75&#10;026J+dJtB//gv33yHz7+7Y1m+NEXPeG/vPFfCnsOXSRrTAMQY+hwLIULRId0MlbH7EGYTEq2TnTy&#10;4KkOD2YvEqrDGtECEpkM0Q7uQAIknCwfxSKhf5AlIhqX7jSu6YujwiXHfLColf8FQMAqVyQAIlWf&#10;EgCiQbSIiOjI1XGlrkAAol8GAOumbDJj0zmREIvFEDogLMLCXiRWu0+4QJMZU7fpDFJCJiNTQyRj&#10;a2nz/KS2b3g4dRe+XPQOFt27jWu5dJ2vr8xl0bnLFyeAA5AVDohQVYoBhyoPs9FoCABwAAAkO9wj&#10;AiIcQar7XbW9IoFsw5ha2jxvbRSt6N5NpuayndO7n7SqSEpEyt49/eVvMftQnIi+A4jG1I1roMnW&#10;i1YGif0YOtUescmMTaaR0sbsw12643SP0m3ni+Od47dy7JX9w4AmzXbhxKWLIhKL48EvG9d02a4k&#10;21mffeS2f2SISPTLPj/iixMxdFf1WZFJq0hnku1GOr2aNaWUUurBQDNRSiml1IOCZqKUUkqp7z6+&#10;3Tn+yc+HTq9370EAqO3bvbU4k293i0NHKHG1c/a66an5H7iWnP7HaKWUUkoppZRSSqlt0O12f/zH&#10;f3w4+X/+z//ZQkTt/qaZKKWUOlt8sdA98SXm3PePcMyNrZt0bm0wZkhEYmjHclE42nTOJtMu29mY&#10;vQonK0faRiISyhODRASAsGcuhT2AAKBI9Plx4ULYm2TWpjPWTlWxB18ci+Vyleexbgo2Oy9fQKJf&#10;RrTCHikRLmxySpg5+rYI22SKTCOp75lkzcve3RzL4NtEjkxdOI+hSyZDcqOpmAGsiqHqZLKyd4hj&#10;n2NuXGttpgIAOPSZc7JNojRtnLNp6MvnR2LopY3z0vq+xuwjVi+Ny+UjnwzFos+PutpeY2srmxDL&#10;3n0cy+jbgGBsc92VEYnRL3MsAWHdg0pEBmkZEASqIhaICGCMrSHZUyMoEkNPuKwyNjAIjREACUQQ&#10;hpWIjkvnkua5xtTyXvflN7zxgx/6/EabT4RPvO7CFz3nEU97ysPSZJOxWm4Xn/3i3X/yf2752Ke+&#10;M2a2pz7x4f/zxl9Ns8znx4V9CF1EMqY+aEmSQJSdEqmrgmGUkklXRd2ib0cuJfQEBNEgUpUQW3V8&#10;ABoii5RUObH1jzoAjnkoTgAwANl0mkw9+jaHrggDAJl03Z043FMgcZDWQ0PkAIhcndAJAMeexNK4&#10;JlKaNs4dvhsIcPRdDl2JRVWjVMXkjGsZ10pqewGAbN0lc66226Uzo7tb2C8d/rgvToRyIamfSxsc&#10;yUXv3ug7oVhEIgAS8cIBhAWEyAwPiQ02ikEY0CASUgISRcJI9IvI1pgDsLfJtEmm181lFd17yGQu&#10;2zm950nrHuTRd3pL3wjlorCPfjkM6+bIIhqAasx5JewHaBJjm8ZNIVJa31ebugTpwfLVvewf7i58&#10;lWPu88Mi0bppk0yPOWyqI4djHsrjEssqL2fTuebc1eMfdeaq5xUJIIxoyaRaCaWUUuqhTj/JlFJK&#10;KaWUUkqp7SchLnzuy7Gf9+87hES1c/aS2+K/wV2rQWZv/75D/fsOI9HiLV+bfez2Xx5MKaWUUkop&#10;pZRS6nvQnXfeObw9Ozv7IAxEKaWUOotcOtuav7a78GVEE/1yKBZj916klGzdmAzIEaKIiEThMsac&#10;QxeEydaS2h6kJGueV5t6GExWU7O9ENGlO1y6I4Z+KI75YoFDl2MuEgEp+mXrmr4MLptL6vtGf3Fw&#10;ySyHrrGN6Nsxdo3dpCYIAYkSjgUAVq1EAlI184gIx75IINsUJJvNTbLm0S8yRw49BDSmDogCgGiN&#10;bdp0h6liGBIBAJAQLRk3jHYY1wBg5oJDj1xr7biTrYkPHHtILpQLLts5Zk049KLv2HQHoslaF6yd&#10;wfcPCcdQLpJJyZy8KB6icbU9Ze+Acc0YOtF3jK2vU71SDTviqsIWGLQOCVZjKB6BABElACVkamSS&#10;9Q4qNLbB7Dj2EUmERYJIBIhwsvaHAU0oF6FrkCwI/9Hvv/wXfhn+8m/Xj0Uxyz/+0x3/+E93tJrp&#10;4x9z3kXnz110wdxF58/t3T3Vz323V3a7ZbtT3PrVg5/63F1f/cYh5k2uzv+v/+WTXv+aH8tqLbJ1&#10;EfTFceso+k4Mba5WD9a2OlU7l6vU0Ml1q1qVYm9Q2SRRABGYY3HKECMBxigBYw6D7Eey6hmq2BKH&#10;gpCYGZCBJfIyiCClBMhcCAcg2ui3OUQEtCiWJYgEjozk2HfB1kFYYkGmhmhdtmM0HolA1rXAtQCE&#10;OQp7jrlwNG7a1eZb848lW9sogVnmR0U4+g6ZjDZOsxg7JbE0tiYSAAgAgYBjWb04AQdta1WAbs2j&#10;qzRdBGERQQRAQ2irjTW2BkDCfWNSALRu/da16g2nelGsv4au2dzxmFAez9t3Ijmb7hAuYsirgNzg&#10;pYHGuJQoqYKRiOSyXVnzAuNOu8TsfpXUdiPZ7sJXkVwoTgS/FPyysU1jm2jS0YNHREACx36VikRy&#10;SX0vmVpS39uYvgLu/wwtIg4znEoppdR3B81EKaWUUkoppZRS22/pa98MnW7/wBERqZ+zZ8uBqIqp&#10;Z7V9u/r3HS6OHAfE/j0H6+ftO9ubqJRSSimllFJKKfWQ94EPfGB4+4lPfOLZXh2llFIPOsY1W/OP&#10;yzt3FN17jJuKvh19J/rFWK6Jf6Axtmlci0xqbL02dZnLdpzt1Qdja8aemzbOrSZFBBHbx75Q4kGO&#10;uc1mV8c80Nh0p+8fIlvn0I2hWwWTxj0HOoC8WjoAVN0yIiIxFy7Q1IicG9uvdZJwKJaES5FAplk9&#10;rwgPYhVkkBKz8XJsOhdDb1A6FPto1jnp39ha8B2JeQC06Szi+j/fMIcyP4ImtclU2ti/bjas7B/i&#10;mAt7m+1eNYxESVLbU/YPGdvi0I2hg5SQqa2KxAAgAgrIyt6JVTmPgIAISGQRRAGIwgxkiBIkIxvv&#10;D6KEyHEsmAsUEgCQKMIoIgQcA4IIY4xdZ3cY20Bcfttvv2LXztYfvfsjY3ZLu1N86B+/OdkRt75G&#10;Pf2d33rhc555DUrhywUoFxAQyYgvyNY4FsI5QEQkEJYqqFONEqJUh5YwVN1ZwBLaMfRFANACR4Cq&#10;FiuCIJBZCYwJCIuEanQFDaKwBMDc2Ppwv4tEDj2RYGwWSg8gAiaGPtnUuGYVIERMJJbCBVAyrvMN&#10;gdCKGOFSuARKYrkEiGTqZDLjpjZOGCKRBbJkklguGFu3tmmT6THjGcqFKoppkvkxsxnXin6RbC36&#10;NlJCCNEzETOHqjCuiucMBhCqhN7K0TgYQxlURRmHgIgWba0avRg6CEgmI9vADYrOqhoiHNtJhYgu&#10;nXfpfAw9nx8JxULwS8Jh1WxEiUlmXLbDZTsnejM5G1y6Y2rn43tLX0cky9OhXIyhE/2yABI5QAIE&#10;YBEZBDvJZK62y9gGUZpNPSyt7z3bW6CUUko9VGkmSimllFJKKaWU2hKR0OmWi+3Y7XFZcohoCK21&#10;jbqI9O68t1xYinle27eHtuMCw6ZRT3bMFMcXbKux/PVvZXt3knNnvlillFJKKaWUUkqp7xrve9/7&#10;3vve91a3d+3adeONN46v2v72t7/9sY99bDj55Cc/+WxvgVJKqQcjJFubujStn9Pv3On7h42bAmCO&#10;paw02yAaJFcVARnXTBvnJrW9eP93fWxlWxABgGNPuAQAwnTtPMbWJZ0LxQmwwqEXQcg2cOO2KyQL&#10;VYJCBBFEIgJVT4Emq9IgZKdgAjF0BJhjjmhw2H4jXA0m0SY/iyBal+7w+VEyGcccANFkq9cbLZHj&#10;mBuThmJp3dyaSCj7BxExqe02tlGbumTtPByLUC7H0AUkcuuEr8hkaX1f2T+MSBxzjnlkjyYlSgAN&#10;rgydCAt7jsVgCAdJHgaRQWeSIIAAkggIF5ELQEOUkEk3qCBDMhmZTNgzlyIBB2kiRhARAkQymcQ8&#10;QkSTEvBv/MqPP+85T/2lX7vxG7ffc4YH2LoedvHu//9//tGLLtghHJGIfUdAABGBhCyEnnAJCMAg&#10;wgwlIjITIiFiFQ4DiMAQfEfESyxWusgEAcCkhASAIhEkVCEcILOSiwIQFokgUSQKEqILvkMmQ0qE&#10;c4klABrXAgAgAEGQAOSMa1XDb2wr+jaYRKIXLgXN+OMQEYFS4YJDH5CQHJmUbMNl85sOVJWTQTS4&#10;WeYnlm2JOQAQpWNmQ0Sbzvn+EaSUY2GTpk2mg19EEQAGMCsRKBlmoGClNqpqMROQqiCLKEHKkCwO&#10;jv8c2JNtAJJLN6iAkxIAkJwx9fHfySvG1k3zAmheICKDHT0YEEsmQ3ponOpMJmvMPioUx/rt7yA5&#10;B/PVy1/YD17XZIgyqkKSZBFt2jgna56Pm72/KaWUUmqMh8YXBaWUUkoppZRS6sGjXFzq33Owf/AI&#10;FyUAgIiEKMKAiGTQUP++Q6HdC91eMjtlm/Xtel43NxPa3fzIcVOvdb9zT+vSi872SCillFJKKaWU&#10;Uko9iDzqUY8aZqKOHDly0003XX/99RvNfOedd/7qr/7qcHLXrl2XXHLJpk+hlFLqexbZemPmSpm+&#10;zBcnYrkQfZdjPjhln5yxDeOmXDa3cRXMg4WIcBU2QIINglvGTQsIFAtgkUOPy2U0GZn10xcIAECI&#10;ICAiwCFn6AuIMTU0mXWTpUEAACD6DkgAiWQbKyEKEYlEGSBtGhQBAONaHPOVzewjMJn6qjQGmhS4&#10;FPYcOiI7VoU1hIuyfwgFXG0PUdqYvWrdLqlQLgKAxJxMhht04CAlaWO/z49Xt5lziUWMOYBBsoiG&#10;matSLJFhtdGgpaeKAw3urOp7pOTIgAaRWSLHvNopG8XVkJwhBwACDMIc+gxgTWMlUITCAlAQkKvv&#10;/r7vu/AjH3zUH7z9Pb/7B3+d536Lx9YaczONn/mpJ778Jx6XOBGJwAWjSDi1AggNAK30ZREAyqBM&#10;Jw4Gg1mQAQW4EImIBoQBmIwztkkmExAOPeFSxAh7EQ/RCxpEA0CAREgATjiwBOAc0MRYAAJSakxK&#10;JgMgkYDgWHIEHB1VRDKuFUMbDTIHkMAxIlpAszbnsxLBClVpGgIgGmE/4UtA2AMAkt3otXZyxthj&#10;9gK46YuCTINMXQBEQvQd45oAhsgxByJXBdEAeGVfjPzv4FYkTNCmo+9swj7GnCghSmwyu1GYJ4Yc&#10;AIxJqYqcTQwRERN4sJZBTbL+Lttp0/kYOr5/KJQLoWyvVHENkEltMuvSHa62C76w1lwAAIAASURB&#10;VNGc7VVWSimlHvI0E6WUUkoppZRSSk2qXFhqf/1bxfEFYPadbuz2Y16wX/3jkF/uQGQOIRbp8u13&#10;uEbD1FKo/iO+MeisSVOgza+ItgoiJvNz/QOHQrvTveOe5iUXID0YLzOplFJKKaWUUkopdVZcfPHF&#10;rVar3W5XkzfeeOOXv/zlF7zgBeeff36tViMiEen3+/fdd9/NN9/84Q9/ePSxr3nNaya5gL1SSqnv&#10;cYgmyXZCtvNsr8gZEB7+70affYjokllCKvMTxtkYexJ7XOV/0CKtOYMfAYCAPSBwLMjWrW0iGpvM&#10;2HR24vUKVZsKICIOUhYcSwBBSshkABN9Urtsvto6jsSxHzkYWz8112QQSdgLJcI5mmywAiLBL8Zy&#10;EdEm9T1kssbc1WaDOAeHLoBwLG0yfgPJZTuNa4XiBEYCU2P2VW4nho5wEAkroZSqmIcQCRBBeGVr&#10;RWQQFgI0IgwSBRDJQuxHLo2pj6/QQSBBEmAyGdnM1Xbl7e+IRBAgm2ati4kSAEiT2s//3I9c/8xH&#10;/+7b/uKmD36pf2bJqPkdzZ/9V0/6iRdfW89IeBAdJJMa2zi5H1canCL46sqDgz+JIFpEIyAIEqFE&#10;ICRTdbIxe0Jj3DRQSohQjYttCCcx9hBRRoqhBs9z8hlBgIEjICEmiISmZlwDBGPoiAQEhEHmamQA&#10;kYyb4tAjABEjUu21IACANLo5K7kXRHTGplX/FZkslIsu3QGb4WqF0eDY9ifhKMIigchs+vW1yudI&#10;/15wzejbMXSRjDBXI4fkcJjfkqqSDAAQh71RXMBgjuGz+xi6hMbYBtmaTWY2euoYemgSQOOSSd8E&#10;vpsgonUtO3gDkRj6IEGEH1q1V0oppdRDhX6yKqWUUkoppZRSm+MQlr96e++eA+JDcWIxLLdFhKyl&#10;euamW2gNkhERiLE4dkJC8O0eohSHPVrrzQJaa5t1NMOfCdHUUtus21aT7Gn829w0aiZJ/GLbtprF&#10;4WPZ3l1ne2AedN75znf6lZTa4x73uMc//vFne42UUkoppZRSSin1ADHGvOY1r3n9618/vOczn/nM&#10;Zz7zmU0f+LKXvezSSy8926uvlFJKPRBWrraGVdhmTKbCuOmUUl8cAyThwNzn2AMAREIwgqZqLwIQ&#10;jjkAgjBRBgRIGZnUpTvINiZfMeYcAJg9ooOVtWIuAC0inU4BF7rabiiOQQlINoZu9G1EhyatEiCI&#10;CJgIFwJQBb2EfQydUC6BcNX3RSZrzF5tk+mNniPGvnAAkEmyDWSypL6PYxF9G0JX0HLoEjkGhBgB&#10;QQSQLA5quwiIJAYABmBAQqwCbERogVA4ikRhLxCRXJCOMRmabEw4RrgEYbIpkgMRpCSWC4gE0BhN&#10;mtlk5rxzd//+W376t37l2N99+Gv/56+/+E+fvf20ji4ivOrKc174nGt+9PnXZGkVphEkQkoJrXEt&#10;GO3UQoPgAEAoBVnkWACwABLZav+jSUhAJAoQiBibMefG1oxrre3mQnKWpplLjjkKATipwmYiK41b&#10;ePDQ4v/70W8IAEAEoBc99/vmdyY2mS2693EsoCpPOyUBtLLwKnYlKYe+CAI4kSiyqmSJEHCQagNE&#10;StA1OXQ5FlAuWze1UZ/SyGugCgQaWsnprb83q+jUIMm0OSSTZHuL/gFjmzF0JJaAAIACsRrGwatt&#10;EDAbbnI1z+A5q/8nMY8xJ7LGNpCSJNu94aawF85tMgtIduKmuO9eaGz9bK+DUkop9d1MM1FKKaWU&#10;UkoppdQmfLu78LkvhU63PLFYnlgEATfTctNTmLhVPxbGPI+dnoSIBIiGfYDCAyEShXaHkoScA0Nk&#10;jXgfe3lxdMFNNZO5GUo2+yEEAKqLik21imPHJcT+oSOaiVrrxIkTZVlWt/v9/tleHaWUUkoppZRS&#10;Sj2grr766le/+tX/+T//58kf8vKXv/wFL3jB2V5xpZRS6gGDZFIkuxLnMGNmJZOltf0xtEO5SGwF&#10;WKIXCSJVLEcG3T6CxtUQHZqMQwcQXW0/kZl4lQAAJBYCAhKHJTnMJUgk2wQ0xp1GvAoAXDpPlPri&#10;uHWWueCYS+hAVa+EJMLCnkO35BB9W9gDoHF142aqNFd95koy47t6vKy0+ky4SmRSMqmJU2XvXqSE&#10;owcQMtmguQgA0QEaRGAuEUWYARGRBqEeBAFBQCQDYgCisBcukBzHPgIbs37oQgA49hEtojVuKpQL&#10;AAAigIhkol+idBBZQTSuttP3Dk1Nz774uY96yfMfd9/h/G///ou3ff2eb3/n8Le/c6jdydd9issf&#10;tu8J113+hOse9rhH7W01U2EPwAIGQRAY0SES2TqsCTINRgZJyCA44AiEIgHAIgGKgG0AlwiCaJhL&#10;QGddc0wWiCghSgaZMQkiEURwkImCEGlxuaiCTyA+sgiXRe8AAFdDBCAAiMDrLhzRGtcSCRxLEI/C&#10;68yCBsmhSREQAIQ8xz6ZJJSLbmy/nIjE0CdTA4CN2smGzzF8yITHHpokqe3x/cNgWxG60XcAASUK&#10;GNxgp5y6fBQJVdMRUWpsnUzqansGI7meWC5VG+LSedo0DKaUUkopdWY0E6WUUkoppZRSSo1TLiyd&#10;+Mytsd/vHzgS89y2WtmuuZHGpwGJXBw74ReWfK/HZSmB0SISAYEwCzM5B8wAAiKhn2M/RyLKUhAO&#10;7U4yN+PmZsZcjnHINmvFMQi9fnls4WyPjVJKKaWUUkoppdSDzpOe9KTLL7/8xhtv3LQh6vLLL3/V&#10;q1517rnnnu1VVkoppR5QZBtIywAgscBN20sQjZsytsWxF3yHMYcqC7SCxYNEsnWX7iKTCojvHWS/&#10;ROncaa2VsAcZFCIBgMggpkLkbDI9YSXOKONaZOuhXADfJkpFQhVkEvbALBI45oRIZoaSabINRGNc&#10;o9a62KY7N/29RiRW5TmT/LIzuo2+f1CAmQsEMskMURL8smAQLgSY0AAICFdxlI3yKogAYNAYjqWw&#10;FxQEAAGy9bVrI7EPIuTqVRWVcBAuyCQCIFxE37bp3PCJjKlLOheKE2CYY3/f7vTf/KunVdsoIkeO&#10;Ld9x5+F2u1+vp41GVrP9ep2mp2rN5izZWvQdERYuAQCp+lGMES2SQcrGtSThSncZAlIqHESCsCAB&#10;+mURj2iZPZlsfCBqZHzMqT/kDTqVbOKHUTdhFC45Fhz7SAmAGFMLIQAaljimQg3RGmsBoIrwVVVp&#10;Kw1Rq389JJNFLplLCB0nO8aEiIS9cGmTaSRnk5mxm2erbQTg8VVvq9Ykqe8r+4cRCSRwzJkDgQCl&#10;ALTxMgSEhcvoIyCRbRI5svUk2zVmW5hDDG3jWogma543yeoppZRSSp0JzUQppZRSSimllFIbCu3O&#10;ic/cErr9/r0Hhbm2f7dtrHMlwpgX+cEjXPrQ6XK/4BDREKUODQGgiHDhJUY0iTDbWs1ONcUHzovY&#10;68d+buu14tiC7/Tq+3ej3eSf6ugcGsN5EfOCy5KS5GwPklJKKaWUUkoppdSDy65du1772te22+3b&#10;brvtlltu+c53vnPPPff0er0kSXbv3n3BBRdcffXV11xzzfz8/NleU6WUUuoscOlsKE4gmhi6tGkm&#10;qoJItpHYBoAIB+FShKvaouiXItiseWFt6mJj6t3F2ySZDuUimZTsaZQ7iXCViRIkAIixByLkGjjI&#10;RG0FonHpvE1mo+/E0BEuoaq+EQl+kWzd2IbLdhE5m+5IantctmPC8BWiqVqPJu/qAYll/xBLiL4N&#10;IlViBACMrUffBrQiQcQMAlHCgIPw0xhkkqoQCRgEQCKhyUZnYPEcCzQporHpjujbVUcW2brEkmNJ&#10;lEbftSPFRMZNg8RQAiBx6EVeNraO5BBx987p3TtP7ovguxyWRYRjLsIiLFwAIKIFDgCC6JAMUkqn&#10;rtXqwaxGFFEEEATJgmCMHkQERDiAAUAytrGFaNxgd60zdhbJxtABQAkdtHVZyTVVyS4cWxQGgwiX&#10;Hb+LEA2glVgCpTF0xxRAcegBorGNJNuJG8eNAACRVqreGCRWEamJRoFc0tgXigUBlgIICmEvkCMY&#10;QULAQe0bAICIiEgEjoKA5KpuKECyyez416OIhPwYANpk1qVzm+S7lFJKKaW2g2ailFJKKaWUUkqp&#10;9XHpT3z2S6GX9+89CCL1c/dTus5F7EK3nx84zCGEdoeLEq0hALQnL0GHiJQmXJZcloRJ6PacaVLi&#10;KHESYuj1Q7dHpbcivbsP1M7ZMxpzEgCIsfpBDYmQEBEpcVz66qkTzUQppZRSSimllFJKrafVal13&#10;3XXXXXfd2V4RpZRS6sHFZbv6y98m24ih42QO1pTbjIVIbtj5I8K+OG6TKURy6U7jWklxDEA4FmV+&#10;xNV2GzNZ5gpAgFfSRcKhAxzINpCMy3ZtNQkzXGNjk2mbTFehHeEgwsyFdS2bzk/tum4LYRtEOwiu&#10;CE/4kDI/KuxXBaIGi6IUACRWJUuIWEW3VoIxIiuhnvVWEh0CiAQQ5NgHsrQSkhGJ7LuAxpga2YYx&#10;dZ8fFfYAgJQAgISeCHPowUhWBxFNMgdoQzkIzsXQAXRkUiI7ug7GZhyWAZG5IKSqIQoARTwAEqWA&#10;iKZGlG7aZYRopUrECSMaQEOmqk7yAgjR23QWT+9A3WwPAhDVRXIQAWAUECmJUgEmtMIeNstETYgo&#10;4dires82zkRJjB0yGSC5bNemyzS2EWgJAIRLpNM4BxiBXLrD2CYIhHIJAAAYAEFYQGAk3ydQHXhE&#10;JiVbJ5sZ27LpDG4WwYp+mWPPZfNEtjZ96baMoVJKKaXUeJqJUkoppZRSSiml1rf45a+Hbi8/cFhE&#10;6ufupWS9QFSvnx84xKX37S4iUL0mZRlDXHXJOUQwSRKLkouSsjS0u25mCgjRGttqcFHGbt8vtd1U&#10;s3fPgdq+PVyG0OtLUbD3o5cYJGMoTWM/rwJX7P3ZHiSllFJKKaWUUkoppZRSSj2UGNuwyYywj6Ed&#10;ykWb7tjyoqJfAmGTTBvXMq6FiPXpK2LoJjUp+4d8/7Akc8ZNbRqJAYCqoUZA2PcAmGydyLl0nrYp&#10;mgIAiISmBgZEhMxxsi3rWsY2t7AosnUkC4gspYHN67CCX+bQi6EHwsY1V8V7jK0HH8gkMRQgYVCc&#10;BAgwzKlsmIlCBEAnUYQ9ELLvYjKFgCIxhg4gGtdAsi7byVyCsEgANAhYnTsq7CXmIjK6jxDRJtNI&#10;SSiOIhrmgmPOocNASA7JIhpERCBEI9EDxBj6CAJoEBnJIRggMraO6GACaBIUL4AisRocRMMQqhUT&#10;gCo2tr0QEdEw5wAoUiIg2TpzQZRw6AmH04obbfgs5CCCSOCYb3x4dCSWrrYbydp0btNlmmSGiuNV&#10;kdekVW8jyKS11kV5965YdmLoIABSKggw8oskIkosAQHJuXTeZfOTZNI4dH1xwrqmcVNp84KtvbiU&#10;UkoppU6XZqKUUkoppZRSSql15IeP5QePFMdOcFFm+0/pbhpi7/sHDosPvt1BItNqSFHGwe8Fa36X&#10;QjCpi3nJZYlpGvu5adSgut5elpK1frlTLi6TteXxRTvdAgHxXiILMwgAAiJGY6goY15ICD1j6+fs&#10;SefnkAiUUkoppZRSSimllFJKKaUmkzUvCOWisS1fLhvX3FrgRGIZykXjWkRJrXVhFapBss25azon&#10;vpgA+uJoKI7H0HXZPFGyydIEmUuJBRBa10RyNt2xca/OmZEIAIh0mh1ZJ1nXBECkRGKx+bNJDMUJ&#10;Zi9ckKmt27RjbDP6NpKV6EUYgQZX3zv5q9O4ZBlRwlwIezTEMSe0MXQB0dgWoUtqexGJJVQrMwgd&#10;kQEgkSgSQXjtUBhbI3tOLBa8X7aUMnvhUrgUPrnJUoWsAAAiUoLGVYErpJRMNkkWbrB56AQQ0AgH&#10;QUCseooCAoowmZS5T7TNB4MAwKDsSyQGJEeUkKmBRMYixp6lqW14GiQABInCAYQHz3jKanAsF8jW&#10;yDay5oWIm//q59IdefsOY+sx9rZ4BjBSUttbwkE0SQxtETAmFQEYyeCxRGObZOtJbaKutui7vjhi&#10;TOqynS6dy5oXbcPoKaWUUkpNQDNRSimllFJKKaXUGiLLX/8mF2W5sOxmp2yjts4sLPmBIxCiX+4g&#10;kZ1qIlFEXPlRQNZZLCIljouSQ4S8oCxFQyt/QTQY2r0IiNZwXoCrrtIHSIPfvThy9TMdlx6NCb1u&#10;+5+/Uy4sTz3i0mzX/NkeMqWUUkoppZRSSimllFJKPTTYdIdL50GYY7/sH05q+063Ekc4lPlhRGPT&#10;OZfO2XTn8E9k0taOa7sLXwFEsnWfHy+795KpG9cwtrEqEyICIGUI3eiXJBaAxrgamsSl8/dXIApA&#10;qkwUWTLZ1pZg3AwAGFMLfnlVydJasVwEYY49QIsbPCMiGdcUvyxiIXpBBokAphohBNwkvoWA5IRL&#10;4SDcFrRIjlyTyCa1vUgOYJAEA+HBJACgqe4U9kjD5QvHnGPOsRT2VWKKYyHsAREpQaSVnSgiguxF&#10;BBABTRUrQjqNNNTK5iORZWHAABABjLCHQUuUACJwEPYn13xbCCMAAAFEABYEAEiyXT4/Ykwthg7H&#10;4sxryqqf+kQYAEQC4upwYCwWRWKS7iFbTxvnTrJM46aMrbNtRd+Jvmvc5k1la5HJkmxX0T9i3BT7&#10;jnAg2xiWQXHoIVoyqbGNCQJREsolXywYkya1Pca26rNXne4xoJRSSim1ZZqJUkoppZRSSimlVssP&#10;Hwvtbnl8AQ1mO2bXnccvLMW8CO0ugthWsyprGvz3/cH169aBhtCQBA/WcJ6bRh0AuChDtwcsgMRF&#10;iSFiYp2rm0YGRMPfDEQEWCRGv7jMIfqldn7kGFpz4jO31s/dN/WIy8hu8XKGSimllFJKKaWUUkop&#10;pZT63oGI9Zkrlo8uJbXdRe9A2T+Y1Peu21+0LpFQ9g+JxKS2l0xam75iVf4ByTXmrim6d+XtO4yp&#10;B9+OftnnRz0cRXJIdpCyEOZYAjAgksmQHPg2ok3r+3GzXqkzUZU7ITljtxImAQAyiXFTHAsoFzl0&#10;xsW3hINvMxcgTLYxJiaCaIypSywAq6YkEfAAgECIsGl9ECIxgMQcyBpKjGshuaS2ZyRHJCv/32At&#10;6GR5VAAAYR/8UvTdQVBqUCElg0Yl4xCQRUQiiAcwSImAACIiITokg1Qjs8Udh+SAPQAJB0AcRLBE&#10;kCwIiwhzYbY3E1VtF6IIizABoEnQZDadKfPjSE5iDuRgguKmTXcNVB1MgxTWSRxz75esbSEl9amH&#10;TVISVa1zUt8fQ49MGsoFsvWtBZDINpLazrJ/1LhW9J3g28ZkaFIAYS7RJABo3CZlWRLLsjwuoW9d&#10;y2XzxrWac9fQNu8ppZRSSqlxNBOllFJKKaWUUkqt1rv7PvHBd7rp/BzQOj8/SIzliUUuSw7eNBto&#10;BmGkwQ1EYV5nuQLCDIgSYuznsfQ2BC6DhAACHCMCkLMAQM5KDKOBKKgCVwaRCK1J6jWwRiL37rov&#10;mZsBAL/U3nHdNZTej78RKqWUUkoppZRSSimllFLquwOZtDl3def4F9P63qJ3qOje67J5Mo3x4QoR&#10;4dALxTEASGp7ydaas1cbW1s7JyJmzQtctjvvfAf7h2wyLVzG0BcuRYJIREBAskmLTEamxrH0xVEk&#10;i5jcr4EoAIixj+QQrU2mt7yQtL43+mU0SfRtss2Nxi34dtWzhGhp0zIuBDJplIggggQSQViQQQaN&#10;WquepcrZALAIQ5VfQiS0AEC2mdR2ntrwQ4PnOBmOqh4OLJHzIzF0QZjZV31TcPL6fwij1wJEQ+SQ&#10;UmYPAlU9lLENkMixh0ibb+a6m04JYgHkOOYiOQACICADpSAeJAp7AF7Zim0lgoQAYNwUIho3Tb4N&#10;Uo/cDr5tkincvChp/PIB1ruYIkdf9g8TOZfOuXSHTecnX2Ra31907rLpXNk7GP2STWa2tmrGNpM6&#10;+f5Rm0zF0OfYBy5EBAHI1MjWNmrKEhGQMpSLwfeIjKvtMrbp0h2N2atOt3ROKaWUUuoM6ZcPpZRS&#10;SimllFLqFOxDfuS4X24DoJte/8J+5cKSMMdeH62l5OSlzqpMFBJVMafhTyQSWUIUjtVPHsIiEpDZ&#10;L0cQARGJDAhgLRkjMXIZkIhLb9ZknCRGEEHnbLNeP29/cexEcWIh5rns46Of+Nz8E6412fo/Tiil&#10;lFJKKaWUUkoppZRSSg3ZZKY596jOiS+ljf2+f8T3j5DJjJs2tg5rEj4iIrHnyyWJOZnM1XYRpY3Z&#10;q2w6O+YpjK01Zq6Uqf+PvTsPs+yq6sa/1tp7n3PuVFNXV8+deZ4hJELyY3iAF5BJEZwFFMnLEBV4&#10;H0FBJSDvKwiCIhBRVMRXQeUVEMQIQZApZIBMEAiBJN3psbrmusM5Z++91u+PW119u6q6unpKJZ31&#10;efqBu889Z5999r2d7q59vmedWXb2+nws+CnhuGAfslWXDLpsbXPizlBOhWJcJKy8aNWREhCOnW5l&#10;J5sOHXU/SWVDZ/bH1g34fFRiB211yd04tEQCSMQV1KRCQeiWFQJCEJGISHN1isSLdFeZcP/6k/TG&#10;lhAtkhEuBcS6unG1gwNR0J1S7Eat5icDkbmQzh4ky7HgWAAwoCGTIlpAA4gw920QkSgcRTzHAmIu&#10;HAAicEBTIUoQCXyTQxNtDY+8TBACkskiz3ZTXkAWAUAMIoqQSASxzJ7oOK6CYTflJ9gtxOUQ54ad&#10;pCMF7zKuHv1s9E3r6nBMsSjpTmFvGSjh4PPdiJhU1pOtVAfOP6JaT0g2a5zenv6BcXVfTpKt0tEm&#10;CY2pUnWzL0YBUCQJvimxI+gwtIzrj6GDZBENACKwcGQuhYsY2sIekFw6YF0/ks0aZ2T1rcc2UUop&#10;pZRSR0MzUUoppZRSSiml1EHK8UkQCa2OrWTzBaB6iYifnuWyFGZbrx60REGIxqJhCSDMaEgisw/A&#10;LADADCLSDUGxCAtC7HaIiIg0v5vEKM5wUS7ORHHpAZCcNZUMDWXrhk0lK/bu6zy0u7Jlw8TNt6+5&#10;6nKy+u99pZRSSimllFJKKaWUUkodhk2HGsNPaE3ejWijnw3llM/3eiAyGRkHaAAAJDJ7jjkIIzmX&#10;rTWuQbZaH7yomyw6LKQkrW1Ja1sAJIZcuBCOiARkja3Mx5+SyohICMVE9LM2GVxJz0eBfROEja3b&#10;pJ9MdtT9INm0ulk4BD/li/HEZriohJFI5JgLewBcUfGruSUnBEREg8LdRSicCwJxtzpPz94IiAA0&#10;txtaMImwBzQc2ubgFBaaBACAjMRy/2P9RLhkiURpjG0QQXJkMkCDSw4OLRoLkAIIx8LHKeASABC4&#10;OyPG1aNvxtAkk6HJjrS8kkgUDkgGgEQYKAEIiARkhD2ACAc4rpkoEQZgBAQENBWQMD9XLlvv891k&#10;6zE0o2+SrfUmmo7wuribtkKcW3ZkDj7fI8JpdaMxlfqaxx2qHNMykuqmsrNHhDkWvrM7qW466iQh&#10;knHZeg4tX+wDALI1pITQsJ9hP7PkAWQymw4aW0Mkl41kjTOXrBenlFJKKfUw0HuklFJKKaWUUkqp&#10;g5RT0yDCeZEMDSy5Q2x1JEbOSzQGF6WPKHESAyBKCBJRQgQRYRbuPrwPEREMQuyuDwEAIBEgighE&#10;EWZAApbYKYTF1qtIBy2xcFGSs0DoGnNLWa6vjtbmO3d3du5BxOm7fjBw2QVH9DA5pZRSSimllFJK&#10;KaWUUko9NhlXb6y9omhuy5vbjGtwzGNoccyDz0Hmsi5Izri6sTUyFURK66dktVORzJGfDY2tACyd&#10;nUgqG8rOXuNqsZwxrv+oIyjLEIFQTpPJyKRJdcMx9pY1Ti3bu1w6XLZ3+3w8ydYu2IFjDgDMAdGu&#10;ZNlmbnEHUZgBI6JBk5DJEEk4iAQQwQOZqO4xhGiRLKJDJJEY2Qt7jp1FnRskR+wiFMAByHDoiLCg&#10;zKWhXHU+tLOCkToyCbMHAI7eOAARQDKuEWOHYw7syWQrLF7E3QFLNK4m7EVEuACJ3QQYAgkAAM9n&#10;lo4LERb2iIaBEYjQSPcLDwAAxmaQjvhiFKEWQyuGWTI1oqO44VYAGMkAUjdkGEPTd8agWyHKZLWh&#10;S8wKaogt+RnUBi+c3XdLUllXtncX7d1JZcNRjXCuN0QrjC4ZIFMRkLS6AUSYS5EAwvuf8GiQXDfg&#10;RyZJsnVJbfPRjV8ppZRS6njRTJRSSimllFJKKXWQ2Gxz6QUE06XXaUK7DSwcgqlki6NHlCaxk6Oh&#10;mJdoCEQkMnSDT4Rz+4twiICADGCJjAFAAQARYJZuOakY2Xs/OZ0MDgDNnYWLUjiaWgWNMdUDS4a2&#10;mmXrRzq79xZjk4CYrV9b2bhutSdSKaWUUkoppZRSSimllFKPAogma5ye1DaX7V1le09P9aRu/GZu&#10;kcK4WlJZn1Y3rajk0ZGz6Rrj6sxlDK1YTtp0zXE/BfsZ4dJV1iMlSeVYM1GIttJ/bmvyLpsOhmIi&#10;UGKT/t4dhEsAAIm4woJUaAAQAEE8oEGTIFpjKgAwXx9JhOc+F8TFlakQDQB2Cy4BMBy8g3F1YQ9A&#10;zDmwsAQQQGByNTTVIyzqFIGjACA5RIq+aVwd0aJJDYCQ49Dh0GLMkRIiu7iEkcBcCTLhEiQCGuMa&#10;3d0EJORjPFeEav8XUEREBI6w+NQhxy8S24AOkTAWMBfAOyhvZlxNYNjnY8aZGJocmkApmuyInkvY&#10;jY0hWjJZ97qinyVbcdkIkasNXmSTgaO+iG6kqjn+naS6vmjvKds7k2yEjrxek4hwmPHFhLGJq6w3&#10;tl4buoRDK5ZTMbRj7IBEkYhokBJjq8bWbTpoXN+JCC4qpZRSSh0pzUQppZRSSimllFIHiXnBIQCA&#10;SdySO3An5xAABJfaAQ2hNdKJICI+ACISgiHsWaMRZgAAEQGcf2AbAgAiGAMkHCIwQ2AuvJ+ZtX11&#10;JAKR0O6gsZS4ZGgADl5xsY1a0ukvJ6dsozbzvR9m64bRHMUDGpVSSil1PN14440/+ZM/2X29c+fO&#10;tWvXHlt/jzgvetGLPve5zwHAy1/+8r/8y79c7eEopZRSSimllFLq6BElWf3UrH4qxyL6mRg6Ih4B&#10;kSyainV9ZNITOgBEzBpnRN80tuHLGbL143tGkeDLCbJVstWsfuqKayItJ6mMhGIzAAiXoRhHQJP0&#10;HTgj+7kI00qjI9it9QQgSAkCLq7Ac/gUChqQCAAc/YIJNLYeiikyafSzAAgSAQgpI1M90gtnCCwB&#10;EYmMcf0c8+ibxjUAgs2GYzmFaIU9cyExj1EAsJvXAkQQAeD94S5EsmQqSA7QuHSIbD2U47GcRgnM&#10;ntkjEIgwBGLkmBM5wIPW3Y6UiAiXgt2QWEnA3ZJoi+fWugaR8/koYB/P1b8qjc0QE1hZMkrYAxIi&#10;CoeytV2EbTpkkwFj67XBC42rH/VVzI0w6a8NXdKauDOtbvT5aJnvMbZh08GVf72Zy5BPcGwbV3PZ&#10;WmPrtaHLjK2Aq0NFn8ColFJKqUcBzUQppZRSSimllFIHkRihm1lacjFDhMsgIQIg2aWWE5glxO7T&#10;7UAEDS3IJgmIsAAICKBZ4llyiEjOSCkgzN5TcGGm5frqsZMDs+2vk7Wuv7H4zOnawdBsFaNjJkvb&#10;23fVTtuy2nOplFJKwczMzH//93//13/918033/zjH/94amoqy7Jzzz334osvfuYzn/mUpzxl3bqT&#10;dmW9KIqf//mf994DwKte9apHVCBqdHT0hhtu+PKXv3zLLbc8+OCDALBly5YLLrjg6U9/+tOf/vSz&#10;zz57hc+7fde73vWpT30KAP7qr/7q2muvvfjii1f7ypRSSimllFJKKXWsyKRk1rpj7+jIuXTYpcMg&#10;zLHj89G0uhGOR3IJAETEd0a7pzCuntWP2xpKtf9s5k43aOOLMWbv0qHuGpNIBFg6bLP0IDlwLFFA&#10;yIiwSY6mDg8idRM+3WTUQW+RM67GXIhEkQDCaDNjjzgQJSISchQQJACLlBiy0c/G0LSuwaGV1jaH&#10;cjb6aWQHIMJBJIgwCIN0i1wZIgdokSwCAhqb9FvX1w2PGdsAQBEBEY45AnXTUwIgoR0RARDQECVI&#10;yRFVbQIAYRYpAdCYGtkKcBLLmQilCC/5ZSOTJdVNPh9DAEYnMY+hDdghSogSALNMOEokciwAMZQz&#10;xqFx9SQdQErT2pZK35nHJZUHAC4dagxf3pq8C8mGYjKU09E3bdJHrk7LlXQTjkUsZ0JoIZLL1hrX&#10;sMlAbfCiE51+VEoppZQ6vjQTpZRSSimllFJKHQxx/+qFLH5TIouwMB8iMQV+pgUiIgKIYFBYgOSg&#10;9RiWub4RAHD+1eJhIKGwxKI0AOXUtLDYaobWpGuHkJZaA0NKh4c6e0Zju9O6f3vt1M0rfEadUkqp&#10;lfuv//qvZz/72fPND3/4w7/6q7+62oN6hNq9e/cb3/jG//t//++C7WVZ3nLLLbfccstHPvIRAHj2&#10;s5/9J3/yJ+eff/4Rdf7xj3/8ZS972VGPrVarTU5OnugZePvb3z4+Pt59/da3vvWo+7nnnnsuvfTS&#10;7uvzzjvvzjvvPJZRbd++/dprr/3sZz+7YPu999577733/uu//isAnH766R/84Aef9axnHfaekrPO&#10;OuuFL3zhZz7zGQB48Ytf/P3vf99opUqllFJKKaWUUkodLUSsDpw7u28mqYwU7d1lZ6+rbDjS0MuS&#10;QjHKXCTZOjJJbeBCOIYqQ4sGTbXBi5sTdwBgKCZCOSWc23QNmUzmI0CHO50ASMxjzJEMIIEERENH&#10;eXsnyv5H9y1+zyaDRXsXInGMiAbBIB1x/E1iIRKQLEgwJkEAAESTxXLWyzSFDnNpbI1sAyFyDGK8&#10;RL/UzDkymbE1spXuFHHMQznJoQNIiCDYnZwIMpeKinMBM0KMLAFip9vJSvJFMle5q1sdyyGZtLIx&#10;FFMxNDGAcE6HmApE47KRGJqxnBCy3aRTjCXHAgARLZIBoPkvqoh0U2ccCoBAJjOuL2ucgmiNrVX6&#10;znTZcX52knGN+vAVnekfAKBxjVBOhXIayik0CZkKUoJo54YnzOw5lsJt4QhILuk3ST+RS+unVBqn&#10;H8/fGkoppZRSDwvNRCmllFJKKaWUUgdBa7uJI4m8+F3plpASQVpiSSC2OxIDlyUiorMgwCFIjGDm&#10;CkLJ3PPnus/AW3ZRAbuxKADmWJTAbKqZqVRcX8M26oc6yDRqNGbLqRlTrZQT08magdWezodblmW0&#10;PzBmrf7cQyl1/H31q1/tlv3puvzyy1d7RI9Qf/M3f/OKV7xiJXvecMMNN9xww+/8zu+84x3vWHmc&#10;5nvf+17vB3GkjuXYFXrggQf+z//5P93Xv/Zrv7Z+/fqj7urzn//8/IBDCMcyqr/927/9tV/7tcPu&#10;dv/99z/nOc95xjOe8elPf7pWqy2/83vf+95uJuq+++77yEc+8j//5/88rhOplFJKKaWUUkqpxxYy&#10;WXXwgtbEHUk2UuZ7fWd3UlkPR14uaZ4A+84+Di2XDZOtVvvPNa5+1L0tCdHUhy5rT93THb8vxsrO&#10;bjJV4DC3JLTc+IS55JgDMFFKJuPYRqxxbIuUiMe5Yk/0s2Qy75uACEQADHAED7gREeGSuQOUAAhE&#10;YWEJLeEAwAjCsQMSJC/Eedi/loZoyNXJZIgOQQAJkRBd70qZSAzFWPQtEWbOJeYCCIKAiECCsZvx&#10;IiAQAAgiIICIBkAiezIpmsoyBZuYPcSWc4TkCB2gSSobyGTkGtDZRSaLsRQ5ZB4IEa1rGFvn0A7l&#10;FKIxUGEOIhEkcCwWPWmRABEIiOrG1dPqpiQbSetbXbrmBIWOiFxt8KK0urk9cx+Ss+kQh1YMnehn&#10;5+qG9V4OWTIVSmvGVgEwqYxkjTOMrR3VmZVSSimlVpneG6SUUkoppZRSSh3E1irkHABwGUzl0Pst&#10;SjRJiDEv2EeJTIkDIi5KMoZjPBCLEgGBAw8FnCsVtahv2F+oCg0QclFSYgHQpEk6MgzLDQptX81P&#10;zghzvmf0MZiJesMb3rDaQ1BKneT+/d//vbd55plnrvaIHone8pa3zMeBVuid73zn3Xff/elPf3qF&#10;ida77rprta/yMH75l395/vV111131P2IyHvf+97jMqTf+73f+9//+3+vfP8bb7zx3HPPvfvuuwcG&#10;BpbZ7fTTT3/uc5/b/a3x2te+9sUvfvGaNWuOy4CVUkoppZRSSin12OTSNZX+89pT9ySVdWVntGjv&#10;cNkImewoumIufT4q0btsrXGNSuOMpLrxRIwZkaoDF7h0qD19L5lK8NOhnI5+WjgIB+ESKAVEEABA&#10;QAbmuTgNewBBcmRqiJZsxaXDoZwQ8TF0jHN4xHkw3r/+tOhA4eBnhBlAiBJEgwAxNI2trugsIswd&#10;iQVSSmg45oDCsYNkQViEQRgkcohIRiQiWkBCNEiOJLBvIqU2HTSLPkqOnbIzChI5djgWAIAmJSYB&#10;AmARQBbAuScPkjGCCYoIRJEgMSJZjoLsydYXXogIx5ylBOEtm4d/438+j8iapM8ma/bXTRIkS5Qy&#10;l6HY5yobl6lLhojG1chWhYsYmhhzjh7n0lDSc04AgBiaRKlNh9JsXWPd1S7pOxFfvAVsOtgYfkL0&#10;U2V7d5mPGhcAoPtN68bzEKn7uQAAmTSprE8qG43TNJRSSimlHsWO/vEJSimllFJKKaXUScnWa+gs&#10;GsNFvsTb3UfaIQIvfKZabHdARIJHY9AaJKQ0ASKyFgAlRIkReh4HiLhMqSgRAREAZmFBQ92H6FGW&#10;Llmf6qDxV2siwp2iGJ9c7blUSqmTjff+tttum2+efvrplUrlGPo7OX3kIx9ZHIj6zd/8zbvuuqvV&#10;ajFzCGHPnj2f+tSnLrjggt59/v3f//2lL33pCs/S+0E8An35y1/+5je/2X39/Oc/f8uWLUfd1W23&#10;3bZ79+5jH9Jf//VfLwhEDQwMfPjDH961a5f3npk7nc7dd9/9mte8pnefHTt2/MRP/ERRFMt3/kd/&#10;9EfdFzHGV77ylSdgRpVSSimllFJKKfXYklY31gYvJFNLqxsBsGjv9sXY4nI3yxDhUE4W7Z3AMalu&#10;MK5R6TszrZ964saMiEl1Y9/IE5PqBpsMZvWtNhkAJJEQQyv66VhORT8V/WQsp2OY5dhmiWRS4/qM&#10;rZPJXLbWZettOoAmIVMVgBjah680tfDCpZt4QVpYACqEpnCMYRbRkm2gSdE2QEL0MzF2ZJnpFWHO&#10;Q5jhWJKposlEWIBFRDhwKIQ9CgMQokUkQANgiFJCIxw4tEI5HUObY8d39vjOHuEDtdCjb5btPcJl&#10;8DMxFmhSm/Rb14doupeA5AARkJAsGSvCwKVIAAFAAwjMnmPJHGKYZQ7Ckbnk2ImhGfw0c969XuMa&#10;ZFKXjbh0eD74xLFlXQNN6iojHItQjB12whGRTObS4bS6OWucmlQ32nSNTQbmf5mkH9AaU6n0nVWp&#10;n9q/4akPTyBqfng2GawOnN+/7smN4cur/WdntVPS6uakuiGtbkqqm7PGqdWB8/pGntg3cnWl7ywN&#10;RCmllFLq0U7rRCmllFJKKaWUUgdJ1wwCgK1kvtVJRBY8Da4bcEKieHAmSkJk79kHEEA398/tbiyK&#10;i5KskcjCDMIAAiLdJ/Qd6lFzwgDCEFGIbOaAkMtAaRJmm7J2CI2BQ6NKioAxz8NsSxaNXyml1LHY&#10;tm1bb/MFL3jBao/oEWfbtm0LIjFnnXXWf//3f2/YsGF+izFm3bp1P/VTP/XCF77wIx/5yDXXXDP/&#10;1sc//vHnPve5v/RLv7T8WUIIvTGhW2+99fLLL1/tSz8gxtgb7nrHO95x1F0x8yte8YpjH9JDDz30&#10;67/+671bnv70p3/mM5+p1Q7c8ZBl2YUXXvjBD37wNa95zZVXXtlqtbrb77333te//vUf+tCHlun/&#10;oosuuuKKK2655RYA+NSnPnXTTTc98YlPPCGTq5RSSimllFJKqceMpLIeKWlPfjetuVBMhnI6+qZx&#10;DesagG6Z5Q/mMvom+1mRaF3DpkNk0mr/uUll/cMwbDJZbfDCrHF60Xoo+qZwCBKBEiI3t0IEAICA&#10;BpG6RY3QVqxrkKnNX5RL1pRxtzEVjm3hEk16BCOQiGShGyVaMDO+ybEDEoxrGFsj14i+CcZy6Egs&#10;QsjJOESLaLprWAIsEoHjfDErYysAwuzJpjFvikQRJpMiWdz/IMC5Qk8IaBJEQwDCUaRkLoIvDSUC&#10;wrFw2QjZSgxNn4+K+OhbgGRdHXF+lc0Bi4AXiYCGjOsWagKwIHF/WSoWAQAWCcIloOHQRkoRsTvJ&#10;ZFLsVsQiZ5M+cn3dIlpzUyWBY9smA0QJmjRSGooJBLTZGoAVra8hIJrs4CJm4vNxhGgrI8bWqv3n&#10;GFt9GL54S4wNqZvRWpWzK6WUUko9bLROlFJKKaWUUkopdRDX36A0MfWaeM/5ElURKHFoCAEkxPmN&#10;XJQgIDF0K0TNb0dCk6VoDBpCa2CuAhSAQHfdS+YqQskcZg5RQhABMGRSh9baWs3Wa5yXIhJmW8uP&#10;HxHRWfZBmLlzmKoOSimljsh3vvOd3uZTn/rU1R7RI86C4M0555xz55139gaieiHiK1/5yhtvvHFB&#10;D/NpnEOZnDyoFuKxVGE6ET760Y/u2LGj+/qyyy67+OKLj64fEbn22mvvvvvuYx/Si1/84t7mpZde&#10;esMNN/QGonpdcMEF3/rWt3q3XH/99Xfeeefyp3jPe94z//oXfuEXYoyglFJKKaWUUkopdWxcOtRY&#10;e2VSWW/TobS22dh69DNFa0fZfsjn+0I5FX2LQ4dDzqEdyuky35e3HipbO2I5TbaS1ja7bK3LhvuG&#10;r3h4AlHzjK1W+8/pG7kqqW60rp/IGVsnU0VbIVM1rmZdzST9LhtJ61vTygZj670pL7IVmwygSZES&#10;jh3mcoXnFQkAAmiRkgWpHpEY/QyHFqAlWzPpQJKtzWqbjKkaWzOuj2wFRLrllWKYDX4m+iaHDktE&#10;mitmhWgEkMhG3xRhJEtkEU1v0AiQQCIACPv9GwyZirX9xiTMRfSzzGWZ7/HFhM/3CYfoW4jGusZ8&#10;IAoA5oJGaEA8IgAYY+vGNYhSREvkyKRIKZmkm2gCJAABNAhgbN0mA9Y1yFTI1pLK+qS6xbh+PHhO&#10;QjEJANb1pfVTs/rp3QRR8DM+HxU4gqJkByYZ2Oej0c/YdNAmA1l9q6tsOIp+lFJKKaXUymkmSiml&#10;lFJKKaWUOhhiddN6W6+hMX5qZvH7JkvJOQDgEOY3clFKjCBwUBGnbvYJgFJHaYKGgLq1oQQQRURi&#10;lBDFR/FRQpQQOTJK9yGBiCLCAgBclhJjzPPQ6pQzM3A4aI3ECADs/WrPplJKnVS+/OUv9zYvvfTS&#10;1R7RI8utt966IOD0xS9+sVKpLH/U05/+9De84Q3zzTzP3/nOdy5/SG+RKAAYGhpa7Us/oNVqXXvt&#10;tfPNP/mTPzmKTmKM3/jGN66++urrr7/+2Id0yy23dCs4zfvc5z5nrV3mkAsvvPC3f/u3e7e8+tWv&#10;Xv4sV1999emnn959vW3btg9/+MPHPnKllFJKKaWUUkopMmlt8KLGmse7yojLhrP6Ka4yQibj2AnF&#10;hM/3lp3dZWdX2dkTinGJHaJkbrdsxKZDtcGL60OPo1Uq1OPSIWMrNluDlCbVDVn9lEr9tKxxalrb&#10;mlQ3Jdla01MWaQGTDJLNyNaATPRt5hU9BU84ACCRJZsteCvk4zG0AcGYirE164YAAClxlQ1JZb2x&#10;dTIV4xomGTCuz9gGubpxfTYZsK7P2IqxVeMagAgi0c8igHX1ueQVh94TIc49IlDkoO2ASKZqbKPb&#10;A8eyaG7j0ImhiWjINRaEuLrFnYDsXHEtBCSHaIytGjdgXB/ZqjEZUoLGESXGVBENiAAZELDpkKts&#10;yOqnptWNZKuL64pxzKOftckAoKk0Tqv2n5VUN9p0yGXDMbTL1s4Y2kf0cc8f5bJhmwym1U2VvrOW&#10;KWimlFJKKaWOC81EKaWUUkoppZRSC1VP3UyGkoG+MNviYuGz92ytAoRo7fxbEqMIS+TuUhCXPuZl&#10;7OQHfrVzLj0iIaKIACISkrNoLRpCQ2AIjYG5vJSACCIAERojIXBRSggSYpht5jtHOzt2h2Z7Ljm1&#10;FAQU5u7AVnsulVLqpPLZz352/jURbd68ebVH9MjyR3/0R73NV7/61Sus4PS2t72NiHr7KYrlbvJ4&#10;4IEH5l8PDAw451b70g9497vfned59/XIyMhTnvKUlRzlvd+7d++tt976t3/7ty95yUvq9frVV1/9&#10;zW9+87gMqTdy1m1u2rTpsEe98Y1v7G3edNNN999//zL7I+If/uEfzjdf97rXHbbel1JKKaWUUkop&#10;pdQK2XSwsebxjeEnpLWtNhly2Uha25o1TktrW5LqpqS6Ma1tzuqnprWtSWVdt6hUY83jGsNXJpWR&#10;VQylIFmbDBpbQ5AYjuxHJYiYVNaTSYytk7Ec2jG05x7FdwgCwFwiWQA09kCFcBEuO/t8MQZoAAgQ&#10;EdDne8vOHp+PhmKCJbp0qFLf4rIRlwzapI9cw7q+biaqW8zKZiMxtIQDhyYgka2TrQAgohHggxat&#10;sPuDPhZZYpUKyZqkD9HEckokhHJKQIyrL/khkakAMyCBCAjgXM+ACIiGKCVbta5h3YBNBmw66LJh&#10;MgmiQ+MQrbGV/YNZNFcSfT6K5GwykFQ3GNcHgNX+87LGacb1JZWNAOg7e4r27hgPn4yKoV12dvvO&#10;HgBMKhuN66s0Tq/0n7sg5aWUUkoppU4Ee+xdKKWUUkoppZRSJxlbq2Yb13GMfnq2s2dfdevG3gUz&#10;U6sikkmT0GpLjGiM+Cgs7D0IsAgAiEh3eQZAALC75CHMwjy3wRhKEhAWEWCByCIMAIAADN0Xwswh&#10;zJ+YY0RmACgnp0O7Y5I0WbfGVrLF4xfhbrmqg4pWKaWUOjbNZnPnzp3zzauvvtrof2Z7tNvtT33q&#10;U71b3vSmN63w2Hq9/qIXveiTn/xktxlj/OIXv/i85z3vUPv/4Ac/mH992WWXrfalH9BsNt/xjnfM&#10;N3//93+/N+t1KN/5znce//jHn6Ah7dy58xvf+Ebvlt/8zd9cyYHDw8NPfOITb7rppvktH/vYx667&#10;7rplDvnpn/5pImJmAPDe/83f/M1v/MZvnKDrUkoppZRSSiml1GOQTfpt0l/pO4dDK/qZGNocc5EI&#10;IIiGTEqmalyfcY1HTnGepLLBFxNksljO2EWlkJaHQGllY9HZA4AS8xhzKT3ZCmKy5PWJeJCIpgJo&#10;yMwVbw++GYp9HDrCXsSDBEQb/CwAdweDSOAxACAZsnVr62jSRT2Lz3cKh+hnAcnaBiACAJETEIlB&#10;xCMmCw7B7srXEteFZCsxtIRLADSA3bWzJfdFACAHAAIiHJCWu+UV0ZKpcOwIJ74YJ1tb8psgImVn&#10;VCSm1U1ksmrfWfsPx0rjDOv629PfJ5NEPxvKKd/eE8iiychkRAmgQUABAYnMJcdcQkckIlmXDRvX&#10;IJNVB85z6fAJ+kYppZRSSqkFtE6UUkoppZRSSim1hL7zziTn0pFhLopyfKL3LSSyfXVKE0CK7RxY&#10;QqvNeSGRRYRDZB8kRIkswiLSLSElkcUHiTy3qCMizOgsGiMIYAgRujWiuqcAY0yWmUpqKpmpJJQm&#10;ZCyIcAjl1EyYbYVOp/PQrmLvGCxaUpI4l4mi5BFUN0MppR7tfvjDH/Y2n/Oc56z2iB5Zbr755t7m&#10;8PDw1q1bV374L/3SL/U2//Ef/3GZnb/73e/Ov77kkktW+9IP+MAHPhB7ijQuuKhVsSCotmnTplNO&#10;OWWFx/7qr/5qb/PDH/7w8vtXKpVrrrlmvvkHf/AHIYTVngCllFJKKaWUUkqdbBDRuHpS3VjpO7M2&#10;eGF96JL60KW1wYsqfWentc026XvkBKIAwFVGkJxN+oVLDoevOLToaimpbLBJH5nMugYgcWhxmBEu&#10;5ODlIQGQkAMaImeTvu56Ut58sGg+GP0skutWc2KRGJrRT0c/G/1M9DOhnAp+OoZWDJ1QThftnWVn&#10;D3PZ23kspzmWHNsAYF0d9s8wmUwAES0Iz48H5/6n++DApQtbcSyAku4KF4ssON3cFYlw7CBZooxM&#10;hmhjaDIf5sdNRCmg4dgWiRxmlugW2Od7hXOXjZBJawMXIB2U5nLZcN/aJ2b1U2wykNa2JJX1ZCoS&#10;OiEfK9u7ytZDRWt72XqobO8K+ZiEDtlqUlmf1rbYZCCtndK39okaiFJKKaWUejhpJkoppZRSSiml&#10;lFqCqWT9F5xl69VksL+cmC6nDlo1SYb6AclUstjJy/FJLkqJUZi7izdoCK0hZ8nu/+XsXMmm7iqR&#10;gIhIiKHVjkUBkSEEYUFEMASIaA0ZQ84iIiAAEhrqBqhMmpokYe/91Exs5+X0THv7Lg4Hbr8WFvGB&#10;EodEJkuP5KKVUkot51vf+lZv86qrrlrtET2y3HXXXb3N5z3veUd098nZZ5/d2/zkJz/ZLTe0pNtv&#10;v33+9Xnnnbfalz7He/+2t71tvvmsZz1rcHBwtQcFH/3oR3ubL3vZy1Z+7IIv+Z49e3pLpS3pFa94&#10;xfzrqamp//qv/1rtCVBKKaWUUkoppZRaTYgmq28lW0OT+mJcgI+8B3TpcFJZRya1rmFsXZBiaEc/&#10;HfYXy+JYcmgLF4DIsRP9bNHaXnZ2Rz9DZAFtN85ESIREJjO2TrZhbINsnWwF0YJEDq1YTsXQib5Z&#10;tHaGYlxEAEA4Bj8lXAp7MpXem0675bmALAAJl939DyJLZKIERNijRMFuV5FjZ/HMCHvhkkzFJA3r&#10;+mzSADQxNJmLpYNW82MymUgU8aGcWTAkkeDbezh2XLrW2Fql/xybDi3RB9lK39l9I1dVGmfYdI3L&#10;1qb1U9L61qS6wVXWuWytq6xLqhvS+ta0forL1tp0TdY4vW/d1dX+s5evZKWUUkoppY47/euXUkop&#10;pZRSSim1tMrWTcX4FABIiMXoGDC7wf7u7d3kXDLQ6HRy8YFFuoEoREBjkJZ6/oiIcARCIiPMwNKt&#10;HIWI3TUeNIYMAYL4CISIiM7CgjvJuw/WQ0RnjMtCs+OnZ0OzZaqZn2lWNo5QtWqzhPNcQEyWuf4G&#10;PJIehaiUUo92X/jCF3qbF1xwwWEPmZiYeMYznjE6Orp27dqRkZE1a9asWbPmKU95yotf/OLVvprj&#10;77bbbjvS+em1bt263qb3/sEHHzz99NMX7yki3//+9+ebZ5555mpf+pwvfelLeZ7PN1/1qlet9oig&#10;KIpvf/vbvVue+9znrvzwxXN7zz33bNq0aZlDLr30Uuec977b/OM//uP/8T/+x2pPg1JKKaWUUkop&#10;pdRqSmtbi9YOlw6XnV2hmDi6IkJka4mtxHIm+hlkJ8DCXjiIeGEWEIklABIGtBmSE4lIDoGYc0Rn&#10;snXCJYeCwwxSimS7C0gIAOCAQEQQYoyFcBG5IJP5UjjmNhuJvgnCHHNEu6CkEnRLRUUP5IQL4RIp&#10;PWh5a6mFKoklgIhEIgsAwgHISCzRZAf24cCxjejIpDbpN66/7OxGV4+hxaGNFMhUD/VIJqQEsCOx&#10;FHTCxf5uJfpmKCYEJKmsI1Ot9J2VVjcvN+cmzRqnp/XTOLR8Ocm+ybHN7EEYkBCtsTVydZcMkq09&#10;oqqTKaWUUko9pmgmSimllFJKKaWUWkhEuFOEdicdGc737rONmoRQ7JvgvEjXDc9VfCLDeY6GYjvv&#10;pqEk8tJLOxwlCiCgNQBIhBwYOAKAMCMAELGAAZQQAIGMAUK0ZkE/KMLMsSg4BHIWBJAwFiWXntIk&#10;dnLXV0djuAwiTGmSrFn92hRKKXXSEJH//M//nG/29fUNDQ0tf8g999xz1VVXTU1NAcB8dZ3f+I3f&#10;+Omf/unVvpoT4r777uttbt68+YgOz7JswZYf/ehHS2aiZmdne0tIbdmyZbUvfc6f/dmf9Taf/OQn&#10;r/DAxz3ucSKHfLjtdddd11t+6ojce++9C7acc845Kz88SZKzzjqr95O95ZZbnvnMZy5ziLX2Z37m&#10;Zz7xiU90m1/60pempqYGBgaObvxKKaWUUkoppZRSJwFEU+k7pzV5l3UDoZwkSo1rHE0/QDYZMK6f&#10;QyuGFscOEAOAAEffBIPW9aHJ0sqGMt8LMlejyabDSbYWKfH5PoklAMBStaoQEcAaa0WYY5tjByWA&#10;CLd3AwTmEiSSrS9O/iCgcbXoZ4ES4ZKlRHQAgoDddxefS8SLCIAg2m4TJHIsyKTdlJaIj6GFSORq&#10;ZDKbDAFiUt3oO3sBkGPBsRN5GiklmyIs8bBCQsdcAgDHDlLKoRX9FMeSbCVJ15JJqgPnJZUNK/v4&#10;0Li6cfWH7QujlFJKKaWOiGailFJKKaWUUko9tnAIodnmvJAQAQGtNdXM1qpIFIsy37U3Hx0rJ6Yk&#10;xLkDhP30bGjnXBTtmdl830RlwwilrpyYRJfEVocSxyEACwCAyHwsSkBAAGIUASAkYwCRUselB2AQ&#10;AABEFBEEQRH2JRChMYBAadK7RiQs4gN7Pxe7EoiRoXs7uIj4ELwnZ7nwtl4JeWHStPXAQ5WtGzhE&#10;WpStUkopdRRGR0d7SwAdttjOZz7zmZ/6qZ9asPEf//Eff+EXfmG1L+VEabfbvU3n3BEdvjgUdNdd&#10;dy1ZYmjv3r29zQUFplZLURQ33HDDfHP9+vWHTc2tEC1ZgnJl7rrrrgVbBgePLDJ9+eWX92aivvzl&#10;L7/lLW9Z/pDnPve585koAPiP//iPk/hrr5RSSimllFJKKbUSSWUkFJsAgLnwxRiQNaZydF3NR3RE&#10;BKSMoQzFKKJL0mGy1Urf2WUx6pLB4Kc55iYZsG6wu3KF5BCp+wi+ZfsnY+vCZQztKLNoUgk5EAEQ&#10;oD3EIcbYWggtpES4lFiKCBICLv1zLeEAwt0D55JbwAAsHAAtSBl8G8kaVwdKksq67tIbokmqG0Ix&#10;Gfw0GschFy5iWSBZRItkAc2BCBY54TzGjuQxlNMgjJS4yjpja8bVqgMX2qOKpSmllFJKqUcgzUQp&#10;pZRSSimllHpM8DPNzo7dxdhEmGkuvutaQuSy5NLbelUih3aHi4J9gMgigkQgIMyUJlz62fseEB8o&#10;TTgEW0lBAArkohRhFJq7qVsYWESgWx4KEcGQSRwgAiCIzC3xECKSCINEACREJKQkmX/MnghICOKD&#10;AEhkEJYAYAGtQWcBkQDYCZQlCHDw5XSAyIgoMXR27PET0/0XnZutG17t6VdKqUe9733ve73NZzzj&#10;GYfaU0Te/va3X3fddb0bBwcHv/71r59//vmrfR0nUL1+0KNSW63WER1eFMWCLQvmfN727dt7m43G&#10;I+L2hTvuuKO3+YIXvGC1RwQA8N3vfre3ef755x9pwuqiiy76+Mc/Pt+85ZZbDnvIT/zET/Q2/+mf&#10;/kkzUUoppZRSSimllFKV/rODn02Ey86esrMnSdceY+khRBRIOEwCYFbfalyj0n9eKMYQ0Ptpjrk7&#10;+BRECXRjSBIO3zkl1pnomxyaICghN65vcZGonv2dsVUObaCUYw4SRZhgicf2iTCACDDM5ZcQ0IhE&#10;FMdcghQinkxCtoaUJNX1gL2doE2HyNZCMY5AAhWJhbBn7sDcow6x2y0LAxfMLMan1U3G1slWkGxW&#10;PzWrbT1UWEsppZRSSj0aaSZKKaWUUkoppdRJrtg33rzvwWJ8EkRiuxPaOZcl+wDMgAiEnJecF2BI&#10;YoxFScaYamayjBIH1iIgdpdnOPpmCyJLiCDiZ2aRiKoVAQBhQAAWCV6YQBAQkBAJgQgR0VkyBhBA&#10;4EAgCgSA5spJASChiJB1aOZWYoSFSw/MwizMwAyEaI2pZEgHlp0MABNK6cla8QErKRBx6TsP7cpG&#10;hiduuaN++ta+88+CQ69UKaWUOqyvfe1rvc0rrrhiyd3Ksvz5n//5T33qU70bL7/88htvvLG/v3+1&#10;L+LEOuuss2666ab55v33339Eh+/Zs2fBll27di25Z2/ZonPOOad7K8b4+PhXv/rVW2655bbbbrvr&#10;rrtmZmayLDvttNOuvPLK/+//+/+e/vSnn+hyUp/97Gd7m8uk5h5Ot99+e2/z0ksvPdIeTjvttN7m&#10;7OwsMy8frDrttNOIiJnnZyaEYK0uRiillFJKKaWUUuoxDdHUhy6dHb8twfVlZ6/PR4ULkwzh0S7f&#10;MJe+MyrsXTZiXL3SdyYC+3yfz8cXB6IAgEwGgEguxtyAABzuvGjI1rgcF2EBEPawbG0rogQtxdhC&#10;scICEpkLjJZMevC5GKBbHWr/RiThwFyilEhZNw1lbCXJ1i0ZXiKTJtWNHPNQTjMSSCYgIEGYAbjb&#10;LwowMJnM2JrN1hhbT6ub0uomJP0hlVJKKaXUyUb/hqeUUkoppZRS6qQVO/n0d+/N9+xj78uJ6TDb&#10;FGYExDQxaQJEEnwxPsV5wUXJPgCASRPKUiSy9Wo6PNi71iIsMc9bD+4sR/ex94BEaSIxYpoQZhJa&#10;giTCKAIIaAwiAhFaQ9YAoggAM5eevRdhAUEBjrGnJBQTOokBnOmejosSRDhGYOnGt9CYuajVwdAa&#10;iTHmBRLZNEkGB5LhoXJsorV9Vzo81ITtod0ZfNyFaMxK504ppdTBPv/5z/c2zzzzzMX7jI+PP+Up&#10;T1lQ3eiaa6754Ac/+FgIhFx++eUf+9jH5pvf+c53jujwxRmqHTt2LLln7wxfdtll27dvf/3rX/+v&#10;//qvC3bL8/z222+//fbb/+Iv/gIAnvrUp/7Zn/3ZxRdffIIu/5/+6Z96m5dccskJOtERWfBtXL9+&#10;/ZH2MDg4uGBLnufVanWZQ4wxl1122be//e1uk5l/8IMfXHjhhas9GUoppZRSSimllFKrjEzSWPP4&#10;1sQdABiKiVBOx9Cx6bCx2RH1I8ChmA5+itAk1Q1kskrf2UllZGbfTRxa0c/YdHCJIlRIZDORgLHD&#10;7Ltlo5aHZJEchw4ACAfhsHymCMkabHAskByiRXIcOxxzIEtogQyigW7CCgQBRaKIAAeQCABAiU36&#10;BMklg8YNLB/aIpMllQyEY2xzzCWWwl4kzo8FIJLJbLqmseZymwwedfZMKaWUUko9wp38K/FKKaWU&#10;UkoppR6bin3jk9/5bsyLcmyynJpBRNdXN42ayeaKLMW86OzcY5JESo+WjMuQSCKHdscIlJPTodWp&#10;bByhZG5NCAltJbOVVNYM+okpYUYWtAaYbbWChLHd4TIgoSCACCB2C0NJjBxFQgARiFFYgKW78IIA&#10;0H0UHyKISAxzqS1r2XthlhgBAC2JCEREQqQlck0IQEghMlrLZchG1ph6zdarxeh4MTbOZQkAk9/+&#10;7tATLn4kV4sSEYmMCN3iWkd6LBdlzHMJERDJWlOtkNOfeyiljo8Qwi233DLfPOuss7Js4W0K99xz&#10;zxOf+MSZmZnejX/3d3/30pe+dLWH/zBZEDf6/Oc/f0TVgT7xiU8s2HKoOlG9tY8+//nPLz5wSV/5&#10;ylcuueSSV7/61e973/vSND2+1+69/9GPftS75SjSRyfC7t27e5tr16490h4W1zdrNpvLZ6IA4Ior&#10;rpjPRAHAN7/5Tc1EKaWUUkoppZRSSgEAmbS+5vHt6e8DINmqz8d8Z1e0FZP0G1M97OHCIYZm9NPC&#10;0bqGS9egSWoD57tspDV1j3DwxTiZzLjBJQ83ts6hA2g55ivJRAEAACISSxARjh2ixvLrN8Ie0Rlb&#10;EWFjqyIsXDJ75hyiAIBIFPbAQRCBGQAEEJGAHKIlW3XpMJJb6YQiGVs3tjcAxt1KUUVrB5nEJv3G&#10;VjUQpZRSSil1EtN7g5RSSimllFJKnYQ6O3ZP3XFP7OSd3aPigxvsSwYHyB5IE3FRdnbsZh/CTFOE&#10;bb1OSQIIwhxbndhuS+lNvdrevruyaZ2pzN34Hlpt9l6K0mSpbTRCsykxmizDxCXVVGq1cmqGYzSJ&#10;AxGJLBzZe4kRuqs8wsD741LzBAQFAQFAWJAklh5K3w1JAQAZA4gSAxICINolMlESYgy+WwbKZClH&#10;MQBIlK4bJueK8YnubtPf+2H/hees9odzAIdQjk2W45N+ejY021yW3UtGRMpSW68mA/3JmoFkaBAN&#10;LdlDbHfaO/eU45Pl5LSEuOBdU8mSwf5s3XC6fi09Biq0KKVOnG3btvU2n//85y/Y4VOf+tSLXvSi&#10;3i19fX1f+9rXTlxVokegK664orcZY/zWt7519dVXr+TYoigWR5vKslxy595M1IIQ2mFdf/31N954&#10;40033bRmzZrjeO179uzpbRJRo9E4jv0fnRgjM/duGR4ePtJOFl9Iq9U67FELymR97Wtfu+aaa1Z7&#10;PpRSSimllFJKKaUeEZBsdeBCmw7lMz8ik0U/G8op397j0ZCtkKkYkyJaAUREEQGIEj3HgrkTQ44g&#10;xtZMNkAmtelgtf98Yysc87K9O5QzwsFVRw6VADKu7osJMhmHJnN5+FiUCAAAGpQAEEWCiEc8ZGBJ&#10;AJhzIksmc9laQIp+lmOHJAMQkSjCwp5FhASBkJJuWom5JLLGNVxlPcIx5pfmV5QYkAAA0RxDb0op&#10;pZRS6pFO7wdSSimllFJKKXWy6ezaO3XHPb7ZyneNgjXVrRspO6gchMTY2blHfPDTs4jg+hrzQSMk&#10;so0al0lotmR61vY12jv3VDdvMFkKAH6mCZHZe1OtoiU30OdnWzHPjSGgBBBdfyO0WiZNWZgLDyUD&#10;IhiSyCAAQkgiAogE1K0RJSKA3SAQkTALMzAjkYgIADkLiMIMAmAIEJEOTgcJSIjsPRkDCUlgSpPQ&#10;arn+OgAgYrJmQEDK8UlKHACkw0PZ+iOuEXHclRNTrQd35LtHu5fMecGllxBFuDsVaC0lrhgdB0Ry&#10;Ntu4rn7aVtuozV20SDk20fzRtmJsAgBiXsROzkUpIW7bt0dYgJCsG1wzOLx2pLNrLxpT2byhfuYp&#10;tlpZ7UtXSj0qfec73+ltPuUpT5l/LSJvfetb//AP/7B3h0svvfRLX/rS0NDQiRjMXXfddfnll5+I&#10;nl/72te+733vO+rDK5XKz/7sz/7zP//z/JbXv/71t9xyy0oewvre9753QXoHABZvAYA8z9vt9uLt&#10;mzdvfutb3/rMZz5z/fr1SZKIyPj4+B133PFHf/RHX/7yl3v3vO+++y688MLvf//7AwMDx2vqFhSJ&#10;Ou+88x4Jj55dHCpbXPTpsJxbeI9LCOGwR5177rm9zW984xurPRlKKaWUUkoppZRSjyCImFY3uXRt&#10;3ry/bO8yrsGxE32TYx58M+zfCWB/KqnbNolLB42rI1pja1njdJeNdH8MVbZ3A0j002SqZLJlzmyT&#10;/lBEQcuxQ+RgZQEkBAKJIk5iCfbQmajYAWFydSRrXB0Aja2BcIwdjrmw3/8rIAMCkEkRDZJF30KT&#10;IBoAWeGQDkOEORq0iAQ4d5dsq9XqLU1/yimnJMkKi2UppZRSSqlHLs1EKaWUUkoppZQ6qfipmanb&#10;vxda7XzXXsrSyqZ1SAsf/5bv2cc++NkmAti+xuIaRJQ4298I000/M5v0N/Jde6unbEbC2OrE0nd3&#10;6O5pG7U4C7HVIUMSI7oEjeEQXKPmA0cTgSMygDFIKCwQI7CQNUKEAMIMkaGbjZqvHyUiPBcNku67&#10;zEiIiORs70qQCEhZSmQ0hhIHxoCJEkJsd3qXjJKhAfGhGJs01crUXd9fNzyIq1c0yU/NzNxzXzE+&#10;KTGGmaafbca8BJgrDwWEAAjM8wWjTCWzjToXZXvbzmzDSP/5ZwnL9HfvLfaNsw9+atrPNCVGACBr&#10;ybl///YtIQZhEY5XnH72FWecbdLU9TckhM5Du+pnnFI/69RuQS2llFq5BaGaSy+9tPuiKIqf+7mf&#10;+8xnPtP77stf/vK/+qu/sifyv7Te+xPRbYzxGHt4+9vf3puJuu222/7+7//+pS996fJHffWrX33z&#10;m9+8eHuWLXH3xr59+xZv/NM//dNrr73W9PznHRHXrl37zGc+85nPfOatt976ghe8oLeU0549e572&#10;tKfddttt5jj9ifDDH/6wt3n22Wcfl26P0eIPdHHA6bAWT9GSWbUFRkZGepsPPPBAjPF4zbZSSiml&#10;lFJKKaXUyYFMUu0/N2ucXrR2lJ09ZKoAMJcakiDCAAJAiITkiBJAAkCXDafVjS4b7s0OlZ09HDvC&#10;wVUOUyfcJv3Rz5KtRj8bQ5tsbZkEkgACAAIyEIigRGEvIEuWchIOHAs0KaKx6ZoDw0MytmZsbX6/&#10;vPkgxw7HYv/ZpdunAB6i7yPGXCIIkiNbnX960e7du//hH/5hfp/Xvva1a9eu/mMElVJKKaXUMdJM&#10;lFJKKaWUUkqpk4eEOPHtu2NRdHbtpTSpbFq/sKoSgJ9phlY7tNoS2fXVFweiusgY198IM7N+tumo&#10;ke8ZdYP9Iizeo7HzRyGArVf9TNPPtl1/I3ZyU62EmWY+NolEEgIAYJoYZwEktgtBBAQgmlt+6Saj&#10;IiOCsIAIzCejAEQEASQEQARjgHC+nhUIcAgSAghQ4tAacs42an5qhkMkZvAB3Ny/+hExHRkOnbzY&#10;u89k6ex9D/add+YqfDoxztzzo/a2Hex9OT7lZ2ZFxGRpMjxoswwTh4a661IiIiFy6WOnE5rtfO++&#10;Yt94MtAvzM37HpAQbb1WjE+G6VkAMI2aq9dMLeuG31x/A4LvTlG2fm22do2fbeajY+X4ZDI8OHsf&#10;d/aMDj7+IteoP/wzoJR69PrsZz87/5qINm/eDADj4+NPfvKT77nnnt49P/zhD19zzTWrPd5Vc845&#10;57zyla/8q7/6q/ktL3vZy5rN5qtf/eol6ybFGD/wgQ+87nWvW7K34eElbuDYsWNHb9MY85WvfOXq&#10;q69eZlRPeMIT7rvvvic96Ul33333/MY77rjj/e9//+tf//rjcuG7d+/uba5bt+54T+3RkANPET4w&#10;XUfayeIE1Eo66evrW7Cl3W43Go3VnhKllFJKKaWUUkqpRxyipNI4PaufxqHly8lYTnPsxNABiQAM&#10;aLpVocjWbDJg00GihU+94ZjH0IqhBUhoKoc7Ibp0uOzsJlvh0OZozKHrSiECAHUfagdCIhHBiATE&#10;hWMQ4e4AjKkelIBaolNCcsgeIAeJgEZEAASQiOzxqr4uXAAAmcy6vmPuTCmllFJKPaJpJkoppZRS&#10;Siml1Mlj9r4HYruT7x4FhGzDusWBKBApxybEBy4KU6mgW+7fxWjI1Kt+phXbHUAEIgCQGHFBjQVE&#10;W6/6qdnYySlxACzMXJYggISUuLmqRPvvS0Y6sJyDAEAEiBIjEgrzgVgUIQgIMyAgIAiQc8IMLBxj&#10;t7oUWkPOApKpZKaaAQAYIyECQCy97bk6JMzWruns2uOnZ9sP7qifccp8qauHR2i1J2+7y880y4mp&#10;cnwKANxAXzLQv+RHgIjoLDlra5V0eCgWRTk5XU5MdXbtAURA5NLbejUZHHBDfWQO8SEikLVusN8N&#10;9nNe5GOT+d4xP9OsbBgZ+/qtQ0+4JB0eejhnQCn16NVsNntzOE9+8pOJ6Lvf/e5VV101MzMzv905&#10;941vfOMJT3jCao93lf35n//5jTfe+MADD8xvee1rX/sXf/EXb3/726+88sqRkRFjDDPv27fvi1/8&#10;4h/8wR/07jk8PDw2Njbf3LJly+L+f/zjH/c2v/3tb19yySWHHVW9Xv/qV7+6YcOGPM/nN/72b//2&#10;K1/5ynr9OKRkd+3a1dtcMs318KNFfxFaSYmnBY6u2NTiWZ2dndVMlFJKKaWUUkoppdShIKJxdePq&#10;UNtypMeGchoAOOTGZCvJFJGt2GQglFNCUWKHAdBkhzwMDWAAAUAUYAEQjmAO+gGRSIyhCQjG1ZGs&#10;yw5TfIlMhbkEQGZvjAEJAIBokI7b0lUMLTQJojHJ4PHqUymllFJKPTLRsXehlFJKKaWUUko9EsS8&#10;aN2/3U/PxLzIRtbSUmEbP9PkEEK7A0Smkh22T3LOVNKYlxKiH58SAWFeXFoKjaFKykUJRLFVIBGw&#10;QIhIBmiuloIwwIFg1MGHI6K1SIjQjUkBgIDAXD6KRYQlhlgUnJdcehBBZ02WUuLQOdffmAtEASDR&#10;3Dl44R3MplahNC0npzmEzs49D+dH46dnx75xWzk53X5odzE2YevV6qmb07Vrls+kzU2ECADaLOPg&#10;i6mZfM9Yvnuvn54N07O+2Sr3jpeT05wXsmwnlKWVTeuyDetiUba37QzN9sTNdxT7xh/OSVBKPXrd&#10;d999vc1nPetZn/zkJy+66KLeQBQAeO/PPvvs1R7s6kvT9Oabb16/fn3vxrvvvvunf/qnN27caK1F&#10;RGPM+vXrf+VXfqU3EHXOOed89KMf7T2qW49rgV/+5V+WHisJRHUNDAz83d/9Xe+WGOO//Mu/HJer&#10;fuihh3qba9euPdqejidrF/45WxTFkXay+JCVpMgqlYUPJJ6amlrt+VBKKaWUUkoppZQ6OXFoAYiI&#10;B0pXeIhNh8jWjK2iSTl2OLQPtc5CZOfvMkXoLl0dtAIl7KOfBQBjG4QuqWwAPMxdqcbVEBDJdas5&#10;MYduKIxWPP7DTAh7Dh1j64CUHC6gpZRSSimlHu00E6WUUkoppZRS6iTRemC7xFiOT9lqZurVJffx&#10;07MSooRgKhkc9kl5AhKZjJUY/fRsaLdjsykssNSRtpIBADdbwpGZwRCmTmKUstyfg5Ke/11ormAU&#10;IQAC4lwxKTywEYkQkNLEVDKTpeQcpYnra7j+BlrT0xGKCMxFiQ4+BWI61M9lGfOivWP3w/a5+Nnm&#10;+Le+E5qt9vZdsSgqG0ayDSO0gjQUh1COT7Qe3NHetqO1bUc5OYORQaKwCMfQyYvdo8XkdDE63tq+&#10;s33/9nx0nEt/qN4Q0TVqta2bgKizY3dod7p1qx62eVBKPXrdfPPNvc3rr7/+JS95yZJ7fuQjH3kY&#10;xnPxxRfLifH+97//uIxw7dq1995771VXXbXyQ574xCfeeuutC55iu3HjxuM7dS960YuSJOnd8uEP&#10;f/i49Lx3797eZq1WO74jPzoLLhYAFgT5VmJxlmklV2eMWbBldnZ2tedDKaWUUkoppZRS6uTEMRcO&#10;IEJ0+MWXeUllxLiaMVUyFeEy+hmWJRZZEC0iAJq5h/+ByIFMlMTQiqGJaIxrILmkun4ltZ7IVJAc&#10;mRSEYyxEPFICAMZVD3vsSoRyCpCMayTZCB7JnCillFJKqUcjzUQppZRSSimllHrEiZ28/dCu6e/e&#10;O37z7fu+dsu+r3xr7Gu3jt98x/T3ftjZuYeLcoljRNoP7Q7NFofghgYX3FTdxd7HPOeiBESTJoc8&#10;PUvsFH6mWU5M+anp0GyKSGx3YqvjZ1qcF2GmGWaasVMI9+SOEClxvtWRyMBsKxWTppQ4icx5wSHK&#10;XJLq0Ems+RQTAoAAAiIhIZLBbtJJBIkoS229lgz22776UnWWBPCQJzK1GiKF2VaYnmXvDz0QEebj&#10;8lFyUU586/bY7nQe2g0stS0bbePwxSU4xGJ0rP3AQ8XYVGy1/dRsOT4V251YlACIZMTH2CliJy9G&#10;x8uJqTDbDK2On5xqPbgjzDQhHnLwlLjqlo1oTWfnntgpJm+7i0M4LleqlDqJfeELX+htbt++/VB7&#10;vvWtb/WH/q/rY0pfX9/Xvva1f/mXf1lQMGrJPT/60Y9+/etfbzQa3/ve93rfuuiii47vqKy111xz&#10;Te+Wm2++ORyPPwg6nc6CEx3fkR8dRBwZGendMjk5eaSdLM5Epenhn9e7+G9i+ltDKaWUUkoppZRS&#10;6gQRCdJ9JB+ZIzkOXbbOJv1kMuPqAMC+GXxT+OAf46BBJEQjACLcffZf99l1oZwW9mQqxjWIsrS6&#10;EVdc6Mkk/YgW0XJoijAaB+QAkxUevtxscMmhaV0foknrpzwcH4BSSimllFpVj4ilWaWUUkoppZRS&#10;CgAkcmfnnvb2neXkNABIjOyDhAAigITWUOKQCBHd0EDtlE2Vjev253+gGJ/kovQzTXLOVLIl+4/t&#10;HAC4LMk5WCo0JSHGTs6lh269jBiBRYSBRUIQRBARRAgeCsDSx3YHE2srlW6lJgERjlwwOpMMDoRm&#10;M3YiWsM+SJ4LEDADCAssuSQlIsICIiAAiHPloQwhkTBLZAGIRYHWCBHYpctVQeS5ElN2iZMgocnS&#10;2OmISDk+la1f2z1vmG0VYxN+cjo0W6GdQ4wigkTorKvXbKOWrBlMhwcpOcK1KJHJ278X2p3Ojj3C&#10;UtmykVJ3uCMkzDaL0XGJHPOCO7kwx6Lsfl6YOJulgCKROS8BkawBEI6Rm01AMlnKReE7HVPNDvU1&#10;QGsqmza0t+/s7B5FZ2fvvb//grOP01dYKXUSEpH//M//XPKtJEkuuOCC22+/fX5Lq9X6/Oc//8IX&#10;vnC1R/2IgIgvfvGLX/SiF919993/8R//cdNNN91yyy2jo6PMvGHDhosuuugpT3nKs571rEsvvXS+&#10;ptDXv/713h7OO++84z6qq6666gMf+EDvlvHx8XXr1h1jt8clWHUinHHGGaOjo/PNBfWsVmJ8fLy3&#10;uWbNmiWT5wss3mdx5SillFJKKaWUUkopdVzI/sfygRzxsTZdQybzxRiiZS44FjE0AQjJIVlEAiSk&#10;FDgCgDALRpECJHYfFkg2QyDj+ly2ZrnHAi4+r2vEchpNRUIbySA66/pW8nOnw0wFcJmPIhqbDCSV&#10;ddY1HrZPQSmllFJKrRbNRCmllFJKKaWUWn0iku/cM/P9H8W84LzwM83Qai9ZyIiSxNarsSjK8cmZ&#10;H/y4/4Kz03XDiFiOT4FIbOdusHGoJZPYyYFZmI1blMxhCe0OFyWIcAgS4lzVJkJEAgvQLZ2ECMwS&#10;IrMAIlqDwr70Jk1NJRMfu6koQignp7olm4QZAAERIkuc65ZZgBARoZuzAgAW4bl3BQERQAAQJLJ0&#10;qx4xixcQE/NCYoydnBJnqhkefIcxx0jOAQC5pf/JbypZOTkFAH62mawZbG/f2Xlol59tAQCXnsuS&#10;yyAcQQAJ0Rg/OU1Zig/uAMRsZE31lM3pyIpuhgaA1radxb7xYnSMS1/ZssEcNhDFku/dF2abUobQ&#10;agtHdA7REgLnJRpjshQQABCNwTSR0osIAthqFQlDJ4+dPOaFEMZWR3zgQxSMImfTkeF8995ychof&#10;eKi6dZNr1E7MV1sp9ai3b9++dru9ePtFF130xS9+cXJyckFu501vetMLXvCCY1+8P2kQ0SWXXHLJ&#10;JZesZOcvf/nLvc1TTjn+j3E9++yFOdiZmZljz0QtKJ30yKmJdOqpp950003zzR/84AdH2kNvpAoA&#10;nvzkJ6/kKJGFN+A8QmpnKaWUUkoppZRSSp18iOxcHkmOPBQFQLaWmkooJ4OfIUpFPEcv4iUU+3cR&#10;4BKAAZg5GJOQrSIlCEgms+kaMistD9UDXbYmzm5DJAAEDibpO+aZEN8ZE/ZJZQOapNKnT8RTSiml&#10;lHpM0GVIpZRSSimllFKrjIty8jvfLcYmYifv/i8i2VolGejDNEFrCEmExcdYFrGd+8npcmLKVqvp&#10;8ODErXemI8OVzRtmf/Dj9o7dfnoGEDkvgYicpSQxlYySuSgOey+BAQAN9Q5AfAjNlkTm0C1LBWCI&#10;jEVj5h9px4hSekQAQ0iGnJUQxAfxAZ0VgdDusPfsIyIIE5clHKj7xMIM0g1AYbciFESRbhWFbv6p&#10;Z5kKAQEQTLfe0/5H+yFAZInMeSEhojUgwqU3WWqqlbmlrsjATNaiITrEncforIhwWTbve6D5o20S&#10;Qmx3uiE0iXFuHyRAEJbuEwURkNLE1qtc+nzvmOur951/Vrp2zWE+1tLP3vvj0Gr7mWayZvBQVZsO&#10;fAqR2zt2c17EdifmORpj++pkXTk5Dd3rSlzvEwbJGmYWH8SY2O64gT7XqEuISMRliYYBoNg31v2A&#10;Fp/ONWphplaOT7r+RutHDw5cdsEqff2VUo903/ve9xZvvPbaa9/3vvdZa9etW3fBBRf07nPvvffe&#10;cccdl1122WoP/NFndnZ2dnZ2vtloNIaGho77WRqNE/Jo2JGRkd6vQe+FrK4nPOEJH//4x+ebd999&#10;95H2cOedd/Y2n/jEJ67kqMWFs/r6jv2mFqWUUkoppZRSSim1BKQEyQKiyNE+qQfJpmtMMhD9TPRN&#10;RA8AAgzCIgwgQomEjggjIZqUTMXYqnF9ZLKjPCMAogEQslUAYGH2TXNMZZ0k5OMcmt3KV9X+844q&#10;qaWUUkoppR59NBOllFJKKaWUUmo1+ZnZ8W/dzp08Hx33M7PkXLpuOGk0gA6qsIEAkICpVWAQJLKf&#10;mfWT07P3PUjWzP7wfnJOYgytdswLane4KAARDXUDReSca9Rdf0NCEO5mog7UVuK8DK22MHNZAgsa&#10;g84iLazvgYh4oHgTIxGmiYh0Y1FclCIC3F0cQgiRAdCa7hgQEACEo3gPIQpDt5+5d7rlpwBBBAQE&#10;gQyhMUgHBbeAUATQECIiofgQQyDrIgh7bxt1NCRlCQDorK1U4BAlStCQ+NDettPWa7ZWLSemYlki&#10;Gduo2kqFsoScBSToJrcii/exU8R2uxifKsanXKPGpR//1u2VTev7LzxnPm+2WPP+bVz6YnTcpEm6&#10;ZnD5r4FE7uzYzXkRZpvsvalkVMmwG28TZh+AcEFFLAAgZ2Nk9h4JuSipm6BLHAqzD1KIlKH90K7K&#10;1k1kzeKTpmsHWw+2/NRMx5i+88+iNHm4v/1KqUeDr33ta71NY8ynP/3p5z3vefNb3va2t734xS/u&#10;3ee66677zGc+s9oDf/RZUMLo537u505Eua24PwA8r1qtHnu369ev720uqK20iq688sre5vbt2733&#10;zrmV97Dgt8Cll166kqOKoliwpb+/f7UnQymllFJKKaWUUurkZFwNABGtcHks/SAamwzaZFC45Jhz&#10;LEW8SOwufglHAEYwSC6tbkI6gh8xLcYcfHsP2TqSRQQA9Pk+kWiTfoAj/qmggIR8X/RNmwzYpD+r&#10;n5JUjrUyvFJKKaWUerTQTJRSSimllFJKqVVTTk2P33R77HQ6O/dwGZI1g8ngwOI80gJIiEQCIiGU&#10;M7MCQi6J7TYgSQih1erZ06CzlDgufTkxFdrt/W/MnYI7RWi3JTIXJSBSmiwoITVP8MDJRUSYu/Ek&#10;sJZjZGaMLCIgAohoidKU7IKuDFsjhecQhBmBAFjiXPWo+VEhAAAuTjQhYLfEFBChc+hAfGDvIUaT&#10;Jn561jZqsSjRWjRk6rVDzZ6fbvqZpq1XQ56b2abJ0mzDiK3XFt93johoDVhjKhkM9XMIYXqmnJr1&#10;s61ksB9E/OT0wOMvSgaWKPsgIbYf3BFmmux9ddOG5T9QEcl374154WdmOQRbr5p07tF9XJTCsrhI&#10;1PwQyVkuvbDETk5JAji3sVstKrTb7H1nx+7q1o0LM2YAlCSmVvXTs8nQQGfX3tppW478K6yUOvl9&#10;/vOf723ed999p512Wu+W5z3vec457w88gfXf/u3fdu/evWHDhhWeQnV99rOf7W2+8IUvPBFn2blz&#10;54Ita9euPfZut2w56A+RvXv3nojBH4Vzzz13wZbt27efccYZKzy8LMsFM3bxxRev5MD2/F+69qvX&#10;66s9GUoppZRSSimllFInJ+v6AYBMxrEz93S/Y4OUGErMwaGnnDAUE8ZUAaRo706qG+hoY1HMpe/s&#10;EYC0ugFNhSjh2PL5WCgmOOQ2W3NEPXPMy3wfSLDpGpv0J9WNlb4zT+iEK6WUUkqpRxQ69i6UUkop&#10;pZRSSqmjEFrtiZvviO1OZ/tuiVzdsiFdM3jYQBR7335od753H3cKjlFEYuFju9NNFlGa2L6G62vY&#10;Rt1Uq2gNlz7MNv3kdOh0Yl6G2TaH2M0gcVGGdkcCc1ECEWWHDEQBAHUDS8YAISByCAAgkbkogAUB&#10;BQRAAAEQQJau0kSGuvWOEGmujFU3ECU9ByACwpKVMRBRuukpZiSk1FGSgHDMC4kxTE2zDyZLkcg1&#10;li55ke8dKyanJAQ/0wKWbMO6ypaNrlFfSSEOsjZZM1Q7dXPS3+cnp9vbd5XTM+M3fbvYN77Eifbs&#10;Yx/KqRmTpFTNlu+5HJ8MrU5otjhEV6/NB6JAhEOQGOHg0l4HzYkxgCg+SIzSU/oDDVGSCIufaXJR&#10;5nvH5qbuYEmjzt5zUeajY4edAaXUY1AI4eabb55vnnbaaQsCUQCQpukb3vCGBRvf//73n7hR3XXX&#10;XcmJ8frXv34VZ/tv//Zve5tPetKTTtDs9TbXr1+fJMehTuBZZ53V29y9e/eJGPxRGBwc7Os7KL18&#10;2223rfzwbdu29Ta3bt26bt2KnrDb6smod1UqldWeDKWUUkoppZRSSqmTE5oKmYxsVTjEUBx7h0uQ&#10;COyTyjoim9Q2I4hv74qhfRQ9cWiV7V0AkFY3kMkaax7XN3Kly9Z2fzHnZXuHL8aZw2FGJMIxLzt7&#10;yvYuBEgqG2zSn9VPrfafd+ypMKWUUkop9SiimSillFJKKaWUUqtAIk9+++7YyTs7dgNCdctGU8kO&#10;e5Sfbba37Qztdpht+ZlZCdE2apV1w5QlIAKEEgI5260NZSqpbdSSoX7b10BnYrvDeS4cpfR+pikh&#10;hFZbYuSyBCKTJsvnglgE5pI5iNZCZPaBy1JYJEYAQSLAuX9lCzMslcABQLKmm5vi2F3LkYOSUd0t&#10;dIh/rSOCAADMx3u6BakAgIsiFF58IOeSwf75kfQq9o756Rludbj0lLhs3VrXqK0kDXXQEIxJ163J&#10;Nq3nENrbd4Vme+LWO8vxqQW7tXfu4dLHPHf9hwlcxbwoJ6ZiXnBZ2lqF0gM3prMPACKRgeiQq1cI&#10;aEg4ggAX5cFDJVPJJITY7oTZZphtLT7aVCsAENsdPzElS39kSqnHtO3bt/c2n//85y+522te85oF&#10;W9797nd3Op0TNzB/YsSecOlRuOWWW3oTVpdccsnKj925c+eOHTvmm0960pOGhoYW7CMiC0Jc3/nO&#10;d450kB/96Ed7mz/5kz95XD6Rc845p7f5wx/+8Lh0e+wQ8VWvelXvln/8x39c+eE33HBDb/MVr3jF&#10;Cg/ct29fb3Pz5s3mEPFmpZRSSimllFJKKXWMEDGprDO2CkjsZ07EKYKfBRGXDFX6z7OukVQ3ITnf&#10;2ePzUZGwwk5Egs/3lp29RElS3Ui2Wl9zmU36EE196JJK35nG9aW1LcY1op8pW9vL9q5QTMXQEQ5y&#10;QODQDsV42d5ZtncJFzYdSmubjWvUhi6p9J15pCtfSimllFLq0U4zUUoppZRSSimlVkHzx9v89Gy+&#10;e59Ezjatp8Qd9pBycjrfPRrz0k/NivemVk0G+00lQ2dtoy4iEqJEju2F96CTs7ZRd/19aAz7IDHG&#10;siz2TUhkLj0QUZoc9oFx2M3LEKKzZA0AxLzoBqIQAAwBICCIzKWb2C+9AoTGIlK3Q2ERQCRCQgCZ&#10;y+TI/nOtDBJSmkgU8R6tCe2OG+xbvFs5MVVOz8R2HvMcnXP9daqkR3Cag9lapbp1Exrq7Ngd2/nE&#10;rXeE5oFnAQqzn5gMrTYAmL7aMv0IQLFnrPupUeJ6A1EAIJEBAJjn6neJSIjsAxeeizLmZcxLLrqx&#10;NOYQ2PvFHz1lacxzCbEcmxDmhbNnDTkXi4JDjJ38qCdEKXWyWhC5eepTn7rkblu3bl1Q1CjG+IlP&#10;fGK1h/9wGxwc7E1Yffe73115yOpDH/pQb/N3f/d3F++DiOeee27vKb7yla8c0Qh37969oE7UykM+&#10;y1tQJ+r+++8/xoDZcfSLv/iLvc1/+7d/azabKzx2wefyMz/zMys88Mc//nFv82lPe9pqT4NSSiml&#10;lFJKKaXUySypbkQkm/SH0GIuj73DXgISymmyNSRX7T+rMXy5SfqS6gabDsXQLloP+c5oDB041LPn&#10;RGLs+Hw0bz4UQ8ema5LqBuv6G8NPsMnA/p0wq5/aN/ITSbbWpcNpbatN1wBAKCd9Z3fR2l40H8ib&#10;DxbNB4rm9rKzJ/gZJOsqI2ltq0sHk+qm/pEnJdna1f4clFJKKaXUKtBMlFJKKaWUUkqph1vs5M37&#10;HvAzs6HdTtetMQcnYZbkp2eKfeNclGG2iUS2v89k6XyQiZylNAVmEQnNpRdd0BrTqFHiRITbuYQY&#10;2x0QocSt5IFxc4klRFutQPcAZukGn6zpljFCAUQAhO5z6paORSEAzZV7AhHqOfX8g+vksHdRL7g+&#10;YUBAJIkRrQ3Nhamw2MmLsUkuytjpIJGtZgBgs8MX5loGOVvZvAGN6ezcE/Ni8tt3dxNHsSibP3ow&#10;3zPW2bU3tvJ85972Q7s6u/YW+ybCTFPCQZcWZluxLGKrAwimVl346L4YQUBEJHLsFLFTcOnFBw6B&#10;Q5QYJUYOEWKUyFyUodkOs80Fs2erFTAUmi32wU/NLHUhLhaei7L94I72Q7va23a2d+zOR8dCqw1a&#10;OUqpx7wvf/nLvc3LLrvsUHted911C7a8+c1v5kVRzJPbli1bepvMvCAYcyjNZvPd7373fHNwcPDZ&#10;z372knu+6EUv6m2+733vO6IRvv3tb+9tZll2xRVXHJdrHxkZoYPLPE5MTByXno/dRRddtGHDht4t&#10;H/vYx1Zy4J133vmDH/xgvnnaaaedf/75Kzzp97///d7mlVdeudrToJRSSimllFJKKXUyM7Zm07XW&#10;9RNSKCbkuC5wxGICgG0yQLZq07XG1vvWXpnWtrh0MK1tsa4/xo7v7M5b28rObl+M+WIylFO+mPTF&#10;WNHenbe2+fZujh2X9Ge1LTYZSGtbG8NXGLvwsXrG1uprHtcYfkJa3ejSwaS6MaufklQ3umytTYdc&#10;OmDTNS4bSWubsvqpSWW9TQaz2ta+kSfVBs5HOvzjF5VSSiml1EnJrvYAlFJKKaWUUko95rTu3y4x&#10;lmOTtlKxjfph94/tdrF3nEsfmm1y1jZqsCjGZKuVMi/EB+EY88JUlgj8kLXkLHsrpZ8rGUSEK0lE&#10;AQhHNIQI6CwU5f5MkxAZBOymlLobEQlAgFlCEGsXdi8AkaGbisLu//Fc3IpwblQiEiMac8jR9PQp&#10;IbL3ZA0gAQgSFvvGXe8UieR79kmModnu9klJgsbgCqJoyyNrs43rOw/tzHePAtHYN75NhsqJqXJ6&#10;thifDDNNNMbPNBERENFQd0gmS11fw/bVAdFPTEmI7EtTqyItfG4LxxiL8kCMillEYNEqngCAsAQB&#10;gNgpuCgjMzmL1nQ/D1uphGaLvfeTM26gHwm7c8x54ZutYnKSOwUXBXtv6wctv6ExydBANrIm27jO&#10;ZEdfVksp9ej1uc99rre5IPPT62lPe1qj0ZidnZ3fsmfPnq9+9auHKi11Usqy7Pzzz7/nnnvmt/zp&#10;n/7pgkJDS/qN3/gN31Pr7/3vf7+1S//g+vnPf/7b3va2+eaOHTtuvPHGZzzjGSsZ3v333/8Xf/EX&#10;vVve8573HOpER4qInvGMZ3zhC1+Y3/LQQw+tXfuIeDAtEb3rXe966UtfOr/lt3/7t1/2spfVasvV&#10;cmTm3kMA4L3vfe8K/9YEAAvqcV1yySWrPQ1KKaWUUkoppZRSJ7lK3xmhGLPpoM/HYpi1ru+4dMsx&#10;9+WMTRpk0krfWd0fECGaav+5aXVTPnt/icamgxw6HHOOefQtAAYRAEQySM64PjIVshkAJpWRtH6a&#10;dY1lzmiTfptcJBJ8PhHKyRiaHDrCQYAJDZIjUzWu4dIhk/QjalUApZRSSqnHOs1EKaWUUkoppZR6&#10;WEmM7e27/EyTQ8g2jBz25lqOId+9j0MIsy20xvYtnaFCZ8g5CYF9iHm+dCbKOUAkQwEBmJEQATgE&#10;cof517GICAvZ/SElYQQQQDQokQEACQVhLhWFAEDCjEQSAh7cOYf9xaMQEVGEgQUA0BAAIpF0kz/M&#10;S+S1RLphqu6pBAQic+mBiJIErRGR2MkpcX561g3MrXWVk9PsfWi2EBGshciUOluvrfSm5mWZ1KXD&#10;Q63tO/1sk6zNNq6LnbzYO+6nZ2Inx8RKPFAsC40h58SHmBc4Pmlr1ZgXsVMAIi0IaAnEdie2OhIj&#10;iEgIAAgIiAiEsGhaJAp0y0nlBYcoIFx6CLFbMwrTBNs5dwpOXGy1Ta3qZ5p+coq9BxHuFFyUYabZ&#10;ESHnRAQR0RpyjrI0ttrFvvGZe+5L1w3Xzzw1Gew/HtOmlHp0aLVa27dvn28+6UlPModOq1pr3/zm&#10;N//u7/5u78Y3v/nN3/zmN4/7wC6++OLj+5zX4+itb33rz/3cz803r7/++muvvXb54kLvec97PvrR&#10;j843TznllJ//+Z8/1M6Pe9zjTjvttAceeGB+y0te8pJ77713ZGRk+YE1m80F0amRkZFrrrnmOF77&#10;C1/4wt5M1O233/64xz3uOPZ/LH7hF37hjW984549e7rNdrv98pe//J//+Z+X+WvY6173ut5c0wUX&#10;XPCCF7xghacTkS996Uu9WzQTpZRSSimllFJKKXWiGVtLa6eIcAwdX4wjJsZmx9inSPD5KBnnkjUu&#10;W+vS4YPO6Bq1oUuy0C47u32+L/pm76G9T/gzru6ykbSynmx1hadGtEllJKmMrHB/pZRSSin1mKWZ&#10;KKWUUkoppZRSD6t87xiH4GdmTZosmVxaoNw32Q1EgcFlikqRc+QsFyQxio/iAzoLzOwD+wDMwgwi&#10;XHouPbJ0Kw4JM/ggxnRrBx1SjCiAxqBz3CmgW9fJEiJJjBIZgEAApBuVAiSSyCIMPrB0M1XSPYp9&#10;ABEQRmOAZX5JSFjQWRQ+sDMzGAMAc00RjhEBxAcWEe85MICgMWQIiWxfXUofWm3xoZyamctEMZcT&#10;U1yUEoKtVUI7pzQBRNtYrjTEynHp/cyslKWfbVHi/GzLNWpCSNVMIptapVteSZglRgkhFkXMczTG&#10;VDI/M8ulhxipUum9J1sih9mmxCjMEqKIIBEac8j7thG7k4bGoDGXbdzKzEiE1qyzWezkppJRlsZ2&#10;WyIXY+MwNsHesw+cF1x6LkoRIRFKElurACKwcAixKPxsswAga21fnX3I9+zL1q/tv+AcUz3WRUSl&#10;1KPCfffd19v8yZ/8yeX3f8UrXrEgE3XTTTf96Ec/OvPMM1f7Uh4+L3zhC4eHh8fGxua3PP7xj7/t&#10;ttsuuOCCxTt773/rt37r+uuv7934uc99bpnaTYj40Y9+9ClPecr8lqmpqbPOOuuLX/ziFVdccaij&#10;Hnzwwauvvnrnzp29Gz/xiU84547jtT/96U/vbX7+859/xStecdxn+OhYa//f//t/V1111fyWT37y&#10;k9dee+2f//mf06I6jTHGN77xjX/+53/eu/Gf/umfFu95KGNjY61Wa7556aWXNhqNFR6rlFJKKaWU&#10;UkoppY5a1jgtlBMgXHZ2+84erKwjWznq3kRC0dqNKEm2jmxWGzh/yZUaY6uVxhmVxhnCPvhZjh1h&#10;D8KAhOSMrZKtESVHfv7jb2ho6KlPfep8s1pdaUBLKaWUUko9kmnlUKWUUkoppZRSD6ti37jEGDv5&#10;oSo+9Yqd3M/Mxk4hzLZWWz65RGmCzoqI+OBbbT89W05Oh2aL8yLmBRcllx5YJHajSCAC7AOHwEUB&#10;y9TbEGAf0RgkJGc5ePYREEylAt2sDpFERmYAAEQAAgQQER/ZB/aeQ5AYu6GgbjpLBLqZn265KSRC&#10;IuAoIoAoAMIizBKZQ5QQJc5luqT7XghcBmDuVkySyMIxzDS7Wa1YlFyWXJQAUE7PCnPs5GgMBwYB&#10;U8lMlplKJsyh1faT08W+8XzvWL5nXzE6Xo5Phtkml34lH2Votlvbd8Z2LgzdGSZrqqdsTocGbJai&#10;JXIWrUFrKHGmktlGPRnst/UaAIZmK8w2ufBxf8ZsbrJ98NMzEkLMSwkREJEQF5fMWgARupW3rHnC&#10;GWdfcdpZj9+09XEjmzbUGrHdCbMtShwI+OmZfO9Y6ORhuhlmZjkEylLKUteouv5GtmEkHRlO165J&#10;1w1XNq2vnbqlfsap2foRypJyYrr1wPZi33hn197Rr9zU3r7rEVuhRSl1HN188829zd48yZLWrl37&#10;3Oc+d8HGd73rXat9HQ+rNE3/7d/+rXdLnucXXnjha17zmttvvz3PcwAQkZ07d37sYx9bt27dgkDU&#10;n/3Zn1144YXLn+LJT37y6173ut4tMzMzV1555TOf+cz/+I//2LlzZ4yxe5apqambb775F3/xF087&#10;7bQFgaj/9b/+19Oe9rTje+1nnXVWb/Lnc5/73CPqD4snPelJb3zjG3u3fOhDHzr//PO/8IUvNJvN&#10;7oxNT09/9rOfPffcc9/73vf27vmBD3xgyVTbofQWmAKAl7/85at99UoppZRSSimllFKPCYhUG7rE&#10;uJqrrEeyZb4nhubRdRVDXrZ3IbKrbCCT1QYvQTrMA4aQnEuH0uqmrH5q1jg9q5+aVjfZZPAREoiC&#10;/ZmoebXa8XmAoFJKKaWUWl1aJ0oppZRSSiml1MPKT07Hdg4Apnr4R9OVk9PAEjs5pQm5w/wbliop&#10;ttuAGIsSWDBLJESJ8aDITTeGJHBgIzOXASSnxKExsCh6w8GDCDqLxggLCEgIaA0SmjTZHx8SjgAo&#10;IADMIiggwAKI4AXm8zwiIgwsAACIgABI3TgPICKiCAMIAQiIBBYSJAQRFsC5o1gEAWEuHsYCyCDE&#10;PqCAxMghCkdbq4Z2J0kTPz0rPkiMlKWclyZLEQGt6WzfxUXZzYaBiLAAACLOjQoAjbG1quurH+pj&#10;8jOzxZ4xCSHMNoWFKhkaoiwNrTYg7q9+tehecERKE0qSmBdxfEKiB0Qu8mjIVDIufZhtCTMXJYBQ&#10;4iRGDgKHvad8/w5zc+mMsSaWZbcmWPdz57IEAEDyk9NkjalVuzWsyqJAYwGAkoWLeWjI9dVdX529&#10;95PTfnLGzzQr69dO3XmPn5ruv+hcWD6ppZR6lPvCF77Q21xJJuQtb3nLv//7v/du+chHPvKe97yn&#10;v79/ta/m4fPEJz7xne985+/8zu/0brz++usXxJ8We9Ob3vSbv/mbKznFn/zJn5Rl+aEPfah34403&#10;3njjjTeu5PBXv/rV7373u4/7hRPRr//6r7/vfe/rNsuy3LFjx5YtW477iY7aO9/5zoceeujjH//4&#10;/JZ77733Wc961vJHvfGNb3zNa15zRCf6z//8z97mc57znNW+dKWUUkoppZRSSqnHCqKkNnRZa+J2&#10;qG70+ajvjLJr22QIaaV3iopwLKd8OU3GJdk6spX60CU26VvtK1NKKaWUUmppWidKKaWUUkoppdTD&#10;SMQ321yWAGjSdPl92fvQbMW8EBCqpCvoHFAAWAAkliXnhYSAhJQ4ShNTSU0lI+fQWkAAorkBsQAz&#10;h8ilj0XZTQcd6JKZQ5xLQFUqUpQSIwCgNQAACJQ6tEZEyJluLSNhlhiBGWQueoWESN3Ik4AAIAIR&#10;EgIgdttEiADCgDTXswCAALPEKCwoAt2cERFaQ2lCzlGWmkbFZBkakhg5L2JeggjnpZ+eic02l57L&#10;MhYlAHBRAqIwx3Yemq3QbIV220/PlhNT5cSUn5r2U9Pl5FQ5MeUnZ0KzFVsdPz3T3rG79eCOMLvw&#10;IYKh2S72jHFZ+ulZQHT9DdeoC7OEGGZbaKgbi1owmQcgoLOUpdAtchU4tjuh2Q6zLYmRiwIAKE3R&#10;WQDoztsKC23IfEgJwSQJOishxKIMs00JkcsgIZCzdqCvG4iSELqBN0oSpEP+kIScS0eGK6dsQmfb&#10;O/cUY5OtbTsnbrtLusXBTi5c+nJyurNrb3v7zta2nZ2de4p9E7GTHz6ZptTJRURuuOGG+WatVhse&#10;Hj7sUVdeeeX69esXbPzIRz6y2lfzcHvTm97013/910d0yD/8wz+8853vXOHORPTBD37w05/+9JE+&#10;ydUY87GPfeyDH/wgnphQ66/+6q/2NleY0XrYIOI//MM//P7v//7KD7n++uvf9a53HdF0icjf/M3f&#10;zDe3bt161llnrfalK6WUUkoppZRSSj2GGFutr7ncJv1JZb1N18TQLto7Qj4m7Jc/UDiEzZDY9wAA&#10;gABJREFUYqpsPxTKaZf0pdVNxjUaax5vk8HVviallFJKKaUOSTNRSimllFJKKaUePrEoQYR9QGcO&#10;u3OYbQEAFwUljsxh9ufS++kZBgQREBARATGVlNIErZlL6SAICCAiEhIidaM7ICASYzfIxEUhcX/Q&#10;RZiLEhHJOXIJEIqwRAZEQNq/i0iMZC0gCiISAcwln+YSTyLC0k31dM8MiEiExlDi0DkkFGYRAUQE&#10;kSBi6ED6BBENwfxRSOQMWUNZatKEyKA1lDhTyShxAMKllxi5KPO9+/zUDABwWbKPXAaJkX0QQj85&#10;7WdmY6dABEpTW63aeq37y1QytEbKEFqtcmI6zLZiu9PZPdrevouLcm6qve/sGWXv/WwLrbH9je4Y&#10;AJBLz3lB1gACEsGSkSEWiVHKEgSQiAxx6SVEPzUjIXBZAqLJ0m6KDPDANC7z6YtI93btg27aRiBn&#10;0RouSgkxhiAxYuIocfO7cekBkKy11eywX0iTJtXNG5OBvnJiMt87lu/ZN3XHPSdHUkiY871jU3fc&#10;M/qlb+z5z/8e+/qtk9++e+rO70/f9f3J73x3/Fvf2Xvj1/d84WsTt93V3r5LQljt8Sr1cBgbG2u3&#10;2/PN5zznOSuJhRDRddddt2DjW9/6Vu/9YY89yfzar/3ajh07fvZnf/awe/7sz/7srl27fvEXf/FI&#10;T/HCF75wfHz8L//yL/v6Dv+Q2mq1+nu/93vj4+O/8iu/coICUQBw4YUXbt26db754Q9/+ASd6Kgh&#10;4tvf/vbvfe97V1555fJ7vuAFL3jwwQdf9apXHekp7rvvvvHx8fnm7/3e7524CVdKKaWUUkoppZRS&#10;SyKTNoafkNa2unQgrW02rh7CbNF6qGzvCMVE9C3hQtiLBIlF9K1QTpad3XnroVBOkMnS2iabrnHZ&#10;SN/aK41rrPbVKKWUUkoptRxc8aOWlVJKKXUCffzjH++9A2zXrl0bNmxY7UEppZRSx19otke//M18&#10;9yiXZfWUzfPbRYRLz95DtywSIRqTj47HdifMNk29ZtJkmW65KEOzLTF2O0GYK8SEhihx0HMnbswL&#10;CVEiAyGwiDCwAHazNDiX5EEk59Ag+wgAlCZoTDLYiIWPrXbsFHPdAkhkLkvo/sMaARjYe+kGrwiF&#10;BRGBkKydG6cP3QgNOtt7f7CIALMwg4AgoEhkQekGrxDnyh8JWYvWmcwCHOLeYgEOIbZztMZWK6aS&#10;IUE+PgUCJkuAAQ0CIrmEsoScO1Q3ICAcuShjXoIwJYmtVdFQunaNG+hrb9sRO0U5NQOErr/RreM0&#10;0WpOjO7LnOsfXrNmyyY/NhlmWxKiG+ybnyjxgcPcDLAP4oOEAEiAIDGiMSJC1lKaIB3ILEmI7EP3&#10;K3Go4XKISIREVMkOuu9aIBaF+MghIAIg2XrV1Cq2Vu2+66em0VrbqFW3bDSVw8eiuh9WOTFVjk8m&#10;A/3pyJrGOWc0zj7tRP2GOfG49O1tO5oPPMRFKTHGdh47OZcl+9CtgoXd0mTOmUpqKhVKHBJVtmyo&#10;n3HK3DQqpdSyZmZmvvrVr950003f/va3b7/99vHxcWPMmWeeeeWVVz7jGc949rOfPTQ0dIynYOb7&#10;7rvvhhtuuO2222699dZt27bleT4wMLBly5aLLrroyiuvfOpTn3r++efb/X8cn1B///d//9KXvnS+&#10;OTo6unbt2ofhvEfhwQcf/MIXvnDDDTfceeed27ZtI6IzzjjjcY973HOe85xnPOMZiyuerdCb3vSm&#10;P/7jP+6+NsZMT08faTkvpZRSSim12Ite9KJPfepT3ddXXXXV17/+9dUekVJKKaUeHaKfaU//MJRT&#10;IpFDK4YWxwJk0SPtEIlSshXjGojWuFqlcabLHqE/11JKKaWUUqrXw7EMrJRSSimllFLqZCIifmKq&#10;GJv0UzOh1eaylMhoDKWJrVWTwf507ZDtbyxZEwBpf73ibo6I2TdbYbYV27ksWIARKCemOASJbGsy&#10;XwhosQOBqKIEQrSWiESYkoSLkvOS0gT2Z2zmq/qQIQGGiAICLIIAOJcFQsIYYreuFDkLzLa/AUgS&#10;41zBIiIQ4LlID85djAAQUJqAMIcI3URTt7jT/gSUgEDkxdeCiELUfQtYuvWmSAAIAUFYAISsQ4Mm&#10;PXQgCuYqI7EzwBLyQjjGTiHMtlphH8haShJTraI9XNVoBDTGVCumUomdPOZ5OTVt67V8dKyYmJIQ&#10;OtMzN99/7w+mxh4c23v/6J4HRvfO5p3eDjLn+ivVc9dt/ImzzvuJLaefNriGEIVFIoMwCHAMEiOw&#10;ADFC9y0PiGBM7+SgtRIiEooIHOI7IHN1uRBo4fvsfbdI1/7twqW31cr+b04hzDZLybkVBqK6H1a6&#10;ZhAFiolJSpPZH96frhlM1gys9PfPI4aItLftnL33x1z60Gz5qdnQ7gAIGmOShLKsm6ADFvYhtjt+&#10;ZhYATJq6/gaH2Nm+q3ralsbZp5PTHy4ppZbT19f3vOc973nPe96JOwURnXPOOeecc85qXysAwEte&#10;8pJXvOIV85XB/v7v//4Nb3jDag9qaaeeeuo111xzzTXXHMc+y7L80z/90/nmW9/6Vg1EKaWUUkop&#10;pZRSSq0i4/oaw5eHcqpo7fTFqHF9ACIchL0AA0D32X5IDgAB0GXDSXVjkg0vtxqllFJKKaXUI4ne&#10;tqKUUkoppZRSaqW4KFsPPNTavpOLEkRiUUrpOUQQBiKyhpIk37sPfgCmWqmdsrl26iY8uCYDOgsA&#10;aEwMvhybLKamgVli5DJI8BJZWECkGzTiohSOAuCbbWp3KE2pmi1IvUiIPYEoojThTg6GCC0Yoizl&#10;ogxFQcaQs9AtBtU9kFlE9mezulkp6b4rcW4jWiMMiBRmm+ScMHeDWxJj9AFE0BqJDIjdMVOaAILk&#10;JRngGIWBDCERWduNNiGgACxYRprLQcXYjf3MFZISYQACAhYEBEDgCMbNzc2yEAGMkRBC6btBLw6e&#10;ktT11WnZcltL9QWmmpksCbPtMNukNP3e9gc+c/e3P//dO6Y6rWWOy73P/fTemen/vu/7ADBYqT1h&#10;y2nPOefCJ592DhHNfRCC3Tpd0k2aiQAi+wCQU+LQGEDoFvsSAPABmGHJUlH7K30tKCQlzBIiMIMI&#10;WicxgIgIcwgGAERCu0POobPJUP9ykyD7I3k9U+/WDMSiKEbHTCWbuuv7a59y5YG836NB7OST3/lu&#10;OTEVWu1i3wSXJTmXrBmw9Zo5uLTagWn2PrY7fqaZj47h+GQyNCAi+e7RwcdflAz2H/kQlFLq5JRl&#10;2Vve8pbrrruu23zHO97xW7/1W+aQpQ5PNjfccENZlt3XRPRbv/Vbqz0ipZRSSimllFJKKQU2GbDJ&#10;gMi5oZwO5RSHNseOSAQARIOUGlezrs8mg0h6Q6lSSimllHqU0b/CKqWUUkoppZQ6PIncvH9b874H&#10;JYTQbPmZ5hKVnQAAAIlsrWr76rHdaf7owcZ5Z9S2bpqPWJCz5ByH4MenJETxIXYKiQEA0Bi0lhC6&#10;ESMuvQizD4DIRSHWMgsWpa1VDgR7BMJsC5i5LIHQpIl0A0VIlDpT+//Z++84S67yTvx/nuecqrqh&#10;4/RMT5RGGZQQkpBEMGCyjQAZL8nGPwxe+4sJZtewa8yuf1/COuO0OIAxttewIJwAgZCRSTIgBBKS&#10;UJZGmjw9nbtvrHTOeZ7vH3X7zp2e1N0TekY67xeh6t66VadO1b2351Z9zlNxrTZixMaIdc46DFSR&#10;OxLmTvxJuu2GA3GphQCMMKMWl+WoSKzj3AizOEZRpDUGmo1BImEGBIpCLKpRhYHkOQKJs8KMCosV&#10;96S5OlsVZmEGARBeCERBN2GFIuJYEAkFkKSo2JNmQIhKoaLFIRyRohAT5w6VoFLCtpMxIxWuGUK1&#10;0tAOka1EN/7H9/7lR7dvn5lawQrmk/a/b3vw37c9eMG69f/P817y8qdfRiwMwCBYZI5YFnaBnbHC&#10;DISkFBSjFFqHiOyYABfthXSPF0BvJkoEODdFBgoJkRAYmQUZODcgYFsxCKhqhcIwGOg/qLnMth27&#10;OHVZVhz0zjmCiEGgolBVyrpaKW0Ybe/ak03NUBi0d+3rO+/slb69TrV8rjZ31/0uSbOpGdNsqSgs&#10;b9qgq+Wj5+0oCGgwCAYHOM2y2flsetY2WqWNo7O3/2jw8qdXtm4+IW0Ta22ciLFF9TkMta6U8SmT&#10;JfA878nhve997+/+7u8W0aD5+fnbbrvtJS95yWo36lQQkf/23/5bd/ZDH/rQwMDAajfK8zzP8zzP&#10;8zzP8zzP60BUQbQmiNasdkM8z/M8z/M870TymSjP8zzP8zzP8zzvGGw7nr/7AVNv2kYrm51nYygI&#10;gqEBVS6pKISing8IG+fynOPENuMiaBGtHanf/2g6PjV85WVFkEmYTb1h5utsrJmrAwJpraoVDINF&#10;CR/UuTB3Q0uSGyFLQWBbbTJWVyuA4JJU2LncACBFESCAY4CiuJCiQONgv20nhCCBFuPEOjGmWC27&#10;bv6jqN6EsBBbKuJIAIJIYFmQ2RTNKBYTCgMKtAiQ1uIciBwIRAGgIgoCl+XFetixKqo7Fc8jAsuB&#10;NBRIJ7YkPRWkipwQCAogACiNiEAE2GmiGCsGAIsGIQIISLfkFRBSqEWEhJyxSKQCLY5XnIn6/uOP&#10;fOhfP7dnRWmoRZ6YnvyNL33u4yPrfuU5L3rFeRcDIItDQAEEBGQBEHDCwojorCVSgCgIwIwibC0K&#10;IdGBqk1FNyqCIvjUxQwswFwckU7PQxE/Y9NsiTG6WkFFpdG13SwQZ3k+X7fNVlG8i60Vx8DcOfSE&#10;SDknqWm2AFBXykG1mjeath23t++ubt2y8tTZKZRNz87ddb9LkmRsUqwtrRsJllnliUpRefMG24rT&#10;yel491hp47ra/Y9wbvouPGdlTWJrs4mZbHo2m5lzabboWURU1Uo0MhytXxutW3Nm1ePyPO+pqb+/&#10;/+Mf//h//s//uZh973vfe9999612o06Fu+666/HHHy+mq9Vqbz7K8zzP8zzP8zzP8zzP8zzP8zzP&#10;8zzvZPCZKM/zPM/zPM/zvDObiNhGyzRaLk7YGERErVSlHAwOBP3Voxd+WYp8tjZ3149dkqUTUzZO&#10;VLlUHl2rKiVcvGakkCgMoK8ajYJptPK5Wjw2HvT3CfP0d+9cc92Vqlya/9H9Lk45N5wbCnS4ZhC0&#10;xsM1slvBCZXGUIkTMYazHAMtAMBOVSsuSdk6YKYo7AReHAMiEFKgAQCJgv4qm8jFiQBykU0CAAFE&#10;AcQiDgWCxauQaCG+hMIOiACJohBB2Dk2FoqkknPU38dZLsxiHQZ6URgGtSLWzjpUhCIuzVBr0hoI&#10;gUE6GRuQIgJU7GlRqKrbFSJYzCICIioUEAQEEQGkMCjiVLjQTVgkdoqXZ7kAqjB0nCMxCIiIi2MK&#10;l12rYbbV/P0v//NX7vnhiT1pd85O/4+b/+lfNm/93Ze/dm2pAiAo0o14gQAwCyAgOmeREACFpRMV&#10;c67oBCQCwk4ZKETUB/3EwcYW5adQYbcCGBIJizhxrVgP9FEpCtcMqUoJAMS6bHrWNFsgwmnu8lys&#10;XTiciIgixUkpAICkKArBOVHErSSbnNHVSrJ/onLWphPbUSdcPl+fu+t+246TfeOIWDl784Gqa0sm&#10;ImItEkQja9LpmXj3vmjd2pp1oFXfuWcta1W2Hbe27072TYhzbKxLEs5yzo04BpGiVhiGgWq2TL3R&#10;3r1PRWFl6+bquWdRuOxme57nnUpvfetbf//3f78ICN1///333HPPVVddtdqNOune//73d6f/6q/+&#10;qlwur3aLPM/zPM/zPM/zPM/zPM/zPM/zPM97kvOZKM/zPM/zPM/zvDNVXmvEe8bS/VNsDACAiBRV&#10;cYiKaI2KwtLG0crWLcFA3wo3MVub/cE9LkmTsQlmLq1fpwf6cAk5q2CgT/dXzXw9m5nnLC9v2TBz&#10;+12qXLb1ho0Tl6aqFAEh6gCOsLKFjWAnsaQQKGJjxFhgZgGX1RFBjAUiKErHCIhzGGgA7I1MUKBp&#10;sN/UmmANYqckERAiEgAgiDCgQkCiUoSkAEQcs8mBBRUhAkWRInJJ5tJUmJGUa7WBiI0FROpN4wgs&#10;1KHiTtUprQGAcyPWgbBYhk4aqthNEiiKRGGR+emsppPWAiKkSgkRxVqxThBIETCjUqg1HCgOBUgE&#10;isQyCpNSSAQgKopclnFukYhzQ2Gw9KP/1R/f9eF//VwjiU/I6Xqoe8Z2//zn/+b3XvozV286u+g6&#10;7O47IgCIACkEBCISQnauOFziGBEZBB0IAIYKiEipAwehqBAlAghICop0lGNAECecpKgVG+OSTIw1&#10;83VhzufqwuyS1KUpiKDWqlIhrVCrnqAaCDsxjo1xSeqSlKIASaWTM6pSjveOn+aZKJdmc3fd55I0&#10;2TeBWle2bFgUJDs6znPbbNs44TSTbmZRwKVZa/tuPTkT79k39MxL+847u7xx9JhrZmOb23bEO/ey&#10;Y9tomkazqBCFRBgGRAoJRYSN4XaSC3cKcw32uyxv7dg78LTzqueedfyZT8/zvJOEiD7/+c9fffXV&#10;xexv/MZvfOMb31jtRp1cTzzxxG233VZMn3feeW9+85tXu0We53me53me53me53metxLC7OLUJYlY&#10;x86R1hjooK+KYbCUi6Se53me53neKeYzUZ7neZ7neZ7neWce22o3Hno8nZoRZtts23bMacYLZW0Q&#10;EAOtSpGqlm2StnftK21YN3DJhbpaWd5W2vHcXT92SRrv3Q+KqmdvWlZtFkQM1wypcinZPxnv2a8r&#10;JRunqhS5NA2GBkHE1BsuTVW5dPiXExZrOZC+QKAwYCIxhnMj7AARRCgKigsQRQ+gUhRooIOuSbh2&#10;Is6CABKhRgRmB0VxJwFBYFS688Jiq4pQEWc5BRoDHQwOAAJqDYS21eY8R0UigoAUBoAgLOKcOAZm&#10;AAAQsQ4BEVFAinQTGwvOiUhRGooIpbN3AkXlI8FOKggBBQUAEUQROIdhgGEgSrExYh2GASpSUUjV&#10;clFRqpsjyudrACgCYh1FAQigIXEOWDjNlp6J+ofvfvP3bvqnYy529uDwOUMjWwfXnDM0sqFvIHM2&#10;Nnls8laePTI9cdf+3bU0OcrL55L2O27+3LuufeFbnvnsIhWGRRwOERGBRViQSERQKaLOjoiwiIAT&#10;KUo/OValsDdcJ8wCRT0uYOtApIhFFUWeOstYh0R5rc5Z7pK0E6hTikqRKkfYk7DqOSkBlUKlqBQC&#10;i0tTl2YguVhOJ6bZ8dCVl+lytPT3yCklUvvxQ5ykydgEEi49ECUAttky83WXZiDA1oqxnbO9OJsB&#10;xdp8rhbYvtrdD5j5Rj0MKls2VM/feqTPnHyuNn/Pgy5J8/l6PlcT51S5VCoK0AWLLygKgKSZaSe2&#10;0UzGJ2kmiNaN1B/aluyfHLrqMl3xRUg8zztNXXXVVW9729v+/u//HgC++c1vPvHEExdccMFqN+ok&#10;+shHPtKd/vznP68O+03qeZ7neZ7neZ7neZ7neacr24qT/RP5zHxeq4vjQxegKIxGhqPRteWN65Y1&#10;6pzneZ7neZ53Uvm/zDzP8zzP8zzP884kItLesaf56HY2Jp+tmXpThCkIVKUchAGQAgBxVnJr08Q0&#10;W0izweCAOM6mZwcuuaiydfMSBzAT5vm7H3BploxNoFLlLRsX8kLLo8ql8paNre27s5k5CsN8vl49&#10;7yzSOhmfoiB0SUpRiEWVp0VIAQASCh901YG0EgCX5SAiLKiLgkggLGIsaoWEi3JWnBuXpmycWAeh&#10;Vo7ZIbJDREAE5qJAER4cowIiIGTrlFacG4qCYuUUBpxbYdupUYMhZ3lxaUREgAVEWBhYABFAgJQA&#10;ATMIFyGuIvAkgEVWp6gNdeCwIIIAgCxUsYKi2UVSS1HEueHckICDDBQVO4sLe8rGIaI4R2GAYShp&#10;BkTAzM6BscCyKC122HPs49+45WO3fvkoy6zvG7j+wktfddFlZw+uOcpiLLJjfubOsd03PXb/9rnp&#10;Iy3z5z+8bdvs1P96yQ1U7Lt0+gEJhAVEhAFIEBGUEnAoih0jFEknIQDJLYR04Ag6BufEMRIWpwY4&#10;Lqp2YXGYRMQ502yJMeIYoBO+UkQAUBQQOwZCVSlTqeRabZu1bautyqXpb9++/uUvJH063gUe7xvP&#10;pufSqVk2tnr2piVeq3Nxmk3PuCwX6zjNXJ53TlelUBEgFTE+IXDtJK/VXZK6NKuctUmMbe/ZXz1n&#10;S//Tzl/00RHv3V+77xHO8nR8ymWZrlbCkWFVOmKWDAGwFEWlKFwz6NpJPjuX7J/QfVVxbuY7d665&#10;9opwzdBq967ned7hfexjH/vHf/zHOI4B4H/8j//xT/907LDxGWp8fPwzn/lMMf26173ummuuWe0W&#10;eZ7neZ7neZ7neZ7ned6SiEg+Pdt6Ync2Ow8iLs1cknKWs7HCDliQCJWiMKBSZFvtZP9k/X4qn7Wx&#10;78hjw3me53me53mnks9EeZ7neZ7neZ7nnTGEuX7fI/G+cdtspZMzIKIH+oOhARUdpnyTiHCWm3oj&#10;n6+bRrO0fm39gUdNvTH0jIthCbGo9o49pt5MJ6aFubRlExKyMYgISEV5paWjICCtjbEuSYP+PlRa&#10;9/epuTpUOa8Z14p1fx8c0iIkAkREEnYiBzUZtcIc2DKAIKii1BPnBhApCCgIsDeDIeDasbCIMagU&#10;6UDQIrMgiGPQJCKd4kQHR7MQAZUSY0GAjaEooKAIJilACwzATpBckgFCUbyoG+YhACEsciOotTCz&#10;EwABFumWQxJBoqLMTmd7C08JQlElqlOGB0CcoCoWA4oCzoGNIQQXp6R1Z38FXJIiM2gFjFSKSGub&#10;ZUgIguIYAmFrD18qSkCcAxFm/uOv3fR33/3GkY7mZaOb3nnNC5616WxawllEiBesWXfBmnVvuuzq&#10;23Y9/ql7bt82O3XYJW994uE15er7nveyhUTUwkFAEBFEEOdQa0RErdnaTsCpSDg550TQMkUhEgoL&#10;Z7mwK1JzRfisOKWgOCgAqlJWpRKAOOfEOrYWEYFQHHOa5bnR1TJFx66KhoS6v08c21bbNlvZxMz8&#10;3Q+sufaKJSYPTxlxrvnIdhcnptGM1q6h0rGLWQlLNjNrag1x7OKE8xwQKQwpCooDsfhYl8u23sBA&#10;c5ol+yezmflwZAiY0/Gp4asuC0eGi8Xau/bWH3jMtuJ0YgqRyps26L6lXi9ERN1XUX0VW2tk07Px&#10;7rHylg2zP7h3zbXPjNYOr3Yfe57nHUZfX98//MM/vP71rweAf/7nf965c+e555672o06KT70oQ8V&#10;E0T0iU98YrWb43me53me53me53me53lLYhqt+gOP5nM1NsbMN2yzxc4BIAWawgCDoBi/T6wzrbbU&#10;GwCgoigY7Gfrkj37K+ee1X/ReSsbVtLzPM/zPM87UfxfY57neZ7neZ7neWcGEand82AyPpVNz+bz&#10;dVUul9avPXy+BQAAEFGVIlVaFw4NpVPTyf7JaM0wAADL0DMvOXosivO8sW1HNjOXTc+pcpTs2w89&#10;xZqQFEWhLpdUf1UtITdiGs2itow4xijMZ+eD/mo0OhLvHdfVim23XZKqSmnxyxBIB84xmCIPs6j2&#10;DgE4YBERNg5EgJmiEBDVwUOyuTQT5k5iKgwAAZQGtEgkjpEZRBARixTWoiYoJcYKs1jb6dNAIzMI&#10;dKpUkYjtFIxCQlAEiCjMFlERKqIoQkLOLSoSkU6xo2IN0KkQJQiECIAHDoqIdFJaVCwkzL1RNAwC&#10;EOHcEJFttYOhQUDgLBNrgAgck1aqFAEidEJEGToHAmIs9JwzYiznORsrzhWP/O/bvvZ3d9x22OPY&#10;F0a/du0LX3vxM5eShlqEEF987kUvOvei7+x6/He/d+ts3D50mRsfuOusweE3XHr1ovN4oatRmIEI&#10;nAMBVASAAIJEYoszwXGSAJE4JyzARcEpFEQqQmiEFAQYBZIZEGFjYCHGpkolVMTWsjFgLYWBbbXJ&#10;WF2twDH3FYGqZcpzl+XpzFw4NdPatrP/aectt4tOqnjPfpdl2cwcBUEwNHjM5dm6dP+kS1KXpi5O&#10;gVBVKyoKj/K5ocJASiXOTTA8SOUSBSqbnjX1Znnj6Mwd9wxeelH13LOS/ZP1Bx6zzVY6Pk3lqLRp&#10;lNSyf5hCgGBogEpRun8y3rO/vGXj/F33jTz36mCwf7W72fM87zD+03/6T8997nO///3vA8D73ve+&#10;L3zhC6vdohNvcnLyk5/8ZDH953/+5yMjI6vdIs/zPM/zPM/zPM/zPM87FpHWjj3NR55gY7OZWdNo&#10;I6Lqr0R9VVUuHzpApIiIdbYd22YrnZrBmfloZEhEOmPDrRla7f3xPM/zPM976vKZKO+0MzY29u53&#10;v3vRg1dfffVv/dZvrWyFIvKWt7yl1Wotevxf//VfiZY3vP2ZJc/zN77xjd3Zz33uc+VyebUbdXg3&#10;3njjP/3TPxXTL33pS9/1rnctWuAP//AP77jjjmL6hhtueOtb37raTfZOO/4k8TzPe4oScVnOuQER&#10;1EqVS/ik/gOv+cgTyfhUOjlj6o1weDBcN7LEYApFQXnLxnx6LpubF2EAUJXyUTIbwjz7g/vi7XvS&#10;yRlAQK0kzYC5yO8AIpKiPHdxAnPzVIqiNUO6WjliWEIkn6+LtYiowpCTlANtmu1goC8aGc5m55Rz&#10;LkkAQJVLi/InFAZscihCL72ZqE5LQEDAOde2QkhEYgwp5bKMAt0pZSPgklQcA3MnEFUUgAo0iAFB&#10;dgyCGFARHzqk77DoEHFc1HNSUSjGgIgU3cEMiEiIWiEgFDknJ4CARUkiQmERa6EoWKQVEbG1xQqL&#10;ElUoxYYObB1FpFM1CoEFhMUx9MTfEAHD0KUZ5zlS5JKEosjGCaBCxcCCgS7eDhRoYQFEYRHmTvZJ&#10;xKU5p6kwg3R3UG7fue1vjxCI+slzLvzAT7xipFI9nnMYAV54zoWXjW76wDdvumd876EL/NHtX9/U&#10;P/gTZ19w0KuKelkgxXEEASRCRUBEgRbrGFGsQ0IBABYkEraAgIhAqjhYqBRppcol6axLJMtQKTYG&#10;FFGgAUGpUByzMZzlRekty6z7q8eoq8aCIgCASplaPdk/aZNUD/aX1q89TapFiUh7514XJy7NyhtG&#10;kY7RKrYu2buf89w022KMiiKqLOnTVVXKnBuXZkhU2ny2G8yzial4z1hpw7r6g4/l8/V0fMrFSTI+&#10;rcul8pb1gCv/xFalqHL2pnjveDo2gWdvmvvRfete8OxiIMbiqmSRY0StSOulVMbzPM87SRDx85//&#10;/Nlnnw0AX/ziF5944okLLrjguNd6evnt3/7tYuJpT3va29/+9tVujud5nud5nud5nud5nucdgzhX&#10;u/ehZHzKNlrp1AwIhGuGwuHBQ6NQXYiIgQ6HBsKhAZdm+ex8Oj1rGq3SxtHZ7989eMXFlbM2rfZu&#10;eZ7neZ7nPUX5TJR32hERtzBCededd96ZpmmpVFrBCvfu3Vuv11d7t1bHoT15emLmblMP22bnXPdx&#10;7ilQ4Hld/iTxPO8pRMS0YpekwIxK6WqZyqXT5Lb7U8a24mT/RDYzZ2pN6fnjARFVtRKODJU3jkZr&#10;1zzJboJPp2Zb23fn83VTb0RrhsO1w8t6OSKG69YAYj5fozBoPb4zXDscjRxmJfl8vfbjh+v3P2Ia&#10;LZekqLW4FgAgUjcgBCKueCgMlXVJmqlyqbR+LYWHqRnlkkyMcWmGiqgauTgR62y9GQz0hSNDnOcA&#10;ACIuScQ53XdQtorCANqIWkluikpBACAC4BxbV8RjxDpYKPEkgMwO45QRkIiiEJUC4aKUU2+lKdKK&#10;jQMCdE6KyxhaHXrKIAAQFhWHikpNFIZim90ST0XfFhklAAAQcCwiqBUiYRAAgBhb9BsSdnJKWjPY&#10;bsKnE3yizgaLtBUWmR4iYQcCuLC53sZhoCU3Yp1LUs4MAKooYGMFHAWdBBVFJc4NKiU2L7JPnOWu&#10;nYiwOJYinQUAAPU8+eC/f+mw589/uuTK9z/vZSsoD3VYI5Xqx69/01/e9Z1P3/fDRU+xyAe+/qV/&#10;+Nm3nrdmXe/pCyLCDIBIhFohIipVhNxQEYWBM4bTrFhcGIrSUEVtKGRARaAIi1CcAEBx2kgRaVNh&#10;2M2joSJFERsjxjILCNhGWw/0HVotSqzjLGdjxLmiEBkCIEi8ZyxsNMf+da56wdbSupHyxtFodO1R&#10;LqGdAma+btuxqTdRKdV/jFSbOJfuG+c8N42WWKeqVVU6di24bu9RoDlJnFbJ+FTQXwnWDOaz9Xjv&#10;eGnDuvaufbpaMfWmioLy5g3H/xGNWle2bIz3jKX7p1Cpme/eGY2O5PN114q5KOzWaZXS1XI4PBiO&#10;DJfWr0XtfwrzPO9UO+uss+TQ7/EnkT//8z//8z//89Vuhed5nud5nud5nud5nuctiTg3+8N789la&#10;MRKlLpejDWu7V9aWQpWi8uYNthVnkzPxnrHShtHajx/m3PSdv3W1d87zPM/zPO+pyN8I4p0x7rvv&#10;vuuuu24FL/yP//iP1W35e97znr17OyOg/9qv/dqLX/zi1W2P5z1l+Tej53lnNBHJpmeTPfuz6bne&#10;W70BQEVhtH5dZeumcGhwtZt50uXz9ea2HdnULIi4NHNJyrkpYlFIhIFWzZapN+LdY7pSrp6/tbp1&#10;85MjGSXM9Qce5SzPpud0f18wMrSClSBiuHaYc5NNzapyufHAY+teeF1v/4hI64ldzcd2mHozn6vZ&#10;VizCulKiKFhUaEVExFjOc8lzk2UUhuI4Tsai9SPB4MCi7dp2G0Q4N6ocqShyccpZbnUizqFSpQ3r&#10;OuEipVycmPmGqla6BZ2AkEohJOLQcm4oCgGEcyPWgbBwp1gTIgIDoAAzpzkAoCLUukiqACE7d8iV&#10;DMQokCQDQAQQdqSPFPxA6cRoBADYGGHXKZkl3SRUZx5YhAUVISKGASIIS5GZAQHoCcagKuoXIYiA&#10;iBTVorCogCWIUFSaWuh2ERAoKlX1tkwpUI6NBetQqWhkyKWZKpdtq4VBJwCGgQKtKNQ2z9k6kFTY&#10;iWM2FooiV4FGpYDgd27915l289D9//8949r3PPtFJ/aNpIjec91Prq1U/+SOby16KrHm979361+/&#10;5hdwoduLuk4ARektQiIKNCgSEOSem8wRgRkAb93+CAMLCwhcuHb0wpFRUIoUUScUJyICzhVpUorC&#10;xXknBAoDJpLccA6AYFtt3RMl4swUEb4DJbaY2VoUAaXIpplxqppiFHCcJGMTFAbVc8+qnnt2UcXo&#10;1EsnpkHEttp6aOAYGVqRdGLaZVkRiNID1SVeAhQWznLOc85yznJ27JLUJf0AUNRqazy0DZUWkHCg&#10;r7L1fDhWraolwkCHI8PtnXvzWkOVo9Km9YjIuRFjhRmKmmKBNvUgn6/j7jEkKm0c7Tt/azDYvyrH&#10;wvM8z/M8z/M8z/M8z/M8z/O81bJ///5vffObrR17TL1pao3nn3fRui2bwzVDK7ugrPsqVN6U7p9K&#10;9k+WNqxtPPw4hWHlrI2rvZee53me53lPOT4T5Z0xbr755hVkokTkq1/96uq23Jev8bzThH8zep53&#10;5spr9foDj5laQ6w1zTanGZuiZg5RGKhKycZpvGestH7t4GVPV5WVlNY8/bG1jYe2xXv2i7X5fMM0&#10;muIcwkKcA4SNlVacCyOgqpbD4UEbJ/HufUPPvPRJcO97sne/i5NsahYVlUbXrrgyGCKWNqxr79qb&#10;Tc9SGCRjk+UtG4qnRKR+/yPxnv2m0Wzv2sfOoSZdqeq+ymHXg2FAYSAinGYuTtlY3VdJJ2fEumDN&#10;UG8LXZyKsQBCYQCEGGg2RkHZxYnu7wPE0qb1OD2XQ40CbduxbbVQKYpCCkMQIKUdJ6iIjeU8L6ow&#10;daobiRQbKkIyqloSFhABFrZOshwIO8uLYGlxoZ6i6hQs1G4S4zCgQ8sBIS5UhBIBx7bVXnioE4gS&#10;YUQqymcJCyos2lOUBioye50iUT3dgoiglLAIABaxKIAiFIWdLqZOC4vSRtLd3YPbRoqzBJVSpRAD&#10;rbUuSm8VO1WsKahUjGkCouQ5Kw1FlSRECoNu7aybH7z3648+cOix/qUrn/OOa15wkpKFP3f5NXvr&#10;8//88L2LHr9n/57v7tz2gnMv6u4mIIoIFBW5tBLnxBhYSEOJiFjXqSWFOFaf69R4Ylnf149KISJ2&#10;i5gVCStEYcaFw3Qo0ooBJDecIwBwqqkUiXW2HYu1wiLWFjXKioOGiEWVJFCKsxyzPNk7butNXS4H&#10;wwOcm/aufQMXX1DesvHUV/bLZuddkoqIrlSOvmRea9h2bFuJWKv7+5YSiGJrXZJJbor+F2ZxzqVZ&#10;kV1ERCAEIs6NcAaIOXM2MRWuG1Gl6Dj3S5zLZuZNvQkittHkLDP1ph7oK8qIIVERk7PWFbFGFUV6&#10;oI+NTcYmShvWDV76tCfrN6bneZ7neZ7neZ7neZ7neZ7neb3EuXyuNvXgI/d+9VZTb7k0E2uv3XS2&#10;qTdNOyalUREGmogACRWi1hQcuI52JKR0ZcuGZGwqnZhBper3PxL0V4OhgaU1yvM8z/M8zzsxfCbK&#10;O2Pcd999cRxXjnUL1yJ79uyJ43i12+4drw984AOr3QTvdOdPEs/znsTaO/fWH9omuclm5kyzDSAU&#10;BBSGGCA4du3YNJqIM8HQgDjOZmvDV11WWr92tVt9gtlWPHfnj22rnc/V87l5AFB91aC/T1dKQAfy&#10;DALAaebasak3433julphs3bme3cNPuPplbM2rfZOrJyItLbvcUlqk6S0ft2RIhxLhIrCNUPZ9Cyn&#10;WWvH7iITJSJF5CybmcvnakRE1appNikMj7E2RFUuURjaVts227pazmbnATFcM9RdxmU5WycAqDQA&#10;UBC4OAYRl+Z6Ia0WrVujK6V0cga14jQ3zZaLE3EMiEgozGKdOOYs7wSEAAAREDuzioAQBDshIgUU&#10;KHAsxjjrAAQQObdUCvBA5kk4t4xAUQjMpDUbyyIYaKSDelgWokgCYOoNTjOX5r1Pg4CACBuAogGE&#10;SsFCmSZxTooiT+rQUBYhIbiiGhIIAIoDREACQFBUVIUqIlIAgHhwnSgBtlaMBURUCgCjkTWm1uAs&#10;A4DetwYGmgJd5LjEWiHAoKj91Vkgs/aPv3WYsSSu2bT1V5/1/JOX4EGA//bcl44169/fu2PRU//7&#10;h99+7rkXBtTpBEEAV/SQQwNc5JqkiKYBO4fFcYCFx5mLTkVFSEhR2A0iFbmd4iiTPtqvIqQVF9kn&#10;RbadKGaXZCDMuRXnAAG16mRv2DkRCgNVilS1YuYbVIp0KQrXDNtWO9k/qcIwGh2p/fjhdHJm6IpL&#10;TmnBKBHbaLkkQ0BdOVoMiY3Np+c4yznPVKVM4TECUcLs4oSzvMikdWJpCAJIIKgVhRpIAbNLMwAo&#10;ihxSoNPJGZukQX9fuHbNirvCtuJ0Ylqcc2nqspyNAQDd31caXRsODvTWoRIRyY2NE9eKs+nZfGY+&#10;GBoQ5mxqduCyiypnbz71KTXP8zzP8zzP8zzP8zzP8zzP806NvNaId+1Nx6fZ2sb27dnsvBjLxqJS&#10;kmTpxHQxKl9nHEatKYpUFBYX0TDQulzSfVVVrRzxagJSefNovHc8HZ+iIJi/+4F1L3z2McNUnud5&#10;nud53gnkM1He6S4Mwzzv3HF47733Pu95z1vWy2+77bbudLlcTpJktXfI8zzP8zxvGZrbdjYf226b&#10;7XRyGgCikaFgsB97buIXEc6NqTXy+YZttkub1s/fdd/QVZeVN61f7bafMKbZmrvjHttOkv2TLk2D&#10;/v5w3Ro63O/ICKBKkSpFwZohW2tks/Px7n2ljaO1Hz/Muek7f+tq78pKe6DesO3Y1BqklB7oO/4V&#10;BoMD2ex8Xm9SKbLNtu6vxnvG2jv35rO1fK4WDA1wnJhmDABIS/q9HhUFA/221bbtWANkM3MUBrqv&#10;CgBFhShxjkh1Lh50qicx56Z3JapaKW0cjffut3GChKCUCIhz4kRExDkoakAJACIQoSxEo1RRrQkA&#10;GGChOBIgKAWAaJitRQRg5syoKISi5JJxYp0KAgyUCgPOLRFxnkuWo9ao9YHrGgKAyMaa+RpnRpwD&#10;WCg4uZDJAWZA7GxchJ2jHEBrRAQWYAGAw18pQUKCIsCzsEfFqdwtKrWwiYX/AoCwiOtEUFArpZQI&#10;64E+IGThouLUQZtz7KxZWJsIgNKqN1116yP3zbZbi5rWF0Yf+slX0kmOiyii33/pDW/457+daDV6&#10;H99dm73p4Xtff/k1nXCLiAAXJZ7YdnJxxcUpAcFOPwEiFmXBim5DBGGhIMDehIzjTk8oWpR/OxQF&#10;2jFzbpAcZzkqKrI3GOjeUBlz0SACIiTCUEtuoFKmQFW3bjatOJ+Zi/eNh0MDIDLbaq+57kpVPkUV&#10;imycCDPnOQYa8Gj7m8/MCbNtJxQExyzixMbaZgtYimCeIBAR6gCIxBhxTIGmMKQohOKNLEzMwuJy&#10;I7YJACBg20lpw7rDFqM7unxmPpubF2NtKxZ2FIYUas4tlUKXZb2BqOKswCgMoxCGBzk3+XzNzNdN&#10;o1lav65+/6Nmrj54xcXHPBM8z/M8z/M8z/M8z/M8z/M8zzuzmGar+fDj6dSsMNtGyzTbrSd2uiQT&#10;a0FAmG2rbUuycPWsMyAjUhsRqRRRKSStJTOm0UKlwqH+YGjo8INXIpU2rU92j6UTUxQGzcd3Dlx8&#10;wWrvved5nud53lOIv+fDO929/OUv707ffPPNy3qtiNxyyy3d2Z/+6Z9e7b3xPM/zPM9bhmRsovnY&#10;dlNrJOOTqhRWztkSjgzjwVVNEFFFYWn92srWzUCU7N1v20nt3ofyWmOlmz29uCSd++GPTSuO9465&#10;PC9vXl/auI6ONbAWIgbDg5VzzqIwSMYmTaPZePjxeN/4au/NCmVTsyBi27Hu7zt8rkaE89y22qbe&#10;NI2WbcdirHQDNof2D2HQV3WtNgBk07O2HTce2mZbcTY7FwwOROtGhAWEiyWP0TgRYBFmYaeqZQoC&#10;207E2HRihq0DAHaus9jCqjrZAxZhd2A1zNnkTLJ3HFhUKRQWcQwiqIiCgMIAlQJaKAwFgCCAAIgg&#10;IlLkUYomL24eFiWkinpNzrG1AiC5FWNRK9Ralyu6v1/1VVEpVYpQKTHWpSkbC8xFHIuNFWtdatha&#10;tq5IZhUNKBpU1CdCARBgEWAW6zjNOM+hqDR1hJ5EXAg69RwuFhEnbJ04FicLhY9ArOPcuDTjNBNj&#10;kYhKEYUBlUIVhUTEWU5InapW3RNAxDRbYhik+MSIEMll+UK3gYB87kffP7Rtv/kTL1/fN3DyTuyu&#10;ShC+69oXHvr4X9/13dQZYBZ2ncpQ3NkLVERaodadTwNEQUQiwE4dsZ7aW8DGFMe9s7/OFdEpUgcF&#10;ww4PgcJArGVj2BiX5UhEUUSBPui1IkCI2Ck8pcJQ2AGzayeAGPRXK1u3RGuGTa0Z7x3Pa43Z799d&#10;lE46BYoNiXUYHK3uE+e5bbZdmomIqpThqFk4TjPTaIljV5yKWqkopChERbjwxgTohP2Ktx5YRqVU&#10;FBIiKmVbcVHTLNk/kc/XlrVH6eR0Njfvksw0WoCgB/p1f1VVKgDCmXGt+CiffhQGpfXryls3UxAk&#10;+yey6bl43/j8XfcVTfU8z/M8z/M8z/M8z/M8z/M870lAmJuPbp/5jx8m41PZ9Gx7+550asY220ga&#10;mAEQA424cOUREUgBkUhx6ZMFxGWprbdMo5XP122j5eI0m621du7J52uHvQxBWkeja12amXqjvWOP&#10;S9LV7gPP8zzP87ynEF8nyjvdvehFL+pGoR566KF2u12tVpf42t27d3cLQ51zzjmXXnrpF77whdXe&#10;Ic/zPM/zzmwi4pLUtWPODRCpUhT09+GxIjor4NKsfv+jLk6yqVndVy1tHMWj3qGuorBy1sZk33iy&#10;f6KydXPt3ofWvfC6M73whYjM3/ugbcfJ2ISwVLZsPGbpkl6kVeWsjfHYVDoxg0rV7380GOwP+k9A&#10;naVTzMw3XJYLs6qUFz3lktQ0mrYVi3OLniKtdX81GOynMDx0napSMo0m5yabq6XTs5ybdGJalUrR&#10;6AgiLpQaAjh8AkvEOcmNMwYs96Z5RACMyeZq4fBgPjNb2jAKC1cFDpy/napO0n2KszzZP8m5cWnq&#10;4hQAVCmiwX4KtLAAs221nVKcZWIZlRJnQYoWMgggI4gDdcSCRp2MEAuicG7IWmHAQKPWqhSqcgQA&#10;KgpJK9uKCVG0FmvFWGeAnRUnSCgOiupDCACKwDJ0u0g6F01AIaICEHEszEgkzFKUt+qpzyMgRc2r&#10;Tp6LGUR6k1GIiIQIIMIgICwAjACcAxRPBRq1AgRUSlXKSGTqDXaOjQFFC+WTpJhwcSrOcZ4DgqpU&#10;BASJOMs5zTDUpNV9+/Y8PDG2qNOu3nT2Ky645JSd5K84/+IbH7jr4emJ3gfnkvYP9mx/wdkXLhQB&#10;A0QEIlCEB0pmMUgnK7VwqhH0lslyThyLGHIMYQjMnaJeIqCW9NEt1nX+F5ECTdFh3lDiHCoFABho&#10;ACjWzNa5hWJoSBiuHaZSlI5PJXvH4exNcz+4d+QnnkX6pP8sU3w4CDMFR9uWmW+KiEtTFQagSIxh&#10;49hZKMpqcSeFiFqzMWIsiLAxAFhEoXpXhYCdXJoAALAxxWiLqAi1FueAEBWJsGm0dLWSTc+Bk3Dt&#10;8FJ2J5ueNfWmixOXpBSGuq/aLUCHSrExwpFLM33UMlwqCstnbcxn5vP5mlgLALV7Hhy6+nI8yVXR&#10;PM/zPM/zPM/zPM/zPM/zPM872Vyazd/9QD5XM7VGNjMHIsFAvxrsi3fscVkmzIAo1gECKlJRuDDo&#10;HogAOMfWAgsqwlCBIAZamG2rhbFSlVI2NWfr7dLmUTpkKDrVV1GVSj5bCwb62zv2DFx60Wr3hOd5&#10;nud53lOFz0R5p7t169ZdccUV9913XzF79913v+AFL1jia2+77bbu9Gte85qVNSDP8/vvv/+uu+56&#10;5JFHJicnmXnjxo2XXHLJddddd/nll+uTdgebc+7xxx+/6667tm3btnPnzjiOS6XSpk2bzj777Cuu&#10;uOLSSy9du3btytYsIjt37vzud79777337t+/n4i2bNnyzGc+88orr7zkkktWcBPY1NTUXXfdde+9&#10;9+7atWtubi6KonPOOecZz3jG5Zdffskll9Bq3IotIrt3777jjjt+/OMf79u3L0mSoaGh88477+lP&#10;f/p11123ZcuWk3Gv2wnc6Mk7+gAwOzv7/e9//84779yxY0ee56Ojo9dcc83VV1992WWXLbdbTng7&#10;V+XAeZ7nLZ1L0vaufen+SRsnvY8jYjgyXDlrU2nT6AnMIDUf2+5yk05MUxR0A1FinU0SznK2FpgR&#10;CRRRGOpKCYMAlSpt2hDvGcsmZygI4t1j1XPPWu1uOy7x7rF8tpZNzogx5WUGojqQKptH23vH0/Fp&#10;FYX1+x9d+9yr4Uz7QjGtdlFuiKIDv61zbtLpWdeOgYVzw8aIc1AUMFKESlEQsLFmvqEH+qK1axYl&#10;94rO5DzPpmbFuXy2BsKlDWuLM22h1BAUZXZ6uSznJBXnipBDkUgBESlCKIiIyHmez9VcnGIQqGql&#10;0+ADZYsAOgsSALg4SfZPirGm1RZrKQxVpdyNWKBC6SReBJGoGomxSEGn8gwDdAoiIVtHjo/4HiQE&#10;ELEWAJkQoxAASRFGkYh09lopPdAnuXFJKoQQaJdkwALC4jo7J51VIRKCYLHfIIyoijLMwowI90zu&#10;m2rWDwwSJ4xESCSdDM9CRxTBkYV6TUAIDEJQHANAwE4hrCLvQaQO1CZCrUjronCcMLs4oVJU1Lkq&#10;4iKqFKHWxVPsHOeGlKIwoDDk3IBI8TEChDf++M5DO+znL3vWqXyfEOJ/ffaL/5+vfG7R45/98Q+T&#10;3HQyY90QWu9RLsr7dE7UTlTq8dnpzskBwCLTcQwIRFS8kK1FIhChMDjmh7Y4Fms7pzoRKaIgXPSm&#10;EGYxFgM9OjT83JErAaA4gcU5MUXjOy/QfZXylg3JvolkbAIR6/c/OnTlpafDn7giYlpNl2VirRCZ&#10;ufpCblGKHl7oYJQ065RQY0ZFqhwduw+t6+QJiZAQlRLrKNAUReKcbbcVSDY3D4EKB49Rl8w0mvl8&#10;3SWpS1IqlXSl3HssKAxckgEAxykcNRMFAIgYrVtDWqXTs8Uu6Md29D/9/NU+FJ7neZ7neZ7neZ7n&#10;eZ7neZ7nrZxtx3M/uNe02un4tG23dbVSGl0LWsW79pl6U3IjLKgQCUEpCgLsGUEPEUArUgqsZWsl&#10;zSkMxRhVLqNWLkltq01BDiLt3WPlDaO6r9K7aUSMRobivftNo9Xes7//6efj0obn8zzP8zzP846T&#10;z0R5pzvn3Kte9apuJurmm29eYiZKRG655Zbu7DXXXPPII48sa9PW2i9+8Yuf/exnmbn38V27du3a&#10;teuWW25RSr35zW++4YYbgkMGfrjvvvs+9KEPdXeh+/jHPvaxv/zLvyymX/GKV/zqr/7qYXf51ltv&#10;/fSnPx3Hce/jrVZr27Zt27Zt+8Y3vgEAF1988S//8i9feOGFy9qpsbGx3/u939uzZ0/vg8Vq/+mf&#10;/ml4ePjXfu3XnvWsZy19bf/7f//vRx99dFG/PfTQQw899NCNN95YrVZ/8Rd/8RWveMVx3uf3h3/4&#10;h3fccUcxfcMNN7z1rW89ysJPPPHEH//xH4+NHTTU/czMzMzMzJ133vnpT3968+bN73nPey6++OLj&#10;adJJ2uiJOvp5nr/xjW/szn7uc58rl8tpmn784x//9re/3bvk3r179+7d+4UvfGHdunXvfe97L730&#10;0qXs78k4S4+zD490kiz9zTg2Nvbud7+7u8Ab3vCGn/u5n1tKy7/yla/83d/9XXf2U5/61MjIyFJe&#10;6HneGUSYW9t2trbvFudsO7bthLNMHAMiaa3KkUuzbGZOb6sMXXFxOLKkShdHx3me7Juw9QZbW9m4&#10;CQFsu23mGi5JO3epF0EUwGLYqgyBgiAY7A8GB6K1a9LJaRcn7R17KuecwYFSsa756Hbbjk2zFa1b&#10;o451g/sRIZU3ro937cum51DrZHyqvGn9au/cMrsiN0WlGlwI5JtGM5ucFedcnLosAxDoBGYQEIBZ&#10;cmOzDBBVqSTCrp2UNo329mHxE7xYl01OB8ODpt4IBge6FaVQqyI9IsxIqntEbKstzgmzGNepTHUg&#10;iFJUPxIUEMfsMiSKd48FQ4NsLCrCrPNFLMVf14TFxYNkbIKNtY2WgAT9fRgu/tPaJSkIiLGoFWkl&#10;RJwbBCBAFguyEDESEWNA0UEJDcROQSoWEGERRAEhsU6FxOyk0XQAqBSFIYUhasIoxDAQy2a+Bggg&#10;goioVFH0CURQKwQURGEBdkQgolBRkUYrsiL/9547btv52GqfOCu3qX/w+VsvOMUbvWrjWZeNbnpw&#10;an/vg3fv33P3/j0rXSUAwLdO4S48/6JLnnvFldCp9EWdUmByUAxTlUuljaPJ/olsZg4QSxvWnexP&#10;pE4BKyJmOdIyLkk5zUy9IcYBkjCLdXDwP4QFAETYuqJWHBIBEqcGyFEYIGHPkkXwcaEonFtYFREA&#10;oFaSuSJspgf6bKvt2gki5VOzKgpV6Ygf9ZybbHKWc+PihKJoUSAKAEBRUaWtW57rmILhQRHJZuYo&#10;CltP7IrWrTkhX+Ke53me53me53me53me53me5516Ls1m77jHNtvJ2DjnJlq/NhjoR4F430Q2V+PM&#10;sDFIRFotHhWyByJAoEkpznPOcgoDlyS6WgkG+jjLXZzktUbQX033T0br1waD/b2vVeWSCiPTaAaD&#10;/dnUbGnj6Gp3ied5nud53lPCKtRv8bxlYeYrrriiO/voo482m82lvHDnzp1pmhbT55133uDgYG8c&#10;4phmZmbe8Y53fOYzn1kUiOrlnPv0pz/9y7/8y3v37j3ss4UjPS5ymDvS5ufn3/72t3/iE59YFDU5&#10;1COPPPK+973v05/+9BL3SES+853vvOMd71gUiFq09Y985CN/+Zd/eZS97vrKV77yjne8Y1EgapF2&#10;u/1Xf/VXv/7rvz4/P7/0zj9KZzrnjtI2Ebnxxhvf+973LsrVLDI2Nvb+97//U5/61GEPwXKdwI2e&#10;2KPf22kAUK/X3/72ty8KRPWanp7+wAc+8PnPf/6Y3XLCz9IT0odHOUmW+GbctGnTwMBA98Gbb755&#10;iWfIV77yle6rNm/e7ANRZzqxtr1r39xd903/xw+mv/PDuR/dH+/dL8v5BvGefDjLZ79/d/Pxnfl8&#10;rbVjT7J/0rbaSEqVI4pCYc5ma+3d+5J9E/l8bfaOe1pP7D7+r5hkfFqY83pTV0pIFO8dT8YmTatt&#10;49jUmvlc3dQapt409UY+XzO1um3Grp1k03PtnXtZBJXKaw0bJ6bWWO3+W7l4zxgbk8/MUxiGw0PH&#10;syoKdLhmyDRbnOWtJ3at9p4tWyeKA1gk3PL5ejox7bI8r9VdllEp1EMD4dCg7q/qvoquVnR/nx4e&#10;0AP9FIYuSUy96bIs2TduWwe+u4sAAztn6i3TaIlIODzY02NBNzQFACLi0iyvN9hYznJOc+GizEuo&#10;ypEqR6oUqVJEpUiXSxSFKgxExCWZbbRsktpWm40V5qIgklgHgEgKiJKxSTbWNJqAGAwOHBqIAhE+&#10;OBKGhCoKMdBF6aROAkpEHFvrOE5dbthYNpZz69JMMiOOhVmgKLsEwoLMYiwnmUtzzk2RsjD1um20&#10;xDoE5CRBIhAQQCpFVC5KsREopcKQopAqEWgiraWo9YRIYUCBRkWkdW8+5Ez0hkuvotWIU77onOWN&#10;+HC6OTgXBJ3vgkO+EXRfJRgazOfrLs0aD21je3L/zCiKwqFWYu1hFxDr4r37Tb0luQERl2aSGwDA&#10;QFEUUCmickSViMoREKImWNgtMVacE3YuzTg3cKAwWicHVtSCE+ZOV3TK0C08aB0CBH19GCjbbrN1&#10;6fj0Ub5As6kZcc62YlRaVyuHXqzsjLbITuxSM1EAEAwPBn3VbHrWZXn9gUdlCf8W9jzP8zzP8zzP&#10;8zzP8zzP8zzvdCPOzf3wXtuO433jztjSlo3h4AAAxPsnXZy4VrsTiAqOFojqQkKKIlTEuRHLtp2w&#10;sVSK9GA/EJpGy+V5Ojljm+1FL9QDfS5Jxbl0cma1u8TzPM/zPO+pwmeivNOdc65UKvVWLvrRj360&#10;lBfedttt3enXvOY1ALCUnE9hamrqne985+Tk5FIWnp+ff/e73/3YYydgGPgsy/7rf/2vU1NTS3/J&#10;v/zLv3z1q19dypJf+cpX/uiP/mgpS956661/8Ad/cPSbuT/96U//zd/8zRIbuWPHjre//e379+9f&#10;4vIrIyKf+MQnbrzxxiUu/+Uvf/nmm28+fTZ6Uo/+5OTke97znqUk0z73uc/9/d///VEWOOHtXJUD&#10;d1iIeMMNN3Rnm83m+Pj4MV81Ozs7MTHRnf3Zn/3Zk9E275RJ9k9OfvP2+gOPxrvHkrHJZGwi3jNW&#10;+/HDU9/6fjo1u9qt81YHGzNzx9357HwyNpFOzqgoLG/Z2Hfe2eUtG0obRssbRytnb+o7/+xo3Qhn&#10;Wbx7LK83G4883j7u1E0+Oy/Gcp6DYLxnzMWxbbZNreGSDAmpUtJ9VT3Qpwf6VKWCgWZrTLNp6g1O&#10;s3xqRjJj2zEAZDNzq92FKxfv3e+S1GVZuGbw+NcWDg8gUT5fN/WmqS8pY3/6QEVAJCAgbJutbHqW&#10;s9w2W0gUDPXraoWUWvwSRAq07qsUg5OZRpNzk45PuqQzagA7AQAxBkBsq61KEQYHygircgkVARIb&#10;KyIcp64di3WcZcJMgVblqEglHXrNABVhGFIQkEJhZ2t1YWBj2Rg2BgDYGNQKAGyzJc7aZgsR9UAf&#10;qsP8+1SMBRB2DogOBE4QKNBUiigIABBw4T/M7FiyjI3h3Lg0E8cCB7cRsaiChYFGpQFAnOMsd2nG&#10;xnJuTL1panXODZucraUwUKVIlUoYagBUgUatUBGRUkohIXQKASEqokCrUonCM74g8ysuuGRVtvui&#10;cy9a7V0/Tj2nmgB2IkCHWa60bpi0zqZmXZrFe8aWuvoV0ZUyElEYcG5AFv+j2MZJe/c+12y7PGfr&#10;RDpvcFUKi2wkEiIiAoJ1IAAsiEhBQFoBoYgUFaXYOpdlUuQeWYp3a+dN3QlELdTLQgAicQwgYh0g&#10;6L4qItpWm3Nj5uuH3Qvbjm2c2DgBEd1fPezFyqLDRQCWk2tCxGj9WiDKpmZMsx3vObn/bvU8z/M8&#10;z/M8z/M8z/M8z/M872SoP/iYabTSsUkxtrJloy6XACCfmnXt2NSbYh0pQr2kQFQBESgMQRHneTFq&#10;GzCjUsFAP2plm20xJp2Y4izvfZWqlADAxWk+V1vtLvE8z/M8z3uqOONv1fKe9IrSLq985Su7Uaib&#10;brrpRS960dFfJSJf+9rXurPXXHNNd1XHFMfxr//6r3drTAHABRdc8Iu/+IsXXnhhuVwGgEajsX37&#10;9k9/+tM7duzobu43f/M3//Zv/3bNmjXHs7Of//zne1Mr69ate+tb3/qMZzyjr6+PiJg5juNdu3b9&#10;y7/8y7333ttd7JOf/OSLXvSiSqVy9JV/9rOf7U6/5jWv+emf/un169crpYwxe/bs+cxnPtO7zjvu&#10;uOOWW265/vrrD7uqb3/72//yL//S+8irX/3ql7/85Rs3bgyCQESazeaDDz74D//wD92sSJqm733v&#10;ez/1qU/19fUdTxcdxS233PJv//ZvvY/83M/93Ete8pKRkREiMsZMTk5++ctfvvXWW7sL/M3f/M11&#10;1103OrryOsUncKMn9eh/8IMfLFautX7b29723Oc+d2hoiIjyPN+zZ8+NN97YGzX80pe+dMkllzz7&#10;2c8+7KpOeDtX5cAdyfOf//z/83/+T3f2+9///ute97qjv+TOO+/snS0+bbwzVHvn3vqDj7kkzaZm&#10;XM+PVqpUKo2OzN354+ErLy1v3rDazfROKRGp3fOQbbTisQlOs9L6tXqgH/HQBIgKhweDwb50/3Q6&#10;MQUijUe36/6+0oZ1K960bbVtmto4EevEOduOEUBVSqoUwaIGBAAQAQDnxsaJaTYpikhr12q5NLOt&#10;9oq2v/pcnJpGyzZaSKT7T8TfD0RBf59ptkDWppMzRVLoTKFKJdIaAFycpZMzYoxtxRRo3V+FYxXz&#10;Qa31QJ9ttEyzFQz2p+NTlXO2IFFRR4WtQ605ycLhQZekYiw7J8zimHODSrHJIAZOMzZWjEVFGAZ4&#10;zI0ioCJxrKIQFLExwCyOTaMVrhkSa1WlzLmhUNtWLCzBYP9hA1FFC0EAmHsjW52tEKpSJM6CBRFB&#10;VYQwEJUCImAGRcAMWBTZAtSKiMQ6QERCDHR3N8SxOMfGirWoVFGWip1DIlWKijgWisBCiZtOAwIt&#10;josLJwICxVMIqPWRdueMMFrtX1c5WX+0H93Zg2vOHRrZWTvzc8giIAyESCSHfZciRWvXJBNTLk7a&#10;O/b0nXvWMd/LK4eoB/psqw0gNsl0pdx9xrTa2fgUG2tbMRiLRFQqkzpsS4StA2FhQUWduJdSAMKO&#10;xTGKACjOcgoDYIZAAyBqDYcbagMJxTEAiGMMAImoUnatNud5PlcLBgcOfQeZubo45ixX5egY76/l&#10;l2pEpaKRNenUtIuT1vZd1a2bT+Lh8DzP8zzP8zzP8zzP8zzP8zzvBHFJmtcattXOpmfrDz7uWm3T&#10;bEfrR4qL7C5O8nrDJSlnGYUBG9t7pW9JEFQYuizj3Cgi20r0QBUJu5dfw8GBZP9kdetmWFizikIk&#10;cllm27E4h4cMbel5nud5nuedcD4T5Z3uiuJOl19+efeRHTt21Ov1wcGjlQvYuXNnN9R0wQUX9Pf3&#10;w5LrRP3Jn/xJs3mgdMDb3va2n/mZn+m973NwcPCqq6668sorb7755m6tJOfcRz/60d/7vd8rZq+4&#10;4oovf/nLxfQ73/nOffv2FdPvfve7X/7ylx92u9baL33pS93Zq6666n/+z/8ZBEH3EaVUf3//5Zdf&#10;fvnll3/jG9/42Mc+VjwuInfdddcLX/jCpezdhg0bfvu3f7s3TBKG4QUXXPDhD3/4a1/72l/91V91&#10;H//rv/7rF77whYdGmGq12p/92Z91Z8vl8p/+6Z9u2rSp+wgiDg4OPu95z3vOc57z93//9zfddFPx&#10;eBzHH/3oRz/84Q8v7cgvz8zMzF//9V93ZyuVyp/92Z9t2HAguhCG4VlnnfWud73r2muv/V//6391&#10;H//nf/7nd73rXau+0ZN99IsU0+jo6B//8R/3vneiKLrwwgv/3//3/73tttv+5E/+pPv4H/3RH332&#10;s5+NomjRek54O0/BgVvWm3HdunWbN28eG+sM1X/LLbccMxPVW7Tq0ksvLT5tvDNRPl+vP7TNNtvp&#10;+BSGQWn9qCqHIuiSxMzV4r37y5s31O57WA/0B/3V1W6sd+qkYxPp1Ew6OcNJVtq0XvcdLYOKpMpb&#10;NiT7J7LJGYrC+gOPRmuHUa/w723OcltrcJIioEsS0lr1V4/+Ey2FQRBoTjMXp2yMOE72TZS3bFzt&#10;XlyhfG4eAGycqEr5mAmcJVLVcl5vuDTL5+YBzl3tXVwG3V+lKASAZHxKrLPNGJVaSiCqgER6oM/W&#10;mrbZRqXy2flo3QgnGQCIE84y02iyMTi/cLoKAIKLU85zl6XQzlAhOIdaURgutdFEYJ0g6jDEILD1&#10;BgBymtl6EwApDF2aISHnuapUirJRhyXOFfVLD3saCAAigQYUBCIk6AQtrEWtwDISURAwO7GuSEwB&#10;IoiAAMiBrAoqQkWoNRvDWS4CICLCVC4joa5WXNIpgAN0oBlIBIiAgADgGOmgclSrcKKcIBevW80A&#10;8LM2nf0kyEQV5yEqRfqIGULVX6VpldcaqlLO52rhyPDJa0+0djifqyOibcXdTJRtt9P9U2yMbbaE&#10;GYMAnCM6fGuLElLAgggHfxkhKSXE4riIFLo0K5ZBrRbeBwvlm2ThnVG8DQFkoW4VhQFr7ZKUwtDU&#10;G+GaoYO2nuc2SThNAUCVSkfu92LduIJEkx7so9m5fL6uKuVsejYaXXvyDofneZ7neZ7neZ7neZ7n&#10;eZ7necfDttrxvvF0/5RtxwAAIq0de12SmEZLRaFrxUk7BmHTiAFR8px0IMKQm6NfQRABcCzCIFCM&#10;iNi5FKiU5IaNBQTOQww0MGMQurSZzsypcsmlWTjYj6FWYaQqJQo05wYAbDsJBlZnIELP8zzP87yn&#10;lDN47GrvKaK4AzKKouuuu6774F133XX0V33729/uTr/mNa8pJpaSidq2bVtv1Zdf+ZVfee1rX3vY&#10;m9gQ8dWvfnVvXuKhhx7avXv3YZfsTtORb2UeHx/vrWT1G7/xG71Rk0Ve+tKX9ubEHnzwwaV05rp1&#10;6z72sY8dqbrOT/3UT73xjW/sfeQrX/nKoYt98pOflJ6Bt//sz/6sNxDVi4h+6Zd+qbeo17333vv4&#10;448vpanL9YlPfKJ39g/+4A96czW9rrnmmle/+tXd2VtvvTXPc1iRE7jRU3D0ieijH/3okcKEP/mT&#10;P/m2t72tO5vn+b//+78futgJb+cpPnBLeTO+9rWv7U7PzMxMT08fZYW1Wm3v3r3d2Z/5mZ9ZbpO8&#10;00fj4cc5N+nElCqXqls3BYN9FIYqCsKhgcrWzRSFyfgU56b52PbVbql3Cok0HtvuktQ0msHI8NED&#10;UV2lDaMY6GxyxqVZe9e+FW/cxUk+3xDrXJxQGKqBvqWMWYWIqlzSfRUwVvKcsywbn1ztflwh02gB&#10;CxtztNvfl4nKRUGt3DbPsPJZ4ZohCgMAMPWGTVIW1n2VZd30j0SqvyLOcZqbWlOcy1sx53k2PWOb&#10;bc5yl+Wm0TLz9Xy2ls/N57M1NoaNBctick5zEVlWOK2zsIiI6L4KRVGRMjKNFgaajaEwsHGCpFQp&#10;OtqKRDpVXw63dTYGEDEIMNSoCASwKC0FINaR1qpSpihEQCQSFpFOLgMADi1fg4QUBEWNKbEOkYAd&#10;BSGFARy22I0AFrQGRM7N8uvTnI4uXbeaWcrRvoHV7oATgI0BANSKSkeMESKiHux37ViYk/Gpk9qe&#10;0vp1SKj7qm6heKBL03Rsio2xjRaSUqVSkfc74insGAWEBQ73ZYRIxTCH4pwUZaOIik8tAEAiRMSe&#10;lS98Phyo6YSIVC6Jc2KNabTk4PeSbbRBwGWGohDoiB9EUvyTn2gFgWRE1EMDtp2IdfG+iZN6ODzP&#10;8zzP8zzP8zzP8zzP8zzPWxlTb87ddd/Ut+9obduZTs1kUzPx7n31h7ZlU9P5zBynKWd5PlcztUY2&#10;V+c0s82my3IR1x2m7VDCwsa6JOMk5TwXY9kaNpatZWs4N5wbts7GiWvF2eR0NjGdTkzbWk2s5TQz&#10;zbaZrWWz8/lsLZmYau3Yk9ebttkSluKCked5nud5nney+TpR3hnjp3/6p3/4wx8W0zfddNNLX/rS&#10;Iy3JzF/72te6s1dfffXSt/LJT36yO33BBRe86lWvOvryb37zm7/2ta+1Wq1i9pZbbnnHO96xsh3c&#10;sWNHd/raa6+tVI5x4/VLXvKSBx54oJiemlrSLXQf+MAHSke9q/hNb3rTzTff3G537pP74he/+KY3&#10;van35tf5+fnvfe97vbu/cePR7phExHe+85233357N77yj//4j7/1W7+1si46ktnZ2d4k2/XXX791&#10;69ajLP/mN7+5N+61Z8+eCy64YHU3egqO/tve9rbh4aONPX/DDTd8+ctfnp3tjMr/+c9//lWvetWi&#10;W59PbDtX5cAd07Of/ey/+Iu/6M7+8Ic/PMrnwI9+9KPe2SuuuOKY6//qV7962223Hfapffv2nX/+&#10;+dbaw6YrvZPKxUk+VzPzdQCMNq0DPOhmX1SqtHE03rnP1JuoNRtLgf8L6ikhnZp1cZrP1UipcHhw&#10;ia9ConDtcDo+Zdtxe/e+6vlbV1DjSJizqRkB4dzo/lD1VZa1EopCKpdcreFyk83WTK0RDJ15GQOX&#10;ZmwtAGB4wt5xSAqR2FiXZstN+Jwkv/M7v3P33XcfczFxLpueta2YsxwAQSGpZXeLgIi1IEBBgJpc&#10;kiERO4cA4hgVAWFRYAWKCi4ibMxCJAmLHAIiAtFSOk4EgBmIUBFpLcKc5UVigXRQbE6MRa2RUESA&#10;Rbrxp84BA0AEx8WzQHToERPmIpYEgADCzgEvrIGQlFpoTLF+7pZvQkRUdLhmizADSxF4AiJSigLN&#10;1oljYAZ1YPc7+1hUvCEEloU+hAf27zlpZ81Jd+7wyCpufV3lDB4t7+GxPb/2fz4BAGxN8V6jUkTB&#10;UcqgsYtTKkeqFEVr15zUtmXTsy4znKRUClFrFyfCLMYCAAZacluUgeo9ww+0E6DzTgQBPMonQPEu&#10;LhJOSKWoKKLG1nbePgvv4uItiYpQKey+T0HEWEAkrVWl1PsOdXHK1oqxGGjEIyaEhZ1YplBTGFJ0&#10;xLEbjvxyce2ESiGFYWn9QXWinvGMZ3zoQx86qQfI8zzP8zzP8zzP8zzP8zzP87yjYOuajzzR3r1P&#10;rM3n66beFOdQFeO+kSqVxDlVqlIYAIsYw0kqjoUZg8DGGbAFFs6NWNu5TozIxnLauYIpIsDcudIB&#10;xdUREZHOoG8IwuLyYnQ2273QLMJgrM2Ny3JVjlArCgI2htOsvXN35ewN0ZqhZY106Xme53me562A&#10;v6PXO2Ncdtll3endu3fPz88fKeCxY8eOLMuK6Ysuuqi/v3+Jm5ibm9u2bVt39p3vfOcx75RVSr3h&#10;DW/4u7/7u2L229/+9q/+6q+u7P7a3nI0z33uc4+5/NDQUHfaWnvM5S+99NJjBkiUUm984xu7u5Om&#10;6dTU1Pr167sL9AaiAKC3bs+RRFH02te+9h//8R+L2TvvvDPLsiiKjvnCpfvud7/bO/uGN7zh6MtX&#10;KpVrr722m8Z58MEHVxCtObEbPdlHHwBe8YpXHH0BInrLW97yp3/6p8Vss9mcnZ1du/agewFPbDtX&#10;5cAd08DAwNOf/vRHH320mL355puPkom6+eabu9PPec5zSkuoZLJ9+/beQnaH9tiKC5d5xyOfrwOA&#10;jWNVLR82ZkBBoMol247DNUOm3ozWDi97G94ZKJ2cFudsOwlHhnBJGZAO3d9H03O20dLVim22g4Fl&#10;39+f7JsQAU5zQKQwWsmfFoQYaE4zJGo88vjIc5YRET9NiHOd/MxyOv/oEBGJOpkZ52D5hUROuDvu&#10;uOOrX/3qarfC8w6icDULSp/RmaiZZuPrD9672q3wTrxGo7HaTfA8z/M8z/M8z/M8z/M8z/O8py7T&#10;bNXufsA0Wnmtkc/OA4vqrwaDA6pSktzYdtumgloH/dUigORigUCLSYFFctMpEsUi1gkLoBSJJ5dk&#10;DhSISDFsZDH4ISGwCHAxDFxnVMeFFwEAOCfFOJNIiCTAAgLCYhwgOs44zQDJJVlr2y7bSoavvlxX&#10;yqvdhZ7neZ7neU9mq3mrk+ctSxiGz3ve87qzveVlFunNGxyz0FOvH//4x93pcrl8/vnnL+VVvXWo&#10;0jSt1+sr28HXve51X17w4he/+JjL96ZTluKVr3zlUhZ74Qtf2DvbGxIDgK9//evd6ec85znHLBNU&#10;eMELXtA7e8Jr4PRW3dmyZcvRqyEVevM827dvX/WNnuyjf9VVVy0lrnPVVVf1zj722GOLFjix7VyV&#10;A7cUN9xwQ3d6//798/Pzh12s2Wz2Fs66/vrrT1J7vFOAcwMAYh0FRywpgFqLdQDAPrf2lGHmGy7J&#10;ACSoLun7rgsBVKXkkhQATG3Zd1GLSGvHblRKnKUwFGOW3XQByY2qlAGB8zybmTf15qr140ohUREG&#10;E5bjXllP3wh3BuIi/08hzzsdDZeX95HreZ7neZ7neZ7neZ7neZ7neZ7nPYnls7XZ23+Uz9fjvePZ&#10;9KyulKvnnlXeOKorJQSwrTYAcG4oDABRAFyamfmGpDmIABEggBTBJRFmYRbH4lhYhFmcK1JPiAhK&#10;AREwFxmqzuMACCAgB8o9ISAiIgkCEAKgOBbnWJyIICJqjQi22UqnZ/PZ2sx3fpjP1Va7Fz3P8zzP&#10;857MVn9kdM9bup/6qZ+6/fbbi+mbbrrpsHVvmPnWW2/tzvYGlo7pjjvu6E4/85nPXGJNhk2bNvXO&#10;Tk1N9dbGOUmMMV/4wheW9ZJLLrlkKYsNDQ1VKpU4jovZ/fv3d5/K83zXrl3d2UVJp6PYuHFj7+ye&#10;PXsuuuiiE9UVeZ735lKWEtQpFlvikqfPRrtWcPSf/exnL2WxwcHB/v7+ZrNz3/y+fftOXjtXtw+P&#10;blE27Ec/+tHLXvayQxe75557utNEtMS3mHd6wkADACrFRy68Js6gUgBAgf/z6anCpSkbAwAYhst9&#10;LUWRabRAxMbJcl9rmy3bbLO1SEpVIhfHYh1qtfQ1cJ4Lc9BXZedckoFIMjYRDC61cuZpgsKg2Gt2&#10;7kSts/hdG7VCrdBnojzvtFRLl/2x6Xme53me53me53me53me53me5z0p5XO12R/c45I03jcOIuWN&#10;63V/tXcBFydiHQhTGIpzthVzlrOz4pywIAkQktLCzMzFS0QAEUQEoDM6JxZjaxoWACieEkBAAQEB&#10;QUDBzsLFsJ4AnRgVCxExswhwloMAhIHLja6UqRxxZuLd+8qbN8zecc/Is68MR449WrTneZ7neZ63&#10;Av6mXu9Mcskll2BRkRZg3759s7OzIyMji5bZvn17vlDB4+lPf3p//zJu/+2tibTEIlEAoJQaHBzs&#10;lodqNJZdDmIpRKTdbs/Pz09PT+/atesrX/nK7OzsstYwMDCwlMUQ8bLLLuuW4dq7d2/3qVqt1rvk&#10;hRdeuMRNa62Hh4e7xXZ6c1bHb1GHn8C01emz0eM/+lu3bl3ikhdeeGE36rPcil7LaueqHLglKpfL&#10;1157bfdd8NWvfvWwmahbbrmlO/2yl71M6yV9pW7cuPGKK6447FPT09Pbtm0zKygI4x23cGgAAFSl&#10;ZJttca7IPvUSa12ShcNDgBgMLunj1HsSEOuAGQFhSSnpg3ULHC38rrp02dQcALgkDQb7AZHT1Lbi&#10;YLB/ic0QZtuOUWsMdGlkyDRaNk6ymblV7s3lU9UKKoVKSXbCirNxlgEAhYFeZu2vk+eSSy5Z9CfW&#10;ERufG9ts2XYMACAAiKiWGesSEefYMYggEYWBKkXCzLkR5wAOXqGAONsp0kUIXPywL9DdPAAgIh3x&#10;vOy+Fouh05BQERBJbsS5YnXFEGpHWcmBVYlIcXUCZOFyAwpA0YziqkXRPly4CFE8V+x4Z0XYva4B&#10;xaYP00ULDet9EBbWBAubXPgvLsrXiQg4J453zs/Uz9hsD8uJLM62XDNxa7U7YOUGypXz146CAGqF&#10;SlEYHPMlnBsQoSjU/dWj1Ks8UUy9aVttNhZEKNAHTnUWYScsxdCGi17VeQ8CHGXckOLdc9BbsniD&#10;awUAwgzMxccCEgof9OxB67EWSKEiVYo6jzjHuRHrgPAocVaxDhCKbj/0b7klEuvYGFUuFf/pPn7Z&#10;ZZed7EPjeZ7neZ7neZ7neZ7neZ7neV4vEbHteO7OH7skjffuB0WVLZsOvZji0kyMBQAEMfUmMHOW&#10;i2UQQFVcyJNuxadiukg1dS5qEHWuD/KBiBQQAiIgIBehqOLRhTsHEDsXJ1kQQUAQAYkAQZg5yUBY&#10;jMFSWNm6Kd0/Fe/dXzlr0+yd9637iWsWBbo8z/M8z/O8E8JnorwzSRAEL3zhC2+77bZi9gc/+MH1&#10;11+/aJlvfetb3elXvepVS1+5c64b2gGA//t//++NN9649Nd2p1utE3APn4jMzc1t27Zt165du3bt&#10;2rFjx+Tk5PGsMAzDYMk32PVWvurNL83MzPQutqxyWOvXr+9273HuyyJzcwfd5D06OnoCV74qGz3h&#10;Rx8A1qxZs8QlzznnnG4mamJi4uS1c1UO3NJdf/313UzUjh07ms3mooBlHMePPPJId/awoanDev3r&#10;X//617/+sE/deOONP//zP7/au/4UpaqVYLCfc2PrrXRyprRx9KBbfoXTiWkADIYGonVrlnJ/s/fk&#10;QIFGpQQEWEAtLxclzAiIhCu4Lds0mkVGpbR+bTY7r/uqptGyrbbuqx47FsVim20A0H1VCoJo3Vrb&#10;bLsks42WMJ9ZlZGiNUMAoEol207CYpCt4+aSFAFVqRSuGVrt/ev4wz/8wyUumU5Mz911X/PR7bYd&#10;UxjYVoxaBf19cKxAUUFYbK1u45SzDLXWfZWBiy8MhgbE2taOPa6duDQL1wx2AxIuyVw7dmnayXUI&#10;uCwDFmFmx8CMhKg1aUVRAIecmiLCcQpEIKAqJV0tUynqjM3WaGVTs8W4a8VFC1REQXCUHXFZLtax&#10;sVC8H2EhkxVoXYpQKxBwSSrM4hi1QgC2FpGKgISIAIsIi+NuwImIBAC1piBARWwtMjtmcE6cACIS&#10;IWJx6QJEkDSIExFxXITBkIiikMKAokhXK93QVD5Xs43We2/5x9t2boMz0+7aLMBShz844abbzdXu&#10;gJW7YsvWv3zdLwYDfRRFla2bl5JxSvZPirGVrZtHrrsyGh1ZwkaOS/2+Rya/dXs2Neus0aWSHugr&#10;vhrEOlNvcGaEHZVLi96NLsnEOXFMWh/2m6gz1KKi4n0BRJxlAKhKoe6rUhSKY1NrsDFiLGol1lEp&#10;UmGoB/sOWo+ImaupcllXy30Xnls8aGqNdGomn6upUqQq5cPul0sz146D/n5VKVXOOeuYScsjyWuN&#10;bGqm74Jz+i44Z/DS02jUBs/zPM/zPM/zPM/zPM/zPM97chPmfLaWz87n9aZrxy7LxLh475jLctto&#10;oVKVLRs7Fwp7X+WcMItzwGKabXFcjLOGROwsgkjnpj4prk5u7h/6xSue3bmKgBgoDQsRKRHpFI9C&#10;IAZQKL0pKTx4KEZAJARmEemUk2KmQFMYOGMl5+LCpZlrlDdviMcmkn0Tla2b5u9+YO3zr1nxyG6e&#10;53me53nekfhMlHeGednLXtbNRN10002LMlHMfOutt3Znr7766qWvOY7jRY/0Jp2Wrtk8rnv4ROR7&#10;3/veP/zDP0xNTZ3AfhscHFz6wr1hpzRNu9OLMlFLD1nBwVWqkuREDpk/PT3dO1utnorhNE7SRk/S&#10;0QeAvr6+FSx5pCN1Qtq5Kgdu6S677LJuVToAuPfee1/wghf0LvDjH/+4O10qlS644ILVbrJ3XBBx&#10;4OILZuv3RqMj6dRMsnc8XDOkypEIuDTNZ+Y5N+WNoxTo/qcttYqg9ySgKuUiAufyXPcUi1gKyXIM&#10;NCCuoB6RaydsDABQpRSptenElK6WbTs2TQn6qkfJjYhzttkWx8FAH2lV2jiKijAIxBgRcUl6+hRH&#10;WopgsJ/CUPdX04k2Z5kqLe8QHKZ/REyjpSolVBStW2pa+PRRnI26ryIASKgRbattag1VLVMYHjMv&#10;Z+pNFydsLBBREOpqRff3AQBqrcolsc6lKac5lQ8UZulUZCqidAgqitgYsECI4gAcizHOsYiQ1rBQ&#10;Dqoo6FRcbKAAqRSFwwNISg/2Fee2S1IBwDBA56gUgXNsrUszIEKFSAoVHghZFeWhivaIdCo4iYAw&#10;Kk1ExUBuwgxFKRvEhW9wBIWoNGqFzoljBGJ04BiK6m9aIQgCiDViAZUGIrSuU9tG6wOZCkSxToCL&#10;ax6ICEohYvE4IwKAsTYY6BMW22q7NJUTEeFbRQ/PTBz/SlZs6kyuEyXMqlzGIIhG1y6x6JM4Lt5l&#10;GJyK32ey2flweDCbngsHB1ySmnoz6O8rqlohKdQsmQPHcHAZum6JNYHDfNj0BqIwCIqKc6i15EZY&#10;ODcUhaiIohBEnHWcGdQKCSk6TBcdpkhZJ9CLcIQKZuycixMKAgx0ODy44kAUAIAwFDXwtL8e6Xme&#10;53me53me53me53me53mngm222zv3JuOTnBsQcVnOuRFrzXzDNJsuTkFYDQxkM7Pp1AwGOujvC4YG&#10;VSkEALEOAFxuODcYaM5yQAQCsQ4YOpcdunf/CBBiSfdekSlqQAkUV0AW/p8R0TEgdq5bdK/9dS6Z&#10;FBcjEYhAuHO9UlhERIQInCaxTpwzzSYFurJ5Q3vPWDI+hVq3ntjd/7TzVrvLPc/zPM/znmx8Jso7&#10;w1xyySVExMwAMDExMTMzs3bt2u6zTzzxhLW2mL744ouXlbJYWQLqUFmWrfi1s7OzH/zgB/fs2XP0&#10;xcIwfP3rX99ut7/0pS8tcc20nLoQvQv3TvfuWrlcXnG5hmU15pgW5XaWldQ6rTZ68o4+AGi91E/7&#10;Yy55otq5Kgdu6YIgePGLX/zNb36zmP23f/u3RZmo3vjl9ddff2LPam9VROtG+p92XvOxHahVNjWb&#10;7D9wOzgFQWXLBlUpD1z2tHBo4Dg24p1hguHBfLaGiK7ZXl4mSti047C/DwDCNcuIJRfYWnAMAKSU&#10;GojEmGx2XiPaVpzX6qpUKm4uP2iDznGSuywDxGCgD4OgtGGdKkUAgIo6cRF7Yv7UOXUQy5vXc5pl&#10;Spn5htp4vJko1044z6OR9RQE0bqTXozlhNN9VQCgKKIkC9etyaZmg0HlWrFttVGlFEUUhYcmAcQx&#10;57lLUtdOAACVQhDdX1HVSvcsKqIRFAQ2ScNSWPymL8ydiko9P/FTGIhSbAwiCrFYByBijGPp3bAA&#10;ADOFgSpFwWC/qlbCtWvy6TnOjW20AAS1Iq0EkEqR5LnSWpwT59g4hIUTlbA70psUzUAUEABBIiQS&#10;EWEGY4VIHAMAiCzsVOfqBKCQVqAVCLAxyIylEBERkEVQEwoKO7aOswwRBRGVKvJXnWsjRRCLGQQF&#10;kRQJCQqocoRKFUVv2DFFYT5X6+SzcgvMq32+HJeHp8ZXcev3ju9d7Q5YOSRS5VIwPBgMLHVIAjFG&#10;VcsAoJYZvl0BGye2HYt1wWA/BpqCwDZbpt7sVHKLAnEOEMVaVOFBjTxo8sDbXUTEORBYCERpCjpR&#10;IlRUfBSwscWLVKXEeU5a29wgEABQGC5qYScQid0cVKdXi/8VPnwmyrViAFTViipFwfCyv3Z7sXFI&#10;BIh4mv3zxPM8z/M8z/M8z/M8z/M8z/OefFyc1h/elo5PAbNptW2j5ZK0uErHztlak3PDWYakbDqD&#10;iKgIlcpn5gBRlUrB4AAGymWZSxMAkCwrskriOlWhiiJOgICIzLKQegIoJgiKZBNId1y24kKpdK6H&#10;MAMiHO4Gue5DiCTCxQvEOWEFTlQYAANnxrXixNpKoMvr1ybjU6bebD2xq3L2plNwVcjzPM/zur7x&#10;jW+88pWvLKbHxsbWrVu32i06wX72Z3/25ptvBoC3vvWtn/zkJ1e7Od7q8Jko7wyjlHrxi1/8jW98&#10;o5i9/fbbb7jhhu6z3QADALzqVa9a1ppXnPBZhFd6B+T8/Pw73vGO3rpMXaVS6WlPe9r5559//vnn&#10;n3feeZs2bULE3kjGMR1aBesoesMqlcrhC0rIEYboPpJardadPrEVgVbc4afVRk/q0YflnN69ybf+&#10;/v6T185VOXDL8opXvKL7kfLQQw/Fcdx9O6Rpeu+993aXfPGLX7zajfVOjL4Lz6UwbDz8uK5WXJJx&#10;ngMARaEqlyjQg5c/vbx5w2q30TulyhtH2zv26P6qaTTDkaGll7A39SYw68H+YLBfVcrL3S4W9XYA&#10;RAABwpFhIMqn50hrGycuSV2SoFKoFCAACzsHzACoSpEql1Cr0sbRAyWh5MB6V7tHl616zpZ4175w&#10;aCCbnQ+GBo7np2ERyWfmisJT1XO34BmYZaUwCAb6XJzk8zXSunL2pnR8ChVxblySujh2cQxEpNTC&#10;b/UCznUScSIUhWwMClEU6GpZ95yZeqCPZudVpcz1posTVZw8ArAQiuptBipSKhLHYg2zAAIqhaFG&#10;XOhSRDFWEFQp0v3V6rlnq0opn5l3SWpbbWFW1T7ODQAAgo5CqJZdknKWo1YkRRZLOkkkhUXdJ0B0&#10;aQYsKAggqAgVgWNxDIicG+hWd8QiT4HFIG64cD1CmMU51JqiUJUiKoW20RLnitHmEAGUQiKwVpiF&#10;BcQB94z3RghF3RgkIoKiKo4GCgMh4tzYJFnYliCIEJ6J77iu8VZjPo2HS6tQWW5/s75t9gRXTD2V&#10;UKlgsK+0dqmV6NhatjaMIgo0ReESX7ViptYAAJekwVB/ODyUjE0EgwO2Fdt2jGmmyiVApEBzbsTx&#10;QeFbxEX1oUQEijcLAmqFiBQG2FNbCRGBUByjZmGHSiGRrlaydB4VdcZZPFyMs+jG3u/cokoeKpLD&#10;jWNimm2xTvdXSatow/H+dCu56RblO9mHw/M8z/M8z/M8z/M8z/M8z/OeukTaO/c2HnmCrc3naqbW&#10;EGYVhsHwoCqVUKtk736LIs5RoIEUMItzYq2AIBIqxblxcaIq5Xy+xrkFYSICReAYmBcudNJC6kkQ&#10;usGnhUhTEXyS3lEaBbpznRJTx77oh4TCAiLCzFkGxXVTReJsPl+nUtRstoOhQZem8e4x0tTavnvw&#10;sqet9gHwPM87vezbt++73/3ubbfd9uCDDz7xxBO1Wi0Igo0bN1500UXXXnvti1/84muuuaZUOq5A&#10;6SnYxOkpy7I3velNxhgA+NVf/dUlBqJmZ2e/9a1vff3rX7/vvvsef/zxdrtdrVbPOeecZz7zmZdd&#10;dtlLXvKSyy67TC35VrqTvYk/+IM/+OIXvwgAf/M3f/Pud7/7Gc94xmr3urcKfCbKO/O87GUv62ai&#10;vvzlL3czUc65r3/9693Frr766mWtdlGZmv/+3//785///FO2UyLy4Q9/uDdqgoivfOUrX/CCF5x7&#10;7rnH/0XbbDaXvvDU1IHbELds2dKd7m1GmqYisvSkzb59+w67zuMXRVHvbLdQ2El1Yjd6so8+LKcM&#10;2uTkZHd6eHj45LVzVQ7cslx00UVhGOZ5Xsw+8MAD1113XTH94IMP9vbSiT2lvVWEiNVztpQ2rIt3&#10;j2XTszZOEFFXK9HoSGXrZvLlAp56guHBYLCfc2Ma7WxmrrR+Sf8mZOuy2ZquVlQpqp6zks8HDHVx&#10;L7hYC4EGgHB4UJVL2eQMKBLHnBuxVhyDCBBSEJDWFAZAnTO293QVaykqAwAFZ95f/rqvWt6yQZhN&#10;o5VMTFfP3ryoQNbSZdNzLs8rWzZSGFbPO3u192yFypvWm0aLtDa1WnnLpuo5W/Jaw8zVKAzEsRjD&#10;1kknIwdFnROlFQWBabbEuiJmoKIQiHT/QRn1aHQkGZtQ5ZJLkiI4dCD/IAeVhSmgIlQRoGJjUGsk&#10;UlFU/HHI1orDYGBQVyuVrZtVKeLMZHM1l2VsjKpWSKuiIhMAsHMqDHS1AtUK54aNEes6QYviKgQC&#10;as1pRmEgIuwAicSxACMpECvOIeKBpEQnTyidWjNEAMDWirGAqKIAtVLVMiIGfdV0ehYAhRkU6lIJ&#10;ADhXbAxYC6SKolu4UDULRCgIdLXMueEc2FlkQiLUClk4TbtltVBpOUEVaFfRN3Y89vpLrjz1271t&#10;1+OrvevHBbWK1q9beiLOxSkAqHIpHBk+UYN0HIVttUGEcxP2VVW5VN26JRmfAkLOQ9dObKst1olI&#10;ETVUpaj71kdCYQJgEBZBEOmkoRQVVZUoDA7z+bwQVhTHnYwTIiJiFBXXBV2cqnKp9wOmeO+goiKY&#10;VKBAIxJqzXkOLAeSVCK2GYvJdbVCYRCtX6uOL1cmAC5Ng4F+ACj+1/M8z/M8z/M8z/M8z/M8z/O8&#10;E06snb/nwXRyxjbb6dQMONYDfeHwIIYBiORz8/lsPZ+rcZazsagIi6sSRKAUsjA7MIaNZWVsOxbH&#10;IgwiDIAsnTATHrjSB52xv3uG/z5QLerApdDOwr2xKEDEw6eiFl1AxSJExSAspLUwE5EACLNrJxIG&#10;AnWKIttut3bszaZrGOi+c8+i8KSPl+d53qr41re+9VM/9VPd2b/+679+29vettqNOk2JyLe+9a33&#10;vOc9Dz/88KKn8jx/4oknnnjiiVtuueVDH/oQEb373e/+4Ac/uGbNUocoPQWbuPHGG3/xF39xxbtf&#10;rVbn5+dPdid/5CMfmZ2dLaY/+MEPHnP53bt3/9qv/dpXvvKVQ7trfn6+W0sgDMP/8l/+y2/+5m8u&#10;94icjE1ceOGFN9xww0033QQAr3vd6x555JHjzGt5Z6Izb3x0z7vooou6n1bT09PdAM8TTzzRjVVc&#10;eumlRypwdCTl8kFlHObm5k7lTm3btm3Hjh3d2U2bNn3mM595+9vffvHFFx8parLcSk299X+Obu/e&#10;vd3ps846qzu9KB/cW07q6PI87y1UtXHjxhPYdWvXru2dbbVaJ3Dlp2ajp+Dot9vtJS7Zm17btGnT&#10;yWvnqhy4ZSGibsFQAOitedU7fcMNN5yCG1i9U0mVov6nnbf2J67Z8PIXrH/Z80eee3XfBef4QNRT&#10;EyIOXHIhhUG0dtjUm/l87ZgvEefSsXEQKY2uDfr7yltW8pUX9FWLXz+557tblaLK1s3lTRuCwX5d&#10;Kev+ajDUHwwPBIP9uq+iKuVgaKBy1qby5g0HBaIcs7UUhqgVlaIVNGbV9V98AUVRaeMoWJuOTwov&#10;7xuwYGpNU6uHw4OqUh645IIz9x1dPmsTKgpHhmycmmYbEMPhwep5Z5c3jhZFyXRfJRjsD4YGgqGF&#10;c6Na0f0VVS6rclSkEVS5RFofqCQGAAC6WgkG+1WlREFgWzHnBpdQ6QgDQkQkRKVVfzUY7KcoBBHd&#10;V9F9lXBkWJUiAMhmZ4XZxQkGAUWhMIMiJCKlpCcUTWFQNCMYHgzWDIYjw8GawXDNkArDoioUIKpS&#10;hESoCFjEWSSEorTUwmBvB4qsLVyH4CyX3CIRRRFqrQf6iy9ul2aoFec5AqioFAwOBAN9qlKmQCMp&#10;REClSGvUmsKAwmBhNsAwwCBARM6MsIgIOItEwAzAoEiEAeRM/+PgHx+8m5f5B+cJcduubau968dH&#10;lld/2DZaFAQUhdG6Zf9KuAIuycQ6AelUXgp05exN0boRVYqC4QHdV6UoEuuEmY2xccy54dyysewY&#10;nANhNk4ciwgqIq2RCLVWpeiwgVVEBGEAKIKa4ti2YlUp62o5GOjTlbJLEtNs9X6ws7GAhKRU778v&#10;ig+uQAMAG9PpaevyepON0X1VKkXhyJrjTzFxkgqzqpR0X0WdmV+anud5nud5nud5nud5nud5nnea&#10;4yyf+f7d6cR0OjGdjE9SGFTO2VzasI6ikNMs3rUvn6ubRsslqctyJFRhQKVQlSNVjlQpVJUoqFZU&#10;pUyBQgApIlIsBy4aAgAdfLmmuOYlAIiAuGg0yIWSUdj7gHQnBLD3SkZnqmctLMILkSvpVIsCEUFA&#10;FFQKRMRZ24pdO+Ysy2sN02rV7n1o8pu3t7bv7jTY87wnl+985zumx7Oe9azVbtFpqlarvfjFL37p&#10;S196aFrpUMz8sY99bHR09F//9V9Pn0089NBD5vic7E7euXPn7/7u7xbTv/RLv7Rhw4ajLCwif/EX&#10;f3HOOeccmlY6VJ7nH/3oR9etW/e3f/u3S7+f+eRt4k/+5E+Kiccff/xTn/rUye5Y7zR05o0W73lK&#10;qZe+9KXdTML3vve9n/3ZnwWAbvEoAHjVq1613NUi4ubNm8fGxorZnTt3nsqd+ta3vtU7+/u///sD&#10;AwNHf0lvuZ6lmJ2dXRRxOSzn3LZtB+5E7M1ELQqxTExMnHfeeUvZ9Pj4eO/sUpqxdIuSWuPj40f/&#10;2j4NN3oKjv7U1NSiw3dYzNx79Ldu3Xry2rkqB265XvKSl3zpS18qpn/0ox/leV5UjvrhD3/YXeZU&#10;FpTzPO/Ui9auKWo9cW6y6TmxLlo7DHj4YQVclmfjU2xMefMGisKhKy9FWskABMHwEOoxCgLbToKh&#10;wd6niqgJiLAxYqyIABIFureeRi/bbkNRgWR46AwNcKooGrrykvk77yttGE3Hp9L9E6VNo0hLHcxD&#10;REytnk3P6b5qtG6ksmXjyoJqpwlViqrnniWOTb2ZTc6oKKQwAETd36f7+wBAjGVjhR0AIiGFAWpt&#10;W20bp3mrDY6pWsZAh2uHD807RevWcpaDiGm0bLONSsFCiaQjludCBERhRmFgcVnmkoSCUFerulqJ&#10;1g4DAGfGtmJOUxDR1QoisnNACgEgDDi3hy09it2R2wRsnIhjcQ4DTYFmIskNIopjcSLCYAUQen79&#10;EGEGQnaMaBEAA42BJqX1QLWo/sRZzsYI88IFC7FJEvT36X4l1gCgOKtKBwZmE3NgsLigr5rbJoUh&#10;Z5nLcyhGi2MWKlbNRf2cn7nkymedde6i/RIBcK6zy0ph0WwRYD7w8w12R5ZDRAAk6B3GDhGJkEhE&#10;xFrUmrSm0uHHkBPHnGZFTAcEUGuxlqIQgyAaGYKeD6jP/fstj+3e1fvaXbXZO8d2PXvLuXAKPTw9&#10;fs/43kUPXjy68fqnX1FcQ+r0ogD0dBdCkd/DhWd54WGETk0zBUSdz0xmIMSiPhgREpI+6FcRZgbn&#10;DhwsWBgLcOGkPPj8L65vAWpCpSgMztqw0aXZEuM0bIyLk3BkCBHLG9efgh4WaxeuBR44+uHwYDDQ&#10;b2r1fL5BUahKoak32VgxVsACUTGyocjCkIpaYXdCa6Qjf7kgFv0jIsBimy0A0H1VVYooCm2rjUrZ&#10;dmxqDVUpqSgSBDGGAg0IunLQmAu6r2LjGEm5LMcgcGnKSYaEaqCPAh2tXRMMD8Jxs40WEulqpTR6&#10;7H86eZ7neZ7neZ7neZ7neZ7neZ63XGLt7A/uNbV6sn/SxWk4MhyODBdXGvJaI5+aZetsq2XjBBBR&#10;kYoi1IdcGkZArUgpTlJgBwyCgCAgCChwUIhJoHs5p/f1ILDwEHaXlIOX6NaHEgA4+IqmLKSsOhvq&#10;eS0iKlR9lWJxERBCYdGliKIQlXJxYhut9s691a1bGg8/noxNDF91me6rrvaR8TzvRPrqV7/aO3vB&#10;BResdotOR+Pj4894xjNmZmaW9Srn3Ote97o//uM/fu9733s6bOL+++8/td22bL/wC7/Qnf7Qhz50&#10;9IXf//73f/SjH13W+pn5l3/5l+++++6//Mu/XMqdaSdvE+edd971119fvPve9a53ve51rxsZGTnx&#10;HeqdxnwmyjsjvexlL+tmom666abXvva1zNybibryyitXsNqLL764m4m68847D3uD5kny4IMPdqev&#10;u+66oaGhY75kuamtRx99dClhpEX5pYsuuqg7PTw83PvUfffdt8RM1I9+9KPe2UVJm+O0qCrifffd&#10;t5Sjf+utt37iE58opl/0ohe95z3vWcWNnoKj/8gjj1xyySXHXGxiYoJ7BiA5//zze589se1clQO3&#10;XGeffXZ/f3+z2SxmH3rooSuvvPKRRx7pLrBly5ZF4S7P8558Bi69yMYJAKBW+VzNNtvB8KDur3Zv&#10;oxcATlJTb9pGC7Uqn7VJl0tDV14aDK6wYEVpdAQQg4G+bLZWZB4WL4FIYQhheMxVFRVIVCkqrT+D&#10;b+8uja4duOxp9QceLeFoOj4V7xorrV+nquVjvpCty6ambSsOBvpK69eFI0ODV1x8hmbDuvovPC8d&#10;ny5vXB/v2Z/sGy9v2UA9ZwIGWgWLTxg2ho11SUqB1tWKrpQPW00FCcubNyR7x2EAbavtkpStLSJP&#10;R2oMAiKisAiLqTdARJUiVa2ocqm0EPDI6w0QcWlGUVhkq8RY0hoJUWuXJJzlRwmQcJaBMBsL2Mmu&#10;kFaIyMZAkShyKM4V1xsQQSywCLAgACogrVErQNKlqPeccUkqLGBZhaE4J9YJGrGuk/FwLBbEHRIG&#10;w85O676KbbQoCjlJ2XFxLYUCJY47l1hEnn/OhXhIJW5mFmNBBAmLAycA4DqFd0AEEJCoyPwgISKC&#10;VggIREiEWnXzJ2LZZRmFAQValUrFlRdEBKKigA8QinOm1kClizWLdGoYBUMD0do14ZqhbsOedvbW&#10;N/3/37+otTc+ePepzEQJwJ/94NuHPv7Wq5770vOfvhAeW7igJAIIgERaASIqhYRsnRjbKRpGiEgA&#10;gjqgQIFSkhu2DkBIK2ERZtSKgoAOecuIgFgnzoqxbG0xamCnQBl0B/7rRqQEBFSlhETCEq4ZNPWG&#10;Ki3p78NspgaIwdBAaeMoRcf+SD8BndwbveuBisKR4XDNkG0nttUCANuKWZFYh4EmrQDApbk4C46R&#10;kIIAlYIlfpoiCItptMRxMNBHWpU3racozGfns9laEGjXjl075iRFpdi6oFqhIMCDO0T3V2VyBgLl&#10;mm3Oc0SiKNSVMmoVrV8b9Pcdf+ewdabRCgb6APGMTs96nud5nud5nud5nud5nud53mlKZP7uB0y9&#10;EY9NcppGG9d1f+HPZmv57BxnuW3FxZUIdg6Zjjh0Y3GVhor/505dp+JCMEtPSImgGAhPuq85KPvU&#10;DU3hIZc9BAEWrqig9FyiKtYjDJ2LewetqLOIY9Cqs0GtJcuFWazTfRUQp0olcS4Zn9T1ilg38907&#10;h666/Iy+oO95Xi9jTO/tsuedd165fOz7W55q4ji+6qqrFqWVtm7d+pGPfORFL3rR+vXrgyBg5tnZ&#10;2TvvvPPDH/7wojuQ3/e+91122WUvf/nLV3cTcMit0aebb3/729///veL6Ve/+tW9FTIO9elPf3pR&#10;Wkkp9f73v//nf/7nzz333HK5LCL1er3orjvuuKN3yY9//OPnn3/++973vqO352Rv4vd+7/eKTJRz&#10;7ld+5Ve+8IUvrPYR8E6plQxd73mr7oILLggX7v6cn5+fnJx8/PHHnXPFI5dffnmlUlnBan/iJ36i&#10;O91qtSYmJpbyqvn5+df2iON4BZvuZrEA4OlPf/oxlxeR3ko1S3HLLbcsZbHeaNno6GhvISCl1LXX&#10;Xtud/dKXvrSUiocicvPNN3dnn/WsZym11NoOS6G17m3VrbfeupRW3XzzzW7BZZddtrobPQVHv5sv&#10;NjceAACAAElEQVQhPLreo4+Ii0J0J7adq3LglgsRf+ZnfmZR/3z961/vPvK6173uZLfB87xVh0Rr&#10;nnVFecvGaO2aytmbKQiy6dn2jj3t7bvjPWPx7n3tJ3bFe/fbVjsYHqycs0X3VYevuaK8aeUVPygK&#10;S6MjwWA/IuSztRWvx8WpjZNweBAVlY6jPaeD6jlbhp7xdN3fVzl7MxLFY+PJvnHbio/03eEyk03P&#10;xjv3ujgtja4tbRiN1q9dc+2VK6vcdVpBrYaf9Qwql8pnbQCA9p79pt6EI3+Hikg+37D1JiDo/j4K&#10;g9LG0SOuXKny2Zt0paz7q3qgD1jEOcmNWAeH3YJAUa2I00wc6/4+Va3ovmply8YiuiMirtXm3BRx&#10;KQAAFjaWwgCjUJUi1IFL0qO036WZOAbmonTMQjtJlSIKAyQirTolrRAFkAVwIS0DSoFjFFGhRq26&#10;4S7OjTgnxgAWpbSUWAsCLssAgMIQiYCQjT3QDhYgBIBivyjQur+KqAAJRMQxIAjAQkWdol8Ot1NF&#10;G7BTwkhAxDphBgQkLC7wUKAp0EgEgKCItFblkiqFFHYK8ggz58ZlmVgnxnJuXZIe+E8c22Yrn6+Z&#10;WoPTDFgoCoFQVytFoKjYd9to9bbwJ55x5YVnnb2osbfv2f7dPdtP2bn9nV2PH1okqj8qPWfzuWIZ&#10;HHcCUQhICyExItRaVcqqHBUJmeKsKA6ZCIsIO8vWLVR8koVnGRER8LAX0hCBtOqsX2nUGhGLMw21&#10;QqVIawoDKoVUjjqxVQEMNIBwlptmeyl/1ro0s81muGYQleq74JxT08moFCycRYd7GnVfpbRhdODy&#10;pxfferpaKaJnqloJBqqqXKYwRETUtNRAFICwuDgWdsFAHwVBaeP6IgAWjgxXztqoyyU90BcM9IMi&#10;24o5y107EWPM3LypNfJaM5+vZzNz6eS0JKmkuTgGkWBwQPdVVF+1cvbmExKIAoB8viYiwZrBcGRo&#10;xalmz/M8z/M8z/M8z/M8z/M8z/OOpPnErnRqNp2c4SSNNo52f+E38/V8ds6lmW3FqJWuVpEQi8tz&#10;RxrvUoCt5cx2KzYVl+iAcKEKFEAxWlzvVRuRngJR0Bt6OnQL1N1S97XdFxdXAqVntb2rEHBp5tK8&#10;GEsRFQGiWCfsALCIX6kwUJVKPl9rPrY9nZyZ+d5d7T1j4Hnek8Lu3bt7Z1/zmtesdotOR7/wC7+w&#10;6Pbs3/md39m+fftb3vKWs846KwxDRFRKjY6OvupVr7rzzjs/+9nPLlrDDTfc0Gq1VncT1treEhR3&#10;3XWXLNPR13+cnHNvectburO//du/fZSFJycn3/a2t/U+cu21105NTf3O7/zOpZdeWqlUEJGIhoeH&#10;X/GKV9x+++1f+MIX6OBbsP7b/8fef8dZclXn/vBaa+8KJ3ZOEzUjjXIaJbAkhLAJNiCDcCCYa+yL&#10;EQYD94ezCUZG2HDBIEx4jQMGY19jG65J19iXCwYjGVBAEgJJoFGc2D2dT6yw91rvH1Xn9OkwUZMk&#10;9vczn5na++zaqap7umvVs57f/u1du3ad3CEuuOCC7jvJn/vc51aoqhxPeZ70LwU6fjwhouc85znd&#10;4i233NKr5XjBC15wdN2uMNL5zGc+czhnfepTn+qKNE4//fSjk2N5ntc9PhxV1W233Xak4qsHH3xw&#10;586dB28Tx/EXv/jFbrFXDZLx7Gc/u3s8Pz9/OM6PDz300OzsbLf4whe+8Cj25+D0zqrZbPbaGa3J&#10;rl27en/0vPDCC0/uoCfg6k9OTu7YsePgbdrtdq8w+tprr12hXjvm8zwpF+5Iueaaa7rHt956a71e&#10;v+WWW7o1T3va007AHBwOx0kHFfVffO7ApRf4A32FjROlLRvD0WFVLqHW5PteX7Wwbqy8dXMwMlhY&#10;NzbyzKc98RxO5TNOQ629gb50sW7b0dF0IRzvnyHP8/oqxY3r1AlxIDmuFDdvGHr6JV5fpbh5fTg6&#10;zEna3jvZfPjx9t6peGYumV9M5xfjuYVocn/z0V2tx3elCzVdLZVO2+gP9JW3nTZ0xcWZ1clTAK9a&#10;HnraxbpULG5ar8MwmppuPr4nnV/kJJWeFGU2TuLZhdaju9LFGgWeCgIK/MKGCTyoOh2JChsngqEB&#10;XQi9apl8X0RysU2UcJJyYjgxHKc2Smw7EmNABD1PV0oqCMLR4cK6sW5wQhLDxnBqgBQoBdDRHQW+&#10;399HvqeLITAf6CYXy2KtWAsIq6dNWmVKGPIUZtY9IsAMApjpXRSBVgLIcWoazXR+Ma01OIo5joVF&#10;LKNWgIBagUCm/gIRFfq5JxWzdHIuiDAiASxNg3yPCn4mvkJEYQDDCABEIAKAS45G3eUs2RwJIIq1&#10;kloAQaUAMNf6EEI2/Y5WRywDSvfYRglHiRgr1oIIG8NJYtsRRzFHcc+VMpykth3bKLattgpD9LQq&#10;hGCNGLZxapNE0nTpuiO++oXXr74EN/3nl+faR5Px4UhJrPmz276xuv6/X3JVyfPzKRKhIiQCzPya&#10;CD2lwqDrnQUI6GlUBERABALAAiyS3YRZ2IlQWEQAiIAQaI0Ql1jOJGfoeZnOShXCTEGnwkCFPvle&#10;LpoC6N7tmUCLkxSYbesQ37fFcrRvP3meP9hf3LjuhClwVOCTUgAgxh6kGSIWNkx4fVVvsE9XSsLM&#10;UUxhiFqRp4VFDB/WeCwiwlEMgF61gp4XTozo8tLvy6oQFjevD8eGVbGgwpB8T1fL6GnQOp5djPbP&#10;xPun4+nZdL4mqfVHBnSl7A/1Z55phXVjhfVj5HuHNZNDYePYzNf8/ip5XmXbibNHczgcDofD4XA4&#10;HA6Hw+FwOBwOh+MpDKdpNDld++FDc3feO/31b+//f7c2djza2rMPtQJm027bOE7mFqPJaduObaOF&#10;vvaqlVy3JJyHhDqIdFIHRrFtR9yKhe1STj3APJUhdPVJAszSic51u1lSOWUWUXDAVHcoIL1yKQHJ&#10;KztSqixt4jLhlgizWAZrOYo5SUEAFQlbMdbU6jaK0lozWazbVgu1Tput+oOP1h98ZM///repr9zS&#10;2rVXjAGHw/Fk5q677uotXnvttSd7Rqccd9111+c+97nemj/7sz97y1veciCvBUR8xSte8Y1vfKO3&#10;Moqit771rSdxCACYn5/vLR7chenE88lPfnL37t3Z8fbt2w/+tu2b3/xm7smsesEFF9xyyy2Dg4MH&#10;2q7rr7++60DV5W1ve9vJHQIA/vRP/7R7/PKXv7xrteL4ccBpohxPVn7qp36qe/z5z3/+a1/7Wrd4&#10;8cUXH12fYRj2Kna++tWvHlxUCgD33Xdf79Ave9nLVrfBnt98FhYW1uznzDPP7B5/85vfPHhm8amp&#10;qfe+971HscD3vve9B/8W/8lPftJ0frMiol7JSsall14aBEG3+IEPfCCO44N0yMwf/OAHu8WBgYHt&#10;27cfxcwPzmWXXVYqlbrFD3/4wwdZJjO///3v7xaHhoaGhoZO7qAn5uq///3vP8gMReSDH/xg788c&#10;11133Yo2x3yeJ/7CHc4X4wrGxsbGxsa6u3TzzTd3F759+/be+Tscjqc2iFhYNzb6k1f2bz+vuHFd&#10;MDIYjg0X1o2FE6PByGA4NlI6fdPINU8bvPwiXTwGntf+YH9h3Zg/OIC+F+3bzz3ShcNCJJqcsUka&#10;jo9Q4JfP3Hqy9+/YEAwPjFz7E6XTN/tD/aWtm4rrJ7xqWdI0nV+Mp2ej6dl0Zt62Igr8cGy4tHVz&#10;ODYSjg0PXX159ewzDphC7MmJP9g/fPXl/lB/YcN4Yd04EkXTs83HdjUffrz56K7Go7saOx5rPb47&#10;mZ2nwA/HRnS5RL4Xjg6Rd1j6AX9ooLh5gz88SL6nggCJUCnETKRkxFphxkx/4mn0NHnaq5ZLWzZ4&#10;/dXefkw7AgBJ01y2xGLbMfkeKvIHqsHIIHqagsC2I15LoSFJCgBiGZU6DFMazNpIplNBBGMlSXOl&#10;UBRzYjiO00YrXWxykgpA7vBDCIhiWZiFGRBVIQClcqsoAWEBFiQCROxR1om15HkAQlqhIgFhYyEP&#10;rIiIZFY82QEbI2kqzFn+OTGWjQVhEBDmHhOqzjopk1oJiIgVEOE45TjJRGKcmiyig4jke71/UGtA&#10;EGs4Tmw7EmZJU9tqA6IqhBQEwta22iCwQrfzc896dl95pd/OXLv1x7f8+6E9j54YLHLjN768c3Fu&#10;Rf1Epe9l518qCKgIlUKF+a2oKddH4RpuRagUZhABAjALixiT2XkBgLAAISKS1rgijmWZ44TjBAQo&#10;8MnXqhh6lRL5HhByksoqqVueXDC7gFpn9wxHB9NEiUh7334xpjAxqsKgcs7px3mDl1ClIhChUpwk&#10;B2+JhIX1Y161oooFr1IGEVNrdHRlxKlZYyuWLRLEWE4SYUalvL4K+V5xw7he7emE6PVVi5vWoVK6&#10;XPIH+oqb1pW3bqqcuaVyxmnl0zdXzthS3nZacfP6wvqJ4qZ1hYnRYHQICCgI8Fh9Y2eJ9k2jVv7w&#10;QDg+Eowcza+HDofD4XA4HA6Hw+FwOBwOh8PhcDgyRKS9d2r2O3dP/t9vzt3xvcaDj7Ye271w7wPx&#10;3EJ7735utqP9M7X7dizec//C9+6v3b8jnp1PZuZsmiKLbUecGBAAkaU4QBZ3iGOOEjZWjBXDbLOM&#10;eLLM5UlEWLLTc1cn4dziSaRTmdOxiDpwuGH5Z/lIHfOqbJClBohA1PmM2VhhFmNtFItlTo2NExvH&#10;YlnSlNtxOreYLtaQmZMkmZ03tcbCvffP3X7P5P+7tfbAQ0f8hoDD4Thl+PrXv95bPOqXmZ/CvPOd&#10;7+wtXnvttW984xsPedYzn/nMFc0+9KEPzczMnKwhAKDXJAoADiTvOSk0m803vOEN3WLvm7ermZ6e&#10;/vSnP91b86//+q++f4js20972tN+//d/v7fmU5/61IHeJz8BQ2RcffXVW7fmr8k9/vjjf/EXf3Hs&#10;N9dxquI0UY4nK1u3bu2Kc+r1eldKcdFFFx2dU1PGL/3SL/VKgX/3d393z54DWtPefvvtb3nLW7rF&#10;DRs2XHrppaubDQ8vmUV87nOfm5ycXC0mufzyy7vHU1NTX/jCF9YcUUS+853vvO51rzPLc0KYw0sR&#10;sXPnzne/+93pAX5r+tznPvev//qv3eJLX/rSMAxXtPE879WvfnW3OD8//9u//dsH8gKy1v7pn/5p&#10;r67shhtuOGYvrvWgtb7hhhu6xcnJyT/+4z9eU10jIh/5yEceeeSRbs1rXvOao5vSMRz0xFz9vXv3&#10;/vEf//GaV5+ZP/zhD/c6RZ555plnnHHGimbHfJ4n/sIdzhfjaq6/fsk24c477+wev+hFLzrSCTgc&#10;jic7SFTcMDF4+UVjz3vm+HOvGb32J0afdeX4zzxr9Cev7Dv/rGNr9FE9/yxdDAvrxoSltXvf4T/0&#10;FJZoaiatN8LRIVUI+y885ylgEtWFPN133pmjP3lV5azTg7HhYHS4uHlDeduWyhlbyqefVt52Wmnr&#10;psK6sWB4sHTa+uGrLhu68lJ/uUrnKYMul4avvrx67rZgqL+4aV15y6ZwbMTrq6pCqIuhN9hXmBgr&#10;n76psH7c66+GE2NeX0Xk8Kxdsq32vdJpG8LxEa+vnFk8oe+rQqAKoSoEHYMmD7WiIPAHqsHocC4x&#10;6kHSFESEOfvItFogoooF8n1dLqlySZeKulRApUy9Iat+BmBjMlEQ0hq/t4pALhPKoh3MwAAipBT5&#10;HhYCCgMVBhR46HuIKNZwlHAUC1tJU7EMwpCFLRQKWxHg1AAAFUIiIs8DFk5TtgYAUBF5PQtkltSI&#10;CHkafB+JSGtUlNlV5VomYzhJJTVsrFgrthuAEYDl0RVmYZbOR/mnlHlLCaepjXI1lBgrLEiIhKgV&#10;ak2+h1p1/5CnVeCrMKTAByKxbJOUjQEWbkdZPceJqTdNs907hWIY/t4rf3X1Pv/nYzv+4d47juvN&#10;/BffvfUrDz+wuv43rnimp7TyPPI80gqVRqUwM4CC3DlqxSl5ZKobc8rSBzKLZTGGrbWxye40AUBF&#10;meZNjM1yCma3E3pahQFqpUslXSnpcgkVke8DQOd+670RoTMmoqcBRKy18QEVRyIS79tvW61wfITC&#10;oO/i81RPyonjjd9XAQBVCG07PnRrxHB8JBwboTDw+vtUIQQUTlORbI0xrPiOIiAiYvMEjVniQ+V7&#10;FPi6Ui5u3qAOoBkWgGhymrSqnLW179xtG178vIFLL6icfXr5zK3lM06rnLW1eu62wSsuGvupqze9&#10;7LriaRuLm9YjYLR3Ks/1+MQQkfa+KU7ScN2YCoO+8886YZfD4XA4HA6Hw+FwOBwOh8PhcDgcjqcY&#10;WWK46a9/e/6732/vmUxm5lo799YefLT2w4dbj++J98/YdtsmWaCqZVtRutAwzaapN9kaALJxYltt&#10;02hm2qG8TxYbJ5ykYlmszRLhCdsldRMud2paymcHvbG5HjJV0+G8dJSpqUBEcoeo5a5TWarG7hwQ&#10;838ACQkzKRQnKScp5AEpI5ZFBIgw8FQYYODrclEAkoVaPDtfu29HPDvX2PHo/v/4Vmv3vsOYocPh&#10;OOX40pe+1D0mog0bNpzsGZ1a1Ov1Fe+d/vmf//lhvgh60003raj57Gc/e1KGyHj00Ue7x/39/d7h&#10;JSk+Mbzvfe+LOrlcR0dHn/nMZx6k8QpPrf/+3//7YXpevfnNb15Rc999952sITIQsfci/n//3//X&#10;bDaf6G46niQ4TZTjyQoR/czP/Mzq+he84AVPpNtSqfR7v/d73WKz2Xzd61738Y9/fM+ePZmYRERa&#10;rdb3v//9t7/97e9617u6ggpEvPHGG9f8j/Pcc8/tHtfr9RtuuOFFL3rRi1/84o997GPd+mc961m9&#10;p/zN3/zN+973vn379mW+PdbamZmZr371q6997Wv/5E/+JNOWbN68udv+wQcfrNfrANDr89OLUirT&#10;et1+++2/9mu/dsstt9Tr9WzySZLs2LHjD/7gDz7xiU902w8MDPz8z//8ml0973nP6+poAeDxxx//&#10;5V/+5S984Qv79+/P1Cwisri4+K1vfeuGG2649dZbuy3PO++8K6+88olcnYPwzGc+87TTTusW77zz&#10;zhtuuOHOO+/s/n8WRdH3vve9N7zhDV/96le7zdavX//0pz/9pA96vK9+7wx/7dd+7dZbb+1e/WyG&#10;r3/963tnCAC9XwXHdZ4n+MIdzhfjata8b7XWF1100VHMweFwPDVARAp8XSnpcpG0euIdrkYF/uDl&#10;F6lCWNw4ASytx/ektTocSslp47i9a09aq4cjQ15/tbJtSzgxerJ36zhsThhUztwy+qyfGHvOMwYu&#10;u7B6zrbKWVsrZ26pnH3GwPbzRq552tjzntl/8Xn+YP/JnunxBYnKp28e/amrBi45v7h5fTg2HIwM&#10;ZhqGcGQoHB8pbdk4eMXFo898ulctk+9zfMTpxAoTo7pUCob6yfdUGOhcxVTU5ZLXV/UGquT7Ogwg&#10;UxCtIjfnAUCiTHCiiiEqCseGAQARg/Fh8jxdKaNAWmuukEWJtZkvDaySvggLR3FXJgRZ6IEQFQGR&#10;Cn1SCgmBEJUirSjwqRCQ74llMVasRRAbJ9mIiAQCmI0IgIiqXERF6GlOjUQJi7AxbKxptGw74jix&#10;HQ8rIFK+pkKAWqHKlFGq60eUu0UxAwug5CEZxM4BAYhYzjRUIMLGiuXMZUoEs+iIJClba43J1FC5&#10;NAtz06QD3By5iAu1QqU4TdNaHQPftiNVKKCnbRTF+6dte5md0cuvetbVZ523urObv/Mff3vPd47T&#10;bfylB7//8bu+tbr+3JGJ555xHhKuVrCLCCAgIqpVDzQQc2kZd+6lnt/PkAXYguS7mtab+QVNUrEW&#10;ibL7nDyPwsDv76PQBwAg1JUyKqKgI4vqkeKISB7rUpRptMRaOYCKlY1t796XNlrh2IiulPvOPysc&#10;PaGWRF5fBbXWxQIniaSHlVjB66uUTtvgVcuqGPoD/X5/FTNrtdSYZsu2YxvFNkpsFNso4nacuZmh&#10;ItQatULf9wf7SpvXL5MULr+cydSMabaCsWEKg4FLL/AG+grrxirbtlTPOaPv/LMqZ59ePn1zODai&#10;iiFqPXjpBSoMCuvGOEnauyfXtJg7AoSjfftNsxWOj6gw6L/oXFUIn1CHDofD4XA4HA6Hw+FwOBwO&#10;h8PhcPy4wkkyf+e983feG8/Ot/dMNh/bFc8usEnFGhvFqFUnEyICADDbNAXb0QixcBRxFNt2lCU3&#10;FO5kYYtiYc5TB4ogImollLs1CeBSAK6XFfGlPOMe5HG6nhYHC8BLrp2SrvCppzkiCIJkR4BdN6rM&#10;iyqLGEqWGJFZmAEECbPcfKoQ6FJRFQu6VNSVcjg6rAoBInGath7b3Xx8T7pQX7j7voW775NDvQzm&#10;cDhOKRqNRq8Hw9VXX63UcXmn6MnLd76z7N2DDRs2nH322Yd5bl9f33Of+9zemg984AMnZYiMH/7w&#10;h93j7du3n4DdO0wajca73vWubvHtb3870cHUIh/96Ed7i6997WsPc6DR0dGJiYnemgcffPBkDdHl&#10;+uuv7643TdO/+Zu/eUK76XjyoJ94Fw7HyeLaa6/9/Oc/v6LyiasUnv70p/+3//bf/u7v/q5b84Uv&#10;fOFAljhd3va2t42Orv3O8dVXX/33f//3Kyo5ywTfoa+v7xWveMU//MM/dGtuueWWW2655UDDPfvZ&#10;z/7VX/3VX/qlX8qK1trs+NnPfvab3vSm1e2r1er/+B//48YbbwSA+fn5973vfQdZCxH9yZ/8yYFU&#10;y5mO9vWvf/3i4mJWkyTJxz/+8Y9//OMH6XN4ePjtb3/78TCJ6s75pptu+vVf//WulmZ6enqFA+YK&#10;tNZ/8id/cvD/7E/MoMf76gPAK1/5yuwmnJ+ff+9733vwdb3lLW8ZGRlZXX885nmCL9zhfDGupr+/&#10;f+vWrb0uVQDw4he/2P3G4nA4jjdef3Xoadvn7rintHlDNLk/mpxO5xe9/n5dLq5QAgiAbUdmfjFt&#10;tFBRcf2EKhXKZ5xWPmvr0Q7+5ECFQeGpKPo6IlCpwvrxwvpxABBrOTWIiJlnEQAAcJwAgCqGyWI9&#10;E9UcfucUBv5Qfzw7T8ZyHJPWFC552rC1wIyeJqVwLXEgM2dCPk4NRzH5viqE/kBfV3VASofrx1q7&#10;9um+sqk10sW6KhXI97MfGsVy5m214mdIYeE4ERExRrJPGQgRKMu7tnZeNwQErcj3JBGbMjATk41T&#10;CjDTXIkwZEEFAWABFk6NWCuWUQkjYmqt5WwunJpMW6V8P5sh+p6IB9bmqemwk3kuOyBCIkSUbAAR&#10;9LxcOZUaYJFMYYWYBTaQEABFBAwLACAjQuZ9JCLCkl1fPKgmU5gRUQU+elqsTRfrXrXMUYJEqhBy&#10;alu79upy0R/opzAQY5Lp2T9+ySuuu/ldtai9oqsP3/6fLZP++mXPOIY/zQvA333vto/c/p+rP/JI&#10;/f4znqcIkUgsg0D3fs6iYvnyl/8wJiycpmKsQKYxy26/ThrArngpq8hy9WXHRCrwAQGQVOBTGKz4&#10;HotaeZVyWm+owLdJwnGCWpOnAQGYMykUkkKF2QzX8C8SSeuNeHoORArrxnS5WDn79NKWw8p7dCxB&#10;DEeHOIph/2xSqwdDA4d1ktbhxKg/NJDMLaBSqJRptDhJOU2FmbTq5lNEQiDKvslwainwg6H+YOSA&#10;ui9hiffPpLV6MDzoVSvVs0/3DzUlr786sP38+e9+v7BuvL13qrVrb3HdGB2VHaKkprVvSqIkHBvx&#10;quXqeWeG4yNH0Y/D4XA4HA6Hw+FwOBwOh8PhcDgcDlNvzN52j2214+nZdKEOivyhQY5j02giIEcx&#10;JwmIoOeTR1k0wcZG0lSy4CYRkBIQJMpTIgoLd2MugoioEElBFgITkSU/qE4AqPfdH8TefKMCgrj2&#10;i0Yoy0KLeSxvqU9BBMrEV5Cl5wPJdFh5lUgnmpkPyCLInCRZtXAnXtWRTwHiiiAXKlKlom22VCFE&#10;pYS5tXtvlgDUtNuDl198wNxzDofjFGOFWmNN14cfc77xjW/0Fn/lV37liE5/wQte8JWvfKVb3LFj&#10;R5qmK151PgFDZPzgBz/oHp9S6fU/8pGP2J6UxN03eNckSZJ77723t+aI1nL11Vd/5jOf6RZXvGR7&#10;wobopVAo3HDDDV2bhD/8wz983etep7X7n/Spj/OJcjyJ2bJlS6FQ6K255JJLVtQcHb/wC7/w27/9&#10;24cp4PF9/6abbrr88ssP1GDdunWH88PNL/7iLx6mVvg1r3nNG9/4xkql0muwc0guueSSN7zhDYds&#10;prX+wAc+sH79+oO0qVQqH/3oRw/f1vO000778Ic/XCwWD3+2R0FfX99HPvKRoaHDSrVeqVQ+/OEP&#10;Dwwc1luAJ2DQ4331r7nmml7l90H4nd/5nYNYMB2PeZ7IC3eYX4yruf7661fU/PRP//TRzcHhcDiO&#10;CH+of/jqy/3BvsKGicK6MQCMpvY3H3689fjuaN/+aGommpxu797XfOix9q69ph35g/3lLRu9vnL/&#10;xedWzznj+KmRHacmqJQKAwr8XkUHBb5XLetSCZhNs3WkffpDA5k3FPm+aTZta0ktI3EKgOh5qlRY&#10;82bLQg+cGttskad1uaQKYTA82NtGBUFpwwT5vu6rkFa20TL1plgLAnnQYbnESVg4jkFYjGGRPLyA&#10;iERCRGGIAGwOYoAjkhk0CbK1ICJJgrIkhbKtKJlfNI2mZJImZgDJxGYcRdyObCuyUcxpmsmlOE05&#10;SbsxF8mMrZAgT0qX2Rkp8jzyta4UydeoVCdXHEj+pxOSYc6UPGJZrIVMVJZllQPM6jk1IJwFSw6u&#10;cBPLSAQIqlDw+qqAmNbqGHgCgIq8/oo/NMDtuLVrb/PRXY2HHjWt9gCod7xgbbfYj9/1rXd9898a&#10;SXxM7tVGEv/OV/7lQ7d9g9eSpv/htc8/Z2QiV9ogCluxVrpbhJB7ZHVXL8CJ4SjOd4w7O4oICKIQ&#10;iCDLF0gESmVyJmHJFWiIYq0KQ3+gT5UKa9hPAaCnvWoFtVZBgFqLMTaKOUlFGBUBUvcsFFjm6Sec&#10;1uqtnXuiyWkV+KXNG7xquf+icyrbthyTnTxSChsmUCtdKqQLNTmU92Av5Hvh+Ej59M2lrZuC0SFV&#10;LKgwzER66GnyPfI1+Z4KfFUseJVy9iWPSF61vGaHnKTt3XszY0N/sL+0ZWPp9M2HM5NwYrR/+3mq&#10;XCxunECQ1s49ycw8yJFlSUznF5uP75bUFNaPe32V6rnbyls3nZQr4nA4HA6Hw+FwOBwOh8PhcDgc&#10;DseTnXShNvNfd6a1RvPxPclC3RusFtdP2HrDNJq2FSVzC2INIIHnqYKPWiORCAJbAABFoEhYxBoA&#10;AGbyPNAkkpksWWELLECUCaIAegIxeYSyYwLVjVdmWQt7w5fLJVLL5FOrom29KRgxP8Reo6meXjKF&#10;VGdK3biesIgIcxY6zBP4ibBJ2VpOU06NbUecpN1ZqcBHrW07Qq28atkf6EvmFtp7p5KZ+fk7vufc&#10;ohyOJwsrHIquuuqqkz2jU46vf/3rvcUrr7zyiE5f7fi0b9++Ez9Ext133909Puecc47Tjh0paZr+&#10;0R/9Ubf4vOc97+Bv2+7atau3uGXLliAI4LCpVCq9xa41wgkeYgWvfvWru8cLCwv/8R//cTRb6Xiy&#10;4TRRjicxiPj85z+/t+YY6qqvueaav/qrvzqkGvV5z3veJz7xiUM2e93rXnfjjTdeccUVK74790JE&#10;73jHOw4uyb3kkks+/vGPX3fdddnvdG984xuPaFHPfe5z3/a2t/n+AbNoX3LJJZ/4xCe2bj20p0S1&#10;Wv3whz/8qle96uB2PYVC4fWvf/0HP/jBUql0RFM9OoaGhj72sY8d8jZ46Utf+jd/8zcH132d4EFP&#10;wNW/8MIL3//+91er1QM1OOecc/76r//6Gc94xkE6OU7zPJEX7nC+GFezQvR45plnHsgXzuFwOI45&#10;ulwafsYV1XPO8Af6ipvXFzet94f6UWsbJ7bZsu0IBLxqpbBuvLx1UzgyWNgwMXLtTxQ3rjvZE3ec&#10;QhTWj6tiSJ5OF2pHcXo4MaaKoa6UVBjadpQu1iU1IGLjmHyNhAfUPBhrGk1JDXmerpRVISisH4dV&#10;6ikKg+LGdboQ6mpFlYpibLpQM7WGWAu8XLMhwEnCljlOxTIxi2WQHIUklgVAkoTtAQIDmWQJAT0F&#10;AGKtiHBqsrCEaUW21RZjbJxwlIBlJEStyfNIKQEAItQKEMGKGCvMwizGchSJsZwaMUYyeyLsKqOQ&#10;PIVaURgCIpLKozPMAgKWcwFPJ+AhAtKNmiz5GlFmDyWcmVmhWAu569QBEAHmTH9FnkZFfl8FkWy9&#10;mWXa05VyODRQ2ropM1tLFxvp/KJtR8/edu7PXXzFml1+4Yf3/sI///XXHvnREShp1uJ7k7v/27/8&#10;7Tce27Hmp6+9/Jqf2XY+gogI2EwkBmysJCmnRixnG4idfHgiYONYjBFmNhZAkDBXo2Wp9gTyPUVA&#10;RcoPdLnoVcq6XFSBj5k3F6KNItNswYHXhlp5fRUKfPI1hQEScZJKatkYEJHUiLGZvk1AbDtKF2vR&#10;3qn6wzujyWkALKwbK2yY8Ab6hq++vLjp2PwmchQEo0O6XPQH+8Xao/mGgKjLpdLpm0unbwrGhsKx&#10;4cz2TQW+39/nDfTpalkVQhunAKDCQJWLuCrfklibzMy3Ht/NqSmun/AG+spnnFY978zD1/EW1o8P&#10;Pe1iXa0UN2/QlXI8N994ZFcyu3BQPSQAgLBNFxYbj+6MpmdVsVDavEFXy/3bzysfnhzL4XA4HA6H&#10;w+FwOBwOh8PhcDgcDscKTLM1e9vdptlu79or1hY2jOtyub1nn4midLFu221UREGACKSXzJHEWBAR&#10;ZkIkpVAvRe7EGGDJgwZZ4IZQLAvngUPpZsdbEdZZJleS3gSFeVvpHHbicquXs2Q3JYBLeQ3zt2yl&#10;c4x5gyW51NLHkqdi7JFISZ7UjwVExFgxxrbapt5I5hbNYoOjBABVIRRrOUnNYiMYGQrHRkyj1d63&#10;P56dX7z3gZN9nR0Ox2HR6y8EAOedd94hT5mbm7vkkks2bNiwffv25z3vea94xSve+MY3fvaznz3Z&#10;Szle3Hfffb3Fw3lXuZfVr78uLCyc+CEAQEQeeGDpm/MZZ5xxvLbsCPna174WRVG3+Ou//usHbz85&#10;OdlbPIg7yJrMzs72Ftd8UfwEDLGCiy++uNfa673vfe8Rjeh4koJHlBjY4fgxZP/+/bfffvs999xz&#10;//33N5vNQqGwYcOG008/ffv27RdddNExsaVaweLi4je/+c3vfve7P/zhD9vt9vDw8NatWy+77LIr&#10;rrhitWD3kUce+du//dt7773X87xt27b94i/+4iEFWmma3nbbbbfccsuDDz44NzdXKpW2bNlyySWX&#10;XHXVVePj40c628zW8M4777z//vsnJyejKBoYGFi3bt35559/6aWXbtu2TS13+z0x1Gq173znO7ff&#10;fvvDDz88OzsbhuGmTZtOP/30yy+//Pzzzw/D8JQd9Fhd/SRJfv7nl3L8/+Vf/mV2ca213/ve9269&#10;9db7779/3759QRCcfvrpF1544TXXXHNEWqPjdJeelAt3mLzmNa+ZmprKjt/xjndceumlx3yIT3/6&#10;0694xSu6xb17905MTJzEJTscjlMNNibaM9neM5XML65OBKVLxXBitLhxQpdPhA7Z8eSC42Tqq7cm&#10;cwvR/pnihnF1FO6dItHkdFpvcJLaZkuYQUAs+wNVVSoWt2xcJmVgSVutdKEeT89yHEtqdF8lGBoo&#10;TIzBQXyNhOPZhXR+UZhtFHOcmHozkwCh7yOCgHBiloRSCIgogACCAkCEikApZGFrEYTCgDy9QoLF&#10;ma7GWFQEhGIsACAptpa0wuwHV2YhRBERQF8jIBIBgKRGrEUEUQqsFZOZFxESoFJdMZMYCyBAhICo&#10;SCyjVqpYyPPUsXAUi7XC2dwzmVNHqgWdSIvknwIgEGFmlyRLLUkrUERKke/DWpvKqZHUUCFQQaAr&#10;+bcFsZwu1mw79gf6CuvHN77sutaju1q7J+s7HrXNdjK/QL6vfM9Y+44v/uPn7rrtQNfq6k2nv+GK&#10;Z54xOHKk99Fd+3b99V3fun3PYwdq8Pwzz/+jZ12HufEWYubsJAwdqZgAkCJUigKftBYRjhMQYWuB&#10;MzUUimUR7oSpJNswEQEU0h4Q6ULY3bTceosZtSZfZ/o9OKg2RxJjWi02lqNYmFEp0gq1yi4u+p4K&#10;fK+/CgDkaVUsetWyKoTke+UzTitt2Yh0knPTtHbtXbjn/vaeKdNul07bQEfrEW8azfbkNBhrW5GN&#10;YwCgwKfAAwFTb6hCQRXD0qb1FC5leLLtyNQbSa2BLLpaDkYGyff7Lji7uPFofui1Ubxwz/3x9KyN&#10;4mR2wTSbAKgKgS4WyPfR10gKAZhZ0pTj1LQjbrdFRBcK/lC/Kha8vkr/9vO8SvkoRnc4HA6Hw+Fw&#10;OBwOh+ME85KXvORzn/tcdnzVVVfdeuutJ3tGDofD4XA4HCDWztx6RzK/2Nq5F0QKG8YFoL1rHydp&#10;WquDiC4Vs8AfxwkFPqo8SsJRwtaKsZSlI8yUQ53InZgUAIQFEQUBBLJgGSpCBDYs3MlRKJk+qcch&#10;ao23YbuZCHuqQFDwQCEh6bGPkh6hFPYUMRdXLfWc9ycre8gKeQ9EqCiPzhChIlQKCQGJQl/iFBXp&#10;ajkL6SYL9Xj/dDA44A8PDFxyfmH9Eb/X53A4TiQiUiwWu3KUarW6uLh48FPuv//+q666aoXk5o1v&#10;fOPNN998Ul67Pd4YY3qVKgAwNTV1RLnpv/rVrz7nOc/prbn33nsvuOCCEzlERq1W6+vr6xYffPDB&#10;bdu2neD9XJOf+Zmf+fd///ducXZ2dnBw8CDt//f//t+9bxr/3u/93nve857DH25sbGz//v3d4j//&#10;8z//wi/8wokfYjUvf/nL//Ef/7FbnJ+f7+/vf+Lb6ziVOcp3XxyOHx9GR0df+MIXvvCFLzxhI/b1&#10;9V133XXXXXfd4TTeunVrr9Hh4eB53tVXX3311Vcfk9n6vn/ZZZdddtllJ2x/Dodqtfrc5z73uc99&#10;7pNu0ON99ZVSl1xyySWXXPIEF3uc5nlSLtzhsH///q4gqlwub9++/WTPyOFw/DhCWhc3byhu3iDW&#10;mkbLtNpiLRJR4HvlEgX+Ex/C8VSFAr902gaxNlmoRVOzxc3hEasyEMOJUVUI45k58jzTapuFRUBK&#10;603yvHjffsg6ZOYksXEKIKR1MDxgW+10oa5LxUM/o0cKhge9aiWZW0BqSBiKsZwknKQCIlbAWGGb&#10;hzEyfZHkPky5AIaZiNgaRBQWG0WcahV4qNVS0AERO/ZKCAiKxHDu82OxK4wRK8KWPE1a61IRPW0a&#10;LSEU1mIMWObUgrAIoAJhEZv2xl0QCZVCpYQtag3CHEXk+4AICEAIjMAWcClW0gnF9KS8E+iZNmQt&#10;BZGQAERYEFgAOI4p8ACXXVAREGNQKUTsVaSgIlUs2Gab09Q0mhwn1fPOLKwbSxdr7T2TuhDq/j4Q&#10;Vsx/8kuvLpfKf3fL19a8VrfufPjWnQ+fOTT6wjMv+Okzzh0sHEJlN9Nq3LF35+ceuOeufbsO0uwn&#10;Nm592zXPx26kSkQQBQQRseOdhYhiGRA4SSQ1uVDKWhBARUgEIGJlsd2WLOhFWPD9UCsEESRhRqJM&#10;Are0J+RzmooxLJLpeQ4ui0Jfe37VNttpkpAXoKf8/mp2ywGzLpd0tVyYGCNfZxZJXrVS3DhR2LTu&#10;qNVHx5bChonmo7s4Nfbx3fHk/nDDusO1Z1qOLpfKm4NoehYIVSGwUWTjhKOY4xhIUcCIaFptaLby&#10;pIZRDMxI5JVL/mA/+V4wMth3wdm6dOQqTQAAUGEw+LSL48np2g8fVmHAqTH1hmm24tmF1ZkdEZAC&#10;3x/o19US+b4qhOVtpxU3rT98cyqHw+FwOBwOh8PhcDgcDofD4XA4HCuo/+iRtNaI9u1na4sb1yGp&#10;9uO7JU1NrQ4iXrWCWplmOwvw9QYoRXJRkyBANy0gADCztQBLIiTELMugIIBYlq7qKI+sSUeflMeS&#10;Vs0xEyTlobiUbSOJATCrqvoB0Ro5HXH5ca8sqrdBVwOVF7sOU7I8/tDJiwgIgECBT0qJCDBLaiQ1&#10;QERaszAbRgRdLplmWxWLfn9F4iSem1elQu2+HcHoMHmnRLDJ4XCsyf79+3v9eV7wghccvP0XvvCF&#10;F7/4xSsq/+Ef/uHlL3/5yV7K8SJN0xU1xSNM6fu9731vRc0KocsJGCKj+zZpxtjY2LHfryMnjuNe&#10;QdT4+PjBBVEA0Gg0eotHpB+bm5vrVSvBAbzRTsAQq3nBC17Qq4n6t3/7t6fwV5Yjw/2Q5HA4HA7H&#10;Ifjnf/7n7vErX/lKOtnZ/R0Ox485qJTXV/H6Kid7Io4nE+VtW9p7JsOx4fauffHUTDg+AkeuBPD6&#10;q7pcSmZmTa2uCgVVLpJSqlTkOMm8y5AIfS8ol1SxoAqhTZJ0blEVi2yMiByO9oB8LxwfkZFB02ja&#10;JIa6iOXcOQm6/wAqQiDUBID50FqRUuhp1IqjBACBWdhYEdRaBV4uOcoEUZ24CCIJMZjM9spA4Ctf&#10;S2qYhXyPtKIwwMBHRK9a5tTYKBbCTIslxoKYbDJZ1jrgbo45EWYKfBQSY0WAkzQ3p0ISEbFWAIC5&#10;o9GSA22NAKAIdEyPiAgQSGtgEWY2FhVIlFLgLQsjpSkIoKdR6xU6HFSEWnGSImH9R48MPX17a+8U&#10;BQEAFDZMBKND3Zbv/u3f6x8b/fBnP32gi/Xg7P4PfPtrH/zOf5w/uu60/qHT+gc39w1OVPpia1pJ&#10;0kyTZho/MD15x57HH12YhUPxyxc//Tcuf6bKZGOdnHpIRESokA2DtblhF4BYEWsAACHfGVRKRMRY&#10;EAGBf7n/7tQaAADCyzZsuWzjFmDM/M1ARKwF3ZNVC4F8T4g4STkFQLCttiodwhCYU6MKBa+vokpF&#10;FfqcpGKtBNbrK4fjY4WN47pU9Af6/aH+o9b8HCcQsf/Cc6ZvvSMcG27v259Mz/rDg0cnDUJPF9aN&#10;2VYrmV0ERVQspPM1UEoFfmaGFs/MASAphb72qxVVDHWpCIj+QF9522nB6PATlCQhYjgxGoyPRJPT&#10;7V37ov0z/mA/iHCaZvZfIABE5GnyPCBERH+ov7BhorBuvJuK0uFwOBwOh8PhcDgcDofD4XA4HA7H&#10;UWAazcYjO9OFmmm1w/ER5XutPVNsbFpriIDXV0GlQACEhSWTA2VkIRthKyKw9O56JxjIeeBMEICh&#10;e6IwI6FIrkRCJOlJtNftYRWZIAmzZHyTjdqXd9zXTVL4i+dd0h8eLI4jnfF77aFguQ1URy4lmKui&#10;ELHXvwqXlFoCKAAsGCjs1Ii1bAwnCRhCrThO03pTFcLsc3900LRa0dSMKoTNRx6vnHX6yb7sDofj&#10;gNx33329xWc/+9kHaiki73znO2+88cbeyoGBgVtvvfXcc8892es4jhQKBRF5Ij38/d///YqaiYmJ&#10;EzxExs6dO3uLlcop8RLXPffc01v82Z/92UOe8qpXvepVr3rV0Q33l3/5l73FUql09tlnn5QhVvP0&#10;pz+9t/hP//RPThP1lMdpohwOh8PhOBj1ev0rX/lKdoyIP/mTP3myZ+RwOBwOxxFDvtd34Tlzd3wv&#10;GB2K9s8AUTg6dBSyKCBkY3W17FUrIByMDuNq6xtEv78ajo8W1o1O33J7PDMfTe6XJMXDdjNDpby+&#10;amEsjdQsxzOABMQijIiAgJ63TEeRhT4QUStUhIpIK9tOxFphy8agZWGrghAVZn5WiJgnk2MGzqIr&#10;AkSEyEkKgCrwUZEqFKgQ5GMhku+R72WON1bEcixIuRKJUOxSMEMQCDHT54jlTLUlxoplIMpz3XVc&#10;jASykM7yJHbdrYDMLkkQAZAAgZQCQCAEBLQs1iIiJ6kK/OyCimUxFj2NhKpYWOF3JMai5yGCjdN4&#10;ejZdrMf7Z22rJcy6Wl5+GfH3f/m/jw0N3fSJv4yT5EAXi0Xundpz79Seo745i55/409e95Onndmd&#10;Y+6gBQgizIwCIIC+hwKY7xhLaoVZcpEcdkRu2SVGIADGzFdKBT4SZVccQEBkKddg73q1QhFJDSMC&#10;ROhp8r0Dzdm2Y7FGV8qoVWHdaKbI4iT1B/sL68eHr7rMH+w/6g05AXj91eo5Z9Tu3+HHSTK3gEje&#10;UP9Ry5NUsVgoFk0Utx7bDYT+QJ8KgsKGcVVcqSvT5VI4OhSuH/f6KsfQoAkRCxOjhYlRMSaZW0jm&#10;Fk2zZduRGAsgoJQKA10qegN9/mC/craKDofD4XA4HA6Hw+FwOBwOh8PhcBwLGjseE2vjmTlVLOpK&#10;OanVbatlGi2xNhdEQa9aaUkEBJbZGLCSi4R6316XbiZBwTyC1puUsNNDRy2VD4EH0EP1jC245OnU&#10;UTqJZOZOmMX31ohc4Kp+Vtd3ithbj52SrOgEgdOUfC/P3YaAWimlxFpOjSSJsNh2O5qZK25al2VX&#10;DEYH23umTL3RfGx3+YzT8o11OBynHrfccktv8YorrlizWZIkL3vZyz73uc/1Vl522WVf/epX+/r6&#10;TvYiTmkeeuihFZqfCy64QOtjqYM4/CF27NjRPT7rrLOy8Pfs7Ow3v/nN22+//c4777z33ntrtVoY&#10;hlu2bHna0572jGc846d+6qeOt53Ul770pd7iQYR5T5wdO3b8wR/8QW/Ne97znmNrNvBEhtiyZQsR&#10;MXN3Z4wxx/ZucZxquKvrcDgcDsfB+MxnPtM9vu6668IwPNkzcjgcDofjaAjHR8rbtjR2PCrWxrPz&#10;YG0wNnJETimSmvbeSU7Swvpxr1IeuPSCYHTINDLtgRER1FoXC7pc7D6LL6wb4yiOkdKFWjA2fEQT&#10;psAzjaZkrkeIoAisIFGvlEJAhCVfRXctRKoYcpLYBJAZhCUVa1oUePnEMHORYrEMkoVbAAXEWAoD&#10;0hoIdbm0piQGlVIFBUSCKBghkhgDkEVOMDMpAkEBIEWAiF4mUjKCIpYha5zNHRFYcuuq5Tvde5Sl&#10;lEMkQKQedyNEAoVgLBtDWnNq0NcgwEkChKQ1+T55K3/l5yQlT5NSkqTA0nxkp2k0bSsCIhUGq9f7&#10;qy940U9eevkf/PmH/vPu7x67m3GJMwZH3vu8n9vUP4gAIrK0dCQAEcniWYRaASIFHmklIpymYju6&#10;MgSk3FQKibKdRyJAC0h5DE0RCIPt6N9EVgagshvH0ywiqRGlbLNFXt9awS8QY22rTb5PvhcMD2Y3&#10;FUcxp2kwNKAC3x94EjyqLm3dZBotAACWeG6eTRqODQMe5QNKtiadniOi6llbdblcPG1DMNifeWeh&#10;Vqi1LhV0paSC4Oj6P0xQ62B0OBg9sm81DofD4XA4HA6Hw+FwOBwOh8PhcDiOFBvH7T2T6UJNmMPR&#10;QWBOpuclMZzEVCwsJVVcGWoRSYwkKYhILoWSLCliljowr+qcuaR6yv4FWarETtwHemJra4mjUDJ9&#10;VVeUlXeZxRyzD/J4HKzsLCtmnx15sjcBQOwKvrKcgCyAwnFChRB7JFaZMoqTVEzMSUpe0ty5p7Rp&#10;PSCqYlEFfrJQ05VyNDVTWHd836d3OBxHzZe//OXe4hlnnLG6zezs7DOf+cwVjlI33HDDRz/6UafW&#10;ODgi8su//MsrKn/3d3/3ZA3RexG3b9++c+fON7/5zf/yL/+yolkURXfffffdd9/9sY99DACuvfba&#10;P/uzP7vwwguP0y790z/9U2/xoosuOk4D3Xbbbc95znN6azZt2nTDDTecOkMopbZv3/7d7+YvujDz&#10;D3/4w/PPP/84bYjjVMB9D3U4HA6HYwlm3rdv39jYmNY6juOvfOUrn//857uf/tzP/dzJnqDD4XA4&#10;HEdP5aytkqYAgErF07N2555gZEiVCoc0bBERs1iPZuYQsLB+XJeK1QvOCidGAcDrq3h9BzQBL25c&#10;13xst9dXSRdr3mD/aonOgYfkdK4GVsSyWEbPQwABC7R8qpk7EyGqZVopQKDAR6VskoIxkiVdS1JU&#10;LNYKi7AIpwCYWwYhAiFojZ4i31fFwsHVYqQVIiARxwmISOZX1AmcECESkeflsREPxGpOUkHDFoA5&#10;z1eXxVBYlkIomUCrJ1SDAkKAmeBn9ZQQURNkVlQGkIiNAUDyfVSky8VVmypirCqEKvAF0TSazcd3&#10;o1IcJzo8oHnO5vF1/+vGd3/x1m+846/+fHph/mjuvLUYKpZfdfHTfv7cS32tEQmEYVmSQMlT9CGC&#10;VkjUTZiHiCiAmkQkO2YRJERE9LTyFEh2HmWxJTYWCQEQiNgwSB5TW/O2J8+zljlJkdC2I1VcJYa3&#10;bOoNJNLloiqEXn81q04XaqiUKpfCdWNH48B2wkHE/gvPzhR9qFUyM9+MksL4CIVHJlsSEdNoJftn&#10;RThcN6rLperZp5e3bTnZ63M4HA6Hw+FwOBwOh8PhcDgcDofDcRxp75kSkXSxrkpF8v1kZl7YmlYL&#10;lVqWhi8LmmSJBVk4SYSZLQsLABBST+wvU0T1qJ5WsUzxxD1OUbBc8LT6tB4hVa50QlmypOq26jno&#10;UUYtOVV161cUYfVUZPnnmEmvCPIwJUua4or8jAjke2KMWOY4NY1Wa9c+XSlJajhJ08U6iNgo7jvv&#10;TF0ueQNVXS4dMsh70hAx7QisFRFUioKgN/Ojw/GUxBhz++23d4vbtm1bnXj9/vvv/4mf+IlardZb&#10;+bd/+7erdTiO1bz3ve/99re/3VtDRNdff/3JGuLuu+/uHn/5y1/+x3/8x8MZ4hvf+MZFF130ute9&#10;7uabbw6OdUbRNE0feuih3prx8fFj2L+1dmFh4e67737/+9//7//+770fDQwMfPvb3/Z9/2j7Pi5D&#10;XHHFFV1NFAB861vfcpqopzZOE+VwOBwOxxLGmNe97nVrfvTCF75wYGDgZE/Q4XA4HI6jBxGr559F&#10;vl9/8BEKg3hqpr13UoWB11fV5dKaKiBOjWk00oU6p6kuFcOxYQqC/ovOKaw/rEcnXn81GB4UY9LF&#10;ejI9Gx523rJo/5xNE7EWCUErYNtdQreNiAgzEiIgrpUzCbXSSokxJooAAJUCQvR8iFMAEGuzuIdk&#10;NkMiYC1YsUkqaQpEqAi1Rk+jUisjCkSAKMYKs7DkkRTELJecsBAiG9PVgKEiCnxrLWbJ7ghBAIRX&#10;5q5bYw3ZBGmlGGypAQGCWAYA045IKQoDJNLl0mpljo0iAKDAV9WyJKlptgREBUF2cQ9+57zoGc96&#10;1iWX///++dOf/sq/zTTrh3kd12SsXH3V9p940VkXBZltlwhIFvoS7MaREAjyIBkSUuh3L0EmkwPL&#10;iICKAJEynRsApEaUEpMCAHoaLINSACCpEQQkQrBysO0GQCDP4yQRY20Uq0LQu41i2dQaIuD1lUnr&#10;wkR+P3OcmHrTH+pHRaXTNj6RzTmhIA5ccr4KgwaACsNocn9r515dKXuD/SrwDqcD02onc4u21VJh&#10;UBifoMDvu+Cs0uYNJ3thDofD4XA4HA6Hw+FwOBwOh8PhcDiOL/HUjI1iTtPC8ACwJAuLHCdirVct&#10;rwyrISGiANg4AWG2DCJZzZJ5U2ag1JM88KBan1x41HVwgl5Z1Frgio+z3HmrrJ+kI7vCjgpKAFAQ&#10;sTMrWRZ/W95rbibVO//eBkgEkq1PhFmMFa1xRQQQAbQCEU6SeHrW1Oq6XCLP49TYKE5m5207Jk+j&#10;UgCggiCcGC1snPA7KfxOLmI52j+TTM/Fc/Om0eq6e2WoMPAH+vzhwXBiRB1rGYDDcSrw+OOP9xav&#10;u+66FQ0+97nPveQlL+mtqVart9xyy/GzDHoqcfPNN//+7//+isoPf/jDpVLpZA3Rq4laoXM7JH/+&#10;53/+1a9+9dvf/vbQ0NAx3KXJycneIhFVKpWj7Szn/vvvv/jiiwHAWsvMa7b56Z/+6c985jPlcvlU&#10;G2KFTdYtt9xybJ2sHKcaThPlcDgcDsehCYLgla985cmehcPhcDgcTxRErJy11R/oW/je/SoM0loj&#10;nV+IpqZhakaFPvk+aS2IwFZSY5OUkwQAdLEQjg2rYsGrVvovOc+rHMGDhuo5ZySz8/5QfzwzpxtN&#10;XT70MynbjtLFmm1FgEi+n6lT8vRp0CtQsYCASqFSB7R1QkBPayrYKAFERCLPZwGOE7EowtiNXCAB&#10;ABuDzDYTXxEh5bZaKgwo8GFJlmMlNQAALFlyOCISFgBEQhAQZjAGtF6K5BiDRIKMmXpKAADF8gpj&#10;qO60O0GSbIIrMtAtb6sQBMRYIEStkEhXSrjKkktEOIoztyW/v2oaTdNoURjYdiTWZrGTQ1zKUvn3&#10;f+XVv3be5bc+8P0v3vvdrz/6o8SYw78TfKUvXr/peWdd8MKzLvCQxFjJJWGS5QLsxIgw23wRQRDU&#10;SvneMi2csQAgLF1zMFEKxIi1qJWNIgAERSiChUByZRoC5/kGgbtZBg+0nwSEbKzSiuOUOg5anBjb&#10;aAKAVy2Tpwvrx1GrbPrtyWnUyhvoK6wbW23PdUqDWD3vTK+/unDvD4thkMwtpAuLab2uCqGulHUx&#10;RM9bEbkUAI5i22qbesPGCWkdjg17fVVdLPRvP88f7D/ZS3I4HA6Hw+FwOBwOh8PhcDgcDofDcZwR&#10;SeYXbTtCQFUqmEZTmG07Rq1hVR5DUsqmKacGCMCKgCCACAALkACQAGdqqExFg9DxlcrAPJjWa82E&#10;AAhLqqrVAqQV010ZZUOUpVBcjxRqqQHks8mmm2VGBMgkTyscpVaUOmqtntkiInWmjIgIwgwAkqYY&#10;LPO7EGMlTYUBESRJLYttx1nqQE7S1FobxfUHWQW+KoRULCRzC/N3fV8FvjfYr3yPrSWlUGtVKnrV&#10;sj/Y7/dX4fh7Sdl21HhkZ3vXXk6NWLbtNscJp0aYQQSJUGsKvLTeaO/bX/vBj4Kx4fLpm11QyfEU&#10;46677uotPvOZz+wei8g73vGOm266qbfBxRdf/LWvfW1wcPB4TObee++97LLLjkfPv/Ebv3HzzTcf&#10;j54PRBzHv/Irv7LahenCCy/89V//9ZM1RBRFrVZrdf2GDRve8Y53POc5zxkfH/d9X0RmZ2fvueee&#10;d7/73V//+td7W+7YseP8889/4IEH+vv7j9VerTCJOuecc564naCIpGl6kAbPfe5zP/vZzz4Rcdrx&#10;G+Lss8/uLf7Xf/3XE9wNxymO00Q5HA6Hw3EIKpXKe97znmLxSfWGq8PhcDgcByYYHRp91pWNhx5r&#10;PLrLq5Y5TkyzZduRbbeNYRABQtSafM/vq6hyiTytwqC8bUtp8/ojfW7u9VeLm9eLiGm22pPTxY2e&#10;Cg5mZi0i8f5ZsWzbkSqGYNm2Y0AAZugInwQArAUB1CpTPR18DqgUeVqMRU8hoR7oTyb3AwJwJyDR&#10;iT0AGFC0JFNCQFKomY2ldkTFgvI9EbH1JhCCtYhZIjnM5D1ICIiAKCxIkKl0IHNCMjYbArXO24sA&#10;kRgLICsypWXhkTwoksdb1nY3ysyygEFEiJSw6EqR/DVMfmwzAgFVKCg/UMWCpGm6WBdrRUQE5DAv&#10;K5JfKV+15cwr129pJPF/Pv7QD2cmH5ubfnR2eu/C/Gp1l6fUOePrn7b5jMs3brloZCIslTJLK44i&#10;1AoRs+ULy7LIFhEqAuYsceCKnRHb2UnqiS0pJdaysSBAniYiRiBPCxEQUeDbJJbE5pvJDAfJFYiA&#10;WkuSCouNEwp9EDGtiKMYFXmVMnq6sH6cwjyDXTI7z3FcWDeufK967rbD/so4hSisH/eHBmr370BC&#10;f6AvrdVNrRHvn4kBkIg8DUojITCLsZym2d2uCoVwbMSrllGp0tZNlW1bsrvd4XA4HA6Hw+FwOBwO&#10;h8PhcDgcDsdTG9Nsi7UcxehpJJXWGmKtWKOKxZWp1oxla2w7ErbACCCIJAAgnIudJIvQSW8WwR5t&#10;Ui53Wi5DwjW9pNY0fco/yWVP0tMYV5zYzVDYVVhlrbCT1q9jBAUCgrLSZKpbKd3eBRDzaGSvKkuy&#10;qWSyqK4hFQsnKTCLFQARQSEgYyjwkUiXS0AEArpc9PornHI8PWtaEYhQGJDvwaO7dLHo9VdJK1QK&#10;fU2eBwDke4V146XTNujKMbNSWbZq5saOxxoPPSbWpvWmWaybdjvbTvI0ECGhpMY2W8AMAOR5XrXM&#10;xkST0+H4SPW8M3WxcDwm5nCceFYoXjLfGwCI4/ilL33pF77whd5Pf+VXfuWv/uqvtD6OL/AfXGRy&#10;1Fhrj9+cV7Nz586f+qmfWiH1AYCBgYH/+I//IKKj6vUYDDE9Pb268oMf/OAb3vAG1ZOOFhFHRkae&#10;85znPOc5z7njjjt+9md/ttfKaXJy8lnPetadd96pDiOD7eHw4IMP9hbPPPPMY9LtwfnKV74yMDBw&#10;4403/u7v/u5xuqWPeojR0dHe4qOPPmqtPVa77TgFcZooh8PhcDiWUEpdccUV9913X6vVqlQqZ599&#10;9lVXXXXVVVf5vv/EO3c4HA6H49QBtaqcfXrp9M3R3qnWnsl0flHWMqEmrf3hgcL68XB8BI/2iVL1&#10;3G3x7HxhYqy1a2+0Z7KwfoIC70CNbbNt49i22oCgiwVhsVGMRGINsED2dMJy1yaIPK+rjTkI5HnW&#10;MqcGAGR+EQBAsvBJZu5EIoKeIi+LEOQqHbEsliW2QASelkbTehoExDLHqSACEViGTFRECICoVH6i&#10;yJImyloBEGbMTJAyH6rsSCk2RqzNst+tzGCXiaIERKS3XgBABJiFBRBQURYMIt+DtS6TpMbGsQoD&#10;1BSMDiAieT4AiGWxFgmBD/fZJXlaFUKTmkqp/IIzz3/hedvJUwAQG7N7YbYWtQueX/SDkh+U/CDw&#10;dBb0YWMlScXazBUKtaYwABExhpMUkMXYLOaDSlH2GIu7KqmlFeXxIZY8nd7SPiEAsrX5XUpEWgEA&#10;KtKlAmmFGFqMuRUDgliWNIEgONB9Q0pZSMVaTlPbimwUg4gKA1UsZA5R1NH1pbV6Mrfg9/fpcrFy&#10;zjbVEUo96VBhMHDJ+eUzTms+/Hh735Q/0CepMe02xymnKVgWY5EIfc8rF1UYqEKYSQ2LG9eVTt/8&#10;5F24w+FwOBwOh8PhcDgcDofD4XA4HI4jxbbbAMCpoSyZYDviJAUA8pdeRhVm02xJktrEiM2coBgo&#10;yzMoAF0fpmW2SwIHS8+4hmiqU48ddZEsaZx6GmBuP9UdGzsj9UqnlpdXTWRJYpWZVK0YDle4SGVH&#10;WZQLs8Vip19BYUaiLKVjlpMOBNjaPJ6oSYUhJ0kWK0Qi8j1ODBLZViTWku+TZdtqp/OLIIKeNrVG&#10;PD2rK6UsOolEqlDQlRJHSfOxXeH4SPXcbbp0LJNBm3pz/rvfT+uNtNZIZubYGBX4/tCAVypi4Peq&#10;40REjLWtdlpvJrMLydyC118V5nhmrv/Ccwrrx4/hrByOk8WXvvSl7jERbdiwAQBmZ2evueaa+++/&#10;v7flX/zFX9xwww0ne76nOsz80Y9+9E1vetPqjzZs2HDHHXcMDQ2dxCF2797dW1RKfeMb37j66qsP&#10;Mtzll1++Y8eOK6+88vvf/3638p577vnQhz705je/+Zhs2r59+3qLY2Njx6TbQ5Km6Vvf+tZPfepT&#10;t912W19f36kzRLVaXVGTvRJ8YrbFceJxmiiHw+F4CuL7/he/+MWTPYsnJUqpt73tbSd7Fg6Hw+Fw&#10;nCDI08XN64ub14u1aa1hm22bJMCMSlHg61LRq5aP1BhqNajU4GUXzX7rzsKG8faufa3de8PxUV1a&#10;O+lXWquDZU5SVQgAERWqMOQ4EUQQFuZcVKMIiVDrw7WmQUBPc5SwsZlaCaSjqyEERJQsZVsetsh0&#10;VqhyRRMnhuMEtYLUiLFZjEMFgY1iAM41SkhEhIiCmAmlhDkLfWTDgQCoNTaTtGZAMSYPoAgA9cRj&#10;RAQBBXJrKegcZLnoFGUqoDzIgihJCstT4wizaTRJkS6GulxSmfVltkAEYUat2ByZJso22+QRi5I0&#10;ZRDSOtD69OEDP1PLZm4y/RWT7yECIKLvgYiNEiQSYZBu4jyRTnyq9w7MlXsivdIvyeRhwogICECI&#10;REtxKaW8/qpptACYUwvMKGKjlCyT50MWFsIVMwUAkCSV1BjmTA2FWulyKRwbwY5fWbpYi6ZmdakU&#10;jA4V1o0VN69/Ql8npwBetdy//bzq+WdFk9PJzFw8O2/b0cpGiLpUDIYG/JHBcHS4uxsOh8PhcDgc&#10;DofD4XA4HA6Hw+FwOH5MEGMBgK0Bg+09k8niom22hQUWanm4ylowFhSIZY7SPLaVxYZylRDnGQC7&#10;fUInUMeyJC7qaQCwZNmUCaCWyZ86gqZDzj1TSPVYOi2N3ulrmbQpN4BaEU46QAA1l3VJHrrr9pfL&#10;v5byAaJkKRHZciqSmqXwJSJqhUqRJmAlxoDWth0DCqRpsljTxQKw2DgGEfK0CgM2RowBIl0uAmEw&#10;PEha2yg2zVY02YyJvP6qWI73z5a3nVbZtuUwg79srG21JU3ZWCRErVUhpI7YKZ6enb/zXhvF7X3T&#10;tt1WhbAwMarCANfqHBHR09RX8foqnKbp/GIyX0trjcLE6PxdP0hrjcrZp+MTDkk7HCeRRqPRK5K5&#10;5ppriOgHP/jBVVddVavVuvWe5/3Xf/3X5ZdffrLne6qzY8eO66+//r777lv90bXXXvulL32pXC6f&#10;3CEefvjh3uJ3v/vdiy666JCDlsvlb37zmxMTE1G0FIX/nd/5nde85jVPfEUAsHfv3t7i8PDwE+/z&#10;vPPOk85rKkmSLCwsPPjgg//6r//64Q9/uNVq9bb80Y9+tH379vvuu69QODIDwOM3xOpdrdfrThP1&#10;FMZpohwOh8PhcDgcDofjxx1Uyh/og4HjkrIFAHS5OHDFxXO33V3ctK69ZyraM+kN9AVDA7Dc4kms&#10;NY2WTRIBoI7zjAoD01BIVthyavJIABFqRd4R/EqLIGKtIGSWRKgIiJBIWMDaVRnllm2OKhCnllMD&#10;1gIisKjQFwTMsrohZmZGqBCyaAdC198JAIFzOdOBLK1IKwaR1GSxl0zXI91AD4sgQFe2lFlMKcKO&#10;sRJ6GoQ5TkGYjV2mEhNJaw0Q8Kol8rxwPH/slSupPE/ihDxP4vQwt5E8D5Ui3wNCCogTkNQwM/k+&#10;HCRUIXnCP7ECiJnYDAQ4TcUy+Tq/CizCVqwgKhDI5Wq93TJnj8O60RrhTCkHnT6FtCfWguq5NxB1&#10;pWQAKErB9zNZFKepmAiVAsqvYNZffuEsi7AKA10qqFKRPC8YHeomzxORZHouWVjU5VJhYjQYGui/&#10;+NynTKiGPF3cOFHcOAEAYqxptcWYLFsh+Z4qFJwOyuFwOBwOh8PhcDgcDofD4XA4HI4fZ9JaPZqc&#10;TqbnURMqzVEiqQFETg2ISJagUASyXIcIQCJAeTCmqz2SJUlS74EgoghiLixaoT7qeEllEqvVdDLu&#10;ZVqmjsIJl5ROmMmhsMeRSpaHCVcUcwGVdAVNgpnV0wE2p7vGJbWVIPTOVzB/9dtaZgtEwCDMgACk&#10;gDmPYwKg1mIsGysQg2VOU/S0qTeBiHyPtBYQBFDki9I2ipKFmlctJzPz4fqxYHTIl0GO43S+ns4t&#10;pgv1YGSw/qNHkpn5gUsvoMBfc/JibHtyfzIzn8zOm1Z7jdVp5Q/0AWJ7zyRYbu+ZZJHC+KiqlA4z&#10;UkaeF4wO675qPLm/vXsyGBlsPPSYGFM9/6ynTKzN8WPIjh07eovPe97zPvvZz/7CL/zCimZpmp55&#10;5pkne7KnNGmavvOd73zXu9615qcf+tCH3vCGNzzB7xXHZIhXvvKVr3zlK49i9P7+/r/927996Utf&#10;2q2x1n7mM5/51V/91Se+e7t27eotjoyMPPE+uyBiEARjY2NjY2PPeMYz3vnOd/7d3/3da1/7WmuX&#10;0u8++uijr3/96z/xiU+cIkOslk4tLCysW7fuGG6L45TCaaIcDofD4XA4HA6Hw3Hc8furQ1deNn/7&#10;PahUPD2Xzi+aesMf6NN9Fex4/th2DCAcp6RVtxIIUSuJM/ERAgKIoNbkaTjsh11irU0NYJ64LvMR&#10;oiAAZiThlIGFjVX6QL8jI3lamG1qUCwQsTEiIJxNqZNKzkoui0LMQjzAAirTR0lvnGcNiPIADIAA&#10;iggpAkBhzi2Vckejrv9RniUu11kJAYCwQI/jE1tr602w7PVVSHvhxCiS6mwIAwAFPkURBUHcnBfL&#10;h6N1UaUC1ptIhJ6XG2QRcZLaKCLtoVarlygCwixZ+EqAPCUAYGwWGENPk6cRybQjMUaMBQYRIyKQ&#10;yb56Qk8dsywBFgEWzpVmqAkA0dNibJZFT1hWKNBERFdKFPggYltt8jxOEhYmUAiUhZ8QCAiRUEQk&#10;NeR55PuFiVFdKXc7sa0onp6VJPUH+4PhQX9oYODyi3JF1lMO1MqrHoOUVA6Hw+FwOBwOh8PhcDgc&#10;DofD4XA4ngKYVrt234PNhx9PF2qSphxzFlJhY1ErSY0YAwIijAKCiJmaqBPsEpFc69QN/WQuTLgk&#10;MRKQjmYJYJkdVK8M6UCvq+fndcbIFUlLdlJZZkNYUkl1tE6dATMXqfzDTmxvaZbLJg8HivzJkiJq&#10;yb+qYxYFzEiUZRLM9V0iiICoRCwgIiJkyQ0JgUisAWuYBZjFWvR88lDS1Kbpsk1B5CSJ98+qYsG0&#10;WqXTNnr9VRWGaiLkob5o/1w0NW2bLWCe+a87h56+XRWXvSme1pvNhx9r790v1ooxth3ZKOEkFba5&#10;TIsIPU2+n8wuxPtnbJzYVpsKYWnzBgw8YBaiwxcqqMAvbFofT81E07PCWdQyqJy5RZjFcrZwJ5Fy&#10;PIm47bbbeot//ud/vnPnzjVb/vVf//Vv/dZvHe/5XHjhhSLyxPs5wdxxxx3XX3/9nj17Vn+0devW&#10;L3/5y2edddapP8QheclLXuL7fpIk3Zq/+Iu/OCaaqKmpqd5iqVQ6fqvwff/Vr3711Vdffe655zJz&#10;t/6Tn/zkTTfdtGHDhlNhCLXqLY56vX789sRx0nGaKIfD4XA4HA6Hw+FwnAi8Smn4misWv/cAIHrV&#10;cjwzH03P4sy8LhdVsUBhYNttEBBrVSEQZrCWU8txYuMEiXI5DQsAirWiKJM2HRIRkcTkapncIklQ&#10;aeV7AMBJAoZACYBwmgozaYVqlbZHAJiJSFIGYE4BCEErsUCESCo3LLICRJ1oCwAIcP7vQZ7bi2Vg&#10;7kZlSGcJ4SQTgEkW72GGTH9FtHqGkuXWYxbJ1UecpKbRAgCvWkatw4lRVQh7RjQAQFqrSoW0Apgz&#10;zaZXPbRLuC4WAYEC30axP9hn28q2IyKSNOU0BWNQKVS0TF4lAiwAWYo7BBGOYhABIgp8JFRBoEoF&#10;9D1Tb1hmRBTOFWVirOUoU50BoKRGbGYV1TH76kSGyPeQkCVfmliLtPTEQ4yRNNWloioUSqdvSuYX&#10;oz2TNk5sO5LUCDBpBUpn1wiJQIARdbXsDw1kgihhsc1mMl+zUaR8P9w4oQphcdO6vgvOXtLvORwO&#10;h8PhcDgcDofD4XA4HA6Hw+FwPGUQMa22bbY5Sa0xyfRs89FdQJQs1pP5RU4NEJLnMxGCkKfFMGgl&#10;xgIgEBICG87zBmbSHwBgQQJh6fhE5dGxFWZQXeVRFi3DntSD0pmb9IhmMhUS9hz39JSbRuUaqOUD&#10;dRVOndgedgRUPS5SmE0DBLN4VY8dVafHbpa/vH0WGcRl0+tMRjIVULYzkjtWETODCBKIMHViT0hk&#10;oxgJOTWYJUzUKNZmCR+hV/OQbTKLabaEuf6jR4LRoWBoQFfL5PuF9WNmsRZPz7V27StsGJ/99l1D&#10;V12mwgAAbBTXH3iovWeSrTWL9bTesFEMAECkPI1Ko69FWCzbWsM026ZWY8NiLSpSxtYfeEiVCuR7&#10;SESBr4uhKpfI9w+paELEcGxYANr79qe1emvn3sXvP0B+bmCFSulSweuvBkODwdgweWu95yy9V8zh&#10;OJl85Stf6S0eSBAFAO94xzve9KY3eZ53sqd8ahFF0Zve9Ka/+qu/WvPT97znPb/1W7+l9RPSO5yA&#10;IQ4TrfUNN9zwkY98pFtz2223GWOe+Ojt9jJ/vxOwnLPOOutTn/rUCsusv/7rv77xxhtPhSFW/0+U&#10;ZnJix1MUp4lyOBwOh8PhcDgcDscJgjyv/9ILClMztfsepDDgOElrdVNvpvUGAKT1hkSpjSOxFtsR&#10;AGQGTboQCjPHCfkeKAXMnKYcJ2uqg1YiYtuxpAaYERAIAQGRumeh72FqABCJyPPYGk5SgBQIEakT&#10;KxGxllMDnIl7gBRmzk7kaSFEUpAaQBRr0VhByCyMuuGY5cGRpckBC7OACBICKrRWBMAyEGUqrLxh&#10;pobKOmTmhAFTVAq1ztyQslVlbdkYiRJOElRaV0rk6cK6UVUs9g7MSZLtbTA8mNbq5HlmsXE4mij0&#10;tCqEYqyNIhsnqhiSp02zLYTCkuX/E5PFXSjz9crUaCKd0A4iKCLtIREqlYVJAECFAccxAHCUACBq&#10;hUQUeHlULMughwiEyIBaZxuLilDrrgQLicSAdFRYXUwrAiQKAq9aRqJgaECXS9HUNEcxJ8a2Wpwa&#10;FAGlyPNIK2YLxoC1ttWOZ+a5HdkoFmHyvHBsxKuWVRhUzzuzsH78ZH9JORwOh8PhcDgcDofD4XA4&#10;HA6Hw+E4CYgIZ8nXjBEB8rQKAxUGp4hCI5ueabYkNSCCWqlCQZcKhzM9sTaamon2TsWz85ykWW/x&#10;1Exaq2cp+RBEmKkYgmXytUQWACW1ACLGAgBpnbtCUSdxngB0dElsBXukRMuGXm7D1FEZLWuVS5Iw&#10;t5ASAFwehkNY7i21ZDWVhalAZMkNCpbPZJmjVFdnlecvzEbP1E7S+WTZKpYMovIJLZlNCaxa2FIF&#10;ijAwAIIwiLHSaJFSqNAaA2zZCAAAEbBInGbHWerA7I1vEQEREUFCNsY2WhL48ew8p6maXwzGhlUY&#10;eP196AfR3snWrn3Fjevmbrtn+OrL2vv2177/I5uk6fxCMr8ozKoQBiNDqlQgz+u+TW7bUTK/CAJs&#10;jACKMVmySLEtVMq02+R5ulSgOLGtCGYXyPf9wT5dKR9EGcXGpAuLttHiOI7qDVUsprVGODoIAICI&#10;SqWLXjK32Nq5FxUVJsbKZ2wGgGhqNplbMI2mjeI8G6ZWuljQ5VIwPBCMjWRCL4fjRCIi//f//t81&#10;P/J9/7zzzrv77ru7Nc1m88tf/vKLXvSikz3rU4iHHnroGc94xuTk5OqPrrzyyk9/+tObNm069Yc4&#10;Iq666qpeTRQAzM7Ojo2NPcFujTEnchUZL33pS1/72tc2m81uzcc//vFjqIl6IkOs/j9otXOU46mE&#10;00Q5HA6Hw+FwOBwOh+PEgYjh+EgwOhTt3d98fDcFfjAyJKmxcQy7xHCTrVHFkLSXyV0AgaOYjUUi&#10;CgPyPNtsIZFYy6arX8qf+2MWKJHclUiYxbIYCyBAhJrEcsfVp5NFznCWtwwQkUh5Slgy46Y8/JA1&#10;s4yIAkgeCYCIkFbAgorAWvQ1EnKSAmpgBmtRhI0lRYCYCXqkNxmcgAgLSxZEQU0CCMZKZ/bInUx1&#10;mZaICcBm+yfZJhKCgBiLSpGvAREFhJmTlBfrRKSKRRUGFHjhxKgKVj79t+1IhT4glrZuXLz3h15/&#10;NZ6e5TihwD/kFfT7qrYdoedxO1KBj572+it52I8QxMu2HYSFGUTYmMzMCYhQKQoDREAkKoTZHPIb&#10;QyvyfBDgOAEkCgPSGpUSa5cuFjMAZLZOmSHVytAdZQEm6c2Lx0mamUQBojfQl1WqwC9uWm8Wa8nc&#10;IvlaLGfNOEk4FjGWkzRFZMtiLQW+11/VlZIKA9KquHlD+YzTMimXw+FwOBwOh8PhcDgcDofD4XA4&#10;HI4fH2wcR3v3x9OzydwCpytfPkal/IG+YGQwXDemi4UTPz1hjqdm2nun4pm5TM60enrhxGhh3WjX&#10;kKcXNrb16M7GI7s4SSQ1ptmyUWzjOJ1btHEsqWFjydO6XIQ45STlJAFmEBFjADBLBIhIYm0eG8tC&#10;NtjRB4FkkiLp0TmtMFyCXsOl5TW9RwKAkltIdQ2jepVOeYeZCRUuFTt5DGUpRLVsSMnn1u2zZ4pd&#10;h6hed6mVMwQAAIKVfS8PaElntdi7OfnfFoWEhSHN8gDyUk+k0PdQqRXxsV61FRrDUcxpKot1YIZK&#10;ub1zrz/U7w8N6GIYrhuL9kxG+6aAcN//+Q8gtK12NDktxqpKyR/sV8tjhZym8f5Z02yJZdtqm1pD&#10;rBUW0hoAhK0YASJmSeKEAh8Vke+pwERJQrMLmbxqxVvpIpLOLSZzC8LMSSIsNoptFKswiKzRlbKI&#10;gOVsO1QQqEopnpmf+a87VRj4wwNirI0TMUYsAwISpb6ngqC9dwrxR/5Qf2nr5mB06JBGVQ7HsWJ6&#10;errVaq2uv+CCC/7f//t/8/Pz55xzTm/97/3e7/3sz/6su0UzvvjFL15//fXczRXboVQq/d3f/d2L&#10;X/ziJ75RJ2CII+XMM89cUVOr1Z64JipY/lrIifFE0lq/5jWv+eAHP9it2b17d5Ikvn/oN0+O9xDL&#10;3hrpdHUC9sRxsnBX1+FwOBwOh8PhcDgcJxokKmwYL2wYt612PD0bzy6YejOeq5ExZFJdLJDvk+9R&#10;EOhiATS1Ht9jEWyUqGLBG6jadmyjSOlMv2TFsqQGeoIlAB3hECJqxdYiEfmBpGmmq8mbCog1maRK&#10;l0vkeZwknKScmt7ORICjSCwDIXoeeYrjzvMjySM6qJQKiNNU8mRsDJD5JlmwVpizKIxkYifJQz6A&#10;KAJirAAAIIhkkihRiEjALJLpvPLwSicZnohlsRaIUJjTFJWSLOuPVl6lrIohkfL6K/7wYEcDtoRY&#10;tu3YG+hDxHBsJNmwKMYmcwvx9Gy4fvyQj/x0tYyz87pYSBfrth2pYgEAKPAp8CU1nKScplliNgDg&#10;xBAAelosizBmWRIDD701BEWqVLBRBB1rLa+/glmeHs5FTkh1TlJOUvS8zCBr5X2FnZx8siSjMo0W&#10;Kk1h4A/09QqZEMDrq3p9VVNvpvW6bbSlEGRyNW5FBtt+f9UfGgjHR7L2Xn+1sH68uHGCPKeGcjgc&#10;DofD4XA4HA6Hw+FwOBwOh+PHi7TWaDz0WLR3qusQZeMkDzwJIBF6mnzfNlvxzFztgYfC0eHyttP8&#10;wf4TMz2x3HxsV/PhnTaOOTW21bZRxEkqlgEACcnzKAhsqx3PzNXu31HctK6ybUtvsrxoambx+z+0&#10;7cg0msncoo0iAACtpJ3kNkTM6HukybQjTo1YFsum2crTFOZRLAKRTt4/WQrIdZRMWXbA1T5RSw5L&#10;HY8lXH6ct+kc5cZNiLjMbmnZniAspS3sip6yD3JFlCw1zTrP+oRVuqzckSpTXXVGP0hEjZdkUQds&#10;JiC4tDGZwAsBBQWAhUWwN+uiIACgIiQ6WCgPgTwNLGwtetq2I7GsS4V4dt6248K6MV0shOMj7b37&#10;Gw8+AoiqVLTNlgqCcGJUFcJl0xNJF2rJzJxYtu22jRKO42xzVBhgoBEQBDhNxVhAzMJnqDSnhuOE&#10;tEfFkPdMetVyMDqMKt8PTk20d7+NIk4S22yLMCilK2WOY10sqGKhuHk9KiUinCSm0Upm5tp7p0CE&#10;fA8Qm4/v0aUCehoBhRA7GRUBgDyty2WbJPHMvD/Q13fB2V5f5bh8sTkcy7nvvvtWV77hDW+4+eab&#10;tdZjY2PnnXdeb5sf/ehH99xzz/bt20/2xE8+H/vYx173utetrr/hhhs+8IEPlEqlJ8UQR0Glcly+&#10;O42OjvbeafV6/cQs54orrlhRs7CwMDo6etKHWG2cVa1WT8yeOE4KThPlcDgcDofD4XA4HI6ThioW&#10;ips3FDdvAABAaO+ebO+dKm3ZsCI7nSqEYNlGCbcjVSqoYqgKAceJjRMxBF4WWllK9JJZRokIRwkC&#10;kFKqEAqCpN1ccAICYi2wkO8hUvYkncKAwgAEhFmszURKImCYxVhhS4GPCOCJpAYVgTAAiLVIGggp&#10;8MWytGNQAIqU7wsLMyMiZPZTOQiU66mycA5KFiDKI0MIgEqLpJhlolMEkrMUnxHJxFRImMXbKPBV&#10;4KtSwSuXguHBA5k+mUZDRLxK2R/sJ9+rbDutvXtfMDwYTU2bWtPrKx/yqoUjQ+29kxT6th2j55GX&#10;P1tATytPKyiASO68ZJqqUkIi0JpbbVUsqGJ4wH4xM+DSQAggbDn3LifMI15ag7EAAMxAas0eOgGr&#10;PJueabVhSLxKiTzPH+pfc1hdKelKSURsFEuccJLGMq8RvYG+0mkbS6dt0JWSP9hHxy6VkcPhcDgc&#10;DofD4XA4HA6Hw+FwOByOJwucpLUfPtTeuZetTRdq6WKd0xQASGv0NOo8v5tpt6VWjwFIa10pizHR&#10;/plwYrTvvDNXqE0OgYiNYtuO2JgsYEShr4sFOLAUJplfXLjnPtNomUYrmV+w7SibHnkeBj4iirU2&#10;itN6I54B8n2/vyrGtHfvq557ZmHjBADU7t/RfGSnjeJ4asbGsfL9cGRIV0ppvRmbWUwQALz+arYQ&#10;sWwazXS+JtYI5/qnjvOSLEs6mHsf5fXZAvK/ex2fetaSRfg6uQKXLbkrUsLM7mmF+1BP58v6xe65&#10;givarzRvykbvKLF6zsr6yIZcKYjqGbh7Kq2axcqL3DlHOmoyQCSELP4lnKVfXNpJoSz5onAck+93&#10;JUZrgp5Ga/MDrUyzRakBgdbufYUN47pcEmvSxQZ5OlmolTdv8EeGVuQiFJF4cjqtNzhOTLOdS5KE&#10;OTVAtJSCEIF8T5TiJOU4Rk/bdlsFnrVsoybU6qhVMjvf2rXP76+qUgGIzGKdmW2rJalBrXWxhFoh&#10;olkEGyUUhsnsPHqebbVNOzK1OscJW8tRIrUGEqpCYBCLm9aFY8PdqUqa2nZsm610YTGZX/QqJTF2&#10;5pbbK2efXj59Mzg3Hsdx5pZbbuktKqU+//nPv/CFL+zW/NEf/dHP//zP97a58cYbv/CFL5zsiZ9k&#10;Pv3pT69WKw0PD//bv/3bZZdd9mQZ4uiwnQyzXYrF4hPvdnx8vLe4f//+Q57ysY997E1velO3eNFF&#10;F91xxx1HOu7WrVtX1PRaVJ2AIQ5EHMcravr6+o50aMeTCKeJcjgcDofD4XA4HA7HKQF5HioCBDaW&#10;lstPgqGBVjtSYWCjmAIfterRL0mWiw7YimTJ5RARURFbC4AcxagVEAJ3E8YBAIi1nKaZSRQVgmUP&#10;xBFQUW/GMlQkqQHMU6+Rp6wxkKW4UyTGitbZR0iEhKB9IqIwzEex2diAAiKCCMAAiFmOtx7Pbsxl&#10;UpZBUhFBojyIIktBo05bQspDS5iLqkRXyuUtGw+m3hFJ5msqCCjwC+vHAUAVC6XTN8uOR029Ge+f&#10;odBXwSHEP6pU0OUSCKSpNY2mVynnAb+lDUQg4jgh3/P6KtneJu3oIH2KiKk1yNMY+MKCiky9geVS&#10;r7ILlUJCQBBmBAUHR4STFFh0pYxKFdaNrbbMWj5l1IUQCiEAmFbbq1YK68YGLrvAH3DPxRwOh8Ph&#10;cDgcDofD4XA4HA6Hw+H4MSWZW5i/6we21U7mF5O5BWBRxYI/NKCKIemV716KtaYd2XozXVhMFxa9&#10;/j5hTmbm+7ef15VwHAjTbLX3TiUz88n8oqx6WxqJvL5KMDwYrhvzqsvS2zUf3VW770EbJ9G+/abV&#10;Jq29vqpXLVMhxFXTs812uliP9s8k84vh6PDCPfe1du9Na8143/5koWYW66BI91d0pQyetkmazMxx&#10;nNooUoUwV3ax2FZbjEGtRBisXdIaYSbrya2VhDs+TZKHuDhTNGXBsI7kqauXWhJTLVc7rXmMsLZV&#10;k3TdpHIZ01Kb/JROXU8awuWjdARRHa0T5n1m9blwqmdwXDq99xPpLHb5hexMEUQ6vlaYTRkRiCCX&#10;kvGSPxVk8i8EADYGleI4QU+T1geyoEJC1EqMIa1Ra/I922qbugBAe88UeRqV4iS1cewP9KtiYYUg&#10;CoSjPVOm1baNto0j8jxVLnI7BkCxFrVaY1wESU0+vTQlrUGArYUktRjnUT/PF5OAgAgDki4Wsphv&#10;drVVIUgWa8nCYrpQ8/qrkpqkVs/6FGsRET0NIhyngNR8ZGe6UCusG9OVEiKi75Pve30VsZzML6bz&#10;i6bZCkaHag88lC7W+7efd/AQocPxBPnyl7/cW9yxY8eWLVt6a174whd6ntcr4fjiF7+4b9++iYmJ&#10;kz33k8YPfvCDV7ziFSsqr7vuuk9/+tPHyrvpBAxx1OzZs2dFzcjIyBPvduPGjb3FqampQ55SLpd7&#10;78wf/OAHRzGuv+rtlCAITuQQB6LVaq1e71GM7niy4DRRDofD4XA4HA6Hw+E4JVDFMBPzSGpWfVTQ&#10;pRKIcJKYRtOrVqD7dB5xKRvZcrjezIyessaZ9AiVEhCxbOMEESnwUCkVHjQ/H+cRG8TuE3MEIski&#10;IERijRiDngYAYQYAUop836uWTKOFhKAU2BQEAIkUASIiiGFCEAbAjrEV52EhEMn6EebMJCobsze5&#10;HnQkWJLnkEMKfEQ8uJ1R2mhykhQmxsj3w/V5oqDKti3x/hmxtvX4nmjPZGHjuq7105ogYjg23Ixj&#10;r1pKF+qm3tArZFEspt4QYa9aIe15/ZV4dr4TAFoDydpb1tUyaU2kmG1ab5hGU1lLhTALh5Dv2XYb&#10;SYllkbXSugmAyLaRMQZBpURkbHSUPC9cP0qHEnotzT01nCReXwW18vudebrD4XA4HA6Hw+FwOBwO&#10;h8PhcDgcP6ZE+/bP3/UDG8XRvikbJ1655A8PHCQQg0p55ZJXLrGx6dx8Mr9oGs1wYnT+ju9Vzzuz&#10;tGXj6lNEJJmerT/0WDK7AAC5Q1ScSGqyUBESoVYU+KbZSuYW6jse9foq5dM3h+vGELF234Nzd/8g&#10;mZlPZuZBRBULoihdrKWLNUQk36NiQReLqlRAAFRKV8u6WjbNdrRvsvbgw0gkxmYJB20UU+Apz5co&#10;jpNURGy9IZY5SSn0qVgAADE2C+hwPj3BTlLCPAzUUSTlYqJ8kdlfQktCJuzKhqTr+7RMwbSG4Gl5&#10;bEgy16auwKnXdCofEAi7cwABwKLvnzk42pkt+KS6w3TdnrodLl3WjnlUZ95ruz/Jkg6rs6YDiJZ6&#10;+883I1NTCWehrtXtAQC1EmYxFhRBapgFFfUkXsyijZjlW0SlxFhhliTVA1UkMo2WaTQ5STg1SIQI&#10;gIp8nSws6soyeUB7737TbGeNVaGgiiEAcJKKZRDArhRQsgSUBkQkSwlpLVtGBJukgJhfXbHMFgEl&#10;ipEwj65qsXEsIthsU+irILRxwnGKqQVCmZ3nOGZmsCwipJQoQgEAYcvcbJHvJzNzYoyulMOx4W4Q&#10;EBUFwwN+f6U9ORNNTnOUAIBYHrz8QucW5ThOGGNuu+22bnHLli0rBFEAEATBb/7mb/7P//k/eys/&#10;9KEPvfvd7z5Os7r33nuPkw/Sb/zGb9x8881PsJMkSV7wghesqHzrW99600034TH6Uj0BQzwR7r33&#10;3t7i+Pi47x/uywwHYdu2bb3Fffv2HfKUM844o7cYRVGr1TpS06rFxcUVNZVK5UQOcSCazeaKmkKh&#10;cETjOp5cOE2Uw+FwOBwOh8PhcDhOCbxqBbVCpWwUeX0rH2GEY0PNdqTLpbTWMPWmrpYO+fCaUwOd&#10;cBEAgLWAgFoBM1jL1lKhgES6XIRD9NQNnSxVkSJODPmeiKBSkhrRChHF2CzegFqlC3WxFgSFrQii&#10;oixloICIsQAiLAgAnZx5iCDdOIhIHnSxDJn3FHQiRJlnVDc9HRGzRbYcx2JtPD0XjAweYEc4mZ5T&#10;YaArpfLWjdRRMaGigUsvmLn1jsKGidauve1de8P1Y+qgmXVQqeK6idbuvbqvbGqNtFZXpWJmMCXM&#10;ptYUa3WlTJ4OJ0a6QTuxvMbmWmvqTbGsKyXlecHEiC4WW7v3eQCm1bbtiJNUFQvoadQKkVCRWAtr&#10;iaKyLblm8zYA0OWirpRI63B8VB9Jqqe01gBAr1IOR4ddgMThcDgcDofD4XA4HA6Hw+FwOByOpypi&#10;DKdGRMjTqPWK96Tbe6cW7rw3XqhH+6YEIBwZ1JUykDqcnkmrYHTYq1bak/vbu/aG4yOLP/iRiJS3&#10;buptltYaiz/4YTK7wGmaztdMvcHWIiB6mjyNnkYAZuEoNvWmgCCRrpQ5TtLFOv3gR7bZbjy6y7Yj&#10;02wikgp8TlObJIgIgKgI44TacTq/SEp5g31+Xx8Q2mY7mZ0XKyCQzC2I5SzDIIWBJGjSOgBkcStO&#10;EmEGESCy9RZ5yjTbwsxJAizkeULEkmbBOJGuoEg6Rk0oACLSqcclwVRWg0vBno6JU1fp1LV66mmO&#10;mecUEuRjrFAddX2ocnFVpk7KQQAYLJSeddqZeSmb8VL3uaoqd69a0TX2lHojVF1Z17LmvdKtZeZW&#10;3ZBj7v8EeeAPASWbLUN30tij0QIRMRaIAJiNQUBAg4p6HZCW1kqEigBArBVFwEyBr0VMo2Wb7SyV&#10;pCqXOE44SqxSnJputsR4ZtY0WqbZ4iRRpaIKA4DsLrTCFhDzLxMRjlNhFhFgFpZ8X4RFcGm7CAEU&#10;CgsLIAhz/olhtokkKfm+WJvO11ARCNs4Ra3EMmqNxgCi8j1UqrtCtJajmJNE2PKsRcLWztgfHvQH&#10;+pZ2X+vi+rF4dj6ZW8hilIs/+FHfBWcf7fcJh+Ng7Ny5s7d43XXXrdns9a9//QpN1Pve974//MM/&#10;PH4KjV5nnmOIXWVjeBTcfPPNK/btrW9967ve9a5jOM/jN4SIrHAo+s53vnPJJZccUSef/OQne4vP&#10;f/7zj8mqzzrrrN7igw8+eMhTNm/evKLmscceO/fcc49o3BUSr+Hh4d4tOgFDHIjp6ene4oYNG5Q6&#10;rJ/iHE9SnCbK4XA4HA6Hw+FwOBynBP7QAADoUtE22jC28lPUOpwYae+Z0pWSqTfTWsOrlJfcolYj&#10;AsKSxTMIRUA4ExeRWCsCWZo0VQzRO9SvxtnD/RVDZZ5RmYzJVxIxxyn5nliLWosIxwmI2DgRYSSF&#10;JCKSRy4sg6wQREkWLcjiHJ3wTzZOrobqRjXyfHVZjEEEjEVmIJLEpM0mzc7rUkEVVz4/FZF4cpqN&#10;La0f18VCaXnUTZeKg0+7ePbbdxU3rWvv3td+fG8wNuRVKwcRBVHgFdePt/bs09WKaTRto8lpqjxt&#10;m5GAeNUyeV44PqqKBY4TyBy6VjwkFTBRxK0ICbP2wdiwVykDQGnjuvbUNCCw79lmy9QbqDUFPnge&#10;MgOmnBoVeL1dCVtOjRiDSlEh9PoqpHW4bkwVDmoCtnKbOF1Y1OUialXYMHEUt7HD4XA4HA6Hw+Fw&#10;OBwOh8PhcDgcjlMTETH1RrRvOp6dN7UG97wyTlrpctkf6vdHBpXWtR89Mn/nvabRTGsNVORVK8n8&#10;YjK/CACktSoVvHJZlQ7xLjuFQWnT+tbe/e19+wsCtfse1IUwnBjNZtJ8dFf9gYc4SeOZubTWQERd&#10;KQXlkiqEmaBlGSymHdlGM6k30vlFYc5SzgGAjWIkQt+zSYJEgMjCwAJJlqgOyfNU6PN+m8wuAKIY&#10;K2xtO7LtWIwFywCAgaeLBQqDbG5g2TSaYiynJovv2HY7XUyQlLAFQAp8VGTjTN2DAoIdg6Nc+CSY&#10;Sa2Wxbw61yGXS62IQvVIabreTZ2Dbj32CItyf6lMWiQAlHfb0WQt+VRlIy6JdQQyjVUmSELoelRJ&#10;VxS1dAir9FErjlFyKdfyyXf9sDq1XUHU8s+woxyDXBclCCirXKZyfRp0siciCjNSjxoLc6soyGKI&#10;1gozas3Gkk8UBtBoZfc8KtLFggGwUYRat/ft98pFAOAkSWYW2BiO4yVBFAAbCwDCkkVXM/cwEBFr&#10;M7ETEmVuUYAEzPnF0CqL5IpFEJvL2RQBIlgREBCw7SibD6cdJZhSeSyVJbvNenebtMJSgaNYWMSY&#10;eHrOG+iLp2clTYPR4Z6WGAwPIlI8O0eeBwD+YH9h/fhRfuNwOA7MXXfd1Vu89tpr12y2adOmK6+8&#10;8lvf+la3xlr7j//4j7/6q796sldwoonj+O1vf3tvzfOf//ybbrrpyTIEIp599tnf//73uzXf+MY3&#10;jkgTtW/fvhUKn1e/+tXHZG4rfKIeeeQRa+3BVUBjY2OVSqVer3drbrnlliMVLP2v//W/eosve9nL&#10;TvAQB+Lhhx/uLT7rWc864j11PKlwmiiHw+FwOBwOh8PhcJwS6EpJFQu6UkprddNo6fJKv2xdKoZj&#10;w9HUdC6LWqipSokOoGiSTlQAABFQhIEFPcVJCoTke2IZBegw8sd0U9TlfS6rBAp8ECbf4zix7QgR&#10;USsxFjXYOAHI8uqlwgzGZtMS7qR4ywIV0pFLdVLoSScQA5gFGEAsL6Vey8dHUAoBxJgsTiKE3I6T&#10;+UVUVD7jtBWBpGRuIW00g5EhCvzqBWfhqodffn/f8E9cOnf7PbhpfTQ5HU3NpLVGMDRIheBADvIU&#10;BsVN69t7ppDINFum3jDWou/7/VXyvXBiVJdLAEC+h0SodZY4EAiB2cYJR7Ewk+/rUhG1CsdHly46&#10;YTg+YkvFeHqWPM1xYtuxbbaAxSaJiECS2Cy0k+WWY4FsY5GoUNDF0KtWg9FBPMJMP8l8Taz1B/p0&#10;qRiMDh2re9vhcDgcDofD4XA4HA6Hw+FwOBwOx+FjGs14Zt7U6qbZ5iQVEdJKFUJdKfkD/f5Qf689&#10;zuEgItHeqcbDj6eL9SylHUcxZ+EbAEAk36PFemvXnmR+kVPD7cgaNrUaAiAF6WIdEJAQlWKtOUnT&#10;xTp5njfY5/dVDzYwUWH9WHvvVHtyuujp+XvuH+2rUBgsfu+B1u59pt6IpmaAJRjs9wb61pBCLfWD&#10;ulTQpYIuF5uP7U7rddNog4gwk/a8gSoFPmT5AS2LSBYgA2FgtqnhepLtwpJ+hlBEVBjaKAIR0ppT&#10;o0rF3F+IGdoRao0iqBQnqViLSCwGkVSxgApFAJiRUDgXF2U7nf2VzaHHJKqXZR5Q0q3Ki0tuUt1z&#10;e12bOvojzN2WcKkTWGq5bMyOygnrcbRzcb6eRAXtFX2/6PklLyj7gSLqyLa69lOC0smZuCpKtuQO&#10;lTldIeKKZSxpoJavMx+ks0yB7iAAKCjYyZ2IS0KnpZt4yY2rcxEBYOm2yQKZlgHyboGFo9hqRV5f&#10;dqsLi7BVfiGZXxS2HCXCwnHCUQQAyfyiGMtRjJ5H1orljt8UAwAwg6fZWElSERFrQQAVAWJ2DMKd&#10;y5lLsxAod/8iFJvJvQCJhACs7UT3OBN3odbMDKkFQgFAX6/5FYGI5PscJ6g1W05rDV0qJgAAsEwW&#10;BeAN9rFJk9l5VQwXf/CjYHQo00c5HMeQr3/9673F7du3H6jljTfe+NznPre35i1vecurXvUqOsL/&#10;zp7sfPnLX+71sPJ9/9Of/jQeOE/rKTjES17ykl5N1M033/ybv/mbh3/6O9/5zt5iGIZXXHHFMZnY&#10;6OgoEXH2gw0AAMzNzY2MjBzkFCK64YYb3v/+93dr3v/+97/2ta89/EEfeeSR22+/vbfm5S9/+Qke&#10;4kA88MADvcWnPe1pR7+5jicDThPlcDgcDofD4XA4HI5TAkQsbpiwrTZ5Xjq/qEqF1U+mvL4KAMRT&#10;M9hHptE0tTr5viqEqNeWvojkOeY4McIMqSHf8wb6bLOVhXC43Val4iEmRgQASCg9z486wQ1ABFUs&#10;mUYDteJ2DJ7mJCHPs3ECABQESMhaScpIyMYKUqaCygI2vYKoPIiRLbtn7R1ZlEWlVho3iUCWMg1R&#10;EMRaG0Xx7LyulMPxpcdbyfxiMjvvVSv+QF/59M3h8pDA0vb2V4evvmL+ru+jUqbeiKfnWrv3qiD0&#10;+sqqVFxTfoZIfn9fa88+jmPyPUAfBGyzrcPAtiJgQU8DKfI9aEVsOa03AECMAQDyPF0uoad1oRCM&#10;j6zoHxF1taxKhXS+liwsUuCLZUlTqQMnKRsrUUyezkNNWqEiTlMEpMArbF4fDPYf6R0oqUnmFrxK&#10;WRXCyplbju2zV4fD4XA4HA6Hw+FwOBwOh8PhcDgcB0esbe3c29q5J61l0QSbqXEABIjI0+R5gEie&#10;LqwbK27Z5FVKh9NtulBbuPeBdLHOcZIsLJp6M4v4oFKZsZJYK2lqGi1ODWrFUWKTRIxRWmG5DJoQ&#10;CUQ4SbidAFsQQK0o8NPFWhyG4YYxr1w+0OiIWJwYa+zc09o9WVw3Nv1fd6JS6fxiulBLFhZVoVAY&#10;H0HvsF7jNLVGe3IaEMUw5EoSIt+zjZaN40wM09nKZZogNsxRnNsjEZHvq2IJ2m2Ok0zTwqlRStlW&#10;W1dKACAdF6BszzMzHzYGEcFDThIKfIBchINEIpy5HWWRLhbJZFKZVmrNgEvX4AlhxaxzSVM+9WX/&#10;gCwd56fnLUUQUDA/v+tANdtufv3RB384M7Vzcfaxhdm5dmv1TAhx29Do5es2X7H+tIvHNxQ9H0UA&#10;UVBAcIVjVc90sr86s0XB1bKt3jOXdFTZySidrckWJdIRZHUayRpqLFgSHYEAAyjsTaqIAKKg4xPF&#10;IiLMNophsdaREQqIcBQLpehpsda2I05SThKbppIasQwIpLVtRxzF5PuqWOheWbHZjSdiLSCgVojA&#10;WVJI7phvEWbZIXPzK+ZcIweQJaAUy6gJlRI2IpkoEUQALANby4JEFPoHCv4CACpCRWKsCgNAsO02&#10;ACQA5HneQF/vl144OtRsx9HUjAqDxoOPVs8783C+0ByOw+f//J//01vcuHHjgVo+61nPWuGWMzk5&#10;+c1vfvNA1lJPVW6++ebe4oc+9KFqtXq0nZ2cIa677ro/+qM/6hZ379791a9+9dnPfvbhnPvII498&#10;7GMf66350z/9U62PjZSDiJ797Gd/5Stf6dbs2rXr4JooAHjVq17VK1jasWPHd77znac//emHMyIz&#10;/+Iv/mJvzcTExOpzT8AQa7LCj+uiiy56olvsOLVxmiiHw+FwOBwOh8PhcJwqFE/b0Hj4cX+wP5qa&#10;to2WXiuU5fVVyPeifftRKRtFth1xkqDW5HvkeVnkJm8qgAJirW3HnKSoCLXyhwbI84LhwbRWt622&#10;bUeodR65OQBZn4gkbKEjshLp5mdDCjwyoW3H5GlhFgYWABEKfCQEAPKUGCsEwIzMeRAIO4Io6cZr&#10;APPUaQSZcoqz/HkiDEjIlmlZAEDYMgCQIlBKaW2jmJOUtG7t3OP1V1UYiEg8PZsu1LxKORwfCcdH&#10;queccZDFqmI4dOWlzUd21h98VJdLaa2RLtai/TMAQFqT74FWhCQiYiynKacpAOhiIRgasHHCceJV&#10;yhR4th2ltXqysJh1y1Fim01JU5saVS6qQoECD5Uiz/OHBnSldCABEirlDw/4g/1po2HqLdtuo++l&#10;C7XMPAqVJj97soGAgMxetazLpaAn4HGYiEh7735ADEaG/MH+wvrx43ijOxwOh8PhcDgcDofD4XA4&#10;HA6Hw+HoRaS1e7L2wA6OkyzEYJttNmZFK0RUhVBXyhwnrZ17CxsmKuecroLgwL1K8+HH6z982CZp&#10;PD1rGk0k0pWyLhVVMUDKYy6m2W7vnaIwsKmxtQYbg4BIBEFAWqFSnCRiLQCgQkRiy5ykHMWgFXnt&#10;ZH7Rq5aD0eEshtU7ARsntt407bZEUTJfS2t1RCDPz1QoXqVMAz5bqw5DE5XWGtHkfknStN7kNMXQ&#10;lygFYdNuEymIERUJC3QDT5k3UhZvsgwgYgwAgo+oyCzWUCmxjL6HRBzFbAwgiA2RFKc26weJsqsg&#10;mdwlcwRC4DjJdVwiSIioOTVZMR+9K+05UAAoUxGJ9DbodYuizKhJBDDTOHWNlRAEpKMDylVEuMx7&#10;KrHmm5XlHRIAAIAASURBVI8/9H8e/P63dz3CInBQWORHM1M/mpn6+3tvV0Tnj677mTPOu+6sCwKl&#10;uz2uqYxamrYAIDIIdYRSHd0WdJVS3cVKx0JKAKm7gGyV0mm5fDd6d215tQgzGNurqcv3PEuzaIxY&#10;ywmg1hzHmc4NAMVYwVxWRwAiYok4SYFF2CIityOOAEmRl2Sx1OyrCYzJ7wFCVAoA2JglQRR1TLVQ&#10;RAQz47JOakgk6tweggJs7f+fvT+P8+Sq6/3x9/ucU1WftZfp7tknk2Wyb5AIwUT2TQiQK6IoKILo&#10;V0FADQrC9Qr483KvqNftiggICFcD6mUxAZMLCAomkITs+yST2Wd67/6stZzzfv/+OPWpT30+/eme&#10;nrUn4Tx5MPlU9alTp05VfT7dn1PP88oyrxAQhACyPUBgQCivezFQV/HKhWUxaQIE4fmiGJh2G6UI&#10;p+dksSAKuTcEFMH6sfb+Q0mt0dxzoHLuWX13qMNxPDSbzb1792aLV199tZTLunxKqfe///3ve9/7&#10;8ivf//7333rrrSe8YZdddhkf6a1vTVhcXPzOd76TX/NzP/dzT7ldXHHFFWedddaTTz6Zrfmpn/qp&#10;Rx99dP369Stv2Gg0+tSp9evX/3//3/93Att23XXX5Z2ou++++4orrlh5k0svvfTFL37xN7/5zWzN&#10;q1/96ieeeOKIIhkz/+Zv/uYPfvCD/MpPfOITS6PPTsEuBm6b3yM4J+qHAOdEORwOh8PhcDgcDofj&#10;dEEGfuXsM+rGWA+nVAqEHPB3qywWStu3xDPzySLKQmDCmOLYtNoG2gCQ+ktMph0yGSZmQ0JJWSzI&#10;YsEbrgYTY9n33ayNbrQU4srfgKNSbAgS6FpJlM5bBgKBiOMEfQ8BKIqZmWI7uRqxMZB6TwxEzABE&#10;YK0nyMal0iGRzsgQopKISMag6Eyqx2xn+7P/gt2GGJhRCUCUvgIUsljQzZZpRyBE68l9pe1bopk5&#10;E0b+upFgfF2wfmz0ikvgSPFHKERlx5nFrZsaT+xp7z3gDVcpSUwrNO2QkoTDmIgAEaWQxcAfGZKl&#10;ogh8RCxu2eiPj0Yz8+HhKdYGAMhOKUfEhtoHDsliwbRCVSoKzxPloleteEMVWA0CvaGqN1RlAIqS&#10;ZH4hnJoxYcRhJDxflAKU0jRaACiLBa9aOeIx9sEA0aEpiqLilg0i8Ecuu/Boa3A4HA6Hw+FwOBwO&#10;h8PhcDgcDofDcWyYKF6458Foata0wmhmzoQhCqEqZa8YCM8TSiIKJjJJYtqhXqxFs/MAoIrF1v5D&#10;83c9UD3/7OKWjf7osBqq9EzBxrx43yOtvQeSWj2anGWEYHzMHxkC0TMEkNQa0eFp1to0WwggiwXU&#10;xrTbyEBRnEQxSETpARkmOyuerRyYGKLYRJ28nThRcwteteyPr0NPmWY7mp2nKAIG1tqaRclCzbYQ&#10;hZDFAgMnc4vJ/KLwfX902BuuLttFrXZ0eJriRNebACB837TawMSIYIgMAQJKgZ5nk6+yHiAiiJJU&#10;JkFEJVkb3WwBIiQaBaKUCABCUBSzIZ6ZR6VMGLI2bAgA2BhmAGZUspOpZUAyJRqA2RALtP9jw4yI&#10;3Qfxl3OI0v5DwPxwTD5RSUB+4KyTy8QAyMBICCILTOpES9kNZ1qNT99927/ufLAeh8dyKRLde3j/&#10;vYf3f/Ku//z5y6/6yQufUVBe1ralB5MKTthpcwcCxjTMCbNUqTQwi4lRdOOzKM18yrKhVqI3/svq&#10;Z9xJDFtSGgEFSgEAph2yMWzIRlExMyIgkT1diABap0IUYKedwFobY1BqAABE1hqFsJWglAzAxgAD&#10;9AlRAIjInbZZ/avTBekhGG0QrEmFKJCZkQm4kx4mgOJYFnzWhrSxY7KcZlXleoiZEg3ENpArqTd9&#10;pcLJmdL2LfleUKWiLBbi+QVvuNo+cLh81rIxPg7H0bJz58784itf+cqVy7/1rW/tc6Juu+22xx9/&#10;fMeOHfDDwV133ZVffO1rX1suryrv8bTaBSJ+5jOfef7zn5+tWVhYOPfcc7/+9a8/+9nPXm6r3bt3&#10;/9iP/diBAwfyKz//+c973okUNV/84hfnF7/2ta+99a1vPeJWH//4x88555xscWZm5rLLLvu3f/u3&#10;s88+e7lN5ubm3vzmN9944435la9+9auvvfbatdpFHzMzM81mM1t8xjOeUa1WV7Oh46mLc6IcDofD&#10;4XA4HA6Hw3EaUd5xZvvA4cLG9a09B8KDU8WtmwYmCKGUwYZxb3Q4nl/AWpOLARCT1mwMEDOzQOTE&#10;sDEmioUSslBQpULlvLNVuWRrCNaPUxwDc1Jr6HpTVUorpEVJ3+M4AUQwBtKkJjtxmUDAZKHOwMG6&#10;Ed1sAYNphwDAiTaJBjtNHWI6MJEOADAIArLVZHP1pRFRKIQdt7DjUmCnymOyAlVqRgEjMRlCgYgC&#10;PS+dS06gDHwTRiaM4tkF3Wp7I0OlLRtluVTatmn4sgtxFVPmpIdcCIYvPm/o/HPCw9Ptw1Px7DzF&#10;yYAToWSwbjTYMFbctMF2YGnbZjYXJgu1aG5eN1rUDu04nwj8eHY+mVsQnlc++wxUcpUt6dkdgAw8&#10;sWEcGJJ6XdebFMeoFTJQHMtiEVF4644uJIqZo0NTSaNZWD8uy6XhS88fGFDmcDgcDofD4XA4HA6H&#10;w+FwOBwOh+OEoxut2e/fZRrtcHomWawL3ytsmFDVCubMJWamdmLqraTZBGL0FLXaYaOFs6gq5Xh2&#10;Ptgw7o8OC98rbtlY3r5FVSvcEaKimbl4bkGVS4WNE7gkwUM3WuHhaYpjXW+iFN5QOak1ANhm2nCi&#10;GRg0AmjhCRQKPLRxSbZZRMSxpiRhYyiO7cBTtFBHZBSSDVEYmjgGtglBDMbYjBssBEyk6w0AFL4n&#10;Ctq0Wu1Dk95wVXo+A6MQKKXwPVnwmbh9aIq01vUmKlttxMYAIhAzAAKjkCCk8FR+JIiZMYxZSdAd&#10;rcUQCLTDT4AAymOtyZh0mj8AY4xg5sQwEwAbrbGTAgRANp8HiImoE/LDyMhAYG0XZshGvZYRojp+&#10;EXKasJSuxyVlshedyCngbgZTPlQKEICIv/jIPX95+7ebcXT8l+VMq/Gnt33z7+657ecuu+pnLrnS&#10;k2qA4JXGVzEAipysgwgChD0Bab5Vp8HMqTzEqXaU89c6Eygi5xYHdF9PslY68qg1eN6SEdWOqiQk&#10;RZHNEGNmlALthI3MDDaLS9hqEAAEijSJiwEAiOxUiZ1hSkYp0qFSZrB19gpRnT7g1HGyOlPnkIAY&#10;jAEAylKv2N5LALnrgY3WLYOAzAzEzDRAF2NmTcQMMQrfpzCK5xYAUdcaqndORn9kqH1oyrRD50Q5&#10;Tizf//7384vXXHPNyuUnJiauvfbar371q/mVf/iHf/iJT3xirQ/lFHHLLbfkF7/4xS/6vn+slaXM&#10;zs7mXZdTsAsAeN7znvcbv/Ebf/Znf5atqdVqV1111Ute8pLrr7/+sssu27hxo5SSmRcXFx999NE/&#10;//M/v+GGG/qqffe73/3CF77wxPbwueeeW61W6/W6Xbzppps4U3CX5+yzz/7whz/8/ve/P1uzZ8+e&#10;c845501vetOv/MqvXHDBBSMjI0IIZq7Vak888cRnPvOZj370o8aYfCU7duz4x3/8xzXcRR/33Xdf&#10;fvHNb37zie1qx2kInp4BeQ6Hw+Fw/LBxww03vOENb8gWDx48uGnTprVulMPhcDgca0M8vzj7n3cm&#10;9Ub74JQqF4ub11vhZ1mIdbNpWqEJI4qT9FtzAF1v6EabokhVK/7ocGnbZlku5rdjY1r7DlEU63qD&#10;kkQEgSwVUQz4SoiJkvmaTT0ShQAFmigGZiEVCBSeUkMVYND1hgljiiI7NxsTZX90pyM3aTAUMAJy&#10;NoSD6VgCAEphR7myPbOhNGfK2NEARCnSQSYhUApUEn0P7aABAWlt2jEwoZLBxLryWWcEYyNDF59f&#10;3LbpiN92rQAzUxiZVtvECRgDQghPqXJJFAurrNaE0dS3bk3ma+1Dk8HEmD96dObSkjPC4cHDutnW&#10;zRaFERuNXjqHYmHjxFHUk+j2wSmKomD9mDcyVD3v7Or5Z69+c4fD4XA4HA6Hw+FwOByOU8BrX/va&#10;L33pS/b1Nddc893vfnetW+RwOBwOx4nBtNrT373DNNvtA4coSryxUX/dcN+4gwnDaHrOtEMm5jg2&#10;ccJa23ETihNgFr4nPM8bGylumJCVEgpR2Dghi4Xmk/vimflobt4fHQ7G18GS4QxKktaeAxTFSa2B&#10;SnrVioli02zpRouBEQUbw0QoEJUSSmGgBmkqTJEmra1GhUrZ4Rs2hBJBCOF7wvdRSV1v6WaLokj6&#10;vjcyJEtFThLTaptWRKRR2CnwUBULslTIlCJENFHExNSKABl9L5mvsdakTTrLnkQwxMyopBBCFPzM&#10;TqEoJmOsASWUZAAwxMTQGcBCgWgTKohIG0QAFMJTZFODUpWl83xpn7SUvuDcOBcfKeeou3WaRIT5&#10;ijs5ULk9cc9WLACzza0NZg2ax2anP/ydmx+YOngyrtKzR8f/+GWvPWN43ZKjYATM20tdLQrsUGFq&#10;/Az4aW9XpDoZIggEO8din/u0MoggUKheI46IDQlPMgNrw8Z0T1b3xAEKIaQEBHthoOqmLHQGKA0b&#10;yi4DVNKOY7IhAGbiriXY0ztkk8kYATpDnN0rpDtlZCcDjFMJK20Viu51hZDuomdHDIbZGBAIiEJJ&#10;qwjKYiEYX1c576y+tjSf2O2PjgQT6zb++PPzx9jbZrbSICAez6Cq44eHn/zJn/ziF7+YLU5NTU1M&#10;HGGc+rbbbrv66qv7Vi4sLAwPH9fQ+VOFa6655tZbbz2xddZqtbywdAp2YSGid77znR/96EePrc63&#10;ve1tf/VXf3Uy3mquv/76P/3TP80W9+7du23bkV1QZv7FX/zFz3zmM8e208suu+w73/nO0NDQ2u4i&#10;z3ve854/+qM/yhYfffTR884779h27Xiq4HKiHA6Hw+FwOBwOh8NxeuGPDg9desHifQ8XNk6Eh6db&#10;+w4XN69f9utpABCoqhVVTWf8YmJgYqLmk/tMlEgpha+CDeN9QhQAoJSlbZvbBw4DgmmHphVSHMtC&#10;QRYC6DWjUAjhe8BstOZEo+dxogHBMHtDVa9SzkaVKI4BAIUduRDp11gMDMxkgNIp4bA7KpRNZ2fL&#10;IvREOSFKicxkDArBTIDM2tjCRCQAUCCFMXBuUEoAogQhUEpO9Nhzr/IqpeM8KYgoiwVZLBxzDbIQ&#10;VM87u/bQTq9RiWfmZLEgC8Gxt0dgYfPG9qFJAI6j2MTaUx5p7Y+PrrIGZk7mF+PZBRBY3LJBlkvV&#10;887uGyNxOBwOh8PhcDgcDofD4XA4HA6Hw3GSIK1nv3+PabVb+w6yMcVtm/qGIZg5np5LFmpkjGmH&#10;FMUAjFIKP0AlUAgA1o02JwkgxHMLFMWyEHjDQ6bVbh2clIWCabW8kSF/kBAFAOGhKdYmsQlR1QoI&#10;pCg2YchEgMBkABE9BYaAiI0BjYOGq1AEHgCTIRTCRDEKBGKUQgSeNzwsPAkAlGjWCTIjAChJUcwI&#10;FEbADJ6AWFCccBSjkNQOsSaF7yEKUBJRmDBkbVhrWQhIG+uoIAIqmY5DScmJBkMMyIZSZYWIDVkd&#10;BaVME4mkBMGUEBADABNAnIAQ1o0BAPQkekoAsDFADMBsrJ8DYOckzDyW9Og7A1tsh76wIzrlewgG&#10;ulJ5+SlTZNKSuZdZEdGxhxC6ZQjgb++69RM/+C6dtGyAXfMzP/fFz3zgBde+6Kzzl0ZFMdpLFRF7&#10;Yq+AAYEgjX1athtyKVgdc8qaaEf1pDwzMLDWLATKzlXBDAhsbMoT9RS2uxZp8Fbqoi3JEkl/JCQT&#10;cyZ4GWJiRGtMdU8EDEq1Yiag/v2m0VL5TThLxwJgRkBmAkQUiFJaQ2lJcBayACC0ZiBKydqQNhDF&#10;0ey8mqoW1o93iwoUhUC32z5zvFALxtdlDUnmFsLp2WS+phtNE0ad8kKWil617I+NBhvGValoS5so&#10;Nu2QjQEG4SlRCETg5zuNkiSeXYjnFnSzRVFM2qBA4XuqVFJDFX9sVFVKzrZ62sDMN998c7ZYLpfH&#10;x8ePuNVVV121cePGw4cP51d+8pOffPe7373WB3QquPPOO58Gu7AIIf7qr/7qZS972Rvf+MZms7n6&#10;DaWUn/70p3/u537uJL0bvOUtb8k7Ud/4xjfe8pa3HHErRPzUpz510UUXvec97znaPb73ve/9gz/4&#10;A6WOIKScgl1kMPOnPvWpbPGMM84499xzj7VHHU8ZnBPlcDgcDofD4XA4HI7TjvL2Lax17aGdKEV4&#10;aKq5e78/vs4fWdWkL4iQ1FvxzBwA+NUKGQMAqjxYCkIpSts2RdNzMYDwfdNqm3Zo2qHwPPRVOqEa&#10;IiDIQkBhBEJQHFMcM7HwPVUqeJWyaYeyGCSzTdMO2ZAIPOH7KJCZWRMTARkrQTHYedSQmXomgbNj&#10;YEIMnngMEZUEYkiICQBReAoAUEohBdjhFAGA9nt/xFgDEEoFSvrjo/HUjFc5Y61PKQBA+ewzwskZ&#10;JqIobh84XNq2SRxHVD0KLGxa33piLwD7I0N2cC48MOmNVFWlgnLZbDFKdFKr64U6Ge1VK8HEmAj8&#10;4UvPL23bvNY95HA4HA6Hw+FwOBwOh8PhcDgcDscPC4v3P6rrjfaBSTKmtHVT30xqbKh94LBphyYM&#10;TSsEAFEIZMG3wk+GP+on9QYnWlXLqKQsFpO5hebeA0KpeGpGFAJvdCSengVAFAI9JQJfBj4gJos1&#10;E0a62QJgVa2CQCDWzRYbAiYAgSK1fRiRiQAFJAaUHOh+YOBBM6Q4tulSCMgIKIRpNHCoilJQO2Rm&#10;ImIhONEm0YKIjAFtmAgAhKfIEBAzCiEEAwhfkTGm0WJjSGsUqFvtNOUJWEiRH1GyyVQgmBItpEBA&#10;ijUzMzEK0T/2lEt5so4RKgVEbAgBM3eFmSCL7gHoGD+crskpLgAdV8oeeVZDpr5gT4QUdv7tBEZ1&#10;bRzOHxT0tLPrxHQSogzzH373li8+fM/KV1qg1DM2bj1zZGz78LozR9ZtKA9FRreSuJXE9Sh8aObw&#10;HQf2PDY7tUINrSR+79e/9HOXPfsdz36B6kxuiICdRqEVhvKxV90UK8gipQZeOojd7mLsjB8udYD6&#10;tups0VlDbFOrmA1IgULYmK/UX6LOObJ6G+S6EhGA2Y5rYnfOSGYGIia2oVXYaRXYaRopO3/IbM+g&#10;rSqrICdi5SO9OO0HtulP3csRs73kLi2bRtU5SoG5GSkRsbMeUfgeS8kUUhwLJcODkzaNLeswGfhJ&#10;vQkAutkKxtdRkjR37WvtPWDCCJhNGFEcU6KBOM3O8r14LmgfmqK77kcUolgAInur5hFKeaPDwfio&#10;UKo9ORNPzzIzEFOSUKLTkCspheehkgCgKuXi1o3lM7cKm8/meCozMzPTarWyxVe84hWrUVyEEB/8&#10;4Ad/9Vd/Nb/yAx/4wLve9S7v6X5VhGEYx/FTfRd9XHfddbOzs5/97Gd/67d+q1arrVy4VCpdf/31&#10;v/Vbv3VSY8EuueSSM844Y+/evXbxb/7mb1bjRAEAIv72b//261//+t/5nd+54YYbjlheCPFLv/RL&#10;v/u7v7uaHKpTtgvLzp07Z2dns8Xf/d3fdT7qDwPIJ82PdzgcDofDsXpuuOGGN7zhDdniwYMHN23a&#10;tNaNcjgcDodjjWnvP7Rw38MmjKOpGd1soef5I0NetWK/NV4Kk9H1ZjxfoziWxWJh43g0My99L55b&#10;UNVyYeP6FfZl2mE0NWuiiA1RFFGUMJnOD9Nv5ClO7BxjzCR9XxYDVSmjlCCEqTfjWt2Wk8XCgDEK&#10;BhOGduo+AADmdPghmwsNEQWA8u00fN3tmIGY2Q45ECCClEIp6fsk7JR4GYhSoidZG0qMVy0BcXnH&#10;mcH46IYXXwOnx7c8JoxmvnuHrjdaew8yc3HzhuPJngqnZpKFmiwUWGtVKctiIZ5bMFGEiKIQiCAQ&#10;gYdSpvPJaWPixLRDimMElJWSPzosiwV/dHj48gu9Ts6Yw+FwOBwOh8PhcDgcDsfpxmtf+9ovfelL&#10;9vU111zz3e9+d61b5HA4HA7HANhQFje0MqRNe9/B2e/dlcwtRrV6aeOEGh7qph4BsDat/YcoinW9&#10;QUkifF+Wi8vWzJAs1oDZGxlS1QowNHft1e02IKhSSfieqpQR0U6BBzYEplzSi3UyRtfqqlQSxQAA&#10;koVaUmtQnAAzStEzWEM2bUmgUjLwQYh+yUgbE8WcaFtMFAqsNQDIQoBKqmo1WVikJCGdgGEmxsxo&#10;EgKVFFIAIrCNk9KolPCVLBRAYDK/SFFiZwDshggBCIEgBKIAYeUSJk2IgFLKQsDAFMZsDBOjkthJ&#10;4AFgNsSG7FOjnfEpRM8DZjYkPIVSsdFkDCfazvPXcaKwR8Kx0otdmdNTAAE6MhXD8lYPA9iNUl+m&#10;t2xuqb8SRABkIDL0wX//6r/ufHCFK+2KTdtedd4lLz7r/LIfwIoshO07D+754sP33n5g9wrFrt52&#10;9p+8/CeVkFnTEAYkLPW0mXMSGCwVxpbtpb71PYvZ7rhPNcNstsdu5zJlg5L5mC8UApjR92yFnGgh&#10;ReoBGtMdxyTqPe+9ZC3JRCXbJYZ622bXAzMh96zpHkhnzJRzR9MzmyTm9iQFoGCtUQqUwo42kiFq&#10;tUBIVS76Y6PFzRtVJZ00M55biGbmquedXTn3LOl79Ud3kda60UxqDdNspbeDvZsYgIiZKNEUxSiE&#10;CHxgBhSqWkJrSFo1y1N28sdksU5xLAJfKEVaU5QsjQQTSslSUVUrqlxEJStnb6/s2N5neDocjqcu&#10;RLRz586bb775zjvvvOOOO/bs2ROG4cjIyLZt2y699NKrrrrqBS94wUUXXbT6pKPj4XOf+9yb3vSm&#10;bHFqampiYuKoamg0Gt///ve/9a1v3XHHHTt37jxw4IDWulKpbN++/fLLL7/88st/7Md+7JnPfGYQ&#10;BEdV7SnbxXvf+96PfOQj9rWUcnFxsVwun4Ked6wtzolyOBwOh+O0wDlRDofD4XAMJFmsL9zzYFJr&#10;6GY7nps37RAARcFXhUB4HggBgECGYm2iiMKIgWUh8NeNqkpJlUuVc7Yv3PdwNDMfz82Xtm0+on6j&#10;m61kftG0QgYGYtI6nQINABARQTfbJoooioXvF8bXiXKR4ySp1e0IGRvDDLIwOPvIhBFrQ1ojYnc+&#10;NuJsEj77BTqgyKaV6/7JjpDO6EYsC74aqtov8ZkIIZ000LYRAEw7NK22PzZKURKMjRQ2bxi7+spg&#10;bHStT2bnnNabs7f+wLRarf2HKU6C8VF/3cjRVkJJEh2e0e22v24kGF8XbJzwq+Xm7v12fEI3mrrV&#10;pijum7ANpZTFgioWVLWMSqlyqXreWcUtG08TYczhcDgcDofD4XA4HA6HYyDOiXI4HA7H6YmJ4ujw&#10;dDQ7nyzWTbttZ4VDKVW56A1X/fF1hY0TIvf4r2mH7f2H24enkoVaa+8B3WwnCzUR+HbIQyglikVv&#10;qKKKfmv/YdMOk8UGGe1Vyuh7K0/wz9oki3X0pB12oUTrZgsZQCBKCVJK3wMEQCGUFL4HALrZokQL&#10;pfyxUUDQtUZSa1AUsQ2KQZFOa2frB0YGQESJQilAITyFUnaib5jaETNTrBEBfSU8D6WkKAIU1qEC&#10;Ih2GQATEbAgQUSlZ8EFiXxoQJZoTbcUSFJK0Zq27TkvWJkwHlQDSUSRgZmahlJ1bkLS2jlZOWLIT&#10;9jFQpssAAIAQKCUKTJ0opUhrjmOmTk6U6I04sgFEtk+gUyCfKMXc/TftQIDe3KPMe1lqP+Xln0zI&#10;6oIAKCKtf/cbX/7W7seWuyR+fMdFb/uR524ZGjnaq/q+yQOfvOvWW/ftWq7Aq8679PdecC12hCgA&#10;IIClul7+ALOGMwJyNzaqc6ScC+Gyrlq2ehljqs+Jwp6ORNHJbuq86JYUPSIaAorAS68sbeyVw8bY&#10;LCjuOY/cPaqBLVnaAX1eXH+2FYLIX1Sdi63nlGPnZuy2o+NKAdjxVimFQhUUbG+ZMLZ7LGycEIFf&#10;2r5VeAoAkoVaODVT3r6ViWSxoBvNaGaO4kR4nqqWVLGEBQ9FqmXqdhgdntL1loki0wrZGJschUqq&#10;atkbqgIAECWNVrJYoyiGTh4XIKpSwZ8Y90eGRcFHIZiByVAcm1ZkWk02JDzPHxv1hiqqXBq54hI/&#10;F2Z1+sBE8dxiPDuX1JumHbI2iCh8T5aL3vBQML4uk80cDsdpSBiGQ0NDSZLYxT/5kz+5/vrr17pR&#10;p444jqvVapYY9vu///v/7b/9t7VulONUcCqMQ4fD4XA4HA6Hw+FwOI4Nb7g68byrmnv2N3buVuUi&#10;xYluNE0rTOpNNlmOE6CUMvD9sVFVLQnfl4FfPnt7+axtKEU0Nw/MutEID02Vtm9ZecItVS6pcom1&#10;1s22DRTiRKdDPgJRKRkE4eSMGhlmMjqKlCd1rclEslSkKKJEo1x2+kPMxjTsokAGYGQEFIjMjHZI&#10;CQEEpkNr6Wx32Jk7DliwnauvU4mAQQMtAAAMslTUzRYThQenTh8nyquWx66+cu77d5fO2BxNzUYz&#10;c7reCMbHRKmwmshyNpTML8bzi4BQ3LRBVculMzaPXHYhIJZ3nNk+MBkeOBzPLfh2QM4GczEDIiqZ&#10;mmNKFtaPF7dsDDaMu5B0h8PhcDgcDofjqcWBAwfe8Y539K288sorf/d3f/fYKmTmN73pTY1Go2/9&#10;//2//1esYnr7py5xHL/+9a/PFv/hH/6hWCyudaMGcMMNN/zjP/6jff2Sl7zk137t15aW+chHPnLb&#10;bbfZ19ddd92b3/zmtW6147TDXSQOh8PheNrAzHqxHk3Pxgs102xRooEBPalKRTVUDSbWBWOjp2YW&#10;sKTWaDy+Ozw4ycycaBOGFCfW20EpkkUvnlts7TuEUha3bqruOJOB64880T44Ccym1Y7nF6OpWdMO&#10;7URyyWIdpRRKiTjR9boJY0QwYcTGeEMV4Xlsw2qYmTqDKQLz3/DbeeXMYkP4ykRpS0ApIAOIQgr0&#10;POErNsRa62aLogSYbfiSrjeYSNebpE2qDDEyMPaIJwjIwMwGCAxKMHGCqIXvgRAUJwzMxqC0ITPM&#10;WoOUKCTFsSHDzIgAiWFEIGsuCRmoZQaVMM13koLiBNIALszZL6kcRQSIxo4msSE7jsRMbBgJUpNK&#10;AFLnkJaoSp3DIya0EUZsCMBwkjCDFWNAYCdeqKO3WF+Lc74PcU5x4aW7sGFS0JeZBD02UKbCIHf1&#10;qa7PlWlEJFjy7/3bvywnRG0dGnnfj738qq1nHtu1fdmGLX/xip+6f+rg7/3bTftq80sL3PTY/duG&#10;R9/6zKu503oxKOtp6WJulDDN3+oERSHnspPSRC9Ee8AIy2hRSy6b/Pm0kVBMnS7P6X32CkhPRjo0&#10;2SnKDETAwEyQng/kTNTqbD9gzzzouupvFtuGdBSpXFAWcTeRzF7qmN6D6chpOlTauYyZU7PLpksR&#10;Go5sraQ1IDJiNLdQmBiNpmaLWzbYPmFtWvsOeUOVeH5RN5oy8IubN6hyKf+eyQDJ3EI0Mw9kKElY&#10;G+krBo+JGFAVAhTCtEMRBKbZ1vUGG2IiijUAIyJ6HsU6PDSV1OqqUvaGKqpaVcUCFAswDMzjptmO&#10;5xbCw1PJYq24cf3sf945fPmFpa3HO2W2iaJkbjGpNUwYUqLRKpelgjdU8deNCM87iqraYXPX3tb+&#10;Q3Y+UIoTSjQQAQJKKXwPlQIAf2SodOa24pYNqwkGPNUwJ4v1aGY+WayZVpvihIlQSuvfeiPDhYl1&#10;snQ6fgHicJwoCoXCf/2v//WDH/ygXfyDP/iDX//1X5c/NMF0N998cyZECSF+/dd/fa1b5DhFOCfK&#10;4XA4HA6Hw+FwOBynN4jlM7eVtm0JD0+19x+OZubS8B9iJgJgECL9vhUxGB8tbt5Y3LIhc5+GLzov&#10;np4vbtrQ2nuwfWCytHVTz6xjA3eolDdc9YarfetNO2wfOBxsGAcAShJdb0bTs0Iob6RKWqdf9688&#10;1pgOcHQmRmNGQJRoA6LIEAo7viDQNjL9VwgpUAo2TFHcMwvgQDpTyKlyManVTTuMZufhdMKrlsef&#10;+6yFux5EIVS1HE3Ntg4ckoGvhqpepQxKLlWVmJiiSNcaSb3BRF61EkyMCd8buujc0plbbbcLpcrb&#10;t5S3byGtk/lFXW/qZpt0woaEksL3Vbmkhir+yJALhnI4HA6Hw+FwOJ6iMLPJTZBhuf3228MwLBQK&#10;x1Dhvn37FhcX1/qw1oalPXkaQkRZO5drsDEm+xH1xgU7HBZ3kTgcDofjNMG0Q11vmjBirUEI4Xuq&#10;UlKV8mqeKWei1t6DzSf36kYLACiKKY7TXCYh0Pdk4Dce3y2DoHTmlvJZ21b1EDxzsliPF2q62WL7&#10;1LiSIgi8atlfNyKLg3/BZm1qjzze2r2ftE4W68lindIgAkyHNij1FWQQeMNVTpLFex9iYm+4mizW&#10;koUaaW2abTZEhmQhQF8xMceJjiJoIgqkRDMRG/JHq6wpaTdAa+4dGUE7FZrnCd8HAF1rWJ/HtEJO&#10;+ySQgZdmLgGw1qJStINHrE00M0dRwkRgZFJrsDYAzEbbutMIppzNIdBKFQzAbIgNISILZK1RilRB&#10;AQalUBs2hokEMSMwACeaAcBQJ+AmFZdIGyFVz3gFQ3paEZkNJ+n5BUTMJtND6IhbaThQR6FhBCRm&#10;1GQNGDvlH5NNJ4KODtVNFOoRQYiIABGBiIns9raju+lNPWFP1nLKyTYCVh69yqtQdrQstV7SkbO8&#10;4rZkw87IFwMi8pceuuebux4ZuJefv+zZv/ojzw3U8T4We+n6zZ977S986NtfG2he/fUd/7FtaPSl&#10;51zIveFX/TdLp/39oVjp6ewUwzQYKu2WzmXS1x8DzKhOhzMz5s9Fd/edRK/8Jh3vKq0aAQWmSpQx&#10;9koHgPQWYOprR1dqyipkWGHcjXuvNMyv7TbY9kHnYrODpdnFYpVCGw6FqfkHnUuUrSanNWN6cwED&#10;KqQojqbmklaoKkVveEi320mt4Q1Xw6lZ6XvB+nFvZGjpYGR4cFo3mhTFutlCBFksiEKAApnINFrx&#10;Qg0AhFIgkBNDWlOSgBU1pQTDFMcUx0IpimNqxxQn8dyCqpT9dSOyECCiqpRkuWgazXBqtrlnf2HT&#10;+oW7HwRjStu3HsNVytq09h1s7T+ULNRsV5HWkJ4+gZ6y15q/bqS4dVNxy8YVZvYEADamsXN344k9&#10;bExSb+ha07TbvOSmFkrJcsmEUbxQa+x8cviS84P1Y8fQ+JMBJUnzyX2tfQdNKwQAihOKEzbGvvMJ&#10;T1mnaxHAHxkubd9S3LrxdHS6HI4TwfXXX//hD3/YqkHz8/Pf/va3X/ziF691o04FzPxbv/Vb2eIH&#10;P/jBoaHTMY7PcTJwTpTD4XA4HA6Hw+FwOJ4CoBTFLRuLWzayMclCPWk0TCtkrQEAlZLFgp3YSaj+&#10;6W1E4I9cccns9+4qbF7fPjDZ2neosHW9kEf957ButtuHJoVS5bM2mTAKD05yrE07ZE8YrZFXUQUi&#10;20EHtt/W20nNhJ1YCxEFGCYGJVGiCAJYKgZ15yNcaX9MZMcdRTHARtO0Ql1vkNbiuEeATiAyCMae&#10;88zm7v31R59Q5ZKuNeKFWjQ9G03PCqXQ94WnbF4WGcOxpihiYBRCVSv+6LDwPX/dyPClF3hDlaWV&#10;C6WCibFg4nT5Ct7hcDgcDofD4XCcbO69996rrrrqGDb893//97Vt+bve9a59+/bZ1+985ztf9KIX&#10;rW17HI4fWtzN6HA4HKc/bJMfpmd1rWFaIWmNAjOBx58YWzpAcJqQ1BrtfQfbh6fsU9p9oJLB+Lri&#10;lo2FjRPLPZwdTc8u3PeIabVNO0yswrTE8kVEWSp6w1UTRc1d+4Yu2lHcthmXERV0vdF4cn94aIri&#10;GACYiLWxiUBCKSskqGqltHVTafsW4XUHF3SzNXf7vbreiBdq8ew8EMty0RsdUaUAPQ8z3yeOqRUm&#10;jWZ7crrx5D57appP7lXlkhoqB8Nj4cFp0w6ZjDc8jEqAnRlNG2qFul4jTcAEQkTT8+iptFtsIIxV&#10;ZxABEY2BREOjBVqjVJQk6diLFMBgd4qeAiJKtJRSN9tetczamCi2XQYAJoxSy4gZEFEiUypg5K8+&#10;YOa8v4GCmcEQoCBjUrsEEbRhZpvORNpYCYaJmQhzdQEgELM2RCEqKTzPeh4mioE4DYnC1Dyy55rz&#10;IVFZuFJnqAkQ0GoizGBMKp7YrB3I7blrVnWSozo6C9sRLHuYaexPtlnHXek6WPaa6w0NIu4r0I2A&#10;gtwa24HWysG8L9SjFy0dIMvMrL31+f916zcHXtjX/+iL33DpjxzLXTqIih985GU/8X/uu/0vv/9t&#10;WjIw98Fv37R9eN354xuyg1t23sTssNNyjGkcVCcwKSuF+cpSCWxQB/brZ9i75gi5UpyvBzCdetKG&#10;pGWZUKlYl0auMUPHEkQYNEa5pH/6A8EAegy69BK0k0nmSi1tN+c6DQAoa1CnfgYAJqJ0xkl7DWtA&#10;KUwUg5T1nbtLWzZGh6cBIVms+8OV4vYtMvCX7Iha+w+bdqibLYoi9DxVLnUlIm1srBzFCUUxpwYh&#10;IKIo+tlMncxMUUzGIBFrbdptNVyxPpU3XPXH16EUiKiqlVKh0D442T4wWdy0fvH+R9H3i5vWr+ay&#10;7DSWmk/ua+zcTUliwkjXG6YVUhTn7k9ARBEEslQwYRTNztcffaJ6/jmlbZsGXqe60Zy/8/6k3kgW&#10;69HMHBsjfN8bGRKFgvA9IQUzsNYUJ7rVTuqNZLGmSsVgYmz2+3eXz9o2dNG5aysXsaHGrj3Nx3eT&#10;NrrZ0rWGbrV50LwqwvNU6nQt1h/bNXTxeYWNE+gm03Q87ahWq3/913/91re+1S5ef/31995771o3&#10;6lRwxx137Ny5074ul8t5P8rxtOc0ehzK4XA4HA6Hw+FwOByOI4JS+mMj/tjI6jcJxkdHn3HR/N0P&#10;FrdsDA9NtncfLGwcl+XSKjdn5mR2IZ5bkAW/uGWjKpeCjRNsKJp7XFXLKAS12myImdMRo2WbDsBk&#10;h60YQGA60SBKkY4iSMmswRCgBEO4dPiW8wNNyzdYG/vlu/R99D07ommabbEk+WqNQSyfta24ZWNz&#10;197m7n1qqMKJ1q22CUOKEtNq23E+lFJ4yisPy2JBlYqA6I8Ml3dsd99QOxwOh8PhcDgcjoybbrrp&#10;GJwoZv7qV7+6ti138TUOx2mCuxkdDofjdIaJ2vsONXbt1Y0mAFAcU6yZCBFQKRH4KIRQsrBlU3XH&#10;mbJ0LPGhJwldby4+tDOamgFm3WjpZss02yaK2BAioKdkoaCqZdOOwsPTqlSsnHdWaWvvA+vMtUef&#10;aOzcTVEcTs2YdohSekNVWSyIgo9CIgIbojjR7bauN9sHJ4XvF9aPLdz7cDQ9N/KMi7KH9S2mFdYe&#10;eqx9aAqIkkbLNJq6HeYfHEdA9D1ZLHitUNcbjZ1Plndsr5y9HaVIavXZ2+4yrXb70JRph1614o+N&#10;2JimPIgog0AGgRoeaj25V2sd1+rAIMsFULKwfoKNYSZKEhASlWAiCmOKYibDxjBAGuthmAVAotO8&#10;GkRUUkiRZi4xcwKAkKYqhREKFHZMhBmYQQiwoym+x+3IhBFEMUUxCmRtONGsNTMgMGsbiNT5P+bt&#10;lo4TAsxs/Q0r5lBq8bDpOAhoHSM7Lx6wYGHPDxIi2N8u2AZOpY4VGAIA0GCMEZ5nA15IG2BGKUAI&#10;TrQdV+pEC3UUGux1Y6w8I9B2CwACEHeCnCA9yE7h7lFiPt+nN0dIdBKBGNMMJ2s7cDfnB5E7MVED&#10;LZ1cj/auSa+ytD+QAdPjwRXHvlKJxjD/3r/dGOpk6U//6/N+/L9ccPmJvYUR4Ocve/aQX/j//ce/&#10;9v0oNuZ//uf/+9R1P9/pwCWZQ1muEkJq7kBOTOv3xfJd0s2RyqdQ5eS2/sWjGS1DAMbuJc5kSACQ&#10;1nlhibtuW+cFdQ9ilbvpp9/a4sF21YBtCVikyh93kq86l3jqBFqFUIrU3hKIQlKcjjY29x6gVghC&#10;yIJfOuuMpUIUA4SHpk0r1I0GxYksFWUhSCtlMK22CUMmZvvOozUIYd9kZKmY5uN1jlqoIscJaQNC&#10;MLCu1U0YqWKRmZNWu7hpvSwEACA8Vdq2OTx4ODw8hUou3POgV62oyqoGr3W9OX/X/UmtoRvNeHbB&#10;RBGiEMWCv24EfYVCAgAQmTihMEzmF+O5BVksBGOjC/c+1Np3cPSKS/piAOP5xbnv323aoX1vV6Wi&#10;t25EFgvYF97mKVkseMNVYEoW6/HsYmvPAX98FAB0ozX6I5etlZmc1JsLtkPqjWh2nuJEKKUqZVUq&#10;oO8JpQCQmTlJKEpMu53U6vHCoioW/Yl183feV9y0fvjyi/L2r+OHAYoT0w5ZG0AQvi9LhadfaNib&#10;3/zm//k//6cVhO6777677rrriiuuWOtGnXTe+973Zq8/+tGPFovFtW6R49Th3scdDofD4XA4HA6H&#10;w/H0p7h1EyAu3POQ8LaEh6ZaBw6rcslfNyIKwQpeDTPrWiOaW+Ak8YaHCuvHVKU8/IyL5m79AWvt&#10;D1fQ91lrToKk1qBWm42hOB2YYgREgQDEjETMRLEBk367LyTaqQr7vlxDIez36ZRoudwXx4j5r9eX&#10;NBrYGOEX0tm/PI+iGABMO/RONyfKdoXvVS84p3LumeHkTHhoKpqdtw1eetBqqBJMrCtu2aiqFWdD&#10;ORwOh8PhcDgcjjz33ntvq9UqlVY7+YVl7969rVZrrdvuOF7e9773rXUTHKc77iJxOByOpzTx/OLi&#10;vQ8l9aZph8liTTf6I5IQUBQCb6hCiW7vP1g596zKjjPX/DtkZm7sfLL+2JOsdTwzH07NmDBiw0IJ&#10;kBIRGZijOF6sw8FJ4SlveKiweb1utdv7Do1ccYl9aB6Y5+95qL3/ULJQi6ZnQYjChgk11P8NOQoh&#10;PSXLRX9s1DRb0cx8a/8hf3QYAEwYjV31TDsFGzO39x9avP9RSpJ4biFZqDGR8DyvUhaBR4ZYa040&#10;J9okiWm24tl5WSwE46P0iG4fOFy96NzFex7SzVZ73yEmKmza4FXLK/UAQPvgJGmDiIgi9YWMydrG&#10;xqAUutmiMAZmJmJjdBRBJ3YJmJgQEdgwehKFQAAmQqWErwCYDVEUsyEmQkSQksnYlJgsRImJOdFp&#10;8pKURARCsNZsDBuCfNARAyCz6So+kEZDpeZGahJZfQcxDWgiZqZO+Z7qhAAUEoDBmG5CjkAgAAG2&#10;hrTxUupWGxGZiJkRBROBIWBKA6wYQORThLBzlXVaBLYVjB1fK2dMoa0hU03SHCjuk3I6lgymnhUI&#10;RMryeOy/nVQnRGBGq+xAR3DBXIjVEW+PrDD2qlMrbowMn733ew9MHVz6ow+84NpXnXfJCb2Ju1x3&#10;wWX7a/Ofvud7fevvnzzwb7seefHZF0An9Kh7fjjr0tztypCfW3HpQXOuM7JO71eglmy4tMNwpcVu&#10;fJi95FlrE3Nq30HHxMoV732FudYue65WpWllF0Fv8WWytohtMhMzdG+AbnAaG2bUEDEBC4HIAiSA&#10;lGw0tUPTDoEZlSoMj6fvrr3Eswu63tTNFsWJKpdEVoZZ15qUJKQ1JxoQhacMAGjdd257Otz3BCIl&#10;Gj2FUgpE025TkqhKub3vUGHTeus+ocDi5g2tfQfDg1OlM7cs3PvQ+NVXwgrD1kS60WzuOVB74FGK&#10;42h2keJIFkuFDROqWlk6dmwfDWdDSb0Rzy+29h/yqhUmmv7376979uX+uhFbLFmsz33vbt1qtfcf&#10;JqLipvWyUj7CZygKb2RYVavR9Gw0M0dRDMwLP7hv9FmXn3qrJJqenbvzPgrj8PCUbrVFEBS3bJDl&#10;8oC7QElZLHgjVSZOavVkdr6194A/MgzMSb2x7qpnqpJzJ57uMEczc+0Dk/HsvG618z9BIbyRocKG&#10;8eLWTQPfJZ6KCCE+//nPX3nllXbxPe95zze+8Y21btTJ5fHHH//2t79tX5999tlvfOMb17pFjlOK&#10;c6IcDofD4XA4HA6Hw/FDQXHLRlkszN/1gPBUvFBL5hZa+w5K35eVsiwWZOCBnSuRgRNNcaRboa43&#10;mYwsFIKNE7JYKGycGHnGRc3d+5k5WaiparWweb2pN6PZeWAAJm4xMNmZBcFOBZiOgTEAsMDcIIJA&#10;JZd+oYxCMBEQ2ZEwlD1fHKe5SYgrfKFMcQLAwlOiEKDAtEIA1gZOY1DK4uYNxc0bmJnCSDdbFMWs&#10;DSCip2SxoColoVb1JcbNN9+czet87rnnnnfeeWt9cA6Hw+FwOBwOh+Nk4ft+HKezKtx9993XXHPN&#10;UW2eDZMDQLFYbLfbR7W5w+FwOBwOh+Nk09y9f/GBRymKo6lZ3WoJKVW1IksF4XlCSSamRFMYJY1m&#10;ODUTzc4HE+vqjzwRz8yN/sjla5j5wMbM/+D+cHImXqi19+w37QgDTxYC1oaN4SRhYkAARCEleB4A&#10;RHPz0ex8MDbK2kz/+/fWXfUMf2R48aGd7f2Houm5eH5BVcqFDRN9owZ9IKKqlGW5FM/Ox3MLlGhg&#10;nrvzvrGrngEAtQcfaz65Tzdb0eEZMkZVK8HokIljXW8mtTpnES42wkYpiuNodj6eW/CGq6Uzthz8&#10;53/1hqt2QKS4bfPSoJU+ktkF3WyZZpOSRI0MoRS61khqDW8Io8kZYKA4AWaUko2xTSUmJBtNlEtG&#10;YgZE1gSC2Y6PsDbGpPlUiCiQCQGtZCWB2CbzICMlmrVOD4sImFmgDHyQIh+N1RWW7HlhtMJVZgB1&#10;imWhNMhp3lNPWg2nCU5sR4OISBBh94dp+g93cm2EkszMxlCcgDWcANDmz3DnXOTOCxMDMto8pUzT&#10;ArurnKbSFy2EaAepuutycUBpzZiLObKtRcwffVc+yXtZzGln4SqcFuhWj117iqHXzOL04BiXiDyA&#10;sBiFf3v3rUvrfPV5l548Icrytmc9b19t4Ru7Hulb/xe3f/t5Z57rCdnT4PTsdGOV+kKf8sfWU8b+&#10;nxEQONsOu1aU/Vm2yUpd3Tl/vHR32XpbsyFmhvTG61wJee2JezbGVewdu8XTa2lAAcyqX9ams1eL&#10;HTZF6M8i6whjDIjWhGQkZAYQjASG0mvUkB0qFb6n2yFFiQi8fD0URvHsPEUxRZEoFa0QxYbYkG40&#10;ODGkEzYkPIVKURTbFK808itJcOCboScFACUaEFkKWSmZZjtZrHnVSnhwMti0PnVKhShsWt/aczCa&#10;mkUp2wcOF7du6quJkqR9YDI8NBXPLyQLtfDQNCVJUm8CsCqVOEmS+UVKYm+oujS1DwBQCn9kyBuu&#10;JvO1eHbOtEJ/fPTwLf9ePf8cf2SIgRcfeIziuL3/MCKWz9icr4SZOU6SRpPCmJOEjbE+I3pKBoEs&#10;FYKJMRH40fQsAABi7eHHhy8+pcOy0dTM3B33mVa7feAwMxc2THhDFTiSFI0C/ZEhb6gaz80lczUT&#10;hsUtG2f/886xa37EaVFPV5g5Ojxde/QJXW+yIdNqmXZEScJEACiUFIGvm614bqH2yBOlrRur55/T&#10;F6f2FOWKK654y1ve8ulPfxoAvvnNbz7++OM7duxY60adRH7/938/e/35z39eyrUJr3OsFc6Jcjgc&#10;DofD4XA4HA7HDwv+upGJ5z+n/tgufHKfPzKU1Bu61kjmF+I5XloYpVTVkjdUlcWCLATVC3cUt2xE&#10;xPDQlGm1Setg/ZgNL1JDlWShZp6IMNFgSBYCZuLEsDHpuJtABOwMZ6Gda43tvIBC9A0G2KgolOkU&#10;iT1tIgaBgIBq2a9vTBShkOgpr1IG6I4e9E2cedqCiLJYOJ4vGe+6667smchyueycKIfD4XA4HA6H&#10;42nMy172sptuusm+vummm47KiWLmr33ta9niK17xii9+8YtrfUAOh8PhcDgcDjBJEh2eiWdmm7sP&#10;tA9Osta63gDlFdaP+WOj+SgMBBC+B+WiPzZiwjCang8PT5tmG5hnb/3B2NVXnigtirSO5xZ1vWHa&#10;IRCBlKpYUEMVf3QYlzxtyUSz378nnplr7j0QHppGKUXBpzjRYQSAqCQqZQ0Um4zEcQwAKBVKEc3M&#10;JYv16vlnz912V/nsM5q79sZzC/H8gjcyHEysW2X4FSIG4+uE74WHp8PD04C4+MgTHMetvQfjuYVo&#10;Zk4UgtLWjRzF7UNTlCRsiOIkfd6dONUQBKJSQilAiGbmwslZVS62J6e9UrF8znYx0AFg1u3QtEIK&#10;26YVxnOLlCSUJOh5Io5YKVEMqN02rTYgUKIpilFJ0hqIQQj0pIhigjSkCIVIE4us7SPQeghsiIlR&#10;CgqjNMWJWHgSAIEMG83AwISAJoqAmImYKHV8BAql0PO4M4gACIiZIpQFPaVCEndTezppSB1rAzOR&#10;h5g7TpBVSTrGEgMjG0O9CUupe4YdLYg7M+tljSDKPdCftQywE1dlc5sQbc4TI3HmM3F2Y/ToJdxJ&#10;f+oaLr3/cnaQ3a0Y8iNn/VWmh8cdqyb7b669K5FpWH3iU7YWe0unXfKlR+6NOpJbxubq8G9d/eLV&#10;3BrHg0D80AuufXjm8IHaQn79gdrCPz141xsu+ZF+DSPvAnX6Y7lO6QZD5Y7e6nP22rJdTQwCe2Ka&#10;uNs3y9InRHXEqvSHDIDEHSnQhp/1JlJ174gBHDEzqu9dK21w7rLLb5i7jNPjwk5P9h+QfV9gBERG&#10;xm66m31PIEAErQGQDdm+FCAoSkyzVXto59AFZ4tsIJI5nJoBY3SzhUoBs67VKTEMbGPowIpAQrAx&#10;pA3YtxQhgCHNmiNemtGEgOBJMIYTDVJwlKjhIVO3XmglOjwl1CY7GCp83x8biWbmvNHh+s4nC1s2&#10;Zp1GcdJ4fHdrz37SxoRRMr/YPjhJcWLaISKKQmCimI2hJDFRHM8tqnIpGBsVgyJu7Mclel40ORNO&#10;z3hD1fDwdGnb5nhuIak1ksUaKFk+Yyt6qS3GxLrWiBcWKY4BIBV6KR3oBiGNCmGxhoiyUvaGh5LF&#10;migEsGtvYcN4ML4OTgnxQm3uzvt1q93efwilLG3ZKHxv9ZujwGB8TBVLrUOTrb0HS2dsnvv+3ePX&#10;POuoKnE8JTBRvHjvQ+HkDEVxNDuvGy0ARilRKaEkMJko1vUmAwulvJEhMNQ+NDV88fnFbZvWPHf0&#10;+PmLv/iLL3zhC61WCwDe//73/+M//uNat+hkcejQoc997nP29ete97pnPetZa90ix6nGOVEOh8Ph&#10;cDgcDofD4fghQnhq+OLzKmed0XhiT/vgYW+oCswmjChO2JCd1EsoJQLPzoOlquXy9q2lMzbbcU2K&#10;42SxrpttRCHLpaxab2TIGxkCxKRWMyaBxAAgEyEAIaOxs2bZETsCBmZCEoycTjooc5lR6UxnDH0W&#10;EwOTsc1YLjGJteEkkaWSlbUAgE06VLCGM2I6HA6Hw+FwOBwOx0nihS98YeZEPfjgg81ms1wur3Lb&#10;PXv2ZMFQZ5555sUXX+ycKIfD4XA4HI41hImaT+5fuOeB9oFJShKKYl1vkjacJKiUGirHs/O60fSG&#10;Kt7I0FITSRYKxa0b9UItnJ4jbUoA83fet+45zzyeh1mZOZ6dbz65L5qatfOO2YfCUQg7oxkKUdi0&#10;vnzWNn90ONtk4e4Ho5m5xs4n49l56QdkEtNOhPJkpSh8b6k3wMQcxyaMKIkBJSdJ7aHHyudsrz++&#10;JxgbiWbmvaHq6oWotE5jUEjhee2Dk7rRrD+6SxYLlCSmFfpjI8HEWDQ5rVttTrRph5QkAIhSoucJ&#10;IezMbkzE2lDqa0nTakXtNgohfH+pHsFEyWItma+R1sDAWif1BkUJxTGgQAYTxRhrQGBNSb2JEilK&#10;mIhjQiVF4KNEE8ZEZKUsRJF5IiiAidN4JSmYCMgwGQbszESHAIACGCUa03EiGIlYEzCjQJACiJht&#10;aIyBbkhUXibK1KKuW9SN7ulqUQDATN20nsyZyvojHegBRoKOupIJSR19ApG0AeaeKe3Sn2DmKDEZ&#10;yAs1HS8rPXbmNDaoP6Ooqzbl9aY+ISpdg9gnpeRie3IhWr1uDEJHhELArCG92w8k9X0GOkJLtrPu&#10;lF1riP75obuW1vahF76q7Adw8gmUeuezn/873/hK3/q/vfvW1130TF+qrMt7tbn+0KueXKze151j&#10;7nHDOhpKR43qbNUxpwZU1T1rAzq/uy9kRu4ucsdByl8SqWU0MMHJZo71W08rWVJZCFV+j32bZEZY&#10;52DT/kuX0TYw61bOoqK6dxkACAQGEGnqGzKCRAA2YYQoFh9+vLRloz++DqVIGk0TRkm9SXGCzJho&#10;K1Jyoq2xaYUoYLbJUcDMzCgFCmQmBMFa42CLBkXgUxjZtChBpIarerGe1BvecDU8NFU8Y4tQEgC8&#10;0eFkvhbPzstCEE3OFDZOAED74OTi/Y9QFCe1RjK/aMIoXqwDMCWJ8D1ZKgICaGOiCMIQEEUQsCHT&#10;bHsjQ8HEKGB32k3dakdTsxTHbAh9z9Qa0eSMCPxoeg4Q7VuiGhmKZ+eTxVowvg6VjKZmKUk40SaM&#10;KYkHX05SicBnQyCQicKpWVUuLd7/6PoXPOeISU3HDyV6/gf3mzBsHziMShW3bhLqWAJhZLlY2rqx&#10;tf9w+8BhFGLhvodHr7z0aaDBODJ0ozn7vbt1sx1PzyaLdZAYrBuR1bLwvZ63OiLTbCe1ejQzlyzU&#10;gg3jC/c+lNTqwxefdwqu55NKpVL5u7/7u5/6qZ8CgH/6p3968sknzzrrrLVu1Enhgx/8oH0hhPjY&#10;xz621s1xrAHuiSiHw+FwOBwOh8PhcPzQIUuF4UvPH7ro3Hh2PpqZS2oN02zZ2RBRSREEXqXkrxvx&#10;x9epajn/dViyWAcA0w5lMbDrTauV1JqmHSa1uq43KUoQERDtvIOMNvlIoJIspDCaQmYmILCzltkx&#10;EdaGBQop7NyAjADE6RRw2Tx+hoABpUQpoS8/Ki0BptUCFLLgq6GqHRJmk1iByk1q5XA4HA6Hw+Fw&#10;OJ5+TExMXH755ffee69d/MEPfvC85z1vldt++9vfzl6/5jWvOYa9x3F833333XHHHQ8//PDk5CQR&#10;bdq06aKLLrrqqqsuvfRSpU7iOKwxZufOnXfcccdjjz325JNPtlqtQqGwefPmM8444/LLL7/44ovH&#10;x8ePrWZmfvLJJ7/zne/cfffdBw8eFEJs3br1Gc94xjOf+cyLLrroGB4MmpqauuOOO+6+++7du3fP&#10;zc0FQXDmmWdedtlll1566UUXXSSEONoKjx9m3rNnz2233XbPPffs37+/3W6PjIycffbZF1xwwVVX&#10;XbV169aT8fzTCdzpyTv7s7Ozt9566+23375r1644jtevX/+sZz3ryiuvvOSSS462T05GI9fkxDkc&#10;DofjlNE+PD39rVvDQ1OUaNNsmSjWrRCYwBAIROJkvqZrDVUuUZLEc4v+2Ig/Otz3lCoieqPDoGR4&#10;KM1Haj6xt7Jj+7E1STdai/c/Es3MsTZJrW6abRNGzKm+gkLIQmDb0z5wuLBxYviS82Wx0N53qH1w&#10;svnEnnh2Hj1l4hiFUNWq8Jf95RAFYiEQQUBRrFttZmbD9YefUEPleH7RHxkqbBhb5fO4zEztdjxf&#10;08022Cf3jWkfnobOrG2iGMQLi+GhKeF5pDVFEaKQpaIMAhADdsHEFEa63gBm0JqF0M1me/+hytnb&#10;7AP3zGwazXBqlrWxJhvFCRNRGDERGEIPOUk4AQAAKYUSFEY2W4mJpe+JIEAEihMgAtORcPpjYdgG&#10;vzCT1aWYGdJzwYCCDbEBQEQhEAwzIwDFCQqBKp2TjhGBGOzscgw28ATy5kga79SNZoI+sygL2Mns&#10;oLwmhLkiaL0uJs5bQmkYFDMiMGsDCEwdXSozslLlQ+T3n13i3VypnJ7EHYkkb2d1bRPuXewTYDqu&#10;FQ8Sknr2O9ByyUStjgKU38VAEcienU7OFeRSoJbsPvcTBvj3PTsPN2p9hV6246Jnbty6mrvjhPDi&#10;sy+4dP0d908dzK9cDNvf27/7udvPsScPO1MfIiJn4Vz5S6m//3oXczFZXd8prQ07fdvnLS2papDB&#10;kj8VPXF73P0vs/WV+k/1QCEKIJvnsVti5diodA/QkZiW5ETlriLsXOWpltgx9XoNxp4Oy1tfDIhg&#10;dUpmFkJ4CoXgONGtljA6nJ5LWu3SpvXx3GJSa+h6A5VkrVNTkdkOywIwCqs/MVhp0x4BM7MNpSMw&#10;AOwNPGBEFFKSNux51A7VUEUNVZLFhq43Uchoarq4eaMtpkaq8ewCa9M+OBlsGK89+FjzyX2mHYaT&#10;MxTHslgQvucNV3WtLgPfGx7Kv2NToimOKYwojGSpwMCm3S5u2YhKMXM8NRcvLrIxptWmOAFAGfgm&#10;jpkJWQAwxYmQwjRbFMWyWGg+uY+1FsWCaYWsE0AhfF/4HkqJAtO0O0NgDEWxabVMuy0LBRH4ul5v&#10;H5oUvtc+OFncsnE1N9TxUH/0CdNshQenEKC0dSMekxBlkYVCadOG9oHDVhILD00VN2842e13nBp0&#10;ozVz6w9Ms9Xaf5jiJFg34q0bwUG/8KAQqlpW1TKFUTg53T5w2CaeMdHwpRc81b9t+Mmf/Mmrr776&#10;1ltvBYB3v/vdT8s5oSYnJz/+8Y/b13/5l385Nja21i1yrAHpnAEOh8PhcDjWlhtuuOENb3hDtnjw&#10;4MFNmzatdaMcDofD4XD009y9b/H+RxuP7/aGKsL347kF0pqJKY6Thbpph0wGiAEREQAFiHSgMf2q&#10;HpGNoUT3VZsWRkApEZG0QQSUUhSC9Fs5BhPFwCyLgSwVZbGwtG0UxbrRVOWyLAalM7cKzwOA5q69&#10;slwqbBjf8NLnysKpmCdvzfnwhz8cx7F9/YIXvOAFL3jBWrfI4XA4HA6Hw+FwnDD279//9re/PVv8&#10;9Kc//fjjj//3//7f7eIFF1zwkY98ZDX1MPPrX//6MAzt4uc+97mHH374wx/+cFbgy1/+8gq6jtb6&#10;S1/60t///d9TX8BvBynlG9/4xuuuu87zBsxPce+992Zzl5ruFPXphvbFy1/+8l/91V9duq0x5pZb&#10;bvnsZz/barVWOMALL7zwl37pl84999zlCsRx/LrXvS5b/MIXvlAsFg8cOPA//sf/2Lt378BNRkdH&#10;3/nOd/7Ij/zIqk4VwIEDB/78z//8kUceWa5AuVz+hV/4hZe//OUrPFzy93//91/4whfs65e85CXv&#10;ete7lpb5yEc+ctttt9nX11133Zvf/OYVWvX444//yZ/8yYEDB5YrsGXLlne9610XXnjhKg9zNZyo&#10;nZ6Qsx/H8etf//ps8R/+4R+KxWIYhn/913/9rW99a+AmExMT119//cUXX7yagz1Rl+iJ7cPlLpLV&#10;34wHDhx4xzvekf30p3/6p3/2Z392NS2/8cYbP/WpT2WLn/zkJ4/t0ZzXvva1X/rSl+zra6655rvf&#10;/e4xVOJwOBynJ8xce+CR6X+/XTdbyWLNtCMAtr4KGwIAFKKbV4MolPJGhmQxkIVCcfN6HCSix3OL&#10;0cxscdMGb2Ro/Qt/dOA36ivTPji5eO9DJoqjmflksY4AouDLUgE9T6AgIooTakcmChHRGxnyx0Zl&#10;IRi6+PzaA4+09h1sPrkPpABDwvdVpbT6hAEm1rUGJbENMxG+V95xZnHjxGq2NVEcTc2YdsiGUjfJ&#10;GCCjG23r3mDgq6JPsUYhbDaUGqp4lTIcqXXx3KJphxTGIED4nioWSmdvK6yfYOJwclrXG5xo3Wyz&#10;0SCk8BUbQ1FiolBIhb4CBiBmItaaiVkbIGJgQFCFoij4QGzCiIko0WlwkcCuQUOdnKVOiJJdbwWn&#10;7MLoZCsB2890BhAoPA87v9UzE2tCJa1T0TNSkz0/OehBykG5N9hJ/uGl4lD6U0RGQOp4UJgL9MFO&#10;RlLXM0rjljouUXdciY3OVnb9ld52MjMM+pWaB1lJS22lpSVBiJ5d9AlRneCeW/c98ejsVJZl1MnG&#10;YuiqO9km6S2cbzfCEmGorz3ck7D0pYfvOVBf6DvGz/yXn79k/WY4hdw3eeAXv/J/+lZeNLHxRWdd&#10;sLT/cwebHdOyN9wyCUs9dht2dvcjm8+0l9hKNQ5qjy1LAGLJTxFWX1l6IXbO9pLwK4alTcsakMWt&#10;IeLAMmmnMQNi5sYtr+Rhz2Vmo89sTlTnjQKllMWCCDyKEopilAJ9L5gYA0NJvU5xYuJESARGOzEl&#10;27QobWzKXHqRG8OG0mA3RES0ahp6ShYClIO/QGBiiiJUCj3PHx1CIVjreLEhC74ql4pbNqpyCQA4&#10;0Y0n9xbWjwfjo/7EWHhoKp5biGbmhe8V1q9jwPb+Q1bN9YarA/0fJjKtkKIIledVy8JThS2bopk5&#10;02yZdmjaISCKYiADH4WgOEkW6zb2SijprRvhJDFhZNohM6BANqQKgSgXZRCscE2QNhRGFEUopfA8&#10;iqLqhTvKZ24b/7Fnre46OkZ0vTn179+LZxeimdnSlo2yXDr+OqOZuXhuoXTGFn90eP0Lr17uhDqe&#10;QpDWM/9xe7JYb+07yESFzRvU6n4hZOJoeiZZrPvrRoPx0eGLzyuffcZaH83xsm/fvjPOSI9i586d&#10;O3bsWOsWnWDe+c53/u///b8B4Pzzz3/wwQelPHZP0vHUxeVEORwOh8PhcDgcDofDsVooSoDZhJGJ&#10;IqE80praoYkTCqNs+kBEQCnSb+AZmCj9tl4I60QBIhBxOqRlJwoEYEKBrA0oaQfO8lOrMREQCd8D&#10;RBkMUJtYG91oCc8TBd9fN2KFKE40ae0XAuF7IvDXuvMcDofD4XA4HA6H4wRDRJdffnm2+Mgjj9Tr&#10;9Wq1esQNn3zyyUyIOvvss4eHh/t0iBWYmZl53/veNzk5uUIZY8xnP/vZG2+88Q/+4A+2bds2sMBy&#10;G9oXA+e1nJ+f/+3f/u2pqakjNvLhhx9+97vf/brXve5Nb3rTag6Kmf/jP/7jj//4j1coMz8///u/&#10;//svf/nL3/a2tx0x3+nGG2/8xCc+sXKZZrP50Y9+9Oabb/7ABz4wOjq6mnYu12lZvy1nqdlj/Pzn&#10;P3/DDTesXNuBAwfe+973vuY1r3nrW996/DMBn8CdnsCz33f5LS4uvutd75qfn1+uwunp6fe9731v&#10;eMMbXv/616/cJyfjEj0hfbjCRbLKm3Hz5s1DQ0NZL910000/8zM/s5or5MYbb8yqOuOMM9xcxQ6H&#10;w7GU+bsemPnO7brRTOZrTCQLgSwXTCuiJCGt0/wiQ5RosElBRPHcvKpWgLm192Bx2yaxxEL3R4d0&#10;oxFNz6pKqblr79DF5x1Vk1p79i/c94hptduHpoDIGxkK1g0PlK8oTpKFxWS+puvNwuYNU1//DwZo&#10;7T0IDGCM8AuqenQPaqNAb7gazy0AMVECCLrRYBofmGmQwczJQi2emSNjTCukKGYA6SnhF5gIY01x&#10;jFLKgk9RwtoYrRGFLAYcx6YtZKm4UuWJBiZERF8BE8WJkaq1+6CqVqOpWQoj3WpTGKKUqloRvgcA&#10;yUINmJERpUwjXCSiFKyUaYeAwExWKaBYC983ScLAbAizzJnswGwgEnf0oXRCOgQGFtDVorhj7XBX&#10;UkJAJsbu761ZghIxIgBYpSGroS9haclmmTLSiaWhbgpTf54TWOerV2zpqj4MCEBZndytoRPWw5BZ&#10;TpjzRAYIUfZAlvoi+W1yeVBLG5vfJBNcmBGQbSyWHanqWl3Zb0DfenLnlx6558iX9UnjoolNp1iI&#10;AoDLNmy5eP2mB6cO5Vc+NH34oenDp6wNP3fZs5+15cyOJQiwrE+VYld2I8IYEDvJYOloZhqAtso/&#10;gDoCFTIwDnCWBqhuvUIUIyDlPL/+qCjbRHu797tkef8unxHVvS+6SiXl3g48BQBW2gSBoE08O8/a&#10;kDGsNSKiUOh7iMjaMNtsOsiEKMjGbK2yCOm7EzOAMWzMcgoNCkQh2RhUiuJEFgJUShUCE0ZcCOKZ&#10;OVkqWrFKeJ5utelAnDRaulaPF2recLWwfgxQtA8ctu6oDPzlApFQCFUpkad0o5XU6mqoUn/4cVH0&#10;TbNNcSwCX5ZK2UeJHXHmJAEA8BRKAcKHRAMgxTEwy8BnIWTgryzJCSVFpcS+lzSaJoqAqLV7vygE&#10;utVWK36yHCf1x3ezMfHcvKqUT4gQBQDB2IiuNaLpWVkI2gcOlc7YcvLa7zg11B58TDea7YOTZExp&#10;26aBj1gMBAUG68cRRTw3LwNv8aGd/vg6b6iy1gd0XGzbtu3pnaDzl3/5l3/5l3+51q1wrDFOZnU4&#10;HA6Hw+FwOBwOh2O1mDhuH5rS9QbFOqnVda1OWgMx+h4IEEoKpUApZgAhUEpUEpUUUgAAG0qnJwQG&#10;OyRGzMZwZwiCDTEZShIm6nn8jYHiBIRAJdMB4F7YUFJroEBVKctC4K8bset1qwUAslTwx0af6pHu&#10;DofD4XA4HA6Hw7EUY0yhUMgnF915552r2fDb3/529vo1r3kNrOjS5Jmamnr729++shCVMT8//453&#10;vOPRRx89IQcbRdFv/MZvrMY2yfjnf/7nr371q6speeONN64sRGXccsstf/iHf7jygxSf/exnjyhE&#10;ZezatetXfuVXDh48eEJ6aTmY+WMf+9gRvZqMf/mXf7nppptOn52evLM/OTm5shCV8Q//8A+f/vSn&#10;VyhwMhq5JiduIIh43XXXZYv1ev3QoUNH3Gp2dvbw4e7Tsa997WtPRtscDofjKU1z156Z79ye1Brx&#10;7AIj+GOj/tho6oRoLaREgQiAUojAR99jZgRAqUyjFS/UKY7b+w7xUsEVMRgfI62TeqO1/xCv7jc9&#10;S3h4evH+R3Wj2dp/WChV2r6lsH5soBAFAML3gvXjpe1bQGBr78FwaraxczdFMQML5avKMT2ojSA8&#10;hRLZEBDpxaZpNFcqzxxPz0bTsyaMkoUaRbEoBv7okBqqiGLAWqMUwCB8xYkWngeIKCRKQXHCiTGt&#10;UNcbsPwvd6QNADAZoaQoFgCRwpC1rt3/KIWRrjcoDEUh8EaGrBDFRDZNxeoEPS1NklTOQQFWXyKT&#10;hCEbA/YcdYY/2NbD3HWcbG5S6ll0HB/s8z86oUzWoCIGptwvrqlQxIBIAAIzGyS1jLr2xDJnplsT&#10;ZsFO+TZ05C3uqif5tmUFsRN4ldeduupX98z2neisqdzdpNvovp3hkgPJ8rZ6S+Ya1pFP0oPl/E/T&#10;PB/MCVxrzs9ccuWa7PeFZx6dZnmyyF1umRC1tEi+rH2VulAM3LdR/xVzhKfnMTX3sG9re1/0XWa5&#10;+za9dUTusuu7LNMmZuu7rmNXXsyi2oBzN1237bnWY+cNBAAQUUkgRs8zYWTiiJMEiFApEfiIyAyk&#10;NTMDMYqcEJUeR1ahwNwbCMVJ179aihJADMxkHSQAUSqAQNMKTRRTq52uLATJYj1erEXTc/FCLRgb&#10;DdaPAwpKtG62TBgCgDiSaCQCXw1XmCiamdftVjwzT1EsyyVVKfe5tSiFVb/SUeko5jgGBBQoBBIT&#10;GKPrTTjCVQAAgL7njwwhIiVGt8Pw4FQ4OXPkzY4VSpLw4GSyUGcif/zYZ1dZchjCWzdi2qEJo+ae&#10;A8dfn2NtSRZqrb0H47kFE4bFTROrF6IsiOivH1OlYjg5w4lefODEfLPncDhOKi4nyuFwOBwOh8Ph&#10;cDgcjlVhorjxyC5db1KiSTeF78tKmcIQiG1+lCgErA0bQ6zZGFTSThcGiCgEEDETEwNxOn9ZZ7LA&#10;DgyUzR+IoDUJIdGjRAOzCHwUQpb6I91ZG11rAIAaqgpPFTdtyKZx07WmDALheYX142vdeQ6Hw+Fw&#10;OBwOh8Nx4rHpK6985SszFeorX/nKC1/4wpW3Yuabb745W3zWs54Fy2fF5Gm1Wr/5m7+ZBUwBwI4d&#10;O37hF37h3HPPLRaLAFCr1Z544onPfvazu3btyvb1O7/zO3/7t3+7bt264zzYz3/+83lxZWJi4s1v&#10;fvNll11WqVSEEETUarV27979z//8z3fffXdW7OMf//gLX/jCUukIz+P+/d//ffb6Na95zSte8YoN&#10;GzZIKZMk2bt37+c+97l8nbfddtvXvva1a6+9dmBV3/rWt/75n/85v+bVr371y172sk2bNnmex8z1&#10;ev2BBx74u7/7u8wVCcPw+uuv/+QnP1mpnKxpd7/2ta/967/+a37Nz/7sz774xS8eGxsTQiRJMjk5&#10;+S//8i+33HJLVuATn/jEVVddtX79+tNhpyfv7H/gAx+wNSul3vKWt1x99dUjIyNCiDiO9+7de8MN&#10;N+Q9wy9/+csXXXTRc57znIFVnYxGrsmJW47nPve5n/nMZ7LFW2+99XWve93Km9x+++35Rftu43A4&#10;HI4MiqLDX/+uabWThUVUMhgbtTkeJoqJCLjHqEEEVBIBKE5QCFSSkySpNbzhanhoqrh1U1/lohhI&#10;39e1hjdUjWfng4lVJfWZdrhwz4O61Q4PTalSobh5I4gj2x8i8EtnbG48vjeeW6A4ITKqXJLV8jGL&#10;I2wMSg9RsyEThtHcvFomnYCZo5m5ZL5m2qFpt1EpWSkJKbN62BgrETAZICBiYJbFAIWgOKEkQSZA&#10;0I2mqpaXawwQAwMKgUJAEJh2qJstkJLIALOqlPKPGrMhAGAi6HsAn4G1YXtmlURtrPuGSQJCMDMK&#10;ZACwogb1BiL1uUOpmJP9w1m8UmdtaoiwMXZ3kMWcsk0+YiEEE/doRas9PR1hKL+EnaSdbqYN59Ql&#10;yBtVacmu9JEV4k7cTnr0mNlT3TwrYMwpTJ2AqIExQZ3X+dCe/osScw3r1jO4T/I6StqWo+u6E4pA&#10;fMGZ567Jrl9w5rn/+/Z/X8Njt6RhRfbywOwU95NeMsw2dok7LiF3A5h67q60cmBA7Lu6uruGpWs5&#10;t7q/Md0rFfq37Ph73TsJetwjAADuzvu4zASQ3eLYUaQQBbBAoE7DtLYfMagka2OiCBHJEDAjik5f&#10;IjABMRBZOyh/yDkhsaNXgUhHfpEpimUhGHgOUEiGBIhYm85hoAwC0w6BKF6sF8slABBS6MWarJRN&#10;OyxuWu+tG7HHresNAKAoFr6Hq/lIUkoWC3p23p4PVa3IwiAbhBgQ2DAIYcLItEI2lKqzEjlKKEkA&#10;wWZMHflyFMIbrnIyb52i2v0PV87aduStjonw0BQT6VpdFovSX0XbVo0/XIlm5nStnhQC3Wgdo9js&#10;OD2o73ySjYnnFtVQRZXLx1ADAgQbJlpP7otm51HJeG4hm5fW4XCcnricKIfD4XA4HA6Hw+FwOI4M&#10;RfHsrT9Ims2k3uBES+X5I1UwxImhOAEi4fsoBfoKEFFKYCDdM/ckCmRAYEzn1mPGzqyEPcNL2VR/&#10;xGyMbrUpjoWnUKAsl3q+7WegMEoW64DoDVeFpwpbNtov9AHARJFut72hCkpR2HTinwRyOBwOh8Ph&#10;cDgcjjXHhjtdeuml2Zpdu3YtLi6uvNWTTz6ZeU07duyoVquwupyo//W//le9Xs8W3/KWt/zJn/zJ&#10;5ZdfXiqVEBERh4eHr7jiij/90z/95V/+5ayYMeaP/uiP8vVcfvnl/9Jh69at2fp3vOMd2fq3ve1t&#10;+U201l/+8pezxSuuuOJjH/vYc5/73OHhYSklIkopq9XqpZde+qEPfehd73pXVpKZ77jjjlX258aN&#10;Gz/5yU/+0i/90pYtW5RSiOj7/o4dOz70oQ+9/e1vz5f8m7/5m0ajsbSGhYWFP/uzP8sWi8Xixz72&#10;sV/+5V/evn277/uIKIQYHh6+5pprPvaxj+VTd1qtVl8vnUBmZmb+5m/+JlsslUof//jHf/Znf3b9&#10;+vW293zf37Zt26/92q/9t//23/Ib/tM//dPpsNOTevatxbR+/fpPf/rTr371q8fGxmydQRCce+65&#10;v/d7v3f99dfny//xH/9xFEVL6zkZjTwFJ+6obsaJiYktW7ZkZb72ta8dsf58aNXFF19s320cDofD&#10;kTF761263oznFwEwGF9nv9xmIiACYwBRyP4H21BJ9BRrDYgoBWujm23daieL9f6SiKpSNu0QmOO5&#10;xVU2qfbgYxTF4aEp9LzC5g2rEaLS3QmpKiVKNCUJMiDiap5cHwyDDbZCJYCYtU7ma8CDf1nVtWYy&#10;v2jC0LTbohCo4WomRAEAxxoY2BgUkhNiZtIaPYVSAAL6HnqKtaE4oSg2rXBwe8ikgSsCAUD4ChFJ&#10;a9aaWm2vWunPXjAEAMDc1wOkdXp+BSIiCEQhIM2VopwA1BOIZM9lFglj+ycfyNRd2Snfk49kU1CM&#10;Ya2trAWpQWUPZ4AKssw56TQMuglKmX3FubZ1GwFoo6hykU2c5eR0Si/ZbZZY1VWuOqFTthuX6Cv5&#10;Xu4zWLI4rXw8FObsKei0CjsqSW+6T2qodTZMtRvMizNrx5kjYyXvROoQR7Xr7SPHO+fFcZJGFNmc&#10;JkRe5hpGBmRrG1rfjvvOWT53DHrOKPZczktg7Ln/sisWe2U57q8alwpRkNqQ+RQyO5zaf3kfAe6t&#10;FxEAOXtf0Tq9Z1HYbDrSGkEgCJsoR3HCwKnV2enaXN2DegM7B0CUj4HqPwsIINB+umX5VaLgA4CJ&#10;YtNs2Z0m9SYTm0YLPeVPjGXviKYVWqF0VW6SbW2ihVSUaBBIZGBphhURWG8MGAF0o8XMFMcgUPhS&#10;SCk8xdqwIdNsr1Z+FEJWykBsWu32wamln8snimhmnhJt4lgNHYvoshIoVLmkGy0AiGfnTlL7HacA&#10;E0bh5EyyUAPmwtixv10LT3mjQ7pWZ2NaLj3M4TjtcU6Uw+FwOBwOh8PhcDgcR4C0mbv9nqRWj2cX&#10;ONGyWEBfMbFph3aeRfQ8lAIAEFH4HiKiksBM2qRjd0SkDRIhcjYAkY5jIXZHArLXdqAu0awNIJI2&#10;wvOE76UNYqBEJ4t13WwJ3/NGqsL3Sts25yf6imcXUEo1XC1u3ig8FxPtcDgcDofD4XA4nobYx4mC&#10;ILjqqquylUeUQL71rW9lr1/zmtfYF0d0oh577LF85Msv//Iv/8RP/AQOmqUaEV/96lfnA2QefPDB&#10;PXv2DKw2X4MQyw7dHjp0KJ9k9Z73vMfzvOUKv+QlL8l7Yg888MBqOnNiYuIv/uIvlkvX+fEf//HX&#10;v/71+TU33njj0mIf//jHOfdk55/92Z9t3rx5YIVCiF/8xV/Mh3rdfffdO3fuXE1Tj5aPfexj+cU/&#10;/MM/3Lhx48CSz3rWs1796ldni7fcckscx2u+05N99oUQf/RHfzQ8PDzwpy94wQve8pa3ZItxHP+/&#10;//f/lhY7GY08xSduNTfjT/zET2SvZ2ZmpqenV6hwYWFh37592eJ/+S//5Wib5HA4HE9vKEkWH3xU&#10;N1ucaG+ogqoTbaRtylD/8+gZqBQgcKIBQAQ+RREnOpqZW6qXiMBnZooT3WiupklJrd4+NBXNLpA2&#10;xU3rURzdY3Wm1RYCwf5WSZwZOEffNR2nSEpGIG1MFOlBwhJrHU3PUJyYVlsUAlkq9vUXJUmayySA&#10;mYAIAYRKxwsQQXgq1aKMMe2QtR6wl16ngRkYERjAGEAx6PfhjsLT+yPWhjnNm0prs9ob27YxImaB&#10;SJz5RtY3YE6tJwZmZqL+yebyZC4EgzV9bBSMlRZsrE6nmT0hMAMPI/9Txs7QDvfvsFMfYlYAgZk7&#10;4VE56yNbWk4z4KzfmTvHYPdCACLXrdi7RbYwMKhm6TFi/r+cdTzywI1zr3lgStAp5+KJTcdfyTHz&#10;jI1bj7+S4yaNFctFp+XUQO7eRB3/j5E7Wh13Db3OHZtzftILr3uJcZaR1Pl7DzvbpiZeemHmtCbo&#10;fcXZPJF5mDt6VRrylG2V231m+q3KzbHvJIAoRLcSZmZgY8B6mDbRjhmVYIUICMaAITDEJn2ngtV+&#10;BCCisO9LViJarlzah51vHlAI4SmKE2Y27ZCSxDRapDUTBaMj+bdWE4ZkP/LUqkZ72RhrZyEiMyOx&#10;WTKrBVN2eSBpTXFi3/+F79nuF54CgZRoZqJV/20lAg+VNGFISdJ4fPcqtzpa4vkFaocAoIrFE165&#10;KhVJa050tGqb2nEaEh6eBuak1pCVEh7fYxLeyBAz63rT1rnWR+ZwOFbCOVEOh8PhcDgcDofD4XAc&#10;gdoDj8Tzi+HBSSDyqmVRCFhr02oDMyUahMjGawEApehqUcCcGNbpNIdMDHaGSJSI6fAX9g0NpuMS&#10;uXExIhBISUJhBIYojJJaXdfqwKQqFVUty1KxvH1Lfnow3WrrRtNfN4JSVnZsX+v+czgcDofD4XA4&#10;HI6Tyyte8Yrs9Ve+8pUVShLRzTffnC1eeeWVq9zFxz/+8ez1jh07XvWqV61c/o1vfGOlUskWVxMp&#10;swK7du3KXj/72c8ulUorl3/xi1+cvZ6amlrNLt73vvcVCoUVCvzMz/xMudydhvlLX/oS9z4OMj8/&#10;/93vfjffA5s2rfScIiK+/e1v9/3uH7Nf+MIXjqeXBjI7O5uX2a699trt21f6M/mNb3xjfnHv3r1r&#10;vtOTffbf8pa3jI6OrlDguuuuGxsbyxY///nP85IngU54I9fkxB2R5zznOfnF73//+ysUvvPOO/OL&#10;l19++cloksPhcDx1qT2800SxabRQSVnJf3B0HpuXg4ULRECp2BhgQIEopG612Zik3i8+oSfBPh0e&#10;rep57ubu/UyULNa8ofLq4zg6rWbTarNVcQAAYJU7HVBT9wAESgHGALMZFNEZTc2yMabZQilVqbRU&#10;T2Ki9MF3+w8xKNknsqBSKCXHCTDpI+SBMNisFXvADChgwKP2nYp7W8KplYRdDxmlSMOhKBWAOiJT&#10;LhqJM3+oo2P0pUgNAAGxRx5iZkNM6QR2VkxgotTSwI4FxAM8qPx6XE5D6sTvsP2f1TCIMR/Jgzkb&#10;apV2BwPkTh+s6CB1DLAepynXTdy/x74OREBEBMz5M9CnxfT1DK71k+EXrV9LJ2p96TTK/8yMN8yu&#10;eu4ofHYpNaCQEUX6svvTLE8MoOtF9V0fiJ17s7uH9L92s97wsS6ZQpjdD72KXVd+tdojdq7b3neQ&#10;ngC0FTui014hQAh7g3d0KyZtAIDiBLK3sFRVRCZmZoo12Dcr7JM6c3bVoP2iQDbEdtR4YNPyOXjZ&#10;SqVYG2Aw7TBZrDMTayMCP/8BxMYwERiDQqwyutBEMQCw0egpZGAiCqOB7ziICAxkNBCxNihlXgZG&#10;KYGIic3RfJyhp+wRhYenlwvOOh6YiNqRiWNEcTKmBJWBDwAUJ6bZOuGVO04Z8dwCJQkliSofrzgn&#10;PE/6vm61SeuTl37mcDhOCG6iaIfD4XA4HA6Hw+FwOFYiPDTV2nconl3QrXZxy4ZwapaZkzAEbdgY&#10;YBaB3//NuJICkOIYpOREp0Nr9htzgQgITMzIyEhg13AnHiqtIZ2/TSAKBuY4McSmHaFSwpOolKqU&#10;he+jFP66UX9dz1zObEx0eFr6vj8yVN6+RVXKqzhKh8PhcDgcDofD4XgKc8kll2Sv9+zZMz8/v5zj&#10;sWvXrqjz4OZ5551Xra7qUba5ubnHHnssW3z7298+MCEqj5Typ3/6pz/1qU/ZxW9961u/+qu/esSt&#10;liMfR3P11VcfsfzIyEj2Wmt9xPIXX3zxjh07jnhEr3/967MjCsNwampqw4YNWYG8EAUA+dye5QiC&#10;4Cd+4icyFer222+PoigIgiNuuHq+853v5Bd/+qd/euXypVLp2c9+dmbjPPDAA0fsmZO905N99l/+&#10;8pevXEAI8aY3velP//RP7WK9Xp+dnR0fH8+XOeGNXJMTd0SGhoYuuOCCRx55xC7edNNNK+iRN910&#10;U/b6R3/0R1d2Di2/+Zu/uVz21OHDhy+88MLZ2dlVWo4Oh8Nx+tN8Yh8lmnSiKuX870hd83Z54wKl&#10;YA1MRNqIYmCaLTZG1+reUKW3nM07YV7NvP7M4aFpXW8ykTc6fOTyfVsTUaKByDo+TERxLEtHfvMf&#10;cHSYyg1AjEKSSZjBtPtzoihJdKNl2iETeyOVpa4AWwfJ9qMNVgIUUi7ZHYCvODQUa4FIWvc9ZY6i&#10;YxdZF0mb1L5ABMMU6yUVdtqf73Yi26T8ubZTyxERoAFiNgYEvuOrNyy028fQb6vu375ugiXLx5l+&#10;dGryk3jQkRxxvye4bYcba5mjsn149PgrOWYmypXjr+SY+drOB+88eDxTAJzAKyELcMIlK09ZG5bQ&#10;8S5Ty6qz1sZH2U+FVJfqO4ScO9j3t7tVKQc0PIu4sjViFlSVsnlo5E9/8udh0GcaehLazMZQHFMU&#10;U5wAgiwE+TfhNNuKedW5VcBxwoaAQXgeJQlrw1Kw1j1pOZhT4TQzMAqBvR8QqCQnmo3hRK/2dBEj&#10;InqSwpiJwsmZ0tYT7C5SFDMza4OehGP9gmUFbC+R1scsNjtOB5Jaw55BUTyW38T6EAXftCMASOoN&#10;b2RorQ/O4XAsi3OiHA6Hw+FwOBwOh8PhWBbWZvHBx0wYRXPz/vCwqla8VsiJBm2YmQ2hFDhoXi5U&#10;QqBv2qH9ej2dhVHY+cbSL9ax8+05I4DAdMK/DIHAAEoIRDaGtUalEEEWi7JUQCG84SF/dDgfUWVp&#10;H5pmY4pbNspCoXr+OWvdhQ6Hw+FwOBwOh8Nx0vF9/5prrvnP//xPu3j77bcvp3l861vfyl4fMesp&#10;45577sleF4vFc85Z1Z9aV155Zd4gWlxczHsgR8XrXve6173udasvv5xWsRyvfOUrV1Ps+c9/fnZE&#10;APDYY4/lnaivf/3r2esf/dEfPWJSkOV5z3tePh5qz54955133rH10kC+/e1vZ6+3bt26ciCS5eqr&#10;r87UmieeeGLNd3pSz/4VV1yxGlfniiuuyC8++uijfU7UCW/kmpy41XDddddlTtTBgweXMzDr9Xo+&#10;O+vaa69dTeVPPPHEwYMHl/tpqVSq19281A6H42kCJTqeX6AoBgZZ6NGhu0bN8tjv5JkZDMnAN802&#10;xYlph8Ccf0KaDQMACrH0W/Sl6EaT4ti02sLzhH+UIVG2NcYwMSOgEGwMG8FEuOqn2LsITNNTmFFK&#10;GxZEiekrlSzWmNmEsQh8lMsfIHfilWyvDmoPIqJSnGhmj8Ko34mS0p4UJrL9DkR2jIMMCSY7UJIv&#10;b+vk3JBHN67Kjqd0RAVUEo1mwjS4iXHn7NRsqwkOx5E45vkmTgjjpbV0oubazbm2u02eGrTiCNJY&#10;qlQnzX5kPyDYGBNGbIwJYxQSlULf626fvnkyrlIhYyBDbEP5pECSrDWwR4mWufd2tB80ApkZgNAO&#10;XcueDwhEBCGsW8vGrOaTlIkAQPi+1ZbimfkT7kSlkhgRwtF/vK4CRGHrtztyPEWhMOJEA4A8EWFi&#10;6PlcawKACaPjrszhcJxEnBPlcDgcDofD4XA4HA7HsjR37zPtMJqcEZ4XrB8FADVUiRdrgEhxgoio&#10;vGU3ZkYh2BBk32vbmcfScUBrRjEwMzAaZEQ7gyQgAtuRWqVKBbtIccyGQAgm44+NBKOjsMTFYoDo&#10;8LRptQobJ2QhGHnmxcJfvnkOh8PhcDgcDofD8TTix3/8xzMn6itf+cpAJ4qIbrnllmzxyiuvXGXl&#10;t912W/b6Gc94xiofv9u8eXN+cWpq6pidqKMiSZIvfvGLR7XJRRddtJpiIyMjpVKp1WrZxby8Ecfx&#10;7t27s8XnPe95q9z1pk09z0jt3bv3BDpRcRznvZQXvehFq9nqRS960SpLnj47zTjas/+c5zxnNcWG&#10;h4er1Wom5Ozfv/+kNnJt+3Bl+vSwO++886UvfenSYnfddVf2WgixylvM4XA4fnjQtToQszbdDKIO&#10;qUSEaJOFlgEBAO137YgoBSeamSmKRc6w4igCAOF7qlQ8YpOSWgMATBiJQnAsrkVHAUIAFMI6SGyO&#10;yYkCQCnQCE4fowcAtn5XT4PrTUoSYJLBYIMrn71lRyUQxXKHhlJyollrsrO85Z/aV9LKVGzIylVM&#10;jIiAAoAAgI1Z4kQhCHtSsiCWTloXIucCo1BIlAp051zTKhK9HI7TgKHgBGSPOH5IYGA7ZAzZZ5zF&#10;vmY2YYRCsNayVAApRD45ufOZyEyr2hcRAjMxIFotijUwM2ndGwKFKAQiIjMiMpMUA54kR0SrOa3S&#10;iaJEAwoMPEiMiaKk3jjhnYmio93CSfm8sB9VKHD1wVyO0xAmSn8TOxFpYijSu9j9luJwnOY4J8rh&#10;cDgcDofD4XA4HI7BsKHmrn262TJRVNi4HlAAgCwWhO+BEEDMyMt9JcrEFCfphFhKAXA6TJg6UcyA&#10;wAyAAJwGR6VjjQKlRIEohfB9EQTCU4AIWDHNNhOpYtHUW7BudOkuo0PTSaMZjI95Q9XqBTuCiXVr&#10;3YUOh8PhcDgcDofDcYq46KKLEO0kx7B///7Z2dmxsbG+Mk888UQcx/b1BRdcUK1WV1n5Y489lr1e&#10;ZUgUAEgph4eHFxcX7WKtVjtJx87MzWZzfn5+enp69+7dN9544+zs7FHVMDQ0tJpiiHjJJZdkUTz7&#10;9u3LfrSwsJAvee65565y10qp0dHR+fl5u7hCSM4x0NfnJzaB6jTZ6XGe/e3bt6+y5Lnnnpt5Pnv2&#10;7DmpjVyTE7dKisXis5/97Owu+OpXvzrQifra176WvX7pS1+qlHsww+FwOHrQzTYgMplOSEUOKQAQ&#10;heBE24nFltJNPUqzhpRNA6BE550o3Q6F56GU3vCRf+szUQwArI04pkgBlBIhbY8QSIYAYEWtayWE&#10;57E20AnEAIC+Z3opSTjRHCeAuNxz6mkfIVKnGSiWDRpJn/82BB6zNpjrBOEpAEQpOUkAEJjtkdoJ&#10;3gCWiEwIQikmwkTnHqPPlbGOlhSAaI9LSMHapE8vOxxPBebD1lo3wfGUARnSqTAHianMAMZwooFZ&#10;BIFXLuVLpDGAiGBW94HCBAAMmXdq36Vp6eeR8BQZA5x+pLIY9PGQrVvdezMnifAUCokecqKpfeJD&#10;dezHE0pJ+qTkOJHRtn436+hTGqv8AQAu96vk0cAEaYCnWMt8QofDcUTcV28Oh8PhcDgcDofD4XAM&#10;JpyaMVGUzC0K31NDlWy9KpdRIAgEor4ZEzMoSQCYiVAgSIEAKIGJ0tkQGREAJDMzk/0+DoAYBaKS&#10;NiGKtUYhUIhsEFcoGS/UdbMFUsQLNX90uLu7OA4PTpk4KWwY94aHKudsL59zxlr3n8PhcDgcDofD&#10;4XCcOjzPe/7zn//tb3/bLn7ve9+79tpr+8r827/9W/b6Va961SprNsZkxg4A/J//839uuOGG1W+b&#10;vW40Tswcycw8Nzf32GOP7d69e/fu3bt27ZqcnDyeCn3f97zVPu6TD7/K+0szMzP5YkeViLVhw4as&#10;h4/zWPqYm5vLL65fv/4EVr4mOz3hZ3/dutVOp3LmmWdmTtThw4dPaiPX5MStnmuvvTZzonbt2lWv&#10;1/sEy1ar9fDDD2eLA6WpgTz/+c/Pv9vk+c53vrNv374spc3hcDie6pDWwlP2GXHWGqArMiGi8BUT&#10;cY9R00sncUjYeCLsPNKde+abjTHNljcyDADBxBgcEVtnJ7/oGEAlEQUwUNcROkbDR/ieCUOUkuMo&#10;tYb8nmf8KIoBgLQRnrdcBAIighSobeIWAiDIlVI+UCDb5+NNjxMFiML3mIkSYJ1ztARkEVD97Q88&#10;0gkIZK1Zyr4GMpGdJA6VRIGMAALBzhnH8MIzz2/E4bH1W/5orLOVLXX7BJENral8hd0mHYUGhqeh&#10;MPbg1KF9tfnjr+fY0MfqHJ4QppsnPgBn9Zw5MnbB+IZVFDxZl81ykgHnLu21VwfQxiBB1gn27d2u&#10;se8G9p2HiVFgN86u814x4ACZof8dDxE72ioz290KkbkTE5VqKqYKAZ4c1ExgYgpDlEIoqaqVnp9K&#10;gVIKJXUUAfEqlIzUz82i+Wy7eEm+jfB9aIcg0H7wHfNnX4adKlQGvvQUGcNEbPQJPaMAAMJTMvCF&#10;7zEZ1qtKrzq6o4hiABDeqhImHactshjY32Qo0cL3j7M2ThLhSQBQRZcQ6HCc1jgnyuFwOBwOh8Ph&#10;cDgcjsGEBydZa91uBxNjPZNyKYmehxgyCopiWQj6vtpnQ2CITfodd/ZDFAKgZ5gQgdkYNgSAzIyM&#10;CICeRCFYAzNz7vk5EEKWCqbZojiJ5xb8kSFAZGPiucV4flEoWdq2SRYL1fPPqZx75vF/ee1wOBwO&#10;h8PhcDgcTy1e+tKXZk7UV77ylT4niohuueWWbPHKK69cZbVLJYS86bR66vX6cR4gM3/3u9/9u7/7&#10;u6mpqRPYb8PDw6svnJedwrD7uGqfE7V6yQp6U6ra7fYJPLTp6en8YrlcPoGVn+KdnqSzX6lUjqHk&#10;cqfpRDVyTU7c6rnkkkuyVDoAuPvuu5/3vOflC9xzzz3Z60KhsGPHjlXW/O53v3u5H732ta/9j//4&#10;j7U+dIfD4ThhIKIsFQEBpbQRT3lEEFCcgBCUJFKJpY/WszGAgEKg8sDqPrZIrmAyXwMGb6QajI3K&#10;VTzDmmZxSEHHHO5UCLAdAgAYA1bWOlYpAD2FUoIkJgZElCiCnid60xQpMn2uVH+TlNJRDAwokIHt&#10;CMXyexXANpyqvwdkIaA4FkqZdgi2KhDAgDYca8lghAgCaIVCKYoTMAaU7HYFERCjFACASlo5iqD7&#10;wfre574cEYARmDvOEA/It0rjH5bxPbDjZbDVtwQwo+8JgQBIUcQm9QPy9XJqkHBXKhi4a1iyTe9r&#10;slsx267hTEzpFEDEzh4AmJgHaSQMnMpTfav7G9StPz3aI5Ts+VGu0KBDOYLZ8t//4+Y1dKJ2zc38&#10;6Naz1mrvM621dKJ+7IxzfuM5LyJg5P4bsOeUYSqMYm56x94CwASA+et8yTnv2D75Avb/vZulS/ly&#10;9h2HmdObGrJ7I71aB6YQLb3kOlon8KACgy9XgShk1nJrzFpzlckAp2+zKAUnmrRGRLD5hAAMLKTE&#10;QRIpE7Ghjn/LiMKG9aW2FREbEp5CT+UjBylKrPkp+v5MtvUgUhKzIVQKlVKVUt9OZSFIPdgk6fss&#10;GIDAzqmn3vPW/26JvgJmFMgGlnNrObtyjuhiMZh2iEIK3/OGq9HcQvreexLwhqvxYh0ATBiqygn+&#10;U9G0QxRCBL43vKowbcfpiaqUZRAAgGlHx+9EmTASQQAA8kRfbw6H48TinCiHw+FwOBwOh8PhcDgG&#10;wRzNzOtmCwC83m+42BhVLulaQ/iStTFRLAM//x08aW3n3EIpcIU5Gu1/lSBO2BAigkAiFppYAjDk&#10;5ySzyEJAYWTaIXoqnJlDgqReZ2J/pOqPrROBP3L5hcXNq5kczuFwOBwOh8PhcDieblx00UVCpI+x&#10;Hj58eGZmZnx8PPvp448/rnX6xO2FF164esvi2AyopURRdDybz87OfuADH9i7d+/KxXzf/6mf+qlm&#10;s/nlL395lTWLo3lQKV84/zp/dMVi8Zjn6TiqxhyRPnXnqEyt02qnJ+/sK7XaBwaOWPIENnJNTtzq&#10;8TzvRS960Te/+U27+K//+q99TlRev7z22mtP7FXtcDgcTw+E76HvCaXYEJOhKM4/542eAimEryiM&#10;KdbC7/0gYE6jIRDsj9gwoIDMawIwURLPL6ihivC88jnbV9MkVSoAgPAUxcmxHZSqlJPFOggkQ0Kl&#10;htUxd5EsFkwYpdqP8mTvE71sKB1BWPGXLlSSEw1CMABKcYTEmE7MydLcJ/SU8HwgNghgCAFspkr6&#10;vLsYICzJQmCIQBhKtJAiDWwBTi0vIVAp+xsjSomJZvvsPQAKRCtysDWjekUIXGpr8IDDyg7Bhp9k&#10;MS4oZKBMHAMCUr9vZONUbKs6Dsag7mW2mTIAvcqU7UAAYY2RXDgVMWNf260Ugl3RI+d1MPZIKj1t&#10;6Ey6l6u/+6P0eGxVyMBA1ofLZ1NBZ5epVpZf7DQNYdC+TzMenD60hnufbB7vhBfHDw46Qb2CFEPn&#10;xuHBBex1k5fuMl1vwOWfBQ9h/uedSjhnLvW0DbvXHwIQYOpoMTCy3TAP9dbTd6QdQwuXXqU9s1sK&#10;gVKAQDBEnYA7NgQy9RUB0UYwcaLtfAfp+wQzMDLz4ItfCCBCxFSLEpi+ZfX0OmPuXZSJyRjhKZu5&#10;11Oyo+ByokXgU5J4Q9Wl+5Slom62UAiK4yM6UZi96ZG9ADrnatDxoBAgBBIxMS/xgZmhq7DKI8Qx&#10;mShirVWlgkKoSjmaW0ApxMn5O84fGw2nZlFK3WidYCeK2TRaNiHKHxs5GY13nBqC8dH2wUnhebrR&#10;9Iarx1MVxTHFsT8yJDx1nFU5HI6TjXOiHA6Hw+FwOBwOh8PhGEDSaFEcm1YoPA+93j+fmRFR+B4z&#10;i0BSFJsoFoGP2WCUIWAGBDzivFmQDu0hIkuBUsggIGNAG9KaQ2AmGfid8cJ0jJOaLdba1JreyJAa&#10;qvjrhoXnFTaMD11yvv2i9oeZX/zFX8yGbFc/3bXD4XA4HA6Hw+F4GiClfNGLXvSNb3zDLv7nf/7n&#10;ddddl/00ExgA4FWvetXqqz1RMbzHnDkAAPPz829729vyuUwZhULh/PPPP+ecc84555yzzz578+bN&#10;iJhXMo7I0iCsFcjLKqVSaWAZZl5tdQAAsLCwkL0+sYlAx9Pnp89OT+rZX/3lndfeqtX+J4FObCPX&#10;5MQdFS9/+cuzt5QHH3yw1Wplt0MYhnfffXdW8kUvetFaN9bhcDhOR1S1jIjeUDWaX0SlTKstfC97&#10;xB0RVbGoTROVYqPZSOzIRczAsQYAoRQqhVICA2uNvgeQKVImPDQJQgQT64LxdcH6sVU1aagKALJQ&#10;SGp17ogxR4U3XA0np1EIShJgBYBHfIh8BYTv2WnXgBkS3f8cvOjMubbCr10MFMfALAKPolhIxav5&#10;hMXBh67KxThJUEoyCTALRLbP0y/zrLwsFiiKhe9RFFGUCCU7kSWISgJiPkSFKTM3bM9j2gxmJko9&#10;jJzG0+PvWKUiL3z0Js6glCAFa2ODpyhOEIABGbmjdqRZOfbw7SqRqVb53dnfcoXAzk9XDFPqNJnZ&#10;6mjdNnaEDpsFlQ8560giy8lIncPD7n5zIkp63XbdlOWzXbKWA/QE+2DvwQyM5TlNeGjtnCgGuOPA&#10;nrU9/PRSOVI7ezShQWWW5qENEKI6f9+lDiKn/h3k7o9euY6Zu5pUdrExsEjvucwb7Lufe24HaxZx&#10;erMADlIBBx5p2lBiIQRIKQAo0dY9ZGMAWEgJaWxUmiMH2gARIKTv/wwD72wEACGYTGeBe94AB717&#10;sjEIgEoJT/WF9XFi0nglT8pKievNgdF/XrUST8+JIDDtEAwdwbZFBKlQGk6AjEnDsgQuzQlkrRlA&#10;+gFBDMZQrKXv9593ZhQCUawcM8ham2ZbeL4IPH9slIwGAOn7qlyCk0Bh0/raw4971UqyWOeJMTwO&#10;/bgP0wpJ62BoTBYCf/Qo8rQdpxuFjevh/ke9oUo0u8CJ7n/S42iIF2qIqKqVwsb1J+rrQYfDcZJw&#10;TpTD4XA4HA6Hw+FwOBwD0I0mAKQZUH0gAgJKIT2P7NxdcUxhJHwPhSBDAMBEOHiOth6YiE06l5hU&#10;UpaKIIU0kg0xEQoEwzarqrsJpzO7iYJfOnOL8Dx/dLhy3lmF9ePgANi4ceNaN8HhcDgcDofD4XCs&#10;GS996UszJ+pf/uVfMifKGPP1r389K3bllVeuvs6+jJrf/u3ffu5zn3sqD4qZP/ShD+VtE0R85Stf&#10;+bznPe+ss84qFArHWX+9fhRznE9NTWWvt27dmr3ONyMMw6N6knj//v0D6zx+giDIL2ZBYSeVE7vT&#10;k332Vx+DNjk5mb0eHR09qY1ckxN3VJx33nm+78dxbBfvv//+q666yr5+4IEH8h11Yi9ph8PheNrg&#10;VStCqWBiXbywqIqFpN5M6g1VrWS/P6Dvoe8LAIqI4lj4nn3unLVmY9BTIFCVioDA2jCTVAqlFJ5H&#10;RocHJjlJils3F69M9QAAgABJREFUySAYvuyCVf5OIguBN1QxrXa8sKibLe/ooydUpSSLBdNsIwAb&#10;RimO59lZ3WwJJY0xKvBBYjw3LwpB5hGhEGAjTZbTnBh0vcGJVpUyGwOGmNjGNC07lVsuUmZQBwlV&#10;KZlW28aokDaoBAoBKAY/j46gquVksS58n6KYEmat07QSG5aS7YTICghd+yFXSRpklMbTdNyLfFwN&#10;WrGo4/UwAAABiGx7JbIgGibOcqUw26gTWZPbK3RqzgKdsrpTTyOvS+StkrzRYeUuSCvI2t3b271W&#10;W6ZD9dkYPT5YJ8GmxyThjmeS371tqTU3lgxXdXfRKYbQk9vTDbE6LdlfW1gM28OFNZgo8OHpw1Nr&#10;nROFedloUKBT3wjlYImoc2d1LuDcDZWPEsttlZeccJmcMXuzcudyyrUHOb03u1vlvTvs/simpeUc&#10;PxgYDTVoObWyKLvmUUrQpqNlQdpAK0TZeEAiEGjlTMjmv2RY/i2cUQhmBu6NrLL3dc+tS6w1KokI&#10;qtj/ZxElCWkjEItbN1EYBetGKBoQVIhKynKJiUw71O32EZORROBRkoBA0MQqtT375VUG3QpRCDVU&#10;SeYWSAoOY4qT/Jsza2N7D/Pv2Ev7Qpuk1kApVLUkiwV/ZCicnkUUIvC9k6MVqXLJHxuhJIkXavH8&#10;QjC+7oRUy8zR3LzwPFUpF7dtBme/PJURgV/cOMFax3OL4cxccdP6Y6uH4kQv1tVQFaUobd+y1ofl&#10;cDiOgHOiHA6Hw+FwOBwOh8PhGIBphwDAicZy/4AKCmkH21ApVQh0vSmDwMQJRTEKwWC/BQeQK31b&#10;ysRMBhhQIKJgIvR9oZQarlKSmGbbDvTKQqCqZaZUhAJEFELXGgysyqVgbN3wZRd4I0NuXiKHw+Fw&#10;OBwOh8PhAIDzzjtPSmk1j+np6ampqfXr1wPA448/nmkVF1988XIBRwMpFnv+KpybmzvFB/XYY4/t&#10;2rUrW9y8efNHPvKRoaGhFTY52qSmKIr6LJTl2LdvX/Z627Zt2euJiYl8sXa7vcpOjuM4H1S1adOm&#10;E9h14+M9s4c0Go1TkCd8Ynd6ss9+s9nsu8KXI6+ubd68+aQ2ck1O3FEhhHjlK1/55S9/2S7ecsst&#10;mROVj8C67rrr3Dc2DofDMRjEYMO4CSNVLpskUZWybjRNrSErJfvcNiKqSkkvGvR9jmOKEqGIGdgY&#10;VFIoJQsFO+u/iSIAFL6nKiXTbIWTM0xU3LJRlYojV1xyVCEVxS0bk1pDeF48t+CVS0f7PLTwPG+4&#10;mswtoJDMxJqOLW8KAEwUUxSjFLIQeMND/3/2/jzYtuuqD3/HGHPO1e3+9M3tr676xuptyxjbGDBg&#10;HiY4kAJDimDzw2nILwUJeRQ8CBSdgxPeM6n4UQ9XgiG8hyuxoQhgSEOQf2ArwljGkm1ZlnSl25zb&#10;nHa3q5lzvD/m2t055zZqrySPT9nSblYzV7OP7j1rf9dXN6ouzfrPnA4X53U1AQDfi4VKOWv3ljRx&#10;YYtOl63T1QpqxbkFRNvtod+BdImvC/qv9iOUvSJ7D1pggAgQfarKWSYAdenuBdRKV5Ki2wWlXJqC&#10;c6AUOEatJ4q/mK3zGQhEBOZRuIjZN0SVjVH+tBlHGmDcXQN7/lxRLh2BaRyIAgBwjglHISgf/gDw&#10;4YyJ5iScSDmNElAAU8kinIoL4VTB0vAhDjNRyOz8ZKMl+XDTJYIGU4MuZ5yef7waP1Yedu5MZVQm&#10;sln7rWTXo3GO5orlQlfx3svhT5547HtufQ53u3ix/PnTj1/jLR9ieJ7BjfJ0L8+0cTfZRPJwOjg1&#10;HV4q1zv8Ebc3qzScFaezTMOTk/0Hfni6jj5t47MXxx83BDfx0bvSCVkmogAA3HDk7JAIgNk6/6lj&#10;a5Uu/xKERKOqKGZGGma5/I+sXTvcOvavMxMSM7O1oNT0j3oc/TyxWQGAZDQaA3pqaVzYotNDpUy9&#10;Ei/NFYPMDQbZdhvYAe4OmoazzaLbVXFk+30XhnTZ0hsKDCKi0pznUPgfooh6ahaXZZznupKoMKCl&#10;+fTCBucF57ljxsAgITP7NBcg7HPz0NFy0rzodn2LDhkTLy8wQNHu6moCiOH8i5NW2qt23ZFsfcs0&#10;qvnmtqnXfEvkC1S0O7Y/iJbmUanq0YMvfIHi2qqeODpYuxDMNtOLG3m1YmrPp5N8cO4CIIZzrXB+&#10;RqrDhHjle9F6A4UQQgghhBBCiNcSf/srZod7fuVNgQYAVMTWUmBMo4ZaqyigwDAzZwXnFi7x5R5/&#10;hc8VBVsLAKgVKkVakdaA6L8SRMZQFKo4Ms16MNsKZlqm2TDNetBqBDONcK4ZLcyZajU5ciBamg9a&#10;Dfl6jRBCCCGEEEJ4Sqm3v/3to6ef+tSn/INReRQAvPOd73xOy0TE1dXx7WCfeuqpl3mj/sf/+B+T&#10;T3/5l3/58mkTAJhs7Lka6+vrVzOZtfbxx8ff/5vMRO0KsaytrV3lqs+ePTv5dFfY5gXaldTata6X&#10;yIu70pf66E8Wf12Gc27y0B8+fPglHeQ1OXDP1Td8wzeMHj/88MO+MyrLss985jOj11/mTjkhhHh1&#10;SQ4uo1bBTIO0RqN0reqsy7fbRbfH1vo0kanXyGhlAkAsBqlNU0AgrSkIlL+XmXNukGEQuDy3nX7v&#10;9BoqlRxa1dVK865bo8W55zakw6uoVTg34wZptvN8SmBIGdSaAo1EwNZ2es81qQ4ALsttpwdEDBAt&#10;zleOHoiXF5JDq2h0/8xa/9TZotunMEBAMpqLiYsRDFwURbubb7eB2dSrFAbR0kK0sqBrFdCK2XFe&#10;7N/7w8DW+agSmv0zUW6QIiGFARMyIRFylru8cINslD2YWqRzAMyOwVoyBrUGx0jI1o7HYB34+iZC&#10;X0jDjhkcOOdTUr4LCtDfXQ7LsAHi7tQOTm5J+SKWKYvhLecAwTE4Huasppew+9EozjTZ9TTVq7Rr&#10;eyczVeUrftiEw06r8kU/ydT8tGej9kY/RmVWe4qkxkOEcYUUT4dYrgL6QqxXbDHUXv+/Rz/rnvtH&#10;7AVigP/51CsjEzV1vKaSS5cfv+9LKs+Q3fVmw9O+nHq8f3FP9okRJ6qXxkEqHs2IMLz0yTwxNsap&#10;8eBEIGpiKuRhuIlg9JNgn82ZgJP5q9HY2TEgoFLlBw2QHbssH31CKDCAiMongRARaDjsyaW5wrJz&#10;qIiUoiBArUlrAOTCsrV+q0fRMgZ2WQHWUWCASFeS8Y8dBpfl2cVNYA6a9aDVbN55a3JgSVcr4Fze&#10;6e3ZSqAoNPWaiiNUyna6bC/REOg3iIiiALUCRM5zUAhYXtou11+4otsjbSgKTasRLS3oakJGMxGz&#10;dWnKeeGyHBBQa9Qa94tgsXVFu1t0OqiUadRVYOLVJdS62OmwtaZRU0lsmlf4W+HzFszPhnOtcG4G&#10;iAZnLzyP/9Tu3py8SM+v6zg29Vr1+GG6dAxMvFqYRi05tBq0GiqKBucu2EH6nGZn5vTcRdsfRIvz&#10;ZEz9luuv9QYJIa5MeqKEEEIIIYQQQoh9sHP+d+17E0cqDAEAtfa/MUetTLNu+33bT5VShXVgLTOD&#10;teUNDscLLf+NhKAIEQGRjAZCHmSTl5o4L5CIAhPMNExj96+M86BbpAO2tujt85txIYQQQgghhPha&#10;9o3f+I2jnpbf//3f/87v/E7n3GQm6s4773yuy7zppptOnz7tHz/00EPP+5b/z88XvvCF0eP777+/&#10;2WxecZbnGtz60pe+dDVhpF3RlOuvH38ppNVqTb71yCOPHDt27GpW/fDDD08+3RW2eYFmZqbuS/3I&#10;I49czdH/5Cc/+eEPf9g/futb3/qjP/qj13ClL/XR/+IXv3jzzTdfcbK1tTXnxl+8O378+OS7L/og&#10;r8mBe64OHTpUq9Xa7fIb848++uidd975xS9+cTTBgQMHdoW7hBBCTArmZkyzznlRdLpI5JQLdL3o&#10;9d0gc4MUiIiIAYCdyzNgJmMAAJhdUYBS+U4HEYt+n3NLzOgcVCvR3Jxp1FUUtu6+LZhpPtchkTG1&#10;E0d3vviE3kmy8xsqCFQcXf3sRa9vez3TrHNh804XgFyaMbOuJkhXdddyZnaD1Pb6vmlKh1H12IHk&#10;yMHk8OrWX3+BApNv7WQbW/3TZ0kpl2VsHRdF0e6hVmydK3JwDhBVHKk4QkXR0ryuVpjZdvtFp1dY&#10;54oC8lztqdTwF0RQKUTatyfKDlLb61MccWF9+EolMSIiYdHtQhdRKVSEhD7+wNb6G8NRYHQS2zRF&#10;QDtIXVG4LAcANBoJnXXMwxQCAxAAM/g8FJUhCBylK0ZRpmGtTBlCKIMQwyAGlg00zIDMbN1wNscI&#10;YB2MMxoA4FdC5WKHR2IciPKJj9HyLxHMmNqZo8QI4zihRDSZ1yrfHs+EgAxuchE8jpjgxLB4ss5p&#10;ohIHYNi+MzEBP4dE1HirJyHuvgPgRPbr3Tff+caDV/Vn/j27ZjrGBrjfUMedYf69//i5T3/h/JnJ&#10;KZ7Z3vj0qaee2xhesAdPPvHU1u47Srzp0PHvuPGOS2721dc5lYeQxwd3d3EXAMDBegtg126bOuD7&#10;7GYYT8fDKrKpH0yjkiY/1fAM3DeGhKOTdGJ4Zb2a/2wiTowBR7OMOtQmB8NTcajxnsKrOIH3a0Ab&#10;n7Q8LIxCQnaOgoDznK1DBJdlwIxGk1JISEb7FBAws6/L8wkoUswMzpXBKq0QEbUiY4DZZhlpxc6x&#10;dcAFOC5L8Ai5sFxYNBoV6SQel+Nlue2nNs/ZWV2rUBTO3H9X5ehBdi7fblMQZBvbulrZ+wuHcH7G&#10;9vq6Vs23d4p2R9erl/kvi0piXzboMgZX3qCzfM+6ot1GRF2rUBCEsy0GMLUqW5dvbpPSjtkOUmam&#10;IAAAXZlqFWbHnOcuy/1PcpXEKoooDOLVRTKGncvWN1UcqSSuHjv00v3aBBEbt92YbT4UL833Tq8N&#10;1i7ES/PPszQNgJ3tnV4DwGh5Xlcr1etezF9KiGuofvOJdH0zXl3sPXOmf+pstLy463y+FGZOz13I&#10;dzrh7IyuVeo3nzC1V1ZztRBiX5KJEkIIIYQQQggh9kFalXcL23O3LTSatCZjXJpyUaDRgP7XvmHR&#10;H+AgLe+tphUwDy+TAQACwfDGhgCIqDVpBehvlwgAUP7+msHlBQUGAFS8z+/m/G+uubCcF9d6Pwkh&#10;hBBCCCHEK8t1110XBIHvbNnc3Dx37tzW1pa11r972223JUnyXJf5pje9aZSq6nQ6a2try8vLV5xr&#10;c3PzH/yDfzB6+ju/8zvPY9UAMIpjAcCNN954xemZebKp5mr80R/90dve9rYrTjYZLVtYWJjsAlJK&#10;3XfffQ899JB/+olPfOJd73rXFb8Cxcx/+Id/OHp6zz33KKXgxaO1nhzVJz/5yb//9//+FUf1h3/4&#10;h6MT5tZbb722K32pj/4nP/nJ7/qu77riZJOHHhF3Jehe9EFekwP3XCHiu971ro9+9KOjXXTnnXf+&#10;2Z/92WiCd7/73S/1GIQQ4lUNERu33nDxU/87nJ8dnL9oGnXOciCEJHZ57ooCnEMGUMY0QyBw/QyA&#10;VRyx/924tXaQQm5VHKooqhw9aBo1JKocPVi7/ijq5/mNuMqxQ/2z59na3jNn+mfOxSuLVxmLst3+&#10;4Ow5CoPk0Eq6sRXONnun1gCB8yLfbqskVlcqneDCFr0+57n/WjmRrt54TCVJ/abrKAjmvv7+zuNP&#10;dZ961jRqRa9ftLsuzVyauqLgdhujkIhIawoMBYH/sns4P+P3AyLGK4tFrwfOFl3H/dQB0HQsyhUF&#10;IPp2kd0hA2bb7ds0pSDQ1STbboPRpJSKAhUnqIkL6/K8bEopylADKqXCEAODilCpuL7ssiy9sFH0&#10;+rbX56JgZvTrdQyOmab+S+9zFqgImNnyrndGlUoIzM5fySFGBsvoExkIzseHmNE6BmYGdoCIPA4q&#10;jbIh5aWZ8k55k1mpsqMKJoqw9k0ODd8bxZKGs/pX2N8pzwETgCvTKzjMWDEwsitXNN77k8MYPpxK&#10;rfh95EZBk9Hck61XE7miK+RyRn/Wmi7N4skpxvsAAABumF28fnbxkntjvz21K+TihzcORQ3nmSge&#10;Gt+NohaEP/KHv7trgb/7tw+/nJmowrn/52f+597Xv//2++9eObR7uyeiPs81qzFKHGEZhRsehOll&#10;7kq+4USSDHYFj/YcnT1JtMnTa5zK2jv+Xa1Sk9k9BByfhBOnJQ4f88TKJhZSrm7f8jVfy4aX2IUM&#10;u7Z2tIPKdJn/XLNj1FrHkVNo05ydIyJg5iy3mCMpUASEgERlEtIBAheOaZgNI/K5JgoMagUAgKjC&#10;0EeDANE3HIJzAGjTHJzzSSQMDBC5QeaKgvPc56xIKQ5D06zXbz7RuONGAEgOrrQffzKcafbXzhed&#10;7t4ABioVrSz2nz1jatW83Sm2O7pewUv89RkRVSWxvT4ZDc6BLaOnnBd5u4sAulFFo+OVRf/JD+Za&#10;rijY2qLbRSAmIkRwjq3NtztANAqWMju/N/x/fJFIN2rh/CwSMnN6bp0LG60s6iRODr2YFdB76Wql&#10;cesNW488Fs7PphfW+wDR0vzzSGG5ohicXuM8jw+uUBi27r4NX9RfSohrCLWavf91Fz71v5ODK/3T&#10;a4PTa6bVCGebcNmkuh2k6bkLLs3DuZlgplk5ejA5cuBab4oQ4qpc1V0ohBBCCCGEEEKIrzUUBgBA&#10;WvHw+zSTdLVCgQFEl2YT85BOEhWFqLW/zoeKhg/8Y0VKodEUBioOyajJO+qNrhW4PAd2KgwoCGjP&#10;/RrBXzwDf6tFB0IIIYQQQgghJhDRN37jN46ePvjgg5Nxjm/7tm97HsvcVaTzsY997Grm+q3f+i07&#10;dPz48ecXiAIAY8Z/MexdRV3wZz7zmauZbNLjjz/+zDPPXH6aNE3/4A/+YPT0Xe96164J3v72t48e&#10;b25ufv7zn7/iep944on19fFN1t/5znc+v110GZOj6na7k41G+3r22WdPnjw5enr77bdf25W+1Ed/&#10;bW3tK1/5yuWn6ff7/+W//JfR07e85S27omsvxSCvyYF7rt785jePHn/qU59qt9sPPvjg6JX777//&#10;ZRiDEEK8qgWtRvW6I6ZZN416vr2jkjA5sGxaDV1JdCXRtaquV3U10dUknJ2p3Xxd7ebrw/lZXUl0&#10;NSGtUZFp1oOZZnJopXLkQP3mE4tvf1P95hPPOxAFAEg0c8/tupIkB1dIqf6ps+n6JjNfbh522cXN&#10;/uk1Ckx8YCmYay18wwPxwZXkwBIzoFJIaDvdfHPb9vps7e5lOXZplu908u0dLgoVx+wcEtVuOm6q&#10;ldZdt/mmDtK6fvOJhW94oHbD8XB+Nlqar914XTg/G87NUBjqSmJaDV2r6CQOWo3kyIFoeWFyP6DR&#10;laOHVBTrJAEiO0htPxvlfNg6sA61BkQVhRObxjbLs60dm2YqjvxlEWWMjkIVBhSG1RuORgtzplbV&#10;SaxrFdOsm1bDtBqmWde1iqrEpl6Nlhaqxw6F8zPx6lL1xJFhh5VCQh8V8IED0hq0IqXLoipCAGQH&#10;PM598H77vgwrMDD6SRURou8ZA0QkBEIf90JEIERCNAb9u4wIiESo1XiaUT+P768pU1Lj9pxyGiyX&#10;PJn7GXU3TSZYmH3oAKFc/nhJo/DXsBYKAblMfDGO4lmjgFCZayIarrd86bKBm6n1Xe5EnpppNLzh&#10;fKON3bvJ07Mz8zBEwntXgczT65pOcg3DP6OOsMltu3vl8PGZ3SWcf3XqqT978kvwcvn4lx45ubWx&#10;68WVWuOOpQPDbUQc7gDeE4i65I+SPW/gxOz+XCyfTcWfJo7+8FxBHpWpjZaNjFMfIpz439SZPPEG&#10;ov9mMY5yTeUhmQxR4WTsa/d28OQbk21Wex4wTg1sdIrw6N8TrWm7dtVU39ienxOuKNg6QECldBKj&#10;0bpWU1FUJmcUURSi0uwcZzlYy+yYnWN2hQXrmNlXP5Hxl32JorAMRA1XT6GhMEBFiP6zScyOs7ys&#10;y8tzzvKi3Sm6Xc5y1FrXqrqaMHM4P1M9fmTmrtv8YCgw1WOHdb2qojA7v7HvtWkVhdHKIgXG1GsA&#10;nG+1bX+w71nFzJzlqA1FIcUhMxebO/lOJ9tpI6Ju1MiYeHVpdA3a1Kq+3AmR2FoKAxVHplkPWk0V&#10;R2S0v9JNodGVxDTqptXQSaLr1eTwarQ45y9b55vbebsdzLVUFNZvveFlSBYlh1aqJ44ErUY4P1u0&#10;O/1nzpYRtatW9Pq9k6ddXsQHlnUcte6+zdSlDug1RSXx3BvvMfVqcmjFNOvZ5nbnqWfTi+t2kO76&#10;6LC1+U6nd2qt98xpdhwfWApmmpVjhxq3XP9yFsULIV4IyUQJIYQQQgghhBD70JUEACgwNsv2vmsa&#10;NUBQYWDTbOIGgQDg775FSOR/ZTz9v5CiwP/qfHIOf90OkVATMNjeAJVCoy/5i1dnwd+TTMutqoQQ&#10;QgghhBBit2/4hm8YPf7EJz7x3//7fx89fd3rXvc8FhhF0WRc57/9t//27LPPXn6WRx99dHK9f+/v&#10;/b19J5v8asXW1ta+01x//fWjx3/xF39x+W/lnjt37gMf+MDz2MYPfOADdr/vXY38h//wH4qiLCsm&#10;osnIinf33XeH4fhLtP/m3/ybNE0vs0Dn3K/92q+NnrZarTvvvPN5jPzy7rnnnkqlMnr6oQ996DKb&#10;6Zz74Ac/OHo6Ozs7Ozt7bVf6Mhz9D37wg5cZHjP/2q/9mnPje7J8+7d/+65pXopBvvwH7mo+jLss&#10;Li4uLi6OdtS//bf/drTtd9555+T4hRBCXEr9xuPR0ny0OGca9XR9K1vfClqNyrFD1eOHK4cPJodW&#10;K8cOV48fjleXTK1qapVoeSFZXaYgwMDEB1ZqNxydvf/Ow9/3rrk33Vs9fpiu1MV0NVQczb7hLl2r&#10;JIdWdK2arW/2nj6VbW7x8A9CHjO7LM/Wt7pPnUo3NnWjlhxcMfXazP131q47Urv+WHxwpXr8MCCz&#10;dSqKgJTtp/nWTr6+lW/tZNs7+XY739zONreKThesU0msosimKcVR/Zbrda3avPOWYLY5NbYorN1w&#10;bOFtb1x42xtb99zWuuvWcHE+aDUAIJibqRw+UDl+OFyY3fdWayoKazdfh2Ggqgkq5fKs6A9smrm8&#10;cGnOBKSVCkMgYmYuCtvr59tt2+4goqlXVRJTHLjc6kbNNGqmWSej7U7HNOvxweXqdUcqhw/EK4vR&#10;0kK0NB+vLFWOHCgPXL06itDoSlK/8Xg41zLNOhAN4z+ISqFWOo7J33KOkIxGRHAOnPWFLXv5P58g&#10;IjuHAEgEWgES+LyTVoiISOAn0gqVT1sRGCKjSakyiwSAiKQVKgJFw4jIRKhk4s82XOZGfDaK9uaM&#10;Jtpv0AcTfLYICVEr8JEqmIpOMQDzsAZnnCNhHE40lS0qw0oI4DtbpsucxrGlccjkspG+XWMer2Xy&#10;VC8XPRkbG2Zj9saecJj12hPVYp/AYeBRiucyjVu7sjT+4ffccvfeiX/pwU+e77avtJUvgs1B7//9&#10;8IN7X3//vW/Ww3RfuY3jM2BqJ13ya/V73ximn0YhPBj2Lflljnuixvts8iXEfZY9cdZhOT2FBpVP&#10;IZYHeYgQaRiL8gEpf2UTeWKEo6wT7knn4egQ78rBjU859nnD8n6RME7C+eooGG7o8GMzXuP+Z3UZ&#10;ixp9ch04RkLUWkUhRaGp11QcodE+rkNEZDQFWsWhigIgpYIAfewzCn2EstyvSlEUUhiU96zcdfQU&#10;URAAEhIiMGmtK7FKYlOrmpmmrlZNvWaaDTPT0LWKikNmDhdmK8cOx6uL4cL4ry3V6w6rJIqWFphd&#10;/8w54H1ui6kric8ymUadAmN7/Wxr2w3SXZeqOc1clplGVVcTU6tSaOxgUGy3wTof60oOrowSsOxs&#10;3ukCc9HuojEUhWRMuDiXHFw29YquxLqa6FpF1yqqkqhKYhq1cG62cuxgvLLo/7PLAOmF9fTihmnU&#10;gplm9dihaHEOXha1G477WFS8uuSKvHfyVHpx/0TZLi7L+mfP90+dJa2SQ6u6mrTuuf1lG7Z4Oelq&#10;Mvfm++KVxXBhtnJ4VSdxvrnTe+Z054mneydP9U+d6T97tvPUs92vPjNYO895Fs7PVo4c0PVa685b&#10;G7dcf6VAsRDiFUQyUUIIIYQQQgghxD78hTqKQjdI936bh8JAJ7GKIgAoev3xG/7KVnnzuokrEHiZ&#10;ax0A7Pw1NlTKZRnbQsUREplGfd/JXW4BALXa99KmEEIIIYQQQnyNO3bs2Cic0263R1GKO+6443mX&#10;NX3f933fZDfOv/gX/+L06dOXmvihhx76yZ/8ydHTAwcO3H333ftOOTc3/s7Nxz/+8bW1tb1/A733&#10;3ntHj8+dO/f7v//7+y6KmT/96U+///3vL6a/sLvr6aU888wzv/RLv5Tn+99W+eMf//h//a//dfT0&#10;e77ne6Io2jWNMeaHfuiHRk83Nzd//Md//FJ1QNbaX/3VX52Mlv3wD//wS3HzXa31D//wD4+erq2t&#10;/cIv/MK+6Rpm/vVf//Unn3xy9Mr73ve+5zekF3GlL8PRP3PmzC/8wi/se+idcx/60If+6q/+avTK&#10;9ddff9111+2a7KUY5Mt/4K7mw7jXd37nd44eP/zww6PH3/Ed3/FcByCEEF+jEFt33xYtL0SLc9HS&#10;vE3T7tOn+mvnbZqh0SoKSathb4+z3f7g7PnuM6fZ2sqhleTgcu3647NvvPuFFEPtS1crc2+6N1yY&#10;i5bmk4MrZHR6YaPz5DPdr57sP3u2d2qt/+zZ7pPPdJ9+NlvfpDBIDq1Gi3PR8sLc192rkxgAajcc&#10;a9xyfbw417j1JtOsuywDdiqOdKXiW5IICYkoMLriv7Ae2EHqnI2W5hs3XaerlZl7bo9XFi+xz9B/&#10;LX7uzffVThypnjhqKpViuw3qCt8DVFHYvO16U0l0EpEJgJnzwvYHLs/Bscsym+f51k6+sZVvt20/&#10;RSRdrZpGHQOjwsANMhWFlcOr8epS5fghXaumFzfK6yOIFAa6WjH1qqnXdDWhINj3a8QqjqLFeV2r&#10;hK0GELJjNJoCHcw0g9kmBdo3rgCRD0ohEDCAY7AMzjH75hbH1qGPUzCjItIalVLGUKBRa2Bg6wB9&#10;NRNREKg49G0nymgdhBRon2CZ/K89EpHWZHQZdhqNH8vrPYyAZRqqLGvCPZd+cJx0KpufAAmRhjUy&#10;w5odVwZAysX7i0pEPnSERKCUL01iZJ4Ix0yNeVc8YyqthPu3x+x7Rl3qjBkVZA1jKuUwiFARIPlx&#10;T0WqJiecWBlPTYJT6+XxNNPhr4nuqeGDbz1xSyOKdw1zJx383P/6Y3cVf3J7ITJb/Ngn/8vWoL/r&#10;9Zvnl77p+M3Dkq89exoZGXlqG/ckhCZ2+D7xqbKojMdJJGTY++kaNkFNdYsNF+vnmE6qDZ8NE1Cj&#10;s3D4v/J0H0++q7oLRwMcH99day/zSzgVf+Nxrml4Sg8Lq+zw88WjSqpL/Kn+0ift1L4CQjSGQmNa&#10;DV1NAAG1UoFBpYCZnVOVxDQbupJgECCRikJTTYKZlqokulZFo1ERW8fOTfbF7T5q1ha9PrNFpXS1&#10;EszP6Fo1XJgNF+ZMvaprFVOvBTONcH42ObCMSqsoTA4s6yRq3n7T1EYp1brrNgqDaGnB9tPe6fO7&#10;b8oJAAAqiZPDB5Rv56vXkKjo9rLN7Xy7XXT7dpAWO918u41IbJ0v3+OsUNVKMNOkwHCeg3W9U2e7&#10;T5/qnTzVffKZzhMnB2fPc2Erh1ejuZlgtmXqVXAOjY4PrVZPHK0eO1w5crBy9GD1uiM+7BrMNEb/&#10;5bVp3n/2TLa5HbQa0eJ8tDRfv/kEvFwQsX7jdc3X3WzqtcqRA7pWzTe2u08+2187n7e7bKdyZczs&#10;8iLf3umdWus9fdp2e+HcTHJo1TRqs2+4O1qaf76jEK90ZEzrnttn7r0jXJiNlhcqxw7Hy4tBo4bG&#10;+B+DOo6CuVbl0Grl6KFwtpUcObD4tjfGB5au9cCFEM/Ni/x3QiGEEEIIIYQQ4rUBtQ4addvtZxtb&#10;ttvT1d039w1mW0Wvr+LI9vsuMKN4EpICLACAHaO68ldwmAGs9fckA0V2p4taUxgErQZe4hKmy3JE&#10;Qq33jkoIIYQQQgghBBF9y7d8yyc+8Yldr3/bt33b815mpVL5iZ/4iV/8xV/0T7vd7vvf//7v+I7v&#10;eMc73rGwsGCMYeZ+v//Vr371937v9x555JHRjIj4sz/7s5dKaNx8882f/exn/eN2u+1DIET0jne8&#10;40d+5Ef8629961s/8pGPjGb5yEc+8pWvfOU973nP4uIiEVlrNzc3P/e5z/3e7/3e2tqan+bw4cMn&#10;T570jx9//PF2u12r1ZxzRPv8NdNnvay1Dz300Hvf+973vve9r3vd66rVKiJmWXby5MmPfOQjjz76&#10;6Gj6Vqv17ne/e9/N+eZv/uY/+ZM/GaVTTp48+QM/8APf//3f/4Y3vGF2dlYpxcw7OzuPPvrob/7m&#10;b164cGE04y233PLGN77xRT8TvK//+q//+Mc//vTTT/unDz/88A//8A+///3vv+mmm3yTz2Aw+PKX&#10;v/wbv/Ebkxmt1dXV17/+9dd8pS/10R8N773vfe/73ve+O+64wx96P7x//+///ZkzZyan/Imf+Im9&#10;s79Eg3yZD9zVfBj3euMb3/jhD39414ta6zvuuON5jEEIIb42IdHM3be1n3i6/eUndSXJNrbznXax&#10;00FECoz/JTkXzuU5M6NSwUwzmGmQ1vWbrkuOHnwpMtUAoKJw9vV39k6dbX/5SRVHLi9st2fTlPMC&#10;2AGiriYqinQlQa10JandcCxaWZwcTOXYIV2vbf3NF1R8XbbdTs9dLDodl2UAiERACIxsnSssEqIx&#10;8fJ8ODerktg0aq07b9W1K//yH4lad9168cH/HR9Y6j17pv/s2Wh1UQWXK8uiMKzddF3v5Klip5t3&#10;OjZNgYGMRqVUEqMiQKQgQKXI6DKEoxVbZ9M8mGmGsy1dqy5+4x1bn3sMleo9c2Zw5ly8uqTi6Iqj&#10;HTHNOls7OHcBYNh6w36lRNoAg7UFI1AQYJGzD904x44ZABmY3ai3qCyAIgJCMgYUomWXZqCIC8vA&#10;vq+HjEYiQHDWlhELUsCAitgvmXl07JAIDEJhfWRilOBABKBh8dT4GOAo4bIrBzKsrEFAZkJwkwU/&#10;E1U2w6AKEvpUGzIzAyE4v/GMfuZhcGU4AAbnirKKZ08+BmCcSfLBJZ6MJV0RDzNJvGexo3FTWWOD&#10;02Gk0ayToxqFYvbphpquMeLxrOWDyVkibf7p/W/9uf/1R7uW8elTT/3GX3/q/7jn616iOg/H/LN/&#10;/kefP7fPTTH+z9e/TY1OHmAGRGCcDIDhMC2EgAw8jBXt3RU8uc94uJThXGWPGOLE2brXOPjEfvpx&#10;Bg3YB7SGgTn2n3AGIAJnsRz97vzSfisBX1A2PSnviV2NDuKuErJyCIjD2KCfjkHBKCOIzA4nlwKT&#10;i0bYFYGbLkQrpyIkUjqJg1ZjMkCoKnHR7bNzbJ3tDUyjiiq0aa7jyLQawWwznJtxaTY4dzE9f9Gm&#10;mQ+OsrXge9JomH8rf3wxOwfOURCoMAhmGrpSCRdnac+PYi6K/qk1zov4wJKKwtY9t++98WXQajTv&#10;uGnrc4/Fy/P9sxd6z54OlxZVuHsyMjo5tJJvt7P1TTSarXNp5vLcpQOX5lxY1Mo5pxl0o6oria4k&#10;ebvtegPTamJg3GDg0rwsUyIKAqPiiKIQEU2jnm3vsLXpuYvphY1saydoNkytus89OpmL/iDfadud&#10;LiiKlxd0rZocWG7ccdPL36uTHFwxzcb2334JlXKzzXxzJ293ip0OAJBSqBUAMTtXFD6PSsYEcy3T&#10;rJNS8aGV+k3XkZGbkL72RUvz4eJctrE1OH0uvbhRdKfu4INEwUwzWpyLV5delN5RIcTLTzJRQggh&#10;hBBCCCHE/qKluWxrG5XKdzp700cqjky9Bgwuz4tOzzRq/uosaoU5AQA7h1e6LyMAsC2YgbRCpWy3&#10;z8CmWiFjgpnmpWYp+n0VhwBwqSIpIYQQQgghhPga95a3vGVvJuoFphRe//rXf//3f/9HP/rR0Su/&#10;//u/f6lKnJGf+qmfWlhYuNS7b3rTm377t39714vOuclbhDcaje/93u/9T//pP41eefDBBx988MFL&#10;LfPtb3/7D/7gD37f932ff2qt9Y/f/va3/+iP/uje6ev1+j/9p//0Z3/2ZwFgc3PzX//rf32ZzSGi&#10;X/zFXzSX+MIQIv78z//8P/yH/3B7e9u/kmXZb/7mb/7mb/7mZZY5Nzf30z/90y/RF5r9mH/+53/+&#10;R37kR7rdrn/lwoULP/dzP3eZWbTWv/iLv3iZENHLttKX+ui/5z3v8Wfg5ubmBz7wgctv1E/+5E/O&#10;z+9z8+yXaJAv84G7mg/jXs1m89ixY5MtVQDwrne9a7JWTgghxJUh1k4cjZYW2l96ApUK51q2N7D9&#10;gcsyZx0iYGCCWkXFkYojJIqW5ms3Xacrz7P/8+pHlRxciVeXBmsXBmfOpRc33XStogqDYLYVry5F&#10;i3P7fgU8nGstvPWNna+e7D71TNCouTQren03GBT9lK1DAlRaRUGZrTJaxVH1+OHKkQNX/4VyXa20&#10;7r1946HPJQdX+qfX+ifPBHNN02xc5k9WFJjKsUPdp54tskwhATAXFhWVGQNEQEAEx46AHAAWztSr&#10;vmAkPrDUuO1G0rp1923r/9fDyYHl/qmz/WfPhgtzulG9yj/OMTNqzdZRYICI09RZV+y0KY5VErmd&#10;goxxWQ7kMArQsRsgF7nP3zAM65KQAAG19tdWUA0LmxSiMZDnrBiKwhVWhQEqUnFs+30ftAAALgpU&#10;5BfHzoG1MNE2hoigFefFrsIl3CdShGXJDU/2+gwXgsMmKcs8XgoiACOMdniZuEJERcMUDLDv9mEH&#10;jgEIGcpmquGfc9gyIsKwRMrPM5x7eoDlcb30n2lGB25qCWXKpIzl7HNwEQnYjiuQGKfDMJPPL3Vq&#10;7EnhjObxb/CueA3AO2+4/S9OPvHnTz++a0n/n8/+ZVoUP/r6t74Uf6n48MMP/ulXv7j39TcfPnHn&#10;8sHRfuPx0S0HDNNhnsnN2ROI4ukY2eSenip3uuLnrEzQMY8PpZ+PaXx6jlfLPlXIDn3CZ3IFE1Ej&#10;3ieJNDFSxt0Btl2bMfEWgg9oQbm3cLTO6SGX+3ViVt4nADheKvvNKTOBiFpTEAQzjV0zoVIqDrko&#10;UCnbH/jrrVzkupIgoWnWAYDCIDm4HLTqnSefQUSX5ey7bYnKgCECICAROwZmFYUUmGCmFR9cVnG0&#10;9/NSdLqDcxcBID64rOOodc9tQaux7+FLDq5wYbe/8OVE6/6Zc/1nTgWtppmpI+3++4Vp1Ey9WrS7&#10;+U67UApTKvqOjKFaVceRqiTxgWUkRKJwYTY+sBzMttK1C4O1C/nWtk2z0XJIa9Oqh3OzPqxl+4PN&#10;z34BiUyjlq1vpRfWswsbFAYUBKgJkNhZlxVukLKzSGRmGsFMk4yu3/gSBpWvyNQqs2+4Kz2/3nni&#10;aTImXJi1g9QNUpflbC07JtK6kpAPgAUGEOOVxerxw6ZRuyYDFtcEIoazrXC2BQBc2KLf57wAIn9i&#10;XKuzVwjxYpFMlBBCCCGEEEIIsb94dXnnS181jVq2sc15gWb3X6KjhVnbH5hqJdtu5zvtoF4DRWg0&#10;DACJ2Dq40l2lGJgLC4SAyNYBgK5VSKtoeeFSlzW4KNwgNXOzqChoSSZKCCGEEEIIIfZx9OjROI77&#10;/f7olbvuuiuO4xe42L/7d//u4uLiBz/4wcvHJLwgCH76p3/68kGslZWVb/mWb/njP/7jyy/qu7/7&#10;u7/4xS/+zd/8zRVX+r73ve+d73wnIh45cmRUsHNFd9111z/+x//413/91y8/mdb6V3/1V1dXVy8z&#10;Ta1W+3f/7t/9y3/5L0+dOnU1qz5y5Mgv/dIvJclL+53mRqPx67/+6z/+4z++vr5+xYlrtdoHPvCB&#10;Vqv1ClnpS3r03/zmN994440/9VM/dcUp//k//+eX6V96iQb5ch64q/ww7vWd3/mdH/zgBydfecc7&#10;3vH8xiCEEF/jTK0yc+8dRafbO3U2Pb+e73Qmv3/v+yvChZn4wPJLnoaagETxymK8ssjMLs1sfwDO&#10;oVIqjjAwV/z6LGpVu+FY9fih/plz/TPns42tsppjAgUmnG3Fq0vh4hw+92RvODczc/+dm//7keTw&#10;6uDcxfTCRr65Y5oNU6+g3n1RwxXWdrvZ5g47F83PIBI7G87PAEDR6bks44IBAQhJawoDFUe6WkFF&#10;plGr33RdOD/rl6OicOb+O9c//dn44Mpg7fzg/AXd6YTzs1esVnBpll5YL3r9YKYZtBqdrz4D9Wq+&#10;tcPO2W7XArJz7BwgujQnx0CICqFAQGDHqBQqX9VCKghQ7bP/ySgHDNb6XAUzAxIGBvr9sofIMRcW&#10;Aw2MUORQsLOOlBt1QDEzWwsIiGr43AEDO4eEo4RJeYgRmadKanz8BAlBKVT7DJGd46IAxjLoVbZB&#10;TZ1MfgCMCtgCO5+3ISIkYmBwzOzKkZQFQgzA4BhwVyoFywl8SGbv32JwuDnODacfFuCMRwOw/4k5&#10;GaYadQQNq4Gmt5z3D0bhxAKmJh69iROv+IX85Jvf8flzpzf63V3L+ujnH+oV+U888I304n2vPS2K&#10;X/m//uwPvvz5vW/Vw+jHH3j77sTSRIxoahDDLdx3ZMMSqV0vDf8Pky1fjHDJrZs+8qMIE5cn2fjs&#10;KI8Gl2c1AZEvJmPmyZAajzZo9NowELRrdXtfmdgO3i9UN5Hmw4ltmzgVyhOTJ84+dgBUbk+ZPBwN&#10;dOJIEAIiGUNRuO/FVhVHttf3l32LnS6wQ6MpDHWjRqMfm4i6Vm3edlPv2TPp5rbt97k/YGfJGNDK&#10;d39xYR3nKgp1rRrONOKDK/sc3LwYXFgvOl0VRfHyAkVh657booW5y5x1laMHVRRufe4xOhKkFzey&#10;ja1sa1tXE12tqDievB0nA1BgVBS5LOecTK1m6lXUKpqfrRw/pKsVXa0ErQYO79eQHFpJDq0AgMsL&#10;znN2jEbT9H/LVBzNvfHu3rNn248/qZLY3xjU9vp2MGBrgRmIyBhdq+hKrCsJIMbLCy9HUPlKEDFa&#10;nIsW54pub3DmfLq+kW+1d4eZo9C0GtH8TLS8uE/5lfhaglqZWvVaj0II8WKSTJQQQgghhBBCCLE/&#10;lUTR0jxbm2/upOub0dKeeyETxSuLvWfPmHo13+nk221dq5AxgAhaQZaX1xIuwzpwjEZzlmMY6GqF&#10;AhMuzKkovNQc+VYbAU29Ei7Modx1WAghhBBCCCH2g4jf+q3f+p//838evfIt3/ItL8qSfYbkQx/6&#10;0COPPHKZyb75m7/5B37gB2q1K99y+P3vf//999//R3/0R1/84hfb7fa+0xDRz/zMz3zsYx/7nd/5&#10;nUst56677vpH/+gfjWp8/sk/+Sc/9mM/dvXb9U3f9E3NZvMDH/hAlmWXWv4/+2f/rNFoXHFR9Xr9&#10;Qx/60Cc+8YmPfvSjrvxu5T7iOP7BH/zBb/qmb3ohdUxXb3Z29sMf/vBHPvKRy4devud7vufd7353&#10;GIZXveCXfKUv9dG//fbbP/jBD/6rf/WvdnZ29p3gpptu+rEf+7HL1J29pIN8OQ/c1XwY97r33nsn&#10;n15//fWX31dCCCEuT1cr9RuvgxuvY+dsr++yHPx3vqe/CP7yQ0QVhZf51f3l5tU6ObSaHFr1G1X0&#10;+pwXSIRa6Uqi4ujqi6H2Fc625t98/+Znv4BK2d4g29hML66nF9fRGBUYVAoQwVqX5TbLAEBFUbyy&#10;qKsVncSVIwez7Z30/Lpp5nuXrMJgVDCyK9Sgq8ncA/dsPPx5VJRvt9OLG92Tp3Qcq1rVVGLQajQ9&#10;M0Nh826/aHdsv49KRYvzplEzzXrtpuu2/uZR2+2jUf5r/S7PbV74GJJNUyQCRaSICdk6RERSFGjU&#10;l7s4gojgHCKi0agVOGc7XVc4QGTHLssBQZmAAp13ESCHPOfCgoLy7nXMvoQKEYHQZTk6YnBl9Q74&#10;zqeJ+hwePy9TL4QYBjqO2DH42snh2z7QhYPU5Tk7BGBwwzjMMHbC1gEDakUIDoAL9nfYA0JmBufY&#10;MSEwIjsgo9lxmbXj4XJGy5uINk23Lg2Hi4BIvj5rnI8abtVUNmUfXAZvEMfDZ/QVQOUCfXnPcKGT&#10;AafRUkd1XHtrpcbRHGQA9IGZmSj+f3z9t/6ff/KxvQP6z4/9zYVu+//+dd88n7wI33Q/vbP1z//s&#10;44+vn9/7liH1q9/8XcvVxu4Ykv/n8IwY7hPYVYc1GQKb3DmjfwLyREpqctIr/azws5V7bLS7J0NV&#10;k21MzNYyERICoc/osWOk4WEpq8imk1n73h5kd6ZtHAzj0c+C6fNhtO2jDcfdbWPghicSM+MwJjbO&#10;XzHve2YiIJAioy/zXw0KAlQKjXK9gU0zHRhQFM7O7JkO40MrKomzzS2XF0WnC4UFQDSarQNgU6mZ&#10;alUncXxgaXI+BnC9Xrbdse0uEIZzs0GrrquV1t23XU0xUbS8MFevbn/+S6jItRrZ5nbR6eY7HQBA&#10;pUgrAHCOOS/8ztOVOFyY09VERWHj1hui5Sv8fYSMBnPpr44jJodW4gNLg7Pn+6fW0osbvF+rlU7i&#10;aHkhObiia5UrbtHLSVeS6okj1RNHAMDluctycA6UoiAgLRfWhRDiNQuv5h5mQgghhHip/e7v/u73&#10;fu/3jp6eOXNmeXn5Wg9KCCGEEJBt7Vx88KFsfTNd34wPrOgk2juN7Q/6p9dcXhTtDlun4pAdu0Fq&#10;BykQqkvfFpEZXH8AAICARgetJgUmnJ8NWpf8hhk7133qWRVH8crizH2vixYvdyMxIYQQQgghhBAv&#10;nfPnzz/00EOf+9znHnvssW63G8fxgQMHjh8/fuedd95xxx0vvJNqX9vb23/xF3/x13/911/60pf6&#10;/f7c3NyxY8fuueee++67b289zpNPPvkf/+N//PznP2+MOXHixHd/93dfvrQKAPI8/8xnPvPggw8+&#10;/vjjGxsblUrl6NGjd9111wMPPLC0tATPUZZln//85x9++OHHHntsbW1tMBi0Wq2VlZVbb7317rvv&#10;PnHihLoWd/rY2dn59Kc//dBDD331q19dX1+PoujQoUPHjx+/9957b7311iiKXvgqXqKVvihHP8uy&#10;d7/73aPJfuM3fsMfWWvtI4888qlPfeqxxx47e/ZsGIbHjx+//fbb3/zmN1++GeylGOQr58Bdpfe9&#10;733nzp3zj3/mZ37m7rvvftFX8Xf+zt/5+Mc/7h8/8MADn/rUp67h9gohhHhlYubeM2c6X3nK9gec&#10;F0W3Z/sDl+dsHQAgERqt4khXEgoMBUH1+KHK0UNlZoA57/SKTtdlGVgHilQU6mpFJfHlu7DYuc5X&#10;nu488TQXNtveKbbbPnYFREprIATHtih8BxEFQdCo+SaWyvHDteuPFp3ehf/16cHahezihq7X3CBl&#10;YGDOtzsuz9kPXhEaw2nmV0dGY6AvWZXD4PLc5QVbp6IQgMOFWS6s7Q+Kbo+t48L6CzeoddCo2zzP&#10;N7ZcXrCzZWKJAEkhESBSYFCR66c2L9haQBpmf4b/8O1MPH6ICODTbsnlUnwuL1yac54zIrDzWRdS&#10;hEoxM1uHRKiIAmMHmc1zZIeAoFXZKETEzpc+MWkNiK6wZYXLxAlRPth9BHmcaUH09/Vj58qUDg1r&#10;hJwbx02I9r39H/viqcmbIODemMo4QzMOvAyLfhAn0kGXaJIaz8vAvmqJgRH+X5/5nx995DP7TpyY&#10;4B/f9/XvvvnO510YZZ37kyce+9W//G/tLN13gp9/27e/4/gto4HD3vwY79lqAAdMe/qzuAwNTQXH&#10;LrszLgsnkk+Xeh0nEkmISOijeuzKPjQAKCvRhiVpk8Pdf3iEU6GrcvKJYNiubeTdJ8rwPUQC36JW&#10;TkDIDD6bNTnl+MTes89RERLpakJRpKv7lBfZ/sD2+qbVsN2By1JUiq0zzXq0NG8adaR99n3R7Q/O&#10;X+Qsd1lWtLt2MABACgMVx7oaR0sLpIkdgHMuy22W2n7K1iKpoFk3rTpqXTlyoHbjcdLPocSCmdPz&#10;652vPJVtbgOzHaR2kPofjMyMRGQ0haFKIiSiMKgeO5QcOfCcVnFVw7CuaHeKbs/lOTj2TYm6VlHx&#10;tfwrmBBCCLGLZKKEEEKIVwTJRAkhhBCvWFuPfLF38lTv5Gl2Ljm0uu/dB12albGobs+lGQA4fyPD&#10;oqAw2Pe6FzO7QcZ5AYrImGB+RhkdLs6Z+uVuD5Ze2Mg2tyuHV4O5mYWvv/8F3jxSCCGEEEIIIYQQ&#10;X1MulYkSz9v58+ff+973+sfVavW3f/u3X4rqM8lECSGEuErs3GDtQv/MuezihsuLXe+iUsFsM15Z&#10;ipYXXsS6DNvrd554uvfsWfZ5gMHApTkXBTMjImpNgVFxRIFBovjAUvW6I7pSBhUu/K/PDM5f7D1z&#10;OpyfDRp1Oxj4PqvswqbNUs4Ll+WAiEZBbp21nBdkNBiFe7IlrrBc+I4pRiJdSZLDqxSYbGOLnSu2&#10;O/lOx6YpKQKtyWgymhlclrk0Z2eBAclHRIiCgIz2a7BpxoXlwqIm359U9j6xYwZERCI/exkmUYTG&#10;qCS+zAUcLqzLcudH6xh8vgMRGMqdpsjH2OwgBWvLaAkSakX+tgLMPj1FRvn6HC4KcJMJljK8wmUw&#10;aDgaH2TyMRIEIPIJKJ9N8tez2DlwE98p3T8TxT6XxczoFzVZCDWRBRqWPE0eq/Fbwxd8vRewH8bV&#10;nOrAH/r0n//W5z9zqQlunl/+kXve9PoDR59TMqpw7o++8uhH/uYvT+1sXWqa/+Oer3vfXQ+UUSh/&#10;wHh31dXEOC8TchrPtrdKaxyy2vX13omOqX2W5sey9yvBvgTMF4ARlskoZiAiIh/rK+vIAH1vGCL5&#10;w1yeluNFwa4MEgDA7jOEp06D8ceEx6ue2FI/dEYGHp4IUPayAZEPUAHzMFdVlkdN5NDKsSOh//gj&#10;oa5VdKVC0T53rrSdXpFlOgqRiKIQGEytwo6LXg+JdLWiKzGFIQVmuMuZ89z208H5i9nGFjiHSpNR&#10;bB0FhsJw+uCi/4mnq4lOYkCMluZrNxy7/PXfy8vb3cHZ8+nFjWKnPfmDHYlUJQlnm+HiXDQ/K1eN&#10;hRBCfC17kTPBQgghhBBCCCHEa0z9puPp+YvRymLv5One6bXk4MreO4RRGCSHVwdrFwCBo9D2+i7L&#10;uLBsnR0MKAwRcXijO2bH4Jy/OyNqpcLQtOo6ieKlBYrCy4yk6PWzze2gWacwqN94XH61LYQQQggh&#10;hBBCCHFt/d7v/d7o8Xve856XIhAlhBBCXD0kilcW45VFZrbdftHrcV4wMxmjk1hVYnwJ/lOlkrhx&#10;+021G68brF1IL6xnm9u2P5iaII5Msx7Oz8YrC2TM5FvV44fznbauJNnGlq5VVRKrJDYA0cJcenEj&#10;39hmZ4vewKXZsG8KbZqjc2Q0lCEOB9aN8khAGvJcJZFp1cO5GdTKNOv51k7R7QMwGUOaqBLrOCmL&#10;ihiKTtsNcptmSIhKAYCzBbBDRQCIPgTle4omh05ERECEhKRC2+uPyqMI8VIhmOEeIQBAJHYOywOC&#10;SMjOIZKPZoEilxeAiFqDb4XySRIEigKXFVAUAMM0CQAoxWwRRxVS4N+g4QpgGDmauro07Jvi8mXc&#10;m1rZY5QK82muYeTKB51GXT3TzUmT9UKjiNQoDDOcwCdjLrHneLgJiMiAiP/k9W9NguDDDz+47ygf&#10;u3D2R//4Y3NJ9VtP3PJtJ245PjN/mXO4cO6xC2cfOn3yD778+TPt7ctM+d233PVDdz0wSkKV2z8V&#10;O5sac7mzRzGfqclw+h/jWBROpqN2IdyTkoJRLm38L5jOLCFM5KtGUyIoZABUyld++aBduUweNoCN&#10;AlHjTR3XPe2zzRNFZKMONEYEN9ok9mPhiQ2f3oFYNkFxuTSfPRuPnZARx3P4UimfafQbjuSzSfse&#10;RJdbKKztD5IDy/HBFVWJAcB2+26QZtvtotPNd9ow/PwAALhyHKR19ehBVNoOBmxtOD+r4oitY2vB&#10;OR/9Qq388HU1iZcX4wNLulqBF8bUKqZ2tHb9UZ/O8vflRKVUFMrFYiGEEMKTTJQQQgghhBBCCHE5&#10;FAStu2+7+Jd/Ha8s9k6vDU6vRSuLe6ufUKl4danodNOLG6iViqNsY8vlhcty5wb+ypmfkoHBATBT&#10;GFAYmGoSrywGrcblf23NeZGuXVCBCeZmosX5aOlyF2+EEEIIIYQQQgghxEut3W7/6Z/+qX+MiG97&#10;29uu9YiEEEKIEiLqaqKrycu2RgpMcmglObQCwx4kthaVosDgpTup4tXF9hNPh/OzvZOn0nMXo5WF&#10;UftLODejq5X0wjoQQRIXaVa0Oy7NAJxLLWcZomLyuQVCo1EpRHBZrpI4mGkGrYZfr0uzot3RSYzA&#10;bNmmaTQ7i0aBK5uRTL2abbdNUWQ7bWAmY9g5ts5lBQKAc2wdO7ZsEcvOG1BUPtaalLJZDoiABMBI&#10;igHcIEVtSKt94z1luxQzW0YGVMS+KElrXxJFQcDs7CBTYYBEDoHTHNih1mAdp8UoKzNOlSCCVlxY&#10;JGDLZSrER0+QfMalbBhCGuZtuIy+8PAF5wAAfKjLDUM1Ze7FV/Uw+owKTuRaFIFjwGHLUFkCxTBu&#10;AeJhUVG5A4CBcdj4w5OhHtx3j43Kgco5EHwg5ofuemNsgn/7V//9UifYxV7ntx75zG898pnFav1I&#10;c+ZwY+ZIc3apWh8UeS/PennWydIvnD/7N2ef7Rf55c/wQKl/8cA3vevGO0YxNBwPj/cfN46P00R4&#10;as+m+S1yAMA4sYETAaaJuq3xvhh2MSGgP7SIiASI5XGE6VgUj46cLzhDBiYkVAqNhsL6dbNiLgp/&#10;vpTlUbsGToTlKni0mfusbhhrKiNsSoF1POooAx7/y28BliktfxYBAKCfuKw+QwRExcCIwywfwmhj&#10;/b0pUREXFgCQiIwG2ueg2Cwvul3SWteTaHU5Wl5o3XUrAAzOnO88eZKiEBbnXJa5NHN5US6ciIwe&#10;NUcFM83qsUPBwmyx1c532kW357KcCwuEpLVKYl2Jg5mmiiN4sSEiBgEFwQtflBBCCPEaI5koIYQQ&#10;QgghhBDiCoKZZvN1N2/9zaPxyuLg7Lnes2filYV9f+OsqxVdrRSdbr7dBoB8p0NG2zQDIn8pixEw&#10;twwWdaji0Mw0a0cPglKXHwDnRe/UWWaOVxZ1EjVfd/O13iWvXNba0WNElNszCyGEEEIIIYQQ4iXy&#10;sY99bPT427/926Poxf/ioxBCCPFqhFopra5uUmzefuP6X/51uDA7OHcxX98K5lqjN1UUJgdXbH+Q&#10;b+1gp6vi0HX7Ra/P1vr+K0Qio1EpQCStXVFQGJpmnbQOmo2i3cm320WvT1rHB5Zsb+CKwvb6FJjo&#10;wBJO3KjO7LTTtYsYmHy7zUUBRCoKyhiRtZhmPuUDWpV1SoSoNSrF1to0ZUBS2oElo9laJEIEznNb&#10;FKgUKkKiXWkY1AqsBV9ChYBaqzhCQopCFUVcFPlOR8eRblRNteIc294gvbAOwBQYlxdcFL69quyP&#10;Kvclglac5z4rAgAAzA4QHY8mQERCUAqB2TEXBYyDKGVxDzICTZQ+MbO1Ex1BPt7jU1HIjn32hctA&#10;lA/vuMmMEO5KDE0UGk2Fpfakb6bmmGiXguFTBPy+2+6dS6q/8qlP7qQDuLRznZ1znZ3PnHr6+Z3S&#10;y7XGB77xXTfOLQHwaHPGGaXLdIKNm7IYxkVRPIyhDYNgSEDDjNP4wzEdO9q9EmTgsizJB5AIgRCV&#10;QlRcOHCOnRsexPGeH/17NGzSCrRix+wcOseKXG7RWp4czWgtk3d4xLL2aWq6YbYNEdn5rQMEYEKE&#10;8pVRVm50SHGqcsp3auGwi8xPg6gJEbhwQIDMPrDEgKQQAFGRPw/9fS13RZKYmQtr+wPb6wOCadWD&#10;2VbtusO1m0/4LYoPLMUHlvJ2N72wnq1vFp2e7fWHBXRKJZGuVsK5Vjg/qytl1jSYbQazzed3Rgkh&#10;hBDixSWZKCGEEEIIIYQQ4sqSA8vg3NbnvxTrlcGZc72nTwdzLdNq4H7lTj4ZFS0tpOcuDM6voxm4&#10;QcrslApcnjOiadRUJQma9XBp/vL1UABg+4PB2fPMnKwu6SRq3Xu7vw+Z2Nev/MqvZFnmH7/lLW95&#10;y1vecq1HJIQQQgghhBBCiNcC59zZs2cXFxe11mma/umf/uknPvGJ0bvf9V3fda0HKIQQQrwqBTPN&#10;6okj7cefcmmebmwCgJltTl58UXGk4ogdu8HA9gf5djvf2nGFZWtdXjAzOIdaF4MBOFZxZHt90qrz&#10;1LMATMZEC3OmUSNjKnff2v7yU/n2zmDtgm13db06WoWp1xBpsHaeZptFp+eyzNcfERGDYefQOldY&#10;IkVagb8Xm3VukAKzjzxxXgStOjtHxuQ7HUakMGBruSi4AAAAQh8l8ukMdszWlgVBRCoOSStVSSgw&#10;bF3R76Mi06irIIgPLLs06506GzTrRbvNABSFLgXOcnbMbEkxEI4SLuyTT+Vq2GeVyiiUz40QYZk/&#10;GiZOhpU7iAQwTCnhdAuQj/74FREiIThmN0pSIfIoCsUTHVF+SKPs0G5TIZ2J3iXfsFQuy7+JOLXQ&#10;iWV90/Gb7l05/Guf/h9/9JUvvBSn6JsOHf9Xb/32ehgNVz3stRrGofbtifLhsF0Bosmip6lQ1Ogt&#10;AGAenv84mTXi8aEo01MTsTMcL8svXCu24ENxwAzMjEBAgMDOr2D3kJEQSTETFJaYy00i8tkqLiw4&#10;B6OGqHF5WDnmYbhtOAZEdm6UooPRA5zcLN73rPBvECEPNxcVAhESAQAadIVlVxaVITI7QAWI4IYl&#10;UagVGl1WXRXWFYVNM3AOkZBIJbFKork33F2/5fpd6zW1iqlV4NihchjODT9PQgghhHhFk0yUEEII&#10;IYQQQghxVZJDqxSGW3/zBTq8ml7YSC9u5Fs7ptUw9SruV/SEiqKVRQqDwcUN2x3kOzvFYKCiMGjU&#10;0OhgphHOzlzh1+iO0/WNfHMHA5OsLOokat1zR9BsXOs9IYQQQgghhBBCCPE1pyiK97///fu+9c53&#10;vrPVaj3H5QkhhBCiVLv+WNHp+cfpxqZNs3BxjqabppBQJbFK4mC2xdZmm1vZVhusY2vtIC06XbaO&#10;QgPMupLoSkJRqJJYRSESJQdXqtcfVVEIDtqPP1nsdAbnLyZROHkHOl2rJOHq4Ox5IHJZ7vqpK3J2&#10;DpWiMOAsR+fAOecAigJ88RIRBQYQOc91rWqaNQoCl2WoVbHTYedQazKGfV2P47LZCQCRUCMjOs7J&#10;905FkalWAMFlud8Vpl4jo+PVRVRKJXHQamawxda6NANCMgYcOyjYsWPGYhgxcQ4AfEQKfeKKHZf5&#10;J0YfaHGOAYCZHSP6iQl89IQIiXyoxhVFuUxmJGL2KStAhWURVplRgnFPENIo5DKVdfEBnj0XxMY9&#10;S1zGgHg6IuT/NdEjNRVAGj1AgJk4+bm3vvPbb7jtlx78k2e2N1+sM/Pm+aX33vXAmw6fGLZuDUuZ&#10;hhmfcXnVxAbzMPbkK6WGVV7DZSBMhWxGJUtY1m0hTmSBdlVF+QeTTVJ+h5cPpuualAIAdrask2Jk&#10;BHAMzEDsi77KsTsGX7vknLMOAVApCkPAUt7tAQNbO3nkEJEZfeBqOD4cJ4h4fNSRcDzYcbxtGA4b&#10;FpSNBl++MXxzmC1DX3vFzMB+mVSeIYjM7HLL7BCQrQOGbHN7PDZAMpqSmAvLzNHyQu344fptN1zx&#10;BPApLCGEEEK88kkmSgghhBBCCCGEuFrR4tz8m1+/9blHUSnTqGXrW+mF9fTChkpinUQUhmQ0EPn7&#10;77m8cGnu8oJz69JURaG/aZkdpPHcTDBzuUCUy4ui3ck2t8CyadaCuVnfECWBKCGEEEIIIYQQQohX&#10;lDAM3/Oe91zrUQghhBCvZojNO2/xDyk06fn13slT4UxTN+o+TbF7cqXCudmg1co2twfnLro0V2Go&#10;axXUOlqcM40aACCRadWjpYV4dVGFoZ+xeuLIYO08Ly10T57qn1lLDqzgRPKKgiA5fCDf2sk2tlxg&#10;2DqX5VwUyOycBQBXFAQKlQZDqAgJAZELq+LI1KsqipKDy+nFzQy2kFTR6bJjVAq1Yuum0ioAwGwd&#10;U2AoMAAIRcGFtYOByzLUWlcrZHS8skRROfJwruXSDBgKZpfnFMfsGJmBLSgi9A8tIqJSQKiiCBDc&#10;YOAKiz5wpBSwr/cZpUoItUKlwDlmRgCdxOXb1iI7UBqACcAxkz8Qjn1lEPsEiy8hYkR2wMOsC/NE&#10;s9RUzGn3cRz+cyoQNdpD5bvohzwKR+F0OGhyxntXDv9/3/1Dn/jS5z/xpUceXz/3Qk7J2xZX33fX&#10;A284eGxiqGW2aSK/M+rDmupcwlEqjIe1SONZximnyQfD6M7EPinLvqb21WjPjNc4utS4+5ojO8vg&#10;GBWCLcdDgGXQyg0jbsDA7FNyAACEZDQpBYSolK7EaAwwoNHZxpaPJPlKKCQCRFLksnx0uMoaselj&#10;PKxHK3NOAAyOfbUYEPm8VrlkfyYwIyEi8UTQi61DBWx9noxADcNX/sxxjp0FZkQCZgo0BoaMQURQ&#10;REqh1n7N1g6Sw6vxymL95hMo7U9CCCHEa4hkooQQQgghhBBCiOdAJdHMG+7qn17rfPlJFUcuy4ud&#10;TtHtZRc3edcFLQAAIK3D+Va8spBvt7mwFBhgl2/vFO2OiiOKQhUEoAgJ2TEX1mWZ7Q3cIGVgXa2E&#10;sy0Kg2hpvnH7TSoMrvXWCyGEEEIIIYQQQoixWq32y7/8y0mSXOuBCCGEEK9uSNS661Zdq3Qef0rF&#10;cXphfXBhHdc3da2qk5jiCBWNIjcuK2x/UHS6rtdXgQ6PHzL1CpKqXX80mGmi1jqJVCXZ2/GCRM27&#10;brv4qYeS1aXeqbP9U2fjA0uop75CaZp106gVnW6+07G9AbMDgCIMbH/gBhkyY6ARiYxGo90gBa11&#10;vYZaR8sLgBjOz5DR6YV10qro9l2eAZKKQjQafAEQAgPY/kAhmXrV9gdgdLHVLroXlO+2iiMKTbS8&#10;OHVVCDFaWeifWgOAottzaUqKMI7sYABAqImzHADIaFCkoojCAJXCRq3o9FyWuUEGDECIgGwtMKAi&#10;1Bq1MvWaS1OXFy7N2FrUChFdwUhEYchFgUSQ5Wg0OwfggKgMxjC7wid/HJfVRwxIALas9hl2/DDC&#10;5dMnuwJRfieNZsJRCmiiKKqMHA2rhkbhokDp777lru++5a6vbJz/w8e/8MdfeXSj373683Cl1rh3&#10;9ci3XHfzXSuHyyqsqWEOx+NzQQzT45raTF/T5RNE5Zj3TDa1fB5OvM+eGe5EHqWMRjuqLGcapad8&#10;k5KvfvLJPUbHzIjgnCMAICrHD4BKodakFfh+MN/qZAxFARkzSmiR0SqO2HbZlZ8j1MqXsFkil+Xs&#10;LACUzWNYlkf5jihUw4/haNjMQAiISIhKcW7LPUHD7BQRkiJFbB0XBftTiwgVlWcFEfk4n0/qpRk6&#10;h1qzc4CookjXqhQaACCtKTAURRTobH2LAhMtzYdzrWhl8Xn8mBJCCCHEK5ZkooQQQgghhBBCiOcG&#10;EZMDy8nqUv/Mud6zZ9NwI5hrsXOc5S4v/M3MkAi1psD4WwyaWiVaXmRre8+ecVluB2nR7hTdftHt&#10;7V24iqJgrmVqVTTa1Cq1G68LF+fkdmVCCCGEEEIIIYQQ15BS6r777nv00Ud7vV6tVrvxxhsfeOCB&#10;Bx54IAjkLjZCCCHEiwGxdv2xcG5m+2+/RIFxgzTb3inanXx7B3zug4gBRp1LZEww2zSNOmrli19U&#10;HF1xJaZWmbn3jo3PfC5eXeqfOdc9eTpenle74s2IulbVtSow2zTjPLdZMTh73kW57fZIKd2oc1EU&#10;nR4AmHqVtI4PLJEpv4ppmnUVR4O1C6CI89AOUjtIYTBAJNCKiFyW2zSjMLC9AUWm6PQp0FwgIJLR&#10;plkP52f2DXQlB5b7Z88BgtMqb/dcmiISO2brkIiikLTyqarx9laTvM2AyFkOhOAYlaJIk9ZojKlX&#10;fNkOux4g+kwUO4bCotZIqKoVl2W+xkpFAQNw4dhZsA4AEACtY3ZlcRD7YI5/5EupcFixNCx1utTB&#10;nwhQjTEwsk/WAAxjQb59CWG6h2n3bQtPzCz8s9e/7Ufvfctn1559fP3c01sbJ7fXn9y8uDXoj6bR&#10;pCpBUA+jm+eX7105fN/q4ZVac1QAtW+Sy2+Uz0OV9VbDHNM4uTRMK+0a+fRyAHc/AsDhThpm50Yl&#10;UOVTHKa/EIEndhUi+LInZmd9Ng1RKUBErVCxyy2wU0oBMDsmpdg6VAoVURiQUqM+JQr0nsopYGYu&#10;ChimocA5QGTnkIh8WC5nH7viYV4O0NsVbmMf3kJEQAIk8B9nBCRixwAIxL6+DInYOVCEMIyBIZHx&#10;UajhzrPO5Tk49lvh8kI36zqJkiMHyW8+IQBwUfROrbG1ycEVFUXNO2+Vq65CCCHEa4xkooQQQggh&#10;hBBCiOcFMV5dileXbJrlG1vZxlbe6bn+gK1l51BrCo2uVEyjFs61VCXxv16vXn+0/+zZ/qm1LArD&#10;eQBml+XsHDtGQtSKjAEAJAoXZpNDK9HCHMjv5YUQQgghhBBCCPFiCILgD/7gD671KF6tlFI/9VM/&#10;da1HIYQQQrzGBTPN+Tff3z99rvPkSYpCWJx3g9RmGWcFO+ezExQEFIVkNCBGC3PV6w4HM82rX0U4&#10;NzNz7+0bD/9tcmhlcOZ879SaqdeCuRnSavekiCoKIQo1gK5E/WfPqkDn253s4gYSojG6WiGj49Ul&#10;FYWT81EYJIdX8+12trGFRoNjl+cuL5wtiu7A5TlqDQi6XglnZ4Aw29hyeeHynBGYHTgHezJRAACE&#10;8epStr6ZrW+hMdnGpu0NXFEgkooDUkrFsYqmgmFoNGrNacbWcs5kNEUBEqk4UnHs0yoqDGyvj1pz&#10;nrNjl+U+nUVBoKuVfKugIHCD1GU5BgEZBaCYAYChnzmbIREjoNHMjNayZS5Lknw8qKwk2pUK2pOQ&#10;KpNOU0mh4WzT/Us42cs0WUO1t69JKbpn9fC9q4f9dM/ubP7Blx7JCquVCpT6nlvubsXJaAYuo1DA&#10;ZenVvhkuHJYnAQMMe6p8VGkqaDNa6igZxsBljmpyybs6n4avlCOYSHxNtUv5wiZGX1fFzie52EcH&#10;yzwSIRqDiuwg8/uMwhA0clZwXvgkkkrioNW8TFaNC+sGadHrs3NkNBIBEhrNRcF5YQuLWiERGA15&#10;DoBI4Kwb7k4EQr/Z/oaSAIC+pYoZkNlaQEClCJGtw4DYnz+FQyJfGEVRwA5IKy4sFwU7RgXMAM65&#10;ogDrAJHCwLdRUWh0FJpqRQVmtAlFbzA4ew4Y4gPLKo5m7r1916dVCCGEEK8BkokSQgghhBBCCCFe&#10;EBUGankhWl64molJ68rRg5WjB+0gzTa28p227fZdXrCzqLQKA11JTLNmWs19rr0JIYQQQgghhBBC&#10;CCGEEEK8tiHGB5biA0v5Tmdw7kK2sVW0u26Q8jBToSuxrlWDuVa0NK/C5xNvCBfmZt9419Zff4G0&#10;zja2so2tot1R1aqpV3Ul3ncWCkPdqA+ePcPOuSynwOgkVnEULy9QuH9ppGnUTKNme/283bHdvs1z&#10;7nRBq6BSUZVY16vx0jwQBY2auu3G9PxFl+XZ5na2vtXZ6Zp61dQrFMW+6GZqsTNNMqZ36iwpZYlI&#10;a7bOZTmScmnGRQ5IAADMbB07x76HJwyIga0F60yjjhOhESCkMABmWxSunwICBQYQdRIDgq5W8p0O&#10;BcZlOWQ5BKZslsoKAAalkAAdACIyO1tGXyaO5mRz0jjasyvqM4whDQuacKJbqJxwWAvFZZ0STix+&#10;lI+aCBMN5/WdS35GAKN0oMovzTJODGX60b49Tjz97mhFwxFOVWFhmdbCiSwTMu7NbY13EwMSIQOA&#10;4+EuGYa0yn0zsb0+a4XMo1SWIiBEIlBI2qBC3zbl8gyRVBSaVsMH2NKz59kRW2f7g9x0lDbgo00I&#10;yMD+zCkKl+dsLQCqOEIil+WoVTjXKjo9R8hac15wXvjpAQnYAfsY1DADZi0XdvixRkBgx2W5FgAq&#10;8n1oqDXFivPC+TQgoSss5AUioXMqjoEZnANFLstdlgESoq+NMqgVEKo4sr2BCgMgNK1GeZiKIl3f&#10;zLfbKgyi5UUVR617bn9O+UkhhBBCvFpIJkoIIYQQQgghhLgGVBTGK4vxyuK1HogQQgghhBBCCCGE&#10;EEIIIcQrjqlXTb1aPvG5C0LfgfPCFx40G3Nfd9/OY48DomnUss3tfKdTtNtApMOQggCNQkRm5qJw&#10;WW77KbPDONSKUGvb7bss17MhKLr8ilQSUxTlUdudu6jj2CwuqEocLczVb71eVxNTraDWAMBFsf3o&#10;40hk6rVsazvfbuc7bQSkOCRjkAgIwLLNC05TZy1pHS7Mqd6gaLfZOmCmKECl2VpwDgAAAY0mRaQ1&#10;al10umwdErq8KHp9RUh6/N1RFUcuzYDQx71QK5XEftPQaF2Ji26PGFyeQ8asDecZOEajlUFwlpld&#10;VgAPA1FTsSicaFPCsszIh3oYEH06BnAYk4Fh4IeRfSUUjHJVwzARj+uUACaCSWVeiBnQLw8BJjNJ&#10;o8HhMLA0DCeNQlR740q478MxP70DoImlYLmZ0z1W44AY8nBdNLGgMgOFBIrZcblLhiso01TodxMC&#10;IQIAUbnNBESERlNgfNCIgdlaTnNkoNBQGETLC+FMs3vydBYEOgjYOgB2vdTpDPduHCJpraKIAgOE&#10;BYCKIzsYAKCuV12W216fCdlpttalGVtm5vHuQ0AkAEAaFmiVHVbAjsFaBEClUBFpDT74F2qwFtEh&#10;EQMAMyrFjFBYRmZ27IbJK+dYKdIKlKIw0Emcd3u+9konsQqDotsttjtFtwcA4WwrmGmqJJ6553bT&#10;rL/wHx1CCCGEeAWSTJQQQgghhBBCCCGEEEIIIYQQQgghhBBCCCFeqRBRqxd3kRSY5utuSQ4faD/+&#10;JGodzs0U3b7t9+0gzTsdthZ8skMRBsY06zqJVRLZfr/o9HWtUnR62eZ23u6oasXUqiqOcDofxcxu&#10;kBbdXrHTcUWhkzhcmFNhULnuSP2GYzCd7EKtm3fcnBxe7Tz+FGoVzraK3sD2+26Q2f6AnQNmJEKt&#10;dbWi4khVYlRKVRLb66cXNgZnzxedLgWkKvFkZgwRKQp1EidHVm2nm65vcVYU3W6x3cbAqCQmpQAA&#10;iVARWIdaATMqraJxARdFoXLOwgCZXZpympNWFAVIREHAReHywg0ydnYcC/K5J2YePiyjQgDj0BNO&#10;xptwKo2EvrJoXNZURpiQR81LE+mb4Q4HGGWRfF/UMFeFWA6kXOwwnFRGlHgY23GTIaX98DjgNbVq&#10;mi6JGoXAYL8AH0+sfZh0GtZbjVqwCP1BHye1fNAKAAgBCBFIk0+COWsJCZXy8TkGBsecFeVpoxUa&#10;E83PhrMt2x9wnleOHOBBZrPMpZkdDCgIKTTDUi1ARFDD2igiXasEzUZ6cSPfbtvBwOU5hQEFxleH&#10;uUHm8py0LvoDyJkdIyFqpYKQgcE5H5RCrdAvE8ClGSjlrEVFaMx4rzlAAAwDKCwoVMYAkmnWkMgv&#10;xFnrun1nLTjHzvlzxOV5tpG5PFNRWHR6qFTniZMMjEqZZiNo1VHr5MBy/dbryRgQQgghxGuUZKKE&#10;EEIIIYQQQgghhBBCCCGEEEIIIYQQQgjxNSdoNWbvv7Nod/un1wZr5/N2d/zesGvIM/VqtDQfry6j&#10;Vttf+PLg7PmgVR8WTHUQEI0uS28cs7MuzX3yR1WSqLWg4khXK43bbgjnZi45mGZj5r7XFd1e/9Ta&#10;4NyFYqfDU51LJRVH4fxsvLIYzrXY8cZDnwvnWoO1C/nWNgVhONtCRUCIWpOZKIMKQzQmPbdujLKD&#10;zPYH+VabAq2McVnOhaXAgFKcF+wzJ6OIFwMqBQxcFEjkk05snalVKQpdXtj1TZ9aGQaGaFi9tDv8&#10;g4A82cqEo9DTKEU0OfHQsAGqDAyNjs4oxDOqYxpOwOVso1AUwj47cniIhzVUOAxs7d8JNYpU7VrG&#10;9GM/GJjcvIlpJgJdE6vxgSc/IAdICABIyA4YeFhwBVjuekTFpHUZ/PLtTER+aS7P2TpwDIgYGM4L&#10;0to0a+HivE2z/plzqHW8shjOzagw6J48PVi7kK1vgLW6VgVE3+bkI08qjlQU+o3Q1UrR7aFSdpBS&#10;GPhR+8nYuaLTozx3zETE1iIpDLQKAtIKtUY1kWZEcGlWdLqQF5wXgAhal4e+KJgZCktahbMtMCaa&#10;n0FSnOfsLDMgIRC5NHf9vrOWHXOe2/7ADvqoNZBSlVhXEwoDFUcqjgAgXJirnTgSzDSf2w8FIYQQ&#10;QrzaSCZKCCGEEEIIIYQQQgghhBBCCCGEEEIIIYQQX6N0rVK78XjtxuMuzfJ2p+j0OC98lQ0FRlcq&#10;pl6hIBhNP3PP7en6ZucrT6PW4fys7Q9sf+CynIuCrUNEMkZXKhSHKo6QSCdx5fjh5NCKr8q5wmAq&#10;Se2GY7Ubjrm8KDpd2+u7ogBmVEpFka5VKAxG/UOocOa+OzY/+wUAUHGYnl/vn78QzjSDZh32rMvU&#10;ayqOs40t3G6rMCj6fdvtF9ttYFBxqOLY2VzHlaI7yNa3VBwCAFs7qhsyzbrLMhimmopuD/OcgoBd&#10;GU8qs0UTuaSJ/BPAPs93wz3vj1NSEwEqgMnA0bh5abprCmBUQzV8g3dPhOyjVhMvMpZZKWRfOzWV&#10;jds99nKSUQ5qajBwqbkAYGI3lYVZPMpU8TgyZv0DRERGRGZgBgcut2XOy2einHXAkDIAoCIINCnF&#10;zoFWQauhogjY9Z5dI6XiA8u6krTuvo3CgIKAAhPMNgdnL7C1wUzDNJu76s5GHxA8f1FFYdHtcWF9&#10;aRszc14UvT5Yq2sVFUZFr6eT2PYHLs/ZOdQR6t1LozBQReG7rDgvgAEDzQ7KDKEi3WxQYKLlRV1N&#10;LnWe2F4vb3ez9S22VtequlrRtUq8sggASBS0GuH8TLSyqCuXXIIQQgghXkskEyWEEEIIIYQQQggh&#10;hBBCCCGEEEIIIYQQQoivdRQGYThzmSqnkXC2Fc62im6vf+ZcemEj39phaycnQERVTcK5mXh5IZhp&#10;TmZ4rnYwRgetBrQal58MlWrdc3vnK091Hn9KJ8ngwnp6cSPb2NK1iq5UVBxOFvWQ0eF8iyIzOHPB&#10;pRkQ6VqVtGZrKdBKR/lO25f5uCyjMKAwUIFBY0hrJNSVxOaFHQyA2Q0yN0jz7jYXBbAbJ5aYGcG3&#10;G5XpIJ8sKqNFCHsyQjidVNoTbdonUzRRK7X/uz5rxNP73U/Nk31NiA6AJtbrXxwOn6dDVaMRTjRQ&#10;AQAysu+pAh6WVo37rKYP/Tj9NF76KLPFAMjsxpvlk1OKyGjfFAXMbO1oucwMSICkggAVARGiDwYZ&#10;l2YUBhgoYOidXlNRGK8sqSSavf91KgoBoH7bDbpR2/nCl1UUphc20vWtdHMnqNd0o0rBOHcHAEik&#10;6zV2DL2B7fZVrcJ57gapKwokpWpVCoxOkuT4oez8RTTaDdKiN8i3t8kEFAVkzOTuU5XE5+gcosty&#10;H6ACZhWGKol1JY5Xl/wIL3nOBwHbHdSqcuRA0Grqeq1x+w0UBCoKdRI/j8+aEEIIIV7VJBMlhBBC&#10;CCGEEEIIIYQQQgghhBBCCCGEEEII8dzoSlI7cbR24igwF/0BZ7krLCoirVUlvppWqBcFItauPxbO&#10;z27/7ZfQaJdm+dZO3unm220AIKVQK0ACZlcUPrtFRscHl1UQuCwH54K5GRVHAGD7g96ps5wXttd3&#10;eY4AGAYmiXW9ZupVH6+yg0G+sV1Qj6PQbWxilo+KocrxME8NzmehmKfCSLs24RKPLzUNA+BE9sUX&#10;LCFOZY38IBwAjUqi9lsOlS1PZcxpPBEDTmSupqukdnVf4bCXiocxqVFv1igsxgCIgACMu7d/95Yh&#10;YtlexQgIRESVStCs2W7fdnuusJwXzOzYISJpjUZTaFApVJoCjUbbXp/ZIupiu6Ob9WCmGc62dLUy&#10;c9/rRv1LiFg5vBrONLf+9kuoVDDTyDa28u2dbGubtFZJTIFBo5EUIFIUuCxDwqLbLQYD0gqV0tUK&#10;BQFqFc61TL0GiPrgSrq+mW9uUxDYNHWDtGhnAIhakVJANEy5ITNzUQAAFwUzkDEY6GhhJj64um9X&#10;Vbl3rM22dvLNbWCOFuZMsx4uzLXuvo20AiGEEEJ8rZJMlBBCCCGEEEIIIYQQQgghhBBCCCGEEEII&#10;IcTzhaiTGJL4Gg4haDXmvu6+wdnzna+epDAIF2Ztmtn+gPPcFdYXC5k4JGMojlQYAKJp1KrHD4eL&#10;88X2TtHputy6oqgeP9z+8pMuy2xeFNttQECl0WgYRrxUFKmViIuiv3ZBtTsW+sPkD4+TRwzDWigE&#10;ImbHU6GpSyefLsMvYKI/abQYHAaVeE+z067KKZgOR/E44TQKRDFDmZHyr072PvGwFAqnFzU+DybW&#10;Npy1THDtDVeNX5yelUdZLKORGUPjD5+uVSgwRbfnnHODAWeIChlBRwEYg4QIyHlhe72iM0CFjEW4&#10;NB8fWCJj4gNLzdtuRL37O8O6Vpl9w12DtQvdJ56mIOAFV3R6ttez/X6+057a/daxc6gUMOhqlUID&#10;REGzHrSa4xQTYjg3Yxq1bH0Td4jjiPPC5QXnhc1y4OEZgkRGk9YuyxwiO4eKUGk0puh0VBxjYCZi&#10;Z+yKwvYHttsvOj1g1rVKODdDgameOFK7/pgUQwkhhBBf4yQTJYQQQgghhBBCCCGEEEIIIYQQQggh&#10;hBBCCPHqhojxymK8sli0u4O18+n6Zr7ddlk+OQ0ZbRr1YLYZLy/oWtW/GMy2gtnWaJrmnbd0nni6&#10;88TTvDCbbbfzze3BmXMISHFEUaCMRlKMaHspEPluJGYGJCQsc0IEbBmYGRid9Z1LDM4Pc2/l056H&#10;+27eJR4PXxiVRzH4dBTuCsuMglTDdNK48YmZhy/jntzS9GpHPVBXGvlo1lFX1FSKCoGBEWl47ACI&#10;2DESMgMCoqayaowBgaEowBgKA6NNsbXNgDoJkUhFITBwnjtmYABml2VkVHmUV5eCVqN243XhXAsu&#10;ARHj5YVoaT7f3O6fWhusXbBp1e8UlxfsnJ8GFfVPn7P9Qb7T4bwIVhaDZn3fTicyJlpa4Lki3+kU&#10;na4dZNNhudHx4KLdQ6V0rUJhENTrRb8/OHdxuDoFRMDMhWV2AIBKmWbNNOoUmKBZr996Q9BqXPFD&#10;IYQQQojXPMlECSGEEEIIIYQQQgghhBBCCCGEEEIIIYQQQrxG6FqlWjtaPXEUAFyWuaxga1EpCjQa&#10;g1fq1UGi2vXHkgPL7cefwtNrQath+4Oi27O9QbHdzp0DAGbON7ZdnvuSH99uhApRG0AA5xgtO8eF&#10;G8aNGB0yTfU1jSJG5XqfwyZOBpJ4d+USAJe1T8gTISgE4KlSIRz1Sk3UOPHUSHjUQDX852R4ampA&#10;ZYFU+WC0Kpxc8Hgc5dZPbAQDIDM4BkDUGgnR6GEoCFxhlTHAYAcDBg6aDdCKtCJtRovmvMjbHRXH&#10;plHTtcrsfa9LjhwwrcYVjzgAIGIw0wxmmvXbbrDdXra5XXR7rp+6ogBm1JqMrt1wfOeLT7Dj/umz&#10;xfaOrsRKhZdcoNZ+geycSzOX5WytD30hESrKLm5BneKVRVQUzDTsIAuZXZ7bfuon9pVdqBQFRkUh&#10;BQEABDPN6vHD0eKc1EMJIYQQwpNMlBBCCCGEEEIIIYQQQgghhBBCCCGEEEIIIcRrEAWBD5M8VyqJ&#10;m6+7uXbj8f7ptcGZc/l2m5kBgJ0D62ya9RnydputBQDICyRCRBUF4BM+RW77GSrf8QMACGqYVIIr&#10;dkJd1jjH5BeMU+VDE8ElH5aa6GbaVQI1eoUnR4Rlm9REzmli4j0dUeM3eZiuGs017qriqSn9oMYb&#10;gYjg01DMgEiIhBho0poLy2ABmJ0Dx0Wn6/JcxZFKYlOvRksL4NhmmUuzbLtdDLaDRj1eXQyajdmv&#10;v99UK89j7yKirlb0JeaNVhbW/+qzycGV/um1/rNnw4VZXa9ePnOFRCqOVByNXil6g3TtPDuXHFjy&#10;p1lycMUO0sHahWx9M99u217fn2x+PCqOdK0azLXipXmVxM/3vBFCCCHEa5NkooQQQgghhBBCCPHa&#10;cfDgwTzP/eNGo3GthyOEEEIIIYQQQgghhBBCCPEqpqKwevxw9fhhl+XZ1o7t9open63NNrZsr+/y&#10;DBwzouv1UWuXZq6wpBUioDHswKUpOAvMiMiAw1KnFxCIgqlEEgMAcJkxGvZF+cIlRBw2SDEABkov&#10;Vus+1MSAmsjPX4aTuBzVMGdVLhemXvCPdg+feXdlEU7GtXg81DKnNR3LYgRkZubydQYAQKNI6/GK&#10;GTjLszQHZl2tUBiYei1amgcAIATCot12g0E4NxMuzutqMvv6O/XzCkRdUdBszL7hro3PfC45tDpY&#10;Oz84d0HttMP5WRWFVzO7y/J0fbNodygIkgPLKgqbr7s5Xl3yZ1rlyIHKkQMAwM5xYV1RkFKoNSp6&#10;KbZFCCGEEK8NkokSQgghhBBCCCHEa8f3f//3X+shCCGEEEIIIYQQQgghhBBCvNZQYKKFWYBZ/7R7&#10;8nTR7mabW66waB0bg4hAxHnOSvmMUBllQWQA9lVIo/QQT2WDrtAaheOeJfZ9TDhV61QmoxDHAaVy&#10;BH4qBODFpPZ/u+H28SJHaajyOU63T00MdQ+eGBQOp+PpN8djGG4sAo7jU8PNZ+cQEZRC/yIzs2NA&#10;zgqHhEoxMzvn0owL0pVEVRJSKphrBTNNBnC9Xr7VLjo9UBQtzptGLZhptu66dbKU6UUXNBtzX3ff&#10;1l9/ARUVO53BhfXeM6dVFOpGTScJmX2+lszWFb1e0e4UnT4ihnMzQauh4qh1923BTHOfA06EAVFg&#10;XrqtEEIIIcRrhmSihBBCCCGEEEIIIYQQQgghhBBCCCGEEEIIIcRVc87/GwEZ0ZcaUWDcIOUsx8AA&#10;AliLRGwdEZY1SKWpONIEvuTL5b8Zy0gU4DhfVA6CJ3NI09kp9tVNE7EnHjU5AZTZKS5zTsN6qHEs&#10;ahiCmuy44skcVfnipYJUoxeRhtVU/tXxI0AEpdhatIBEzMz9FICZGRwDoQ5iSiLUysw0AXFw9nzR&#10;67F1qFQw2zTNBgW6evxI7fqjlw5zvWh0Es8+cHf3qyfbX3la1yr5djvfbqfnLqYAZAwaQ0YBIjI4&#10;aznLXZYzMGkd+qFqlRxaqd14nILgpR6qEEIIIV7zJBMlhBBCCCGEEEIIIYQQQgghhBBCCCGEEEII&#10;Ia4W+hCU1gUzKnJZrqsV7nQxMJzlrkDUip0DACQEQERmN4wDjcNRPuQ0yiuNipXAB5/GaSgEAPYp&#10;pzKnhMPoD5ZBpWEBEw5zS1gu3weohmEqBmAe5qhGC4MyP+Vf5OlA1LCnajJrNO6UGgejkJlxnJTi&#10;4TYhAgIilkNiB84/JEQEQiBCH8fyjVfsEAkVMTM4BwQI6FyhCgtKZ+ubAEDG6GpVVxOdxEAUryzW&#10;bjimK8nLdwIQVU8cjQ8sd756svfMGdOsuyy3vb4dDFxW2F7uK7BQKQxMUK+qJFZRiIjh0nztxFHT&#10;qL1sQxVCCCHEa5tkooQQQgghhBBCCCGEEEIIIYQQQgghhBBCCCHE1VJRAABoDBIiKQBGTSqOoN93&#10;jjkv2DpmAGb0DUhF2Rk1lYgCGPUzYRkIGgWcpkJSZQJpmEGC/fqkeLpmqiyI8mVRo0BSWRKFCMA8&#10;CkWhzyL5AJN/zhPrmlwdTxRGjf7F6PNQEz1SExuHCKA0Kh+6YnLo0AERWCajUCmKAmBgZkgzAKYg&#10;UHEIDC4v7CAlrXS9lhxcVlEIiKiIjPGJLZXE8epS5dCKSuJrcxrEUePWG2o3HB+cPT84dyFb33R5&#10;sXcyVBS0muHCbLyyqOLomgxVCCGEEK9VkokSQgghhBBCCCGEEEIIIYQQQgghhBBCCCGEEFdLVysA&#10;QKEBBjQKALiwKo7YOmBwCC7L2LHPRCEiaMXWIhE7NwwcAfh80ajXice5Jl/3NBlyGjZAAfiYETPs&#10;jiqVASUY1UlNBpimn/qZp4ufcKLxabx2Hs8KZY3TsKOqnMbPN+qtmhwSAxAAADgLQKAIgRgsIjIi&#10;aaQ4oiBQUcCFZee4sKhIxVG0NK+SGBD6z67pWkXHUe3G68A5JEKjdRLramJmmiqO9qz2GiCjk0Mr&#10;yaEVZrb9QdHpcZ67wqIi0lpVEl2JkehaD1MIIYQQr02SiRJCCCGEEEIIIYQQQgghhBBCCCGEEEII&#10;IYQQV4uiUMWRjmNUxMxIyqYZhYGuJQUCpACObZqydUAExIgIWoN1ZR0UM4xSQwCjQqZdBVE40SmF&#10;w+ImRBxnlfZAAEZgAGIeRZvG742CTMO14nh1XMaiylDV5Ezg26DQR7d211Xtk0oqV4GIiMyAAOwY&#10;kYGAmZEQAYAIESnQFAYQAjvnskxXEt/+BADZ+qYKg+TAcnxweeae26/1Mb8yRNRJrK9RaZUQQggh&#10;vjZJ8FoIIYQQQgghhBBCCCGEEEIIIYQQQgghhBBCXC1EjBZmVSWhMOA0p9BwnrN1AKAriaokgEhK&#10;IQIzc2FdYcE5IESjR9VG+zccIQACEAIiEAJh+crkLLzPTGXKChCHeSTwtVH7rcEvZdhQ5SdCGPdU&#10;7R4eDuNa0wvhUbhr1wp21VsxMzCzc75HC5GAAZUCBDKmnDIrAACNUUkMAGxdtrmjaxXUqnJo5Vof&#10;cCGEEEKIVyjJRAkhhBBCCCGEEEIIIYQQQgghhBBCCCGEEEKI5yBeXUZFpl5jdioMANClKQAAgopC&#10;VYlAESCR0agIANg6LixbBzhsfRrxr0z9j5AIyfcw4eT0PEwiAewJKQ1jS8ijd8ZzTk7MADwRekIY&#10;5qn2z2ntHuz4IZa5Kt53Eh+FAiyzYcyusIDAwICAWiERKuWntWmKSqEiXUkAIFvfBOeC2aapV4P5&#10;2Wt7rIUQQgghXrH0tR6AEEIIIYQQQgghhBBCCCGEEEIIIYQQQgghhHg1MTMN06i5NMs3tu0gozCw&#10;/ZSiEIkAAElRGLB1SATMSAAA7KNKTJwX/nmZZEJExLKoiRkJgQEQ2TESMiJYW661TC2VEaRLJpim&#10;q6gYGRmRy9DUqHeKJxeC44oon3Hau/DJeBUC++oo9kVWiOXmMIwflFMzECE7dly+6gA0IhGFQVk4&#10;VVguCpUkiKhrlaLTy7a2g5kmBUHtphNXFdUSQgghhPiaJD1RQgghhBBCCCGEEEIIIYQQQgghhBBC&#10;CCGEEOI5QMTaDccoDPRsk62jwABC0emVJU7og0KIRqs4ojBAo0krVAq1osAgkZ+mTBr5aBAzjp+W&#10;y/FdUYA4rJMaRp6mg0I8EWQa1USVLzKNypxwotFpGI5iAGDG0fSjefc1XAsyDIfvx0M40RA1mprL&#10;fxLy6DEAaQOIKgz9xEWvD0gqCnW9xlneXzuvojCcbcWrS9GClEQJIYQQQlyS9EQJIYQQQgghhBBC&#10;CCGEEEIIIYQQQgghhBBCiOcmXJiLFufAuaLdyTe2VBzbXs8OUhVHSMPYknOgFSpCNXETf2bbT11R&#10;sHWIyMzsGJgBEZCGbUuunNgx4LC6CQEYAUYFUzxKH02UOPFksZKfcNjnNNUHBaOFMiOin4Z9R9Xe&#10;rWUGLN+dXGO5MhxWT+GeNBUzl6Gu4WIASWsKA1AEAC7POc91JUFCFYfdU2dJqXh1SVcrzdtvvNYH&#10;WQghhBDiFU16ooQQQgghhBBCCCGEEEIIIYQQQgghhBBCCCHEc4OIzTtupjiqHF5VcWwHKZnA9vou&#10;zUgpRACkcbRp15xakdZIyMxIoyARD6cflio5ZgAkAkBEAh+dgmEUCnFXfInHzVMAE+EnnHw4nNI/&#10;YQYeppyGsajxBOMlIzIA8ij8VL6IOBGhmmy+2jW7c4hYFlERAKKKIwAA54pOD7WmKARFg7WLypjk&#10;4IquJDOvvxO1NB8IIYQQQlyO/GlJCCGEEEIIIYQQr2KZ5Z3c7aSuWzjHYBmsY8vgmANFkYJYU6wx&#10;UlgLyBC+8DUKIYQQQgghhBBCCCGEEEIIj8Jg5t471v/qs9UTR9pffMJmOZAqOl1KEgBERZwXMNXM&#10;NJzRGGsdag15wY6hDD4BIIJzzD77hOUrXNZJAQD4f47TUAyIwD7ZhOMKJ0ZGxl2dT6Mg1ORD9IVT&#10;MJ7YN1YN58DJoBUOt4YZsKyImtow32SFw3GWA2YAZEJ0vjEKKTSoCBznO10ApsAU7a6uVkyzFi3M&#10;+UCUTuJrfXiFEEIIIV7pJBMlhBBCCCGEEEKIV5+Ngd1I3U7qeoUDAMeQ+atj4O8PyAygkDWBJqeG&#10;l6KaIc3HejYiLeEoIYQQQgghhBBCCCGEEEKIF0PQaszcc/vGw5+v33z9zmNfsYMBM9tuFxwDEgCw&#10;s6jU7tkQyGjbT/0zUpoREAkJXVGAdWX2yKeOiAARrJvsbkL0wSMEZkbEUQQJALnMOe1OYyE4AOIy&#10;tYTla6PSJ0YAB4gTXVI+9MRTlVPAwIiXutg0XDHA1EIAwA1zVIQIyFme73RcXqBWtjcIF2fj5UUV&#10;R+HCXOvOWygw1/rACiGEEEK8CkgmSgghhBBCCCGEEK8ajuF8357u5P2CHcPAcmo5tZw7Zr7kXISg&#10;CWONueOt1H0VsRnSUqJaIV36epUQQgghhBBCCCGEEEIIIYS4KuHC7Owb7tr8679t3H5D+/Gn8u22&#10;y3POLQMDg7NOTWaiGNg5tpYLCwCoCAGYmUygwsAVBRQFAAMCKgJEUqpsbfKxKGeBy54odjysjRrG&#10;kHxrFDBe4srRsBgKGEZxJUZAB0CADEAwrKfyy/M5pul0FQ5jUsyMWFZGTa0EGbhcAI5WhojI7Jit&#10;zbbbAAyOKQpVElUOrQazLQqD+s0n4tUluYAlhBBCCHGVJBMlhBBCCCGEEEKIV4HC8dmePdMpcsep&#10;5Z3M9QsGAAQOFTYCCgkQkRAIgQABwTLk1hWMheXc8U5qt1MMFCYaM8cbA9sM1dG6rhi61hsnhBBC&#10;CCGEEEIIIYQQQgjx6ha0GvNvvm/7C4+josGZ84Pz60W3b7s9dtblCEWBSgMwM4Nve0JArSgKOS98&#10;OMkVRdHr+zgQKgXMZAwFxsefAAAR7SB1GbC1wMM0FMCw4YkBEXAYXmJ/IQlg+r56uOsBM2A5z3hx&#10;ZejK/wuhXPTuXBTAflVUw0X4WBcg+S4rQCStQCl0DpDYOR1HulahMIiWFpIDy8nh1eTg8j6FWkII&#10;IYQQ4tIkEyWEEEIIIYQQQohXus2B/cpWnjnuF7yTudSyQmgGFBk0CJe6VZ5CUJoAAAwCgGXq59yz&#10;vJ257cxVNFmGrdQuJepw3RiS++0JIYQQQgghhBBCCCGEEEI8fxQErbtuTQ6vdr7ytPrqyfT8era+&#10;aXt9O0htVpByiASEoIiUAiIAQKVUHLlBatMUANhaQEIiAABmisNdl4EoDFyeAyE4Zuf8ZADgQ0eA&#10;iEgAAM6VIaaJPBRD2d40uURGRAD0fU/DfJNPVo3jTsxlKGu/rcZx5sr3T/F4VKPCKUTSGpXCKHCd&#10;HjhHYRCtLOhKtXnnTbUTR3W1cq2PnhBCCCHEq5JkooQQQgghhBBCCPHK5Rie3snPdIvM8cbAZZYN&#10;4UxIFUP7JqEe/exD5QUwgIWVAwsrB0ZvKcRqgFUA67hT8E7meoWrB8QAFwfueMPMx3LjPSGEEEII&#10;IYQQQgghhBBCiBcknG2Fs63GbTd0nz61/blHdx57AhS5LEetwJdEWecYUDEqBexcmgKhiiIuLBBy&#10;Ubg08xkkLhxqNRlFQkJUChwzTPRE+YtGiKgUErJ1SMTODcufEBB20sHTWxdHEanrZxcibWCUj8Kp&#10;uNT0ckddUQx7glGMjAwMiOxTVD5ONYGQSLF1AIBEhMhhoOPYNGvN226cue91Komv9RETQgghhHgV&#10;k0yUEEIIIYQQQgghXqF6BX95M+vmbidz25lTiHMxJb766RI++6k/z/PcP77zjV83mYkaUYSNAKuG&#10;Ngd2K3XdnGci+vJmNij0gaq+VOuUEEIIIYQQQgghhBBCCCGEuEq6kjRuub5xy/WbD//t5uce7T1z&#10;mvNC12tICMzMZQkTIqJSQL6OCbgoAKHo9Ipu32WZy1LOyRdAjeNKw7vjASLwsM+JCBWRVuxjSg4Q&#10;kcsUEwDC9qD/6Wef4mFMarXRirQpF1hWQ00mpPZi2O8SEjKO3mcEZObx7GV3VXk7P0TUytRr2O1R&#10;YKLF+db9d6o4utYHSgghhBDi1U0yUUIIIYQQQgghhHgl2s7cY+tZ5nh9YAcFVzS2IqIXL7CkEOZi&#10;lRZuI3Xn+7YV0sl2MbB8vGFexLUIIYQQQgghhBBCCCGEEEJ8LWvccWO2tR206t2nTiGhadZdXrC1&#10;4BgQkYiMpsCoOKIoBICi2+s9fYoLC86h1oAI7IDZl0IhAmgNaMHCsAkKhqkmYGZAREUMDgDB+uQV&#10;A5AvfxpNPb4D32UvCvF4kqn6p10zIY8XjYhl3IsQSJFRoIhzq6KQolBXEwAI5lqmUSMt3+AVQggh&#10;hHih5E9UQgghhBBCCCGEeMVpZ+6xjaxv3fmeBYDZiCqGXvBS9xFqWlS4MXAbA2cZACC1fGMr0CSx&#10;KCGEEEIIIYQQQgghhBBCiBeKjGneecvGX302Xl3qnzln0zxZXQC85HUfXUnig8tA5OuVUCvgyTgS&#10;sGOXZoAIeQ4AzIBEgOgYsLC+nAkRuayWKrukxotgAITJJU4En6bw5Is4HYoCGFdXlVMjgiu3CwGJ&#10;SCtKIkQCZse5rsTBbCs+uNL9ytOkNRKhVtf64AghhBBCvOpJJkoIIYQQQgghhBCvLN3cPbqRDQq+&#10;0LMEsFDR+qUMKBHibEQq5e3UFY4Z4Isb2a1zoYSihBBCCCGEEEIIIYQQQgghXrhwtvX/Z+/P4yy7&#10;ynrx//M8a+99php7zBwyMoQMYAQRfwEvXFGRcI3xXuBiQIYos4iIcu9XQFEZlPsSuSIXVESuqFdB&#10;DEZEIAIviCACYUgImUjSne6urrnOsPdeaz3P7499qvp0VXV3dVd1qofn/eoXnLVrn3XW3qdI6POc&#10;z3pGr3j07G2318/Ylu+d7O7a2zhrJ7lDJoKSZoMcJ61mzItsfAwqKorFRlHkuJybl7yIpa/SR2Bm&#10;xwCpVB2lFLIUdFIAi8PFY4s/ONBkajV00CMCFLT4DCYA7LjfvqpKWSkBUAKnSdJouFbT1TMQxV4B&#10;6rpmwzXqUgaFcpYlrQaRFaOMMcYYY9bLMlHGGGOMMcYYY4w5gXS9fHu6zINM9CIRdjYTd/zrQUQ0&#10;XqeEMVuK9iIB35/3F4ykm30zjDHGGGOMMcYYY4wxxhhjTgXN884S7+dvv4ucy/dMdL6/q75zezLU&#10;XPVkShJXr2uIMc+lLLmWDbaVUhESqI9ggoKIXKsJQENAJKgSAKgqSFlDlChECkChwIEcEh3cCUoP&#10;FY7qB6IOPJWYQESJo2WpJuVYeiImMKXONWr9wzESMYg4S2MvB8D1WjI8tNnviTHGGGPMqcAyUcYY&#10;Y4wxxhhjzLqoajfogtdekCJqEAWQMGVMjYRGa655XJscnVqi6O3TZR50oicAtjcejkDUkuGMQZjJ&#10;Zb4UtMNQytsbbv3TGmOMMcYYY4wxxhhjjDHGmKGLzuc0nf3mHc3zzs73TPQe2pu0WtnWMVevrTw5&#10;HR2KeU5JEns517LqoKq9Lp2oAACAAElEQVRqXoS8gCrXMiWoD/3QEhNlKQAV0ShQJVEFQMTwKiCA&#10;Dg49LYWgqge0aiyqCkQR9RNV/YMEppVdniTKYucp5TQ78EI+UJoAcPV6OTXDacJpkm0b3+w3xBhj&#10;jDHmVGCZKGOMMcYYY4wx5hj1gu7thv29WEYFIIqgqgoAREiImAD4zNH2utvZcs2E1/eCp74HFkIe&#10;dbIXRXVHw6UP+w0bSqhIaLaQmqO753wzodbDvwhjjDHGGGOMMcYYY4wxxphTUfO8s5Lh1uzXvs1Z&#10;Ws7MlVMz3Qc6SaORjA4nrQa5A3vVpSPDxeSMa9TDQjv2ckoTLcpYeKhQmiYjTcTo59vCZcxLDaEK&#10;RAEgZuKB4k4UHyNUFiNRB9JNgw2jlj1YHNOBJlEKqIIAYhAGl9r/YYhQZedUlNNUQ+z/KIhKdGmN&#10;mCl1odNNx0eJqL5j22a/G8YYY4wxpwLLRBljjDHGGGOMMUctj/r9eT+Vi6j2gvaC5FGjLD/NMeqO&#10;GgkXUR/qxq01Pn8kaVgy6hAWStndCQteiqjb65w9nC2iFhHR1obz3TjZi2cwfXemfNz2GpN1+jLG&#10;GGOMMcYYY4wxxhhjjNkA2fjo9qc8ceHOezv3PZiODvu5BT87n++dIBDXMqqlLk3BTAAnifceMZbT&#10;c66Wgpiz1DXqlDjOsvqObb09+4p9k1J6KTwlSbVb4TIqQs6pCDEthp4IpEqkUMKha0CDgSgoFrdF&#10;JCJyBxWxVFVjhIISB4BIFZDgq59KWQLEWZYMtcrZBVVNR4bTLWOuUd/st8IYY4wx5lRgmShjjDHG&#10;GGOMMebo7GqHBxZCEF3wslCKKBJGnSnLKCFU+RlRDQofkUfp+MiE4Yyj6HQh5w0n5wzZ38eXE9W7&#10;53wQnS2kkVBj87ozEbC94fZ2wnQeHbn9PdnZdOuf1hhjjDHGGGOMMcYYY4wxxgCgJBm57NLm+We3&#10;776/t3tvNj4a8yJ2e7GXS6+I851+IyeFRqE0IylAnI2PgsllWbplLB0ZAtA4a2c5NcNZKqWXvOBa&#10;Rm55gUmiEEBE/T5R2l9Cf0wEKIigUNUDSScaaCqFxWcRAUSJo8Xd9BRAjCoKQnWcs1RDQBQkqiGQ&#10;czEvOEvBlLSa+cRkMtTiLG1dcO5mvwnGGGOMMacI+w6WMcYYY4wxxhizVlFx50w5nceOl9lSomgr&#10;5VZC9VVaPxEApFClUtD2MlfEdiljNf7+vM6V8sixNGHrPnTA7nboeJkuhIAttU1upZUQRjOeKaSI&#10;+sCC395gaxVljDHGGGOMMcYYY4wxxhizgZKh1thVjxl+9MX5Q/vyvRPl9JyKVD9SUUCJSErffWB3&#10;LMrY7QHaOO8cV8uWIkmuUc+2juchIkYAsSg5TThJlpo/KRQqqlplmaoOUVBAFarVacSsCpASDgSg&#10;FjNPemC5VYiKmZgBqCpEVBQAOSZmEHGWkmNV0SAAJEb4ABXXqLtaFro9jVLbtiUdHmqcsX2zb78x&#10;xhhjzCnCMlHGGGOMMcYYY8yaeNHvTJULXmZyaXupOexopUfsZkRENYeacyOZm8nDVC55hALfmtLH&#10;bs1Si0UBAETxUCd2g+ZBt9adOwFuy1BKC55mC6k52teNZ7bsIxRjjDHGGGOMMcYYY4wxxpgN5mpZ&#10;64JzWxecq1HCQjt0urGXSwhQJZdwlgxd/Ij2vQ/ETjefmPTTs+6MHRioI2Xjo1r6vPSqykTqQ4zC&#10;WVIll/oxJ1UQiIiYVAAoaLFTVJW/oqWEFKpnqWp11kC3KCIiEGmM1U/7ESnXbx7FadoPWRH1T/Ax&#10;FiVnGSXONWrl7Hxtyzhn6chjL4VtxmeMMcYYs0HsCz3GGGOMMcYYY8yRRcXtU+WCl/29WEQdq/FI&#10;dnS9jFLGjmYyX8pcKbGnAL4zVT52a2bdogBM5dGLtr2kjOaJ8VkFEY1mPJXHPOiDC2Fn094oY4wx&#10;xhhjjDHGGGOMMcaY44Ucp2Mj6djIyh+5em3hrvsAFBNTvQf3NM7aQWm/npSOjpTTs+n4iJ+Zg2N2&#10;LD5IXsIxJ4kupqIOFHkW801gBhGgEIWiyjstNYqipZOrJyjAUAWpahWOcly1qyLHlCTkDtQN+y+q&#10;Gro9SlzSalKa+PmOq9ezrWPNc86sbduy2TfbGGOMMebUcWJ8z8gYY4wxxhhjjDmBqepds37By2Qv&#10;FlG31lwzPcZ8zEjGCWGqkP29CODuOf/IsZRO+63g9najF+RBx+t84tyNZkpzJWZLqSc00YtnNN1m&#10;r8gYY4wxxhhjjDHGGGOMMea0M/TIC8G0cOe9nCa9vfs79+/Kto6noyPERI6z8VEVkdJLUZJj55yE&#10;oCFKUQKqUSCqBJWoIgCICQAz99tGMQAQMZiIWUVVIhY7QYGo3yOKiZyr2k8BQDV0jlZsqkdECqj3&#10;IErHRlQVZeAsaZy1MxlqjVz+yM2+ncYYY4wxpxTLRBljjDHGGGOMMSij9oIUUaOCiByh5qiRUMoE&#10;YKInk704U0gv6LaGaybrCu00U1bQVB5nCyFgvOZ2nt5hm17QuSK2vRBpa333dmMRMJLydCFedDq3&#10;TJQxxhhjjDHGGGOMMcYYY8wmIKLhSy90jcbct77bqmXF/uli/5SfmUvHRpKRoWzLmJ9vJ62mD5ES&#10;R86hIKSJRtEQJRQqAlUJUsWcVEFMnKWu2dQYNIhKBIjTBEwE0hghoiIQVSgRk2MQcZaCiJiJq6ZS&#10;q9Pquaqu1QQBMXK91jj7jKTV2PKEqzixb+0aY4wxxmwk+39XxhhjjDHGGGNOU6q64HV/L84UMQ+6&#10;6jmtlIcyeqgdvehCKSMZrTMQtTgteaH5UuqO7pv3W2qcuhMoC/Qw29sJCnS8NBPHh20S5UWLiKha&#10;7c0nClUlQkKUOEoIKW/wbWwkRCV6QWeLKIqNnt4YY4wxxhhjjDHGGGOMMcasSfPcM9Ox4bnb7qAk&#10;ScdGyunZYnK6nJzheo2z1Lc7rl6LvS5zLRlqxTzXWOhSuycQp66KNpFzRMRZylnKaUNKrypSlFBl&#10;l1DigFSKUqOID6jqQ+xco0ZrKRQpNASNwvUaoFr4dOt44+wzXLO+5YmPS4aam30XjTHGGGNONZaJ&#10;MsYYY4wxxhhz2lHVqVwebIeOF1HkUYuoZdSoKgoATEiYUqZe0N1tnS8lD1p3GM02rFPQaMZ5lNlC&#10;6gnt6oQLRtLNviubZqaUPKgoWqt9SlFGrd6gIvbfHQDVf6tCoQRiOhBpmy8FUVJHCW1AgMkxZUR5&#10;VFHMFnFL3VpFGWOMMcYYY4wxxhhjjDHGbI50eGjbk6/u7tq78L17XaOuPviFduz2YrcHkZjnEiT2&#10;FijpcpaSS5Isi0Qao8TIWcppSokDiJiSkeFsZBQEiPi5NtUoFqWUnkQpTSjLpJcD4MSpKlQ0BCTJ&#10;4WNRKiqllxiJSSWCao1zz6xt25IMtbY88aqkZYEoY4wxxpiNZ5koY4wxxhhjjDGnl17Qu+f8XBG9&#10;6Hwp3aCqYELqUGNyIAACBNVOGedB7TKCKIomjidzGa9xshHdgohoPON9vdj1urcbzx1KNmTak44o&#10;ul5KUSKtJTz4o46X+VK8VKdpUATRKJDlcygBRGACA16hglKUoQulFlFr6+vB1UhozosopnPLRBlj&#10;jDHGGGOMMcYYY4wxxmwqoua5ZzbPOaO3d39v1x6emFIRAFL6fO9+P78geRHzgpxLhofIMUAqwt5n&#10;9cQ16wemcYyqgsScjg77+bYDJAT1QWOAAlBXy1SEEwciDUFDBDMljphBNLg7n4pqCOKDqpIABK7V&#10;hi69sLZltHHWzrErH02JfVnXGGOMMea4sP+bZYwxxhhjjDHmNDLRDXfPeS+YLaTjhQnDCTczylbL&#10;IyncTB7yQG0vAPmoXZIy6paGa6wvZlPJHGqOFry0UprM5Yzm6Zi36XgBUEbNuP8eiKLtpe0lCKJq&#10;GdVLvzEUExIGLxaZCCBAAVEVJVENwGU/+lMQcYyUaWzr9n3dWE9ovOZSPsYV1lOaLZFHnS31GKcw&#10;xhhjjDHGGGOMMcYYY4wxG4ioceaOxpk7JEQ/M1vOzod2t37Wju79u8vJWfFFWOhKCLXxLclwy88t&#10;+Jm5LWn241devTTBUL1xYDamdHQ4dDrIIaqxKKHKSQLH6XALRFKWSBINUWLQ0uviGqpKlUrUKFAQ&#10;EzunKslIq7ZlvHnWjtErHl3fuW2zb5YxxhhjzKnMMlHGGGOMMcYYY04Lqrq7E78/7/OgU3lUYDSj&#10;4YyZDpluIiAq1RwVwgmhFIRSmykme3FLjVvHHLJZmp9oKKWpXLzoZC+enpmo9mImqpEQgI6XmUJE&#10;EVSLoEFBQMpImBICHfLNoqX/vPjSRwZRL4gKAnpBFJyHMJzx6FLu6mikBCZ40SKqLr6SMcYYY4wx&#10;xhhjjDHGGGOM2XScuNr2rbXtW6uh/tDjO/c9OH/7XVKWxb6pMN/WKFp6Ym6AL9555iEnUmWXiBYa&#10;xWUpnEOMRCTek3OcphICiDhNVRUiGgUiKgooQJwklCbkHDOLSG3blqELz9/59B8BWWXJGGOMMeb4&#10;skyUMcYYY4wxxpjTQhWIanuZziVztK3ukiNlmhQoonoBA62URNEN2vHSTHgqFwDrj0U1EgK0F3S+&#10;FFEcQ2LnZNf2EhVRkTBN5rHrNajmQaOCCY2EUgYdTRDJETlHNadR4SMKEV9K3dFCKR0vYzU3lB7d&#10;XSYiJooCVfVRs41oEWaMMcYYY4wxxhhjjDHGGGM2HBENXXhebcvY7Ddu5zQNnW4xOZ3Pzov3EAUz&#10;Zykx96NKqhqjRhHvNURAuZYlo8MaRb13zQYRSeklBPEBqnCMGCGiIlCAmVMmZnIOBM6ybGxEYgRo&#10;6OJHDD/qIgtEGWOMMcY8DCwTZYwxxhhjjDHm1DfVi9+f9x2v07k0E9rS4LWEmXxUUURVJhDIEYYS&#10;dAO6QZopT+cxYaqtLyHDRJnjIqqodoIMrztkddLJI7xoVJ0tIkB51CKqIzQTStcVESNHcAkyuDxI&#10;L2opWnc0ncdSeLx2dFM70qgAUIploowxxhhjjDHGGGOMMcYYY05o6djItmue0L1/d/vu7yetJhEX&#10;k9NhbiEsdDhb+aVZosS5Rp1rGTnmJMm2jiUjw7HT9fPt2O2xCACoqihUARARmFUVKuSSdKiVjg27&#10;ZkNK3/n+rmzLGBE1zj5js2+DMcYYY8xpwTJRxhhjjDHGGGNOcUXUu+Z8EXW6iI2EtjbWGmoJCgBR&#10;sfQEImqm1C2l63Uo5ak8ntF0fNg93rxoHrSIGhRBVBUgMJAwpUy1hBzBCwD0/OmYiVLVhVI6XhsJ&#10;iqiiqDnU3YbdBxFNmRiaR8xFSZnyoG0v2+qcMSeEtfSgYqJ+Jioq0s2+ZcYYY4wxxhhjjDHGGGOM&#10;MeawiLl1wbnN887O9+xzjbrkBQDJy2S4RSBVBYFAcEzM1WPXaqQjQ8lQq+rvlAy1kqEWVGNRSlH2&#10;e0mJgAhMnCScpVyvcXqgdFROzxJRNj5SP2N70mxs9j0wxhhjjDktWCbKGGOMMcYYY8wp7t45X0ad&#10;ymPCtLV+FA2CoioAVQx2lSKgkXLHSzcIE80VOl5fZUpVtIO0S6nyTqIaFarQahICizqitkcpGkS3&#10;1LisYjenmZlCFkqJqh0Px9RKyK2rPRRUNYJClKgIolhMrBFUgTxoyVpEtEtppUzQhKiecDNBzREd&#10;It6WMJVBAJRyOr5HxhhjjDHGGGOMMcYYY4wxJyNy3DjnzMY5Z3KWdR/Y3fn+LiJywy2qCj4D0SbX&#10;qBOvtmcfkavXXL12xNeKvdzPL9S2bSHnhi65YLMv3RhjjDHmdGGZKGOMMcYYY4wxp7L5UqbyOFdK&#10;ED3zSD2dllEFAAXo4F5CTKgn1A1aCODjcMbJwSWStpe5QqIiqpZRvWApSUNQgBaH6ggKRNGJXnRM&#10;Y3U3dEq3ilLFgpeFUnpBiqjThdw757tBiqg1Rt0xryMQFRVl1FKk6v2kClGI6lIUDVABQoQnJIIy&#10;xkZCCcNrbHtyjKbjZkoZY1k4ipZ+GSwSZYwxxhhjjDHGGGOMMcYYc7IZu/LRfn6hdf7Z+cRkOjKS&#10;jQ1v7PwaY75ngrMsGx9tnnd2OrrB8xtjjDHGmEM5lb9oZYwxxhhjjDHGPLjgo6LtZThzqTvmvM3y&#10;KEzKlDCVQRWYL+PS8aiY6MXpXArRtpe21yBIHTUTGk55NOORzI1kNJLRUEqNhJjgo5aCXpCOl9sm&#10;y/vn/amXu1HV2SLeOVP+297eNyeL++b97k68bz58fz5UgShVANQNOl9KJ4g/mnZMqhpEu0HbXkrR&#10;qPBRi6hVAy4FmOAICZFjyhzXHBEQFQJ0vHaDLpTaDZIHnfeyrxv39aQ4uGdXFK1+d7Jj/xUyxhhz&#10;mvr0pz+dLdq/f/9mL2djXHfdddUV3XjjjZu9FmOMMcYYY4wxxhhjjiwdHR668Lx0bCRpNcv9k7Gb&#10;b+DkKprv2acxNs7c4Rr1kUdfvNmXa4wxxhhzGrE+UcYYY4wxxhhjTllF1NlSF0oBMJwedZqlallE&#10;gOoqz60z2gIf0YWM1x0BZdT9vRgUeZBS4AjNhNJVGh8RAY7gCBkTQXpRvWAqjwnjQdUFL4/eUjtl&#10;0jfTeXxgIbS9iKIbpBe0iFpG7QQVRd4PRKFUuKhMUKUgytCaoyNmkKIiDxoUqoiqUbW6vQkREQjL&#10;Oj5V7yg5QikKUOooZTDgBV6UoCmTAPu6sZXSWM1Vrx8BRwQgXUcbK2OMOc3Nz89/5jOf+exnP/vv&#10;//7vd9xxR1mWQ0NDF1100ZVXXvmEJzzhR3/0Ry+88ML1zD8xMfHJT37ylltu+cpXvvL9738fwLnn&#10;nnvZZZc97WlPe9rTnnbppZfS0fSK3ChFUTznOc/x3gP4xV/8xe3btz/8azge3v72t3/sYx8D8P73&#10;v/+Vr3zlFVdcsdkrMsYYY4wxxhhjjDHmCIYfdVE5Pasi3Qce6j20t3nOmVyvrX9aFS32TsRuUT9z&#10;B9drY4+7jLN0s6/VGGOMMeY0Yn2ijDHGGGOMMcacsiZ7UVW7QeoJJUefZkmIADiCYJW2RY7JEbyo&#10;gHpey6gTvehFO168oO5oKKW1RGgUlDENpdRMeDqXqTzOFvLtqWWdik5KZdTbp8vbp8uZQqbyuLsT&#10;pnOJimbCzNRwINKMUXfkCA4AIaiWoj5qUO1FbXuJuvqNUNUyasfHIPCipWgUZeKUkTlyDCYc6uvv&#10;RJQQiSKKeoFjGkr775cXWShjEbXtZU8nzJWiqlHhGLA+UcYYAMBnP/vZbMCf/dmfbfaKTnQTExM/&#10;93M/Nzo6et11173nPe/58pe/PD8/n+f55OTkl7/85f/zf/7PS17ykosuuujSSy/97Gc/ewzzP/DA&#10;A9dee+3OnTtf8IIXfPCDH7z99tu73W63273zzjs/+tGPvuIVr3jUox518cUXf/KTn1R9uP/l+pu/&#10;+ZtTU1PV4ze96U3HPM/tt9++9Ct35ZVXbtTyjnnaSy655NnPfnb1+Prrr48xrv25xhhjjDHGGGOM&#10;McZsCmIev/qKZKjZPOcMcq774J7Q7qxzTo0xf2hvaHdrO7clw63Rxz6ytm3LZl+oMcYYY8zpxTJR&#10;xhhjjDHGGGNOWXOleNEgaCXH8vff1BEAJgQ5xAlMQaHQjpeJXgyCTlBVtFKqOep3JTosVY2ijoiJ&#10;tjd4vMYdr/t7caGUO6aLkzoVNVvI1/cXk704U8ieTugFHU7pzFZyRtMRwEApcESthByBiIiQMtUc&#10;JQxdbNwUBB2vK/NhCvQielGjohAVwBGyhFMGr60NSBVpCwpR7QVVwBE1EhrOXOa4iNr2WkSdK2R/&#10;Lj5q1Scqsz5Rxhjg85//vB9w9dVXb/aKTmh/8Rd/sXPnzg9/+MNHPPOuu+562tOe9nM/93NHFbD5&#10;sz/7s/PPP/+mm246/Gn33nvvT/zET/zYj/1Yp7Pebzms3X333fc7v/M71eMXvehFZ5xxxjFPdfPN&#10;Ny/9yoUQNmqF65n2Xe96V/Xgrrvu+sAHPrDxt88YY4wxxhhjjDHGmI3m6rWtP/T4ZKjVPO8srmW9&#10;h/YVE1NQObbZQjfvfn9X7OX1M3eko8PDj7qo9YhzNvsSjTHGGGNOO5aJMsYYY4wxxhhzyloopYrT&#10;1I7pr7+OkDAlTAosdStSVVGUUfIgQdSLtr3uzWPXy7yPCrRScmuL5QAQQICEkTAcYTjjbQ3XC1p1&#10;i3pg3m/2LTxGE934nemyE2RvN7bLOJzRWS03VnMpo4zaDlKIRkXdUeJc1c5p8QaTI8ocEoYqStGo&#10;mkftDeTSoqLtxcfq/oMIGVOyxizUgOopXqBAvhi7IqDhqJUSE3WDdoN0vSx4VWjCZJEoYwyAf/zH&#10;fxwcXnzxxZu9ohPX6173uhtuuOGonvLhD3/4ec973hpP/p//83++6EUvWvvkn/70px/1qEfNzs4+&#10;PJf//Oc/f+nxm9/85mOeR1WXAkgbaJ3TXnjhhc985jOrx694xSuW2mEZY4wxxhhjjDHGGHMiS1rN&#10;rU++Oh0daZ57ZjY+Ws7Odb6/Oyy0j2oS8T5/aF9v10PkXPO8s5ORodHLHzV8yQWbfXHGGGOMMacj&#10;y0QZY4wxxhhjjDk1eVEv6gWO4Y41y9JI+mEbHyGKPGrb64KXXkQh6kWjaC9IEbTtpYwqgm7QcilB&#10;deRFgqAJo+6IiAA0E6q6RbW97OrEtj/Grek20UQ3fm+27HrZ141Q3dlKxmuuH1lSTOUxKoqgKSFl&#10;qj6YYIICeuC2kSPKGAx4QRAtBVUsKqp2fIyCUhBEHSE7+jTUkqoVWJWtGnzTHFHToZGwFyx4jaLt&#10;Uq1JlDEGgPf+q1/96tLwwgsvbDQam72oE9Tv/d7vLYvcjI+Pv+9979u1a5f3XkR6vd53vvOdV73q&#10;Vcue+Dd/8zd/8zd/c8T5/+RP/uS3f/u3B4+MjY29733ve+ihh5bm/9a3vvXyl7988Jxdu3b90A/9&#10;UFEUx/vyb7nlli996UvV42c961nnnnvuMU/11a9+dc+ePRu+wvVP+7u/+7vVgxjjS1/60g1foTHG&#10;GGOMMcYYY4wxx0PSbGz///1g4+wzatu3Ns87mxz39ky073uwnJpVf9hu6ip+odN7aG/3vl2h26tt&#10;29I8/+x0dHjrkx5vHaKMMcYYYzaLZaKMMcYYY4wxxpyayqgAoujauzat1EqIAEfaCbLgpYgaRINo&#10;GbWIKAVR4QVetBRAKaoG0V6QhVKKeIQ4k6qWUVJmArXSA39DH0qpkdBMIUH0njmvaw1YnRBmC7lr&#10;zveCTuYxY5zRcoNRok4QL+h5AVBPGQATmECAAsuvkyh15AhRD8SiOl5FqRQFkDlO1pdTIqCaHwOt&#10;ohZfnDJGK6EgGqJ60X3dMNWLm32DjTGb7P777x8cXnvttZu9ohPUv//7v7/+9a8fPPK85z1vz549&#10;N95449lnn50kCRHV6/XHPOYx7373u++6666xsbHBk1/ykpfkeX6Y+R988MGXvOQlg0ee9rSn7dq1&#10;68YbbzzzzDOX5n/sYx/7v//3//72t7/darWWzrzzzjtf+9rXHtfLjzEONsh661vfesxTiciLX/zi&#10;DV/hhkx7+eWXP+EJT6gef+xjH7v11ls3fJ3GGGOMMcYYY4wxxhwPlCRjj3/s+A9cno2NNM87u3n2&#10;GS5NyqmZ9n0PdO57sLdnopycKefmw3zbzy2UM3PFxFTvwT3tu+/P9+yTvMy2jrUuOLe2dbz5iHO2&#10;P+WJta3jm31BxhhjjDGnr2SzF2CMMcYYY4wxxhwXogAgAOPYM0UpQ1SDUFSNUQACQApmVG2dRKGq&#10;ouqYmSCKqCAgYc0jedG6w6FyO6UAoJqjzFE2sGkJEY3XeG8nzBbiCLOFjNfdZt/ONSmj3jlTFkGq&#10;QNSOZrLsytteo2pQ1B0tXbEjRCKoitLKW5UwIIgKiBaChBAFBKSMdYTdBuYnRNUgACiqOiJVFSBE&#10;jaAoGkQBTBcC4F8e7J47nIxkPJLxeM0Np/3uXsaY08fXvva1weFTn/rUzV7Rich7f9111w0eueGG&#10;Gz74wQ8e6p+ZF1988W233XbBBReI9OPECwsL733vew+TXLr++usHh1ddddUnP/nJJFn94+7LLrvs&#10;3/7t3y6//PKlI+9973t/4Rd+4corrzxOd+CDH/zgrl27qsePe9zjrrjiimObR1Vf+cpXfutb39rY&#10;5W3gtL/3e793zTXXVI+f+9zn3nPPPc6dHP+nxRhjjDHGGGOMMcacdFQ1KMqoXlBE8QIiZEwZI3Oc&#10;Mo5qKz0iapy1s7ZjW/f+XZ17H3CtpoYQOt3YzWNehIXO4G5+7BxnWTY+5loN16ijeu4jzsubrYdK&#10;zbtlVCjAQOKo4aiZ8lBK69m30RhjjDHGrJFloowxxhhjjDHGnJqqKgMBcqwziOpUT6JCVKs/VTWF&#10;BwoYVRMnIqo5EJECooiiXkDQlLWrVHdVgOegskdULaKmjpgwki2P1iRMwzU3V8hojR/qhKVMVBBt&#10;e+16yUWDqCocIWFqJDSU8mCzqU1x95wvRSfz6IDtDbeszuOjFlHLqEQYXGnG5EUZENUqdbbsnUwY&#10;GrWMyoQC5BgZb1wRifqtqJxqz2vquBSIKlQVGqoKFkEV86U0Evr+fNjZdHOFPLgQao52NJMzD+6F&#10;ZYw5td1yyy2Dw6uuumqzV3Qi+pM/+ZOlRBCAK6644k//9E8PHyI977zzfud3fufXfu3Xlo687W1v&#10;+6Vf+qVVn/WVr3zlK1/5yuCRT3ziE4cKRFUe+9jHvv71r3/nO9+5dORlL3vZl770peNx+Z1O55Wv&#10;fOXS8Pd///ePYZIY47/927/96q/+6sYucsOn/ZEf+ZELL7zw3nvvBXD//fe/733ve/nLX76BCzbG&#10;GGOMMcYYY4wxpow6U8h0HmdLiXK4nRAzR1vqbkuNx2pujaUbTtzQRee3Lji3mJjqPbSv2D8tZQmg&#10;2hMRIiAiZlTTEWWjI+6M7QtjW7+PrJML8hJAVIhCoQQ4osVzMZa5bQ3e1kic1ZGMMcYYY44by0QZ&#10;Y4wxxhhjjDk1VS2KmBCOKRQlqhM9KaJ40QgkREJUTbgkilaFFyJQ1UIKcARmKMiLloKEtRcRlepO&#10;l77YrUA3KBHqDg1HjdUqIUMJzZfoeEkIXS/zXvf34nwpVQpLFNUjJmLqB4lSpi113tFMRjajf1G/&#10;HFVIVOxsupWppXZQBbwgdQflyhImRxCGFxXVlU9UVRAUCAJmsGJjry1hxChlpBKoocq/ISoARFVS&#10;IoJjjUrdoKVIHqSZcCOhZsp59Lvb4cyWO284tYKWMaeDm266aekxM59zzjmbvaITTgjhDW94w+CR&#10;j370o2vpHfTSl750MBM1MTFx3333XXjhhSvP/OVf/uVlw7PPPvuI8//qr/7qYCbq1ltvvffee1ed&#10;f53e+c535nlePd6xY8dTnvKUtTzLez89Pf3AAw98+9vfvvnmmz/xiU8sTbIex2naJUT0W7/1W//9&#10;v//3avhLv/RLL3jBC1qt1gbfU2OMMcYYY4wxxhhz+gmie7txOo8LXlU1iPaCBkWQqo6jUUAEJjgi&#10;R3BMmaM86N4OHNFojbc33LbGmqo3xFw/Y3v9jO1QDe2On2/Hbk9KrzGCmZxLmnXXasWhoV059vei&#10;es1jzIPmUav1DGJC5qjuqIyYKeJ98+HMlju7lRxVGytjjDHGGLNGlokyxhhjjDHGGHNqyhwRkDB1&#10;vajqUWWEFJjoSRm1GzREbSXkBaJaCnxE6vrtjOJihYNxUH+jKpBUc+RFgwCkJUBEVbcnBbpBRHUo&#10;ZUe0peFWXZpjqjE6pajql/bmdUelaM9rHtWvKK4kTDWHuuMi6r5uHEr5vOFkvMYPWzJKVe9f8F50&#10;oZSRlFf2TRLVdhmDQIFsxaJS0gglICpW1oNEIVq1/FIAssGRKChIlaMqExVBqogbo/qdoYSRMA2l&#10;HBUdL5mjlMkxStFuLyaMkYxFdX8vXjyabqkf+Uv/xpiTV7vd3r1799LwR37kR9YS9TndfOITn5if&#10;n18aXn/99RdddNFanrhly5arr776q1/96tKR7373uyszS7t37/7iF784eOTVr371Wubftm3bk570&#10;pFtvvXXpyIc+9KE3v/nNG3v57Xb7rW9969Lw//v//j/mI3dx/NrXvvYDP/ADG7uS4zftMj/90z/N&#10;zCICwHv/p3/6p6961auO94saY4wxxhhjjDHGmFOYKB7qhF3tEESLqL2gvSBeAMBxPwGVMnEKKEQp&#10;iHhBHnWhBIB6QnVHeZTpPD6wQI8YSbesvWRGlAwPJcNDK5f0wILfPR2iou1lwUsUMCFjDKWUMDmA&#10;mEQg0FJQBp0NcbaQzNFIxkF0bydeMJJsb7iHf1tDY4wxxphTm2WijDHGGGOMMcacmpiomXI3qIK8&#10;IFvzt9ZVdTKXMkonaBBtppwypaLdgJTVD8SiRKH93lCrVy9SQgCCAqIF4AgJoRM0qjYTTpi21Pkw&#10;29MR0XQRS6EsKAFeQP3iCjuCIwIpQEHUC4qoHR+J0EzYi7a9jNf4otG0nhz5q9jrN1dKu5T5Ugg6&#10;UlvlkoqoCiqjVBv1Lftp5jgXcaRBoYpltzMKFKiaYlV3PIq6Q+yl968f+T/R++rxBVf+4IVXPuHw&#10;K49SvagqIKogZAwmENiLEuCYUu7346onVERNCFHprFZSisyXMp1L2+uWOt8+XZ4zlDxiJH0Ybrgx&#10;ZlN873vfGxz+xE/8xGav6ET0jne8Y3D4+te/fu3Pve666wYzUffcc8/Kcz72sY8NDs8+++zzzz9/&#10;jfP//M///GAm6n3ve9+GZ6Le8573xBiXhksNlE5hjUbjxhtv/OM//uNq+Bu/8Rsve9nLksRKD8YY&#10;Y4wxxhhjjDHmqInqRE8eWPDVxoVzRayqY3VHQyk1EjpEqyUGoKpVMqrndTbIbIFGQmM1vmO6HE75&#10;/JFkds+DH/3oR5ee84IXvGDr1q1LQ1UFsGpgqRv0zpmy46XtZbYQUTQSatWo4Wj5+Q79bRRriMq9&#10;gLaXyV7MHI3X+HuzfqaQi8eyNfWuMsYYY4wxa2OFSWOMMcYYY4wxp6yRjBdKIaAXJFtzK49OQC9o&#10;HhEFzYRTJgAJUz1BbzEWVUYkrFXbIgL4UKULooSgUYOCVDsBDlCglXDCNJZx8xCBJYHO5tr2ElXb&#10;Xl2g8ZrbWudmuqy0QgP/iTJqN0jbSzeglZAoFnx56djD0bxoohtF0fU6nDHT6pkoAFFRW63OQ4SU&#10;oQpSeNHUgRYvKogqadUniglRoaoRdKhLyjsLS5moUJaHWbOqRkVUSFXmUoCUiauEm6iKImEQsJQr&#10;qzuOInnUlGmhlLEaNxrcCzKdy75uHKvxrnYoBRePJmyb/BlzKvq3f/u3weGTn/zkzV7RCWdubm4w&#10;dLR169arr7567U//9V//9V//9V8//Dkf/OAHB4cveMEL1j7/srds7969u3fvPvvsszfq8r33b3nL&#10;W5aGz3jGM8bHxzdq8hPZi1/84qVM1Ozs7Gc/+9kf+7Ef2+xFGWOMMcYYY4wxxpiTTC/Id2d8x0sR&#10;dbaQImrqaFuD6o7WUnYhoswhczSSIYp2gi542dOJrZSCYmGq7E315ubnq4lEMdXzc3O+4yWP6kVF&#10;QUSOUHPUTGg447GaazjMlXLHdFkKJnuxiFp3GKu5taSaHNFQilbCedTZQvd143DGADo+f+zWmuWi&#10;jDHGGGM2imWijDHGGGOMMcacsrbW3Z5OqCfUCRjJlNZQLxHR2SIG1SJqzVE6kHbKmChBNyDrx6JU&#10;q+5FdOhMFAAgdVRELaISNGUarbEjbK27Vrr600R1fy8WET6qF5Cj4ZR3NvmI688cZc6NZDpfyoLX&#10;PIatdXfHjL9wRM9sHcdPAER1upBuEAWG0tXDSl5Q3bBD3au64yAxYXiBKFWVIFGNClFSVUcgIlIV&#10;gADVNb2hhxGVomqVfeoH2xbTUEwI0u8Alh3cBazmqBO0FF3wMpyxIzQSPrNF07nM5BIFQABw6Zh1&#10;izLmFPSpT31qcHjZZZcd8SnT09NPf/rTJyYmtm/fvmPHjq1bt27duvUpT3nK9ddfv9lXc1x8+ctf&#10;Hhy+4AUvYN7IdoVFUfzHf/zH4JFnPvOZa3/6xRdfvOzI7bffvoGZqM985jN5ni8Nf/EXf3EDr/1E&#10;dtVVV6Vp6hczye94xzssE2WMMcYYY4wxxhhjjspsEb8744uo03nsBU0I2xqumRxjJcgxjWQ0lNKC&#10;l4VCukGHU24XcV8nDGeuF6UX9HszfoSCF+3XsBREYCBhSpn29yLgAbS9JoypPIro1nrSTHBU9Ski&#10;aiRUdzpXynwpZdTtDXfbZHHFtlrNYlHGGGOMMRthIwvSxhhjjDHGGGPMCWW0xpmjoZSDaC+s6Slz&#10;XkSRB3WE+opSRMrUSqmfkyGIQgEACqiuMpsqRNRHhaqAiMgxmLCjcehAFLC/K0VEN0ghmhAajpiO&#10;or7CRGM1t7PhCDTRix0v98z5vd14/O5zx2sQ7QXNHB2i8RVK0agA4A5xIUyoJ46JmBD6nZsgIFUV&#10;VUb/DhD1b7Uo1kMEBwJRBMe0NLMCQaDoN4laVpFKmBJGEVUV86Us3fOtdR7JaL6U2UImuuGBhbX9&#10;whljTh6q+s///M9Lw5GRkS1bthz+KbfffvtFF1309a9/fffu3d/4xjc+9alPfeQjHyGin/7pn97s&#10;qzlePvOZzwwO//N//s8bO/+dd9657MgjH/nItT89y7JLLrlk8MhXvvKVDVzeH/zBHwwOr7nmmjU+&#10;8fGPf7we2pve9KZjW89xmnalJEl+5md+Zmn4mc98ZnZ2dgNvrDHGGGOMMcYYY4w5hanqnk74zrTv&#10;BtnXDUWQLXU+q5UccyBqCRONZu6sVjKU8nwp+zpxupDvL/i5QvKgE724qx32deN0HudLaZdxrowz&#10;hezvxYc6YXc77OuG78+H/b1wz2yZRz2jlbZSOrYN+4horOa217kUmejFXtDbp8uwzlqXMcYYY4wB&#10;YJkoY4wxxhhjjDGnMALOaiWNhDJHs/2+Tocjqp1SqvRO/RB7syVEQxmnDFVUAScAXlCKllF9VC/q&#10;RX3UMmop6rVK11DGADRlbjiqJ4f8+/hULxaiHS8+asNxwsdY78kcndFymcNUHrtB75nz0/nxikUt&#10;eAFQRM0OcdOiaBRU7ZgIh3wXMkbClBIR4FVVdek9WyowVf+tqrKOBYtqUNWlQNTy1SIqEgITNZJV&#10;Slt1R6Ioo7ZLiYtXU1WzhjOaL6Xt5cF2mCmOYw7NGPPwm5iYGGwBdMT2RB//+Mcvu+yyZcmQv/zL&#10;v3z3u9/tnMMp6mMf+9jg8HGPe9zGzv/Nb35z2ZHx8fGjmuHqq68eHN5yyy0btbaiKD75yU8uDc84&#10;44wjpubWaGN7bR2naZf9L+Kf/umfjseajTHGGGOMMcYYY8yp5545f8+c73iZ6EYodjSToZSxcS2U&#10;mGmsxgljvozdoEXUmUK6QQk6VuOdTXf2kDt3KDlnOD1vKD1nyJ3RdFvqXHM0lct8GWcKEVBCtL8X&#10;i7iuFFMj5R2NJIju78W2l7vm/BFrl8YYY4wx5ogsE2WMMcYYY4wx5lR2ZivJHI3XOAjm/RHqCr0A&#10;AZVRHcEdutZCAIEyRykTE6VMGVOymI+Cokr9MCFhZIzMIWFqJJQ5dqSFQA5R4ZgvpRe0FyQoGgll&#10;rp8fOra6DwE76kmNMZXHIsj3Zv06SzWH0vUSFaLIDrHQUhRAFHV8hP3zGo6IkDBUUVSNnABarU3W&#10;eopE1WpjFYiifuJqKW0VVZngmDJGulomzRElhEJUgY4/KJw1XnONlGYKKaLcPeuPz/02xmyO73zn&#10;O4PDpz/96Yc6U1Xf8pa3/Jf/8l8GD46Pj3/nO9957nOfu9nXcRyVZXnXXXcNHtm+ffvGvsS3v/3t&#10;weFjHvOYow32XH755YPDDewT9Y1vfGNweO21127stZ/gfuiHfmhw+Nd//debvSJjjDHGGGOMMcYY&#10;cxJ4YMHv7ca5UiZ7MXO0s+Uyt3FxKABAGXVvJwaBY46iZVQGGBjN3EjGNUduoAjFRJmjoZQBtBY3&#10;zlOg66WMuq8b50uJotVuiUFwtK2eao621rkUnS1kqhf39dazB6AxxhhjjAGAZLMXYIwxxhhjjDHG&#10;HEeO8Ijh5Huzfjjj+VIyRuPQPZo6PkbVqGgmfJjkTtUAqp5wGbXmEBUZIwjpiqcQkPR7H4GIukFL&#10;0ZpqN2AoXX6yF8yV4kVLQd1R5qiKTvFhA1qHR4RtDbevK5O5nMF0z5x/zJZsw29yKQiiAA7f1UqB&#10;IzZGYULDUTciISlk8VkDsxIBupQ7OxaiEIVACVj5NkcFE1KmhA73q1Jz1AkaVXtBRw6+o1trvDfG&#10;6Vwypl3tcP6wffZizCniC1/4wuDwCU94wqqnlWX5nOc8Z1m7pKuvvvrTn/706OjoZl/E8TU5OTk4&#10;PO+88wYDS+12+4tf/OK//Mu/3HrrrXfffffs7Gyr1brqqque/OQnP/WpT73mmmvSND3iS3z9618f&#10;HF511VVHu8gLLrhgcLiwsCAiG9Ix6aabbhocHiY1d0q64IILmFlElu5GCCFJ7F+CxhhjjDHGGGOM&#10;MeaQJnvxgYXQ9jJXyFBK4zU+/M56x6CIOtENAup4CaIpQ0ECKHQqj1tEV61t9YJ0gxYRAMZrLIpu&#10;0NkiOsZ8KamjhsPSloZVXanuqu0Rj7z+RsIjGeYKaST0/Xm/tcbpRsfAjDHGGGNOK9YnyhhjjDHG&#10;GGPMKW57w21ruLEaZ0xTuRyyV5KiEI0CAIfOwsCL9qKkjIajmqOMiaDNhEcyGsloKD3wpzrSTDhb&#10;bI6UMolCQEVcZde3mTyIai9oylRzBKBaqSOspxbCRFsbHFXnSpnO40yx8RvORe13bdqIr5QjdVR3&#10;xMxEEEBV6aCeUOsqCyk0iKqqKpa1rFL0N/NjIgaa6eEuxjEICIIi6rItAJlovMZl1I7XhzrBH+0O&#10;gcaYE9XNN988OLz44otXnjM1NfX4xz9+WSDqxhtvvPXWW0/5QBSAXbt2DQ6XOjJNT0+/7GUvGx4e&#10;/vEf//Hf//3f/9KXvjQxMVGW5czMzC233PLWt7716U9/eqvVesMb3tButw//Esu6dZ1xxhlHu8jx&#10;8fFlR/I835DLX9YZ6corr9yY23qScM497nGPWxqKyHe/+93NXpQxxhhjjDHGGGOMOXF1vHxvtiyi&#10;zuTSSGlL3W14IKqMOtELUdEuRRWNlFPHmQMBXhAUk/nqVZzZUkW1EMkSDoI8KgAB8qBF1K6X2VI7&#10;XrpBelHzoN0gc6Xs7caHOmFhDZWhkYwzRzO5eNEH22Gz3wpjjDHGmJObZaKMMcYYY4wxxpziiOji&#10;0XQo5e0NlzBN9GI3rFKMKEVVKag6OlTsRouovaAJUzPhmqORjBwDoCAKEIEcHfhDoGUBnirZFEXL&#10;uMqr5xHVhnP1xQRUkH4voxqvqwiUMQ2nvFCKF31wwatucEpHVdeXVFqu5igF+psBEkWi1Zasqiqq&#10;UTQs/omiuhjQWpUIFBAQAYM3VVRFUR0koJkeoexGIMeoqlr5ipRd3VHNYa6MUXRvN8IYc/ILIXzl&#10;K19ZGl5yySX1en3ZObfffvuFF164LLTz53/+5+973/tOk24599133+Dw0ksvBfD3f//3O3bs+OM/&#10;/uPDP9d7/453vGPnzp1/+7d/e5jT9uzZMzjcvn370S5yZTjtiEGstfDe33333YNHjiGvdbJb1jzt&#10;S1/60mavyBhjjDHGGGOMMcacoLzo7dNlGXWyF1NHW+tuw18iKvb3YhS0vQJopZT0az+UMhTaC1JG&#10;neotr+P0vPioeVRRVA+CqBcVhQBeNAh87B8Jor2oba/zpfSC5FFncnmoHTr+cHsUEjBeYy/a8bK3&#10;a/vrGWOMMcasi2WijDHGGGOMMcac+hKmx2zJminvaLiao8lenM4lHhydCaoARLFq/kiBbtA8aspo&#10;JZw52t5wdccJEQF+baUKhio0jzpfyt52fKgddnfCQ+2wrxsfWghFlCJq5mhxARoEKROAWrLeyNFI&#10;RkxYKGW+lPYal7tmjvsJog0MWzFTFQ1jgiqiqlSzL75NUVBKfxu/uPgnKEQRVaNoFY9aNq0oqi5R&#10;vBR6Ul0KRBGBieoJuTXsRJgQRYUCvbC8rEVEIxkHQS/ovm7Y8BCaMebhd//99w8On/WsZy074WMf&#10;+9hll102Pz+/dGRkZOS222674YYbNnvtD5/9+/cPDrdu3fr7v//7P/3TPx3jWtOh3W73Z3/2Z1/2&#10;speJrPKNgRjjsuPbtm072kUODw8vO9LpdNZ/7Xv37h0cMvPKFzrlLWuN9YUvfGGzV2SMMcYYY4wx&#10;xhhjTlAPLIQ86v5eBLC94Tb+a6yKyW4Mqp2gBLRS5oHSDxGlTFGRR+0G7R28l+KClyDoeFVQVC2j&#10;eoEqEkKdKXNEhIRBhIaj4ZRHM26llDFVz2p7KUWnctnfi4fJOtUc1RzmSxHFhO2vZ4wxxhizDpaJ&#10;MsYYY4wxxhhzWqg5umJbNpLxjoYbrXEnyJ5OnCtFFvMqUYAqE3VwzyNRzYMulDEIGgk1Eq4ntLPp&#10;mNBKCUDqyEdZGb8ZpKpF1IWgZUQZtYjaDtKN2gvajdr2Mu+lE7SIWkYtoqiqFwiQOqSMbH19ogAw&#10;USvhblBRTPQ2uLKSMTkmAPFI2Z/D36VBUZUBJjBRFTwTRRStUk8KKPrZp3DwH1FVQABRBEEZ9UD4&#10;TRGXelpR1WhKo/aDcFWHqJTh1nazUwaAIFqsdjvrCTtGN0getLPRITRjzMPva1/72uDwKU95ytJj&#10;Vf2N3/iN6667bvCEq6666r777rviiiuOx2K++c1vZsfHa1/72vUsbGpqanD47ne/+1d+5VeWhmma&#10;vvGNb7zjjjt6vZ6IhBAmJiY+97nP/df/+l+XzfPHf/zHr3rVq1bOX5blsiMrmz4dUZqmy46EENb/&#10;pixrEvXoRz+a1hCvPcU86lGPGhx+8Ytf3OwVGWOMMcYYY4wxxpgTUS/o3m5sl+IFW+u8xrrMUZn3&#10;kkfpBRXVRlrth3hQsYaJMkYRVVRnByo9UbXtdd5HVY2qVbenlJE5ckzMlDIxwYuqohv72/MlRPWE&#10;hjNqJASg7bUXpBd0bzccpl/UcOqCoFjMhhljjDHGmGOTbPYCjDHGGGOMMcaYh0nGdPm27L45D6CV&#10;8GwZ50uZL1Fj1BMuYz9OA4IoRDUqgmqQKipD9YQJGM14tNbfYSRlqjkShY9URtTc6q+bBy1EAKrm&#10;96KRgHggeiWiXhFVCYiKPKKIGhUpU0I0lG7MhiatjBY8ekGm83jhSLKB39VuJJQQiFBGaSar3AU6&#10;8J9re1HVqKoAE6WkAcTo94BCVbNSgEAKogOT69KrLIamRFVUVShCE4YCRCSiRNVLVNPAEYio6hNF&#10;WOt9qepnohRXawNFQMNRNyiA2VKGMtuVxpiT2y233DI4vOqqq6oHRVH8t//23z7+8Y8P/vSFL3zh&#10;+9///iQ5jh+9eu+Px7Rrb+i0qsnJycHhxMTE0uMf//Ef/8hHPjI2NrZ0xDm3ffv27du3X3PNNW9+&#10;85uf/OQnz8zMLP30j/7oj37yJ3/ymc985uGXtzLgdETOLf/31Ko9qY7W9773vcHhpZdeuv45Tzo7&#10;duwYHN53330xxpU33BhjjDHGGGOMMcac5u5f8FF0rpRmQvVkIwsoUbWI6HqZ7EkpUgocoeMBCAFd&#10;L0GUCQyAKHPEhDwqE7W9VPW4uVK7QYNAQKxICG7FxoUpUxkRBEQootYPhLooY2RMRdQiavTSSnlf&#10;N+xouGy14Fc9BefaDVrz4kXTQ++QqIoiSlXYcoTMHZcgmTHGGGPMScoyUcYYY4wxxhhjTiOO6OKx&#10;bHsj3jsfEkYQ7QTtBZ0tpIzai1pGDaLFYtUhIdQdZY4IqCc0XuNlBYmRjIsYU0YRtdoZblAU7UYV&#10;RZSqQxGqLkUpYyghZiJVgHpBNKooCPDSD/moKgMKbFScJiU4RhFRRC0i6hv3kUArIQA1R8UhGkWl&#10;jqqbX4qq4ohxrKgASKAEZWYWjf3uTpB+jgkEMB00VT8cRVQFpXRxKoIyyEuVldIqUhUPTkMlDFWE&#10;KmS11lQUMVH1nladppapO2776EXnyw34tr0xZnPddNNNS4+Z+ZxzzgEwNTV1zTXX3H777YNnvu99&#10;77vxxhs3e72bY3p6etXjL3/5y9/znvcc5p+uj370o7/+9a9feOGFg/Gk5z//+RMTE4OpJ12RQT2G&#10;vM3KBNSGhHb27NkzONy5c+f65zzpjIyMLDvS7XaHh4c3e13GGGOMMcYYY4wx5gTS9jLZiwteRHUk&#10;25j9dFS1ECyUkgdRUDdIIVrG/iZ7QQCACF40qkYlAAwVQZ2RR0TV+VJaKZdRJ3shqgZRR8iYD/Wh&#10;ZsLwAlEtI9Wc0sF7AtYcJYyu17aXVsL7e3FH062MPDGolnBVXJsrZFvjoLsRVWcKmcnjQqndsPxT&#10;zZqj4ZTH6m5rjVMLSBljjDHm9GaZKGOMMcYYY4wxJytVjVqFXsCEhNf6if9ozV21jWcK2dMJaamj&#10;mYpirojThaiCSRsJMcERASBCI6HhlGurVRQaCdUTUnDw0g3SSlkVBCWiMmoeVVS9QAEGHGkEMRET&#10;9VdLBEAAon5PJBAFUS/qCFVTqbaX4Y1oFUVENaZCFEA7SD3ZsL4NIzVHQM3RfKmiurJA5IgShmPo&#10;UqTp8O/s4n8R4GP1pMWrqG4ZAf28EwAs3h1dFpFiIgZUEaGkECiUtB+FAhMBmhAcA6Cw+FX7td9r&#10;AkQVoFUzUdWef17QC5aJMubk1m63d+3atTS85pprmPnb3/72k5/85Pn5+aXjaZp+8Ytf/MEf/MHN&#10;Xu+mWbV71eWXX/6Hf/iHR4ybnn/++W9/+9tf//rXLx2ZnZ39h3/4h5/5mZ9ZOsK8/J/Qx9DiaUOa&#10;Ta300EMPDQ63bdu2/jlPOkNDQ8uOLCwsWCbKGGOMMcYYY4wxxgy6f95HxUIprZSzjQjz5FFnCvH9&#10;kpyWor0gohCFW9zbrkpHBUWQqooHJepGTQWqyIM6orlCOl58RBmVgBof7kNNBhgIAnZVLGr5CY6o&#10;lVInSCfIUMqTvXhGM1k5Yc3RbCEKdMOBWlgRdXc77OuGqgxaRPWiQVQUAAhImFKmjtfJPN5DtLXO&#10;5wwlQxtRTDTGGGOMORlZJsoYY4wxxhhjzMlEgdkizuYyX0ovapADFYKUqZnySMZbajyU0uG/fk1E&#10;W+puS935qHOlzJfSTCiPPioUaCZUlRNqjmqODhW2UlUvSImmQxTVIiKPMe0HbKIoQTWCGEgZTKRK&#10;QZWIlhUlqnoMAGZWVVV1DAIFBQEzuYhidCO6RaWMnlcAPS+ob1gmyhHGalyKzhXoeB3OVrlfKVNJ&#10;CiCuFh86xHutUcCMqNDqWYSlNzwhCEihVdOn/tuqKrrYR4QgqrJ4hxcLRUogZiKoIzg68HuylGty&#10;a77TvPjGBdVkRdTLMYgQRIsIVV1z+yljzAnnrrvuGhw+4xnP+Nu//duf/dmfXXaa9/7SSy/d7MVu&#10;ppVxIwB/9Vd/tTLLtKqXvexlg5koAO9617sGM1FJsvzT7KIojnaRK5+yMslzDB588MHB4fbt29c/&#10;50mn0WgsOzI7O3vWWWdt9rqMMcYYY4wxxhhjTJ+olhFBtSq7pEwp4+GsX/ioM4UslKLAWG29haqq&#10;k1LXqyiKKKUoFARyRIA6osHMlaqmBCaoQhTQKmgEhfYCMif7e5o5ykVRlYoOXc1ShYKUNAryoF6k&#10;iP0d/RhwTAnBEZiolXDbS9cLpTxbynht+SelCQNAWNxfL6ruaofd7RhVqzZTVRcpkKbETFW2i3pl&#10;f9vAlKmVUhSd7MXtDfeIkbRmPaOMMcYYc/qxTJQxxhhjjDHGmJNDEH2oE/Z2YikqirLaFK2qW0CZ&#10;KCG0vcwW9OAC6gmd3Up2NJ07UiEndbSt4bY13HnDSSGYzeO8lzNayeGfJqptr21fhbLUEeUKggZB&#10;FDBpVKqyOQQFU1QC+lkdhrqDvx2+2KAIIhKUiChjYgITukEbCeYKcYT1b/DmmFWjKDa8cdH2hpsp&#10;pJ7QgtehbJVOUJlDLwDQKEjXFoqKCoUuBaKYSFQBJEwMBRFVtS2oDrSWGritQL9iRQRVQlBSBRGq&#10;rlaDDauqN8sRCDji78wSIoqqAERX+2m/kRREq5c1xpysvvzlLw8O3/ve9z7wwAOrnvmBD3zgda97&#10;3fFezxVXXKGq659nw9VqtWVHLrjggsc85jFrfHqr1XrpS1/6/ve/f+nIl770paIolqbNsmzZUwb7&#10;dK3R7Ozsytdd/7Xv27dvw+c86Ti3/FssCwsLm70oY4wxxhhjjDHGmNNdEJ3K42whC6XkcfnniglT&#10;M6HRmhuv8fCRNhxcv+kiAsij1hnrDO+UUSfzGAR5lDIqQDVHNeZuEBFEJXdwNYqIiIiJQNVmhSqK&#10;UtQRBDpXIiEEFVU4JlWsurqoEFncj0/7jZtUtCoJVRWooCgAQFOmlKnu0IsoopKXVkrZwauqalJR&#10;1Yt2vXx3puwG7XidLWMUpI7GatxwlBwcXVPlqCgiuj7OFjJfylDKCswUcslYunXjdkU0xhhjjDkp&#10;WCbKGGOMMcYYY8xJYE8n3L8Qgmg3aMdLHvpfBq92WVOoLBYemNBIaCjlPPhd7XDh6Fo/+k+YhhLK&#10;E5or0QvSTFYPIKlq2+tsERUUVH1UL9DqBwRSjapBCcBS/KbqXCTU70REOKjMU6VxquqLB1G/qRRa&#10;KTmibpBeUEowU0jVt2o9t5FQBXg0bvSX6bc3kvsXwkjKE73Y8TqULl9nzTGgCVNQWkvTpCBabdRX&#10;3S4iqmpLVako4X5ZThUCqu6wAqiiU4tzMxH3X4mYoFGXfhTloH5QVfnKEa0xr9V/76DUv7GHuOHU&#10;T2mJKlsqypiT1qc+9anB4aECUQDe9KY3vfrVr07TdLOXvDnGxsaWHXnZy152VDM85znPGcxEAdi9&#10;e/eFF15YPSaiHTt2TExMLP10ZmbmaBe5MhO1Msp1DHq93uBwZUur08HKf7l77zd7UcYYY4wxxhhj&#10;jDGnr4VSdnfCdC6iGhV5kKAIoqJQgADHlBI6juZKeXAB9YTPaLozmi45mlrJUZnOJSjKqCs7Jh2V&#10;XpDJPEZBN2gUrTmuuf5memGpYti/ylUQQEQ1hiNEUQGiaCR4QULQxbLRAapRq738But6VX0QAnhR&#10;XqoJQavaliq8qCM4QhE1czRbyI7GQVVL7k+PBa+3TRalYCqPedC6w9YG1w9RrCSihJAwWmniRRdK&#10;XfDSDbK17u6YLh8xkp7dcg9n+y9jjDHGmM11OpZmjTHGGGOMMcacRMqod836mSLmUWfyWFUjRmpc&#10;d5Q6GiwFiGohyIN2g3R8rDkar/Ed0+XOZnLhSOLWUL/ZUucFL47R9dpc7W/MPupUIWUULyiiRAUD&#10;GVPCcMRFlEJQRKrqSUxgUoAVEFVa7AcVlNzBJQwFqlJKRkgdEfqBKADNhDtBekEd0VQez2wm6yth&#10;VF2T6DD5nKi6UMpcKT2vvVjVeJQBR6gn3ExoJOORjJPlu+vhnKGkiL6R0GwRG8nyDl11JsfImLpB&#10;o9Lh+3BF0X5haTEQBfTzUUzEdOBb10Rw1S56WhWeqDk0FH1Z7d/XqNUGU2SiCKpRIKoBxAPRLFnc&#10;8C85mhrcUvsnd4hnifRDU8etemiMOe5U9Z//+Z9X/VGWZZdddtnXv/71pSOdTufmm29+9rOfvdmr&#10;3hxbtmxZduRxj3vcUc1w5ZVXLjvy4IMPLmWiAFx00UWDmahl3ZnWYmpqanC4devWDflyQAhh/ZOc&#10;7FbeyZWdo4wxxhhjjDHGGGPMwyAPeu+8n86jKNpeOl68AACRJlWdBYhKXqTdP45GQq1E8yC72uH8&#10;4eSMVrLhlQ1RzJbS8wKgmR5ya8IIyoME0aiQqlbESIgSQs1RysijTubiI7pBidDK3NJaq45NojpY&#10;S1rCztWaQ0tDYpcwMaGIVVlKFUhWNIlSIChEoQpR7e/QByKGigiRIzAhc6T9LfwoqgYFRByTEgjw&#10;qnkgAsqomaMyah7VC/IobS9eRNrUSqkT1AHbG8lQijV+bpkybalTK9J0LhO9OF7j78/7KHr+yGm6&#10;dZcxxhhjTkOWiTLGGGOMMcYYc+LqBrl92ne9zBSx4zVlbGvwoTo4MVHDoeFoPONO0Lky7uvF4ZQV&#10;oePlsi1ZeqQmSzuayf0LYTjluVKCLI/H9LxMFjEKekGDwhGajlIGFmsS9YSDl2r7t+qYKDH1h6Ik&#10;UFaoaB60lRCgQVGKllFVlQkJwxGayUGZpaajtmo3CBPPexnNjn3nvKo9FBNW3glVnS9lX0+m8hhF&#10;FQiiQapN75RATEhIUiYiEGFLze1sui0DPbh2Nt3ebgyCvd0wlcv2Oh9UrSG0EoqiDJSih99isJBq&#10;dz1l6sfeqiJTtezVY2FEAAj40ef9wiHnJZBW7wUI6oUy1792Ua2mPaq9DxVwIFShrNV+qiAmOCZr&#10;EmXMyWv//v3dbnfl8csvv/xf/uVfZmZmHv3oRw8ef8Mb3nDttdeenntwnnnmmcuOnHfeeUc1w8pO&#10;U9PT04PDRzziEbfeeuvS8Lvf/e7RLnIwUgXgmmuu2ZBrX9Zs6vTsj6QrulCenv2yjDHGGGOMMcYY&#10;YzaRqu7pxvvmfRTMldL2AqDmaCilarfB5ecDeZA8oBuk62PmaDTje+b8vm581HhW39Bg1FwRo2gv&#10;aupoZaEqiHaCdD28VLvg9ds9VRbLcSSqpSgT9XxkotbBmyJWT9HF/kvLbD37/Ke/4JXLDjKRI0TS&#10;peIRLzV8qvY0FJXFNBQRORzYcU+JFz8T629K2N9KD6RAlP6WiI5AoLYXR7y3Gx0han+1PmoZtYhI&#10;SHuRmDCU8EwR2x6tlIdSXmPZquZoZ8tN9eJ0Lqq4fyEQ4axW4mit2SpjjDHGmJOXlSSNMcYYY4wx&#10;xpygekG+PVX2gk50QxAdq7nhbG2f/BNaKTUSN1vqfCmlqCq+PV1evjU7fOKl5mh7w4livpSZIm5v&#10;HAj8tL1M5zEqul5BaCS8MpqkgCgcIRISEA4u2CiUVCMRgDxoHsWRVoWWjEkBL8gcrUx8EVHDoRO0&#10;FF0oZXjN9Y+VgmjCIKBx8KvMl/L9eT9fiii6QbpBi7jyi83VrUXmqJGQjzqVx1bK5w0nW2pc9Z66&#10;eDT95mQxXuOpXGZLHcsOKrQMpW6+1NRpEVWBQ11EKaqAQAGCKphV+323iCghHHPthhQEUPVOAQSI&#10;KoAgEIUQWLWISv3YGB3xPov2g3OrnumjAkiZ6kcK4xljTmTf+c53Vh585Stf+b/+1/9KkmTnzp2X&#10;XXbZ4Dl33nnnN77xjaPtj3RqeMQjHrHsSKvVOqoZnHNpmg4GisqyHDzhB3/wBz/ykY8sDb/1rW8d&#10;7SJvu+22weGTnvSkDbn2HTt2DP4aLCwsbMi0J5eVzbJGRkY2e1HGGGOMMcYYY4wxpxFR3Dnrp3qx&#10;G3Qmj6I6lLnhjA+TbKpqRo0EY+Cu1/ky7u/FRkKi+MZkcelYOrg73jp1gwIoog6nBy0oqs4W0g2q&#10;qkHgBVE1rqhSEeBIvShApUhC1FpRMqs2B1QcgQKq/VN18VkAqgZRUUCkolBQEJX+qWAi6rd9WlwS&#10;aTXDylckIGFyqhEIUQEIMFNIzaGZcrUvoQIhSilgggcxSc1xJ0jCFBVeZL6U4YxH1lAeDaK9qEQo&#10;ot6/EBoJ7e6EnU1Xc1x31ExotMZbalxPGICqekERNUh/R8LMcc3BNvgzxhhjzEnKMlHGGGOMMcYY&#10;Y05EQfT2ad8Luq8bRLGjmdSOMljCRFtqVHc0lcf9vUiE26fLy7fVDj/LucPpZC+O1ngml27QZkIA&#10;ukFmCvGCbhBH1ExWTyVVUR9RpEyOEAUCYoJoPxlV7Q+nqkGROJCilVFC1AsiSgQkvHoPqISRMIqo&#10;GdPCOlpFFVFTJgCNxWpTEL133k90Y1DMF7ETVBWZo+GUao4SZgcFU5VKCqKlIA8yV+pciYajUrTj&#10;ZbzGF49lNUfDGT9iJL1v3gfFXCEAj9cI/S5PJKqOwZEVUgatHaIEV8Z+eYmJFFDRCBDA1O+5dMy/&#10;VEwk0KqiJQqoRgETooIJUdQ5Kg4U2ZQJKVPKq7eBwuJGg45Wz3eV/UwUWumxt/Yyxmy6L3zhC4ND&#10;59zf//3f/9RP/dTSkbe85S3XX3/94DlvfvObP/7xj2/2wjfBykyUiBztJDHGwWGz2RwcPvGJTxwc&#10;PvDAA977NE3XPv+yN/Sqq67akGs/44wzBofLulGdJoqiWHZkdHR0sxdljDHGGGOMMcYYc7oIordP&#10;l3OlzBayUEo9ofHMpWsurhHQSqmZJm0vs0Xc09FtDXfHjL9kVHc0j/1bph0vba+9IF6wpxOmC+l6&#10;zZh6QTJHDHQDpvOgoDJqISoKBhwjZap6QxFRVWgTRR7Fi0ZVAoipEzRlrTs6EOZRLOWXVi5maZ7B&#10;CFNVAtPFBlM+CjNBqn37+k8hgPszLpuWDp/AIqIEAKOMKoBAY1BRZI5SRwmhrXAgqKaM4YxVKar6&#10;qGWEI605kkI6XrbW3aHqpN2gC6VU5S1RJVIFFrzUIpWCbTVNHc0zpnK6W0GEGpOohtUiZ0MZj2a8&#10;veGssGWMMcaYk4tloowxxhhjjDHGnHBU9e5Z3w2yvxdFsaPp1tggaqVmQlTnyVymepGA++f9I0bS&#10;w59/1lCi7dALOt0LSTMBMJXHENENkjA33SH7FPlqrzggITARO6hqXKyjOAITVS2hgqgq2EEEW1os&#10;6maLuFBKiJKtHouiGqMTNIh2vY5mx3IroqgXDKXkmFoJAeh4uWO67EWdL2W+FECHEjeUUXrQ3a5K&#10;POQIKVMDGM04iHaCtEvd141DKYuivb945Hg2VuOzWi6PCoQgmMrjTBFTpqWWU160FzWKzgVpKDsC&#10;EzI+kDELolERFQwQNABRQQTHREC6jkAUAFqsTAkAhQCgKhzVbxvlqx/0I1hggiiKiIS17mhZMiqI&#10;AnCMQzUfy0UTRsI0ktq+esacxG6++ebB4V133XXBBRcMHvmpn/qpZa2N/uEf/mHPnj1nnnnmZq/9&#10;4Xb++ecvO7J///5zzz137TN475fFqM4777zB4aMe9ahlT3nggQcuuuiiNc5fluXu3bsHj1xxxRUb&#10;cu3LLnPfvn0bMu3JpdvtLjsyNDS02YsyxhhjjDHGGGOMOS2IogpETfZiL+hojUdSoqNv+0PAcMp1&#10;pslCJnpxWx3fm/WOaGvjKLpFqep8Kft7MpnHqpiiiqiYymPbSxG146WIBMBHFYAJeZRqz8G6W6UY&#10;VBVogmgp1V6EIKgXTQhQiqpNt7in3oFs1EGiaFyMQlVtn3RpuPiYqoWCRBVKXsCkUlWp1nQnFavt&#10;oecXg17VAhImhTYcO6aoGqR6HrVSXrxwakC9oIzaDZqQNhLa141jNR45eM/EIup0Hr1AFKVo9ULV&#10;QqIijxo17lfNmATwURXIuF8qqyfERP0tHRdDaHnU+VJ2tcNwxue0ki11PoZfIWOMMcaYh5/luY0x&#10;xhhjjDHGnHCmC5nM42whXnRrnY85EFVpJDxe427QtpfdndjxR+hZcf5w2kp5a90x80Qe9vckCjpB&#10;HVEzOWQBKaqKImq/o1F1sDqbiDJHdUdDKbdSGk5pOKPUIWHKHKJotb9eyhS0KsSsImFighet/hzD&#10;fehEBdBIeTRjJpot4jcni3bQfd04V0gr4bNbyXid15I7SphGM3fmUDKcUtvL3m7sBPnOdLmvGwBq&#10;OHSCVPe543Umj20v3SDdIGXUKKoKAXpBi6hF0AUvHa9eFAqvAFQUjkn6tad+ICo7ykZhKyigUUmr&#10;h9BqflUwwRFqjlJGykgIRBCFFxRRg6gXVLsYDt53L0qAI2okq+81mAdtJAxgvH4UlUJjzAklhPDl&#10;L395aXjBBRcsC0QBqNVqv/zLv7zs4Lvf/e7jt6pvfvOb2fHx2te+dj0LGxoaWtYu6e677z6qGaam&#10;ppYdWZazGh8fHxkZGTzy1a9+de3z33///YPD8847b+fOnet9PwAAl1xyyeBwz549GzLtyaXT6Sw7&#10;0mg0NntRxhhjjDHGGGOMMac+Vb1rtpwvZaoXe0G21t1otq40S+poZ4MzxmQei6h3zvojFteWTOfx&#10;tqnyW1PlQ50wV8hkHh/qhAfb4aFOmC5i20sp2vZSdaPqBG17mS0kiDYTaiYHbdsXVYuo3SBtL/Nl&#10;nC0lj+KjAuqYSKkqmVVVvCj9Tk90cB5KVMuoQSGqUbXam68qP1W74xGqP1X5iERVlQTaDywBrEug&#10;hyzkrXZQtYxVZyqNi5vxVZWpXoSq9oKoQqEMPbgNFKVMrZSaCQnQ9upFZwuZKWTpxabzuK8bi4hu&#10;kAUvZRRHaCQ0nPJojUdTTpiaCdcTaiYURaJqz8tUHqcLmS9lqiedoAkhYTDUC+aLuK8bd7fDdCHT&#10;udwxU35rquyGY6lIGmOMMcY8zCwTZYwxxhhjjDHmxKLAfXO+qogMpVSlStaplVAjoaqmct+8P/zJ&#10;THj0eFZPaEfDFQGzRex4BdA87C5wVV1EFIORoigaFExImTJHzQQpU8JUd9x07AVlxHwpANUcMgcF&#10;lYcuKiXUf5X86CsQCnRKrSeUELY33Fwpt0/7XtR93RBFtzd4S535KMtjDIzV3M6mI2CiG7tlvG2y&#10;/NxDvXvngwOYUERVVS/oBs1Dv3SUOVYoEQXRImopCKJetBt0PkjuJUYV1aoK5AhU9ZJadyAqCLyg&#10;mhgAFtt9EfV7PTkmJmIix5QyZQ4ZwxFiVS0TLQVtL7H/fA2K6nezvtraukFF0UpoJOPaehdvjNk0&#10;DzzwwODwWc961qqnvfzlL1925J3vfGev1zt+C/PHR4xxnQu74YYbBoc33XTTUT39P/7jPwaHrVZr&#10;dHR08AgR/eIv/uLgkb/8y79c+/yf/OQnB4cvfvGL1/tOLHrkIx85OPze9763UTOfRPbv3z84POec&#10;c5yzVLAxxhhjjDHGGGPMcbe/J/t7cbaQbtCt9aSVbkBVgom2N1zCtL8Xveh3Z8p4pNpUEfX26fL2&#10;6XImj1O57O6EqTyWQWuOxmq8te5aCdUdJYyao1LUC3pRqnkJ6AUtpd/EKY+y4KXtNY9aRnjpl5Oi&#10;QAACoqDaBM+LFlGiaifoQJGu3wSq2vZOVKs+Uehvk0eO4ahfFaJ+xYiA/iZ6i82TqFqNV4qKqIiq&#10;1YMgGmWxmIXqbFrRJEpLgaI6sz9zdUZQRNVukCJCABA101WLoZQyDaWUMLpBi6gLpcwWEhX7urHt&#10;tYja9hIFdUfDGTcTzpiqO5AxmNCLOl/IbCEKigIiZI6qZaQODvCK8Yy3N5Mzm+7soWRH0zVT7nrZ&#10;0wlTucwU8o39xZ5OONR+jsYYY04Kn/70p5e2R1xWyjk1XHfdddXV3XjjjZu9FrNpLBNljDHGGGOM&#10;MebEsr8b8qhzhTBhtHbkr9KKai/qgpeZXKZzmcrjbCELXnpRBuIvtKXuFJgvZbaQhfIIu9nVE7ps&#10;S5YyEoYAvSiOwIdtoCSLG8NVZ6nCRw0KR/3WQ42EB8sh1cE8qihmijiUMhMlhFIOWVhImAQQ1TVv&#10;xndAN6gXHU45c9RI+PapIo8y0Y0E7Gwl6wmeZUw7m0zA99thbyc8uBB2t8NET1R1vM5DGW+ru7Ea&#10;p44UEMAxmilnrBkTiAgIqkWUIkoRtRc1F4iqIzju78+XrLd4pz5WjbwUuliVWpyTAICSVd5cIqKE&#10;qebIEaKijBoFVUurqBBFyuR4lbyWqs6XWneUOdrZtK+DG3MS+9rXvjY4fOpTn7rqaeedd94P//AP&#10;Dx6JMf7VX/3VZi9/E1x//fWDw4985CNlWa796R/+8IcHh695zWtWbmf7vOc9b3D4D//wD+12e43z&#10;/9Ef/dHg8Gd+5mc26sKX9Ym699571x8wO+ncc889g8Mf/dEf3ewVGWOMMcYYY4wxxpz6vOi98z6P&#10;Ol/KcMobEoiqMNGOhgMw2Yu9oA8uHG7PwSo/M9mLM4Xs7cauj0MpndF0Zw0lW+tuJONWStX+dI5I&#10;AUcAKYOYoIAXREXPxzkv80UsYn9DvSJqlZ7y/YZLAPrxpFDlowiiyIOWou0ggIKIQAItY1XN0SrN&#10;tVh4IhqsEgG6rMfT4ieSVd1PoACql65aPFXny+JBAbRqMXUQ9VUgSlFd7NK+hFWrqCCaRwRRKBJC&#10;dugSJIGaCWeO8qil6GwRH1jwRdROkDxqyhjKqOaIliWyiBJCL6gXbXvpBXWE4YxHMx7LOHNURHS8&#10;lFH2dmMQrd7uuqMtNT6r5UZr1AuypxM6Xu6Z8/fNh+Pyu2uMMQ8XEfnmN7/5rne967nPfe6ll146&#10;MjLSaDTOOeeca6+99rd+67c++9nPFkVx4r/EsSmK4jnPeU61N+KLX/zi7du3r/GJu3bt+shHPvIL&#10;v/ALT37yk3fu3Fmr1YaGhi655JJnPvOZb3nLW77whS/keb6ehU1NTf2///f/brzxxic+8Ylbtmyp&#10;1Wpbtmx5/OMf/6IXvehd73rXbbfdtvZC29vf/vbqAt///vd/85vf3JT7bDZdstkLMMYYY4wxxhhj&#10;DrKvJ160F3SsxodJ6ijQLqUbpIgKUFVx0KrSAamCLkSoMZopt1J2hFZCbS+jGe/thuEsO/wyhlLe&#10;1nC724FJM2YvuuClxpQ6LK8rAACiLm46BwTRqApQymCilNFcEToiokaChVIKAQUdzTgh1BPqeC2i&#10;rtp6qCqIiMLL0e3HJqqzeaw5aiR0ZjO5a7YsBft7kYl2Nnj9TYy6XqOoCOaCOELCdM5QOpISCKKY&#10;L6XtJWMKoqWoj6qKIFCoCjzAREoQQf8WEghUJcQAlIKo64pFlRFavUGKqiik/QJV35ESYZQwWDUI&#10;StGM0Q1Iq7AWU8Ot8uQFr0F0a9PVHO1o2GcvxpzEbrnllsHh4x73uEOd+eY3v/nHfuzHBo+88Y1v&#10;fMELXsB8em1K9QM/8ANbt26dmpqqhjHGv/iLv1hjO6bJycllQbIXvOAFK0+7/PLLzzzzzD179iwd&#10;+dCHPrSyVddKt91223e/+92l4QUXXPCYxzxmoy58x44dzCxyILU8PT299sLSqeGOO+4YHD7xiU/c&#10;7BUZY4wxxhhjjDHGnPrun/dedDqPmaPx2gZ/GukIW2o8mUvby+52OKOZ1Fcr2OzrhrvnQhFkMo9R&#10;dCjj0czxit2OmIiholrGKmJEKcMxi2pQFFFQ1cKqCg6B+mmi/tOr4pirQkWLtR5B9ZC8qKiqIwBE&#10;CFGruJQC3J/kCKUmBUQVRFWx6qBsFFG1rqVrUj2QglJCVPioCfcTVVEOxKgcYXDjp2ohUaGqosSM&#10;hKvbgirlJaK6eBOoal3FVGNS1V6oXlOZSBXNhNJDhKni4gaLZQRBh1LK3OKegUSNhBLRXtCO11aC&#10;/b24o+ncgdQWjWZuKMVkL+zvxbEaA0GBC0eSlTtYGWNW+uxnP/vjP/7jS8P3ve99P//zP7/ZizrJ&#10;3H777VdddVX1+NGPfvRtt912zFPFGD/84Q+/7nWvWypdLdm9e/fu3btvuummavjqV7/6LW95y9jY&#10;2An4Euvxm7/5m0sLe9Ob3nTE81X1s5/97Ktf/erbb7992Y/Ksrz77rvvvvvum2+++c1vfjMzv/KV&#10;r3zTm960ZcuWo1rS/fff/6pXvWrptgzOPzMz8/Wvf70aZln2mte85td+7deOOP8ll1zy7Gc/++Mf&#10;/ziA66+//o477nDONq497ZxeJXljjDHGGGOMMSe4IupcETteiTB0iK3sFJgrZXc7zBSxGzSP2vEy&#10;X+p8qQte58v+406QXpBO0OlcHmqH+VJaCamiG3Qql0N3Y1p8FcVMISM1doShlIYzdoRe1IVSu0FK&#10;0aiqQLUlXLXJXBBEqZoIqSPKuN/jKGEqo3rRIIMlEjBR5riMUGgn6HiNHVHmqAgSVltdVT3ql2TW&#10;TFWnCxFgS50bCXvRjpfJXhTR7Q12vK7qharOFHG6EK8QaFVbaqVURqlKS0wYq/FZrWS0xvWEmwmP&#10;ZDyU0UjmEqKU+9WTjNBIkDKB+sklJqQEInJVyepoLnlwgV5UgahalZ0cH9TuqyomreUW8OIbWgpU&#10;tRO0emJjRfHPC+ZLaaVUc3TecGLlIWNOap/4xCcGh+eee+6hzvzRH/3R4eHhwSN79+79/Oc/v9lX&#10;8HBj5ne84x2DR17zmtcsLCys5blvectbBodPfvKTL7300lVf4u1vf/vgkde//vWdTufwk4vIDTfc&#10;MHjkXe961waW8Jn56U9/+uCRBx98cKMmP1ks23vvyiuv3OwVGWOMMcYYY4wxxpziZvJ4z1zY0w5z&#10;pUbRfb2wvxcne3GuiL1w5FrYIFUUQRZKmS5kohv2dcNEL050Qy8IVPf3YoDu6qzSL2iiF++a9V0v&#10;+3qRQDubyXhtlUAUqt5QQBCIIvSrNgSAFxNHovCCoBBoypQ5SpgWp6KloBIRERFT1XUKBFKoKKIg&#10;D1pGjaICRNGBHk2HacR04BZovyBF/Tuy/Iz+qF9d6lft+tknUS2lX9IK/chTddryl3ZEUO3vHgh1&#10;hG6kBa+9uNgXK6IUrf4Ugm7QBS+iKKMUUcqIMmorPWQgSlQ7vl+7VGjmqht80MkpUytlATpBS8F0&#10;LisWiR0N10pptpC5UvZ0wq62dYsyZk0+//nP+wFXX331Zq/o5HPzzTcv3cAQjv0fPnv37r3iiite&#10;+MIXrkwrrfTud797x44dK4M6m/4S63Hffff9zu/8TvX4RS960RlnnHH482dnZ//Tf/pPT3/601cG&#10;olYSkeqK/u7v/m6N61HV97znPY94xCPWchPKsnznO9+5ffv2P/mTPzni10Xe9a53VQ/uuuuuD3zg&#10;A8f5vpoTkWWijDHGGGOMMcZsgFJ0fy/eO+e/M1XcNll8bSK/bX9x+3R537yf7MWw5r5Gc0UE0Ata&#10;d7RqvaQIuqcT5gopora9tr0WUUGUMTUcNRNqODQcpUxQFEHbXjteiqizRZwuFNBekCDa8UdY0kwR&#10;g2g36EjGO5uu5qiZ8HBKmSNR9IK2B/JXC17LWPWGgiM4oqqcAyAoekF7UbtBO0HnS10opRe1uicZ&#10;Q4Eg6HqpOTQTqjtyTN1VK1VL+94dzVuzUErX61jGKdNZQ8meTljwUkTdUk/S9QaiMJXLQill1F7Q&#10;hKiKdRUR3bC0WR0AMGE047Na7oymG6vxUMpDKY3WOHWoOSKCAqmjekL1hKpFRe0XvbjqALam4NJy&#10;USCqshiIosXy1NJOfkpgorXeT6LMgYA8arW9X8rLM1GiOpVHIozX3EjGO5vWJMqYk1in03nggQeW&#10;hj/8wz98mE3FkiR54xvfuOzgyiMb4oorrtDj493vfvf6l/dzP/dzZ5555uBtfPazn33EktXnP//5&#10;97znPYNHPvShDx3q5Oc+97mDZZtut/vCF77w8OWQX/qlXxpM7Fx22WXXXnvtxr4vz372sweHS/vY&#10;nSZU9TOf+czgEctEGWOMMcYYY4wxxhwnC6XcM+e/vDf/4p58Mg/ThahqIdoJ2vbS9jJXyv6e7GqH&#10;iW5o+8NV6VS1G2R/L+7q+H09mSnifBE7QTte2146QdsBEWh7vW/Of3uq2NsNgwWsuULumvW9oJN5&#10;zBg7m5y5QxZ0HJFXKBAUBCTcX0EZteqNBIVCCSBCHFi16GK7phVzEpFjSohIEbWfthJRVSiRWy2S&#10;tPp9qGYDERZbSi1msar0U79D08CtpP5PQVRtzwdV9aJF7AelaHG7wxVLhiy+qgqCqBfxomU/E4VS&#10;1Au8oBQUUcuoQbSIKgofNYgyHa5W2A2qgJeqQRYRdNXfAEdoOoqKPEgv6IKXlQvdUuPhjOcK6Xi5&#10;fyHMlwJjzJH84z/+4+Dw4osv3uwVnWRUdSnfsh7333//xRdfvJZszxLv/bXXXrv2YtnD8BLr9Pzn&#10;P3/p8Zvf/ObDn7xnz55LLrnkX//1X4/qJWKM119//Rrfsje84Q2vetWrjmp+EXnJS17yile84vB1&#10;wAsvvPCZz3xm9fgVr3jFWiJq5hRjmShjjDHGGGOMMesy2Yvfnir/fV9x50y5qx32deNEN07mMtGL&#10;ezvhwYXw3Znyy3vz26fLmTwecfuWBa+i8KL1FSUTVZ0v4kQey6gdL92gAJqORjLXSqieUOYoZcoc&#10;Z44aCbVSHsm44ajq6tMJWkTNI+YLAbBwpE/tZwoRRRF1KOVWyme2kq11bqZcdzSU8kjGQyk1E2ok&#10;1EiomVDGqCJGUVFtO0dAEJRRl/5UhYqgWkbpBF3wElWZ4EWjIiiN1zlhNFMmoBtW9IOifhlm7fGg&#10;eS+zpQ6lPJzxOUPJfBGjYq6QRkKtdL3NMWYK6QbtRfSiJoxmSglTxlREFdW51e5w5mgk4+0Nd2Yr&#10;uWAkvXg0G6+5LXVOmVSRENzirn5VJkqVqkJXqIJNR6Pah68KL/X34VMVVdH+poBVCSse1TaJoJSh&#10;Wm3dh2WVLFVM5uJFt9Vdyrh0PFvnHTbGbK677rprcPiTP/mThz//xS9+8bIjt9566913373Z1/Fw&#10;S9P0n/7pnwaP3HLLLU960pNmZmYO9ZR/+qd/espTnjJ45HWve92FF154qPOTJFm259zf/u3fvvKV&#10;rxRZ5V89McbXve51f/iHfzh48K//+q+ZN/iz8ac97WmDw5tvvnlj5z/BTU5ODnbruuqqq5Z1TjPG&#10;GGOMMcYYY4wx6zdfyrcmi9smi93tMFvI/l6cKzSPWu0G2PHa9rrgdb6Ujpc8aifodC4PtcN8KbIi&#10;R9Pxsrcrkz3pBi0COl7mS1nw2va6GIuqptKo2vXa8fqN/eV/TBR7OkFVy6h3zpZllKk8ZowdzYQP&#10;G0Bigo+qqqKaMAACtBQoNApEwYyUSAERRNWlzfdElzJLqyMixyAgKqJqrJpK6ZoCUVXeqppFl04f&#10;qB0tvfSyWFT/OIGJHAFUhbI0Kqrc2LKdCfvPI42i1RUJVIEyqheoggiOkTIy7pcdE+4XHKNoETUq&#10;QCSAj9o5RKGzOs2LKnRxWz9aXPPyX4CEqc4oBV50Lo9xRXaKiMYyqjvMFOIFd836o6uqGXP68d5/&#10;9atfXRpeeOGFjUZjsxd1kvnqV7+6Z8+edU7SbrevvvrqwbIFgFe96lXf+ta32u22iMQYZ2ZmvvSl&#10;L1133XXLnvua17xmWZ1rs15inW655ZYvfelL1eNnPetZ55577mFO7na7j3/84ycnJwcPnn/++X/+&#10;53/+wAMPFEUhIiGEffv23XTTTSu7n73uda/71Kc+dfj1fOhDH3rnO985eMQ598Y3vvHb3/52p9Op&#10;7tj09PQnP/nJJz3pScue+973vveIsavf/d3frR7EGF/60pce79trTjSWiTLGGGOMMcYYc4zmCvn6&#10;/uK7M+VkL84WcU8n7GqHvd24vxcne3F/L+7txt2dsLcb50rZ34vfmS6/OVUePozUC1ptV5ce/BdW&#10;VZ0tdbbUMmrbqyiaCbUSSt3hqhlElDkaylwzoSho+yiq3ajTeeyGI2Si5opYRFVFLeknkVop72i4&#10;s4eSrXUeybiVcDPhqjlVPaFqFzgiYpCoBu2Ho4iqbdj6+Zmo8IIiwotG0V6stn8DoHlUR7S97hy0&#10;mZCqtoOGg7bB02olvJYSjupMLrO5tFLeUuetdbezlezvxQUvCozV1vuBQLXRYLU7Xd1Rw/V3zqsl&#10;IGgRUUbN4xHqIo2EtjVcytRMSRV5UFGFKgNVLAqqAnJM1QZ7RyVUT1cQgQFVjejno5ioyl9V5agg&#10;R9F6K1YJK0BVy4hy8Q0S1YleyINurbt6wpeOZ3W33tSZMWZzffnLXx4cPvnJTz78+du3b1/agWzJ&#10;29/+9s2+jk1w5ZVX/vmf//ngka9+9avbtm379V//9TvuuCPP8+rg3NzcF7/4xac//enL8mY/8AM/&#10;8La3ve3wL/HDP/zDv/qrvzp45I/+6I8e85jHfOpTn2q32wBUdW5u7qabbnrUox61rEzynve857LL&#10;Ltvwq77kkksGU0Cf+MQnjjbNe1IbbMMF4IUvfOFmr8gYY4wxxhhjjDHmlBJEvzfrvzlZTBcyU8ju&#10;TpjohTIqARljKHNDCQ2lNJRyM6GaYyIqora9tr3kUWcL2duRpcJNGXVfJ07lkkepolC9qAqkzA1H&#10;QwkPpTSU0lDCDYeMKSEqBXNF3NcN86XcM+dvmyzvmCmLoJO9yIRtjSMXRUpRBQQgUFWm8hEKROnv&#10;NshERFQ1QVIgRNGD0zyHrwk6JixmloigwBECPKqiemBPPlVU2+LhoG0K6eBX14FwVFWv4+rViZj6&#10;xUFZbbkKECDar38pKbRfW0xdf+fHhKja1K+6D44oYUodMcPxgZePijzqQrk8xKRAtXGhKBIiIohq&#10;KdKNMl/G+VLnS1kopeOlF7R6O2qOHCGPGoE5v8rtIqKtDUfAdB57QR7qxIfht92Yk9f9998/OLz2&#10;2ms3e0UnGRFZuQXhMbjxxhsH4z3j4+Pf/e533/3udz/2sY9ttVpExMxjY2NPetKT/u7v/u5zn/tc&#10;lh202+l11103PT296S+xHjHGG264YWn41re+9fDnP//5z9+7d+/gkd/+7d++5557brjhhnPPPTfL&#10;MiJyzu3YseOnfuqnvvKVr/zf//t/l83w7Gc/u6rQrWrfvn0///M/P3jkCU94wsTExG//9m9fdtll&#10;zWazumPj4+PPeMYzvvjFL370ox9dtrnhr/zKrzz44IOHuYTLL7/8CU94QvX4Yx/72K233nr8bq85&#10;AVkmyhhjjDHGGGPMURPFPXP+W1PFXCGTvfhQJ8yXkjCN1Xh7g89sJWe23BlNt73BoxkT6WwRd7fD&#10;VC6zhXxzqnxgIRyqBFF1TALgDt48ba6UhVKKqN2gjmkopbTf6GdNUqahlB1xETWKzpWyr3u4j+wV&#10;qIoBBM0OfhFHaKU8XuMdTXdmy509lIzVnGo/xCWqEXBEKVONFwsYTAlTypQ6qjnKGAlBFaVU++Gh&#10;iNIL6qMCSB3taCYpUyslBrpB89gvxlSFDSYkR/rbfBl1b08WvIzWeGudx2t86Xi6vxsVaHtpJJTy&#10;uuI6ZdTZQoJoHjVjqrkD7wWBMkfVNnGd1WonUdENOlvIZC/u68a5IoqijMqMajM8AZQoYWKioKgK&#10;SNV/iqz1y+VVvafKvTmQgkShCiaqtuvLGEzaD5gpStG1TK6qUVG9oSBS9NuOlVH3daUUbG+4ZkIX&#10;jiRb6249d9gYcyJYtp/ZWlI0/+N//I9lRz7wgQ/Mzc1t9qVsghtuuOGv//qvB4+IyNve9rbHPOYx&#10;jUaDiIhobGzsR37kRz7zmc8MnnbVVVd97nOfS5LkiC/xtre97bnPfe7gkTvvvPMZz3jG8PDwUqnp&#10;2muvXdaq61d/9Vdf/vKXH49LZuaXvOQlS8OyLHft2nX87/SJ4p//+Z8Hhz/xEz+x2SsyxhhjjDHG&#10;GGOMOXUsePnGZLmvG+YKeagT2j4OpTyS8VBKRKgnnBAckyNyhJSp5qiZ0EjKDUdQ7QbteCmjTHTj&#10;bBEXvOzrxVy0G6TaiLDhaDjloZQbCWWOHMMROSLHyBzXExrOKGNKmIqo+7pxfy9OdMPt0+XebgiK&#10;rXXn1lCziwLVxVZMREFUoFG1CkQNVJpARKIAKCgN1m/00HvcqUKrUhCo6r9Ubben1Z/VnihV6Y2q&#10;3BO0ylFh8Ep0aUk6sAAd6FtFA09gIloMZelBvaZQNaOqWmAxAUQMAsERHB/pW7y6eGVAwkSMqBCg&#10;FHS8DG4pWERVwEu/nuVjP4IVBUHgRYOoVy1FS9Fe0PlSOlETJlH1go6PqxbLHNFojYuovaAPdUI8&#10;nbaCMuZofe1rXxscPvWpT93sFZ1MVPWVr3zlt771rXXO8x//8R8f+chHBo987nOfe+QjH3mo86+5&#10;5prPfe5zg0fyPH/DG96wuS+xTh/84AeXqlSPe9zjrrjiisOc/LWvfe1jH/vY4JE/+IM/eOMb3+jc&#10;6t95IKLnPe95//qv/7rsilbWSZe89rWvFTmwbfHll1/+hS98YcuWLf9/9s483pKivPvPU9XdZ7vL&#10;7AuroAgCA0hEZQlgQFDREBQ1LhGiEQxxi0ncEMElghoFIYr7hgaMvCKiBAgIBgQBAUGGZQaGYfa5&#10;+71n6+6qep73j+ru2/fc7dw7M9yZob7cz9BVp7qqurrPvef007/nN1n/Z5xxRmZylfGpT31q6qP+&#10;j//4j2z7bW97mzFOx/s8wmmiHA6Hw+FwOBwOh8MxMzTxo/3R5roeiWlzQ4eGuwPcoyIXl2RXIEqe&#10;8AX4AgOJJU90BWJpyduz4nUXRFOZTXVdjc26qnp8IJ5QgaLTjG/576sNzSMxW9+hQEBFQvtqqAyB&#10;UPbAF0IzKIKtTTMQTnoHxMYMNLE3nfJqJKa+plHEkWGygiUET6DASbPV2Ux1gUQPgQAUAzHYFH32&#10;4AsSl5RkILHiYyAxMlRVFGlSBAJAIAaT5Npj5thwX2i2NAwzLynL7kAsLcuXLAgkYm9TR4YNQcXf&#10;prsBBNwfkpU2SYTiuKfWA4EMoIgbOZcrYqjGtKVhNtZ0X9MMx1RVVFfU0GzX2VCStM8QxIaVYQ8Z&#10;gQ1zIuBi1m1HWUxmEgVgmG14RmJ6gmw8DVAKQORAAjIont4wShEggCcgkIjMkeG6ov7QbG1oBlha&#10;kiUPXzTPX16Z/lF+h8Oxk8PMN910U1asVCqLFi2adq9XvOIVy5Yta6n87ne/O9dHMze85S1veeSR&#10;R8YvyBS8613vuvfeeyuVSjuNEfGnP/3pBRdc0H7/V1555Re/+MVZfIpok5YUd7feeusOGmhng5m/&#10;//3vZ8V99tnngAMOmOtJORwOh8PhcDgcDofD4XDsJgyE5s99UTU2WxtmOKaKh3tUvPkFYTU2VlA0&#10;IYgYSCx6whoBDUQ0FNGzI+rpITUS0VBkYsNFiR2BCCROnUwPAT0BAqHDE50BhprW1XRkuD8k6zU0&#10;7VEwgGbmVERkiA1Dls8uf8sOESUCAlqjJx6dwwTxQWI2zJrYMBsAToybkNmKpFgTGWZDSDlHKDsf&#10;G8RiTgJ6yKm8iZPh7D+Ybo1W502iMF85xtWKeNSoKjtYxORfgaNdTY3JRgRABMEsEIjZJpqsK8rs&#10;omLDsWEbnSNODKOIQTNrBsOgiTWBIojSlspwZFgTNDUxQ91MPJuKh76AkZhiwwMhgcPhmITbb789&#10;XzziiCPmeka7BsaY3//+98cdd9yVV1657b194QtfyBff+c53rlixYupdXvnKV+bT3sF0SQ+fgyG2&#10;hXq9/v73vz8rfuUrX5m6/Wc/+9l88cQTT/zABz4w7SgnnHBCS7PLL788752V0dvb2yIh+81vftNi&#10;nDWeV7ziFR//+MfzNT/+8Y+jKJpil+OOO27//fe3288+++y3vvWt7byyjp0Yp4lyOBwOh8PhcDgc&#10;DscM0MR/7o+HY+ptmqGIKp7YoyK7C9Okf5MCuwOxvOIVJQ6ENBBSf2hWDkQ07ja/xCymkHRoGAaa&#10;2loS+QJKnoDZPsqMiEUJAiHUZAhWDSk1iTVQGi2AqSNAIzENRaSI64qt9ZAnsG0rI5ACCxIFMzFo&#10;goi4P0qiCIHEZWVZ8UVRYqcvPISQoB4bTRwZFmkQiJkJ2KqPBiOzpWG2NEykubsglle8Dl+8eF5w&#10;wLxAINrkbU3NAqHYRmhqCuqKFVFDEwCUPcRx2i9rxKSImSE2TAxDEW2q68GImppCwzVFIzHVFNc1&#10;NzQ3NDc12+CTjTcxg01Ql+TxA2AGKZABVZYKbyrYMJs0FggAEq0gCn0BUiAkefrYQyxI4QkRSPAQ&#10;DHNsSBOPvzKBWRlmAF+AQKx4KAU0FFUVD4SmI5D2fB2ysLCs7ARRDsfuQF9fX6PRyIqvfe1r2xHS&#10;CCEuuuiilsoLL7xQKTXXBzQ3rFixYt26dZdddlm5XJ665bHHHvvAAw/86Ec/mjYEkgcRP/vZz65c&#10;ufIVr3jF1C3/+q//eu3ate973/t26PEeeuih++yzT1Z8/sRaVq9e3d/fnxU/9alP7TjhmcPhcDgc&#10;DofD4XA4HA7H84qB0Dw+qJqatzaMYV5SkgtSUyarcoEkuNaKYW5oGomprtkwCAAiampqGoiIa1ZI&#10;gxgbjsxEYZFxSLSuSlCQYnHJY4ZqTJqZCdoRycSGmQEBBSIA2yiSjcSJiRLWITAxM4OZKAchMxOD&#10;ocRAKYsxJY5PWR+AlLzEqWMSEwATWUOkNCzFibIps38aM5NRWZTdxf7YIgEY4uQn9aTCzBWKgaxk&#10;i0YtqARCQaAAxqSrae6kESXHaKOWQiAACEDDEGqKDA9GNBzRQGTqmmJitkeaBt1Eah2W/QQCPEyy&#10;CsYEihgBIgN1xfV44lOJiB2BsOqpnobelkva4di9ueGGG7JtIcRee+011zPaSVFKbd269f777//B&#10;D37w5je/uaOj47jjjhvvCzQLqtXqL37xi3zNJz7xiXZ2HB/g+7//+7+5GmIb+fKXvxyGod1esmTJ&#10;CSecMPWKXX/99fmaK6+8ss0oz+c+97mWmmuvvXZ8sxYTqne/+9177713O/3/8z//c0vNypUrp2iP&#10;iPkpffjDH67X69thQR27Ak4T5XA4HA6Hw+FwOByOdmHmJwdVTVFvw4SGFxblgqIQbT/zKgUuKop5&#10;BVFT1N80wxE9Nax5bJRFWskKgEnrB0JDgE3DAqHkbevXWAbwEARiXZEiXjsy8UPqSWY4mMqQqqHZ&#10;CqIamj0BXYGUAiXaCEfbuigAXwqRqHG4oWgwStyrBOKiolxcEgUpyp4oShAChcCYuD+kDTWzvqrX&#10;1/SGqtlcN31Nqin2BC4syT0qXncglpbkkYsLS8qJm3k1JgCIDBfkLB9SJmM2r1t7///99s5bb3n8&#10;j3949omV1c3P1ocGaCLDcQ/READAUGQ2N/RInEihaopjQ1aXVfGw07c/osPHsocdPvoiH6wCzaAJ&#10;lGFmNsQeAjFoQJ50hZkYYgNEyUkUCFKAQPQEBnI0656NPVnbqA4PAiGkwECARDTMiiAypEbDV6AJ&#10;CMBDYEAB0NCsCDSDQCj7cn5BLCrJIxYX5hfcnRaHYzdh8eLFnOPnP/95mzuee+65PJZareb7/lwf&#10;0Jzh+/6HPvShoaGh3/3udx/72Mde8YpXzJs3DwC6urqOOOKI9773vT/5yU82bdp01113HXnkkbMb&#10;4uCDD/7DH/7wzDPPfOtb3zrjjDP2339/KaXv+wcddNDb3/72q666avPmzddff/2+++67ow8WET//&#10;+c9nxXvvvbe3t3fbu/30pz+dv6KmjvfMSbff+973sm0p5dvf/vbtMkOHw+FwOBwOh8PhcDgcjuc5&#10;NUVPDqpQU2/TeAKXlmTRGw3ymDQc1RL4Iea6pppiRZAZASkGw0DWWImAGBSDNqSZI8M1xU09TdI/&#10;tJooYE3cNFz2bP45tAqroWgaWZRKREFsjZUyDyWBOGEyRCEQEROxEyf6pWSDmQApTaxHOQkUM6Wz&#10;TSyfbGq/zFOLAYhYp9uQmC8hM6eOUWO8nrKebY7A/EQpUz1B+pPqshgwUW0xaAJKHaqIbcJEkeRk&#10;RODWoSaAMq0WJt0yA0FytIpYMzcNR4oyhVhyZXAy59EUkGidr1AK9CUWBCahNwZiiAwPRBRPciFU&#10;PESEhqbhmNpPEOlwPK+o1WobN27Miscdd5yUcq4ntTPy4IMPBkGwbNmyl7/85e9+97uvvfbaTMCz&#10;7Tz55JP5opTyoIMOamfHPffcM7MYstx1111zNcS2UKvV8rGqCy64QIipnmH4wx/+kC/utddebR4O&#10;AHR3d59yyin5mq9+9avjm33961/PF88999w2+1+yZMny5cvzNatWrZp6lzPOOCM7XqXU97///W1d&#10;UMcugktd7HA4HA6Hw+FwOByOdtlQN4ORGQhNRLywIMr+jMU1iNgVIAIMRjY6orsCzPvqlDzhoQEA&#10;TRAIiA03NYeGiLgjENvuOEAMArHsoWGoxiQQ9+rgktfasUzzvU2mbtLEA6HRzE3NvoCyhwAQCCQG&#10;BDbTGUzlYWCBiAAGICKAmIuSMvVXyRNFyQ3Nm+scCOgMRGeAJU9oYkr9tCSihxBIBABf4OKS3KPi&#10;FccelDViUsRlv13RDjM/8fADd9960zOrHlv/9Kr1a55W8QRG5EGxdMBLX3HIK48/5JUn7HfoS6X0&#10;AEAKYMN1RU2NvoRQs2HwEMoe+hPfcUOZpuBrIoWGE88oABDADIpBIihmBFSGDKBEQoEANtdeEuCx&#10;EaXMIUpAEhYSyIaRCBBYIAhEk0a5PIGIWPLAJ4gMIIPHYACI04AcM6WmYRrQAzaMUkDZw6ZhT6BE&#10;OHB+sLjk7mg7HA7HpPi+f/zxxx9//PE7bogXvOAF55xzzjnnnDO3R/rmN7/5Pe95T+YMdtVVV33k&#10;Ix+Z2yntaOI4vuyyy7LihRdeWKlU5npSDofD4XA4HA6Hw+FwOBy7PJr4iUEVGe5tGomwuCRast5R&#10;In1hHHUtgshwZJgBNLF1kRJJxjcAIZDYAAIwIiAgpaETicCAWlFJojcuxGWYNUGkOSYYjjkyoAwp&#10;Bs3sIdQVG0YGKEgcH3HLdWL/jwLZJAGd6aNpzAyICJjugcz2uDhR/mCiVkq7T6JNyAyIqRWTlUcl&#10;i4aJKCtJjZjMRCAnkamJ54R2oUcFU2glVTxuxqmrFGZNs17tPBSBxMSgatrLIJWBJbZOnImoGLKT&#10;bggYyB40jPWzQqsZY5j4sBAlgmTWDIY4JpTIm2p6zw5/fDhRIPoCI8PEUFPUFbgsgQ5HKy1qjde+&#10;9rVzPaPnI4888ki+eNhhh02tCMpzwgknrFmzJis+/PDDczXEtvCf//mfJpfW9h3veMfU7e+44458&#10;8eyzz57RcKeddtott9ySFVevXq2UyieLjOO4ZcUOP/zw9vs/7rjj8pkr86s3IaVS6ZxzzvnmN79p&#10;i5/+9Kf/8R//0fOcXmb3x51jh8PhcDgcDofD4XC0RVPTuqqqK6ornl8Q7UtrxtMZCEMwElNB4toR&#10;vbAo/TToUfHQEygQIsNlD6uKGDg2EEicrb/RGDSzRPAEFgWMxNThi011/cLuVvsOq4kSCIomHnQg&#10;IsPQ1CwQyql+KZAYGZYiSfnWtoMWArANEkWaPF8MRLRcYrY7IiJyIHFJWXoC9u3yI82RYcNADBLB&#10;E1DyRIcvugui08cJx20aMsTM4MnpZ9WzacPN/+/qm37+03VPr5q2cRw2V95zx8p77gCAYqXj0KNP&#10;PPlt/3DQK0+MCQgYwUZQ7JmFSUIuo/gCQkRfgCGWAmPiJCsfgAAQqUGUZiYAQZDFfLJ+tz6z2hiy&#10;kbDOBQs7FywCAEpS+zECGEQAJmIb1QvSBfEEegINcUygyIbJmBGUAWT0BUgEX2LZS+RbAkEgFTxc&#10;WhKFNlbV4XA4HM8HisXi+eeff9FFF9ni5z//+Q996EO7dybIm266KY5juy2E+NCHPjTXM3I4HA6H&#10;w+FwOBwOh8Ph2B1YO6KbmvpCgwiLS7KdMFlDk6JEwgRgQ0ijWim2sRWByEypeMgXYBg0gzHsC6gz&#10;FCXYqAcDx4ZjA9Z6STMYZkMYASsCw8AE4DET1hUpw6HmPTtkxyQBxDSxHUgEm0+IpwsaISRDp1Il&#10;ZkgyBib6pXECJmGlSgAMKDI9EiSiKdWoDW7dyKm91sK9XuAFgVVGWS0TciZpGp1Dfv5oZVAMgDze&#10;38o6YVkB02hHqcdTsjsDAVsjKbuXVWdNtgiUiqCsDGvUAypJm5gYVSEgpRNGO8t0wRlYMxKxP5kE&#10;DdFDIABtOCZUBL1NvbQ8QUQxEL+XszgAAIAASURBVNA0DABNzV3BtNejw/G8o8Vv59hjj53rGT0f&#10;yVt1AcDee+/d/r7z58/PF6MomrDZczDErFFKfeYzn8mKp556asuI47n99tvzxWOOOWZGI443ldq8&#10;efM+++yTFdevX59/db/99isUCu3339nZmS/W6/Vpd3nPe96TaaKGhoZ++9vftphZOXZLnCbK4XA4&#10;HA6Hw+FwOBxt8eyINgSDERU97Ji5Q1QL3QVsEtre1lVHVUndBQEARQ+bmrp8aGiODTBAQW6HZGMM&#10;bIhtVwuKsqdhGpp7m2a/rtYoQEGizXZWV4a5NczU1BxqDjUzQyUX2kGAQCIbMMCaIJDTRnOSWQEA&#10;IhSk0MRNzRKhqrg7yLK78WBIBYldgdi709+3czbf5a2ACgBwyhjTQ/f834+/9qUH7rqd20hNN56w&#10;Xvvjrb/+462/fsGhf/Hqcz76kuNeLRA7AyxKaGcpAEAgeoKZrXIJyp5QxIaYbKCHRcVDRWwDbza1&#10;IVojKbKhHX7ktl8rFQMAA7zoZcdW5h83utL2NKXHRjZLYiqOskiBJYFFZmJQBKEBBChKFMgFT3T4&#10;wkfwBBQ94UsYCkVoCBFDF/txOBwOR8pHPvKRL3zhC1YmNDg4eMcdd5x00klzPakdBTP/67/+a1a8&#10;6KKLurq65npSDofD4XA4HA6Hw+FwOBy7PNWYtjT0SEyx4cUl4U2kZhFJ6CUR29Q1aUrsoQSAn1O0&#10;aGKwFkk2LSAKJrZ594jBF8jMiiAm8AWHBhgYASNDDEhsk/QxMRCDZrD7GmJA0IRWahUZBuCNNd0Z&#10;iPkFOZlhlJX/UKrt0Zm3USJwQhw1WMq0PaMRK8OJ8REi5AOHqfgni0Ulm6lAKeltpL/n4f/9ZWYq&#10;dcyb3+MFiyDRESEDkM2wl49pYTLVXNgM0ZpTjWqkRueQzhsEjkqSrOYKBQKMRuuQE5sv5qlioAxg&#10;mO0hJ/umUisc28xqv5DTDQBiRkZOTbFiw76wCrAJkACEwMANRYEUfQ2ztCxbgnueQKOYAUJNALtz&#10;HiiHY3bk3XIA4JBDDpl2l4GBgZNPPrmnp2fx4sVLlixZuHDhwoULTzjhhDPPPHOuj2ZXhYjyxZGR&#10;kfb3bVHvLF68eK6GmDW33XZbGIZZ8X3ve9+0u6xcuTJf3H///Wc04vio0NDQUF4TtWXLlvyrRx11&#10;1Iz67+/vzxcrlcq0uxxxxBG+7ytlJdjwpS99yWming84/0qHw+FwOBwOh8PhcExPU1N/RFVFxLyg&#10;IHGbLZsQcUFBaOK6oq0NrSiJFHT4oiCx4glNMKys1oUlgtjWAQHAymbQF1D0sCgxkNhQpImHItPS&#10;EhHLHgYCATCmVnXQcEzEHBMXZOvEihIFgi+AAZSBfARkMpiTBHVSQNFDw6AIRiJDaSSkPzQEsLAo&#10;i57Yu2OWyU2IkpDRZO5VQ/19n//QP3zwzNf88c7fzk4QlWftow9854Nv/erbX/XkXTcX2rCHylOQ&#10;iIgSwTAwg4/gCRv2so5YOL8oOn2seEIgEIAhYEDPRr84SQpofwSidX+SAiRidiGRjSERC4S65oYm&#10;HnumbOhLMQjk7oLoLog9O7wXdfvLynJhSXYXZEGiAJQCDAMAKJp+xTTxQGjWVdWTg/Gj/dHDfdEj&#10;fdFjA/GaEbWlYRqKtn3ZHQ6Hw7Ez0NnZeeWVV2bFj3zkI3M9ox3I/fffv3r1artdqVTy+iiHw+Fw&#10;OBwOh8PhcDgcDsesWVdVhmEkpoovSt7ED3mK1KiIGRuaNIEiNgwejhFEMYNmJmbm0aiWsBIgZhuL&#10;QcRAggBQBJq4GnNdkWaIDSsC5iTI4gkoCCh5GEj0BAYCAwG+QA/RMISG6pqbmnubprdpWiInMXFD&#10;U2wo1MCchESs1ojTeRKzYTbExKOanySzICCxbZPEgCaEM1cmu19awNRACUeHYwK2o9sIDY3pJ1s9&#10;zguirKjMCqfy7a1lk0h9q3L/MmYSJRsRTN2iDCcKJ8NTBYg0ja4VwugQlsxFavRkZ0fHgIiIIARY&#10;DRsxxwQ02WCIiOgLJISm5ohoWFFLE5EOasDhcLTCzDfffHNW7OrqWrBgwdS7PPbYYy984Qsfeuih&#10;jRs3/ulPf7rllluuvvpqRDzjjDPm+mh2LEceeSRPzoUXXrgtnbe4Nt13333t7/u73/0uX5xM1fYc&#10;DDFrvva1r+WLxx9//NTttdYtmq5pfaVaqNVqLTUtTxO1aKL222+/GfV/zz335IsHHHDAtLt4nvem&#10;N70pK952221DQ0MzGtSxK+I0UQ6Hw+FwOBwOh8PhmJ6ehmHmWkwVX3jb6atkQWJBQjUmYuhrjt48&#10;X1KSRQ89gcORYWbD4G8XRRRwZNgTIBArHgJASUJEzAAjMY1v3eULm9ZuS8NsqusNNb2+mvw7FJma&#10;YmYO5AQTK3s2ZmBtiGBaWRQxCwSwwSQEKSAyzAANzczcF1FEsLAofYkvnjf7lZACEznQuFAHEf36&#10;6h++4/jDb772v7bHOo+y4YmHr/zA337rE++Lw2b7e3mIvkh0UIoYEDyBHjIxGIaGhu5ALCl7HT52&#10;BoIBNENsKGYgAClQJlkEAXIhMUyS9qGVhAkbskJQxJpYEdQUm3RliKGhua4ZASq+CCTOL4h5hQnS&#10;3WEarjOTR6uIuaehV/bHf9gSPjYQr6vqTXW9tWF6GqanabbU9YaqfmoofrA3+mNPtHZEhZrA4XA4&#10;HLs4Z599dhaVeeSRRx588MG5ntGO4mMf+1i2/Y1vfKNUKs31jBwOh8PhcDgcDofD4XA4dmqYOTI8&#10;HFFv02xp6K0N3d80NUU6JyGqKxqMyEavuoNJI0O+QBunamqyWiZi8AXIscEkw2zDGcJKZADAqoMQ&#10;mQE4i4+gLwAAYsOGOSJWhhHAFxAI8AQCoLAGScAAmfYIpcBAYmDT2zGMxBQabmreXNeRYUhjbdWY&#10;lEldj7LVsHEWBkp/bNjFiqMos0JiJuBkYJxRIr5kFMBMYZUIjHC0LtVljWqfkjaJpRMk/xMwKiqz&#10;LW3KPcSJZ8TZ2MzWWYpSDVhOz8aQ2C5NQGw4c6nKO2jZCWVaMpGKwPI6sEQJhmiDYgA2FyGrKWRR&#10;AAIwQFQEsYGRmFpzAmaH77L8ORzj6OnpyfvznHbaaVO3v/766w855JAWqcZ//dd/XX755VI+r33Y&#10;hNim51FaVEaNRuPZZ59tZ8c1a9b09PTka4455pi5GmJ2RFF00003ZcVly5ZNK8zLzJQyyuXyjAZ9&#10;+OGHW2rmzZuXL7aIppYsWdJ+5wMDAy0r1qaKrOUN+D//8z8zOijHrsgs00s7HA6Hw+FwOBwOh2Mn&#10;xGb5AgSJuH1kRCn9ETU1G4bK9lJEAQBAhy/6mqah6JkR3dQcGtbEmrivqRm4GlMgEYC9bbalAoDI&#10;MDGUPfQEVHwBAIFEjjk2XNdj7tw3NG+sqQ013dc0mjlSXJKY3fNXxIpYEUiEmmJfQEGOmZ9ELHnQ&#10;1OAJ1gRswJc8WXzGJnfzEpUOAkBBQEOzYagqaiiICOYXZNnD/bu8rmD2i++LRA5kxkYpBvt6L/rH&#10;dz149+9m12073PnLq599/M8fuvyqZfu+sM1dihI1sSdsPkLwBHsCNbMi8JCGY1xWkQi8oUYSQRMb&#10;BgQOhJDIU0bC2DBwIojCQIBhMAxk2BdQV1yUggBiwwBQ8jAQIBEXFCdNwQhpNGxC9y1m3tqk9VUV&#10;GdYEdU2h5ngi+ZQnoCCx7InQ8Ma6WVQUL+jyC3K7vocdDofD8RwihLjmmmv+4i/+whY/+tGP3nrr&#10;rXM9qe3PU089dccdd9jt/fff/x3veMdcz8jhcDgcDofD4XA4HA6HYydFEw9ENBCa4WiczgQAABCx&#10;7OG8glhUlL1NzQB1RRUPvckDfoFEoRGYQgKBYB2iWgIWDGwAmJGBW3oSwMaaIzF7gMCsU9MhIiua&#10;Al9kQhxmAJlIg0aFVRmeACKUCIAQGdbEZQ97GsaXGBsmhshwTIkaKpP3WMFP3r4JOPE+QgRkZgDk&#10;RFxE2SFBohFqSZA3dlK5agZuWcUxq8SQ6I6S0RKJEyJk0q+cGgpg1NuqpT7fABMtVNJVpptiBkAw&#10;xChQpN5RBBAZKsgx0ShlmDPZVcsBMWQKMauwSueDtv8sMCmArRBOAtugmARWhIHgFh+PTALmCzTM&#10;oWFfwkhMC4uj2gx7CgSCt33j0A7HbsHKlSvzxZNPPnmylsz82c9+9qKLLspXzp8//6677jr44IPn&#10;+jh2eY444gghBNGo1vSSSy658sorp93xE5/4REvN0UcfPVdDzI4//elP+eJf//VfT7tLqVTibdO5&#10;/uQnP2mpWb58eb541llnnXXWWbPr/Nvf/na+WKlUDjrooHZ2fOUrX5kv/uxnP3vb2962LYfp2Plx&#10;miiHw+FwOBwOh8Ph2LUZiWkwNCMxNQ3HOb2LJ7DsYVcg5hVkd2Gb7kzHhhuKQsMCoeBtt3vcxKwM&#10;1TXHdVOMSBEZyhKqoTKsCSJDiBgIDhDkNiijiDkyYCUu3UFy7z6QAoA0QVNRdqTPjKjepiGGSFND&#10;U2xYERjDQiACM9jIDRsGlGhT7sWGA4l5ZVQgkCWEBlCwTaXmCRtqaj0Ew4AAQqCfCmA8gQgUamho&#10;7vRxUckre7hvl7+8sk1f4YsyMVDKEg0ywIYN6//tba/fuGb11PvOW7bXPocdtXjfA5a84IBF+76o&#10;1Nkd1WtRoxY1arX+nmceuuep+343tGXDFD2se/LRT73p+Pdd8q2Xnfz6dmYrEEseNDR4yJoBCDyB&#10;iIwMMYMh6m1qY7jgQRQBIpYk2pSBhoEIsvDQWI8utvkFBYI18kJED0EyKOLIACKH2vgSS54oSBAA&#10;nYHsClBMfuEZTlLrjY/9NBStGlI1RZHh4ZhCzQhc8ERXQXiIngABQGDNxDg2EBqqKyMROgNBzP2h&#10;2bfT37PD3bdxOHYZ7O9zhNZAsuN5y5FHHvn3f//3P/jBDwDgtttue+qpp170ohfN9aS2M5/97Gez&#10;7WuuueZ5nrrS4XA4HA6Hw+FwOBwOh2NCQk0b62ZrQxODJg4NxIYUATFY7yME8AT6Apse1hRtqKq+&#10;kAQicZLjbzJsbjUCMAyGWAiU46IVzAjMxIxJmGu0AdoqBkA0xAxgUs0SWBcjRANg7/jY4JJAkAKS&#10;rlJ5T743YvAFFiXGxFXFiAwxeAKsDZInQDDGhjNNFFkBD+esllJ9FKeuTaNBH8gUUmPMqrjliO3c&#10;81VpL5z4KKWTHzMgCGucNWmWw7Ed5upHA4DcMplknpiTftnjFYBE4AkATHrWBALZT8+gPRc2z56w&#10;6z0uAWPWLYxGxdAerB1LpOtk5yKRbShWIiiCYOzNPOZEDCYQfIF1zbHhOlB3QXoIkeHI8EBEoaZN&#10;Nd1QvLGmJUIgseRhpy+6A1Hx0d0edzyfufPOO/PFl7/85RM2i+P4b//2b6+77rp85cte9rJbb721&#10;u7t7rg9id6BQKHzoQx+69NJLs5pvfvObb33rW0888cQp9rr99tv/+7//O1/zwQ9+sKOjY66GmB03&#10;3HBDvjiFMG978dRTT7UIsVasWOF52+chh9WrV7eoyC655JI2bcT222+/vG7thhtu0Fpvr4k5dk7c&#10;2XU4HA6Hw+FwOByOXRJNvKVhNtd1ZJgBYsOKWBMQMwDamERN4XBMG2o6ELis4i2vSH9W2qi6JgCr&#10;/IHtciebAUZiqsZkdSzacExoiPPik5oiK3EBpphETOALLnqzMUpn4LpmRCh6ouhhxU9GEcAAQGne&#10;u77QPDWkFHE6NyhIlIihIQHY6SOgIOYRZkVos8UpBgSWAtiAIi57mAmjChIRoakhEKwIFIEAkGOV&#10;UcxADFZlFsjRIIcmiJmLHs4vyIov9u/ytlEQBQBla40lMCYwxFVFz6x55nNnvb5347rJdimUO1ac&#10;fPqRr//b/Y44Gidf+L94w9uZeWDj2ifvvvWun145sHHthM2ateql73/7uz715VPfeW47E/YFFiRE&#10;AExsGIAYAQUCMTQ01DQVJYaaAyk6BSpixeBxYgMFjFmcjDnRJ5hUECUQJQAAWokUgU2zxwDgCxAA&#10;gcCyhPlFb1pTNM1s1VDFsZ5OvU2zeihWBIORaSj2BMwviLKPE+v6JIIPzBgbGNE0FFFV0fyCfGZE&#10;Dcd04PzA+UU5HDsnDUUDEQ1HpqE5piSJpkQsSOgMZHeAC0uee/8+z7n88st/9rOfNRoNAPjkJz/Z&#10;Euva1dm8efNVV11lt88888yjjjpqrmfkcDgcDofD4XA4HA6Hw7FzQQzrqmpjXRNDXVFNJckNPQE+&#10;oi8RARmYAZSByNBIDIhQkFhXFBtgZmIBk4fmCun9R2JGAG+iGAQxMzMDCIDxehUEIABmMNYeyip8&#10;EERiT8SG0KbBMWTNnTAJNU4S7tAMAEyAZQ8HQyJgBAwNVHxRltAwEOpEyoSJBilN5JeTa3HiWYSc&#10;+S0l1VbiM2rflJ9I2i+OeialwqesnDo/IVgfKmCRvJr4OKGwqfeS9ql3FLbIrrLXRyeTa4GjY+SU&#10;V2Ptq8geNGMg0VASqVSGBYJEZAbN9tyBDY2Ndb0CyCmkcOy42XbyM+ako0DrFsUS0RDnRXRZui+B&#10;IAV6gmMDvoStDYPAVtVWjw0DNjQXJBl71Qn0BPYJAwBFTywuiT0q3uzi0Q7Hrs6NN96YL06YJa2/&#10;v/+EE05ocZQ655xzvv71rzu1xnbkc5/73Le//e16vZ7VnHTSSf/93//9xje+cULp5q233vqa17wm&#10;X1Mul/NZ4eZkiFnws5/9LF88/PDDt/va5mHmd73rXS2VH/3oR7dL5/fee++rX/3qfM0+++xzzjnn&#10;tLm7lPKlL33pAw88YItE9MQTTxx66KE7dEEcc4v7HepwOBwOh8PhcDgcux5bG2btiFLETc11TaFm&#10;m0IMgaUQAEyc1iAUJVZ8EZPaWNd7d3h7VryZpuiy8QlNXPJnoUhqJTbcF5ImVsSRYUUADIEPHb6o&#10;+EkGOybu8ODZmmFiw9jQHAgAAB1T0cNAALQtziLmhmZmqPgoERYWWx0MGICI146oDTUdGe4PSRNX&#10;POwMhCdgU91IFHXNEUFB2lAQIrCH6EtgBk2gCQywL6CuoORBdqM/ECh9aGhABMNsCBTZGA8LBGRW&#10;SVI99ARoYhvzsIENidDhC1+KFQuDrmA7LHtXIBAxENAbUlPTpqdXfeHv/3qoZ/OEjQuVzlPPO/+o&#10;0//OL5ba6RwRF+613zFvee8r3/T3f7rp2t9+7yt9656esOVV//7RBUuXH/Xq6V3aAaAoMclPaFeG&#10;GAVIxIZmX8AIcSCw4iEi+BINQ0wYG5YCDCaGYzY5IjBzGrRiRgK2KQ+TyVtRkoeKgJmlRAReWJ5W&#10;DwUAEBm2ORpLOf+0jTX9zIgKDfc3DTPPK8pOb/rEeIhY8GCxJ+OAB0PT1zQdvmCAP/dFhywMXPTI&#10;4dh5YOaBkDbUdTVOBMOKQDPbbKACwRNYVby1AWJYLS7JvTq8Ulu/URy7IR0dHT/60Y/e/OY3A8DP&#10;f/7zZ555Zr/99pvrSW03LrroIrshhPjmN78519NxOBwOh8PhcDgcDofD4di5qCt6YjBuaq4pHo6M&#10;YShIXFAUJU9MnEqJITTU1DAY6boGTVyU2NukzgDmFaYKEljTJjFJIIIAUrEM53L2cWbERJzke8Kc&#10;XxMiIjNZ0RSzlU55CAjgiyTCgq0GTSAQgIEYDHGTwBPQNMDMNtyDKAIBETLCqMhH2t4QmBPXqVRE&#10;hEnkM50vIkoAyiuORlcu22AEtAKwpM9WQZR9IRE0ISZSKBrtiyHvpQUIY/RQeY0WjA9WthnLSRy1&#10;rNSKueAhabaBrUhzIEETM6ChZCq2GQMiJP/kZzPB+AgAIHKpKO0pZgREFMyGAJEUChuVtZcOM0hM&#10;omYA4CM0mU0EUpiiRJuaMzTgIdvLu6FHR5QIRQ/LHoeaNtb08oq3T6fvUoY5nldore+7776seMAB&#10;BxSLxZY2jz322NFHHz0yMpKv/NGPfjReVeLYRiqVyt13333kkUcaY2wNEZ155pnHHnvsZz7zmaOO&#10;OqqrqwsA6vX6448/fvHFF//iF7/I7+77/t133z21bddzMMRMUUo99dRT+Zply5bt0HX+0pe+dM89&#10;9+RrhBBnnHHGrDs0xgwNDT300ENf+cpXbrrppvxL8+fPv+eee4IgaL+3l7/85ZkmCgDuvvtup4na&#10;vXGaKIfDsZPCzOecc05fX19Ws8cee3z961+f63nNgPyf/NNPP/3ss8+e6xnN/fx/+MMfXn/99Xb7&#10;Qx/60NRuoQ6Hw+FwOCYkJl41GA9FFBoeisgqQCqeKHpQEIg4mu6LmGPDEUFdcV/T+AK7C2LtiOpr&#10;mgPn+zN6PtswAAAByJY8aDOnrngg1IaxqUkzSISSRANc9kTJw9FZCQwkDsY8EhMYZuaYwDD6gpsa&#10;jICSB+1EFkxOEOUJXFyS+fvvWRRkKCaq6aqiwZB8AcvKMrPm6S6IwdD4AiJDnhCU7mjtnhDBl0DM&#10;msA6WTU0lOSo6ZNE7PAxMhwbkBKsVo0YDAMxErNAiBnAgCYWCB6CL5EAQ80dPu7TIbaLIAoAJIKH&#10;UNMUGR7Ysvnz7zptpL9nwpYrTj79Df9ycdfi2dwgE9I78rS/PeK1b/7j9T/91Zc/puOopQEzf+Pf&#10;3nvBVXvtv+LIdjoseQINRwCCOWTQBFIAMTMhABS90QifRCxJKAj0EIwApiRVIKaZAyUCgJAIAtOQ&#10;Xho9snnsSpIjAvsmqsbcHUxzgcXE1kysKDHLxbi5rp8ZUXVFAxH5Ahe1YTbVQiBwSUmOxDSiSDcZ&#10;AFb2xysWFaYNHTFzQ3NDc6jJsH3DokQoSiz7ouy50JPDsR1oaH5qKB6JSRHUFDUUmVSBLNLHCmzM&#10;PpBY8dEw9DZpzw5v7w7PaRufn7zpTW865phj7r77bgD4l3/5l5ag167L1q1bv/3tb9vtK664YuHC&#10;hXM9I4fD4XA4HA6Hw+FwOByOnYj+pnlyKI4N94cUGS56uCgQ09zoRyh6ougBCs80zUjEEYFnGGJq&#10;aOr0hWEwlCiGrJuQL5IbklYmY4VD+S45yRnH9talISYYdS6yTVL1kfU8YmCgTJnEAJhECQFACvQF&#10;ZuIiRGACxtFBEQGYiTE07AvUBBKQkW0Cu8hwINEmlqJUAWWPxTBgWjnqCZVMyoZ7EAEZR72ZeJwy&#10;iUc9kRCst9I41VZ+h7yIDEeNqhDRasayXlv25EwOhpNHKq3OClPvKgaG3MlJJGgAwGxAeICBhKZ1&#10;0GIITXZCAKx+jIEBGYAAMfGuyg4j1+foqrBMR2OGJKrGYwytDCMCh4ZFuqaGGUEAcWiQgJRhbZgQ&#10;FAExC5syUmCHBx2+WFqWAMCIhkARh5qamuvKeAK6AkmsexvmgPnB/ILLF+Z4vvDss8/mi294wxta&#10;Glx33XVvfOMb8zVdXV133nnnYYcdNtdz3z057LDD1qxZ87rXvS7vyvX73//+5JNPnnrHPffc8557&#10;7tl77713hiFmxJYtW/JFIURnZ+f2HSLPpZde+vGPf7yl8oorrqhUKjPq57HHHjviiCMAwBhDRBO2&#10;ec1rXvPzn/+8o6NjRj232GTdeeed7dtMOXZFnCbK4XDspGzYsGHr1q35mvXr1/f09CxZsmSup9Yu&#10;xpi8Cnyup7NTzJ+Isj6Zt/WJaofD4XA4nofUFT02EDc1D0ZUV+RLXFiUZX9iAxqBWPSwCNDlc0Qw&#10;HFFf05Q8JIaH++KDF8zKfWjb/oCPxDQUkSJoagKAsoceQkSQftYYcxyIWPIwJjQMnkBro0QM1qqK&#10;FZT9qUJHDBxpiIgkorWfWlSULdEmYgSApmbDzADDEVV8XFAc06jDFw3FDFRT0FBs7Xp4bOY1gRhI&#10;VgYUgS+4aQBx1C0KAaxmJjYcUxKD0QQM7CNIgQWJBYkC0Z4PT4CP6AvuDATg9gkVMPOGmh6MSBMo&#10;bb7zifdNKIgqdc1762e/edBxp2zjcELIl5/xrr0POfInHz2rf8MzLa/GYfM/3veWz/789kV7tHWb&#10;ryhRIjQ1eAINkQ34GeKCh4bZH3vZWIcWFoKYDDMBJIEfRAHgiSQEZENuAkGiEAipjRNK4oZmRTwc&#10;m4ovppYRNWK2PmzzU/OxoYjWjOiG5oGIihIXFsXsJBCI2F2QvqS+0PQ2AMrwxEB0yMLChI2JoT80&#10;fU0zFJksMJnZxGXj+wLnFcSiklxQkDN1inM4HJatDb1mWMfEQxHVFQngsi+LEgKJMtUkM9tkmdzQ&#10;NBjySETdBUlVNRiag+b7RWcY9fwDEa+55pp99tkHAK677rqnnnrqRS960VxPajvw+c9/3m4ceOCB&#10;55577lxPx+FwOBwOh8PhcDgcDsduDjMoss464AnYyW9z9zTNqsE4MtzbNACwsCjLHmDbczYEPkIg&#10;ARhqimoKPIFDEVU8G6ICSMIcaIhrmhUlJkiKoSXbm5VRWR1UXg2VC/elyiO025hopKx7EoMmtjc/&#10;PQEIUJAAAMIGWQA0tlgVYSJtAnu+2JcCIBHVRAZ8AYFARQDIBCATHRNKYD12bqkgKft/KgVCmCJn&#10;YqoKY+JEsJRXTyVWVMkgY4OSkFhmIVqVmQDrOsWjJ45H20LmJYVjdElJM05FS6kkKvkv3yDTkTFz&#10;ZACsVIwgr0ez/2uxqeIxWqzEF4uTqBDaM4mMAEDADJg4ROW8tKxRlj3RxCAwmSczApIQ2FDGADKD&#10;ZgBmHzEQWJJQ1xggBFJ0BEm8DQGEAF9g2ZPMHBGMxDQQmprCBUWxsj/aq8N7QZc/03eQw7Er8uCD&#10;D+aLJ5xwQrbNzBdeeOHnPve5fIMjjjjitttuW7BgwY6YzCOPPPKyl71sR/T8T//0T5deeumO6HlH&#10;sM8++zz88MP/+Z//+eEPf7jNXY455pjbbrttvMfXHA7RPi0mUS95yUva/+wxI6IoOvvss6+55pqW&#10;+sMOO+x973vfTHtjZqXUFA1OOeWUa6+9dqZSKwA46KCD8sXf//73O2I1HDsPThPlcDh2UlqsDy13&#10;3HHHW97ylrmeGnzwgx9cv3693f7ABz7wV3/1V3M9I8dzjbsGHA6HwzEn1BX9uT+ODPc0jTbUHYiu&#10;9I7z1CBiUUKxLKsxDcVmS4MXl+Sj/dEhCwvd7cmiZHpDn3n2N00amociUsQNTR5iyRd27MTxJ4se&#10;5PAEFiXGhgGgIIVGVsSxYcPIgkFR2Z9g/oY5JlDpXkWJUsB4QRQAxESauMHsCRyOqDMQ49OVIcCi&#10;ktxc54oHNUWh4UliLehLVpTKojRIH0TukBDAap8Mc0RsA1q+RF+IDg+kEJ6AQGJRoi+wqanZZACg&#10;7SQjXzOiN9c1MzcU3/Wz76y673fj23QsWPyer/9i+QGHbJcRAWD5iw99/1W//fmF5z32f//T8tJw&#10;f89/vO8tn/v57X6hrZt9vkAvwMGICFEiELFBMAw1xYpJpKZPNpgVGdbEzICIEqAghRQYCCh6ApgR&#10;kScPl3kIHkKo2RM4EpkFqdhpPMRc01T2UCAsLkkAiA0/ORRHmvpDE0hYVGzr7TkFZU8sKkJ/SIMh&#10;IcDGmt6zY8xtHEW8uW421bUm1sRNw5FhZVjTaIQMETyEQGJBYmi4t2kCgXt0eMvK0nnWOBwzYkNN&#10;rx1RTc39oQGA7gJ2+lKMe5sjoi/Bl9gZiJh4KDQDoWloJIZH+uJDFgYV38minnfsvffeu19emCuu&#10;uOKKK66Y61k4HA6Hw+FwOBwOh8Ph2J2xGcGGIhqJyebayyhI7AzEvIJYVNzp7nUPhGb1kGpq7guN&#10;L3BRUcx0hsSsCZQBKQABYmJFLBBDzb7Ia6uYmQ0DMSMgMxODBrDDaWKTSmuYAZhpcilRYpAEnEl3&#10;RlU9DJrBFyARA4kitVLyEQhZp6KaPIYZAQyjL1CkTlCaQEiICYoeNjQLAILRfUetl1qxCiBkYJHO&#10;DGHiOE8WzLSb9ujRmlelDdJcctg6VnL7DplRJH5Xdqk5c9/C0ZyJyRATnlg7CmVaprQNJmKkxM4K&#10;Uy8pw0n8NW/jhDhqmTVmKdINTsVTxGzPHyIwMAIKBGJWAIIxPfnZRNKVwMwdDMgeFwMiEmBI2XCJ&#10;KgwENA0woGYue0IglCdK/pXEo0uyqWkgpK11M68gNtR0TPCibk/s3DpGh2Pbuf322/NF63sDAFEU&#10;vfWtb73++uvzr5599tnf+c53PG8HPsA/tchk1mTZ8HcJiOiXv/xlixptau6+++53v/vd3/zmN7u6&#10;unaSIdpn1apV+eKLX/zi7du/Zd26dSeddFKL/goA5s+f/9vf/laI7R8GveWWW+bPn3/RRRd99KMf&#10;ndG7psV+45lnnjHGSCnb78Gxa+Fi8A6HY2dEa33jjTeOr//lL3+5MzxEYnLsigZQjm3HXQMOh2M3&#10;oKlpfU0/2h/fuyW8a1Pz7s3h/VvDxwbizXWtae7/2jrGExleORBHhrc2tCFeUva6C3KmiovOQCwt&#10;eQCwtWFCw4/1Rw3d1um2aiJPoJ7thzFF0B9qzdzU7CGW/VH/oyzgMf7+eSBAIkrEgkQPE4mUFKCJ&#10;Q8N1zcMxhYYjQ5HhUHND0UhMNcXKsC+wwxdFiWUPl5e98YIoAAgNhIYZoKmp7OG8YOL1lAiLS1IK&#10;rPjCZrabRBuGvgBMPKBgsrXVhrWBggfzCqLDkwuKwheCGELDwxH1Ns2WhhkIyYpbtsv9mGdG1Oa6&#10;Ho5pMKLhdat+edlF49t0L93zfd+9cTsKoiylzu53/sePDz7+teNfWr9q5S0//Xb7XSGARJuM0Op8&#10;0EMQAqyVEzFoZvvbSyJ6AgoSPYFSIAB0+FjyBAJkUatJR0EsSiQARVDTZCa/4GsxEUNXICq+6PQR&#10;ANZWdWy4LzQScXFxxm/PCSl7ojsQNUUNzeuqOkyDvsy8pWEe6InWVdVITFsbZlPdDIakDAcCuwpi&#10;flEsKIj5BdEVCF9iqHkgpE113dM0wzGtHVEP9ka9TbMzfL1yOHYJNtX12hFVU9TbNL7AZRWvO5DT&#10;BnEDgYtLcmFJxoa3NHTT8Mr+ONTuK6TD4XA4HA6Hw+FwOBwOh8MxFbHhZ0bUfVvDJwfjTXXdH5rh&#10;mAZC6gtNf0hDEQ2EtKWunxpS924NnxpSzZ3mnluoedWQCjX1hSYQsKQ0C0EU1GJqaDbMmkiP6ppY&#10;IkiBFQ86PCx7WJQIAIYT+Y293R8Zjo1NLwjEbIgTcU5mSzT2ByDRP3Gqx7FxA4HJHmQNlICZOR9r&#10;8wQAWvlNy/yZGQwDIggEZmYGD4FtTkPDwlpOpcEdYibmTEGUn9iokAdAjMqcgHNpFlMdEScbCMB5&#10;dVWLs1aux7Fwbj0oXTAETtRLYztsBxz1chozc4DUyikdmNIzKBClAIHJPEV6FvL9ADOMqpkwVWAl&#10;zQSgQOuRBcDIDMRJOwGMaMVYmC5WemZzK8o86ktldWgMaAgMQV2xMoAIHb6Y+qIueWKPDq/k42BE&#10;gxH1NPTTw9oFpBy7PTfccEO2LYTYa6+9AKC/v//II49sEUR961vf+sEPfrBDBVEOABgaGjrmmGPO&#10;PPPM/v7+Ge149dVX77HHHrfccsvOMMSM2Lx5c764dOnS7ds/EV1xxRX77rvveEHUXnvt9dhjjy1c&#10;uHD7jpihlDr//PMPPfTQ4eHh9vcarzprNBo7aIaOnQH3W9XhcOyMPPLIIxNqymu12jPPPLP//vvP&#10;9QTb4hOf+MRcT+F5PX+Hw+FwTEZkeO2I6guJmSPDitgQAIKHWFM0EOIzI2qPird3py9dtqadBgZY&#10;NaRCzT0NwwxLS3La05Pd328hkLikJHua1Ns0y8re4wPREYsKcrp4TMlDAPAFhHo0HdoM5s/cH5Ih&#10;aCgWCC0WGYahIBAAvHHdFj0xEhuJQIwVDzRDZAARJbIV76k00oLANpjhC/AE2mxjBYndBVGcZK2Y&#10;eSA0AqGpucMXC6Z09SlIXFySfU1T9nAkZgLQxBPFsdAXHBMrAhCoiP1cG0McEShiiQgATc1lD+uK&#10;smgHJHEm1sQRQV9IgNqTuEdlYk1XO2xpmI01PRLTcEQlYb73iXNUFLa06Vy45H3fvXH+8r1nN8TU&#10;CCH/9t+/8633nrbxiYdbXvrllV864Y3v7Ji3oJ1+bL5ARBTMRU8YJgarl2sNvXgCBKKUEBvu8IQU&#10;qIhl2wsoBfoCIsOBwKaGDn+CNpp4WFHFF77AvTo8RKzG1NPQIxFpgqVlsR3T3XX62NQwGJmixGer&#10;+sD5QUy8alANRSY0PBiSIg4kzi+IkodTxFY1Q0ORVXTY9k8Oxv1F+aJ5/s6WRNPh2NkYjmnNsGpo&#10;Hgip7OHComz/LY6IFQ/8kuwNTU/DLC3LxwfV4YsK7m3ncDgcDofD4XA4HA6Hw+FwjMdmBFs7ogxD&#10;XVFNcWQSgYqHiAjMrJls6jpfQEcgiPXWpt67w9+7w5tbKxoGeGIojgz3NY0ncHFpxsECRdDXNBGx&#10;4cTlyRMQCGQARcBgw0noCbQ59TQjAzODAM7UU5FhmTNfgsSPKPVZGgtayUzONwgzWyHMhDOYTo+D&#10;9M6mJ1AiM0LMNmSWaHts3kAAIIY4J1UjZmUAJdjkboaBDGNyRMmgiVkVJ1dC6vBkNUWJkVHSlllY&#10;bU9q5ASZkmqsBRTn5g8AErNjHj1r4xyZMgGZ1S8hjxVataOMGtN/bnfr42QdojJvKKuDsgIzSvcV&#10;Iu/qlMrVMDXLwjHHiQgCgAFtVmdOvaSsLC1dt5z9V7qjSG20bBO2y2clbYAyfVURI0JRYlOzKE5/&#10;JSPAwoLwkEZiQgAAXZCwT6c//Z4Ox65JrVbbsGFDVjz++OOFEI8++uixxx47MjKS1fu+//vf//6o&#10;o46a6/nu/vT09Bx88MEtUqUgCD7ykY+8/e1v32+//SqVCgA0Go3169f/8pe//NKXvjQ4OJi1rNfr&#10;p5566ne/+933vOc9czjETNm0aVO+uGjRou24pKtXrz7jjDNWrlw5/qUTTzzxhhtu6OjomF3Phxxy&#10;iNXNMnMcx0NDQ6tWrfrNb35zxRVXtEiYnnzyyZe+9KUrV64slUrt9Dx+StVqtbOzczsui2OnwvlE&#10;ORyOnZHrrrsu2z7++OPzL918881zPTuHw+FwOHZh+pvmod6op2mGIrOxrrc2zEBIw8qMxNQfms11&#10;s7muR2LaUNMP9YZtOgg5ngM21fVwZAYio5gWlScWRGnianIe9YaaXl/V66t6fU1taZj+pqkpNql8&#10;yBO4pCSZoa9pmprX1fS0EyhKDCQWJRoGNfProqY4NhwaBuCyN2bympgBpIBA4vgHxAsCJEIg0cZ+&#10;rPVTxceyh55ABvARfAHdgegKRGcgKr4oeaLkia5ALCvLpWVZnFwJ09AcakZAZlhUxGnjUkWJi0uy&#10;6AlfgAAmhsiwtgnuciCih0gMzPaQAQAMcVNzTVFkyKbHYwIpoK5pJOaa4obmpuam4abhuuaa5thw&#10;Q1OoeUNN/7EnWjUYx2bGS19XtGZYNTUPRVTx8I83Xrvqz38a3+zNF359BwmiLEGpfNalV3cv3bP1&#10;FFRHrvvGF9vsxOYyRGACCCT6UvoCuwKxqCSWluXiklxUkotLcmlZ2ouh7ImKL6SAQEBkeEYOeB4y&#10;MRiGhp4gUwMD9IcGAecVZFcgFpckAGyoaWIYUdThi1kL2CYEEecXJDFUFfU2TX9T/6k3GoxMf2h6&#10;GgYRlpTl0pLoDKZJNukhdAVieVkuLEpi2NowgxH1hubhPuda43BMhSFeNRgr4v7QFD1YNBNBVEYg&#10;cXFRGua+0NQVrauquT4sh8PhcDgcDofD4XA4HA6HY6fDMDw+qJ4eVjXFm+q6PyQGmFcUyyveXhW5&#10;vCKXleXyityr4i2vyPkFIQUOhrSppmsxr6uqR/qjaOaRlMngcQGgadlc17WYBkLDAIuL0/vMtxAb&#10;3trQMXFk2NBoHkBEFIgSrSUUN/UYKx8AQERfYtHDzOXJMBi2GpskIx9OIuPJ+x+lcqGknhKfJitF&#10;AwZoata5NSlIREQEUIZDw4pA0ejLzGyITWIDxXZWseGqIgLwEFKdDtjAGeRcquxRAVizo8TICBBT&#10;fyMEQKuEQoAs4yFDcrzJXpkdUnqAdg6Z0osBDKXaq9Hl4cxRaxuDPZn1ki2x9Z0CsDI2HF1hwHyy&#10;yzSLogCQAqVINFSjtlDpIWNuqnaNTLJWDCAA01OfrU9OEDXGKCyxj0I7Z+ZRXZlJ1XEIIAAUsYc4&#10;FNFwPH1cCRHnFWRngCMx1RStq+rhyEy7l8Oxi7J69ep88dRTT7322mtXrFiRF0QBgFLqxS9+8VxP&#10;dvcnDMO/+Iu/aFErnXnmmb29vRdffPGKFSs6OjoQERErlcpBBx308Y9/fMuWLRdccEFLP//wD//w&#10;8MMPz9UQs2D9+vX54uLFi7dLt0qpCy644MUvfvGEgqjLL7/8t7/97awFUXkQsVAoLF269C//8i8v&#10;ueSSwcHB7373u1LKfJtnnnnmvPPOa7PD8dKpoaGh7bImjp0Tp4lyOBw7HdVqNf+X/p3vfOfRRx+d&#10;FW+++eYJLaQcDofD4XBMS0/DPDGk6oo21/VwZAoSF5fEnh1ynw5/r4rcoyIXFqVAGAhpa8PUYnqk&#10;L6q1cUPTsaNRxOuruqG5oXh+IFusJZg51NTbNJsbZjAy1ThR14SGQkOh5rqiqqKBUG+s696msdEg&#10;T8CCgogMVxVtqpuGmuZEI+LCoix5AhHqMxRFMXNVkSZWBEXZmhIvJhYIHmLJmyCygIhlH30BAiGi&#10;JPjkIZY8Mb8gAglSoCew4uO8glhQFEtKcs8Ob4+KnF8QwXS6lN6mEQiaqBJg2ZfQBgWJe5RlQaIv&#10;0R6JIYiIFbFJYzIAIAUCsGbQBHXNNUU1zTEx2y/hCABgAGIDArEoscMTnR52+tgVYJcvOnz0BAYS&#10;iHEkNlYRt7VhHugJN9f1jCJwTw0r+xx/QcL8Al77va+Pb3P0m9/z4mNOmtE5nQVdi5e945IfjK//&#10;359+Z8uzT7fTQ0zADMwgEawszS6EQCxILHlYkCgxidIZZgbwBQQSS56QiE3N1PbS+QIRQBPEZkze&#10;PwBg5sGIIgMLi9IT8MJuHwAiwwMRVWMCgK5g+2ehDCSWJFZjCg3fuzVsaN5S1w1F8wrCCv/at25D&#10;xIqPyyqiK8BqTFsbpqbokb646USwDsckbKibyHB/SBJhYVHOOgxu/dlCzTXFm+omdG86h8PhcDgc&#10;DofD4XA4HA6HI4cy/Oe+qD80A6HpbRqBuLQkl5ZEly98Afnb4IjoC+wMxJKSXFaRvoT+0PQ2zXBE&#10;j/RFzdlmAVPEPU2zeih+uC+6d0t49+bw7i3RPZubD/SEjw/EG2u6rmiKGI0mXlfVTc1Nzd0F4c3w&#10;qUw7uiauKbIBDoFIuduRHgICWxemaKJsh8QgE0OhJGClU6elKW9qcksgJDUvGj1UiSAFKgJmbqrR&#10;eg/BEFMiLgJjyDC06pAYmBMLKZuNThMb4phYYhL3yTsXcfbDmSRrVJ2UyoWAAJjRcDJ61kGiFULA&#10;RK6F6R5AwGQnY/tmBgCBqeIIAJATBRGOlYrlTLTGr930WL8te6h2koyAiSBKpI5emTdX1rPdxrQo&#10;hNXIgS/AhkDzKiZi0MTWRgwABSbaLrvstkFeEJUOkwq20npmEAiSE30dAxOAYZACClIEAmPimHg4&#10;oup0wWXL/IIseTgYkSJePazaD9U5HLsW9957b7545ZVXvvnNb56w5Xe/+93nYD6HHXYY7xguv/zy&#10;uV7s6fnUpz6Vt+0CgPe///3//d//3dXVNdkuQRB89rOf/cUvftFSf+aZZ074rPJzMMQs2Lp1a75o&#10;jaq2kfvvv3+//fb7/Oc/P/6l/fff/4knnvjABz7Q/rMKMyIIgve85z0rV64UYsyHqh/+8Ictiz8Z&#10;LXoqAKhWqztiqo6dBKeJcjgcOx133nlntr3HHnssW7bsda97XVZDRI8++uhcz9HhcDgcz3cU8XBk&#10;+kLT2zSDEe0Sj5IPR2b1sGoo6mkagbis4i0qSisVAOtsI7Di45KSXFQUinhr04SaHhuM45mYqzh2&#10;BJvqRhEPRSaQ2OG3miz1hdTTpIbmpqaq4qqihuYoScYGoYGG5qriasyR4bqirQ3TGxrDUPZFycPh&#10;iAzxhvr0N1kWl6RAqHhYV2RmcsO6qVkTRMQCwB/7HZQYFHEgEBEq3sQ3Sjp9AQgFgZog/1YTiEUp&#10;iMEXCABdgejwRdHDNh16aooamq3Z1KLiDL4aS4Hzi6LiowCQCIFAD5EZNEFMHBuODIeGiCE2rIhD&#10;TYjgiyRbGwMAowAoSez0sWyVPAKEQDGahQ0QoOyJeQVcXvEKAoci2tzQNcVPD6snh5Rp7125taGr&#10;MQ2GBpgXFuVjD9433iRq0T4vfO0HP9P+4W8L+6x42eGnvLGl0hjdjlUUM2sigcCInkCBSQyJGKox&#10;9TTNhpreWNNbGqanYWqKaopHYhqJmZk1sbULq08ni2JgwxAZDg1r5rqmkZg2NUx/aIZi09RkmIci&#10;rsU0ryBKHu7f5Vd8AQB9TcPMdU0liVObNc2azkBo4s11PRTz1oYmgKVlryuY5WACcF5BLi4Jbain&#10;YZqGH92u6TMdjt0G+76rK4oNzy+I2VhE5Sh7WJIwFBnDvL7mrKIcjrmHmWuKtjb0+qp6tqo31HRP&#10;Q9fbe57D4XA4HA6Hw+FwOBwOBwAQw1BEa0fUYwPxQ73RfVvDe7eEf+yJHu6LVg2pTfVpdEQZhmHl&#10;QDwSU2/D1DXPC8TSkih402cECwQuLsqFRRka6mmahuaVAyqe4e3u4cg8NhDftyVcNRhvqpuehhmI&#10;zFBMQ5EZjKg/pC0N/cyIeqg3eqg32tKYOEqztWE08XBMgcQOf2bPZBJDb9NoYpuXsNMXQqBAGLNy&#10;iJ4Q1gsopkRJhDhqf2T1SIggcNSgyIxRwEzCxIucWRCBQPQQEEAREECoGYAVcVVRIsgBIAZGZGZM&#10;dgEpUCJapyNPgEQQaL2MICYABkOjQh3IpEuJfxELTN2beHQ2o9ZNdqTE4YkRODno0W4gkxplCqhR&#10;vVbaDeXck1rEY5iuDY7ZY8xsE01XquxquS443Q1TdyfrZJV5cIns1dyw2REwAzEbYrI6JUSbaVEg&#10;SpFIoSCVNTEwp65beYczzCRk6U9OdcWcl2BB0oWdrUj9rIAYASRgIGFeQfoCmpoV8VBEYXtvtAVF&#10;IRAGIwo1b2ojJO1w7Irccsst+eK6desma3nhhRcq5SJEO5Dh4eGvfOUr+ZoDDjjgsssua0e3c8YZ&#10;Z3zgAx/I1zz11FP5h5mfsyFmR7PZzBc9z9uW3sIwPOecc17+8pdv3Lhx/KuXXHLJk08+eeCBB26X&#10;mU/BgQce+OMf/7ilsk1t4fgz4t59uzfbdMU7HA7HdoeZr7322qz4pje9CQAOPvhgRMy+sd1www2H&#10;H374toxijHn00UfvueeeRx99dOvWrYi4dOnSQw455Jhjjjn00ENbhMXPJT09Pffff/9DDz20du3a&#10;gYGBQqHwghe84LDDDluxYsXBBx88hxNrh2q1eu+9995///1PPfXU4OBguVzeb7/9Xvaylx133HEL&#10;Fy6cXZ/GmNWrV99///2rVq165plnGo1GsVjcY4899tlnn8MPP/yQQw5ZtGjRrCe8014GDsdzgyYO&#10;DWtiX2Bhhz3AvfsRatrSMAMhNcYlGPMEzi+IJSU5ryB2UA6MbcEQrxpSsaG+0AQClpQnlY0ktjwS&#10;e5qmt0lLEZ8eUi9ZEMxyXIamJkVAzAKhINAaDTnahxg213VDkSZYXB4T+2koHoiMYQ4NKEMA6CFY&#10;qxyZ3qFnYCIwDJoh1BQiF4Rg4EjzwqLoDsSWhqkp6m2aF3R6UxsrdfrYFQhNUNd6OKIFxbaMlQCg&#10;oZkBNME4NxsODSOg9cCZ7BeRJ7A7kMNsFEGoWfqYNQwERAaU4QbCgjZiOhmKeCA0CKCJPCG0gUFD&#10;ACAESERrLjRFbx2eDDWUPVIMPgJystaUpVMDZARNIBB8gT5iRCwQDbAALEgMZC5sM47YMAL4Asue&#10;KEgslGRMPBhSb9N0BoIBIsMHLwj8KX91M8CGmokMNzTPL0hP4LXf+8b4Zq/94EVBqdz2ym0rr3n/&#10;px+9/ddGxfnKP/7vDeqzoV8oTn3KbGo6YpaIAGiMiQlIkWEUCJqAmAkAGGLDhtiGbUIDAqGmGBGI&#10;oK645EHrxcasGWKy6RUZbJiQbASIq7GJpRAIDNTUTAzzC6LDxz0q3rJy8i4YjMjuPi/YUZ8hA4lN&#10;zYhgNHf5uKzi+dv8t7vkiSVl7GmanoZeWvaeGIgPW1Rwv6Idjjz2QYSRmAoSi22KbicHEbuLckvd&#10;1GLqRdi/G7a5S4fDMUusd25fSJqyh15GP5z5AheV5PKyLM/wASaHw+FwOBwOh8PhcDiePzQ0b6yp&#10;vqaxUhxlWHOi90AAT6AnyGbDK3u4tOwtLcvJIkHM/PSwrinqC01EvLAoyjNxWULEig+e8Hqz292D&#10;8YpFhXbuvTU1rxlRg6ExnGTTUyZTzTDgqGpEIJQ9EfnY0PH6Ku7X5S8siphgKDINzU1FT42ohuKa&#10;oq5AVmMKJAYC27yR3x8aTdDQDAAVTyAyAggAPfaWhQAWAIZASlaEgQCByeNUihkBrHhGABjAXJ5B&#10;zqmKxq48tEqmMlVSrgKJGQV6CIrAEMfWlSjxJrL6JQC0ihrkVBM17iyBALZmVsxsRh2irHQIx8yB&#10;EYEzI6S8mMfOmRGAWSAwoEhjoqnIJ5EGZSZZE4Tk7Kuc+EfZSJ/dId1xDFaflhMAJQ2I2Ua+OREz&#10;AY+uaCZuwmxKDKlzVc6aaaLzYjtPGkgERJSYhLcCwTFldl7Z2GlPmHlltcw5d0YB0vkmkxt1o8pN&#10;CPPeWwj2XVn2RF1RU7NE6A/NHpPlvMwhEecVZH/TNDVvrOk9Ku7hFMfuBjPffPPNE74UBMEhhxzy&#10;0EMPZTX1ev3GG288/fTT53rWuy3XX399S80Pf/jD8X5Bk3HJJZdcccUV+Zqvf/3rJ5544nM8xOzQ&#10;Wm97J5annnrqL//yL7ds2TL+pWOOOebqq6/eZ599ttdY0/LWt7713HPPrdfrWc33vve9iy66aNod&#10;xz+81/5pcuyKOE2Uw+HYudiwYUNfX19WPProowHA9/1XvepVv/3tb23lfffd12g0yuXpn9380pe+&#10;dM8999jtSy655MADD2Tmu++++/LLL29RRT/77LPPPvvsjTfeOH/+/AsvvHD//fdv6erhhx/O/o7m&#10;3Sovv/zyr3/963b71FNPfd/73jfh6KeffvrZZ589xVQ3btz4ta997YknnshXaq1Xrly5cuXKq6++&#10;ulKpnHXWWaeeeuqEz9kz8z//8z8/++yzWc3JJ5/8T//0T1Ovz7//+78/8sgjQRAUCoUgCN7xjncc&#10;e+yxs5i/1vonP/lJi7PnyMjIww8//PDDD3/ve9876aSTzjvvPN/3pz1lGcaYm2+++cc//nGj0cjX&#10;12q1VatWrVq16tZbbwWAl7zkJf/wD/9wwAEHTNHV9roMZnENOBw7IcywtWm2NnRNjWYHQsROH5eW&#10;5ZKS3AnFPDsJyvDaquppEjM3NYeGY2Pd563mAQoSI8O9TdPhi/26vO7CzvU9anPDRIb7Q5IIi0rT&#10;P3/rC1xclFubZjgmgTASU9dMHvRvau5pmoHQNDS35H5DhE5fLCrJxSW57Q/0Px8YjIwmrin2BRRz&#10;K1aNaTAiTdw0TMSBFMWJ3sEIKAVIgACApIwMR4YUY9mDvpDmBaIkoa64K+C+0OxRmeobIiLu2+WP&#10;xFGnL0ZiKnlUaiMixcyhppgAAFrOuHWyKnkoELoLU3XV6WNdYcnHWkwNTZU0L6BA9JAVc8AYGW7z&#10;aXVteGPd1BUTs2YoeTyimCFRwNi4CCIUJFY8UfYn+LVY9EHGUJCoNa/90z2r7v89MTNglurQhhM0&#10;gUCWiEIgAisCAeBNFwBjhojYQ/QEdAYi3zjUHBn2BFY8LHi4pDRVzKChqDc0dcWGucsX9Xr1tzf8&#10;v5Y28/fY5yXHv6adRdtezN9jn2Pfdu7//XjMPb6wUf/uBR9cvt+LJl0TgNikae4ApABgUJyEpwSk&#10;0Zskyx6s+uPvKc3S2Ltpw8r77xYIhq1uDQSCZ1PoAQCAYdA02jklMSm02e8EokTI0hzOW7L8pDPf&#10;qYirim2fHgIDVGMKNSNCcYfdZRkIjUCoaw4EdATbQRBlCSQuLsmepu4PjUB4tqpe0DWDD+0Ox25P&#10;b9PExIpgYXH6lLTtEAgsSKhr7gygv6mXlN29WYfjuSY2/MyI6m0aYmhoCjXHlDyFAwCewEBCSWJk&#10;eEvDLCnJF3R6vtMvOhwOh8PhcDgcDofDkSMy/MyI6ku/XDc0R2ZiLyiJUEp0RGp9Te/T6S1PFRSR&#10;4YaiiJgYhiNaV9VNTU3Ni0uyPL3IYgIKEhcVRU9oBiIjEDbW9F4dU918Y+atTVozHGuC4Zhqipi5&#10;KLGjKAoSfZFZLbFmiA2EhhqaagoKErsDvG+rQeZKIAUCMTQMDUXU1EzEseEhSrQkRYkdvihNeURN&#10;nUSfDXOHbwND6CFbDyZDPBoNQpSCFQEzKMOp5goZCACIMzESIrCwtZCJhEblOmNkL8yAyKkwKTOH&#10;skIfAsRRUyOUmCjfrODKMAiAQCQuVQRgU9eBmCozIKTaG52pz1KvJCbOFDiZR1Te9QkhkV2lQZ4k&#10;goMIEoEYKRUi8ejrORkQgLCVVg+VHC4Sc3b/1y5HC8Rg27RcQpnACcY6UNlFQ8xURQycrS6nZwPz&#10;bk4A0GpAhiAB7MQ8AVna0VRnle2cyaMSlVcWXESEzJMqN0tmHL0qkqtgdLEgC5lhenkggBSoCWxk&#10;uOxjTXFDcwficETzCtPHiyseDgsYjqnkYU9DL6u4G+OO3Yre3t6W5xstK1as+N///d/BwcGXvOQl&#10;+fqPfexjf/3Xf+2eztpB/OxnP8sXOzs7X/nKV7a/e7lc/ru/+7urrroqq/n1r3/93A8xOwqFQr44&#10;a0+kX/3qV2eccQZRa67wSqVy1VVX/c3f/M1zfPV6nvfe9773sssuy2o2bNgQx3EQTJPde/zH0230&#10;znLs5Liz63A4di5uuummbPvwww/v6Oiw26ecckqmiQKA+++//4QTTpi2N2NMpl1hZmPM1772tTvu&#10;uGOKXQYHBz/84Q9/8YtfbPkwCmNlMBPWt/wRzY8+/iNCnhtuuOE73/nO1MdSr9e/8Y1v3HTTTRde&#10;eOH8+fNbXkXEj3/84+ecc05Wc/PNN7/mNa954QtfOFmHDz744L333gupaea+++5rFWgznX+9Xv+X&#10;f/mXTZs2TTH52267bf369RdffDG0x+Dg4L/927/19PRM2/Lxxx//l3/5lzPPPPNd73rXZG2242Uw&#10;02vA4djZqMb05FBsH6m3huY2U1QgMDI4EtOmunnxPL/iMmGPYygyTw6qmLgaUzUmY9dNYiAQAQxz&#10;bKCuCIAqPmriP/fTXh3evl3+znMPY3NdNzXHhhcWpWzv22kgseKLmqKuQGyq667pvkxaGprXjqiB&#10;0ABAaDjUrJJHDNlKCwKJkeaRmNaO6KVluU/ndnuyf3dlIDSGITKctyCrKrK+NKFmBO7whWxjGQVC&#10;ycNAioZm65YzGFHZR6U4Jh6MaI/KND10B2JJ2QPQVmK3pITBdE+IKgYCNETCZolLMcRNzb6AQGCn&#10;L6a+DATiopLc2jAVH2uK6hoqXrIYnoDIAACEenpNFDEMRtTb1NbByRAQcGRA5T7qCGSB4CFowlDz&#10;YASdPnYVxnQtADs9NAQS+dF77/rVf/77Djn3O56j3/wPQjzXAs5j33pOiyYKAO761TVzvRhtsd9h&#10;R/3lGe/0ETyE9TW9tWn26/Q6fWGYFbGHsIOM8ELDdcWGkZiLnti+nzkLEhcUvP7QVBVtrJvFJek+&#10;CTgcFsNQVdzUjMClWT2HMSFlXwyGZBiGIlry3Bn1ORwOAIDB0KwaUjHxcEQ1RcTgCShI9BBQIBAo&#10;Th7JEkhdgSDmwdAcON/f2XJeOBwOh8PhcDgcDofDMScw89amWTOsDMNITNWYiMGX2BWIQIAnhEQr&#10;uQADoAxHBqyOKJDYHYg1w2rdiO4uiLrmUCehGQbYXNeR4ZrigsSqMsSy4s/mbnvREwsKMBBSw+N1&#10;VbW4JAuTRI6Yec2ItvHT/tAwQIcnOgP0JrI38hF8ARVfMnNNc2+TekMTCPQQekIqSCSGyHCoKSIQ&#10;CFVF1tvHE5iFw+YV5GT3GAcjY5hjwwWJWRjXF6iYBYBh8PImSQDAoBmAwBBbzyUAMJwYCiVSIk7E&#10;TIipFgonskuATH6UyoMg59mEYMVSdhoCQSDExFb4ZCO/HiIgCmZkjE0iwuLRGUyA4VEhE2c+R5zm&#10;vQNA4NTraNRrKW+/lEh3kBGQOUmZl6W84TFyLM72FYCIUJm34MBXnpi9VihVrCkVJBonzHyXOBVB&#10;pWlSR6VSYyROMG4820VOXoaAjJniC8ftlHNzSqytgAFkIkYaPa12koqAM81XtjapxgoxsQsb02Xm&#10;JZXz0cqUUcyZxMpuJuI6u4NIbbdCQxVERETAkoS65pi4qqgzEO0kFOryxUBEirinaZwmyrGbsXLl&#10;yvGV73//+y+99FLP85YuXXrIIYfk2zz55JN/+tOfXvrSl871xHdP7rrrrnzxr/7qr4SYWez7ta99&#10;bV6wFIZhtVrt7Ox8LoeYHUuWLMlfadVqdRadfPOb3/zHf/zH8fXnnHPOV7/61UpluoeKdgwvf/nL&#10;W2qGhoaWLFky9V7jjbO6urrmZP6O5wb3mIvD4diJ0FrfeOONWfFv/uZvsu0DDzwwb1z4//7f/5tJ&#10;xwAAzWbz4osvnloJk/HpT3+6xUFox/HjH/94WkFUxpo1a84999wJBUjLli0766yz8jUXX3zxZBqe&#10;KIq+9KUv5WsuuOCCmX44A4A4jj/ykY9MLYiyrFq16tOf/nQ7n7SiKPrwhz/cjiAq49prr/3Nb37T&#10;Tsud9jJwOJ4D+kPz5/64GlNP02xtmKoiey/MEIwo2lI3vU0zEtMjfdFQZLZ9uN2J3qZZ2R/XNW2p&#10;66GIChKXlMSeFbmkJBcWxYKiWFySyytyjw6vO8Cm5s0NU41pQ00/MRDvJErJakyR4boiT8CM3Ai6&#10;fGSGhqKB0Ex7LAzw7Ih6qDfqa5qhiDbUdE/DVJUxBFKATVSmGYYis6VhNtX1cGw21fUDPVFv011y&#10;UzEcU2QYADJ/r6ahoYgUcVOzRGhTEJUhESseSsSGJkXcUKyJrVCtHaHFC7v9ooeLSlIg9oYmpml2&#10;UYYBwBB4uU8amriuSSCUPBFIbCd/WCBwUVFIhIoniKGmSBNDGoEgZj3dTBqa19fUlrq26xkZtuES&#10;X2BRYtkTZU8UJXqIQBAaqCmuKYoMD8e8qa6beoxEvKMgPQElD2kneZ/PHL9YOur0dz7343Yv3XOv&#10;g3fVO7yegD0rsuSJ/pC21HU1plVD6okhTQCawNthCs+hiIhBEUkEATDt1T5Tyh6UPByOSBM/MzLL&#10;fFEOx+5HXREzR4YDKbaj4rEgEAAiwzVF29yZw+GYAT0N/digqivaXNdVRWVPLC/LPSrewqLsLsgu&#10;X3QVxMKiWF4Wyyqy5OFQRFvquq7p0YG4331ncTgcDofD4XA4HA7H8x4GeHpYPzWk6oo31fRwZEqe&#10;WF6Wy8uyOxAlT/gCBKJAlAIDgRVfLCiKvSreopIEgM11/dSwfnpE/ak33FTTAxFtbZiNdb1mWA2E&#10;NBSRJkbgpuKBUG+s6aHYzCIEU/GFRO5p6IHIPNAbPj2s1o6oTTU9EJr8rfXVQ2pzXQ/H1Ns0voBl&#10;ZW9+UUx7kz82UI1JIgvgapwYQzUVdRVEyYOSJwIBnT6WPQwkAEBoqKq4oSk03Ns01ra6hboiTRAa&#10;RoS8gsuXKMDGHVgRa+LY2DR/YIAVcUw8oshGspgTLYvV8DBzYhuECIAoBAorZUnVSvmTOu4s296Y&#10;xzQkBmYmBrCWUAwCwROpfApRAGV54xDAABji8ZFHuwKUCpkwESBxokECEAhSCA/BQxQIAhIZkRVM&#10;CQSRSpPs2CI3vcxUChPbKwBATJyW0L5a6pr3gsNfYX/2O/wVXqGYTAQyw6VM14TEyYRxbM+pbAzT&#10;/7conJiJrE4pcabKzg6zPUxbn8jXUoFTaoSVHKmPEEiQozIqYOaYgBgMJV5bIpkUA2IqQ0MGtjou&#10;Si+GVOiUKbYgL8rKrVsyNGa2WggyifKz4czaCzyBngB77VXjtm50l31EhLrikZjU9o5zORxzy513&#10;3pkvSilvuOGGK664InOk+cxnPtOyy0UXXTTXs9490VqPjIzka4488siZdnLggQe21NRqtedyiFmz&#10;bNmyfHFGz99arr766vGCqEWLFt1///3f+ta3ZieI+uY3vxnkOOqoo2bRyf77799S044LVhRFLTXd&#10;3d2zGN2xq+Ak1w6HYyfikUceyTQ8QojDDjsse0lKecopp/zP//yPLa5du7a/v3/hwoXtd/7Vr351&#10;eHjYbh955JHveMc79t57b+sXOTIycscdd3z/+9/Pvo1HUfTrX//6zW9+844+5Ntvv/3aa6/N17zh&#10;DW845ZRTli9f7vs+M1er1UcfffRHP/rRli1bbIMwDD/ykY9897vfzUy0Ms4444zbbrttw4YNttjT&#10;03PdddedeeaZ48f9zne+k/dsPeecc6aVTU/IFVdcsXnz5nzN6173utNOO23ZsmWe58VxvHbt2h/+&#10;8IdWgL5y5coJ8yK0cM011wwODmbFxYsXn3322YcddlhHR4cQgogajcbatWuvvfbahx56KGv27W9/&#10;+1WvelW5PE2S7Z3zMnA4ngOqMT05qJqaepsGARYUZdkb9bIg5prmkYi2NPTiknxiUB22CMueE88D&#10;AAyEZtWQamruC41AXFrCwiQr4yF0F2SnzwMxDUbJjbzVw+qAbm/OPa+rigAgNFzxxYwm4wkMJIaG&#10;Oxnqmjomdw7RxI8PxsMR1RQPRYaZy74s+1AU2DIisWhqqGkzGFI1poVF+eRgXI29/bv9uV2lnRPD&#10;HBmIDQsEX9pUZDzQJE3c0OQhVjwBM7++BGLZ54bCpmbhQ0wcERviyHBxOh8MiXDIgsIjfdGSkuht&#10;0taGnl/wOiY3RTM2tgGc/c6JDEUGBGLFF76AxaV2k+6XPLGohP2h6UBoaG6kNlMATLm78ONhgP4m&#10;9YU6NqwZPESJUC4ggKgrLnmYM09LgjXMrBhiww3NErnkYW+TOgOYFySXtACYH4jekHZdQ50Xvuwv&#10;S13z5mToQ048bcNjD217P889vsD5RcnMoeGhiHoapisQdUVVxYa5NPMUA+1gXf5CQwhg/wTxLN72&#10;U4KIC4pyU12PxCQRqoo6d90r2+HYflg1rCYuyu35jrB/uTRxaEZTjTocjh3NYESrh7X9UiwRlkye&#10;KBoRA4SFRVnxyD6etbgknxiKV8hCV+D+PjocDofD4XA4HA6H43kKMT85qPpDMxzTcESBwCUl6bfj&#10;DoNQ8jDUUGMIDdWIBeJwrCu+6PCg7InIGE9AbMCXGGoOESRCQQJF3FC8oCCKbYStGSBUVDccKlIE&#10;Nc2GaCSiWCfuRpYOXywqyVBTT9MMRTQSU4eP8wvTJ0Ri5pGYRhQb4oZmw1iQbAgEcuDJpiIrOELE&#10;QAoE8AFBJgqW2HCd2KqkNjf04qIMcutWU0zMmqAosUVZE0ioKzYMmsADZky0K0xWQ8NgQAokBgIA&#10;YGJEZpEJXzLTo9RYyToIoUirx1g5cYtIBsCaESEAEIBkUDTasxwfn0QhiACZGK2vETEbBkwFPwho&#10;MkEUMlp91KgzE1jZksDEFinR8ljfJM5NGJFTnVLmc8SpO5U9ouzAWi4dTqU/mB0gptZmox5Ko+uX&#10;u4pBJK5WYyohVTcxjgrMGCDJSY0InLo4UarPYkomnk6DctZMdupyVNSVOynMMaXKNEjamOSIbIfp&#10;FDOPKh6NKKUqp8T9i0ePIDPoSpcgkVol5mAA4Ak0bC2qMAsfFQTWNduYdTvpLwViQUJoGABGYlpY&#10;dK7sjt2HvAcAAKxevXq//fbL17z+9a/3fT8v4fjVr361efPm5cuXz/XcdzfGa3HnzZs3007G+zXl&#10;Y3nPwRCzZu+9984Xt27dOqPdH3300be//e0tlW94wxuuvvrqbbGH6ujoyF/8jz766Cw6CYKgpcY+&#10;8Ts1+Qeks8nM+kAcOz9OE+VwOHYi8u5Pr371q31/zLPRJ598cqaJAoA777wzbyQ1LZkS5mMf+9ix&#10;xx6bf6m7u/v0009/yUte8q//+q9ZZYsY5vDDD//Vr35lt88777xMd/T+97//lFNOmd3xDg0NXXbZ&#10;ZVmxVCpdeumle+yxR1aDiN3d3ccee+zRRx/9gx/84Prrr7f1jUbjy1/+8vgUAkKICy644Nxzz81q&#10;fvzjH5944omLFi3KN1u9evUtt9ySFV/0oheddtpps5j/008//bvf/S4rlsvlL3/5y/mPVoVC4cAD&#10;D7z44ot/85vffOtb32qnT631L3/5y6x45JFHnn/++fkrQUrZ2dm5YsWKFStW3HrrrZdffrmtZ+b7&#10;77//hBNOmLr/bbkMdsQ14HA8NzDAqqE4NtTbNJ7AReNyXAnELh9LEvua1Ns0y8q4ekgdtjBwD2hG&#10;hlcNqUhTb2gCgYtKQk63JkLgwoLwkYZjFkgAutPH5XNt/h5qtlmsplO7TICHYD0MQs0dk6iWNPGj&#10;/XFV0UBo6oqLEuYXPX+SVGoCseJDxfdCTUMx9zRNdyAAtGF+UbfvrroWIsPMrImzt+1wzIahqVkA&#10;lj2ctTICAcse1jQ1NQuEakyLijI0XGzjai15eOjCYOVAvBSxP4SB0NQVzAtkICe4U5OaTyECaOLQ&#10;sGEIBJQ84QtcXBLtxMsyyh6KouiPqIIYGYoNx8TKsBJATACtd88JINS0pWHqMRkGQChI7PBxWUkO&#10;K65NnrfMPgvrI9jVrikqSoQYNOHCYuIWUvJFh+Fpfy3stMyhWdMhJ5528zc+P9cLMBvSdIdY8rAo&#10;cTjmkZgEgmFuaigUd0hau6oiYlYEBYkxJYn9tjvWdK6mqDsQm2r6wPnBtvfpcOzqWINAYtiukigA&#10;BIlo2P6J3GX/ijgcuxSR4ScH40hTb9MEAheX2jJ/K3piqcCekHqbZmlZPjEQv3Rxoa2HvRwOh8Ph&#10;cDgcDofD4di9YOanhlR/aAZCU1PcEYgFQbs5+wxDb9PEJrEdIgYALvnoCegsSIlQjVEBBxK7AsHM&#10;iiAmm7EOSh70hjQvgM7J05Qwc13xiGJNzACKQBlWxMOGfYmalCdQIPgCCxJDw32h6WlqAaAJuws4&#10;L5g+oSQzD0VcVayIm5oRoCzRE0gAdcUNReCLUBOmJk3ZPT9ELEgIJEaGIkOasOyJnqZZVJJFiXZx&#10;IsMxAQIEY2NcMXGkyTAiAAEoZhw1fkoULYRAlIqFABmAKFUg2QkAACamTOmUrHFQIhyC0Qkj5/RA&#10;+Q5sEw0MnOhwMN0vt0SgiO1SitSYSSAyM6XeUAzMnEmvkCCT/STCJEzaoGl54JyBk1kiZ6ome2JS&#10;0VFOBjVGA4ajPSQ1drbJcIiZcZJdmZxACxILq7H6pQnjQJyuhpVXpVcUW5VSIuISmM5dJKMnC4/A&#10;IBDSd0c6MiRmXNkgigBGBVGYisGys8YImHSUrpFVaqWxrdxlAGgvjLxjlEAQuUivIbaz8xAEomEm&#10;BkWj17cnUCDHxB5hTBxMZ7MGAAWBwzEzQE3xwuK0zR2OXQOt9b333psV99tvvxZBFAAUCoWPfOQj&#10;X/ziF/OVl19++cUXX7yDZvXII4+87GUv2xE9/9M//dOll166g6a97WTeXBlDQ0Mz7URr3VKTF9I8&#10;B0PMmgMOOCBfbLE6mJo4jsc/Qnz++ed/7nOf28bnuF70ohfli2EYNhqNaZ0PWsge+s0YrysbT71e&#10;b6kplUrbciyOnRyX19DhcOwsjIyM/PnPf86Kr3nNa1oavPCFL8yre6+77jqeuU32Jz/5yRYlTMaL&#10;X/zi/N/1wcHBarU6Ycv8n3mxDcngv/3tb+cP4bLLLssLovIIId797ne/6lWvymoeeuih1atXj2+5&#10;fPnyd73rXfmaSy65JD+KMeYLX/hC/ljOP//82X1w+f73v5+f4RVXXNGiNc847bTT3vve97bT5+bN&#10;mzOvMAD46Ec/2iKNy3PyySevWLEiK7YvIt/2y2B7XQMOx3NDb8M0NQ9GhADjBVEZvsBFJcEMQxFV&#10;YxqMdsQT17sYa4aVIu4LjYdWudHWb0tE7C7IzgBHYmpqXjuiYjPH5u+GmZgBoJ0n/1oQAu2+ZvI/&#10;u08OxlVFfU3T0Dy/KBaXpN/GTc+iJ5aURdnDoYiGItraMBtqZtq9nm+kJkvJLW9NXItNbNgwlDzc&#10;xlsPiFCSaNPLNTUbZtP2+77ii8MXFboLYnFJLipJw7C1abY0zEhEoSbKXS3EYIg0ccNQXTMAVDws&#10;eaLk4dKy9Nq4VFooemJZSVZ8LErRGQhfAAGEhodi3tIwfU3TH5qBkPpCs7lhNlTVs1XdUAwAErHk&#10;iWUlb+8Or+CJLOcZTP4GRURPYGcgCkKEBpqam5r6myb7cDW/IHZdU729D5mxh/v2YvF+Ly517vKm&#10;5Ig4ryAWFqUiaCg2zMMxbfdf94Yh1BwTALDNvYcAAnbIn5VOXzBDXdNASHr7H4rDseuRpQPdcdAO&#10;7d3hcKQ8M6xiM/rNrv2vRVLgkqIQCH1NiojXVlWbOzocDofD4XA4HA6Hw7E7saVhrLFSTfG8gpgf&#10;tJuzTxNvbejIUF1RaCBAmF8SgcRIgybubxobOVIEEkER20SNPkIggJjrimPDgxENRRPHEGPDW5s0&#10;EJEdwgZnmTkQKBCKnih5OL8oOjyByDVFPQ3zzLBqKh6MKCKW2JYtw0hMVUWRoYZmT2CHj75ERJSI&#10;ZQ81Q6Q5JtDEiKgZIkNNTQ1NTU1Nw5EhiViSghnqihRxX9PYeEKYHD57IvMusgdOTU0GkDkV+KAd&#10;EaRAgYgIAsFDlIJlzt2IAIiZuPWuJiemT4mNEOc9jRKDoMzNKfVfSl7mdFZADDrnLkS5NjamYNdT&#10;IiJAIFEiCESJdiNpiwwIYGsEJmNJBGklToCGwVoS2QOxuh1ONETWMirrKzsQHBM2aRFEja2xqi2B&#10;iSwJR19PxGaIkDhvIae9Q16KNf6KyQRRqVsTpP0l8jBEq+bi8eGd7ExJTHRQyb+I+UcMNAED2xqR&#10;HlvO2yu5UER6mAJBgP2xDwlMMG0ceywiizwz21ivQEBAKZLrzY6ejx95mGQWi3RbN7rtIwSauKnd&#10;syiO3Yd169bli294wxsmbHbeeee11Hz5y19uNps7bmJqx5B/sHMnBBFb3LceeOCBmXayfv36fLGr&#10;qysvWHoOhpg1Bx54YL64atWq9ve99NJLWy7m888///Of//y2J7bed999W2rWrl07004eeeSRfHHR&#10;okXt+ET19vbmi3vttZeUzqVwd2aXfXrL4XDsdtx5553ZdkdHx/7779/SQAjx2te+NisODg62fDiY&#10;lmOPPfaVr3zlFA1OPfXUfLHlj+L2ZXBw8K677sqK73jHO6a2Q0XE8847L+8C+bOf/WzClm984xv3&#10;3HPPrLhq1ar82l5zzTX9/f1Z8bzzzlu4cOEs5r9ly5a8hu28885bvHjxFO1f//rXT6b4yrNmzZps&#10;++Uvf/m0ivCTTjop2+7p6Wln5jvVZeBwPDdsbWqbs6orEFPLD3yBnYFoaLL5uuZ64nNMLab+0AxH&#10;pIkXzuSxOcu8ggwEDkZGM2yo6Rntu92RiHb+s3julojtvpNJwjbU9GBEgyGFhhcWZac/fTa1DAG4&#10;oCA6fTESU03Rupoejp7vF14LLWesqogBI2Jf4CzUROPxBHoCNDEz1NTMro+CxBULg307vQ4f96h4&#10;C0tSChyKqadJG2pmfU1trOkNNd0fUl0xceJM1eGLQOKColhckrM+AilwUVEuLYmSBwWJBYElD0tS&#10;eAiaITIQGtIEHgIiFiV6AhBxXlHu1+llb+fR90UbIxY9LHpoExM2DWSqUUQs77KiqD1fcsRcDY2I&#10;XYuXb3s/OwMVHxcUhWFQxLHhgXA7/xKzYSFF7IskzocIYnu8/cfjCSjIUX3Xjl88h2NnR6aRctqu&#10;bwhmzrK1zv5vocPhaJuaor7QjMSkiTPDz/aRAhcWhCKuxtTTpGZ7T3g4HA6Hw+FwOBwOh8Ox29DQ&#10;tGZENTSPxNQViK42jJUsxNzbJEVcV2wYyh6WfCEBKx4KhIZmRby1rmsxhYbTEAw3DYcEMQEDKkPD&#10;MdUVDcdUVa036eqKtzZNZLihqaaYGIoSO33REciKj1KgBEbETl/MK4olJW/PiixKBMSaYkUgAYYi&#10;7m2aqeOnDU3DMcfEoYFAQFmOkVF5AgsSm8ZogrriUFNDc6ghNhAbjgxHmiKdHBogGIC6Yk3c1zTE&#10;EBmy7kBZ1M8w1zVrZkWgCBDBF+BhYtA03sTJ2kcJBCkS+ygCJADrwmQ1RfZcMGPm15RIowBwrHSo&#10;pXfM6WQ4NXoaB2sCYvYFCARfZsvDnkBfQCDAF5h2gyASSZJEtAIeKVAKFAJQpK5NxASYaopG1VMt&#10;446d7pg8iDiJBEhgIsdKpF/W2cvereVMXYXImPia4ah3Vt5ua6yL1egt35xIqXXOCJj5YqWnAUa9&#10;svK6rESFxZymPWVma9OU6JTSfokZ0M4fEZEJsp6ZwdgLwErgOHHHalnB0SPi0bA0pfk6ETGLgmKq&#10;OxujiRJoL7M2Y0oytUdTO3EMiplDzQOh2VTXz1bV2hH1bFVtrOmB0ISaZ5G93bHb8+CDD+aLJ554&#10;4oTN9tlnn2OOOSZfY4y55ppr5nr6uyEnn3xyvnjTTTeNN2Wamvvvvz9fzNsYPGdDzI4Wn6g1a9a0&#10;qWGLouiCCy7I17zuda/73Oc+t11mtXTp0hZPp/zDzG3y05/+NF/827/923b2evrpp/PF7bXOjp0W&#10;b9u7cDgcjm2Hma+99tqs+Dd/8zcT3kM56aSTfvnLX2bFW2+99d3vfnf7o5x99tlTN1i2bFm+ON5y&#10;cTuSF0TB5EkC8hQKhTPOOCOTQt13331RFI1XPAshPvWpT/3jP/5jVnPZZZe97GUvK5fLmzdvziup&#10;DjrooFNOOWV287/99tvzE/urv/qrqdsj4nvf+97PfOYzUzfLC5BavglMyLx587LtNj9czu1l8F//&#10;9V833HDDhC8NDQ0dfPDBSqkJHcAcjlljmEciamhGhIo//e3pDl8MR9TUNBghjxq7Px/Z3DDEUFNU&#10;8UU7Vu8tIMD8otjaMHXFWxp63y5fzt1aFj20N4tn8fyeZrD3OoveBAcQalpXVQ3NNUXdAZa9mS8U&#10;4vwiaubBiAoSnxpWRy5u05HrecEjDz1w9t+/WzMAgydAETAwMcxAeTYdNqkYAkjEzgBnsfrMoIh1&#10;GglJbqyP9p9kpLOBExts2IbZjs21BsAAhhgn6pkYTDonKXCiV8EwY9sWasniAyCiFEmKkcG+XVI+&#10;Xezo6liweNv7mTVdi5dtXfPEXC/DjHn68UfPPvnl4+tjyt5HsM0WbmOwCRGJWSDYzIRym99HU2Df&#10;F74AX2Awh3+3toG///u///CHPzzXs3DsJhQkAoAnUG/XMCcxMKN9WmKXfJs5HLsam+qaGKqKrDh/&#10;Fj0UPFH2eSSmzkBsruv9u/1ZdOJwOBwOh8PhcDgcDscuypphZQgGQlOQ0F1oN08cMw+EFJNNnMdl&#10;bzR3JyIWPRiOKDacuuKwJsynCrRiGEQA5rrmmDDS7HV6JU/YzqsxD8WkiW0cvORhkNPBCEQAJh6j&#10;32DAmDgQEEuUDE3DhhlAbG3SkqKYMHuRJh4IyRA3NQUCS+PS5DEDAShCw2S1KLEZZwXEjMgCUSAi&#10;cMRgIugu4EBobKAK0vRM1hqLmBUBA3gCpA2ECWRigdY0iUetgRDzATnrKMU5qcvY7bQtQ9IQMHFG&#10;Gu1rtPEYwyi0QUArHWJI5T3MrBiYwRMoEMsSI2JGG9dAkdpwidQeCgB8BIEYSCTm2tDAlmdW96x9&#10;qjE84BWKhUpHUOoIKp3lzu6l+x8YFMsMo5KkbNKjQcJMtAQAwInoaBJGXbDsnBAAwBATgiCr1bKK&#10;IyTmUbUUYP4f5nThRlc9sbfK65oAuCXyOLrXqPKKEZAYmFkgMoNm5vSMMCbBVjbsC3tL2ZpHpZI8&#10;ZgIkK+ECBLSKrEz2BpDaXHGyUjjmgshZWTEnrxKDBCaArBNm1oSY2HRZ8y7MvaUS+y9izr/RpkAk&#10;Cj0w7bV/LmGA4Yh6m2YwMnHOoosY8r8bAonzArG4JOcVd80ommMHkH+EEgBe+tKXTtbyoosuanlQ&#10;85Of/ORZZ50lxK6ag3Xn5I1vfONVV12VFeM4/u1vf9v+I7JEdNlll+Vrxj9r+hwMMTuWLFkihKBc&#10;rseBgYGpfQ4sN954o1IqKwZBcPXVV2+vhx6EEOecc85XvvKVrOYrX/nKueee234Pa9asue+++/I1&#10;b3vb29rZ8fHHH88XX/GKV2yXI3LstDhNlMPh2ClYv3593rxoCsV8R0dHrVazxRtvvPGss85q09Cw&#10;u7t76dKlU7cpFotSykwenQ20I/jf//3fbPvoo4+e1hDJcvzxx+dFTc8+++yLX/zi8c323HPPd7zj&#10;HZk8Wmt9xRVX/Nu//dsXvvCFrI0Q4pOf/OSsP7vcdttt2fZrXvMaz5v+D8qhhx46bZszzzzzzDPP&#10;bH8aMzVxmvPLoK+vbwrJU6lUcgadju1ObJhTf4l2HvqXCFKAItDEhmHmCpfdBGLuD01DEzF0+bO8&#10;AWHta+qKOnw5GJpFpTl7g3f6AgCKHjY1zQtm8LS+Jo4Nzy8IiViZyAxnfU0bhsHIRkFmf4ALimJL&#10;3QxF5AvsaeqlZfc9JSFuNp5+/NG5noVjNwTn+tbqLuoTFbq35E7Pli1b5noKjt2Hii8AIBDQNLwd&#10;kwVExAAQSNh1nQYdjl0IYh4IqaGJGTqD2X9h6fJFQ5mm5r7Q7NflPZ+zhzgcDofD4XA4HA6H43nF&#10;SExDEQ3HxAALijMIHTc0NDRHBoih7Mv8njFxqBkAFHGWZc+690CqHuFEbpRINWLDCLB2RO3V4XX4&#10;oqp4KKbYcGhYIJQlCtEqQUFrd5NTXjQ1E0Nk2Efo8CEkiA2QpjJgTwhLSxOYSw/HZBgahiWOE0Qx&#10;RwSRSax6DCWSHU+ASEVZAMCAzGgTFKZ5+iAmGopYkbByFwAQCAyQF0QFAjLxjgfMwmpRmFL/onQW&#10;bHKaodT/iXMioLG5BiGxVEoMkDhTRaUd5tRQmBslv7rZCYoJAJLnEIoSfYmG2SQ6mVEliZ0hAQDw&#10;s3/+48O3XLdu5UNbn1lVHx6c7PqRnr/PoX/xoqOOf+FRx+9z6F/IoACp1CfxRoIx8wPELGEjJhX5&#10;kzXphZoIoDA5VWNEYYz2H8hcnXIdc7qZ01gxWgHRuAtp9BSNqtis6AoBOV+TukQBASCAAQDi7DIW&#10;aW+UaLESqZYEMIy5gdLpjluA7LrMrgiBqZKKQeeFZgyAQGmuSkQ01tmMseQloi/MzacdOJ3DhLfW&#10;NLEiZkABHMi2Hm7ZLhDz1obZUNORYWJoao4Mx8Q6v/II1vesKDHU3NM0RU/sWZFLy97Mk+s6djd+&#10;/etf54t77733ZC1f9apXdXZ2VqvVrGbLli3/93//N9mDso7Z8epXv7pFF/Tud7977dq17TzdCgDX&#10;XXddX19fVvR9/9RTT33uh5gdQoiTTz75lltuyWrWr1/fjibq0ksvzRcvv/zyrq6u7TIly1lnnZXX&#10;RK1evfoPf/jDK1/5ynb2JaK3vOUt+Zrly5e3ue8jjzySLx5++OHb8aAcOyEu9O5wOHYKbrrppmx7&#10;r732WrJkyYTNEDHvpxTH8RNPtJtd/qCDDmqnWaVSybZnamrZPnEcr127Nisef/zxbe64fPmYh0fX&#10;rVs3Wcszzzwz3/j3v//9BRdc8Oyzz2Y1H/rQh/ImSzOiWq329PRkxaOOOqqdvQqFwv7777/dFhFA&#10;KfWLX/xiRrvsVJeBw/HcYNJcOwjt5tqxubhgrO/58426Zk3c1OwL2BaDp5KP9t7ZUNSWH/EOojMQ&#10;BYkVT2iCxkx+q40oRoSyL+YXJ7jrqIh7mqamyBDM3wZBFABIxO6CaGqODW+saWc6n+ESTDl2V0pd&#10;8+Z6Cg6HwzENgYCCxKInDEG8/T6bhBoEQiCwK3B/5h2OHU5dJd/sAomzTXYBAOAL8AQ0NcWGG7Ow&#10;33U4HA6Hw+FwOBwOh2McmnggNOuqetWQemwgfmwgXj2k1lXVYERmp/nqubGmDUNNUYcn2v9mzczD&#10;sTHMkeGCxLwgqqGpqdlwou2xlkUSIZDgCfQESoGeQF9gILEgwEMQCIYhNBwTbG3Q5oYZjIwibhr2&#10;ECq+EBOJEkadfNLFrGsiZsMQCAQURSlKHmrihmJluD9slXUow3XFsWFmKI2N2DFzXXOoSRPEBAwg&#10;AITVL6E1TQJrDCURPAG+wECCLwAxCd8r4qbm4ZjsE9XI0FBEkAmixua4RPQQpECBKAUCZsZBrK11&#10;FAOxVdhAqiyzvj6pxGmM6GnUJYiBGdBGZhlwnHIqMxoatYyyNcSsmREgECgRSxILEgHAlwIAJYJm&#10;ylaeGPo3r7/te1/5jze9/GtnnXrHT7+55k/3TiGIAgCj1TN/+sP/fudL3zzn9Re+ar9rPnXO1qcf&#10;s0uP1kEsry4a49LEEweaMd9y9ESmBkiJUofy++KYZpD6UCVrkmqj0lcZAZGhLSFPouuyPaUas1R5&#10;JfKLz6ApOb/EbAgMsSEGBoH2rFiDrIkS+GAmb8O86xeP1UpllcZqCFOvMQYwPPqjrYKRQRGPxNTU&#10;zGNVae3A6aUl0z0NQ09DPzEY37c1/MOW8IGe6MGe8I890d2bwwd6wqeG4qHI7NAnBwYjerA3enpY&#10;DcfU2zQb67o/NE1DHkKHj/MKYkFRzCuIDh89hNBwf0gb67q3aYYj8/Sweqg3Ggjn8jkQx5xTr9fz&#10;T28ec8wxUyRD9zzvk5/8ZEvl+JrtwmGHHcY7hssvv3yuV30aKpXK+eefn6/ZuHHjBz/4wXb2Xbdu&#10;3dvf/vZ8zcUXX1wqlZ77IWbN6aefni8+9NBD0+4yPDx855135mve+c53bq/5WFasWHHSSSfla97w&#10;hjeMjIxMuyMz//M///MDDzyQr/zOd77TjrsaM+ddH8Bpop4HOE2Uw+GYe7TW//M//5MVp7YJapEP&#10;tUjtp2DRokXtNHtuXHqGhobyxQMOOKDNHT3Pmz9/flbctGnTFAfy6U9/Ol/z5z//OdtesWLFtuQY&#10;yJt6AcBee+3V5o4HHnjgtqwbM9dqtfXr1z/44IO/+MUvzjnnnM2bN8+oh53qMnA4nht8gQAg07ur&#10;08LMxDZzlb1l+TyloZLkZIVtWwR78zemuX9sbllZljwMJNoIRDu7xIbrijp8IRH2qEyQzqQ/JGao&#10;xVzwINhm7U7ZR4FQU9TQc79cOw8uA71jd6U2MDO3T4fD4XjuQcSFRVnyEBHqcZuZLqeBAerKlH0B&#10;AAtLzhjT4djh1DUDQEwcbNu3W0QsSIwNAID7tuJwOBwOh8PhcDgcjm2BmQdD89hAfO+W8LGBeF1V&#10;barpLXW9paE31vSzVb2yP/rDlubjA/HwjhQDMENd0WBEfU3TH5pqTOPTZSrigdDUFTFzV2EGX60b&#10;GjRBqFkAZLbNDFBXpMi6wQAA+BIzQ6eJDxRRCiwIKEjBDLGBmuaBkKoxNRT5Asv+ZB4tPOoalMpL&#10;rPcLMRFwqLmuOTaMgKHmkZiqMY+MvQc4EhMDR4Z9gTI3DjHUFWkG+4OIvkAhEsHMZEF5BBSIvkBf&#10;ohRgGGJDirhhABgiYj3GIWr8SqCH6YpZnRiASuRUyWHaH5EJoChd+FEZFCOgAKvHyZKq5m2iRlsT&#10;J8orTt280n+T9QRmABaINgZtd5cIHqJERAYbkt64+rFvvf/N/37a4Td/4997n316FteqisKHbrr2&#10;q2897if/9ncbV40aPmBi45RMOBGDsVUAjckXm9kT5SEGg0jpK4lCDxAAGQGYkQk5ex3H9MGpsxID&#10;IlpnMMRxY0x0ZWbdpFucCZZsJwJRIgpksEfHTMyc2jHZs5qI7lK5llUrQV67llsCHps8Nz9HtGc5&#10;18DKw+ToD9oN+w6gRCjFMXFNkU7fMW16JSliAPAQChI08bMj6v6t4aohtaWuB8Pk11Fv0/SHZjim&#10;/pA21c2j/fGDvVFPc2LdETNr4shwZHimCX+J4elhtbI/qsa0tWF6GkYRdwa4vOLtUZaLSnJeQXYF&#10;osMXXYGYV5CLSnKPslxell2BUMRbG6anaUZi89hA/PSweh5nG36+s3r16nzxda973dTt3/Oe97TU&#10;3HPPPU899dRcH8fuxvnnn9/yOOuVV175d3/3d41GY7JdmPmmm2468MAD4zjOKg8++OAPf/jDczXE&#10;7GiRHt14443T7vLggw/mi2984xvzdgLbi29/+9v5Yl9f32GHHbZmzZopdhkYGDj99NNbZHhveMMb&#10;TjvttHZG7Pv/7L13nCVHdfZ/zqnuvmniziatsoQykozgJb8GGVlghIxsggMYhI0lwMZEE4xJthAY&#10;/JogE0WSAINtYZGR+JEMMlgIEIrAorwrbZideFOHqvP8/qi+d+7End2ZDVr19zPS3u7bXV1dXd33&#10;3jr1nGfXrmaz2V38rd/6rf7+/lU/r4KDiiL0XlBQcOC5+eabnZv59bK0s+GmTZuGh4cnJvJ8If/z&#10;P/8Tx3G5XN7tUVbXz3GF9NpfEtEe+TVt2LChe/o7duxYYsvDDz/8T/7kTz7/+c/PWR8EwRve8IaV&#10;zLEeHZ01h7Wvr2+ZO87xuVoaAOPj45s3b77nnnvuueeeu+66a+nzXQ4HvBucfPLJi30tu/vuu3/4&#10;wx8WtlQFq04oZIQjYZ8ee7fW3ZmSgiKhyPBD2aAmVe+URUGwouEr34auM7J/ANlUC7a33EhZtrfc&#10;rrZbVzFL281nSqNtZ5iGSjJSNgMLTSGciF2myBQjK5xgSEREQlwJuGWxhmgi0dpKsrgfQmzYsOHZ&#10;f/pnjVRbVh2IiTKFTy+3WjiQUxBRNZDBkgysxtWcQ+owmWji4IBKwLy7gIASEgv10QgFEQkT8wJn&#10;7XOSBYYNMTN8E0WGAXIgBYSpvLiy0QGxg1MoKJDlfjkCyAIKYiLDtGXzbVt+dcuy9jyYcDaDz6V3&#10;gJge3X6g22BvGFqz9rG/s7BzfcuqA1JHhik0XDIcrLh5ldC2nSyPTEwUCEfC4So+AhY6EX+UtRWz&#10;L4+zrzjrrLMOdBUKDinWV80DTdsXSiPTQayCf2M9VRD3h9wXSTV4EN5jBQUPNlIHEDmlIFzpHRcw&#10;tQAiSg6eZN0FBQUFBQUFBQUFBQUFDzYamd41lU2n6s2XYot0di5DZoqEKwFbpbHYDZbk+IGwunpR&#10;MweMtXU0dtOJzs+iWAtlpCwbqoFP+ziRqBcyVYzs0chYI3MOsKCKmYkKtTK1oEyhIO+eRODMC2sw&#10;41ezAMwBkyorIXFwwt4kp3/x4TXvmSRMPkYEoJFpK9OWhYITR4BS1ySHKbbqgJbV9RXTH3HZMIha&#10;DqkjdJJgdkv2MbtUAeqcCLFheFGEw26mY3r9DIRsx4vHMsECxAoKeFbCxI6Dk68nC1HJUGxZOyIW&#10;pTyAAHSVNrnCJY+r5REG6pwriJnAJF5Fw/OHOTDLPiiPT6CnIOqUZkElnquHKRmyICPcbre/c/l7&#10;vn3FZepWZxrMrd/7+q3f+/rJTzz36X/ztg3HnQyvXur10/ICo9z2iXukRz2yJiKoOhKFd0Xi3K6M&#10;CbmxFncugi8P3vwpvxZMTMzMSj1RtmXfHcj1V2DyYqpumTOiK9ex7aJZrl6dUwW8H1UAsp0+wLlC&#10;jMh7PdHMpr7UTpSJOt5seS/RvAPMnEAg/oLOUk7lbSG5iZQDq0Mo1FSAvCXask4/cyRMgbAF/Xw0&#10;8X7s06mmLg8HG2EBWaaWdQAzUSXg/kjaNt3elBOHwnIgCppI3GSi9Uzb2SxXPWGqBDIQyWAkw2Wz&#10;xFPLKm4fT6dTnU51KlVhGimbWtDtTgvvycyhoUHDg6E0rE4luq3phkpCZBuZnrom2qfxu4KDk+uv&#10;v7538QlPeMLS269bt+688877+te/3rvyn/7pny6//PIDfSqHFKVS6brrrjv11FN7FUqf/exnv/zl&#10;L7/61a9+7nOfe+SRR/b19TGzc27Xrl3XXXfdu971rp/+9Ke9hVSr1W9961uLJdbfD4fYO0444YT+&#10;/v56ve4Xv/a1r+12Wsi1117bu/hf//VfURStsBpjY2NzBEjHHXfcpZde2muMdu+99x5//PEveMEL&#10;Lr744pNPPnloaEhEAExPT995552f/vSnP/ShD/XOKieihz3sYf/xH/+xzDrcfPPNvYsXXnjhKrZz&#10;wcFJoYkqKCg48Hzxi1/sXXze85639PZzPup+9rOf7fYLJREFwUH0xJujiQrDcPn79qp62u320hs/&#10;97nP/d73vrd9+6wpp695zWtWKHreuXPn3tV/mZIkANddd90VV1wx50Ar54B3g3PPPffcc89d8K3P&#10;f/7zn/nMZw5s9QoOSYR5KJLE6kRCjUyHSrv5KVXPlJkqgQzvSa6vQw/VThBgZeNWnaFm0n1p6b4c&#10;jPCJw9Etu5K1ZbMrdjtabm3ZhAsNBALwtu/MtL4SlAwfP7Twc76eaeKIiMrB6vSWspFm5jKl+ipZ&#10;MRwCnHTSSZ+98oqf7kwmE7etkYVGWhbevGtVAKGeQpgc6NiB4Kj+8NQ1Kx3dWOAowC92pZOJ295y&#10;/SEv/SBKHUbbziKPjYVC5WBh32unaFiUDZUD2VgNQqFEMRlr4pApmCh2OLI/6F8yUrij5WKHeqqB&#10;UHV5PdkC9USzThjhu594z4NRE5W2mpPbtw4fduSBqsD06J65fR4kHH7McW96/8JD0lOpTiU6mbrM&#10;0UhZqgEPlUyqiC18zrxuFCoQCoVLgZSEltYqZ4ptTdey6oW11YDLAW+q7VsVxQNNVza0pmwes7Fc&#10;BG8KCvpCGSoZB2pmOh67teVlK2gXwiqmU62FHAofUTuIxigKCg5hHIA5Mzv2Fmb2ZR3wH3cFBQUF&#10;BQUFBQUFBQUFD0YA3N90905nFjSZuGYGIpQD6S9xyGKYwAA4dZo4TCaYSrUWioJ+kabHDgSHrXg0&#10;CUTbmnZL3WaKTKltNVVY9QnmWJgi4diimemWut1QDY7qD6YSdaBMqa+8Bz+srSJxlLl8PNzTtugK&#10;okKhPHUjk3Due6PYTVRWhBUkoMyChSrMidXKIpEdp0REhikUTh0mEm1kmjqyCiJOnM4ZKnAgr/EY&#10;i13sJDJcNgRQpjCzNT+tTJ3CRzJnToTIMGW5vRJ2Pw7BHAqcI4AcMRMyZQDCbISVoOrjy/OvIQjs&#10;AOksMxODQRDOZVGc653gK8PcFct05TC+7YmZAAKDMaOWmZHgdOpK7EubdVLc2SCxIFAo6F6LQDgU&#10;3Hbdt7/wjteO3X/v3nfZRfjVdd+64yf//Yd/9y+PfMaf+GrNne3t5U09Z+JfCHl7LFJQrmjK1U55&#10;G8ErozqKsJlW7RTr9UzM6EiQOso0EO9+4Li3Y3Sak5lAAef2TCKdCwEiZp84UvP6MxOxENT7USEB&#10;QAwiBrirACMS7sqiuOfAPHNBO2t6rnJ+xI7J2MKnAoDZ31ZklVLNj6WgZYaTYkXJ8HSqiQMzjcea&#10;OoSG15SlbNj0CAIByUCtTJsWrZarhaygG3YmAyG3LBxIQT4i7LNk+qYMhJsZ6qluYxKmdZVgU83M&#10;z8SaKW4dSxup7opd26IW8nBJZI9G/pn6QqmFMhGrTwwK0C27ktNHSuFDOfHwQ5JvfetbvYunnXba&#10;bnd505veNEcT9fGPf/yf//mfBwcHD/TZHFIcffTRt99+++Me97ht22amJdTr9be//e1vf/vbd7t7&#10;tVq94YYbDj/88AN7iL1ARF784he/973v9Ytpmm7duvXII5eaFvLDH/5wzposy1a3Vp43vOENmzdv&#10;/vSnP9278sorr7zyyiuXs/sZZ5zxwx/+cDnmGZ45Wq/f+73f2xcnVXBQ8ZCe6lpQUHAwMD09fcst&#10;s2aRut0xp4Srr756OQc6gFnw55MkSfd1pVLZ67qJ7OYxbow54YQT5qw8/vjjV1j/OI57F5df/91W&#10;mIjGxsZe/vKXv+c971laEBVF0fOe97wLLrhgj2p+UHWDgoL9xoaqCYT7QqlnSJc07Y6tNjPtD0WY&#10;Nj60p2l6EyU/ELwStJM26WCYVT4YyQlDYTWU9RWjRNtadlfs2jbXfwHwGel2tt1oW0PhDRVTDvjU&#10;4ShaqPYOlDpYhTAJrc6kQG9QlCniIvN6DyXDwyXpC4VY/C2M1ZuF6bMPRkKGKVpV+6lemPmoviAU&#10;rgVcT3WJzPqZYmfbZYpGpg5UDbgaLPrtoW1VmEpGqoH40eyS8IaqGQi5bdHIVInqqS752KPhsghT&#10;2XCmtPQT0mOBVgaiXOVi9rFjzz5l6+03HqhDQ/VBqolaAv/pWQsEwHSqYwm2Ne147BqZNjNtZWhb&#10;xBaxg4/HjLXdA023s+2amS52U+dRSniDOAqF+qN93uG0Ezt80HbtgoJV5piBIBAeLEnbormCfKYA&#10;xmJHREMl0x/J2spqZn0rKChYDOlM9Vn5F2g/7YOI9myGREFBQUFBQUFBQUFBQUEBEYA7p+0901kj&#10;021N27YYiPjwWrC+YoYiUwu5HHDF5Mm2NlSDw/uC/kCamT7QtM1M75zK7p7OVhIeiq3ePJp4i6od&#10;LbetaScTzRwCprKRUHInpZ1td3/TTqW6rWV/PprsbFnv31Lak1n+PgxkASPsf0RnilRh5wiiiMj/&#10;ygYxkdtdjMYwFN5QCkzkiFKlbJG9fGI7YUodtrdc22rbInHqQMQwzCFzKP6PAuFI8qH4ptVmprHF&#10;jpa2nDpQ1HPuiVOryEAAzLwT6QaXl5NOhZkNd113yCpALMypQ+bIgZxCAQWc/1N48YkFAHJEIDZC&#10;RmjG1Yhn/ILy+lAn2g0wsXQEUtwxJmIiBjNByOtqur5EYEIukOrmm2ESIkauE2MmBWWKTJEqNbI8&#10;JKfOfeEdr/3gy56zfEFUEJX2aDKPTZP/eNtf/delr3ZpAuqO/njNmHaclHJAuc2VEqmS6xg8efsn&#10;7tksvzQd3Zh/wbPVYL5dMeM+1WlFkGKpASj0FNMxoSKC92Xi0EgllEg4FA6Yje8eTMwkjHyAq2NZ&#10;5TryQni/MO5WeeZExF+jOVXoXNPuu/n1xUwJu+27zCzMkRATZQ5EaFsYXuROVGpmOpXqRKKjbVdP&#10;tZ7prljbVrc3rYLWVmRjRfpCCWSWrIyZI+GhkjmsZoZK4h+D90xnt42no23d0XL3N+1o200m2rKa&#10;OqQObYepVEfbbmvD7mi5qUS3Ne2No8nmySztiU07xe1jqX/cxQ5ryjJSNns33MdEa8oyUpbYYWfb&#10;NS1un0h3+ygrOJQAcM0113QXa7Xa2rVrd7vXYx7zmI0bN85Z+fGPf/xAn80hyNFHH33XXXe98pWv&#10;3NMdH/WoR911112nnnrqwXCIveBFL3pR7+K3v/3tpbef416172DmT37yk+9+97v3Yt/Xv/71P/vZ&#10;z5bpx0BEAD75yU92F4866qj5k6gLDj0e0lNdCwoKDgbm64z3lM2bN09OTg4NDR3oU9lL9nTcanJy&#10;svu6VqstvfEtt9wyv4UvvfTS97///StRB82x7Nytw2aXXjHYgkxMTLz0pS+do7nylMvlk0466fjj&#10;jz/++OOPO+64TZs2MfMcPXdBQcGCDJdkfYnkawAAgABJREFUqGR8ppzRlltbMQsOW7edjsUaGRmM&#10;ZG3ZLO2scsjjmyhgzlY2aGUVRBQKr5aT0grZUA0C4d9MZpHh6UQbmbayzkAx4IdiQ+GRsvjoyynD&#10;UW2RnpA5Jco1IaulODVCRKTACpv90OOIvmA8dtWAJxOl2YPmKwFEiaNQiFlKBkZ437nPrCnLcEkU&#10;5F3INlTFzOs2ChptO6toWhBRLWSzeNdqWXVEfYaZMFSatVkUcDXgyQQCtSq7Yrd+8XnnkXBfKIBa&#10;ILYwAZnFhSAOaGVQIAMzYITNipWTB5Ctt/389Kf8/gE59JZbf5a2Wysv56BCmAYj2d6yShQ7KJTA&#10;ClrM9s4wAmYFYstTwkMlqZi5An5hBiFTAKgYCY3071uPKFIiBQVMgfBB8blVUHAQ0BfKppoBEFtM&#10;JM6wVPb8ex2AsURTpbVlEwo/bHAPzKILCgpWQmSYiQzTyrMuWCX/S3qP5oEVFBQUFBQUFBQUFBQ8&#10;1ACQOKpnGltYQJhLhmsB9+37fE8HLQDumrbbm3Yq1alEywGNlIOlf1wapqGy1JTHYzfadkMloYYV&#10;5qP792amXyPT28bSxGEsdm2LUHi4JNX5URhQ22kjw2SijQwjZRltu0B8zHQPDpcpvM6nLL5Uii18&#10;ckbDc1ONeHul3C3KCz4WIQ9mEhOz/6VvQLFDsJCawSoCoVaKckhWvZaJjDBAIc+JBDERkREwABLh&#10;VMlmua7BgqqdqJwDEkfOj6LL3NbjXFNEYLJKkSx1Lh5hUgYDCnZei6LIlT1dzQ2zd3wiZgAg7gqu&#10;hMBEql7IxCaXQDE6dlUu731EUD/k74VMDFKCD0Ews1M4X3quuyECWJjRle2wgBQQ76jUk1VNQcyU&#10;Z34z3My0RNlHXnfR9dfsJrf1msOPOeW3n7b+2BPXHXPCuqNP6FuzjoiyuJ20Gkmz/sCvb7nzhh/c&#10;ccMPxrbctUQh1//Xp+//1U3Pe9enhg87Eh37K+YZ7yPVXH7k/4WCmbpmWcL5kJFXsnW8tOZGYbnH&#10;YAszBlm5CqsnrOMvYC538q2XF5sHEwGlPD9lx6fJX5GA80Gnrp6te+hMwcyus9iVXc0YQQFghiK/&#10;MD02T97TyUvpKJd45RMDxHenjjdWd9hMF5/95TvejEKMORRvNEcgalsaiGY2ThyambYdXCdIBqLY&#10;atvBMDOhmVHJ0NqIQt7NTAMhjoSYOXXashCi6VSHSmYwkpLhORpLJVilxKJlMZHoVKr9kQB2rG1P&#10;GIp8nrK7pu10prvaLnW6tmL2YrR/DrVQhGlX2+1qExHdOZWdOBytsMyCBwu7du1qtWZC3r/3e7+3&#10;nJkzIvK2t73tJS95Se/Kt771rX/zN38ThkXwaJUpl8vvfe97X//617/97W//xCc+sVv7oxNOOOG9&#10;733v05/+9OVPgtoPh9hTHv7whx911FH33XefX/zoRz86RyXVSxzHaZruo5rMh5n/9m//9o/+6I/e&#10;8IY3fP7zn9/t9t726u///u+Xtrqaz29+85uxsbHu4t///d8XVgoPBQpNVEFBwYEEwFVXXbXycv7n&#10;f/7nvPPOO9Bnswf0ejjGcbx8TRERbd26tfv6iCOOWGLLJEne+c53zl9/zz33fO1rXzv//PP3uv7V&#10;arV3McuyKFrWL7pdu3Yt8S6At7/97b2CKGZ++tOf/tu//dvHHnvs8o0vCwoK5sDMJwyFN+3SdRUz&#10;2nY7264vlFrAoeSjqKlSI0PLaii8rmIqAR8/9FD/pd0XMhFFhmKHPXpKz6FtlZlCw7V9PIt9+YyU&#10;TW0t31O3wjxQktQhVfiR0IA5yocOaVMtOLJ/aWt3poXGhVcEd3JRHehWOtgYiGRtxUwmrp5xbNUq&#10;VsWbqJUpEVUCcUAkbJgq+0YM6UBtizUls63tqgFPJLqtiQ1VM+csxhNnlVoWAPWFsugpAm1HmVLZ&#10;iBEeKZs5YSerFAgFQg7cskok06kORIue2lBJEgeQNDNtWlRDCha65UHUslBQqsREoWGHVTXt2u9s&#10;ue3nB+rQt33/6wf67FefVNHIYEFGOLOIAWYuGzYMwyxe3sTkMxFahVOkikQpEJQN72qjHPBISXpj&#10;scyUOIA4EGKmkbLs66E660BEgXA5WDW9a0HBIcAx/WE9VYB2tt2uWIdLXAv2wIVYgbG2aztaU5ZK&#10;wMcPhrWHdvaBgoL9ib/dIsOxVSrt/a0HIFF4NVT1oPlxV1BQUFBQUFBQUFBQcFDhFDvabnvL+egD&#10;ZtuwBMLrK+bwvuBgzjShQD3FZOKaFomDAwEIhMuG+0IeLJklYg1LsKOt25p2OtWpRPtDGVq2I04o&#10;vL5ixmOdTJSZttSzWshry3tmP96yuHUsbVsdbasCw2XpW2j4F4ADKygyrKBGpvc1nFNm0rBj97S8&#10;NqSWRdsiUzAhU7ZKFnAKZg7mxX68w43XmVgsJb5yREysRMIUCFlwpmCi1Gpptqoh1fzaMXHikCmF&#10;wpHhxMEtnjTFMGeAEALhgGk6zQNAU6n6lCuZg/ogFNP8GBZyByEyAIgUtNtQXq5e8XIZfwk667nj&#10;OuXlSd3Gspprf7y1j9NcG+MXhbqimLxOHZGUgFQgYBBY84N41638NHPrJIJ4HyQgl2MxS64pyqva&#10;tdH2ITLf9EpIHVEWf/C1F97yg0VTG5eqfWf87gVnPeNPjvmtx87vhFGlGlWq/SPr1x51/Bm/ewER&#10;TW7f+rOvff66f/twe3pywQK33n7jh1507ss+dc3wpqO7SUCRS5IY3PG8ym2XxAFeGORtvvwp8O7M&#10;kYS7UjRGT9roXM6DGZWU16epoqvN8kopdOy5/MXrlAAiXvT+AtCRM1FHuNW5+NwVZeURe84D9wRQ&#10;jxpvpoTOle2I2fLpAegYXXWPo0pgzFFndboTEUg6d1u3kyuQOLQtKgEnDpOJJg4gsgqrsMjN03zA&#10;iwlMiAwblnqqjRSVgAdLsphsdjrVyUQdQEzWkTANhBIID4Qyf5qCF1BFEfdHlCn5p24z05Gy+dVE&#10;engW9IWyo2WnEm1brK0ElVUa5asEsqZMY7FOJcpEw2W3rrJnD+oHBQCa1otmtW2ROTjkD/ay4UrA&#10;g5EMlmRVpjE8WFi3bt3eTRa4+OKLL7744gNd/YOat7zlLW95y1tWq7SNGzd++MMfvuyyy372s5/9&#10;4Ac/+MUvfvGTn/zkgQceSJKkv7//pJNOOuussx772Mc+6UlPOvroow/aQywfZr7kkkte8IIX+MXr&#10;r79+dHR03bp1C25cLpf3/5yXo4466t/+7d8+9rGPXX/99d/73vduuOGG3/zmN/fff7+1tq+v7+ij&#10;jz7zzDPPPPPMJz7xiY94xCNKpdJeHOITn/hE97Ux5k//9E/38zkWHBAKTVRBQcGBZMuWLb163Esu&#10;ueSMM85Yzo7OuWc/+9nO+QEB+q//+q99Kp5edeZ8yWi323NURouRpmlvgoHDDjtsiY0//OEPNxqN&#10;7iJ3fs8T0eWXX/6Yxzxm/fr1e1f/ORauzWZzmZqobdu2LfHu5s2b77prJsvLpk2b3v3udy9teflg&#10;nodcULBfKRk+dU10+3i6gc10qvVM66nPAEQOILAwDUQyEEk1kFPXRA+pcYoFKRsuB1IN0Mxc7LB3&#10;w2FAPvbHRMMrmH63+mcXyMnDUWwx2naTqbasWiUCIsO1UIZLsrZidtsH/PvSSQq1KqjCl3wIjhGu&#10;mGMHwgcathpo4jh2qAQr1KOhbWFB1YCFczkcEfWt6vzO2OporONt17DIgwqKegYimkx0KsVARP2h&#10;qYUcCrctWhliBwXVAl6sA/rbKgOVDJUMD0RcDedu6uDz0nFZKFNKFVOpVoMFIm0eJlpXMTtarhZK&#10;K9NWhpKhkqE5LRxbKMgH2CLDrqPee/B+F7n7xh9NbNsyfNieJdRZOQAOPU1UI9OJRJ3mASr/CQuv&#10;NuxGhzgPiBkiY5hMLktOHRqKSAiE7Q4jZfHWggqMxaqgSkCJ46qR/ZBHNXEgouhgkvIWFBwMMNOp&#10;a6JbxlIi2hW78djFIQ9FEuzurgQQO0wk6kAjFVML+Kj+YEO1+KZTULD/6A8lEK4EPB4jcwj3duJd&#10;CrJKgxGHwoUmqqCgoKCgoKCgoKCgYD5jsbtrKkscEodmhtip7diDGKbIcDWQTLGtZY/sC4/oM8vX&#10;2OwfUof7m3Zn22UOIMocLHIhg1fghMJUtyXDG6pmUy3Y7bhQl8Th7qmsbTGZaH8kQ9GepaNi5pGK&#10;odhNxBoJ3zGZDayTaNk/b63i9rEktrqz7YhoQ8XM/2msQCNDM0PWkV+AyDAlllpWmYgZ47EbLu/m&#10;qIlDPdO2RSNFqnCKjFgYqSMQFGQIiSPDNKf1/Bi6MDvAgBa3qfFGOSRMBDYES+Qz2UWErnsNCLGf&#10;qU8EApSrhkPDaVcaskj9pWPUlDlACMQOueTIKaTjtwNmR4CyMOaciLf98fKUDBTtzikqFx95sQtY&#10;GQI2s31veovwOhYvpQkkVzsBuXuWzxjIubgpNzZSEJHP2CbgGekMcpEN9ehivDrI21IxMWvnWmjH&#10;s4o6nVc6ZkR+N2EOhZqN5sdf+Se/ueGHCzevCX77z/76d/7itVFlWZOjPEMbj3jKi//2iX/ykh/9&#10;x8ev+9yHmpNj87epj+381N/88Us/dW2lb6AjsAMI3BEHebskw+QAr24yHcVSrvjKe8sMC7hF5XvM&#10;khxB1QeEeqLluVaKeqRTM3061y/l6jUhMrxouNeCXB5fzesjQgRSMM3ytZLZHbtzI3hbMWZhr7hj&#10;5JF9yk9jRgc167y79wmIFJCOt5v32GKeUXA5kOl0CQVNpq5luZlBiRIH/yz1ZlxGKFNOFd63KiAy&#10;wi0LJkQiANpW+yMzFM39ZJhMdDrVVBFbMNNwJG1F5pCK1jPuX1KkGgqNlKUv4olYd7TcUEm0ntUz&#10;lA1Pp9ofyuoO8dVCSR1Np1oJ+O7pbLi0+/DBg4jMYVvL7WhZH0bMFFbJ+ScSETOFwqHwNiYmGi6b&#10;jVUzXNrneR4LCvaUIAge85jHPOYxj3lQH2KZPOc5z/mLv/iLrmnVZz7zmVe/+tUHulJz6evre8pT&#10;nvKUpzxl1UtO0/R973tfd/Gtb31rrVY70KdbsD8oNFEFBQUHkmuuuab72hhz2mmnLXNHY8xTnvKU&#10;b33rW35xdHT0gQceOPzwww/0CS2XtWvX9i5u3779uOOOW86OczRFmzZtWmzLW2+99bvf/W538eyz&#10;z/6///f//sM//EN3zSWXXPL+979/736BzBFT3XfffcPDw8vZ8cYbb1zi3d4KE9G73vWupQVRRNRr&#10;KlVQULA0faH81trSnVOZlz/FDqmDAoYlNFw2LEzrKub4wfBQGp3Za5h5fcW0rQZC06mWzd7YZTQt&#10;rNKaspQMD5YOusmv5YCP7A+8GCLXq+zJOUaGDXMg7CxWyy3Kp2YLhEvFLMN5lAw/fE20vW0rhpsW&#10;jQy1kHgvGx5ti1SpbDgU7g95OkU5YCPcH61OR21Z3FfPxmIFkDj4B45VUoIDWlaZ2SrGY8QWUymX&#10;DaeOHJA6RIbMQk8hABaUOHJAJZBIuC/kwYUGu10nrBUZIqXYIhSeTHWJ1ImGaX1FRtvKobQtYodM&#10;qWxmwnIOeQAPRLm3Rx4teBD3Vaj+71Wf/L2Xv3U/H3fn3b/edd+dB/rsVxOfo84qWhZM1Bdw0yIy&#10;AqWmRcmgZBaOyjBzyVBkOHWaONiUqiGNxrq2TAHzrkQzh+GSSRyEIftFWhs7hEKGaejg+9gqKDiw&#10;BMKnj0S3j6fMVE91KtVt1tUCroUSyQJfohSIHdVTlziKDK+rSGTkmP7g8L5iMLagYL/CTCNlkzpM&#10;sk5nOmL28gOukaowVUNZVzFFOL+goKDgIAHARRddtGvXru6aTZs2ffCDHzzQ9doD3v3ud//4xz/2&#10;r5/5zGdeeOGFB7pGB77+n/70p7/85S/71694xSue/OQnH+izLCgoKChYFvdMZ1sbNnUYTzR1EKZy&#10;wH0hCxNAFhRbHYvdZEKDJXNfPZtM3CkHTYpGBbY23NaGVaBl0cw0dgukZvUnVQskcbi/YY8eCA+r&#10;LusX4t1TWaYYj11JeE8FUV3WlE3q7FiskeF769kJQ8tKWUtE99Zt7LArVoA2VoPZdkoEoJFhKlUF&#10;WXjTD1J0FDCAF+EY4W1N17JYUzYLqgisYjLRlgWIUpcr4hyIlIi8ZRMRk4KE4IidQ8AzwaCuJ5KC&#10;rVK4yG93gHL1DzExGWbr1IKFyLruXmhbZBZGyIICoUrAvqd1sz0umuyRmQipwjBDvSSE/b9M5I2n&#10;QExQllyU0nsiXgMYCCsgRKlSptiNeg3klIDcz6kTql14F4AcvN6HhHtVSWzhRT3kAC+z8YUTwMTq&#10;1UH5eXNuSsXEnQvdFQB5ZRAzdxVCPj0gE3v/Iy+q4Y5IJreOgje7wmfe+BeLCaKOPuPRf/im9244&#10;/pQ97fmeUq3/7Be96gl/dNGX3vXan3/j3+dvsPOezZ993Qv//AP/bsJSV/lFyC2dDHMkpMQMb2vj&#10;W68rU8pNnnIxWE+L9F6JGTsoYpDmgiuRGS+nWTqoXGBGM7ugJ6rbsa8ixoJXHJR2cvD54zAgzMKc&#10;+3p5wVf3gubHADqPFxCEyBv4AFCQ5sq73MGPujXr6WFebIWOWK5zV3bWIVdw+V26MVPDBFDstGmp&#10;FkimSByIEIlEJm9qp2gDhpmIQqHBKGDymSg51TxmXU9d7LC+Yro3zXSq06n6QHMoVAmYiUtEbQer&#10;NJ1qLdy9hV1JeEM1d9urp+RAuxTVQIZWL6Gtg5fRQgQZsK3lHOjOqezEofAQGEV0iq1N90DDOqBt&#10;0bTqs4jOxyujqgH7j7y+UI4dCA7CSTIFBQ8RyuXym970pre97W1+8ZJLLnnFK15h9jY+8qDjmmuu&#10;SdPUvxaRV7ziFQe6RgX7iSIMX1BQcMCw1n7zm9/sLp577rl79Lnbq4kiou9+97t/9md/dqDPabnM&#10;URDddNNNy9RE/fSnP+1dXMxMM0mSSy+9tLtYKpVe8pKXVCqVRz3qUd0S7rnnnq997Wvnn3/+XtR/&#10;zZo1c2p15pln7navqamper2+xAa33npr9/VjHvOYoaGh3ZZ5991370X9CwoeskSGT1kT1VPd2Xbj&#10;sUs1V8JUAhkuy4aKqYUHkZfRAWdj1WxtZIORGYtdy1It3LPdHTCVatlw2fDBP/l178bjqiE3LQOU&#10;WC0Hq9B5EqtEFArXVqO0Q4/1teDo/vCeaZuq80mYqgHtaSZFEFoWVqlsuGS4PxIQMaMWyJqSrDz+&#10;qKB7p7MHWs4p6pk2UnUgYpREIiFhIUMVIxOJAyFTmkoRCCLD1hEIhrm0UHwoU6QWlsgw9YVimAdL&#10;PBAunF/Kx86IQOCK4bo6H4LNFEtEWAPhDVWzK3ZEFCjFDk2LgBEKh0KxgxdlmU6kh5lJ4YAzfveC&#10;w048XZgiYSNcNlwNaSJGopo5igzZPKC14OUgqygJlwJeV92bft/MtG0xUjHrKmZ9Ze53aQXu7KSf&#10;pKT9/tddnCaz9OQ3XH3lOX/5urBcWemF3xO+98l/mb/ygle+7bDjT+ZOuj5hJkLiyCr5CFyej1Oo&#10;Yti7PfR1PrOUqJlq7KCAVbIKEBkiERJmH4L15QTCIB+/ycN5wmyYHEiYaiGvKZmlhcF9A4Nz1tRT&#10;nUzyHHWGqRqwA2UqQggDJuLYIVMtBxwsEstkopKRQNC21MxQCWhLw4VCPuGoMLetZk5bmQ6XRfal&#10;DM8BbauDJcPMQ1HxHC4omEsgfPpI6Z569kDTVUOZTrWZaSNzRqgkHPiMm0xOkSkSBYFDoTVl6Qsl&#10;MnziUFioDQsKDgiHVc2Olu0LZTp1/dHe+C7GVpsZhkoizBtrxY1cUFBQcLCwdevWHTt29K7ZsmXL&#10;zp075+R0O5hxzjnn/GtVXVlhh0j9VbVbJlbPnb6goKCgYN8B4K5pu61p65lOJmqY11ZMdZ71CSLO&#10;lCZTHY9dbBmgW8fS00eiA56oMbb45UTazLSZYSp1VikU6g+5ZDgUEQZASpw5TRy1nbYyFwoPleSu&#10;qWwsdicNRQuKXrw8bDrVydjdU7ftTFPFUNmMxRoa6opSDHPAeRbCpevJRGvKZkfLNVLdSXRUP0pL&#10;im1Sh7bFVOrumLLN1LYy2lAzhmclOVRgLNa2hVVvrERCFAhF4iUwrEAKTR2sQ0xkMlVQX8hrZmeg&#10;a1uMxc6BEofUgYiEySunQoH3tHFdHQVyYyRL7BxCyeUZoZDCm8mQVSzUMXJJD/W49BhmL7jKgJCY&#10;iBJHiQNLPuxfDaQbGDK5y02eonE+mcKHDxygnGfFMx2jIQIxe6cdBsiRl6mQJVaH0LA37mGiiuFU&#10;EQplulRkCqBUMSNPAohz36f59lLesad77qZX0sMUCFul3DOK2Xv7gAjsa9WRT3X6ktfn5LoY8Mzh&#10;mLzGhmfnw8wVVczMSiRzuqsv54f/8albf3Dtgmd63qsueeKfvIRXnPgtqtae8/YPHX3mo7/yz290&#10;WTrn3Ttv+MHV73zts978fmJGt63yk+HUdURgzDI7ZMfM3DHb6iiXFru5GHnbCgjeqwk9rlA0E3Pv&#10;tHlHG8XkVUV+hxkfKgU7UK/SEESZAoADaceMy/cN6im0qyjs+kjluqWOIstXBUAolKpvlPx+nDnB&#10;GSsr6ryT/+MVrZrnhoR2eonJ5WawCiPMzOWAU4dmhsjwdKZMFAmVA5mxbgO1HanCx+MqgY9Hs/eP&#10;isCx1bZDBqqS7mhhfSUIhHxwM1XEDpFQpRNE9XkGY0eBcMuiL9z9hwgTrSkxMz/QcIbJgoZLqyBW&#10;soqmRWvGYS+/fvVMnWI8duOxW1sx6ytmIHqwOiZNJW7zZObtH6dStQojVA24ZCQUb0xHROwA/xEQ&#10;O51MdDLhWshW6ZaxdGPVHDe4F8OxBQUFq8CrX/3qSy+91EuDJiYmvv/97+8LR6aDEACvfe1ru4tv&#10;e9vbduvKUHDIcLDPziwoKDiEufnmm7uBDSL63d/93T3a/cQTTzTGdEv46le/+rznPU/2T/r0FWOM&#10;efSjH/2Tn/zEL37pS1+64IILdvsTCMDXvva17uKjHvWoxVRkH/nIRxqNRnfxFa94RaVSIaJXvepV&#10;L3jBC7qNdvnllz/2sY9dt27dntY/iqKzzjrr5z//uV/85je/eeGFF+5W0nbdddctvcH999/ffX3y&#10;ySfvthoArr/++j2tfEFBQX8k/ZEcPxiCyCkM76Ue5pAnMnxEX3Bf3bYsTyQuFLObVF49KGFX2wG0&#10;pmIqAR9WPTS/dQ9GMp0oM7UtlVfjFFuOSoaFabCYi78Ip60pTSXatpo5UlAjQ8lQZJZrGJU6xLmY&#10;ikPh/kgGItnWtLVQhOmw2kqvYmz1lxNZM1NvoKFANZBayOV5wauRsowlrpkiUcQW9VR9ZrvAUGjJ&#10;D2uDWAGncCAQGaaq4VDICK8pSWVxAZH0hG+8VClxKBluZhgqLdVQwrS+YuqZTiUaCqeK1KHt0LLI&#10;lJQIgGG2eW42WBCBNxz1sOMedmIoZJiHSqYWMhE90LBTqTatBsLcEeHMmRzkwxg+LBcZrgW8vmr6&#10;9kSbCmB7SwOhdRXz8JFowan247G7fTydTnU8dv/3f6/7zucv7323NT3x82/8+2P+8MIVXvrls/X2&#10;G39xzVVzVg6MrPuDF7/CmFkhAQc0MvjATyCcae7QJcxe0TdYkt5nReIwmbjEEQj//aUvtDLrhU+H&#10;n/jwY046w6pPode51kTSyd1omJwiMlwJ5PC+YNlPeiKi2GEy1UzRtgiFvK7NJ8yrhQLigClUajs0&#10;MximUCg0Pt429zDCVDJUTzGRaCTMgRzRF1QCfthguKVhJ2LXtK6VUd8eCnT3iEYGIq6FMhRxuEcN&#10;UVDwkIGZjh0I15XN3fXMMA1G0rbq3QXjjk2hMIXMA6FUAi4ZNsKHVc0RfcEBn+JTUPCQpS+SkbIB&#10;UcvqWFs3VGWP0gooMJ7Af3leXzF7JWMvKCgoKNgnXHPNNfNXfv/733/uc597oKtGf/M3f7Nlyxb/&#10;+uUvf/nv/M7vHOgaFexvij5QUFDw0GFHW7c17VSqU4nWAh4uL/ybi5kjQ+vK0rQ0EdvRmIjp1xPp&#10;aSOlA1j5Rqa3jaWxw1jsYouSoZGqmW0JzsRkiEKRakjDJG2rkylG264WMohuHksfviYq9wgampne&#10;V7djsSMiCxpru0am9dQxU9aCN0QKhErCRqg7UBwI1UKpBrJEiKBkuGxoOtP+SHa23ZELJWRsZrqj&#10;5SYSbVslovFY65nWUw2Exto0JVQJpBpwybACO9uaOm1bpEpCqAYSzI0ac6Z5/jIHNDMSViJxcGsr&#10;+QhyI9OJRK2iZQFQaLhsOLZISZ0y8UzOOOmIQjQPmsAIZ5rHSpi55J2dGBZE82RRyG2aZvn5GGYH&#10;KODAABJF4oiIhaBEZSO9eiQmMkzK5EAKzOmoqctNhRRkmAyTFxcpSIRVc1mQCDOhKxdxXuPC7Hf3&#10;jRIZNsJti1CQKWUOodAcmROADOSdtHy2OGYGciefOYDIAV2lDs8tjJhZGEqk4K46AwrNpVPoWBgp&#10;s3jhzozAZoH7taPPmqmMF4MRQYjJj4N2FDcE0La777z6/71pfkEs8py3/utZ5/3xyu7UWWf6mGe9&#10;aNPJZ37mb/9seue2Oe/+9CufO/K0RzzmWX/uc+35ivv4o/WnAjKEqdFtm//3e929Tv+dZ5T7Br14&#10;CjRbONgrVQKBKBdK9rRbV1KUS5/y9uq0+cyl6ho7cW7IJURgBazCC4R8k2aOvCDKtzlmFZDnDMCM&#10;VoqEcuUSOmc9p28nrmP31HNOHWUmE9GczuBNwcDEDCb2ulDfiUDk5XaZehMqCpmkoydMnArzUCS9&#10;Ny+ImlYVJOKdpuYmx/TG7JmiZbWRUS2gnW07UjZjsXNAbHOHqN5dosC0rTqgZXWZcVVmDokCoWaG&#10;kuFG5gYi2etBPqs0mbq2BUBWYUE+nE1EPnvjtKIS8Lamy5R2tFxfKEcPBMMPtoxpDzTtXVNZpjQW&#10;u9ShHPCasinJApOLAuaAqGR4gMQpGpnWM7Ss9WHcepacuiYqFWHHgoL9Tn9//4c//OG/+Iu/8Iuv&#10;fvWrb7rppgNdqf3BDTfc8Jvf/Ma/rtVqvfqogkOeIoBXUFBwwPjiF7/YfV2tVo8//vg92t0Yc/bZ&#10;Z3cX4zjufpg9KDjnnHO6rycmJm6++ebd7nLHHXeMjY11F5/xjGcsuNltt932ne98p7t48sknP+EJ&#10;T/Cv+/v7X/7yl/du/I53vGPvMu31atjSNP3f//3fpbd3zn32s59depswnJnj2Wq1dluH66+/fjmb&#10;FRQULAYTBcKFIGoJjugL/Pw5w7yjZWO7rHSnDtjV1sTRSNmEQicORYdqG49UDDNVA25a1RXnbfXZ&#10;42qhGKbh8oNsTHC/MRjx4X3BplrAjIApYMQOjRSxUx+sWWgnKJA4rWfadgiE+kKJhIdLMhTxWNsS&#10;0WAkgyUzsDIpWjPTm3el3oluItGy4U21cG3FVBaaAx4Iry+bjbVgKDLDJQnFD6kTvLtUpi2LttXU&#10;KRFFhvpC7gu5JDRYModVTWXJUWqT53CDIxBRZNjbMbXssnppfyiH1YL+SEqG+0LpDzkQbwoFIlaQ&#10;doIGhjkSqkZSNjwYyaa+oBYygEaqbQcvnUodZUoOICbDFPT8+bABETJF6tCyGI91e8vNSie2JKlS&#10;pqgGHBoeXGQkfU3ZbOoLBiIB0RP++C/nb3DtBy+p79pB+wUAX3/fm+evf+Lv/3EQmDmfR4aYAPHJ&#10;BzthpFA4EoodUsVUoo1s5rFcMry+YjZUpC+Q6R3313dsbezc2tixRduNQMgwCSEUioRKhkLDRigU&#10;qoVcDZiYDbMw7dGAvILG2s4q2hYBU3eGtH8cCtFQSdaUJTLcH0o1YCaKHeqp1jO0Mm1bxBax82Ee&#10;rafasgjEJx/lyFDq9LfWRmsrZlMtiAyXA55K3L7Lka1APdVayAHTpn0qvSooePDTF8npI6XfWlc6&#10;vC9YUzYjZbOxao7oC47sC47sCw6vBeurZqgkayvmuIHwUetLxwyEhSCqoODActxgGAqPlI0FRttu&#10;+T9e/BQxBdZWpGT4mIFDM9tFQUFBwYMRa+03vvGN+eu/9KUvHQzmQq6HB6MBVMHKKfpAQUHBQ4TE&#10;4e6prG0xlWhfJGvKSyWh8CIQJpSNTMZua91ubbq7p9M9OeBq0sz01rG0ZXVHy6UOa8qyvmJKZjeR&#10;00ogGysyXJJWpjtarpnpLWNJ4nLBzD3T2Y2jyWjbTaX6QNNtrdttTTuVuEzJKrUdWlb9gPBY4sZi&#10;nU5dI9PYIraYSnR7y47GLlv8c6M/EqcUO+xqu/mnc9tYcuNocn/TjsVuItHtLbe9ZScTlzg4UNui&#10;bTGduh0tt71lt7Vc4rRpkSmVDfeFEi4UNTbMIbM3fBH2hWjbYjx2ROTjGt4ihon6Qq4Y9tIjP2u+&#10;V4bB7P/HueKIyCkUlGku+ih3EgwFQg6UupmvdQ5IFQ65mMqBYofYauLU+5M4paZF4sh0gi+h4flh&#10;k1DYd9E5cRivaPLjBcwkTD6FW65Byg2YCLn3UudEJPfScQqf48/va5gj4bJhYTZMFmhZJBaJy/9S&#10;h9Tlp88dW6Ku0gkg7alfXjK6vkCzXZ86+GvkVSsAZV4QhR7PIoBZFogkznx5npECekes/JBgJvK9&#10;Q5i6JktePwYi57LPv/miLInndp4gfN67PrWKgqguR5521l/86xdLtf75b137wXe0pye445XUkSgR&#10;KK8tiGwaj2/b0v1zNuMZL61cc9TTcN6kq9ta6FgzMeU6Nf8PS+9F6fQfr0Wjmb28u1TH06lTvgO5&#10;3HxpRhBlOFdZcUeJhM4pzLpaeWVyzZW/aIGwYQaRBSnIasevigjdmixoxjajPPTSrXzLXJPIbJUy&#10;ByIKhYS5HHDLwXdUgELh3pFwBTUzVVDJsFAemFvwCRsK9wWiikaGRqZ3T2XtTKdT9aZnqfMebnmL&#10;hQwmskqJw/J//bVcbq/nABBPJG6ZO85hOtVtLdvMEFtMp9q0SJ0yU2S4ZLgScDnIzb7GEr2/acdi&#10;nUz0trH01xNp5jRTNDOdTrWR6R7Vfz9z73R211TWstjRsg5YV5Z1ZSnv7iOSiIzwYMlsqppqwJOJ&#10;7my7eqo370ray5tpU1BQsLpceOGFJ5xwgn998803d/0PDm1e//rXd19/6EMf8k4SBQ8RihheQUHB&#10;gWF6evqWW27pLp5//vl7MSn/KU95yre//e3u4je/+c2TTjppP1S+t6qTk5N7V8gjH/nIUqmUJIlf&#10;/Jd/+ZePfexjpdKiaZBU9X3ve193cXh4+BGPeMT8zZIkecc73tG75nWve11vhc8+++yvfe1rd9xx&#10;h1+86667vva1r51//vl7Wv9HP/rRvfW/7LLLHvGIR1Sr1cW2v+KKK5rN5tJlnnjiid1e8YMf/OD5&#10;z3/+Er1ix44d7373u/eu8VfOqvSBgoKCgx9hPmU4unlXsr5qRtu0s+36IwwtnsQGQGwxkaoDra2Y&#10;SsAPG4r6D13Lo76Aa6Fkimbm6hkGo72f7AtgOlHDVAt5XcUU04YXg5mPGwjrqR7eF2xvukCkJF5O&#10;RomDMBlG12oHIKU8REREPo1WwBwZXlOSyPBU4mJHa8rGMB23svmdscNt42nL6s62U9BIWWq7y8vF&#10;zNWAKkYmU44dmvDCIY6EiKkacCcfIRNRyXA15FrAi8VTASixDzuBoETC7JCnCRRGphQoLChYRu8y&#10;TMMlGYykbdGy2rbOMClzb3rIVHN/pzWRDFVE8kACjSfazOA3ABEIPvBAtFjNOXZQIHZkrIJke8ut&#10;Ke2+AYloOlUjVA1lXXkpLc8x/cFU7ALmjceeePLjf+dXP/pu77utqfGr/uHlF77/3/eDRPaWb3/5&#10;7p//aM7KSl//71/06gW2ZjI++SKzQn36OwX6QkNW2xYS0ESiJcPdRI/MXAq4FNBAJDGxVSi4FFDA&#10;rOy1VT5dIgVMobARZmIfCjJCe5qibDJxPpDMRNWwN8YDf6CAqS+UaiA+E2co7KMgPtLpfPCqE0sO&#10;RYxQwOyAxFFkpBbKZKIbA1lXkfvqPBjJjpabTt3gvskkN5koiAYj432i9mE/KCg4VOgLpW9QjhsI&#10;EqVWpn5yiU86UAnYy7wLCgoOEkqGTxwKbx9P15bNrtjtaLmR8u59gBOHXW0HonUVUzJy0nAUFj9U&#10;CgoKCg4abr75ZucWmMTWaDTuvvvu44477kBXcFm88Y1vPNBVeEjXv6CgoKBgDk4xnWkrg8/bFQpX&#10;O1nDFtvl3unMAuOJKxkejhadKp0pNTJtZep65n5PJi4DJmO3s6nra+awqinvR2Neq/jlRBZb3dl2&#10;RLS+svsfiV2YuT/iyPDOlh1t0/qK+dV4euqa6FeT2VTi6qlOperlPFZz/x9G7lHDwlAoccAgIv8q&#10;AxJLTIgMqXJs0RfyUCTz27NiRFhji2amtuOkBKL7prOtTWcV06l6BYK/aIbJEgUdI5dUiQmhcNtS&#10;qvBj5tVQlvi1GwilyobJAYGwEKVK7EBEhl09g88aZoRqPZfPCJEjYbLevgbzm5AMdcbJiRwQERsm&#10;Y5i8rY3ACx7Iay2IqKNLAbHmGpNcwpIBmaJkuD+UVGGESLkkC0SUQuHEwZ+O6TgJZTojiBIm7Zjn&#10;9Nrz5JITYq9g6F4aYWaCA1mQEDmlWsC+gznAKZyCiZQoAxgdSygiL3rxlwAdORN1FC8KEq/hQe7M&#10;I8wAGYYDLXifMbMQCFDKXX2IGfAnCaYZY6gZm6BZK3oAwNz1JGImQAPJry8TSa8LEOg7V3xgy203&#10;zq/SH7/j8of/zh7PRFomG447+c/ec+UnX/4cdbZ3fWt64ruf/JfzXvmPTOwVeczMHaUTQI7Yakc/&#10;1EN+6b0CjvIWxEzvRW6sJAzk17TTDWbZSnUdnGZET9zT5qCeKK74f9WXoETe9yw/DjEDmt/L3RIW&#10;VNAIvCdYfo5BZx/kMWL0XuaO8KtbpI+fccfIKr9lfZ9RqO9ZkvdMTcHCVDYsTNWAE+eVjUREcwL8&#10;FtS2CqAaiBJVAm5bMgsFuDIHizyinakmLvdPA1EknGuXnDKREQoYgbAwOQCQTCmaV6ZTZApHrOqj&#10;5xQaThysIjJMQOLARElHJbVMFDQWu7ZFpogtlBAKR8Ldu8M3cCRw0JJwaKgaUNtqM9NAaLTtbhlL&#10;15ZN72edMNdCHoxkXcUsJzS8f7i/Ybc0bD3TiVjLAa0tGdnDQVERHimbisF44na03fqKuXUsPXNt&#10;afkftQUFBauCiHzhC1945CMf6Rdf97rX9c61PiS54447vv/97/vXxx133POe97wDXaOC/crB8lFa&#10;UFDwUOOHP/xh7+KTn/zkvSjk5JNPlp6fFt/97nfTdH+kEVq7dm339dVXX719+/a9yNwQhmHXm5KI&#10;JiYmXvva1y7meuSc++d//uctW7Z011x00UULDil+5CMfaTQa3cXnP//5vbUlImaeE6a6/PLLR0dH&#10;V1j/Vqv1mte8ZrH6/8d//MeXvvSl3Zb5f/7P/+m+3rFjx5e//OUFNwPwv//7vy996UutnTW6MWdx&#10;n7IqfaCgoOBBQcnww0eiWigbqqY/Mo0M9zfsRKKJQzeVjTeIr6e6va2jsQrzxqqpBvywoWhD9VD2&#10;O2LmI/uDULgW8nSqqdv7J2HLUdthsCSG+Yj+wp9kKfojOaIvGC6ZdRXjU9BVA+mPpBpwwKyg1CFx&#10;8EY6CgqYKwEPRFINpGx4TdlsrJrIcD3VqRR9ofSFfFR/sJJhVgXdPpa0LXa2HYjW78mgrY+RVgOJ&#10;DPWHEgkpEDIpqC8ywyWzriKH95kNVdMfzk0wCSBxmEzcjpbb0rT3N+z2ltvZ1olY66mmSq1M25la&#10;kI9vEdEe9VJhqoU8Uja1UEpGIqFaKJWAqwFXQ4oklwUOlXNBlAI7W7aZaezgDX9KwobZ6VJfEzj3&#10;jOJAKHNUTzVzGIt1Ot1NuqzYattiIBQh2lRb6lEjzAORhIaY6Jw/e9n8DX79o29f/8VP7XUHWCYP&#10;/Prmq/7hr+evv+Alf9s/PLLgLqHk6Se7YVP/ohJIwNSyUNB4vEBDMVHA7HcXIhCEO2n9CApKlZqW&#10;plM0Mm1mykSGeY8iH5mikcFLICoBc0/QyxH70IC/D4RpMJLD+4K1FVMLuWK4EkgtlP5Q+iPpD8Xr&#10;psqGa4EMleTIvvDwmskcYot769YphPno/qBkuBbyVLaih+1itB0aGfpDCYSOGwgLD8mCguXDzP7j&#10;9bBacERfcHhfsKFqBqJCEFVQcNCxpmxOHI4qAW+oGBBtb9nxWBfMvQ0gVYy13Y6WY6b1VVMJ5MSh&#10;cPDQzXZRUFBQ8GDk6quv7r7+7d/+7d63rr322gNdu4KCgoKCgw4A9VS3NuyvJ9KbdyW/2JXcvCv5&#10;5Xh6z3Q2kag+5MO8jUx/PZFevyO+bSy9ezq7r263NOzd09ltY8n1O+Jfjaf1hX4+pQ6jsdZTdUpr&#10;SrLgoKICE4lua2bTqR8513qmU6kmSqnSVKKNTLe33daG/floes90tt+uxV3Ttm11V6wAbagEezFL&#10;u2R4fTXIVMdiN53pddviycTtaruJREOmgFmILJApHHyGNamEUjZcDjgQUur68KA/lFogoVBiUc80&#10;cain2NFWO785mELJIx0tCyKyitvH0i0NW0/dtqatZ64ayIaqOaIv6AulEogwV0KuhdIfcl/IkUji&#10;UM80dUgdwBwsORpsmLzvE0BOlZlKhry0YFvLWUXLwjBVZ6ejM8yGSbyYBj12Pb2nwux1Pl5ihI4g&#10;o2zYlwaC6zSgV09pj7JFieBXgjpWK2g7FSZDeUq7+acjTIF4xQhbVQCZg1VYn5iNSHPZSW4YldsA&#10;+dAEUyfPGc87ka6BDyzQzLRp4RPnEXOPxRA5+MORdlqGuuY/HSUbMylTprkGzDALszCZTtq+xS7Y&#10;TM5EyoVTLNx1A2JePHvfvGvT0+OIiEJjhFmEmEmEI6FQKGAKhLJ2/Xufft/8Mv7PBX92+lN+f09v&#10;qz3iYY9+0h+88f/NX/+jf7984v57Oh5NDBCBpdMG0jXj6vw5hdXcmil3fMtVQ/DqMOm0HjEBXmA2&#10;Kyo0H/T8v7uGu+XMNG1uyuX7Q6r+BUnn7qCOSRQzM8/YVfX2QQCQjuKKiDiXctmu01qnDwjRLGFL&#10;VxrGs7zHOh2fQEokXrlHLMysyt0NaqEAlCp5jZn0GEAB1Lbw0be+0ASGagEHwrn5la8zKFM0rU4m&#10;2rBoK6Waz75IlaxS6kiVMvW5QWEdrCJzGltqZsg6nlq2JwSbKaZS3dZ09zfdzraOtd1EomOx7mzr&#10;PdO2kaHto7dGvDXcbkOxvShotO28V17LQoT6Q1MNZL5smJkNs4O3jJOSodhhrO12tlw91buns+0t&#10;t7PlRttuLHb+g2NLw944mty0KxmP3QGfezYRu7uns2amE7HWAl5X3mNBVJdqyOsrxil80/1qItUD&#10;fXYFBQ9BzjrrrBe96EX+9Xe+852uj8Khyj/8wz90X3/hC18w5lCes1cwnyKMV1BQcAAAcNVVV3UX&#10;R0ZGNm3atBflGGPOPvvs3jU33XTTfqj/qaee2n1dr9cvuuiiZz7zmRdccMFHPvKRPSrnqU99am+2&#10;wnvvvfcFL3jBl7/85Z07d/oEhwCmpqZ+9KMfXXTRRdddd113y9NOO+3xj3/8/AJvu+2273znO93F&#10;tWvXPutZz5q/2bp16174whf2rnnHO96xFz+r5tT//vvvf/7zn//Vr351dHRUVYkoy7I77rjjjW98&#10;42c/+1m/zVlnnbVEgXOu5ic/+cn3vOc927Zt86U553bt2vXtb3/74osvvvTSS70C6uijj+5uv3nz&#10;5nq9TkR++33KavWBgoKCBwWVQM5cG60tm+GSbKyaSsDNTHe03Na63dqw9zft1obd1rQTiQrRSFk2&#10;Vk1fKKevLW08pAVRnpGSDEYyXDKGaVfs9i5ymCrGY1sJuC+Uw/uCcjGJeHcc1R8MlcxIxfSHzMTV&#10;gPsDLgfs23AgkoFIBiMZiKQvlErAFcN9Ia+rmMNqQV/IIJpM3ESi1YCHy7KmbI7sW5FJ1N3TWcti&#10;LHaqWLcnyRQ9PlseEZcMD0YmNEaJI0NWtS/kSiBmXkAOoEaGbS23o+WmUm1aTSxaVpuZNjONLRyg&#10;gBLFSs1M/XA5gL0IqGZ5CjWEhn26rzCX13BoOOQ80SCIRtsucdSy8HnFBsLcjwjEumRoRJh8GKAc&#10;sGFqWqSKyUQXDDN7FJhIEAr3RbKxFiydPhPAWKx9kQRM/+dJ5zzi7KfP3+br7/37u2/88Uq6wdJM&#10;7Xzg06/847Q9Vz8/ctgRT/2zlyy2VyDkE+g5zKS+8/9WAiZC22ri4I25erFKTauNDImj1PlAIzlF&#10;7JC4PHySKawiVSRKmaKZ6R713OlUQZQ4RELBrJyIcKo+itwrsmKiasBry+bwjmRibcWMlM1IWdZV&#10;zGE1c0R/rqMIhPpCDoUnU80UO9qOiNZVzGBJhksmYNkVq1vVqQGZYrztIsODJfEHWsXCCwoKCgoK&#10;Dh7WV8xpI6VqKBurwUBkWla3Ne0DTTseq8/kPZ248Vi3tdz2pvMpGw6rBbVATl0Trq0c+j/uCgoK&#10;Ch5E1Ov13mDQ85///Mc97nHdxWuvvXZBC6mCgoKCgocmVrG1YX82mt60K7lnOtvWtDvbbrTldrbd&#10;9pbd0rC3jSU/2RHfOZXFdp+HmA9CnOKOyfQXo8mOlptKdGfbbW3YrQ27pW63NKxfuaPtbhpNNk/M&#10;TdY0niiAZoZKwOFCo6upw/amq6eaOKqn2rJwPo+b4bLhSsAgzhSjbftA006nbmvD/mI0jvdBTqg5&#10;TKe6s2V9sr+Rsuy1PVXJ8HDJtC0eaNptrWxn07Ws9kdiQVbRtIgdhFkodzXxMHPIFLB3RIFVii0C&#10;oUog/ZExIl5LkDjd0XbzM2SFwhZERLFVp7h9PB1P3FjsxmMtGT68Fq4pix+atgqfsc2PV/tp+uWA&#10;I2EhypSUiICmXWq4WZi9PRQRpY4SR0SswFSmmVIjAxFVQ5mvD4kMC2FGhrPg8HtHXuQ9q7SjRcm8&#10;txJmhCUdKRJ32rCj8+n4N4EodaSgzCF2WELoVTbiJSKZkk8v6NB1oCIgV8t4kYz/TgmA0VPi7Pby&#10;23eUNtzMOtEHBwcIU8nkoaVQOBAW5o79Ui4J6xbiR/6BmdZiJmGEQqHPH7e7WT3okesA6MjHuLfW&#10;0pW87AafaI4DIfIOVCCiPF4jzEbYMP/ky/+WtJpz9lxz+DHPePU7dn+EFbOg8spl6TUf/Efq6IiI&#10;oLkRUu7BNecKdsVR+cXlPAgIL1cigHOHJzB796QlGnCWvVjP644yjYhmOhNyazDOrcM6jew36Pg2&#10;5fqoXCmIWYV7+R6BmVk6t5RVSlW1u1ne5QgzdZjzqlv5rvWV1wbmG6i3swKEcxcxZhLmxHusAYa9&#10;UIoUFFtMZy5TlA3XQo5MrjsFAIJTtK3WMx1P3GSizVQTh9hqnGls4V2nOtouEmbDFAh7vaIFpUqp&#10;FzEqJQ4ti9iCiJxiPNZtTTuVuLbVtkMz03qm06nWfezYIfMxQa+GJCQObQu7vHAbiHbFLnFoWc2U&#10;yoZqwVJCoVDYArHDjpZtWTCBmNsO06kmDpOx84Hs1JFP/Xl/w44nOhHr7ePpbePpfvgcXIxMsXkq&#10;SxXjiZYNrSnLCrMoRobXVUymGI/ddKpbGvsv13lBQUGXD3zgA9Vq1b/+u7/7uwNdnX3Itm3bPvOZ&#10;z/jXz372s3vtGQoeIqxo6ltBQUHB3rFly5axsbHu4gUXXLDX36HPOeecXhXQl770pf3wYfbEJz6x&#10;K/Lpoqp7Kiti5n/8x3982cteNjU15dekafqJT3ziE5/4xBJ7rV279s1vfvP8FkvT9NJLL+1d8/rX&#10;v34xrfMFF1xw7bXXbt++3S/eddddX//615/xjGfsaf0vueSSl770pd36W2svv/zyyy+/fMHt//AP&#10;//CRj3zkz3/+88UKHBwc/NM//dN/+7d/66754Q9/OMdSrJdzzjnnRS96Udfj0jnnX59zzjl/8zd/&#10;s0fnsqesVh8oKCh4sBAKnzwcTiTm3roNhQFKFKmDH473sodyIH5UblMtOLwveIjoepj5xOHoxtFk&#10;bcXsbLmdsa4ri9mTXEGpw862C1hGyqYvlCP7irmGu0eYT1kT3TqWMNF47BoZSobWVYwPYrnOiLkw&#10;GeZAKOy5IqnDeKypoj+S4ZIMlszJw9FKBjMbqW5vuelUY4u15SDa80xRXbmLMDFTNaBmRrEFE7cc&#10;1eb9Zm1bnUhgVZ1Sqsg0DwSYTnY1P/yvCgXFQCg+AIC6RWQxEGKPvnn6OLiCerMcpg6+eatRHlga&#10;T+AH3zOHaiA+AFwKJLGqRE4hiw8a+ziMT4pWC6VltW3BAU3E6m2+5mwPYCLWTLGhakLho/p387ve&#10;i6ziDP2R9Id88SUfeN35P5ke39W7TZbEn/zrZ73g/33uhMeeTatN0qx/+pV/PD26ff5bz37VW8NS&#10;ebEdxaefZErREzEiJiJhLhtpO1hgKtVqJ+TuQBOxa1jNHBzIgdrOx7qUfey500kAckS+n4hhEI3F&#10;2rYYLpvdPsAV1Mrgo9ElMytgbkEgf9+RLHLJDVPPMRbYhpkHSjLWdrHD9qY9rGqY+cSh6BejydqK&#10;7Gy50VjXV0RWFofIK6wYbTkiWlsxlUCOHyyc+goKCgoKDmWGS/KIdaW7pzNhGoikZRFbjZ1aJT/h&#10;IhBEhgcjqYbMROsq5tiBcC/yhRcUFBQU7FN6owabNm3auHHj05/+9B//OM/0oaq33nrrmWeeeaCr&#10;WVBQUFAwg1WYVRnM2hMA7Ir17uksdWhbNK3GFnMmPzNTSbgacqbY0XKH9wVH9gV7a4fw4CNxuH08&#10;bWRaT3UqVYBKhvsC8UOeDkgcplJMpToQCRHVs/jhI6VuKqipxFlFphiIzIKFj7adAzUzdaCQqWTY&#10;u5103G/gQCXx2cdoPNaWxUjZ3LwrOX2kNH9gfBW5r55ZxXSq3klpJUXVAp5mHo9dZKgNd1gtqGdq&#10;QU0LB5SELUgxbxSY2TCRwoKcIiEKlLxuqhZwptSy2syoGtBo222omt5OycTeTMUqNk9mU6nuarvY&#10;Yags/cGsMITOl0AQgZABwmwk1wUxoZVpNeA5MQwAqVLm1IKyjhiGoLEVAqUO3samP1z41g6FY2bD&#10;sNp1LZopOa+hjw11zHkSRyVDTQsF9UojvIZHO545vrRugZrLRoiZEgcmYqZAsODYO4DEwSI3luoV&#10;QnblSb5iTKQdxYrmmpK8TAV6c/l5KZdhciAHCFHsSJgDJiO5dsaQN7TxtkUQ9nvNRLV68TegYe4Y&#10;qrB32lpyKgp8bjj1wY9cBUc0z85oztWa00boWS8dTyoFGWYISOHvXwuK/Paq//35j83r3fxH//iR&#10;UrWP9gtPe/lbb//vbzqb9a686VtXP+2lfzdy1PFEJB3fJAIJY87tOLdRveKpq1lCp/296RcW8Oni&#10;HslTt8w5yqiuIKp7YRQgZq8k0s4NAhAIXkGpgFMws1N4iZKC4Df2FfJdgrnraUVEwgC6vlDID9J7&#10;ppip8/wqo1tf5K5WuUosdzHL31XAKdcztQqnftt81gSDDFNJpBQwE9VCGSqxYZ5OKFGfxBDkFYxe&#10;tddtW5o5oleI+ceeYeJOTA0gJXg1qT+PTGki0dTBP2kTh9TlKsCAOeBcCqdEmUUGUiURZCALIoey&#10;4ZbFQLT7j5upRGOLllWrVAk43N0XBUBTJYIKc+y8NpVKIaeOhKkSijCvr/rPAUmVWpm2UtfMtBaw&#10;gm7cGZ84FI0ciAxN99Zt6jDWVsO8trJSQZSnZHgokolEmxm2Nuz6ilnhJ29BQcGe0tfXd8UVVzzn&#10;Oc8hov/8z/+8++67jz322NUq3IHGYzceu7ZFpjBMpUAGI1lbNuV9+X1+Qd72trf5FyJSGBs8NCk0&#10;UQUFBQeAa665pnfxiU984l4XdfLJJ4tI1xfolltuqdfr/f39+7T+mzZt+r3f+71vfvObKy+qv7//&#10;gx/84Bve8IatW7cuZ/tjjjnmne98Z1e63ctHPvIR75LkedKTnnTSSSctVo4x5k1vetPLX/7y7pqP&#10;fexjj33sY9euXbtH9e/r6/vQhz70hje8YcuWLUtv+ZSnPOWFL3zhrbfeuvRmz33uc3/5y1/eeOON&#10;uz30X/7lXz7jGc9g5mOOOeaee+7Zo2qvnFXsAwUFBQ8WmHlN2QyXpJ5hLHbTibZdnjqImcuG+yMZ&#10;inikbPZIEXQIUDJ80nD4y/FsXYVG2257260pS8UsaySrkelEogHz+qopB3zKmmi/R0UfrBimh6+J&#10;fj2ZEVE5wETstjdd2VB/KLWFBmKVKM7QyFzsKBBaVzGVgNdWzIlDeyFimsW99cwqplKthVwN96as&#10;GUkx59KmsqG2Q6iYSrRqpHe8fiLWRqYOiC0sSJgiIwGTEeqN61QDU09tppz5PIidrH7TiQuF1pT2&#10;QEyieTCOuvm+rMKCKgEzoy9gImo56uQYo0pHEEVEZcOZo4A4A1JFtLuhY+SV55ZF20JCGo/dxtpc&#10;jeV0hqbFUElKhk8YCnc78j6VKBHFDrVQBkpy4lGbXnrpv/7TS/54zmZZEn/6VX/yp+/8xGlPPm9F&#10;fWI2O+/e/NnXvWDn3Zvnv/Xw337aGU99duI0El6waZi5ZMjBB/uYZsfuIsOJInEIGK1MvZxsPFYH&#10;WKVUiQiGuWK4P6SmFVY4cO+1B5A4n48TPiUkiOKmHSmbpSPuLQufq9IIzWn+zEGIAuHqysb4aoYn&#10;mJqZ+pBMLWT/sL1tPF1bMaNtt7Ot6yq7l28tTaY02nZKtL5qyoZPGQ4fQjM+CgoKCgoeqpQMnzwc&#10;Nfp0W9OOxWo732C7SZ2JKBBeVzEbq6YWFhH6goKCgoMOAFdddVV38VnPehYRnXrqqczcHWD46le/&#10;ukJNlHPu1ltv/fGPf3zrrbfu2LGDmTds2HDaaac9/vGPf/jDHy5ywD4gdu7cecMNN9x444333HPP&#10;+Ph4qVQ65phjzjjjjNNPP/3UU089gBVbDvV6/frrr7/hhhvuuOOOiYmJarV67LHHPupRj3riE584&#10;MjKyFwU6537zm9/ccMMNmzdvvvvuu1utVrlc3rRp01FHHXXmmWeedtppexrzmlP4wdkHCgoeRCQO&#10;O1puLHatTJGP9fFwSTZUTd++/6atwB2T2c62Sxz8hGkjVAslEgolt/6wisyh5Wg81qlUByOj9Wwi&#10;dqesiUoPgcwImeK2sbSR6a7YxRa1gAdKMn+02WuHphKdTrQW8QNNd3jNBMKR4Qcatm0BYP71dKBd&#10;bWcVzQxE5MMWXl3Tm2Q0dbBKFdCaklQDnkzczhatr5rbxtMz10a7HfreO1qZTiZaz0BEg8uYCr80&#10;vi8pqGVRMdTI1Do0LQDqC8Up2cXtPowwFBYkfqRayMsSQuG+UFoZmhZ9Ie2KdUN1pkeiM04+kehE&#10;opOJti3WlGWB2wo0/9hWiYi9r4thyhwyZSIkymUzs19qkaj3GGJF7jcFIucogRJ5jyliosxhmrQs&#10;PCefCBOVDTuAmRyBlEnQqzvC7KpmSiBkSgrEbsYtJ8iNpLxKJ9cFccc0invVJl49QkQgq5rpXN1C&#10;pmjbXEWisyvAHbGQYiatntd4+CN6Ty1iVqCjYiEGvD7FsBcOkUWu5YiE5kQ9vD+YglTRcb6irsGW&#10;gjSvCAFUCdh0lDwWZJXsjIAkV57kQpieeuYnn8trlFhA4FxB09PuPEuos0Cv7vz5kLdTKCBeD0bM&#10;BB+FCYRvu+7bu7bcNWf3U5983tFnPHqP76W9ZeSIYx/33Bdf928fnrP+5u985ewLX+XVP96uTPM+&#10;m1/9jgiHjA8ygpyXQOWXt0cm1KNf65VMLf34ABYSRPUgROjc0F1jNN+tnM7UtisI7OkAPnDZVdTB&#10;x8/yU5jJH9m9+N1zmV/tWa5XM70lV8R1+o53fPNDZ0IOlKgmjoTzDu8lSV772h8xE5cNDZZMyTCA&#10;eqqTqUssFEhcz+kwJD8SiIQ6IeOueZojZI5Ck7c+MxliwxQK+5SUqVNmadmZ0wyFqiKGO1e9c8ZM&#10;Sg4JyIHgyDAlTmPDscPA7vpY6uB9BbPlCaIcEDtWIAUxoxpIybB/QIYGzUzbVpmknupAJMJcNlQ2&#10;Zqgk06lOZ9p2WFs2v5rMjlMcVtuvU7tbVne0XD3N83Ku4rSNvpBjyxOJqwTBfXV70nC0P8+roKCA&#10;iJ71rGc9/vGP/9GPfkREr3nNa/7rv/5r5WUqsK3ptjSsVViFT98szAHrRMz31u26ijm6P9hvP6x2&#10;7NjxsY/lUu3LLrts7waaCh7sFJqogoKC/Y21tldJcuSRR67kE8gY8+QnP/m73/1ud82Pf/zjc889&#10;d1+fxUtf+tLHPOYx3/jGN375y1/2KpH2goGBgcsuu+xLX/rSZz7zma64az6VSuVFL3rRueeeu2Cg&#10;5fbbb//2t7/dXYyi6KUvfenSxz366KN///d//ytf+Up3zSWXXPLe9753T9M89Pf3v//97//Upz71&#10;1a9+dcENgiD467/+67PPPns5JYvIW9/61v/8z//83Oc+t9g2Z5111l/91V+tW7fOL7785S9/zWte&#10;s4IrsJesYh8oKCh4EMHMAxH7fHjIR+X4IRAa2w3DJXPSMP16IttQpV1tN9rSSoDBSBbLpw4gdphO&#10;kThUA15TNpWAT+tJLliwHIzwqWui+xv2vrotG25k2sh0NFZONBIOmFhyC6NMKXMK4kB4uMx9gQRC&#10;xwyEG6tmhYOZLYuJROupEtFQaS+zVXXSjM3krgsNJY4SRaBoWaqFRESqGI01cUgcYqfCXDEcGuKF&#10;gg5MFIqAoGAf0kiAzMEwtTK1SmvLslztx5xUaUDsIEyRcC0UYVZgMnZWkTgqzQv7VQNpWoTiLa18&#10;uH2B2s5ZUQ24nmnLwoQ8mehIWbpHn0p1OkV/JAORbKoFI+XdN3s9dYlFqlTpRKDPfup5v/ijF177&#10;71fM2dJl6eded+E5L3nDk/7s5SZchfHom7919VX/+PK03Zr/1qYTT3v+Oz6mxLEjIlqs+4RMhilg&#10;yhROKZy9WUm47aA+6SbpZKwOaFlYwDAFIkRkhAIRw4pOmsagcw2s5lMxDFPAnDpkimrAo203XJb+&#10;xWdmxE4VcKDK7Mvts9OVA2GmWrSy/G1M1VBamRLRZKJ+QvZQyZw0FP16MltfodG229a0I+W9zGMK&#10;oGVpPLGGeUM1KBs+eTgspn0XFBQUFDx06AvlhKHoYUSNTL39owOEqWykGnIt4FVJg1pQUFBQsC/Y&#10;unXrrl0z1sePe9zjiCgMw7PPPrsbKvrJT37SarUWzC43h3e/+91dg6l3vetdJ510EoAf/ehHH/jA&#10;B9rtdu+W995777333vuNb3xjeHj4rW9963HHHTenqJtuuqmbj9Y5113/gQ984IMf/KB//dSnPvUl&#10;L3nJgkd/5jOfeeGFFy5R1fvvv//973//r371q96V1trbbrvttttu+/znP1+r1V74whc+9alPXfBT&#10;DMCrXvWqe++9t7vmnHPO+au/+qul2+cd73jHzTffHEVRqVSKouh5z3veE57whL2ov7X2s5/97Jw5&#10;N9PT0zfddNNNN930iU984ilPecrLXvayMFyud7Fz7tprr73yyitbrVljDo1GY/PmzZs3b/Yhs1NO&#10;OeXFL37xCSecsERRB7YPFBQcqgDY2nBbGpkD+RFdn4MgFG5luq1p11XM8YP7MDuPA345nk0mbjLR&#10;6VQDoZGyqQZzJAocCVNAg0SJYip247FrWVbQTfvep+iAA+A3k1kz09G2S1XXVkx1kWFGZmZmB21m&#10;Ws/Yp3AaKbERHo1d2/oRe4Szow1jsbNAMwMxVQwneZJBKPJp/d50x09/T5XHEg2FK5G0Mh1tkzDd&#10;MZmdsmafzJneFSsRNTOtBbLyLIexg/NWQgoYaVtKHRSohWKYNTf4ocV0UYGwc3DwYgbqjjcb5mpI&#10;zUxbGTFhMtHhUn6BHGCEnWJn21mleqoDJV5QZ9jV26DHtsbmRkJkiIQ5ELIgR5xYjcQIkwPaFk6h&#10;RFZz9UUgDAcQkP9cZga8FiIFRUptwIIqZtZNFgklvg5g7dSjY1aT2/VwT8WsehufXAHltUZEeYfx&#10;xlYk7OfUiI8u5T44EGZD5Dq6kdRRm2Ei7rZL22qqpIBVXzIzgxTqhSUzfk0LfJHq6kKoI1OBt54h&#10;JiYh70sD9e46TGaecVBvUSIMhfgLxOSfhFbBoI6FGhFRf8gWHDswCICD9xzL3XjUa7VmNGZd+yMm&#10;wvgD915z2T8uWAOee1Jz3+rWvCuHyI/UKby7uTDd8bP/mX+IJ/zxRcu4dVaT33nxa3/6lc/Fjene&#10;lf/9mX99YPPclM2+9mmzObF9S7cptm2+NYgi5JKkmf/PaqhOu8w3gHrss//8uLOeMP+K9wrS5gii&#10;APKpArkre6JcXwQiEFQ7/Vs70V7vCIWO9ZO/4Hlc1avzGAAbYfJ+Zb2OV9ytD/eelH8rz0nYe3LE&#10;ncqzP1pHV9QtBAARe8lnKAwCgyPDlUAGIq4F+SQBpxiLnX9OZkquc48BYH8bdvRWnQOz9Yo0hbei&#10;s0SkCIRm6XMAZg6IAIqt+oeSENVC6oTM5vV+MBMMc8DkQBYAUctqILR+d3ZME4mCKHYIhaLdhdEU&#10;aGXwtyoRKoH0plA0zOVAvJXKVKq1ULqPfWEeKplaaMZit7PtRsp051QmTBuq+2929/0Nq8B0qtWQ&#10;V3faBjMPlWR729UzlTYd1a+FVVRBwX6Gmb/whS8cddRRRHT11VffcccdD3vYw1ZSYKb41Xg6lWrb&#10;YirVdHYWAMPUF4lT+HwTA7t9eq4Gl1xyiX9x0kknXXzxxfvhiAUHIYUmqqCgYH8TBMHVV1+9igW+&#10;8pWvfOUrX7ngW2984xv3tLQrrrhimVueddZZZ5111hIbLP/oxphnPetZ559//s033/zTn/709ttv&#10;3759exzHw8PDmzZtevjDH/7IRz7yhBNOMGbRX2Knnnpqr7ppmbz4xS9+8YtfvPL6B0Hwl3/5l89+&#10;9rP/+7//+2c/+9nmzZvjON64ceMpp5zyuMc97hGPeEQU5eOVp59++m7rKSJ/9Ed/9LSnPe0HP/jB&#10;z372s1/96lftdnvt2rXHHXfcox71qEc/+tHDw8O9259wwgnve9/7rrjiiptvvjkMwxNOOOFJT3rS&#10;3p1Il2V2g932gYKCgkObYpZcLyNl8/AR/vVEGgjXU51OdXvLRYZLhiLhwAdelCwodho7OKVQeG3F&#10;VAMeiOSk4YdE2sV9weF9wdqKua9ud7bsQCQ++pg6pEqqSshjWpWSKRsuGRbmdRU5uj+MVqPBd7Ys&#10;iBo+dri35QnP5CzzMHEUUGx9bkWthcYBO2NNnbYyWFAk+bksUWw5kCx1gVCmxExGKGC2Ss0MIN3Z&#10;pvWVZcmiel2qiChxcKBawMI0FDERTafqQLGDYSrPawUjXA2oZSkSSpVSRThn4H6RaGg14EaGxIFI&#10;ByIOhR0wHmvbYiCSoZKsrZhjB5b6Re9Au9p2ItFfTWTTqTYtmLiZJ0uj577+Xb++5Rf33H7TnL1U&#10;3bc+9I5ffPM//+Dv3nvsIx63lxeVqDE++v999F3Xf/FTC747uG7jX3/wPyv9/VbBwomDEV54jgFz&#10;JeBMVRgKwuymCw3FDpliOkXbslW0rQpLJKyzL27JsAOJjyQZIp/akCgUYqJqwMIcgtoWzQyVgCZi&#10;BWix4bnEwjfknDrHVpk5MlQxvPIpE2XhBsjHRQ7vrFxbMcL064lsY5XGYh1tayXEUCR7lDM1cxhP&#10;XWKpEsiasikZPnV/jUUWFBQUFBQcVDBRfyj9y519XVBQUFBwUHDNNdd0X5955pl9fX3+9bnnntub&#10;Pu+GG26YEylYEOdcV7sCwDn3/ve///vf//4Su0xMTLzyla/8p3/6p1NOOWV+aYsdpXuIxY6+RMo8&#10;IvrqV796+eWXL30uzWbzQx/60DXXXPPWt751ThiFiJj5DW94w0UXzUxRvfbaa5/2tKcdf/zxixX4&#10;85///PrrryciLw06+uijvQJtT+vfbDZf85rXPPDAA0tU/jvf+c6WLVve+c530jKYmJj427/92507&#10;d+52y1/+8pevec1rnv3sZ7/gBS9YbJsD2wcKDhkckCkxUbTSJFQzpA7jiXpfAhAi4YEoH8k50Ke7&#10;GxT41UQ2HrtmppOpOiUvV1ACwMLUF4ofVX74PkuUtnkim0zcrti1MvSHMlTajdVBSXhdxbQcjcd2&#10;Rwvrq8E+9Sk6GNgV63jsJhJNnK6rmMWmJjczTCROQQ5EoLZD4hBYtDOODDcyVZADJmLXtFhbNl6Y&#10;08g0togtlBAyNzMlYgu4jvcHcz7J3qtfUkUro3LgBSHcztxkwkw00SMEWkUmEudtiCrhKlxfb4NG&#10;RMScOlhVEFUD8Q8D6Xib6OKPf8PkQAFR5sgEveu5EkjLInGgVKtBPkM9sygFPJ2hL5SJxEaGBxfJ&#10;dRUIG/auPjOzA7UjvJGODEOIrMIIJU5D4ZYFQJl6nQ8FTEYYgOVuaIMVJEQKGCaAM4UvzSmqAXeV&#10;ZqmSEgPweiGHrvqj02Y0Y1vkdVBdeyglMuybjhXwYcZAcuMp7z1HRGCGdt417EAZgUAOlCliq17s&#10;18zUgqzCgZgoEmbOz5HyXjlTra6EDDP/MQi90SLN/aTAIGUvhWICifjdudeMuhcAlIsl2Juw+KvX&#10;awTkpYNth2ogoXCmSJVYSRiZeqevvPW8bAWdpe7/4+mpm/+/1ZyUtXw2PuzUY896wsrL2SOqA8On&#10;P+X3b/jyZ3tXtqYmbvrWshph+52/XMnRT3r8OTjrCTQv2Nc1gOLZAh10BE5EJEZU4Q3QOn2ts6sX&#10;P82JnzJ7dylQfmvN6mXC3taq0y/miohyJRN3RE0zFZzZekacJCRK6CwryBvzBp0b09dCmAhw4JLh&#10;voA21mYS+aUOu2JnldoWqYNTCJNTMLEQG1kw6eVMjZkZRA4koEwpEJieexD56bJh8t/BQqFUyTiN&#10;zEKPxB7pkWFkyhnglFoZ2hZLqKBjn6zTKhFVAqalKw20LBRkQQCihWKFkXDGiB1C4XqqQ7M/5kKh&#10;9RUZjd1Y7Lhs7pyy1UD690v8zoFG285/sg/ugxSKoeGK4Uaqg5HsbLmjB4qgZEHB/ubII49crREJ&#10;B7p1LG1kOha7VobI8HBZSsIBkyPKHFoWU4k2M11XMbeMJaePlPbDVITLLrvssssu2+ftWHBwU2ii&#10;CgoKCg4Woih61KMe9ahHPepAV2QvGR4evuCCCy644IJVKW1wcPD8888///zzl7Pxcccd9/a3v/1A&#10;N0BBQUHBQ52BSB6xrnTPdMZEfaG0rLYtGhnm/K42TOWAqyWpBGyYjuwPN9VW03v9IUjJ8AlD4VH9&#10;wWjbjcVufpuTn+4ZyUjZrKuYVVFDecZi55VLtRX8sgyYDDMRepMgRsIxIVPEFg6yq62pQyuDA1UD&#10;Xk4omolKRmIHw/mMhMBwJJQpNTPUQh1tY0N1933PdOKCCmRKiVJJOBAeKhliSh2mEpeBHahqFh6+&#10;D4SrAbUdlSh3izKM3gN3ssTNUnkZ5kgocYgMTyeuHMhkqgpaUzZ9Ia+rmBOGwsWEmW2rWxt2tO0U&#10;ZBX1TH3KsVaWJ2FkIgkrr/r4l9938bPuvuVn80vYeffmj/7leY/6/ec98U9fuvFhp+7RBZ0e3f6D&#10;z1x2/Rc/lSXxghtElerL/vXfhzZsIiAjylRZuJVpX7iwzs0wSf7HTpE5DY2A4MBOCcSNTIlYWK0i&#10;YA5DgAhAb/uEwsIIhFOnFsyAhS95Rl9nmGshtS1aFtWAJhMNhKvz4hV+BoAP+vZW2IIyUNkwEw2u&#10;xqBeFDARZUptO+uOXlM2p6/lX09kRriR6VSi2zJbDaUWcHlJnR+AtkMj1diRYVpTlr5Q+kI5eTgq&#10;H9JZbwsKCgoKCgoKCgoKDhmstd/4xje6i73xiJNOOskY01WefPGLX1yOJqqXdrv9zne+8yc/+cly&#10;Nn7LW95y5ZVXViqV/XDWV1555VVXXbXMje+6666LL774fe9736ZNm+a8tXHjxhe+8IW9KeHe+c53&#10;fvSjH10wH1+SJO9+97t717z5zW8W2eNfu2mavvrVr962bdtut9y8efNb3vKWjRs3Lr1ZkiSvfOUr&#10;JyYmll+Hq666amRk5LzzztvtlgdtHyg4aAEwlugDDTud5lPUA+HhkhzRF6zEjjtT3Dud7Wg5UD6D&#10;H0QB02ib75zKNlTNamW82kfcNWXHYzceayPTcsBrSlwxQkwAMqV6pvVME4d1FfPL8fSMtaVVlx3d&#10;37Bj3vQpgx8BW85ezFwLKKwEO9tutO2EafNkdupweKgmx7uvnqUOjUwHSosa0U8kWk/VKtoOCgqE&#10;y0JWUQk4EhopiVU0Ms2UmhYg3dHCSEXKwtOpOiBxYKLMoePIAcPsh3m7I+mpIyaIEBFalgJGJWAL&#10;Ho9dX8j31bPhUml1TxxEzQyJAzOtit4qdrAKhgLsiDJFXziTwcpLkoTIekOfhQfA2QEKn4drdlIw&#10;8WECjYyZTNyGamBBFtQnVM80FLZK6yuLpnD0DwphsopQSIkAytQbDYFIiIiZDUMdOVBikTCIKFMC&#10;wUuqfFGaCwny3WIFKJdWCJMRtk5TUCjctKiFJEw+w52XDnlPGCLquioRvPmNFz6xAzoOOR0xCJGX&#10;Q4ByyZNhDoRJvTkSciWJL7XrZMMkIEcEokxhHJUMEgcLWM2duGb6O8iX5+vWaRYmIkYul2Imn9Yv&#10;1yxRLkJRkBEisN+JCQpmglesANBFhBPonKmvRij5RfcPdce+RB+Q4lQRCYfCoTCI/D2rDIduM+ZN&#10;SkSa73qAn1mPf+5fHpDH5qlPPm+OJmq/gbkvu529R6o2ewcvrPGKRK8t0o5IqWstJcJMs5R13ljN&#10;KVzHw4lzRSGDZq5+LurrCJ+8sijvF8wzFe5eJibvb9Y9B98robkoy+/j7wgjIkwhI3WkwlAiJpfv&#10;iAzS/VBPnfeyyzVCTCQMC/aGTr3WULPaphPgFhbq+GA5wBBbJZLOnQIiwBELk4ICAjNnipC5bSG9&#10;t3lP2fmdTjDMoSELOEBBu2J3ZN+ice5GpiDKlCJDncaAIndp83k/ux9qsSOnyJSgMDzXH6xLyXDT&#10;IlM0Mx2c9z1ImNdXgp0tNxa7UGjzZPZb61ZRdL8o47FTUCtDyXC4b75n1iJutdC2GI3d0QNFkqqC&#10;gv2KA6ZT1FOXaT5la7i09+k27phMm5nubLlUMVyWvmDm66gQhcLVkBKHsdjtaLkNVfPL8fQR60oH&#10;82/YgkOGQhNVUFBQUFBQUFBQULA6BMIPG4oO79P7G3ZXzH0hqCdqy3lSOiKikuENVXNYLTiE8yzu&#10;Z0qGj+gLjugLHKidaaxwSkQwzOWAK2YmM99qkSraFrEDE1YyfhEKM+W5wbqj+z77oFXAyFgbiUMr&#10;U6uohnvgh1MybBUknKkqkSqiUEKhltVWRhzyRKxryrJ0eMaPmxumxFHmNBBmhgNNJXY8Zt8IqQMT&#10;tYlS9WFCmqNMCYSrTC2LiMgHgJ3LBTnczcVGc7MGlgynilamjYz6QqoYHq6YUOjo/vDI/oV/y1vF&#10;vXW7rWlB1Ei1aeG1ZBYg4qATXSMmVYS1wYs+fPXHX/End/7sfxYs7adf+dxPv/K5TSeeftYz/vi3&#10;nvbsvjXrlmio5uTYXT/7n80/+vaN3/xPmyaLbRaVKxe99zNHnnImERFzQEhBmVIk1LLoWygxJwAi&#10;RIaFmIjqlsQ6YR9rhAWlDswAyAgzU2op6/R/JkpcHumsGGlCvSyKiY1QIBwK9Q72MXE1YC/p5JDG&#10;YhdWgzmzJixARD4zZU8lqWXVMJUM90WyKtECQ+BcGahzJF59oZy5Nrqvbh9o2log9UwbqbYyCGvZ&#10;cCQcmDw5H4hAnClSq4mDEgdCQyXpj8Swf2gUqtSCgoKCgoKCgoKCggcNN998c1f1JCJnnHFG9y1j&#10;zLnnnvvNb37TL95zzz1jY2MjIyPLL/xf/uVfpqam/Ouzzjrrec973pFHHlkqlYhoenr6+9///ic/&#10;+cnuLL0kSb72ta895znP2den/L3vfW+OIOr8888/99xzDzvssDAMAdTr9VtvvfWKK67Yvn273yCO&#10;41e/+tUf//jHuyZaXf7gD/7gO9/5ztatW/3izp07r7766mc/+9nzj3v55Ze3Wq3u4kUXXbR+/fq9&#10;qP9ll102RxD19Kc//bzzztu4cWMQBGma3nPPPZ/+9Kdvu+02Irrtttv8iyX4whe+0CuIWrdu3YUX&#10;XnjGGWf09fWJiKq2Wq177rnnqquuuvHGG7ubfexjHzv77LOr1erShR+cfaDgoMUqNk9m47HLFC0L&#10;q2Di0HhXBD2yzxzZF+zFvPBGqr+cSGOHRqqNDFmPuUwgucPSRKInDx+kpt8TiW5v2alEG5kOlaQ/&#10;nJke5/3VR4ypWt0Vu10xCdOWhj26fzWnLcVW761nLYtGhsHScgVRXSLD68qyM9aJWJlotC3rq4fg&#10;rKrJxLUtplM1Qot1pMlE66kmDrGDYaoFHAgDaFrOHCIRERooCTOmUmQOTVA1pF1tNxQZq5Q4OLAR&#10;OCUHEqZA5o3sA/BCF+a+kC2o7dDIUAkotrQr1lC4melKFIbzSRwUsIqAaeXjoiDyShtiIcApEVNk&#10;Zt7VzqcGQBYU8Hx5RL6M3L5p7galgNOUYqtMkjjETomIWcpGG5mWDJeDRdunbNi7QiVOM81vxkzJ&#10;ywBSQp6PjEiYnJIVMprLG6LZISXVGc8oq2Q4Hyf3OiTDxEYyRaYIDTctmEg7MiQhhMLeNYXBjogp&#10;F1pIXqmZRH/5EjNxrvkJ2GeUIx89CJgdoyNSYnR0Dr6+zCzsRV+kIKvUzADKaxII9eoKuhIsmTHy&#10;6gqyZi5N5zX3KFZYhBhgYRD7a8fenCcfk59rGdQlywVmxMyhUPcJaZis5ioaYXIgAySWwqhjzpXr&#10;KHI5TV5zISHvpdM9ARAdyAH/k574uwfkuCc85slRpZq2WysvagXM6l25ho5mK466QpquVxuRnTH7&#10;Iu/+xUxCHAhyqR/y2wZQEoKF62zeKRsMAne268nGmB+VOTeemlXDzr/c+2yCggyzSE8eQyYhch37&#10;OCZmASsRkyFS9TIhZsK2tltfNsw0GjsHaloQICyu0zO9lHGZkd6OcirXAVp/RPZPXab8oBQZBpFV&#10;zlQj4ZbTGvMcEZHMqMBmNKtWYUGZQz3T/oU+axS5yRUIAUvbwWnH87AHwwiEJH/AkhIZw15TtuAH&#10;TSAkTKkiFI4XcqliorVl2d52Y7EGwvc37FH73uZ+KlUFJQ77wqHRUxYWptghtkgcDn7v04KCQwMH&#10;PNB09zesVZD338sfidlI2RzdH1T38Mv2VOJG224y0cRhbUWqi3wXLRneUDE72m607Q6r8ZaGPX6w&#10;EEMW7HMOwV/vBQUFBQUFBQUFBQUHkEogDxuKjgPqqdYztCx82jkhlAxXAxnY80hkwfIxTH2R9K28&#10;oN3RzJSIUoeykZVkfSsHTAkFTLO9cMgIpw5WMeUcEVlQJdgDQZSnGnIjg/ikgIBVKhmuGGnlsUOp&#10;ugXGmnsJhQ2TAyfOBd4uiihgbjtSaNvCKlkgYLYKx+wDgUKIDPem7TLMtYASR5mSwGc9hAMxwSkZ&#10;YQWY2Cl8oNSbEWVOU+JqwH0hj5RNJeCHDYaDJbNgVScTt3kiSxX1VP3IdcnQcEmYkDhuO8wyETLc&#10;zLS/v//Fl/3HFa99wa9+9J3FWuCBzbc88C+3fP19bx454th1x5yw7pgT1h19QqV/MGnWk1YjaTYa&#10;46N3//xHD2y+ZbeXY8MxJ1z03s8cdvzJ3TU+7JcpMhCB2wsN/acgEJeEY6fCrECmYPIRHDj4hHDE&#10;TIaQKhPUKTn1YVPKVBuZClFo2DCyTvQnYA6EFhykqwbSyLSdwUQ8FruN1VkNnueDnJ36r2mVgGpo&#10;AuGhaHUG8X2wJA/fEs256oHwcYPhhqrZUrdGeCCS2CJ2iK22HZDOKYpC4Vok1YBLhploXdUc2RdU&#10;guJRXFBQUFBQUFBQUFDwYOKLX/xi9/Xv/u7vhuGs6RTnnHNOVxNFRD/84Q97jaR2S1cM8/rXv/4J&#10;T3hC71uDg4PPfOYzTznllNe+9rXdlXP0MGeeeeZXvvIV//plL3tZV3f013/91+eee+7ene/k5OT7&#10;3ve+7mKlUnnve9/bawDFzIODg094whMe97jHfepTn/ryl7/s17darfe85z1vf/vb5xQoIm9+85sv&#10;vvji7porr7zyyU9+8tq1a3s3+81vfvOtb32ru/iwhz1sOSZL87nzzjv/+7//u7tYrVbf8573HHnk&#10;kd01pVLppJNOeuc73/n1r3/9ox/96G4LtNZ+6Utf6i6eddZZb3rTm3q7gTGmv7//9NNPP/3007/9&#10;7W9/4AMf8OsB3HDDDbu1DjsI+0DBQYsCt4+nU6lOxK6RgZkCYVVtZDTFOlSS++og4qP2UO3Tsrh1&#10;PI2tjrZdplQJeCAyfvzGOy1MJtrMsLZibhtLT18bHYTD7PdOZ5liKtX+SBYT21QCGSnzrrZrZri/&#10;kR1eM8Hq5fO6r24daCJ25YD3zsu9FMhgSJOp1kK+t27XVg7BjEITiYKo7dAf5omo5uAVU6kidoiE&#10;KwF1HEo4EE0cQIgdlQ23WEJRb1nTzFALeUfbBUKxJSJYR+onfy+k0vDTyr2hBzOHTAFz02nbkjCN&#10;t91IScaTVdZEZZ3JoKuSRc55GZNX9DApEDKzz1Hl8nSB3gBKifwaw7kz0kwpnEtc0Bm77kWIIiOp&#10;0zKhnmliUQ05sVoJpJm54fKijWOVJhIXO1UiBaWaB0osgI5kyB9OiIhgiUQpAxnhcLaYQAF/HZm5&#10;FnDskCpxV3dEMCAhDoWsUuZyTzAFATDCgXDqSIgcE5CbGhFICcTEYMCLojg3uMlVHASC71olJtM1&#10;q+Q8nOTPhbtmXCx5uR0vHBBbQB0FTA4UMM3RSHTH+LlnwJ/nqEZ6xFqY+Sc3kBJil198JupYToEc&#10;OjZYs5sxc+ioQTicrcpjZp8IrpNBj62SGMrcTFLCtlVvTZPHODqH6AqxDqwaioj6R9YPrDvsgBw6&#10;iEonPf6cW77zlQPaAJgti+LuSu1ZyKVQXgAH6ExHQ1fU5tOMzslHCSD1rlLCghnXslzdN6vn9vbu&#10;vE9rx1LMbyEMIkbe7yjvRyxEJMILfi6zkCrAbHtuBRCLeJ0SMuVMaXvLCrMFmhkIFDCngFUiZiGf&#10;c3CBZ928g800qDATsQLMZIEeBSMDCDuP1MBQ5pAphUTNDP3RrCMY3xIEBfyjwNvcKciC6unCmqjE&#10;AaDUwSk1bZ4w0Yftuq5gTKRMDpwp/O0f5FeXaFHjNg4FqcsPsWCc2ggPl8yutmtZPNB0m2rBKn5Z&#10;WpB6qrEDEZWCfXUgZi4F7I8yneq6illxkQUFBbshcbh9PG1m2rJopJpoLkT30yQUNJG4E4aiPbof&#10;tzacVdQz7Y8WFUR5jPBISXa0tZHqdrJH9Rcpswv2OYUmqqCgoKCgoKCgoKBg9RHmwZIZLB3oehTs&#10;M2Kb+4BVVhaSDIUDoVA4tbCK7pCuEIHQdnl6vGje6P9yYOJQKGb24e/YwSoqAUfEqUMomEi0vGRQ&#10;O1E0Ldo2z+cIIiVu5PotWCVFnsTQ5hE7EibDpI4Sh7LhqJNpR5grAUdAbMHgAKREDgzymSm51SML&#10;YyIjVA7EKlUCDpiPHQgPqy1cVwD3N929dZs63dV2mVI14IGSRMJEVM+UO6HZbkwkdbAgB6pUqi99&#10;/+e+9P63f/9zH0Gv0GfOIVR33Xfnrvvu/OUPrtm7C33WuRc8/+3/Wq7N1esJcyBsFU6REpVmxwqV&#10;qJkpQClQNhI79SN1jogVnZ4HZg6YIhH0ZHEESIl8ckohSlUdSJWigFXJAf1m0dG9asCNTNtWmaSR&#10;LWBg1Q1cAWhZOKAWiAhGyvtoksTCZdZCOXlNFFvsaNtdbde2oJIQkVVoJzIqzN34RS2UdRWzrmKK&#10;7GsFBQUFBQUFBQUFBQ86pqenb7llJh/H0572tDkbHH/88aVSKUly7+Krr776mc985p6mcfm7v/u7&#10;xz72sQu+deKJJ5533nlf//rX/eLExES9Xu/v75+/Ze9BRfZ+2ORjH/tY70/1973vfYcdtvA0UxH5&#10;8z//8+np6e9973t+zY033vib3/zmhBNOmLPlYYcd9oIXvODKK6/srnnXu971nve8p1tn59yll17a&#10;ey5vetOb9i4bzic/+cneGl522WXr1i3sQX3eeeep6uWXX750gdu2besahRHR6173ujm6uF7OOeec&#10;733ve90+c+utt+5WE+U5qPpAwUHLloadTnVX27WtDpZMf5j7AGRKk4kbj5WI7qtnwyXpX7YsR0G/&#10;HE8Thx1tR0TrK9Jr/1IyXAspcRiL3Y6W3VgLfjmenrW+fFCN8bStNjJtZBCmwSXTBlUMlQxPp64W&#10;BuOJrl+lSbGpYjTWeqoOtH4FPlr9kTSsTqVaMjwWH4JzdhsZ/DzvilnYFmM8dg5oWy+ImnUpQ+HE&#10;kVNKHAYiQ6SRcOJQC6RltWUhRLGFBQl7QRQzwflB8E4hXofTyVLP3cmRzFQLpJmpT2O/o23XV+TI&#10;vtWc2IZOxqtVeTR3JAFk8wmmzEQNq17k45B7wvhUaPC5rwQOLIzlTwmNmFLizNGEatnwQCTTqfrP&#10;mfIihTQzjCfOT9xPncIbPQkJk4C0x8OK89fsAPXeNYB1uS2Mv1Lev8gwR4aZuWQoduQUnNvdcKbE&#10;BG99kyqEySmE2ZuDZSAHBXmjJeZcT0RE4vVZCgJxR1oEIvZFKTEBhljBpkdsYpidkIDyaAGjq5gS&#10;JjATIMSanykIZISXeFp2XHpIiHxJ6KgdevECra7zjm9e7irZAG+24zdRdGoMKJHzXlLMJpd/zVXl&#10;+Q5kvDIql3+wAomSD40lDqnmOjTvtOMjPuiI3A4Gjjj1EStJobhCNp185oHSRHXdlGZdiLxn5LIl&#10;6pFMda+gD2N1O4u/O7xXmJcK9gqdMs0fLJ2kgTzTT3tqgI7aqleO45VWXWM0b3nmvaM0rxcTs88/&#10;yLPjiV2ESHMztM5WRAqUDAfMNcOpUjPTgDlTJ8wOqBppO/VZIA2TYXadx6OhJWVRsw3PmMHwDxZy&#10;xCF3HKt6hF5MFApnjjJFZCi22psW0Bghp96EbeaMmIgoc7CGY4f5X6pSh7ZD28Ew2RmHKHTduJCH&#10;egkdX0AFApBSHutcTF4UMCcEB6S66O1bMRQJT6VaDXhH2x1e24fTvAG0rP/wRbQv7+JIKM6AzjSD&#10;goKCfYpV3DKWtDLsil1sEQoNRBIwO0JqUc+0kenaivn1RCoUjSzvJ49VTKbqbQAHwt0/LkqBlANt&#10;WPRHNB7rhuqh9sOq4GCjGIArKCgoKCgoKCgoKCgo2GP8yK8SGV7pqGUtlEBYmFI3SxSkIKdIlcjb&#10;Se0VmaIacGS4Fko1YAXVMygAQtvCKhqZzt8LQOyws2XvnbaJU8PETJl6fyGqBtwfcC3gyLARCkRK&#10;gURCgZBhAihTSp06UNuhadE7oG2Ya6H0hRwZCZh96KtsuBZyX8C1gPtC7g95IOJaILVQIuG+kDdU&#10;g8P7gsUEUffU7T3TWSPV7S0HovVVs7Ziok5EzXSyw3VroaBE4ZOZGaawVH7O6975t5/79hEnnb76&#10;HYUoCKNn/+2lf/GeT80XRHVqSEJkQQTv3+Vri9hiInZWiYgyUKoIhCtGSoYrhkLD2sl9mIdRmYTJ&#10;CIuQERYmIyREThE7pO7/Z+/P43XJyvpu+Pe71qqqe9rT2Wfq0yPd9MAsNDIqgYA4BAxB5ImCivHV&#10;2CRoDBlMfIyPBkleHxP1w2tC5MGER41GUVGIYKL4iUBU4ghCsMWGbujxzGfvfQ9Vta7r/WNV3fve&#10;895n6NMN69unz7nr3quq1lq1qu57r2v9rh9gKDxVUTjmjmtVqIJuWyUhCy+VIphdmB2XM6ndYjB7&#10;tbZg6HvJHA8Xl1lrZGZNhGzXmGbH88a57M6jnS891rl9Kb9hzp/o+2t6/ljPXdP3J/ruxjn/pEP5&#10;c493nnmkuG7gkyAqkUgkEolEIpFIPB750Ic+NH09GAxuvvnmTQVE5Ku/+qunm2fPnv3c5z53oFO8&#10;8IUv3EkME/nKr/zK2c2TJ09eufaePXv2wx/+8HTzda973U6CqAjJN77xjXmeT9/5L//lv2xb8tWv&#10;fvW111473bz77rtn+/YXfuEXTp8+Pd184xvfuLy8fBH1f+ihh2Y1bG984xt3EkRFXvGKV8xaYG3L&#10;PffcM339nOc8p9fr7V7+pS996fT1I488sp9qP6bGQOIxS632wFpYq3RU26HCLeQynbXLBEe6rud5&#10;dqLBcN9Ktf/DPjisR7WeHgczHO26znYptwvHo11H4tQoTII9sFZf7c7YwPlSAYxq7XrunjaIZD9j&#10;pQiG8xPd7wn24tQwmNlqZXHy8KKPQ2KQybi2Wu3kKFz0cR6zTILFadFtE7uvVhoMo9ocsdW8Il5Z&#10;BYKaI/oZc0cCY9Wub/yIRpWZNR5KtVq80MFMzZq/1Uq1KuZ1wgZ1EIGeo5C1YRLwyPiyDY+Iax1a&#10;LstxpTUkAqAwi5ZQalWwUmeNsBinr4Oh1mgzYpOwLhObiYts7xYixERtUlshzIh+JlUw0BxtXOuF&#10;iZ4ahQfX6gfW6vtX63vOV/euVKulnh+HOiB3UjhG+VvMT+cEU2GSGmptNEtRRKRAMAuK2qxSGwWr&#10;zRxBoGicViiEtBPyuSCTxm6lMrPmgAhmwaxWhVnm6AVehDAvLIS+mcBnDL600+CN4RIBEWYEyEAo&#10;UM8mdCMymJrFVmgzW98cIe5uhBFq0MYMgTvJL6JlDdpEdY50ZIz1bPojUVTGxtWKUXY1NZIi2Sb7&#10;iyKlUrUOWmqUssATmTS+gtwUVosuOkDh4MhcQDKY1Wra9uQ4aFCr1aZNCQadCqIeG+KC6578zKt4&#10;9vkjx6/KebnT6xlFks3kOVBDUESZULyI7W40GEmZ0VBNqVpFXIwqcvOIbk3D1q3NaFMDumlga0aU&#10;5YRCNjLC6blafZU27m2bETQRzyhINIOQjiwcO04GnqZYrbU2jGrrONYGA2uFAF4Yw5yN6HFDr0xr&#10;vYOtEhhlhEENZgpzhAFuY0eQ9C4G7xADfOs/MnNsdErx2dtWHgEwYLRFoqOG0+MwqVXNakUwc0Qu&#10;KIS5YybMHHPHQpgJaIyugARrQ20WHxc7qV9dexdXYce7l+RcLlWwSbCTwyv7baQ2mKFJXXolQ4he&#10;JEZXJ/rYeGwlEl/QfPpcNartkVEogy133fGeW8iln3E+k8Ndd7znvfDkMEyC3X2uLMO+7sqVysxs&#10;XFvhZZ+2qz3vqmC12vnJF+AvVonHGsknKpFIJBKJRCKRSCQSF4kZLn1ydJDJhVIL4SisW0WRCAoR&#10;qNrcxbpoT9TU0MtYOMazZMJJsDKYGuPMTtAwnZVWa2K042BqGAUToONkJYTMUdU6bl30EhQxeV/c&#10;l6RDkxUwNBPuJgAEa5X2PGdnhRzZ9QgKrVEA3nGhzbvFNuSWOeaC+9fqTCT6mG8bC7hvtb5/tb5Q&#10;6rmJdhwOdzf7FGVCRwIW07ABKNVipJNcT0Z401Pv/N5f+J3f+bmfeu9PvqUcDS/L8BDnn/e1f/sr&#10;/z9vPnL9E3Yv6R3LYMFAhRoMNqq0NlTNnDg7nj3HODZijlKohTajm8FqZYzdEFBtIu5mUJDRKKyJ&#10;HaKfIbRpO4cBmWnHb5OxuRCUxDiYI0e19drwv2vS9VmpCAoS/YxeeKjjeher3NsWNVPQCTLhPnMr&#10;Fo5Hug5ICZYSiUQikUgkEonEFxpm9u53v3u6+apXvWrbX5Re+tKXvuc975lu/tZv/dbf+Tt/Z/9n&#10;ecMb3rB7gePHNyy1PH/+/JVr8qwgCsArX/nKPXcpiuJv/a2/NZVCffSjH51MJkWx2cZdRP7P//P/&#10;vOuuu6bv/PiP//izn/3sXq/34IMPziqp7rjjjpe//OUXV/+pY1Ws2F//63999/Ikv/3bv/0Hf/AH&#10;dykzK0B6wQtesGcdFhcXp6/rel/Skas+Bl71qlc98MAD2/5IVZ/1rGc9/PDD999//+U9aeKgnJ9o&#10;UFutLHfsb5cbe7GQ4Vq9VmkmnM527o6ZPbBaj4ONa1vuuF1mQ71wKXenxmFY2wOr9XV9dxVNOTZR&#10;hWiYg/04GcQ21mr7XH63H85OQqVWqy10LjU9dN/z3ASj2s5Nwk4Ts49fVE1hAGS7kbZaaW0WDNvO&#10;drJZSt4sZV/IZViHjuewNgdmYqsljAhxOXi7aH7rNW68bsxUOay1O3OfiLBwFp2Izk5sW7uSiyZa&#10;7njhsLoMqijXGKtATYNRADWLHk6ecIKpUCHOe9cabVXiWnyrlJlYowKKvkw7n2itsq5nN+NSx52b&#10;6LDSSvHgSGOcItoQmaFUK4NZa8MVRVBVQEarDGWAF0QrJW2FGEa8465X3/OHH967weuONRvfTCvb&#10;LyOXoz+vlnHUwrFrL/0gF838kWsu/SAXwS/90Jve/UPfdRUbfvWZfXI91p4G+6zbTLHF5cO/9ief&#10;UcMjozBRqxRqyASZ7CD3JgQUmoCmUDQqt2DoCnZ6rk+dtnb/KOpmkAmGtRWVlmr5RUbL9ybaMxqu&#10;qB4q9lY8EUPSRCUSV5iVUk+Nw/mJlkGP9vxWK7xMcLQrDw/D6XHI+/5zq/UtC9meh50EA1Cbbes3&#10;uy2eBiAYysuc6yCR2IakiUokEolEIpFIJBKJxIGRaT5Fu9RZS0cMMjHTUm0crC9km5KQCrKJUx4U&#10;NZvUGhVB87kbZOx5ni+VROFYqV6oEHU4GIapNChm6et6DivrOI5rBXC4500xDFoGiyn6gCb/3zYT&#10;xKQDnGNtVquZMhNbra3vZdMCiLGaAP1c+p6Hd7Aj92BtZmaV2tZ+eGRYf26lXqn03EQHmSx1tpkO&#10;zx1YQYhaLRcaUIXolIV84/y9OP/Sb37jnS//m7/9c//ho+/7hZXT+8qgvP019dlzX/X6r/q2f3D4&#10;2hv3Uz5mhgsGB6xWwQAzjoOaIXMsHOeyaQI7OHKQ4UIZdzESwia3XIwfWHspCWTSZK/0hBfWhkqb&#10;bJGGplviCpVCNsXWWTiMalOztUp73k2Ha6U6CajUBhm7jkIc6brO5TZfikH5jOxeVqlVIpFIJBKJ&#10;RCKRSDwe+dznPjdrXvTiF79422I33HDDYDBYXV2Nm7/xG7/xLd/yLc7tK3PEwsLCsWPHdi/T6XSc&#10;cyE0qW2nJ7oS/Pf//t+nr5///Ofv6YkUedGLXjQrarr33ntvu+22rcWuvfba173udT/3cz8XN+u6&#10;ftvb3vaP//E/futb3zotIyL//J//84tehv7bv/3b09df9VVf5f3eyxKe+tSn7l7gNa95zWte85r9&#10;1+GgJk6PhTGgqqo7LhQi95s2JXFFGQYDMAk2X2x/RbwwdxJNYCZhX5qoYW2TYGuVOUFvr9ull9GX&#10;HNba81ytbC5/rIwKnfpMHGSgXsYlsau1xVV6lz5T54SZYBJMDcNa+9mliqweU0R7EADaZtGaUilq&#10;RRUgxLbaPGP04GnsNrxwMZezEy0cJsEcLUDV2FonwWbUPvFw2gqiYgUMqBSh1F4Wc3sBQC4krFLU&#10;Qc+VulRctiRQnsgcM2kcWi59TrdwXG1lTkYAcMTWuz4TlsG8MKhF25ZgcLBKW+sqcKeVpbU2A7vr&#10;6cCb5vzvXhidGWmpBkOlVrf3npmVCjML1vg4qaIyGCwYPa02Vmqx22e0amYaVFPm/sSlcnW/pVwt&#10;nyjTpO34gkJDAHBmHMpgk9oUEDKT3dTRBotf3ykQY21N9FxtlzsiSqKwe4xdwMIxfgRcKPVw50ql&#10;RJzevFf6Lm5N8tJNk0hccR4ZBTWsVNrPZKdfjoQ81HEPD8NaZSdH4eb5bM9ngLZ5aWXfN7K0hoSX&#10;vqwokdiTL6jf2xOJRCKRSCQSiUQi8ehQtPkU68uR0GUhF0d0PdUQZUiToAAU8HIx868GDGsj2PWS&#10;Ow6yprbLHXei7xcK6XrpOfHC+ZwLuRzvu2v67sTAXz/wx3uuVjiBwTpeTvT99X2XO3SdGDAK0/na&#10;PWZtPBlTdpUKM4yChZmJnkmwWtHxFGKx2PF3c5Emfhy2TBKNavurC/U42LmJ9jIuFdt3VKsIYjAA&#10;VqspECzm4tqmCYvHr/26f/iDP/ibn/i7P/nuZ3/V12VFZ//dLs4/4Uue+xV/93v/+Xv/+Ou/79/u&#10;UxA17S6FjYONA2rFuFYDcsdC2PfcJD0zwGCOcIQQjnCkF2aOuaOTJq4vpCM7jnOZ9DMpnPQcp/lN&#10;Y9pORzpiEnSl0mGlZVBt05xmBIFKMaqtVhvVemaiD6yFMsCRmUgu7Hi5ZpBddkEU2jRLuePgC2vJ&#10;RSKRSCQSiUQikUhcBB/4wAemr6+77rqjR49uW4zkrJ9SWZaf+tSn9nmKO+64Yz/F+v3+9PU+rYcu&#10;grIsP/vZz043X/SiF+1zx2uu2ZAg/7777tup5Gte85rZwh/5yEe+//u//957752+893f/d2zPksH&#10;YmVl5ZFH1jOtfOmXful+9iqK4uabb75cfVhV1a/8yq8caJfH1BhIPJbRdlpwl2nLmLsHwD49kNaq&#10;Zka0sz/D8K5vFsiuXQ6vm8tF4YSAY+M2sDtxVtmRF5cPa7sDWhWsUgjhLoeRQu5YGQCM6i+01Xsd&#10;hzjjGCfhZynb1O9+h3EYZZtCTPM4zeUyyNhx7DhWasFohmaCtZ25FZKkAQFQaxKTZcLcMVjMXGZr&#10;lU0XShoowqBG4uz4cg5ykvPtwtDLYhUVE1qZxb/NEX6H2dxMQMDNPDiCwQxVMMLIbfSTajaqba02&#10;R+SOjlzuyN3n6nOlVmbjYMPagiJ37DnOZeKEGQ1s5slJ1oYyaBSh1QZHC9qYSjUd0qyAf6xIKxOJ&#10;iybv7CuDQCKxJ2uVDWsbB1PAE8I94sG2nkOT4FQ9xUqxuxsSsbcRZeZQBcMV/jYSv4vxyisW4ueu&#10;kFcgrJpIJDZwfqLjYGbYfaVB4Zg7jmqt1Vb28d04cwTgyLDv79G1GQBhs28icUVJPlGJRCKRSCQS&#10;iUQikTgwXS8AMsHkcmQPFOJQx50chY7DKBhri0FxAy5ODzKsVA29jEIsdzYcwhELuSzksprrw8PQ&#10;z6SXuRM9B8AJC4dTYz3cxdlxqNWWO66fEUDMkdP1HNY2CtZ1+woSChlnq0tFTgxrDLyRrNQmwXJB&#10;JlzIZZdksdZOiG8qYWZ/db6qgp0eBS9cLtxO8+aZMBPWzsoKtaEMZmZq8LukFiaLLLvjBS998gte&#10;+g2jC5/5ww8/fM+nHvzMX8Y/w5ULTSmRbn/Q6Q8Wjpy45c7n3/LsF93wJc8ruv1gyIQHXXhAGrTJ&#10;JlsDBApHT3Qzbl1fEhQA1UwIgpkgF3Y9FYAhFwaJx2TXs5iZXyOZ0STjsLJKTchSjUQmMKAyVMEQ&#10;QIKmQtaGqtZSed+KeaEQXc/MuVGtq5V1HI92L0q0tw9GtRWOQizkSROVSCQSiUQikUgkvqip6/r9&#10;73//dHN3p6AXvehFP//zPz/dfN/73veUpzxlP2c5fPjwfort03XqEjl37tzs5q233rrPHb33S0tL&#10;Z8+ejZsPPPDALg35F//iX9x1113Tdz7+8Y9PXz/taU/byYxrP8yaegG47rrr9rnj7bfffs8991zc&#10;Sc1sbW3t7NmzJ0+e/OxnP/ve9753UzX25DE1BhJayYLxAACAAElEQVSPZfJG2IA6ANk2BcysChaV&#10;EsX+Fn5VrYDK76+8Y5wfa3Z8jDCXEUDHy6hWhcmuE6jDWr3AS7PXpRPlZ2p2udbakVRTtMv4vpCY&#10;z92ZiQoxrm2TL1mlhugftcOUZKVGwMuGSddDHUcqSp0o0aihCIt/NW/YupgQQhLIBSCdWaWoFJnY&#10;Wo1BRgLBTNqJ8QvlZRb+HerI6TFzx7XKBpldoidGz0ulMMIMJDPBTvqi+NNKzQnVLFpLxZlwT3Im&#10;FGKwoCjVKjWCHUdHjoMt5HL/WlgoOKpRqhHo+fV5/lJNDcEosW9BR5g1jlgAHFmqAaSZtZW0mf8T&#10;icc1K6cevtpVSHyBcK4MwWwSLPolhj0F7mSTSJM2NWA0MzOOgg22NV0EDDHn4x6fQZ40WNQPX7km&#10;Z8KYejLUZra3UuuiqdVIOKLjU+gzkbiCmNkkWLzj9sxAkUuTbmOyj+dMTD6bO473nTh5UjcOtL2k&#10;iUpceZImKpFIJBKJRCKRSCQSB6bnGQOfa5XWtp4V8qLpei4Ucn6iCkyClQaBGVjIwWZFzWxYW23o&#10;eXpyueOyHdQ5Pc9MWAgHGW9fymLg8Mw43LdSr1U6rO1Qx/fbkHzhuFjIuYkWDpNgaCe1sVe0kIAX&#10;1IoqGJ2Na4rDuFIv7Dh2POd3VbyomVAAbNJNnZ7ouUk4N1EFjnb2kOX0M1ZKoY1qVWsMo9yuHUsi&#10;IypD3pt/you/5rlf8YrG1txs7fzZEOpufy4rOrHT1Gy1MgXGtdYKMJo4HWxMVAEgYiSYsK6nI7ue&#10;22Ykrc0A05h0DYiWUELGiPPXfvs/mJaMvRcvVDCUijqYoslUWgYF4J2Mg3kBmliwCZpIsiPqgMyz&#10;l8lSITHSL8T5CfveJsGMVySFZhlsEmypI064i41YIpFIJBKJRCKRSHwx8LGPfSyE9Ywsz3ve83Yp&#10;fOLEiVlR0Ec+8pHxeNzp7O2BPD8/f7Ubus6pU6dmNw/k13Ts2LFp8x9+eLe1oddee+03fMM3zErI&#10;It777/3e772UNeInT56c3RwMBvvccZPP1S6Y2ZkzZ+6+++7Pfvazn/3sZ++5557dG7sfHgtj4A1v&#10;eMPq6uq2P/qZn/mZP//zP19bW7vadUxgoXBA1fOyVumCydaVXcPagqHrpeNln7lu4kyasDHh2ZOY&#10;KgjAY2pdWc+z62WQ2VqFlYkuFDsKCCe1jWpbLITkoc7l1Rnycqo7LB7xsdTLl4Plrrt3pepnslqF&#10;BZPZiVxru2/bDwEzK1XjfHtv42rmpUIAnB0HNl4ZMGLWHoONGgpRq+Nb7dBUKVQpSIxr63rWao4w&#10;UMjRvhdc7rf5HfcZqecynh7rRHHpA1ANsNhA7j5TH5el1lGYRKhaMBhQBXPkWmXRbiTqxwQonMRk&#10;aLkjqedK7Tg+PFQjel7GtRLric/KYGqmjbaK0zN60gFVsDIYyWAK0NEM0dELRjznb33LbS942fRK&#10;ResSAYSY/T4QPaZIeIJk7lAFxNXtZbDaYNYYqmgrupqGNdhWSm397+moAyAAaDDatPz0p2bGRmQQ&#10;GyxsRtT6VUATXIj7auxKWntd1puGRvEYLdHAGBbY+T6PidhiAdf2t5lVtq7027ov28rHzpwZ/43Z&#10;YOwBIRxBMHcgGAeDwtQQ/7Sn23BLTlVsNtOBUY8R0+xdeOTBj/zCf7jUkX1wyvHo0T/plAunHroq&#10;5336V7zquid9CdrLvf5vCzdeqQ1je2ePNs6UiWz6xLd2YMRxaNt8/s28ZwS2kYBOB/+mfae+R9MB&#10;3NSqtcGM9SEJmCPj58I4aBy3XlDp+iCXjZ8s7UOmiTkq1o9pba2mLYo3OwnX7h/MgjaHynbOzhjU&#10;DPBCzw0B1kqtUqsNAmTCwmEcEMs0wbi8GxSj2hyRCcYBAKLb3o5M62/x4UknCIbajMZat7EBjP5R&#10;wr0Tg8bPKLX9Wo9eNB3PrKIZKrXL5eG5lVKbq9Z5TH2FTSS+ELH2S9SeN9v0G43tIxNEz7Pjpedt&#10;rcKwst5e6S3UbK3WrieBy/17XyKxDUkTlUgkEolEIpFIJBKJi2GpkEkwUoeVzl8OK5uFXIICUFVd&#10;UzNSYO4AB7ZKEU3A+55euNSR3s5qLSGdoFKr1WpDRqjhnvNVpXa+1H7GwcZJnPlcagNKJTAOxjYe&#10;sMfskFmcr6+CBeMIygpOCMMoIHc4O9GOQ9dtkzhVzYLCC7xwdnLYzD63Uldqq5XOF8z2smTqZ3K+&#10;1EK4UpmjBYPsI5AfAxW1wQGTNrUtycHioa09OciwVpkjA80MioOtFKiCBbOgTWjPC0XY9Ts2zWy9&#10;22OJ2XHi3Ka5DqsUk2BRDBYMZjHuaAYGsxDUkaaW0Wg0IpgBKJx0gDGQCwrHoz2/kPNQx/Uc/uRU&#10;eW6iw2FYK20uv/wT9yulCtH3crjj3EEttxKJRCKRSCQSiUTiC4tf/uVfnt183etet3v5WQEVgD/6&#10;oz964QtfuOdZvH8Mxc03aaKyLNv/vrPCntFoj5Wpr33ta3/nd37noYc2LCF985vfPDc3dyn1f+SR&#10;Ry6u/vtRJZnZhz/84Xe9612bznLpPBbGwKtf/eqdfvSe97xn05VKXC26DguFC4a1Sk+OwpGOzM7e&#10;TGo9Ow4dL13P4z23T3lhXIXryVI1SgN2Z9Kur92nD9WjA8nrB25U6yCT82XwIv3tFslVwU6NQ+44&#10;l8vxnrtcTYgdIkSwKKC41MOqWbyyl54O7LFGz3OhcLXaasVzEz1UyLS7Ni3W38QkAEDhJHfcuox7&#10;EqyTcVTHlZdG0HFdCRP/cVxXlUwhmwX0tRqATFEpcscyaCaX7YJO8cLjPVerXSj17ESPdw+a3WsD&#10;wyoYGmENgSogE+xuseGFzqxqZ9GFEGHeXgSCIvDSSCW7ngu5jANOj0LX40KwfsYjXbdWahlYtY+C&#10;YBasUSJtnU6Oyb8CGcxAOjYBghoAzYzPePnXTcV/JITIhRsW8ZuFxnLKCGSOcxmFVMNapWqIQZb1&#10;4q0WKCNIRg2PWlMmbkahhRqsvcASJWEk1CiNvqcVZ1irq7JM6DdVrz2tWjOQYpACjeSAHqZRcUXG&#10;61Mp1Bo7lKgtcRsFYJEoq4iqqoyQ9qRmNqqb5rQGMWArIImHUkDVHEmYCLVx67JaG1lULsiceKLn&#10;GXtpWGltqNWCQRhlUc1S5kyoM35rU2o1tdlOosEe+NTHroom6sG7P37pB7loLpx88Kqc944XfsWz&#10;X/ENNiP4QXulZtVEattoojjzdyNmNMTvASKkBYVE/V58Qog0d6pZI1B0ZBylQY1s7potz0ybqplm&#10;6rju3YetEqyZ+nsCZNTvCdfFTgPPYMgEpWKQ0cDVSqtgUctXqc0K/6bMftw4YvoNqnHPQ4zfWd1G&#10;Gbs+hkfXD1GrlqF5HHR39hqK91EuyIT9mU8shZ0eBZBmKBwHmaxW2vPsep7oewAPDcOw1mDoeQqB&#10;YNJIfG3HyKcZWv2kY/xQIzUqRa1UbH1eVdbILPf8FqTto+9KG/rN57JSKolxuGKaKMO41kHuAMyn&#10;dJCJxJUkJh3whIGV7iG/rLXJdbufe5/ksa6Ma80dz5Wh45zsvJLBzM5NTA3zufQzGVwmf+BEYheu&#10;/rxeIpFIJBKJRCKRSCQejxzpupOj0HFcqXQu42WJSh7qiBBrtXqBqhkxqi132CssaUExVqsVjuhn&#10;dOShjvT3yq/lyBgYq9Uy4cPDehzs7ERlh0Q1hwohgFKFGNbRQNx2kf+ENtEjzAwWYxKuCfWZI0e1&#10;VsoVwFH7GeeyjUsoFAByYQyJTd8/V+papedLFWJ+zxxigCMGmZgpK1QKAPtS2ZAeVhqCogI6uwae&#10;hexnGAeNYRsDSjUhHCmw3WLAZpVZpdAmDGoxm2bhZBetl7Zz/zHhHAC/wynUMApWaxMiCrae2c6B&#10;FBpQ1hZzMBqajJECZAIvZsacdrTrrun7py3n08NeO/Cjuup4Xqi0n+2R/vOglGprtc7nTogT/ZQw&#10;KZFIJBKJRCKRSHxRc+HChY9/fMPyyk2Spz351V/91f1ooi7jYutLZzKZTF93u92LrpvsZb7tnLv1&#10;1ls3KW1uueWWS6z/eDye3dx//fes8OnTp3/gB37gvvvu271Ynudf//Vfv7a29p73vGf/1X5MjYHE&#10;YxmST5j3K6Ue7rpTo/DAWj3IXS4wcFTrOJgXLndcL5Nr9j2xM5+LkF3P86VVwbJdl6PVhrK2+UJI&#10;LlyOTFWXkaM9f3KsBtRmp8dhHLhQuKmmKLrNny+DIw93XcfxhsFlW7PkiFyYCdSg4KXPqZXtmuDu&#10;PiZgH3fcOOfPT8JiLmcnmonNt1mfXGsYslWdVwabqHUchVjMZdMzc1RbGawMhtZOB7P+PITs+pgV&#10;Mibz8sBqrQLmAjXG49gBM3DtybUD//AwHOq4h4fhXKlLl7Ay+9RYAThACS9Qs1KZyT5EXAYnFMAM&#10;hSB36wnCooyn49n3Eme/HxjWChvV6Hoe7ToD1kpkwkq1AyMYzbSCYZN4oDmVoTaYTVOZ0WC5E29W&#10;KoD15f6xCjKzp7X+JAYI0RHGnGtCRtVHMJRRg2SNFVK0aQLgSD8zUia1uajLiloLMyOsma2PQgIJ&#10;ZlG6BANJmNm6bGTdzSYYaLYlbEQhCmcEy0aAYlF2VQPeIZpQGRC0EWCwNduJx3StkY5Fdxe04YSN&#10;BjtR5GBm0dmpGQDtazTHbLRM0dZPQMBqQ60ATEiCalY4dNp8b6NKa2uUJJ5wxMSaCxOlIy4e2zZo&#10;IxxRK0rF1NPuKlrbff6Tf3q1Tg3g7AP3XfpBLo5N8idr75dZoq5m3YuvfX/WRYoEbf2dGF6Lur1p&#10;RMzRph5iLgqdGrUTDa0ZyDbPn+YG3yDZit4g1oqlbPNTOharAYHBoKS0u5DMHYUkUZY6DpYJ1KyK&#10;Iz9qHUFsNIWLB516TxlYB3OEF04/LwBUASoW3aVU4TZ+ogsZLeCi7HCntfiOrFXVuElYO6kbn6K4&#10;40oZonthLgRQK8pgVTC2nnuECeMjdMdQp5EhKAxCIyV+a5hWoNJoyLdBpVYHi8X2tEtSNKI4f4V/&#10;VVks5ME1FI5rtc3nl368bRgFNbDr2c8kT+kgE4krzHwuw9oAHda6y++MtWESon8vBvv7redE3z84&#10;DMsdeWgYTo70cFd2SvB6vtTVyhYLyYQ3zWdpyiXxKJA0UYlEIpFIJBKJRCKRuBiWOq7jOJ/Lw8Ow&#10;Wl02t5yOZ0ZmYkoIWamVCkfLhDEJWTupwhi1qs2qAAWE6HrG/IXLHdlPhtGpy1Ocmr9/LYyDjWtb&#10;3nkSeqkQT5wr1QvPjEOtqM3YJEhrdzJTIOpwtMl02JwCBiMN5kTGoYlieGEuDIbVKsxlnM+bWN64&#10;MiFyx4Viw5T/I8OghlFtcbXEfnp1IZe1Sp2grAGY7M9+i6TAYiywMu56hS1mDnNEbQZDjIlWMYMd&#10;TLgxJgSaWQw01tqEc3zrvZXJnu5bsZsNgGMzMLYWqhSjWg3riescp9lJ10NOmUPMqEdhx4FkGTBR&#10;qxS5Q6k4M7HlzoYKHev6z6/WS4U8NAxnJ7p8Ga3eDWfG6oTzuRzuuj11fYlEIpFIJBKJRCLxhc2H&#10;PvShSzzC3Xfffe7cucXFxavdlIvE7GAZwc+dOzd93e/3dy/88Y9/fGsPv/Wtb/2Jn/iJS1mt4jYu&#10;Xdy/v8esGGwrZ8+eveuuuzYJriKdTuf222+/5ZZbbrnllptvvvnEiRMkf/M3f/Oim5BI7M4gk9sW&#10;s784Vx7vufOlrVbRxQFeMJ/LfC5dL09ayvbvPuOEyx1pjGtKPdKRXe6as+NAci6TpUL8Y29F6e2L&#10;2cdPG4ALpV4oda2qM6HQDKzUzNDzcqjjCscnH8qzy2pEMJfLWm2Ajmu9xFm1Wq1WzGX0wu4XnlEU&#10;MJ/LtQN//2pdqp2bqCoWCwGb9PBeUNsGIdK41okiExSOc7l0tvTJsNY42Tu1HPHCoCay33xSjgiG&#10;KpgC8zlJFo5N1q3LvYAyEz5h3t99rlrI5Xypjpg/uLzQzM6WNqotFwRjLlRDLqgUZTAn2DIR3Xyo&#10;R8MlArk0VlGLhYvp87HFUwXAaqWjWtUA2pGej3d97hj1V2WwwlEtTrdvnw2tbqQ1FAKtOVJtlgsL&#10;YBSMnJrcNBPpGt2HGhGACegl1o3zXtZqHdXmBZPQKj0az5NWU6HNRz/XRQ4GUtViMQABVANhjZFU&#10;W/notRJHkRI0aKyEGQVo96qVsr32jGSrDGmuAINaCGAjRor+S42qpLWjavQqzgxkUER5CVtBlqpV&#10;JIIRqM0ENDJeP6IRcbl28E9FIFPBFcwI8yRIBYLCi8UoSSw5DlpZYyGVSRNsmv50pplEK1xcH1Yw&#10;aXVo7WmvDg99+pN1OfF5cVXO/hf/87euynk3C6Lad7DlSrQKps2OP60IymC0ZsPMoOvmTVORHaKB&#10;UlQ3WXRUU2ud2TbcxTPDkFP7Os6cOt5njcdZI/xbv6fMYjyTURipjZNblDWyEAhxpCunx9pxHAUb&#10;16E2Ti3arNUxSqOJnT0pYjGaxeeEBvPtsA9qChTC2pARtSEoNoU046GpCDt7a5KIXnaG9cSNpVqp&#10;1vUSawXi7MQAU0jHCxBTYaK2RhAFIBOYsoYF2943Us0qnargmE2/wcUKAA4MillHq1KhQOboZW9X&#10;llqbyPiV/jayVDgv7Hs5PQ6TYFfCiXS1MifoOB7upNBnInHFidmN+xlXSu152el3o7PjIOQgk0OF&#10;2+evlk54+1L+56cmhzvu9Dg8NAqLuet5zqyUsVJxvtRxbXO5zOdyou8vJQdBIrF/kiYqkUgkEolE&#10;IpFIJBIXA4Hr57LxubKX8fwkdNuchZeCmp0Zh15GLzIJqM0GmVRqVbBJmF0EtB6RJeAFHWkmmucy&#10;WSj2uxZgmqpNYOcmOq51tVQn6O86sxyDvmfG2stkUus4WK2mbCJ0JIKZ6nq4i4wJ22CgwQpBN3Nd&#10;1wQSatVSMaxNaB1HNRsFLHckI4dBu54EDs1MEsUuGtZqht6+Z8CFWCjk3EQdrVaaKvdKvRxxgkph&#10;hirYLlm7JgGVouvFzISyUqoCuVsPLtabgjyIcZYmS2JMIekILxKDB2Fj0H2H0QIvILltxcY1Jmpq&#10;0RrLPOl2TBcHA2o1EuOAfsZ+xqAYBxvVGtMjfX61vuPQ+loKErcs5J84PZnP5fxEO+5Sl1k0nWJ2&#10;trQy2NGeyxyfMJ9d+jETiUQikUgkEolE4vGLmb373e++9ON85CMf+Rt/429c7dYcgE6nM309Ho/3&#10;rykC8PnPf376+rrrrtul5GQy+Vf/6l9tff+zn/3s+973vle+8pUXXf9erze7WVVVnu8r2fipU6d2&#10;+pGZ/eAP/uCsIIrk13zN17zoRS96whOeMNtjicSjw+GuK1zxVxcqL7oMqVt/eABHuu7m+eygap/r&#10;5/ypsS4VcnqsZyd2qNjG6sOAcxMd1XaoI05449xjccGPFz59Of+rCzVRDzIZ1ToJFowO6OXS9ZIJ&#10;5nK5fTHrXPps8kaWOu70OGTCtepSJ+vWKgXQ9dz/VPPjjhvn/KiOOaf0QqmjoHO59DyjSdGwtmAm&#10;RK2YBAuGwrHj2PFc3C511qi2Si1o1JwYAC+Mc7P5fkyTGtWHVorM0RFdh3Fo7JKuRPOP9vz5UgEE&#10;w7mJqtnCQRaAG3BmYmuVFo5qKIP2nIwDhMgdal0XPjVOSLPymGayGkIWjA4/QONJsuVEZmcnWgUz&#10;QzeTaf7+hVzKYLnYJCDao20yn5k9ghq0UUyRZDCoGQ1RtIbQyB4E65I2RksZkk0yuGjB1EzFF8KV&#10;SisFgFpN2Gg81CCtiCKKFuJ3mChyCGbWCqKaFGYSPWPgiKgoA1nWUGgwwhqjmCio0FZiRms8nSpl&#10;viVZmalVwRqhKgiDGTJHa/xpTChmKjC0vjQxhAE1JZTkTCQqisI0CkfMyKbmdTTnabxuIIiajdbo&#10;xiyacamZko5wQOYajYWITKqgoBBrteXOAJShGTO+zb4Xm8DZYNi2N05UQzXuWlMZ29VBQ/35T/7J&#10;TV/yvEf/1Cfv/fQjn7n7qrR6VqK2Loez7aVp3E6yNpUJNdZoIEDV5lIaEG3VQEZJlScYXaFIbXfQ&#10;GSci4aw7Ewk4aU49lUu1J50+n+Nty9nd4u0Znwztvo2/WjBkgn4mleLsJNSVVW2aSIk2UrN14Lqu&#10;r/3Hoiwqai+FqJSeRqK2xhgtJ4LB1GoDzWTmCDEnIwlVM2Knjxi23a1mQtZq49rWxb0OD4+CJ0AO&#10;a50E6XlUbSOn8cTCsVTzRG3mtlhpxQ8+wjzFmrjnTPy67QTdWLFJME94cm4fctypPOlKp1AU4mjX&#10;VWrnSlyYhCO9y/wls1Qb1bZUiJBHL/fBE4nEVpYKmcslGMZ1/ciwPtJ1m0SYCjs7tumvljcc5FfL&#10;hVxuXcw+fb72gjNjPT0OZ4nMwVPUrFKrFU6w3JF+Jke67gkLac1D4lEifcAkEolEIpFIJBKJROIi&#10;OdZzDw0lGB6q7dQ4HO3tz35oZ85MNCiO9typUVgseK60gccoNJG20ETvEKeyySYxIQBH9DOZy2X/&#10;cUszq9UKJwAyJ59fLdUwCjafy15iHGTCYz3X8bx/1TJDnP03owK1mlkbUWAMToAgAYEFkGQVrCuI&#10;6ySck1wsGCbBhrV5gZk+tKaDXIKi35GO5yBbr9BqZcEwqi0TZAeJyOdCLygDSKsM+f4WVE2zyoWd&#10;cwuWoTGJyoVzuaxWNshlWGlGKtd3tJnU1vHy1YqYVU6IjnA9YGh7ZDKMgQSLQVxgyxITG9VWqgVF&#10;bSCQud16iqSHlUStEMEkWM/TCXvEOKCsbFRbP7OPnZo87XAxjTovFXK85wBMgp2ZqBDdS17GcaHU&#10;1dIWCuk43jzvr0QatkQikUgkEolEIpF4HPG5z33u9OnT0823vOUtT3/60/ezYwjhNa95TQghbv7K&#10;r/zK13zN11yK8dGjzJEjR2Y3R6PRJpXRTpRlORwOp5vXXHPNLoX//b//96urq9NNct2s4B3veMdz&#10;n/vco0ePXlz9jx8/Pru5tra2T03Ugw8+uNOP7r777nvuuWe6eeLEiR/5kR+Zn5/f5WgHtdhKJA7K&#10;XC7PWM5XKjs/0XFQIbuehzquc1FTOj0vN835z1ywqNCYqC3m7LpmotLMxooLE50EWyhkkMn1g8eu&#10;wbgT3raYHe+5B9fqM+P16UEh53Me6/kj3ctnuj7Dckf+ihhkPDuxMtie3gs7oWarlXU9vfDoZfSH&#10;f4wh5B1L2V+eA4Cu59mJnhnrWaJSq9Rqs/OlecJAR/Q9vbCX8VBHtsr1gkENVVBazMRFoQmQC0pF&#10;qcgEgl2lGmbxIGA0yUHhZRw0d5y7YuP8loUsqnqEuFDqJNRLhdvPsJkEOzMOlWKpkNXKzLRSeiHV&#10;CteYqHhYnFQ3g63fAvEPAeaCjmPVmiLt1DdrtU2C1YpcMD8TD+h6djwNUlcaTbp2IjSSAEyvnESl&#10;AVCrIShBIc2i3xTUjITQvAhb36pM6FvXFAAWW6cA0XHCYDUsztgHA02jxk0aayrUBmv9qbT1ZYqm&#10;UiKogsUGTBQdQeZQqcCs1kbRII1QpBFsOKK2xmIrmM068plZTJQWtScEKChcY6FjZsEY2sFmUR8F&#10;NN5U0lgz2YzfjjQ6jCinQrB1ux5G4ZNFYSFIiUPXrLWmMcYGC+kFHUcf7X3InHKhAkwNXCktSsJq&#10;hWDdJSz2yVTU0b7ZRk9a2YWamU7Nh2Ikas8A1xXkD3/9566KJuqT/+M3rl6j10VNW6WJs0ExbBFE&#10;RQuo1sKJcfhJHLvgjKHTdNwBQK2WSRxcpoZGOrj9Q8SiVC9q55rYZevDtr5XK40yGLbIfqZ3hLQ2&#10;d/EhVhnHwToO42COKFu9lAg3xfi2S4FIEm76MDEIrDIY4EkvzAQ9L8NaAZpapfBirvGHiuLGqFFk&#10;rchkh88Xi7cG1KxUjGt1ZM9L4bhYCMwyIhP2MhFgWOmwsubBOPNMFjITAxgCKkXumhtfwTooAC/0&#10;IrWakJUizKzGnjqAzV6/cW1q6GX0gsFeH3CVWhlsqSNONkSKrxAn+u7BtXohlzNjHdV66UHP2Utx&#10;dqxeMMjlSFdS9DOReBQgeetC9menJkd77uQoPDys+5l0PR1pwLjWtdqCYbGQQSY3zPmD/mp5tOc7&#10;Xv7ibJkJ4yqX+MiKKvqFnL1MHHnDnL+2n+75xKNH0kQlEolEIpFIJBKJROLiuXUh+9NTk+WuOzkM&#10;p4b1kf1bF23hzESHlS11pHC8duCHtQnCXO4OOY5rmwQr1WrFNO2ZI70gd+w4XsT8aZRXZYLc0RHn&#10;Sx3HbIv7bsFCLuOOrFV2oVQAjggKYYx6wrFR7MxGOkPQGDAIwDScTtITjqgVo6Crhp7nA2v1Qu46&#10;jtf2/WwEYqVSAJNgvQPOTJXBul6GdfCAgaVaJjuFSdYhSZii8W5yW8pPgo2DZYKuYy/jUuEANdNS&#10;qMAgo4G1WjBT4zRWF7PbBTQxjOjxBTTRGNtr3RLJYBbT7+Vb6jQJKBVRECVEtr8spLnjpNbaCG1a&#10;StIJYpq21comAZ88Uz59OZ+msH3CQrZWmxpOjsKpsR4q2L+EmMS5SbhQ2iCThVyO9dzRK7M0JJFI&#10;JBKJRCKRSCQeR3zgAx+YvnbOPeUpT9nnjs65l770pf/tv/23uHny5MkHHnjg2muvvdoN2i+HDx+e&#10;3XzooYduvvnm/ey4SVN04sSJnUr++Z//+Qc/+MHp5kte8pIv//Iv/6Ef+qHpO295y1t+4id+4uKE&#10;ZJvEVPfdd9/S0tJ+dvyTP/mTnX40W1sA//pf/+vdBVEAZk2lEokrBMn5nPP7SPO/H0703UQNq3Um&#10;PDsJJ0cmCN6JAUFNDV54pOu6nsf7/oa5x3qy7flc5vNczcpglcIJOk6uqOlSJjze82r1SqVnJnqs&#10;Kxf3EDtfqgILhXS9HOo8RoVnlwUhb1vMljruMxeqwjHO9I4qHdfmgFohnnHppBCLhet7cDu1Ra0G&#10;wzgAtMKJmhmYO5aKnFYpKjUCXky2OYBFNYgBjlQzkn3PYaWFoyMWr9glEPJJS/lfnq+AOnc8OwkP&#10;j0LXc+BZOG4zeAyjoKuVjWrzgmM9VzgWzhQyrCsSniiDzeWiZpOA2iC29aTwwlyaXG8BzUr5neIb&#10;a5WNawPR8bJp8nm54x5cq3uea5VVajvdXNGGBTOShDivrmogRMRHpYTQgMxRAU944VzO1jVqA0Ft&#10;EkCgMsuFXmiABpiZE6qZGqPtUhRtqCH6RKFVYkgbOvHSvJiomSGoVWAmjW0UuS4nYysXocHY2OAY&#10;LChdO49uZpOA0CqvSAogbbf3MpnUSoM3TFohVFRqKachC2svvMEgQmlsvpqfamtNQ0Bj/VoTsLyN&#10;trBN5AfAWdOifGMMK3cyMFup6IhJUGGjwMhmJIcxkGTtPVKGtjOsVUAZzKCtQmpGQnM1ReF/+oF3&#10;f/WbfqC/dPjSD7V/zOzjv/VrV6/RTY/vZAy1tfiMQorrciGzONp0/VpOf7jheUQyAKaNYlBa6WPj&#10;NDWjemocztBoEW1GgbVhlMwYUoEzKq2NdTZAo28bok7LHloLAArHUWVsrKUaTyTbUP8dIelooU3L&#10;KAAFrk1B2POyVimEdYwOE5lYay5HhXlpfPm2fYSSVDUAY6WZZcKel9zxSNcROF9ZMF4/58qA+ZwA&#10;z5fh1EgnAZWZC82jUoRdL1WpjlYpJiG6cxEwJ4zazkzQ9TKqTWBBzU9rs8UXrFKbqBWOjlzcR2B7&#10;rVICPS/LHbdnPPfS6Xg5MfD3r9arlZ2Z6HGhu0zf21ZKnQQ73HVe+Nj/BptIfMHQy+Qpy8Unz5TH&#10;ezxf6lqlq1XzVCJROC7nUjhe2/fX9S9mWcJ8LnceLR4ehoeHoag2WOLljssdd90gZYBNPNokTVQi&#10;kUgkEolEIpFIJC6eXia3LuZ/cbZc7rrT4/DIsD7ccQedJFWzs2Ndq20hl7lMrp/LJsEeWK0AlIrc&#10;oeu5f6nSPpkEACgcB5nUaqPaJsEIO5CqZSF3kxB6mUyCEszESoVIo3HaGjcVMqb3Cwq3cXKJZOYg&#10;IsPKzk9UiKBG4GhvQ7lRpTGLYXHwmWgCmUCNQlYBlcLRZvM7bkuMLwLQjXEFMxsFqxS5Y9ex47nc&#10;cQAWclmrtOO5Vtm4RscjE2ZbTjGszRETVWEM0zSZ8NjE8GJwc/uKVcFivIHEpsy7tdo4WFCrDY7w&#10;3G9SRAJeJJh5YBzQ9wCaUEo/E4U9MqqP03/qbPWMw0W8sI588lL+sdMT0p0chdPjUAZZ7Bz4wgS1&#10;0+MwDpjLZamQQx33xMU8TRAmEolEIpFIJBKJL3Lqun7/+98/3Xz5y1/u3AFWacxqogB88IMf/KZv&#10;+qar3ab9sklB9Gd/9mf71ET94R/+4ezmjTfeuG2xyWTy1re+dbpZFMV3fud3drvdZz/72dMjfPaz&#10;n33f+973yle+8iLqf+jQoU21esYznrHnXufPn19ZWdnpp3/+538+ff3c5z53cXFxzwN+5jOfuYjK&#10;JxJXEZI3z2c9x89cqDreT2obB6vNYOhk0vXsODripvnseO9xk0xHyI5n59E63fUD/8iwXircyVE4&#10;N7GlzoHn2Ea1rlY2yCQX3jTnH0cegxcHyaNdt1zII6PwyCislLqQSzfT8xMd1hqNaxYLmct3m/MM&#10;asNa1dDxkjs6cBSsCjrI3bBSSKN6qhSAysysuQEaXXmAmAEsKPuetaFWHO6KFx4qruBoJ3Hrgp/L&#10;+JkLVcf5lUpXSx1WJkQh8CIiceU/S9UymBm9YKmQQS6Z8IkL2flS71+tc88qoPBcq2wSrHAxnGEx&#10;L5u2MqSYPW12wjponJ9Htl0HB7OVSis1T3Y9NuXvd8Ryx50ah16G8xOr1My4SYIQdUTxzU2DOeou&#10;nEAIGoJBQZ1aPHF7/ZsBw2BqsRwcEFQBOgISTaFogENjNgVjaPOfiUBabYcjpoEJLwjKGmaG2kyM&#10;XlgrppIotdb9yEA2ljUW6wComZBBrVKLdljBIGgcmaQVFxHWzyQYKtVKYaCqUmKPMY5CIU21Kc7G&#10;9gqGNmaBpofb2tj6C9lR/LLpRUvHc6IogxEIBlPkM143QQ2AEJVaFD5JK2iZVd9Y62A1o7wwAMdu&#10;vuN7f/1POHPyWcehXUIm23oZzbZnatVlBkd86Bd+6n/83L+fLVGXk4/+6v/7kr/zDw94L14Sf/GR&#10;//75T27W1T/1pV/7Nd/9f8Fm40/g5jaaAzUK3sBt+qaRB8V+J9b97tqiZv2lw5vMoHYhHmK2eJst&#10;MF7EaC4GRwMYjNOqEjBTUswstJkHzQChzYyNqb1YPGw0bmp0Sq3Yidte4sYpqrGMao2jNnSDqpIk&#10;4YSFw1oVnyIGIHfMjJN4czWKxubOws4+eNODTysUBY2zmRD7WeMWRbXaUAaQCkAoGakwJWoDzWSb&#10;gCxqYBLgaINMCsfC8UjXCbFa6fmJDjIOMnnC4azv5bMrlRcYcGasdWWlWli/z6BmtdFgQc0Jsyjs&#10;JBxROGZCg40Z9ZycarTaJJBNxSq1Ua2ZsOPYz7hnitGgtlpqLxNHHO0+Sgrt6wf+9FiXO/bwMJwa&#10;h6OXkAh1yqjWc6UOMul53pAEEonEo8t8Ll9ypLjnfCXEUiGlWlCQyIVCdLzcNOcPX0KeViGv6ftr&#10;+r4MNg5Wqnkyd3s/4hKJK0TSRCUSiUQikUgkEolE4pI40nWVZvecr9hxp8fhoVFYKlzXYZ8B40mw&#10;0+NQK5YKmcvleN/fMHCPjPQRYSYY1TrIrkjUc1SrIzLhfC6jYABqtXzbBJA70/HseRpsWKE2jYGG&#10;QnZse6MvMgs7BEccmXuMJurJJuS2seREUasB8Bc1AU6g4xgMcNG+CRrgxXZJMNYGSExtPYhWKsa1&#10;Aeh65sJexuVWnCTEoY47NQqFwySY020CumpWa7Okw2/srmk8RndI7TYJpmaeVMQQ8kwePdgomJnV&#10;BgH8AdVJThBqqxWIojVBHSxGhQ933bmxnh4HIe5brW+ca6ZTMsenHy4+caYEcH6iF0odBV3IpZft&#10;69xqtlrZhUkAudx1fc8jXXdbEkQlEolEIpFIJBKJBPCxj30shDDd/Iqv+IoD7X7bbbc556ZHeO97&#10;3/u6171O5PFh9+Gce85znvPRj340br7nPe951ateted8hZm9733vm24++9nP3klF9va3v311dXW6&#10;+d3f/d3dbhfA93zP93zzN3/ztNPe8Y53PO95zzty5MhB65/n+bOe9aw//uM/jpvvf//73/CGN+wp&#10;afvwhz+8y0/vv//+6es77rhjzzqY2R/8wR8ctOaJxGOB432/3HUProXT47A2k2+757nc9Sf6bn/T&#10;Tl+k5I5PWMg/fa6cz+VCqSI2nx3ALWoU9PRYc+FiIYc77gvbJGoWJ81yxmAYVlqqffpctVrp+UkY&#10;B9S7ms5UitMTrQ25QICjXbdSqhFrFcpg/UwmwSbBxEWBEM0ah5926T9nXYMqGAzD2uLi6Wv6l8uj&#10;YkdIXtP3hzrusxcqN+ZCLqPaxsHKYMNa4x0oMC+cy6Tj2XEU8mhXbpzP4uB6cA0dJ0HVMSZNs6xV&#10;B7UiqO1Rs2DIHYXIt5sKX6tsXCuBXLhQbLPAr+u53HGnx6HnuVohmFXKXNbFDPHS2YzSwyz6HRlA&#10;EcAw8DJRg1mlFq+1kG6Hu2YSVM0qBWGOVECnug6zTKSCqZkISOZCM1NlgNHgCAFF4rT/BtubzJkG&#10;BEANlZojSGNTGVjr0BT1PI3Mg42MpAqM7xkobEIDIo2vTZRIoU1/5gjnpHJaabSSghh0Xa9FOAm6&#10;QcZmbU9OvXdaVUlbIdDMymDb2Is10Y7tk7/1vNSmdXODmYJBTQgSwWBtFGlGCtVUqT2iRRnbjMam&#10;VRjm+eKJGySKecAZJdW+bifuIIuKZ/eOMAQ1J/jqb/sHH/4v/0+oq9liv/dL/8+XfeNdWae7rzvw&#10;ktFQ/8ZP/Iut7z/ra167dM2NaLtrGr1q9mrVQY4woGplOdGFq/ENa1RvrRbMWvOyqSyq6e89tWS7&#10;d3e0FyOg8YHBRm9Da69uc9boG7auKW2El7O1MTTSrvXR2zpEwda1UtvVYlYQ1Q7ZZgTBANWmO4To&#10;OMxlPFtarRbvlEMdMbNqQqHpzA3LXYdcVDZG4zPfmL/BC8a1Zfn6vdTzMg42AcRQm9VKMwu0wjE+&#10;fyq1SuFp7QeGmSFYYyGVEV3PwnEul8VCYHZ2Yiul9jIe6rjlrru27wE8I8/Pl/bJ05NRrWVg7pAL&#10;gzV3H8FSLR4wGAyWO2ZCz6lIkh3ByCDBgjbPQDS3KoWIH4VO2PNSuH3Jfc+VZuRC4eZyWbhMlqR7&#10;4oW3L2YfO6VRc3tyWB/uXVw4umFU66lxKJwsddyhjrt2kBarJxKPNh3HJx/K1yo9NQ5Tc9Gul6Vc&#10;ljpyuTzocsc8KR4TjwG+WH6BTyQSiUQikUgkEonEleNE39+2mPczOd7znjw1Co+MdFhZmwFweya1&#10;nRyFh4eB4LGem8vluoG/Zd6TPNQRkr1MxsGiBOjyombDoL1MACx3pKwNQG3wB5/3Weq4mH1QDbVa&#10;JruJwaahkZ16JqhNau158WQwkLhvpdpUIPbHRf8+T2CQSS7wwjiLXinKYGE2G9ts+dgcgxnUbBJs&#10;pbJRbV4wyDhdIjDb5p7nIJOOYyYY1lptuYKlIsYkRLYToTXBp20qX6mNg8W8ax1HgGGm2CTEoCkI&#10;ZAefdyPghMHMDGONqTGRCR0x8LJUuFFtq5V+frUazSwEyIRPO5Qf7/nFQo73nJCnx/rAan2+DGXY&#10;YegaJsHOTPSBtXBuoh0vx3tukMlN89ntS/llmntMJBKJRCKRSCQSicc3v/zLvzx93ev1brnllgPt&#10;7px7yUteMt0cj8d/+Zd/ebXbdABe9rKXTV+fPXv2Yx/72J67fPrTnz59+vR08xWveMW2xT7xiU/8&#10;9m//9nTzjjvueOELXxhfz83NvelNb5ot/MM//MO7z+3sxKyGrSzL3//939+9fAjhZ3/2Z3cpkGXZ&#10;9PVwONyzAn/wB3+wn2KJxGOTTHjDnH/mkeL513TvPNp51pHiecc7zzrauXHOJ0HUnhzrytGei9ZG&#10;5yd2Zqy6j+eYmV2o9NQweOGRrut7PnEx+4I3idqKI+ZyWe64O48Wh7vuSM/P57Ja6v2r9blJKMP6&#10;hL+aDWs9NQoPrlVm6HlmjoXDfC4LhfNkLhzXWqsVjnM5O3H5uDBzzB0LJ7lj5uilmemdz8URIMcK&#10;MxzqSO4Yl6o/ChSOty/ldx4prp/LDnVkqZBjPXftwF8/8NcP/LUDf6znFgtZ7rib5rM7jxZPXMzj&#10;zbhUSCYcZBKXt3cdYRjW+xp142AEMuG2CbaiXUm8KLnHINt+NPY8j3Rd49BFBLUyWBUsqJk1c+xR&#10;DqFmwSyYqcG1UkEvzBwKx2isFKwxZ9p2CbzBymAh6hZImTrYRMUJGWCqlgkLJ0uFm8uYO2YCATLH&#10;wknmotpqGzsXL4gHDIbKMLWrQmtyFR2bgqGOllAKNcbMa0I6WIzREJY7OmEmINEoq1rnpQbCSLXG&#10;P4eE4zROQUdIq30CKGTsLbZvCpoCIjHjWxPsqHRzfKWVUW2fky4T0iBCI6MnXW2oFJM2KNYICA2w&#10;6KxFJ219ohKj1efYBl1UYwymZlGFuN7s/WHTxq6/0VzoTLCYS9Gse+b84aPP/uqv27T7hZMPbStS&#10;ukL8r1/72Uc+c/emNxeOnrj9BS9r+mkqLZtat7URqDjeoqIOrSJoaqTUOEy1+qCmCFv3n0Zi1nqI&#10;XXpLTOKR4+kzgY+Sm9lrZ43wqXmHhE0De+v2U/EIuvWS71nLVk05vXGAGfspkEDhWDhRUMgYFXWC&#10;Us0JO77RCLW3DOO+alCz2T/BLCZthEEIF1WUjp6sFYYmJ+OUjuMgoxd4NoZ7IUbx1II2lS3VRrVO&#10;gk4CSkUwgOaIvLWHWixkWNmDw7BS6nwuhztuoZDbFrO217hYyB2H8msH2WIuGTHIpJ9JL2PPs5dx&#10;qZD53PU95zJ6kaBtX7fkjo6MZlO1AdY415nZuLZxsEzQ95I7Hum6Pb9frNW2VulCLp54wvyj+oVk&#10;LpcnLmZRczsJeGQY6osa32a2UumpseYiR7pukK33diKRePTpZ3LjXPbkQ/kzDhdPWy6euJAtd93l&#10;EkQlEo8dkiYqkUgkEolEIpFIJBKXgaM997TlfC6XYz13uOvUcGoc7l8Lp8ZhpdRRrTEJ1qjW1UrP&#10;jPX+tfrhUSjVFgs53nf9TJ60lN/UTuxmwqVCBpkAWCkvvyZqpVSAc5nM59L1EpoYhl3EzI8QMYwX&#10;/69119JtXG3b+FOltlarkP1M5jNmwtVKH1gLswqc3Q+/f7peep5OmqgkgFoxCVYFq7UJS0Ti68ow&#10;CrZS2SSYIwYZe146Xo713Px2+cmWOlI49rx44ai2SViPCplZGbRGE0GPQYswPSOavtkaB54EHdaW&#10;Cbpe+hn7mRAo26ThalbGWO/FmmgBcIxBGgtqkxoEvDBq53oeXcfzEw26WajmhLcuZncs5XO5HO+5&#10;I12XO56f2EPDcP9q/cgonB6FMxM9O9HTo/DwMHxurXp4GIaVdr1c03eHu26xcM84nF+XEqQlEolE&#10;IpFIJBKJBADgwoULH//4x6ebr3zlKy9iHdhLX/rS2c33v//9j07lZ6t67ty5izvInXfeWRTFdPPf&#10;/tt/O5lMdimvqj/+4z8+3VxaWnrmM5+5tdhkMvnhH/7h2Xf+yT/5J7MVfslLXvLEJz5xunnPPffM&#10;ek/tn+c85zmz9X/b2962u0LpXe9619ra2i4Fbrvttunr3/3d391dqfXwww//yI/8yEVU+3JxWcZA&#10;IgHAEV3PXiYHtUP/YobkExeyw123VMhiIcNgDw7DarVb2q1xsIeHem6s3UyOdl0/k6csF1/kfe6F&#10;Tz2UH+26xUKu6buO50plDw3D51brz6/Wn1+pPr8aTo10EmyhcNcOXOFkqRAvomp9j45Hx8MJhyEa&#10;ibBwMshkPmc/Y9ez69nzHHjO5xxkUjgC0dPDarWljuTCWxfzR/kqdDxvnPN3Hu0851jnKYfyJy7m&#10;N81nN81nT1zInrqcP/d455lHiusGvpjJxiXktQPf8yy8RGFKz1MNo7CHKCoam3Q8hZjbondSs5PD&#10;ulTreiF5uLObo0jH8bqB7zhmjkKKMK7IL9VKjbP90KhqiPKDdWOu5vMqiogcoGYgzHTbCfYywICg&#10;iAKqqZ1Q1AgZUAUjG52bJ6S10CG5VwYzZkKRJmpShhgsQNzdGMMiNnOMaRiBAFRRqUUhWkbxwsLR&#10;CwlEq69N2fsI1MEABAOBzZ1LRoOdGPEpHApHTzqChOe6okwaTy1rZVHWWovN1LI54PbtJ6EGgToi&#10;c/REMCsDFAgGmAksyq42YNZITdBInoQWfYFkgzMPY9PNdtXsbDdUp7ZJ64IcM1hU6VBgUdKhyhd/&#10;w3ds3f33fumdf/E/fwtXngsnH/rvb/9XW9//yr/3/eIzWGOS1Eq8SDRBwMbzKr61fjkYRU/TJgtJ&#10;GGHxdWMStu7s1Ja8OEnUumaxldvJuoioinG6pmJNBVu7sPbOausx+ydGuKbHmYqn4tNUbVpX22oI&#10;RrB1v2J7zRvlXbQdKxyFzAXjOvZqM/hj1kXPeO8TUSsYe7412ZoK0tpBC0dEmZ9jc89GQVFQK9vs&#10;kFMcOcgkiomiknbOM3dSOFKa5wwakZtF40EHijB3mC/cONgDq/XpcRAyalyP9vxTDuWbxEnzuThg&#10;vhAnXCrkeM+d6PtrB/5E31/T9zfN+2N938tkLqMQwzrGTNdFsB0HktHzqlKrVYNZpQCs79n10vU8&#10;2t3b/3Ac7Mw4dDznc7mm7+cfLZOoKcd6/paFrOd5pOeC2oOr1UqpB8qUUStOjcLZsXY9j/bcIONT&#10;Dj3an+mJRCKR+CIkaaISiUQikUgkEolEInF5mMvlS47kN8z5+Vyu6bujPdfPpAx2dqInR/rwMDw8&#10;DCdHemaso6AdxyNdd6LvF3K5pufuPFosdzfEnq4beEf0PVfqUF1Wq6igtlJq19MLrh14zEQvLuI0&#10;a5UiRpvIjqMBk2C6U5CpmTLe/CODjYINa3PCfiaZ4Nq5rOujAsc+v1pPS8o0xnKxU8fTdTmZcC6T&#10;jqMjc8c8xirQZDSsFKWijNHEGEWgdR3ncul5KZwc6sjxnit2CGYSiNKgvpdMMA42rK2xmSp1HKys&#10;TUE11IbarG7PWLcqrNnjqtmw0nFALuh56Xhe0/cEcseqjTZMtMnqJ2209aI6B46MAq1J0BgPiTk4&#10;SS52nAKrlZ4chfEW9dvhrnvWkeIJC9lCIUe67rqBP9x1UU81URvVOqy1VBNiLnNHuu7avl/uyGLh&#10;bl/Kn3E4jwrARCKRSCQSiUQikUgA+NCHPjS7+eIXv/giDnLHHXeIrP+q9cEPfrAsy0eh8ocPH56+&#10;/tVf/dWHHnroIqyWsiz7tm/7tunm2bNn/9E/+kc7yYpCCD/6oz/6uc99bvrOd3zHd2yrInv729++&#10;uro63Xz9618/W1sAJP/ZP/tns++84x3vOHny5CXWfzgcvvnNb96p/r/4i7/4nve8Z/cDfumXfun0&#10;9cMPP/xrv/Zr2xYzs9///d+/66676rqefX/T5pXmsoyBRCJx0Qh5+2J27cDP53K85zLhmbHev1JN&#10;s3eNax0FXa307EQfWKsfGQaFHe66wx23VMjTl/Pi4Bb0X3g44e1L+ZMP5YuFO9xx1/b9ka5bLNwg&#10;k0HuljqNk9Ji4Y71/O2L7lDHARgGixqeTNj3FGCt0nHdrMMnGC2kcmEmdMKpfiOYDmuDoeu5VLgb&#10;5/xScdXmS3PHpY473nPXDfx1A3+87xcLt5NLW9SMLXedCAGKsOsZ1NYq3SmsUauNassEuXAuk01H&#10;rtUeGelEMfB0ZNdHT55dLxZxvO/mc8kEZpY7FoJM4ElhnPSGI51QgOih5NsvCtFhqOsQzDwB0MDt&#10;ghsWIwUGOGlUGrGUF4JUMwMzIYluW+GpAIPY855iIY1HD1v3nlaS0R6j0VdYY5LUWvQoDGBtIJA5&#10;eGKQiaDRV2y9CqG1CSLMCbdIjhoVR9wxusHMxnvMTG1d65U7iccIhlqhth440Db1m9u2Q5v6GylF&#10;Jh3H5shsPL4UMDKmgQuAqgazYAhgUFMzmMYrJkLvKODM17/1Ttv4YosIaudgylQZFYvFblmtNBMh&#10;TIDK9ManPvOJd75g677v/sG/Pzx/Zq+LfkmUo+G7vucbVs9s/pp64vanP/Orvm7G3alVFMXOskYQ&#10;5bi5j9YLNS+jIq8RFW0wTmoigNw0NA7WgMblydrTrSdTNINqexcA2qiS0Dp6GOPVZ7PwN7Yolml8&#10;1cymiibAZOayN8KkqTlWe5/Njhk1m968QohBzTJHJ+w4KlAbajUSnqytsULKBCRFIKBwXablhE4a&#10;yZMXOKEjYyDPE7lgKpURMnpAASi3e4AGoHCcL2ShkK5nx7GfyaG46RjfiUezGNY0lAEXxmGt0o7n&#10;ka473nNzudy2mN264LdGEr1wqeN6niRXqm1yVC7kcrTrCif9TPoZHTEOWKnsQqmrlcY6txFGKEiw&#10;4zmXu9zxUEeO7EMQtVbZI6M6E0ZvpSfMXx1vpWv6/valvO/leN93vJyd6ENDXa10z8SdZbAzY31w&#10;WE8UhzpyuOMWc3n64WLPD7JEIpFIJC6dlIE4kUgkEolEIpFIJBKXDUfeMJed6PuHhuGRYT10tlSI&#10;WpwCBhAT6THO+RaOR7rumr7fNsY8l3GpcGoY1nZmHI72/GWZLjWzMxMFuVS4uVyWOw6Aa42JLmKB&#10;ymplwcyAQcZKUThUwSqFAE5M1gMo8ezrL+P7Bqs0yqhQOHYcc8cjXeeIhVweGoaowLlp3sfIaEyX&#10;CCCo4SAptaTJbsdNE9aFY+FYqZVqQTkb2IsvaqMaCoeOk04bY+ju42oIcbTrTo0DIKx1tba1yhwR&#10;YEGhBsJmHLAsdlUM9VWKlUoLx9yxDJgEBdjzzIQ9z+WuI9D1NKAMNqq156VqTaKySxsowijTAoHC&#10;ses5jUlngo7nSqlzuTwyCjfMbY7KO+G1fX+i789N9NQonJuESdh+SPUzWSzkSNf1PS8i2XkikUgk&#10;EolEIpFIfAFjZu9+97unm8vLyydOnLiI4zjnXvKSl/z2b//29J0/+7M/m5XWXCGe/OQn//Ef/3F8&#10;vbKy8h3f8R0AROSrvuqrvvM7v3P/x/nKr/zKD3zgA/fcc0/cvPfee7/5m7/5m77pm57//OcvLy87&#10;58zswoULn/jEJ975znfOypae8pSnvOAF2yxO/cQnPjHbG4cPH/66r/u6rcWOHDnyLd/yLe9617um&#10;7/zwD//wj/3Yjx30t9dN9b///vtf//rXf+u3fuvznve85eVlEamq6t57733nO9/5iU98IpZ51rOe&#10;Ne26TbzkJS/56Z/+6enmT//0T//lX/7l61//+mPHjolICOHs2bN/+qd/+ou/+IsPPfRQLHPjjTfe&#10;e++98fXdd9+9srIyNzenqrNKuSvE5RoDiUTioiH5hPlsMZe/ulBlwjLYWm2jWofVhsk6ITqOS4V0&#10;PR1xw1x2ou/SZN0shzruUMedm4TTY71Q6qhudD5xnnaxkCM933F8ZBRWz5aF40ppAw8hj3bdyVEg&#10;Oap1oqhKyx1y4VbHmxqsgg5rAzDIOZ/LE+az6wbuImp7VXDkHUv5x0+VR7ru5ChUCgI9L8PaVivt&#10;enqu5ykzWBkwDurJrpfCcWGj9Gu10nMTBXCk69ZK62ZYKfdcgg4Ag0xWSl0oZLUyITInQa0CTGFm&#10;AjiJ4oTWjIkbgiGV0Ym41vhltbKux6ynhxqnUZ5pjVtZlZXBBE3Eo+/XnVfWZRY07CWLIpkLymAk&#10;TNH41UxddAAROADt53gbZUAIrZ8RURt6jjGfmtZGUg2zup+wbpxkjAGJbW55Ci0YzCyADrNWQjCj&#10;wRwBmBcBkAkqtaBQoFRGW69odeVaKcvW9sbKR12Uqo7BcirWIjwbQYs1+hZG9ZrQiEbqVkdJFBh7&#10;XIi6VXCt+xetX4w2RLe3Pm169aZqnUaxUylyh9KUhBeWiqD4P77v3/x///aL63KDo+nK6Ud+5h99&#10;0xt+/BeK/tz+TncwVMMvfN+33/+pP9v6o1d8z78U52f1TmYbwn+xLUIYGMysuRDGrWkTo/auUT9N&#10;O3PmhTVjAhtDgbv06Xrnmhka/6XpEGVbz9qasQDYhgdnrA1bAVxr4oWZq2WGaQpIa8OCjSPWdNSt&#10;X2KbzRdpbaPWrz0AoQcyoSNywVgBIBgc6chSrbZmT0cYUTfebHSEE0R14qw+TTg1uNqMJ0qDmpUB&#10;nY2x42BWBSs8PXms63JHNdRqtTUKqFFt49BcLjW7UGlGdjxPtGHojpfjPXe853YxLLqm786MQ89z&#10;pdJB7rbGQgvH4323WupKpZ40oFaL/lRm8IQKqTBGUzLreZnLZT6XPTVBanautNVSO14Od1zPy1OW&#10;86torXSk63qed5+rHDGq7UKpZ8Z6dhK6TnLH3MU8mwZAgSqgUhsHi8/wQSYLuTji+rns+rnLE99P&#10;JBKJRGJPkiYqkUgkEolEIpFIJBKXGS+MCRTHtZ4vNU5D19rMgBeOvUzmMvZ3NcYhefNCdq4Mhzou&#10;ykuWissQB10pdVTboY444uY2vVacDfdEfUBNVKVWxhleoOtZGIa1wVFb4yMCjhbTs03jCnGmv9JY&#10;Rg30gp6nI/uZHOo0U9y5Y8djrdL5XE6NwjV9D6DrGzenel+R0HWisMcJQlA4t/WnsUBtpoqAJjVc&#10;9I0youvlcMctFAebfhdiueMeWKtLbSIZUf0VoyybjtXkPmwCNVaTlZqW5oiOYzcTIRZymc+bYbNY&#10;yKgOHcdRsGGt1gYRL3HVgpBmVpsVToRY3BiTHnierGxc26mR3rBDLI/AUiFLhQBZpTastNKY2c4c&#10;2ZnJVJdIJBKJRCKRSCQSia187nOfO3369HTzVa961UX/oveyl71sVgX0nve851HQRH3Zl33Zz/7s&#10;z256U1UP6hRE8l/+y3/5xje+8fz58/Gdsizf+c53vvOd79xlr8OHD3//93//1h4ry/Ktb33r7Dv/&#10;9J/+U+e2n2l51ate9Zu/+ZtTcdE999zzX//rf33FK15x0Pq/5S1vueuuu6b1r+v6He94xzve8Y5t&#10;y7/61a++8847d9JELSwsfOM3fuN//s//efrOhz70oU1+YrO87GUv+9Zv/dbXve51cTOEEF+/7GUv&#10;+67v+q4DNeQiuFxjIJFIXCJLHXdn4R4Z1Q+uhbzSmL2rblfAO6FrU3cd7bkTfZ+lKbsdWCzcYuGA&#10;uM6d3GL6c7jjPuu4UMgjw3ChDPOF88KjPXdmrIDkZuPQ/HGkwEgazAzB1sUE/YwdJ087lN8w9zhb&#10;zDbI5Pal7FNny+M9f2oc1ior1WImsmGtjiycObAylBqTo8k0OdpULDUMeqG0MljH8VBHcidLBVYq&#10;Wyl39JuahcBS4U6OQtdjVJsZ+plUasMaAITYNCNtrcMMTCfKSbCOp4OBEpe/r9WWC3Jp9Dy1GWBq&#10;cGx0EqomwkoNoBdEpybf3lbtaQ7Wk44gmxhBFKiYKSlx2wzKdWnLNELCVucFM0eOaoNHJiiFYlar&#10;BXBqCDMJFuUt0SZoJ6lWXOrfuOe0Z4w7BrMYhpgu8299acyAoDYxi2oNAELuJITQeC+ZKWy1am2j&#10;DAK49gaZumzZTAWMcKCTWKat3fZfMlrpzlR2M03Wt/7T6aXa5DG14RCOEDRZ6nIHNhIbGwcs33TH&#10;K77rX7znR79v07k/8ye/9467XvV3/n/v7s0vHWwc7IWpvu9H//knf/f9W3/0pBd91S3P/vKZVhAw&#10;kjAlZSoTCpjq7pqWcEZWtGUwsC031ZW13UUCFs2kbHt93Q7HXD8uiM37tfXkpgOYmW21NQNmxX3T&#10;zek+IGfG0oz31/rxp+IosNVntQ/75iBR6thzBFmpqhnaG9YRwcwDtUnholbKJtqc27G9+/b3ARs/&#10;X4LF9IXm16tgkwCSMZVhNB0SInfM213ncgAog42DDSsbBZvLZJDxuoEbZG4hl362d47CxVzmcwmG&#10;UW2nR/XR7jZKaQJzuczlEk80Dlrregt7qmcrZEDhKIQjzRDU3M6iKDVbLXWlMjUsFLKQyyCTJx/K&#10;r/rXkn4mX3KkeHCt/txK3fUs1dYqG9eNjHkTQhSOhzrS8yLEoY67ac73sqtm+ZhIJBKJL0LSp04i&#10;kUgkEolEIpFIJK4UHS/Hev6m+eyOpfypy8VTl/MnHcpvXsiO91x/H9OgXc+b57Oe53wuK6Wdn4RL&#10;rM9KqedKG2QcZHLjXDbXqmu6XgBkjqWqHiRMN6oNQKXIHAEKOcik4+jI3DGTJjFhpZgETILVakFt&#10;ojauMaytUsuEg4x9L4WTI1233Nkww933rlJUajE3ZOwTITLhTgZEOxEr48jd9/Nk7th17Hnpe+l5&#10;ccKOYy7sH3z2fRzsobXaDF5YK2DmhI13FtGETaZZHhmTwwGAAuNgpRpgQoDIBcd6biqIApAJ53OJ&#10;/TyqTc20tfy6JMwUZJsmdlOjO16EGAcb1rqfS5AJFwp3uOuO9dyxnj/cdYNMkiAqkUgkEolEIpFI&#10;JHbhAx/4wOzml33Zl130oe64445ZU6CPf/zjKysrV7r+J06c+Oqv/urLcqi5ubmf/MmfvO666/ZZ&#10;/qabbnrb297W6/W2/ujtb3/7bNv/2l/7a7fffvtOx3HOfd/3bVjY+lM/9VOnTp06aP0Hg8G/+3f/&#10;7vrrr9+z5Etf+tJv+ZZv2b3Ma1/72mc+85n7Oe+3f/u3v+lNb5qbm7vpppsOWufLwmUcA4lE4hIh&#10;caznv+RI8eyjxa2L+XUDf03PH+u5431/7cA/YT77kiPFlx7r3DiXXfWVx48LSAq3WdkuxA1zvuM4&#10;yOR8ZaOgABx5uCOHu65w0vcyl0vHUWgK1No4DmVOenHG23G5425bzJ64mF3tVl4MhzruactFP+Px&#10;njvW83OelSKoqWEc7OxET010pTIzi6v5C8elQiq11VJPj/Xza/WpkZrZ4a472nNzuTzjcH6k6xxB&#10;oNR9JUjrei4Ukgs7Lq5c1zjZLq3KaEpU28Rp+bFiHCwXdh0WO+5EX3IXwxyo1FZrWyt1HLQMpgZt&#10;RUF10GCo1czQ9ZzPxJN9DzWE2ZNtr7LZEbUm8RlaaYSLgqjWvUbNYhlr8qNB2HgxZQInUqmp2bi2&#10;YOg4wuAYL0RUHFmtCLY+knfWm3EqgdGNNYxdSsDNxLi8MG4KoUAZrNIonbLcbR8LM0Vdh2CozWKo&#10;QQ0gMi9OkDvJBIWTnCYEadp2qQMYwytRBxUlau3uaAMuM/0+TSVH20YNhS3SMLZ/DDPiGtByoZlV&#10;AbVh0vZdrfaC137HE7/0RVvb+PlP/slPfccrV8+cxOVjeOHsf/qeb/ifv7iNxn5u+ejf+t4fbdsw&#10;9SGiAUaxdlBZ29s2XTgbLYy43mXN27a+yXZcNIXWXY8alSjJbYVp68ZkmD0ZAItVnJXccLt7Zcbh&#10;qnV72niidenbVuVRI7xqRkp7y3Cj0KeVADbdBoMpoaranr1SEFYbVG16n8ZDOAKgGqpgmdATjiQZ&#10;tXwHX5rM6SMrzNx7MVTacRRgMd/tqLnjfC6F51wm1w780w53bl8qrh34wTZOhdudnrxlIcuEyx1X&#10;Kk6Pd0tqECWsJ/r+uoG/pu+O9dyRnsu8LOW4ecEvdeTWxWw+l2GtDw3DQ8NwdqKrlU6ClWqTYMNK&#10;L0z04VF9/1o4V1rheLzvF3I53vNPP1zklyHeeRkgcKLvn32seOJivtxxS4Vc0/fXDfyxnjvcdcsd&#10;Fz+2rum7awf+SNctFu6avvuSI8WTD+VJEJVIJBKJR5nHWWqNRCKRSCQSiUQikUh8UXG851YqA+pg&#10;dr40hS7me+fx2pbzpZ6faC/joY471HHXDdZzIQsxyGQcDMayRmfX35VjFHMSrAx2bhLKgIlaMAva&#10;ZPzygtzJJFgVoj0U4pS5qVWAE3iyn9ELYna03HEuk362TaOiM9Yk2PlSzYzkYuGAqvAcVWr7TawG&#10;ACQzsqKBDGpufzH+GNtwjk5w0Lnr1UrPjFXNhrUFQz8TISbBxmgihxSabQgoxghbjGI6obaJGDMh&#10;SLflui8UMg5mkFEdymAA5NLWLphZqRBYTG5XbAk5EOg4joMBuFDqke5l8C5LJBKJRCKRSCQSicSU&#10;uq7f//71pO/XX3/98vLyRR/NOffiF7/4gx/84PSd3/u933v5y19+pVtx1113Pfe5z/2N3/iN//2/&#10;//clqrDm5+ff9ra3vec97/mZn/kZ3XlJdLfb/dZv/daXv/zlsxqwKZ/85Cd/67d+a7qZ5/ldd921&#10;+3lvvPHGr/3ar/31X//16TtvectbfuzHfuygczJzc3M/8RM/8R//439873vfu20B7/3f//t//yUv&#10;ecmeRxaRH/iBH/ilX/qln/u5n9upzLOe9ay/9/f+3pEjR+Lmm970pje/+c2X0v8XzWUcA4lE4rLQ&#10;8dLxANJs3pXieM+fGgUDyqGdHulyB10vJHseXSejGmu1TmC6cYW8mY2D5YJr+n4hlycdKi7aHPKq&#10;M5fLs4527lupHloLgywrg56dcKVUBTWKXgwKRp+iCfDwsMkB5wU9L72MHUdHXDfw1w68kONgBDLH&#10;qgbyfdVhIRc1oFQhRrUNKw2tHiLGF5puB81MYWUAgI6TwqHrZbkQkoWzs9Hgy1mlqIKVwcqAEFtB&#10;qDJqBDJh17NwHHiZy22t1tXKRsH6rcxDZtQae15XNavNAKg1CdSCITrwEBRC0CpaSABBLQo8PFkb&#10;nMCRlaJSUGxUo+tJIiMNqBROLQpOgllM3BY1UbM9MwtbNVRsrEUdCKM3DjPBpjblTszUgCi8UDUC&#10;taJWM8YWNZoZBWrFaqWl0QBao8bxtMKvh25co7JyohaMtTaalWBGi+5G8YBmrVhrahY0Y23VCGii&#10;JGqjDGbb17NvrVtKqUWhC5ywVJNgMGjrM0TvvvGHfvJHvv6F49ULm47z0Kc/+bZv+uuv+qf/95Ne&#10;9FWXeIsBuP9Tf/az/+Rbzj5w39YfZUXnDT/28wtHT8yMt6ndF62ReVl0ZwowgG5GgDQtunW42qzo&#10;KI6WVjjU9lLs/W3GkalB2hLxQpBRLCckrJFdTXdsLyOIxpirtQGb+lRt77nE1ioqjugZB76ZcbGx&#10;YbNNnkrC0LSxecfURKjGjBaMo2AwC2BQE2HrSrXu7KRmhcNabQ7N8Ahm/gCRTADtvd9oBePNjlHQ&#10;TJg7zBcu24dYaFhp15PAcnFgWU4/k1sWsr88Vy4VcmasOtbDHZFdP5viDV4rzoxDMBztZb1Mnj3v&#10;zpV2ahTmcxnVNqx1rdrs+0ciF87n7Hvxgp7nzQv54sHrfKVx5PGeO95zk2DnJyE+6qtgoX1cdxxj&#10;htO5fI++SiQSiUTiysHkz55IJBKJxGOBn//5n//Gb/zG6eYDDzxwzTXXXO1KJRKJRCLxmEDNPnW2&#10;OjMO5yZ6odTC4VDHH0ifU6mdnei4trlclgpZKNxTDuWbtDP3rtT3rVT3r9a9TA7tMN08CXah1HEd&#10;c7ohmK2WVqvVZpk0aQWbUB+RC3OHYKjbfJDBUKplAk8uFsydFI5dz91TkN6/VncdD3Xcc451Ylaw&#10;P3pkcnYSHhmGIz3XPUiesDPjsFLphdK6jvtMMDYJOg6Yz2WQcblzgBUDK6WenWitNqyNRM8xhvIm&#10;wUa1joPRwJmGx2CQwmBwwkzoBZ6I0UpP9DLJBEe7bpPJUq328CicGYdxbWroeF70bLtazN1Ioalx&#10;uSMLhSwVm1t9odRzE71hzt8wl90wl3LNJBKJRCKRSCQSiUTi0aAsy4997GN/+Id/+MlPfvKhhx4a&#10;j8dLS0snTpx46lOfeuedd956663OPaYX+p89e/Z//I//8Ud/9Ed33333eDw+fvz4k570pOc///nP&#10;fOYz83x/C71bzp8//7u/+7t/9Ed/9KlPfWo0Gh0+fPjmm29+9rOf/ZznPGdpaWlT4Xvuuedd73rX&#10;xz72sSzLbr311te+9rXPeMYzrnZnXAyvfvWrf/VXfzW+fuELX/jhD3/4atcokUgkNlOpfexUuVbp&#10;yVGYBJvLZLEjm6QFdbAABAVhZbDVYDAc7rqO45MO5Qeagn7MUqmdGoWzE12rdBxspdS1WmHIHTtO&#10;nLQ2R427EeNUfS+To113vLc+AV6pffThydlxuFCF6/p+//PeK5Wem6gaxrXGhGVBLUqGmqugUJgn&#10;C8Fc7oSYz2Wh2HCxqmAXKhvWUYBjK6VWilotF5Ks1QwoHJc77kjPeSKoPTgMZbC1WjOy5wlyVNtE&#10;rQzm27PvQrSiqtXAGBowNRrgYio6mDWON41BTRVi6jc6olTLCIkuRgoAuYsyHogwalKqxvKGEzUv&#10;0fCqcbVyWwROaD2pvDA6TdUGM3hpBFHbXo4y1hhQNO5V0z6fxYBSzQxBLZjFJjgidztGN8pgsT5m&#10;5oQaF3wajDaV4kTJ1lQEY9s5DrXn3+VaGGcskaK4C6QQTtgRlmq1mgIEHKIVEKL07lMf+a3/9ObX&#10;h6rc9rhPeckrvvYf/+uoWboIRivn/+cv/Iff+Y8/VpeTrT8l+fr/+/996ov/xmwLp0KmaYMbn6h1&#10;dVK7qVHp1OrfYGxlVBaVVOsrbLlZ5xff50zPbdfBZtYK8UzAeJuHVgQ4vXC6LmYyYZM3EO2Yj8cx&#10;EGZbdSe6rptqJFiN7Kk94LTJ0/KbDOQAbtLViTSD05r+a7SCasgI38YZo/Vf7tD1Ugcbq5qxVqgZ&#10;hQeKY8Yzx1hqJhxkUquNghEYZFI4HO35PQ83qvXkSI903WIhzz56kVLb+1aq+1bqYW2nx0EQ46Q7&#10;PoYNWCn1fBmEXO64rpcnLvhjPQ9grdIHh+HUKERZY60WrLkqQsQnO8mlQo713BfGh2AikUgkEleL&#10;pIlKJBKJROIxQdJEJRKJRCKxC2r26fPVI8Mwqu3MJKjaIHeDbA81EYBguDDR1VoJHOq4nudy1922&#10;mG0Nv61V+icnJ2fGYVjpicHm+GKldmask2AGlMEqjWkdbRIszv7PCnWizVHMBVg4Tr2GhpXWhrmc&#10;i4VbyPcr6npkFAAc7bpnHC7mcgFw30p970r1wFpdCA8fxKdorbLT47BaKcn+3lEDALZSmSN6Xo50&#10;XXdfuzSdeXqsldqwNk/0svU4y7DWMsR4RpOEzmZy79Vq0WhrYSaRWBRWCdHPJBce6232uJoE+/T5&#10;ahKsDibCtdOPuCY2iqI36PQH+2lprQgGATJHUwMxn8tcJstbejh244m+PzHwty1m++//RCKRSCQS&#10;iUQikUgkEomLI2miEonE44JJsE+cKdcqPTfRlVKFGGTS9cxlfVF6pTYOtlpZFSyKanLHWxezIweZ&#10;634coWYwGyvPT8JaZcNao34grobveelnXMil67l14f7HTk1Oj8ODa2GpkLl9xxQQ88SNdRys0kbO&#10;pGYuzrmb1YAjc8FcJh3PQ4Urdpj8V2BS6yTYI8MwUSsVPS9mNgnW89LLcG1/PUoTdQil2qi2XNj1&#10;jK/LYLGxu1Q4qNVmQaGAAE6oBo22OGTHcdPeZlYqMoEZhCgVMW9d+6NG09LP2POSO1bBxrWtVGrW&#10;qLlITIJFZVT0eNl64dTgBIJGAwbARRnbDm2po8bJ4Bx7jmbRq4qNnCm21GxcG9CIi4JZbK+X3QJe&#10;sb3ROSdKKQDWrfcQm3+id1S8yIj/kTS0VkRTuQuAda1N83pGLLOuwEGjIAJhjk0P1wZD49DlBZXC&#10;AFULhk//we/8p3/4umoy3rYVea//ZX/7O+985TcsX3/z/gfz8PyZD//nt3/kF/7DZG1H482/8T1v&#10;+fLXvXG2/mhbHN2couwktqUuJ6MLZxs5F9BbPOR91pRv5WTYKIuaXgUQnBosrauNZjt29rJNrbY4&#10;tSOLly/+ba0wqRFCYV3JNi1gM7IoTH2vgFl1U1s92IaqrGuz2ibEnICYjcptre70JWEkC8dMaGZq&#10;qA3xFopixdxJHBJRNJjTxIkZOg7BUNZWGapW3XQQYZJNArzAA93MDevgyL5n7uRYb28PIgMeHgYz&#10;XNN31w38TfMXH8V7YK3+zIW6CnZmEsa1OUHPS8c1UkkDgqI2jGod1aaGfsbFwmWC2xbzTdFbM6xU&#10;eqHUUW1lUAUFcIKul0HGhVz8XvHuRCKRSCQSe5LyGScSiUQikUgkEolE4rGOkLcuZPO5u+d8WTh/&#10;vtTVSldKdDy7joWjn0nLp2a1RT8imwQD0PdcLJwjbpzPrhts/4twP5O5XCq1tdouVLqYr89WXyj1&#10;fBmzKlqlZjAv7Dg6EpVGLU3hGOMNalBDZSDMC8YBlVrP0wy1oXAg0PcHCF4SUAPaTHsAjvXc51br&#10;uUzOTbRS7N8yq+tBWiYcBwu2j7yMCjV0Pb2gs29BVKV2ZqK12qi2jOhtrF8TiluP2azHbYKakJkw&#10;dxsCkF7Yz7BW2bBSZnJ6HDZFx6NcqgrBCYX4vff8bKhKEkLe+uwvu+1Lv2z3Coc2K5tjE8koCjes&#10;1Az1dokURWLqPospJBOJRCKRSCQSiUQikUgkEolEIgGgcHz6cv7p8xWBQcYLpa1UeqEECQFIBGvs&#10;UgrHw13X8ywcb1/K5w8i+Hl8ISTInqDnD7xI71jPXSi147lS2SCz/YsKMuHRnpsEW620VJNgpTJO&#10;gNcGp8gFvUyO9aSX7SZFE6DrpesxrE0qA6znsVYhd+x6DjKZXcbf9TJf2IUJzNk4mFbWcQQgRLA9&#10;VigGa3Qa0mwagZhuLoZdNgkhYrhESApVbdYNiKSjlcGc0AyDjEsdOTNWMxsFlIGKqNMQT9SAwNQA&#10;2FathQFqNFjUIEVdmdtZukBDMDig49jP5FjPqWEcrFarFWqoTdcqekEZLBMQNG0iJH7Xi0syE6uU&#10;DqaNjsscGTQ6AjVmUYbG0MfQ2BY1HkZTkVA0LGoDM60IZoMaaoM6qvE3MgMNCM2hm52NcbChVlOC&#10;sNuf95Jv/8lffud3/R+T4erWVpTDtQ/+9L/54E//mxuf/pw7X/ENT37x1/SXDu80qs8+cN+n/9fv&#10;/tX/+t1P/u77y+HaLp3zFX/3e7/sG++avW5R0dP+w2jYRSJq2849fP+fvv+Xppf4BV//bf2lw2yb&#10;3/ZfoyWzqJQizDaMkNiFU1cnm/HXWu/QtnPVVCitpRTMCCJYYyam7fGt7Xvu5OWlZpz2/TbDdRqy&#10;auVXTXe07aIBwWaFXrMn4oyKKx6fAqghmDnSEQ5W1qhJM1OgVvPCRlKoWoMINshYOFnIsFLj7CTE&#10;2KgpMrF9m901Kr8SsFozYdczI4909xZEAVgttQx2pOu88NrBJS2NPtH3g0w+fb7ygkmw1crWKl3Z&#10;YoTmiJ7nXC6ZcD6XWxfzrSkmSczn8gX8SZdIJBKJxGOBpIlKJBKJRCKRSCQSicTjAJLHe24hLz5z&#10;oRZiIZfVSoe1nZ1oLBAzq1mrIAKQOy7k0s/EEQuF3LKQ93YV9lw38Cul9jxXSh148UIznBqHUW2V&#10;2qg2ALlDLs20e5uOzdoaIqZYQyOYQaUQGoQrpcYcaLljP5ODSKI2ZKGLFI6HOxLUVko9OwlHOrLP&#10;UKiQPe/UwiSgCnC7TgkYbBLME56cyw+QoOz0WNUwrM0R3Wy3vIYbqm3RnAncLmGkI3sea7WOagVk&#10;tdLBRqmVAIVnGUxIRwQiZpEMZmpGbO6hqYCtDZ0iI0jmgo6X2OEKqG7XjW2wcLsfJhKJRCKRSCQS&#10;iUQikUgkEonEFy9eeMdSfqYb7l2pM9Elk1KtDBYsigokcywEXuiFJ/r+ukGyx9iRI11370o9n8sj&#10;w3Ch1IXiYFZahWPhXD+Th9bCqNaJWia0gMJjkHG563v7ToU2NQ4a1xYMfU8htq7vX8gkCoyENqpt&#10;WBvNBBbAKKvY9uBqFiM7bDYRgykEjECcxlfz6+5FNj1aRisbWVCDmQUjYNFmp+9FwOVCcsFKZV6s&#10;0samiY3ih2T0cbLYHgNj+MAMoEUHqqAQ0nbOk2ZmwcwM3lGAQx2Jvk+FW5emPDRC1+tqhUzYy3Bq&#10;pFFv5AR7BnmEzKXRtoUYTzGNih1D1NNwg8RlhwNuNhfa+E6jsGp7mtbIzFqLKkatWhuJMzXGTHNB&#10;zVMI3PKs53/nf/i1d/y91wwvnN2pLfd+7KP3fuyjv/LW7+nOLRy56dYjN966dOKGUJWTtdXJcHW8&#10;tvLgX3z8zAP37jksu3MLr/2htz/py79yY2taRVKrc3JEJusDjFOXJGtGTmOvZFMpVBtuxFSmBOE2&#10;flCxZ8BtREzT0Wo2tUiitG5U0SkuepS1141RFhVHIGdinetta8c/tggkWyOyeL2iqKjphFjxae/Y&#10;uisVpoNm42lijW3qrBUU4hqFlxOoQRUKKFCZ5aQZAmhmubDj2Pdc6Lg5tTLALESLs0oZU0nuqWtS&#10;qBrNTIiuk9yxEB7uitvHR4WaXSi169n1vGHOZ5f86TKfyzMPFw+Pwv2rVeEMkLKROMYHHaMLFoBB&#10;JtcN/OEvUMPDRCKRSCQeFyRNVCKRSCQSiUQikUgkHjd0vTz5UL5S6gNrtR9zPjc1lGqVWsyHJ4QQ&#10;nswdHSHkUiEn+m4/wcJDhcznEgyj2qIZ0cmRRr+pUi0jOp6b8sCxSYQ3EyMCAAgpztRQKSbBYkBo&#10;kImQBw1bapt8bnbq/oY5f2ocFgo5M9a12gbZfqf1BxnXKmaCSq3YNco2rk0NvYxeMNi3F9WFUstg&#10;w1oBdD2J/VYshk8yAWHbRim8sONkHCxTOzfRrhe3MbRHIBN2XJPzL8YrzVApYlRrWplWzIYYvXOM&#10;mSPR8fRtokRs1NdtuiIASLhLDaYkEolEIpFIJBKJRCKRSCQSicQXIIc6bqmQlcpOjcKFUke1hWZa&#10;lblgPpdDHXeo49IU6+4IeeOc/8tzVT/jhcq6mR0kfVlDx3Eup1CsDMMqeGHPS+Zk/4IoAF4oNDUb&#10;B3S8eOFiIVsvH8nFAk7kfKlCjGqrDcEIICic2979JkytjaIgivBCT/YyVmqVAmrBYICHkawVAB3p&#10;o0FNY9hDEEGttiZYYIae5zhYx5PkIJNBpisVVC130f0GBINaNNiJMo8YImCraYln6XqZBKvNKl0P&#10;2cxiZpUi0BwoRDeT3pbceOfLUAUd1mbAIJNKzUChBcM+097F26dSE1JhUTfShqoMbecasEm9M5ui&#10;jk3KP7Rltz+12XQvI9iIrxoNT3M6MyhghhpwQi8grFRe/5RnvulnfuvdP/Rdf/VHH9m9RaOV8/d9&#10;/A/v+/gfHnRUAzhx29Ne/yP/6dB1T5jtoc091lxHChnMGONEbaSIGwVBU80Upj3UqJrQyJS2u0xR&#10;OESuW0XNmHK1/mVsdUhTWy42sqiposq2KqCmV3P9oigoaIRVNq2otXKoDZqwmf6IsboNuqnte41R&#10;hRjLe0JBNSMQjH7aPe3gUjNRjKO8EPDCTNjP5FDHARDhNT15cIQLk1CDjogxU8KEJE0at63YhCai&#10;p4Aq1SwTdjxzh7mcS7nbT7DRzM6OVYHFQnqex3uXR55E4njPHevKamXnJmGlskmwWg2AF3Yd5wpZ&#10;KtyBnqiJRCKRSCSuBEkTlUgkEolEIpFIJBKJxxlzudye57Xa2Ymen4S12kZ1MwGNOAft2feyUMhi&#10;IftPA0byiYv5n56cLHfcyVG4byUQNgpWKToOhZPtdmn+3S5uRCEKh3HQSUAmrFQ7zh90Vrw2dDZm&#10;EwTQ9XL9ILtvpRrVdm6iuTDfX/Q4F2SC4FAqKt0xgFqplYqOoyOXiv0GptVwodRKrVZ0N+rH9sCs&#10;VjBmOnTYSUlVOFZqo2BeeKHUpaK5Iq1mjEHNx64ICEoFvDAXxuDdNHQUY3ZT8yhP5I4bx0mTgHLb&#10;JsQAbQyFJhKJRCKRSCQSiUQikUgkEolEYisk53NOrYTqxj5ob5OQxCzHev6RYVDDJNQnh+FYz12E&#10;r9ZS4cZ1LSIWYhyFy8XBjpIJgloVLPfsOnY9d8qkFq97LjgzUUeUygulmlowqCFzkHWfHsCgQB1M&#10;o9qDEEIAIQYZnDATjGoAELNaURpIUzUvJFHEJGcBAGrVoAApRCZEK7EYh+ZcAgpZOIOxcKwUEnU9&#10;wqh00tZOJ1ajVjgiI+ZziboXDSCsVuSz4i6Lui8QyCk10PHS3xJUqRUrpZYBtaLnSdgkqNCiBiw6&#10;Uu3nQkTBWBmFXIRps/u6YdG03MaL0nS3NXn+4um2+B5NL0tTIiqu1IygzlQxyqIMUDS+W5nAkf1M&#10;zpcKxeHrnvDGn/r1j77359/3Y/9i7fyZg47YPXnuq9/wije/NSs6W2VdnHmhhqhNU2gwBtBgM3G9&#10;jX+vd0drDxWVTGz8sva4NBurEXPzRRXZBlnUzFmbq69odWqbjtCEHtdlUa3fVLyQ08sUmzU1gjJr&#10;RV3rJTaLoLbe/9Y218goYG2HGBREUOe47ngFgDBDlCA6wgECdL0cmnm2dDz7GYRyfqJBkQkNUDO1&#10;aWbCzQjgBFRmgo7DNT2f7Vs7e77UtdqWCsmENy/kl/ezhuRczrl8vxkkE4lEIpFIPPokTVQikUgk&#10;EolEIpFIJB6XeOGRrjvSXU/0FdOqXQo9zyfM+786X3nB6bECMLN+tqOwKsbGYFCYbBeyihnUYgBO&#10;KJNaa5X9xyxVrVZkORyxaab9+oE/Mw5qeGgYTo7D8Z7fT1yA5CCXahy8YFJblm2TfzCoDWv1wsJx&#10;kLG7b+nPaqVqjS/WgdJVKmCtSdS22rMpXcfV2kq11UoXcoknEcIRwnicGFmnOBhQOOYOatT1KGsT&#10;75GYbFK49XyxLAnhNiGZSi2aRHV9Cn4kEolEIpFIJBKJRCKRSCQSicTeXISSJxG5bSn/01OTo13/&#10;8LB+ZBSOdH12wJlpwnJhrTrIGAy1aaku37eHipqNa4wCvGNG5o7LnT127ng57mWl1JVSJZeVyirV&#10;oKiCbQ5JWOMgFqVQasgcO45OYiPZ9eaU4xrirFaUajAEA9TGNQCUtQU0O2YEo7NTJquVBUPVZtMD&#10;W48jIhd2HNWsVgazTFApKgVoMZSgBkGTTC0GUXLHMlgmKBW1wtMMiEIvAxzhBWrIiMJtI/w7XwYF&#10;xsEyoSdGtakxF4yDOVJhs1ZOuxDUKrOpJinqbZr2EQbl9in8YgdwXTjT6HSwwcBovWR7xCbIZdZq&#10;ehSE2tRsShUkc0chej5eRDoCDmJ43t983Ze85Kt//d9+/+/92n8+2JDdaSSTT3vZ33zpt/2jY098&#10;Etddj2zW+0hafVO88mpwtCqg1eGw1SbN7mWtbklJMXDdeikOUu4mWYs6pKm8rFUmkWwqI4A2g31G&#10;O0VE6y0ApjZzY0TLr1k7r81XBqDConGVxfrN+FzZ9Cjrx2scq9AaoG3bCgDaCrEk+kqZGRl7rlKL&#10;zQnRH0wb2dT0adTL2M84O4xJHu74h4b1YuFWSg0KJ5DGZywO++nQjEZcBFCrOeFcxuWu278gaqXS&#10;C6XN5zKXy3UDv1ik+F0ikUgkEl90JE1UIpFIJBKJRCKRSCS+QLjooKoBa6Wu1ToOVgcrFauVmWES&#10;rOu5y5S7J2sCUDVuOruZKVipCdjxqNXMEMDTYz3W22+wcRQAoBDOF46bE/vhjqXsz06XR7ryyDA8&#10;PKwPd9x+3KIGXlbFus5WVcdq3Y271GrDWh3Z95I7Lu0V2pxlrbJaLRh6O8uopuE4m4nv1GpscjRi&#10;19AS/v/s/VusJet5Huq97/f/VTXGmMc+rbW4FilyiQeJpI4bToIdYDsSoHgjMGAgieCbBLATOAIC&#10;A77wBoxcGTawLwwY8uHG94EFBDCwb3KTIMmFbcVGHNtwtiRq25QsUqJIrkP36u55GIeq+r8vF1U1&#10;5pizZ3fPXiTVh/U+kBbnoUbVXzXmIprz6/d/kzEz2hK1cdn7divKKrH1AFD80rUqw2JKLu1mop5t&#10;GJUZkK4bDbUlhuqsvRedPIuIiIiIiIiIiIiIvIgm8Zu369+9v3lrkT5elQ+W3a0m71c3HYd0Hp+s&#10;y6bg3b206mOWWCI+WZfzjocNZ8ZnRXEC570/br0tMUsArPe43dhNZjEGHNW2X/GsdYeveusYHuMG&#10;ZwMOQQ5H8RgCJIkc9jLbORNrQ66w6tEhEpETCcym0casYu/ROQkk4yxx2OSOGOpoWALDsZWxLUM5&#10;1BCRYp2wnRj0HquhsSqwKQhE5yCw6t3IYZO1roCI1qMfy5cikYkkMYwLioNgdXmuUgLnnbfjuCc2&#10;hV2gTuidY4tRsA889y0tPpQywSNAJMLBEuNK4qL66VJG6HKuJqbSqLEL6NqyqN2XkFNAaKwnQhDu&#10;Q3cUSCQDEfNsaXrsQ5SqEJk4unXnf/ff/pNf/d/8H3/7v/s///v/+3+3fPzwxX76t8sw+6X/+n/9&#10;q//7/+at9782zpd2upWmKqbdOxnvK4DeSUZsm5culzKRQXBoXTLa2KTFoR1rOjKmzFLEEOC5+szI&#10;8ZAI0GJ81fAdOBCxzUpdPN6Yljn8Szg83kuZot03ZSwFY8Q4UJuyTzttUJfKqC7eyt2yqRh/Cq4+&#10;4en5hJFEJLOhciqA4giiD6RxxhcGOJE5bkeYyUBUyZ4cKCbi3ix9tCr7Fc86JzCvzJ0e8BijYgjQ&#10;xoK4bLYqnohkbG4ciDrv4uHa9yoeN/bWIn/psPp0P2YiIiLyWlMmSkRERERERD6jAni4Lh+tysN1&#10;KdNOaR64v+yLe+sgsS7ReszHjQmv/v49G1BgpMelyVEEeocjElkRBh406bwr694JO+/8hnGaVe/Z&#10;UCce19ccP8s2jULzx6v+w2V/Z5YXz5ubkbg9sw+XpUlYl8jE1IIVm4J18UwuKquM9+Y3HjgAbYnO&#10;o/MwoHr6RNTGneuGqQ0A9BEBVgYCN8l01YnLPkrEeRf701xjlrjuSUQfT33hze9luwPgk6Ndj2hL&#10;HDZG4KBWJkpEREREREREREREfrL2K/u5O83vf9K+s+CDdflkXc5bHjac52f9jrr3OOvipCsG3pun&#10;eeadWdoUP+ti2cejTfl4GZVhUVljrBIMIDls99b2vnYsey+OJvHdvXTSeQRWvZ/3XqebbqaWyKMm&#10;HdT2wdKXfZx3pXjQLCHGMNaQN7Gh94jGYbOza36d74F6iEsFZpnbLiZHnLeREkvEPF3kqbYdSj5l&#10;ourEdQExpjuuyMYDY1ti2fuQgCJRJfQBn8qmhsKcIWGSxtkKM9EkZsNZF8kAoL68/rO2AGzds6EN&#10;th5DoCslDBEsI/rAs6uiPNBFACwR5PTAppDPFNkhpnjUkye61FG0jeCM34qnFBMNRxswpqhi3FSO&#10;MV4PvUfeCbEZYRxbjLIxIvrAO1/7uf/V/+nv/y//m//2f/h//z/+zf/1//J7v/3/9NLf5Oenni/e&#10;/+X/6Zf/3H/187/2l26/+8VphdNSd0qurtQfkRwqrhAMhE/HTgu9FLqbskuYjgfGn8/hIoEpGBbb&#10;uq1t6ml45B5TMIvbB7xNa8X0WJ9MKE1lXduSJ1y8p9s3blyfxfhODUvevl+7BVOXfoC2wa8nrn81&#10;CTdUfpkBYCLqZARK0IdvMYa3dQgpFUcfgAeJWbLO3Yconse1fYB14r15+mhV9io772LVxzwNp7rm&#10;4N7DA/PEbLhJJsqBh+ty3sXw32+3ZukrR/rr0CIiIp9R+kOAiIiIiIiIfOZExIer8qen/bpECSx7&#10;35RoS5RAV+K8j87hEcP2fh5x3seqZ5O4qLjbHZTGnQvRBRwYtk3rA70PW8rBgz1QEcs+Irjsg/TH&#10;mxtVDPWBVYnD2kjenV8/YhxGod/6pH17kR+sy/11WRQe15afuU9jk3hQG9roPNZ95AoOrPvoA7Vx&#10;nm0YUbxAIgpYlwDQ+XNyTckIvxjneEQZN4bkPJM3CC5lI+C9c1PGYSGmLSErQ1fiuWd4LkcME68n&#10;+66WPQJcZB41L/Z8REREREREREREREQ+nYPafuFu/Z8edUYs+3i88Y9Xns3nyZrEKjFxaBBC79E6&#10;1iU2JQDsZztuUja+f5jfWaQAfnBe/uS0m+e87Py8j5PWp8xGjBvAAQCMmGfbm3GW2CS+f5i/f14e&#10;rHHexWEdiS/w+3Ej31mkj1altrTqvXWYcZ5oZB/RO0oJB4aip7xTJAUgEG3BpgSJvcxsvDtL8zz0&#10;zIzpoIdrP+v8tPV1iT2C1/QeEUBjIJgYncfT4haVwQwNWRmSsZmWEkNpDm3Ze+/sPCIQgf1q6Hpi&#10;CZSIOpGI6vLJV2VMegyRqtkYCEEg1oWVwQOlROeoU1wbFAmg98B0y2kqMNoaJlm79VDbF14cc/VN&#10;gQdiTOhw21k05KOGgNawwR22aZuLHNBwwkDQjBFx3qNizLJlogciYESJMLL4OAbKs9kv/9pf+uVf&#10;+0urs5Pvf/tbH37n29//o29/+N0//Oi7f7B8/Ek9m9eL/dliv9k7mB0cfe6r3/zK//h/9vmv/1Ku&#10;m0sPZWrCGjrGdpZz9YldNCkRiPF+rzlyegQBMLY3OmXMMF1tfDLbH6fxqKH/iTaWV2Ebo8IQMcTQ&#10;prWNRfGiymla+U5Aavc/t3dFhoMIGODjGey6W9nJe+1c8ckDYrpxm7qvAjAGgsmQbAwcTgOy4ecB&#10;maiJnAhg2aMQfQSBRLYeFaN1zJ6S0mwS7zZ2f132Ky77WPbRGJr8ZHYvNiWGROJNpqitx4OV9xHH&#10;jR3WdlDZz96qb9JiJyIiIm8kZaJERERERETks+W88z941J11vilx0vq6RASGLccy8dhjllg89qqE&#10;iLWPc5CCWBasem+SLSoOm6IBqI0lgPC2AAiPcS4yDDmGTQ17j2GaWCLOOmxKAXFnlmrDM7b9O9k4&#10;gIPKbjf2jO3QxlHowy4RJ60/bn3Vl/3KDip7xh6Rx42tep8nnHbxqPVhirbIrIzDbmovOjbYlCgR&#10;cTEmuV4e9tojIhARncOAbKgNN6vOAoFM9h5NuthPsU7MBiM7900JL+O4Z1Vi1YcRyYZL30jvw8F8&#10;ckmnnTeJlfHeXCVRIiIiIiIiIiIiIvJnZJ7tF+803z/vv3fWLzJXfZx3ft77aXfNwXXiUW17lSXi&#10;uLEvH9XzPAZmPr+f35qnH5z3H67KXokItB6dR4lxqDE0IA3bn80z393Lby2SAafdsMdc/2gTd2Yv&#10;NkIw4q15erAugGWPdR+n7pVxO/oIMBPERTmMA12JtoQDtWGWLRH35mk4YDujAXDUcNljUfGs81XB&#10;Io1BFsNw5HjYvDJbl8q4KlHi+ljXsgSCB5XVCe8sUh/oCvoYE01GHtU866J3dO6bglUfTWKVonUA&#10;URn3Lieiisem+LL3tkSdOExh9isCOO0ARGPclKgMraNzVHZNyKf3GAuaLgfGtggYOCSmtm1TzwhE&#10;TW8Kp1nKEHyKbU6HnMqjOOVmLgVYguNbgIhonYkBonReGTqPMU0VBKKPMHD3ocz3D7/yX/yXX/kv&#10;/sveY9WPmathmjZ84uNFgttc07Zeidvc17YQbJzieYBjUVb4tgoL3Aa/nhTbRqfYeQhXK5QYQIRz&#10;6MsKBIZnPKxkCogNjWdDj9RUgbadAF6sfyfrNP1nbKNSUyfVpYcd0z0TYb6NVO30QF2c/lKa6hn/&#10;ig6H+rSgIeA1TNmeGKXRGAWRzMw4dKNV5gD7gt7DbHxfevfq6ZecV/a28f7ajbEuvinRd2gSqp3N&#10;EjtHH1hkkjh45siwD5xu/Kz3RL41T03i5/bylw6ztjIUERH5LFMmSkRERERERD5DPlyW//y47RwP&#10;N2XZRTIcVdyrx86f3uNxG4HIxv0KhO2Hnxdu+mEcGCA2Hl0bmdtZDDbFI1DGsdO0M9w0uei3k5YI&#10;D5QIgo833jtmmbdqq677Jf2mxFnnR40Z8fn95/yP90W2X7zbfOekI8teZSftuCdinThLaBLrZDaN&#10;FSJQAq17Ape9B6L3qBP3KibyuLaD+tOkfTqPYXzyvDRVEDCgD7QOAlVCIuf5BS6aDG0BgK7ELI2j&#10;31Uf6+Il0Pu0CR/Qewz7R6KAiGyojc8u0YqIEpglklf3tFt20ZW4O0+V8e4sQURERERERERERETk&#10;zwqJz+/ntxfph+flw2U/xJw6j94xhFtIZqIyDhOB27P07l46aq7+NrtO/NJh9VMH+fHGH7d+2vqq&#10;RO/wCCNq4zzzsLZbs7SXuc11vH9YndzfHNX2aOPzzEV+sfyBEffmadjZLRvbEm2JLrBx7z0CrEAO&#10;s4Pe+xgDG5VhkZjIWeKdebo285DI243dX/s826qPVcQshwcqA4m0ExFZ1Km0vi6x6WNxOcARiFUf&#10;xTHPTIY7s2RkTdSGK+mS4wYPN37aojKsi69KrHp04U0yD8wSikeQffE2cLrx0zbagsp4WCcjjhs7&#10;qOzRxrcZmXnFZYfKorsuFuURQykWSJvaiK752bicwBn6lLY3/sTB2w+4DUJxqoKaipKGNqYAeSVm&#10;ZaQjjDSySegDfQknK4tNFx6sE7sCRHRBgnl3f8CIIMf6qamgjGMoaAr/xJVY0Jjbwe4ihi8OIaRp&#10;0bGTp4qLBixO5U30GF+/LXsikIBy/XO66NHittOJ08KmMqjp+W2fPzHmskCC26TW9GN2Kb90+S3Z&#10;3vL4ZKa413AGI32sdhrnlTuhrkvrny6380Nwza3tXIkc74PwCMOl/RyH70VcdJHNEnuPbOgd7uPP&#10;ZDYW4BmjvjrxnYU9XDtgmbEusezDGLVxGEuuSwz/9XVQ2bVzvIhoHcNmlwD2KzuqrU786nF1RzM7&#10;ERGRzzxlokREREREROQzISK+d1b+5LRb9fFgXQAcz+xgZ54HYNiRrvOobJw9kLafsUjYOFYd+gAR&#10;mQZEbUykR5RgFzEMaRwwREVLFuQ4Nhi2jQuEB9sSQ3zI6BFc937Y2FFlu8twjwfrUhkOa3t7kW8S&#10;UjLiy0fV2/P03dM+EUe1LXtf9nHaxUk7rAvkMGXabp6H48aGycGy9wi+u5fTp2o/CqB3eIBPH8gN&#10;SCaLMmbDYpbM8OKjUzAQEXHex1nXdz4OBYeRbYnwaaO83tF6DDdrQICdR2LM0lOTUUOGLRvqdGkk&#10;5cCjtjSJi8x39/MLF2mJiIiIiIiIiIiIiPzIKuNPHeSfOsgnrZ+0ftb6qkQJeEQimmRDoum4seqZ&#10;v8c28tYs3drJEkQEn5qhwEFtn9vLQL8u8WDd53muX7yW5bC2Reaj1o1oEtvimw2GYIcHPLApMXRV&#10;NYmVkUBlPGrs2XOERWVHgccbj4R1ib6DB5LhyhM4rOysLbPEVYneYzsm8MCyDw/MMyvjrSY1z7y1&#10;W43NMx+ui9E84rSLcLhj3cf9te8eWSKaxAAawzzz1vSmDKE1Ah5Rm80yVv0UiyrIdvFG9I6hJMqI&#10;Z7w7IId8y5AR2vYkcdrFD7j6ch+alTA1Kg0HcEwCXTRGYfxkSOFwSBZtk0hgJlJi57Hqg0Qm3GFE&#10;Hxw+HbubAj5mlmL7cLBTbxRTomYMYDHGOd0Uf5p+TMeMkE/pKAK+DR3FTlHWOKHbHoWY/m+bIhoK&#10;xxwRY8xoujqmpW3/ETttWbttUrvRswiQ2zVE7Bwbl47efecu/nkRvEJM8anhZhMZiJjOmYxDTC7G&#10;4FdMTVXbjNb4Nk7Zp4sHcvEcwalRbQpyBfvp4EQkghxHi7s/DEbWCVHg8M6HujBUiW3BM+udYOTt&#10;mTV9PNr4EKlqPdYlNgW9RxD7mWQc1RYXgTl2JTYebYm2oPcYZqD7lQ1Tzq8e1436oURERESZKBER&#10;EREREfmM+NPz8ien3VnnDzdeG+/M7MlUzKaMU5l8+RfoRs4T5yk2Jc47lIgqsQQyo/OoyJ5hQAAG&#10;1insYm4CTNvGETTCAyAMaAs691myk423Je7Nx4GeAx+vvATeWaQm8UsHL/C/3Pdr+7k79WnrPzzv&#10;H6yxXyGArkQXKD7tKwdkYzXNAjcFq97vMT3a+CebcntmiS88PNiZ6zz/tQS74iCGnQHnmfaCVxwO&#10;P+9jXbxO2JTofLgvAExkYNj6cbhNeCACPdCXMCKI80BlMb8uF9V5GK6prnq4KiVwd25N4nt7+nWK&#10;iIiIiIiIiIiIiLxMh7Ud3mBLtZt77m/4v3SYT1q/G/hwiY9W5a15+hSxqGy8O0u946zzj1dhxhnQ&#10;BxaZezuJCiPmmYts85vtqnZY0YNoYcRp58VRnI1duTT263TWeuuxKrFvBKItsSkgsKiYyVsz26+e&#10;f8VZ4uf28rKPB6sCxGFtdbJbjWWjRxiZiMr4eOMnnZeIu4t8e2c1eUpGDcGe2hgJ63LRFpUtjHAw&#10;xtIjXpln7HQSbeNLjGGLviEWNSZrsO022lYUDdGa4EWMZ1tRNHxp+HybwBlXMCZ0Yhu22VlSbPuK&#10;bErl9B4GBNH6mKcacj5jEArwuCh9GpqiCi5yUMO3DCDHCFns5KAwLWVKJ02dUDvxo8t1TLFz1osz&#10;7By/czO7L+S2ROtKE1NcymmNXVFXMk9jbsmvFkM99QeMw1PiNFecHsJQDTVF18YoV+9Tx9dUtAXs&#10;vGu7T2B823aXMW7pyOknIQLhY55ueE0JEDG9y8O7xe3Pf/HoOb2tjMQh5Pacf3dI7ldcZJ73cdpG&#10;9iiB07Y4kMFNQTZ876x/8oWVsUk4qtOiIoG78/TuXv7x/hegiIiIvNb0l3hERERERETkzffxqvzx&#10;SXfWxSdrX1S809i1s73Wx33pnjLFY5NYGc57B1AnrkvMsq37mCUbRg9did5Z2VM3UxxGXDmxSfCw&#10;YftGAB8uy1tzA/DxyluPe4tUG3/muKpefKB4UNtBXXvgpPVHm7LsY9l5HxgulIjaMM92UNthbQcV&#10;f3BevnPSJeKTjX+wLHcam+UXmyJMQ7HnzTqAtnhXwohM9oHF0/uansEj2hKVoUd0TgKzxMpgtPPO&#10;k6EAHmMsyjhOCodtCPtAG0gMgKXzReaVDFjvY1psvtOZddr6eR/HjdXGLx9V6ogSERERERERERER&#10;kc+aRH7jdv079zdvLdJHy/6jVbk9S4ubZZaeEJvis8zDOp/3XhzJcNwYicSLbd1ujuStJlXmn6w9&#10;k2axLnHSBeizhCaNu7Md11z3mGWetv5oUwwgWRlm2RLxoreTCDDuzuygtr3KjpvUeRSPRNTJ5pmL&#10;qiw2/HCJ2eXbqY3D8+zHpAubRCNWPZjQl+gcBgQDU0nUU277otJoahba6S26iExdVB4NdULbl3KK&#10;tWAKxuyEcabT7wSCdnuDhg9KRO/AkJMJADCydQdQHA4Y4Ni2VQ0nGQJMU8jnIsbD7bxpqDAabKNQ&#10;4wcxhnxi6toaVmxT1VNwLMyKS1moq5ElD/h457Gbo7p4Ys/+CR7en20abBvoujx12klYPfucEXEp&#10;07UtoxoCaYHYDW8ZmTnUK43Pj9NZLi1gyEpFXFrR9t2MoRssCCS7iFQ54BFGEPQIHy57+b6axGUf&#10;dWLvEYGuhDtuyMiDivs5Trv4YFkIHNU2NMJlsuyslkRF1mmc9GXj24v07l5WN5SIiIhcoUyUiIiI&#10;iIiIvOFWvf/nx926xCfrMn96ICqA3qMECDyjuciIReZZG4/7ko2PS8wS97IBcdZ5ZegcrUc2XvsL&#10;+Z3RA+cJidyU8D4C/sPzYUM23FukWeLXbtVHTfrUd23EcWPHO/sORgwbvF1d1nv7OYA/Pu3rZA/W&#10;5aOVH9RxXNtNSp/GO9ne2tMHHiVi3UcfqBIrYwkkoIDVC95X57HswyNaZyLmmXW6GNDNMwkYUQLl&#10;0owHJBORpnfZS1SG8w6LjG0ua1MigDoNixxfeN7Fw43vVaPy4W8AAH0bSURBVDys7d29fHv26d8U&#10;EREREREREREREZHXV5P4zdv1tz5p317k++tyf1X2Kh7V9kLbn5138XBTANydpVnmsqeBH69KInar&#10;oj6F/co2Jc567CWrjPPM885PWwBIhJGBaAvOWwfQOWrDfmYyzjJvN+mF9otb935/7ZXZW/N0UNsv&#10;3m2efAZ/8AhnbTz52mxIRDa0/UXkqTJahVUfTPSI3tGVsVSJU9pnewZOlU+7vUCcUjSYsknYVkI9&#10;kccJDNEhkPSd00Zc7kAa40Xb716cqER4CYBGZMLIvQptwbILBxwwhjt9p+uJ05RqCBQNfURD61GJ&#10;8Ljc0TQexri68u0tD89lLN3a3uaYJCIJ+HAvMaaNyG1Easxieez2Km1vj0+LL21DRzvhseFFl3uk&#10;sL3MpYOuP+MYT+M0xpsWOKW//GJXwp1EE0FD+PDS7TvIbTprOFuMsantCXmRm+L2JTtdWERETK1c&#10;Mby0ddTTZoTDmVclmkQClbEtsezxuPWDxm4YVoqIsz5OWt/L/MJBbRF3F7lJPOui90v/yswTD2o7&#10;qG2/4izx5rNLERER+UxRJkpERERERETeZBHxRyd9W+LButSJd2bGpw4dxuOf++t0A8HwwKZEMtY2&#10;zKu4V9myC6bonL2HA8louDQ72u7TFkGSTYIR550/LkH4orKfOshNsq8eV/fmP+bszTPmBJ/fzwcV&#10;v/2oy5Yebfy09U3xg8oW1Y1mC9tR1s42f5fego1j0zvJeWZtNEZxrEq0JWYvspdbPwaiUAIVMc+8&#10;shWckZWxJxOiBHqPq1viAdmYIjpH66gtlj0WFTK5rZ9K5FFtw8ofd36yiXnmnVm6NUvvH75ohktE&#10;RERERERERERE5M2xqOwX7ja//0lrxEnrj1tf9WUv237NZ5c7ecSqx2nnbYlZ5u3GqsSvHNWdx3dP&#10;uibxUeuzzPQjZB56x7L3t2c2y7aobIxzlGg9eh9bhuaZezXPWvfAqvfW451ZOmpeLIs11ExVye7N&#10;0zzzG7fra2/dpnIdfyIRM8vWhwPReWwnHYncr7gpsSlggkcMzUt9BH3Iuoxi+j9MUajdEqFt2xI5&#10;poB8N0kT4cOoCztDnTFG40bbho6mWqbx3HFxhfFhZrIyGMc97BJZei8IDyDg3M33jCVKVx7RmC4i&#10;OBYaDdElIBARNA7hom3XUwwhofE8RAQ5lggNp/IAcTEY4s4/Y/ei0wP0nVDZmEeKpwaisJ21jRVO&#10;Q+Lsmh+ebXXUpZooXJeLIi/qsXgRUxqiS7HNiY0P4eJdc3DILgE2vvzqM57SYBG7j2NqoxoPHFJ5&#10;HrHdL3IIHhnDA8XHG107c4k6EcCy8wjsVUxkiQhgltB6fP+828+2X1llTx1Kusd5H6dd9B6LzFuz&#10;VBm+etz82KeiIiIi8pmiTJSIiIiIiIi8yR618XBdHrfugbfm6RlDrbjZCSPivI/tSzKxcdQJABK5&#10;V2HVAxYe6B2dB4HEsGt2LosAe4/OIwJdYJFZGRP5zdvVj9IQ9ekcNemX79kfPu4IzBMfbsqDdXm0&#10;wWFje5U9dxiYjeYR4HZHQwAOdL23jgDqbLMEA/ZrHtb20dId6D3WN45FecSyj4gYnmptuHbjSSOG&#10;tq7hCbYemUiXjyRZ2U4sqsN+xc7hwF5inThP6Dw+2ZRNj4PabjV21KSfvVVr+zkRERERERERERER&#10;+YxrEn/xbvPdk44se5U93pSz3k87VImzhMYsJyRyaJvpI7qCtsS6hAfqxCFHtMj82q16v7IS8cGy&#10;3J7hg2X/yarcXeRP95t4B+6vi4HHs3zc2C/cqc/7eLAqj1tf9pfKZ6rEfh6P28iMR5t43JYCHFVM&#10;z2u7iojW8WjjmxJ7ld1q0l5l37hdNU8ZczSJiSBRnhhBLTLPO2RDW3BlItQk1onLLjpySKpsk0Vb&#10;3MaipqDSNncz5IvG6NCYqxnTMlN50aVZx3bHQICkbfuUhoOn00cA3GlxIpGITGRjkzhkwjqPZYBT&#10;zIYYi4WGre4IEMEpLLN7R73HRfvTtl5pKi6KS/e9Lckag1DDc8iAbzuRnqjEurb2abir3fQXcLUj&#10;6+k/CtvSq+tSXuNHUz/T9uu8qJkaI0zbzFZcNE9t82M7Ka8pwzSuNnonLnVEBW0IUF0sgbtpMmzr&#10;oYZ81PbNHN7Y4TlcuXka4QwAJVAhVgUBlIg+sMhM5L15Whfv3ZuEwzoFcN75WVcSMc827EJIRgDu&#10;6CLaEq0jArPM27M0S9yv7GvH1eJHK4gTERERUSZKRERERERE3mTfO+16x2nrhzWf/Rv1aYrDnR3h&#10;rtEHhgIiEilQAhboPIbtD43cq7Ap2JSwhGEHtX4aJgyzhRLROT2idQeQiEVlJaLzmGU2CQf1y9kL&#10;LRt/5ri61dh3TvpZ5rrESesP1/5443uV1cZZwtMmgsNgA4g+ogJbj75EDxDIhlkyI+aZx40ND+qo&#10;QbfyKmHTe2V2k30fl314ROsAUCWCfFqWysja0Dqywcg+UEoMH1+83WSdoi3oHHXCsncPDNsZ7ld8&#10;1PpZFwTuzGyvsjvz9LXj6kUarURERERERERERERE3lhG/PRR9dYifeekT8RxYNn7so/zLk6jPHl8&#10;ZdirbC+zTqyMn9/Pn9tLwy/tE/nVo/y7D9rbs/RgVT5Z++2GfMEtyhy4v+q7gnuLVBm+elSR3K+4&#10;XxmAiHBwiEUljhuuPVyXbz/q5jkeb3ja+lkXezktMppEe+LqJbDsfNnFxiMb7s7TIvO4SV87ruqn&#10;Dw9mmQAqY/dEKGqWmQyN8dxjO2PaIpAMdaJHmIHBwDWxqIIIIsaen4uk1JSSQYmh3YlPzL0uEjmB&#10;iLho9dkNWfnwlYvsTtjYIDSknpiNB9PsrfdY9l58zPAM46Ex5MOIgMfQLhWcKp+GVQ1NRNufq6E2&#10;KSI4Lftybmg39jOO3hAoQ4Zr+N6lXM/F0XhiALhNZ43lUBE3/cFj7PQ+PeslQ/PUWIaFnfaki/8c&#10;HsrOF68scsovXcS3Yij7CkSQNtZBYUzfkXCHGcKHqw+dUzH8SxVTQdQUnRuauCLIeOJOhoUkIoDe&#10;EYyTEslwUFllvDWzeeZ5h4Pabs9skayPOG5s2fm6xLr4WXfpbEbUiUc1F9myoUn8wkH19txe9F92&#10;ERERkScpEyUiIiIiIiJvrGUfJ62fdk7Gc4NGxnHXuXEvtKfMMNYFESiBTILoAxGxKdiZVw1b4sXG&#10;oy2whGErRI9hx74YxlHZOMvMxLDD3zzbqosIdI4Pl/3n9l7O/2An+fYi353nD877H5z3s8S2xGnn&#10;552fBjAGnDgFwEAigUF4xKZEH3HWRjYODVpzY2UgmQ23Zmm+MxecJy4yh63sVn3sZTx75rEuUQK9&#10;AwEjDRf7C17xpa//onsZ3sLjtz9XGT2id3QOIoxI3O4SyMrQerTFSRrQJGtLPFj3BtureNykRHzp&#10;sHpvX78/ERERERERERERERG5ZL+yn79Tn7T+wXn/YI39CgB6R+fhY+8QElEZhxHKQWVvLdJb83Rl&#10;/7WjJr1/WH3npPOZPVx7cdwd9lq7md7j/tq7gjvzNEv86nF9pXaGZALS5aHCrVn65Xv2RycdgYPa&#10;Tls/7/28A4lMZhu7ktyj97HoqU68PbO9yjLxU4fVu4v07NHGfiaAJvG88yvfInBY2UP3xFiXq5ko&#10;ABFjVCkDtrPy3fHVsCtfifCY6n6mQiEfL3gpDXWpX+nii2PiKRDhMJtqmIhE9H5xnIFGGFkZOkey&#10;i/SRB1YlIlAiANjw6AJG1AYP9kO0JsZQkm/7pxBGxhCjGud0ETDHmPWKuLTyMbx0kRuabnB4t6bQ&#10;z/ZZbUd+w101ewfvff2Xtg87182QCCIZNw9Eba/4xHvylNdPxVAkxrjXkIWKFMPjp4+hrPGNuHiP&#10;YnuGqewrLoq0ko2PbuddGq8TAdp42W2hVeDSMG7bITU8qHii9GqIt4GoyBKxKUhkBRhx3NgQh9uU&#10;mGfWxl+6V/eOD1fl/roMIUAPlKmkzKaNDgkcz9K9md2bZ4WhRERE5MdFf6dHRERERERE3lgfLfsA&#10;zjvfyzdqIspG45Bf4rWztmGM10cAY2NSX7wEGeNoZ4vkLHGW0Hn0zj5iGPD0DhqqxHnmLLHJnCUu&#10;shlxZv7Jxjclvn/ev/O8QdpPVCLe28/v7uWPV/33z8uwx2HnsSmxLrEqcdZd3VLQI3qPBBSgScOA&#10;k2Qsss0z5+nqno4kjxtb9T5PPO+jdTRPz6wF0JYoET7sPgiYMRuunS794p//n+9+2nqse1iCR5RA&#10;iSjjHnrcbrrXOYBIxLrEYW1HdTqoLRHHTfrpo2qRNZMREREREREREREREbneYW2HdV0iTls/bWPZ&#10;+7DNmUcksk6cJ+7XdlRb8/RKpXf3Uufxp2d9Ij9Zlx+uynFti+o5uagInPZ+snEA9+Zplvnlo+re&#10;/Dl75G3ViT97q368KN876xNx1FhbYlOi8+h9TOMYOc+oE2fJsiEZ31mk9/byM+qhtmbZZomzxNMW&#10;m96bfCmptV/ZaefzzLMu1n3MLg8jAowh6nL5OrufJWNfwoh+6kcaXrNNxVz7qidxWwZFYJuEmTb7&#10;MyAAi8iJBKcdCANBnzI8yz7ch2nLtkVqTCd5IBkTwgNlfEls1zZ0GJFMBMfADn1KDU1ppYvoznDM&#10;sMJpmbEtWoqA4eL46UlwWzC1f/vuz/5X/zW3DVHD+oc2pWfFogKxG4Laxq9iuwnfU39EL57yeJjx&#10;ov8qCASdF6VYw3eKx5AQu9IP5lNcitPGhcPT5jA7e/LqcWlx2xAUr36F2wzb7sojwgg4CgOkMYgg&#10;bYgRAtiUKIFZtiZxlg3Afm1fPqrOOz/tfN1HW6IEbNgpMnFR8bCydOO4o4iIiMgNKRMlIiIiIiIi&#10;b6xHrW9KeGCR7SbH18bWCETvce00q3NEhMdFQ1HiOL/pI+rrJiWVsZrSOx5x2iERi2yf20tXhn97&#10;FR+3OO28STzt4rB+ySMBEm8t8r15Ouvj8cZPWj9pvfdxS71hpOSBiACRyY9XZdn7WRck9ipbZJtn&#10;2NOTXdl4a5Y/WZfaYt270Z423NyUCKD4MHiLYefB501CL97TqkZb0DosgHHNdIwzrGGvRZKV8ai2&#10;nzrIQ17r83v5sOZLTKaJiIiIiIiIiIiIiLwuEnncpOPmU76c5JcOqyrxO4+7apEebvzB2h9vfL+2&#10;ebbMS2GViOgCy87PuyiBReatWaqNXzl+gUDU1lGTjpq06v3+yh9uylk3lFxdUhmPGrvV2J1Zyi+S&#10;6Lg7T6sSRpz3aC7/VU0Sx026vypNwqZEdlw581jt88w5RTb0Tl6EjHClOGj84hSDeW44aqwwiouC&#10;Jh/mMhwCUReFSNuc0qageAyBqAQ6AoABBYgIBxOAsWMKQJTgUBgVYxkUr9y4kT4GnTjkl6YQ1Pgw&#10;xh6k6b4I+nRrse1Tmm53+HyKb03fit2Dd8uknvZg4vLnxHT8Nkn1zGcbU67qIqA1pKq27VCXWprI&#10;QCDGmNbQIuXhpE1vUxC06YRDA1dcNEvFkA3bXff2oeFyMmp7zDDyGx+Ce7kIStGIbCDYBwww8qT1&#10;o9rOuzBinnnl37u9yvaqG01mRURERH4slIkSERERERGRN1PxOGt93QeJ5gbb9QGYJZx3SEQXUT8x&#10;vAigKz5MTbatU9NQB+XK/mlP1yRWds2SSO5lO+09gAercli/EtMCkgcVDyoDEBHLPk5a73wsXCo+&#10;1C5hnnl3nr5/3j3eRHG/MzO7QZpov+KyZ8A8fNWHZaYnbnpbEhXj5oLMBiNuPkwh2CQ0Cb1j29m1&#10;ndV1BVUigCrZfuYXD/Jbi3zDHxgREREREREREREREflxeW8vH1T2B4+6yrjq47Tzx60/2rgRldE4&#10;Zmz64g4SmGce1NYk7tf2teN6kT/97/bn2b5wYF84yAGse28dxYNAMs4zM/Hp9lC7N09/etYPlVBH&#10;YVeGD4vMvYoAisey973K0sVVpoqgeFYsKpEFjin2s028TD1LF0deKQjadZGnQhBjDKlMoSIOQRxc&#10;PwTzwKb3EnCgMvYeHMqPyKEOyi8CWePd9FOdVAnwKafdaYAa2qKmcFhsA0nD6bnNRk1zn/HWL77K&#10;2L57w35/O+VLnPbPG7JK8dRkE6e80e73I8aw2HMDUWBMz4ScCqIwPGxcLG368vbtGMJRUyeVDc1U&#10;ETBjAGXawjDG0NQ2WMUhP8ZpYT6Wno05tN0fsos3HigBjnE1Dj93RtYJiSSiSWbEso/O46T1WeJ5&#10;Vw7qROBTZBFFREREfoyUiRIREREREZE307oEgM6jspsOqubZCK+M6+IecSXVUzxAFg/DxfiJ07ik&#10;xPPP3xYQyMb5U8Zy84yTDps+Hrf+/NP9mSO5V/FpW7t5xLKPhPLhKk5aP25uNP+4M7OPVw7wvIvz&#10;4gtc3Q6w97EkiggPGmBEY3zOgOm65WdD3unsKoFl55Vhr7K2xK0at+dpUZkCUSIiIiIiIiIiIiIi&#10;L8Vhbb98r/7hsnz/rJ9nlsCmxKZE7+EBkhmY1alOnCUaMcv8wn711vzGo6DnITDPNv8x3c5eZbdn&#10;qQROO3+4LnefiI7cnqW2lEVl552fd7FXjbvykeRFodFzlkyGAb3DdwJRQ6ZlisQEwbgIv1y95d2q&#10;oohtgCoIGoNgNpYAA+niEAJoiwPoA0ZwjP34tCxEAOTOxG2skyIZEdsOqCdjUWmIVw2NVcR2zdtk&#10;1254aEpOXdfXdNHnNC5peKixfUBDXRNiTCpdNEtNH8Q2hjUde+l0V9Z1SewuYvjCUOu0E7EanpcN&#10;x0wzrIid4NJw/2NBFrdrv7ggAzGedrcVari3MXu28/PAKRm1PUFwfD8DJIdY1LhBYSYqsk6okw3F&#10;ZdmwLlEZP1wWIw9quz1LaoUSERGRl0uZKBEREREREXkzDZmoEkMM5kaMmFd0YFO4KXEluTRstxa4&#10;lJUatnOLGLdYe4ZAtB6VgcDTZgN1IhEbj/PO48VDPy+Xke8f5v/hE9/LHPaHm93g0Sfy3sw+XMVe&#10;hfMuln3sVdwNJQ2ZKJ9GWZUNm9L9qM/Gg6u+mHEvWzYcN3beRQk83PidmXazExERERERERERERF5&#10;OYx8by+/u8gPN+X+qjxuffPEvnSzzOPa7s7TUf1jS0P9hHzhIH+yLoe1Pd74usQsXc3svLVIHyz7&#10;vSkWNcuojQljgieeOS4qHgE0xo0jMfoh24Qx47NNxYy1P9OrYufq4/FTGGibdkpD6siQaENmyYje&#10;AwYDpqBRtGXcNDAbCXBcbgyRJwe2vUQR0U2lUUP30fAkSuDJbQoBmNH9UtboYpU7TUrbMqSpWiqu&#10;VHpdOfHQ1XTxjen4sR4pnigEG4NZuxe5RjwZxdpt6oqh6+nSDYxBq+CQk+JuWI2M7Ssx1W4hOC07&#10;tl+aXrGdo42XI40wAKQh/HLlGHdSWcNNgxfLDppFZLIy7lXIl7YpZJNw3sWq997xhYOciC8e6C8h&#10;i4iIyEumP46IiIiIiIjIm6l4APCIxBfYnOywtmVX6sS2RB2RdiYfPg0rnpiuXd4x7inWPQA0ibPM&#10;pzURkcxmQwpo08csv9JjvCfdbuz2LEVg43iw9rcXV0ufrpWMby/yh8t+L+Osj7POZ+niEfUOj3HX&#10;uyqRfGrL1s21xVd9JONeZjLcmycDzruyKfF48yo2dImIiIiIiIiIiIiIfKaQuD1Lt2cJQO+xKTFk&#10;bxIxy/Yj75z2Z+egsrcXKYBVHw9W5e1FujI6ScRb8/TxquxVtup91UexqIYYElAi8lNmTxHRRxgZ&#10;QG1oy8XDw5SxSbw0xHpKsoc7/xwan0CgzmZEW4JkBJKBQO9DSigMHCI2JcK2pyDJYMB3rhIBR/SO&#10;ACpD52GgMzLZB4jwuEjpbA15ngIfEkk2rXB3FGdDPRTGjirsjPDiyl1tF/OURzm8NrbFVNuXXhRD&#10;BbbBshg6mYgxifS0qd/UwDU0OG37pXavPL0hBiTCgeFp2HQ97rx54NQJNbaIXUS8xuotcnvlbczM&#10;SI8YKrmuXH3MZsUY3xqeb51Qkdm4qK4Z8mUCiGUfs2yV4d29rJIoEREReen0xxERERERERF5M8XO&#10;P2+uNi4ym0QCq/7Sqx2M68/K516l92g9mkQjj+pn/Y/xxHGq1z23eerVQ/KrR1WTeW+WAHy0Kv3N&#10;7iIRb81zTtyvrDasS5x345TLgeKIiGxMRJOQf4QdHx1Y9r4qqBL3KqsS316kJrFKJKMtseq9xOv3&#10;5EVERERERERERERE3lTZuFfZYW2Hte1Vr1MgavD+YTVLvDtLAdxfuz8xhqiMby9yk7jINkvsHMuC&#10;4mHE2L30hAi0DoL5Ul0QtvVQVwdaBAkjjJcriYZzTc1ORiSiMi4qZqOR2Vg8ssED2ZiJ4uGB4jGE&#10;nQJIdpGnwphuGpcQgd7ROQAM87HKGICRyWjAsDuhX3eTxqHwitsyqIhhP8RhN72h1enyzQz3cpHR&#10;uvzQxvTTzsHbnNKQKbp4RVx62fbhjh9c7KK4jU9dLHT7nLEdIQ6po5hefM3NxhSIwrat63Lcaohs&#10;jQEwhF98fXrTOZ2ZKIHeL0Z0w0O2qfLqiZ+lGJ6NAyQykZ4SiMLY6wUPzhMD+OKhWhlERETk5VMm&#10;SkRERERERN5M4+/3wRfNFh03loh5RY/LsaiYhhW705XY7uz21JIoj1j2kYkmca96aknUYNhsD8Br&#10;msypEr9xq24S7s1TBD5clU250Y1kwzvzNE+YZ1tklsBpV9a99z5sc4hsqIyz9Cl/lRGITYmztvQe&#10;TcIi2yzh7UXaznSyWR8BYN2/lk9eREREREREREREREReQdn4s7fqOuHePPUeHy7Lk5OTRLy9SAe1&#10;zTL3K1aGAPuIEtH5kH+5eE1EdB4EsqEPRHBoc6oMycZMzjCMKoEylB/tXHE3wDMWJAHJUCVkQ51Y&#10;J2xnXtkIY+9jICoZjCTZA12JzgGEwS/OPMShIoZypBIIRCbqxGTMNpYnDcvLBgxZnWtjUVNF00VV&#10;EjnGdy4OufxoxsNj+9HOycaHsJMTm+JjY5SLF9+NnWMu6qmmEqqY/iOCOzEz4lLeLCIu5dWm7+zO&#10;GbldmsOHvQIDmCJVF5ku7r7wInO2e1EChrE3ioAHe4/iEVNMC2Ov1KXHFWOYauyqGlJwe0/ZnrDz&#10;WPZhZJUI8LBO6UfYx1BERETkx0WZKBEREREREXkzDdGjbOjdX+iF2XirsUw2ia3HejuY4jW/1x9T&#10;UoTxaYEonPdBYlFZZbzVpGdf3RHDmV7fKcJ+bd+43cwre3uRCXy0Kiet36SxKxnvzdPtmdUJ+xWN&#10;PO1iUwIRZszGRf40v8cIoPM477AukY0HdZol26/41jzvPuQ8bb93swyXiIiIiIiIiIiIiIjIjRzU&#10;9rO36lm2e/NUAh8s+1V/dXpF4FZjby/SPNs820HFRBLoHOveNwVtibb4psS6RIkIRFfCp9BLk1AZ&#10;a2NFDj1FyZguRXSGhp/x/6YIUtjY2mSJbBLTpXYiYBigDKVK5MxIoEmozczGzNXGh7VFV8LHHBSK&#10;I3zY847J2CTuVxzWgItGKWbCSOPY/rQb3pp2KkQMGauIcffCCGBIG11tfgIZEdt6pu15tvc7/iNi&#10;5w631VABgMHpMriuImpcdkSADOKZOzMS4JA6Ai4WdTWSBA75seHur7Z47Z4unIhtTGw4Ml3kpAAg&#10;2ZB7Gr/gQPEoPpVBBUj4mJSL7WOxKTSVjbVdMxGNwKqPZR8GHNRMwH7FEq/rDo8iIiLyhlFzpYiI&#10;iIiIiLyZ5nnIRPGs9Yjgi0SM9irrHCetA1iX8Ih55rVxnO08xq47fR+x6gLEXrZE3J0ne94q3FEl&#10;APi0fUivhKPGfu5O/fuftO8wP9yURxs/6/y4SfP8nLeB5H7FBPxw6SU8Gwj2AfcwsMS4Md5NREQJ&#10;dI7OPcBE7GcmY2O8NbP6ybYu4rVu6BIRERERERERERERkVfW7Vn6+i38p4fdOwvcX/vHK9+rcNzY&#10;lXlFbXx7kdYlHm9K60zEpoQZDQigd0SEEYk0osnsA10JI5vEOnHZBRm9szJEoAylTcOpA08OaRgk&#10;kYiZAU+Z4QwpG4/oHEHMMmqzzsOCHmGEgdvuJosIMhAOgDSyMh5UtLHiaRvXGa+VjDFUI2H8z935&#10;2HBaxtgQNbQqDTkiDh/uhr6wc14gpl3wLt/VlELa7ZOaHsZYvRRj6um65zF2Vu1WNvl1QaaLOqYr&#10;pVCXV8jLnVdXznPNCrF9Dttb3unFmnJNEegjODVhbe8mODyz6dldrCcq4zBNu/LAPNB6tMUDaBJn&#10;idlYzQxARKz72Kte100eRURE5I2hTJSIiIiIiIi8mbJxnrnseQq2juf1M1113JgPG8IR6z7O2kjj&#10;vmjhO7XLw/Zv5NVap0BserQeRiwys+GteaqeF3OKiC5iYQZg/lqHooCDyn75bvOfHrZG7FXxaOP3&#10;VyUb5pmLbLVdE1LrPTYlln2se88Jd3LqCk47z0EiOkfrDkQ2S0Q22rgPHsbdAKft7gIsEcUxvFN1&#10;ssqQiEQez9JefspsZpoFvr4NXSIiIiIiIiIiIiIi8sq6PUs/d4f/8WGbjKetn7S+7MqiSnsZTeLu&#10;4GSWOFvkRfYPVwXwzTCyAhOZbCyAWmSWgHl4YJ45SwagsghnQRRHlZDACGxKlMAYkZkGWwA8kIhk&#10;zHxqIGo42IASYEQb3KusSTwgz7roPSrj5V4mlkBx9BERqBPmmcYhOzT0O12ND+UxFjUuaQh9kUOX&#10;EWJaLjHURe20GA3BqOlbQ8kTx5u8FO7ZSR9dZJl21wwAQ/lTjG/EbnDryUey/fZ09UvPb+xjimF8&#10;dWUV45VjOgu30a/rrxeYSrqufH3YELLsFGBNCSiQzAEPEAEapxqohKkeCtt3hBxGYzEUakXvMNIj&#10;PNBHlAARlbFJZsR+xeNZerAqQ96sc4iIiIi8dMpEiYiIiIiIyBvruEnnXZBY9d6kFwxFAbdnKZk/&#10;3niqsOpjU6I4gAgHpl37hnERwDwlmALYFG8LANTTfmn3bhCIAtA6EKyNi/xCvVavqDrx5+82Hyz7&#10;Pz7pZ4mrPs57P+vitC0kMplsGDqFg73HMD7JhsMm7VeWiHmyD1f9R8vSORYVi6MPFI+Nx6Y8fTgH&#10;NzIbK0M2AKwS9zL3q3Hqdq0C5Gn/vJf95ERERERERERERERE5A10UNsv32u+e9IT/V5lp62fdX7e&#10;wYih6CmRQ6yleHTujCBhIBGLisOWcwd1OqqZjR8uy7Lz1lFNo41Ztq71bOgcJZAIkkYEwgMG0gAg&#10;EO4AYASB9LzJiBl7j96RLWqzg8rWJYyRjXuZyRhjHdWY9DlvfY0ojq6E5csxqLgm+lMZewcAIjzG&#10;NBRwkSni+MrtB8MXxxKpmPa9m1JGV+NDRm57kXauvxtSIkBeynbxatTpsm24anixB2wn/TSWVgWH&#10;Ve68As866ZV1j+uYMlw7ryMZMS4wdvJd26Nt2OcxmBAGZmMM7xDJi00Gxx8AI8tYBcYAuqHlC5HI&#10;eWZlJNgkHtWcZQNgQA8AKB43uxURERGRnyBlokREREREROSNdW+efnjezxPPuzhswvDCWZej2prE&#10;B+uSyE3xx617sADwMIz7pSUjhrkOYgjtAKgMs2RGLCrebp47SxqteifQJB69aK3VK+ydRb43zx8s&#10;+x+c9fPMCGw8NiV6R4lh4z8asaisMjTJhvDYrcY+v5/3Kvv/fOAlcLopB7VterTuSBxGd77d+W6Y&#10;iREGGGkch1iVcV5hL1mVnvMGRETvMUtGcva8g0VERERERERERERERD6dbPzKcfX2In3vrE/EUWPr&#10;PtYlNiVO2rEQamDEokqOMkvYFAA4rO24se3mbtv95tKUlhnGTOsCY/QeZiBJgrFbRwR3DHkYEPkG&#10;m/oZokQYUJslw1Fjq/Myxn6mFM5FuxKwqGzV+5CVap1prG+alviUx2IRnY+dVGND1M7RU6fR9FUC&#10;sf2U4xEcIlJInPqXArgciNriRb0Vp+/uXi6e3L9waNtCBMnx451YVImYglQc30dekwbj9bmwnSN2&#10;b3m6SgQCsfuQh2tNh40lUbubAxoRQ1sUEeNAc5SmKyUSRGXsPCJQGWYZldHGd5ZGzLPtV6xtt6Fr&#10;enYaqYmIiMgrQJkoEREREREReWMd1jbPPKhtuSznXRxUn+YX87PEd/fy442fdugDmz5aD3c4OWx+&#10;1jtArAACiZgl1okE6sTj2mb5phcNYNnHLNOIO7MbDKBeH4l4by+/t5dPWn+wLo9bX3ZxaawHAKgS&#10;Dys7auzuLNVTMKlOrI0g96t0q0EgrXvflOgKHHAgIjwQgAHZmI2Zkc3qxMy4Yd9W5/BAnThPVE2U&#10;iIiIiIiIiIiIiIj8RB3U9o3b9bLzj9f+8apf9+PQxAPDAMU4DiyWHU+6OAJWJWKn02nYPM4jrsw1&#10;msTeA8a2oHXUFgY4gwEHDLENRBmZeSlF8xTRByKQEwO8M+4tt53yXBPwGRI4QwdR50FwnoIX373+&#10;MkY2hnXZ9kFdusaT7UrkRb5oqEYqfpFTSsahCiku6pbG2BO3N3B5JbsX5VDAdKWdCRflUVfKpoaL&#10;RATBi8qsiyvEmMvilec1nu7JRxLjUjntDMhLx0wNURddWsATEy4aowQiogd3t2PsIxwYesn2Mh04&#10;7wyMOnG/Ym2WjMnQGBvjk8Gn7XPON628EhEREfkJUiZKRERERERE3mSf369WfTvPfLzxvUT7VHkX&#10;AseNHdb28ap/EO5AgImIiGxMxv1Mm4ZGJOaZ+5W9aN3Qqo/ecauxJvGofqMyUVuHtR3WBiAiNo6u&#10;RAkQkYyzxHzdu3NU27JzAOveq9oIzLPNb/r7jJu+BesSJGaJR82b+eRFRERERERERERERORVs6js&#10;i5V98SBvSpy1virRegxb8mVjbRz2/vtoWb5z0p338cm6fLAsd2epsjE6dW3j0KKys87rxLZE61EZ&#10;ESSHocxFICoR6QaDs87hHkaQaBKG+ZddZIaufUlUhspIguC6hIOLPFY7OZ62cPRxkXQywOPiUB+K&#10;m2LoSoINCSPSEJwajILw6R5LeFy+RFyuNtomka4s5SKhNH718vc5tDZts1JX7oJjdVOAl/JUJMfW&#10;qumcwKV81tWlDm8TAUsIx5DuCl5qmdo+TIK4JrsEEgx4IBElYugTKx4lkAgjZ4lpbIWKebIm491F&#10;9dzxWglUCQDqFxyGioiIiPwkKBMlIiIiIiIib7K3FukH59Z7/HBZHmz87sxuWBz0JCPemqc+0PRx&#10;2nqJGCqMFpXNMxNZGerE5lNdwREP16VOnGe+u58/9SJfFyRn09js2W7P0ser0iQu+ziofyKLiYiz&#10;zptEI24pEyUiIiIiIiIiIiIiIn+2msRmnp723ff2M4DvnHRpnh6sygfL7qhOs+nwa5IwwF62836I&#10;RaFzhI+BoOJINgWinjeliYjOEUBO7B2VsZleYxxbiYa8zaVXAZ2jTjYzLCpb9mHEqvfTjkOrVQlE&#10;PFn7hIgoER6IKbFTipcAyRgCUWNWiiSm+qLYnakxYuxWAiIYQ36IiBjjVVce1/Ct8eLg2Dd18cUh&#10;fsSdMqcxEMXL2aSLWx+vd7lKapuAml41JL7i4hSXSqdiyq1hjEXREGW73MsPbvvyS+fZ+f62Ksqd&#10;yaIPDIGoIXRXJwDoPAAMxVDPDURFRBexoJF80Q0iRURERH4SlIkSERERERGRNxmBLx9Vv3PfbzXp&#10;k3U5af2oSZ/+bORhZb0XEHQeztI88Z3Fpz/h1sk6SuBuY3XiOwv9r/ULtxtLxr3KPlmXTYnmJzBc&#10;WZfoHceNVcZbP8KPh4iIiIiIiIiIiIiIyE/Ce/u5TvzDx11lfLQpjzZuxKbEEMN5knE3FuUF8Cn0&#10;QyI/ryEqpjYhArUBQCaadJE/qmwqdHri8uveATSJi8w7M6u7eNx6YloV7wIeEYHiyE9MfPoAYlyn&#10;AR5TJxRgZBARGOqq0rYZ6tKiI0gb6qMQY/JqKmParZza2gabYqc9ijtVUWNC6HIlFK9viMJuxdSl&#10;7FLs1kGN13xaWVbsvNam2zQOtWAEx6DXeInthcfTx5ORpqFcK4ASgaBPgajKMM8AGBFdiUQkcq96&#10;/phsUwLBOnHx5u/xKCIiIq8H/S0rERERERERecMd1vbFg+qPT7vO7XHrpB9U/NS/pJ9ntEskMhnW&#10;nb+3V/3oK1x2ftL5YW1N4vuHlbZU25WMby9S7/G4xeNNuTdPz37v/vX/6/9W+n74+Ke+8rUvfuVn&#10;nnuJkzayYZH5ziJpeCMiIiIiIiIiIiIiIq+ge/O0V/EPH3WJ2K/icesPN94HwiObJ9IAkkNIygMe&#10;MHDjJcBs0Qd8yBsFzJ5yjQgHSowJnCE8Q2CWuCpBYDtHqRMJGqPzqHcmWyWidcwSCRw2RvKwZpP4&#10;yboYmcjTzj2icwZjWPCQEooID5SIAOHop9ojI2Jc96Xs0pMcAGCAMYqPQSDyInh0+snHf/w7/1/D&#10;+PlX/kd/frZ3cBFjuogu4SKtFIHhkcYQT3Jg99k9EWrimKHidQeRgUv3wCsnGL69bYiy6TTE+JiG&#10;ZNdFRxXBnfDVte1bw/FjTZZHnWhkbZhnm94y9IF5IhnzG/yF4nUJErPMo9qef7SIiIjIT54yUSIi&#10;IiIiIvLm+8JBXvYOICIebbxz3pqZ4YXjL53j/irqxEyCiIhH63JvkX+UHM26jwcbbxKPG7s3T3dn&#10;mh9c9d5e/uC8HNf2YO2rgmfXaP3n3//druuGj/ePjp6biTptfVPi7jwl4t09/Z5ERERERERERERE&#10;REReUYtsv3C3+WhZ/uSsbxI3fZx2vnZs+m3QZre2KRK5XxmAzlk8eoM7+sC6hDGGFiJOUZy4KEdC&#10;Jociqdowy9aXAIZ+ofHUMyOAbGjLRa4nEMs+jGgS9yrWUxVVk/jOIp12cdp6W5DA1sODw+huOMYj&#10;POBBErSxrGm8H7M+IoAA09j79ORoLsZWKNIIN8BhQzfUVN20OT/94bd/D9OZ3//F/wn2DsjtAVca&#10;pMarE8HtQw0Dh69NrVtPLGNn4bu9UrGT/0JEBC6HsKYXPBmIGpZj21wTgCGYNcW5YvqKA7bNRUUE&#10;GBieGzyQDdmYiCaz2U4jI9YljKgTDqpkz9s7MCKWfcwzCdyZP79USkREROTPgP6uj4iIiIiIiHwm&#10;fPW4GkYF2fxx6+3SbzfW3LiSKSJOWj/pPJGfW6Q+EBEkH6zLR8v+7iwl+zTBqGUf99d9bXZvnvYq&#10;+/JR9akLrN5gTeJ7++l7p3HexYNVX+3l6lM97Sd1jsetzzMXmT91UKmiS0REREREREREREREXnFv&#10;LdK9Rbq/KuddKbASvkg0Q8RFqIlEogEg0SQukjn8w6Wvi7PAI8b0S4z1SkMah4RNiaPK0CQOxVB9&#10;gAgjq2mQYsYmsQQ3JfriVTIgVn1EYK+iEcfNpcDMUBi1XzEZHq69BADUNgaxItAFyTAgcVyAkYYg&#10;o3XSLxJB147SPBDDa6eI19A+NZzMY0omRVz78uuyTcGATSkmp3N4mhiboK59a3aamnj5/BcJquH1&#10;Q/PU8IorBU/bJzCdM4ZQk188zO37xTLFq5wRwQ4wBMApdDWmy2x8Cfcr2x2ybRwlsMgkcFA/f0y2&#10;6tE7bjXWJPVEiYiIyKtCmSgRERERERH5TDDyZ2/Xf/S4A/om8ZO1f7gs88T9xmbpWTmkErHs47T1&#10;3rFX2a0m1YlfO67WJf7occdZerAuH6zKrcbmiTdPNHnEo02cdT7Pdnee5pnfvF3nH1PU583z+f38&#10;ydrvzPHBMu6vyluLlH7k8Fjv8fGqGHFnlg5q+9yedrMTEREREREREREREZHXAIF78/TNO7M/etz+&#10;yWkkcl6xeAQYEUPLUGVojHXmNFJJ+1X607N+2fuyRwQqI+3qaYc2oWqnMCgi+ohEAtzdbXCv4qYg&#10;ERtHttg4Osc8M5F3ZunabeiMfGueS/RNitMuaMhTi1EfziAN2WBTgdWQ6MmMspMxenJAFAEPkCCZ&#10;DMUxxIGSAYCDNtUlDYO8ISs1xrGmQqfhix7Dp0EMh8AID9hUOnVdfmrnAV5aXOyu99J3CAZjiEIN&#10;/VYXcTaU2Ik07bw1CRhLuSKaTCOLwwEGaAhMdVYBMqYHONwM3aMy1obdUWQfWPdeJ1bGWzN77ugt&#10;gJPOK8M883N7+rvHIiIi8qrQn0tERERERETks4LAl4+qw9r+8+OuTjzr/LT1j5clEbNsTUI22rh9&#10;HHqP3rH22PQe4CzzzsyaxMPavnZczbIBSMQfPuryIj1Y+/2VzzKOKqufl4zyiLMuTlt34Lixw9r2&#10;a/vm7frH1X30Rkrkz9yq//v7m3vz9NGyfLQsb80/ZTfXoAQ+XrkH3l6kOvFnjneneyIiIiIiIiIi&#10;IiIiIq+6O7P03RMe1rbs43Zjz510GPG5vfThErMUZ10AMU82FBgNJULXvt4DHphlJsNuJmqR+RCo&#10;E1d9nHXu4CyxNh41Ns98xhqO6/TAyzyjLdFkZuOmeMA2JTLxZDIncUwHDSEiXm5VAsIDBBJpQAJ7&#10;RIzXMgCMCNIjdl7DoZwqprYmjM9g/E8GY2xY8uE0Q53TNj311GTUdm1j0mk87lkTreleDDC7OG8A&#10;hu0ZSMLdSSQAZAETWCVEgSMSGYATxYOEkYggORV/oXuiXqv3WPaRjfNs88z96vmlT2edtyXuzVM2&#10;ZaJERETkFaI/l4iIiIiIiMhny715Om7sT077D5b9fmXrPpa9b4qfd9cc3CQeNmmRrTI0iT91kN9e&#10;XPxP6bcXeZ7t24+6ynjW+ePWP1yNu6M1mTVpnDaci+gcrce6xKr3CM4zbzUpG95ZpPePqh+99eiN&#10;t8j8+q36Ww829+bp41X5cFXuzFKTPs1zW/fxYF0AvDVPTeLXb40hNxERERERERERERERkdfFPHO/&#10;trbEWVfOuzionz80qYzDnGW/4nnvq+LzbNUzp1QbDwJDeGY3WGPkQW1l472HRxzVrBMPajuqnzNz&#10;2au46gmgeCz7WFQogYjAdR1QGDYzHBJGJAAH7CIWFcURwDAvygYfDo/dXily+OfFyWOa4I2RoaFV&#10;yacqqKEzChHBMT01Xn2MQ+32Oo29UtuU1LDaKVLFKzc1hbsw3e3Y7TRk0hJAMi7dPTgt0pMlB4ih&#10;C6uNyONdMxtnCesSPVkCldG2IS+Mz/ZiDRFdYN2HEYuKleHO7Pljss7xaFOGANUXD/KnGtCJiIiI&#10;/EQoEyUiIiIiIiKfOZXxy0fVF/bzD5f9x8sybFbngd6jBACQSESe9tO71aR7c7s77pV3yWFtv3yv&#10;+d5p94PzslfZqo/zzk+7OGnHWcaQiPJp7JANB1Xaq6wyLDJ/+qg6btLLfh6vjePGvn67/o8P27cX&#10;6f6qfLjsD6p01PDmFU8l4qSNs84r492ZNdl+9lZ1pLdAREREREREREREREReQ+8u0lnr88yT1vdr&#10;u8m8pEnbWJQte1/2UVnMsl0biykRvaNOIOKgunT6iCBw3kcijXDwsLbj5kab0N2epX5VArbsfNm5&#10;g0Ns59pIVO9Ixgh3kAwPBmEAAh5jIIpkZSDpPoSScGV4xKEnamiawljlNNQomSHRSHiEOwAUwAOk&#10;OTzA2BY9ccw/7WSuuF34+P+7l0BMmycCFzGq6XsAp1zU8JXKaMYxkzX8x8VdRF+QDNkIRDJ0jj7g&#10;HslIRJ1smHJ6id6j2rn/i+sSHlj30QUysVdZNry1yM/9ufGIj1fFyDuzdFDbOyqJEhERkVeJ/mgi&#10;IiIiIiIin1F14hcPqp/az6sSJ20sO1+X6D08kIgqcZ5tv+JRbc8eBSTiS4fV5/byD876j9ZlkRlA&#10;W6JzlBh3XjMiG2vjUEd0WNu7+/lOc2k7PbmJ27P0c3ea//iwzeSj1s86P++xX3G/Ss+ueuodp105&#10;bz3Ig8qOGptn+9njav95uxWKiIiIiIiIiIiIiIi8mu7O0/fOynETPzwvj9Z+6waFPwCaxLcX6cHa&#10;CWtLrEuctaUyq9NQuHQxvVr1QaJJ3MtWTfMy9zjv46Tz4jhurHe0JUjUN96Dzoh78/TRsrCyZe/n&#10;3VDuFMCl9UdECQSQCacxgABJjyhDr9ROIGoIAY2JKGC3uwkY66KGFqbhG2asjAZU284j0hmdgwFy&#10;CD6ZB648U46VUXgyxxU77UzDsVPH1PTC3ZUFSDBiiF0FhiQUpn6pS+cqDgCJSMReTue9g+g8CtAB&#10;DERgnlgiKkPr6Dxqm8Jf02I6j84LgVm2xtgY7y3shoEoD9ybp8rwteNK000RERF5pSgTJSIiIiIi&#10;Ip9pJBeZiwzgRyoLahLfP6q+eJgft/5442ddLHvvfJjfIBlniYvMw9puz1KTNCz49A5r++W7zR+e&#10;dCT2K560cdr5SdtXibPE1lE8hqxZV3DWeevY9N45SOxV6bBmNt6bpy8fVc/f+E5ERERERERERERE&#10;RORVZeT7h/n3P/HD2k5an2XM841iUZXx7UV6vPHTzqvETYm2ROtIRCaSIZGtRwnsZRI4qG1TYlNi&#10;3fvGEYF55uHMasOyRGV8uPYH62IzzG62gES8vUgfrwpgbSmbEiVQIhKw3VLQgyUiEyRTREEUwt2H&#10;rBEII0lsA1G7iCe/sk0HgYSRRlSXR0VG1owVkICCcGBsghpKnQIgAoHp6kOlU8Ru9Gm4ShB8cgy1&#10;LZDyaSkx5KsAAsWRLHDNjorRRxhJskkksVfZpo/eIxmMiMBpF4kwog9kQ+fYeAxvRe9RHC1QGWaJ&#10;s2xGHGQ7bgzPG5T1Hh+vvXfcnaVZtp+5Vd3wB0xERETkz4wyUSIiIiIiIiI/NkbeatKtZoxXDSMQ&#10;ItQH9eNVJX79Vv1w4X980lXmx2HL3td9nHe+7L3vxznSw035ZO1GNIkHNRfDjKe2Lx7k4+ZHisCJ&#10;iIiIiIiIiIiIiIi8Cm7P0r15ArAp8WDtby1Y32xLOALHje1V9mhTCMzS0CMUrUc4insfSMSyxzzz&#10;g2UZXlUnHtZcZFbGWbYv7Ke78/zff7zO5IfL+Hhd7s05u9nmgEa8tUiPN37WuQMxxqLAIWcEeCBN&#10;qafW4cHiQdK2TU2IAIsDDBv6m54U45ElLt17fiIQNXAwGTjUQMWw++GYZHIMgSduT4ux/YlTSRWH&#10;44cjhqTWcI3dWWFsG6amc8e40ivlVqPeATCTaVozgVnCptAIIxeZHug9eg8QvQcCJdA7EuEBIzKx&#10;X1llnGUe11bf4D1a9f7J2gN4a55m2b56XN2eab4mIiIirxxlokRERERERER+UjjONxSI+om41djx&#10;3fpxGx+tyv1Vf1ABwGFt7bQ74K0mvbefh5lONt6e2TuLfFBRETUREREREREREREREXljfOW4PuvW&#10;d+fpw2X/8bLcm6ebJF4GleHePHUeZ10sOx8iN5sSy0DDaDJnyY5qJmM21jZ2H92apbfm6e58vMw3&#10;7zS/+6B9e5E/XpWPlv1xbQe13WQcM+Sylr093HjvqIZeo0Dv9AjjGEMyH5qYwohsyDSPAJGI3uGB&#10;LgAPEh7hgQB8yB3FRTeU7VRHEUhPSY6ViCFzNQNWDgKOMeY0Rp12TnLxEckAjSjekwyC26zUE3dN&#10;MgJTyIoEh3VGePDKWxcRJZAIErN88b0uAGI/scq2l7nsPcKG9fceyz4i0EdEEIxszIbj2vZra27w&#10;s9F5PNr4qo868e7M6mQ/c6u6o0CUiIiIvJKUiRIRERERERGR1xXJ44bHjX3lKJ+2ftrFYW3rMA8A&#10;uDNP7+2lebaD2vYrmqJQIiIiIiIiIiIiIiLyxknEN27Xv/ugfWuePl75h6v+VpP2h4DRzVTGWw2P&#10;G9v0/snGl30sMufZ6sR78zTUE80SF5Ud1XZUW3U5V9Mk/vyd+luftCQervmo9VXxWzO7YWPVLHG/&#10;suIlESUID2PUyYiojLMEowXirPUCuGNWcZasRGym7qeI8OAQMQogAkEwgCkKRY5prm2uaSxruqw4&#10;AqgMJQBjigDMIso29xQx7YcY2Gl/4pR/cjN6jB8DKeLa9ioOTVgYz0VDjFEuXA4eRe8AMISa8s6p&#10;1r0nskp2XNthbbfCWsemROdRHIsqzrooHl2JjYPEItuiYv3MH4oA1r2f97Hs3Mhbje3XNk/82dv1&#10;C/04iYiIiPxZUiZKRERERERERF57Rh416ajBnVlqbZwWffEgf+W4ftlLExERERERERERERER+cma&#10;Z/vm7fpbn7Rvkw/W+GTtqxK3ass3SyUNuhKP2ugdby/yrcYOa/vG7TrdbM+5JvEX7tTfftQRmGU+&#10;3JQPl2WWeVhZbXh2Z1SdiC5AdhGJmFWszCJikdMsk4CRyTBPtvE467z3gDGRi8wA2hJ9oPdIoAH0&#10;6AEjtgsnYEQit1VRAfRPRKIi0IcnkoABHiDHGFR4BGCA2W7X1PWMDMAIH1qarjvmyhcNKECMMa6L&#10;FXUOByoDgflODq0t4eBeohEHtQ0XnSXMdo6JwKPOv3/WHWZLZDJ+vHIyZmZVQmVmDAIgi0cX0RWs&#10;ew8wGY6adFCZEZ/by188yC/0UyQiIiLyZ0yZKBERERERERERERERERERERERERGR19heZb9wp/6P&#10;DzsjTlt/3PoP+n4/235ldXpWpiUiNiVOu1j1kY335mmeeW+evnp8w56nUTZ+43b9/bP+T876WeJZ&#10;56etf9iVyjjPbBLqZIbY5qMi0Hl0jmUfp60XjwgcNKwMmbwzz83lZe/n+OGyzBPP+1iVmGcCINAk&#10;NiAAD3TFzwvgwBQl4ngUhriREQEQ8EBE7Ia1Og+AQ3QqEAgQqM3aEslYPDwiPS8gFiAQiQwEiRJI&#10;18WinnKWiJ3vFIcHMmHkPHMb8SoR6+KVMRuPnv4WkbCI/ZwWFd3jnb28KbHqY11i3UVEuXJwZdyv&#10;0yxxnknyzsy+sJ/3VA8lIiIirzxlokREREREREREREREREREREREREREXm+zbL9wt/7jk/776BeV&#10;nbR+3vlZV+rEJrFJzIZEAuEBD/SOTYlV8eJIhuPGDmrLxPuH1duL58Z/rvfefr47T9896WyFg9pW&#10;fZx3ftb5SQvASRhAwgMBRABAIuaZTXDduxHHtR3U11w9GW816cG6NCk2JZKzvhzYMaLJtvECovcg&#10;uBN5Cg8YQTIBDhDoHVUavhmdI4DKaIbGsCrcJqYqQ+swogSKR7LnBMyMIMEgiD7CI+yJniwHgRgC&#10;WoOLhcbwfKIPJCIZm8RqumgAyz7IIWbG/eqpi+kcjzs/rNPtmf30YeXA/VU563z4bu8RYxcWDNg2&#10;QS0quzuze/M0z0pDiYiIyOtBmSgRERERERERERERERERERERERERkdeeke8fVW8t0ndP+kQc1bbq&#10;Y9n7eeen7TXHJ2KWuWhslmnAW4v0xYPq2b1Sz9Uk/syt+ouH8cPz/uNVWWQGxkqo3mMoaDLSiGys&#10;Ddl40vp5H5WxSXFQ29PiWIuMdWVAeMS6d2Srn0juJLIwQMZO0Kg4ABBD/getIxsc6D2ysQs4hkYm&#10;zAxGAxwBMACSrCw6Z0I8OxblEcNVCOSEbqdgynbuKQIewak/KgIeALb5qCiOPjA8n8owSxfNWue9&#10;R8ReZYm8O39qbs0jHqw9kceNHTfpc3uJ5Of3c+dx0vqqj1Xv23tJxCxxXtnh8yrFRERERF5BykSJ&#10;iIiIiIiIiIiIiIiIiIiIiIiIiLwh9ir75p36rPMPluX+quxVBNB79IHiEcAQSaqMQwRmlu3ePL2z&#10;SM2PLxIzS3z/sPrSYXXa+uONn7Rl1cfGETFmfxI5y5xnHtW2X9nvfdKebMqDta9LzPP1yyB5u2Fx&#10;B7jsfdW7JzaG3R6mZLDgthgKABD9tiTKQDJbGJmJLlBKAMhjIxPqZGVb3hRjrsrIbNHvxKKGs11Z&#10;XkyBqEQYWRk6DyNiTB+BYARKBIE0vj4cKIEADACGxiomIhsTse1rKhHLPiKwly0b787sae9VRNxf&#10;lc7x1jxVhq8cV9ulVsY7s/ST/wEUERER+bOjTJSIiIiIiIiIiIiIiIiIiIiIiIiIyBtlv7KvHNmX&#10;D6vTzk9aP+98U6L3cNAQVbJZwl5lR7XtVfajX+5aBA5rO6xt+NuqEeFABBKvRoo+t0jF47SLhxuv&#10;E59WgUTi3iJ/vCoA1z02JUrBrML2+NrYlshE75EIEr0DQBp6okgAicwMku4+vCQZG0MzhqhiWHpg&#10;J2pFcmqL8kAJGOJKoVVMKSwzDv/MZF88yIJwhyEcAGAEgdoQYOuRgN7hAAKJzAmJrAzzPC6oc6xK&#10;ENirmI13Gpvl698yR3yy9nXBnZk1iV+9Vc9U/SQiIiJvNGWiREREREREROTN8Ru/8Rvb/QUXi8XL&#10;Xo6IiIiIiIiIiIiIiMjLRG5TSS8fyQTgupDOF/bzx6tyZ2YfLMuDVbm3yE+L8hC4N0ufrAFEcqxL&#10;nLVeG+tsQ0FTtohAT5QAgRLIxO13v/C/+N/+H4YUUwnkvcNNRB4+9VhkblNGRgJBwOPSdY2sLTon&#10;iRLhgYihMAoAPQJT7Gq78kQwWReRnE70PnZSAagMQ9VUZegcYAyBsSYzkbPEJjEi+uC6+HALi8xE&#10;3JnbPF3/bvYeD9a+KXF7ZnuVvX9Y3VUrlIiIiLzplIkSERERERERkTfH3bt3X/YSRERERERERERE&#10;RERE5MUk49du1b97f3O7SQ/W5eHab8+emuMicXtmdReP2lKZrYu3BW3niaiM2dA6Etl7gEhkMta5&#10;rub3evc+OOyvd5i48UAAYOewEs0Q2IrglNuKwG4XFMk6oSsBMqbCKAaM4QEjSF7JKxlREX2geIBB&#10;sACZ9IABgHvQI4buLBC9R52QDZuCzqNEGLHIrAx1sjszq+yasFhEnPd4tCkA7s3TPPNLh9V7+/ob&#10;wiIiIvLm0594RERERERERERERERERERERERERETkZTqq7UuH1XdPuhL2aOOBuN0kPqUuiuRBzUVl&#10;DzcFsCZFV9B5rEsA6B3u6IfAkkXvANi6A1EZmsTKaMTtnNbufcGq93UJD8wySGaDRyDgwJNFS1Vi&#10;8SggiYgogd4BIqaeqKsvCAQiDYsmE+GBdghCAWAQYSSNmTTEqmBVIjHqxCENReKoToeVPVmxFRGr&#10;gpPW2xKzzNuN1YlfOarfWqghSkRERD4TlIkSEREREREREREREREREREREREREZGX7L291JYAehKP&#10;Nt55GUI+Tzs+EXdnqa3itPUlvQ4LRO9YdrGMSEQEAC4yE2lENgOQDPuV7VdMpIc9WBfAUolVidLF&#10;LCExSBLhEdemspIxAcWjBw1wBAEEgtiUMGLbNFUCHkEypyGghc7H9ikjQBDsHUbMDMlgIIji8IBH&#10;lOCe2fHM6t2IU6APtB6r3ld9eKBOHOqhFpk/c6veq55asSUiIiLyhlEmSkRERERERERERERERERE&#10;REREREREXjKS7x/mZPzeaVcZH6zLh8t+v0qHNZM9NRlVJ96Zp1tIq84ft77qytAiNeSRjKwSa2Nl&#10;bBJmiU0ip6STEffm6dHGT1o3w7qP8z4MEQEjPBARfEpZVTLSYxMwwoBsJIcsExwoUxGUEYxwsE5M&#10;RJUwZKZKYLhK51hkm2W+t5dXfTxuSwCJAFjCW4+PloUEIswYAY+hkgqJWGTbqzg0X31+P39uLxmf&#10;+qBERERE3jzKRImIiIiIiIiIiIiIiIiIiIiIiIiIyMtH8osHeZH5h4/aepEft37W+lmPReKi4ixf&#10;E40KoCux7P28j+K4Pc+3GiPQFZD4ZOMl4u7MZvmp7UnHjdWJDzclk53HuqAvAQxNTchPSRl5oIvI&#10;ZJXMiMrQOzoHECWQyGQwgmCdMM8kLoJY88xZYm18sCnLPu7M0p1Z+vJRVSc2hkcb/3BVTlsHUu/R&#10;OToPDwxZKCOysTJURgB7lb09T28v0jNiYyIiIiJvKmWiRERERERERERERERERERERERERETkVXFv&#10;ng7q2R897ow4qHjWxXnn530AJRsrIwESAfQFfYQHSMwzD2bWJM4Sv3xcH1T8/91vs+HjtX+89jsz&#10;LvJTU0OLzFnKp52ftl4ZE/28CwfagkDYUPcEYMpHeUTnIFglGNHYWEtFRCLrhMoAMBPzzDoxG41I&#10;ZDZUU5dTH+gct5p0VNs3b9cH9ZjaeifbO3t5XeLhupy0vuxj1bvHuFQjZwmLyg4rO2psrzKIiIiI&#10;fFYpEyUiIiIiIiIiIiIiIiIiIiIiIiIiIq+QWeI3btePN/69sz5bOW5sU2JTovPoHR4IhJHJMDNr&#10;EptEI2bZ3ttLby/GPqmv36p+/5Mw8v663F+Vo4aHlfEpvU9GHNV2UNnj1kl4eOdoC0oJN2KMJDkB&#10;DwwpLCPbgsqwihiqoiqz4dpN4nFjTXpqCisiHq6dwGFtx41tA1G7T+Bze/lze+OnHuEBI4zqgxIR&#10;EREZKRMlIiIiIiIiIiIiIiIiIiIiIiIiIiKvnKPGjpp61fv9tT9cl9POI645bJF51KS7Mztq0u7X&#10;9yr7xbvN7z9sSTxcl8ebWPfluEnPiCoZcauxw9oe5/LhqkREH8wGAgGEs49wwIhkTOQ8MxFDBxSA&#10;yjDPNs98xiUG532s+rg9s2z86aP6uY/CSFMYSkREROQyZaJEREREREREREREREREREREREREROQV&#10;Nc/2hX37wn72iE2JdYmhqSkbK8MsMT89LVQn/vzt+tuPOgJNjseb8uGyzDOPaqufHltKxO1ZCuCs&#10;89M22uK1sQdKhJG1wcjKMM/MpBHZOMucP3Mlu9a9P9z4ouJ+ZZ/fz4ustJOIiIjIp6FMlIiIiIiI&#10;iIiIiIiIiIiIiIiIiIiIvOqMnGfOX/Cvvibj12/X3zvrv3faLXI+a/2k9Q9XpTbMEmeV1QR5TSrp&#10;uLFVH01C69w4KsNhk2ojiaOa+5Ul46cIM21K3F+VKtmdWTqs7acO9Fd5RURERD4l/UFKRERERERE&#10;RERERERERERERERERETeZF/Yz2/P0/fO+g/Q79d22vqqj5MuHrfFiNpgRgONAKI42kDvXpybErPE&#10;3sPIROxVvD1L6dMWO5138cmmZOO9eZpnfv12rYooERERkU9NmSgRERERERERERERERERERERERER&#10;EXnD1YlfPqre3Ut/cton8rAOD2xKrEp0JXqHR0SEA5msDIs6Vca3kB6uiwe6iERWBjKAF44yecSj&#10;Ns5anyXenad55s/daSpTJEpERETk01MmSkREREREREREREREREREREREREREPhPm2X7mVt17nLT+&#10;cOMPN2Xex7VHkpwlLjK/frv64LysSzza+Enry96PG5tn3jDPFIGzzk9ad+CosaPa9ir75u26/tRt&#10;UyIiIiICQJkoERERERERERERERERERERERERERH5TMnG27N0e5aAalNiU6L3KIHewwN14iJzlpmm&#10;3NPnFvkPHncEFpkPN35/VbJxL2Oe7WnRpgBaj2Xnyz6KY5Z5q0mV4Z29/P5hTjdNVImIiIjIUykT&#10;JSIiIiIiIiIiIiIiIiIiIiIiIiIin1FNYvO8yqZs/Nnj6v4sfeekaxLXJU5bP2njcVsSUSVUZoYg&#10;GUDx6D02JQIkMc88mFmTOMv88lF9q7GXfcciIiIibwhlokRERERERERERERERERERERERERERJ6F&#10;5L15ut3Yh6vy/bN+luiBdYl1751j2bkDEWEEicq4X9sssUk0Yp753n5+e57VDiUiIiLyY6RMlIiI&#10;iIiIiIi8Odbr9fbjnHPO+tWHiIiIiIiIiIiIiIjIZ10ppeu67ad1XZt9yrKmZHx3L39ukR61/mDl&#10;j1pf90/NOS2yHTV2b54OKlJxKBEREZEfN/3FIBERERERERF5c/yDf/AP2rYdPv6VX/mVX/mVX3nZ&#10;KxIREREREREREREREZGX7Dvf+c5v/dZvbT/963/9r9+7d+9HOSHJW0261SQAbYll75uC3sMBA7Jh&#10;lrjIViXloERERER+gpSJEhERERERERERERERERERERERERER+TTqxDqll70KERERkc+iT1n9KSIi&#10;IiIiIiIiIiIiIiIiIiIiIiIiIiIiIiLyUigTJSIiIiIiIiIiIiIiIiIiIiIiIiIiIiIiIiKvE2Wi&#10;REREREREREREREREREREREREREREREREROR1okyUiIiIiIiIiIiIiIiIiIiIiIiIiIiIiIiIiLxO&#10;lIkSERERERERERERERERERERERERERERERERkdeJMlEiIiIiIiIiIiIiIiIiIiIiIiIiIiIiIiIi&#10;8jpRJkpEREREREREREREREREREREREREREREREREXifKRImIiIiIiIiIiIiIiIiIiIiIiIiIiIiI&#10;iIjI60SZKBERERERERERERERERERERERERERERERERF5nSgTJSIiIiIiIiIiIiIiIiIiIiIiIiIi&#10;IiIiIiKvE2WiREREREREREREREREREREREREREREREREROR1okyUiIiIiIiIiIiIiIiIiIiIiIiI&#10;iIiIiIiIiLxOlIkSERERERERERERERERERERERERERERERERkddJftkLEBERkWv85m/+5v7+/ste&#10;hYiIiMjr57d/+7dLKcPH3/3ud//5P//nL3tFIiIiIq+rb3zjG3/5L//ll70KERERueRP/uRP/s7f&#10;+TsvexUiIiIir59PPvnkd37nd7afLpfLxWLxshclIiIi8rr69V//9Z/7uZ972asAlIkSERF5Nf3m&#10;b/7my16CiIiIyGvvX/yLf/GylyAiIiLyGvv1X/91ZaJEREReNd/73vf+7t/9uy97FSIiIiKvPU2R&#10;RERERH4UX//615WJEhERkQvvvPPOX/gLf2G1Wv32b//2y16LiLwcdV3PZrPtpycnJy97RSIir6XD&#10;w8Ptx5vNZrPZvOwViYi8fpqmaZpm+6n+aCoiIiIi8nL90i/90vn5+Xe/+91vf/vbL3stIvJy7O3t&#10;pZSGj/u+Xy6XL3tFIiKvn5zzbjHU2dmZu7/sRYmIvH70R1MRedUoEyUiIvJK+NVf/dVf/dVf/e53&#10;v/v++++/7LWIyMtx69atz3/+89tP//2///cve0UiIq+lL3/5y2Y2fPyDH/zghz/84ctekYjI6+f4&#10;+Fh/NBUREREReXX87b/9twH8/b//9//W3/pbL3stIvJyfOELX9jb2xs+fvjw4R/90R+97BWJiLx+&#10;FovFV7/61e2n3/rWt9br9ctelIjI60d/NBWRV40yUSIiIq8Qkvv7+y97FSLycuzuxA9A/20gIvLp&#10;kNx+XNe1/utURORT0B9NRWSw22YsIiIiL11VVfrDuchn1nYnfgA5Z/23gYjIpzCfz3c/XSwWOesv&#10;0IqIvDD90VREBq/OH6UYES97DSIiIiIigt/6rd/6R//oH20//Xf/7t+97BWJiLyW/vyf//PL5XL4&#10;+Dd+4zd+4zd+42WvSETk9fNP/+k//cf/+B8PH5P8t//2377sFYmIiIiIiIh8pv3Vv/pXf+/3fm/4&#10;+Nd+7df+3t/7ey97RSIir59//a//9d/4G39j++k/+2f/7Kd/+qdf9qJERF4/f+Wv/JVvfetbw8f6&#10;o6mIvArsZS9AREREREREREREREREREREREREREREREREROQFKBMlIiIiIiIiIiIiIiIiIiIiIiIi&#10;IiIiIiIiIq8TZaJERERERERERERERERERERERERERERERERE5HWiTJSIiIiIiIiIiIiIiIiIiIiI&#10;iIiIiIiIiIiIvE6UiRIRERERERERERERERERERERERERERERERGR14kyUSIiIiIiIiIiIiIiIiIi&#10;IiIiIiIiIiIiIiLyOlEmSkREREREREREREREREREREREREREREREREReJ8pEiYiIiIiIiIiIiIiI&#10;iIiIiIiIiIiIiIiIiMjrhBHxstcgIiIiIiI4OTl5/Pjx9tMvfOELL3tFIiKvpT/90z/d/q7j6Ojo&#10;8PDwZa9IROT1oz+aioiIiIiIiLxSPvzww7Zth48Xi8WdO3de9opERF4/q9Xq/v3720/feeedqqpe&#10;9qJERF4/+qOpiLxqlIkSERERERERERERERERERERERERERERERERkdeJvewFiIiIiIiIiIiIiIiI&#10;iIiIiIiIiIiIiIiIiIi8AGWiREREREREREREREREREREREREREREREREROR1okyUiIiIiIiIiIiI&#10;iIiIiIiIiIiIiIiIiIiIiLxOlIkSERERERERERERERERERERERERERERERERkdeJMlEiIiIiIiIi&#10;IiIiIiIiIiIiIiIiIiIiIiIi8jpRJkpEREREREREREREREREREREREREREREREREXifKRImIiIiI&#10;iIiIiIiIiIiIiIiIiIiIiIiIiIjI6yS/7AWIiIiIiIiIiPyo7t+//2/+zb/5D//hP/zBH/zB6enp&#10;3t7e5z//+V/4hV/4c3/uz33lK18h+bIXKCIiIiIiIiIiIiIiIi+BpkgiIiIibzBGxMteg4iIiIiI&#10;jP7lv/yX//Af/sMXfdVf/It/8a/9tb/2stcuIvJynJ6e/pN/8k/+1b/6V0874NatW3/zb/7NX/zF&#10;X3zZKxUReUXpj6AiIiIiIiIirwX9T3gRkRelKZKIyI9IfwQVkVefeqJERERERF4hf/zHf1xKedFX&#10;/f/bu/PoKus7f+A3NyQsgYChbLKIgICERaTQKhZxQKUIdrQuU7W1TnscixUo7VhaO53jdHSc1h4R&#10;UKuMdIpYrVjsKK6HRcXigoqCICqGYYkgOwRCIMv9/cHvpJl7Y7hJbvLcJ3m9/rrP5z7L57me4/k+&#10;vM/nSUVFRdCNAwSjoKBg5syZJSUlNeyzf//+f/mXf7n44ounTJniVX8AiSxBAQAAIBQ8wgPUihQJ&#10;oP4sQYH0Fw26AQAA4G82b94cdAsAoVFYWDhjxoyao6xKL7744qxZs/y5bIBElqAAAAAQCh7hAZIn&#10;RQJICUtQIP35O1EAAJBGPv7446BbAAiH0tLSmTNnVn2/VI8ePW688cYBAwa0atUqFosdPHjwjTfe&#10;ePjhh48fP35ihxUrVgwZMmT8+PFB9w6QXixBAQAAIBQ8wgMkSYoEkCqWoED6yzDaDgAAaaK8vPyy&#10;yy478Xn06NE//elPg+4IIH3993//9+LFiys3x40bd8stt0Sj8X8Q+9ChQ9OnT9+zZ8+JzYyMjIUL&#10;F7Zr1y7o9gHShSUoAAAAhIJHeIDkSZEAUsISFAiFaP1PAQAApMShQ4cqP/ft2zfodgDSV1FRUdUo&#10;q1+/ftVGWZFIJDc3984776zcjMViixYtCrp9gDRiCQoAAACh4BEeIElSJIBUsQQFQsFMFAAApIu9&#10;e/dWfu7Vq1fQ7QCkr+eff77q5k9+8pNqo6wTunbtOm7cuMrNp59+uqysLOg7AEgXlqAAAAAQCh7h&#10;AZIkRQJIFUtQIBTMRAEAQLrYsWNH5ecuXboE3Q5AmorFYk899VTlZn5+/qmnnlrzIZMnT678XFFR&#10;sXHjxqBvAiBdWIICAABAKHiEB0iGFAkghSxBgVAwEwUAAOli+/btlZ87duwYdDsAaeqzzz47cuRI&#10;5eYll1xy0kNOO+20qpvLly8P+iYA0oUlKAAAAISCR3iAZEiRAFLIEhQIBTNRAACQLgoKCio/5+Tk&#10;BN0OQJr68MMPq24OHjz4pIdkZmYOGzascvOtt94K+iYA0oUlKAAAAISCR3iAZEiRAFLIEhQIBTNR&#10;AACQLjZt2nTiQ8+ePTMyMoJuByBNvfPOO5WfW7Vq1aFDh2SOGjFiROXnQ4cOlZSUBH0fAGnBEhQA&#10;AABCwSM8QDKkSAApZAkKhIKZKAAASAvl5eV79+498bl///5BtwOQvtauXVv5edCgQUke1atXr6qb&#10;u3btCvo+AIJnCQoAAACh4BEeIElSJIBUsQQFwqJF0A0AAACRSCRy+PDhys+9e/eORCKlpaVr165d&#10;t27dBx98sH379vLy8ry8vPz8/MGDB48cObJdu3ZBtwwQgLKysqKiosrNM844I8kDu3TpUnVz//79&#10;cfkWQDNkCQoAAACh4BEeIBlSJIAUsgQFwsJMFAAApIXKd6tEIpFOnTotXbr0/vvvLysrq7rPjh07&#10;duzYsXTp0kgkcs4559x88825ublBNw7QqKpGWZFIpFu3bkke2LZt26qbBw8eDPpWAIJnCQoAAACh&#10;4BEeIBlSJIAUsgQFwsJMFAAApIWdO3dWfp41a1ZJSUnN+7/++utvvvnmjBkzxowZE3TvAI2nuLi4&#10;6mby75pq2bJl1c19+/YFfSsAwbMEBQAAgFDwCA+QDCkSQApZggJhEQ26AQAAIBKJRLZv3175+aT/&#10;jnBCRUXF3Xff/cQTTwTdO0DjOXr0aNXNnJycJA/Mysqqunn48OGgbwUgeJagAAAAEAoe4QGSIUUC&#10;SCFLUCAs/J0oAABIC5s3b46r9O/f/1vf+la/fv3atWuXkZFRWlq6e/fuFStWPPnkkxUVFZW7LVy4&#10;sHfv3qNGjQr6DgAaQ1ya1apVqyQPzMjIqLpZVlYW9K0ABM8SFAAAAELBIzxAMqRIAClkCQqEhb8T&#10;BQAAaWHTpk2Vn6PR6G233Xb33XePGDGiffv20Wg0IyMjOzu7e/fu11133SOPPDJkyJCqx951111F&#10;RUVB3wFAY6j6b6mRSCQzMzPJA+PSLAAilqAAAAAQEh7hAZIhRQJIIUtQICz8nSgAAEi9G2+8cffu&#10;3TXvM3v27J49e574XFFR8fnnn5/4nJOTc++993bu3PmLDmzXrt2vfvWrf/3Xf33//fdPVMrKyhYv&#10;Xnz99dcHfd8ADS4arePrXeJisBYt/JMI0NxZggIAAEDjq22EFPEID5A0KRJAqliCAiFi6QYAAKlX&#10;Xl5eXl5e8z6xWKzyczQaffrpp5M/fzQanTlz5vXXX3/8+PETlb/85S/XXHNNVlZW0LcO0LDiXulX&#10;VlaW5IFxaVa7du2CvhWAgFmCAgAAQOOrbYQU8QgPkDQpEkCqWIICIVLHsXgAACBYOTk53/jGNyo3&#10;y8vLt2/fHnRTAA2ubdu2VTePHj2a5IGlpaVVN0855ZSgbwUgfCxBAQAAIBQ8wgPNkxQJIECWoEBQ&#10;zEQBAEBYjRkzpurm5s2bg+4IoMHFpVnFxcVJHlhSUlJ1s3379kHfCkAoWYICAABAKHiEB5ohKRJA&#10;sCxBgUCYiQIAgLDq1KlT1c0dO3YE3RFAg2vTpk3VzT179iR5YFzulZeXF/StAISSJSgAAACEgkd4&#10;oBmSIgEEyxIUCESLoBsAAIAm6OGHH26Eq7Rq1arqZmlpadD3DdDgWrZsGY1GKyoqTmxu3749yQN3&#10;7dpVdTPuX2MBSJIlKAAAANRH40RIEY/wQLMkRQIIliUoEAh/JwoAAMIqFotV3Wzbtm3QHQE0uIyM&#10;jCFDhlRubtiwIckDCwoKKj+3bt067l9jAUiSJSgAAACEgkd4oBmSIgEEyxIUCISZKAAACKuioqKq&#10;m7169Qq6I4DGMGzYsMrPBQUFZWVlyRxVNfcaOXJk0DcBEFaWoAAAABAKHuGB5kmKBBAgS1AgEGai&#10;AAAgrKq+rSoSiZx66qlBdwTQGAYPHlx1c+vWrSc9pLy8/J133qncPP/884O+CYCwsgQFAACAUPAI&#10;DzRPUiSAAFmCAoFoEXQDAADQ3G3btm3q1KmVmw8++GDnzp2TOfDpp5+u/NyyZUv/lAA0E2eccUaL&#10;Fi0qX+z30ksv3XTTTTUfsnHjxlgsVrk5aNCgoG8CIGCWoAAAABAKHuEBakWKBFB/lqBAuPg7UQAA&#10;ELBOnTqVV7Fy5cpkjtq2bdu7775buTlhwoRo1PIeaBYyMzMvvvjiys3nnnvuyJEjNewfi8X+8Ic/&#10;VG6effbZOTk5Qd8EQMAsQQEAACAUPMID1IoUCaD+LEGBcPH/GgAACFirVq369etXufn4448fPHiw&#10;5kPKy8vvuuuuqpVLL7006PsAaDyTJk2qunnffffVsPPSpUs3btxYuXnNNdcE3T5A8CxBAQAAIBQ8&#10;wgPUlhQJoJ4sQYFwMRMFAADBu+qqqyo/Hzt27NZbb921a9cX7VxSUvLLX/5y27ZtlZWJEyd26tQp&#10;6JsAaDzdu3cfNWpU5eZrr722aNGiavdcuXLlnDlzKjeHDRvWv3//oNsHSAuWoAAAABAKHuEBakWK&#10;BFB/lqBAiGTEYrGgewAAgOYuFotNmTKlsLCwanHy5Mnjxo3r2rVr69atMzIyysvL9+3b98Ybbzz6&#10;6KPFxcWVu7Vt23b+/PmtWrUK+iYAGlVRUdENN9xw/PjxysrZZ599ww039OjRIzMzs6ysbPv27QsX&#10;Lnzrrbcqd4hGo7///e9POeWUoHsHSAuWoAAAABAKHuEBakuKBFBPlqBAiJiJAgCAtHDo0KEf/OAH&#10;RUVFtToqGo3ee++9p512WtDtAwRg/fr1P/vZz5Lf//bbbx8+fHjQXQOkEUtQAAAACAWP8AC1JUUC&#10;qCdLUCAsokE3AAAARCKRSG5u7ty5c3v27FmrQ+bMmePfEYBmKz8//1e/+lVGRkYyO//yl78UZQHE&#10;sQQFAACAUPAID1BbUiSAerIEBcLC34kCAIA0EovF/vrXv86fP3/Pnj017JaZmXnVVVd985vfzM7O&#10;DrplgIDt2bPnt7/97fr1679ohzPPPPOf//mfv/SlLwXdKUCasgQFAACAUPAID1BbUiSAerIEBdKf&#10;mSgAAEg7sVhs+/btb7/99oYNGz799NN9+/ZlZGR07Nixe/fu/fv3P+usswYMGNCiRYug2wRIIzt2&#10;7HjzzTdXr169ZcuWoqKitm3b9unT5+yzzx41alT37t2D7g4gBCxBAQAAIBQ8wgPUlhQJoJ4sQYF0&#10;ZiYKAAAAAAAAAAAAAAAACJNo0A0AAAAAAAAAAAAAAAAA1IKZKAAAAAAAAAAAAAAAACBMzEQBAAAA&#10;AAAAAAAAAAAAYWImCgAAAAAAAAAAAAAAAAgTM1EAAAAAAAAAAAAAAABAmJiJAgAAAAAAAAAAAAAA&#10;AMLETBQAAAAAAAAAAAAAAAAQJmaiAAAAAAAAAAAAAAAAgDAxEwUAAAAAAAAAAAAAAACEiZkoAAAA&#10;AAAAAAAAAAAAIEzMRAEAAAAAAAAAAAAAAABhYiYKAAAAAAAAAAAAAAAACBMzUQAAAAAAAAAAAAAA&#10;AECYmIkCAAAAAAAAAAAAAAAAwsRMFAAAAAAAAAAAAAAAABAmZqIAAAAAAAAAAAAAAACAMDETBQAA&#10;AAAAAAAAAAAAAISJmSgAAAAAAAAAAAAAAAAgTMxEAQAAAAAAAAAAAAAAAGFiJgoAAAAAAAAAAAAA&#10;AAAIEzNRAAAAAAAAAAAAAAAAQJi0CLoBAAAAIPWKi4s3btz49ttvr1u37oMPPigsLPz888+PHj2a&#10;lZXVqVOn7t27Dxo0aPDgwSNHjszPz2/fvn3Q/QIAAAAAANAYpEgAADQZGbFYLOgeAAAAgNQoLS1d&#10;smTJnDlzVqxYkfxRQ4YMufnmm6+++uoOHTrU+dLPPvvsZZddVsMO+/fvz8nJaYi7XrVq1dixY2vY&#10;4fDhw9nZ2TXs0KVLl/3799enh6ysrLy8vH79+p1++umjRo0aMWLEoEGDGuh+AQAAAAAAakuKVC0p&#10;EgBAqJmJAgAAgKagrKzsv/7rv3784x8XFxfX+STf+c537rjjjh49etTh2CVLlkyePLmGHZ555plJ&#10;kyY1xL1/73vfmz9/fg07HDt2rOY0Ky8vr55pVrXGjx9/0003XXrppVlZWQ1x4wAAAAAAACclRaph&#10;BykSAECoRYNuAAAAAKivTz75pF+/fj/4wQ/qE2VFIpEFCxb07Nlz5syZx44dS3mT9913X0Pce2lp&#10;6R/+8IeGOHP9LV269IorrjjllFNmz55dWloadDsAAAAAAECzI0VqiDPXnxQJACAlzEQBAABAuP3l&#10;L3/p37//li1bUnXC//zP/+zdu/eHH36Y2j5feOGFw4cPp/z233jjjfLy8pSfNoWOHDkybdq0008/&#10;/Y033gi6FwAAAAAAoBmRIkmRAACaNjNRAAAAEGJPPvnkZZddlvLT7ty5c9CgQStXrkztaZcuXZry&#10;VufPn5/yczaEwsLCc845584774zFYkH3AgAAAAAANH1SJCkSAECTZyYKAAAAwurtt9++8sorv+jb&#10;L3/5yw888MB77723Y8eOkpKS8vLyioqK8vLyo0eP7ty5c9WqVb/+9a/POOOMGs4/ZsyY999/P4UN&#10;z507N7W/wPHjxx955JHUnrNB3XbbbVdddVVFRUXQjQAAAAAAAE2ZFEmKBADQHGQYKwcAAIAwOnLk&#10;SM+ePffv35/41T/+4z/eeeedXbp0SeY8H3/88YwZM5599tlqv83Nzd22bVtubu5Jz7NkyZLJkyef&#10;dLeDBw8mc7YkvfLKK2PHjj3pbseOHcvOzq5hh7y8vMRf8q233ho5cuRJTx6LxWKxWElJyYEDBz75&#10;5JNVq1bNmzdv8+bNNRzyD//wD48++mg06lU1AAAAAABA6kmRIlIkAIDmwbIJAAAAQunnP/95tVHW&#10;0qVLH3744SSjrEgk0r9//yVLlrz00kvV5j2HDh2aPn16Ctt+8cUXU3i2hx9+OIVni5OZmZnMbhkZ&#10;GdFotE2bNqeeeur555//s5/9rKCg4NNPP/3+97//RYc8/vjjP/7xjxuucwAAAAAAoDmTIkWkSAAA&#10;zYOZKAAAAAifPXv2zJ49O7H+4osvjhs3rg4nvPDCC9evX9+qVavEr37/+99v3bq1bn127do1rjJn&#10;zpxU/QjHjx9/9NFHT3rFQPTp02fevHkff/zxwIEDq91h1qxZS5YsCbpNAAAAAACgqZEiRaRIAADN&#10;hpkoAAAACJ9q32w3derUiy66qM7n7Nev37Jly6r9atasWXU757Rp0+IqK1euPHDgQEp+hFWrVlVU&#10;VFSt9OrV6/LLL0/JyVPijDPOeP/99y+77LJqv7366quLioqC7hEAAAAAAGhSpEgRKRIAQLNhJgoA&#10;AADCZ+7cuYnFf//3f6/nac8999xrrrkmsf7AAw/E5UZJmjhxYufOneOKzz//fEp+hIceeiiuMn36&#10;9BYtWqTk5KmSnZ29aNGiCRMmJH5VXFz8wx/+MOgGAQAAAACAJkWKFJEiAQA0G2aiAAAAIGT27du3&#10;ffv2uOJ3v/vddu3a1f/kd9xxR2KxpKTko48+qsPZWrRoMXXq1LjivffeW/8+jx079thjj8UVv/nN&#10;b9YtdWtQmZmZTz31VI8ePRK/WrBgQUFBQdANAgAAAAAATYQUKSJFAgBoTsxEAQAAQMh8+umnicVq&#10;3yFXB717987Pz0+sr1mzpg5nq6iouPrqq+OKb7755t69e+vZ52uvvRZX6dOnT69evdIwzYpEIq1a&#10;tVq8eHG1X/3kJz8JujsAAAAAAKCJkCJFpEgAAM2JmSgAAAAImcTX+0UikT59+qTq/FOmTEksrl69&#10;ug6nKi8v79u3b7du3eLqzz33XD2bfOihh+Iq06dPj0QiZWVlqfodUmvkyJGTJ09OrD/11FO7d+8O&#10;ujsAAAAAAKApkCJFpEgAAM2JmSgAAAAImYYOP84777zE4ieffFKHU5WVlWVkZEybNi2ufs8999Sn&#10;w5KSkieeeCKueNlll0UikdLS0gb9cerjN7/5TbX1BQsWBN0aAAAAAADQFEiRpEgAAM2KmSgAAAAI&#10;mYqKisTihx9+mKrz9+3bN7G4devWOpyqvLw8EolcddVVcfU1a9bUJ5NbuXJlXKVfv349evSIpPEb&#10;/iKRyIABA0aMGJFYr2e2BwAAAAAAcIIUSYoEANCsmIkCAACAkDnllFMSi3/6059Sdf6cnJw2bdrE&#10;Fffv31+HU514397pp5/eq1evuK+eeeaZOnf40EMPxVWmT59e9Yppa8aMGYnFwsLCwsLCoFsDAAAA&#10;AABCT4okRQIAaFbMRAEAAEDInHbaaYnF5557buPGjam6xJEjR2L/17Zt2+pwnspsadq0aXFfzZo1&#10;q269HT169Mknn4wr/v3f//2JD8ePH0/Vj9AQJkyYUG39lVdeCbo1AAAAAAAg9KRIUiQAgGbFTBQA&#10;AACEzMCBA6utT5w4cd++fUF393+UlZWd+HDFFVfEfbVu3brPP/+8Dud89dVX4yoDBgzo3r37ic9p&#10;/oa/vLy8Hj16JNZXrFgRdGsAAAAAAEDoSZHiKlIkAICmzUwUAAAAhEyHDh3OOuusxPrmzZvz8/Pf&#10;fPPNoBv8m8psqVevXn369In79n/+53/qcM4HH3wwrjJ9+vTEK6atK6+8MrG4ZMmSoPsCAAAAAABC&#10;T4oUV5EiAQA0bWaiAAAAIHz+7d/+rdr6zp07v/rVrw4ePPiPf/xjOrztr7y8vPJz1czphHvuuae2&#10;Jzx69OhTTz0VV/zGN75R+bnynYJpa9SoUYnFnTt3pn8OBwAAAAAApD8pUlVSJACAps1MFAAAAITP&#10;JZdcMmjQoC/6dv369ddee23Hjh0HDhz4m9/8Zv369UFlPBUVFZWfL7/88rhvN27c+Nlnn9XqhC+/&#10;/HJcZdCgQd26davcrJqfpacv+g+XDukjAAAAAAAQdlKkSlIkAIAmz0wUAAAAhE80Gn3xxRezs7Nr&#10;3u2jjz669dZbBw8enJWVNX78+Llz565du7akpKTR+qyaZnXv3n3AgAFxOyS+rq9mv/vd7+IqiS8O&#10;THNdunSptr579+6gWwMAAAAAAEJPilRJigQA0OSZiQIAAIBQ6tGjx+rVq08aaFVatmzZLbfcMmzY&#10;sNatW+fn5992221Lly7dvXt3LBZrtJ5/9KMfxVVmzZqV/OHFxcVPP/10XPHSSy9ttP5Ton379tXW&#10;Dx06FHRrAAAAAABAUyBFOkGKBADQ5JmJAgAAgLAaOnRoQUFB4mvzTmrDhg133nnnhRde2Llz5/bt&#10;219zzTULFy7csmVLQydbicnTpk2btm3bluThK1asiKsMGTLki16Yl7a+KIA8cOBA0K0BAAAAAABN&#10;hBRJigQA0ByYiQIAAIAQ6969+/r16x955JHOnTvX7QxFRUWPPfbYt7/97d69e3fu3PkXv/hFQUFB&#10;A3XbrVu3/Pz8uOLixYuTPPyBBx6Iq0ybNq2BWm040Wg0MzMzsX7s2LGgWwMAAAAAAJoOKVIDtdpw&#10;pEgAALVlJgoAAADCLTMz87rrrtuxY8eKFSuuvPLK+pxqz549d9xxR9++fYcPH75q1aqG6PZHP/pR&#10;XOWee+5J5sAjR448++yzccXJkyc3RJMNLTc3N7FYUVERdF8AAAAAAECTIkUKHSkSAECtmIkCAACA&#10;piAajY4dO/aJJ54oLi5esWLF1KlTTznllDqf7b333hs9evT555+/a9eu1PaZmD9t2bJly5YtJz1w&#10;+fLlcZWhQ4fW+b2Gwar2DX8tW7YMui8AAAAAAKAJkiKFiBQJAKBWzEQBAABAk9K6deuxY8fee++9&#10;e/fu3bFjx5IlS2bMmHH66afX4VSvvvpqz54916xZk8L2OnfuPHz48LjiokWLTnrg/fffH1eZPn16&#10;an+6RnP06NHEYk5OTtB9AQAAAAAATZkUKf1JkQAAasVMFAAAADRNGRkZXbt2veSSS377298WFBQc&#10;Pnz47bffvvfeey+66KJoNNl/EDh+/PjZZ5+d2kArMYWaNWtWLBar4ZDDhw+/8MILccVJkyY19G/Y&#10;ECoqKo4cOZJY79SpU7X7n3nmmdlV7Nu3r27Xfe2116qe59Zbbw36lwAAAAAAAIIhRUpPUiQAgNoy&#10;EwUAAADNQk5OzogRI6ZOnfriiy+WlpZu3rx54cKFEydOTObY8847r84hSqJLLrkkrlJYWLh58+Ya&#10;Dlm2bFlcZfjw4V8U/6S5al/vF4lEOnbsWG29rKystIo6XzcWi1U9T3l5edC/BAAAAAAAkBakSGlC&#10;igQAUFtmogAAAKDZiUajvXv3vvbaa5999tljx46tWLHi8ssvr2H/4uLi7373u6m6eseOHUeNGhVX&#10;/NOf/lTDIffff39cJfE1gWFx8ODBauu5ublBtwYAAAAAADR3UqQASZEAAGrLTBQAAAA0a9nZ2WPH&#10;jv3zn/+8d+/emTNnftFuzzzzzMcff5yqi06bNi2uMnv27FgsVu3ORUVFL730Ulwx8TWBYbFt27bE&#10;YmZmZps2bYJuDQAAAAAA4G+kSI1MigQAUFtmogAAAIBIJBLJy8v7j//4j8LCwgEDBlS7w9y5c1N1&#10;rYkTJ8ZVdu7c+cknn1S789KlS+Mqo0aN6tixY5A/Vj2sXbs2sXjBBRdkZGQE3RoAAAAAAEA1pEiN&#10;Q4oEAFBbZqIAAACAvzn11FNXrVqVm5ub+NW8efMqKipScpUOHTqMHj06rvj4449Xu/N9990XV5k6&#10;dWrQv1PdJYZzkUjkoosuCrovAAAAAACAmkiRGpoUCQCgtsxEAQAAAP9HXl7e/PnzE+slJSWff/55&#10;qq6SmEjNnj07FovFFQ8dOrRs2bK44te//vWgf6Q6qqioeOqppxLrX/3qV4NuDQAAAAAA4CSkSA1H&#10;igQAUAdmogAAACA0Vq9enZ1g0aJFKb/QpZdempWVlVjfunVrqi5x8cUXx1X27t27cePGuOJLL70U&#10;VznnnHPy8vJSfsuNY9OmTaWlpYn1oUOHBt0aAAAAAAAQYlKkiBQJAKD5MRMFAAAAodGyZcvSBAUF&#10;BSm/UFZW1ujRoxPrKXzDX/v27S+44IK44h//+Me4yn333RdXueWWW1J+v42m2uhx9OjR7du3D7o1&#10;AAAAAAAgxKRIESkSAEDzYyYKAAAAQqPazOPdd99tiGude+65icXi4uIUXiIxl5o7d24sFqvcPHjw&#10;4Msvvxy3z9e//vWGuN9GUFFRcffddyfWb7755qBbAwAAAAAAwk2KFJEiAQA0P2aiAAAAIDTy8vIS&#10;i8uXL2+0a2VlZaXwEhdeeGFc5cCBA+vXr6/cfOGFF+J2GD16dIcOHRrifhvBsmXLDhw4kFi/+OKL&#10;g24NAAAAAAAINymSFAkAoBkyEwUAAACh0a5duzZt2sQV9+zZU1hYmPJrHTx4MLHYuXPnFF6ibdu2&#10;EyZMiCsuXLiw8vOcOXPivk18KWBYxGKxapufMGFCtcEhAAAAAABA8qRIUiQAgGbITBQAAACEycSJ&#10;ExOLixcvTvmF3n333cRily5dUnuVKVOmxFXuv//+ioqKSCRy4MCBv/71r3HfJqZfYfHEE0989NFH&#10;ifXbb7896NYAAAAAAICmQIqU8jttHFIkAIA6MxMFAAAAYXLVVVclFn/xi1+UlZWl8CrHjx9//vnn&#10;E+u9evVK7e2MGzcurlJUVLRu3bpIJJLYwJgxY9q3b5/aBhrHzp07v/3tbyfWhw4dOnLkyKC7AwAA&#10;AAAAmgIpUmobaBxSJACA+jATBQAAAGFy8cUXJxYPHTp0//33p/AqTz755InX7FU1cODAVq1apfZ2&#10;2rRpc+mll8YVFyxYEIlE5syZE1f/4Q9/mNqrN47Dhw9/5StfKS0tTfxq/vz5GRkZQTcIAAAAAAA0&#10;BVKk0JEiAQDUk5koAAAACJPc3NzvfOc7ifVp06a99957KbnEvn37brrppsT69OnTG+KOEq/1u9/9&#10;rrCw8PXXX4+rV5vkpblDhw6NGTNm69atiV/dcMMNI0aMCLpBAAAAAACgiZAihYsUCQCg/loE3QAA&#10;AABQO3feeeeJd+DFOeecc955551BgwbV5+QHDhwYPXp0UVFR4ldXXnllQ9zO2LFj4yrFxcWJ1xo3&#10;blxubm5DNNBwNmzYcP755+/ZsyfxqzZt2syePbsO5+zcuXM0Wpd33JSXlwf9ewAAAAAAAA1LihQW&#10;UiQAgJTwd6IAAAAgZLp37/7zn/88sV5SUpKfn79gwYJYLFa3M7/88sv9+vXbuHFj4le33nprXl5e&#10;Q9xO69atr7jiirhi4uv9br755oa4egPZvXv39773vfz8/GqjrEgk8sorr7Rt27YOZy4vLy+tk4qK&#10;iqB/FQAAAAAAoGFJkdKfFAkAIIXMRAEAAED43H777QMHDqz2q+uvv/6ss85atmxZ8m90Kysre/XV&#10;V7/yla9ccMEFe/fuTdyhW7dut99+e8Pdzj/90z+ddJ/x48c3XAP1V1ZWtm/fvo8++uixxx6bNGlS&#10;586d58+f/0U7P/LII1/+8peDbhkAAAAAAGiCpEjpRooEANBwWgTdAAAAAFBrLVq0eO211wYMGFBt&#10;+LR27drx48e3adPm2muvnTx58sCBA7t27dq6desWLf7/vwOUlpYeOXJk+/bt69ate+aZZ/785z8f&#10;P378i66VlZX18ssvt2rVquFu52tf+1rNO1x00UXt2rVrjF+2ipEjR2ZmZp50t/Ly8lq9PG/27NnX&#10;XXddI98LAAAAAADQTEiRGoEUCQAgTZiJAgAAgFDq2LHjmjVrhg0btn///mp3KC4unjdv3rx586oW&#10;o9ForaKXNm3avP766/3792/Qe2nZsuW3vvWtxx577It2mDJlSoM2UK2Kiopa/VbJePbZZydOnFif&#10;M+zevftLX/pSHQ58+eWXL7jggtTeDgAAAAAAkIakSA1NigQAkCaiQTcAAAAA1FHPnj03bdo0YsSI&#10;5A+pVTwzfPjw//3f/x06dGgj3MuNN95Yw7fjxo1rhB4a1IgRIwoKCuoZZUUikWi0jv+Yk8zbCgEA&#10;AAAAgKZBihQiUiQAgDozEwUAAAAhlpeX99Zbb911112pPW3Hjh0ff/zxt99+u1OnTo1zI+eee+4X&#10;5TQTJkxo27Zt47TREDp27PjII4+sXr369NNPD7oXAAAAAACguZAipT8pEgBAPZmJAgAAgHCLRqM/&#10;/elPd+3aVfNL8pI0cODARYsW7dy58+qrr67zy+TqIDs7+7rrrqv2qylTpjRaG6k1fvz45cuX79q1&#10;67rrrsvIyAi6HQAAAAAAoHmRIqUtKRIAQEq0CLoBAAAAIAU6der04IMP/vrXv168ePF99933zjvv&#10;1OrwPn363HjjjVdccUXfvn2DuoXvf//7CxYsSKz/3d/9XVAtJS87O7tDhw75+flnnnnmmWeeed55&#10;5w0aNCg7OzvovgAAAAAAgOZOihQsKRIAQMMxEwUAAABNR/v27W+44YYbbrjhyJEjGzZsWLNmzbp1&#10;6z744IPCwsLPPvvsyJEjWVlZOTk5Xbt2HTBgQN++fc8888xhw4YNGDAgNze3npeeNGlSLBarzxm+&#10;9rWv1fMMkUhk+fLldThq37599bwuAAAAAABAOpMiSZEAAJoeM1EAAADQBOXk5IwcOXLkyJFBNwIA&#10;AAAAAEAakSIBANBkRINuAAAAAAAAAAAAAAAAAKAWzEQBAAAAAAAAAAAAAAAAYWImCgAAAAAAAAAA&#10;AAAAAAgTM1EAAAAAAAAAAAAAAABAmJiJAgAAAAAAAAAAAAAAAMLETBQAAAAAAAAAAAAAAAAQJmai&#10;AAAAAAAAAAAAAAAAgDAxEwUAAAAAAAAAAAAAAACEiZkoAAAAAAAAAAAAAAAAIEzMRAEAAAAAAAAA&#10;AAAAAABhYiYKAAAAAAAAAAAAAAAACJOMWCwWdA8AAAAAAAAAAAAAAAAAyfJ3ogAAAAAAAAAAAAAA&#10;AIAwMRMFAAAAAAAAAAAAAAAAhImZKAAAAAAAAAAAAAAAACBMzEQBAAAAAAAAAAAAAAAAYWImCgAA&#10;AAAAAAAAAAAAAAgTM1EAAAAAAAAAAAAAAABAmJiJAgAAAAAAAAAAAAAAAMLETBQAAAAAAAAAAAAA&#10;AAAQJmaiAAAAAAAAAAAAAAAAgDAxEwUAAAAAAAAAAAAAAACEiZkoAAAAAAAAAAAAAAAAIEzMRAEA&#10;AAAAAAAAAAAAAABhYiYKAAAAAAAAAAAAAAAACBMzUQAAAAAAAAAAAAAAAECYmIkCAAAAAAAAAAAA&#10;AAAAwsRMFAAAAAAAAAAAAAAAABAmZqIAAAAAAAAAAAAAAACAMDETBQAAAAAAAAAAAAAAAISJmSgA&#10;AAAAAAAAAAAAAAAgTMxEAQAAAAAAAAAAAAAAAGFiJgoAAAAAAAAAAAAAAAAIEzNRAAAAAAAAAAAA&#10;AAAAQJiYiQIAAAAAAAAAAAAAAADCxEwUAAAAAAAAAAAAAAAAECZmogAAAAAAAAAAAAAAAIAwMRMF&#10;AAAAAAAAAAAAAAAAhImZKAAAAAAAAAAAAAAAACBMzEQBAAAAAAAAAAAAAAAAYWImCgAAAAAAAAAA&#10;AAAAAAgTM1EAAAAAAAAAAAAAAABAmJiJAgAAAAAAAAAAAAAAAMLETBQAAAAAAAAAAAAAAAAQJmai&#10;AAAAAAAAAAAAAAAAgDAxEwUAAAAAAAAAAAAAAACEiZkoAAAAAAAAAAAAAAAAIEzMRAEAAAAAAAAA&#10;AAAAAABhYiYKAAAAAAAAAAAAAAAACBMzUQAAAAAAAAAAAAAAAECYmIkCAAAAAAAAAAAAAAAAwsRM&#10;FAAAAAAAAAAAAAAAABAmZqIAAAAAAAAAAAAAAACAMDETBQAAAAAAAAAAAAAAAISJmSgAAAAAAAAA&#10;AAAAAAAgTMxEAQAAAAAAAAAAAAAAAGFiJgoAAAAAAAAAAAAAAAAIEzNRAAAAAAAAAAAAAAAAQJiY&#10;iQIAAAAAAAAAAAAAAADCxEwUAAAAAAAAAAAAAAAAECZmogAAAAAAAAAAAAAAAIAwMRMFAAAAAAAA&#10;AAAAAAAAhImZKAAAAAAAAAAAAAAAACBMzEQBAAAAAAAAAAAAAAAAYWImCgAAAAAAAAAAAAAAAAgT&#10;M1EAAAAAAAAAAAAAAABAmJiJAgAAAAAAAAAAAAAAAMLETBQAAAAAAAAAAAAAAAAQJmaiAAAAAAAA&#10;AAAAAAAAgDAxEwUAAAAAAAAAAAAAAACEiZkoAAAAAAAAAAAAAAAAIEzMRAEAAAAAAAAAAAAAAABh&#10;YiYKAAAAAAAAAAAAAAAACBMzUQAAAAAAAAAAAAAAAECY/D/MQFw1oqimoQAAAABJRU5ErkJgglBL&#10;AwQUAAYACAAAACEADUzUhOAAAAAJAQAADwAAAGRycy9kb3ducmV2LnhtbEyPQWvCQBCF74X+h2WE&#10;3uomBhuJ2YhI25MUqoXS25gdk2B2NmTXJP77rqf2NjPv8eZ7+WYyrRiod41lBfE8AkFcWt1wpeDr&#10;+Pa8AuE8ssbWMim4kYNN8fiQY6btyJ80HHwlQgi7DBXU3neZlK6syaCb2444aGfbG/Rh7SupexxD&#10;uGnlIopepMGGw4caO9rVVF4OV6PgfcRxm8Svw/5y3t1+jsuP731MSj3Npu0ahKfJ/5nhjh/QoQhM&#10;J3tl7USrIBTx4ZouEhB3OVomYTopWKVpCrLI5f8GxS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qMLnx+YEAAC5FwAADgAAAAAAAAAAAAAAAAA6AgAAZHJzL2Uy&#10;b0RvYy54bWxQSwECLQAKAAAAAAAAACEAX8E5rD9/EQA/fxEAFAAAAAAAAAAAAAAAAABMBwAAZHJz&#10;L21lZGlhL2ltYWdlMS5wbmdQSwECLQAUAAYACAAAACEADUzUhOAAAAAJAQAADwAAAAAAAAAAAAAA&#10;AAC9hhEAZHJzL2Rvd25yZXYueG1sUEsBAi0AFAAGAAgAAAAhAKomDr68AAAAIQEAABkAAAAAAAAA&#10;AAAAAAAAyocRAGRycy9fcmVscy9lMm9Eb2MueG1sLnJlbHNQSwUGAAAAAAYABgB8AQAAvYgRAAAA&#10;">
                  <o:lock v:ext="edit" aspectratio="t"/>
                  <v:shape id="Picture" o:spid="_x0000_s1037" type="#_x0000_t75" style="position:absolute;width:89280;height:597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nuHxwAAAOIAAAAPAAAAZHJzL2Rvd25yZXYueG1sRE9NSwMx&#10;EL0L/ocwBW82qZXFbpuWoghVaMWt0Ou4GTdLN5M1ie3675uD4PHxvherwXXiRCG2njVMxgoEce1N&#10;y42Gj/3z7QOImJANdp5Jwy9FWC2vrxZYGn/mdzpVqRE5hGOJGmxKfSllrC05jGPfE2fuyweHKcPQ&#10;SBPwnMNdJ++UKqTDlnODxZ4eLdXH6sdp2GLYVc1sbQ8vb/vP4zS+bp7wW+ub0bCeg0g0pH/xn3tj&#10;NBT3U1WoWZE350v5DsjlBQAA//8DAFBLAQItABQABgAIAAAAIQDb4fbL7gAAAIUBAAATAAAAAAAA&#10;AAAAAAAAAAAAAABbQ29udGVudF9UeXBlc10ueG1sUEsBAi0AFAAGAAgAAAAhAFr0LFu/AAAAFQEA&#10;AAsAAAAAAAAAAAAAAAAAHwEAAF9yZWxzLy5yZWxzUEsBAi0AFAAGAAgAAAAhAEUGe4fHAAAA4gAA&#10;AA8AAAAAAAAAAAAAAAAABwIAAGRycy9kb3ducmV2LnhtbFBLBQYAAAAAAwADALcAAAD7AgAAAAA=&#10;">
                    <v:imagedata r:id="rId23" o:title=""/>
                  </v:shape>
                  <v:rect id="Rectangle 630763783" o:spid="_x0000_s1038" style="position:absolute;left:11950;top:1298;width:12336;height:30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b39ygAAAOIAAAAPAAAAZHJzL2Rvd25yZXYueG1sRI9BS8NA&#10;FITvQv/D8gre7MYGkpp2W0pRVPBQW8EeH9m3STD7NmQ3afz3riB4HGbmG2azm2wrRup941jB/SIB&#10;QVw63XCl4OP8dLcC4QOyxtYxKfgmD7vt7GaDhXZXfqfxFCoRIewLVFCH0BVS+rImi37hOuLoGddb&#10;DFH2ldQ9XiPctnKZJJm02HBcqLGjQ03l12mwCi4Gn8+Pr/5NmuVoHprj8GnyQanb+bRfgwg0hf/w&#10;X/tFK8jSJM/SfJXC76V4B+T2BwAA//8DAFBLAQItABQABgAIAAAAIQDb4fbL7gAAAIUBAAATAAAA&#10;AAAAAAAAAAAAAAAAAABbQ29udGVudF9UeXBlc10ueG1sUEsBAi0AFAAGAAgAAAAhAFr0LFu/AAAA&#10;FQEAAAsAAAAAAAAAAAAAAAAAHwEAAF9yZWxzLy5yZWxzUEsBAi0AFAAGAAgAAAAhAKxxvf3KAAAA&#10;4gAAAA8AAAAAAAAAAAAAAAAABwIAAGRycy9kb3ducmV2LnhtbFBLBQYAAAAAAwADALcAAAD+AgAA&#10;AAA=&#10;" fillcolor="white [3212]" strokecolor="white [3212]" strokeweight="1pt"/>
                  <v:rect id="Rectangle 1167163858" o:spid="_x0000_s1039" style="position:absolute;left:57119;top:1579;width:12336;height:30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A0VywAAAOMAAAAPAAAAZHJzL2Rvd25yZXYueG1sRI9BS8NA&#10;EIXvgv9hGcGb3aRiWmO3RURRoQdtBT0O2dkkmJ0N2U0a/71zEDzOvDfvfbPZzb5TEw2xDWwgX2Sg&#10;iKtgW64NfByfrtagYkK22AUmAz8UYbc9P9tgacOJ32k6pFpJCMcSDTQp9aXWsWrIY1yEnlg0FwaP&#10;Scah1nbAk4T7Ti+zrNAeW5aGBnt6aKj6PozewJfD5+Pja9xrt5zcbfs2frrVaMzlxXx/ByrRnP7N&#10;f9cvVvDzYpUX1+sbgZafZAF6+wsAAP//AwBQSwECLQAUAAYACAAAACEA2+H2y+4AAACFAQAAEwAA&#10;AAAAAAAAAAAAAAAAAAAAW0NvbnRlbnRfVHlwZXNdLnhtbFBLAQItABQABgAIAAAAIQBa9CxbvwAA&#10;ABUBAAALAAAAAAAAAAAAAAAAAB8BAABfcmVscy8ucmVsc1BLAQItABQABgAIAAAAIQDbXA0VywAA&#10;AOMAAAAPAAAAAAAAAAAAAAAAAAcCAABkcnMvZG93bnJldi54bWxQSwUGAAAAAAMAAwC3AAAA/wIA&#10;AAAA&#10;" fillcolor="white [3212]" strokecolor="white [3212]" strokeweight="1pt"/>
                  <v:rect id="Rectangle 1580793643" o:spid="_x0000_s1040" style="position:absolute;left:8715;top:30081;width:12336;height:30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JgyQAAAOMAAAAPAAAAZHJzL2Rvd25yZXYueG1sRE9fS8Mw&#10;EH8X/A7hhL251E23ri4bMjZU8EFXYXs8mktbbC6lSbv67Y0g+Hi//7fejrYRA3W+dqzgbpqAIC6c&#10;rrlU8JkfblMQPiBrbByTgm/ysN1cX60x0+7CHzQcQyliCPsMFVQhtJmUvqjIop+6ljhyxnUWQzy7&#10;UuoOLzHcNnKWJAtpsebYUGFLu4qKr2NvFZwNPuf7V/8mzWwwq/q9P5llr9TkZnx6BBFoDP/iP/eL&#10;jvMf0mS5mi/u5/D7UwRAbn4AAAD//wMAUEsBAi0AFAAGAAgAAAAhANvh9svuAAAAhQEAABMAAAAA&#10;AAAAAAAAAAAAAAAAAFtDb250ZW50X1R5cGVzXS54bWxQSwECLQAUAAYACAAAACEAWvQsW78AAAAV&#10;AQAACwAAAAAAAAAAAAAAAAAfAQAAX3JlbHMvLnJlbHNQSwECLQAUAAYACAAAACEASVPyYMkAAADj&#10;AAAADwAAAAAAAAAAAAAAAAAHAgAAZHJzL2Rvd25yZXYueG1sUEsFBgAAAAADAAMAtwAAAP0CAAAA&#10;AA==&#10;" fillcolor="white [3212]" strokecolor="white [3212]" strokeweight="1pt"/>
                  <v:rect id="Rectangle 927876074" o:spid="_x0000_s1041" style="position:absolute;left:55088;top:30269;width:12336;height:30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abaywAAAOIAAAAPAAAAZHJzL2Rvd25yZXYueG1sRI9Ba8JA&#10;FITvhf6H5RV6q5uGYjS6SiktreChVUGPj+zbJDT7NmQ3Mf33XUHwOMzMN8xyPdpGDNT52rGC50kC&#10;grhwuuZSwWH/8TQD4QOyxsYxKfgjD+vV/d0Sc+3O/EPDLpQiQtjnqKAKoc2l9EVFFv3EtcTRM66z&#10;GKLsSqk7PEe4bWSaJFNpsea4UGFLbxUVv7veKjgZ/Ny/b/xWmnQw8/q7P5qsV+rxYXxdgAg0hlv4&#10;2v7SCuZpNsumSfYCl0vxDsjVPwAAAP//AwBQSwECLQAUAAYACAAAACEA2+H2y+4AAACFAQAAEwAA&#10;AAAAAAAAAAAAAAAAAAAAW0NvbnRlbnRfVHlwZXNdLnhtbFBLAQItABQABgAIAAAAIQBa9CxbvwAA&#10;ABUBAAALAAAAAAAAAAAAAAAAAB8BAABfcmVscy8ucmVsc1BLAQItABQABgAIAAAAIQAEAabaywAA&#10;AOIAAAAPAAAAAAAAAAAAAAAAAAcCAABkcnMvZG93bnJldi54bWxQSwUGAAAAAAMAAwC3AAAA/wIA&#10;AAAA&#10;" fillcolor="white [3212]" strokecolor="white [3212]" strokeweight="1pt"/>
                  <v:shape id="TextBox 8" o:spid="_x0000_s1042" type="#_x0000_t202" style="position:absolute;left:8275;top:731;width:17680;height:5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BSXxgAAAOMAAAAPAAAAZHJzL2Rvd25yZXYueG1sRE9LS8NA&#10;EL4L/odlBG92kxRtiN2W4gN68GIb70N2mg3Nzobs2KT/3hUEj/O9Z72dfa8uNMYusIF8kYEiboLt&#10;uDVQH98fSlBRkC32gcnAlSJsN7c3a6xsmPiTLgdpVQrhWKEBJzJUWsfGkce4CANx4k5h9CjpHFtt&#10;R5xSuO91kWVP2mPHqcHhQC+OmvPh2xsQsbv8Wr/5uP+aP14nlzWPWBtzfzfvnkEJzfIv/nPvbZpf&#10;LotVvizKFfz+lADQmx8AAAD//wMAUEsBAi0AFAAGAAgAAAAhANvh9svuAAAAhQEAABMAAAAAAAAA&#10;AAAAAAAAAAAAAFtDb250ZW50X1R5cGVzXS54bWxQSwECLQAUAAYACAAAACEAWvQsW78AAAAVAQAA&#10;CwAAAAAAAAAAAAAAAAAfAQAAX3JlbHMvLnJlbHNQSwECLQAUAAYACAAAACEA2GwUl8YAAADjAAAA&#10;DwAAAAAAAAAAAAAAAAAHAgAAZHJzL2Rvd25yZXYueG1sUEsFBgAAAAADAAMAtwAAAPoCAAAAAA==&#10;" filled="f" stroked="f">
                    <v:textbox style="mso-fit-shape-to-text:t">
                      <w:txbxContent>
                        <w:p w14:paraId="395DBC2F" w14:textId="77777777" w:rsidR="00FB40AB" w:rsidRDefault="00FB40AB" w:rsidP="00FB40AB">
                          <w:pPr>
                            <w:rPr>
                              <w:rFonts w:asciiTheme="minorHAnsi" w:hAnsi="Aptos"/>
                              <w:b/>
                              <w:bCs/>
                              <w:color w:val="000000" w:themeColor="text1"/>
                              <w:kern w:val="24"/>
                            </w:rPr>
                          </w:pPr>
                          <w:r>
                            <w:rPr>
                              <w:rFonts w:asciiTheme="minorHAnsi" w:hAnsi="Aptos"/>
                              <w:b/>
                              <w:bCs/>
                              <w:color w:val="000000" w:themeColor="text1"/>
                              <w:kern w:val="24"/>
                            </w:rPr>
                            <w:t>Glucocorticoids</w:t>
                          </w:r>
                        </w:p>
                      </w:txbxContent>
                    </v:textbox>
                  </v:shape>
                  <v:shape id="TextBox 9" o:spid="_x0000_s1043" type="#_x0000_t202" style="position:absolute;left:52686;top:780;width:25732;height:5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EyxgAAAOIAAAAPAAAAZHJzL2Rvd25yZXYueG1sRI/LasMw&#10;EEX3hfyDmEB3jeSA0+JECaEPyKKbps5+sKaWqTUy1jR2/r5aFLq83Bdnd5hDr640pi6yhWJlQBE3&#10;0XXcWqg/3x6eQCVBdthHJgs3SnDYL+52WLk48Qddz9KqPMKpQgteZKi0To2ngGkVB+LsfcUxoGQ5&#10;ttqNOOXx0Ou1MRsdsOP84HGgZ0/N9/knWBBxx+JWv4Z0uszvL5M3TYm1tffL+bgFJTTLf/ivfXIW&#10;yqJcb4x5zBAZKeOA3v8CAAD//wMAUEsBAi0AFAAGAAgAAAAhANvh9svuAAAAhQEAABMAAAAAAAAA&#10;AAAAAAAAAAAAAFtDb250ZW50X1R5cGVzXS54bWxQSwECLQAUAAYACAAAACEAWvQsW78AAAAVAQAA&#10;CwAAAAAAAAAAAAAAAAAfAQAAX3JlbHMvLnJlbHNQSwECLQAUAAYACAAAACEAkFfhMsYAAADiAAAA&#10;DwAAAAAAAAAAAAAAAAAHAgAAZHJzL2Rvd25yZXYueG1sUEsFBgAAAAADAAMAtwAAAPoCAAAAAA==&#10;" filled="f" stroked="f">
                    <v:textbox style="mso-fit-shape-to-text:t">
                      <w:txbxContent>
                        <w:p w14:paraId="677E147D" w14:textId="77777777" w:rsidR="00FB40AB" w:rsidRDefault="00FB40AB" w:rsidP="00FB40AB">
                          <w:pPr>
                            <w:rPr>
                              <w:rFonts w:asciiTheme="minorHAnsi" w:hAnsi="Aptos"/>
                              <w:b/>
                              <w:bCs/>
                              <w:color w:val="000000" w:themeColor="text1"/>
                              <w:kern w:val="24"/>
                            </w:rPr>
                          </w:pPr>
                          <w:r>
                            <w:rPr>
                              <w:rFonts w:asciiTheme="minorHAnsi" w:hAnsi="Aptos"/>
                              <w:b/>
                              <w:bCs/>
                              <w:color w:val="000000" w:themeColor="text1"/>
                              <w:kern w:val="24"/>
                            </w:rPr>
                            <w:t>Parental care deprivation</w:t>
                          </w:r>
                        </w:p>
                      </w:txbxContent>
                    </v:textbox>
                  </v:shape>
                  <v:shape id="TextBox 10" o:spid="_x0000_s1044" type="#_x0000_t202" style="position:absolute;left:9009;top:30383;width:29871;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RGGyQAAAOMAAAAPAAAAZHJzL2Rvd25yZXYueG1sRI9Bb8Iw&#10;DIXvk/YfIiPtNtLCqFBHQGhjEoddBuVuNV5T0ThVk9Hy7+fDpB3t9/ze581u8p260RDbwAbyeQaK&#10;uA625cZAdf54XoOKCdliF5gM3CnCbvv4sMHShpG/6HZKjZIQjiUacCn1pdaxduQxzkNPLNp3GDwm&#10;GYdG2wFHCfedXmRZoT22LA0Oe3pzVF9PP95ASnaf36uDj8fL9Pk+uqxeYWXM02zav4JKNKV/89/1&#10;0Qr+y6rIF0W+FGj5SRagt78AAAD//wMAUEsBAi0AFAAGAAgAAAAhANvh9svuAAAAhQEAABMAAAAA&#10;AAAAAAAAAAAAAAAAAFtDb250ZW50X1R5cGVzXS54bWxQSwECLQAUAAYACAAAACEAWvQsW78AAAAV&#10;AQAACwAAAAAAAAAAAAAAAAAfAQAAX3JlbHMvLnJlbHNQSwECLQAUAAYACAAAACEAXjURhskAAADj&#10;AAAADwAAAAAAAAAAAAAAAAAHAgAAZHJzL2Rvd25yZXYueG1sUEsFBgAAAAADAAMAtwAAAP0CAAAA&#10;AA==&#10;" filled="f" stroked="f">
                    <v:textbox style="mso-fit-shape-to-text:t">
                      <w:txbxContent>
                        <w:p w14:paraId="6B439D54" w14:textId="77777777" w:rsidR="00FB40AB" w:rsidRDefault="00FB40AB" w:rsidP="00FB40AB">
                          <w:pPr>
                            <w:rPr>
                              <w:rFonts w:asciiTheme="minorHAnsi" w:hAnsi="Aptos"/>
                              <w:b/>
                              <w:bCs/>
                              <w:color w:val="000000" w:themeColor="text1"/>
                              <w:kern w:val="24"/>
                            </w:rPr>
                          </w:pPr>
                          <w:r>
                            <w:rPr>
                              <w:rFonts w:asciiTheme="minorHAnsi" w:hAnsi="Aptos"/>
                              <w:b/>
                              <w:bCs/>
                              <w:color w:val="000000" w:themeColor="text1"/>
                              <w:kern w:val="24"/>
                            </w:rPr>
                            <w:t>Psychological disturbance</w:t>
                          </w:r>
                        </w:p>
                      </w:txbxContent>
                    </v:textbox>
                  </v:shape>
                  <v:shape id="TextBox 11" o:spid="_x0000_s1045" type="#_x0000_t202" style="position:absolute;left:53194;top:30383;width:25733;height:5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SVVxQAAAOMAAAAPAAAAZHJzL2Rvd25yZXYueG1sRE9Na8JA&#10;EL0X/A/LCL3VXQNKTV1FtAUPvVTT+5CdZkOzsyE7NfHfdw+FHh/ve7ufQqduNKQ2soXlwoAirqNr&#10;ubFQXd+enkElQXbYRSYLd0qw380etli6OPIH3S7SqBzCqUQLXqQvtU61p4BpEXvizH3FIaBkODTa&#10;DTjm8NDpwpi1DthybvDY09FT/X35CRZE3GF5r15DOn9O76fRm3qFlbWP8+nwAkpokn/xn/vsLBRm&#10;ZcxmU6zz6Pwp/wG9+wUAAP//AwBQSwECLQAUAAYACAAAACEA2+H2y+4AAACFAQAAEwAAAAAAAAAA&#10;AAAAAAAAAAAAW0NvbnRlbnRfVHlwZXNdLnhtbFBLAQItABQABgAIAAAAIQBa9CxbvwAAABUBAAAL&#10;AAAAAAAAAAAAAAAAAB8BAABfcmVscy8ucmVsc1BLAQItABQABgAIAAAAIQDKVSVVxQAAAOMAAAAP&#10;AAAAAAAAAAAAAAAAAAcCAABkcnMvZG93bnJldi54bWxQSwUGAAAAAAMAAwC3AAAA+QIAAAAA&#10;" filled="f" stroked="f">
                    <v:textbox style="mso-fit-shape-to-text:t">
                      <w:txbxContent>
                        <w:p w14:paraId="05442CC4" w14:textId="77777777" w:rsidR="00FB40AB" w:rsidRDefault="00FB40AB" w:rsidP="00FB40AB">
                          <w:pPr>
                            <w:rPr>
                              <w:rFonts w:asciiTheme="minorHAnsi" w:hAnsi="Aptos"/>
                              <w:b/>
                              <w:bCs/>
                              <w:color w:val="000000" w:themeColor="text1"/>
                              <w:kern w:val="24"/>
                            </w:rPr>
                          </w:pPr>
                          <w:r>
                            <w:rPr>
                              <w:rFonts w:asciiTheme="minorHAnsi" w:hAnsi="Aptos"/>
                              <w:b/>
                              <w:bCs/>
                              <w:color w:val="000000" w:themeColor="text1"/>
                              <w:kern w:val="24"/>
                            </w:rPr>
                            <w:t>Nutritional imbalance</w:t>
                          </w:r>
                        </w:p>
                      </w:txbxContent>
                    </v:textbox>
                  </v:shape>
                  <w10:wrap type="topAndBottom" anchorx="margin" anchory="page"/>
                </v:group>
              </w:pict>
            </mc:Fallback>
          </mc:AlternateContent>
        </w:r>
      </w:del>
    </w:p>
    <w:p w14:paraId="02AF8C9C" w14:textId="60FFB51C" w:rsidR="0086671D" w:rsidRDefault="0086671D" w:rsidP="0086671D">
      <w:pPr>
        <w:pStyle w:val="Compact"/>
        <w:rPr>
          <w:noProof/>
        </w:rPr>
      </w:pPr>
    </w:p>
    <w:p w14:paraId="44582448" w14:textId="1CA6DEC6" w:rsidR="00FB40AB" w:rsidRDefault="00104BB1" w:rsidP="00FB40AB">
      <w:pPr>
        <w:pStyle w:val="Compact"/>
        <w:jc w:val="both"/>
      </w:pPr>
      <w:ins w:id="21" w:author="Daniel Noble" w:date="2026-01-28T14:18:00Z" w16du:dateUtc="2026-01-28T13:18:00Z">
        <w:r>
          <w:rPr>
            <w:b/>
            <w:bCs/>
            <w:noProof/>
            <w14:ligatures w14:val="standardContextual"/>
          </w:rPr>
          <w:lastRenderedPageBreak/>
          <w:drawing>
            <wp:inline distT="0" distB="0" distL="0" distR="0" wp14:anchorId="48BD1AAF" wp14:editId="0E2D2F6A">
              <wp:extent cx="5731510" cy="4029710"/>
              <wp:effectExtent l="0" t="0" r="0" b="0"/>
              <wp:docPr id="1847202526" name="Picture 31" descr="A collage of graphs showing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02526" name="Picture 31" descr="A collage of graphs showing different color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4029710"/>
                      </a:xfrm>
                      <a:prstGeom prst="rect">
                        <a:avLst/>
                      </a:prstGeom>
                    </pic:spPr>
                  </pic:pic>
                </a:graphicData>
              </a:graphic>
            </wp:inline>
          </w:drawing>
        </w:r>
      </w:ins>
      <w:r w:rsidR="00FB40AB" w:rsidRPr="0086671D">
        <w:rPr>
          <w:b/>
          <w:bCs/>
        </w:rPr>
        <w:t>Figure </w:t>
      </w:r>
      <w:r w:rsidR="00FB40AB">
        <w:rPr>
          <w:b/>
          <w:bCs/>
        </w:rPr>
        <w:t>5</w:t>
      </w:r>
      <w:r w:rsidR="00FB40AB" w:rsidRPr="0086671D">
        <w:rPr>
          <w:b/>
          <w:bCs/>
        </w:rPr>
        <w:t xml:space="preserve"> - Ov</w:t>
      </w:r>
      <w:r w:rsidR="00FB40AB">
        <w:rPr>
          <w:b/>
          <w:bCs/>
        </w:rPr>
        <w:t xml:space="preserve">erall meta-analytic mean estimates across each functional trait category for each developmental stressor type (a) </w:t>
      </w:r>
      <w:r w:rsidR="00A33655">
        <w:rPr>
          <w:b/>
          <w:bCs/>
        </w:rPr>
        <w:t>glucocorticoid exposure</w:t>
      </w:r>
      <w:r w:rsidR="00FB40AB">
        <w:rPr>
          <w:b/>
          <w:bCs/>
        </w:rPr>
        <w:t xml:space="preserve">, (b) </w:t>
      </w:r>
      <w:r w:rsidR="00A33655">
        <w:rPr>
          <w:b/>
          <w:bCs/>
        </w:rPr>
        <w:t>parental care deprivation</w:t>
      </w:r>
      <w:r w:rsidR="00FB40AB">
        <w:rPr>
          <w:b/>
          <w:bCs/>
        </w:rPr>
        <w:t xml:space="preserve">, (c) </w:t>
      </w:r>
      <w:r w:rsidR="00A33655">
        <w:rPr>
          <w:b/>
          <w:bCs/>
        </w:rPr>
        <w:t xml:space="preserve">psychological </w:t>
      </w:r>
      <w:r w:rsidR="00FB40AB">
        <w:rPr>
          <w:b/>
          <w:bCs/>
        </w:rPr>
        <w:t>disturbance</w:t>
      </w:r>
      <w:r w:rsidR="00A33655">
        <w:rPr>
          <w:b/>
          <w:bCs/>
        </w:rPr>
        <w:t>,</w:t>
      </w:r>
      <w:r w:rsidR="00FB40AB">
        <w:rPr>
          <w:b/>
          <w:bCs/>
        </w:rPr>
        <w:t xml:space="preserve"> and (d) nutritional </w:t>
      </w:r>
      <w:r w:rsidR="00A33655">
        <w:rPr>
          <w:b/>
          <w:bCs/>
        </w:rPr>
        <w:t>imbalance</w:t>
      </w:r>
      <w:r w:rsidR="00FB40AB">
        <w:t>. Mean estimates are shown as large points, with 95% confidence (thick black bars) and prediction (thin black bars). The number of effects (k) along with the number of studies (in parentheses) are shown provided for each trait category. The dashed line</w:t>
      </w:r>
      <w:ins w:id="22" w:author="Ondi Crino" w:date="2026-01-26T13:02:00Z" w16du:dateUtc="2026-01-26T02:32:00Z">
        <w:r w:rsidR="00E16738">
          <w:t>s</w:t>
        </w:r>
      </w:ins>
      <w:r w:rsidR="00FB40AB">
        <w:t xml:space="preserve"> represent</w:t>
      </w:r>
      <w:del w:id="23" w:author="Ondi Crino" w:date="2026-01-26T13:03:00Z" w16du:dateUtc="2026-01-26T02:33:00Z">
        <w:r w:rsidR="00FB40AB" w:rsidDel="00E16738">
          <w:delText>s</w:delText>
        </w:r>
      </w:del>
      <w:r w:rsidR="00FB40AB">
        <w:t xml:space="preserve"> no effect</w:t>
      </w:r>
      <w:ins w:id="24" w:author="Ondi Crino" w:date="2026-01-26T12:59:00Z" w16du:dateUtc="2026-01-26T02:29:00Z">
        <w:r w:rsidR="008E5A62">
          <w:t xml:space="preserve"> where the </w:t>
        </w:r>
      </w:ins>
      <w:ins w:id="25" w:author="Ondi Crino" w:date="2026-01-26T13:00:00Z" w16du:dateUtc="2026-01-26T02:30:00Z">
        <w:r w:rsidR="008E5A62">
          <w:t xml:space="preserve">estimate of the </w:t>
        </w:r>
      </w:ins>
      <w:ins w:id="26" w:author="Ondi Crino" w:date="2026-01-26T12:59:00Z" w16du:dateUtc="2026-01-26T02:29:00Z">
        <w:r w:rsidR="008E5A62">
          <w:t xml:space="preserve">standardized mean difference between </w:t>
        </w:r>
      </w:ins>
      <w:ins w:id="27" w:author="Ondi Crino" w:date="2026-01-26T13:05:00Z" w16du:dateUtc="2026-01-26T02:35:00Z">
        <w:r w:rsidR="00E16738">
          <w:t xml:space="preserve">treatment and control </w:t>
        </w:r>
      </w:ins>
      <w:ins w:id="28" w:author="Ondi Crino" w:date="2026-01-26T12:59:00Z" w16du:dateUtc="2026-01-26T02:29:00Z">
        <w:r w:rsidR="008E5A62">
          <w:t>groups</w:t>
        </w:r>
      </w:ins>
      <w:r w:rsidR="00FB40AB">
        <w:t xml:space="preserve"> (</w:t>
      </w:r>
      <w:del w:id="29" w:author="Ondi Crino" w:date="2026-01-26T12:59:00Z" w16du:dateUtc="2026-01-26T02:29:00Z">
        <w:r w:rsidR="00FB40AB" w:rsidDel="008E5A62">
          <w:delText>i.e.,</w:delText>
        </w:r>
      </w:del>
      <w:r w:rsidR="00FB40AB">
        <w:t xml:space="preserve"> </w:t>
      </w:r>
      <m:oMath>
        <m:r>
          <w:rPr>
            <w:rFonts w:ascii="Cambria Math" w:hAnsi="Cambria Math"/>
          </w:rPr>
          <m:t>SM</m:t>
        </m:r>
        <m:sSub>
          <m:sSubPr>
            <m:ctrlPr>
              <w:rPr>
                <w:rFonts w:ascii="Cambria Math" w:hAnsi="Cambria Math"/>
              </w:rPr>
            </m:ctrlPr>
          </m:sSubPr>
          <m:e>
            <m:r>
              <w:rPr>
                <w:rFonts w:ascii="Cambria Math" w:hAnsi="Cambria Math"/>
              </w:rPr>
              <m:t>D</m:t>
            </m:r>
          </m:e>
          <m:sub>
            <m:r>
              <w:rPr>
                <w:rFonts w:ascii="Cambria Math" w:hAnsi="Cambria Math"/>
              </w:rPr>
              <m:t>H</m:t>
            </m:r>
          </m:sub>
        </m:sSub>
      </m:oMath>
      <w:del w:id="30" w:author="Ondi Crino" w:date="2026-01-26T12:59:00Z" w16du:dateUtc="2026-01-26T02:29:00Z">
        <w:r w:rsidR="00FB40AB" w:rsidDel="008E5A62">
          <w:delText xml:space="preserve"> = 0</w:delText>
        </w:r>
      </w:del>
      <w:r w:rsidR="00FB40AB">
        <w:t>)</w:t>
      </w:r>
      <w:ins w:id="31" w:author="Ondi Crino" w:date="2026-01-26T12:59:00Z" w16du:dateUtc="2026-01-26T02:29:00Z">
        <w:r w:rsidR="008E5A62">
          <w:t xml:space="preserve"> equals zero</w:t>
        </w:r>
      </w:ins>
      <w:r w:rsidR="00FB40AB">
        <w:t xml:space="preserve">. Raw data </w:t>
      </w:r>
      <w:ins w:id="32" w:author="Daniel Noble" w:date="2026-01-28T14:04:00Z" w16du:dateUtc="2026-01-28T13:04:00Z">
        <w:r w:rsidR="00151415">
          <w:t xml:space="preserve">(transparent points) </w:t>
        </w:r>
      </w:ins>
      <w:r w:rsidR="00FB40AB">
        <w:t xml:space="preserve">are also shown and are weighted by their inverse sampling error (precision). Note raw data </w:t>
      </w:r>
      <w:r w:rsidR="00A33655">
        <w:t>is</w:t>
      </w:r>
      <w:r w:rsidR="00FB40AB">
        <w:t xml:space="preserve"> truncated for ease of visualisation.</w:t>
      </w:r>
    </w:p>
    <w:p w14:paraId="7D4548BE" w14:textId="77777777" w:rsidR="0086671D" w:rsidRDefault="0086671D" w:rsidP="0086671D">
      <w:pPr>
        <w:pStyle w:val="Compact"/>
        <w:rPr>
          <w:noProof/>
        </w:rPr>
      </w:pPr>
    </w:p>
    <w:p w14:paraId="76EA8117" w14:textId="77777777" w:rsidR="00FB40AB" w:rsidRDefault="00FB40AB" w:rsidP="0086671D">
      <w:pPr>
        <w:pStyle w:val="Compact"/>
        <w:rPr>
          <w:b/>
          <w:bCs/>
        </w:rPr>
      </w:pPr>
    </w:p>
    <w:p w14:paraId="1CD76FFB" w14:textId="77777777" w:rsidR="00FB40AB" w:rsidRDefault="00FB40AB" w:rsidP="0086671D">
      <w:pPr>
        <w:pStyle w:val="Compact"/>
        <w:rPr>
          <w:b/>
          <w:bCs/>
        </w:rPr>
      </w:pPr>
    </w:p>
    <w:p w14:paraId="798B635D" w14:textId="77777777" w:rsidR="00FB40AB" w:rsidRDefault="00FB40AB" w:rsidP="0086671D">
      <w:pPr>
        <w:pStyle w:val="Compact"/>
        <w:rPr>
          <w:b/>
          <w:bCs/>
        </w:rPr>
      </w:pPr>
    </w:p>
    <w:p w14:paraId="317B9D73" w14:textId="5A344536" w:rsidR="0086671D" w:rsidRDefault="0086671D" w:rsidP="0086671D">
      <w:pPr>
        <w:pStyle w:val="Compact"/>
      </w:pPr>
    </w:p>
    <w:p w14:paraId="70C6A269" w14:textId="0A0BED67" w:rsidR="0086671D" w:rsidRDefault="0086671D" w:rsidP="0086671D">
      <w:pPr>
        <w:pStyle w:val="Compact"/>
      </w:pPr>
    </w:p>
    <w:p w14:paraId="4F9E8D81" w14:textId="33C2B6D4" w:rsidR="0086671D" w:rsidRDefault="0086671D" w:rsidP="0086671D">
      <w:pPr>
        <w:pStyle w:val="Compact"/>
      </w:pPr>
    </w:p>
    <w:p w14:paraId="016D5420" w14:textId="0EED1044" w:rsidR="0086671D" w:rsidRDefault="0086671D" w:rsidP="0086671D">
      <w:pPr>
        <w:pStyle w:val="Compact"/>
      </w:pPr>
    </w:p>
    <w:p w14:paraId="0D4B9529" w14:textId="77777777" w:rsidR="0086671D" w:rsidRDefault="0086671D" w:rsidP="0086671D">
      <w:pPr>
        <w:pStyle w:val="Compact"/>
      </w:pPr>
    </w:p>
    <w:p w14:paraId="288CDE75" w14:textId="77777777" w:rsidR="0086671D" w:rsidRDefault="0086671D" w:rsidP="0086671D">
      <w:pPr>
        <w:pStyle w:val="Compact"/>
      </w:pPr>
    </w:p>
    <w:p w14:paraId="6D334C0A" w14:textId="77777777" w:rsidR="0086671D" w:rsidRDefault="0086671D" w:rsidP="0086671D">
      <w:pPr>
        <w:pStyle w:val="Compact"/>
      </w:pPr>
    </w:p>
    <w:p w14:paraId="6429CF75" w14:textId="7C67C5CF" w:rsidR="0086671D" w:rsidRDefault="0086671D" w:rsidP="0086671D">
      <w:pPr>
        <w:pStyle w:val="Compact"/>
      </w:pPr>
    </w:p>
    <w:p w14:paraId="1F3EEC62" w14:textId="32414875" w:rsidR="0086671D" w:rsidRDefault="0086671D" w:rsidP="0086671D">
      <w:pPr>
        <w:pStyle w:val="Compact"/>
      </w:pPr>
    </w:p>
    <w:p w14:paraId="6B2B822C" w14:textId="1F1099B9" w:rsidR="00080DB4" w:rsidRDefault="00080DB4" w:rsidP="0086671D">
      <w:pPr>
        <w:pStyle w:val="Compact"/>
      </w:pPr>
    </w:p>
    <w:p w14:paraId="19C325C2" w14:textId="6B16ED85" w:rsidR="00080DB4" w:rsidRDefault="00080DB4" w:rsidP="0086671D">
      <w:pPr>
        <w:pStyle w:val="Compact"/>
      </w:pPr>
      <w:del w:id="33" w:author="Daniel Noble" w:date="2026-01-28T14:38:00Z" w16du:dateUtc="2026-01-28T13:38:00Z">
        <w:r w:rsidRPr="00451D53" w:rsidDel="00FF5C3A">
          <w:rPr>
            <w:noProof/>
          </w:rPr>
          <w:lastRenderedPageBreak/>
          <mc:AlternateContent>
            <mc:Choice Requires="wpg">
              <w:drawing>
                <wp:anchor distT="0" distB="0" distL="114300" distR="114300" simplePos="0" relativeHeight="251666432" behindDoc="0" locked="0" layoutInCell="1" allowOverlap="1" wp14:anchorId="69AFA006" wp14:editId="69A2F35C">
                  <wp:simplePos x="0" y="0"/>
                  <wp:positionH relativeFrom="margin">
                    <wp:align>center</wp:align>
                  </wp:positionH>
                  <wp:positionV relativeFrom="page">
                    <wp:posOffset>1402080</wp:posOffset>
                  </wp:positionV>
                  <wp:extent cx="7117080" cy="2599055"/>
                  <wp:effectExtent l="0" t="0" r="7620" b="0"/>
                  <wp:wrapSquare wrapText="bothSides"/>
                  <wp:docPr id="984548045" name="Group 1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7117080" cy="2599055"/>
                            <a:chOff x="0" y="0"/>
                            <a:chExt cx="9550013" cy="3487529"/>
                          </a:xfrm>
                        </wpg:grpSpPr>
                        <pic:pic xmlns:pic="http://schemas.openxmlformats.org/drawingml/2006/picture">
                          <pic:nvPicPr>
                            <pic:cNvPr id="347021424" name="Picture"/>
                            <pic:cNvPicPr>
                              <a:picLocks noChangeAspect="1"/>
                            </pic:cNvPicPr>
                          </pic:nvPicPr>
                          <pic:blipFill>
                            <a:blip r:embed="rId25"/>
                            <a:stretch>
                              <a:fillRect/>
                            </a:stretch>
                          </pic:blipFill>
                          <pic:spPr bwMode="auto">
                            <a:xfrm>
                              <a:off x="0" y="0"/>
                              <a:ext cx="9550013" cy="3487529"/>
                            </a:xfrm>
                            <a:prstGeom prst="rect">
                              <a:avLst/>
                            </a:prstGeom>
                            <a:noFill/>
                            <a:ln w="9525">
                              <a:noFill/>
                              <a:headEnd/>
                              <a:tailEnd/>
                            </a:ln>
                          </pic:spPr>
                        </pic:pic>
                        <wps:wsp>
                          <wps:cNvPr id="1006205568" name="Rectangle 1006205568"/>
                          <wps:cNvSpPr/>
                          <wps:spPr>
                            <a:xfrm>
                              <a:off x="849445" y="110290"/>
                              <a:ext cx="1233577" cy="30777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85609188" name="Rectangle 485609188"/>
                          <wps:cNvSpPr/>
                          <wps:spPr>
                            <a:xfrm>
                              <a:off x="3858060" y="110290"/>
                              <a:ext cx="1233577" cy="30777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26867969" name="Rectangle 1526867969"/>
                          <wps:cNvSpPr/>
                          <wps:spPr>
                            <a:xfrm>
                              <a:off x="6940308" y="76827"/>
                              <a:ext cx="1233577" cy="30777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95791061" name="TextBox 7"/>
                          <wps:cNvSpPr txBox="1"/>
                          <wps:spPr>
                            <a:xfrm>
                              <a:off x="411499" y="66646"/>
                              <a:ext cx="1768018" cy="542739"/>
                            </a:xfrm>
                            <a:prstGeom prst="rect">
                              <a:avLst/>
                            </a:prstGeom>
                            <a:noFill/>
                          </wps:spPr>
                          <wps:txbx>
                            <w:txbxContent>
                              <w:p w14:paraId="6491E334" w14:textId="77777777" w:rsidR="00451D53" w:rsidRDefault="00451D53" w:rsidP="00451D53">
                                <w:pPr>
                                  <w:rPr>
                                    <w:rFonts w:asciiTheme="minorHAnsi" w:hAnsi="Aptos"/>
                                    <w:b/>
                                    <w:bCs/>
                                    <w:color w:val="000000" w:themeColor="text1"/>
                                    <w:kern w:val="24"/>
                                  </w:rPr>
                                </w:pPr>
                                <w:r>
                                  <w:rPr>
                                    <w:rFonts w:asciiTheme="minorHAnsi" w:hAnsi="Aptos"/>
                                    <w:b/>
                                    <w:bCs/>
                                    <w:color w:val="000000" w:themeColor="text1"/>
                                    <w:kern w:val="24"/>
                                  </w:rPr>
                                  <w:t>Glucocorticoids</w:t>
                                </w:r>
                              </w:p>
                            </w:txbxContent>
                          </wps:txbx>
                          <wps:bodyPr wrap="square" rtlCol="0">
                            <a:spAutoFit/>
                          </wps:bodyPr>
                        </wps:wsp>
                        <wps:wsp>
                          <wps:cNvPr id="1795190126" name="TextBox 8"/>
                          <wps:cNvSpPr txBox="1"/>
                          <wps:spPr>
                            <a:xfrm>
                              <a:off x="3441386" y="66636"/>
                              <a:ext cx="3000092" cy="542739"/>
                            </a:xfrm>
                            <a:prstGeom prst="rect">
                              <a:avLst/>
                            </a:prstGeom>
                            <a:noFill/>
                          </wps:spPr>
                          <wps:txbx>
                            <w:txbxContent>
                              <w:p w14:paraId="4BC635E1" w14:textId="77777777" w:rsidR="00451D53" w:rsidRDefault="00451D53" w:rsidP="00451D53">
                                <w:pPr>
                                  <w:rPr>
                                    <w:rFonts w:asciiTheme="minorHAnsi" w:hAnsi="Aptos"/>
                                    <w:b/>
                                    <w:bCs/>
                                    <w:color w:val="000000" w:themeColor="text1"/>
                                    <w:kern w:val="24"/>
                                  </w:rPr>
                                </w:pPr>
                                <w:r>
                                  <w:rPr>
                                    <w:rFonts w:asciiTheme="minorHAnsi" w:hAnsi="Aptos"/>
                                    <w:b/>
                                    <w:bCs/>
                                    <w:color w:val="000000" w:themeColor="text1"/>
                                    <w:kern w:val="24"/>
                                  </w:rPr>
                                  <w:t>Psychological disturbance</w:t>
                                </w:r>
                              </w:p>
                            </w:txbxContent>
                          </wps:txbx>
                          <wps:bodyPr wrap="square" rtlCol="0">
                            <a:spAutoFit/>
                          </wps:bodyPr>
                        </wps:wsp>
                        <wps:wsp>
                          <wps:cNvPr id="366852076" name="TextBox 9"/>
                          <wps:cNvSpPr txBox="1"/>
                          <wps:spPr>
                            <a:xfrm>
                              <a:off x="6633660" y="66646"/>
                              <a:ext cx="2573211" cy="542739"/>
                            </a:xfrm>
                            <a:prstGeom prst="rect">
                              <a:avLst/>
                            </a:prstGeom>
                            <a:noFill/>
                          </wps:spPr>
                          <wps:txbx>
                            <w:txbxContent>
                              <w:p w14:paraId="0E0DE7DC" w14:textId="77777777" w:rsidR="00451D53" w:rsidRDefault="00451D53" w:rsidP="00451D53">
                                <w:pPr>
                                  <w:rPr>
                                    <w:rFonts w:asciiTheme="minorHAnsi" w:hAnsi="Aptos"/>
                                    <w:b/>
                                    <w:bCs/>
                                    <w:color w:val="000000" w:themeColor="text1"/>
                                    <w:kern w:val="24"/>
                                  </w:rPr>
                                </w:pPr>
                                <w:r>
                                  <w:rPr>
                                    <w:rFonts w:asciiTheme="minorHAnsi" w:hAnsi="Aptos"/>
                                    <w:b/>
                                    <w:bCs/>
                                    <w:color w:val="000000" w:themeColor="text1"/>
                                    <w:kern w:val="24"/>
                                  </w:rPr>
                                  <w:t>Nutritional imbalance</w:t>
                                </w:r>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69AFA006" id="Group 11" o:spid="_x0000_s1046" style="position:absolute;margin-left:0;margin-top:110.4pt;width:560.4pt;height:204.65pt;z-index:251666432;mso-position-horizontal:center;mso-position-horizontal-relative:margin;mso-position-vertical-relative:page;mso-width-relative:margin;mso-height-relative:margin" coordsize="95500,34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lmfajwQAACMTAAAOAAAAZHJzL2Uyb0RvYy54bWzsWG1v2zYQ/j5g/0HQ&#10;98ak3mXEKbqkCQZ0W9B2P4CmKEuoRGokHTv/fscXyS8xkroYUgxIgBikyDve3fPcHaXL99u+Cx6Y&#10;VK3gixBfoDBgnIqq5atF+PfX23dFGChNeEU6wdkifGQqfH/16y+Xm2HOItGIrmIyACVczTfDImy0&#10;HuazmaIN64m6EAPjsFgL2RMNU7maVZJsQHvfzSKEstlGyGqQgjKl4OmNWwyvrP66ZlT/VdeK6aBb&#10;hGCbtr/S/i7N7+zqksxXkgxNS70Z5Aes6EnL4dBJ1Q3RJFjL9omqvqVSKFHrCyr6majrljLrA3iD&#10;0ZE3d1KsB+vLar5ZDVOYILRHcfphtfTPhzs5fBnupbMehp8E/aYCLq4bwlfsgxogiACtCdVsM6zm&#10;+yJmvtrJb2vZGz3gV7C1QX6cgsy2OqDwMMc4RwVgQWEtSssSpamDgTaA1RM52nz0kmWaIoRjJxkn&#10;RZ5GpbWKzN3B1rzJnKGlc/j3UYPRk6i9zC6Q0mvJQq+k/y4dPZHf1sM7AHggul22XasfLVkBSmMU&#10;f7hvqQm4mUA072XQVoswTnIU4SRKwoCTHnIFdtnDIfDjTidHjF/PwXS4fWamB4cuu3a4bbvOYGXG&#10;3j3IiyNenYiQ4+yNoOuece2SULIOPBVcNe2gwkDOWb9k4JL8vbK8IXOlJdO0MQfWcPBn4JTh096C&#10;tXJnmLFZAS2D5eYPUUE0yFoLCOCI9fMke5EqEEKp9B0TfWAGYCpYZNWTh0/K2zZuMadyYQJmy0XH&#10;g80iLNMotQJ7Kw0j1Ude2V2atJ0bg5cdB2dHl/wQpqZMQd1TIwAwewLBWan9pSEDA6uM2h2zMBTK&#10;CNIsg2LsqGXiD9ndsWBvDcz2cqYe+JnB4ETUi6RMkjQMIIcxRlHpK+mY5DiK4zTPfaqiHP4OMvXs&#10;8CvRtdVIWdsd2HUngwcCdX25csUJyLS/y8T86NH3CI5omVA45+1IP3bM6Ov4Z1ZDvkIliyz8RzoJ&#10;pZAW2C01pGLORgyly8bIUN40N2O+TQCr0Gh2eeF1ewXjTqdk1A3QgBq/34gy2+kmw9BzhjnhScKe&#10;LLiehPuWC3lKQQde+ZPdfrBiLzRmuBTVI6Ss1N21cA2XcNoIqCtUSytsdgHfX4n4SZFmqMTFCd7v&#10;ljzRIV1epn1cpAXKoHm98X5i8SE3DZ/UG+9/Lu9xGmVFlpdZeaLg79bOYX5WJihGkEjA/DwrIlvP&#10;ofL4u9lbwX8jvr3w/2TiR2WalxhleCT+V2Dob2IbWL6a7uPrfKC38Ni/19g2dvqik2CclJBGQPss&#10;y5LMdLE92kMqIAxZYV5m0iTK48M3krPvOdNl0rVWa5OxTm+XW/uWUBgDzBPfazfw7roI1T9rYl5T&#10;dp3X0nH4AJfm29ZeZ3cyvm+/XhvGeZniEuEoO0Zl8uZMVOIkwXEB6hws8REsMVy2UBm9IiwW9l2I&#10;g/8DLHGWFWmE8ieoTM6ciUqWxaDT3Y5OJEuU5nGEITNfLVmwvXL/d7DYDwzwJcbev/1XI/OpZ39u&#10;s2v3bevqXwAAAP//AwBQSwMECgAAAAAAAAAhAHrEvSo8lgoAPJYKABQAAABkcnMvbWVkaWEvaW1h&#10;Z2UxLnBuZ4lQTkcNChoKAAAADUlIRFIAABRmAAAHcwgCAAAAPi5p2gAAACBjSFJNAAB6JgAAgIQA&#10;APoAAACA6AAAdTAAAOpgAAA6mAAAF3CculE8AAAABmJLR0QA/wD/AP+gvaeTAAAACXBIWXMAAC4j&#10;AAAuIwF4pT92AACAAElEQVR42uzdd2DV1f0//puEhBEIYcgKS1YQZMhGrEJx1Vlwa11U21qr1lHl&#10;Y7XV1rbuuqoWLVqpo4oobltwA4IgS0ZAWRL2CCuErPv7I58fXz6Qe0ly783Nhcfjr+Z9zvu8z/v9&#10;zoXy9LzuSQoGgwEAAAAAAAAAAAAAAAAAAIDElBzvCQAAAAAAAAAAAAAAAAAAAFSdkmkAAAAAAAAA&#10;AAAAAAAAACCBKZkGAAAAAAAAAAAAAAAAAAASmJJpAAAAAAAAAAAAAAAAAAAggSmZBgAAAAAAAAAA&#10;AAAAAAAAEpiSaQAAAAAAAAAAAAAAAAAAIIEpmQYAAAAAAAAAAAAAAAAAABKYkmkAAAAAAAAAAAAA&#10;AAAAACCBKZkGAAAAAAAAAAAAAAAAAAASmJJpAAAAAAAAAAAAAAAAAAAggSmZBgAAAAAAAAAAAAAA&#10;AAAAEpiSaQAAAAAAAAAAAAAAAAAAIIEpmQYAAAAAAAAAAAAAAAAAABKYkmkAAAAAAAAAAAAAAAAA&#10;ACCBKZkGAAAAAAAAAAAAAAAAAAASmJJpAAAAAAAAAAAAAAAAAAAggSmZBgAAAAAAAAAAAAAAAAAA&#10;EpiSaQAAAAAAAAAAAAAAAAAAIIEpmQYAAAAAAAAAAAAAAAAAABKYkmkAAAAAAAAAAAAAAAAAACCB&#10;KZkGAAAAAAAAAAAAAAAAAAASmJJpAAAAAAAAAAAAAAAAAAAggSmZBgAAAAAAAAAAAAAAAAAAEpiS&#10;aQAAAAAAAAAAAAAAAAAAIIEpmQYAAAAAAAAAAAAAAAAAABKYkmkAAAAAAAAAAAAAAAAAACCBKZkG&#10;AAAAAAAAAAAAAAAAAAASmJJpAAAAAAAAAAAAAAAAAAAggSmZBgAAAAAAAAAAAAAAAAAAEpiSaQAA&#10;AAAAAAAAAAAAAAAAIIEpmQYAAAAAAAAAAAAAAAAAABKYkmkAAAAAAAAAAAAAAAAAACCBKZkGAAAA&#10;AAAAAAAAAAAAAAASmJJpAAAAAAAAAAAAAAAAAAAggSmZBgAAAAAAAAAAAAAAAAAAEpiSaQAAAAAA&#10;AAAAAAAAAAAAIIEpmQYAAAAAAAAAAAAAAAAAABKYkmkAAAAAAAAAAAAAAAAAACCBKZkGAAAAAAAA&#10;AAAAAAAAAAASmJJpAAAAAAAAAAAAAAAAAAAggSmZBgAAAAAAAAAAAAAAAAAAEpiSaQAAAAAAAAAA&#10;AAAAAAAAIIEpmQYAAAAAAAAAAAAAAAAAABKYkmkAAAAAAAAAAAAAAAAAACCBKZkGAAAAAAAAAAAA&#10;AAAAAAASmJJpAAAAAAAAAAAAAAAAAAAggSmZBgAAAAAAAAAAAAAAAAAAEpiSaQAAAAAAAAAAAAAA&#10;AAAAIIEpmQYAAAAAAAAAAAAAAAAAABKYkmkAAAAAAAAAAAAAAAAAACCBKZkGAAAAAAAAAAAAAAAA&#10;AAASmJJpAAAAAAAAAAAAAAAAAAAggSmZBgAAAAAAAAAAAAAAAAAAEpiSaQAAAAAAAAAAAAAAAAAA&#10;IIEpmQYAAAAAAAAAAAAAAAAAABKYkukq+vTTT9P+r3HjxsV7UgAAAABAjSA/BAAAAAACokIAAAAA&#10;qEZJwWAw3nNISMFgsHfv3vPmzdt7JC0tbcOGDQ0bNoz31AAAAADgELd27dp27dqV2zR//vzs7Ox4&#10;T1B+CAAAAAAEAqJCAAAAAKhGdpmuoqSkpL///e/7HiksLLzmmmviPS8AAAAAOCwUhVBDviNSfggA&#10;AAAABESFAAAAAFCNlExX3aBBgwYMGLDvkZdffnn69OnxnhcAAAAAEH/yQwAAAAAgICoEAAAAgOqi&#10;ZDoijz/++H5Hzj333OLi4njPCwAAAACIP/khAAAAABAQFQIAAABAtVAyHZEBAwb07dt33yOrV69+&#10;6KGH4j0vAAAAACD+5IcAAAAAQEBUCAAAAADVIikYDMZ7Dontyy+/HDx48H4Hc3NzW7VqFe+pAQAA&#10;AMChae3ataHyt0WLFnXt2jXeE/x/5IcAAAAAQEBUCAAAAACxZ5fpSA0aNOiYY47Z7+BPfvITtegA&#10;AAAAgPwQAAAAAAiICgEAAAAg9pRMR8ETTzyx35GPP/74vffei/e8AAAAAID4kx8CAAAAAAFRIQAA&#10;AADEWJJvKIxcMBjs1avX/Pnz9z2YkZGxbt26unXrxnt2AAAAAHCoWbt2batWrcptWrRoUdeuXeM9&#10;wf9DfggAAAAABESFAAAAABBjdpmOgqSkpIceemi/g9u3b7/zzjvjPTUAAAAAIM7khwAAAABAQFQI&#10;AAAAADFml+noKC0tzcrKWrdu3X7Hv/vuuw4dOsR7dgAAAABwSEmsXaYD8kMAAAAAIBAIiAoBAAAA&#10;IJbsMh0dycnJDz744IHHf/KTnyhKBwAAAIDDnPwQAAAAAAiICgEAAAAglpRMR815551Xr169/Q5O&#10;mzbtnXfeiffUAAAAAIA4kx8CAAAAAAFRIQAAAADEjJLpqElLS7vrrrsOPH7ZZZcVFBTEe3YAAAAA&#10;QDzJDwEAAACAgKgQAAAAAGJGyXQ0jRo16sCDeXl5jzzySLynBgAAAADEmfwQAAAAAAiICgEAAAAg&#10;NpRMR1OTJk1GjBhx4PE77rhjx44d8Z4dAAAAABBP8kMAAAAAICAqBAAAAIDYUDIdZaNHjz7wYElJ&#10;yXPPPRfvqQEAAAAAcSY/BAAAAAACokIAAAAAiIGkYDAY7zkcUoLBYFZW1tq1a/c7npGRsXnz5lq1&#10;asV7ggAAAACQ8NauXduqVatymxYtWtS1a9d4TzAk+SEAAAAAEBAVAgAAAEAMHAqxWklJyfLly+fO&#10;nTtnzpxvv/128eLFq1evzs/PDwQCdevWbdq0aadOnTp06NCpU6eePXt27dq1efPmSUlJMZpMUlLS&#10;6NGjb7jhhv2Ob9++/b333jvrrLPi/bQAAAAA4PCVm5s7a9asTz75ZP78+YsXL960aVNycnLjxo07&#10;derUuXPnwYMH9+3bt1u3brFbjyg/BAAAAICaY/369fPnz586der8+fO//fbbFStW5Ofn16pVq2nT&#10;pi1btjzqqKO6d+/er1+/7t27H3HEEdG9tKgQAAAAAKIugXeZLi4u/uKLL8aMGfPqq6+WlJRU/MTM&#10;zMxLL730sssu69OnT3JyctQnFmqLm65duy5atCiOTwwAAAAADg2V3WU6Pz//5Zdfvu+++5YuXXrQ&#10;wVNSUi6++OIbb7yxd+/esfjuRfkhAAAAAMTX9u3bx40b9/jjj+fk5FTwlLZt2/7iF7+47LLLsrKy&#10;ojUNUSEAAAAARFdClkzn5+c/9dRTd999944dOyIZp1mzZn/6058uv/zy1NTU6M6we/fuCxcuPPB4&#10;Tk5Oly5dqvNZAQAAAMChp+Il08XFxY8//vhtt91WVFRU2atkZ2c///zzgwYNivr85YcAAAAAEBd5&#10;eXm/+93vHn/88SqPcOqppz766KPRyvFEhQAAAAAQRdHfYzmmSkpK/v73vzdq1OiWW26JsF46EAhs&#10;2LDh6quvbt68+VtvvRXdeV577bXlHn/66aer50EBAAAAADk5OUcdddRNN91UhXrpstMHDx589tln&#10;79y5M7oTkx8CAAAAQDULBoPPPvtss2bNIqmXDgQCH3zwQXZ29i9/+cvdu3dHPitRIQAAAABEUSLt&#10;Mr1ly5Zhw4bNmzcvFoOPHDny5ZdfTktLi8po3333XadOnQ48npaWtnPnzqhvag0AAAAAh5WK7DI9&#10;fvz48847LyqXa9So0aefftqjR49ozV9+CAAAAADVaefOnSNGjJg0aVIUx2zRosUXX3zRsWPHSAYR&#10;FQIAAABAFCXMLtOrV6/u2LFjjOqlA4HAhAkT+vXrl5+fH5XROnTokJ6efuDxwsLCKVOmxO4pAQAA&#10;AACBQODhhx+OVr10IBDYunVrz549J0+eHK0B5YcAAAAAUG3WrFnTsWPH6NZLBwKBdevWdevWbeHC&#10;hZEMIioEAAAAgChKjJLpHTt29O/fPy8vL6ZXmT9//oknnlhSUhL5UElJSZdcckm5TWPHjo3pXQAA&#10;AADA4SwYDI4dO/bmm2+O+sgnnnjif//736gMJT8EAAAAgOqxYsWKo446asOGDbEYvLCw8Jhjjlm3&#10;bl2VRxAVAgAAAEAUJUbJ9OWXXx5Jqlhx06ZNu/fee6My1GmnnVbu8RdffLGoqKga7gUAAAAADkNP&#10;PPHET3/60xgNfvLJJy9evDgqQ8kPAQAAACDW1q9f37Nnz+3bt8fuEoWFhcOHD49kpxZRIQAAAABE&#10;SwKUTM+YMeONN94I36dBgwY333zzpEmTVqxYsXPnzuLi4tLS0tLS0qKiom3btq1aterjjz++5557&#10;unbtetDL3XHHHZs2bYp82v379y/3eGlp6YwZM+LxIAEAAADg0Pfkk0+GaipLET/77LMNGzYUFhaW&#10;RYi7d+9etWrVxIkTzz777IqM/8Mf/nDPnj2Rz1N+CAAAAAAxVVBQMHjw4B07doTvlpWV9ec//3n2&#10;7NmbN28uW3lYUlKSn5+/YsWKjz766Ne//nV6enr4ERYuXPjMM89UeZ6iQgAAAACIlqRgMBjvORzE&#10;kCFDpk6dGqq1UaNG//znP0877bSUlJSKjLZy5cr7778/zLrJQCBw++23/+lPf4pw2sFgsF69egUF&#10;BQc23XbbbdHayxoAAAAADkNr165t1apVxfs3bdr0mWeeOeOMM2rVqhWm26ZNm2699dbnnnsu/GhX&#10;X331mDFjIrwF+SEAAAAAxNSVV175/PPPh+nQokWLF154Yfjw4cnJ4faeKS4ufvnll6+66qrCwsJQ&#10;fVJSUrZv316vXr0qzFNUCAAAAADRUtNLptevX9+iRYtQrcOGDXvnnXeqkDPOnTt3wIABoRLM9PT0&#10;7du3h49BK+KMM8549913DzzeokWLtWvXxvbBAQAAAMChq1Il0zfffPNf/vKX1NTUCvafPHnyKaec&#10;UlJSEqbP0qVLO3XqFOFdyA8BAAAAIEYmT5584oknhulw0UUXjR07tk6dOhUccP369QMGDFi1alWo&#10;Dk899dQvfvGLqs1WVAgAAAAAURFpVXCsvffee6Ga+vXr95///Kdq38vYq1evr7/+OlTrrl27vv/+&#10;+8gnP2zYsHKPr1u3bsOGDdF/WAAAAADAPpKTk99///0HH3yw4vXSgUBg+PDh8+bNS0lJCdPnZz/7&#10;WeTTkx8CAAAAQCwUFRVdcMEFYTr86le/evHFFyteLx0IBJo3bz5z5swGDRqE6nDnnXdWeQMbUSEA&#10;AAAAREUCl0yPHz++Vq1aVR65e/fu1113XajW+fPnRz75fv36hWqaN29e1J4RAAAAAHCA5OTkWbNm&#10;nXrqqVU4t1u3bu+//36YDh9//PGKFSsinKH8EAAAAABi4Zlnntm8eXOo1lNOOeWxxx5LSkqq7LBH&#10;HHHE+PHjQ7Vu2rRp8eLFVZuwqBAAAAAAoqKml0yHWpg4YsSIdu3aRTj4jTfeGKpp1apVkU++Y8eO&#10;oZo++eSTqDwfAAAAAKBcb731Vu/evat8+kknnXTNNdeE6fD4449HOEP5IQAAAABE3Z49e26++eZQ&#10;rQ0aNHj99derUC9d5uSTTz7rrLNCtb755ptVG1ZUCAAAAABRUaNLpgsKCnbt2lVuU5gNoiuubdu2&#10;ycnlP4GNGzdGPv4RRxwRqundd9+NzjMCAAAAAA4watSo008/PcJBHnjggbS0tFCtTzzxRElJSSTj&#10;yw8BAAAAIOreeeedgoKCUK1jx45NT0+PZPwHHnggVNNrr71WtTFFhQAAAAAQFTW6ZHrbtm2hmvr0&#10;6RP5+CkpKW3atCm3qbi4OPLxa9eu3aRJk3Kb5syZE+F6SgAAAACgXCkpKQ8//HDk46Snp4dZ/lhY&#10;WLhgwYJIxpcfAgAAAEDU3XHHHaGaOnXqdM4550Q4fpcuXY499thym2bPnr1nz54qjCkqBAAAAICo&#10;qNEl0zt37iz3eIMGDRo2bBiVS6SkpMT0Fvr27RuqafPmzTG9NAAAAAAcnm655ZZo5YejRo0K0zpx&#10;4sQIx5cfAgAAAEAU5ebmLl68OFTrvffem5SUFPlVrr322jATqNqYokIAAAAAiFyNLpnu2LFjsDzb&#10;t2+PyvjBYHDlypUxvYXs7OxQTatXr47ppQEAAADg8HTNNddEa6j69etfeeWVoVrffffdCMeXHwIA&#10;AABAFH3wwQehmpKTk88444yoXOWHP/xhqKacnJyqjSkqBAAAAIDI1eiS6Vhbt25dSUlJTC/RsWPH&#10;UE1Lly6N9wMAAAAAgENN69at27VrF8UBf/rTn4Zqmj59enFxcSSDyw8BAAAAIIrGjh0bqmnkyJG1&#10;a9eOylWaN29er169cpuWLFlStTFFhQAAAAAQuVrxnkA8/fWvf431Jdq2bRuqacWKFfF+AAAAAABw&#10;qLniiiuiO2CfPn3CtK5du7ZNmzZVHlx+CAAAAADRUlxcPHXq1FCtP/nJT6J1oaSkpF27dkV38qJC&#10;AAAAAIjc4bvL9AsvvPDAAw/E+iqNGzcO1ZSbmxvvZwAAAAAAh5oTTjghugPWrVu3b9++oVojTPnk&#10;hwAAAAAQLStXrgzTetxxx8V7guGICgEAAAAgcodXyXR+fv6qVavefPPN44477vLLL6+GKzZq1ChU&#10;06pVq+L9PAAAAADgUHPUUUdFfczhw4eHalq+fHkkI8sPAQAAACBa5s2bF6opLS0tTE1yTSAqBAAA&#10;AIDI1Yr3BGJiz549W7ZsWbt27cqVK5csWbJ48eK5c+d+8803RUVF1TyThg0bhmoK/5WWAAAAAEAV&#10;NGnSJOpj9unTJ1RThCmf/BAAAAAAomXRokWhmo4//vikpKR4TzAcUSEAAAAARC7hS6Z37979/fff&#10;f/fdd0uXLl20aNG8efPmzp27a9eueM/rf9WuXTtU07Jly+I9OwAAAAA4pKSlpdWpUyfqw2ZlZYVq&#10;2rJlSyQjyw8BAAAAIFrmz58fqum4446L9+wOQlQIAAAAAJFLyJLpYDD4zTff/Oc//3n55ZdnzZoV&#10;7+mEk5aWFqpp+/btpaWlycnJ8Z4jAAAAABwiWrZsGYthmzVrFqpp48aNkYwsPwQAAACAaAlTMt2x&#10;Y8d4z+4gRIUAAAAAELkEK5nevXv3Cy+8cPfdd69duzbec6mQ1NTUMK0lJSVyTAAAAACIlubNm8di&#10;2IYNG4ZqinCXafkhAAAAAERLbm5uqKYw34pYQ4gKAQAAACByCVMyXVpaOnbs2Ouuu66goCDec6mE&#10;WrXCPeHS0tJ4TxAAAAAADh0ZGRmxGDZMyldYWBijkQPyQwAAAACosGAwmJeXF6q1SZMm8Z7gQYgK&#10;AQAAACByifG9gxs2bOjbt+/VV18dxXrpCy+8cP78+bGeeVJSUphWOSYAAAAARFGMNloJM2xKSkok&#10;I8sPAQAAACAqiouLw7Q2bNgw3hM8CFEhAAAAAEQuAXaZ/vrrr4cMGRKtYun09PRrr732+uuvz8rK&#10;2r17d6wnHwwGw7SGTzkBAAAAgEopKiqKxbAlJSWhmmrXrh3JyPJDAAAAAIiKMCFeIBBITU2N9wQP&#10;QlQIAAAAAJGr6SXTc+fO7du3b4SDNGrU6Ec/+tEpp5wyaNCgTp06xWirmXKF/3LH6pwJAAAAABzy&#10;8vLyYjFsYWFhqKZmzZpFMrL8EAAAAACiInzJcc2P2kSFAAAAABC5Gl0yvXnz5mOPPbZSp9SpU2fQ&#10;oEF9+vQ5+uiju3Tp0rZt2yOOOKJOnTrxuoXwOWatWjX6+QMAAABAYlm7dm0shg1Tid20adNIRpYf&#10;AgAAAEBUhC8qLi4ujvcED0JUCAAAAACRq9E52nnnnZefn3/Qbu3atRs1atTJJ5/ctWvXzMzMeM/6&#10;/ygpKQnT6qsfAQAAACCK1q1bF4thN23aFKopwl2m5YcAAAAAEBXhi4orshAxvkSFAAAAABC5mlsy&#10;PW3atI8//jh8n8suu+y3v/1tly5d4j3ZkHbv3h2qKY57XwMAAADAoaqwsDAtLS26Y4apxO7YsWMk&#10;I8sPAQAAACAqUlJSUlNTi4qKym1du3Zt9+7d4z3HcESFAAAAABC5mlsyffvtt4dpbdKkyeTJk3v1&#10;6hXvaR7Ezp07QzW1bt063rMDAAAAgEPNpk2bWrVqFd0xFy5cGKqpXbt2kYwsPwQAAACAaGnduvXy&#10;5cvLbVq5cmW8Z3cQokIAAAAAiFxyvCdQvi1btnzyySehWjMzMxctWhR5vXRpaWmsb2THjh2hmtq3&#10;bx/rqwMAAADA4SYWax+nTZsWqikrKyuSkeWHAAAAABAtxxxzTKimZcuWxXt2ByEqBAAAAIDI1dCS&#10;6alTp4Zpfe+994444ojIr1JQUBDrG9m2bVuopjZt2sT66gAAAABwuJk/f350BywtLZ08eXK5TRkZ&#10;GZmZmZEMLj8EAAAAgGjp3bt3qKZQEV/NISoEAAAAgMjV0JLpzz//PFTTwIEDBw8eHJWrbNy4MdY3&#10;kpeXF6qpXbt2sb46AAAAABxuJkyYEN0BV65cWVJSUm7TqaeeGuHg8kMAAAAAiJY+ffqEapo+ffqe&#10;PXuidaFgMNiwYcO08jz99NNVG1NUCAAAAACRq6El019++WWophtuuCFaV1m0aFGsb2TLli2hmrp0&#10;6RLrqwMAAADA4ebDDz8sKiqK4oDvv/9+qKazzjorwsHlhwAAAAAQLcccc0yY1oULF0brQitWrNi+&#10;fXtReY466qiqjSkqBAAAAIDI1dCS6WXLloVqCvNNkJX1xhtvxPpGcnNzQzUdeeSRsb46AAAAAByG&#10;5syZE8XRHn/88VBNP/zhDyMcXH4IAAAAANHSsmXLevXqhWqdOHFitC40fvz4UE3du3ev2piiQgAA&#10;AACIXA0tmV67dm2opsaNG0flErt3737ppZdifSMLFiwI1ZSVlRXrqwMAAADAYeiRRx6J1lBLly5d&#10;vHhxuU1ZWVktW7aMcHz5IQAAAABES1JS0k9/+tNQrQ8++GBJSUnkVwkGg3/961/LbUpPT2/SpEnV&#10;hhUVAgAAAEDkamjJdDAYjPUlxo0bF5UANLx58+aFamrRokWsrw4AAAAAh6GXXnpp48aNURnqnnvu&#10;CdU0evToyMeXHwIAAABAFF1yySWhmnbt2vXxxx9HfokpU6aE2hLm4osvTkpKqtqwokIAAAAAiFwN&#10;LZlu1qxZqKbc3NzIx8/Ly/vVr34V67sIBoOhtqDp1KlTampqrCcAAAAAAIenm266KfJBvv/++xde&#10;eCFU60UXXRTh+PJDAAAAAIiufv36ZWZmhmr91a9+FeFuLsFg8Je//GWo1vPOO6/Kw4oKAQAAACBy&#10;NbRkukOHDqGaPv/88wgHLy4uPv3004uKimJ9Fzt37gzVNHTo0FhfHQAAAAAOW//6179mzpwZyQjB&#10;YPDKK68M1Tpy5MgmTZpEOEn5IQAAAABEV0pKyl133RWqNScnZ+LEiZGMP378+Pnz55fblJyc/IMf&#10;/KBqw4oKAQAAACAqamjJ9JAhQ0I13X333SUlJVUeuaio6Pzzz586dWo13EWYDbGHDRtWDRMAAAAA&#10;gMPWSSedtG3btiqf/tRTT02ePDlU67333hv5DOWHAAAAABB1V155ZUpKSqjWSy65ZPPmzVUbed26&#10;dRdddFGo1lGjRtWpU6dqI4sKAQAAACAqamjJdJiYb/PmzX/84x+rNuz69esHDx78xhtvVM9dLFiw&#10;IFTTwIEDq2cOAAAAAHB4ysvLGzRo0Pbt26tw7qRJk6699tpQrWeeeWbnzp0jn6H8EAAAAACiLiMj&#10;409/+lOo1vz8/BNOOGH37t2VHTY/P//4448Ps93LLbfcUuU5iwoBAAAAICpqaMl0mF2mA4HA3Xff&#10;/dxzz1VqwMLCwscee6xVq1azZs2qSP9I9p/Z66uvvgrV1K5du+g8KQAAAAAghMWLF/fo0SMnJ6dS&#10;Z40bN+6kk04K0+GZZ56JyvTkhwAAAAAQCzfccEOjRo1CtS5YsKB///6bNm2q+IDr1q3r3bv30qVL&#10;Q3UYPnx4dnZ2lScsKgQAAACAqKihJdMZGRkjR44M02HUqFGXXnrp5s2bDzrU6tWr77vvvkaNGt1w&#10;ww2lpaUVnMA777wT+V2899575R4/7bTTatWqFf2nBgAAAAD8X6tWreratetvf/vbLVu2HLTz999/&#10;f8YZZ1x22WVh+tx7773NmzePytzkhwAAAAAQC3Xq1HnjjTfCdFiwYEFWVtYLL7xQXFwcfqiioqK/&#10;/e1vWVlZYeqlA4HAs88+G8mERYUAAAAAEBVJwWAw3nMo38KFC7t3737QblddddXll1/erVu3zMzM&#10;5OTkQCCwZ8+evLy877777pNPPnnxxRcXLlwY6tx+/foNGzbsgQceKLf1scce+9nPfla7du1gMJif&#10;n5+SklKnTp2Kz3/Pnj2h+v/rX/+65JJL4vt4AQAAACBxrV27tlWrVgceb9asWSAQ2LBhQ7lnjRgx&#10;4sILLxw4cGDTpk3r1auXlJQUCAQKCgrWr18/Y8aMJ5988pNPPgl/3R49esyePTslJSXyW5AfAgAA&#10;AEBM/fSnPx07dmz4Pg0aNLjuuuvOPPPMLl26ZGRklNUnFxcXb9q0afny5a+++uqTTz5ZWFgYfpA7&#10;7rjjj3/8Y5XnKSoEAAAAgGipuSXTgUDg4osvfvnll2M0eHZ29qxZsz7//PMf/ehHFen/9ttvn3HG&#10;GRUf/5tvvunRo0e5TatXr87KyorRfQEAAADAIS9UyXTv3r1ffPHFinwVYyAQSE5OLi0trfhF69Wr&#10;t2zZsmhtMS0/BAAAAICYKioq6tu37/z582N6lX79+n355ZeRfM2iqBAAAAAAoiU53hMI55lnnmnU&#10;qFEsRs7Ozp4xY0Z6evoxxxwTo8l/9NFH5R5v166dEBMAAAAAYqRbt24V/B7GStVLJycnz5gxI1r1&#10;0gH5IQAAAADEWGpq6meffda2bdvYXaJ169aTJk2KpF46ICoEAAAAgOip0SXT6enpX375ZXJylCc5&#10;YsSIuXPnZmRkBAKB5s2bN2vWLBaTHzduXLnHb7zxxlhcDgAAAAAoc+GFF959991RHDA5Ofnzzz+v&#10;4ObVFSQ/BAAAAIBYy8zMnDNnToyqptu2bTtnzpyGDRtGOI6oEAAAAACipUaXTAcCgS5dunz55ZcR&#10;fgvjXikpKf/4xz9ef/312rVr7z04evToqE97165dM2fOLLdp5MiRsXlUAAAAAMD/+t3vfnfrrbdG&#10;ZaiMjIyFCxcee+yxUZye/BAAAAAAqkejRo0WLFgwdOjQ6A578sknL1iwoEmTJhGOIyoEAAAAgCiq&#10;6SXTgUCgf//+S5YsadmyZYTjDB8+PDc3d9SoUUlJSfsev/rqq+vVqxfdOX/xxRflHu/Zs2ebNm1i&#10;+bQAAAAAgEAgELjvvvv+9re/RTjI6aefvnLlyuzs7OjOTX4IAAAAANWmfv36kydPvv/++6MyWlpa&#10;2osvvvjBBx/Ur18/8tFEhQAAAAAQRQlQMh0IBDp06LBs2bLrr7++aqf369fvyy+/nDRpUvPmzQ9s&#10;rV+//gcffBDdCY8ZM6bc43feeWeMHxUAAAAA8L9++ctfLly4sHv37lU498gjj/zggw/eeeedzMzM&#10;qE9MfggAAAAA1Sk5Ofk3v/lNbm7uiBEjqjxIamrqnXfeuWXLlosvvni/jVuqTFQIAAAAAFGUFAwG&#10;4z2HSsjNzb3//vufeuqpoqKig3Zu0KDBTTfddMUVV7Rv3/6gnT///PMf/ehHu3btCtXh7bffPuOM&#10;Myoyyfz8/PT09AOPp6Wl7dixIy0tLY4PEAAAAAAON8FgcNq0abfccsu0adMq0v/ss8++/vrrhw4d&#10;mpwck2+clB8CAAAAQBzl5uY++eSTTz75ZF5eXgVPGTZs2C9+8YuzzjqrTp06UZyJqBAAAAAAoivB&#10;SqbLFBUVzZs375NPPpk+ffqCBQtWrly5a9euevXqZWVlHX300V26dBk8eHC/fv1atWpVqa9y3L17&#10;9/jx4998883PPvtsy5YtderUad68ee/evU899dRTTjmlbdu2FRztpZdeuuSSSw48fvfdd//ud7+L&#10;98MDAAAAgMPU9u3bp06dOmXKlHnz5s2ZM2fDhg2FhYUZGRldunTp1KnTgAEDjj322O7du9erVy+m&#10;05AfAgAAAEDcBYPB7777bvbs2V988cXixYuXLl2am5tbWFhYr169Fi1aZGVl9erVq0ePHv3798/O&#10;zo5RZigqBAAAAIDoSsiS6RquS5cuS5cu3e9gcnLy1q1bMzIy4j07AAAAACCe5IcAAAAAQEBUCAAA&#10;AADRlhzvCRxqFi1adGCIGQgEbr31ViEmAAAAABzm5IcAAAAAQEBUCAAAAAAxoGQ6yh577LFyj996&#10;663xnhoAAAAAEGfyQwAAAAAgICoEAAAAgBhQMh1NO3fuHDNmzIHHb7zxxkaNGsV7dgAAAABAPMkP&#10;AQAAAICAqBAAAAAAYkPJdDQ999xzpaWl+x1MSUn5/e9/H++pAQAAAABxJj8EAAAAAAKiQgAAAACI&#10;DSXTUVNcXHzHHXccePy+++5r2LBhvGcHAAAAAMST/BAAAAAACIgKAQAAACBmkoLBYLzncIh48803&#10;R4wYsd/BzMzM9evXp6WlxXt2AAAAAEA8yQ8BAAAAgICoEAAAAABixi7T0REMBm+++eYDj48ZM0aI&#10;CQAAAACHOfkhAAAAABAQFQIAAABALNllOjq+/PLLwYMH73ewc+fOixcvTk5Wlw4AAAAAhzX5IQAA&#10;AAAQEBUCAAAAQCzVivcEDhE33XTTgQf/9a9/CTEBQgkGg6tXr54xY8bMmTNnz569YsWKNWvW7Nmz&#10;JzU1tWXLlu3atWvXrl3fvn179+7dtWvXxo0bx3u+h4Knn376+uuvL7fpiiuuGDNmTLwnCAAAcMiS&#10;HwLs1ahRo127dlX59Pr167ds2bJNmzZHH3107969BwwY0LFjx5SUlKqNJjFLOK+99lqopnPOOcdf&#10;rAAAQM0nKgTYa9euXY0aNQrT4dlnn73sssuqMPIZZ5zxn//8p9ym999/f/jw4fG+9ZouXsGpwBYA&#10;AIickukomDdv3rRp0/Y7eN555w0YMCDeUwOoidatW/fcc8898MADW7duPbC1sLDw22+//fbbbwOB&#10;wNixY8sOZmdn/+xnP7v00kuPOOKIeE8/gZWUlBQVFYVqivfsAAAADlnyQ4B9FRUVhQqpKmLr1q1b&#10;t25duHDhhx9+WHYkLS3t2muvvfHGG9u0aVPZ0SRmiSUYDJ5//vmhWgsKCmrXrh3vOQIAAIQjKgTY&#10;T/io8Jprrjn33HPr1atX2WGLi4tDjRwMBuN90wkgXsGpwBYAAIicLyaMggO/9zElJeXpp5+O97wA&#10;apyNGzeOGjWqZcuWt99+e7n10qHk5OTcfPPNzZo1O+ecc77//vt43wcAAABUgvwQIKYKCwv/+te/&#10;tm3b9qc//emWLVviPR0AAAAISVQIUCn5+fl//OMf4z0LAAAAEoldpiO1ePHiyZMn73fw0Ucfbdy4&#10;cbynBlCDBIPBf/zjHz//+c9LS0sjGWfChAkTJky47bbb7rnnnlq1Dru/xb755pvf//735Tade+65&#10;F110UbwnSOV4oQAAcDiQHwJUm7Fjx77yyivvvvvu0KFD4z2X6BMlAQAAJDpRIUAV3Hvvvddff33L&#10;li3jPZGYOzQCwEPjLgAAgIR22BWbRd2tt96635EjjzzyF7/4RbznBVCDFBQUnHvuue+++260Brzv&#10;vvvee++9yZMnH3HEEfG+uWq1adOmCRMmlNvUrVu3eM+OSvNCAQDgcCA/BKhO+fn5w4YNe+CBB265&#10;5ZZ4zyXKREkAAACJTlQIUDW/+MUvJk6cGO9ZxNyhEQAeGncBAAAktOR4TyCxLVu27O23397v4L//&#10;/e+UlJR4Tw2gpti+fXvv3r2jWC9dZv78+V26dFmzZk287w8AAABCkh8CxMVvfvObv/3tb/GeBQAA&#10;APw/okKAKnvrrbe+/vrreM8CAACAxKBkOiKjR4/e78j555/fv3//eM8LoKbIz8/v169fTk5OLAbP&#10;y8vr2bPnpk2b4n2XAAAAUD75IUC8/OpXv/rggw/iPQsAAAD4X6JCgEhcdtllwWAw3rMAAAAgASiZ&#10;rrrly5e/9tpr+x5JS0sbM2ZMvOcFUFOUlpaeffbZS5cujd0lNm/ePHTo0JKSknjfKwAAAOxPfggQ&#10;X2edddaWLVviPQsAAAAQFQJEasGCBW+++Wa8ZwEAAEACUDJddbfccst+R5577rmGDRvGe14ANcW9&#10;9947adKkg3YbMmTIhAkTVq9evWfPntLS0pKSkp07dy5ZsuTf//533759D3r6ggULHn744Xjfa2K4&#10;9tprgyH84x//iPfsAAAADjXyQ4DKuv3224OhlZaWFhQUrF+//osvvhg9enR6enr40YqKiq6++urw&#10;fSRmAAAAVANRIUDkRo0atWfPnnjP4nARr+BUYAsAAEROyXQVLVu2bMKECfseGTBgwEUXXRTveQHU&#10;FCtWrPjtb38bvk+HDh3mzJnzxRdfjBgxIisrKy0tLSkpKTk5OT09vXPnzueff/7MmTNzcnJ69uwZ&#10;fpzRo0fn5eXF+44BAADg/5EfAlRBcnK4/26VlJRUu3btZs2aDRky5C9/+cvWrVsfe+yx8ANOmDBh&#10;3rx58b4tAAAADmuiQoCoyMvL++tf/xrvWQAAAFDTKZmuog4dOuz35VXTp09PSkqK97wAaooLL7ww&#10;fIfTTz990aJFvXr1Ct+tS5cuX3/99aWXXhqmT2lp6R/+8Id43zEAAAD8P/JDgFhLTU297rrr5syZ&#10;k5KSEqbbTTfdFO+ZAgAAcFgTFQJEy29/+9vNmzfHexYAAADUaEqmAYi+mTNnTp8+PUyHYcOGTZw4&#10;MS0trSKjpaSkPP/880OGDAnT59FHHy0oKIj3fQMAAAAA1apXr15vvvlmmA6TJ0/+/vvv4z1NAAAA&#10;ACBSpaWlN954Y7xnAQAAQI1WK94TAOAQdPPNN4dpzczMfOutt8Lv/bKf5OTkV199NSsrK1SH0tLS&#10;Dz/88Oyzz67UPIuLixcsWDB9+vTp06cvWrRo1apVmzdvLi0tzczMbNu2bZcuXQYOHDhgwIDevXvX&#10;qVMnpk+stLT066+/fuONN6ZOnTp//vzt27c/9NBD1113XUwvGqFgMLh69erPP//8yy+//Prrr1es&#10;WLFx48bU1NRGjRp179796KOP7tGjxwknnNCuXbtofTVyXN5XUVHR3Llzp0yZMmfOnG+++WbFihU7&#10;d+5MSUnJzMzs2rVrly5dunfv/oMf/CA7O7t27dpxexn/165du2bMmPH5559Pmzbtu+++y83NLS0t&#10;bdKkSceOHY8++ujjjz9+0KBB7dq1i90EIvx9jvWLLi0tLS0tLbepVq1a+/VcsGDBu+++O3Xq1Nmz&#10;Z2/atCktLa1du3b9+vXr16/fqaeeeuSRR0bl1zvurwwAAAAS2hlnnNGvX7+ZM2eG6vDiiy+OHj26&#10;GmaSiFFSjRLdmHTnzp2TJ09+9913v/766yVLluzZs+eII47o3LnzkCFDfvjDHx577LGRp4jbtm2b&#10;PXv29OnT58yZs3Tp0tzc3Ly8vEAgUL9+/c6dO2dnZx999NHHHXdct27dGjRoUNlHUdMirGoOhCVm&#10;AAAAQLnGjRt3++23d+3aNd4TSWCJuFgxEofhajQAADjcBQEgqtavXx/+r5633nqraiP/7Gc/CzPs&#10;hRdeWPGhcnJyfvGLXyQnJ1fwr8uRI0fOmDGjshM+/fTTU8vTrFmzfbt9/PHHbdu23e+KjzzySDAY&#10;XLBgwb4nhp/wflc5cMJPPfVUaghXX311xe+rsLBw3LhxRx55ZEUeXUZGxl133ZWXl1fVX6jqe1/7&#10;WbNmza9//euK1/aXXbS0tDTMmNF9oQeaN2/eeeedV5HZtm7d+m9/+9uuXbsq/kAi/32uIS/6jjvu&#10;CDXgunXr9nZ77733DrrmsmXLlm+88UZJSUmVf81i+soAAACgZkpPTw/179877rijamN+8MEHYf5Z&#10;nZWVFerEaCVmNT9KyszMDHWnkyZNqsg9VvlZRTFWCrX0sExBQUFZt927d996663hX0FycvJvfvOb&#10;rVu3VuH3raSk5MMPPxwyZEgFX3cgEBgyZMiECRN2795dwUvUqAirmgNhiRkAAAAcPnbu3FnxgGWv&#10;gQMHhg/WgsHgKaecEur0//73v6HOquYMLboBYHQXd1X8RmrmEscyh+FqNAAAIBgMVvTfAABQQRMm&#10;TAjT2q5duzPOOKNqI990001hWt97772KDLJ58+ZzzjknOzv76aefDr/Abr+bGjBgwJAhQ1asWFHx&#10;CRcXFxeFsLfP6NGjhw0btmrVqnJHCAaD+54VfsKhLrFXSUlJqPmUlJRU8KY++eST1q1bX3rppcuX&#10;L69I/+3bt991112ZmZm33Xbbnj17Kv70ylTn+9r3Qf3ud79r1arVI488UvEnU3bR7OzsMDsaRfeF&#10;7isvL+/ss8/u2bPna6+9VpHZrl69+tprr23SpMmrr74aDAYrckrkv89hxOVFh7nTCy644LTTTlu5&#10;cmX4nmvXrh0xYkT37t2///77yl6lGl4ZAAAAHD5OOOGEMK25ubkbNmwotynyxCxRoqSi0CoYNVT5&#10;WcU0VjrQsmXLjjzyyPvvvz98t9LS0gceeKB58+YVDGf2ysnJ6dq16ymnnDJlypSKnzVlypSRI0c2&#10;bNjwoYceKi4ujvw2qyfCClRvICwxAwAAAPZ12223lXt8+vTpkyZNisUVqzlDi24AGN0UruI3UgOX&#10;OAYOy9VoAADAXkqmAYiyv//972Fa77nnnqSkpKqN3KVLl5YtW4Zq3b59+0G/dbJsdVf4ou4wpk6d&#10;euSRR77wwgvRelb33nvvfffdF63RYi0YDN58883Dhg0LtcA0vPvvv799+/YHTf32FZf3tWvXrkGD&#10;Bv3xj3+s2kWXLl3av3//Bx98sGqnV82XX36ZlZX11ltvVfbEgoKCCy644Mc//nHRwUqyK6LKv881&#10;6oMZDAYvuuiiV199teKnLF68uGPHjgsXLqz4KTXklQEAAMAho06dOueee26YDgsWLIjFdRMxSqqB&#10;ohiTfvPNN127dl23bl0F+xcWFp5//vmhVt8e6I033ujatevSpUurNr3CwsJbbrmlV69e27Zti+Q2&#10;qyfCquZAWGIGAAAA7Gf06NFZWVnlNl1++eVR+Vq6w0piLVaMxGG4Gg0AANiXkmkAomn37t1z5swJ&#10;06HKW0wHAoGkpKR58+atCK1evXphTn/11VeHDRtWUFAQ4T1efvnlf/7znyN/VtOnT/+f//mfyMep&#10;HqWlpRdeeOHDDz8cySDr1q3r1q1bBfeKicv7KiwsHDhwYJi9fSroN7/5zeOPPx7hIBX0+uuvDx48&#10;OD8/v8ojvPXWW4MHD67CHuD7qvLvc037YN55553jx4+v7FlFRUUDBgzYvn17RTrXkFcGAAAAh5iT&#10;TjopTOv06dOjfsVEjJJqoCjGpDk5OQMHDqxC3ez9999/5513HrTbpEmTRo4cGfk8Fy5c2L9//0jq&#10;e6shwqrmQFhiBgAAAByobt2648aNK7dp7dq1zz77bLwnmEgSa7FiJA7D1WgAAMB+lEwDEE2LFi0K&#10;09qhQ4fMzMxIxm/atGm70JKTQ/699sknn1xwwQXRus3f/va3EUauO3fuPPnkk6M1n2pwww03VOqb&#10;DkPJz88fMmRIYWFh+G7xel/XXHNNtHYcuv7663NycqJ1C6F88skn4TdQqqBZs2aNHDmytLS0aqdX&#10;+fe5pn0wx44d+6c//alq5+7ateuWW26pyC3XhFcGAAAAh54+ffqEaf3666+jfsWEi5JqoOjGpMOH&#10;D69yze0999zz/vvvh5/q6aefHq2pLl269N57763audUQYQWqNxCWmAEAAAChDBs27Ac/+EG5Tddf&#10;f/2OHTviPcHEkHCLFavsMFyNBgAAHEjJNADRtHDhwjCt5513XlxmtXnz5lNOOSW6Y1599dWLFy+u&#10;2rnBYPC6665LoK8A/O9///vEE09Ea7TVq1eHXw4Yr/f18ccfjx07NooXvfLKK6N7F/vZuHFjFB/U&#10;e++998ADD1ThxCr/Pte0D2YgELj99tsjufozzzyTl5cXpkMNeWUAAABwSOrQoUOY1vC5ZRUkXJRU&#10;A0U9Jt20aVMkp5933nk7d+4M1fqnP/3poF8EWSl33XVX1bZEjnWEFajeQFhiBgAAAIT3/PPPl3u8&#10;qKjojjvuiPfsEkDCLVasssNwNRoAAFAuJdMARNO8efPCtPbr1y8us7rggguiu5qtzOmnn15cXFyF&#10;E/Py8kIluTXQnj17orLFx77uvvvuMKsP4/K+gsHgNddcE6o1KyvrlVdeWbNmTWFhYWlpaWlp6fbt&#10;22fPnn311VeHueK0adO+++67qN/IXhdffHF0H9To0aO///77yp5V5d/nmvbBPFB6evpZZ5113XXX&#10;XX311d26davIKeE3I6ohrwwAAAAOSfXr1w/TGsmytgMlYpRUA8U6Jk1JSenbt+9ZZ511/PHHN2jQ&#10;4KD9d+3a9fvf/77cpsLCwvCFuKNHj87Jydm9e3fZG8/Pz//uu++eeeaZpk2bhjqltLR02rRpkd9m&#10;1COsag6EJWYAAABAeB06dAiVxT322GMrV66M9wRrusRarBiJw3A1GgAAUC4l0wBEU/iS6TZt2lT/&#10;lD755JPJkyeH73PllVd+9dVXeXl5ZQvaduzYMXfu3Ouuuy78WcuWLYvuTjIH6t69e3AfkyZNCtXz&#10;9ttvD/5f/fv3j8ocHn/88fDfMdmhQ4c33nhj8+bNJSUlZQtAv/jii+OPPz7MKaWlpRMmTCi3KV7v&#10;KycnJycnp9ymTp06LV269IILLmjZsmVqampSUlJSUlKDBg169+49ZsyYGTNmpKSkhBr2tdde2/fH&#10;KL7QL7/8MszpgUDgmGOOef/99/e+lx07dsyYMeP8888P/5RuuummQLWo4R/M7t27f/XVVzt27Jg4&#10;ceJjjz02ZsyYBQsWbN269Ve/+lX4E995551QTYn+ygAAAKCGS0tLC9NaUlJSUFAQrWslXJR0uOnb&#10;t+/06dP37Nkzc+bMiRMnfvrpp9u2bfvuu+8uuuii8Cc+/PDDW7ZsOfD41KlTS0pKQp01e/bsv/zl&#10;L126dKlTp07ZG69bt26HDh2uuuqq5cuXt2zZMtSJn332WSS3GYsIK1C9gbDEDAAAAKiIe++9NzU1&#10;tdymq666Kt6zq7pDIwCsIXdxGK5GAwAAQlEyDUA0rV69OkxrixYtqnk+wWAw/OYt7dq1W758+dix&#10;Y/v169ewYcOyBW3169fv2bPnY489tm7duu7du4c5/YYbbtizZ0+Ek0xOTr7ooouef/75L7/8cuHC&#10;hYsWLZo1a9bIkSMP7BlmPWVyckz+Ti8qKrrrrrvCdLjyyitzcnJ+/OMfN27cODk5uWwB6JAhQz75&#10;5JNQW7KUeeSRRw48GMf39cUXX4Q669FHH61bt26o1v79+4fZYebf//53mPlE8kJvvfXWMK1//vOf&#10;Z86ceeqpp+59L/Xr1+/fv/+///3vGTNmpKenhzpx/PjxEe7BUpHf5xr+wTzttNPmzJnTr1+/pKSk&#10;fY9nZmY+/vjj4X+xZ8yYEaqpxr4yAAAAOGSEqU0NBAJRLJlOuCgpIVQ8Jg3v17/+9YwZMwYMGLDv&#10;E0tKSurQocNLL730r3/9K/zp//znPw88GKa2+be//W3v3r1DtdavX//ee+8N1RrJ5ucxirCqORCW&#10;mAEAAAAVkZGR8de//rXcpkmTJk2dOjXeE4yO6gkAo5XCxfcu9nN4rkYDAABCORSWUABQc+Tm5oZp&#10;zczMrOb5zJw589tvvw3V2rZt22+++aZ9+/ahOjRv3nzWrFk9evQI1aGgoGD8+PGRzPDGG2/ctm3b&#10;Sy+9dPnllw8cOPCoo47q2rVrnz594rIj94E+++yzXbt2hWo9/vjjn3322Vq1ah3YlJSU9Pvf/37o&#10;0KGhzp09e3Z+fv5+B+P4vqZPnx7qrIP+3l588cWhmubMmRNm/5kqW79+/eeffx6q9Zprrvmf//mf&#10;UBFz//79wwepB102GkYFf59r8gezadOmr7/+erm/1WV+97vfhVl+/e233waDwQOP19hXBgAAAIeS&#10;jIyMMK1FRUXRulBiRUkJIVox6emnn/7www+HWXx5ySWX3HPPPWFGKLemPUzJ9C9+8YvwUwpTUB0+&#10;Tg8jRhFWoHoDYYkZAAAAUHE///nPQ8Udl156aWlpabwnmBhq+GLFKjsMV6MBAABh1Ip8CADYKy8v&#10;L0xrampqNc/nySefDNP67rvv1q9fP/wItWvXfuedd9q1axeqw1/+8pdLLrmkatP7xz/+MWrUqGp+&#10;JpVS7p4qe7344othVh8mJSXdf//9AwYMCNVh6dKlvXr12vdIHN/X2rVrQ53y9NNPH3vssWEu2rx5&#10;85tvvjlUNFlYWBhmZ6Gqeeedd0I11alT5+GHHw5/erdu3W6//fY///nP5bY+8sgj//M//1OFWVX8&#10;97kmfzDHjBlTp06dMB2Sk5OvvfbaO+64I1SHoqKitLS0/Q7WzFcGAAAAh5gD/0m+r/128IhEYkVJ&#10;NV8UY9LnnnvuoC/6tttue+yxxzZs2FBu69q1a3Nzc7OysvY9WL9+/SFDhhzYOT09vXXr1uEvt2XL&#10;llBNVa6Qj1GEFajeQFhiBgAAAFRcrVq1XnjhhZNOOunApmXLlr388stVXsJ3+Kj5ixWr7DBcjQYA&#10;AIShZBqAqDnot9mFWU0VC8XFxS+88EKo1lNOOeXoo4+uyDht27a99NJLx40bV27rggULNmzY0KxZ&#10;s8pO79JLL63hEWQwGPz3v/8dqvWss8466HLAvn37ZmRkbN++vdzWhQsX7rtCLr7vK0yqOG7cuOLi&#10;4jvvvLNr166hFlw++OCDVXrGVTRhwoRQTbfffnv4jLXMr371q1CrCTds2LB58+YmTZpUakoV/32u&#10;4R/MH/3oRwft07dv3zCt5S51rYGvDAAAAA494feRDrOPR2UlVpRUw0UxJr3iiiuOOOKIg3arVavW&#10;Pffc87Of/SxUh1mzZu1XMv3mm29WbUrFxcW33XZbFB9XmRhFWNUcCEvMAAAAgEoZPnz44MGDp02b&#10;dmDTz3/+85EjRx6G30VYcTV/sWKVHZ6r0QAAgDCUTAMQNQfdvqOas5ulS5eWlpaGar399tsrPtTN&#10;N98cKgsLBAJfffXV6aefXtnphVrLVXOsX7++sLAwVOuVV1550BGSk5MffvjhhQsXltu63/rF+L6v&#10;7t27v/HGG6FOefnll19++eXMzMwLL7zwzDPP7N+/f0UWX8ZIMBj88MMPQ7Wed955FRmkZcuWmZmZ&#10;obaFnz9//tChQys1q4r/PtfkD+bgwYMrshbzoGtD91MzXxkAAAAcejZu3BimNYobcSRQlFTzRTEm&#10;veyyyyrYM3xqNHXq1LPOOivCyezcuXPGjBnXXnvt4sWLo3WDZWIUYQWqNxCWmAEAAACVlZSU9Pzz&#10;z2dnZx/YtGvXrr/85S9/+MMf4j3HmqvmL1asssNwNRoAABCekmkAoiktLS3Mmqo9e/akp6dX22Rm&#10;z54dprVfv34VH6p79+7JycmhkrXPP/+8sllY27Zta37OtXz58jCt4b/acK+f/vSnFbxcfN/XoEGD&#10;DjpsXl7e008//fTTTwcCgWbNmv34xz8+6aST+vfv36ZNm+rcQX3btm1hvn2gU6dOFRznhBNOmDhx&#10;YrlNOTk5lVpNWKnf55r8wRw4cGBFulUkyN5XDXxlAAAAcOgJBoObN28O0yGKm8wkUJRUw0U3Jt13&#10;B+PwWrZsWa9evfz8/HJb58yZU6nrFhcXb9y4MTc3d+XKld9+++0333zz+eefr1y5MkYPLUYRVqB6&#10;A2GJGQAAAFAFXbp0ueqqq5599tkDm/74xz9ee+21zZs3j/cca6KEWKxYZYfhajQAACA8JdMARFNW&#10;VlaYZVUbN25s3LhxtU1m7ty5oZratm1br169ig9Vq1atPn36zJw5s9zWGTNmVHZup556arU9hypb&#10;tmxZmNao58vxfV8//OEPw8SdB9qwYcOYMWPGjBkTCARSU1PPPvvsUaNGDR06NIpLb0NZt25dmNaK&#10;P6iioqJQTStWrKjUlCr1+1yTP5hdu3atSLfKLmuuga8MAAAADj0FBQVhWps1a5aUlBStayVQlFTD&#10;RTEmTU5ObtSoUQU7JyUlDR48ePLkyeW2Llq06KAj5Ofnz5gx45133vnPf/4zf/78anla/ytGEVag&#10;egNhiRkAAABQNQ888MBzzz1X7nex/fKXv3z99dfjPcGaKCEWK1bZYbgaDQAACM//wwYgmlq1ahWm&#10;NTc3tzonE2aBV48ePSo72tFHHx2qacmSJZUdrWfPntX5KKpmzZo1oZpSUlLS0tKie7n4vq+6deve&#10;d999VZt5UVHR+PHjTzvttHr16v385z9fvXp1dJ/MfrZu3Rp+MhUUZpBt27ZVakqV+n2uyR/MBg0a&#10;VPaUiqiBrwwAAAAOPeErMDt37hzFayVQlFTDRTEmbd26daWq4rOzs0M1hf9d+uabby655JL09PRh&#10;w4Y99NBD1VwvHYhZhBWo3kBYYgYAAABUTWZm5sMPP1xu04QJE8JUzx7OEmKxYpUdhqvRAACA8JRM&#10;AxBN3bt3D9MafpOKqAtTod2hQ4fKjta+ffsqXCiUZs2aVeejqJqNGzeGamrRokXULxf393XTTTcN&#10;Hz48wrsYM2ZMmzZtbrzxxj179kT9EZXJy8uL0ch7VXY1YaV+n+P+osNITU2t7CkVUQNfGQAAABx6&#10;vv322zCtAwcOjO7lEiVKquGiGJNWNrEMc+nCwsJgMHjg8YKCgosvvrhHjx4vvfRSNT6k/cUowgpU&#10;byAsMQMAAACq7JprrgmV7Vx22WXlBjuHuYRYrFhlh+FqNAAAIDwl0wBEU/jvI/zwww+rczK7d+8O&#10;1VSnTp3Kjhb+lMomrRkZGdX5KKpm586doZrq168f9cvF/X0lJyd/8MEH119/feT38sgjj3Ts2DFG&#10;26oXFhbGYth9VXY1YaV+n+P+oqtfDXxlAAAAcOj573//G6a1X79+0b1cokRJNVwUY9LKJkuV7b9t&#10;27Zu3bq9/PLLlZ1YSkpKtO4x1qozEJaYAQAAAFWWmpr6z3/+s9ymefPmvf322/GeYI2TEIsVq+ww&#10;XI0GAACEp2QagGg6+uijw7ROnDixtLQ0kvEvuOCCziF06dJlv8Fr164dapyCgoLKXjr8KUlJSZUa&#10;LYHWyZWrpKQk6mPWhPdVq1atRx99dMGCBccff3yEt5Obm3v00Udv3bo16g8qOTnm//+tuLi4Uv0r&#10;9ftcE150NauBrwwAAAAOPf/617/CtPbv3z/qV0yIKCmKYrEcMIoxaWWTpTA7e6empu4XKxUVFQ0a&#10;NGj58uWVukSPHj3Gjx//6aefRuse4yjqgbDEDAAAAIjEKaecMmDAgHKbRo0aVQ1f1hZKzSypTfTF&#10;iuEdhqvRAACA8JRMAxBNPXr0CNNaVFQ0Z86cKg++Y8eOV1999dsQmjVrtt8qq1atWoUaatmyZZW9&#10;+ooVK0I1tWjRIpoPscZo0KBBqKYNGzZE/XI1531169bt008/Xb58+ejRozMzM6t8R3l5eeedd17U&#10;c/BYbPFdnWrOi642if7KAAAAoOZbuXLl2rVrQ7UmJye3b98+Rpeu4VFSFMVxpWlFLFmypFL9v//+&#10;+1BNzZs33+/In//858WLFx90zEaNGl144YV/+9vfpk+fvm3btnnz5p1zzjlhUtaapjoDYYkZAAAA&#10;EImkpKRQG01v3rz58ccfj9fEaniGdkg6DFejAQAA4SmZBiCaGjdu3KxZszAd7r333ioP/u6774Zp&#10;HTly5H5HjjzyyFCd58+fX9mrf/PNN6GaOnbsWOWbqsmOOOKIUE3bt2+PcMPwA9W099W+ffu//OUv&#10;W7ZsWbhw4aOPPnrsscdW4aYmT548c+bM6D6oMEtvTzvttGA0fPDBB9Gd875q2ouuBon+ygAAAKDm&#10;e/rpp8O0nn/++bVq1YrpBGpslBRFeXl58Z7CQaZXVFRU8f4LFy4M1ZSdnb3vj9u3b7/rrrvCDNW9&#10;e/cXX3xx3bp1W7Zsefnll3/5y18OGDAgIyMj3o+k0qozEJaYAQAAABHq2rXrFVdcUW7TrbfeOm/e&#10;vLjMqoZnaIekw3A1GgAAEJ6SaQCi7Je//GWY1tdee+3bb7+twrDBYPD2228P0+H000/f70ivXr1C&#10;dV61alV+fn7Fr15cXPz111+Hah04cGBkz6yGateuXZjWCsa7W7ZsWRvCfq+gZr6vpKSko4466vrr&#10;r58yZUphYeH8+fOfeOKJIUOGVHyEBx98sOKdK6Jp06ahmpYuXRrda8VCzXzRMZXorwwAAABquLy8&#10;vPvvvz9Mh8suu6x6ZlIDo6S9kpND/jfB4uLiiowQZrFgDVHxTWOKi4u//PLLUK09evTY98e33347&#10;zFB//vOf58+ff/HFFx+4N/Xea8X7wVRUdQbCEjMAAAAgcg899FC5qVdpaenatWurMODhkKEdeg7D&#10;1WgAAEB4SqYBiLLzzz8/fIdzzjmnpKSkssNOnDhx+fLloVqbNGnSpUuX/Q727t07zICV2rBl4cKF&#10;YfbQGDx4cESPrKYK/7WICxYsqMgg/fv3bxXCe++9t2/Pmv++UlNTjz766GuvvfaLL77Iz8//4osv&#10;fvOb3zRo0CD8We+8807VLhdKmI3cly5dWlhYGN3LRV3Nf9FRl+ivDAAAAGq4m2++OUxEkJKS8sMf&#10;/rD6Z1VDoqS90tLSQjVVsBR22rRpsXpYUfLhhx9WsOeSJUvC/M70799/3x8nTJgQque55577P//z&#10;P0lJSWGutWXLlng/mIqqzkBYYgYAAABErnHjxuG/S7GyDocM7dBzGK5GAwAAwlMyDUCUde3atXPn&#10;zmE6zJs375prrgkGgxUfc8uWLT/5yU/CdPj9739/4Lq07OzsMKf85S9/qfgEHnrooTCtgwYNivix&#10;1USdOnUK0/raa68ddIT8/PwwW7v07Nlz3x/j+L5WrFixOISdO3eWO0jdunWHDBly//335+Xl/ec/&#10;/6lTp06YhxBqkKqpXbt269atQ7WuWLEiiteKhcPwg5norwwAAABqsvfee2/s2LFhOtxwww21a9eO&#10;4hUTK0raK9QeyIGKbeq7YcOGdevWxWJiUfTHP/6xgl/W+cQTT4Rp7dOnz74/fvTRR6F63nHHHQe9&#10;1ty5c+P9YCqqOgNhiRkAAAAQFddff33Tpk2jNdrhkKEdeg7D1WgAAEB4SqYBiLKkpKSDfnfjM888&#10;89Of/rS4uLgiA+bl5fXv33/Xrl2hOiQnJ19++eUHHq9du/bZZ58d6qwPPviggttifP/99y+88EKo&#10;1rZt24ZZ2pXQMjIywtzak08+edDlmx9//HGY1iOPPHLfH+P4vn7yk58cFcI///nP8JdLTk4+6aST&#10;3n777TB9KvirXnEXXXRRqKYw915DHJ4fzIR+ZQAAAFBjff7556effnr4Prfeemt0L5pwUVKZVq1a&#10;hWqqyObMB721mmDTpk1vvvnmQbtt3rz5qaeeCtWampq671eClpaWhtlBaL+Es1xvvfVWvB9MRVVz&#10;ICwxAwAAACKXmpr6/PPPR2u0wyFDO/QcnqvRAACAMJRMAxB9Z555Zrt27cL3ee655/r06bNo0aLw&#10;3T755JMjjzwyzMYUgUDgzjvvzMjIKLfpuuuuC3Pi6aefHqYSu0xhYeEZZ5wRpkPU11xWzZ49e2Ix&#10;7C9+8YtQTSUlJTfddFOYc0tLS3/961+Hav3JT36Smpq638F4va8OHTqE6v/SSy9V5EEde+yxYVrD&#10;bBwUSvgX+uMf/zhU0wMPPLBjx46Djr948eKk0FauXFnZCVfK4fPB3CvRXxkAAADUNEVFRffdd9/x&#10;xx8fvttVV10VZmeYqkm4KKlM+/btQzVNmTIl/O43q1evHj16dFUeVrW77LLLNm7cGKZDMBi85JJL&#10;wnT4yU9+kpKSsvfHCm5bHcratWs/++yzeD+VSqjOQFhiBgAAAETFaaeddswxx0RlqBqbocVocWA1&#10;i91dHIar0QAAgDCUTAMQfSkpKePGjTtot/nz53fr1u3EE09855131q9fv3f7lN27dy9ZsmTcuHFH&#10;HXXUsGHDwmziEQgEMjMzb7vttlCtw4YNa9q0aajWlStX9uzZc/Xq1aE6bNq0aeDAgfPmzQszgcsu&#10;u6z6nmxoOTk5sRg2zEYfgUDgmWeeefDBB4PB4IFNwWDwd7/73bfffhvq3Ouvv/7Ag/F6X2FWqU6d&#10;OvX7778/6IMKE6o2aNCgCutcw7/QgQMHpqenl9tUWFh40UUXlZaWhjm9uLg4zHrEzMzMtm3bVnbC&#10;lXL4fDD3SvRXBgAAADVEfn7+kiVLHnrooWbNmh10AWJaWtqDDz4Y9TkkXJRUpm/fvmFaTzvttFAL&#10;FletWjVgwIDw2UXNkZ+f361bt+XLl5fbWlxcfOGFF4bfEeiaa67Z98d9y6cPFL4oNxgMXnnlleE7&#10;xPuB7a86A2GJGQAAABAVSUlJFVmsWBE1NkOL0eLAaha7uzgMV6MBAABhKJkGICZ+8IMfXHHFFRXp&#10;OXny5DPPPLNFixapqallmz/Uq1cvOzv7sssuW7x48UFPHz9+fN26dUO1JicnP/XUU2FOX7ZsWZs2&#10;bX75y1/Omzdv71LF3bt3L1q06LbbbmvRosWcOXPCnH733Xc3aNAgDs/3AO++++6iRYuinrp26NBh&#10;4MCBYTr85je/GTp06JQpU/Lz88uO5Ofnf/XVVz/60Y/+9Kc/hTqrb9++/fr1O/B4vN7XD3/4wzBn&#10;nXTSSevXrw/TobS0NEzdfph1e2GEf6EpKSn33ntvmHPPO++83bt3l9taWFh4/vnnhwmgf/Ob3yQl&#10;JVVhzhV3+Hww90r0VwYAAADV45577kkLoVatWklJSenp6dnZ2bfcckv4r1ks88orrzRs2DDqk0y4&#10;KKlMz549w7TOnj27S5cu77777t4HW1hYuGTJktGjR7dr127t2rVRf4yxs2nTpg4dOlx77bXffPPN&#10;3rxl8+bNb775Zvv27V999dUw53bq1Gm/3DI5OTnMvuJhAp+ioqJrr702fHl2hFtYx0J1BsISMwAA&#10;ACBaunfvfvHFF0c+To3N0GK0OLCaxe4uDsPVaAAAQBhKpgGIlaeffrpdu3YxvcSvf/3r4cOHh+8z&#10;cuTIHj16hO/z1FNP9erVq379+ntrtrt163b//feHX7LWpEmTW2+9NaY3uJ8wa7xKSkq6deuWkpLS&#10;qFGj1q1bH3HEETNnzozKRZ988snwHT777LPjjjsuPT297Omlp6cPGDAg/FrAsWPHhrqXuLyvzp07&#10;d+7cOdSJOTk5LVq0uPHGG6dPn75169a9VykuLl63bt3bb789YMCA5557LtTpV111VaimSF7o1Vdf&#10;3ahRo1CnT5gwoXnz5o899tiqVavK9m8vLS3duHHjSy+9lJWV9cYbb4Q6MS0t7YYbbgjE3qH0wayg&#10;RH9lAAAAUD2KQqhscemoUaNGjBgRixkmYpQUCAR69+4d/r5WrVp1xhlnNGrUqCyKqV27dnZ29n33&#10;3ReLZ1gNnnzyyR49etSrV6/sdpo2bTpixIjc3NzwZz3xxBMHPuehQ4eG6v/SSy/dcccdRUVF+x4s&#10;KCgYP358u3btwi/TDAQChYWF8X5O5T+68B2iGAhLzAAAAIBoeeyxx5KTI10VH98MLS6LA6MuXndx&#10;GK5GAwAAQlEyDUCs1K5de9q0aRkZGTEa/+STT37wwQcP2i05Ofmdd96JxQTeeuutOnXqxOjuytW0&#10;adOD9snLy8vNzd20aVMwGIzKRfv06XP++edH8S5++ctfhvk+zri8r6SkpIOuX3zkkUcGDRrUuHHj&#10;sh2NkpKSUlNTW7ZsedZZZ82aNSvUWZ06dTruuONCtUbyQmvXrv3222+HOXHHjh033HBDu3btyvZv&#10;T0lJadas2SWXXLJp06YwZ73xxhvp6enRfO4hHEofzApK9FcGAAAACWT48OF///vfYzR4IkZJgUCg&#10;Xr16J554YoyeyaFh8ODBJ5988oHHL7nkkjBn/elPf8rIyLjsssv++Mc/3nzzzSeccELdunXPO++8&#10;imwrtGfPnnjfdDmqMxCWmAEAAADR0qRJkz//+c8RDhLfDC0uiwMPmbs4DFejAQAAoSiZBiCGWrZs&#10;OX/+/IqkYJU1ePDgt956KyUlpSKd27Zt+8orr0R3Anfdddexxx4b9fs66I1U8xXLPPvss2H2+qiU&#10;bt26/fWvfz3obVb/+xo+fPjIkSOje9FAIPD666+H+frSCF/okCFDHnnkkSjO9vrrrz/ttNOi/hDC&#10;3P6h8cGsuER/ZQAAAJAQhg0b9v7779eqVSt2l0jEKCkQCPzhD3+I5PTf//73Ub/lKKpXr95Bt5EJ&#10;IyUlZfz48eXugXPCCSc0aNAgzLkFBQXjxo373e9+9/DDD3/22Wf7taalpYU6ccuWLXF+aiFUZyAs&#10;MQMAAACi5cYbb4w804hjhhavxYHRFce7OAxXowEAAOVSMg1AbLVt2zYnJ6d79+5RHHPEiBGffvpp&#10;7dq1K37KBRdc8Oijj0ZrAtddd93vfve7KN5RBTVo0CAuX2PZoEGDqVOnpqamRjhOixYtpkyZEmaN&#10;4F5xeV8vvvhiJKsqD/TMM8+E2U87EI0XesMNNzz00ENRme2ll1560Gr2qDs0PpiVkuivDAAAAGq4&#10;3/72t5MmTYo8yDqoRIySBg8efPbZZ1ft3PPOO+/aa6+N4v1GXe3atT/44IOKZI/lev/991u1alVu&#10;U0pKymuvvVa1YevVqzdv3rxQS3XXrVtXWFgYj6d1ENUcCEvMAAAAgKhIS0t77rnnIhwkjhlavBYH&#10;Rld87+IwXI0GAAAcSMk0ADHXuHHjuXPn3nXXXVEZ7Yknnnj99dersFrr+uuvHz9+fAU3pg7jwQcf&#10;fOyxx8rdb6QajB07NvJbqIKuXbvOmzcvIyOjyiN069Zt0aJFmZmZFexf/e+rTp0606ZNGzhwYFSe&#10;2N///verrrrqoN0if6E33XTTlClTKv5gy/WHP/zhn//8Z5hdjGLn0PhgVkqivzIAAACombp37z5r&#10;1qx77rmnev69nKBR0r/+9a8jjzyysmeddtppL774YlxiyUpp1arVp59+WoUTX3755ZNOOilMh1NO&#10;OeVXv/pVZYft2rXr8uXLs7Oze/XqFapP1SZcDao5EJaYAQAAAFFx1llnhf9ewoqIY4YWr8WB0RXf&#10;uzgMV6MBAAD78d+MAagOKSkpv//971etWlXlr2AMBAKnnXZabm7utddeW+Uc6pxzzlm5cmWVv8Ww&#10;R48e33zzzc0331wNTyyUNm3aLFq0qHPnztV/6a5du37//fdnnXVWFc699dZb58yZU9kVb9X/vtLT&#10;06dOnfroo49Gkpl26tRp3rx5P/vZzyrSOSov9Nhjj129evWvf/3rKpzboUOH2bNn33nnnXGMdw+B&#10;D2ZlJforAwAAgBrllFNO+fjjj+fPn9+nT5/qvG4iRkn169f/+uuvjznmmIqfMnr06LfffrsaNu6O&#10;ikGDBv33v/+teNFso0aNpk2bduGFFx6052OPPfb73/++4jMZNWrU3LlzmzVrFggEhg4dGqrbqaee&#10;+tZbb8X3oYVSzYGwxAwAAACIXFJS0rhx4yIcJI4ZWhwXB0ZR3O/iMFyNBgAA7EvJNADVp02bNm++&#10;+eaaNWvuueeesrViFZGamnrjjTcuXbr03XffbdWqVYRzyMrK+u9//zt37txLL7204medcsopn376&#10;6dy5c7t37x6vp7dX586dc3Jypk+ffuedd3br1q06L52RkTFx4sS5c+dWZBFhmVGjRq1ateq+++6r&#10;WiJc/e8rOTn5+uuv37p162OPPdayZctKnTt8+PBJkybl5OT06NGj4mdF5YWmp6f/9a9/Xbdu3ejR&#10;o+vVq1eRU4YMGfLBBx8sXbq0d+/eVbtoFB0CH8zKSvRXBgAAAPFSr169bt26nXvuuXffffenn366&#10;bdu2Dz74YOjQoXEplUzEKCkzM/Orr7569tln09PTw/fs2rXrzJkz//KXvyTWtr0nnnjiypUrzzzz&#10;zPDdUlJS/vCHP6xevXrQoEEVGTYpKemuu+7KyckZMGBA+J4/+MEPZs+e/Y9//CMtLa3syIgRI0J1&#10;Li0tffLJJ+P9zEKq5kBYYgYAAABErmfPnueff36Eg8QxQ4vj4sAoivtdHIar0QAAgL2SgsFgvOcA&#10;wGFqzZo1c+bMmTlz5qxZs1asWLFixYqdO3cmJSUdccQR7dq169mzZ//+/YcMGZKdnR3JPi1hFBYW&#10;zp07d8aMGdOnT1+0aNGKFSu2bt0aDAYzMjLat2/fuXPngQMH9u/fv2/fvgeNPuOrsLCwoKAgEAik&#10;pKTUqlWrVq1aycnJsV4kmp+fP2vWrC+//PLLL79cunTpypUrt2/fnpaW1rZt206dOv3gBz8YMmTI&#10;oEGDateuHcXbrP73VfZb+tVXXy1ZsmTJkiXLly/ftWtXYWFh3bp1mzRp0q1bt6OOOqpTp04DBgzo&#10;3r173bp1o3WnkbzQkpKSBQsWfPrpp9OmTZs7d+7KlSt37dpVr169Nm3aHHnkkYMGDRo0aNCAAQMa&#10;NWoUracUXYfMB7PiEv2VAQAAAGUSK0oqKSn56quvJk+e/MknnyxdunT16tXJycktW7YcNGhQ//79&#10;Tz311O7duyf0nr1r16796KOPPvjgg2+++WbJkiX5+flNmjTp2rXrCSeccOKJJw4ZMmRvSXNlff/9&#10;9xMnTpw6derUqVPXrFmTlJTUqVOnXr16/ehHPxo+fHjk3/tZM1VzICwxAwAAAGqCmpChxWVx4KF0&#10;F4fhajQAADjMKZkGAAAAAAAAAAAAAAAAAAASWHK8JwAAAAAAAAAAAAAAAAAAAFB1SqYBAAAAAAAA&#10;AAAAAAAAAIAEpmQaAAAAAAAAAAAAAAAAAABIYEqmAQAAAAAAAAAAAAAAAACABKZkGgAAAAAAAAAA&#10;AAAAAAAASGBKpgEAAAAAAAAAAAAAAAAAgASmZBoAAAAAAAAAAAAAAAAAAEhgSqYBAAAAAAAAAAAA&#10;AAAAAIAEpmQaAAAAAAAAAAAAAAAAAABIYEqmAQAAAAAAAAAAAAAAAACABKZkGgAAAAAAAAAAAAAA&#10;AAAASGBKpgEAAAAAAAAAAAAAAAAAgASmZBoAAAAAAAAAAAAAAAAAAEhgSqYBAAAAAAAAAAAAAAAA&#10;AIAEpmQaAAAAAAAAAAAAAAAAAABIYEqmAQAAAAAAAAAAAAAAAACABKZkGgAAAAAAAAAAAAAAAAAA&#10;SGBKpgEAAAAAAAAAAAAAAAAAgASmZBoAAAAAAAAAAAAAAAAAAEhgSqYBAAAAAAAAAAAAAAAAAIAE&#10;pmQaAAAAAAAAAAAAAAAAAABIYEqmAQAAAAAAAAAAAAAAAACABKZkGgAAAAAAAAAAAAAAAAAASGBK&#10;pgEAAAAAAAAAAAAAAAAAgASmZBoAAAAAAAAAAAAAAAAAAEhgSqYBAAAAAAAAAAAAAAAAAIAEpmQa&#10;AAAAAAAAAAAAAAAAAABIYEqmAQAAAAAAAAAAAAAAAACABKZkGgAAAAAAAAAAAAAAAAAASGBKpgEA&#10;AAAAAAAAAAAAAAAAgASmZBoAAAAAAAAAAAAAAAAAAEhgSqYBAAAAAAAAAAAAAAAAAIAEpmQaAAAA&#10;AAAAAAAAAAAAAABIYEqmAQAAAAAAAAAAAAAAAACABKZkGgAAAAAAAAAAAAAAAAAASGBKpgEAAAAA&#10;AAAAAAAAAAAAgASmZBoAAAAAAAAAAAAAAAAAAEhgSqYBAAAAAAAAAAAAAAAAAIAEpmQaAAAAAAAA&#10;AAAAAAAAAABIYEqmAQAAAAAAAAAAAAAAAACABKZkGgAAAAAAAAAAAAAAAAAASGBKpgEAAAAAAAAA&#10;AAAAAAAAgASmZBoAAAAAAAAAAAAAAAAAAEhgSqYBAAAAAAAAAAAAAAAAAIAEpmQaAAAAAAAAAAAA&#10;AAAAAABIYEqmAQAAAAAAAAAAAAAAAACABKZkGgAAAAAAAAAAAAAAAAAASGBKpgEAAAAAAAAAAAAA&#10;AAAAgASmZBoAAAAAAAAAAAAAAAAAAEhgSqYBAAAAAAAAAAAAAAAAAIAEpmQaAAAAAAAAAAAAAAAA&#10;AABIYEqmAQAAAAAAAAAAAAAAAACABKZkGgAAAAAAAAAAAAAAAAAASGBKpgEAAAAAAAAAAAAAAAAA&#10;gASmZBoAAAAAAAAAAAAAAAAAAEhgSqYBAAAAAAAAAAAAAAAAAIAEpmQaAAAAAAAAAAAAAAAAAABI&#10;YEqmAQAAAAAAAAAAAAAAAACABKZkGgAAAAAAAAAAAAAAAAAASGBKpgEAAAAAAAAAAAAAAAAAgASm&#10;ZBoAAAAAAAAAAAAAAAAAAEhgSqYBAAAAAAAAAAAAAAAAAIAEpmQaAAAAAAAAAAAAAAAAAABIYEqm&#10;AQAAAAAAAAAAAAAAAACABKZkGgAAAAAAAAAAAAAAAAAASGC14j0BAAAAAAAAAAAAAAAAAAAS2I4d&#10;O1auXLlt27bC/9+ePXuCwWBmZmaTJk0aN27cpEmT+vXrJyUlxXumHLKUTAMAAAAAAAAAAMRBMBgs&#10;KCgoKiqqV69erVqWcgEAAAAACWbbtm3Lly9fuXLlypUrt2zZctD+aWlpHTp06NGjR5cuXVJTU+M9&#10;fQ41ScFgMN5zAAAAADjUFBQUbNmyZefOnTt27Ni5c+fOnTsDgUCDBg0aNGhQv379Bg0aNG7cOC0t&#10;Ld7TBAAAAACqTzAYXL9+fU5Ozvr163fs2FEWHhYXF5e11qtXryw8bNiw4ZFHHtmpU6e6devGe8oA&#10;AAAAUBMFg8E9e/aUrc1LSkqqX79+/fr1a9euHe95HV5Wr149ZcqUxYsXV61GNS0tLTs7u0ePHp06&#10;dUpOTo733XCIUDINAAAAEDWbNm1asmRJTk7OqlWrwqcuKSkp7du3z87O7tKlS2ZmZrwnDgAAAADE&#10;SklJyfLly3NycpYsWbJt27YKnpWcnNyuXbvs7Ozs7OxGjRrF+yYAAAAAIM62b9+ek5OzdOnSjRs3&#10;7ty5s6ioaL8OaWlpDRo0aN68eZcuXTp37pyenh7vKR+agsHgkiVLpkyZsmrVqv2a6tSp065duxYt&#10;WtSuXbt27dppaWlpaWnBYHDLli1btmzZvHnzli1bDsxIjzjiiFNPPbVjx47xvjMOBUqmAQAAACJV&#10;UFDw5Zdfzp8/f/PmzVU4vXnz5r169erfv39qamq8bwUAAACAQ8ru3bv3WzhYv359+3VUm9LS0jlz&#10;5nzyySfbt28vt0NSUlJ6enpaWtrOnTsLCwtDjdOtW7fhw4c3adIk3jcEAAAAANVt8+bN8+fPz8nJ&#10;Wbt2bcXPSkpKat26dXZ2ds+ePTMyMuJ9E4eO9evXv/HGG+vWrdt7JCkpqUuXLh07dmzXrl2zZs2S&#10;kpLCj7B9+/YFCxbMnz9/zZo1+x7Pzs4++eSTpaBESMk0AAAAJLYdO3Zs2LChpKRk75HU1NSWLVvW&#10;qVMn3lM7LBQXF3/11VefffbZ7t279z2ekpLSsmXLjIyM+vXrN2jQoH79+sFgcOfOnTt27NixY8e2&#10;bdvWrVu3XyyTkZExdOjQ3r17W7EKAAAAQJUVFRWtXbs2Nzc3Nzd39erVeXl5+3VIS0tr1apVVlZW&#10;VlZW69atLRaMkWAwuHjx4o8++mjjxo37Hm/QoEF2dnbHjh0zMzPr16+fnp6+Nw8sLCzcsWPHzp07&#10;165dm5OTs3LlytLS0r0nJicnH3PMMUOHDm3QoEG8bw4AAADg0FdSUrJ+/foNGzbsG9GUrc1r0qTJ&#10;QYtCiYrt27d/8skns2fPPrAEMikpqV69eg0aNGjQoEFpaWnZ2rz8/PwDB6lVq9aAAQOOO+64evXq&#10;xfuGElswGJw+ffqkSZOKi4vLjqSmpvbp02fQoEGNGjWqwoBbtmyZP3/+9OnT9764lJSUQYMGDRs2&#10;rFatWvG+XRKVkmkAAABIMMFgcM2aNcuXLy9b9Rhqc5ImTZq0bt06KyurU6dOjRs3jvesD0HBYHDu&#10;3Lkff/zxtm3b9h6sW7duly5dunTp0qlTp9q1a4c5PT8/f+nSpUuWLPn222/37Nmz93jTpk2HDx/e&#10;tWtXqToAAAAAlZKXlzdjxoxZs2btGzcdVIcOHQYPHtypUyd5VBRt3Lhx4sSJq1ev3nskMzOzV69e&#10;2dnZLVu2rOCjLigo+PbbbxctWrRw4cK9S7xSU1OPO+64H/zgB754EQAAACDqSktLlyxZsmLFitzc&#10;3LVr1+6tC91PnTp1yr6RsFOnTm3atBGsxcLu3bu/+OKL6dOn7/sW0tLSOnbsmJ2d3b59+wYNGqSk&#10;pOx3VklJybZt27777rslS5YsW7Zs361o6tSpM2TIkIEDB6alpcX75hLSzp0733zzzW+//bbsx9q1&#10;aw8ZMqRfv36RF6Lv3r37008/nTFjxt6vJ2jfvv0FF1xQt27deN80CUnJNAAAACSMkpKShQsXTps2&#10;bc2aNZU6sUuXLoMHD27fvr1wNlr27Nnz+uuvL1myZO+RZs2a/fCHP+zSpUtllyqWlJQsWLDgo48+&#10;2nfDn969e59xxhm+KBEAAACAisjNzZ02bdrChQv33fGmTJ06derXr7/3x+Li4gP3nQ4EAk2bNh08&#10;eHDPnj1TU1PjfTcJb8mSJa+//vrewvV69eodf/zx/fr1q3Lct3HjxsmTJy9evHjvkc6dO59zzjl1&#10;6tSJ970CAAAAHCIKCgq+/vrr6dOn77t/RkW0atVq8ODB3bp1O7B8lypbsmTJG2+8sXv37r1Hunbt&#10;2rdv3yOPPLLiIduePXuWLVs2Y8aM5cuX7z2YkZFx/vnnt27dOt63mGByc3NfeumlXbt2lf3Yrl27&#10;ESNGZGZmRvESmzZt+uCDD/aWZDdt2vSSSy6p2ubVHOaUTAMAEGc/+9nPnn/++fT09HXr1oXfjTMu&#10;du3a9fnnn3/00Udz586dN29eXl5eampq+/bt+/btO3DgwFNOOSW+9YerV6/u0KFDIBB4++23Tznl&#10;lHg/LSCGioqKZsyYMX369AP3lK5Xr16rVq32/SN0586da9euLSws3K9nixYtjj322B49eiicjtCW&#10;LVtefvnljRs3lv3YsGHDYcOG9ezZM5J9XYqLi2fNmvXZZ5/tTRXbtGlzwQUX7LueFQAA4HAjPIyE&#10;8JBqUFpaum7dujVr1mzevHn79u2FhYWlpaVpaWnp6emNGzdu3rx5mzZt7NcRawUFBe++++78+fP3&#10;PdisWbP27duXbXTTpEmT/f4s2r1795o1a3Jzc1evXr1s2bJ9N2lp2LDhyJEj27VrF+/bSlTBYHDK&#10;lCmTJ08uW5GVlpZ27LHHDh48OCp/i33//feTJk1auXJl2Y9Nmza96KKLmjRpEu+bBgAAai7xWiTE&#10;a1SnkpKSgoKCwsLC5OTktLS0OnXqWN9Vncr+OPr666/3W3GXlJTUrFmzli1b7rc2b82aNVu3bt1v&#10;kIyMjIEDBw4cONAmGREKBoNTp06dNGnS3prH9u3bn3jiiVUucg4Gg8uWLZs0adLatWvLjqSkpJx5&#10;5pm9e/eO970mjPXr1z///PNlFezJyclDhw497rjjIlktGcasWbPefffdsu8GTU9Pv+iii9S3U1lK&#10;pgGAcuzYsaPi/3G97F+DgwYNGjp06MiRI1u2bBnv6cdKYWHh3pqlNm3afPfdd4l4iZpm3rx5vXr1&#10;CgQCjz/++K9+9atqvnrXrl2XLVsWCAT+85//DB06dL/WLVu2/OY3vxk7dmz4QVq3bv23v/3tjDPO&#10;CP8Pv0p9rMKYMmVK//799z1y6aWX/utf/2rSpElubm4NzLU5NASDwV27dm3evHnnzp1lsWzt2rUb&#10;NmzYuHFjv3XVY/369ePHj99boBsIBGrXrt2zZ8927dplZWVlZmYeGJGXlpZu3LgxNzd32bJl++0t&#10;07lz5x//+Mfp6enxvq1EtWzZstdee60s/ktKSho6dOiQIUOilXTv2bPno48+mj59etmPGRkZF154&#10;YatWreJ90wAA8P8ID8tVPcne4ZYfCg8rS3hItSktLV22bNm8efOWLFlSUFAQpmdycnLbtm179OjR&#10;vXt32+HGwurVq19//fW9CzSTkpKys7MHDx7ctm3bCi6r3bVr11dfffXVV1/t/SK/pKSkE0444fjj&#10;j4/RirdDWHFx8VtvvTVv3ryyH2NR0rxfSXadOnXOP//8shX8AAAkCvFauazNiwXxWmWJ16hmW7du&#10;Xbp06YoVK9atW5eXl7fv+q60tLQmTZpkZWW1b9++c+fOfv1i6rvvvnvjjTd27ty590hmZmafPn3a&#10;tm3bqlWrUN8IuWvXrrK1ebNnz96zZ8/e4y1btjz33HN9yV2VFRUVvf3223sTtiZNmvzoRz/q2LFj&#10;5F8iEAwGFyxY8OGHH+7YsaPsyLHHHnviiSdKQQ9q06ZNzz33XFmAnJGRccEFF2RlZcX0it9+++2r&#10;r75a9hUGtWrVuvzyy9u0aRPvx0AiUTINAJRjx44dGRkZVTv3wgsvfOqppzIzM+N9E9FXWFi4N3Ro&#10;27bt3m9wT6xL1CilpaXdunXLycmpU6fO1q1bK75YKicnp0ePHoFAoHnz5t9//33Vrr527dq9FWj5&#10;+fl169bdt/X1118///zz902gwuvcufMHH3wQZklKJB+rfc2YMWO/WHb16tVl/w787W9/e88990R+&#10;CdiruLh4yZIlixYtWrFixd6QaD/Nmzfv0KFD9+7ds7KyfLFlLASDwZkzZ3744Yd7d3rJzMwcNGjQ&#10;McccU/EofPv27dOnT581a9beBaz169cfMWJEx44d431/iWfRokWvvfZa2V8QaWlp55xzTnZ2dtSv&#10;Mnv27HfeeaekpCQQCNSqVeuyyy5r27ZtvG8dAAD+l/CwXNWT7B1W+WGVw8NANPJD4SGEUlpaOnfu&#10;3C+++GLz5s2VOrF27dr9+vUbMmRIvXr14n0Th4iy0tmPPvpo7x9Hffr0GTJkSNWWYxYVFc2fP//j&#10;jz/eGwW3bdv2nHPOadiwYbxvNGEEg8HXX3/9m2++Kfuxc+fO55xzToy+KWDJkiWvv/562WLcWrVq&#10;XXnllbFepAgAQBSJ18plbV7UWZtXBeI1qkdpaek333zz1VdfVfAjlpqa2rVr18GDB9t0IepKSko+&#10;+uijKVOm7D3SunXrwYMHH3XUURUvo92zZ8/s2bO//PLLvLy8siNpaWmnnXZar169rKisrD179owb&#10;N2716tVlP8YiYduxY8crr7ySm5tb9mOXLl0uuOCClJSUeN96zbV169bnnntu+/btgUAgPT39yiuv&#10;bNq0aTVcd926dS+99FLZdRs0aPDzn/9873ffwEH5IgQAIMpeeeWV1q1bL1q0KN4TIQGMGzcuJycn&#10;EAjcddddlfoH7YQJE4qKioqKivYWEFbBf/7zn7L/cdppp+2Xyb7yyivnnnvu3kz2xBNP/PDDDzds&#10;2FBUVFRaWlpSUrJp06apU6f+7Gc/23vK0qVLO3fuPGPGjOp/jK1btz7vvPMCgcCf/vSnFStWVP8E&#10;OCTt2rVr8uTJDz744Kuvvjp//vxQ9dKBQGD9+vXTpk179tlnn3zyyTlz5pRVeBIthYWF//73v999&#10;992yP+7q1KkzYsSI66+/ftCgQZX66tCMjIyTTjrppptuGjp0aFmYu3PnznHjxu3dioQKWrdu3YQJ&#10;E8r+gmjUqNFVV10Vi3rpQCBwzDHHXH755WU7gRcXF//73//etm1bvO8eAACiQHhIxVU5PAxEIz8U&#10;HkK5Vq9ePWbMmIkTJ+5bL920adM+ffqceuqpF1544RVXXHHllVdecsklZ5111rHHHtu2bdu9S832&#10;7NkzZcqUxx9/fObMmSKpyAWDwYkTJ06aNKnsj6P09PSyx17l7WtSU1P79OlzzTXXdOnSpezIqlWr&#10;nnnmmS1btsT7XhPGF198sbdeesiQIRdddFHsdlbv0qXLVVdd1bhx40AgUFxc/Morr4SJ8QEAOJSI&#10;16g4a/OiQrxGdAWDwYULFz7++OMTJkzYr146JSUlMzOzWbNmTZs2bdCgwb5NZV91N2bMmH/961+b&#10;Nm2K900cOnbs2DF27Ni99dINGza8/PLLr7rqqu7du1dq2+HatWsPGjTo+uuvP+uss8q2pC4sLHzz&#10;zTffeOMNyykrpbS09PXXX99bLx2jhK1BgwZXXHFFz549y35csmTJe++9J7IOpayIvaxuuW7dupdd&#10;dln11EsHAoEWLVr89Kc/LfvzcMeOHa+99poPFBVnl2kAoByRf+VenTp1cnNzy/47/SHDN1lG1+7d&#10;u5s2bZqfnx8IBPLy8iq+TUFxcXGLFi3K1mO1aNFi7dq1VZvAscceO23atEAg8Nprr5177rl7jy9f&#10;vnzfL6R89913TzvttFCDrF+//qSTTpo/f37Zj2lpaatWrWrevPmBPWP3TZaBQGDhwoXdu3cvu6kv&#10;vvjC99IRidLS0unTp3/yySdl21PslZ6e3qxZs4yMjLS0tGAwWFBQsHXr1rL/XLFvtyOOOOK00047&#10;8sgj430fh4KSkpKXXnrpu+++K/uxTZs255xzTuTfFb1q1arXX399b/3tcccdd+KJJ8b7XhPDrl27&#10;xowZU/bomjdvfvnll8d6T6Rt27aNHTu27IotWrQYNWpUWaoOAADxJTwsl12mo6vK4WEgSvmh8BD2&#10;U1pa+sUXX3z88cd7F5mkp6f369evV69e4f88LygoWLRo0VdffbVmzZq9Bzt16jRixIiyb4ujaiZN&#10;mvTFF1+U/e+OHTuOGDEiWjtsBIPBGTNm/Oc//ylbf9a4ceNRo0bZvuOgcnJyXnnllbIPSLWFrtu3&#10;b3/mmWfKiqWzsrKuuOKK1NTUeD8JAAAOTrxWLmvzosvavKoRrxFTO3funDhx4tKlS/ceSU1Nzc7O&#10;7tSpU9u2bTMzM/ct0y0qKtqwYcOKFStycnJWrVq193hKSsoJJ5xw3HHHVaqmlwMVFBQ899xz69ev&#10;L/uxe/fuZ555ZuTVuZs3bx4/fvzePzx79OgxcuRIf25U0N7MMykp6eyzz+7du3fsrhUMBj///POP&#10;Pvqo7MfTTz/9wD//CQQC7733XtlXlqSlpV1++eVZWVnVPIHvv//++eefLwurBw0adOqpp8b7kZAY&#10;lEwDAOXYLz9as2ZNy5Yty+1ZVjWXm5v72Wef3Xbbbft+e9mpp576/vvvx/tWqLnuuuuuu+++OxAI&#10;XH311WPGjKn4iY8++uivf/3rsv9d5Vh2+/bte4PgzZs37/ufEE444YTPPvus7H8///zzl19+efih&#10;du/effTRRy9btqzsxzPPPPOtt946sNt+H6v8/Pz9vj4zQgMHDiz7R2n4HBnCy8vLe/311/f9Astm&#10;zZr16tUrOzu7SZMmByZ3JSUlq1evXrhw4fz588v+K0uZwYMHn3jiiXs3kKEKgsHgG2+8MW/e/8fe&#10;fcc3ceT/Hx/J3cYGd7CNTbNNB9N77/UIhJJCAkkguSTcpZBLu5QrSe4u5dJzQCABEkpogRB6D70Y&#10;02zjCrjjirtlSb8/5nf71VGMi6SV4PX8g8dIrHZn15JsvTWfmXNCCI1GM3DgQGWB6IYrLy/fsmXL&#10;pUuX5M0xY8b06dNH7TO2dXq9fvny5fIbU3d393nz5jW8fL02MjMzly5dKucmaN++/YMPPkiGDgAA&#10;ANURHsIK6h0eCnPkh4SHtkav16ekpKSkpGRmZhYUFFRUVBiNRmdn5yZNmgQGBoaFhYWHhysjnmEJ&#10;1dXV69evVxYxc3V1HTJkSPfu3WtfnGk0GpOTk3fu3KmMQWzcuPGjjz5qtfUo7jHHjx9Xfo327t17&#10;zJgxZo+M0tPTly9fLifWDAoKeuyxx3iV1SAnJ2fJkiVVVVVCiMjIyJkzZ1otxEtLS/vuu+/kym+d&#10;O3eeMmUK+SEAAIDtI16DFTA2j3jtJgaDITs7Oycnp6ioqLKy0sHBwc3NzcfHJzg4mInSrOPatWtr&#10;1qwpKSmRNz09Pfv37x8VFVWbyCU/P//IkSPR0dHKCqstW7acPn26eZ/n95Xq6uqVK1fKpeMdHR3H&#10;jRsXFRVlrlClurp69+7dx44dkzf79u07evRotc/YDpw/f379+vWyPXz48IEDB1rhoL/88supU6eE&#10;EFqt9tFHH2WtoJtcu3Zt6dKlsvJ01qxZkZGRqnTj5MmTW7dule3p06e3b99e7QsDO0DJNAAAuI2b&#10;8qOsrKzbzsx3k7KysqFDh8pgSLp27VpISIjaZwNbdP369YCAANlOSkoynTmyBnq9ftmyZU899ZRy&#10;T71j2V9++WXixIlCiK5du0ZHRyv3X7t2LTQ0VLbDwsJSUlJqE4LExMSYTmZ2228ybnpZVVRUmHd0&#10;0f79+4cOHSqE8PX1TU9PZ+gS6iEtLe3HH39UKp+DgoKGDRvWunXr2rwKdDrdmTNnDhw4oDw8LCxs&#10;1qxZDZ928b61c+fOI0eOyPbYsWN79+5t3v3fVJI9derUjh07qn3SNm3Xrl2HDx8WQmi12tmzZ7do&#10;0cJqh7548eJPP/0k25Z4MgAAAAB1RXgIS6tfeCjMlx8SHtqO4uLiY8eORUdHm87WdytHR8f27dv3&#10;79+/Nm9HqCudTvfDDz/I4YNCiIiIiEmTJtVvKK1cqnr//v0Gg0EI4e7u/thjj/FTq6uLFy+uW7dO&#10;jvax6DI1KSkpK1eulCNxW7du/dBDDzFL5m0ZjcZFixbJXzf+/v5PPvmkld9mY2JiNm7cKNsPPvig&#10;XPoMAAAAtox4DZbG2DziNYXRaLx69Wp0dHRcXFxFRcVttwkMDOzUqVNUVJSHh4fa/b1nxcfH//TT&#10;T3LKM61W279//4EDBzo7O9dpJ3l5eb/++mtSUpK86e/v/+ijj5plffX7jcFgWLdunVxuRKPRzJgx&#10;o23btmY/yp49ew4dOiTbo0aN6tevn9rnbdNycnIWLVokXyMdO3acOnWqdaYF1Ov1K1askOm3m5vb&#10;73//e09PT7Uvhq2orq7+z3/+c/36dSFEx44dp02bplZPjEbjpk2bYmJihBBNmjR5/vnnSapxV+ZZ&#10;nwoAAEAI4e7u/uuvv5res2HDBrU7BRv15ptvysagQYNqyGSNRmNZWVlycvLGjRuff/75xo0bm2ay&#10;DbFs2TLZePrpp03vP3r0qNJesGBBLT9yd+nSxXTOqp07d1rpOpoYNGhQcHCwECIvL2/x4sXW74AZ&#10;VVZW3rhxo6SkRJkTEVaQmpr6/fffy7Gnct7EJ598sk2bNrV8FTg5OfXu3fu5557r3LmzvOfKlSvL&#10;li0rLy9X+8zsUnR0tFIvPWDAAEuUyGo0msmTJ7du3Vr8t3y6ft9y3ScKCwuViT/HjRtnzXppIUSH&#10;Dh0GDRok2/v377/TN1gAAACAjSM8RO3VMjwUFssPCQ9tgV6vP3jw4GeffXb48OGa66WFENXV1efO&#10;nfv66683b95MHmVeBoPhp59+Uuqlhw4dOmvWrHovPaTVagcNGvTYY4/JmRbLyspWrFhRUFCg9lna&#10;k5KSks2bN8t66datW//ud7+z3NjBli1bKksWJyUlHT9+XO2zt1EXLlyQ4aqLi8usWbOsP26+S5cu&#10;ffv2le09e/bw3QoAAMC9ingNtcfYPLOzx3hNCJGenr5s2bJly5adPXu2htEm2dnZu3fv/ve//71r&#10;167Kykq1e30PSk5OXrt2rawF9fLymjNnzvDhw+taLy2E8PX1feSRR0aNGqXVaoUQ169fX758+V2z&#10;U9zq4MGDsl5aCDF+/HhL1EsLIYYNG6ZM97Bz587ExES1z9um7dy5U75GgoKCJk+ebJ16aSGEg4PD&#10;9OnTmzRpIoQoLy/fv3+/2lfChvz222+yXtrNzW3s2LEq9kSj0UyYMEHOEFFYWGg6GwtwJ5RMAwAA&#10;c/L19Z01a5Zy0zThqsHZs2fnzp0bFBTk7Oy8Y8eOGrYsLi5etWrVQw891Lp1axcXl2bNmk2ePHn5&#10;8uXFxcV16qfRaDx16tSrr77as2dPLy+vRo0aRUVFPfXUU1u3bjXLaKqqqqpdu3bNnz+/S5cuHh4e&#10;jRo1atu27Zw5cxYvXiw/PJjL5cuX//GPf4wdO9bf39/Nza1FixZz5sxZuXJlSUlJvfcZGxv7r3/9&#10;a8KECX5+fi4uLq1atZo1a9bGjRurqqrM1e3r168vWrRItt99990atnz55Zc9PDxat279wAMPfPHF&#10;F6WlpWbpQFVVlfKdwbhx40z/y3Qq1i5dutR+n/PmzVPachlSK9Nqta+99ppsv/HGGzI7sCPl5eWn&#10;Tp1atWrVv/71r/fff//jjz/+8MMP//73v3/55Zdbt25NSUmRI8BgIdnZ2atWrdLpdEIILy+vJ598&#10;slevXjJarRN3d/cpU6ZMmDBBJlbZ2dk//vij3K1NMRqNp0+ffu211/r37+/j4+Pm5hYeHj579uw1&#10;a9aY632mIcrLy3ft2iXbXbp0GT58uIUOJPO+oKAgIYRer9+2bZstvNCys7M/++yzCRMmNGvWzM3N&#10;LSgoaMyYMf/6178SEhJU7NX+/fuV5XR69Ohh/Q4MGTJEzgBdXl6ulNMDAAAAdqd+4aGodX5oL+Gh&#10;sOf80KbCQ2GZ/JDw0BYUFRUtW7Zs7969SrLk5+c3aNCgRx999IUXXnjzzTf//Oc/v/zyy3Pnzh05&#10;cqSyNpEQ4syZM19//fW1a9fUPoN7x969ey9fvizbEydOHDx4cMMHq4WFhc2dO1cuW1RSUrJ69Wqb&#10;ek7aeHi4d+9eOXY5ICBg+vTpll5Mo2PHjiNHjpTtAwcOqH4FbDA81Ov1e/fule2BAwf6+Pio0o2h&#10;Q4fKuQzy8/MZMggAAHAPY2yeZL/ZmrCxeI2xebVnd/GaXq/fvXv3kiVLrl69qtzp6+vbtWvXYcOG&#10;jRs3bvTo0f379w8PD1dm/tLpdIcPH/7qq69MH4KGu379+urVq+W4o4CAgCeffLJ58+b13ptGo+nX&#10;r9/MmTOdnJyEELm5ucrObYeNx2uFhYW//fabbA8ZMsRyI8E0Gs3EiRPDw8PlzW3bttnCT8oG4zUh&#10;RGpqqiwpd3BwePDBB+XT22rc3d2nTp0q29HR0bm5uSpeCttRXl6u/MIdM2aMzPNV5OTkNHjwYNk+&#10;cOCADQ5Lhq3R2MJ4aAAAYGuKi4vlTDxSVlZWYGBgLR/77bffPvnkk7LdqlWrpKQk0//18PCQf6TO&#10;mDFjxYoVer1+3rx5S5cuVTbYtm3bmDFjbt1tdXX1P/7xj7feestgMNz2uG+88cZbb71Vm3nXLl++&#10;PGXKFGWGsJs4Ozt/9NFHv//972+tFayqqlJWTmjevPlNp6bYtGnT7Nmza0iKp0yZsnTpUjklVf0O&#10;IYS4evXqQw89VEP89+KLL7733ns1zGRveqzXX3/9nXfeycnJmTJlyp0Ksby9vfft21enpPJO/vzn&#10;P//tb3+TV7u0tNTR0fFOW7700ksff/xxDbtq2rRpPZZF/e233wYOHCiECA4OTktLM/2vOXPmfPfd&#10;d7L966+/1n5arJMnT/bq1Uu2o6Kizpw5c9MGN72sKioqzL7OQE5OjvJSvdNLyQZVVFQcPHjw5MmT&#10;NX+CDQgIGDp0aNu2ba02e5x59ezZMyYm5pFHHjF9x7MRFRUV//nPf+RaLt7e3o8//njjxo0buM/Y&#10;2NiffvpJvmN379594sSJap/l/8nMzJw4ceLp06dv+79OTk4//PDDgw8+qGIPt2/fLhc09vPze+aZ&#10;Zyw96rGoqOiLL76QL8Bp06Z17NhRrRM3Go1/+ctf3nnnnTttMG7cuB9//LHhz8+6ysnJ+frrr2V+&#10;Mn/+/GbNmqlyfVHNB7UAAIAASURBVOLj41etWiWEcHJyWrBggaenpyrduInBYBg4cODJkyeFEEVF&#10;RW5ubmr3CAAAANZgufBQ1Dc/tKPwUNhJfmgX4aGwTH5IeKi6nJycFStWKK+R0NDQoUOHtmjRooZg&#10;8Pr16wcPHjx//ry86ejoOG3aNAutDWIJNhseJicnL1++XLZHjBgxYMAAM+48IyPju+++kyPCe/Xq&#10;ddMQarXYeHiYmZm5aNEimVPNnTvXdL4AyzEYDIsXL5bvpSqGvTYbHp44cUIu9Ofp6blgwQIrD+g0&#10;dfLkya1btwohGjVqtGDBgnqsVWV2hIcAAAB3wtg8xubdirF5NSNeq5PKyso1a9YkJyfLm87Ozt27&#10;d+/evbufn9+tG+v1+oSEhKNHj165ckXeo9VqJ02apKyOaxdsNl7T6XSLFy/OyckRQvj6+irTCDZc&#10;QkLCqlWr5Jt2//79lTnvVGfj8ZoQYu3atfKXVMuWLWfPnm3p8aiVlZWfffaZrBUfPXp037591Tpx&#10;m43XjEbjkiVL0tPThRC9e/dWazXjNWvWxMbGCiHat28/ffp0VfpwKxXjtePHj2/btk0I0bx587lz&#10;59rCyG29Xv/FF1/Ioc5jxozp06ePdY6r0+lq+dZdXl5u6eG+qD1WmQYAAGZmmqrcuHHjpv/V/Vd1&#10;dbXBYJg0aVJtEoobN2707NnzzTffvFMmK4T4+9//3rZt27smdJs2bYqMjLxTJiuEqKqqev7550eM&#10;GHHbiQBN+3/r/xqNxj/84Q9TpkypeWbNjRs3hoWF3WkqvpoPIW3fvr1ly5Y1T5f48ccft2nTRom9&#10;aj6WnFOwefPmNSxcWVBQ0K1bt/j4eNEw1dXVH374oWzPnTu35iGPFiJLzoQQzzzzzE3/5e/vr7QP&#10;HjxY+322aNFCacuEy/oCAgKUUYD//Oc/VelDXSUnJ3/xxRdHjhwxrZd2c3Pz9fVt0qSJ6UfHnJyc&#10;NWvWrF271lyrOVlTfn7+qVOnan5dq2jbtm0yRHB3d3/kkUfMknm1a9dOGTl3+vRpmSXZgszMzMjI&#10;yDtlskIInU43ffr0zz77TK0e5ubmKlPqjhkzxgoBSuPGjZXRrjt37lRx+r2nn366hkxWCPHrr7+2&#10;a9eurKzMyh3bs2ePHIfasWNHteqlhRARERFyFKxOp6vTbyiL+utf/yrfw5m4EQAAALVUc3go6pUf&#10;2kt4KOwtPyQ8JDxURUFBgbJ6laOj44QJE+bMmdOyZcuah+P4+/tPnTp19uzZcoqx6urqn376qYZx&#10;zzbFZsPD6urqX375RbY7dOjQv39/8+4/KChIiRBPnjwph8Spy8bDQ6PRuG3bNplTderUyTr10kII&#10;rVarjFM8c+ZMPcbKm4VthoemSd2QIUNUrJcWQnTr1k2ucV1SUnL8+HEVe6IgPAQAALAExubZS7Ym&#10;iNeI11Si0+lWrlypPDnbtWv3/PPPjx49+rb10kIIBweHtm3bPv7447NmzZLZmsFg2LRpU3R0tNqn&#10;Uls2G68JIQ4ePCifsS4uLg8//LAZl2kNDw9XEpsjR47YQrYmbD5eE0KkpqbKX1IajWbMmDFWqAJ1&#10;cXEZMWKEbO/fv1/FdbZtM14TQsTFxcknsLOz86BBg9S6PsOGDZPPh0uXLtnIC0qoF6/JteJlu2fP&#10;nrZQLy2EcHBwUBaaPnTokNWWbc/Pz9fVjtpXCP+DkmkAAGBmpoFUQEDAnTYzGAwvv/yynHa9ZmVl&#10;Zd27dz979qy82aZNmz179pSWlhoMhrKyspMnT44aNUr+V0pKSvv27XNzc++0q61bt06ZMkW5+c9/&#10;/jMrK0uv1+v1+uvXry9ZskSZCHPfvn2vvPJKXc/9xx9/VD7J9+/f/+TJk+Xl5QaDQa/XFxQU7N27&#10;V5ke7MaNG/369avfH8d79uwZO3asklC/8sorly9f1ul08oKcOHFCmb8wLS2tXbt2NSez0pIlS0aO&#10;HCkXc1iwYEFSUlJlZaXc4c6dO5Wfo8FgGDduXA3heG2cOXOmoqJCth944IGaN/7oo4+Mt0hISGhI&#10;BwwGgzJXpenzQZIzXCpHLywsrOVu/f39lR7eNDumNT366KOysW/fvtp3Xi1nzpxZsWJFSUmJvBka&#10;Gjp58uSXXnrpT3/60/PPP//HP/7xjTfemDdv3oABA9zd3eU2sbGx3377bVFRkdp9r5uvv/5a7S7c&#10;0ZUrV2JiYmR7ypQpvr6+5tpzVFRU9+7dZXv79u3yHUZdBoNhxIgRyjdn77777tWrV+XXhIWFhatW&#10;rVKW7f3DH/6QmJioSid37dol32YjIiLatGljnYP269dPlsrfuHHj6NGjqpz4/v37Fy1aJNtDhgw5&#10;ceJESUmJwWCoqqq6ePHi+PHj5X9lZmb+4Q9/sGbHioqK5FeSWq122LBhqlwcSaPRKAF6dHS0Lbym&#10;Tpw4UXOSDgAAANyqluGhqHV+aEfhobDb/NBmw0NhgfyQ8FBdOp1u1apVMjB0d3efM2dOjx49aj8W&#10;p1WrVvPmzZOr/ej1+rVr18qJAm2czYaHx44dy8/PF0I0atRo4sSJlhgU1alTp06dOon/LQZWi+2H&#10;h0lJSXLEv5OTkxITWUdoaGjHjh2FEEajcd++fdY/d5sNDxMSEuRblq+vb1RUlPWvjCkHBwclwFT+&#10;NFIR4SEAAICFMDZPtu0oWxM2HK8xNq+ubD9eMxqNGzduvHbtmvhvRej06dOVTKMGGo0mMjLy6aef&#10;bt68ubxny5YtKSkpap9QrdhsvJafn69MlDBhwgQ505kZ9ejRo127dkIIo9H466+/qputCXuI14xG&#10;444dO5Srp6wbb2ldu3aVq3RUVlbu37/f+icubDheE0Io4xX79etnxmkF6srf31/J99QaQnkTFeO1&#10;tLQ0+Tenm5tb+/bt1b4S/6dz587yvbS0tPRO8+OYne2U0KNOKJkGAABmZvpxrk+fPnfabOvWrZ98&#10;8okQwtXV9bPPPsvIyKiurjYajUqkqJg1a5by2XjSpEmxsbHDhg1zd3fXaDRubm49evTYsWPHe++9&#10;JzcoLCwcOXLkbXPDjIyMSZMmybaDg8OFCxcWLlwYGBio1Wq1Wq2fn98TTzyRkJCgJLOffPJJnf6Y&#10;Li8vf+yxx2R76NChBw8e7NGjh6urq0aj0Wq1TZo0GTp06OHDh1944QW5TXp6+vfff1/Xy3v9+nVl&#10;ZjitVnv27Nl//OMf4eHhjo6O8oL07Nlz27Zt//nPf+Q2VVVVAwYMUGLQO8nKypI7PHz48Kefftqq&#10;VStnZ2e5w5EjR547d87V1VVumZycXMMMcLWxefNmpd21a9d67EGrbdAfsZcuXZKzoHl4eCjzPiqG&#10;DBmirOmq0+n69OkjA0R7MWTIEKV96NAhtbtTk/Pnz2/evFnmdI0bN37kkUfmzp0bFRVlGtFqtdqg&#10;oKARI0b88Y9/7NevnxyTl5ubu3z5cutPZVdvR44cefPNN9Xuxe0ZjcZdu3bJdrdu3cLDw827/9Gj&#10;R8tC3KKiImXlZBXt379fmcn46NGjb731VvPmzR0cHDQaTePGjWfOnJmSktKkSRO5wVNPPWX9HpaU&#10;lFy+fFkIodVqR48ebbXjOjk5Kd9xRkdHqxKgK78f58yZs3fv3p49e3p4eGg0Gicnp/bt2//yyy/K&#10;16VLlixRplqwAmUK57Zt25r9q4u6Cg0NDQkJEUJUV1fX5mtXi7px44Y1n6UAAAC4Z9QyPBS1zg/t&#10;JTwU9pwf2ld4KBqWHxIeqmvPnj1yFI6zs/Ojjz4aHBxc1z14enrOnj1bTgtYWVm5YcMG1UcK1sxm&#10;w0OdTqcMCxs1apTyMje7UaNGybfWtLQ0dYfh2n54eOHCBdno06ePzF2taeTIkTKiT0pKKi8vt/LR&#10;bT887NatWwO/vTKL9u3byylo8/LyaqhjsQLCQwAAAMthbJ6wt2xN2Fu8xti8Gth+vHbmzBkl35g8&#10;eXKfPn3qNAueh4fH7NmzQ0NDhRAGg2HDhg3WDwHqymbjNSHEwYMH5SKobdq0kbPRmZdGoxk3bpx8&#10;X01PT2/gfAcNZ/vxWnZ2dmZmphDC1dV16NChVjuuRqNRfrmcP3/eakvjmrLZeK20tFT+InB0dFSm&#10;PlHLgAEDZCMxMVGVH5MpdeO1U6dOyUbXrl0dHR3VvRSmtFqtUsIth9pagfLNRXx8vLFGyh85sAXq&#10;5/UAAOBekp+f/+OPPyo3R44ceactS0tLhRDBwcGpqanPP/98s2bNbvtn4qFDh5QUr1OnTuvXr7/t&#10;X96vvvrqxIkTZfvs2bNbtmy5dZvZs2crce3KlSs7dOhw6zahoaHffPONcvPTTz+t/blv3rxZ+YD0&#10;6aef3jY61Gg077//vnKmH330UV2v8IIFC5T5L7ds2dKlS5fbbjZv3rw//vGPsp2ZmanE1jX75Zdf&#10;+vXrd+v9gYGBH3zwgXJz06ZNde22KSWM9vDw8PPza8iu6mfDhg2yMXfu3Ft/TJ6env/+97+Vm/Hx&#10;8aGhoWPHjt28ebM1U4B6M03WlDO1QTk5OT///LNsh4WFPf300zWvpuvs7Dxq1KhZs2Y5OTkJIfLy&#10;8jZu3GjLgx3Ly8sTExPXrFkzevTo/v37q92dO7py5YqceNXZ2Xn48OFm37+zs7Pyi+DYsWPV1dXq&#10;nu+XX34pG6+88sptvzj09fVdtmyZbO/fvz8vL8/KPYyLi5NP7DZt2phxxe/aaNeuXaNGjYQQBQUF&#10;8rs6a8rLy1OmrP78889v+23N3/72N/kOIISwZsSvjHqMjIy08mW5LaUbSsdUYTQaH3zwQducMhkA&#10;AAC2rPbhoahdfmhH4aGw//yQ8FAQHlpYdnb28ePHZXvSpEly2Y168PDwmDFjhowRrl27FhMTo/aZ&#10;3cwuwsPz58/L92E/Pz+5ELSFeHp69uzZU7bVXbvDxsNDvV6vxEGdO3e2/vVp3LhxixYtZE+sNhZN&#10;stnw0GAwKMeykfBQq9UqU6OqmB8SHgIAAFgOY/OUB9pdtiaI14QQxGsWVlpaqiyeMXDgwPrVzDs5&#10;Oc2cOVNO1lZcXLx37161T+s27CJeKy4uPnfunGwrU9GZnaenp1JlqqxorRYbj9eEELGxsbLRoUMH&#10;Oeuc1YSGhspFrSsqKqy/TobNxmtCiMuXL8sBky1btnRxcbHylbmJj49PQECAEKKiouLKlSsq9kTd&#10;eM1oNMbFxcl29+7dVbwOt6Xkn1Z7oipBa72/t4IqKJkGAABmU1JSctOERuPGjav5IQcOHJAfAm/L&#10;aDSaTiS2evXqO81UpNFoTOPUhQsX3rTB5cuX9+zZI9vh4eEzZsy400EfeeQRZTLLpUuX1v70lf0L&#10;IVq2bHmnzVxcXB566CHZjouLu+2km3eSmpq6evVq2e7Vq1fNl/e9995TPr7+/e9/v+uSvMOHD1em&#10;MbvV7373O6VtOllpXd24cUPWZwohBgwYYKEYqGbKU2XmzJm33eC555578cUXTe/Zvn375MmTPT09&#10;BwwY8OWXX8bGxqpe+XknXl5eyrSja9eutc2iYqPRuHnzZnkNg4KCHn74YTc3t9o8MCIiYsaMGfJp&#10;k5CQoESKtmbp0qXu7u7h4eEzZ87cuXOn2t2piTIxbY8ePTw8PCxxiPbt28vSX2X9ZLUYjUblSztl&#10;4uFbKYstC5NlW6xGmWizXbt2Vj60VqtVJvdV0mGrUdKrvn373ump6OTkpET8yq8SS6usrExNTRVC&#10;aDQasy/DXj/K4MvLly/X6a8I8/riiy/k+5vNztQLAAAAG1SP8FDUmB/aV3go7Dw/JDxUEB5azsGD&#10;B2WX2rVr18BFVwICAgYPHqzsVsVP0Leyl/BQKTXv27evpV+Mffr0kUOok5KS5Jh+67P98DA1NVUu&#10;6+Tv7+/v76/KVVKW71BiTOuw2fDw2rVr8renr6+vKnUIt2ULUy4SHgIAAFgIY/OUtt1la4J4zQTx&#10;muUcPXpUrnkeGBjYkBV03d3dJ0+eLNunT5+2tSmx7CVeO3/+vHwLCg8Pr+GtuOF69+4t371TU1NV&#10;/GHZfrwmVB2bZ3pQxuaZUsaU2siMhKZj81TshrrxWn5+fmVlpRDCx8fHdmJPRfPmzeWY89zc3Pz8&#10;fCsc8fz580IIrVYrFyWCvaBkGgAANFRlZWVCQsIHH3wQGBh46tQp5f5XXnnFy8urhgc++eSTrVu3&#10;rmGD6Oho5ev8IUOGKEMxbisoKGjIkCGynZCQkJmZafq/ixYtUtp/+ctfakgDnZyclI/rhYWFOTk5&#10;tbwOZ86cUdrFxcU1bLl8+XLjf912wss7+frrr5X2O++8U/PGbm5uzz77rGwbDIYDBw7UvH3Ns12a&#10;ToykTDZWD1evXlXa9ZvFsIGuXr0qnxtarbZHjx532uyjjz7atWvXrfH64cOHn3vuufbt2zs5OY0c&#10;OfKbb765dOmSMoNpnXh4eDjXUc2vF0WvXr1ko6ysLDc31/oX+a7i4uKUlY2nT5+ufBFSG23atFEG&#10;O+7du7d+Fx+STqdTpoKr4eXQQFqtVplnTgYHaikpKVFmAm7VqtWdNnN3d1e+00pPT7dmD8vKymR1&#10;rlarVSUBNB3yaOUvdZR1rQcNGlTDZspXYsr3T5aWlJQk32dCQ0OtPLfonfj7+3t7ewshSktLrfwU&#10;VVy6dGnBggVCiPHjx7/++utqXxIAAADYunqHh+Ju+aF9hYfCzvNDwkNThIeWUFxcLMeraTSaESNG&#10;NHyHffr08fT0FELk5+cnJiaqfX52prS0VK6h4ejoeNtlwczL09NTPoENBoNaRZ62Hx4qAzpr/n1n&#10;UW3btpW/IpOSkuSYOeuw2fDQ1gZ0Sq1bt5ZL6ikV3VZGeAgAAGB2jM2T7DpbE8Rr/4t4zRJ0Op3y&#10;FjFq1Kg6Pflv1apVq4iICCGEwWA4ceKE2idnly5evCgbln4xuru7K9GEclDrs/147fr169evXxdC&#10;uLm51TD1huUov2frOqNHw9lsvFZdXa2k9/I9R3Wm0xGqNS+G6vGa8mde06ZNVbkCNdNqtW3atJFt&#10;6yw0Ldem6ty5syqT0aDeKJkGAAB3FxwcfNuQyNHRUaPRuLq6RkREvPbaa6bfu/v5+b399ts17/a5&#10;556reYOffvqp9hsLIR5//HGlffDgQaVtNBq/++475ebw4cNr3o/pNGYpKSn1uGJLliypx6NqZjQa&#10;v/32W+VmbWYBnDZtmtJeu3ZtzRt36dKlhv91dnZWSsXKysrq/XHddOUBVYb1/PLLL7IxderUmit1&#10;R4wYkZSUdOrUqaeffloOLrnJ7t27n3nmmQ4dOri4uMyePfv06dN1+nis1+t1dVTL6TNN42ZZfmlr&#10;jh07JhsDBgxo0qRJXR8+YMCAxo0bCyGKioqUil+bMnfuXOP/+tvf/qZ2p27j2rVrMqYMCgry8fGx&#10;3IGUUZUpKSkqLulz48YN2XBycqoh1DMYDEp6a+U54ZTr07JlS1Wqc8PCwuRxc3Nzi4qKrHno3/3u&#10;d/LF8sEHH9xpG51Op7x71PJrqoZTpsy0kSWmxf+ud61KyXR5ebn8U8rX13f16tW3/RUJAACA+42F&#10;wkNxt0jQfsNDYYf5IeHhTQgPze7ixYvyEkVERPj6+jZ8h46Ojj179pRtdSfyu4ldhIfKc6NFixbW&#10;GR6nDESr9/tqA9l+eKj8UFRZA0fy9PQMCQkRQlRXV1tzqRmbDQ+VsYPKED1b4OLiEhoaKoQwGo3K&#10;cFirITwEAACoH8bm1ZXdZWuCeO0WxGtml5CQIJeYbtq0aQ0Fq7XXv39/2Th//rxNradtF/FaRUVF&#10;RkaGEMLBwcEKhaDK612tbE3YQ7yWlJQkG5GRkapEFv7+/jL6Lisrk08Pq7HZeC07O1s+H5o2bXrX&#10;eZatIzg4WP5GLigoKCkpsX4HbCFeU0JF0yldbIoy64GcB8GiDAaDLMyOiopS+7xRN5RMAwCAu7tT&#10;fnSnCfxcXV2PHj1613Kvtm3b1rzB4sWLlXa/fv3u2k/TP0aVT25CiIyMjLy8PNn29fX19/eveT/T&#10;pk1TwpTevXvX8iqZTr711ltvrVy50rw5UXp6unIW/fr1q80oJdMr/Ntvv9WwpZOTk4uLS817M40n&#10;6h3Lms7npMpHqW+++UY2TEP8O9FoNN27d//6668rKiqio6P/8pe/3LZkTq/Xr1ixokePHu3bt4+J&#10;ibH+Sd0kLCxMaScnJ6vdnZvduHFDWZ9EGbNYJ46OjsoL88KFC2qfUK00cNpOC1FmljVLSl6Dxo0b&#10;y7CvoqKiTqtvmVdwcLB8Y6+qqqphM9N1bO76e8q8CgsLla6qcIGEcHBwUN6Zlc7Yjvfff1/+9mnV&#10;qpXVZvpUpqa26LQCdaV0puaZsy1k9uzZMhXdtWuXlb+6AAAAgM2yUHgo7va5zL7CQ2HP+SHh4W0R&#10;HpqXMl6tY8eO5tqnsqvk5GSbGtZ5ExsMD5Vq2BYtWljniMqBrFmIa8rGw0Oj0SinONRoNAEBAapc&#10;IklZV8TKUy7elbrhobe3t9oX4H8o/bF+fkh4CAAAUD+MzasN+83WBPHaHRCvmZeyUmunTp3Msgxm&#10;aGioXNekuLhYxRFftWGD8Vp6erp8jwoJCVEWVbYcJVu7du2aWkGojcdrwgbG5mk0GjkdoWBs3n8p&#10;4ZWfn5/aF+D/02g0yqSu9+3YPBtfZVoIoRTYW6GsXZkPolOnTmqfN+rG5v44AAAA9m7gwIHp6el3&#10;nU/dwcGh5hywvLxcSSGFEHfNUsX/jt05fvy40jadzG/AgAEWOvFHH330ppvt2rVbvXq1udIi0+nf&#10;Ro8eXZuHmA7RSExMrCFLVT6H18AsuZLpepgyULOmvLw8ZTmRgQMH1v6Bjo6OXbt2/fOf/3z58uWi&#10;oqI9e/YsWLDg1uWR4+LiunbtumrVKiuf101MswPrLyBwV8rrsXXr1m5ubvXbibJqcWpqqi0PdrRx&#10;yvxqQUFBlj6Wcojc3Fy1z7smRqPx6aeflu2AgAArrw2iZCsqzpioHFrpjOqqqqouX778xBNPKDNk&#10;b9y40Sxf7dSGkql5enqqfSX+j9IZ68eyK1euXLdunRDigw8+YN5EAAAA1E8tw0Nxt/zQ7sJDYc/5&#10;IeFhzQgPzUIplDXjYCxvb2/5RCotLbXBIWi2THmDDQwMtM4RfX19HR0dhRCFhYW1XNPJ+lQMDysq&#10;KuRladSokbqDgFUMpm5L3fBQuQi2Vhus9MfKK+EQHgIAAFgHY/OUm/aSrQnitbshXjMLJV4z1+IZ&#10;Go1G2dW1a9fUPj87o4yRs87kBR4eHnLQV2VlpSrr4taSumPzlCRHxbF5tpatCeK121ErWxM2E68p&#10;f1zZ7CrTys/ICi8l5Xd9ZGRkSUnJokWLJk+e7Ofn5+HhERUV9eKLL549e5Zx7LaJkmkAAGAGXl5e&#10;o0eP/tvf/paUlHTw4MHarMR414kYlVo+IYSHh4ccK1Mz049MplGsaduMK1TcJCoqas6cOab3xMfH&#10;z5o1KzAwsFmzZi+99NLBgwfLysrqvX/TKQkjIiJq8xCtVmta4lXDBwOrLZ5pukCE9cvP9uzZIxv9&#10;+/ev99G9vLyGDRv26aef5ufnx8fHv/DCCw4ODqYbPPTQQ6dPn77rfsrKyox1JBdnvitlhjNhk2Gl&#10;8lm6efPm9d5J48aNZW5VXl5uO+GR3VHGiVrhHUB5WhYUFKh93nek1+vnz59/8OBBefOLL76w8uhD&#10;5cmsYnWu7cSyV69edXZ21mg0Li4ukZGRS5cuFUKEhYVdvHixc+fOVuuGbcayyo/JyrFsamqq/BK6&#10;f//+CxcuVPsyAAAAwJ7UIzwUd8sP7S48FPacHxIe1h7hYf2Ul5eXl5cLITw8PMz4Gdx0PV7TUeC4&#10;K2smh5JGo5EDzY1Go+3M5WdK3fBQuSaqz+tnI1Mu2kJ4qNPpKioqhBCurq5WWC2qTlSJeQkPAQAA&#10;LIqxecKeszVBvFYXxGv1YzQaZfyl1WqVQKzhlNn0yNbqyvrxmnIgm507UvWxebaQsNlItiZsI14T&#10;tjFg8lZqDaG0nXhNmdW03stiWZo1y9qvXr0qGxs3bvT3958/f/7mzZvz8vLKysrOnj37ySefREVF&#10;9e/fPyMjQ+2rgptRMg0AAO4uIyOj5rSoqKho+/btb7zxhrkmqBNCZGdnK+3S0lLn2rntw5OSkpR2&#10;06ZNLXehlixZ8swzz9x6f1ZW1scffzx48GAPD49Jkybt2rWrHosk1O8sTCc1rKqqutNmNwWLlmM6&#10;r+ddo3mzk5/qhRDz589v+N40Gk1ERMTHH39848aNl156yfS/fve73911yijLxT2mn1FtsDxVCRFM&#10;Z1qtB2UmUVueFtHGyeFcwiq5hnKIyspKtc/79rKzs3v06LF48WJ584EHHpg2bZqV+8Aq06aMRqNO&#10;p7vpzrCwsBp+l1mCbcay1pwlUVFVVTV8+HAhhIeHx5YtW9RdzggAAAC2hvCw9uw0PyQ8rAfCwzpR&#10;BjSbfc4y5RO9LMlGLSnvBtZ8JSrHsnL+Uxuqh4e2kBxKNjLloi2Eh8p3EzY12aJk/SkXCQ8BAAAa&#10;iHitluw0WxPEa/VCvFYnlZWVer1eCOHu7m7G5xvZWr0pY+SsVnBo48PzVI/XBKtM/y9biNeErSZs&#10;qixnQrxWJ+7u7vISlZSUWHqF58uXL8vGkiVLlEHXNzl69GjLli0vXLig9oXB/+BVBAAA7k6Vv7xv&#10;mvRRVwsy9JEMBoPBYJDtoqIi5X6lzNJCF+qrr766ePHiI488cqdttmzZMmrUqKZNm/7666912rnp&#10;Ry8PD49aPsr0mtjCJyjTj9NW7k9ZWdmOHTtke9SoUWbcs7u7+4cffqikOUKItLS0I0eOWPPsTJmG&#10;nvX4AsDSlOdkbaanrYGyaIMNnqO9MNfPojaUQ9jgz8tgMCxatCgoKOjs2bPynscff3zt2rUajcbK&#10;PVECaxcXF7WuhnJo20zPDx48GBUV9eGHH1rncEajUf7acnBwsNr3l7Whyo/p2WeflZNqb926tYFz&#10;XgAAAODeQ3hYp2tFflgDwkMrsM3w0HI5lS2nUrZMuVzWjERs84dlI+GhLSSHkjLg3gbzQyuHh7bz&#10;Q7mV9fNDwkMAAIAGIl6r/YUiW6sZ8ZoV3Ffxmm3GNXZB+YlYLV6z2R+WjcRrwjbCHFvO1oTV4zVh&#10;Gz+UWzE2z/ZptVo5hlyv15v+MWYJFy9eVNozZ86MiYkpKyszGAyVlZUXLlyYOXOm/K+qqqp+/fqp&#10;vlIRTKn/pzkAAMBtNTwpUGJZpSGEsMLH7Pbt269YsaKoqOjnn3+eOXOmUthpKi8vb/z48T/++KOl&#10;O2M6c6TpTJ9qMe2DpT+l3OTo0aOy0aZNm8DAQLPv/4knnoiMjFRu7t6925pnZ8r0CW9TOYKkPAfu&#10;NNtWLSlTV9rCE9tOKe9OVpgaUDmErf28Ll682KFDh/nz58sXjrOz85YtW5YtW6ZKfawyV6KKa6fb&#10;zsSNYWFhRqPRYDCUl5dfvnz5/fffV548Cxcu3LdvnxX6oNFo5Peger3epnLq0tJS2aj917QNtGXL&#10;liVLlgghXnnllcGDB6t9AQAAAAAh7Dk8FOSHd0Z4aAW2GR5aLqdSPtHf9oWGO1FejLeuNGI5Nhgh&#10;2k54aAvJ4U0dsFowdVu2EB4qV0AJ62yHlfNDwkMAAAA7Zb/xGtlaDYjXrMDG4zXzjm9R9mYLT2/7&#10;ovxErBav2WC2JmwpXhMmOYktjM1TN1sTthGvCVtN2BibZ/uqq6vlbygXFxdLLxkVHR0thHBwcNi9&#10;e/eqVas6d+7s5uam0WicnZ07dOiwatWqTZs2yS2Li4sXLlyo9rXB/6FkGgAA2CjTYq3evXsb6075&#10;I9h0V1b7rOvl5TVp0qRVq1ZVVFTEx8d/8cUXnTt3vmmbhx9+uLCwsJY7bNy4sdKu5aOqq6tNq1JV&#10;r3+76SwaWDFbV8uXL5eNZ5555k7bjB8/3vm/4uLi6rR/jUbz7LPPKjcPHDhgzbMzZXphfX191erG&#10;nSjzn12/fr3eOzEYDHl5ebJt6dWf7mHu7u6yYYU3xuLiYtlwc3NT+7z/v/Ly8meffbZjx47Ki33K&#10;lCmZmZkTJkxQq0uenp6yoVwu61MOrXRGXRqNxtXVNTw8/NVXX83IyPDz85P3z5s3z2g0WqEDyq9O&#10;FX8ot1Jes9b5MWVlZU2dOlUI0blz5/fee0/tswcAAAD+P3sPDwX54d1OgfDQQmwzPPT09JQjqgsL&#10;C837kV95LXh5eal9lvZEWe3EmiPVlGMpR1eRrYWHyhNY9ZBKWSXDFl5T6oaHHh4e8o2rpKTEOlll&#10;7Vkz5iU8BAAAsF/2Hq+Rrd31LIjXLMQ24zUnJyc5KKu8vNyMP/qCggLZsIUcwL4oY+SsFuYob782&#10;MjzP1uI1YRsJm01la0LteE2YhFeqzxRpSnmGWOc3uy3Ha7YWeyqsuTLQsWPHjEZjdXX18OHDb7vB&#10;5MmT//SnP8n2okWLlPXAoDpKpgEAgI1q1qyZ0k5JSWnIrsLDw5X2tWvXrHwiWq02IiLi2WefjYmJ&#10;SUtLW7Bggen/rl692nJnkZ+fr7RbtWplnUVyahYcHKy0i4qKrHbc6urqVatWyfbkyZPvtFnjxo11&#10;/5WRkVHXo3Tq1ElpZ2ZmWu3sbmL6cw8KClKrG3eidCk5ObneO8nIyJAzhPn6+trC+Dk75ePjIxu5&#10;ubmWPpZyCBv5quDcuXPBwcFfffWVvNmyZcsjR45s2LBBuSaqUJJQJRu1PluLZU35+vr+8MMPsp2Y&#10;mGidt1lbqGO/lTWHPBqNxtGjR+t0Oicnpx07dqgyySsAAABwW/dMeCjID00QHlqBbYaHjo6OcmJE&#10;nU7XkJkWb2IwGJRLrQz2Qm0oKZkyc6WlVVdXy1e9k5OT6nP52WB4qFwTFZNDydamXFRYPzzUarVy&#10;nZmbaiRsgdWGdRIeAgAA2LV7Jl4jWzNFvGYFthmvaTQaf39/2U5PTzfXbpVdKTtHLSlj5KwTrxmN&#10;RuVA6o5/k2wwXhO2kbDZbLYmVBqbZ5vLmTA2T1mNqfZTz1iZNUuma+OFF15Q2gkJCWp3B/8fJdMA&#10;AMBGmX42zsnJqa6urveuWrVqpbTPnj2r4kkFBwd/+umnb7/9tnLP3r1763EWp06dqs1D4uPjlfbg&#10;wYNVPHFFy5YtlbYyB6EVnD17VqfTCSG8vb1Nr+RNunfvrrRjYmLqehQ5OEZSsY7X9MIGBgaq1Y07&#10;CQ0NdXZ2FkJkZGTk5OTUbyfKC7lNmzZqn5Ada9q0qWxcvXrVogcyGo3Kl0m28Jxcv359ly5d5CvF&#10;wcHhm2++SUhI6Nu3r9r9+r+IzZrfWt1EObQNxrJCiEGDBintBn5lW0tKpnbfzmSp1+vPnTsnhNDp&#10;dPIN/CZKQiqE8PT0lHeOHj1a7YsEAACAe989GR6K+z4/JDy0ApsND8PCwmTDjKNJrl69WlVVJYTw&#10;9/c3/QCLu7LEENuaZWRkyAUr/Pz81B1ibpvhobJUVEVFhXxWq8WWp1y0fnhom8vgmPbH0jEv4SEA&#10;AIBduyfjtfs8WxPEa1Zhs/FaaGiobFy+fNksO6yqqkpNTb1p56glJV5LS0uzwuFyc3PlhG6NGzd2&#10;cXFR99xtM14TJnGWLYzNs8FsTagar9lUybTVsjVhq/GaMrRYxQlKambNn1FtBAQEyIHxwlqvHdQG&#10;JdMAAMBGOTk5de3aVbnZkIq+du3aKe1du3bJYTc1WLVqlfJh4/Tp02Y/tT/+8Y9Ku/Z/GUdGRirt&#10;jRs31uYh27dvV9pTp041+4nUQ/v27ZW21cZaCSF++ukn2Zg3b14Nw606d+6stNesWVPXo5hOIali&#10;Ka9pyqYMNLQdTk5OytPgwIED9dhDYWGh8v1Kly5d1D4hO9aiRQvZSExMNBgMljtQenp6eXm5EMLb&#10;27tx48bqnvW+ffumTZsm2717987IyJg/f76NTM4XEBAgG0lJSap0oLy8XL4za7VaG1kP/Caurq7K&#10;l16lpaVWOKJc4UoIUY/pjS1HySKt/ILS3Y5er1c20Ov1yv1qXyQAAADc++7h8FDcx/kh4aEV2Gx4&#10;GBERIRsxMTF3fRnWkjL0Vtk5akl5biQnJ1vniMp7nbpPS1sOD5ViBmWwsvUZjUbl6LawYNFNrB8e&#10;KmNbs7Oz1T77/6H0x5qjbwkPAQAA7M49HK/dt9maIF6zCpuN19q2bSsb58+fN8snrwsXLsiJ24KD&#10;g22kJs2ONGvWTJbPXb9+3QprGishnjIgUC22HK/5+fnJhlpj8/R6vfJbyTZXbld3bJ65vhdooKqq&#10;KrkWlEajsXJlu+3Ea82aNZONrKwsa16B2svLy5MNG1llWqPRKANu1Z0TFqYomQYAALbrmWeeUdq7&#10;du266/aXL19W4tT3339fud/X11fJg6qqqu66SMX333+vfKio5VCqdevWKYeOi4ureWPTD1G1L3by&#10;9vbu1KmTbGdlZd11oJLRaFy0aJFy0xYmaRP/G5GfP3/eOgc1Go2LFy+W7enTp9ewZe/evZX28ePH&#10;6/phb9++fUp7wIAB1jm7W8kpx6Qapu1UUb9+/eRnwosXL9719XITo9G4ZcsWObVtq1atgoKC1D4b&#10;OxYQECDfgoqLiy06zE55Tqo+OPXGjRsTJkyQ7UceeeTw4cNKlbItCA0NlWvFXL9+/fr169bvQHx8&#10;vCyeb9GiheyJdZSXlyu/Q+86MaESAiqBqUUp76KXL1+2kVhWr9cnJibe1D0AAADg/mRH4aEgP6wd&#10;wkMrsNnwMCIiQsYROTk5ZlkJp6ioSDlZJl6sq5CQEDmmMysrSxl7ZDlGo/HChQuyreLT0sbDQ+U3&#10;TmxsrFp9yMzMLCwsFEJ4enpaLZy35fBQGYVsurKc6goLC2XJtIuLizK6EQAAALgtO4rXyNZqiXjN&#10;Cmw2XgsODpZFmGVlZbVcKb0Ger3+8OHDsm06vQJqSavVKk8PJfiyHOX13rp1axXP2vbjNa1WK4RI&#10;TU0tKyuzfgdSUlLkYuABAQHWnI7QluM1X19fZQirjSxonJSUJC9C8+bNVV+zXS22v8q08tdm8+bN&#10;1e6LEEIYDAblWtlIlyAomQYAALZs4sSJSvuvf/3rXUuV3n77bSVOfeCBB0z/68UXX1TaS5YsqWEn&#10;eXl5O3bskO0ePXrUcnq8iIgI5dBHjhypeeOSkhKl3a9fv9pfkAULFijtL774ouaNY2JicnNzZXva&#10;tGk2Mt9/eHi40m54MFdLiYmJBQUFQggnJyfTuSpv5eXlNWXKFOXma6+9VvujlJeXf/rpp8rNsWPH&#10;WufsbmV6YW1zndiAgIAePXrI9saNG2v/odpoNO7YsUNO8qfVakePHq32qdg3jUajvCKOHTtmoaOU&#10;l5crq4LX/AK0gn/+858y7uzXr993331nIxNYKhwcHJRJiy9dumT9DigHNf0KzQpcXV01Go38HVrz&#10;iefl5SlTJFpnVtTg4GB3d3chRH5+vvJbVV2pqamVlZVCiMDAQCtk046OjsYayTkspJKSEnnn3r17&#10;1b5OAAAAuC/YUXgoyA9rh/DQCmw2PHR0dOzVq5ds79y50/TzZv3s2LFDDmxq06aNTY3MswuOjo5K&#10;QHTmzBlLHy4tLU1OIOjm5qbisE4bDw+VhcLi4uJMlxaxJqVau23btlZbK8OWw0Mlzk1ISFDrh3Ir&#10;pX67TZs2ln4aEx4CAADYOzuK18jWaol4zQpsNl7TaDT9+/eX7f379zdwZeMjR47IefQ8PDwoma4f&#10;5eVw+vRpuYiFhWRmZsrFz52cnJQJLFRh4/Gam5tby5YthRAGg0GV+e8Ym3crjUajTJ5iI5MSKt2w&#10;zvpAthmvKfMwZmZmWvTtq34qKiquXr0qhNBqtZb+QmH69OlyuoGlS5fWsJnps9emplO5z1EyDQAA&#10;bFezZs1mz54t2+np6evXr69h49OnT69evVq2u3fvrgxTkGbPnu3h4SHbH330UQ2rIrzyyitK++WX&#10;X65lVyMjI5WP9//+979rTpB37typtMePH1/7C/Loo48qMfEnn3wi/+K/LaPR+Nxzzyk333333dof&#10;xaKcnJwGDhwo26dOnbLOR6nNmzfLxiOPPOLo6Fjzxh9//LHS/u6771atWlWbQxgMhscff1zOACeE&#10;6N69u1qr6VZUVCgVyKNHj5az4tmgkSNH+vn5CSEqKyu/++67u84vK4TQ6XSbN29WKnuHDRsWGBio&#10;9nnYvR49esgnyeXLl2VyanZHjhypqqoSQoSEhKi7Krher//oo49ke82aNbaWyUrKwMdLly5ZeU3j&#10;iooKOR+BRqOxciyr0WhGjhwp2z/++GMNWyozNIeEhMiZcS1Nq9XaWiyrLLR10586ajEdHWuzv3QA&#10;AABwr7Kj8FCQH9YO4aGl2Xh42LdvX/lKzMvL2759e0N2dfbsWTn2S6PRDB8+XO0zs0vKWNhTp04p&#10;z14L+e2332SjU6dOaqV2th8e+vv7y1C9vLz8ypUr1u+A0WhUhlQqMaYV2HJ46OPjIw+kjNKzBUqM&#10;aQv5IeEhAACAjbOjeI1srZaI1yzNxuO1zp07yzq3ysrKdevW1XtSwitXrihreo8YMcLJyUntM7NL&#10;ERERjRo1EkLk5eVZdPGMQ4cOyUanTp2cnZ3VOl/bj9eESah18eJFKx/aYDDExcXd1A3rsOV4TZhE&#10;WLYwNs9gMDA2Twjh4eHh7e0thCgvL5djSm1KUlKS/AsnNDTU1dXVoscaNGiQnG7g008/reHvzzfe&#10;eEM2+vfvLxdOhy2wrb/SAAAAbvLJJ58of84+9NBDp0+fvu1mMTExgwYNUm7e+qHOxcXlyy+/lG2D&#10;wTBs2DC5QuNN1qxZo8wD5O3tPXXq1Fr208XF5fnnn5ft8+fP1zDvZnJy8mOPPSbbLVu2VNbNqOVR&#10;vvrqK+Vm79695cILt3r77bcPHz4s29OnT7fyB+yaKVNF6nS69PR0KxxRuWiPPPLIXTdu0aKFEtwI&#10;IR566KF//etfNS8OkJeXN27cuLVr1yr3mLbvxMPDw7leXnjhhRp2m5iYaNp5K1ze+nF2dn7ooYdk&#10;JlhZWfnDDz/8/PPPRUVFt93YaDTGx8f/5z//iY6OlvdERUUpk2KiIRo3btylSxfZ3rp1q9nXwbh+&#10;/boyue+gQYOstvDIbV28eFF+dzJq1KiQkBAVe1KDVq1aubi4CCGys7OVkNQ6fvvtN/kECA0Nla9N&#10;a3r22WdlY+nSpefOnbvtNkeOHHn99ddl+91337Xa08l06W8r17HfSq/XK4v5qPX9HwAAAGBT7CU8&#10;FOSHtUZ4KN2f4aGrq6uyQNCpU6fuumbUnSQnJ2/ZskW2+/Tpo6yHgDpp0aKFnACxsrLywIEDljtQ&#10;amqqHAyn1WrrtPaXedlFeKi8V584ccL6R09OTpY1D+7u7mFhYdY8tF2Eh1aOc+9EqajXarWmi8sB&#10;AAAAd2Iv8RrZWu0Rr0n3Z7ym1WonTZokS1WvXr26fv36elRNZ2RkrFq1SlajtWrViiWm683R0bFv&#10;376yvWvXLrnoiNmlpKQoc0eqO6LSLuK1tm3bytQoMTHROu+QilOnTskluH19fQMCAqx84rYcr7Vo&#10;0UKW+mdlZd3p167VpKSkyB+Tj4+PnL/yvqWMK77TH4cqUsrarTB+cty4cbJx7tw5078STa1atWrj&#10;xo2y/d5776l9efB/KJkGAAA2zcfHZ9euXbKt0+l69Ojx2muvXblyRcZkOp0uISHhD3/4Q9euXeWn&#10;FCHEf/7zn9v+ETx79uwxY8bI9rlz59q0abNr167S0lIhhMFguHLlyjPPPDNz5kxl+507d9511kNT&#10;7777rru7u2y//fbbAwYM2LNnT2Fhocxnq6urk5OT33jjjdatWytd3bJlS10/VT788MNKrJmVlRUS&#10;EvLVV19lZGTIo1RUVJw+fXr06NF//etf5TbBwcHffvutWj++2zKdvPP48eOWPlxWVlZycrJsKwlU&#10;zV544YWnn35aufnKK680b978P//5T3JyspLm6/X6zMzMffv2zZ0718/Pb8eOHfJ+rVa7b9++Vq1a&#10;3fUoer1eVy81Z8RHjx5V2kOHDrX05W0IHx+fOXPm+Pj4yJvR0dGffvrpDz/8cOzYseTk5KysrPT0&#10;9NjY2F27dn3++eerVq3Kzc2VW/bu3XvixInqFt/eS4YNGyZrdOVT2ox7rq6uXrdunXzGtm7dWvXh&#10;WcqrY+fOnbX8FkRZ38ZqHB0dla/rdu7cWe/ZXuuqoKBAuT6qjEwdPXq0MriwS5cu//jHP9LT0+WT&#10;R6/Xp6SkvPTSS0qs37ZtW+ULTito3bq1jGUzMjISEhKsf3FMRUdH37hxQwjh5eUVHBysbmcAAAAA&#10;W2BH4aEgP6wdwkNlD/dneNixY8fu3bvL9s6dO/ft21fX+csuXrz4448/yusQHBzMEtP1ptFohg0b&#10;JtvHjx/PyMiwxFF0Ot3WrVtlOyoqqkmTJmqdr12Eh126dJELicTFxSnvXdZhMBiUtd+VbliNLYeH&#10;Sseio6NLSkqseVlu68iRI8rMmG5ubmp3BwAAAHbAjuI1srVaIl5T9nB/xmvNmjVT6rtiY2NXrlxZ&#10;p4+rsbGx3333nSx8bdy48QMPPMAgvYbo2bOnXG60qKhIebM1o8rKSmXuyG7duvn6+qp4snYRr3l4&#10;eHTu3Fm2t23bZrXFM8rKypSRmX369LH+y8qW4zVHR8e2bdvK9t69e618ZUwZjUalA+3bt7/P3/26&#10;desmr8Dly5fleEUbUVZWpiw5Y4Uxya1atZo0aZJsP/fcc4899lh8fLxOpxNC6PX61NTUZ599VplC&#10;ZdSoUaZzDEF1dfsiHwAAwPoGDBhw8ODBUaNGySDmgw8++OCDD+608ccffzxv3rzb/pdGo9m0adP4&#10;8eP37NkjhEhLSxs1atSd9vPjjz/26NGjTv308vLavXu3Uml25MiRESNG1LD9Dz/80KFDh7peDY1G&#10;s3bt2lmzZq1bt04IUVVV9eyzzyoTgN0kNDT0xIkT1l8stGbh4eFNmzbNysoSQmzYsGHatGkWPZwS&#10;mI4ZM6aWo0M0Gs1XX33VqVMn5cJmZmaaBrV30rVr1/Xr19cmk7WcFStWyEabNm2aN2+uYk9qw9fX&#10;d968edu2bYuJiRFCGAyGhISEGioS3d3dx40b17FjR7U7fk/x9PQcOXLkL7/8IoT47bff/P39lfnh&#10;GsJgMGzcuDE7O1sI4ezsPH78eNUjJNPp7mRmcVeqLCk8cODAs2fPFhcXFxQUHDt2bMCAAVY46M6d&#10;O5XidlXWLtZqtb/++mvbtm3lj+bVV1999dVXb7uln5/f/v375YS41uHs7Ny7d+9Dhw4JIXbv3t2m&#10;TRsrDwlVVFVV7d+/X7YHDhyo+msKAAAAsBH2Eh4K8sPaITy0KLsID8eNG3fjxg0ZEh44cCAtLW3C&#10;hAne3t53fWBFRcXu3btPnTolb/r4+Dz00EN1ndoAptq0adO2bdu4uDiDwbBu3bp58+YpK4+Zy/bt&#10;2+XKIW5uburWt9tFeOjr69uzZ0853n379u1PP/201XKqU6dOyZ+Uu7u79Ud92XJ4GBIS0rx582vX&#10;rlVVVR08eFAZla6K4uLiY8eOybaKa7YDAADA7thLvEa2VkvEaxZlF/Fa9+7dS0tLZeFfamrqV199&#10;NWLEiK5du9YcIxQVFe3Zs0dZfrZRo0aPPvqorT297Y6zs/OYMWPWrFkjhDh58mRoaGinTp3MtXOj&#10;0fjzzz/n5+cLIdzd3VWfO9Iu4jUhxIgRI2JjY6uqqtLS0s6fP69UUFvU/v37y8vLhRCBgYHKnKHW&#10;ZMvxmhBi0KBB58+fNxqNsbGxaWlpaq1SHhsbK9ced3FxqeUkIPcwLy+viIiI+Ph4g8EQHR09ePBg&#10;tXv0/x0+fLiqqkoIERISYp2VwFetWtWxY8eUlBQhxPLly5cvX37bzUJDQ+Vfj7AdrDINAADswMCB&#10;A69cuVLztHxdu3Y9d+7cCy+8UMM2Li4uO3bsePvtt2vYplevXrGxsbNmzapHP/v27RsfH3/XD7Th&#10;4eExMTHKrEJ15ejouHbt2kWLFslFL+/kxRdfjI+PDwwMrN9RLEej0bzxxhuyvXbt2lqGI/W2aNEi&#10;2Zg7d26dOvn73/8+PT390Ucfrc32I0aMOHz48JkzZ9TNZAsLC2VRnxDizTffVLEntefq6jplypQn&#10;n3wyMjKyhljWw8NjyJAhzz//PPXSltC9e/f27dvL9s8//3z+/PkG7lCv12/evPnixYvy5sSJE5Xl&#10;xFUUFxendhdqxdnZWflW7+DBgwUFBZY+YkJCgpx4T6vVjh49Wq1C3FatWl2+fFl5Kt7WrFmzkpOT&#10;rf+rrX///vKLvZycnIa/QOrt+PHjcupfHx+fbt26qdUNAAAAwAbZS3goyA9rgfDQcuwlPHRwcJgx&#10;Y4YSESQlJX355Ze//PJLTk7OnR5y48aNAwcOfPbZZ0q9dNOmTefMmePh4aH22di9cePGySW88vPz&#10;16xZU11dbcadHzlyRBlJOX78eGWtMFXYS3g4ZMgQJadSnvCWZroMztChQ1VZu9hmw0ONRqPEuadO&#10;nZLDlNVy4MAB+XszNDTUCkusAAAA4F5iL/Ea2VptEK9Zjr3Ea0KIQYMGjRs3Tg7GKysr27x582ef&#10;fXbgwIGsrKybilQrKyvj4+PXr1//2WefKfXS/v7+TzzxhHVK0e557dq1i4qKku1NmzYlJSWZZbdG&#10;o3Hbtm2XLl2SN3/3u9+pm60J+4nXPD09Bw4cKNu7d++WlcwWlZmZqeR4Y8aMUWutDpuN14QQfn5+&#10;ystk9+7dqtTSGwwGZYnpfv368eWCEEL5i+vUqVOVlZVqd0cIIYqLi0+cOCHbQ4cOtc5IV3d39wsX&#10;LtT8d85DDz0UFxfn6emp9hXC/9Co8m4CAABQPwkJCevWrdu2bduZM2fKy8tDQkLat28/fPjwSZMm&#10;1WlVzLy8vJ9++mnbtm2HDx8uLCz09vbu0aPHoEGDpkyZ0rZt2wZ20mg0JiQkbNmy5dixY2fPnr16&#10;9Wp1dbWfn1+PHj169+79wAMPdOjQwSx/pldWVu7YsWP37t3bt29PTU3VaDRhYWF9+/YdM2bMuHHj&#10;GjdubNGfRUPcuHFD6d6uXbtqnvJTdaWlpb/99ptMXU+fPp2XlyeECAgI6NKlS8eOHUeMGNGzZ88m&#10;TZqo3U0hhPj+++8ff/xxIYSrq2tBQYHZV/ywtJKSkqSkpLS0tIKCgsrKSq1W6+Hh4e/v36JFi7Cw&#10;MLWiovtEVVXV8uXL09LS5M1hw4YNGDCgfte8tLR0w4YNSrw7ePDgmr9Uw62MRuOSJUvknIW+vr5z&#10;5861XAaXmZm5bNkyOfFer1691F0FRQhhMBhOnz69evXqY8eOxcTElJeXBwQE9OrVa9iwYVOnTlVr&#10;CkkhxJEjR3bu3CmEaNKkye9///uavxm1hJKSks8//1yGj9OmTWP+CAAAAOC27CI8FOSHd0N4aCH2&#10;FR4ajcbDhw/v3bvXYDAod/r6+oaFhfn5+Xl4eGg0moqKiry8vLS0tIyMDNNhD127dh03bpz1P7zf&#10;qxISEn788Ud5hcPDw6dPn+7k5NTw3R47dmz79u2y3aNHjwkTJqh9onbj5MmTW7duFUI4Ozs//vjj&#10;QUFBFj2cXq9fvXq1XPg9MDBw/vz5Kmb1Nhse/vjjj5cvXxZCdOrUaerUqar0IS8v78svv5TvmXPn&#10;zg0NDVXragAAAMCu2UW8RrZ2V8RrFmJf8ZoQIi0tbdOmTbm5uaZ3Ojs7e3t7u7q66vX6kpKSoqKi&#10;m+qJunfvPnr0aLI1M9LpdMuWLcvIyBBCODg4yLephuzQYDBs2bIlOjpa3mR4Xl1VV1d/8cUXhYWF&#10;QojQ0NBHH33ULIHnbRUWFn777bfFxcVCiHbt2s2YMUPdc7fZeO3GjRufffaZnLJzxowZ7dq1s3IH&#10;jh8/vm3bNiGEh4fHH/7wB94DhRAGg+Hzzz+XS/707Nlz/PjxavdIbNu27fjx40KIsLCwxx9/3MqL&#10;A2VkZKxbt27Tpk2nT58uLS0NCAjo27fv4MGDH3zwwWbNmql9bXAblEwDAABABc8888w333wjhBg6&#10;dKgyNRcawmg0hoaGypLXDz/88KWXXlK7R7AzZWVlP/zwgyzTFUK0aNFi/Pjx/v7+td+D0WiMjY3d&#10;tm2bzPiEEP369Rs5cqRaqxbbtezs7G+//VZWMgcHBz/22GOWiOHy8/O//fbb0tJSIYSvr++TTz6p&#10;yhIxdqG6uvrzzz8vKioSQrRv3/7BBx+05hNbr9d///33V69eFUI0a9Zs3rx5vKwAAAAA3NsID83O&#10;TsPDnJycHTt21H7plYCAgNGjR7du3Vrtjt9rlBpdIURISMiDDz7YkHHher1+165dx44dkzfDw8Nn&#10;zpzp4OCg9lnaDYPBsGjRoqysLCGEh4fHE0884ePjY6FjGY3GTZs2xcTEyJuPPfZYy5Yt1b4Atig7&#10;O/ubb76R469Ume6wurp62bJlMt6PjIys33p9AAAAAO4lxGtmZ6fxml6vP3Xq1OHDh2/cuHHXjcPD&#10;w4cMGRIcHKx2r+9BpaWlS5culTMCCCH69es3fPjw+gViRUVF69evl4OIhBDdunWbOHEi44jqKikp&#10;6YcffpBzz7Vt23b69OmWmCWwrKzs22+/lT93Dw+Pp556ykYmgLBNu3btOnz4sBDCxcXlySefrNPI&#10;1Qa6cuXK999/L58P48aN69Wrl9oXw1YkJCT88MMPsq36LI3Xr1//5ptv9Hq9EGLOnDlhYWFqXx7Y&#10;OkqmAQAAoILs7OymTZvKdnJyMoNsGu7QoUODBg0SQnh4eFy/fp26R9RDVVXVunXr5GoYQgitVtul&#10;S5d+/frdNX4yGAyJiYm//fabksZqNJpRo0b17dtX7XOyY0lJST/++KOMeNq0aTNz5kxHR0cz7r+4&#10;uHjZsmX5+flCiEaNGj3xxBPe3t5qn7RNi42NXbNmjWwPHTp08ODB1jmu0WjcsmXLmTNnhBBarXbO&#10;nDnNmzdX+2IAAAAAgGURHpqdXYeH6enpp0+fvnTpUkVFxW03cHBwCA8Pj4qKioiIYHSghRw5cmTn&#10;zp2y7ebmNnbs2E6dOtXjamdlZW3evFkuqiOEaN269YwZM1iyo64KCgq+/fbbkpISIYS3t/cTTzzR&#10;qFEjSxxo9+7dv/32m2yPHj2avLcGmzdvlgmek5PTnDlzLL36tynTynYHB4f58+cHBASofT0AAAAA&#10;qIx4zezsOl7T6/XJycmXLl26cuWKHCmkcHR0DA4ObtWqVadOnSw3KRuEECUlJStXrpSz4Akh/P39&#10;x44d27Jly9onbNXV1SdOnNi/f79chEMI0bt37zFjxpCI1k90dPTPP/8s2927d58wYYJ5r2RVVdXy&#10;5cvlPAvOzs6PP/64NfMie1RZWbl48eLc3FwhhI+Pz1NPPWWdd9rCwsJFixaVlZUJIUJDQx977DHm&#10;9zS1fv368+fPCyH8/Pyefvpp8w5hrT3Tp0fr1q0fffRRtS8M7IDDO++8o3YfAAAAcN9p1KiRVqvd&#10;v3+/EKK0tHTSpElq98juPfzww9euXRNCLFmypEePHmp3B3bJwcGhY8eOLi4uqampRqPRaDRmZWWd&#10;PHkyISFBDr9zdnZ2dHSU4aDBYCgqKkpJSTl16tSWLVtOnz4tF+AVQjRu3HjWrFnWX0njHuPj4+Pj&#10;4xMbGyuEyM/Pj4+Pb9GihYeHh1l2npiYuHLlSjmDrIuLy+zZs605L6Od8vf3NxqNV65cEUKkpqYG&#10;BgZa56KdPHny4MGDsj1hwoS2bduqfSUAAAAAwOIID83OrsNDLy+vyMjIfv36RUZGBgUFBQQEBAQE&#10;NG3atEWLFp06derfv/+4ceO6dOni5+fH6EDLad68ube3d2JiosFgqK6ujo2NTUlJ8fLy8vb2ruVl&#10;z8/P37179y+//FJcXCzv6dq167Rp05ycnNQ+Ofvj5ubWqlWr8+fP6/X6ioqKpKSkNm3amHcEocFg&#10;2L9//6FDh+TNfv36DRkyRO3ztmmtWrVKTEwsKSkxGAwJCQmdOnWy2lwAR48ePXLkiGxPnjy5devW&#10;al8MAAAAAOojXjM7u47XtFqtr69v27Zte/fu3b9//y5dunTt2rVXr14DBw4cOXJkVFRUixYt7KsI&#10;3B45Ozt36tSpsLAwJydHCFFWVhYTE5OcnOzs7Ozt7V1ziWZRUdHJkyc3bNgQGxsrl99wcHAYN27c&#10;oEGDSETrrVmzZg4ODikpKUKIzMzMtLS01q1bmyvPyczMVCrktVrtrFmzWBH3rhwdHVu3bn3u3Lnq&#10;6ury8vLMzMz6zdpZJ7KyvbCwUAjRuHHjxx57zMXFRe0rYVvCwsLOnj2r0+nKysp0Ol2bNm2s3wej&#10;0bh+/Xq5npOLi8vMmTPd3d3VvjCwA6wyDQAAAHVUVlY2a9asoKBACJGXl8ckhQ2RmJgYHh4uhAgN&#10;DU1OTmaSMzRQfn7+jh074uPjb/0vR0dHFxcXg8FQWVlpMBhu+l8nJ6c+ffoMHDiQlWHM5ejRozt2&#10;7JBtJyensWPHRkVFNSQK1Ov1e/bsUYbQOTg4PPLII0wnXEtGo3Ht2rWyjt3JyWnGjBmWDgHPnTu3&#10;adMm+Vrr1avXuHHj1L4GAAAAAGAlhIdmRHgIc8nKylq3bp1cyUHy9/fv3LlzREREQEDAbTOrGzdu&#10;JCcnX7hwISkpSRmd4uTkNG7cuK5duzKmsyFSUlJWrlwph8m6uLhMnDjRXLNY3rhxY8OGDampqfJm&#10;586dp0yZwg/rroqKihYtWlRaWiqEaN68+SOPPGKFEZZxcXFr1qyRL65+/fqNGjVK7csAAAAAwFYQ&#10;r5kR8RrMxWg0nj17dteuXXJJW8nZ2TksLCw0NNTPz8/Ly0uOzauoqCgoKMjOzr5y5UpGRoZp2Vdw&#10;cPDEiROVleRRb0ajcfv27cePH5c3PTw8pkyZ0sDBYEaj8fjx47t27ZKpnRDigQce6Ny5s9rnajeS&#10;kpJWrlwpn/CRkZEPPPCA5RK2kpKSNWvWyOkwnJycnnjiCV5Wt3Xu3LkNGzbI9vDhwwcOHGjlDvz2&#10;22+7d++W7VmzZkVGRqp9SWAfWGUaAAAA6nB0dIyKilq5cqUQolGjRoMHD1a7R3Zs4cKF0dHRQohN&#10;mza1atVK7e7A7rm5uXXq1CkyMrK6urqgoEDJ74QQBoNBp9NVV1ffNP1WkyZNevfuPXXq1MjISL4Y&#10;MKPmzZv7+vomJyfr9XqDwRAfH5+Zment7e3l5VXXXRkMhri4ODnhqLynSZMmDz/8MHNY1p5Go4mI&#10;iLh8+XJpaanBYDh//ryLi0tISIglBowaDIbdu3fv3LlTvtZatmz5wAMPaLVata8BAAAAAFgJ4aEZ&#10;ER7CXBo1atStWzdHR8e0tDQ5xVtZWVlKSsqpU6eOHz8eHx+fmpqanJyclJR06dKlkydP7t27d//+&#10;/XFxcfn5+cpO2rVr99BDD7Vo0YIS3Aby9vb29/ePj483GAx6vf7SpUtFRUWtWrVqYDwbFxe3cuVK&#10;pTC+bdu2pFK15OrqGhoaeu7cOaPReOPGjcuXL5t99W9TRqPx2LFjmzdvlvlhmzZtJk+ezMsKAAAA&#10;gIJ4zYyI12AuGo2mWbNm3bp1MxqN2dnZclSeXq/Pz89PSUm5ePHimTNnTpw4cfLkyejo6Li4uGvX&#10;rhUXFysP9/HxGTVq1Lhx4zw9PdU+lXuBRqNp06aNk5NTamqq0WjU6XTnzp0rKSnx9/evX6STlpa2&#10;ZcuWEydOyLjGzc1t2rRpHTp0UPtE7YmPj4+rq2tiYqIQIi8vz3IJW2Zm5vLly+Wq70KIadOmserM&#10;nQQEBMgZHIQQKSkpbm5uISEhVjv6hQsXtm7dKtuDBg3q2bOn2tcDdoNVpgEAAKCmMWPG7Nixw8nJ&#10;qbCw0N3dXe3u2KWcnJzAwEAhxKhRo5TVaAFzqaqqSk5OTk1NzcjIyM/PLykpkfdrtdomTZr4+vo2&#10;b968ZcuWFqoahZSfn79+/fr09HTlnubNm/ft27dt27a1Ga1YVVUVHR197NgxOXmw1LFjxwkTJri6&#10;uqp9cvansLBwxYoVeXl58mbXrl0nTJjg6OhoxkNUVFSsX78+ISFB3gwKCnrkkUf4LQkAAADgPkR4&#10;2HCEh7CEkpKS48ePnzp1qry8vJYP0Wq1bdu2HTBgQFBQkNrdv6fk5OSsW7dOGdvn6enZu3fv7t27&#10;13UcodFoTEpKOnr0aFJSkrzHwcFh5MiRvXv3Jvitk7Nnz27atEm23d3dH3zwQUuMtqyurv7ll1/O&#10;nj0rb/r7+z/xxBOEvQAAAABuRbzWcMRrsJCysrJz586dO3cuIyOj5i0dHBwiIiI6d+4cGRnJxHaW&#10;kJaWtm7dusLCQnlTo9G0a9eub9++zZs3r83D5UImR48elesVS2FhYQ888EDjxo3VPjn7YzQaDx06&#10;tHfvXnnTzc1t+vTp5k3YLl68uGnTJp1OJ4RwcHAYP358t27d1D5vm6bX63/66ae4uDh5c9KkSVa4&#10;Ykaj8fDhw8r60m3atHnooYd4D0TtUTINAAAANWVnZwcFBRkMhg8++OBPf/qT2t2xSwsWLPj888+F&#10;EBkZGc2aNVO7O7jHyfkUtVqtg4MDQ+WsSa/X79u37/Dhw6af4hs1atS8efPg4ODg4OCgoCAXFxfl&#10;v0pLS9PT09PS0uS/lZWVyn85OzuPHTu2a9eu/ATrrby8fN26dcr40WbNmo0ZM8Ys63UbjcaEhIQd&#10;O3YoJdmdOnWaNGmSk5OT2icNAAAAACogPGw4wkNYjl6vT0hIkItLm07VZ8rV1TUsLKx169YdOnTw&#10;8PBQu8v3Jp1Ot3PnzpMnTyr3ODk5RUVF9erVy9fX964ZYFVV1YULF44ePXr9+nXlTl9f32nTpvGm&#10;UT+xsbEbN26sqqoSQmi12tGjR/fs2dOMg/kKCwvXrVuXlpYmb7Zu3XratGmWW84aAAAAgF0jXms4&#10;4jVYWklJyZUrV7KysvLy8srKyiorKx0cHJydnRs3buzj4xMSEhISEsLAIUurqKj45ZdfLly4YHpn&#10;YGBgaGhocHBwSEjITTmbXq/Pzs6WY/NSU1OLioqU/9JqtYMHDx44cCC1nQ0RFxe3YcMGmbBpNJqu&#10;XbsOGTKk4SXoubm5e/bsiY2NlTc9PDymT59ullF/97zq6urVq1fLBcA1Gk3//v2HDh3q4OBgocMZ&#10;DIatW7eePn1a3mzWrNns2bOJQFEnlEwDAABAZZ9++ukf//hHJyengoIChkzVVV5enp+fnxCCXBu4&#10;H+Tn5x8/fjw6OlqmgTcxjWVv+2Hf09OzV69e3bt3Z+bghjMYDLt27Tp69KhyT0RExPDhw+XUwvVz&#10;7dq1Xbt2Xb16Vd7UaDTDhw/v378/xe0AAAAA7meEhw1BeAirKS8vz8vLu3HjRlVVlcFgcHZ2dnd3&#10;9/X19fLyItmwjri4uB07dtxUu+7h4SHnWwwJCWnUqJFyf3V1dVZWVnp6enp6ek5OjmmW6ODg0K1b&#10;t5EjRzo7O6t9TnYsOzt71apVytpEAQEBw4cPj4iIaODLoays7NChQydOnNDr9fKevn37jhw5kgG4&#10;AAAAAGpAvNYQxGvAfeXatWtHjx6NjY29deids7Oz6XIm5eXl1dXVt24TFRXVu3dvHx8ftU/lXnBT&#10;wubo6NirV68BAwbUb+jjjRs39u/fHx0drfxwmzZtOnPmzCZNmqh9onZDp9OtXLnyypUr8mZQUNDU&#10;qVN9fX3NfqDi4uKff/5ZlmcLISIiIqZNm0ZejbqiZBoAAAAAAHtSUVFx+vTpEydOmM5PWbNmzZr1&#10;6dOnY8eOlpvY7/509uzZX3/9Valg12g0HTt27Nq1a4sWLWp/qXU6XXJy8pkzZ+Lj45U73dzcfve7&#10;30VGRqp9igAAAAAAALAPBoMhPj7+6NGjypR8deLu7t6zZ8+ePXuaFlej3srKytauXZuamqrcExoa&#10;OmLEiNDQ0Hrsraqq6tixY4cPH66srJT3ODg4TJgwISoqSu0TBQAAAAAAuKcUFBQcP378zJkzt13U&#10;5La8vLx69+7drVs3VsE1r7Kysq1bt168eFG5x8XFpV27dpGRka1bt65NDW15eXliYmJ8fHxcXJxS&#10;5a7RaLp16zZ69GiqcOuqsrJy06ZNyjLdTk5OY8eOjYqKMtfEqdXV1UePHj106JDy6uvVq9eYMWOY&#10;MhL1QMk0AAAAAAD2x2g0FhYWpv9Xdna2wWBQ/tfJyalZs2YhISFyGRnmCbackpKSgwcPnj59Wlna&#10;RQjh4uLSpk2byMjIsLAwT0/PWzM7vV5/48aNlJSU+Pj4pKQk02lHnZyc+vbt269fP1dXV7VPDgAA&#10;AAAAAPYnLS3txIkTKSkpxcXFd93Y0dGxWbNmXbt27dy5s5OTk9p9v6fo9foTJ04cPHiwvLxcudPP&#10;zy8yMjIyMjIkJOSuQ/1KS0sTEhJkhGg6SLd169YjR45s2rSp2qcIAAAAAABwb9LpdFlZWenp6Wlp&#10;aenp6QUFBab/q9FoAgICgoOD5fA8f39/SjotJz09fffu3SkpKaZ3Ojo6tmzZsmXLll5eXo0aNfL0&#10;9PT09DQYDCUlJcXFxcXFxUVFRUlJSVevXjUdVCmEaNeu3fDhw/38/NQ+LXtlNBqjo6O3bdum0+nk&#10;PYGBgf369Wvgcj5GozEuLm7nzp3Ka02j0YwePbp3797mqsfG/YaSaQAAAAAAgAYpKCjYu3fv+fPn&#10;b/0vjUbj7u5+UyxbVlZ265ZarbZ79+6DBg3y9PRU+4QAAAAAAABg34xGY3FxsRzWmZmZaVpwq9Fo&#10;fH195WSLgYGBDRnKhruqqKg4cuTI0aNHlUGEkru7e6tWrZo0aSLHdDZq1MjZ2bmkpETmhyUlJZmZ&#10;mWlpaTcN6woKChoxYkSrVq3UPi0AAAAAAID7iE6nM628dXBwcHR0VLtT9xGj0ZicnLxnz56MjIx6&#10;76Rly5YjRowIDg5W+2zuBXl5eevXrzf9cXh5efXp06d79+4uLi512lVBQcGFCxcuXLiQnZ2t3BkS&#10;EjJ27Fh+WGgISqYBAAAAAADMICcn58KFC/Hx8ab5XW2EhIRERER06tTJ29tb7ZMAAAAAAAAAYGbF&#10;xcWHDh06f/686YrTdRIUFNS/f//27duzrAoAAAAAAADuQ0ajMTc3Nz4+Pj4+/tapBm9Lq9W2aNEi&#10;IiIiMjKSgXnmpdfrf/vtt2PHjpkGng4ODiEhIWFhYWFhYSEhIXcqny4rK8vPz09LS7tw4UJaWprp&#10;f3l6eo4cObJTp06koGggSqYBAAAAAADMqbCw8PLly5cvX87LyyspKblpARkhhLOzs6enp5+fX2Rk&#10;ZHh4OMtKAwAAAAAAAPc8g8Fw9epVOawzPz//rts7Ojq2bNkyMjIyIiLCy8tL7e4DAAAAAAAANqG0&#10;tDQhISE3N7ekpKS4uLi4uLikpESj0Xh6ejZq1Ej+GxgY2KZNG1dXV7U7ey+rqqqKjo4+evRoYWHh&#10;Tf+l1Wp9fHxcXFxcXFycnZ2dnZ2NRmN+fn5+fv5tp5V0dXXt1avXgAEDnJ2d1T4t3AsomQYAAAAA&#10;ALAUo9FYWVkpw1kllr3TBIoAAAAAAAAA7nlGozEvLy8rK0vGhvLfqqqqRo0aKWM6GzduHBoaygBB&#10;AAAAAAAAALbMYDBcunTp+PHjtVz925STk1NkZGTHjh3btGnj6Oio9qng3kHJNAAAAAAAAAAAAAAA&#10;AAAAAAAAAAAAAOqssrLy2rVrV65cuXLlSnp6ul6vv+1mHh4evr6+Pj4+rVu3joyMZNZIWAIl0wAA&#10;AAAAAAAAAAAAAAAAAAAAAAAAAGiQ6urqkpKSqv+qrKw0Go1NmjTx8fFxdXVVu3e491EyDQAAAAAA&#10;AAAAAAAAAAAAAAAAAAAAAMCOadXuAAAAAAAAAAAAAAAAAAAAAAAAAAAAAADUHyXTAAAAAAAAAAAA&#10;AAAAAAAAAAAAAAAAAOwYJdMAAAAAAAAAAAAAAAAAAAAAAAAAAAAA7Bgl0wAAAAAAAAAAAAAAAAAA&#10;AAAAAAAAAADsGCXTAAAAAAAAAAAAAAAAAAAAAAAAAAAAAOwYJdMAAAAAAAAAAAAAAAAAAAAAAAAA&#10;AAAA7Bgl0wAAAAAAAAAAAAAAAAAAAAAAAAAAAADsGCXTAAAAAAAAAAAAAAAAAAAAAAAAAAAAAOwY&#10;JdMAAAAAAAAAAAAAAAAAAAAAAAAAAAAA7Bgl0wAAAAAAAAAAAAAAAAAAAAAAAAAAAADsGCXTAAAA&#10;AAAAAAAAAAAAAAAAAAAAAAAAAOwYJdMAAAAAAAAAAAAAAAAAAAAAAAAAAAAA7Bgl0wAAAAAAAAAA&#10;AAAAAAAAAAAAAAAAAADsGCXTAAAAAAAAAAAAAAAAAAAAAAAAAAAAAOwYJdMAAAAAAAAAAAAAAAAA&#10;AAAAAAAAAAAA7Bgl0wAAAAAAAAAAAAAAAAAAAAAAAAAAAADsGCXTAAAAAAAAAAAAAAAAAAAAAAAA&#10;AAAAAOwYJdMAAAAAAAAAAAAAAAAAAAAAAAAAAAAA7Bgl0wAAAAAAAAAAAAAAAAAAAAAAAAAAAADs&#10;GCXTAAAAAAAAAAAAAAAAAAAAAAAAAAAAAOwYJdMAAAAAAAAAAAAAAAAAAAAAAAAAAAAA7Bgl0wAA&#10;AAAAAAAAAAAAAAAAAAAAAAAAAADsGCXTAAAAAAAAAAAAAAAAAAAAAAAAAAAAAOwYJdMAAAAAAAAA&#10;AAAAAAAAAAAAAAAAAAAA7Bgl0wAAAAAAAAAAAAAAAAAAAAAAAAAAAADsGCXTAAAAAAAAAAAAAAAA&#10;AAAAAAAAAAAAAOwYJdMAAAAAAAAAAAAAAAAAAAAAAAAAAAAA7Bgl0wAAAAAAAAAAAAAAAAAAAAAA&#10;AAAAAADsGCXTAAAAAAAAAAAAAAAAAAAAAAAAAAAAAOwYJdMAAAAAAAAAAAAAAAAAAAAAAAAAAAAA&#10;7Bgl0wAAAAAAAAAAAAAAAAAAAAAAAAAAAADsGCXTAAAAAAAAAAAAAAAAAAAAAAAAAAAAAOwYJdMA&#10;AAAAAAAAAAAAAAAAAAAAAAAAAAAA7Bgl0wAAAAAAAAAAAAAAAAAAAAAAAAAAAADsGCXTAAAAAAAA&#10;AAAAAAAAAAAAAAAAAAAAAOwYJdMAAAAAAAAAAAAAAAAAAAAAAAAAAAAA7Bgl0wAAAAAAAAAAAAAA&#10;AAAAAAAAAAAAAADsGCXTAAAAAAAAAAAAAAAAAAAAAAAAAAAAAOwYJdMAAAAAAAAAAAAAAAAAAAAA&#10;AAAAAAAA7Bgl0wAAAAAAAAAAAAAAAAAAAAAAAAAAAADsGCXTAAAAAAAAAAAAAAAAAAAAAAAAAAAA&#10;AOwYJdMAAAAAAAAAAAAAAAAAAAAAAAAAAAAA7Bgl0wAAAAAAAAAAAAAAAAAAAAAAAAAAAADsGCXT&#10;AAAAAAAAAAAAAAAAAAAAAAAAAAAAAOwYJdMAAAAAAAAAAAAAAAAAAAAAAAAAAAAA7Bgl0wAAAAAA&#10;AAAAAAAAAAAAAAAAAAAAAADsGCXTAAAAAAAAAAAAAAAAAAAAAAAAAAAAAOwYJdMAAAAAAAAAAAAA&#10;AAAAAAAAAAAAAAAA7Bgl0wAAAAAAAAAAAAAAAAAAAAAAAAAAAADsGCXTAAAAAAAAAAAAAAAAAAAA&#10;AAAAAAAAAOwYJdMAAAAAAAAAAAAAAAAAAAAAAAAAAAAA7Bgl0wAAAAAAAAAAAAAAAAAAAAAAAAAA&#10;AADsGCXTAAAAAAAAAAAAAAAAAAAAAAAAAAAAAOwYJdMAAAAAAAAAAAAAAAAAAAAAAAAAAAAA7Bgl&#10;0wAAAAAAAAAAAAAAAAAAAAAAAAAAAADsGCXTAAAAAAAAAAAAAAAAAAAAAAAAAAAAAOwYJdMAAAAA&#10;AAAAAAAAAAAAAAAAAAAAAAAA7Bgl0wAAAAAAAAAAAAAAAAAAAAAAAAAAAADsGCXTAAAAAAAAAAAA&#10;AAAAAAAAAAAAAAAAAOwYJdMAAAAAAAAAAAAAAAAAAAAAAAAAAAAA7Bgl0wAAAAAAAAAAAAAAAAAA&#10;AAAAAAAAAADsGCXTAAAAAAAAAAAAAAAAAAAAAAAAAAAAAOwYJdMAAAAAAAAAAAAAAAAAAAAAAAAA&#10;AAAA7Bgl0wAAAAAAAAAAAAAAAAAAAAAAAAAAAADsGCXTAAAAAAAAAAAAAAAAAAAAAAAAAAAAAOwY&#10;JdMAAAAAAAAAAAAAAAAAAAAAAAAAAAAA7Bgl0wAAAAAAAAAAAAAAAAAAAAAAAAAAAADsGCXTAAAA&#10;AAAAAAAAAAAAAAAAAAAAAAAAAOwYJdMAAAAAAAAAAAAAAAAAAAAAAAAAAAAA7Bgl0wAAAAAAAAAA&#10;AAAAAAAAAAAAAAAAAADsGCXTAAAAAAAAAAAAAAAAAAAAAAAAAAAAAOwYJdMAAAAAAAAAAAAAAAAA&#10;AAAAAAAAAAAA7Bgl0wAAAAAAAAAAAAAAAAAAAAAAAAAAAADsmKPaHQAA2LHs7Ozr16/LtoODQ7t2&#10;7dTuEQAAAAAAAACbUF5enpSUpNxs2bKlh4eH2p0CAAAAAAAAoIKcnJycnBzZ1mq17du3V7tHAAAA&#10;AIB7EyXTAID6++yzz9577z3Z9vHxycvLU7tHAAAAAAAAAGzCxYsXe/bsqdw8cODAoEGD1O4UAAAA&#10;AAAAABV8/fXX77zzjmw3atSouLhY7R4BAAAAAO5NWrU7AAAAAAAAAAAAAAAAAAAAAAAAAAAAAAD1&#10;R8k0AAAAAAAAAAAAAAAAAAAAAAAAAAAAADtGyTQAAAAAAAAAAAAAAAAAAAAAAAAAAAAAO0bJNAAA&#10;AAAAAAAAAAAAAAAAAAAAAAAAAAA7Rsk0AAAAAAAAAAAAAAAAAAAAAAAAAAAAADtGyTQAAAAAAAAA&#10;AAAAAAAAAAAAAAAAAAAAO0bJNAAAAAAAAAAAAAAAAAAAAAAAAAAAAAA7Rsk0AAAAAAAAAAAAAAAA&#10;AAAAAAAAAAAAADvmqHYHAAAAAMA+xMXFFRYWynbjxo3btWundo8AAAAAAAAA2ITs7OyUlBTlZs+e&#10;PR0cHNTuFAAAAAAAAAAVxMfHFxQUyLaXl1f79u3V7hEAAPcRSqYBAAAAoFZOnTqVmJgo261ataJk&#10;GgAAAAAAAICUlpa2fft25Wa3bt0omQYAAAAAAADuT2fOnImPj5ftsLAwSqYBALAmrdodAAAAAAAA&#10;AAAAAAAAAAAAAAAAAAAAAID6o2QaAAAAAAAAAAAAAAAAAAAAAAAAAAAAgB2jZBoAAAAAAAAAAAAA&#10;AAAAAAAAAAAAAACAHaNkGgAAAAAAAAAAAAAAAAAAAAAAAAAAAIAdo2QaAAAAAAAAAAAAAAAAAAAA&#10;AAAAAAAAgB2jZBoAAAAAAAAAAAAAAAAAAAAAAAAAAACAHaNkGgAAAAAAAAAAAAAAAAAAAAAAAAAA&#10;AIAdo2QaAAAAAAAAAAAAAAAAAAAAAAAAAAAAgB2jZBoAAAAAAAAAAAAAAAAAAAAAAAAAAACAHaNk&#10;GgAAAAAAAAAAAAAAAAAAAAAAAAAAAIAdo2QaAAAAAAAAAAAAAAAAAAAAAAAAAAAAgB2jZBoAAAAA&#10;AAAAAAAAAAAAAAAAAAAAAACAHXNUuwMAAAAAAAAAAAAAAAAAAAAAAACwCenp6atWrTp27Fh+fr5W&#10;q/X29m7Tps3QoUOHDx/u4OCgdu8AAACAO6JkGgAAAAAAAAAAAAAAAAAAAAAA4H5XWlr6+uuvf/31&#10;1zqd7qb/+uCDD5o3b/6nP/1p/vz5jo6UogAAAMAWadXuAAAAAAAAAAAAAAAAAAAAAAAAANSUnp7e&#10;p0+fzz777NZ6aenatWvPPfdcjx49Ll68qHZnAQAAgNugZBoAAAAAAAAAAAAAAAAAAAAAAOD+VVRU&#10;NGLEiAsXLtx1y5iYmD59+uzcuVPtLgMAAAA3c1S7AwAAAABgH/r379+lSxfZ9vDwULs7AAAAAAAA&#10;AGxFy5Ytp06dqtx0cHBQu0cAAAAAAAB188c//jEuLq6WG5eUlEyePHnnzp0DBw5Uu+OAzenbt2/H&#10;jh1lm6GGAABYGSXTAAAAAFArLVu2VLsLAAAAAAAAAGyRj4+Pj4+P2r0AAAAAAACop9jY2O+//75O&#10;D6moqJg6dWpMTEyzZs3U7j5gW1q0aKF2FwAAuH9p1e4AAAAAAAAAAAAAAAAAAAAAAAAA1LFq1Sqj&#10;0VjXR12/fv35559Xu+8AAADA/2GVaQAAANydXq+Pjo6OjY0tLCwUQjRq1Khp06aRkZGtWrVSu2sA&#10;AAAAAAAAVJaSknL69OmcnBydTufm5ubn59eqVasOHTo4OTmp3TUAAAAAAADgfqfT6YxGo7Ozcw3b&#10;nD59un47X79+/alTp3r06KH2WQIAAABCUDINAACAml2/fv3jjz9eunRpTk7Orf8bEhIyY8aMZ555&#10;pnXr1mr3FAAAAAAAAIBV6fX677///rPPPouJibn1fz08PMaNGzdv3rwRI0ao3VMAAAAAAADg/pKX&#10;l7dixYqtW7dGR0fn5eUJITw9Pdu2bdu/f//JkycPHjxYo9GYbl9cXFzvY3311VdLly5V+4wBAAAA&#10;IYTQqt0BAAAA2K5ly5aFh4d/8MEHt62XFkKkpaV99NFHkZGRjz/+eEZGhtr9BQAAAAAAAGAlMTEx&#10;3bp1e+KJJ25bLy2EKC0t/emnn0aOHNmrV6+DBw+q3V8AAAAAAADgvqDX699///0WLVq88MILu3fv&#10;lvXSQoji4uKTJ0/++9//Hjp0aERExKJFi6qrq5VHBQYG1vuIP//8s8FgUPu8AQAAACEomQYAAMBt&#10;GQyGZ555Zu7cuUVFRXfdWC4m065du++//17tjgMAAAAAAACwuI0bN/bt2/fcuXO12fjkyZODBw+e&#10;P39+eXm52h0HAAAAAAAA7mUlJSWjR49+/fXXS0pKatgsMTFx/vz5UVFRJ0+elPf07Nmz3gfNz8+P&#10;j49X+9QBAAAAISiZBgAAwG09/fTT33zzTZ0ecuPGjccff/z3v/89E0YCAAAAAAAA97AtW7ZMnz69&#10;rvXPixYt6tevX0ZGhtrdBwAAAAAAAO5Ner1+8uTJe/bsqeX2Fy5c6N+//+effy6EmDJlSkMOHRcX&#10;p/bZAwAAAEJQMg0AAIBbffPNN4sXL67fY7/++utHH32UqmkAAAAAAADgnpSYmPjQQw9VV1fX47Fn&#10;z54dNGhQenq62icBAAAAAAAA3IM+/PDDvXv31ukhOp1uwYIFr7zySnh4+Lhx4+p96MzMTLXPHgAA&#10;ABCCkmkAAADcJDMzc+HChQ3Zw48//vjCCy+ofR4AAAAAAAAAzO+ZZ54pKSmp98OTkpLGjBlTXFys&#10;9nkAAAAAAAAA95Sqqqp//vOf9Xvsv/71r7feeuujjz5yc3Or3x6ys7PVvgAAAACAEJRMAwAA4CYf&#10;ffRRQ4Y8Sp999tmPP/6o9qkAAAAAAAAAMKfDhw/v3r27gTu5cOHC3Llz1T4VAAAAAAAA4J5y4cKF&#10;/Pz8ej/8r3/965kzZz7++OP6PfzQoUNqXwAAAABACEqmAQAAYMpgMKxYscIsu3r22WdzcnLUPiEA&#10;AAAAAAAAZvP999+bZT/r1q1bu3at2mcDAAAAAAAA3DuuXbvWwD3Mnz9/5MiRM2fOrMdj9+3bN2DA&#10;gK+//rrh3QAAAAAagpJpAAAA/J/Y2Fhz1TkXFha+/fbbap8QAAAAAAAAALPZv3+/uXa1cOHCqqoq&#10;tU8IAAAAAAAAuEcUFxc3cA8lJSXz5s1bvHhxhw4d6vHww4cP//73vw8NDW3fvv2CBQs2bNhw/fp1&#10;ta8KAAAA7juOancAAAAAlpKdnZ2cnJyfny+E8Pb2DgsLCw4OrvkhycnJZuzA0qVL33nnncDAQLWv&#10;BAAAAAAAAID/UVpampCQkJ2drdPpPDw8goODW7Vq5eh4l6+PU1JSzNWBq1ev/vDDD3PmzFH7SgAA&#10;AAAAAAD3gurq6obvZO/evdu3b9+0aVOPHj2Kiorqt5PY2NjY2NjPP/9cCNGuXbuhQ4cOHz582LBh&#10;TZo0UfsiAQAA4N5HyTQAAMC95vTp00uXLt26deuVK1du+i9fX9+BAwdOmDDhgQce8Pb2vvWxOp3O&#10;jD2pqqpavnz5woUL1b4kAAAAAAAAAIQQIjs7e+nSpRs2bDhz5ozBYDD9LxcXlx49eowePXr69OmR&#10;kZG3PtZgMJhl2KVi8eLFlEwDAAAAAAAAZuHs7GyW/bz++uuxsbErVqyYPHmy0Whs4N5k+fRXX33l&#10;4OAwYMCA3/3ud9OnTw8KClL7agEAAOCepVW7AwAAADCbuLi4MWPG9OjR46uvvrq1XloIkZeXt2nT&#10;pieffDIoKOiJJ564fPnyTRv4+/ubt0sbNmxQ+6oAAAAAAAAAECUlJQsXLmzRosXrr79+6tSpm+ql&#10;hRCVlZWHDx9+66232rZtO2TIkF9//fWmDbRara+vrxm7dOzYsczMTLUvDAAAAAAAAGAlZWVlubm5&#10;WVlZ2dnZhYWF5p2g0FzZXUJCwnfffTdx4sRXXnnFjN3T6/UHDhx44YUXmjdvPn78+O3bt5tx5wAA&#10;AICCkmkAAIB7xOLFi6Oionbs2FGbjSsqKpYuXdq+fftnnnmmoKBAub9Dhw4ajcaMvTp58mRpaana&#10;1wYAAAAAAAC4r8XExHTp0uXDDz+sqKiozfYHDhwYP378gAEDzp49a3p/p06dzNgro9G4f/9+ta8N&#10;AAAAAAAAYGbl5eXHjh1btGjRiy++OHny5KioqKZNmzo5OXl4ePj7+zdr1qxp06be3t5OTk6enp5t&#10;2rQZOnTok08++a9//WvHjh25ubn1O2hERIS5+v/GG28UFhb+7W9/69evn9kvjsFg+PXXX8eOHdu9&#10;e3cKpwEAAGB2lEwDAADcC95999158+bVcryjQq/Xf/PNNx06dNi5c6e8x8fHJyoqyowd0+v1586d&#10;U/vyAAAAAAAAAPevw4cPDxw4MDk5uR4P7Nmz57vvvqssST18+HDz9i06OlrtywMAAAAAAACYQUVF&#10;xfbt21966aWePXt6eXn17dt3/vz5n3zyyebNm8+ePZudnX3bNaVLSkqSkpL279//7bffvvLKK2PG&#10;jPH394+IiJg/f/7GjRvrtFpJy5Yt/f39zXIu2dnZc+bMEUKsXLmyUaNGFrpiZ86cGTt27NixYxMS&#10;Eix0CAAAANyHHNXuAAAAABpq8eLF77zzTr0fnpmZOWbMmL/85S9vvvmmEGLWrFlnzpwxY/eSkpL6&#10;9u2r9kUCzGDTpk1XrlyR7ebNmz/wwANq9wgAAAAAAOAuEhISJkyYUFxcXL+HV1dXv/POO4cPH167&#10;dm2TJk1mzpz51ltvGY1Gc3UvKSlJ7SsEmMf58+f37t2r3HzmmWecnZ3V7hQAAAAAALC4ysrKLVu2&#10;rF69etu2bWVlZWbZZ0JCQkJCwqJFi1xdXUePHj1jxoxJkyZ5eHjc9YHDhg1bs2aNWfqwadOmgQMH&#10;/vOf/3zttdfeeOMNy13A7du3d+rU6Y033nj11VednJwsdyDAmrZs2aJMYxocHDxt2jTlvyqrqwrK&#10;isp1FVX6ageN1snBqbFbIy/XRloNK2ICAGAelEwDAADYt6SkpD/84Q8N3InRaPzzn/987dq1b775&#10;5oknnvjLX/5S7zGUt8rMzFT5GgFmUlJSUlBQINve3t5qdwcAAAAAAOAujEbjo48+WlhY2MD97Nq1&#10;a+DAgbt27WrTps348eN/+eUXc/WQ8BD3jKqqKiU8BAAAAAAA94P4+PivvvpqxYoVlssEKioqfv75&#10;559//tnDw2PKlCmzZ88ePny4VnvHusqpU6eaq2RaCHHs2LFBgwZZ6NRMVVZWvvXWWz/99NOyZcu6&#10;d+9uhSMClmY61NDLy6vaoE/OvZqUe/VqQWZh+Y1bt3fUOgQ1DgjzCWkb2MrHvbHa3QcAwL5RMg0A&#10;AGDf3n777fLycrPsatGiRQaDYfHixa+++qoZJ4a8fv26alcHAAAAAAAAuI9t2LDh+PHjZtnVhQsX&#10;hg4devDgwb///e87duzQ6XRm2S3hIQAAAAAAAOzOsWPH/v73v2/dutVoNFrniKWlpStXrly5cmVw&#10;cPCsWbMefvjhrl273rrZpEmTfH198/Ly1L5C9XH+/Pk+ffq88cYbb775pqMjdS64R+j0urjs5C8O&#10;rqisrtLpdUUVJcUVpeW6iiq9zmAwaDQaB62Dq6OLu7NrQdmNK/kZh5JOhjRp2jusS2u/UI1Go3b3&#10;AQCwS9qG7wIAAABqqaioWL9+vRl3uGTJkrfffvuVV17p3bu3ufaZmppq/SsDAAAAAAAAYOXKlWbc&#10;W1xc3IQJE8LDw99++21z7TMtLU2v16twaQAAAAAAAIC6i4mJGTduXN++fX/55Rer1UubSk9P//DD&#10;D6Oiotq2bfvWW29FR0eb/q+Li8vTTz+t9kWqv+rq6nfffbdv375xcXG1f1RVVdXnn3+udt+BmxmM&#10;xmuFWaeuXUjOvXqtMOtC5uUTV87FZydnF+fq9DpXRxdPVw93JzcHrba4suRKQca5jLgTV88l511L&#10;uH5lfcyOlad+zrrBlKMAANQHJdMAAAB2LD4+vqKiwrz7/Mtf/vLLL7+sWrWqSZMmZtnhnj17cnNz&#10;rX9xAAAAAAAAgPtcTEyMeXd44sSJZ5555rXXXhs2bJhZdlhRUfHzzz+rcGkAAAAAAACAusjNzX3q&#10;qae6deu2bds2tfsihBDx8fF//etfu3Xr1rx582effXb37t3V1dVCiBdeeMHLy0vt3jXIqVOnunXr&#10;9tVXX9Vm4+rq6ocffnjo0KFq9xr4H8WVpTHpsVfz04srSlPz0xNyUqr01WE+wVEh7XuHdekS3K5t&#10;YKtw/xaRgS07NA3v3rxjn7Au7Zq29nZrnF2ceybt4uWclJS8tOUnNx1OOWMwGtQ+GwAA7Awl0wAA&#10;AHYsIyPDErudM2eOk5PT0qVLzbK3/Pz8Tp06vfHGGydPnlRlZk0AAAAAAADg/mSJ/PD7779ftWrV&#10;Dz/80LRpU7PscObMmbNnz968eXNZWZm1LxAAAAAAAABQC99//33btm2XLFliMNhc7WJaWtpXX301&#10;cuTIwMDAJ598MiYm5q233lK7Uw1VXl7+7LPPTpgwIScnp+Yt582b165du44dO950//Xr18+dO6f2&#10;eeA+lZR79VDSyeKK0pySvLzSQkcHxw7NIqKC24U0aeru7KbRaG59iIPWwce9SURAi57NO4U2aZZf&#10;VnQm7WLWjeu/JZ1ad3ZHlV6n9jkBAGBPKJkGAACwY4WFhRba7bx586ZMmbJw4UKz7DArK+u9997r&#10;1atXs2bNZs+evWLFCgsVewMAAAAAAACQKioqKisrLbHn559/Xgixdu1aR0fHhu9Np9OtWLFi8uTJ&#10;vr6+Y8aM+fjjj2NiYph7EQAAAAAAALYgMzNz/Pjxjz/+eF5entp9uYv8/Pxvv/12+PDh6enpvXr1&#10;Urs7ZrB169YuXbrs2LHjTht8+umnp06devPNN2+6//Dhwx988EHnzp3VPgPcjy5mJmyI2VlcWZZZ&#10;fL2qWufj0SSkcWATN8/bVkrfytHBsbl3s27NOzR29Uy8fuVyTmpy7tXVZ7ZWVlepfWYAANgNSqYB&#10;AADsWEVFhYX2vG3btvXr17///vsjRoww426zs7NXrFgxe/bs4ODg8PDwJ5544vvvv79y5Yo1LhYA&#10;AAAAAABwP7FceFhQUPDyyy8PHDjwo48+Mm+Hd+zY8dJLL3Xt2tXPz2/SpEkfffTRqVOn9Hq9Na4X&#10;AAAAAAAA8L+2bt3auXPnX3/9Ve2O1M0nn3wydepUb29vtTsihBAajeapp546c+ZMWVnZ7t27IyMj&#10;6/TwrKyssWPHLly4UKe7eZXd06dPv/rqq99++62zs/NNp//yyy//7W9/U/vUcT9Kzr3266UDeaUF&#10;aQVZDhptoJd/I2c3UbtiaVPODk7tAlu38A25XpJ3KTsxvTB7Q8yOagNROQAAtULJNAAAAG5v4cKF&#10;er1+9erVYWFhlth/YmLi0qVLH3/88RYtWrRs2fLJJ59cu3ZtQUGB2ucNAAAAAAAA4C5++OGHEydO&#10;LFiw4JFHHrHE/vPz87ds2fLyyy/37NnT19d30qRJn3/+eUJCgtrnDQAAAAAAgPuCXq9/9dVXJ06c&#10;mJubq3Zf6uO9997761//6uLionZHxHvvvbdo0aKoqCg3N7fhw4cvXbq0rnswGo0ffvjhgAEDUlJS&#10;lDurqqpmz549c+bMnj17KncWFxc/+OCDH3300fr1693c3NQ+ddx3CspubL6wp6i8OC4n2cXRKdDT&#10;z0nrUO+9aTSa4MaB4f4tCsuLL+ekXCnI2HP5iNqnCACAfaBkGgAAwI5ZNNNMSUlZtGiRr6/vunXr&#10;LB2epqamfvvttzNmzPD39x80aNAnn3ySlpZm0SMCAAAAAAAA9zZLZ3qvvfaaEOI///lP586dLXqg&#10;oqKiLVu2LFiwICIiIjw8fOHChSdOnLDoEQEAAAAAAHA/KygoGDt27D/+8Q+j0ah2X+qpqKjo73//&#10;+3vvvdeoUSMVu+Hu7v7CCy+Y3tOiRYv67erEiRPdunX7+eef5c2PPvro0qVLL7/8srLBhQsXevTo&#10;sXPnzq1btwYFBal41rg/GYyGzRf2lFSWxmYnuTg6hzRpqtVohBBGIaqqqwrLi3JLCnJLCwrKikoq&#10;SvW1Xi86wNO3tW9oXmlBWmHW2bTYyzkptXwgAAD3M0qmAQAA7Ji3t7dF9//ee++VlZX16NHj3//+&#10;t3XOSK/XHzp06MUXXwwNDR0+fPjq1at1Op11Dg0AAAAAAADcS9zc3CxaNb137959+/a5u7uvW7fO&#10;y8vLOieVmJj44Ycf9u7dOzw8/P33379+/bp1jgsAAAAAAID7RGJiYp8+fXbt2qV2RxoqMzPznXfe&#10;ef7557t06aJWH4KCgm6KKE1Xiq6rwsLCKVOm/PWvfy0sLPznP//ZrFmzDh06yP9asWJF7969i4qK&#10;du/ereL54n525trFrBvXE65f0Rv1bf1bVel1heU3sopzrxVmXi3IuJiZGJ+THJ+dfCkrMSYj7ljq&#10;2dPXLiRev5JXWmC429QMTb38Ajz9rhZkFleU7oo/XFldpfa5AgBg6xzV7gAAAICdMRqNGRkZV69e&#10;TU9Pz87OzsvLKyoqKi0trays1Ov1Go3GycnJ3d3d09PT29s7ICAgKCgoNDS0RYsWzs7OZu9M8+bN&#10;LXqymZmZH3744VtvvfX0008fOHBg9erVFj2cKaPRuHfv3r179wYHB7/44otPP/20u7u71Y4OAAAA&#10;AAAA1E9BQcGVK1fS0tKysrJyc3MLCgpKSkoqKirkzICOjo6urq6NGjVq0qSJv79/06ZNQ0NDW7Zs&#10;aaGS4+bNmycmJlruZOWCz+Hh4YsXL54xY4blDnSrxMTE119//S9/+cvs2bNfe+21eq9OAwAAAAAA&#10;ACiOHz8+YcKE3NxctTtiHsXFxe+///7gwYPnzJkTExNz5swZK3cgPT29pKTEdKXrjz76qCE7NBqN&#10;b7311uLFiwsLC2UkWF5evmDBgiVLlvTu3XvdunUhISFWPkdACFFZXfVb8un8ssL8skJvt8ZxOclX&#10;CzKKK0r0Br3eoNdXarOKc41Go1EYNULjoHVw0jo6OzqVVpZnF+c6aB2aefk38/KvNhiKq0orqioq&#10;q6v0RoPBaHDUOjppHd2cXP09fArLi5PyrjZydT919Xz/Vt3VPmMAAGwaJdMAAAB3UVhYePLkydOn&#10;T8fExFy8eDEhIaGioqKuO3FwcGjRokXHjh27dOnSo0ePPn36+Pv7N7xvkZGRzs7OVVUWnDTugw8+&#10;mDVrVnh4+KJFi06ePJmUlGS5Y91Wenr6Sy+99K9//eudd9558sknHRwcrNwBAAAAAAAA4E50Ol1M&#10;TMypU6eio6MvXLgQFxeXn59fj/0EBAS0b9++S5cu3bp16927d2RkpFm616lTJ4uWTJ8+ffqrr756&#10;7rnnpk+fvmfPnkWLFlnuWLdVUVGxaNGiZcuWzZs375133vHz87NyBwAAAAAAAHDP2LVr15QpU0pL&#10;S9XuiJkdOHDgwIEDHTp0eOqpp5o2berk5FRSUpKfn5+dnZ2amnrp0iW9Xm+hQ5eXl8+dO/fLL7/0&#10;9/dPT09/4403Nm7c2PDdXrt2TQhx48aNLVu2LFy48PLlyy+99NJ7771niVVtgNqITrtUoau8lJWU&#10;V1YkhKayuqqkoqy4otQojBohNAZnB42Dg1YjNMJgNOoN+tKqsuJKo9AIZwcnJweHjKKciupKNydX&#10;T1cPB42D0BiNBiE0Qis0DlqtVqMVQlRWVxVXlnq5NnJ1dOkZ1tnZwUntkwYAwHZRMg0AAHAbpaWl&#10;e/fu3bVr1/79+y9cuGA0Ghu4Q71en5SUlJSU9PPPP8t72rVrN2LEiLFjxw4dOtTV1bV+u3Vycure&#10;vfvRo0ctdynKy8tnzJixb9++xo0bL1++fODAgQaDwXKHu5OsrKynn376yy+//OKLLwYNGmT9DgAA&#10;AAAAAACSwWA4efLkzp079+3bd+zYsfLy8obvMycnJycnZ//+/fKmv7//sGHDRo8ePW7cuMDAwHrv&#10;tm/fvmYZg1iDV155Rc4R+cknn+zZs8f6Uy4KIXQ63ZdffvnDDz+8++67zz77LLMuAgAAAAAAoK62&#10;bNny4IMPVlZWqt0RS7l48eLFixetf9z/x959B1hRXY8DP+fOzHtvK7v0jiCIBQsq2FCssUWNJT/R&#10;JJqo0RiNJaYYY4wlMTGxxW+MXaNRiSUYg1GxCwqxIEjvZRvb9+2rU+695/fHvH28rSx1FvZ8vn7x&#10;zZ07d87MSmDv3nPPK6+88uqrrxYVFcVisR078rp1684+++yioqLXX3/9rLPO2vWPxpiPiL4oW/zZ&#10;xq/X1pVFQqE1dRtcKRN2XGtpCMMQhinM/FAkYoUMNACACBzPibnJWDremIxKrRAAUSAAAZjCEIiG&#10;ME1hmMI0hBBChA0rbIZd6S2oWBZNxUaWDj33oFMQMehHZ4wxxnooEXQAjDHGGGM9SFNT01NPPXXG&#10;GWf069fv7LPP/r//+7/Fixdvf750h5YvX/5///d/Z5xxRv/+/b/97W+//PLLqVRqG8Y58cQTd/Zr&#10;WbBgwRFHHDF37tyjjz76mmuu2dm368LixYuPP/74yy67bNtq9TDGGGOMMcYYY4wxts2klLNmzbri&#10;iisGDx585JFH3nbbbR9++OEOyZdur66u7qWXXrrsssuGDh06ZcqUBx54oKKiYhvG2QWTh+l0+qST&#10;Tnr44YfD4fATTzyxs2/XhWg0ev3110+ePHn+/PkBhsEYY4wxxhhjjDHGdjv/+c9/zj///D04XzpY&#10;RLTD86WzSkpKJkyYEPQjst5LajVj4bv//OqNpZtWJ9xUY7LZlo4hhGkYAKC1dpXnSKchGa2M1lbH&#10;62viDVWx6ppEQ1MymvTSmkiTdpV0pONIV2rpKQkoTCEMNAg0gDaFkEpH07G0Z0dTsfpE02uL3nn+&#10;y9frEryMljHGGOsYp0wzxhhjjIFS6o033jjvvPMGDx58xRVXvPXWW7ty9jOZTL766qsXXnjhwIED&#10;v/vd77799ttKqe5ffvbZZ++CIFeuXHnMMccce+yx5eXlu+zNdIiInnnmmf322+/ll18ONhLGGGOM&#10;McYYY4wx1kssWbLkhhtuGDp06GmnnfbUU0/V1dXtsltrrT/99NOf/vSnI0eOnDp16hNPPBGNRrt/&#10;+aGHHjps2LCdHWQqlbr22mvHjh374osvhsPhXfZyOvTVV18dccQRP//5z3dSNjtjjDHGGGOMMcYY&#10;28O8/fbb3/72tz3PCzoQti3Ky8snTZr0xhtvBB0I29MQUTQdW99Qvrhq1VflSxdWLF9es7aqudaR&#10;brbD15Ur7nv/qYc/+Uc0FY87SU95SmsA9LT0pJRaeVp6SqY9J+EkE06yLtFYm2hoSDbXJ5vibsqR&#10;rqc8IjCFaYmQQEEABGR7I3nC4QAAgABJREFUdtK1UzLtKakJXCkFwoDC0r75pQp0VaxmbX35mvqy&#10;5z5/bWHF8qDfE2OMMdYTmUEHwBhjjDEWpMbGxscff/yRRx4pKysLOhZIJpMvvPDCCy+8MHjw4Isv&#10;vviSSy45+OCDt3jV5MmTx4wZs27dul0Q4SeffBL0S8qora298MILX3rppUcffXTAgAFBh8MYY4wx&#10;xhhjjDHG9kBKqRkzZjz00EM9YVqMiGbPnj179uyf/OQnZ5111qWXXnrqqadaltX1VYh44YUX3n//&#10;/bsgwg0bNjz55JNBvycAAKXUvffe+5///OeZZ545+uijgw6HMcYYY4wxxhhjjPVcn3766Xnnnee6&#10;btCBsG3X0NBw1llnXX755Q888EBRUVHQ4bDdm9RqbX3Zipq1ZU2bUm4H+3Ii4oDCvoOL+pc1VdXE&#10;G/634evKWE3cThLpvHBevhkRwhCA2ooJUwIRARjCcKX0tEdEGohIIyIRmEJYhmUKExAAgMj0lCQg&#10;0zAQQABKJT3lmYapSbtJrzhS1C+vj6M827M/27Dw4GH7zloxpyndfPzYIxAx6DfHGGOM9SCcMs0Y&#10;Y4yxXqqqqurPf/7zE088kUwmg46lrerq6vvvv//++++fMGHCd7/73WnTpo0aNaqL/pdffvmvf/3r&#10;oKMOwIwZM+bMmfPYY4+de+65QcfCeoVIJJKfn+9/DrxiEmOMMcYYY4wxxnYe13WffvrpP/3pT+vX&#10;rw86lrYcx3n11VdfffXV/v37X3jhhRdffPFRRx3VxXKoyy+/fNekTPc0q1atOvbYY3/2s5/ddddd&#10;oVAo6HDYns80zezkIWOMMcYYY4wxxnYLy5YtO+uss9Lp9PYPxQL31FNPzZ49+4033thnn32CjoX1&#10;dK7yoqlYwkk50gWEkGEVhPLyQ3lLNq2eX74k5aYd6UbTsZidSLm2q1ylNSKawohYkYJQ3sbGysrm&#10;Wk96lc01nvJSbtpAYVlWcbgQITNXL0whLIOIpJYSPCBJRIo0EQECaQIEpQlRa+UJIQwUiBgyLU95&#10;UinLsDRRQSjP08qTbkKl8qxwczquQQsUg4sGoMDl1Wv36jf8842LpFYn73M0Z00zxhhjWUhEQcfA&#10;GGNsd/XrX//67rvv9j/37du3oaEh6IgY65b6+vrf//73jz76qG3bQcfSLYh41FFH/b//9//OP//8&#10;4cOHd/hEI0eO7M1Tt5deeulDDz1UXFy8zSO88MILU6ZM6To1nTHGGGOMMcYYY9335ZdfTpo0KXv4&#10;8ccfH3fccUEHxdiWKaWeeeaZO++8s7y8POhYumvUqFH/7//9v29/+9u5v+lyfeMb33j33XeDDjMw&#10;Bx100PPPP3/ggQdu8wgrV65cunTpeeedF/SjMMYYY4wxxhhju6s77rjj9ttv9z8XFhbG4/GgI2IM&#10;qqurjzzyyI0bNwYdCNuRRowYsWzZssLCwqADYT0OEZU1bVpVt76saVN9orHN2fpk07r6ckMIBOEq&#10;VyqFCCEjlB/OC5uWKQwikFqmPbs+Ea1L1CtNCTeltSYgpVXYDBFAUbggO6CnPEe6nlKe9jSR0gog&#10;k7xFQAgAgIiAiAINgegfm8IQKFzlEVHIsExhFITziSDt2VLLkGEZwvCUt3f/kcNLhgLo2njDyL5D&#10;R5QMmTp28pF7HRL0O2aMMcZ6ChF0AIwxxhhju47jOPfcc8/ee+/94IMP7i750gBARHPnzr3hhhtG&#10;jhx5+OGH33nnnV9//XVuh/79+1955ZVBhxmkZ5999uCDD54zZ862Xf70009/8cUXnC/NGGOMMcYY&#10;Y4wx1su99dZbBx544A9/+MPdKF8aADZu3PjnP/958uTJI0aMuPrqq9966y3HcXI7/PrXvw46xiAt&#10;WrRo0qRJ995777ZtJr5ixYorrrjizDPPDPo5GGOMMcYYY4wxxtgOY9v2t771Lc6X3vOUl5f35u0j&#10;WYdc5X2+cdGjn07/51dvfLFx0ara9RsaK5fXrF1YuXx++ZIvyhbPWjFnztovK5trVtVuWFGztiJa&#10;nZb2oOL+hwzf94DBY8f2H7VX3+Gj+w0fN2CvvfoOj1ih4khxWtqO50gtpVYChaNcIu3fTpFKuKmU&#10;Z3taOtKRSkktAQj8JGkABAREACACrUlqKZXUWmutPSU95ZnCAACppSLtSk8gFlh5ETPsKs+RjtSq&#10;IdkklRzbf9Sg4gFljVU18YbZa78oa9oU9JtmjDHGegpOmWaMMcZYb/H2229PmDDh5ptvjsViQcey&#10;jYho/vz5v/3tbw855JDRo0ffeOONn3zyidYaAG655ZbtqbG8B9iwYcPxxx9/yy23eJ63VRe+9NJL&#10;d9xxx5133tlFH6VU0M/HGGOMMcYYY4wxxnaiDRs2nH322Wecccby5cuDjmXbVVRUPProo2ecccaA&#10;AQOmTZv28ssvJxIJAJg6deppp50WdHRBchzn5z//+UknnVRRUbFVF27cuPGUU065/fbbw+FwZ32k&#10;lEE/H2OMMcYYY4wxxhjbOlddddVnn30WdBRspzAMI+gQWE9BRIuqVj726T8/XP2/jY2Vy2vWfrbx&#10;6+XVazbFah3PjZjhQiuvOR1Lu07STdXFG+JOUpEyUABAdax+fvnSymiNbtmL05Xeipp1rvRidhxR&#10;lOQVAyIASa20JldJV7mOdBJOSirpKWl7jgYiIAFCoEAUAIQIAlGgQCEQEREEICAo0Iq00lpr8pQU&#10;KDSR0tqRLgEBQtgM5Zl5UmuppO25NYl6RNy7/4jS/D7r6suSTuq/Sz901datnmWMMcb2VJwyzRhj&#10;jLE9X319/cUXX3z66aevWbMm6Fh2mA0bNjz44IPHHnvsiBEjbrzxxurq6ttvvz3ooAKmtf7DH/5w&#10;9NFHr169upuXfPzxx5dccsnf/va3zhLOm5ub//73vwvBf21mjDHGGGOMMcYY2zNpre+///4DDjhg&#10;5syZQceyw8Tj8ZdeeunCCy8cOHDgt7/97ddff/2+++4LhUJBxxWwDz/88OCDD/7Xv/7Vzf7RaPS0&#10;00479dRTTzrppM76vPjii01NTUE/GWOMMcYYY4wxxhjbCn/961+fe+65oKNgO8shhxwSdAisR0i6&#10;qZcXvPnWso83xWoXVi5fVr0m6aSG9Rl00NB9jxh1yCHD9xs3YFRauWErTEAGGkP7DBo3YFS/glJF&#10;uj7RtClWG7eT6xsrFlWtSHsOEa2u3+BIty7ZqEhHjJCnpSXM4nAhACitNOmYnUy6aaW1qzypJCIi&#10;ACIKIQiAiCinxDQCACD55acBDRACkYAkKSLSWhOR0pKAHOn6TxQyzYhpKdKu8qLpWFMqhoD7DNjL&#10;FObquo3Ndnze+gVBv3XGGGOsR+DcD8YYY4zt4WbMmLH//vtPnz496EB2lqqqqgcffHDixIlDhgyZ&#10;PHly0OEE78svv5w4ceIzzzyzxZ5lZWUXXHDBtGnTzjzzzA47LFy48OKLLz733HMRMejHYowxxhhj&#10;jDHGGGM73urVq6dMmXLTTTelUqmgY9kp0un0q6+++q1vfeuPf/zjb37zm6DDCV5jY+MFF1zwwx/+&#10;cItfca31xRdfnEgk7rvvvg47xGKxiy66aPjw4QMGDAj6sRhjjDHGGGOMMcZYd33++ec33XRT0FGw&#10;neX4448fOXJk0FGw4FXH6p75bMba+rLVdRuWVK3SWu8zcPRhIyeM6jusKFLgJycvr1mbcJJ18UZH&#10;Ov0KSkryi01hFobyBxX2G1BYaqBRn2yqSzTG0omvK5dvaKiIpmLRdExpFRImAXnKC5mWaZghw0JE&#10;T0mllSs9T3mIKFAAAAEYKIg0EBFQNl/ahwgCBQEBkQZCQAMFAijSGjQASK2V1q70CDKVrk1hGSgc&#10;6RHpdQ1lmsg0zDH9hyecZG28YX75kpSbDvrdM8YYY8HjlGnGGGOM7bGSyeRll112/vnn19XVBR3L&#10;Tqe1vuyyy26++ebOqiX3cEVFRZdddtnf//73xx577LTTTtvO0fwv/bRp05qbmzvrI6WcNm2aaZoP&#10;Pvhghx2efvrp008//f777+/Tp0/Qr4cxxhhjjDHGGGOM7XhPPPHExIkT582bF3Qgu8I//vEPy7KO&#10;O+64oAPZFoj4jW9848EHH5w+ffrVV1+dl5e3nQM++eSThx122MKFC7voc88997z11luPPfZYh9OD&#10;ixYtOvzww6dOnbqbvlLGGGOMMcYYY4yx3ikWi02bNs113aADYTvFsGHDnn766aCjYMEra9o0ff4b&#10;9YmmrytX1CUaR/Yddsjw/QcU9kXYnK5c3rSpOR1vSDYn3bRlWHEnWRmtrohWVzbXVDTX1CWblFaG&#10;wISdrIrVptz0/IqlzXY84aSKwvmSlKckAYSNkECBCP7IUitNGgCAgIA0kd/ul5JGgA5L9yAgAQGQ&#10;JgIAgQIBtdaaCIA85RGQVNLvrElbhmkIkXLttOdUx2oBoG9+SXFeUUW02lXeV+VLg379jDHGWPA4&#10;ZZoxxhhje6ZFixYddthh3Sk1vMdIp9O33nrrY489JsRu9ne8008/fd26dU899dSll1565ZVXvvXW&#10;W3/961+3f9iXXnpp4sSJn3/+eYdnf//738+bN+/ee+8tLS1tc8q27csvv/zKK6989tlnx48fH/Tr&#10;YYwxxhhjjDHGGGM7WDwenzZt2pVXXplMJoOOZdf5zW9+c9NNN40YMSLoQLbOsGHD5s2bN2vWrOuv&#10;v37atGl/+9vf5s+fv/27HK5YseLII4/sbB7yyy+/vO22284///wzzjij/dlnn332yCOPPPXUU3/0&#10;ox8F/XoYY4wxxhhjjDHG2Fb48Y9/vH79+qCjYDvFpEmT5s6dO3r06KADYQGridfP+HpWU7p5UdUK&#10;qdWBQ8aPKBkssFW2cspNlzVuqo7X18TrNClHuik3nZaOLZ20Z6c92/aclGd7SiGKuJNYU1+WdFOb&#10;muuItCksIvCUZwoTEQFAEWWqQFOmFrTUiogQwED0T5KfNI3tkqYp84vWpEgp0oo0ARGAIqVJS61c&#10;6bnK87srUgJF2AwprW3PqYzWaiJEHN5nsO05TanmJdWrqSUMxhhjrNfazdJpGGOMMca647nnnjvy&#10;yCNXrlwZdCC72rJly15++eW//OUvQQeyFfbbb7/XXnutf//+uY0//vGP+/Xrt/2Dr1+/fsqUKffe&#10;e2+bOaBFixb9/ve/nzhx4sUXX9zmkrVr1x511FFPP/30Qw899I1vfCPo18MYY4wxxhhjjDHGdrCl&#10;S5cefvjhL730UtCB7Gqe5/34xz9+7LHHdsjM264hhJg5c+YRRxyR27jffvudf/752z+44zg/+clP&#10;zj333Gg02uZF/eAHPyCie+65p/0lV1555fe///2pU6c++OCDQb8exhhjjDHGGGOMMbYVXn755Rde&#10;eCHoKNiOF4lE7rrrrrlz544cOTLoWFjAUm761YVvR9PxpZvWmMI4aNj4okhB+24LKpaVN2+qTzQR&#10;gKdUzE4k3bTtOZ6SSiuplSvdtGfHnWTKS5touMqNpuMpL+0pmfJsAlKkLcMAAKWVJkVABCRQAKLS&#10;mkBr0ogIgP4paF9imoiINOiWjGoCAiLt/9PSBYjIU17STSfdlNRSKmUapiWssBWKO0lXudFUDABK&#10;8otCZqg23ticjlc11wb9dWCMMcYCxinTjDHGGNujKKWuv/76Sy+9NJ1OBx1LMF577bW5c+f+5S9/&#10;2V1qTV9zzTXhcLhNIyIOHjx4h4zved7Pf/7zb33rW7kLH3/0ox95nnfjjTdi6037Xn/99cMPP3zh&#10;woU///nPf/zjHwf9bhhjjDHGGGOMMcbYDvbaa68deeSRq1atCjqQYFRWVl533XVPPfXUjpp829lO&#10;OOGEiRMntm8fOnTojrrFv//974kTJ86fPz/b8sADDyxZsuTss8/ee++9c3uuX7/+6KOPfuKJJyZO&#10;nPjyyy8bhhH062GMMcYYY4wxxhhj3VVXV3fNNdcEHQXb8U4//fTFixffeuutpmkGHQsLGBH9d9lH&#10;zXZiRc1aQDhgyLiI2XZtqtRqfvmSsqZNCSflSFdrTaQjZqgwlF8cKSwKFxSGC4rCBcWRoqJwQZ4V&#10;MVA40lNKa61dJW3p1CebpJRERASu8hJuigi01ggICIhIoP3C0pjJlwbw86Wzq1UzydKUKUDdUqQ6&#10;87GlU6YrkCaSSrpK+jnSAjFkmkXhAls6Suu6ZCMAIGC//JJoOkZAG5uqgv5SMMYYYwHbPRJpGGOM&#10;Mca6o7m5+fTTT3/ooYeCDiRg06dPf+211x5//PHS0tKgY9myAw88sMP2+vr6HXiX//znP4cffvjS&#10;pUsB4N///ve8efMQ8eyzz852UEr98pe/9EvKXHvtte0LyDDGGGOMMcYYY4yx3d3dd999/vnnJxKJ&#10;oAMJ0po1a6688sp77rln0qRJQceyZbtm8nDDhg3HHHPM3//+dwBobm7+wx/+AADf+ta3cvu88cYb&#10;hx122FdffXXIIYe8/fbbRUVFQb8bxhhjjDHGGGOMMbYVrr/++h07p8QCN27cuDfeeOPNN98cO3Zs&#10;0LGwHmFl7fp19eXrGypSnj1+wOj2+dKu8hZXrayIVqe8dMpNm4ZRGM4vDBeEzbAhDGxdB1qgCBlW&#10;figvLxQ2hNAAQJT2nLidbLKbXeXZ0kk6KUe6npJ+zrP286ABsrnQGrL/nxmciDS1/NJSgDqr5QAR&#10;UKAQKBAAgDSQIx1Xepoo7TkEkB+KAEHas6PpmJ9o3SevUGmVdNKVzTVBfykYY4yxgPFWOowxxhjb&#10;Q5SVlZ1xxhl+Tiz76KOPlixZ8stf/nL+/Pmvvvpqzs5zPY7ruu0bv/zyy5qaHTxrs3bt2mOOOeaF&#10;F164/fbbAWDIkCF9+vTxT23atOmiiy76+OOPDcO49957b7jhhqDfCuspiLRym6XXrLyEVmkiBaQR&#10;DRQhYeabVpEZLhVGXtBhMsYYY4wxxhhjbAuklFddddXTTz8ddCA9Qm1t7Q9+8IOrr776xBNPfPjh&#10;h3tyDnmHk4dKqbfeemvH3shxnB/84AcrV65ExGg0CgD77rtv9na33nrrPffcQ0TnnHPO888/X1hY&#10;GPSLYYwxxhhjjDHGGGNbYdasWdOnTw86CrbD5Ofn/+Y3v/npT38aCoWCjoX1FFKrD1bNi9vJmljd&#10;iNLBffKK2nWQSzatitvJukSjIz1DGH0iRQK3XIRSEyEKvza0pyUCaAUC0AWUWmUyowEBgAgUaQDw&#10;E6EVafBTpwEAiDRlTwHR5qLTWQSAQASAm38BRCASgECgQAsQWmtXutFUzBCGLR2pZNqz80N5BeF8&#10;AEh5dlMqGvRXgzHGGAsYp0wzxhhjbE+wePHi0047raqqKuhAepD6+vqbb775sMMOu/XWW2tqat55&#10;550NGzYEHVQH3nnnnZNPPjm3xXXd66+/fmfcq7m5+Zvf/Kb/uaCgwP8wa9asSy65pLa2duDAgf/8&#10;5z9POOGEoF8J6xGk2+ymqly7hrQEANIekSRS4E+AoiGE5aABAIZVGMobEsofKoQVdNSMMcYYY4wx&#10;xhjrQDKZvOCCC95+++2gA+lBtNYPP/zwgAEDrrrqKiHEhx9+uHDhQill0HG19f7772uthWi1au2e&#10;e+7ZuHHjzrjdH//4x+xnf/6wvLz8O9/5zpw5c4QQd9xxx6233ort17ExxhhjjDHGGGOMsR7McZxr&#10;r7026CjYDrP33nu/++67o0ePDjoQ1rMs3bQq7iQ3NFaErfCwPkPanCWgFTXrkm56U6xOaW0KwxCi&#10;i3xpAtJaa9JSq6SbkloRkRBCkdIECKgRAAj9gtKAAlCRAkDyc6IRCIBII6BfOrpNNelMvjRBq8rW&#10;CEBASECAgASbxyMADWSgMIShSTvSFSg8Jf1hUq6dH8oLmyFEdDynOZ0gIp7KZowx1ptxyjRjjDHG&#10;dntz584988wz/dIfrI358+fPnz+/f//+Z5555k033TR48GBETCQS0Wi0vr6+urq6rKzs66+/3uEl&#10;nbvvL3/5y6GHHjpt2jT/cM2aNVddddXcuXN39n0TicSGDRv++Mc/Pv7440R0yimnPPfcc4MHDw7q&#10;PbCeQ3pxO7bacxqBtJIJJVNa2UC6fU8UljDytLKVl7AT68MFIyIFe6Ewgn4CxhhjjDHGGGOMbdbU&#10;1HTGGWf873//CzqQnqiuru6+++4LhUInnnjiXXfdNXLkyLy8vFQq1dzc3NjYWFNTU1lZuWLFiuXL&#10;lwcV4cqVK6+++uoHHnggPz8fABKJxN13352b2LzzVFZWzpkz51e/+lU0Gh02bNgLL7wwderUoN5D&#10;gIhIq7Rym5VMaGUTKQBANIQRMcxCI9RHGHm89o4xxhhjjDHGGGM92YMPPrhmzZqgo2A7TCKRGD58&#10;eNBRsJ6FiL4sWxKzEzE7sXf/UUbrXTiJaENTZV28sSHVlHCSYTPkSMcUHeRSadKe8jytlFYAILVS&#10;WimtNGlNRIBAAkD7+c/Z6tP+9CiCIH+R4ebpUgJqOd02PRpa99zcgplWv9B09hE0gBCGCBmWaZiO&#10;crVWhjCabXdI0QBbOv6lhjCkVn6mt2VwshhjjLHei/8UZIwxxtju7f333z/nnHOSyWTQgfRo9fX1&#10;zz777LPPPht0IB1wXfeiiy76xS9+MW7cuPr6+sWLFxPR9g+7RZs2bfJ3mhRC3Hnnnb/+9a95YR8j&#10;0nZ8jZ0oJ/Kk26y8GBChCBlmkTDDiCYKEwgJFGlF5JGylUwoL4YiZIZKSEs3tamgZH8z3DfoR2GM&#10;McYYY4wxxhgAQG1t7SmnnLJo0aKgA+nRXNd9++23e2wV7scff3z69OkHH3yw1nrhwoWpVGrX3PfU&#10;U0/NfnjhhRf69esX9JvY1bRynFSFl65R0n/nRNrzJ28REYXlL+gTZn4ob1A4f5gwIkGHzBhjjDHG&#10;GGOMMdZWXV3d3XffHXQUbHuZpvnQQw+tX7/+3nvvrampmTlz5nnnnRd0UKwHqU001CebauL1pmEO&#10;LMrM5drSaUhGo+lYUypWEa12pZvybADwlHSVRwCKlCnMkGEBgCLleK6nJQBo0lprTysiTUQqW22F&#10;EBEIEIiISGkJiJoA/XosHax8Rdq8KDX7yS9D3elq1ZaTiAR+4jRkClWTUkoJTcrTmpLa9gtYr2ko&#10;V6Q1UN9IMfolqgF0RxViGGOMsd6DU6YZY4wxtht75513zjnnHNu2gw6Eba/y8vLy8vJAbv2HP/zh&#10;F7/4RdAvgAVPKzvR+LXy4spr9pwmADKsIsMqFiLUqh8CggECAPLAKjaJSKU8J+rZtcprNiMDEo0L&#10;woV7RQrHcBI+Y4wxxhhjjDEWrJqamhNPPHHZsmVBB8K2Vzwe/+STTwK59dFHH/3mm2+K1jVJ9nha&#10;uXZinZuqIlJappVMamWT9tp0Q2EJI2KYBVomncTGUP7QSOEYYYS26Z6MMcYYY4wxxhhjO8Wdd94Z&#10;i8WCjoJtuz59+jQ3N48aNerqq68GgL322uuaa6554oknOGWaZRHRFxsXVUZrVtWuD1vhheXLkl46&#10;Zscd6ZmGIQBjTjLtOWk3jYgEoLTSWiutiMBDaXs2EWgggShb6kv7vxIRAQgULfnQmV/9+yrSSH4d&#10;aCQgzCRUb7FiEOZmTwO2rz/dcowAgKCp5Swp0lornbkGpFYAkHSSNfEGQxjlUFUTrzcNofoO5RLT&#10;jDHGejn+g5Axxhhju6t3332X86XZ9rv//vtPPPHEww8/POhAWJCUl0w0fqVl2rVrtUwZVoEZ7oe4&#10;5W+XEBHNgpCRTyrppGtlfL1pFUk35qar84r2QWEKIySMfE6fZowxxhhjjDHGdrHa2toTTjhh+fLl&#10;QQfCdm/z5s3761//et111wUdyK7jpqtTzStIe8qLSbeZtERhCCMPrSJEC1AAAJAm8ki7SiaVF0dh&#10;mqE+RMpL1+T12TeUNyjoh2CMMcYYY4wxxhgDANiwYcNjjz0WdBRsG/3kJz+56aabRo0a9cQTT1x3&#10;3XWO44TD4R//+MfLly//29/+VlZWNnLkyKBjZAFLOKkFFUuXbFo9d/1XtfGGaDpepKk+0eRIl4ik&#10;ln5etKNcAACiPCvfVrYm0qRd5QFIv+YzAgICAQhEgYKIDGEorQHBQCQCIk1IAhAAlJ81TS11oDMH&#10;RAidrBHsKDGaCBBbNfstlJmCzbTA5ov8lG1HeaYwEBARAUFr8pSsTzRKLS3DjNvJ9Q2VTen46L7D&#10;JwwZ3ze/T//C0rDJ21wyxhjrdThlmjHGGGO7pdmzZ3O+NNshampqjj322Pvuu+/HP/5x0LGwYGhl&#10;Jxq/UjLppqqJpJU30DALu3MhkVJeQqsUaY+0BCLQrpveJNwm165zEuVmuB8iCiNshkqtcF8zXCqM&#10;vKAflzHGGGOMMcYY2/M1NTWdcsopnC/Nth8RXX/99Z9//vnf/va34uLioMPZ6Y+bal7pJCu0sj27&#10;jrQnzHwzMsDofEbLAlAqrZxmz26QbsyKDEg2LZZuU36f8QC8hyBjjDHGGGOMMcYCdtddd3meF3QU&#10;bOvceOONZWVl//rXv84444xRo0YBwA9/+MOvvvrqgw8+OP300wHgvvvu++STT5566qk77rgj6GBZ&#10;YBzpfrJu/oKKpVKpxmR0Q0NFYzoWt5MJJ5VJliYNAAIFIgpEqTQg2NJWpAAAEAFQk9ak/dLRiIgE&#10;hAYYoImAiIAMFIioQfvJy36CdKbEc+vpTwSRqQztF6Juc5L8O0JmFMw5zI6DmcrSmURpbFuuGglA&#10;gEBEwJBp+U/nkAsAGijhpDRpR7qekh7J6fPf6JP38T4DRoet0ODiAXv3G7n/4LGl+Xv8FDdjjDGW&#10;wSnTjDHGGNv9zJ8//6yzzkqn00EHwvYQtm1fc801M2fOfPLJJ4cNGxZ0OGyXIq0SDQu0TLmpTUQ6&#10;lDdYGJHOOldtqkulbABQKhU25eCB+UBEpPx/IPNBSrcZRcqvw2OGioURUTLppqsBwDALI0V7WZFB&#10;XHeaMcYYY4wxxhjbSZLJ5Omnn75o0aKgA2F7jhdeeGHOnDlPP/30SSedFHQsOwuRTjYt9uw66TZJ&#10;N4rCCuUNEeaWt/8zjDwjP0/LtOc2uOlNZqgUAEi7+SUTcHM9lF4hGo3W1NRkD8eNGydE73oDjDHG&#10;GGOMMcZYj7Jhw4bnnnsu6ChYx4qKigYNGtS3b9/PP/8cAPr37//YY49deumliUTiuuuuW79+/b/+&#10;9a9EIpHt/5e//OVf//qX/zkUCj377LPnnnvub3/7W55+6Z3WN1T8d+lHCSdZHa+viFanXTvlOkpJ&#10;gRgxQ7Z0TcPME2bItKTWcTsutVKkkZBQa9JEQEAaNAFhSyI0EZFfQ0Up/y4CBUFL6WgE8NOoEQCo&#10;fUgEhJm+mSF13CVP+2fRFKI45PfreKtJv8R07nHOTRCAAEEAAGgigeQpKRA96QGRImUI4SlPoPCz&#10;puvjjSknXRjOX1dfPm7A6KZUrKq55pN1X+7df+RRe00cVjIo6C8gY4wxttNxyjRjjDHGdjNr1qw5&#10;/fTTY7FY0IGwPc3bb789YcKEp5566rzzzgs6FrbrpGIrlUy66RoiFc4fgiLcRedP5i5au269lmkA&#10;PXJ4v/PPOlRrB8if2UREA9FEwyJ0tXYRTCWTiKi8OACgsIQRoZCTbEoIc12kcK9w/hAutsMYY4wx&#10;xhhjjO1Ynuedf/75n332WdCBsD1NWVnZKaeccsMNN9xzzz2WZQUdzg5GRKnoMs+u8+w65cWNULEZ&#10;6tfFln9ERCRJ2aQ90pKAAAjR0uC56WqtHQAAWJ5fsn+v2jdw7dq1M2fOzB7ecsstoVAo6KAYY4wx&#10;xhhjjLHe689//rOUMugoWMbAgQNPOeWUKVOmTJw4cfz48SUlJQCwatWq8ePHDx8+/MMPPxw7duz3&#10;vve9cePG7bXXXiNGjCgtLW1oaMheHgqFLrroouzhQQcddPnll8+aNcuvO816DyKat2HhnLVfJJzU&#10;6roNKTddklc8tHhAsx2POQkETEvHQCMvFBGIjue6ysumHhOQIg0ELXnPBO2ynwkINAACAgKRRiBU&#10;AEgEme6Ucwn5pZ8xey0StrSDLE+oRts/JYpD4YP6A3S+WnDzPCq1KkndclogEIAAJCKllQIlUOiW&#10;mDylTAEkKGyG8s28kGl52k17DiIu2rS8KlZdFC4cWNTPVd7a+rL9B489YdyRheH8oL+YjDHG2E7E&#10;KdOMMcYY253U1dWddtppdXV1QQfC9kzRaPT888+/5557fvGLXwQdC9sVPKfRTVVJt0kr24oM6jpf&#10;mrQr3SYtk0SatNQqrZWNwkQjD9EEFJunLSkfZAJIGlY+CCucN1jJNGlby5TjxYWZb4ZKUzJlx9cX&#10;lOxvhkuDfg2MMcYYY4wxxtie44c//OGsWbOCjoLtmYjogQceWLRo0X/+85/8/D1qPZmbKnfT1Z7T&#10;oLy4Ge5rWH06S3XWylNeTKskaQmZFYK6ZWGhAEAg7SYrtNMs3agwI3lFewf9cIwxxhhjjDHGGOuN&#10;6urqnn766aCjYBAKhS688MLLL7/82GOPbV8R+tVXXy0uLp41a9bYsWMBQCl15JFHAoBhGCeddFJl&#10;ZWUXI998881PPPFE0M/Hdikien/VvPnlS2ri9Wvry0JG6IAhY0vy+qyoWZdwUp7ypFYFofyIFSbS&#10;SSeltJZaKa00ERAKgUSkQbdJlM7UkSYAzOZTAwEpICREQAAi0n56dKty0AjZKtSZCP2Rt2sbyZYB&#10;W3Kx0X9y/98IAKC0FoiSFAEJRAFCIFqGqUjnW3kRKzSsz2CpZH2yURP1L+grAMNGqKq5pqq5ZljJ&#10;YEV6fUPFNw84fkz/kUF/SRljjLGdRWz/EIwxxhhju4Zt22edddbatWuDDoTt4X75y1++9dZbQUfB&#10;dgFKx1aR9qQbFVaRYRV00VM6jU6yUmtXa4+0C0CIIcMqNsxCIUKYky8NAIjgj6ZVirSnVNoMFVuR&#10;gaGCkWa4L2nXTVW66WrpNccbvrLj69vtVskYY4wxxhhjjLFtcccddzz77LNBR8H2cO+///4NN9wQ&#10;dBQ7kvISqebVSiaU22yG+pihkg7zpUl7nl3jpsqlF1UypWRKes3KjSovpry48uLKa5Zes9YuAHpe&#10;s5uubq7+KNm0yE+uZowxxhhjjDHGGNuVHn30Udu2g46iV0PEyy+/fN26dc8999zUqVPb50sDwHPP&#10;PffXv/51//339w+11ocddpj/+eSTT+56pagQ4vLLLw/6KdkuNXf9V/PLl5RHq9fUbSzN7zNx+H4l&#10;eX2idrwqVuMpT2ppCCPPDCutkk5KauVpT2rpZ0IjEhFRmxTnlnrSgH5mFQFBS0Fp8I81aU2aNqdD&#10;+xnVu2C9H2VjAEQA8jO3/adQpIk0AprCtAwLET0lNemQYeVZEYEYMq2BRf0NxPpEEwrhKu/gofsO&#10;KOxXEa1eWLGsLtHwysK355cvCfpLyhhjjO0snDLNGGOMsd3G97///c8++yzoKFiv8NhjjwUdAtvp&#10;PLteeQnpNiIIK9y3847kpqulG9Xa1jINpBAtNMIoLMROv59CQGHkkfZIS+lEM42IZqgkVDDcivT3&#10;E6eVF0vH1yYaeeUoY4wxxhhjjDG2vaZPn3777bcHHQXrFZ599lnHcYKOYscgolRsJZH07Ho0I0ao&#10;X0d9QLpRO1UhvYRSaeU2a5kk7Qk0hZEvjAJhFgmzUJiFhhFBNAiBtJROk/JSiYaFzTWfenZ90A/K&#10;GGOMMcYYY4yxXsTzvEceeSToKHq1kSNHzp49+8knnxw2bFhnfebNmzdw4MDvfe972Rat9UEHHeR/&#10;njp16sqVK7u+i2maQT8o23VW1234ZN386lhdWWPlwKL++w4aYwhDkVpTu0EqlfZsgUbIMCSplJtS&#10;pF0lNZGBgoAIiQj8fGnResNIakmFJg0EAAiI7cpEU7vDVoWmd+hzZkfbHCZm87g3Z263fNakDWEA&#10;gCIlAAGhMJypHGMKY0BhPwSsTzTa0ilr2jRuwKiDhowHgEVVK+sSje+tnDt3/YKgvqCMMcbYTsV/&#10;TWSMMcbY7uF3v/vdSy+9FHQUrLdobm4OOgS20znJCtKekinTKkU0Ou5E2k1Xa2UrmSTtIgo0wgjY&#10;nfGFCGnlkLZBmFqmhJnvtyMIwyo2zALXrvPsOq0dAIrVJQr7TTRa+jDGGGOMMcYYY2yrfPnll5dd&#10;dlnQUbDewnXddDodDoeDDmQHkE6jdJqk0wgAocjA9uWliZRr12hpk3a1TANoNMICw+3WFvosABAA&#10;ZDjSiUqvWWtHmPmJxoWRwr3yiveG7k2sMcYYY4wxxhhjjG2P119/fdOmTUFH0XtNmjTpv//974AB&#10;A7ru9uSTT9511125LUqpAw880P+877771tXVKaUMwwDW6yWd1JvLPo7ZiXUN5f0KSsYOGOkv4auM&#10;1tjSjdkJRJFnWp52025aE3nKQwRDGJ6UQH7GMQo/H7pdgWgCQupy5hLbHW7uT4DtetDWz4NmL+nW&#10;hUSEfuVpRdp2bf8JDdSOdKWSEg3TMADAFEa/wj51icbmdFwgNqWaS/P7HDJsvxW161bVrtek56z9&#10;ojCcd9DQfXfpl5Mxxhjb+bjKNGOMMcZ2A2+88cZtt90WdBSsFxk1alTQIbCdSyvHcxqVFycCM1Tc&#10;YR8i5aQ3aWUrmSDtCjMfjUg386UBABCFESItiUh68XZnjVDeICNUqry4k6pSMpFs/Jq0F/SLYYwx&#10;xhhjjDHGdj+1tbXnnnuubdtBB8J6iz59+pSUlAQdxY7hJDcSSeUljFAfxLb7rRMpN7VJy7SWSS2T&#10;iIZhFRtGPgqjo3zpDAQQImyGilEYQNpJlCmv2U5sSDYtJdqxJVcYY4wxxhhjjDHGOvDkk08GHULv&#10;deCBB7777rtbzJdOJBLr1q2bOnVqtkUp1b9///79+2dbDj744FWrVgX9QKxH+Hjt5yk3vbpuQ8QK&#10;jxu4l7+ET2lV1VybctOekvlWRBjoKOnXlwYEC02pFGWqRyNipm4zAeTkJVOrf3Utd24Tcz9h2+u3&#10;Yd9IbKki3b3e/uwsARGRAq1IA5Em0qQbU81VsdrqeH3CSWqiiBkuChXE3aSr5IbGSiIyhLHfoLH9&#10;CkrX1Jc1JKPvrPikOla3s7+CjDHG2C7GKdOMMcYY6+nWrl37ve99j5dSsV3piCOOCDoEtnNJpxGA&#10;lEwaZh5gh98WkZveRMpWXkJrKcwCIcJbO5mJaAEQkatVusPzVrjUyhtE2vPSNUomkk2LgHTQ74Yx&#10;xhhjjDHGGNudKKWmTZtWUVERdCCsF5k8eXLQIewYWtnSbVJujBAsq92ugqS9dDVpR3sJ0q5h5guz&#10;ALG7VX1QhBEMIUIg0LXrpNPgpqvTsZU81c8YY4wxxhhjjLGdqqqq6t133w06il6qtLT0P//5T58+&#10;fbbY89VXX/3+97+f2+K67vjx43NbjjjiiK+//jroZ2LBq082Ldm0urK5xvacsf1HGS1TlDXxBqlV&#10;zE6ETKsglK+UItKu8gDIEpanFRFpIsxmGAMAALXKS85dD9jlvCVlMq477r4NOdLtYcs47QOhTj4D&#10;UKaGNhCQJm17TtxJpj077dqNqVhVc23cSRZFCg0UMTuectNN6WYAEIj7DBxdHC5YXbch6aT/s+R9&#10;qdUO/aIxxhhjAeOUacYYY4z1aI7jfPvb345Go0EHwnqRvLy8888/P+go2M7luY1EkrRnmHkdd3Aa&#10;SLlKJomkYRYIEdqGu6AwAA3SHpDWquNSV4aRb0UGae14dq3nNCWjy3nZKGOMMcYYY4wx1n233Xbb&#10;hx9+GHQUrHf57ne/G3QIO4Zn1xGRkgnTzIfWudBE5Nm1SjlKJomUYRaiCHdRWbo9RIHC1CSFyBci&#10;LN1m6TQ5yQo3xRscMMYYY4wxxhhjbCd68cUXteaKBcF4/PHH99prr+70fPPNN//f//t/uS3pdHqf&#10;ffbJbZk0adLixYuDfiYWvC/LFkslK6M1/Qv7FkcKs+21iQZHup6SxZECwzCk1kSgtbYMQ2nlpxAj&#10;AKIAP9GYspWiO1ye1+XkJ0K3Skl3MXx3OlEnI2MnnzNHiIAIKFBYhmmiIZVMuKmEm3KV25SK1SYa&#10;I2Yk5dqeVtWxev9CgTh+4BgEXFW3oSkV+2wjb0/AGGNsj8Ip04wxxhjr0W666aYFCxYEHQXrXf70&#10;pz8NHDgw6CjYzqW8JCkXAFBE2p/VMqXcmFY2aU+Y+UJY23wjRJNIAQBp2Vkfw8wzQ/2Ul5ROo5ve&#10;5CTLg349jDHGGGOMMcbY7uHdd9/9wx/+EHQUrHc5+eST95yUaaeJtEdaCqOgzSkl40qmtEqRloaZ&#10;j9s0P4YiBKQACEXICBVLt0nJZCq2WnmJoB+dMcYYY4wxxhhje6x//vOfQYfQS1144YUXXHBBd3rG&#10;4/FBgwbl5bUqdBGLxcaMGZPbMnny5BUrVgT9WCxgnpLLq9fWJRqVVsP7DM62u8pLOqm0ZwsUETOi&#10;lCQfAoBQpDVpAhAosKU8NHWZML1l7TOZqSUTO6cPUU7PjqtDY8uvlHNqS6Flz7cux0IAwn8+BABQ&#10;WkdC4cJwQZ6VBwRJN5100450km7SUzLlpqPpmFSZdYwh0xrdb3jcTtQmGj/f8HXatYExxhjbU3DK&#10;NGOMMcZ6rtdff/3hhx8OOgrWu9x1113XXntt0FGwnU6rFJEHAGi0LR9NpDynnkhpZaMIb1t96SxE&#10;AaQJSJPXRTczVGyGSqQb1TJpJ9Zp5Qb9hhhjjDHGGGOMsZ6utrb2e9/7HtE2rm5ibBuccMIJM2bM&#10;EGIP+SG7lgmtHABAI9zqBCnpNJL2SDlohHFb58cQDQAgkqQ9K9xfGBHPriPtpZpX8u9cxhhjjDHG&#10;GGOM7Qzr16+fP39+0FH0RsXFxQ8++GA3Oy9YsOCHP/xhm8aNGze2qVBdUlJimmbQT8YCtqGxwlVe&#10;XaKxMFxQEN6cZh9NxQDA9pywGSLSjvQICBEFoqc8ItJEAtAH6GcVEwCApuzHrUAdfAIEhLa5z9hZ&#10;Rej2dar900SbT2GXla79K9r1ISCBAgA1aQKyPQcRQ4ZZGM7LMyNKq4STklp5ym1MNhNRsx3PXjug&#10;sG9RpKC8qcpR7vyKpTv1S8kYY4ztSnvIT3MZY4wxtueprq6+4oorgo6C9SIlJSWvvvrqrbfeGnQg&#10;bBcg0pJIAwpst/2jdBpISyWTgEKYeds0fi7h3xBId93PDJcKI+w5jaQ9O7E+6FfEGGOMMcYYY4z1&#10;dJdffnlNTU3QUbDeAhFvuOGGWbNmFRUVBR3LjkFEWqWJPEAUrYtISzdKpJVKI5qGse3zY4gGAQJp&#10;0h4AmJGBACSdRuk2Sach6BfAGGOMMcYYY4yxPdC///3voEPopX77298OHjy4m52nTJly0EEHtWls&#10;bGwcNmxYm8bx48cH/WQsYGVNm5RWMSfZt6Aktz3t2RrIUzJsWUnX9us9G0IIEEorf8dGv/xypggz&#10;IAEQaMrWeM7NYN6KDGrsoi0zKnVUNJo6rlOdSYHuTrJ0p2eQgAQiAWitXeXpzEpFDJlWYSjfECLl&#10;pokg4Sab04mYndh8LeLwPkNsz2lKNS+u4p0uGWOM7Tk4ZZoxxhhjPdQVV1xRX18fdBSst/jmN7+5&#10;ZMmS888/P+hA2K5ApP1f2+dLk/aUl9AqTaQNMx9hS3ORW5QdYEsp0wBohvuR9pQXc1MVSiaDfk+M&#10;McYYY4wxxljP9eSTT77xxhtBR8F6izFjxrz33nsPPPCAZVnbP1pPQYqIiJRfC3pzMynpxUm5QGr7&#10;9xNERMqsENRCmEaoRHkJ0p6T3Bj08zPGGGOMMcYYY2wPNHPmzKBD6I3GjBlz7bXXdr+/EB3ksBDR&#10;oEGD2jReffXVQT8cC1h1rC7upICoOFKgiVKu3ZyONySbKpqq6xNNac+O2cmaRH3cSUitAAQBEZEi&#10;LQCzecgiU88ZWmcEY4cfO9YmxbqNTII0be6MHY1Am/sTtSRRU+tB2h60vym1OyYiIgABqEgDgCPd&#10;7FkhRL6VZwjTVZ7SqiHVVJNozL28tKA4ZIZq440xO1HZzNvUMsYY20OYQQfAGGOMMdaBZ5555r//&#10;/W/QUbBeYcSIEQ888AAnS/cqiAJatldsc0p6MQDQyhXCQtwR3y5l74Bb3q9KGBFhFnhOk2EW2bE1&#10;BX0PDvpVMcYYY4wxxhhjPVFZWdlPf/rToKNgvUI4HP75z39+yy235OVtb/Jwz6MB2i8TBCVTRFpr&#10;G9ECMLZp5FyYuQERIJhmsXKj0ouhsLRKi+0oYc0YY4wxxhhjjDHWRjwe/+STT4KOoje64447QqHQ&#10;dg5y5JFHDhgwoE3jkCFDgn44tqsRUdxJNqVjadf2lFxRs74iWt2Ual5XV5bynJSXTjopWzoJO+Vq&#10;6UnPlq7WioC0JtMwPaU0+BnEpHVmZtI/u93FU7DjStGQbcScz510o8wHbHtt6wsp2799zReElqWP&#10;/jlqSdj2NyNQWnmAEYu01lJLqZUiTZokKU9JsuNLqlYS6T6RouJIYX4oTyBahlUe3dS3oGTehgUn&#10;73NMn7xC0Y21jowxxlhPxinTjDHGGOtxNm3adOONNwYdBdvzhcPhn/3sZ7fcckt+fn7QsbBdDIWw&#10;AA0gTaARWib4SCsvrrULoIUR6eJ6IiKSWtkAAOhvC4mICGi0naQkBYCAAqBb04hmuNRNpaQbBRR5&#10;yu46DMYYY4wxxhhjrHe68sor4/F40FGwPd83v/nNBx54YOzYsUEHsnP4xaUREVvlTCuZAFJAShgR&#10;xO1dRQhEKPyVggIAUBiGma9lEsL93HRtpHBU0G+BMcYYY4wxxhhje44PPvjA87ygo+h1xo8ff/HF&#10;F2//OEOHDg36UViQpFbrG8qXV6/d2FSVctN+Y9xJvr9qbjQVs6Vbn4q6MvMbXGnl10zWRNrTmoiA&#10;AEiRUlr7ZVQ0EZJqGR67lS9NnSc8EwAQ4Oas6VZ9qZPK0puv3RxIp7fLFp1GyNTHpi76ZwbFzJaV&#10;BICZQtNaA8jmdNyf3SUiTZr8V0DgSg8BV9dtzDcjipQmCpmWZVhJJ7WkalVdvGFdfXnYDA0vGTy2&#10;/6jxA0fnhXj5ImOMsd0Sp0wzxhhjrMe59tprm5ubg46C7eHOPffc++67b/To0UEHwoKBRp4QFgCQ&#10;crElLVl6cSCtlY1oIrYtoaO1q7WtlZOZAdWOVukOh0ZhCTRRmJlZTEQEEIbVncCECAkjX8mEGe7r&#10;2XXhghFBvyrGGGOMMcYYY6xnef7552fNmhV0FGwPN378+AcffPC0004LOpCdSiAaiAbl7ipIRMoh&#10;7QEgGNu7loCAAHTLfoKZ1XzCKFBeUmtXOo3AKdOMMcYYY4wxxhjbcd5///2gQ+iNbrnlFr+2LWPb&#10;xlNyQcWyzzcuSropV3lNqea4nUy4qepYXcxONKVjjud6WqY9pyVfmBANQEAUSIoyycOZNOnckanj&#10;jwSd7RSJOd0xJ0E5U/PZ3xqSWuo8Z3t2lixNW0iixjadse2d21yObQfIOZUpOq1JK9KaDIEaETXp&#10;3KsRQROlpSNTKi6SiCBQCEQCcKXrKDfuJCzDLAwXNKWa19aXvbfq0wlD9jli1CGl+cU75WvPGGOM&#10;7TScMs0YY4yxnmXmzJkzZswIOgq2Jxs/fvz//d//nXLKKUEHwoJkWkXSbQIArZxsJWcl40QSSKFZ&#10;kO1JJLVySbsARFpSZu9J0trLVJkG2DxJiQJRAykFAIAoQqRdFBYACBHqZmyGVeClk1q7nDLNGGOM&#10;McYYY4y10dTU9NOf/jToKNierLCw8Lbbbrvhhhssq1v73+2+ENEw85UXByJSHhphACDtAmkiBSgy&#10;SdTbw1+Qh4Y/P+bz5+JI2crjWvGMMcYYY4wxxhjbkT766KOgQ+h1RowYsUNKTLNea31DxTsrPomm&#10;Y02p5srmmmY7AUSI0JSKS62IyJGu1BIIiLRGEICWYZrC1KTJIAmIiJ7yqCVZmtplE0PLiZYazt2o&#10;N52TEw3QptQzZlq6SJbOzarusHI1dtI5G10HOdUdx+k/EAISgPRXNhIpUJrAFKYhDIEoUACAVJJA&#10;CUT/FUnlGcJQoADQFAIBHc9pxkTUjtUlGgEgP5Q3qKi/q+SSTasmjTzo6NGHWtu9ySZjjO0B3nvv&#10;vTPOOMP/XFlZOWDAgKAj2pHOO++8N954AwC+//3vP/7440GHs134Dy3GGGOM9SDpdPq6664LOgq2&#10;x0LEX//617/5zW9Coe4mr7I9lREqwVQlGiGt0gB9AABIk/b8EjooQgBApJRMAin/M2lFWmYWegIC&#10;CMTM91OU+YWAJGWmXQWiQaRIuwKQgAC7+1+dMPIIUMukdJtIe7krShljjDHGGGOMsV7ulltuqaur&#10;CzoKtsc66aSTnnnmmREjessedsIqEm4UAEjbYIQBQGsPAIgUorF1Y5HWJIE0kfZnyxCQSJKWKATm&#10;zIyhMBENrT2tXa09wXNfjDHGGGOMMcYY2xGampqWLFkSdBS9zrXXXmuanJDCtgURzVn35bz1C5Ju&#10;em19WdxORKzwqNKhYSO0pn5jYTi/PtGU9hwDBBqWqzwDBaIAAEWatIeASmsNGhQAop/J3Gm+NHRS&#10;t3nLUba7Ctt96Oxe2c+dB5XboVU2dxeDU+tq2ADYkmbt540TgCAQwgiZVvZVe0pq0tkORGQZVnEk&#10;3xCmp6QjXU85BGAJgwgmDB5na68u1rC+obw8umlU6TCpF6ypLztnwon9C/tu+5ecMcZ2f47jTJs2&#10;zfM8APjRj37UnXzphoaGDz744N133/36669Xr16dTCYLCgr22muvQw45ZMKECSeddNKECRMMYyt/&#10;Ktea1nrJkiXvvffeF198MX/+/Orqas/z+vXrd+ihh06aNOmYY4455phjwuFwd4a65557XnvtNQB4&#10;4oknrr322oMOOijoV77t+G+ojDHGGOtB7rnnng0bNgQdBdtjjRs37q677go6CtYjhCL90oiGWSDd&#10;KGmJwtTaBaKW9aCkZJq0Q0R+3WkAABAH7Dt82ND+/ixjcVEEReb7qVbbPpL214YSeaCJgAiUlinp&#10;1FuRft2ZdkU0hBlRMmmGSl27Ppw/JOi3xRhjjDHGGGOM9QgLFizY3XezZj3cQw891HvypQHACvdz&#10;U1XCCCsvYVh9AADAr0Oiu7mLH5HS2gXtUaaACQBmC7oAaQ8AlBsDQikMwyryh0VhAslMhz0oZXro&#10;0KEnnnhi9nA7F7gwxhhjjDHGGGNsq8ydO3fzrATbJfLy8q644oqgo2C7JaX1f5d+uLxmbVVz7YbG&#10;Csswxw3ca0Bh37RrL6pa6Ui3NtFgS9cQwjAMz3MQwDItv1qy0lpppUgRkNLaT5QmIEQhAPSO+t+B&#10;bBFpatfY/rCjUtLGwDxRlJn8xHCXU4WY/aXT0dp0bulIAkVLgEik/ZWNAkVLHjVoIk95AKC08vsb&#10;QiCgIYSnlCmskGFZhim1lEolnFTSTS+vXbf/4LEThu6TdFMbGqvW1m+sSzaOHyif//I/5x78jVGl&#10;Q3fYfweMbaUPPvjgtNNOyx4+9thjP/jBD4IOqseZPn36pZdeus2XFxQUNDU1bU8Ay5YtO+SQQ/zP&#10;++2339dff739D7Uzxtw2d955Z0NDg//5t7/9bdedN27c+JOf/GTmzJlt2l3XbWpqWrBggX8YCoWu&#10;v/76m2++uW/frd6WQin1/PPP33TTTdmosiorKysrK7N3v+666+64446SkpKuBxw3btw555zz+uuv&#10;A8AFF1ywfPny3fenXSLoABhjjDHGMsrLy//0pz8FHQXbk61atWrevHlBR8F6BBQhM9TPMIuAQHpx&#10;ANDKAQDSEgCUGyPtkJakHSAFaKIICyO07z5Djzx8zJGHjT7isNH77dNxJjOiQGEKIwQi7BfVIeUA&#10;kfJibqrKXye6RaaZT8oF0lomgn5VjDHGGGOMMcZYT3H99ddrrYOOgu3J/v73vwcdwi5lhfshGoZV&#10;qJVDygWAzdnOW9r4j0grmZJunKSttUfa08pRytbKIe2QdrSytXaBFGlJJD036qQqPLtGK7+QNQFA&#10;JtF6TzFkyJDjcuy+i0gYY4wxxhhjjLHd0f/+97+gQ+h1Lr744m3I7WGMiN5a9vHymrXrGsrXN5T3&#10;ze9z6PADBhb206RX1Kzz86U9JQUKTSSVNIQwhJHdE8EQImRYhjD8fGm/pAm2VGhuU+A5c9j9NGrK&#10;uTj7gToqNw1bqDht9M8zhxcZI4rMEUXGgPwObkSdBLc1pbCJWopLEwEA5jw0tORLE5HSigAEooGG&#10;KUwAUFpLrTJ1qgFNYUSsEAHVJRptz1lWvSblpgtC+fsP2nv8wDFJJ7WwYnlDMvrKgjc3NFZu738B&#10;jG2r2bNnezkOP/zwoCPqiZYuXeptn+0M4M0338wOJaXcIQ+1M8bcBuvXr7/77rv9z5dddtngwYM7&#10;60lEf/3rX/faa6/2+dLtua775z//ecCAAU899dRWbQBUXV190EEHff/732+fL93eQw89NHDgwO7E&#10;c//99/sfVq9e/eSTT+7kl7oTcco0Y4wxxnqKW265JZ1OBx0F26NEIpEXX3zx9ddfHzNmjN+yW//d&#10;ne1Y4cIRKEzDKlBus58dTaT9xZ1E0v8V0BBGRAgzu+1i9yFoFIYwIoim1p6SCa1sJ1WpZWrL16IJ&#10;fpUe5QT9nhhjjDHGGGOMsR5hxowZc+bMCToKtqe54YYbZs+efc455/iHzz333PavBdmNoDCtvIGG&#10;WQQopBdtdarLNRlKpaUXI+UAeVo7pF0iDSCEYSKaKEIoQoBCoAA0AEHLpHKblUwrL+GkKqRMtizF&#10;4+UKjDHGGGOMMcYY2zE+//zzoEPodX784x8HHQLbLf1vw8Kl1avXN1Rsaq4dXjJk/MAxhjAAYEND&#10;ZcqzG5JNijQCEpHt2ZZhWYaFgK3KRyMggF9TmnKSj6FdTeiOU53bnobckdv1gdZpyN1FlImz0wAQ&#10;Oq0o3cXsLLU5IgLSpAmIADRpTVqS8pRMe3bas6VWUitNhAgCBCAYKBCBSGvSCrQfKhGYwigIFQiA&#10;2kSDI91l1WukVojYv7D04GH7GUIs2bSqOR1/7et3auNbzs1jbGf473//m3s4duzYoCPqiRYtWhTg&#10;3Ykom3Dbk8fcNt/97nezn2+//fYuev7yl7/8yU9+slWDa62vuOKKa665pptZ0xs3bhw7duyyZcu6&#10;fwvP884+++yHHnqo625jxow588wz/c/XXHNNd/Kxeyb+GSRjjDHGeoQFCxa88MILQUfB9jRHH330&#10;RRdddPbZZ8+dO3f8+PEA8NJLL8Xj8aDjYj2CGeprhorNcF9A8twmrVwtk0SSgEi7AIAiJIS1jaMT&#10;kPYQDUTDsPoYViFpKb0Yac9NV0s3uoXL0QAAP3M76PfEGGOMMcYYY4wFT0r5q1/9Kugo2B7ojjvu&#10;OPbYY1977bXLLrsMAGpqarqzvfqeJFKwFwrDDJUoL6GV7c9KAWJni/KItPLiWtqgPaXTRB4BAFog&#10;wsKwEE0UJqIAAARCERJG2Az1NawiFKaWtnSbSdlaJqTbTCTR2NbJN8YYY4wxxhhjjLHW5s+fH3QI&#10;vcukSZMOPfTQoKNgu59NsbpP1s2vTTRURKv7F/Ttk1fUlG5uSjXXxOoqojVxO+lIT6AAhLSXFigK&#10;w/kIYAihSWfnLDWRIg0Cs8Wlc8ott0LYZeIZZdOV21/Z/vNWVP4EgK5KtFBOvnQ24zt3+C6uxZzO&#10;nUTkvwuplNZaaUVA/kvTlMkxFyD8FHStFQD4GdcCRdi0BhT1J4L6ZJMt3TV1G/0B86zwQUPGhwxr&#10;afWauJN8ffF7jnS36m0wtv08z/vyyy+zh2PGjMnLyws6qJ4o9y0FcvdNmzb1/DG3wYcffjh37lz/&#10;81lnnTVixIjOej733HN//vOfc1sMw7jllluWLFmSTCa11kqpxsbGt99++6ijjmpz7SOPPNKd/PBE&#10;InH44Ycnk8ncxp/85CeLFy9OJBL+LZqamubOnXveeee1ufb6669/6623uh7/D3/4g/9BKfXDH/4w&#10;wNe+PThlmjHGGGM9wq9+9atuborDWBfGjBnzi1/8Yvr06TfeeCMANDc3++2DBg166623+vfvn0wm&#10;p0+fHnSYrEdAxLzi8YimGSrVXly6Ua0dIg3kARpohP3FndtGaxcAAE1A00+9NqxiAFReXGtXOo3K&#10;S3QVm2ipMq05ZZoxxhhjjDHGGIOnnnpq1apVQUfBdntFRUWXXHLJU0899cgjj5SWlkLL/CEiPv74&#10;46eeeioAPPHEE0GHuUsZVoGVN8QM9UFheXZtJtsZDSLVpicBkD+vJVNaJbWyiTT4a/rIA21r5Wjt&#10;ESkCIu0BIAoTRQjRQDQNs8AKFaMwlUpp6RBIN71JK15XxxhjjDHGGGOMsR2grKysx1bAGzlyZNAh&#10;7BRXXXVV0CGw3Y/U8oUvXl9WveaTtV/WJ5vqko1LN61aXr12WfWa/238urK5ujxaZXt22rVTrk1E&#10;+aE8RPQnLTWRqzylldbaU56fII2IAEh+nWT/F8hJJCboIPk4e7ZV7eh23bB9c+v86mwedcttuyVb&#10;tjobW6swcgbqYEF1qzrbORF1cHvKlI4mACAiP+GcAAjIUY6nlNLKUzLt2inPTnlppTUAmIZpCaN/&#10;YamrvGgqVh2rXVdfXhGt3thUVdlcW5xflHCSCyqX1SYaZq/9Ysf9d8FYt2zcuDH38Oyzzw46op5I&#10;SpmbXfzFF1/QVkokEtt8d6315ZdfvmOfaGeMuQ2UUpdcckn28He/+11nPWtqan7wgx/ktkyePLm2&#10;tvb3v//9AQcckJ+fj4hCiNLS0lNPPfXTTz+dMWOGEK0Wq//sZz8rLy/vOp4rr7yyvr4+e1haWrpi&#10;xYqHHnpowoQJBQUF/i1KSkqOOuqof/3rXx9//HEoFMq9/LzzzmtsbOxi/AMPPHDy5Mn+59dee23e&#10;vHlBfwW2hRl0AIwxxhhjMGfOnFmzZgUdBdtdFRQU+PsknXzyye+88w4iAsC0adNM03zwwQcTiURh&#10;YSEAjB49+sUXXzz11FOffPLJK6+8MuioWY9ghvqEC0YAgGfXKy8GREAaRAiFhds6JhEBSQCNGAIU&#10;wsz3N4xEFIZVpGVKyxSa6Nl1KExhRDocBMEAANKSOGWaMcYYY4wxxlivZ9v2XXfdFXQUbHcVCoWI&#10;yPM8AKisrCwqKvLbDzjggBNPPHHu3LkXXnghABiGMX369IkTJ77zzjtlZWV76krWDuUXj5NOQyhv&#10;kJOqVG6UCBANrR3KWaqntatVWssUEREp9OufaCDUmR6ZmimaCEErQBRGBEAIM6fIAwphFBCmSNmk&#10;HCBMNnxVNGCSMLgQBGOMMcYYY4wxxrbLwoULgw6hU/vvv39ZWVnQUexgxcXF06ZNCzoKtjuxPWd+&#10;xdJZy+csrFhWm2hMuXafSFF9okmR8pP0mu2E0lJqpYmIyJGuKYyEmyQNGrTUCog8kpoEACjSuUWn&#10;gVrnNmO7DwBELVOY27AuMLewM8LmVGf/X/5sKbUkQmM3huowDMy9EwJiu9FwS4O2bW1dKpuIiDSh&#10;X+HaZ5KWJLUi0inPRkRBYBgmaKiM1RSE8uuT0cHF/QkACBCRCNbXV0RT8eU16wTg0aMPzQtFgLFd&#10;4quvvso9PP7444OOqCdqamrKPeyiEvIOR0TXXnvt4sWLe/iY2+bvf/97RUWF/3nixIkHHXRQZz1v&#10;vPFGrXX28MADD5wzZ06bjOUsRDz33HPnzp175JFH5rbfeuutzz77bGe3mD9/fpvqcR9//PH48eM7&#10;63/cccd9/PHHuRWtbdv+5S9/2fUu0vfee+9xxx3nf77ooovWrl1rGMaue+M7AleZZowxxljwbrvt&#10;tqBDYLur/Pz81atX+38p11ojbp79+cMf/nDUUUe99dZb2ZZTTjnlpptu+uKLL3ryLDnbxfKKxwkU&#10;/oSoJo8AEK3s1CORJlJEirQiLbWWpCWRItJEHW8OSeQRKUQThTCMPIGbv0VEQGHmIxpKJomkm64m&#10;7XU8SNCvhTHGGGOMMcYY6zkef/zxysrKoKNgu6vHH3/8nnvuad9+7LHH3n333a+//nq2pbS09Pnn&#10;nweAp556KuiodykUVkHJAcIIW5GBWjtEDqAJQKA9ACCS0otpL6m8FJEi7QFkFiOiv9YgM5WmgTRp&#10;Rdoj0ABA2kVhYps1fYhIiCIMgFomlUrHGxaQlkG/A8YYY4wxxhhjjO3eFi1aFHQIXdntMky2aNq0&#10;aQUFBUFHwXoiIko4qY2NVcur1y6qWrmses26hvKP13z+yCcvzln7xcLK5ZtidbXxBqlVyksrkgaK&#10;kGEq0gjgKqlI256Tcm2pldQq7Tq2cqWUmrQGItJSK6ml1v7ivZby0phT87ltQJlyzdhZunH3F+ph&#10;J7nJlJPs3KZDdoVh13eh1v9kR8HWZ7cy4JbE69xS2gh+2jRpAlKkPek50nWVp4g8JW3pVCcayqOb&#10;4k5SKS9ux5tSzesbKiqaqiui1eVNmxpTUU/JmnhdRbT6odnP3TDj97e8cd8jn7zw6CfTn5r3yotf&#10;znxr2ewFFcvqk02dra5kbJt9+OGHuYeHHHJI0BH1RLklpgGgb9++u+CmSqlPP/10ypQpjzzySE8e&#10;c5slk8lrr702e3jfffd11rOurq5NMvN///vfzvKls4444oibb745t+W5555znE4Lbt199925h9/9&#10;7ncPPPDArm9x5JFHXnHFFbktTz75ZHNzcxeXTJkyZcyYMf7njRs3PvbYYzv+ze5kXGWaMcYYYwGb&#10;M2fORx99FHQUbHeyzz77/OIXv/D/7n7OOecMGTLkqquumj17diKRyO1mGMZLL730wAMPfPvb3842&#10;/u53v3vzzTefeOKJhx9+OOjnYD0CkSIQiAYAIAgCIu1pQATdfn6xzcyqvzQU0QA0EBGASHkAGtEE&#10;NIURRtH2G10EFGah8uJKJgyr2E1XhwuGt59MJZIAgGiiCAf9hhhjjDHGGGOMsSA5jtNhvitjncnP&#10;z7/rrrueeuqpZcuWFRcXX3TRRalU6uabb3ZdN5FIZKtMA8DPf/7zK6+80nGccDgzAzNlypQbb7zx&#10;mWee+e1vfytEL9p83Az3zeszPhVdAZEBdqKMdJoAlHKQFCmbSGtlAykCDYgIBhgiW0PF/5X8OiMk&#10;M+VaSIOwSLtKkjDzsWUndwIg7QkjLIwIAHrpGkSRiq0sKDkg6HfAGGOMMcYYY4yx3diSJUuCDqGr&#10;2MaNG7dixYqgA9mRLr/88qBDYD0LEW1sqlpRs3Z9Q0XM3ryM05bOqtr1MTsptUzYyaZ0TJOOWKHh&#10;JUPCppXN5tWJJk95jnRVJjWaAElquXkPRhQAmkConEon2UV8CEiYW0g6x+Zs5k50kUrdzXrUnY7Q&#10;MkTuUNRZfelu36J9Z2pVnbp9EDkdKVMgGwkyieQCgASiKYQilXLtlteLBBoIiiKWQFGaV4wIWpOj&#10;PFu6zelEwkmFDKs+Gc23Il+WLRlSPKB/QWnIDOVZ4bAZAoB+BSX7Dx43cdh+XIaa7SgzZ87MfhZC&#10;DB8+POiIeqL169dnP5eUlFiWtTPu4nleY2NjWVnZkiVL3nzzzTfeeMO27R445o7y5z//ORvMwIED&#10;p06d2lnP1157Lffwsssu62ah7xtvvPGPf/xjbsvSpUsPPfTQ9j3j8fiMGTNyW371q1915xa33377&#10;k08+mdsye/bss846q7P+iHjXXXd95zvf8Q9vuOGGSy+9dPfaMYdTphljjDEWsN/97ndBh8B6ltGj&#10;R0+cOHG//fbbe++9hw0bNnDgwP79+99///0PPPAAAJx66qmvvvpqTU2N3/mMM84AgG9+85uWZbXf&#10;7mjw4MFtvhMIh8PPPvvs6aefft9990UiPBfDIN28ksjLbAKJBpJL2gEUlJmvpDaJ0y0H2DKdigAE&#10;5GkCAEIQKCwUBoqIv+6z/R0R0bAKlBfXXgKtIuk2m6GStp1IAQAKQ3DKNGOMMcYYY4yx3u2ZZ56p&#10;qqoKOgrWg5SWlh522GEHHHDA2LFjR44cOXjw4P79+69bt+6UU04BgCFDhrz11lsHH3zwM888AwAn&#10;n3xyKBQKhUInnHDCrFmzotHokCFDckd7+OGHPc/LbfG3XJw1a9bpp58e9LPuUuH84UA61bwqUjjC&#10;jq3RJLW0hRECIKUcJE0AAAJRILZNJicAAA2kERBEywoEUloTktbKEUYYQABo0lJr1xAGAIYiA127&#10;TjpNABjKG2yF+wX9DhhjjDHGGGOMMba7Wrx4cdAhdKqiouLkk0/ek1Km999//8mTJwcdBespiGh5&#10;zdp56xfUJ5ukkk3pWLOdSLtpV3lJN10bbwQk23OU1gIRCFwpS/KKwmYIARTplJtOe05dotGVrqs8&#10;AiDSGggB/crQlNmiEQQKSQpzFvMhoJ+VnGnBbqY4Z0PvMld5KwfrYHTE1h86Grb7idndeQrs4GQX&#10;wSEQgVaECKA1WYapSUtNGrRANIWhNbnKi1jhvFAEAZvTcVvapjDCRshRri3d8qYqy7DyrHBtvKEg&#10;lNe3oA8ChkyrJK84mu5bn2z6bMPCw0ZOOHKvQ0LGTsnbZL1HIpGorKzMHk6ZMsUwjKCD6oly/74x&#10;ceLEnXGLr7766rDDDuv5Y+4oiUQiN9XlN7/5TRd7Lrcp53bVVVd18y4DBw4cMmRIbpHwVatWdZgy&#10;vXLlytxDwzD23Xff7txi2LBhY8aMWbduXbblk08+6SJlGgDOPfdcIYTWGgA8z3v66ad/8pOf7PhX&#10;vNNwyjRjjDHGgrRgwYJ33nkn6ChY8Pr06XPWWWedccYZJ5xwwuDBg9t3+PTTTwHg1FNP/c9//hMK&#10;hbIrZY877jgAKC4unjJlyoIFC9pfWFJS0qbl8MMPv/baa2fMmHHxxRcH/dwsYG661k1Xu6kq6UbR&#10;CIOytfYzpRUikL9LJSFiR3szEvnbLlJ2Z0UUhISgUBR0li8NmZ6GMPO1TGrtSTdqWEV+mevNo2sF&#10;AIimMDhlmjHGGGOMMcZY76WU+vOf/xx0FCx4hmEcf/zxZ5111sknn7z//vu3n6t56aWXAGDgwIEf&#10;ffTRPvvsAwBKKWiZPASAM888c9asWTU1Nfvtt1/uhZZltdliPxKJ/OMf/7jvvvt6W8o0AIQLRqII&#10;p6LLQpFBdrKSSCopEQUCgTBQK0DMzZcmaNlwkDSAX/HFAAAUIQIA7ZHyCFxAg5SHhgUAWjsIgpRH&#10;wvOceiLXTVejEU41rywecBRu7aJGxhhjjDHGGGOMMQDHcVatWhV0FF3Jy8sLOoTuMk1TStl1n0su&#10;uSToMFlP0ZSKvbnso4podcJJVkRrGlNRIrIMqyCUZ6ARt5MGiqZ0TGkZMi1HeppIamVLp6q5xhKm&#10;o1wikFo50nGV1KSBIFP+2K9nQkAIUisELRApu1APWk53hjpMTm7d2ln2cofVqjvsSpl6K61Go5wO&#10;2RrX1El16O7A7Ti7+daImI2N/DeHKDQQaBKIChRqIICQaRpoSK0UKQ3kKZmy0zWJBtJakXal5yhX&#10;kQKCvFAkZFhh05JaFYTziiOFlhEaUTIo6aYak8218YaIFR5eMthR7tJNq8884PiRpUO798CMdaDN&#10;H/S98Cc43bRkyZLs54MPPjjocPYEf/3rX/2fOfqyVZfbc1130aJFuS1b9SWYMmXKK6+8kj3MzW3O&#10;1eYWBx10UBcp3G1MnTo1d9ivv/666/55eXlXXnnlo48+6h/edtttV199tWnuNpnIu02gjDHGGNsj&#10;3XvvvUGHwAJ27LHHXnPNNd/61rfC4U5TQ9esWfP5558feOCBr776aigUgpYlj4MGDRo5cqTf5xvf&#10;+MaHH34Yj8eLioq2eNNbb72V/9tjRJSKLrYT66XTBGghKgJCf5oSDQBCIiB/G8pMKyEgAQEhCgLC&#10;bLo0ESASkQAAYZJ2CAG7zJoWIqTR1iothCXdaJsqOkQe+JnVnDLNGGOMMcYYY6wXmzFjRmc/D2a9&#10;xIgRI6655ppLL720w20Ws6ZPnx4Oh2fOnOnnSwOAv+X5EUcc4R9+4xvfAIDy8vLu3PSwww479thj&#10;m5qaSktLg34Bu1oob5AwC6NuI6ABaAB55K+iI4WEhJjJjoaWZGkfIoBARECBYJD2wF/ZiEBEoD1C&#10;ROkBIhARgtYOKEFaoTCVStvxtcpLhPMGR4rGBP0CGGOMMcYYY4wxtvtZsmTJFrN8g5Wfnx90CN0y&#10;fvz4NqULO/Ttb3876EhZj7CmbuMbSz9MOKn1jRV18QZTmMNKBg8oKM2zInEnuXTT6jwrnHCSReGC&#10;/oWliLixqTLlpD3lJZxU0k0DgCkMTeQpz1WSyM+VziRLZ+YfM3nHSEAqpwNBZtqyU5jNkYa22cvQ&#10;LoHZP8Tci7us/+zXwM6O3z6/GnPypzMFs9vdLhtOxzdq17rN9agxJyL006UpJzggAA0kCBXpiBkG&#10;AAJtCIFaeOBJrRx0a+MNRaF8P8XdFGZBJC9ppw0hLNMc0mdg3E7E7KTW2iw06pPRCUPG7d0fo+nm&#10;iqaaNXUbq2P14waM+udX/506dvLkkQfxvpls2/zvf//LPTzmmGOCjqiHyq091mYTYbYNPM+74447&#10;soennnpqFz86bPNTyNGjR3eRGdFem/SHZDLZYbfccusAMGLEiO7fok3wjuNs8ZLLL788mzIdjUY/&#10;+OAD/0euuwVOmWaMMcZYYCoqKl5++eWgo2CBmTJlyh//+MfufOP6j3/8IxKJvPLKK4WFhX6Lv+Tx&#10;sMMOy/Y58cQTAWDdunXd2ZPJMIzrr78+6BfAgkSkEo0L07G1Ssa1dgVqAEA0QSAhIGRWfxLollnB&#10;zB6LlLncH8avq+NfgIRAAKBdQEsDaeUKMyJEp9/xCiNfy7hWDrgx0ypGsbmikVZpYYQBhWFteQsA&#10;xhhjjDHGGGNsT3X//fcHHQILzNChQ++4447vf//7W9ytfOHChYsXL37ggQcmT56cbVRKGYaRnSoc&#10;P378sGHD1q5d2827X3311d1ZKLBH0l7MsPpYVqGrbYAQgAJAIk0AmJsmDQiILfNjACAQTSJF4BH5&#10;82mZajCZxYsCgQBFCNEURhgQiTySDpDS0lNec3Ptp0QqUrR3biFrxhhjjDHGGGOMsS364osvgg5h&#10;CyzL2v5BdrZDDz106dKlW+w2duzYMWN42zsGizetemvZx83p+MradVKpkX2HDS0eaAgBAK70VtSs&#10;c6Rbl2g0hDmwsK8hhCYKCUua0lWeq/wpREBEyzABwEAhSQGAEEKTRkD0M2uJCPyqJpvTo/1a0dhR&#10;xjS1TXzuJDt3c7lp2pyjnTsMtW5sU3caW4+fe1e/5+YWbFV9Gju6Xccx4hYbOn34dsnV2PoAAf33&#10;r4kEIiISaUIiAke6rVKaiYi047lCGFEdzzMj+aEwACitNWjbcxAgmorlhSJ98kTMjtcnmgBwdd3G&#10;8QNH980vKc3r05iKrmuo+Lpyxd4DRn20+rOkkzph3JGcNc22wTvvvJN7eMABB2zxksbGxpNPPrm2&#10;tnbAgAEDBw7s169fv379pk6desEFFwT9NDsLES1fvjx7OHbs2KAj2u29//77tm1nD3/0ox910bm6&#10;ujr3cNKkSVt1r4aGhtzDgoKCDrv5CRRZsVis+7dok9Q9YMCALV5yyCGHWJbleZ5/+Kc//Wk3Spnm&#10;HzcyxhhjLDB/+9vfevj+jmwnKS0tfe655+bMmdOdfGkievbZZ3/1q1+NHz8+2+hXmc7Njj7ssMOK&#10;ioq6s8+lLxKJBP0aWGCUF4/XfZ6OrtQqrbwEohBmvhEuQWEhGkiEIiRECISJaCAaAAYIM1Nap+Uf&#10;FAYKA1EgCmFYwogYRkSIMKAg8rRyNHnKS0gvqmVKeQnlxZUXl15Cy6RWNpEnhIEipJUNQMqLb46P&#10;lFa2MPMR0WxdfZoxxhhjjDHGGOs9vvjiizZ7xrNeAhGvu+66lStXXnHFFVvMlwaAZ5555tBDD73u&#10;uutyG7XW48aNy8vLy7Ycf/zx3Z88BICt2vp9j6G1m2peqWUa0LBCfc1wXyBBpAFAGBYKM+cfIzN1&#10;hgaKEAoLwCNQRJpIARGgQOGfNQGBtAIAFIaw8gyr0DALTKvYMAuFESGSntMk3Wg6vjZe/4VW9vY+&#10;BmOMMcYYY4wxxnoNInr99deDjmLLQQYdwhaMHz++oqKiO3sIHnXUUUEHy4K3um7DW8s+bkhGl25a&#10;bQrz4OH7jigZ7OdLE9Hqug2OdOuSjQLFwMJSv12TVqTSnuOnQ2vSmshAIZUkIkUaAURH5ZoRM+VM&#10;sm3USb40UOvc4K7qUGOrD5R7CQC2z2rOlqemDvpvvmNL9eY28VH2VLsHpHafOx2888chav9M3bkU&#10;M6H5ydykiZRWWmultdJKkVZaE4EGUloqrdLS9iuEpz1baeUqz5ZuUzpWn2hqTselUo2p5tp4Q12i&#10;sSZe73/1+hWUThy2X3Fe0era9ZXNNV+ULf50/VfA2FYiolmzZmUPi4uL+/bt2/Uly5Yt23vvvRcs&#10;WFBZWblw4cJ33nln+vTpiHjuuecG/TQ7UTwez82n3ar6w9136KGHUud++9vf9pAxd4i//OUvuYfH&#10;HXdcF53bpEyPHj16q+41b9683MNx48Z12K3Nl/Xzzz/v/i0+/vjj3MPubD1gmub555+fPXz//fej&#10;0ehWPVeAOGWaMcYYY8FwXffJJ58MOgoWgMMPP/zrr7/+3ve+183+77//vuM4P/vZz3Ib/W/qDjzw&#10;wGyLYRhHH330smXLgn4+1tPZyfJ4/Ree3eikN0kvDoDCyAcgLW0iSaSIFCmXgBAFGiEhQmiEhJ8j&#10;jS050sJAtFBYKMLCCCOa/lQjIgoRArSINKm0VmnlpaQX09rR2tXaJe1o5fip2p4TJS2BJGlPyWQ2&#10;QinTQGSYBWaoVIjdYJdZxhhjjDHGGGNsZ3j44YeDDoEFoKSk5L///e9f/vKXwsLC7vR3HOeFF174&#10;05/+JESrH3xrrXMnDwHg2GOP5cnDLUrH1hB5nlOPZiRcOEagIcwIgkAULbNh2X9CaISFEfbnr0g7&#10;WmvQEkgjIqCBKAAQcpcvoiDSwsjmsSMKyzALhVkISFqmnES5dKPx+i+Ulwj6TTDGGGOMMcYYY2w3&#10;UF5eftZZZ7399ttBB7IFufUJe6A+ffoAQG1tbXc677///kHHywKjSVfH6uauX/DInBeXVa/+34aF&#10;npJD+wzKTcetSzZG07GmdLPSqn9BiSEMv91TMummibTUiojCZtgyTE9JTeQqDwAECoJM9m/rAs9t&#10;MokhJzW5dZpxm0TldlWmqbODzpONoc0lfu40tlyPbS5Hv0PbOyO1SsNuc+vsI7QdrXVXf1DqJG+a&#10;ujxs35ky75Gy6dYERDqTQY3ZV6+pJeFakZZKpj3H9hxHup6WUitHugknlXCSac9WpAGgNtFQ3rRp&#10;cdUq/8sKAKZh7j9474GF/TY0VFTH6j5dN39V7XpgbGvU1tbm/kl65plndt3/9ddfP+CAA9okdr74&#10;4osPPfSQYRhBP81OVFNTk3s4aNCgXR9Dm5/W9dgxu8NxnNy/ZA4ePLjrXP1EotXPtgYOHNj9ezU2&#10;Nrb5m1hn+cxt2lOp1MaNG7tzi3Xr1rW5xdFHH92dC9v8jnvrrbe2+lUGZMvbcjPGGGOM7QwzZsyo&#10;q6sLOgq2q5122mn/+te/8vPzu3/Jk08++bOf/azNJX6V6TZ/758yZcpXX/EWdKwrdmJjsmmxdJuc&#10;1CZSNpFGYZB2/GlATf5uiQTgQcteawTgl5UWuOXvuok0aQmgEf0BFIACEqQ9QAMxM5FJAIgCQRAY&#10;pD3tNpukSbsoQgBAKumvOrUiA4J+YYwxxhhjjDHGWDCamppeeumloKNgu9rgwYPfe++97mxqnvXv&#10;f/973333Pemkk9q0K6UmTJiQ2zJlypTrrrvO8zzL4i3qOqaV7aY2SbeZtBfKHyqMkGEVShkHFAig&#10;tZepL936KiJN2s2smgPAlkkwyCxn1ECEIAAJQAthkXLRaFXBWxhhIIlGnpZJN1UVyhuSaPyqsN/h&#10;hrkV08iMMcYYY4wxxhjrVVauXPnoo48+9thj6XQ66Fi2oKCgoKGhIegourL33nt3f9HdkCFDgo6X&#10;7Sy250TTMVu6SivLsPKtcEl+H1MYSuvVdRuWVa/Z2FjpSHfxppXRdHxTrE6gKA4XrKnbAACmYZZG&#10;ivsVlGxsrLSlm3TSfSJFITPkj6yJGlJRrbXUCgBChoWISOApUFphppg0tiT6EgEgIAEBoKZMzWa/&#10;1LRfEjkTcctEJGFL8efMcbYLZWpSAwFhqyLWXWdHdwihq+tz4mr5nL07tuqAnVzlH7UqR41t+3QY&#10;dgfVudtHRwiZN0xAmZfd8pYQEBF0S8K3AYKQ/BTozSMQ6czKRyFACBQA2hSGZRhCCKmVnyOttGq2&#10;4wDw8ZrPj9prYmE4HwAQcOzAUYr02oby/FDem8s+HlI8sChSsPVfA9ZLLV26NPfw5JNP7qwnEd15&#10;55233357bmNpaeknn3zSG7b8KCsryz0sKioKOqLd28KFC3MPzz777K77X3rppZdeeum23evxxx/P&#10;PSwoKNh333077HnIIYcIIXLLif/xj3985JFHtniLX/3qV21ajjrqqO7EduSRR+YevvTSSxdddNG2&#10;PeYuxinTjDHGGAsGl5juhaZOnfraa69FIpHuX9LQ0PDBBx888cQTbdo9zzMMY/z48bmNRx111DPP&#10;PBP0U7IeikglGhclGxcqmdQyBdoDFECSNGjK7D+HQEQKgUhrAA0ocqYslZ87jZkKOR3cQWsPSPvT&#10;g+TP1SICAQEBGgIBMeRPhiIQaaVJIkoCAu1plbIT5ZHCkUSgZMq0+gAAp0wzxhhjjDHGGOu1Xnjh&#10;hR5eeoXtcKWlpe+///7Wrlnx91ts3+553n777Zfbsv/+++fl5S1fvvyggw4K+ll7KCdVCaCVFxNm&#10;vjAiAEBEhplPygFhISkgSUoBmiCMlkV3BNoDIiJFiEKIzdVPSIO/qA6Fn3RNBERaa0e0TplGNABA&#10;oIFmHpFy05tCODTRsKB4wBEoeD0DY4wxxhhjjDG22/A8r7Kysqqqqqampq6urrGxMRaLxePxVCpl&#10;27bneX6RDCGEZVnhcDgvL6+wsLC4uLi0tLR///79+/cvLS0tKSkpKirKz88Ph8OGYRCR4zjxeLyh&#10;oaGqqmr16tULFiz4+OOPV65cGfTjdtehhx7aJuWmRznggAPWrFnT/f7hcLj7nVnP50h3Ve2G9Y3l&#10;ZY2bkm6qfYe050TTzfmh/JBhNqViZdFN5U1VMTsplRexImsbyjQBIhloGMKQSvp5s5awhCGkVqYw&#10;AKAxFVVaeUoioBCZTGeltUDU5NduRt1S4ril6LIG8LOnW2pKI7WUoM7WUG7JpCY/v7pFNnEacHPu&#10;cfa6zpKlqYtTtDktOfdzLmw3AmGrFG7s6Datc6HbFcbu9G4ddKKOYmjzgLC5ZnfOe0QEAQhAuuUs&#10;adKatP/+28TlJ61r0gBoCCNkhMJmCAA0aU95tnQc6cbsBAEtqFg2pv+IYX0G+V+AcQNHpSvtVbXr&#10;C8L5H67539kTTgLGumfOnDm5h5MnT+6wm+u606ZNe+2113IbDz/88Pfee69Pnz5BP8SusHr16uzn&#10;8ePH+/9j29DQMHv27M8///zLL79ctGhRLBaLRCKjR48+4ogjjj322JNOOimQYtS7hZkzZ+YedpGr&#10;v51Wr17dJp/5j3/8Y2e1tcPh8PXXX//AAw9kWx599NELL7zw+OOP7+IWH3744csvv5zbct111xUW&#10;FnYnvNGjR+cmac+cOVNKaZq7wc/vdoMQGWOMMbbn2bhx4wcffBB0FGyXGjNmzNbmSwPAiy++eOGF&#10;F7bf6cp13VGjRrWZgZ08efLGjRtjsVhxcXHQj8t6EK1dJ1mRji5z0puUTCsvBgBAivxJPWEgipaZ&#10;RUSQmmSmJA5kZl2BNCHm5E4LFGarxGki0i75PUm37HwpMrtdkgLSBAaAhyKcuZNhEhGQBvKIpFYu&#10;YNxJVgIigjBDJVZkgL8ylTHGGGOMMcYY64X+/ve/Bx0C26UMw3jllVe2Nl+6rKxszZo1HW7r7rpu&#10;m/0WEXHSpEkLFy7klOkOEZGXrtYyTVqa4QEtjR4QoBFGtIA8IoO0JPJAeYQGAPqzYf5ug4iCCPyy&#10;0gSE4Jc3EYiIaIIwQTlECkkQScSchQpoACCRQsBw3lAnVeWlqzF/aKp5WX7JgbjlJYGMMcYYY4wx&#10;xhgLQFVV1ddff71kyZIVK1asXr167dq11dXVuSXvmG/gwIHRaDToKDqGiH379m1TvbNrqVSq+51Z&#10;TxZNxz7b+PXSTas9JW3pNKfjSTed9hypJAEJFJp0Q7KJCAgo4SSlVoXhfEd6CKC0Mg0TgDSR1Eoq&#10;qUkDgCKNAErriBVqSDQJFGErZKGZdFIpz8kOq7UCRK01gZ/rTBq0zsl59nN7W5betazao80n2yGA&#10;diWmsV3fricasfP85NzWLqYrsZPDVoF1dHm7+tibH6KLmKn1+O1LWAPk5lFn5mxbx9QSUSZxnYCQ&#10;UJNW/jQvZSJAbDkL6CdU+5drrbPztwJF2AyHzXCzHXeUCzbUJ5sEYtq19x4wEgENNMYNGPV11cqK&#10;pk0GikkjDhzSZyAw1g1vvvlm7uHYsWPb92loaJg6dWqbP9GuvPLKhx9+eLfI7dwhch9/4sSJZWVl&#10;N95444wZM9p0s217wYIFCxYsePTRRwHg+OOP/8tf/sI/O2vvpZdeyj08+OCDd8ZdPvvss1NOOSW3&#10;ZeTIkVdeeWUXl9x1112PP/54MpnMtpx00kkvv/zyeeed1+HP1N57773TTjsttyU/P//OO+/sZoSG&#10;YUycOHH+/Pn+odZ6xYoVEyZM2BlvY8fqLb/zGWOMMdajPP/88y2bwbFeIRQKvfLKK6WlpVt74Qsv&#10;vNBhQXLbtvfZZ582jUVFRfvss8/ixYuPOeaYoJ+Y9RBkJ8rs+DrlxZxUhfKSWqUBDcMq0DINpJE0&#10;CKvVt4jCwswPbzSigMzEK/nlo1typwm0JjQQTUQE0Fq5BOSvBxWIgCI7+4iIBAaQAlKASNpFEcqe&#10;AjQIDKAUkVQyhSJEKh3KGwxo5BePC/rtMcYYY4wxxhhjwVi2bFn2x66sl7j99ttPOmmra0pMnz79&#10;sssu63Cfddd1x41rO7syefLkRYsWBf2sPZRWKSXTSiZQmMLIA7+iCxGBBgJhFQB5WqUBBZAmf4tA&#10;UkQKgIAAEUGr7Gj+HoUICLmbD6JBJAEs0hKNzQsVNhesJo1GyMob5KU3eU4jAFqRulAeL5tjjDHG&#10;GGOMMcZ6BKXUl19+OXv27E8//fSzzz6rrq4OOqLdACIahhF0FJ067LDDPv/88626pKysLOio2fZy&#10;lTdv/YIvyhZ5StbEG2ri9UknBQCmYeZZkZBpIUBTOl7VXONKN+naSsuQGeqb3wcAY+mELW0isITp&#10;aSmVIiBEFCB0JneaEMCRniujYTNkuCLt2ZqIiBCRSCvSjvIAQBMRaUD0F+fl1EBGBJ3J9O24ZvLm&#10;POCWpOsc2NHnVjnJmQTitinW2fxk6uhC6Kils5LOHec5d14AGtt+2FzSmjpKf2spW03UUp26sxLT&#10;rfOoc17U5nLTQH4CdOZLoFFv/lpkRs9Um8mt0q2JBKKnZful4PlWxJ8xbkg0hQwLADTpfQaOBoDC&#10;cMGgon5VsdqhfQZ9tnHRtw7aWSVb2Z5ESpn7R9W4cePa1+5atmzZUUcdFYvFchufffbZSy65JOjw&#10;d6kFCxZkP7/55pv//Oc/u3PVRx99dPDBB1999dUPPPBAm0pmvZnneWvWrMltGTx48I4aXCkVjUYX&#10;LFhw3333vf3227mnSktL582bFwqFuri8oKBg7ty5hx56qFKZH8xprS+44IJjjjnmjjvumDRpkl95&#10;LplMLl++/A9/+EObtHnLsubOnbtVpdcnT56c+7P7uXPncso0Y4wxxljHnn/++aBDYLvUnXfeeeih&#10;h27tVRs3biSiDv9WnUql2i95BIDJkydzyjTzaWUno0ul0yTdmJPYoLVDWgojYlglAJLQJa0yGyDm&#10;QkQ0WiYCNaBAf9IPBRF9+tnamtoYAACKgf2Ljj1qbwIDQGVKSQOCEABtF+lms6aJFAJoLYXY/I2Y&#10;ANBoEAokUm4UjZBWjmGEhZkf9CtkjDHGGGOMMcaCwZOHvc3RRx99yy23bMOFr776avvd8QGAiPr2&#10;7ZuXl9emfdKkSf6W+aw96TQBgFa2MPL8CTNEQCAEQIECETCEIkTKIe0SSU0E2kYQRNpPkAb/IswW&#10;JRGIJqDYPPuGAgiINGkJ7ZYKtxSJIcPMo1CJ9JpNq9COrw5F+gOKLT9AD7Bq1ar//e9/2cOLLrrI&#10;sqygg2KMMcYYY4wxxrZXPB5/4403/v3vf7/zzjs9tlpyj3XSSSfNmTMn6Cg6JYRwHGerLslNx2K7&#10;o7pE4+uL36tPNtXEGjY2VUoli8KFe/cf2SevOGKG/Mm9sqaqhmS0OFLYkIjmmeGIVaRIx51kvLmW&#10;gFzpCRQEJECEDMsUhhBCIDrSMzwnLW0g0FoRoOemWipFEwEIFP4+jaolXdfPr/ZTdREBCYGI0C/2&#10;jATUKgF4cw3oVnnArRJ2aXPN5FYlo7Fd13ZZyh2cgtZp1dl06w7PtvpEAOhtjOu4658QBZY1urht&#10;nNQuEbldKF1Vmc6tWt3qRXU0mm5Z1dhZFjplXhzkpEBnvgqZj4hEAAQoEBFIawJB5Eg3ZLQqWmMa&#10;JiJYhgkAMTvujxAyrb36DgeA4SWDa+IN1fH6sBlKuen8UB4w1qWNGzfmHp511lltOrz22mvnnXde&#10;bktxcfGcOXN6Ydnk3D+j2ySQb9Ejjzzy3nvvzZs3r1+/fkE/R4/QZm8gIURRUdH2DLhs2bJDDjkE&#10;AJRSOlPZq63TTjvtlVdeKSws3OJoBx100Lp1684444zc0uKffvrpySdvYSuKYcOGzZs3b8SIEVsV&#10;fJsK23PmzOm6DnYPsXv8cJExxhhje5JFixatWLEi6CjYrjNp0qSf/exn23DhzJkzf/CDH3R4KhaL&#10;jRkzpn37EUccsWzZsqCfmAXPTdfG6z6TdoNn1zrJjQQEKISZZ1gliEiZijcaOppTRGEBIaCR2cky&#10;245Y15Aqq4qVVUXLKhpr65q1Vv4KUSAFCIgCO/kOC/3S0/6AJIlU2w7ZCU4i0lKplGfXB/0WGWOM&#10;McYYY4yxYLz88stBh8B2nUgk8swzz3RYKbprFRUV/fr16/CH+olEYvTo0e3bjzzySJ487IySSSJF&#10;Wgoju3U9AiIBtqxpBAQQRtiwigyrjxAmor8toEAhEAWigcIANFCEhIgIEcLcfGmA7KI8AtU+AAR/&#10;XSQCgBEuRTQ8u1HJtJPebSpWxePxdTna11dhjDHGGGOMMcZ2L7Nnz/7Od74zaNCgiy+++OWXX+Z8&#10;6W0watSoTZs2BR1Fx8aMGXPttdfuu+++W3XVRx995Lpu0LGzbbSuvuwfX/y7qrl2cdWqtfUbC8P5&#10;Bw/d96Bh4wcXD8izwv7qtcrmmvKmTXEnVZ9sCpnWiL5DBhcP6BMu0ppc5aVdR2rlr3UrDOdHrLBp&#10;mAIFAErt1x3x64tkKpYorbTWLTnSftFkP0laayLIFpImAEICAJFNPm43t9Zx9nDrbrj5X9hhLjQC&#10;EXZ2dadjb05LxrbJyZCbj40tlyAAUNLTUSfzT7z175o2qd9Indy6o3Yi6PpNYEetosOzOaP6tb5b&#10;X5RpydkUM5PsTv5SSdREBGTLVjsvIKAhTKVVxAxHrEjcTsacZGW0pjEVBYCIGS7JK6qLN2jSq2o3&#10;AGNb8tVXX+UeTp06NfuZiG677bY2+dKHHHLI+vXrd1K+9KJFi0I7x4033ridsdm2nUql2rcPHz78&#10;iSee2LBhg23bWmulVG1t7TvvvHPCCSe06bl69eoJEybw3/d8bUpM77ffflvYxGJLiMjzPM/zOsuX&#10;/sY3vvHqq692J1/aN3LkyK+//vrBBx/sfgxHH330mjVrtjZfGgDa/HXx008/3Z5XsctwyjRjjDHG&#10;drVXXnkl6BDYrmMYxuOPP24YxjZcu2DBgu985zsdniovL99rr73at0+ZMmXlypVBPzQLFqWaVySb&#10;Fkkv7qQqpRtFNIUwEcAw83O/ZSXqdM4TDQsRMZvknHsKAEFklm+SJlBAmogADdjCpo4icwkRaa/1&#10;KQStiJSwCoUIE2itvGR0qVZbt40rY4wxxhhjjDG2B/jqq6/Wrl0bdBRs1/nVr361zz77bMOFs2fP&#10;/tGPftThqc4mDwcPHhwOh5PJZNAP3RNpZQNJAACRTZnObhFIbRbnISAS+WnShpknjDxhRIQRFiIk&#10;hIUoOp4na9kwEFpPuBFkipNkVy8goBnqo1VaK8dJlgf9bhhjjDHGGGOMsV7n9ddfP+yww6ZOnfri&#10;iy+m0+mgw9ldnXjiiT25xPTZZ5/9ve99b8mSJY888khJSUk3r4rFYjNnzgw6drYtVtdt+NfX7zQm&#10;mxdWLk+56fEDx+w/aGxhpCC3T1MqtqGhIummm1LN+VZkYFE/A0XMTjSmmzVpAEBEzCQEU8JN5a6/&#10;U1o50tPZ7GggIo3+Ijz0ryNEkSms3JKK6y/C87dtBGhV4hhaBurA5glL7LJ/Bxfnrh/cfHX7ji3V&#10;mDsYr8Pk5Gz+M+X07mZKdvunaKmV3VF7uzLX2c8dlY9pe6+OQkLwv0ItD9xmHGpdyprI3yzSEAIR&#10;lFau8pRutUumgUKRBoA8K1wQymtOxxzlra7bKLUCgP4FpWnPtj1nY1MlMLYlH374Ye6hX6cXABzH&#10;Offcc++6667cs9///ve/+OKLvn377rx4vJ1DKbWdgdXV1bVvfPDBBzds2HDFFVeMGjUqHA4johBi&#10;wIABp5xyygcffPD5558PHjw4t391dfUJJ5yw/cHsAVatWpV7uG0/ytwq77zzTmlp6d133y2l7E5/&#10;rfW///3vNr8FujZ37tzLLrtsayuQA8DAgQNzD9evX79b/EfCKdOMMcYY29VmzJgRdAhs17n66quz&#10;36BurauuuqqoqKjDU5WVlSNHjmzfPmHChG34qzzbYxBRqnmlk6yQbpOb2gQEiBYKUysHRbil7s2W&#10;IRqIBqIARCLdJmsa/O0i0Z/7JfI3btSq67oxCABoAACQAgDSud/TkiYJaAgRCuUPMswCz64l5aRj&#10;nP/PGGOMMcYYY6zX4cnDXmXvvff+5S9/uW3X7rPPPmeffXaHpyoqKjrbIn3q1Knr1q0L+rl7JJL+&#10;JJjAnCUEwgIU0FITZnNfkgSatALseCFehzDzS7Z6THY4BQAIhhBWzp2LAITy4sqLKy8R9NthjDHG&#10;GGOMMcZ6i+XLlx933HHf+ta32hR1ZFvLsqxx48a1ybfpUY444ggAMAzjRz/60fLlyy+88MJuXnj/&#10;/fcHHTvbapXRmv8sfj+aji2pXmUZ5iHD9+tfWNqmYKan5Kq69a7yGlPRPCvcr6AUAZJOKpqOu8pL&#10;eWmBwjSEZViayJWeJp100/5En6eULR1NikBLrYj87OiWxXVARmbWkYh0zgaN6BesbqnTTG3LHENH&#10;s48ttZ0zZao7LjTdUvYZOrm8TdcOS1Ln/ju3oDR2kmLd5jNhpmc20brN43U9sUqdZINvW5XT7GN0&#10;fDll/q/j8dsuiyQgAYiIJhpSKyBwZKsy2kIgERGQIl1a0McUZmMy6kh3bX2ZVLI4UggAzXaiMlqz&#10;TQ/DepfcfTqEEMOHDweAhoaGQw899PXXX8/t+dhjjz3zzDOm2d11wnuYioqK3EPDMObMmXP99dd3&#10;UfNs0qRJq1evPvDAA3MbFy5c+NBDDwX9NMHbtGlT7uGgQYN2wU09z/v1r389YcKE5ubmrntGo9Gj&#10;jz76ggsuaGho2KpbTJ8+fejQoe+8885WXVVcXNympcOS5j0Np0wzxhhjbJdas2bNsmXLgo6C7SJ9&#10;+/a98847t/nyyZMnd3YqmUwOGTKkfTsiHnrooUE/NwsGEaVjq/18aek0GVaRsPIBSMkkgDDMvK0a&#10;DdECREQDETrMmgatITOriX5xHKDuZk0TaSLZErYmrRARhSWMiBUZGMobRCQ9t8lN10qnMej3yhhj&#10;jDHGGGOM7VJt1jewPdu9994bDoe37drDDz9ciI5/2N3Z5CEAnHPOOZWVXLmiFSJSXtxzo9Jt1irt&#10;2Y3SaZBOVMmEQAOFQYDZuazMJdoDAACNYCBu2xq93NEkAIIw0MgpcA3CsAqUTAKA52zdgg/GGGOM&#10;McYYY4xtm7/97W8TJ07syYWRdyOXXHLJ9OnTg46iK7l7Dg4ePPif//znRx991J2ld3PnzuVZ3N1L&#10;2rVfX/xezEkuq14TMcMHDRkfMTuYld3YWOkpWZ9sMoTh50u70mtMxaSStmcbwjANkwgECsswCchT&#10;ntLKdp2U5zSno1JJpfXm1XOZhGYiICKQWhGAJk3USZ3jDg87XIvXsosjIrSqrUytq0B3Nm25xYTn&#10;jttpC4ncHVacbh0gILXL5O4gSbzDW1BHxZ+79Qg556iTNGzavMcldTgUAVFO/XAA8qtSC2EQkas8&#10;W7qOdBUpynn7mijlppuSzZ6SDcno+obyBRVL565f8FXZ0k2xuhU1a5bVrC1vqup6ySXr5RKJRG4m&#10;8HHHHSeEWLJkyZgxY3KTESzL+vzzz6+88sqg4w3S2rVrcw/nz58/ZcqULV5VWFg4e/bsSCSS2/jz&#10;n/88kejtW9lWVVXlHvbv3387BzzggAP8bUS01rZtV1dXz549+5e//GV+fn6bnitXrpw4cWI6ne5s&#10;qNra2rFjx3722We5jaFQ6Oabb160aFE8Htdaa63/P3tnHiBFde3/c25Vdc/OzMCwKgiCKAriigrB&#10;hUQ0xhfjkhijcUvc4hb9RSNG45aoSXzuivsSnxpNXOIagyCiiIIssu/rMMOsPdN7Vd17fn9Ud09N&#10;b9MDM9PAnM/zYd9bt26de3si3WfO934DgcDKlSvvvffeiooK98hgMDh16tTnnnsu9+BLSkqSevx+&#10;fxfveDfAkmmGYRiGYXoU92lPzF7PrbfemvQ5u6vQdT3T14877rgj3+tm8kM0sDEa3GKbPjvarHn6&#10;aJ5KaQWUMoGk0As7fb4ighBeAATUERFiqulE4k/F/h1PapJSRAqUTaCyJSAd4x1SAKCUrZRNygQA&#10;RB1RMwqqABCFR9NLpdVKZEcCG/O9rwzDMAzDMAzDMAzTc2zatGnZsmX5joLpISZNmnTGGWd0x8ya&#10;pvXv3z/tpdNOO+2oo47K99J3E8iK1Aebl7XsmN1a/7UZqpFmq5Jhy2yxoj7LbLLCdXbUp8xWAqVk&#10;2F23RmQrJcHxiiFFRJB64GBGYpWMbbMpC1BDQE1rd+ih0AqBJCnTNpvzvVcMwzAMwzAMwzAMs5dD&#10;RFdfffVvfvObaDSa71j2Bo455pjVq1e3trZ20/xDhw79+c9//vjjj//zn/90/DZ3gj59+iT1HH/8&#10;8QsWLHjttddGjx6d/d5rrrmmQ/9DZvdhxpq5LRH/6h0bNCEOHjhK19JYsIatyI5AY2skYEtZWVQu&#10;EBVRQ9AnSYasiCZ0r+ZJSIAFCkPokpRpW/5oMBDxW6ScLKEjvlVACsjlGe1YDsdsSVw1eNm1stRp&#10;R2W3VtmZAQggFlbysKR2enk2ucYkiZiTn9JOqk2QPCemm6S9KXZbtCkPQkw7YZZFucfHFtju9Mv0&#10;4mhMO0dM5ue8fwQEIEkpUrayFZCtbFvZQTMUiIb8kUDQDEWsqGVbgWgwEAn5o0FL2QQUiIaDZmR7&#10;a50v4o/aZkOgeXNT9XPz/vXsV2/M37LUlFYObzDT61i7dq27OXXq1H/+859jx45N+hvWsqwDDjgg&#10;38HmmfPPP59cHHrooTneWF5e/tKkce4ZAACAAElEQVRLL7l7pJRvvvlmvheUZ7Zu3epuVlVVddXM&#10;iOj1egcMGPC9733vvvvua25ufvbZZ5PMwDdu3HjVVVelvT0SiRxxxBFJ5tJnn312fX39vffeO3bs&#10;2JKSEkRExOLi4gMPPPD3v/99bW3tbbfdljTPr371qyVLluQYc2FhsmmZz+frwt3uJnqp4zzDMAzD&#10;MPnio48+yncITA+x7777/uY3v+mmyc855xzDMNJe6sKvJcweRDS4NezfIK1WO9okjBLDWymtAJAk&#10;GQXUEJO++CAA5OJ/I4RXKZOQABSQAogfc0lAoEgpjNnoECLE0pXSBhQAAIgIIukxCEAogCSRAhUF&#10;oSFqCAioaXqJEDEjHcNbIe2AHfUh6tLya0ZpvjeYYRiGYRiGYRiGYXoCTh72Ku67775umvmggw7K&#10;ZEAthOjbt2++l553KBqqjgY2SztMJJUdVDJsm83SCpGKIilCLVa9h6hUFICUsi0gXSsGYZCKShkm&#10;ZQMpKU1sV0+IAIhCQ9Agg2EJxuoCY5eJFJEt9CJAIVIl0wBKRqXV290MGIZhGIZhGIZhGKa7ufba&#10;ax9//PGduLGysnL//fcfOnTo4MGD+/fvX1FRUVZWVlRU5PV6dV1HRCKybds0zXA4HAgE/H5/S0tL&#10;c3NzU1NTY5ympia/378TRqMej0fTtCwufHlh8ODBBxxwwMsvv9y10+63334nnnjiCSeccPzxxw8b&#10;NizRf+KJJ1588cX//ve/OzthkjjHARHPPffcc8455+WXX77tttuqq6vT3rt169Zf//rXb7zxRrfu&#10;JNMlbPXVrKhdt7W5JmRFDhl0gEdPX3VZ3VKnlPJHAkWeggLdYyvZGGz2RwNhKyKJvEiWZVnSVkpJ&#10;AYIEABCRRXZcTgsQFwWLROoPyfl/p6VUOgk0EQBSRjtp98iUPopbRrcppQkA23rijtKYXgiMmR7V&#10;LgZKp3Rud4v7iRTLgAJlnTZ1XW1raFNHJyvAXXpsbL8CSves2LC4VNotum7n1N3BxicW1nadEIAU&#10;EJAi50xNSUopXSMEiNimUkoBKYuUklFpAoAiksq2JAaiCgDCViRsRW0lywpLorbZFGr5auOi40ce&#10;NXbwaIFsC8q0keSj++STT27ZsiXtyGefffbGG2/s7njGjRu3V/qin3nmmR6PxzTNRM9TTz118cUX&#10;5zuufLJjxw53s7i4uJse5PF4Lr300kmTJo0ZM0aptuOJX3zxxbvvvjv1ZJw//OEPbut1ALj66qsf&#10;eeQRzFwT7/F47rrrrsMOO+zMM89095999tmrVq1K+4EwidQxe4TLNEumGYZhGIbpOUKh0Oeff57v&#10;KJge4g9/+IPX6+2myU855ZR8r4/ZjZB2MNy6VtpBK9KgGSW6tz8A2JafSBLZQitK+iqI6Hx5Ewgd&#10;JS8QhPAoMsHJ+rUZ5rhzqe5jLwkBiSSigMSxmCgQ3XlTBAQiG0EgCCEMpSxNL0YU8cAAUNOMEmkF&#10;DOgbDdUU9WHJNMMwDMMwDMMwDNMr+Pjjj/MdAtNDnHLKKRMnTuymyUeNGpXv9e2+2GZLyLdS2gEl&#10;I7bpUzIMRCgMTSsEImkrRA0QSdoEEkGRssFxELGCth0iAESNlIylwkhSW6miU8+HpBShBaQjCnTX&#10;tzmJNUTAttIKpSIAiMKj6UWQVAyHAlCQspSMECnkUjmGYRiGYRiGYRiG6R6eeeaZxx57LMfBhYWF&#10;kydP/t73vnf00Ucfeuih/fv375IYpJQtLS0tLS1+v9/v9wcCgVAoFA6Ho9GoZVlSSgDQdd3r9ZaV&#10;lfXr12/o0KEDBw70eDwAEIlEFi1a9OKLL77wwguWlWef0j59+px55pm572d2Bg4ceNJJJ02ZMuWk&#10;k07ab7/90o6prKx89913H3rooZtuuqlTy88iNdc07eKLL/7pT386bdq0Rx99NK087M0337ztttvu&#10;vvvubt1PZtf5Yv2CiB2tbtkxoLRfn4KStGMUqYZAU8gMK0UeTa/zN4btqD8StJVtSVtHzZZSESlS&#10;BCSVkirqKIMVKUfzjIgIGHMgTpTqtfvJQcL0pXrttLjp5dPkVNwl9yT0ye000u2HZJD/ptEKUwaF&#10;M2Yd4RZyI7TppRMnTWZSMsdexCyk432uG9qJw9tPmEFKnfy02DBMDjITiWHkWkK6yB2ptACFKAQg&#10;gEJEQJBKSpKOoTgAWagkKY8GBYZHF3oE0BB6kaewf0mljpoEVWQUtIT8y8Nrir1F+1UO+XjlnGU1&#10;a08/5KSyDD+oTC/kk08+cTcz6aUB4I9//OO1116byYuLyY6u65dddpn708vXX39t27au917NadLH&#10;pO7eitGjR7/88svnn3++u/PZZ5+944473D0tLS0PPPCAu2fUqFEPPfQQ5uAh9pOf/OSaa6559NFH&#10;Ez3r1q2bM2fOCSec0OG9qfPn/SN3LvTeH1+GYRiGYXqezz//PBqN5jsKpicYOnRoLz9fiulBKORb&#10;qZRlRxqEVmB4qwBBSYtkRMmoU3CZfAdq4JRvksSMyc7EYED0ANkk4yeoEZH7kEiIZ2WdfC0SABKp&#10;WBegc6IiooifiKni52oKAECtEAkQNacGNDGvppdIs1XZISvaAHBAvjeZYRiGYRiGYRiGYbod27Zn&#10;zZqV7yiYHuKPf/xjvkPohVAksDniX6+kaUUblR1CoetGhTBKhNCVHZbBTUSKlIXC6+SxCBBQAFkE&#10;hGQrQgAkkInqORKxGkAkcgxjKOYljQiSAARqgAjgiJ8lAAAKFLEqBSKlpCk0LwJqRp+kcBERUSOS&#10;AEDKQq27DuhkGIZhGIZhGIZhmN7M1q1bf/vb33Y4TNO000477cILLzz11FMLCwu7PAxN0yorKysr&#10;K3fi3oKCgmOPPfbYY4+96qqrfvazn61evboH9i0tffr0Of/885944oldmWTAgAGTJ08+4YQTTjzx&#10;xIMOOijHu66//voJEyacc845mXyhU6mrq8s+oLi4+OGHH548efL5558fiURSB9xzzz2RSOT+++8X&#10;go+6202pba3f0lxT7duBgMPKB2Ua1hL2SyVbooGIHfWFQZEKmOGoHbWVBAQJCAocI2EiIlAx+TKp&#10;mO+Ik8qDuPo5fTle3JWEEB2dsFNkBwLaaaSp7d9tFsqYYqcct0hOtZ6G9trgtMGkvdSx3Aw76EtS&#10;bpPL+Np9Fd33uiTfyUJu940Js2vKII9OqwLPfWkuVXaWrXNdR0RABCBE4bw9SilAdPTSCQsaQLKV&#10;HTKVoelSSVNZiBgyw4hQoHkri/octs/BQTO0zVe7vGZt3+IKW8kXvv7XmeNO3rdiUA5BM3s5RPSf&#10;//wn7SWPx3PwwQcvWrQo0RMMBj/88MMf//jH+Y56T2XixIlJB740NjYOGDAg33HlDdu2e/iJP/vZ&#10;zy6//PJgMJjoee6555Ik0++++27SXS+++GIuNtEO9913n1syDQCPP/74zkmmc39oHuGPpwzDMAzD&#10;9BwzZ87MdwhMD/G73/2OD+tieoZosNo2fXa0kUAZBVVO5k7ZfgIiZQrhSf2qho6VDQpIOssyIxTP&#10;7jr3Q/zISydVSYDOn86jYklJRAHkpIYVkVLKVsoipQAQUQcQCIiagSgQAYUu2hd9oigAFFJGlB1S&#10;MpJLlAzDMAzDMAzDMAyzRzN//ny/35/vKJie4KSTTjrmmGPyHUXvgkgFm1eEW9fZZms0VE0yahT0&#10;9RTtq3vLhdCVDFvRBmWHAYiUrVSYlAWkiAhIOMbQ8TJGJ9kVE0ejkzRDDYRGJMCRTQOBsokkkZTK&#10;UtJS0lbSJGUpJUGZROSk25QdREShFQi9WKRXRMc9TRyHaoZhGIZhGIZhGIZhupo//vGPbm1GKoh4&#10;/vnnr169+t133z3zzDO7Qy/dVRx66KHffPNNvuRSw4YNO+uss5588kmlOpfHQMSDDjrokksuefbZ&#10;Z1evXl1bW/vGG29cddVVueulHY499tiFCxdOnjw5x/ErV67MZdhZZ5311ltvZTJX/Nvf/nbSSSfl&#10;UabOZGd57TpJqi7QWFVaaejt6jmlkoFIsDnU2hxq2d5S1xjyNYd8hBQyw/5I0LRMAEQUXs3r1Qyv&#10;7vHqXh01AAACIlKxfJ1TNhfPHUKiL/aqTSmd6EpcxXYDkoYli5kpfjlZUxx/NCXd7x7fPjz3VGlL&#10;BylzD2Xqp+SYob18GtI9zrVP6fywMdtsydFkVUXnssw2b/C2mIjS34soYj8FRFIp5fwJpCjuJROX&#10;uUulbGVbygpbEVspqVTUNnf4G1siAUQAxALDW1VSeeiQg/ar3Kc51LJ424qmoO+NRR9uaMhoJsz0&#10;Hurr60OhUGr/2LFjt2zZ8uqrryb133zzzZRbQTCTygEHJBs7tba25juofOL1tvulVQ+YKuu6/utf&#10;/9rds23bNtM03T3/+Mc/3M3S0tJO/b61qKjoggsucPe8//77udyY+r+sPcKBnCXTDMMwDMP0HJ99&#10;9lm+Q2B6gn79+l166aX5joLpFSgZCbeuUzIkrYDuqUBhJPpJSQACkV66j6jFvw119FsKAlKWUha0&#10;HUqJibMak4fG/iTARB1nIndIgIAIiAJRCKEDagioZBhQIGqaXtQ+QhBaAckIAEgrkO+dZhiGYRiG&#10;YRiGYZhuh5OHvYebb7453yH0Logo5FtuhmvsaJMVqReiwFu8j2b0cc7/s6NNZqhGyYgjcnaq2VB4&#10;heZBFIgETikkOsm0uIOIk/YipzzSVkoiKEIFicoJAiACUkSSwCJlA0hEICVBRaXVapstRJbQihCF&#10;UdA3Q+QqVjuJXNjAMAzDMAzDMAzDMF1PXV3d//3f/2UZMHDgwE8//fTvf//7/vvvn+9gc6KsrOyd&#10;d9555ZVXhg8f3pPPPemkkw455JDnn38+R730sccee/nllz/88MOfffaZz+dbsWLFc889d+mll6YK&#10;ljpF//79Z8yYccUVV+Qy+MMPP8xx2lNPPfXhhx/OdHX27NkHH3zwL37xi5kzZ0opu2xPmV2GiNbU&#10;bWwOtSilBpT0c3p8Yf+6hi3fbl02b9PiJdtXrahdu7xm3cJtK6qbd4TNaCAaMqVpaIah6QJRoNAE&#10;xs2ciYDaDJId0Sw4/wdEKp44jMmHnWMT24uVc4w75QVQsj+z85Q2u+kkZ+kk/TSm0VqnfQ3plM/u&#10;aVNF0dSBwXObowu5xORpzbHTxBPvSg0YoS2aDjcYc+4kcCvMETNqsRGQCBQ5MmlFsVxxvEISEBE1&#10;IXRNi+vBUZFUJKO2GZGmKa2WkN+0TWd6gTikfMC4wQcC4nfbVzeHWt9ZOqO6ZUdHC2P2cpYvX57a&#10;efXVVy9cuHDAgAEHHnjgwQcf7L60evXqxYsX5zvqPZXS0tJ8h7B70b9/f3ezZ079Pvroo5N6fD6f&#10;u/nFF1+4myeddJIQnfv12amnnupuRiKRXJaW6rldVlbWAxuyi+wBqm6GYRiGYfYOAoHAwoUL8x0F&#10;0xNceeWVu/N5oszeRNi/npRpRRpQ82pGH6eTCJQygWwAFCLDVx7UAUwABJKxos/0kFIWgQRScR9p&#10;TKQxMeNRk+DKGgKRwHi+2EkoIhoIisgmAJKmZhQDgNCLk6YQwrCtCABIO8Sm7QzDMAzDMAzDMMxe&#10;z+zZs/MdAtMTjB079uSTT853FL2LiH+tGd5hRRuk2ap7ynVvRaLKzwzXKTuoZFTJMKIQaJCmAUki&#10;IrJjhxKSAkABSIjtyw0JQCVcRxLuI4AAhASO3jpmRw3oKKkJkJSMAgogG9GDgIa3L2LaJB4BKEQN&#10;AFBweoxhGIZhGIZhGIZhup633347ybzOzfDhw2fNmjVs2LB8h9lpfvGLX5x77rkff/zxm2+++ckn&#10;n9TU1HTfsw488MAf/OAHH3744fr163O/S9O0Y4455thjjx0wYIDX65VSEpFSSkoppbQsy7Is27Zt&#10;2yaiwsLCqqoqRMxlZsMwnnzyyYMPPvj666/PLmCeOXPmxo0bc9SWX3XVVV9//fXLL7+c9qqU8tVX&#10;X3311VfLysqOPPLIgw46aPDgwZWVlRUVFSNHjjziiCO6b/+ZtITM8JbmmtV1G77atKjaV+uPhoza&#10;dRHbDESDkpRHMwjAlralbKVUwAz5IwFL2VIpAxFAROwIKbJJIgrLlgoUABCQraQjhHb8RGKKYcd6&#10;hEACibjENjEMABKpyDTS5US/+2WbLDtxMc2N2CZjxmQJMsb10+6p2t2c8sItwG4fVMojXQ7VbdFS&#10;Zm0xthdvkyMpTsbtzJ32uak7ABTzck5eRdZ40pIYns7tOs3weJY4qXRSICIIAoWIiChQOP9SpBSQ&#10;hkKSQkTLtiRioeENRIJr6jeOqhouEAGg2Fs4btDo5bVrV+xYN3bQAW9/99+LJ5xZ7CnqMB5mb2XO&#10;nDnupqZp77zzzo9+9KNEz5133nn22We7x9xxxx3vvvtuvgPfI0n9zFBU1Kv/1zdw4EB3s66uLvv4&#10;6dOnX3vttYnmoYceOn/+/M4+dMSIEUk9bndr27aTrL8PP/zwzj5i9OjRST2BQKBDwXw0Gk3q6dOn&#10;T2cf3fOwZJphGIZhmB7iq6++4kMEewMej+eqq67KdxRMr4CUZYV32JaflO0tHpD4xQCR5djXIIpM&#10;KTyhGSQRUHcGZ7CpIWqnlxaukx4BABGREqrptgvuJCyic3gmithRmwBACGARGs4SgJQQHtQ8aQpD&#10;UYs9mmxgGIZhGIZhGIZhmL0apdTcuXPzHQXTE1x33XX5DqF3YYbrIoEttumTZqvmqdC9FfErZIZ3&#10;KDsk7RCpKAqPphdJK6DIIimBnGppBeRonxFAIQEhpZipJOTTTjZMALSVIzoO0USO2YoQqIEwQFmk&#10;LECBQhCZStla2mJJkkAKhSG0AnaZZhiGYRiGYRiGYZjuYObMmZkuVVRUfPLJJ3uiXtpB07TTTjvt&#10;tNNOA4D169d//fXXCxcunD9//vz588Ph8K7P7/V6/+d//ueyyy6bMmXKvffeu3Hjxk7d/sUXXyT5&#10;BGansrLynHPOufnmm3NUOF999dX777//T3/600AgkGmMUur++++fPn16jjFMnz59xYoVCxYsyDKm&#10;tbV15syZST9Xxx9//L/+9a++fft2co+ZTkNEa+s3La5euampmoh2+Bt2tDY0BH1IsK5xqy0tIrKV&#10;bStJAIbQCz1eKVXEjFpSSlKASEBRaQIpSUoRaSgo5iYNJBVgzGiaEADQ7X0c6ydAAEWxkjpKlNW5&#10;7aCTcQmqM9k7J68zfolc6uh0w5Ltn9tupHYX3LnJVEkzpVNckytwgJgRd0atMbruSvfc1HtTQ02r&#10;JE+aC9s/MeMPSsqQHHe+3damX6nz0yJicnInPYwChCSlSDn1kxoKRBG2olGPVR9otmz7oIEjNSEA&#10;wKMbBw8atWTbqlU7Nnh1zwfLZ58z/pQcD4xg9j4+/PBDd3Pt2rVJfwn+6Ec/MgzDrSn997//XVNT&#10;M2jQoHzHvudRXV2d1FNVVZXvoPLJvvvu627u2NGB731JSYn7R3HZsmU78VCPx5PU4/V6E68p+ZwK&#10;KC8v7+wjUtXRufw3NhQKpa53JxbYw/BvFhmGYRiG6SG45LGXcM455yQdrcQw3UQ0VEOkpOUXeiEK&#10;19dCFQWnpDKzfTSCQGGg0AAAKP1pDkRSKQmkgAhRSyfARgREEOickOj+BxInL2qAOqCGIAA0ACCy&#10;iSQpk0iRsgAIUNNSLKYBAFAAAJEilkwzDMMwDMMwDMMwezvLli3z+/35joLpdvr27fuLX/wi31H0&#10;IpQyQy0rlYzY0Wahl+qe8sQlK9KY0EsLrVDoxQAo9CIEBBCkbCIJRM5xgIgIoAEggHCbqcT/wMRR&#10;gym1chgzlwZAROUYUyMg6ogakQ2o2abPitSnWJKAsqMAIDSvZuwBhRcMwzAMwzAMwzAMsyeSRc7x&#10;1FNPjRw5Mt8Bdg3777//eeed97e//W327NktLS1z5sy56aabdlpPNX78+CeffLK2tvaNN974/ve/&#10;j4jTpk2bOXNmt25XU1PTU089deCBB955551uQU4WTj311M8//zx7Id9zzz23cuXKHGMoLCz897//&#10;vd9++3U2+NmzZ0+dOjVVbMN0LRsbtz4/759vf/ffFbXrNzdVL9q2YuHW5Tv8jS3h1uZwa2vY3xoJ&#10;+CL+gBl2zKJtJX3hQHOk1VKWAiUQkYgU2dI2pZRKAZEiZSupiIhU/CzFRBowyWUEgGKFbhCXdTlZ&#10;xYQNNSTf4AazXk03NgvOwzBFL50wZHYUzqkPp8Sl9pFQ/B9I0RujS8McE5en3Jsp8rQm2OSaFtpL&#10;u7PcSDlopFNvz5DSzQFK20GkYoo+REThsv1GDYWzhUopSarEW1RoeE3bagw2+yL+NXUbEzJsj2Yc&#10;OGBExI5ubNy2sXHrmvpNOxEfsxdg2/bXX3+daA4fPjz10BCv13vDDTckdT7yyCPdF9V3333n6R5+&#10;+9vf5nfDv/vuO3dz4MCBqfLdXsWoUaPczZqamuzjkz4HRiKRnfjk09LSktTjVjjrerIvl8/n6+wj&#10;bDu5HD0X8XMwGEzqKSws7Oyjex6WTDMMwzAM00PMmzcv3yEwPcFvfvObfIfA9AqIyAxXKxkhZWpG&#10;u1OvlB0lICCZxrfZhdAKAABRo7SSaSJSdiyRiZiafEzJMrYJpgFEW16VFJAEZQNJBIlObphsIpuU&#10;JLKJlDRblB22zRZSZvtHEAAgiCzab4ZhGIZhGIZhGIbZO+DkYS/hkksuKSgoyHcUvYhI6wZSphWp&#10;R2EYBf0SR8VLOyitViUjpKJCLxJaQbxWUEPN6xS4EUlAjFtMAyKA0BwFtTMJxsogkxxiVFKdJACR&#10;o6kmBSRJWSg8Qi/Q9FJNL1J2SMmwbQXMSF1SMaG0Q4AaCo/uqQCGYRiGYRiGYRiGYbqBTPKPQw89&#10;9Jxzzsl3dN2CYRiTJk26//77169fn6Njc4JTTjnl888/X7Ro0RVXXJFk63f88ccvW7bsySefHDdu&#10;XPcFb5rmHXfcceihh3766ae5jD/ssMPmzp2bRctt2/bll1+ulMoxgEGDBs2ePXvs2LE5jk+orb79&#10;9tvf//733bczvZyobf576advLPpoS/P2lTvWL9y6bJuv1qN7+pVUFnsLEUSB4RWImqYVaF5D6IrI&#10;tK2QFQ5bEUvaYTuqSBGRIpIkASghGnbpnGOewQLj6UKHdpbJlPjH1Rn7F2LKDZA8KpsYGtOMzjhT&#10;dplxoknt5qJEJ7pMnxNC6zYNc7og4l7XmPr0VDl09vjdeuYsQuhYaWJ8xrQm1Ulzpoq3M1t0Q/vp&#10;00XZ/hrGQ3bO13QfvRl7TxABCUgRKSKPrlcW9elbXB4yI82hlsaQb6uvNjG4tKB4SJ+BO/wN/mhw&#10;9rqvFeX63yhmb2LLli3u5umnn5522FVXXZXU89e//jUcDndfYFb3IKXc6ZCIKEmAvXDhws5O8uKL&#10;L7qbP/zhD7tvD/cIRo8e7W6uWbMm+/hhw4Yl9WzatKmzD00Srvfr18/tMo2ISSf+fPvtt519xNat&#10;W93NsrKyXCTT9fX17uY+++yjaXtAWTtLphmGYRiG6SG++eabfIfAdDuHHXbYsccem+8omF6BNH3S&#10;CkqrFVETWjuLZiIbSAEAYrbvOxjzf9YBQEmr/QykyCIiIBU78jCFLAlMjF12UnySQBEQgZPuI1IA&#10;REASQMWyxAjSDtrRxmhwWzS4RVqtzv1KKUeFjSyZZhiGYRiGYRiGYfZ23EfFM3srQogrr7wy31H0&#10;IpSMREPVttlKynLrpYGUHWkgspWMoPAK4XXfhSDaKiGJ3FVx6GiqIbUkkuKeMpTswUIKgOLZNaeW&#10;TkMQQivUjGKhFaMoIBlRdsjJj7XdR6TsoGYUA4BR0C/fe8kwDMMwDMMwDMMweyemaabtP/XUU/Md&#10;WrfT0NBQXV2d4+Di4uIPPvjgo48++t73vpdpjNfrveKKK5YsWbJq1aoHH3zwjDPOGDx4cHdEvn37&#10;9iz24EkMHz78iy++OOSQQzINmDNnzt/+9rfcnz506NAFCxY89dRTp556aoeCmQcffPCLL7646667&#10;jj/++KVLl3bHbjBNoZaXvnlree26TU3bFlevbA0HhlYOPmro2IMHjvRoRiASUqAidlSREiAooV1G&#10;ICIipZRysncq5o+M5NLJEjgG006WkJDa2S2nkuI5naN/cYe20SmjM2l943V7nZgrvh5smxMzT5jw&#10;Tc5g0JxeupxB2JxpJ9oZTbd/Tpu6nGKe2E53Fh/ptF7WOW5P+lswvWo68Uzn58b5CSMllZJK2ko6&#10;HuSKJAAFoiFLSlvZhmY0Bnx1gcaVteu3t+yw46rRfSoGeHRja3NNc6h1dd3GTofO7PkkiX5POOGE&#10;tMOGDh163HHHuXuklK+//nq+w+9REPHAAw90C7A/++yzTs1QU1OTJNa99NJL872sPJPkMr1hw4bs&#10;svYBAwa4HaEBYM6cOZ196P/93/+5m+eee27SgO9///vu5scff5zqGp2d+fPnu5snnnhiLnetX79+&#10;J+7KOyyZZhiGYRimJ9iwYUNTU1O+o2C6nSuuuCLfITC9BTNcSySlHdSMUkw+kjD2osP0p6YVIiKi&#10;DiCh3WGECkgBOD0C0pSBZoTAUUUnnt/+9Ex04ktkN5EASNrSarXNFmkHlYxYkYZocKu0WoEsFAYA&#10;aHpRvvebYRiGYRiGYRiGYbqXBQsW5DsEptuZOnVqZ617mF0hGtwKoKTV4vhIE0lpB6xoQ9i/3oo2&#10;WdFGJaNElrT80g4qGSVSQKRkxDm/DzUDAIAkUZtxdLzMESFehxevsYxdjx0jGDs9UMZ9pgFRAGox&#10;lxVhCK0AABBR0wtRKyQVJRmVVou0Q85E0moFULpRqnvKNL04l/UyDMMwDMMwDMMwDNNZCgsL0/ZX&#10;VFTkO7Ru55prrsmkGE/ltNNOy91ucfTo0ddff/3bb79dXV1dW1s7Y8aMxx577Lrrrjv99NPHjh2b&#10;ZE+9E7S0tCQJV7IzYMCAWbNmZbG/vvXWW2fNmpX7hB6P57LLLvvwww+3bt1qWZbP56uurl69evW8&#10;efP+9a9/TZs27fDDD3eque67776JEyfedtttn332WaceweRInb/xlfnv7mhtXLp9dbVvx8DSqiOH&#10;HrJv+SBDM0xpVbfukCQtaUupAFCRMpVtSYuINKFpmq4LHRERwVXrRgIEAiaOTYyrppVyjEKAIINY&#10;OIXcR3YtOSiDEzlOopgymVIvJ16nndAl2s6iIE/y1qaUAUmvqN1w19Oo/YRtg7L4aue4GbnSLnhM&#10;3plky26ylC1JKZUQ3TsFlEQAiihoRev8jVt9tY2h5rAdqWttbAg0fbVp8debFy/etnJrc41UanDZ&#10;gOZQS8iKfFe9quuWwewxJP2tcdhhh2UaeccddyT1TJs2TaneZU5+5plnupsPPvhgp26/66673M2C&#10;goKjjz4632vKM/379xeineQ2uxBGCHHZZZe5ex544IFOPXHDhg1J9oQ///nPk8YkvdGmac6cOTP3&#10;RyilHnroIXfPRRddlMuNK1eudDcnTJjQqaXlCz3fATAMwzAM0yvgksfeQFlZ2XnnnZfvKJjegm36&#10;SEaASDNKdnoSFDqKAqIIkFLKQuFx8vVONScRIYokPXb7vGW7xB9B4pBNajcAsZ33DjpeOwSAiCB0&#10;r6aXAApSNpElLRNRF1qhpRqk1ap7+wKA4KpQhmEYhmEYhmEYZq8mHA4vX74831Ew3c7ll1+e7xB6&#10;FWSGaqQdJGVrRqkZrlV2OGbebLYQ2aRsFAZJixABEcBECUQKQBFJFAYRodCJJJACInISZQkVNAhE&#10;al/W5+S9yDGpiXcjICJqiAIJAAlRIyWJFMa9p4XwKpJKhlFodrRB0/YhBGn6hF6Iwusp2jffO8kw&#10;DMMwDMMwDMMwey0DBgxoaGhI7d/rhUbvvffeu+++m/v4//znP//3f/937rnnZjdVTmXAgAEDBgyY&#10;MmWKuzMYDNbU1NTU1OzYsaO2tra2trampmb79u3btm3bunVrS0tL6jxer7dfv36GYei63q9fv/32&#10;269TYfTr12/GjBkTJ05cu3Zt6lXbts8888xZs2aNHz++szuJiH369OnTp0+i58wzz/zTn/7U0NCw&#10;ZMmSqqqqzk7I5E5zqPUfiz5sDrUsq1ljKzlm4MiKorY3Yl39ZlIUNiOKpCaEJGkriYC60DQhiEAq&#10;SUQICEikYvpmihW7JU5LxNgRivEquTbj6BQtLlGKcDcmK6ZdVe5Skt9yypMyKY0zkQgJ02qeMcPr&#10;TLO1j9ORYQNmMMFOuyhMiK+TSxXdomtMLL9t/g7iy74zlDmkLMtMtDNYWFP8uYpU8hsXe6mktENK&#10;xQorEaWSEWkWGQUCsKzQDJihrb6avkXlClS9v3GzpzBohoo97DrTu3j//ffdzX33zfibghNPPLG0&#10;tNTv9yd6amtrP//880zG1Hslp59++p133plobtu2bcaMGUmOxJnYsGHD9OnT3T1/+9vfdL23q02F&#10;EN///vc/+eSTRM/WrVuzf7C58MIL3TLptWvXzps375hjjsnlcUqpn/70p+6eQYMGpd77gx/8QAjh&#10;/qB+ySWXbNq0Kcf36+2333Z/8jcMY+rUqbncmGRCfuihh3bNLnczvf2HmGEYhmGYnmHRokX5DqFr&#10;GDRokM/nC4fD+Q5kd+S8884rKdl58SrD5A6RlHZIySggAhq7MpXQC4AsQkPJKCiLNAMBgBSRiomd&#10;XZw+9WAiIJJEKilbCKDceT0AcJ0lmaKsTqT/nJMTUQjhAeEBAKWiyo5K248gFElpBWyzVdPTn+nL&#10;MAzDMAzDMAzDMHsH3333nZQy31F0DSNGjNiwYUO+o9gdGTJkyI9+9KN8R9GLsKM+pUw72mRbQXKS&#10;UMpUyiRpElmkbAAEkgQynqlCQhHzhVYShFdoBikTEQgUkCKS5KS/EjV/TrUkEbbzNqHEMYIAAp1T&#10;C1EH1BBRKZNIIupAFqA3dg+iphdJyy/tEKBumz4iRaQ83r6aXuQpHJDvvcyV8ePHjx07NtE0jF3K&#10;WzIMwzAMwzAMwzBMDzBq1Ki0Rxlu2rQp36F1L//61786Nb6lpeX888+fNm3aBRdccM455+yiUKS4&#10;uHjkyJEjR45Me7W5uXndunUrVqz49ttvZ86c6bxBw4cP/+6773Yl21BVVfXhhx8eddRRPp8v9arP&#10;5zvxxBPffPPNHOVVHdKvX78koTjTtVjSfuu7T1rCrctr1yqicYNHF3naCsyaQ63NoZaQFY7YpkDN&#10;VhIRhRC60ByhrSLlZP1iN2C7cjZ3GwEpptEFAAJCRKK0MWE6zS1lcUDOGeyg3TlFNkGbnjlZUUyJ&#10;tGeyEDrTVMny6rYuz+gKSAioRcq96XTZqVsVE6KTuxQxSZ2cXeecdQRmbiZE8lmmR0oWTsemIddT&#10;UcSCUCqx7wQoAGPeM0QKBKIiGbWiO/yNYcvUNVHqLZZKNYVapFJDKwZvbto+ZuBIYHoNwWBwy5Yt&#10;ieZxxx2X5cgSXdenTZt2yy23uDunTZs2d+7cLg9s3LhxlOE/gfnl8MMPHz58+MaNGxM955xzzurV&#10;q/v375/9xkAgkPRXf//+/ZPcknstP/7xj92S6UWLFh1++OFZxo8dO3bKlCmffvppouf0009fv359&#10;WVlZ9gcR0W9/+9tvv/3W3fnMM88k2VwDQHFx8a233nr33Xcneqqrq6+99tonnniiw+Vs2bIlyRjv&#10;3nvvLSzsuDqdiNyLgj1HMi12fQqGYRiGYZgOWbx4cb5D6BoaGhpOPfXUfEexm8LfkZgeQ1oBAFLK&#10;RPTgriVVEVDTi4gQhUGgSNlKKaf0EwGT8nm6rhmGZhi6YWi6LqhNIJ1JLw0xiXQ7qC0XjAJcjjoA&#10;IIRX95QJvVgqW8kogCIZCTQuVjKa711nGIbpFcyYMcMTp76+voeffuaZZzqP5o9VDMMwDMP0Nvaa&#10;5CEAHH300fkOYTfl0ksv7awJD7MrWJFGM7zDijQgkpIhabVIGUEUKDQUOgpN6AWoFaDwovAgGoAC&#10;yAZlk7KJgECSMlEYiDqiAKEjCiAFpJLyXXEjFnJOBwT3FUTUPCg8KHQniYeoARACKWW1jxeFVggk&#10;SUatSKO0WnRPHxSewrID3Kmz3RxN0zwudjFvyTAMw+yG5Dd52ANwfpJhGIZheiFHHXVU2v433njD&#10;7da49zFu3LiduGvLli1/+tOfxo8fv++++1588cUvvPDCsmXLbNvu2tgqKiqOOuqoCy+88JFHHlm2&#10;bNmiRYt++ctfVlZWRqO7Wjs0cuTIJBtJNz6f7+STT77wwgs/++yzLVu2rF27dubMmS+99NLjjz/+&#10;5ptvbt26tWuXyewis9d9Ux9oXF230ZL2wYNGuvXSAFDdUmtJ6Qu3ChREpIh0oRtCTxgfK1JOQs/5&#10;f4Q2ZxGK+xgjABGllL4RICClJr7IOWURKEMNXZfgqHPdaufEs9wiRkoJww26k5tJEWK7R3S4hFSF&#10;s9tcWkMQiDqCju3E0JQSfOb5Eds/iBLC7Li2PWN4zoGXrhHUfpc6enR8Pe2ndE9AmFZR7dZLO00F&#10;MUdUR36PiBpqhqYX6N4C3WtoGoJo+1FD0FDzhf01rXVEVNNSv6J23ebm7blGzuwVrF271t384Q9/&#10;mH38pZdemtTz1VdfrVu3Lt/r6DkQ8cUXX3T3+Hy+UaNGffPNN1nu2rRp04EHHugWWgPA66+/zgfC&#10;OiQd/vLhhx92eMvTTz/tbjY0NIwbNy77WdtNTU0//vGPH3nkEXfn6aefftppp6Udf+utt+6zzz7u&#10;nieffPKCCy4IhUKZHkFEH3/88ejRo03TTHSOGTPm+uuvz2UfGhoagsFgojl+/PjS0tKu2uRuhV2m&#10;GYZhGIbpCZYsWZLvELoGy7L69euX7yh2R4488sjDDjss31EwvQVp+QGAlCn0otSr5Dr+MidQ1/RC&#10;JcOAoJQFYMdTlJmOV0SgeFYYKf68TP7SrsAgPhgRAQkUAFFMQd3uCQINITRCj5IRpaJWpMHf8E1J&#10;5eGaUZzvvWcYpldQV1f38ccfz5o165tvvnGOD993330PPvjgKVOmTJky5YADDtjFsm+l1LJly2bM&#10;mDF//vxvv/22trbWsqy+ffsefvjhRx111MSJEydOnOj1ent+4dFo9Nxzz7UsCwCuuOKKqqqq3O9t&#10;bW399NNPZ86cOX/+/JUrV5qmWVJSsv/++x966KFHH330iSeeOGLEiA4nuf/++99++20AeOaZZ66+&#10;+uqd+z09wzAMwzDMnsh3332X7xC6jIKCAsMwnE+VTAIhRGrBCtN9SDsYaF4orRalLCSFKIRWKDQv&#10;ANhmS9xHRXNEzI63B4KmSABFQdkABCQJCJRC4UH0AtlEClGQI5kGAIoXuQEAxGynk/xnAASQIjIJ&#10;EFEDoQMKACCSoOy4Q0oMFAYKQ8owEBjeMt1b4SkcaBRwNp5hGGZ3pEtSYVno7vzkzrErycPupqt2&#10;jPOTDMMwDNMLmTp16q233pra39zc/MADD9xxxx35DrC7uP7667ds2fLII4/snFfktm3bXnzxRUeb&#10;ZBjGkCFDKisri4qKvF6vpmmOJSAiapqm67rX6y0sLCwtLe3bt+/AgQNHjBgxbty4AQMG5Pis8ePH&#10;v/TSS1218J/97GfPPPNMklVgAiJ6+eWXX3755bRXjznmmBtuuOHss8/mc+J6jEA0tL5hS3VLbUPQ&#10;1xoOWNJCxALDKwAWVa+MWKYv3HrggP2LPe0q6MJWtCXs3+GvVyqmQhUCRft3jWJiaAJAAhIYs1am&#10;eDFb3HM6RazrOAhje31yPDkI0D0a6QSprxPyadcCHS/s9PORU7gXb7jtprH9nzmG1J52PtNJLxJK&#10;4sTTY6dRUgYjborVKCbKCykRbUKPnBIPxbsQ0y2qvXI7w2Pb+rH9oAyu1GlXEFNsE0iimLkMIAIK&#10;1AgUJOTTgLqma4KUTbayEdG0TV2IfsXl/miwNRq0bHOLb/u/Fn18yMCRlUXlRZ5C/k9Qb+Drr792&#10;NydOnJh9fFVV1WmnnfbBBx+4O++///5nnnkm30vpOSZPnnz99dc/9NBDiZ7W1tYJEyZ8//vfv+GG&#10;G8aNGzdw4EBN04iopaVl9erVDz/88GuvvZY0yY033njiiSfmeym7C6NGjSotLU2cIvT+++8TUfb/&#10;BI0YMeLPf/7ztGnTEj2bN2/ef//9f/nLX15++eUHHnhgeXm5EIKIWltb169f/+KLLz7xxBNSSvck&#10;I0eOfOONNzI9wuv1fvHFF2PGjHFrpF955ZV33333hhtu+OlPf7rvvvuWlJQgopSyoaHhiy++uO++&#10;+xYsWOCepKio6JNPPsnxqOuk3+NfdNFF+X5ncgV3T1N4hmEYZo/g1ltv/fOf/+y8rqysbGxszHdE&#10;zG5KQ0PDbvU7413kkksuef755/MdxW7H9OnTL7/88nxHwfQWQi0rI4Et0cBmvaCfbpQlXbUijbbl&#10;k6ZPaEVOJWguKBlVMkQkpRUGJAREoWVKcBJJIhV3znFLo5PGxzKdiCJ27CbE6lARNSILAIUwdG8/&#10;IdqdyqZUVNkhoZcAAKChaR5P0UBNLymrOhqFJ9/bzzBdycyZM0855ZRE86mnnrr44ovzHdQexooV&#10;K8aPH++8Puigg3bxnJotW7ZcffXV7733XpYxI0aMePzxx6dOnboTv4SQUr7yyis33nhjh98drr32&#10;2jvvvLO8vLyb968d7i84NTU1AwcOzOWuurq6G2+88ZVXXsk+bNSoUdOnTz/ppJOyDzvjjDPeffdd&#10;Z/zKlSvZhY9hGIbZo1mwYIHbomT27NmTJ0/Od1DMbsrkyZPnzJmT7yi6hnHjxhmG8e233+Y7kN2L&#10;qVOnfvzxx/mOordgm63BpsUh/1or3EAqIvRS3SiOVespS9oBJU1AEClZJlI2kU3KJojXSKKGiCgM&#10;RE3JKJFNSgJi+zME4/WTBK7viY4MWwA42TCBTk5M6EQ2EArNo+llKNp95ZEyIk0fal6Pt6qwz4Fl&#10;VUej4CPgGaZXw8nDXadrk4fQ1amwVLo7P7kr7FzyMJXdPKPL+UmGYRim+7jzzjsT+tuSkpK928F4&#10;z2L06NFr1qxJ7fd6vXPmzMlkQ7138PXXX0+bNm3mzJk9/+hDDjnkt7/97SWXXNLzj169evVhhx0W&#10;Dod37vYjjjjiySef3Lt/MPIOEW1q2jZ/y9JNTdVEFLXNkBmO2KZUEhF1oW311QaioR2t9UWegjED&#10;Rw3u019DLWxHpFQEVBdo2Ny0fXPTdgAwpSVQ2MrWhaa5cnFR25RKSlIQdzImIJWjsChToVyacZix&#10;M6vwOJ0El9oEw7mE1+HItgBykQ7neiX90FTlecpcGXXTmVaUqWix86tJf9XVk+tyswrOneywQNSE&#10;sJXSEAVqHr2tZlIqZUpLIOpCK/YUEVGh4QlZUX80WKB7K4v6jBk08qABI4s8BfuUDxzRd9/R/Ycn&#10;maszexNnnXXWW2+9lWjW1dV1KEP46quvjjvuuKROn8/Xp0+ffK+m51BKXXPNNU888cTO3X7llVc+&#10;/vjju5hwu+uuu/74xz8mmmPGjFm+fPkurqs75syRG2644cEHH0w0t2zZsu+++2a/hYguueSSJNPv&#10;3Bk3btycOXPKysqyD9u8efOxxx5bU1OzE48oKiqaP3/+mDFjchx/0003/fWvf000V69efcABB+zc&#10;6noYke8AGIZhGIbZ+1m2bFm+Q+hKamtre1i9s/tTWFh47rnn5jsKphehZJSUDQCIRupVoXsREFAj&#10;snOfU2heoRUhaCg0AFKkiCjTCVOIAuNJR9eYWPqSYlJqp3aUgBSBJMd4BxEdBXX8vEoiiF2KQ6DI&#10;joAwUBjewkEFxYOBpBmuVXYo0LSESALD7EV8/vnnlosjjzwy3xHteXz44YeJDbTtTvx3L5UXXnhh&#10;2LBh2avrAGDDhg2nnnrqySefHAwGOzV/bW3tuHHjLrroolzOWnrkkUf69+/fYTBdyMaNGxMlj5dc&#10;ckmOJY9///vfBwwY0GGRKACsXbt2ypQpF1xwQdLBkEn87//+b2L8s88+22PLZxiGYRiGyS9Lly7N&#10;dwhdxvLly0eOHJnvKHY78lL92TuRdijQtEjaQTvqA5AoPJpe7Kr+c9JQCtPVCRApJ9MlhADUAABI&#10;EhEpi0jG6u9irtRp/Fwwdkk4AxA0QA1QABGQJGUTKVIWJHyqoS0nRgBKRUmGAYQQHkAoLj+I9dIM&#10;w3DycNfpwuQhdEMqLInuzk/uCjuXPEzLbp7R5fwkwzAMw/RCrr322rT90Wj0Rz/60apVq/IdYDcy&#10;YcKETz/9dPHixdddd93gwYN78tHLli279NJLM7k9dyujR49+4YUXdvpwnG+//fa4447L5XsBs3PU&#10;B5peW/j+G4s+Wrlj/aam6m+3LluwZemK2nUbGrZsbqre1LhtZe36tXWbNjZu9UdDlrK/2776vWUz&#10;P1n9xXfVq1fuWLdqx/pVOzZsbtoetiIROypQIKIAIVW7b2cxgXS8xk0BEUGqSDn1FUDcJxnTD+2I&#10;nMyo0+n1sJ1C2P1YZxVtJXyUk8AX279KXQF1eC+1G5S+zhChnSk3xX2ok+fKJlFElzo6VSOd9F7s&#10;il6aUp4Ss4LOvi3xLoQMm08JRbhAEd8CpPZzCUQBCASmtFoj/rAdaY74nXx1xI42BJvX1G36etPi&#10;jY3bvqte9cmqLx6f838frvisMegDZq+DiNyH8BYXF/fr16/DuyZMmJCarultmQ0hxOOPP/7OO+8U&#10;Fxd36kZN015++eVd10vvfSSd4DljxowOb0HE559//i9/+ctOPO7mm2/+9ttvO9RLA8CwYcM2bNhw&#10;/fXXd/YRRx555IYNG3LXSxOR22hw6NCho0aN2oml5QWWTDMMwzAM0+3sZZLpNWvWcNVjEmeeeWav&#10;OoiL2X1I+/0chRcAEDXopLpYaF7UCgAQQAhAIAWgKH3600lkIgAhxsyjgYiIECkeFGHbKIKEohoQ&#10;Qbg9p9ElmSYiskIEpGmFQniEUSq0AqNwACnLjNTZZkvIt6IzWWaG2d354IMP3E3+G7azEFGigm0X&#10;+cMf/tApDcOMGTMOPPBAn8+X4/jNmzePHDlyxYoVuT/Csqz/+Z//eeSRR7psv7Jy/vnnJ14nTrjP&#10;zo033vjLX/6yU0955ZVXzjvvvCwDRowYcdpppzmvf/Ob3+QiL2cYhmEYhtnTqa6uzv2D5e6PlFII&#10;/g1sOyorK3/84x/nO4peASkZbF6iZCQaqgEioRUiau4EmuvkvvROH4mxiIioA6CjmlbSJCKKqZ0p&#10;Vv+HAlBDRyPtekaisA4REQUK3SXAlkSKlE1EEA+GSEk7oOwQCo8wigHIUzhI2qF8byfDMPmHk4e7&#10;SBcmD6F7UmFuujs/uYvsRPIwLbt/RpfzkwzDMAzTC/nVr341YsSItJfq6uqOP/74+fPn5zvG7uXQ&#10;Qw996KGHtm3btmDBgj//+c8/+MEPSkpKuulZQojjjjvu2muvffLJJ5cuXTplypS8LPlnP/vZf//7&#10;39zVMieccMJZZ511Tpyf/OQngwYNykvkezdE9O3WZS9989b6hi1r6zd9u3V5ta+2yFO4f79hhw45&#10;cMKw8ceNOPzY4YcP6TOworiPJS1LWnX+ph3+htZIoM7fuK5h81ZfbU1rfZ2/KWJHJSki0hBtaStQ&#10;ipQtpVTSkrZpm1JKIiIgRzsdf90et3Fxu0CTJMqQQY/bke6OsjbTjs70HAR3ZjN5RoKML9rPTO5r&#10;7rrEDK4rQK4xifHUfm4EoITiGdPsbNL41HWnvbVtj3OoJMTcrqLrKXEpd7t728m/E53o+pFIJ5gm&#10;BETnp0yRwrbb2qFISZIKFBBKUhEratpWyIogoC50qWTYjGz11azcsW7RthULty7f6qtZvG3l8/P+&#10;OWvtPEvu6iFxzG5FQ0NDKNT2C4JTTz01Fx2vECI1Y/PHP/7Rsqx8L6in+fGPf9zY2Pj000/norwt&#10;Kir6wx/+0NjYeMEFF7BeOpVDDjlk6NChieZTTz2Vy12I+Lvf/W7z5s0///nPcxkvhLjsssu2bNly&#10;33336XqupwkXFBQ8+OCDNTU1V1xxhWEYHY4fNWrU+++//8033wwYMCD3HVi7dq07PfiHP/xhD/o5&#10;4V/YMwzDMAzT7exNLjEAUFdXt88+++Q7it2Liy66KN8hMEwbiAagQNSozbImV4QwhOZBFATC8cAh&#10;5ZRytjsVMt6Mp/mIABSgcywkxE/gTD5ps00/TTaBAnSaWkKVTUBKhqSKgNCJbBQFJEMkTRReo6BK&#10;2SEr2mCGd0QCm/O9xwzTNViWtWDBgkRzxIgRhYWF+Q5qD2PBggU1NTW7Ps9zzz33pz/9yd1TXl7+&#10;1FNPbd++3bIspVQ4HF66dOlVV13lHrNt27ZjjjkmGo12OH8gEDjyyCOTPEyuueaapUuXBgIBpZSU&#10;srm5ee7cuWeeeWbSvdddd91HH33U3Ts5a9asuXPnOq9PP/30fffdt8Nb/va3vyVVN1ZUVDz11FPb&#10;tm1LbNry5cuvueaapBvfeOONN954I8vM9957r/NCSvnrX/+6u9fOMAzDMAyTd7777rt8h9DFeDye&#10;fIewe3Huued6vd58R9ErCLeukVbACu8gJTW9BDClGIASx/ilnyGp0BHjUmcARWRDzHkmppd2K6zj&#10;5tIi1keKgNqehghCBxSxujggUqYCpciSdlBaraCk0Is1vVjXioVeBCik7c/3djIMk2c4ebjrdFXy&#10;ELozFebQ3fnJXWQnkoeZ2CMyupyfZBiGYZjehtfrfeqppzKJHxzV9HPPPZfvMLsdRDziiCNuueWW&#10;Tz75xOfzLVy4cPr06Zdeeun48eNzUaHkyODBgwcNGqTruhDC0azma70nnnjismXLZsyY8atf/aqi&#10;oiL74GOOOeYf//jHGy7yJfbei1GkPln9xYzVc3f4GxduXd4QbN6nz8Cjho49aMD+A8v6lXiLdU1z&#10;1KubmrbW+xuVIq/hQUBL2kEzHDTDtrRDVpgIbJIqloWDqLQISJGylYrYUVNaUklJpGKZvtzA9j7M&#10;LonyLv0EY7omZZANJ42mdDOkPiBpWOIR6JqE2qTO2L4Z+zelU49nCSB1MGYdmt4jmtJ15rKPmaD0&#10;HdkF2+6L5FqI+79dSMmq9aT4XIuSpOyEvNl1wZK2rSQRKaUUKAGaQBQgDKELFCWeohJPkRCif2m/&#10;Mm/pyKphXsOzqXHb/C1Lq1tqv9685OX577Dd9N5EVVUVuXjzzTdzvPHyyy+n9gQCgS78S3wPwuv1&#10;/vrXv25ubl61atVDDz10/vnnjx49uqCgAADKy8vHjh173nnnPfzww0uWLGlpabn77ru70DXt9ttv&#10;d78Fy5cv3z3nzBFEvOeeexLNr7/+ur6+Psd7hw4d+uqrr/r9/hkzZtx6660nn3zy8OHDPR6PEKKs&#10;rGzs2LHnn3/+X//616+++ioUCj311FM7l3IcOHDgk08+GQqF5s2b95e//OW8884bOXJkUVGRpmnl&#10;5eUTJky48sorX3rppU2bNq1Zs+a0007rrODZ/S1A07Tcz8fcHcA8ftRmGIZh9nRuvfXWP//5z87r&#10;yspKPmCYycQxxxzz9ddf5zuKLkPTtEsuueSZZ57JdyDdRZ8+fVpaWnIfP2jQoG3btrF5DtOTBJoW&#10;R4PVZqjaUzRYaAWpA8zQdtsKKNsv9BIhOpPyIGlbrUqaADJuC60SjjeAGDt2iiRBzAnH+UqF6Eqn&#10;QvvUKiI5/0pcjo0GJES9UNOLEDVSlpJRIgtQQzQ0vbBtaYioeZGUtCOeooG60aes/3FC41JjZo9n&#10;3bp1o0aNSjSvv/76Bx98MN9B7UkopcaPH+8+m2bMmDE7kRPcunWr+zREAJgyZcq7775bXFycOnj5&#10;8uUTJkxwi5+vvPLKJ554IvsjzjvvvNdeey3RrKio+Oqrr0aPHp128Oeff/6DH/zANM1ET0FBQXV1&#10;dWVlZTftpJRyv/3227Ztm9NcsmTJuHHjst8yf/78o48+OmmNzz//fFodyLp164466ii3f0tpaWld&#10;XZ2TiU7LhAkTvvnmG+f13Llzjz322G5aO8MwDMN0KwsWLDjqqKMSzdmzZ0+ePDnfQTG7I/fff//v&#10;f//7fEfRlVx55ZVPPvlkvqPoLpwPvZ3SJn355ZfHHXdcvgPf+7HNFn/DfNv02dEmT+EAM9Kg7KCS&#10;Yd0oTxSfSRlSMkIyisKIyaFdKGkSSSCJQkvkuYgISLY7mhBFkrcIESE6AmqEmBk1AAA6mm1Ely8J&#10;KbKQEIUGoAm9AEEIzYuaF1HonnIUXitc6yka7CkaXNr38HxvKsMw+YSTh7tIVyUPoftTYT2Qn9wV&#10;diJ5mIk9KKPL+UmGYRimO7jzzjsT1n8lJSV+Px+VtXtx2223uQUhqZxxxhmPP/744MGD8x1pHjBN&#10;c/ny5YsXL168ePGiRYsWLVoUCAS6ZOZ99tnn2muv/e1vf5u7o2B3EA6HH3jggbvuusux4jzssMP+&#10;+c9/bt++ffbs2a+//vqyZcsA4PDDD3/11Vcz/Zaf2UWI6D+rvlhSvXJL8/atzTVlBaWj+g8r0JO/&#10;c4Wt6LLta9Y1bPZHAxHb9GiGLnSPpgNC2IwCQLGnEIBao0HLthVJr+GVSlnKVkpCrMgNHZRSuUqm&#10;U52DY87JOWt1299JlFJol7gIBJ31roz5Hnd8V/Kg1Eq/LNNQws8Zs06a+VrakWl114mRCkAAUEd7&#10;sjNvRMqjKcPrLD2QbtNyCAYBCFEDFEJoQgCgUgoQSJFNUgBqQivQvZKkraSGmiLZp7Cs2CiQpAoM&#10;b7/iioMGjKws7hMyw5uaqptDLWWFpaOrhpcVlpw9/pQhfTphncowDJMLkUikrKwsYVf+wAMP3HDD&#10;DfkOqocwTbO0tDRRxnnXXXfddttt+Q6qE7CyhWEYhmGY7kVKuZe5TEspS0tL8x1FdzFkyJCSkpJO&#10;3XLGGWewXprZ3RCaF4UGIEianboxUfiJoKHwAjjnFeqOQw4RAdmkLKUkKAlIRNR2QiLGzrlsd7Sk&#10;cxYkagI1bLPZIeekTgJF0pR2SMqQskNKRQGISJGypB2xrRbbapV2UNlhZQWkHZV2MBrcImU44t+Y&#10;7z1mmC5g4cKF7uYJJ5yQ74j2JIjo6quv7pJPWWeffba7OX78+I8//jhtdR0AHHzwwfPmzXP3PPnk&#10;k0uWLMky/7fffuvWSwPA7Nmzs/wmdfLkybNnz3b3RCKRm2++ubu2EuDFF19MlDwedthhHZY8WpaV&#10;5Ib9y1/+8pVXXsnkmzdy5MglS5a4Py/5/f7sEpq//e1vidc///nPpZTdt3yGYRiGYZi8s2jRonyH&#10;0MUUFRXlO4TuwjCMMWPGdEovPWjQINbY9AwR/zpStm02C71E6MUodEcUTaASY7BNupyWNJfiWuiE&#10;54hTG0iuf2IXgMApdYvdhiJmOk0EpIAkkARSQAhARBJRIKDu6SO0Qt0o9Rbto3sqUOgAACRBWfne&#10;UYZh8gwnD3eFLkwe9kAqrLvzk7tIZ5OHmdiDMrrA+UmGYRiG6ZXcddddv/zlL7MMeOedd0aPHn3v&#10;vfeGw+F8B9vTeDyeww477OKLL3744Yc///zzlpaWFStWvPjii5dffvkhhxzSKbO+KVOmPPLII1dd&#10;ddWUKVOGDx9eV1d30003XX/99fldYGFh4R/+8IfZs2cPGTIEABYtWrR169ZJkybdeuutS5cu/frr&#10;r6+++urm5ubTTz+dvfq6iW+2fJfQSw8sqzpk8KhUvXQgGvpu+6rGUHPIDEcsUxdaiaeo2FNoaIYh&#10;jNKCIoEiaIYjtmXZlk0SAGwpbWUjAIJQsTweOQcgdiK4VPNndP3pkOuECO5Cu+SLnddLx6dMxJH4&#10;IxmKS54TA5O8ndv1uA2m3dGi61LWqNy22Nn9qFM8m9tGdqSXJsg8cy77lt7dOsUlO60KGtP9GHQQ&#10;aPxH0PkZBKWIpFK2bTvW05IUAgohEBEQNNQcE3VFZEnL0I3SguKQFbGUrPHXAUCRp3DMwJGj+48I&#10;RkNLtq9qCvreWPjhDn/DTm0HwzBMRgoKCm699dZE85577uk9ibKPP/44oZcWQlx33XX5jqhzsLiF&#10;YRiGYZjuZcWKFaFQKN9RdDEejyffIXQLVVVVgwcPrq6u7tRdp5xySr4DZ3ohcZcbV8WnG2GUIqDQ&#10;PERWp5K8CALAqeRUACA0D6JHOL/ccNJ1AAAUs8xRAOgkkoFiB3ECOEWk7fKC6MqbOj7ViVwyECkl&#10;o8oKKuV8sRRCGMIo1TSvEB5EjZRUMiItv7T9iJqywhH/hqBvqW215vtdYJhdZdasWe7m+PHj8x3R&#10;noGU8ssvv5w0aVKX2NZ98803CbcQh/fffz/7CdaHHHLI7373O3fPlVdemWX8n//8Z3fz/PPPHzt2&#10;bPaojjnmmF/96lfunmeffbalpaUr9zFOMBi8+uqrE80HHnigw1uee+65RJUkAIwbN+7555/P/ovw&#10;oUOHJu3Dfffdl+VvqEmTJo0YMcJ5vXnz5qeeeqo71s4wDMMwDLObsGDBgnyH0MUYhpHvELqLKVOm&#10;dFbiPnXq1E6VjTI7h222WNFm2/QBoOGtBAAhDHB8pMlVuoEiYR6dOonjMAMxw5kY1FZDSYkO9z8x&#10;A+p49R4CIgpEDVBD5x+hg9ABNUCNQEMhADUEAQiAAoXHW7yPUdAfhQEACJoTAFFvqThhGCYTnDzc&#10;Obo2eQjdnwrrgfzkrrATycNU9riMLnB+kmEYhmF6JYj4wgsvXH755VnGBAKBadOm7b///g899FAw&#10;GMx3yHlDCHHQQQddeOGF06dPX7p0aX19/RtvvHHxxRf37ds3dfBnn312xx13VFVVOc1PP/30yy+/&#10;vO+++2bMmLFhw4ZoNNrc3Hz77bfne00AAMcee+ySJUt++tOfAsC9996b6D/66KMfffTRDRs2rFmz&#10;hhN93UFNS93n6+bXBRq3NtcM6tN/RN99MUWHGogGl9WsCZuRukCTVFLTtCK9UBNaYgCC8Oi6rWx/&#10;1G8pqZSSiixlK6VsJRUoQcKZVhERUa4W064HtNccJ8mPMbk/0/QZrpJbY9xZclkKth+WVgMM1E6F&#10;nFiX+0ZCtwQ645PdexVzYcklSko7UaYhmDpnYntTZ6LMryldf+qm5RJ7JmW482+XyloRECmppASl&#10;lCRynkZSKaWkaVtRaSpSkqRUKmiGm8Ot/mgobEYag81NoRZLxg7c7FdSMW7wgQiwrGZtSyTw5uKP&#10;g+beVq/OMEzeueGGGxLKkebm5s8++yzfEfUERPT//t//SzTvuOOOsrKyfAfVOVgyzTAMwzBM9/LF&#10;F1/kO4SuZ6/M/RmGcfTRR8+fP7+zW/G9730v37EzvQ5NLxLCAMRMJtJCeFArQOEFIFKdMZpGhJgB&#10;DiAQKVMpk0hR8qGO5CRFY3WgsWJQl8t0fLp2/0o0MHGkJQHYQDYAoPBqepFulOmeSl0vFHqh0Ao1&#10;vVj3lGlGH6EXIwhSUUWWtFqtSFNz9SfS7r2/f2L2Dt57773EayHEPvvsk++IdlMsy9qxY8f8+fNf&#10;eOGFc845p6SkZNKkSXPnzu2SyW+44YakpnNudHZuuukmd/Orr77asGFD2pF+v/+tt95y99xyyy25&#10;BHbHHXck9Xz++eddsuQk/vrXv0YiEed1//79jz/++OzjbdtOsrx+6623NE2Djvj1r3/tbtbV1W3c&#10;uDHTYES8++67E83rr7++N9ccMAzDMAyzd1NTU7N+/fp8R9HF7JXJQwCYOnXq7NmzO3tXh5+xmS4h&#10;GqoGUtL2a0apY9QstAInzUXKTgxzfKcBhHNcYAqJ4oFYeouISNlAitrVzSX9E79AipQdU1ADotBR&#10;86LwojAQdRQ6Ch01DQGF8AjNC6ALrZDIjhlTx2ZXTqDuToZheiecPMyRbk0e9kAqrLvzk7tIZ5OH&#10;Dnt0RteB85MMwzAM0zsRQkyfPv3hhx/OfiBgTU3Nb3/726FDh958881ZfuPZe+jbt+8555zz/PPP&#10;19TUvPLKK4MHD3ZftW37j3/846ZNm5544gnnKKh//OMfRx999Lp165wB5eXl/fv3z/ci2tbyj3/8&#10;Y8GCBUkfO5nuQ5H6eOWcloh/Ve16r+6pKqk0ZbJBiCmtFbXrI7ZZF2hUpAo9BRoKIdA9wB8NhK0o&#10;giDlnIBICpRSSpKKGSzHitvaDkzM1YWk3bAcUt/ZzYeTHIwT3Wn7s6uv0wSF6S2Rk5ZDKT2J25HS&#10;TJvkwOwSEiNmCRLb34VtO07Jf2JSjSGlmaOtxx0wtZ/N7fCSqn9O+y5gykrdumvM6T1P3kzK6Z0j&#10;crxpYt7jihw5v5JEkqQipYiIQIGSSkWsaMSKSpJNQV+1r3bJ9tUhM+zMU+QpOGTwAYCwsnZda9j/&#10;wfLPOuejzjAM0xGlpaXukxB7ycek+fPnr1271nldXFzslk/vKfAvGhmGYRiG6UZ27Njx2GOP5TuK&#10;LkYIkfjV+N7EKaec8tFHH3X2ruHDh1dUVOQ7dqbXoRmlgAJRzyKH1o1SRIGoKxntnNE0agBISikV&#10;JZIAikgCSUBCEO3OVaR4ltWdN0T3IZLx6tJ2GUAFpACAYsJpBBQgdAClaUWoFabWVSOiEB7NKBFG&#10;mdAKlbKk2WxFGvx182yzWzxXGaYHCAQC1dXVieakSZNyqbTrhSxcuNDj8QwcOPDoo4++5JJL/vnP&#10;f3bh55Dq6uovv/zS3XPttdfmcmO/fv2OPfZYd8/LL7+cduTq1avdTU3TDjzwwFweMWTIkISNiUN3&#10;HMQTCATuueeeRPO2224TooNc2fvvv9/a2pponn322fvvv38uz6qsrDzyyCPdPatWrcoy/ic/+Uki&#10;GMuynn/++S5fPsMwDMMwTN5RSqWelbMXYFlWvkPoeg477LCVK1eGw+HO3nj44YfnO/beAFmROmkH&#10;gUjXS50uFAUIgGgoZbaV2KHupJpiyuT2oPMdBIUjfyaSRDYQJU7+SwsmtNPkuE5LIgIgBIEx52pN&#10;CF0IQwhDgOM7bQi9WNM8SoaAlHQluBAUADhpvXzvKsMw+YSThznSrclD6P5UWA/kJ3eFnUgewp6f&#10;0U3A+UmGYRiG6bVce+21X3311cEHH5x9WFNT01/+8pf9999/ypQpL774os/ny3fg+ccwjF/84hdL&#10;ly497bTTEp21tbUAUFRUdOWVVy5atGjFihUPPPDAlClTFixYkO94M3LEEUecfPLJ+Y5iz8OU1oaG&#10;rbPXffPPxR8/N++f0798bfqXrz0375//WvKf2eu+2di41ZK2e3zQDC3YsvSR2S//e9mnM9d8VdNa&#10;HzIj31Wv+mrjohlr5s5e9828TYuXbV+zum7DF+sXNASba1rqiLBPQYlAAfGDOxWpgBkKWxFbSUta&#10;lrIInNRcDER0RhIQQdxcGp1LmReT3ZA5qR9zl1+7bnFPm8vjnHGUvrvtzyy3o+uftAshl4k0ZBVs&#10;Yw49WW5rU5VTe20zZZytnae3qzfx3kKK2jxNSCl6cUwZ4Ng9Q+Y3KPviMO7OTR1PQUCKFAEhomrb&#10;EVCkbCUlKSLCeCmmJa2wFTFtO2xFI1Z0e0vdouqV6xq22NIGgALde1D//SN2dEPj1o2N21bu2NsO&#10;6mUYJu9cdNFFo0aNcl5/9913CxcuzHdE3Y77JM0nnniisLAw3xF1GpZMMwzDMAzTXbz55puHHnro&#10;ihUr8h1IF1NaWtrQ0JDvKLqYww47bN68eUqpzt54wAEH5Dt2pjei6aUAIDSvktFMY4ReAqih5gWQ&#10;RHYnZgehpAWglLJJSQAFgI5C28kix1PHTkMAiOR8qtuOOlEwSorIUV87/0MjBAAUgBoiAikUHkVW&#10;dhsqgZqml2h6oVKmtP1WtCHQuNA2ffl+QxhmZ1izZo27eeqpp+Y7ot7I22+/7W4OGTJk2LBhOd57&#10;8cUXu5tPPfVU2mHfffeduzlu3LhcygodkjxblixZ0uU78Nhjj0kpE81f/OIXHd7yl7/8xd383e9+&#10;l/vjzjzzTHczu5tiYWHhZZddlmjefvvttt2pv84YhmEYhmF2d1auXHn88cc//fTT+Q6k64lGo7s+&#10;yW5FZWWlrutbtmzZiXs5f9gD2GYrKVvaIRAGah6nE4WBwoPCA0DuYwcRdUANAYhkmrmcwwSJAGxH&#10;AZ0opGuftUqqLkz4n8Sr7kgRyZRSSXI8pRFRCAP1AiCllGlbrYmaOaUsJ0ih7Xm1FwzDdCGcPNxN&#10;6O5UWA/kJ3eFnUgedjc9uWOcn2QYhmGY3swRRxyxaNGi++67r7S0NPtIIpo5c+bFF188YMCAU045&#10;5fHHH8/+O9DeQGVl5XvvvffQQw9VVVUBQFKd4UEHHXTDDTc89thj5557br4jZbqMOn/jB8tnPf75&#10;K28u/ujLjQuXVK9aVbt+9Y6Na+o2rtqxfvG2lXM3Lnxj0UePz3nloxWzGwJNvnDrhys+e2LOq5+u&#10;+WrO+vn1webGoM9S9pbm7avrNm5o3FrdsmOLr2Z9w5Yl21ct3La8uqWupqW+NeK3lRUyI7aSAEAE&#10;trID0ZBU0pK2JW0i0FBoQgOXPlWgQEREIRATjr4dk+T57D5QMY1FM7W5LXdKOp3JSzmpv01UjITt&#10;B0BCG0ydM0MGSJZGJ56YlPLETLdlDT5HoXXCFptczXbK8Hi6Na0RNMa1784bi9mf5ZQrtr+QHCfG&#10;1c7uSZJ03Vn3kzLtW/q3hygu06bYsjEWhLMkEoiIQhO6oRnF3sJCTwEihMxog7+xNeyvba1fVL2y&#10;NRIAgNKC4n3KB9X5G1sjgdnrvpGdr4VmGIbJghDi9ddfTzRvuummfEfUvaxbt+6zzz5zXo8YMWJ3&#10;yIvuBHw2M8MwDMMwXQwRzZgx4+67754zZ06+Y+kWBg0atHHjxnxH0ZWUl5cTUX19/U7cO3jw4HyH&#10;z/RGhF6EqKHwkhUgUJjuKChE1I1Sm6TCiLLDwtABO86MKmWSigKqWEmoEICiLVmsFCAlFNEuO+g0&#10;uU/EREoYY49OrhIVAEJoBqBOyiKySaFSphDeLBEiotCKSCkgMkM1mlEabFpS2u8ooRfl+21hmM4x&#10;b948d3PixIn5jqg38uKLL7qbF154Ye73Jr1ltbW11dXVQ4YMSRrmtgMCgH333Tf3R1RUVLibXS47&#10;sSzrzjvvTDSnTp2a9MRUWlpavvrqq0Szb9++SW452bnllltuueWW3Mdfeuml06dPd177fL6ZM2fy&#10;Yd4MwzAMw+wdrFu37q9//evzzz+/t4oudsKKeTfn0EMPnTVr1k7cWFFRUVBQkO/w935sqxUASEY0&#10;ozjRiYiaUaqUiagrGUH0xCroNA+SRSBI2ZjGslU4dXiKAJ1SNWe2bGVxsTI2BKT4WYEEBKBARUF4&#10;Ejk0UgqAHKdrEB4EQNRJRkF4pB3S9GIAIDsCKFAY7rUwDNML4eTh7kAPpMJ6ID+50+xE8rAH6OEd&#10;4/wkwzAMw/RmDMO4+eabL7nkknvvvfepp54KhULZx5um+Z///Oc///kPAOy3334nnHDCxIkTJ0yY&#10;MGbMGC1N/mEvBxGvu+663/zmN9XV1YMGDcp3OEwHSKWawy2+UGvEjkqlPJpR7C2sLCov9hRiR8Vm&#10;rZHArLXzVu3YYCtZH2hsCDT7o0FKOUcQEUu9JVUlFUEz9MGK2VErOqR8QGPQt7W5ZlNTdcgMR2xT&#10;kgJApaQtpQRJRAioCWFL6bhDF+oFlrKVUqa0TNvSUChSisiSFgHoQtOEpkgpabk1uC63YQRQKZ3p&#10;mu1CT/yJ6Uc6lygh381l0vaTu0nonwFdL5PtmVMU3ZRLWWByXOhqtn9K+vEZg24fQtqNTX2RZofT&#10;bjV24intuiDz/lPKhsanTr8PmMObSe3eFcKM602Z263IR+f/KCagJiAdBMQnUxK8mmFqRoHuBURf&#10;2B80w/2KK5bVrBlZtV//ksp9ygfW+Ru2NG8vKyhZUbtu7GA+zpVhmK7k8MMPv/jii1944QUA+PTT&#10;T9etWzdy5Mh8B9Vd3HXXXYnXr7/++h76eZ4l0wzDMAyzNxMOhwOBQCgUikQi0WjUsiznJGxE1DTN&#10;MAyv11tYWFhUVFRaWurxeHblWa2trfPmzfvkk0/eeuutvUxRnMQhhxzyySef5DuKrmTChAlOwnon&#10;KCkpyXf4TG/EqfiUdgAAlB3RMqiFNU+5tAOaXiwtv5RhrSNRsZKmkkEiBaSQgBDBfbgmkQIFRJgt&#10;S4pJOU50wo2VlyaMpxEBETUQGgoPIipQQJJIU3ZEGJ7saVwUBqIQwqOUFQ3VeIv3CTQvLe13FGKu&#10;xq0MszuQ9JfpwQcf3OEtTU1N3//+9+vq6qqqqvr379+3b9++ffsef/zxZ599dr5Xs0cSjUa//fZb&#10;d89pp52W++2pKb8VK1akFtip9ue2tra25v6IrVu3upvOIdxdyKeffhqJRBLNK664osNbvv76a3fz&#10;wgsvzN00eycYP368YRiWZTnNv/zlL1ySyDAMwzBM12JZlt/vDwaDieShbdtOOZemabquezyegoKC&#10;oqKikpKS4uJdki/atr1kyZJZs2a9++67X375ZWrR2F5DUVFRIBDIdxRdyVFHHbVkyZKdu7dDJyKm&#10;S1B2iEgSSRTtkvyap0yaPtIKyA4QRRG9ACCER0EYhU7KJFLuhBIBECkCBU4dXFuCKlOpI7muY8z9&#10;BON5M2WT0ECZjmqaAIBsJ7EnREGstE8YSoYJSNkhTS8mIikjQisAAN2Tf1kawzB5hJOHuwPdnQrr&#10;mfzkTrMTycPupud3jPOTDMMwDMNUVVX97//+77Rp05544onp06fX1NTkctemTZtefPFF57SXoqKi&#10;cePGHXrooQcffPCYMWNGjx49ZMiQDmWoewe6rg8bNizfUTAZCUZDK3esX1e/ubplh+PbnERZQcl+&#10;lUMOHLD/sMrBIl1R1oradf9ZOSdsRbb5amta66WSJQXF+/QZWFpQUmB4dSEAwJIyakf90UBTsHVt&#10;/eavNy8xNF2gtqh6RXlhqVcvKNA9/qi/0PAiomlbBGToeiF6CclWyrRNAiIiRLSVjJhRSVIRKVIB&#10;M6Sh5ohTPZru/M9KKRUz6iVAQEdrjXEJLsWNfNOrdjORRe7rdKcKljulYU5zq0srnOpjksZLOZ2c&#10;mzIX98UeA23KXkhodlPSn9j+z7STu5dL1M7MO7nMkOJW0ily5bRK5vaLR2zvSo1xdXlsIeksnt2h&#10;YubZkxXv6TYt+7a61fXtntjBDxC170ZAFAiERAoQCMhAXQEBgALpOOsIxEKjoLK4vDHoq/U39Cuu&#10;WFu3kUgNKO03pHzAhoatITO8rGYNS6YZhulyHnnkkX/84x/OWULTpk1744038h1Rt1BTU/P3v//d&#10;eX322WcfddRR+Y5oJ2HJNMMwDMPswdi2vXnz5o0bN27dunXbtm3V1dU7duyoq6traGhoamry+Xyd&#10;8mnxer3l5eWVlZV9+/bt169f3759y8vLy8vLS0tLi4uLCwoKPB6PpmlEZFlWJBLx+/1NTU21tbWb&#10;N29es2bNxo0b9+JKRzf9+vXrlNpnN+eQQw5Zu3btTt/eS950ZjfE8FbaZjMKXVr+tFpoAkXKQq2I&#10;zAAiKjsICIgGIgAJFMlHXpGypB0CUEqaiDoJhUBEyhE8Q+z8w7Z/Z87rJnJ8sSaiANAQZPxERIEA&#10;iAJRA9RiSV6hk3ICFlJFNK0wy9oREIWuSGpGCcmoFalH1KKBzQWlw/P9tjBMrhCR+7SOsrKyysrK&#10;7LesWLFi4sSJPp8PXMbF11xzzU9+8pN8r6Z7Ofzww7P8bXvHHXe4rU46xerVq5N6Ro8enfvtHo9n&#10;1KhR7k8R33zzzQ9+8IOkYUm20t98803uj5g9e7a7mUtpbKd4+OGH3c3Jkyd3eMunn37qbqaut2vR&#10;df2ss856/fXXE0/3+Xzl5eXd+lCGYRiGYfYyampqNm7cuGXLlq1bt27fvr2mpqaurq6+vr6pqam5&#10;ublTZsiapvXp06eioiKRPKysrHSShyUlJYWFhV6v1zlhWkoZjUaDwWBzc3NdXd22bdvWrVu3atWq&#10;aDSa7/3oCb73ve8lGWPu0ei6XlVVNX/+/J27nZOHPYOSESAbAFAY7n4E1L3lKtKIaCg7jIbhCKSF&#10;5lVSEQhSFmrexHhSNoIEQIof/oft6u8AEvmx9pWJiexZWxM1IAlKEgIoEzQPKQlAKDwAKPTYQ1EY&#10;IMOkLCXDAADKJGXqnj5CGJrBenuG6b1w8jB3ui95CN2fCuuZ/OROsxPJQ4c9PaPrhvOTDMMwDMM4&#10;9OvX7/bbb582bdr777//0ksvffjhh6Zp5nhvKBSaN2+eO11WWFg4YsSI4cOHDxs2bNiwYfvss8+Q&#10;IUOGDBkyaNCgoqKiHKdlmF2hOdT61caFy2vXKVKBaNAX9geioYgdtaWtgDQUHs1T5CkoKyhpDPq+&#10;2766zFuyf9XQIqOoIdjoC/ujtqlIbW7eXtNSR0CNwWaB2oCSvkMqBhQZyRVfhmYUeQoqivoM7jPg&#10;263LEbC2tcFWsrywVEO9IdgUMsO2VFKZAtHQDI9maG1VbdRCSpGSpAzUdE0TgJrmCZlhW0kEUEgI&#10;6MitnRsUKUcYDXFBMFGs0E2BIkj5qpIqBk4/AgAyqpcRUzqdLrdxcRbax5CD1JrSS4Jz9M12R5ik&#10;JSaAtHrp1OUnSYDbDFmg7UiItDEknkspnZD1xtQ3II1EucMZOtj81Mvtte8d/7hkDRs7uB5rxSyl&#10;CQgJCYHQEfyTIuWuyCzQPQPL+jUEmhuCTf2KK9Y1bPFoRv+Svhsbt9UFmoo8hcFoqNjLf60wDNOV&#10;lJSUvPTSS+eccw4AvPnmmxs3bhw+fC8s277jjjucF0KI6dOn5zucnYcl0wzDMAyzx2BZ1ooVKxYv&#10;Xrxs2bIVK1asXr168+bNnRJFZycaje7YsWPHjh35XuhuDSLq+l71CeqAAw546623dvr2lpaWfK+A&#10;6aV4igZHAhs1o9SK+ogkogYAREQyJO2gklEiG8gRKSulJJGUZisKbzyNJ4RmABpCaAACSEk7CCBJ&#10;mYhCaB6lTFAKQAEpQoGAQMrlnJNL4s+dDVXkpKQhkakUgICox4cioEFkEimUJmkFmDW3iKiTCiNq&#10;QvMqOyTtQCSw0VM0yDHhYZjdn7q6OrdBR4dWGO++++4ZZ5yR1Pnqq6/+/Oc/z/dS8syu+Lp89913&#10;ST0VFZ2z8DryyCPdBXazZs269dZbk8Yk6ZxDodDmzZtzOUt7w4YNdXV17p7jjjuuC7cuGo1+/PHH&#10;iebAgQM7LL0FgLffftvdPOyww7owpLScdtppiZJEAPjoo4/4x55hGIZhmCxs3LhxyZIlS5cuXb58&#10;+erVq9euXRsMBrtqcillU1NTU1PT+vXr873Q3ZrRo0e7VV57OieffHKSXKpTcPKwZyCSRI41dHJC&#10;SehlQvjBKJKmX8mgppcAoNAKlIqiMEhFlbKEMACASAHZTuEZCiRCJAWgslYXAkDCxIWAIHb4IGqI&#10;SKARSSQJiMqOAKJAHVEIvchVZ6kBCCJJyiZSltUKKDS92CgcgNiVRqbduPfuOkiGYboITh52Fbto&#10;Ct3dqbCeyU/uHDuXPMyF3T+jmwTnJxmGYRiGSaDr+hlnnHHGGWf4fL733nvvnXfe+e9//+v3+zs7&#10;TzgcXr58+fLly1MvlZSUDBgwoH///lVVVc6hjc65jRUVFY71S584Xq+3s89lGACQSs3d+O3Xm5eY&#10;tlXrb6htrY9YUUAsMgoKjQLdWywQpZJRy2wINNe21lNMcAy4Eos8BUP6DNCFbktrm6+uKeSL2NFA&#10;NGRoev/SvkIIARk/7StSy2vWmdKylfToHi+AreQOf70/GrSVtJRd5CksMgqSvKxtpQBAgNAQCMiU&#10;lkczBJFAREBFEgE1oTv9iOgISmOCaZcoN5a4S3uyUy566bg8mBDQfbhiFg9n6GgYZBiWMjg5Ooy7&#10;NCe9SIx3NL7Y0eNSH5NpN9o322mIU6bC1OVn1xenl1Vnel5KkDEJc7ox6WdLWWMH71HaeTuTC81V&#10;ZN02guI/sBoiAQpAInJ+foliB5QhokAEAA1FVUllfbCpIejrL7Q19ZsO22dMn8IyX7gVYMhWX+2B&#10;A0Z0IlqGYZgcOOuss4477ri5c+cCwI033rgrEozdkx07djz99NPO60cffbRv3775jmjn2asEPwzD&#10;MAyz91FTUzN79uy5c+fOmzfvu+++6yVOLLszkyZN6pQ74m7O4YcfvovL2bJlS74XwfRShFageyqV&#10;suxos7T8mlYo7YC0A6QkkSKygWSsWpQkKRNIKZJINqKOKACFkhIgqgABdEDluFIDIGoGACAahFEA&#10;DUgCKAJBoFr9EcuSTobOMLSy0mz65Hg2kgCIVPx4C3SOqRQAAlHH5EQpkrJJE6QsFJ5s60cBTiWr&#10;MBDRjjRqenE0sLmwTyf8BBgmjyT9+vP73/9+ppFEdNdddyUOrnOoqKj44osvxowZk+917NksW7bM&#10;3RwzZkxny/XGjh372muvJZppP1SMHz9eCKGUSvTcd999Tz75ZIeT33LLLUk9xx57bBcuf/Hixe7m&#10;//zP/3R4i2ma7oJCAKiqqurCkNJyzDHHuJv/+Mc/uCSRYRiGYRg3oVBo7ty5X3zxxbx58+bPn9/U&#10;1JTviHo7uq7vTeJJwzCIaFeS0q2trS0tLX369Mn3UvZyEDKWASKiUdjfDFULvVjaAbCCwihGQE0v&#10;llYAhEHKUgoRdVImEREpRATSECXF/DvSGsi4DxZEAicX5sSCzv8KENHJrSllIwKShkJH4UE0XJED&#10;ogCSAKBkWNkB3egDKLxFQ/K9qekgZZnNdrTZtlqUHVbKBFIAKISOWqFulJiyIGJ6hBZL6/Xr128X&#10;xYoM02vh5OHuQA+kwnomP7lz7ETysAfIy45xfpJhGIZhmFTKy8svuOCCCy64wLKsr7766tNPP/3s&#10;s8+++eYb98lHO0cgEAgEArmc2OjxePr06eOIqMvLyx1NdWVlZWVlpaO1rqqq6t+//8CBA0tKSvK9&#10;YczuQkvY/87SGbWt9Tv8DZuaqm1plxf1GVoxuKKwj65pSYMVqc2N1WvqNraYgahlAoAmtDV1G8sK&#10;SpHQF2mN2mbEjno0w6uXhq3I9ta6Hf6GQWX9h1YMctlEx9jYuM0fDTYEmk1pDizt69G9m5q2hcyw&#10;Y1itC73Ek8YL11Y2AChQTniWtMJSIqIkGVNAE9hKChRRMr26RypFRISIzjl/hICA6NhOZ9JMZ1e0&#10;xs5KhIQlc+eS3zlYTEMHelpM24GuF4Ru/XBbej6TCjqTSplSLqWJijAX3+z4g8iUJGP5VRSIXq2d&#10;Vlm5w0uZlDIGkRJh++VRZqOWDiTPsTMxc1hb+63MqIsml5t3ul2jNEtw9NGIAhARSDkG06SU0BSR&#10;JAkAAoWhxXRwArGquLLWX98YbDaEvq5+c5m3eIuvRpKqba1nyTTDMF0OIr7++utDhw4FgLfffnvd&#10;unUjR47Md1BdyT333OO8GD169OWXX57vcHYJlkwzDMMwzG5HNBqdNWvWhx9++N///nfVqlX5Dodp&#10;x6RJk+699958R9Fl9O/ff+HChbsyQ9ojPxmmZ/AW72NFG1EriAarNb2QgEhZJE1Fdiw3iRqiDsLQ&#10;0KNkWIAkZRFJAACSMcdn1BBtkpaT9RNaQSyrigjCAGURCCKJpADg0znrtmxrdp6+75DyM08blyG0&#10;+GmdTsKPXElncqpGNRACsN3XMUQE1IhsIiJlQXbJdOxcUgWgDG9fM1QtLX80tL2gdH8U/C2P2QOY&#10;M2eOu3n00UenHWaa5rnnnptkZnLkkUfOmDGDC+53nUWLFrmb48eP7+wMw4cPdzf9fr9SKqlKz+v1&#10;XnfddQ8++GCiZ/r06T/72c9OOOGELDPPmjXrjTfecPdce+21XfvL7Pfee8/dzFJ6m6ChocHdHDp0&#10;qHuxgUDgyy+//O9///vVV1+tW7fO5/MVFxePHz9+4sSJJ5xwwuTJkw3D6PARaTfZrTl/7733bNvW&#10;df5PPcMwDMP0dhYvXvzhhx9+/PHH8+bNsywr3+EwbfzoRz/amyymv/e97+2KxbTD0qVLJ02alO+l&#10;7OWg0Jzz9YBU6lUhPEZBlRWuA71I2iGwAkIvRtSFVqBkGJCIbKUsAASS6MwGACQAFIHjHdPeq6Wt&#10;xA0xoZcGQCdhhe1KQikWlQBEEJrmtpiOzYaOP4gdbQRAzdPH8PbTjNJ8b2o7pB02Q1vNUK1SJgAp&#10;GSVlEdnOoYmIAtGwTe+SpRv+M2Oe0Ap1o4/QC6dNm+bxeHb96QzTC+Hk4e5AD6TCeiY/uXPsRPKw&#10;B8jLjnF+kmEYhmGYLBiGMXny5MmTJwOAaZqLFi365ptvFi5cuGjRopUrV5qm2X2PNk2zvr6+vr6+&#10;w5GlpaVDhgwZOnTosGHDhg8fvv/++x9wwAGjRo0qLi7O9/4xPUp9oOkfCz9sibSurtvkC7WUF5bt&#10;V7lPsbcw7WDTtlbXb2wN+4WmIQmlyFSWLrTKoj46ahEZrSgqbQy2lBYUF+rekBVpCrb4wv4+BSWK&#10;qCnkG91/RIm3TQLdEvHXtta3RgIRK9q3uLzQKPCFWw2hEZGtpCY0AiVJapgstJZKKqUUKZKEiAgo&#10;SZKTjKO4TJhIgiQQYSsSO8cwUaSGMQdicoulk4WraRS2iaMRY7QTIcdFsNT+UhKJq0nPSlUFpz0K&#10;MslFGTIPSI2TXMLgTMbaaWfG9pNT0sLb67QBOhZOI1nrWmRz7CwJUebxjuvXbuNE4klAaZXKmF6G&#10;nNUHG7NGlT1obPvpyQls9+8029KBAD2dhtrJMzv1lhDzTicCIFvaSilLWkAglUxIpgFAIPYrrtjh&#10;b2iJ+AVioeEFoogVbQ63dmY5DMMwubLvvvvGXO/3Rh599NFHH30031F0DZzBZBiGYZjdBcuyPvro&#10;o9dee+2DDz7w+/35DodJw8CBA5PqA/ZoBg8evGPHjl2cpL6+fvXq1aNHs7Etkwc0T4W0Q8oKkozY&#10;ZAEpAELUNFEgNANQtOXVNEDNUHaIUCdlAgAIL5IkUqRsAgkEBApRKLIQPPFCTQflVH0SqXRHHULm&#10;TGL84EpHpB3LmQpADRARjdRMJwqNpA2gHOF0Flsq55JTTSo0r9AKpOXXjDIzUuctGpzvd4ZhOubD&#10;Dz90N9OetNfY2Hj88ccnnc1x2WWXPf7441yP1SUk7e3AgQM7O0NFRUVSTyQSKSpKPvz47rvvfvrp&#10;p4PBYKJnypQpb7zxxplnnpn2P3QzZsw45ZRT3D1FRUV33XVX1y7/H//4h7t56KGHdnjLtm3b3M2x&#10;Y8c6L5qamm699dbp06cnjTdNc9asWbNmzbrnnnsMw/jtb3972223dVb4rWnaYYcd9u233zpNpdSq&#10;VasOOeSQrt0NhmEYhmH2FBYtWvTqq6/+85//3LRpU75jYdIzbty4d955J99RdBlFRUW7Xtv6xRdf&#10;sGS6u0FRIFAHAKWstJonTS8hr7SjjaCjsoPS9gutSGgFBAoASBGoqJMBw8QZfyhiYmbHSDpeYNi+&#10;5q1NLx3TbAu9/dc8hQCECEAgMEMJJBIoIlPZtqdoEKJe2GdUvne0DVJ2xL8+EtwGoKQVlLZfyYiz&#10;ZEctDUAQr4yxwjuUHSYllR0SWoG0WsHTL98rYJg9Ek4e7g70QCqsx/KTO8FOJA97gLzsGOcnGYZh&#10;GIbJEY/HM2HChAkTJjhN27bXr1+/atWqNWvWrF+/ftOmTZs3b966dav7t8Y9g9/vX7VqVZJvDSIO&#10;Gzbs4IMPHj9+/GGHHXbEEUfst99++d5CphtpCrW89u37zeGW5TVrTWmNrNqvf0llprqskBVZXrM2&#10;YkWbQr6QGfFoxpDyAR7NaAr5gtFIaySIiFbQKi8qqyqpIIAib2HUMv3RYGPQF4yG+5VULK1ZfWD/&#10;ERVFscO8NjRstZTdGvYXeQo8muGPhnzhVkvaCKijpkgRiLAZLfEWtkudEZi2ZUpLESECKOVYdhAp&#10;AHSEzrE/iRQpdOykEze3M1l2kbxoTFW6xjemvbzW7Qac7Nuc0FE7LwgQE6LuNgkyYRpVM6TVALuM&#10;rTOZQmci6VLSaZBJgmrMMANlnbPDGFzLiD00/W2YcHVGai+adjt7u9s5G1wnG2vHHtjhzZ2xEY+9&#10;seRkiTFppTmEmlURH1cjEhECEDnm6rYtNSFao0FbyWJvoKygxKt5PLrh0YwSb7E/GizxFtUHmwHA&#10;klbEinRiOQzDMMxeB/+egGEYhmHyz6ZNm5544okXX3wxl4MPmTxy0UUX7TUH5wDAz3/+83PPPfeZ&#10;Z5554YUXdsWP6P3332fJNNPz2GZrqGUFKZNAKrLIiureUoFeQC1tRlsID+ig7CAIg5QFZAEaQuik&#10;LKUkkYRY+lGRcg7djOXdEEgRIKh0s1L7LGkij+sekhhDAAJRQxQoPGmDjGf6FJDC7InDuHEQKQkA&#10;ml5iRRtIWVakgSXTzO6PbdvffPNNojlq1KiCgoKkMStWrDj22GNbW9ud9/nSSy/98pe/zHf4ew81&#10;NTXuZlVVVWdnSLXrCQQCqQV2xcXFc+fOPfzww6V0jpAApdTZZ589ceLEO++886ijjiorKwOAYDC4&#10;cuXKe++996233nLfbhjG3Llzu9YayLKsdevWuXtyqS/cuHGju3nAAQcAwDvvvHP22WcnlpbliX/5&#10;y18ee+yxl1566eyzz+5UtEcffXSiJBEA5s6dyyWJDMMwDNPbCAaDf//736dPn75kyZJ8x8JkY9Kk&#10;SV9//XW+o+gy9t9//6effvrll19+6KGHamtrd3qe999///e//32+V7OXo+nFgAJF/KzAdOiePoBo&#10;RxsRhbSDyg4oNDS9kACVsgAFKdtlH+2AgAJJubJbSaV6Kl5VKRAAUEuY2yCoeHJNICCQAtKAbCKF&#10;KACAQJGSQFIpE8i2VVQ3yonAKKgUWgHsHtjR5qBvmZIR22y1TR+QRM2jecqF5hXoSeQhiRQpi1QE&#10;cYeSEZARFB4C5W/8FuT+hWX7d67WkGF6PZw83E3ogVRYj+UnO8vOJQ97gHztGOcnGYZhGIbZCXRd&#10;Hz16dGpFmc/n2759e21tbV1dnWMT3dTU1NjY6PP5WlpaWlpaWltbA4FAIBCwbbv7wiOiTZs2bdq0&#10;6YMPPnB6+vfvP2HChEmTJk2ePPnII4/kk5j2JqK2+eaij1rC/mXb1yiisYMOKPFm9BiP2NFlNWvC&#10;ZqQ+0GQru6KorMRb7GR2qoora1RdQ8APAIAQtcza1gZLtv2gKlKNIZ8v3NqvpMKS9rjBo8sLy2pb&#10;62ta6xuCzRErqoBCZiQQDdpKmtLShCZQKKUkSUnSlLZHMxJTBc1wVJpSKccl2i0gdsTHAjFWjgYi&#10;ZgsClFA9x2rQksvY0noWx25J3gtCwDY1dHpj51gzobHGRPIwdgIjxR1H0mmzMz25naA5S16N0gqk&#10;U2dOEX5ncrdOOyztU7OU9cX0voCupWd+UGKZ7QdlcvZOVnq7pNTuu9AdJHVkPZ11SzsmXQC5aaez&#10;v7cQ+8kXRIoAFRGRTQAklSIVJjBtyxfye3VPgeEp0L2FnkIk9EeCQEBAishWHaQvGIZhmL0b/kDP&#10;MAzDMPlk+fLl99xzz5tvvtnhr5aZvLPPPvv4/f6eP+qy+/jxj3985JFHHnnkkTfeeON111338ccf&#10;79w8f//732+88cZ8r4bpXdjRpkDTEqWiyg4rGRGaF4QEAtSyfcERwgM6KTsEAkhZRCYInWJKZkWA&#10;QJLIBkAixLgWmhxLZ2orDAVXgrl94tid7XMmUK5TIBFRZNFLOyMIhXM2oiIpMK0tUOxhsYcgAoAw&#10;iiAKSkZsszm7PTXD7A5s3rzZ3Tz99NOTBrz99ttnnnmmu6esrGzOnDnjxo3Ld+x7D1JKpZS7p1+/&#10;TjtflZaWJvVk+qQ0bty4DRs2/PCHP3QboXz55Zff//73sz9iyJAhX3311b777tu1y0/SewghUteS&#10;StLxRn379n3ggQf+3//7f7k/NxQKnXPOOVdcccXjjz8uhMjxriQTmzlz5lx22WVduyEMwzAMw+y2&#10;+Hy+Bx988NFHH21ubs53LEzHnHbaabfccku+o+gy/ud//mfQoEE333zzb37zmz//+c8PPPDAzjlO&#10;z507d8OGDSNGjMj3gvZmdG85AAitUMlwlho03SgTaFjRekRNyaiSYWm1gtBiWa24tplIASKAAEf8&#10;HHNiofbzxrJkgCJWYCgEkuNYTW1HEaJARESdgIBsAl3JMKJQ0gKI/U6EZIRIIuoIoOyAGW6wIp/p&#10;nj5G4QBPwQChefK1q5Hg1kjrGiWjZqSOpCn0It1TkTazhyhQ84Lm1Qv6aUaZUlGSUWmattkSCWyS&#10;Vmtx5bg2+26GYTqCk4e7Cd2dCuvh/GSn2LnkYXeTxx3j/CTDMAzDMF1IeXl5eXn5mDFjOhwZjUaD&#10;wWAoFAqFQuFwOBInGo1GIhGnJxwOh8NhZ0zARWtra0tLi8/n8/l8OfqI1NXVvffee++99x4AlJSU&#10;HH/88VOnTv3hD3+4//7753vPmF3lP6vmNIVaVuxYZys5bvDoIk9hppGS1Mra9RErWhdoVET9S/p5&#10;dSNxlZCIABGDZsgQhi/S6tU9AKDIOToQBaIudEtata0N/miwMdi8T/mg6pYdwWgoGA3pQotYUUvZ&#10;ph0TQuugSVCEIJUybUsAeoQBCFE76o+GFCmpFBEBtgleyVWdFnOfplj9mJOQi19tq2FDQoq7Had6&#10;LWf18wAASDyiYyVte5tkl3raZUMNuStyczBVztF9muKa4Vwspl0blJIObTOF7tCkOufavfZa6LYl&#10;JKTU2d+rTJfaC8ezC8s73MCssadVfMfD7oxaOx0EiZ9qQkKKv42KKCJNlCBQmNIKW5ESb3HYiprS&#10;skJWoacgYkUFCkNwSpZhGKZXw38NMAzDMEx+qK+v//3vf//iiy8m/WqT2W258sor77777nxH0WUY&#10;hjFhwgTn9QEHHPDRRx+9+uqr119//U5YnS9ZsuTzzz+fPHlyvtfE9BasSH2geSnJcDRUC0De4n2l&#10;1aLsqJIhpTxCGFnuFcILOig7DEKQskhZQDKuPNaIbCAAUOCkLhEBtdhJnGjHRkKmVF7SQY6JYzop&#10;dnQmOKJpI7ueGQEJFCTO2swAkTNGONWWiDoKXckIKYvIQsxbLSnD5MLChQvdzeOPPz7xmoj++Mc/&#10;Jv2FO378+E8//bSysrI7gvnuu++OPPLI7pj5N7/5zYMPPtgdM3cJqVKHnbBxNozk/+RmOep76NCh&#10;S5Yseeyxx66//voc5z/uuOM+/fTTVB+hXSfJJeaggw7K5bCJxsZGd/ORRx6pq6tz78bvfve7Cy64&#10;YL/99vN6vUqppqamlStXPv7442+88Yb7xunTpwshHn/88RyjPfDAA93NL7/8sss3hGEYhmGY3RAp&#10;5eOPP37nnXc2NTXlOxYmJ84666x///vf+Y6iK5k0aZLzoqSk5M9//vMvfvGLX/3qV/PmzevsPET0&#10;6KOP7s7fj/YChFYktAKhF0nLr2Q0i0uz0As92hDbbAbLLzSPkqaUISIJpGJZLCcjpSShAlIYt7Bx&#10;vGugrb4xUfKoYiWTitpKL1EAIKJzgKABiEBKKYtkhGQUNS+QIpJABGCTtAkRkKQdAs0L4VqhFygZ&#10;sU1fpHWtp3BwQel+Pe87HfFvDPvXSztgReoRNaNwkKYX5nIjotC0QhJeJUN2pMESNgD5G74t7XsE&#10;cokew+QGJw93E7o7Fdbz+cnc2bnkYXeTxx3j/CTDMAzDMHnB6/V6vd5d/6gfDAYbGxsbGhrq6+t3&#10;7NhRW1u7ffv2bdu2bdmyZePGjQ0NDam3BAKBDz744IMPPrj22mvHjBnzk5/85Oyzzx4/fny+t4TZ&#10;GTY0bF1Zu35zU3UwGjp40MgsemkA2NS4LWiGGwLNSqn+pX0Tns8OITPcGg2Y0gJEm2xpKdO2vLpH&#10;COHkz6RSihQRWMqKBk1/JFgfaAYgW0pL2QhIALa0iUCREihsJaVSTj7OUjbZBAKBVNgyichW0ikP&#10;i2tFHfEoxaW75EzoGOpCkqG0S6JM6SrQkpXA0F6am3m0+46UYa4LSWV0bV+pcnExziwSdt9NuV9F&#10;t7g3p8XECv1SnLXbK5EpkzQ6YVKd40rThJfJ0Ts3VTNl7u+qb7dtAu+0k7rk5R1uQNaonFMDAEAB&#10;IaFADQV6NV0BSGVLIlJSkWoK+QoNr0fzBO3I9pY6r254NL3Q09NZZYZhGGa3gn8txzAMwzB54NVX&#10;X7366qvZHGYP4gc/+MFXX30ViUTyHUiXMWzYMI+nnajyvPPOO/XUU2+//fYnn3yys7bnd9xxx8yZ&#10;M/O9JqZXYIZrg83LlQyb4VpAzVM4MKaRphZSprJD6ClFyObbKYQXDV3aQUAEaSqyiSQiAsh2PtGI&#10;7QTShASYPZMZN592HfmIiIAISDFhtkakELPbiiZS3JQlaxi36hGIWuw2YRDZAKCsoPCyZJrZrZk1&#10;a5a7mfjNYjQa/dnPfvbuu++6r1500UXPPPOMrndj+iLHU6U7S2f/Mu1hUsNLrZbrEE3TknqyHAak&#10;lHrnnXc6dQDN3LlzL7nkkunTp5eVlXXt8tesWeNuHnDAAbnclfT7cneR6CmnnPLaa6+Vl5e7N6eq&#10;qqqqqmry5Ml33HHHxIkT3R/+n3jiiR/+8IennXZaLs/t37+/u7lx40YpZermMwzDMAyzN7FixYoL&#10;LrggSS/E7M706dNn/Pjx//rXv/IdSFeS9Dn54IMPnjt37vPPP3/LLbd09tTFp59++ne/+93gwYPz&#10;vaa9FkT0FA5QMmyhkGarKCzIOlgzvP00o48d9QEGiGxFikgJ1ACAyAYgQgRK5LgIABwLD8dIB5zs&#10;VkIi3daJbZ43qCHqjsCMiIhsIOUkvMhWiBiv1iRAIYRXaB5P8b6IQNK0oj6EZhSG7ulDJM1wTUHJ&#10;ft6SYR1l1bqMaGhb2L9eWq1WpEFoRZ7CKsDOfQVDFEIv0bx9pd1KYekBCDQtLul7eI8tgWH2aDh5&#10;uJvQ3amwns9P5s7OJQ+7mzzuGOcnGYZhGIbZoykuLi4uLh46dGjaq36/f+3atatXr16+fPnSpUsX&#10;L168ZcsW94AVK1asWLHiT3/604EHHnjBBRdceOGFQ4YMyfeamJwgIiKatXZeyAxvb60bVNa/vDDb&#10;qUOBaLDW3+CPBMJWpMRb5I8GTNuWJIli4uSWcKslbUtajqWzQDI0o8DwupXVBGTalh21LWVZyhZO&#10;1gzRq3vKCkqIyB9VBKCB5tU9BGBJy5Y2AihSUmEwEiIEIFKOl0ZccerklJBAoUKnagzjWum0gl9E&#10;SpLjZiSzNNdZUKrbM2adKmFJTe0miItjk4xKqF0PAWBqT7pgk15TXJ9L6eTHqQEnSgAp8xbFavPS&#10;70d8n7NdzbhRMaV1ZqEwZX43IK5STkSeQbAcXwKm9ndCN00d/FzEJ003DjucJa1WPCNIqGlCE0IX&#10;uhBCAOhCk0rZykYAIbSobdpKKSVD0XDEijSH/ZVFnT5ojGEYhtmbYMk0wzAMw/Qo0Wj0yiuvfOGF&#10;F/IdCNMJ+vTpc9JJJ91yyy35DqQrGThwYGpnRUXFo48+esUVV9x0000ffvhh7rPNmjXr7bff/slP&#10;fpLvZTF7OVakIeRbrmTIDO9A1D1FgxzBsOGtVHZQ6MXS8kszoBkl2asPETXNKFUyrMgGEkBSJfTJ&#10;iAACiCCW8Fau9GfGkw8Tyd52D0HhlIoCEDjnHRI5FtZZSJdtTYuKRSTikmkUSlkQK2xlmN2a9957&#10;L/FaCLHPPvsAQGNj4+TJk1esWOEe+dRTT1122WX5jnfvhCj5FIidKHFLLafLNInP5zvllFO+/vrr&#10;zj7itdde+/e///3WW2+dfPLJXbj8mpoad2rY6jAAAIAASURBVHPAgAG53JXJ4PGqq6567LHHsljN&#10;HHTQQYsWLRoxYoR7x84///y6urpc6hpTFeOhUKi0tLQLN4RhGIZhmN2Kl19++YorrgiHw/kOhOkE&#10;N91009/+9rd8R9HFpOYPEfHSSy8955xz/vSnPz3yyCO5ny8ZCoV+//vfv/zyy/le096Mp2hwNLhF&#10;N/pYpk9TphAdHKgnhOEprCKqjPg3krIRBTq3oCBlIxCBAsfHxkl9OTV4AgEEoiACRMfUJlb8SEqh&#10;0FBo7jP+AICUJLLiJwQqBIFCACCgQgACHZGEUeApHOQp6Be7BUjZQdtqtSINdrRZL+gb9q+3oo1F&#10;5QfnaPW8K9hmS8i3WtpBK9oo9GJPQf+O7VDSgQC6p48GXjNSb4brADDcuq6oz24humOY3RxOHu4m&#10;dHcqrIfzk51i55KH3U0ed4zzkwzDMAzD7MWUlpYefvjhhx9+eKKnsbFxwYIFX3/99dy5c7/66qvW&#10;1lanf9WqVbfeeuvtt99++umnX3fddSeccEK+Y+/tRG2z2ldb629sCbdGbBMApLQDZti0TUAMmeGo&#10;bTYGfWvrNzWHW6WU+1UMjtjRAt2bacItTTWhaGh7Sx0iChSKlCSllAIgRRSxTcu2bGUrIB01XdOJ&#10;iICitunR9EStl1Iqapua0ISStpKKSKAgRMc5w1ISAKSSCGgrSU59GgAAEJFNduI4QgTUhaZIKdcX&#10;AUo4Sufg3Ru3+c08AlOaacZj+pFpJ4G4GDhdIV0G7TGmaIyxE4Je142YmCGX+9EtP840Bl3KatdI&#10;RSBcamC30TSmjs4wc+YdSR9VfEsp9S3JsmT3N3dKOEJDxm/0qa7ZmdaBqarprNudabezb1XSD5IA&#10;gUKg0Fx1oZoQAg1L2lJJj2YQEQFE7GihUbBqx/qWcAAYhmGYXgxLphmGYRim5/D5fKeffvoXX3yR&#10;70CYzjFt2rR77703X08fPHjwxIkTJ02adOyxxz799NPPPvtsl0yb5dfYBx988AcffDB79uw//OEP&#10;uf+4XnPNNSeeeKL7RHmG6VpIWaGWlUpGzHAtosdTNNBVfImewgHRUI1mlEjLL+2Appdi1lpGBNS0&#10;IpI2kAmAiBirAXWOq3SMdOKq6cw2MnGbHYjf2jY9ojBQGEQKyAaUMdscIMhKwsEney2mY1uN0FaB&#10;SvFbiXZ3bwqmlxMIBLZt25ZoTp48WQixbNmyiRMnJn7XCACGYXz55ZdHHXVUvuPdaxEi+WiJnTBg&#10;ydHYpK6ubsyYMY2Nje5Oj8dzww03nHfeecOHDy8uLgaAUCi0devWd9555y9/+YvbhSYYDE6dOvXZ&#10;Z5+99NJLu2r527dvdzf79euXy11pPYXGjh376KOPYkcF9MOGDbv//vt/97vfJXp8Pt+///3vs846&#10;q8PnlpSUJPX4/X4uSWQYhmGYvZXbb7/97rvvzncUTOc4++yzP/vsM/eH2J6kuLh4woQJkyZNmjRp&#10;0pYtW6677rpgMNglM2f6zFlWVnb//fdfffXVd99994svvpij9+bf//73Cy644Ac/+EFedqk3oOnF&#10;RkEVKSmtVjvaaBQM7PB7CgAgaoia0LyKlNCLyA4CCkANyEYUpHlISkRy0k2IGqJAzQuAQApIOd7R&#10;MRMXJACllI0oABWgBihA2UQ2EYGyAQGRiABJEggUGqIOZAnh0fQy3WjTYiGgppdoegmpqBVptMJ1&#10;Ug8CqUDjguLK8brRjd+GiFTIt5yUaUXqhVZg7Kxeuu19MUoMUHakwTZ9AGAU9DO8ld0XP8PsBXDy&#10;cPehu1NhPZmf7Cw7lzzsbvK4Y5yfZBiGYRimV9G3b9+pU6dOnToVAKSUixYtmjlz5n//+985c+ZE&#10;o1Ep5TvvvPPOO+8cddRRt99++49+9KN8x9vrIKJNTdWLtq3Y0LhFKkVAUctsCDbVtjYEzLAuNKmk&#10;JW2v4ako6NMU8rVGAk2hloqiso1N1Zuaqku9JUPKB1QW90kyO24Otayp39Ac9lvK8mgefzSoqO3z&#10;tmlbSkmbpHOyoOPBIUkCgABhK6kLHQCkkkEzpIgcJ2pD0xUppUgpqQs9ZEUVKUfbiShIEsWLxFzK&#10;XIrJnTFek4agSIFCQtflOJjOSLjdZcjtUjbZbfvx6JJFJ0mpId6FaYS9sTEdW1XH5iCiNN89E7rf&#10;ZLdq19X0Au9Uv+Us19rut7eHZH1YNkVkY0Q1RaQvCopAQ/Ro6NHQI0SxoQ8pMYaV6kNKQIvvS4d6&#10;bEjVbGM2OXo7MTU61i1p9zVlMe3NxrM4eEPWYsUkNXVKqKlq6/Yzd7I/6Wr8SE8iMoSWamvj0Q3T&#10;tixpeXSPkqDItpUdiAQ/WzevNRqsKCyN2CYCenWjT2HZgNK++5QP9OppjhwlIl/Yv6W5uqa1oTnk&#10;C0RDprQAwKMZJd7iiqI+g8r67VsxuKKwLJfcO8MwDJN3WDLNMAzDMD1EIBA4+eST58+f37XTFhUV&#10;9e/fv1+/fhUVFWVlZcXFxUVFRR6PR9d15/emUkrbtk3TjEQikUgkEAj4/f7W1taWlpampqbW1tbU&#10;E6kZN5dffvlbb73l8/l68qHDhw8/4YQTjj/++MmTJw8fPjzRf9RRR02ZMuXyyy9314XsHLrewefA&#10;448/fs6cOZ988sm0adO+/fbbDiesrq6+7LLL3njjjZ7cKKb3QERxvXQ9gOYtGgTtfaRReD2FA82w&#10;o5oOSDugGSXYQV4NCJSTrnPE0QAC0ElHx7XNRDEpMsZyjSkJvsSxk4kDKxERAXUAQBTOFOR+Zgcr&#10;jYWU3SiblIVCBwAhClxxODd2gYUCw3Qfa9eudTenTp36z3/+85xzzkkaZlnWAQew81I3kvpJIBqN&#10;dnaS1FtSi+cikcgRRxyRpJc+++yzn3vuuSRzkuLi4gMPPPD3v//9DTfccM899yQphX71q18deeSR&#10;hx56aJcsf+vWre5mVVVVLnelFhQCwOuvv55arZiWK6+80l0nCgD/+7//m4tkurAw2UXN5/MNHjy4&#10;S7aCYRiGYZjdiu44tk/X9aqqqqqqqsrKyj59+pSUlBQVFXm9XsMwhBCIqJSSUpqmGY1GneRhIBBo&#10;bW1tbW1tbm5ubm62bTvfG7NbM2bMmGHDhj3wwAM9+dDy8vJJkyadcMIJkydPPuyww9wf7ydNmvSz&#10;n/1syZIlu/6U7PnDfffd9+mnn77lllvuuOOOV155JRfFzkUXXbR48eIcP34zO0FB6Ugz0qB7K61I&#10;vbJbNaNPh7cQ2QBEJBEUyRABkbIJCIWBqAtEApuUSUSAiCiE8MRr7ASgANIBJEkLSAICgIhPK4Ek&#10;keNTTfHfQWCs2hOFEAWx+kk0NL1UCF1oaeyjUXiNwkHK8ltmYzRU7SkcGGj8tqTycN1T1uHSdo5I&#10;YJO0Q1akHgCNgv5dUvqm6aVKj9jRZk0vDres1qsmZM/7MUwvh5OHuw/dnQrrsfzkTrBzycPuJo87&#10;xvlJhmEYhmF6LZqmHXnkkUceeeRNN90UCoVmzpz53nvvvffeezU1NfPnzz/99NMnTpz48MMPH3HE&#10;EfmOtLdQ21r/39Vfbm+pi9pmfaCpOdTSGPQ1hnymbSlSprQsaQtEXeiGpm8TtUEzhCRsZekRLWxF&#10;ijyFlrT90UCxt2j/fkNLvcXOtA3B5gVbloasaNAMAxCCrQvdq3t0FIgibEcAKGoRknJSRTL2Am1l&#10;A4CKKl3oipQThiKFgLqmA4BSSiBKUraSITMsSRGRIhKgEml3okT2zC3iJVspRHAe1a7azFW71s5x&#10;Or1MN4N6OZVsZr8u7+iELNo1fYoTNSZP6BYzZxLfJuKP6WPTTZLewLr9EtwhZbJBbi/4Tp1ONoSj&#10;yxrNZY0qkO7AUEkUtilsA4CsD1ubWsNfAupC36fE2K/M8//ZO/P4yIqq759Tde/tNfsymX1jmI1h&#10;2MEBZEdZBBFFREUBRUBEFgUFfAGfxwdEQQRBUXkeFVABkUV2ARm2YRmWGYbZt8xk3zq936WqzvvH&#10;7e50kk7SySSTAPf74TPk3q6qW1V90+k+fX7nt1cVC+u9fFUK7v9AZ3Izp/6Ns1rxvprhvN3DAoPm&#10;trzHahqLuCX6XiNvoH5e4Dgid/C8Z6SQ5Lrf3YWIkhQvlBupc82WjiMdIiAkAGhJdKxu2rCpvX7B&#10;pLkG1xGBM+7TDARkyGZWTt1n6oJ5NbPcCLDpWKua1q9p3tSR6AIAWzpp27SELUkBAEfm042A5jc0&#10;HQCqQxWLJ89bOmVBwPCPfMkeHh4eHmOPJ5n28PDw8PDYHSilvvzlL++iXtowjCVLluy9996LFi2a&#10;N2/enDlzpk+fvoumvlLKrq6ujo6Ozs7Orq6urq6uSJZoNOomR8bj8WQymUwmU6lUOp22LKt/oqRh&#10;GCUlJZWVlZMnT545c2ZdXV1FRYXf7weArq6udevWvfjii+NltLIrfPazn43FYm+++eZuuNa0adOO&#10;Pvroo48++sgjj5w5c+ZAzc4888yDDjroy1/+8sqVK3flckXavxx//PHHHXfcfffd98Mf/rC1tXXw&#10;xg899NAvfvGLPgkQHh6jgp1uttNtjtVF5Bj+OiiUVsi43/BPss3WjGraiXMtiDjwRx4ikjYQAQFz&#10;fW/c+qCYKUcJkJNPZ9oDFCyImC2niZi5nJsViqiU4wqYEZBg6NRh1yUaM9mlA2YdESggidwHyJjm&#10;z/aVyDgAIBsFCwUPj7Gjz1/V3/72tzt27CjY8o9//OMVV1wx1vPZe++9P5nlYwyjb8HUERRk6V9T&#10;xvWLzufaa6/NtwYCgIsvvvj2228fJO/cMIyf/vSn++677xe+8IX881/84hfXr1/P+SgUhujzrqb/&#10;tAvi8/n6nJk9e/aiRYuKvGgoFPr2t7/9hz/8IXfm9ddftyyr/7B96L/keDy+65vg4eHh4eHhMdG4&#10;++67d10vPXfu3H322Wfx4sXz58+fO3fujBkzJk2aVKSspSBEFIvF8oOHufhhNBqNRqPxLLngoWma&#10;juP0eZvNOQ+FQuXl5ZMmTZoxY8a0adMqKyvD4TDnPJFIbNu27ZVXXtm4ceN4PwnDpra29hvf+MaP&#10;fvSj3XCtcDh8+OGHH3300UcdddS+++470NM6f/78N95444orrrjrrrt28YpCiCHffs+ePfvPf/7z&#10;ZZdd9t3vfvf1118fvHFTU9OXvvSl5557rv/nEY9RgWtBf3iWGd+qZNo2uwxm8EI6ZAAg5ShpknKU&#10;TLvFB4kkIieSri46p+klZIqUK3QGwPzMNbfcIBAg00ghgiRQCAyAkPlcA2oAdFtkBiQJyAE5Yzpw&#10;Q4kUooZMH0TdjYjcKEXuc8xWO91sBCYnut4vrTmQDbC0XYGUsBI7pEgoaeqB2tGqS4iIhr/KTKYc&#10;qxOZbqdbfcHJoz55D4+PDV7wcOIw1qGw3RafHAEjCx6ONeO4Y1580sPDw8PDw8MDAILB4Mknn3zy&#10;ySf/7ne/e+211x566KEHHnjgtddeO/jgg6+55prrr7/eMx0dU4hoxfb3X9260nSsHZGm9kQXAQkp&#10;U8IM6n5SlJYmR+73GwhMKsmQaYwHNH/KMQN6oCpUbkkraaXiZjJo+B0lVzdtqCuprg5XNEfbG7pb&#10;OpPdMTMhlQwZgaAeyD2bQglHCqEUIXHGFSlEQGBSKQJJBIKEVNKnkVBSkXIrSyJj7g+SFEMkICEd&#10;zrhQMuMVDcgQXVWwBIWA1Nst2v0oqggAFBAAErpaWYIBzXxxoLMD+/9SL5luP9Vqvkh6gEHyPagp&#10;6wXcfzK9DJOHmj/2nVheg6zgd0hD42J+HXsJiAEAyFH2Bx3W6k7Rkiyif+/BhHK2x5ztsdQrjb6l&#10;NYFD6lhp9kNcH/3zQM9Cr30ouOGZM6gAGPUo5nFwi+cePXMv4fSwV5i/73kDYL8zBTvTAN43Gf02&#10;9kji+1yk535AABBKclYgbIuIOtNs4UiSBAAcGeD2rsaA7m+KttWV1uSccMK+YEWgLGmnt3XurA5V&#10;HDb3gJZY+7s7P7SlE03H2xNd3em4JQpXKPPpvvJASXc6Vh9p+uf7z9WVVU8pq1VEAKBzrcxfUhOu&#10;nF5eVxWq8P4ieHh4eEwEPMm0h4eHh4fH7uCmm2566qmnRtBR07RDDz30+OOPP/LII/fff/8hBRXD&#10;hXPu+swMqxcRCSHc4uKMMV3Xh/yAZ9v2fffdd+211zY3N4/uEsaOQw45ZO7cuXfeeefYXaK6uvrI&#10;I4885phjjjnmmHnz5hXZa86cOa+99toVV1zxm9/8ZsSXLv6bbET8+te/fvLJJ3/nO9956KGHBm98&#10;1VVXuamiY7dpHp9AlLTTsY1KpKUd1Yxypg2YEMm0oOGvtc02rpdIkRROgnM/cn/BVyilTEAFrpKZ&#10;MQQE5JAJOiskBCByTacRcx7OhXDF0iyXRknAgWRGgN07Njz4ShEVAQBwQD6I2wwpBwCQGVwLZotB&#10;kpI210MAwLXg+D5fHh6D89xzz+UfDpTyCADXXXfdJZdcouteFYAxARFra2vb2tpyZ0ZQ3aZ/gl2f&#10;N6vRaLSP2968efNuu+22Yr4bOO200773ve/dcccduTObN29+5ZVXjjzyyF1ffjqdzj8c3D0vR/9a&#10;RRdeeOGwrnvmmWfm54kCQGNj45w5cwbv1X+7iqx94+Hh4eHh4fER4v3337/kkktG1nf+/PknnHDC&#10;0UcfvWzZsqqqqtGdGCKWlZWVlZXNnTt3WB3d4CERIaKmacUUvnnttdd+/OMfv/LKK6O7hLGjrKzs&#10;qquuuuaaa8ZOSeXz+Q455JBjjjnm6KOPPvjgg4t84+r3+++8884jjjjiW9/61q6oWeLxeJHh6H32&#10;2efVV1+9/fbbr7zyStu2B2m5fPnyr33ta3/961+LXIvHcPGHZwsrAkBKOU66FQKT8lXTRFI6cenE&#10;3eCS20zKFCmHXK9pZAQAyiZgyDQARHIQGQC6kS5EJCIgSaAo66sDbkobIZAikIiMpEkAAAioEBgw&#10;hsTAzW1jOmp+roWlSCEQ14LINE0fwjWacZ8RmGynmux0sy84NRn5IFx1wKh7NVupRiIhrG7GfYyP&#10;qjoOue6rdMwOUpaVrDcCdV7OnIfHQHjBw4nDWIfCdk98cmSMLHg41ozjjnnxSQ8PDw8PDw+PfBDx&#10;sMMOO+yww2699dbnnnvuf//3f2+88ca6urrhvmH+SGM61s7u5vZEJJqOWcJGRJ/mKw+U1IYrp5bX&#10;+bRRLpgolXpy7X/WtWxpjXds7dyJgJNLa5N2KpqOc2SRdAwBqoIVJb4QQwQASTJhpdriXZawhJI6&#10;09KOWRWqqAxAzEx2pro7k90613Z0NTFACcqRojsdIyAkRERBUs9adJjCJiJXg01ZAw7lJpEREJAk&#10;QkJT2K6w2RWGKlIqK/2USgEQIbiW1ATIkOU0n1LJzCLzrXTdKoS5NLNM6pmrWHUfGoDCWtgiwlB5&#10;9tF54+TbU/fW2rrq1rwOBIgZ1WuRsxp4djToo72U5btibJybf2YIZ0s0+Vy9itojHjGDJOvdNuv9&#10;dt/e1bw6G5vFgZ+1vts+wMrzraEZ5EuL856JgZTJfRyhR7SuwvMcnGzT3Kx6O5Znhu1ZGg40hlsw&#10;QCrJGXeUYIAERIoom9NJSEQgSBIpRGZLJ2T4lVJAUOoL14QqakuqHCVMx4yZiZ3dzTsiTZWh8lJ/&#10;+Ol1y8sDZWFfsDnalnZMznhFoGxa+aSA7vfrPo1xABBKWsJO2WYkFd3SsfP9hnUEVOoPB1r9CDi9&#10;vK4sUKIxza8bOtcBoCJYuqhu3n7TFgWN0a/76eHh4eFRPBMiquvh4eHh4fHxZv369TfccMNwex1w&#10;wAHnnXfel770pVHPdNx1EFHX9WFlIRiGce65537hC18477zz/vnPf473CobmkEMOOeigg26//fZR&#10;H7mqqurTn/70kUceedRRR+21114jS40yDOOOO+449NBDv/WtbyWTw65pB/3qow9JRUXFgw8+eOON&#10;N1599dWDNCOic889t7Oz8/LLLx/1rfP4xGKnG0kJx+pg3KcZFYM3ZlrI8E9yzHbUmRRpJdOgHK6F&#10;+uRQEikpLVKKgABztRQBMpkfPBenI5DZ2BsBsN7iZ3SDiG5Uj5TMnXej4gAAIAlyZRCH+H0nt9Qo&#10;ssHMsQFI2ogaAjItm7tJAkgy5mPMAPRSxDwmLkT07LPPFnzIMIzFixe/9957uTPJZPKpp5469dRT&#10;x3vWH1vmzp2bn2A33PcGANDZ2Zl/WFVV1eeNzWOPPdany5/+9KfibaJvuummfMk0ANx5552jIpkW&#10;QoygV2VlZZ8z++6777BGWLp0aZ8zO3fuHIFkelSstj08PDw8PDwmDkqpc889d3ChaX/q6urOOeec&#10;r33ta8V7/e1ONE0brrbk0EMPXb58+a9//esrr7xy4mswysvLr7766uuuu840zdEd2efzHXTQQUce&#10;eeSRRx65bNkyv98/snHOOOOMpUuXnn766R9++OHIRmhpaamuri6yMSJ+//vfP/DAAz/3uc91dXUN&#10;0vKhhx5KpVJ/+9vfSkpKRnfrPMB1yajcO96x0gjU2ekWO9Vi+KuYVoJAjt0lnTgQEQklbSIBJIkk&#10;SYtIZTLrXDk0oiuvdq2nGfcTCUAfSUuKNCJSJtRFRNSnRCABUSbR0/UtQWA+hggIBIRSITIGTCmb&#10;lMW4H5Hrvqpi0vSQ6Uagzko322Y7IDfjWwOle4zu7tnpZiVNUrbmrx11STPTw2hFhB1D5lMiwXXv&#10;/vfwKIAXPJxQ7IZQ2G6IT46MkQUPdwPjtWNefNLDw8PDw8PDoyCc8xNOOOGEE06IRCKupfDHHqnU&#10;+rYtHzRt2BFpJiICsoQtlQIAjXFD0xGQIZtdNW3p1AV7VM8clffnitQTH764rnXLts6G5mhbebB0&#10;j+qZWzp2dKfjkVQ0YaX8uq8qWM5ZT2IYR17mL7GF3Z4QQtmOctKO1ZHs9mlGwk5yRItUzEwiunpm&#10;ICJFylUjO1I4UjBEn2Yw5FJJV9WsIXdIUEYonQmKZX2fXZdfVAAcGWPM3ZwMbtYYkevIkb+0THDN&#10;bZL3CGUTzbKHgNDfAroQOfVpf1FrNtOtb3vo1yzfsjhj5JGbeK8Eu/yBBnAaztukgvPJ9KJe8uz+&#10;/tL9ydcP9z+fv5b8kSnvcnmdVcJJPb/DXj/solSDoch6vx0Y6tNLtOmhQcTAgy0wn94Zi/0fyfyI&#10;gw6SL6kufHUa+gnAvg8N0rTvFN07ZaD7sODdi7mJMwWkpBBKatmiA5QVTSupMr/KAEDEkU0KVzPG&#10;ulJRxljUTMyrncWy6aOOdFpiHWuaN0XNWED313c1IeKcqmkLJs2pCJaz/h+BGde5HjXjUTMe1ANC&#10;Op3JaCQVQ4CA4W/obinxB8v9ZYhgaHqZv7QmXNGVir5Vv+rAGUsOmbWvzj3JnoeHh8f44L3+enh4&#10;eHh4jDlXXXXVsFIejz/++Ouuu27ZsmXjPfHRp7y8/OGHH/7Zz372//7f/5vIgcLPfvazU6dOHUW9&#10;9KxZs5YtW3bYYYcdfvjhixcvHq10qzPPPHOvvfY67bTTNm/ePNy+27dvtyxruKXWf/zjHweDwUsv&#10;vXSQNkqpK664YsWKFXfddddwDcw9dhtEUlgRYUekk5AiBSSIFCIHpnEtyPUSzajQjPJRt2oZ0VSV&#10;lWyQIkXK0QN1xSRQMi1ohKY5ZjsAKqUpkRJOjDGDcX9uRSQtJMKhwnwZ+TRJQAaksr+8eVFbIkAk&#10;gKynNPQ0ICIQQAqQuXrroaLXpEgiMEBgbEDZs1KCSDAtCIg8a7itZAoAmBbQfBWeR43HRKa9vT2V&#10;SvU/v2TJkn//+9+RSGThwoX556+66qpTTjnFu6vHiFmzZq1YsSJ3uH79+uGOkJ+fBwCf/vSn+zR4&#10;4IEH8g9LSkoOOeSQ4scPBoNf//rX77333tyZJ554YlTW3uctUJGCnMmTJ/c5M2PGjGFdt785z+Bi&#10;Epf+poUTxNnGw8PDw8PDY7T4y1/+kq//GZLZs2f/5Cc/+drXvvbxs1VExEsvvXTfffc944wz+rzb&#10;nFBMmzbtggsuuP766wt+wBkBZWVln/rUpw499NDDDz/84IMPHrFMug/z589/4403zj333IceemgE&#10;3Tds2LDXXnsNq8uyZctefPHFo446anDPwyeffPKAAw7485//PKwPCB5DQiRJOUQqWL4wGVnrCzI7&#10;3eaYHYBdbuRKSUspE0gBMGQaMkPJlBv1AsBMCT8iIpmxyQGGCESCa2EpkpmcM8qLpvW3/iAAJd20&#10;ToZIwFCaChGQARGQImkTKURkzGA8wPWSnpqAQ4Hcp/mqhNkunZiV3OELTmFacLR2T8m0dBLSSQCy&#10;4qdUPAiM6SHpJHSots22gCeZ9vAohBc8nFDshlDYbohPjoyRBQ93A+O1Y1580sPDw8PDw8NjcCoq&#10;KnZ9kN2A66WcckwiCur+8mCpwQtEmPMFsvknN7Rte2nzm9F0PGWn25OR7lQsaafy3ysyZGFfsDxQ&#10;mrLTWzp2VIcqjt7zU7Orpu3itF/f+u761q1bO3a2xNqnV9RNL5+ytXNnJBXtSnUnrXSZP1waKCn4&#10;sVAR+DXDlraQMmGl4lZSZ5rGuSVsIaUCEsLJzVxD7igJAJawGSJnXDmWIgWAkhRnHBAVqYwIGgEB&#10;GKCbeZbxnSZCAGQMABARCSX0yo9FzO5tdtPcARWpAT7W5rye856awTerj+q41+X7tenTEfKcfnvb&#10;HWOPD3A/BWyuf765cR+r5IEEtX2a9TGPxvyDfoscaCP6Sm17j5wTduc1s95vT73YQLaEsUCRUx9T&#10;CVufVz7EbAtMvu8eD+HtPESDrFnzIDdJ380a+Jnr/QgWJegverYDTEz1lO8koQizVjeQqVCQqTWA&#10;AIRAQB2p7qnltTrXomY8oPvaE12TSjIlYjnjcStZ4gvGzERLrN3QjKllkwiwzF/KCi0kaac3tG1N&#10;22bSTsfMhCOFjxshPWBKUxGEfIGQHvDpvilltSk7FUnF2hOdft03rXyyI8W61i2n7HVMXemw86ht&#10;6TRF29oTXZFU1BK2ImVwvcQfqgyWTy2bVBbwwsseHh4eQ+NFMD08PDw8PMaWNWvWPP7440U2njFj&#10;xm9/+9sTTzxxvGc9tlxzzTWHHXbYeeedt2XLlvGeS18Q8fzzz9+xY8c999yzK+NMmjRpn3322X//&#10;/Q866KCDDz64rq5ujCa81157vf3222eeeeZAdfcHQgixYsWKEfg0fv/7329qarr55psHb/aPf/zj&#10;hRdeuOqqqy688MLS0tIxWr7HCJBOwkrusNOtRBKIlLJICSIJ4Ma7uWA64wYAMm4YgTpfaAbjo5On&#10;OzIcs11JSzpRZDrLKoSHBJEbgTrpRB2rC5mmpKWESSpNwBE4AZBMEkkiCYBECoGyxjfYbyikTJu8&#10;IqE51bRbxhOo0CwICAgJXKMe97+B44NEEoGQ6YAc2YCf1JRMA3LGfFwvBWAAQETSiTPuR9R0v1en&#10;wGNCU9Dc7OKLL/7Vr36ladqkSZMWL16c32bDhg3vv//+cN1LPIrkwAMP/Nvf/pY7/OCDD4Y7wqpV&#10;q/IPP/WpT/Vp8Oqrr+YfHn300YwNrxjHCSeckC+ZNk0zHo/vuhldbW1t/p0Wj8eL6TVr1qw+Z0Kh&#10;4aXRc851Xc9PsiymslJ/WxvvzZWHh4eHh8fHCSK68cYbi2xsGMZPfvKTK6+80jCM8Z74GHLEEUe8&#10;//773/nOd/71r3+N91wKcNhhhx100EG7WBEyFAotWbJk3333PfDAAw8++OCFCxeOkdwrHA4/+OCD&#10;N95447XXXjvcCb/88sunn376cK+4dOnSRx999Nhjjx1cXLRx48Zly5Z9/etfv+aaa/bcc8+xWPsn&#10;BCmSjtkurIgUCSWtvEeUsLoQQIFQVgJAKqUQGTBD04LAdARQ0syEuRAREIERErjpjUQ5ExkGTDpx&#10;yFUSdFM7kTPsZcZCbnVC7EmPJCIARQAACEq6yWpAEqQEphNKKdN6YFLBNNyB4FpY8aRjRZgWTse3&#10;hiqGp+ofBGFFAEDJNNeCY/T7yHlQ2jElLWFFwEtp8/AohBc8nFDshlDYbohPjoyRBQ93A+O1Y158&#10;0sPDw8PDw8PjI40l7A+bN61v29rY3aryDCEQsa60ZkHtnFmVU+sjTTsiTR2JSMJKCiUNrpcGSupK&#10;qmdWTplXM4uInlq7fFP79riV3NHV1J2OIWKZv2RaeZ1f9+lMAwBbCdM2Y2ZiR3fzju7mqmD5jMop&#10;D7731NKpC47Zc9mITVYbo62vb3+vJdbeEmufXjF5RsWUjmSkJdYeNeNJK10eLC31Dfg5RZEiBM44&#10;Q5Zy0hyZBRZnXGeaX/f5SKUILWkhMp1zItQAEIEhk0q5RtOKSCmlXDdoJKlkRpbpCjMRMuEuBMpU&#10;GezxkVagMicz/2T8NwCAAF33aUmq52wB+gpTXWHyYBQT0xpcvVzYvbl3wlsBo+MBNMzZ0bKK2nyT&#10;6rwW1G+0vP79HLbzA5JDCXULulvnnUn9p8F8s2XoPfNxXulnlX5e5cOgTrYEW5EtVVqIhoSKWIN3&#10;l52mSnb4D6wd3lT7TqL/thdqMOCZfvL1Aa+YE8D3ftIHUXTnnobCgvxCz1O+IjvnBz6o5DvjWJMd&#10;jwA4MMbQ/cWETPInACESSKVMx2yNdRqaZgvHlqItnpFME9G61q2RVLQrHVWkKkNlQsmElQro/vVt&#10;WxZPntdnHl2p7g2t22zpdKa6Lcf2aXpNuMKv+xFAEXWnowkrDQC6ZnSnogvr9kCE7lSsobtlc/v2&#10;1nj7njWz71v52MmLj14waQ4UgSK1sW37muaN27sapFIAYEtHKElEHJmhGa6ouypUvrBuj6VTFoR9&#10;o1ZU1MPDw+PjhyeZ9vDw8PDwGFv+8Ic/FNnys5/97N/+9rf+9bY/lhxxxBEffvjh3Xff/atf/Wr7&#10;9u3jPZ0MM2bMOO+88/785z9v3bp1BN19Pt+tt966ePHiRYsW7U535fLy8ieffPLKK6+89dZbh9Xx&#10;gQceGIFkGgBuvPHG1atXP/PMM4M3i0QiP/rRj/77v//79NNPP+2004444ohPyO09YVHSTEU3OmYb&#10;kJIiIUVSCbNw0BUZ436uh5W0rOROIzDVXzqHsfHJxraSO0nZSqR1f1Vxkd0euF7GeMAxO0k6yBhJ&#10;oZSNQIQESpEbjs4Y4xCRREJCQGRAmPWOdtsQkFKQDc/1bFo2FJ2N62EvRTUCKdelJ9OaFJAaoFgn&#10;kZKADJFx5h9opUrZQIJrYUCmGeW5Z1ZJW/fXIvMk0x4TnVdeeSX/kHP+6KOPnnzyybkzN9xwwxe/&#10;+MX8Ntdff/1jjz023hP/eHLwwQfnH+7YscNxnGEZFfZ5QvfZZ5/8QyFELBbLP7PffvsNd5Lz58/v&#10;cyaRSOy6ZLpPOZsiDQz754mOQCQjZa/ixMHg0N9eWFbfL9jKysp2cQc8PDw8PDw8Jg7Lly/fuHFj&#10;MS2nTp362GOP7b///uM95d3B5MmTH3/88X//+9//8z//89JLL433dDL4fL4LLrhgy5Ytw43C5bjg&#10;ggtOPvnkBQsWzJ49e7jlhHaFH//4x0uWLDnrrLOGJfh5+OGHb731Vs75cC/36U9/+te//vVFF100&#10;eDMi+stf/nLvvfceddRRZ5xxxnHHHTdnTlE5Qx4AAEB2ut1K7hB2NwAoaZGyXItpAAXAEDmiYdst&#10;0okBOUoJAARmIEmlHCRFyJRMKyWICIARKQKRSToDBMYxk88olTLznKgZYCbkRcB7Ut2IEBQRUZ55&#10;DmUdaCCbHkoEgBKBASgiyVF30q1MC2hGFeNFxR4RUfNX2akG6UTtNA+UzmW82BqLgyOdOJAi5TBj&#10;rD5wuYUplbSkkxiWUNzD45ODFzycUOyGUNhYxydHzMiCh7uB8doxLz7p4eHh4eHh4fERRZF6r2Ht&#10;q1vfMR0rYaW6UtGknXKkQwQ610JGsCXa/uKGFVEzPrVsUkWwLOWkLcdWRJyxgO5virauad4olepK&#10;dZcFwjsjLS2xdoMbc6qn14SqtAHCho50WuKdTdHW9xvWTiuvI6CWWMcZ+54QNAKDzLOhu3V7V0NL&#10;rCNmxi1ha0wL+QKVgfL3mtZatrWts6EyWD69fLJQckvHDlPYUTMR9gVLfCFLOo50hJQ5HbPGuc51&#10;g+uufFkqSUgM0JYOZ1xHDBkhAIpbScza1BKBUMKNhnHGOeNSSVsKqQTkssRUj40tAGSqBWbqDmbE&#10;qDkfaSLKNc/aHLuhMTdO5oqle+TXvaXE2HOVQVyI3W6EBbPQhm1HnFtWH6tnypr25j86sJC2sLCW&#10;cgMNIOrtnW+XJ6ZF6HvB3p2HjK71lwfnxTOTz+2w3msfrHdQ8y2uMvaq5LWD5XWomC12xJ1tMXtD&#10;BGRh/TuZIv16M68JGHtW9CiI87ermEjhQM9sbsRidNe5xjhwo0H2bZApDWhKjYW79Fo7DjFINk3T&#10;/ZUjIoZIoJRClfF+J0SG2dsWgNKOaWg6AaVtM2mnDE0XSmqMb+6o705Fu5LdSTtdFigJ+4KWY3cm&#10;u7tS3YjY0N06vbwnJtCRjGxo22Y5VnsyAgRlgTAgJu10dzquSJHrNg/UkYykhSWV2txeP69mZkWw&#10;rDxQ2pns3tKx4/3GdQsmzX18zQtCib0mD1Y9lojWt219ZcvbkVTMdKz2ZCSajiWslFR5oRXEgO4r&#10;9Zd0p2MdyciKbe8unbrwsNn7B4zxtEQCAFs6zbH2rmR33ErawmGIPt1XHiipDVdVhyq8SLiHh8d4&#10;4UmmPTw8PDw8xpaHH364mGZnnHHG/fffr2mfoD/NPp/vkksuufjii5cvX/7www8/88wz42g6XVlZ&#10;ef7558disZ/+9Kd9vrwvHsuyfvnLX5599tmaphFRZWVlwSdUCCGEsG1bZCEiTdPKy8t9Pt/ILs05&#10;v+WWWxYtWnThhRcO7t+Sz1//+tef//znI6gCzhi777779t9///r6+iEbJxKJP//5z3/+858Rcc6c&#10;OfPnz582bVpVVVVZWVlVVdXMmTMPPfTQYsRCHrsCEdmpxnRsEylH2N3CiQEpxn2arxy5jzEDgAO4&#10;dssSlK2kJURSpdsc5JpRTqRsszVUvlj3V+/mmStpCrtbOHFAxrVhC+SISDhJJS1kGiqmgNzYNChF&#10;GedngKxwGgDdMDUphYCE+fE/V0id86B2nXbcH/saU+fH9MgtaQgImWxRIiUILGBGfiSIyD1PHA1A&#10;DqxwdgsBKZlG1JDpmlGByMGN2ltdyDSuh3zBqe5JD48Jy1NPPZV/uGnTptmzZ+efOfnkk/sYjzz+&#10;+OPNzc2TJ08e77l/DFmwYEGfMzt27Jg7d26R3W3bbmxszD+z99575x8S9f0qaATFU/qro0clkj59&#10;+vT8w9bW1mJ6zZw5s8+Z9vb2PkMNjuM4fVJLZ8yYMWSvVCrV50w4HN71TfDw8PDw8PCYIBQZPJw1&#10;a9ZLL73U/w3Jx5vjjjvuuOOO27hx40MPPfTkk0++/fbb/Q3udg+c89NPP32//fa75ZZb2tvbRzzO&#10;vffe6zjOqaeeqmlabW1tIFAgTVAp5WRxg4dKKcZYOBzeleJBJ5988uuvv37yyScXE9BzaWxsfPzx&#10;x0877bQRXO7CCy9csWLFvffeO2RLInrxxRdffPFFAKiurl60aNGsWbNqa2vLy8vLy8unTJly0EEH&#10;TZ06dcQL/1gi7Fgqul46MVKOcGLSSQBJAABkiBoiSmWTSEsnrkgAKSIJwBAZkCClhDQxE7OSpFTW&#10;DMd14eAZMxxkiJyIiBQBgRKIDBkD4ADKTewEkgQIwBCASFIm75MAyM3WzBQaRATKPOR6WTMeBARA&#10;JkUCmUFASpqaUcX1kmI+8TGmcy0onZhmlNupZn/J6CjthRMXIqGUo5QNTtzdTMZ0wNGrboAMmUbK&#10;IRJADuD4VKj08JjIeMHDCcVuCIWNdXxyxIwseLgbGK8d8+KTHh4eHh4eHh4fRdK2+dgHz9dHmrpS&#10;0fquxpSdRsSgETC4DgC2ENu7NsbMBEOmMW1HpIkzXh2q0LjGAHNm1IZmxM0EZ7wrFQ37gnvWzJpW&#10;PpkPWgtS5/r08rrJJTXbI407I81xM6mU+us7//rqAacE9L6iPkeK9xvXrdzxQcxMKKKklTKFJZVE&#10;RJ9mWMLe3F7fluhSSpb5Sza0bWuNd0RSsagZJyCNaQ3dLdm0BMpzPs7YPdvCsYQllORICgiRMUAA&#10;dJQDBEQklOSMA4JQEggUKIYMXNsNpTLW0EQAoEgB9EqAyDeHpp4fUJHiyBUpcCXT7nzQ1VUCESGQ&#10;AmDkxssyMm/KODBnpNUDbm5/N2Ys1GJQX+XCktSC4wwhl6UCmuU+iuvcSer3QC+H4X7K4Xz5NBSn&#10;1x38oT6yXkWJJ7fbH3YOtNPatLD/kDp9dimwIsKVpYaxV5WxV1XgyKnmm632qg4ShSqOSUo8trX0&#10;zD216dk4P1IBqXAfEXJuN7DPxuWvDgvq53u5O+dE6QMFYF2rZ3eQXCmAIbcX824VJCLMyp8Hfm4K&#10;SKzzJj9ICQC3jWuCA6DIVVBntpohyyZ8AgJwxhFZyjZ9miKgjkSkzF8SNxOWcOq7mjqTkZiV9HE9&#10;mo5H03EAsKUTjydMx07Z6TJ/Sak/BAAxM7GxbZvpWG2JTiWlzvVoOgFuwD3r1oOAiMgQI6lo2k5H&#10;Ut0MaW71LESsDleU+sPrWresbdm0cNIeT699OewLzaos/GVHwko9tfalbZ0NcSu5M9IcSUUBscQX&#10;nFRSFTT8GtMYMqGkKaykle5MRlpj7YZmTC2b5Ei5rnXLZxccvmftbNjt2NJZ17J5bcuWhu4W9w+H&#10;IiWVREDOuBvt9+u+PWtmLZ48b3r5ZE877eHhsZv5BOmyPDw8PDw8dj8bNmzo871jQY499tj77rvv&#10;E6WXzsEYO+qoo4466igAaGpqWrFixdtvv/3OO++sXLmyu7t7N0zgoIMOOv/887/yla9s2rTpmGOO&#10;GbFe2mXbtm033HDDDTfc4B5yzjVNY4wRkVJKSjnI+Ii4cOHCL33pSxdddFFtbe0Irn7eeefNnj37&#10;9NNPL3LrYrHYnXfe+eMf/3gE16qqqnrkkUcOO+yw/t+RDwQRbdmypb8wvqqq6u677z799NNHMA2P&#10;YiBS6eh6K9WkRMqxOogk00KaUcEK6HIRGQOmMy3EjQpSlrCjwuqUTswI1Ca63g+UzPWFZ+3OyIWw&#10;owCgRJpx/3DTE5U0HbOdlKOUraQJJJEZCKBIknKAFJBAZG5ZT3QDzthTu9MNERJyt6QoKCKgnjkg&#10;ArCMdnqoDUHssbIGUqQkgN1bNS0BJEMdkHEtONAOKycJREwPItM0I1PsQIkYKUsPTELUfOFPVuq8&#10;x0cOIcSbb76ZO5w9e3aflEcA8Pl8l19++c9//vP8k7fffvuNN944RrNavXr1AQccMBYjf/e73/3V&#10;r341RtMeFSoqKkpLS/ONoFeuXFl8gl0focWMGTMmTZqUf6b/m9sRvLvrL4kZlWy8efPm5R82NzcX&#10;0yscDtfV1bW0tOTObN68eVjW2Z2dfb9yK0b1lEwm+5wpKK3x8PDw8PDw+IjywgsvDNmmsrLyueee&#10;+6TppXPsueee11xzzTXXXJNMJt96660333zTDR5u3759N1x9ypQp55xzzvnnn19XV3f00Ufvil4a&#10;AJLJ5D333HPPPfe4h4wxTdM4d4Wp5Kqj+9ceylFbW3viiSdefPHFIzMb32uvvd58881TTjnlrbfe&#10;KrLLTTfdNDLJNADcfffdH3744bvvvlt8l46Ojpdffvnll1/OP8kY+973vvfLX/7ykxk/z0FEpBwi&#10;x0rstJL1RErYEekkABnXQlwLIvMBMiWSwo4ikXL1zBm9tFtFUAK4SVwaokbkEBEhIRpACgGBCBkC&#10;cWTc9Z0GEm6HTOyMAFAx1AAkIBIpIAUgVM9Nm0ni62VE0uuORkBEpmlGGREpZZK0pO0wLSisDlKO&#10;7q8sxlGF6aXSSSqZttOtuyaZJseKOGabsCKp6EYlEkokhMXyixIi0xgPcC3EtEBxbi+DgcjcJ0Ip&#10;hzNPMu3h0QsveDjR2A2hsLGOT46YkQUPdwPjtWNefNLDw8PDw8PD4yNHyk7/7Z0nWhOdW9rr2xNd&#10;ASMwr3Z2ZbBMYxwAhJTr2raU+MK2EJ3JiFAyoAcmlYQNTd9n6sKA7ldEpmN2paLvNXwYt1Jpx/Rr&#10;vhJfiAhYcWljGud7VM8o84c3tW9f07xpL8SH33/2K/t/Ll9uvSPS9PTal7vTsUgq2hLv6E7FclJt&#10;ACCAnZHmlJ02hR00/Kua1gX1QMJOphwzbZsa09K2SUAZnWReBIohMuQa545wUo4plJSgdK5pDIWS&#10;RGQLBxFdxbLGNER0pKNAAQCRUqQcKYgobzKUL1wdBCIlAUG59h0AGXUqZvtm8tEgo/PE3MzzRh7y&#10;IoM7CePQ53oluw3oCzzcW26AEXpLr/OHHtxdmQaQ3fb3NB7eClwrcEj8a5u9rqvwvP08cNQ035Lq&#10;EewBKzGCx073H1Jnrmi23i30VYKk+MNbSr+xgFf4AaBHJzxQ/mGvXSrk1E15G1pASZ3Z/5xQOtu8&#10;oO4aejZ0MFl1tnHeLZ59KN+8Ggfr3ncpg1pk5+5V7PW7QUDulymYKdvJGKIkxZAREQLqTNM13ZYO&#10;AEglO5KRjW3bdnQ3m46VtNMa4wRkCst1hncdqyPpqCK5fPObc6qnTyqp3tqx03acpmirLZyA7nc9&#10;7R0pCtY1UEolrTQiW7lzbdxMz580O2gEDE1fPHne2pZN69u27D1l/r/WvHjuIaeHjB5/KUeK7nRs&#10;a2fD02uXp+x0S6y9KxX168asqmm14UqdF/bdUUTRdKwp1ratY+eOSFNtSeX6li0zK6fPKJ9kK2Ew&#10;rSQQriupCfuCFcHSymC5zkf/uxVHird3fPD2jtXufnYmIzEzkbTTQmazvBD9mhH2BcsDpQkzubpp&#10;w+Sy2k/PPXAg0biHh4fHWPCJ/mrZw8PDw8NjrHnvvfeGbDNt2rQHHnhA1/UixvuYM2XKlNNPP92V&#10;zhLRxo0bX3311ZdeeunZZ5/dxWTEgtf62te+dvbZZy9evNg9s3Tp0vfff//rX//6Sy+9NFpXGVwj&#10;3QciWrt27Q033PDLX/7yyiuvvOqqq0ZgOn300Ue/9tprJ554YpF2Mb/4xS++853vVFZWjmB1++67&#10;77333vulL32pT4X44dLZ2fmlL33pf//3f7/5zW/uyjgehSGVjKx2zA5hdQm7G5nPF6hDPnQ2HiIi&#10;9xsBvxKmY7VbySbdX5WObyFl+0v33G2qaenEgIiUw/XhCeSkE7XNLiChRIpIINOQhxjqbmxO2N1K&#10;WaQUIEdABEWgIOtc6iaAZn4EBcABOSABielTy4IBHZEBUWWFLxvPJhwwSopuRqtbT5CAgBSBAAJQ&#10;FjAfIhJJUsK9CmM+xAKf0QhAyTSRw7QQItd91ZlQqLJsq5NrIa6F/CVzmJdn6TGx2bFjR/7h5z73&#10;uYLNLrrooj5Zj7/4xS/+3//7f2OXg5XvSzOK7GIdlt0AIl5wwQU333xz7sxf//rXL3/5y0V2f+aZ&#10;Z/IPzzvvvP7jT548OT+h8J133hnuJHfu3Jl/WFpaOiqS6fnz5+cfbty4sciOZ599dv6O/etf/zrj&#10;jDOKv26fHQiFQmVlZUP26vNOeNq0aZzzIXt5eHh4eHh4fCRIpVIbNmwYvA0i3n///X1kG59MQqFQ&#10;rvYiALS1tb3++usvv/zyc8899+GHH47utfx+/+c///mzzz77+OOPz737+s9//vOTn/zkF7/4xS5G&#10;w3IopWzbLr59W1vbn/70pz/96U9f+MIXfvWrX/XxaSyGSZMmvfTSS1/5ylcee+yxYtq/9dZb//zn&#10;P7/whS+MYHWBQODxxx8/+OCDiykqOvgu/frXv25oaHjggQc+ae+EiUg6UcfscNXRRMIx26WTUMqW&#10;Io3IuFZq+CqZHkZkSqaddIfrYCxFSokkkSJSiBoAA1ToWtcgAgmlCEggABAiQwJE1EEJAJ1xDdys&#10;TXIyomhEBO7aSgNwAoncICWACJCRktnJZpPwMtGyvLwxxDwnGaaU6dgSwU2QJaVsZZlM8ytlAyjN&#10;Vz1k7JHzgEAuRYrxpJIW48MOpJOSVqrRSu5Q0iRSJNNKJqRIKmkRxBAZACIyQIZKU8qRThyQa0aZ&#10;ppcOUtixsqJ0yV575A4L5RBn0gmJRudlxMPj44QXPJyAjHUobKzjkyNmxMHDsWa8dsyLT3p47GYa&#10;GxsvvvjiPif333//a6+9dmQDEtHZZ5+dSCT6nH/44YcZG17Vco/x5W9/+9uDDz7o/nzsscd+97vf&#10;7dPg5ptvXrFihfvzqaee6iXheHh8YpFKPfje0zsiTetaN6cda3bFtCkVk3KpTZLkh62bYulEZ7I7&#10;7ZhVoQqDazErGbdSASOwrmXL0qkLOONBI9DQ3VoRLE85JhERkCOdLZ31zbHWoB5MC1MqCQCc8YDh&#10;L/GFKoNlZYGSPglUNeFKjfF1rVs2tm3jyF7duvKIPQ5yH3pn55oXNq5IWqnNHTviZsKnGZNLa8sC&#10;4YDh11DrSEY2tG2zpW1J25a2tGTKNrso6khHgkJAqRS56mjGGDIf1w3NAABX6ixJmY5lOpYipZRi&#10;iADEkCNk7E8BSCoFAK6EmyFT5A5LRA4ASFKQFaH2KRbYc9Av8OO6dUhQ7oErzMYekSnm+VHn986v&#10;R1hYL53pO7jl8lDT6xmtR7Y66FiDy2YzdsSDTwkHfXSQS7sBxr5y65ykt4B/cjG7QQgI5rttA+ml&#10;jUWVwWOmY3CXBFYsrAePm6HPLE0+tZ2svp/9yRSJBzeXfn0BBrU8RXR/TXn/+fdetnu39WzRwO7h&#10;mH+dwXXXg9hKU686mZAnfs7rlXdr9dO0U2/j8f4zpUJXHGxf8ncCAUGSysins+JtnXGd8biVkkq0&#10;xjui6Rgii5sJNztUKImImE3vVKBsISLpmCWckBHc2rHTFk7MTjjC8Wv+pJOWSiIynWsa0xhzXesB&#10;gBSBJCmUSNnpaDoe9gW3dzWYwppdNb2utFpjfNGkPd5vWr++datf97+48Y2TFx/Vluhc27J5e1dj&#10;e6KrOxVb27rZEnZ7oksqWeoLB40aWzimY7s1HQrcY4h+3R/UAx3Q3Rhp29C2TWPaa9veCeiBqlA5&#10;x8zLWkWwrK60ujJYNqVs0h41MxfV7VHiCxV1Ew9FQ3fLkx++1J2OdSQjDd0tSSuFiGEjVBOq9Os+&#10;zhgROEqkbTNuJToSkS24oyZcmXbM5mjboro9jl9wmE/z0lw9PDx2B55k2sPDw8PDYwzZunXrkG1u&#10;u+22kQlWP94g4vz58+fPn3/eeecppV566aVbbrnlqaee2vWRjz/++O9+97snnXRS/69yp02b9uKL&#10;L959993XXntt/8Lnu41kMnndddc98MADf/jDH5YtWzbc7osWLVqxYsUJJ5ywatWqIRtHIpFrrrnm&#10;t7/97cim+oUvfOE3v/nNd7/73UHcb4qBiL797W/Pnj37iCOOGKVd9AAAIKJU91rH7HDMdunEuV6m&#10;+SqHq3Zmmt/Qpgqz3TE7iJQJAEwP7JJ5yzAQdkwpC4CKkXnnVi2cbmlFSNlKpAhQ48F8S+fszcoQ&#10;OTI/AJGy3OAVuNmQmWYK3ZghEZDjhh3323sqMp0hJ5JEMpMSSkQIMFh9RQBAAM4YEikih0gA6KAs&#10;Qg1IADBkOuM60wondZG0SJqMBxgzNF8V04IAoJTtpFsYaoa/RvNV+MPDzpP28NjN9PEWO/LIIws2&#10;mzFjxrJly15//fXcGSnl3//+93POOWe8V/Ax5KyzzspPsHv88ccTiUSRmuS77ror/9CtetOHY489&#10;9t57780dPvPMM0KIYVnDvf322/mHOXnMLtJHcbR161YpZTF5fl/84hfzd+xvf/vbPffcYxjF/pG6&#10;77778g+///3vF/N3ecuWLWOxCR4eHh4eHh4Tgfr6+iHFt2edddZnP/vZ8Z7pRKS2tvbzn//85z//&#10;eQDYtGnT73//+zvuuMOyrF0cdt68eRdddNE3vvGNioqKPg/pun7TTTd9/vOfv+iii4qplTl2/POf&#10;//z3v/994403XnjhhcNNcA8EAv/85z8vvvjiIkOCP/jBD0444YSR6dCmTp367LPPHnnkkR0dHbu4&#10;5Icffviqq6765S9/OUpbONEhUna6yUrskCLlynuVNB2zQ8m0khaRQNQY9wMox+oAuxMAgCQRKZkm&#10;5ShpAXIgYtzHWK5aq5LSQSBEg0ABMFIKEBAQmU7KAWSkBDENCUg5RJTRSyMDQEKNlECSgEhKMqYr&#10;AFJ2Jl0TmZtalgmF5XuSZOw/yFUaEwlQREoi07OOI0ikpEiRtJVISSdmBCa74a9BYNynhAk+EHa3&#10;ERiGpygROWZbOrZJSVPJtLRjUqaASAoLAAAZch2JZbZUOQQWACLTkPmEJYXdrfsquV5acPAZ0yfN&#10;mD74ZLIZjuhJUzw8+uIFDycguyEUNtbxyZEx4uDhbmBcdsyLT3p47GaIqH9ljbfeess0Tb/fP4IB&#10;d+7cGY1Gx3tZHqOAUip3bxQsv5Lv6zBa5d48PDw+Qgglt3TUb2qvf3nzW+tbt7YnukxhVYcqd0Zb&#10;ImasLFBSE670cWNT2/a4mexIRixhVQbLwkYQEPy6vz3R2Z7oYiVsW2fDHjUzu9Px9kRnNB1XimZU&#10;TImkYzu7WwyuG5oeNoKGpkulAIEjS1ipWDrRHG3zaca08rpJpdX5wsqKYNmcqhlbOuqbY+1v1a9e&#10;VLdHTbjyje3vL9/8Vnuia3N7PWd8Xu3smnCF20sRbe3c0RrrSFhJRwohpYacM66UEkoSAikCZIjA&#10;snEn11rWlk5Q97NsyMUStpDCFBJcpwpStnQYoiJXG0kElPuEwhgjSQQklVKYC2kxVyuev8kZDTQM&#10;IifOSJtz2mjCrKQ1l2CZtf7NbdTQ/tW9hNuD+vfmRhx4rMxK8j+gDak6zmuK+UJo1x6YBhVf9x+8&#10;50xBB2rokfkOpAIeQuI7wLAIstNM/6ehYJ/A4VP8yyYXuQtDou9ZXlqzMPHIFtme7vOQjJjxRzaX&#10;njkfeL7+eeCxeuKsfdrnS8oHvitcrXKeaDzvof4C6t4a7P7jD+gUPZhqG6DvLUIA2Oe+6SP8LjLH&#10;ldxlkVQSgNzyB+6/rgm1xjgAOUqicEzH0pimgMJGUOc6Zyz/xUqRSlgpRzmmY23vaiBFlnIc4fh0&#10;I+WkObKA7teZjghCSSGFIkUZC29gyDSmlfrCcTuVdkxHCb/u29JRbwpzZsVUjWvza2avbt7Q0NUc&#10;TcW3dTakHVORiqYTbYnOjW3b0o4ZMxOIWOYvIYBIKppy0k3R1pAvOL18cmWwLD+c4kinvqupNdFp&#10;OXZnMhK3EqZjOVIwZIjR5libxjTOmM41v+Zb36qXBUrn185u6G5Zvvmt+bWzl83erya8S4KFlTs+&#10;+M+mNxN2anN7fdxMBIzAHjUzq0MVnBUOm6TsdFuisyXW0Z7omlI2SRE1RdtOX3p89a5NY9chooSd&#10;StlpqZTBtRJ/2BNye3h8/PC+ivPw8PDw8BhDhkwFmzdv3sg8Oj5RMMaOPvroJ598sk9J72GBiGec&#10;ccbq1aufffbZU045ZaBvtd3i3Nu3b7/99tuXLl06jqteu3btYYcdds4557S1tQ237+TJk5cvX/7p&#10;T3+6mMa///3vX3vttRHP88ILL7zvvvtCoWGXH2OMBYM9eW9CiG9+85vD8tXxGBI7tdNOtwirUzpx&#10;zVel+6tG5g6NwDTfJKaXCKtLOjEzvtUxdzXPtThIijgpCwA4K9YrRtpRaUWUtJRIItM0oxS5r9/C&#10;yQ3pIbqVBXVE5npHuwYyyBhjGiAQKSKhSAIJAEBkCACoATJEnrWUIVIq4w8DQEDZ/xTkh84R3PaI&#10;GhAQCVKSlIXIGTcY05hW4PeIAJS0lEwjMxj3c71UM8oAQEnTSTcDoBGYzLg/VL7XiGpyenjsVv7z&#10;n//kH+67774Dtbz++uv7nLn66qu97/XHgiVLlkye3Osrn7/85S/FdFy1atX69etzh7Nnz160aFH/&#10;Zn3e6Nq2/eKLLxY/PaXUbbfdln9mtMrh19bW9hGWdHV1FdNx//33r6qqyh1KKfM14YPT0dHx97//&#10;Pf/MN77xjWI6rlu3Lv/w4IMPHpVN8PDw8PDw8JgIFKMjveqqq8Z7mh8B5s2b94tf/OKyyy7blUH2&#10;3nvvhx9+eP369Zdeeml/vXSOQw455J133nniiSc+97nP6bo+nCuMJvF4/OKLLz744INz/lHFwxi7&#10;6667rrvuumIab9u2rciWBVm8ePGrr766YMGCEfTtI/659dZb33jjjV3duI8CjtURa1uR6l7vWF2O&#10;2WYm6u1Uk5VqlE5CSRPIYcgQmZIp6XRLJyasLmF2OVaXsLpISUCO3AdEiAxZ/i3KOPcBMiInmyeH&#10;iBplhMFu1qYk6ShXLw0KMsrejAAakUPGgFq4hj0AiMAQOQHP5KkCZHPlMC97LpP9lkkOVYJIkrIU&#10;CSIBSgApIKmkqaQl7G4zudNKNSppDrZNzEfkAJAUyeL3lpRIRj5IRj4QdredarJTzUqZ3Cg3glOM&#10;QC3Xw4zpDH1cC3ItyPUSzSjjeinjflJSirhwokpajtlhp5uJxAAXUUqa0okLOyKsLmF1CbtbigQp&#10;C8DVinMAQBy3Vw8PjwmLFzycgOyGUNhYxydHxoiDh7uBcdkxLz7p4TFBKKZofkGWL18+3nP38PDw&#10;8NhVpFKt8Y51LVtWNa5b3bRha8fOmJnIf/St+tW/e+1vj65+/o3t77/b8GFzrL0rFWXI0o4ZScXa&#10;El31XU3v7Pzw7R0ftMQ6utMx07Eqg+UG15NOOmGlHOmEfEHTsWLpeGu8I2Elt3c1OErErYRfN2Jm&#10;QknFAOJWMpqON8faOxPdCSuZMJORVKw90dUYbWlPdEXNxJaOHe83rEvZvTSik0qqKkPl9V2NlrBe&#10;3vL2hratyze/1RrvXN+61acZc2tm+DUjbZuKSJJa27KpJdYRNeNtiU5FijNe4g+XGCFEJkkJJQFA&#10;Yyyg+Q1N54wpUpawXU/paDpuCVuRAgBbOowx14aagIRSRCRJKVIKlCIplVKKLOGkbdN0LElKKkng&#10;SqcBAF09ZF8lMxaVnuX2yiiuMwll0CuFLNMsN3zxKX1Y1GnqJ8Km7H+Yi/bltRlStD3oBHoZPhfT&#10;I18v3cfFm3qPM8isKO9//Z8n6DcCAUhK/msriQIBhMDR00ZRL+3CKnwlX1+gTStQ4krsTJjvtWXu&#10;L8rb/4HWiwMcDn7fZGTnOGD7gt0xzzm6v5H4ANbi+R7SheTufZ+RvvY0NMCEaOCbOWslDZjL1QRF&#10;pJSSSrlVEpJWqtuMExARWdJxEzvDRjCg+zXGXfN2R4q0YybsZMJKSSWlUoooaaWiViJlpyVJ07EQ&#10;MGQEOTJTmDEzkbRTprBs6djCcf+1hJ12zLSw0K2TANAca49Zycbu1h2RJgAo8YcqgqXvN61b07Lx&#10;je3vb26vf6t+9ZrmjWuaNqQdK2GlNM7LA6UImLCS7Ymuxu7WzlR3dyq2vnXLhy2b0k6mWHAkFX23&#10;YW1jtK2xu2VzR31nqtsSNgC4KnFE5IwHdL+PG1KphJWKmYnmaNvyzW89t/7V7V2Na5o2/t+bD/97&#10;w2tur+FCRC9vefuFjSta4x2rGteZwppXM2vfqQsnlVQPpJcGgKARmFU57YDpSyaVVDd2t6xuWt8a&#10;77j/nX81R4edGD8qJO3Uyh0fPPDuk7e99Ke7Xrn/T2/+8963H73njX/c9tKffvfa355a+9KWjh3u&#10;3xEPD4+PAZ7LtIeHh4eHxxgypKvJZz/72ZEpGD+BbNu2rU8F6+KZNWvWX//610996lNFtg+Hw9/7&#10;3ve+973vbdy48cknn3zhhRdef/31SCSym5dMRFu2bFm3bl1tbe1w+5aVlT3zzDOnn376008/PXhL&#10;pdTZZ5/93nvvlZaWFjd2X84666zDDjvs1ltvfeSRR3bs2FFkL6XUk08+aRjGf/7zn+eff37FihXb&#10;t2/fuHHjXnvtNcb7+klBOol0bLMUCWFHNaPc1dmOGETQfTUOKcfsROZLda8trf1U75zL0UdJh5RQ&#10;ykGmARZVvF+JpLC7lLKVTCEzOA8Wiu1lfG16or6Mk5SIRCSBJCDPRv00IOHa4xBg/ss1og4gGQOl&#10;JJBEBkAqF9DLv1D2RzfvVAJA1ptaEihEjZAx1JkeKhRUJyWSpBxkPq4FmRbU/VUAJJ2YbXUx1Izg&#10;ZMb94ar9GC9WUu7hMY488cQT+YfTp08fqOVRRx1VUlISj8dzZ1paWl5++eWBvGU8Rgxj7Oc///nZ&#10;Z5+dO/PDH/7wG9/4xuDFUNw3D/lnbr311oLvaY877jjGWH7G6rnnnrt9+/YijaYfeeSRfBGRruuf&#10;+cxnRmvhxx577HPPPZc7s3PnzpqammI63nzzzeedd17uzPe///0zzjijpKRkyL433HBD/uGhhx66&#10;5557FjPb1atX5x+Ob1kfDw8PDw8Pj9FlyODhtGnTlixZMt7T/Mjw/PPPj6yjruu33nrrRRddVKRj&#10;MyKedNJJJ510UiQSefrpp//9738vX75827Ztu3/JnZ2dr7/+evFhz3yuv/76ioqKyy67jGiIbLhb&#10;brnlpJNOOuKII0Y2yfnz57/33nu///3v77333nfffbd4SdsFF1zw7W9/+6WXXnrhhRdeeOGFzs7O&#10;f//734cccshY7ug4Q6TSsY1WsoGU7VidSqSRaZpeAoBgkwJUUjKtjHE/kWsr7QgnDiSIJIBbFhCA&#10;JJACUMiMAumITCclSDqubQ8wgwGXygZSWdcbO88dhvXydkEkQCBFyJQwGSKRAkQAztCtHEiA7r8M&#10;AdxQWHZt4BpNIzIC5ZYvRJYpdEikSClCm5StSCklEJktLa6X6L7qgimjjOvSJlJCiTQUhxTpZNd7&#10;UiQdq0vaUWS6HqhlPOTOATETgSSSADqRICVICQJ3P129c1qJFKLOtICw477QNJ51wyaS0klIkSBp&#10;90vq7MkWlCKucwP6qtk9PDwAvODhhGQ3hMLGOj454oWPLHi4GxiXHfPikx4eE4QnnnhiBDULiOjJ&#10;J58c77l7eHh4eIwQItrZ3fJ+49ot7Tts6fR5tCJYumjSHtMq6l7YsKIjGelKRRu7W+sjjXEzkbBS&#10;OtcQedoxpVKQBs5YyBdMmElHOZbjBHR/VyraJzBoCbsh2uoouaZ5k1Qylk44UhJZiijtWEIpRCSi&#10;oM8f8gfK/aWuj6sk5UiRstNt8U6/7qsMlq1qXL9n7eyqULk7LCLOrpr27s4PG6NtAPDuzg93djev&#10;b9nKOUPA9S2ZjFACiFtJpZQlbEvYBtc1pilKAUDKMSFr4AwIUkkTrJ48KwRJSkrFkQlT6FxHRKmk&#10;azaLiEK5OVuKAVNKElHGrTrfHoPc/7sRMMpZQmPv6A5lFjRkSDXvSeyliC3YABgCUfGq5TyDYMqL&#10;5GHvBgMJlYsU5Q56edZnJMpXyVKh9Lk8v+L8LR1IZ1uMJDjf/bhgsz42yAjp15pES6p/w+BnZvr2&#10;qS52/cMBdRY+bW7s3vWqu++XQelXm32LqzHAeqS/g6833xe6/84PQZ46vfCFcq7nfcylB1G89+qN&#10;+Z0UABvYS7znrh3oKvle04U2IXPzUP/O5EZylUREUFKRQkBJyr1pEUCRMrgGAIqkJRxHCveFRYHr&#10;QE+KlCMdQQIBXUd6AEg7pi0djfHsawsVlNQyZAxRKuWAVEp1JbuBoKG7xW/4DaZ1JbtTdjrtWE3R&#10;1hkVUyaVVCesFCC0xTtDRrCutFpjbnQabGmnbDNpp5JWOuQLSFKJxnXzamZawt7W2ZC00zu7mx0p&#10;ENA11ta4ZnBdKGFLJ6gHDK5NLqsloqSdiptJRRQ0fCnbfK9hbWO4ZWblVKXUts6dpy45dlLJ8G77&#10;t3asXrHtvaZo27bOneWB0j1rZ+m82Ci3xvnc6hlVobINbdtXN23Ya/K8h1Y989X9T8n9pdgNxK3k&#10;a1vfWdO80dWTR814yk7bUhApzrhf84V9wY5E1wdNG8sCJZ+atc+SKfMZeg61Hh4fbTzJtIeHh4eH&#10;xxhiGMbgDerq6sZ7jh8ZLr/8ciHEyPr+6U9/Glni4J577rnnnnu6iYMbN2589913V69evWbNmvXr&#10;12/fvn3E8ymeY4455vDDDx9Z30Ag8Oijj55xxhmPPfbY4C23bt167rnn/uMf/xjxPGfMmHHbbbfd&#10;dttt7e3tW7dubW1tjUQi8Xg8mUwmEolIJNLS0rJhw4a1a9fm50Redtll77333rJly6655hrLsrZv&#10;374rRuIe+RBRKrpeKccxO5gW4Eblro+JCLq/xk41OmYb40Y6vjlYtnBMV4E9cdLiYnsk7HS7UkKK&#10;FEOda4WzQ7AnYkq5eDFjulIKkANJIokZ1XRekBjz44aEyAA1JAZgu/H/XsUeKRswR8rEpQlQyUz9&#10;UMzVEwQgSdJhRln/QDWRlCIJpJgWZMzHtKDur1HSElaXkqamhzRfDef+cNV+XA+Dh8eEJ5lM5pfV&#10;WLZsGecDlkLQNO3qq6/+8Y9/nH/y6quvfv3110d9Ynvvvfcwvsv6OPKVr3zlyiuvbGlpcQ9TqdQ3&#10;v/nNBx98cJCEuUsvvTQ/SW7x4sWnnHJKwZahUOiaa675r//6r9yZxsbGSy655K677hpyYjt27Djr&#10;rLPyz9x4442BQGC0Fn7qqafmZz2+9957++23XzEdv/71r1977bXNzc3uYTKZdIcaXAf+8ssv/+Y3&#10;v8k/U6T9CxG98MIL+We8lEQPDw8PD4+PE17wcBT5y1/+snLlypH1veiiiy6++OIRdKyoqDjrrLPc&#10;N65tbW0rV65ctWrVmjVr1q1bt3HjxmRyGOa3I2Pu3Llf//rXR9z9+9//vt/vv/DCCwf/WKSUOuus&#10;s955550R35B+v/+SSy655JJLUqnUli1bGhsbu7q6YrGYGzyMRqNuUHHVqlX5m/brX//629/+9vnn&#10;n3/++ecT0bZt20ZQWfIjBCmR6Fol7Iiwu4UVQcY1Xw3XwwhkpXYSSSVNZAZyP7hxM+TKSTGmKSmz&#10;WWRE0iYSRIiIWCibBwGRaUo5RIqAQArinHODlFDKJgAglU1vY/2DcgiMQAJJBEXkKo0zn+4zEa9M&#10;MyBw48CUuyyilvmkSeDqroGEa7aMyJAzAK7ABlJAQlgRN+SlpGUEJhUSGLvXVQASikCKZKLjHSnT&#10;drqFpKUZZdxXgdCzRYz70YkBMiXSpCw3uY4ySvKMuxAgA1JK2eQIZFY6ul7312hGuZKmdBIAlBFa&#10;uyL2nrQ5d/kcCJWypZNw0s1mfIsvPJN5wmkPjyxe8HDCshtCYWManxwxIw4e7gZ284558UkPj4nD&#10;qlWrUqlUMBgcVq8dO3akUqlhdfH46NLnDZKHh4si1Z7oak90JayUJKUzrSxQUhuuKg+UeEYvE5zO&#10;ZPe/179aH2mypdORiETNeNo2HSUQ0ceNsC9YESzb3F6/ub2+OlyZss2YGffrPkPTy/ylQDiprNrH&#10;dQAgIlNYSSvdmYykLNNWDhAoIJ1rUkpJiogAgQEioiNFJBXtSkbKAqVxK6mIACBlpwEhYPiBKG6n&#10;4lYyZZtJK92jJUMwmG5oLO2YLXGnOlSxvm3rgto5OS2cX/NVhyt3djdvaa9PCztlp6WSYT3Ykexy&#10;L8EZs4RtCceWtpCiIlimo5Z2TAAwhUVEjnSQAJCIkICEkr2UskQKiEgxZIqIMUZEQklXguj6rwKR&#10;6yNNIPO8n3tZPfeWRkP+FfIgUD3iVVdkSgP/MiEgQ0YZK4481XDeZTPpZLnUs0F/NYkQETIC16wk&#10;Nf/Xmaj3L3c/5XDROtsBVkT9svnyXaYRC2th+5zIuQTnK8pzSvAeBfigcy1kdzzArEB1W+kVLf1b&#10;+fatGSO9dGYWQS38pT3i964ns1cYk0yRfqM5eNQ0oD6C435rxOy+91LCDyCMH2gveo/f72r99NKF&#10;5tOjdSbss72QL9pnvfc/30sc88ylsd/AMNTNiQV65H7uCT672mkiJPduzdyUQklD04WSthRuEQqp&#10;pFJK9ZhcIxAIkCpTHhQAwHWnl0o6mZg7Q4acccxcECFTTVQpIkFKKkXkcM2Xsk2hOnWurW5cb2i6&#10;lMp0bEFiatmkmZVTy/wlLbF1cTNpC6cmXKmxnjC7TzN8mlEWCCesZMxMmI5VFap4e+caIHCkaI62&#10;AgJDVEQ6132ajyMDAI1zqWTaMTUWjKbjlcGyMn9J2BeKpKIp2wwZgZJAOGWb2zobOhKR+ZNm37/y&#10;8c8vOXZO9Ywi76HtXY3LN7/VFu/c1rmzJly5R80sNvx3EeWBsiVT9vywedOHzZv2nrrg0dX/Pvug&#10;03Q+5pJGInq/cd1Lm95MC6sl1t4SazcdCwB8us9gOmNgOXY0HW+KSgAIGP6A5l+x7T2d6/NqZgaN&#10;QED3lQdKp5ZPmls1oyZc6b198vD4COFJpj08PDw8PMaQ8vLywRsM8n2/Rz4PPvjgo48+OuLuQ6af&#10;Dgkizp8/f/78+V/5ylfcM0KI+vr6bdu21dfX79ixo7GxsbGxsampqaWlpaOjo3izlMG5/vrrdV2/&#10;+uqrR7zwhx566PTTT//Xv/41eMuHH374+uuvv/7663dxwjU1NYMUWe/s7HzmmWeeffbZ119/fevW&#10;raZp2rbtPjs+n8/TS48iwu4SdrewugBI99eM1od0RKb7a+xUk7CjAMwXmpnzUZkIOGYngFQyicCY&#10;Plg1fUCGbhwR82JmTAflEDAiBaSAMchPhHKzokgh8FzQ2q0qCojZyHf2PFJebI8AMFOCFHKlLVmm&#10;IikiknDMDsYDTAsg6oiMSCmZJuUAItdLEDnTSxk37FQLKQuZpgcmcS2kGeWhir0Y94/3xnt4FMWm&#10;TZvyD0888cTB25933nl9vtRfsWLF5s2b99hjj/FeyscNTdMefvjhQw89NHfmH//4x8UXX3zHHXf0&#10;d9iTUl555ZV33HFH/skHHnhgEC++a6655v/+7/8aGhpyZ37729/G4/G77757oLQeInr22WdPO+00&#10;27ZzJxctWnTppZeO4sKPOeaY/MOnnnoq3zBnEHRdf/rpp/fZZ5/cmf/85z+f+tSnnnvuuYqKioJd&#10;nn766T73/BVXXDFnzpxiLtfR0ZEvGtlnn32KsfHx8PDw8PDw+KjgBQ9Hi9bW1ssuu2zE3X0+367P&#10;oba29sQTT8x/49fS0rJ169b6+vr6+vqGhoZc8LClpSX/ve6u8Pzzz5900klvv/32iEf4zne+Q0QX&#10;Xnjh4M2amppOO+20F198cRfLGAWDwSVLlgzknW7b9iuvvPL000+/9NJLa9as0XW9vb3ddaRExCLf&#10;Qn9EISUTXe8Ju9tOtymRZHqJ7q9yBb3CipCSUqQAGdNCuTiflCkioZQNQMj9iEDKUcoBYEACcJC7&#10;GolpIC3XFBpdYxjUkAFImzLF/9zstX5RRUQgJKXcFDqGea9Rbg1BN4RGMpPB6iaNIUPk2CtpLqMo&#10;JtAxf3SmkXKQ6USkZIqUw/SwnW42AnXICgT5iYCKCMUraSU635MybaeaSEk9WMd53w+kTPMpZSlp&#10;gxIAOpGCfJfsHksUN0boEAlkhpVqss1WRB2REzlAigAZcmQ6uprzjP+2JJKkTFJSiiTXQmZiu51u&#10;CpTO0/11XoqVhwd4wcMJzG4IhY11fHJkjDh4uBvYzTvmxSc9PMYdwzByHyHfe++9/F//YnjppZdy&#10;PwcCgXQ6Pd4L8vDw2H20xNrfa1i7oW2bJTIvI/kqtzJ/yaLJe+w7dVGJPzTya3iMGetatjy9bnnK&#10;Nuu7GtsSnUQUMAJhf0hnmiJlCqsjGdnWuTOSivt1Y3tXo6EZB87cu8wfXt24vsOOaBo3uO46NttK&#10;SCUR0XJsU1hCSY4sZacZMr9muL6pAKCUkqQUybiZZAyFUmknHfIFU7bFGDe4bgvb1VfbSmpMxa2k&#10;q/FDRI5MMKExjYjSjtkSa68rrdnYtm3vqQtCRgAACEgosTPSJKSypSOVDBmBlJXWuObqrk3H6jbj&#10;QgqpZMAICCXTdtKVcGuM29KRpACRFAKAJHIjVwyz+ksEBiSV63qhpJDgVu3LFsIjIAICpKwQMqM3&#10;JgAGDAFUtqVrLTuEErW3T29fvXRvx2dA17w2e4QZgWUf/WpPltpQgSIs0KyX3LRvqClfpZ1vaDwS&#10;sjLdQrXF8tbdW3reT1vbfw97zzZf811orlkHcEKEoZ6r3BjmyjboVxONVfgCR00b8XYUCa/0h06d&#10;k3hgU5/z5spW/741rMw30EILiM+p8B0wNDjIUU4p3dvvus9dmnt+qbdUe0B/7IHNogeaXKbHYLLt&#10;bI8CgzNAAFDo/rojIGZd47NJmkRSyriV0rkmlRRKAgBD1JAzZO7LgiPAVgIBCYkBAwTKaKoJCTnj&#10;wEBjWm+1sLshDACIyAHHUdKSdpAHbOls72oMGn6NcUVk6IZBetAIxs1kzExIUjEzEfIFAnqBYD5D&#10;VuovCeiBjmSkKdoKAELJtGPqTHMrTQT1QL7YGAEDuj9hpyzhIKZK/WGNcY6sKlRhaMnuVIwAqkPl&#10;YSNoCmtV4/pFk/Z4eNVzpy89vhjVtCXsJz/8T8JKbe6oLw+WzaudNYheP+1YkVQ0ZibSjulIoUhx&#10;xnyaETSC5YGS8kDp4rp5q5s2bGjbpnNt+ea3jp2/bMgJ7ApSqafXLv+wZVNXqntLxw5bOOXB0hkV&#10;UyoCpVreBipSDZHmzZ07m9pbhVI618K+4LbOnTMrplSGyoOGf3NH/cub364tqTp45tKFk+Z6UX2P&#10;IulOxza112/rbIimY0k7rXEtZATqSmrm1cycVTUtVy7BY4zwJNMeHh4eHh5jyNSpUwdvsBtsij8G&#10;CCF+8IMf7MoIp5566g033HDOOef4/aOmLdQ0be7cuXPnzu3/kJSyvb3dTX9sbm5ubm5uampqaGjY&#10;sWNHfX19V1fXQGNWV1fPmjXL5/MxxnRdr66uPvTQQ7/97W/vyjx1XX/ooYc+85nPLF++fPCWN9xw&#10;Q2Vl5SWXXDJaW9Sfqqqqr371q1/96lcBQCk16ukLHjnMRD2RkE5CM8oQR/M9P+N+roekHdX0Miu5&#10;M1g2UYTuSqSVSEppAimulw5eRBGRE4qcZjl3EhAAHAAEkqRkfoVDxEzCJ5DKBLOVA6AyMWvE/Fgw&#10;UkYdTa56Gt3EUOY2w0y8HpWyERQBApCSppImMt31rkEAZAYgJ2mCFlROTDnAuF/z13A9jEzzh+f4&#10;wzN2qeanh8fu5c0338w/HDKfo6am5qSTTnryySfzT/785z//wx/+MN5L+RiybNmyK6+88uabb86d&#10;ueuuu1544YXbb7992bJl4XCYiGKx2Msvv3z55Zdv3rw5v+9vfvObxYsXDzK4z+d79dVXFy1alG9i&#10;cN999z322GOXX375GWecMX369HA4jIhSyo6OjldfffWmm27qYw8YDAafe+650dULzZs3r6SkJB6P&#10;u4dPPPEE9S22PCBLly7985///I1vfCN3ZuXKldXV1VdeeeXZZ589e/Zs9z1nNBpds2bNdddd18eG&#10;Zf/997/pppuKnGe+/QsAfPOb3xzFTfDw8PDw8PAYd7zg4Wjx05/+dJCY25D88pe/TCaTP/rRj6ZN&#10;G83sqLq6urq6umXLCmR7RCKRliy54GFDQ0N9fX1TU9NA1Rh9Pt+iRYsCgQDnnHNeUlKyaNGi73zn&#10;O7s4zwsuuKC7u3tIK6o33njj9NNPf+SRR0ZFYV4QwzCOOeYYV6HkZhF+QpJOiCjZvUbY3Xa6VYq0&#10;7q/W9NLsQ1I4MaVsIMm0kp70QhIkLVICSCHTM1bPDEmmSQlEIJJE2kAbiIDK1S0DKSWQ6YgIoAFT&#10;pKyMtQ2qTFyrQAAqY85B4OacKTcHFXp+AHDTFTNZlJg/E0QkgoxNByno5YbNABgpgczHmKGUI504&#10;6GE73WIEJud7TbvBOETEoRJKiFQyslqKlJ1qJpJGcDLjfe9hUo5jtilpI4AiQVIhckQNkLm5dvmJ&#10;nUBEJEnZSqYRkCRz54DM7wbuBohMkmNLpvkAUIqklWrQfdXJyIdGoDNYtgCZl7bh8UnHCx5OZHZD&#10;KGxM45MjY1eCh7uB3bljXnzSw2PcOf7445944gn35yeeeGJYkmkieuqpp3KHJ5xwwj//+c/xXpCH&#10;h0cB0o65pWNHe6IraaeVUiFfsDJYNrd6Rqk/PLIBo2b8+Q2vb26vF0p2JCLd6VjCTtnCJiKGzK/7&#10;SnyhimBZdzr2Vv2qA6YvWTZnP4PrI7uWx1iwqnH9M+te7k7HN7RtVUpNKautK63xa70CGkkn9db2&#10;VQSqKdrq04zacHVLtN3NbTIdhzFoi3dm1fKkiEzbSjmmIkVEDkhNkaZxjWn+3lI9jjzlpIWSlkhy&#10;hgkrZXCdA6Qd0/VtlkpKUkAEgBrTAEApJUi4hhIG1w2upxyzobt5ZuW0jW3b9pm6UBFtbN/WmehO&#10;2ZYlLKlkiS8c8gUUkVTSIQFASdtEQEXEGJdKJqwkADrCEVIopQRJBFCksjpIYJlkrJ6wEgICQ5Ux&#10;mpZufMs9FEpm6+Dl3JkzhxwREHOC5sxDQ73xz9fdUh+BNECfQyLIJJhlPWx7lKd9B+t9jSHNkwd6&#10;iHoLSnseGkB+jP1k3gVRAKyQAjbnV5J3SP0vSINoa/tMHgdbft5yel1CZc2N87yQc4bVZEvrg45+&#10;g2Do5Nmo744UVn1WqTG/wt4Q6XVWUuqVpvDnZvfdop7DfrbSY0Evx/IBr9Zz1+Zbqw+aoTnsmeSc&#10;rnEkAxAQIkMCBeRWJkAAzrhUyn1BICBJUglyq0hwZJzxPp/0JWVAAGTumD1m9IoUI3SkozHOM7mm&#10;fXYJda4rIiBI22bI8CfttC0dhljmK6kIlrbHuyKpqFAOEibtNBCV+UsKLsaWjiVsRwmGmLBTQjiC&#10;lCvt1hgP6AECsoTtvqq7TwtjDAFNYRmanrBS5YESdxdLfSEEiKRiUa4BwNzqGU2xtjUtG/eavOej&#10;Hzz/1QNOmVQyhNH669vejVvJjW3bDK7Pr5ldMABORJFUrKG7JW4lCEBI4UghSbrvPTTOdR5vjbUz&#10;xmrCldPLJ2/vamiOtr+LHy6duqAmXDnsu6U4pFKPfvDvze3127saGrtbw/7Qwklzw76+xWJSdnpT&#10;e33CSgKAwX1pJxY3E12p7qAR6EpGq8PlAd3PGa8KlSftVFu8892GD09YeERVqHyMpu3x8SCajr+6&#10;deWHLZuJKGmnkrbpSIch82l6U7R1ddP6El/o0Dn7L5myJ0NPTDFWeN+9eXh4eHh4jCGuA8YgbN26&#10;dbzn+BHg3Xff3blz566M0N7eftFFF1177bVf/epXzzzzzE996lNj+pU259xNiCz4aCwW27Rp07p1&#10;61atWvXmm2+++eabuZLA06dPX7FihaaN8js0n8/3yCOPHHTQQX2+Ee/P97///c7Ozuuvv343fOXv&#10;6aXHDiVNaUekHSMEzSgb9fG5XiadpBQJO90SLJ0HE+PTmmN3EymSFuM+xCESJRG5O20ihfnRc8ZB&#10;AYBDwIEkEWU9olk26RMVECMJJAkASEImf1dDhgCgpECQCjI9MpFZdAubMkCOjKEbtwcApiuRQjcz&#10;NSOidhARkRNyUjYDAC3EmJ/rJVwLuPmvvtA0X2hG/8xOD48JznPPPZd/WExK1jXXXNMn6/GPf/zj&#10;L3/5y7Ky0X9l87jpppt27tz5t7/9LXdmw4YNn/nMZwbvdeWVV1500UVDDj5z5sy1a9d+6lOfam5u&#10;zp2Mx+M33HDDDTfcMGT3YDD49ttvD6kmGi6MsW9961u/+tWv3EPbthsaGqZPn15k97PPPtvv93/5&#10;y1/OnVFK3XTTTUMmgO6zzz7Lly8v/v3es88+m394wgknjO4+eHh4eHh4eIwvVVVVlZWVg2h9t2/f&#10;PqG0GROWRx99dFe6K6XuvPPOu++++6STTvrqV7960kknBYPBXRlwSCoqKioqKhYuXNj/Idu2t23b&#10;tmHDhg8++ODtt99+5ZVXcncIEd13332LFi0a9fn86Ec/2rx58z333DN4s6effvozn/nMww8/XFVV&#10;Nab7A58YsbSLldzpmO2O2alEygjUcq0nH1qJBJBS0kTUWJ6qVooUEREJQJ4fCkNggIqIkAEpB7gx&#10;wD4iMkZKAilAlY2AISAD4AACEBGQSAG4qWE9mmfKiqKRGKBSRD05Y0T5WZ75OYukpBsiy2ZQMiDX&#10;vEf2is4hEnIgB0ARKa6XSJGQTgL0Etts9QWm5nI3lRIAAMjzddSFtzexXdhRx2wncoxAAb20kmk7&#10;3UokiYRSjmuLDcwoeBNmszE5IANiRApAgFLIA4hAymIDiJ9dPTbXwowHdF+lbXXaqSZulAGQFMmS&#10;qn0L2mh7eHxy8IKHE5zdEAob0/jkCNjF4OFuYLftmBef9PAYd4466qicZPrDDz9MJpOhULF+sPX1&#10;9Tlb6VmzZi1evNiTTHt4TDTaE10vb3l7S8cOIpJK2tIhIkPTXSXq1PJJh805YFbl8L4n3dC27em1&#10;y1N2ekekuSXerpQKGP4yf9iv+RBRkkrbZlcq2hrvMDR9evlkoeTmjvrPLzm2eswESx7DYntX47Pr&#10;X+lMdm9o2xo0AvNr5/Q3ICWgzW07OGpEEPaHGWBnKqJxvrFtuyNF1IwZXNc4d6QQSiilHCWFFEK5&#10;qVDAkRGR6/YMAPmqaY1zLhgACBJCAmfclg4BuR7UAMC5hlJqnGuMhwx/Tj0plXSksIVtC8fQdFPY&#10;9V0Nc6pmNEXbus1YJBWLpKKmY7raRURMO5ZUUlGmNJ3pmK6FtY8ZRCRISaVcebYkyZBlCiwCImJe&#10;xb6szNZ9ODOazGgnAQnAUcJVBGclnkBZ1XLOo7q3brmQh3K+fLSvlDRPSErZFog9o2LG4DnjvZF1&#10;7UBkbvyNei5XnCaWel2zwEMDqaMHo4j2bKiuee7EiHnK7Z5ZDbyY/EF6HIZ7Vkj5Y/aP2lF2evna&#10;b3dgBACwPugkS/bp5Nu/RptS7NuqXSdwxFR7U3dWPp/BXt9Fn5mBBi9wj/VdZRFK8gK7m5U4U2/N&#10;cz/76r4MdI/lHu7zizL43PpctICJ9JC+0gXn1/si5O5RxhWnR9aL2d99AkWEoJDAxw3evxYnQVaB&#10;TARASuWGyrrtkFCSMy6UJASNFVZNI6LGOBEkbVOStG1HY1znGqTBFJZKq6gZ93E9biUNrsfMRMgI&#10;+LiRUfoTxc1kwk65JtgEKmWbisiWggAUkiTp1wxhSTd8nXnxc28ZhYqUI0UsnRBKlvhDPBt7L/GF&#10;bCmiZjyg+xqirXtPmb+meePals1Lpy547IPnv3HQF3zagNHppJV6d+eHrbGOlJ1eVLeHVsjuwhTW&#10;5rb6qBl3pEjYqZSdloVKAxuaHjKCQkkNOQHURxprSypf3/buqUuOLe55HzYvbHx9c3v95vb61njH&#10;1PJJMyqmsn4vIB3JyKa27Y4SXalo2jYZYxXBMp1rMTOhSFWHyw1mzKiYbEnRkehqi3dWhysc6fzl&#10;rUc+t9fRe9TMHKOZe3zU2dxe/681L6aF1dTd2hJvt4XT62HEMn94esXkZ9a9vL51y6lLjvXrXkL4&#10;mOBJpj08PDw8PMaQffbZhzE2kCsIADz66KN33HHHWGfgfdQpLy8flXG6urruuOOOO+64o66u7sQT&#10;TzzuuOOOPPLIgYTNY0dpaen++++///77f+1rXwOAeDz+8MMP33bbbatWrXrvvfe2bNkyf/7o2/ZW&#10;VFQ89NBDBx10kOM4g7f86U9/+vLLL992221Lly7dzTvjMVo4ZjsRSZHgPAhDiYdHADIfMkOKBNdL&#10;HCui+8cuR5YjIiIjkoO3U8ohmVbKAgDGizCTZzpKk5BBxm8nf3UcCEHZbsgwYxwDCgGzsVcFJIkU&#10;5HJGkSEQkQS3rCBoyACJCEEpYgxdLx0AIJJAijJBQ0WkkCQBMEQCRRm/Hbfkn49pfkQNkZOyhCMB&#10;md9XHShfoOklQy/Qw2OCQUTPPPNM7jAUClVXVw/Z6+CDD66rq2tpack/+cc//vGKK64Y7wV9DEHE&#10;+++/f4899viv//qvIrv89re/veCCC4psPHPmzK1bt/74xz++7bbbhjWxAw444Iknnpg0adJYrPqc&#10;c87JZT0CwPPPP3/OOecU3/2MM85YuHDh8ccf3+cuHYSzzz77D3/4g2EUmwdPRP/7v/+bO5wxY8a8&#10;efPGYis8PDw8PDw8xpH99tvv+eefH+jRzs7OZ5999rOf/ex4T3OiU15e3tTUtIuDCCEee+yxxx57&#10;LBAIHH300Z/5zGeOOuqoxYsX72btrmEY8+fPnz9//imnnAIASqnly5ffeeedjzzyiG3b//rXv8ZC&#10;Mg0Ad95551tvvfXBBx8M3mz58uV77733LbfccsYZZ3glEUcFJU0zvkWJpHRi3Feer5cGAOEkiASQ&#10;xHwdtbKBJCkHAFkvwTD1eLAoSUhIArBAPgAiAiEAEhASAclseUFCwJ5CDciIFJKbx8fchFToyV9T&#10;SCybcZp7BCBjntOTnUigXE9qci/U41xNmQhbHgy5IgdIEglE5FpYOnHlJBDQsTp0f01mTOUAMkTO&#10;+GBfryiRMhPbpRNXIqn5q/tHDqVIOOl2IiFFAgEYNwgAlAOkBoqsEhEpy82cAwBADoBAjlLEAIST&#10;4Hq4j88GgVLSdOshakYZ04I+HpB2l7CjpGwDKN75Trhqf+appj0+qXjBw48EYx0KG+v45AjYxeDh&#10;WLN7dsyLT3p4TARqamqWLl26atUq9/Cdd9759Kc/XWTfl156Kfez+xlzWEgpN23a9Pbbb2/cuHHb&#10;tm2pVMrv90+ZMmXGjBlLly5dvHhxMX+yB8KyrDfeeOPVV1/duHFjMpmsqqpasGDB4Ycfvt9++/X/&#10;sNnc3Pzaa6+988479fX1tm1XV1cvWLDg0EMP3W+//TgfSUbE7r/6mG7miJmYs/rkoEgt3/zW2zs+&#10;sIXTHGvrTHan7HTuUZ9mVIbK047V2N26Z+3sExcdMYiWKZ93d3747w2vRc3ExratjhS1JdVTSmuC&#10;RqBPMwLqTsWboq1bOna0Jbrm186+b+XjZ+x74pSy2vHemE86lrCfWPOfhJXc2LatxBdeNHkuLxSg&#10;aI11JqxkVyoKANNKJwmS7YmutkSnLWzTsaSSplIgAAE50zSGQrmWEhLdonkACkAqSUjdZsznGIam&#10;IyBjjIgUkSKFiK6SnzNuOhZnnDOuMQ4ANkk3LJJJiwJAQI1pGtN8mmE6liVshph2rMZoS9JOhY1g&#10;Zyramep2tYgAYDqWKazcclzzaqEkQ7SlwxljyBUJRwk3cUuBQmRICKigl7CUMhLHvM3JWkZTRuOY&#10;tZzFPDdpAAA3EwwIMhrsXnUA+2qmsffP+WpezGuBvVtj3xHc9LNMBM+dHQK6oTV3IwfXjbqpbFho&#10;fBpASAyFpKoDLW20QABJojk54OCDLbCIKeUvJ3fFgWTtBABgvlngk6z/gN36iscqfL79aqyVbb3O&#10;SjJXtukzSopaeDFbREM944OOjCGdV/gyx1TIS3gg1+ucKLng9yl5cvqsGrxXy2xEuscevNeTW+xC&#10;Mq8F7m+V21mSch3sIW9UBBRKMmTYaw6UcUXuKX5AvTebAJBICUUcGTBAgoIv0e4V3ZdQqRQBKVIp&#10;Oy2UtKUtlFBEJteEFBrT4lYyYaV8ml7mKxUgutNxpZRQwpGOo6QiZQtHKqXc2L0iBDTJQUTIFDrt&#10;W8JBkbKlAzY0dLdUBEpL/GG3RUWw1HSsSCpmcL0rGV00aY9VTes3tG3zceOVLSuPnb9soG19v2m9&#10;o0RDtLUsEK4IFqhUGEnFNrRtdaTTnY4n7BQDDOh+v+4zuM4ZR0ACJaQ0hZ120pFUNGbGywKlPq63&#10;JaI7I80612NmotQfhtFmY9u29xrW7ow0t8Y7ZlRMmV4xuX+btkTnpvZ607E6khEgKg+Uhn1BV1Yd&#10;MgKt8c7ORPek0pq2RNc+0xbOrpra1N3WEG2JphMLJs15ZPW/T1lyzPza2cOemcfHnVWN655d/2o0&#10;HV/futWRTmWwvKaqMmwEDc0gUmnHjKTjrfGONU0ba8KVitS9bz/61QNO6f+O3WPX6fPmz8PDw8PD&#10;Yxhcc801//M//+P+XFlZ2dnZOd4zmogccMAB77zzziANbr311ssuu2y8pznRueCCC+6+++6xGHnO&#10;nDkHHHDAkiVL5s2bN3ny5PLy8lAo5PP5NE3TNM2t+AUAjDHGmKZpuq7rur7Lly3Aa6+9JoQ44ogj&#10;xm4br7322p/97GdFNt5nn3323nvvQCDQ3d29Y8eO7du3t7e3K6UmT5580EEHnXTSSV/60pdKS0vH&#10;brYeIyYZWW0lG63kTr23Kc0o4lhd0on6w7P84dmB0j3Gbi2xthW22eakW33BacgH/PrHsSPCikg7&#10;ypjOtKGLUBCAtLtJ2Uo56Bq/UO8wGwJJh0BBr49L5CaOut8QADL3BaLnIxUiIENAREaogXJIOYAc&#10;GUfUAZSbUEkkAbLJoO6XAYhIDBgBZbxxOPcB+hhDYJzxAOMhrgUY9wEwIzDJXzKba7uvyKWHx67T&#10;3t5eW9vzTcMXv/jFhx56qJiOd999d58UrlAoFIlExuhv8UeRn/70p9ddd13ucNGiRR9++OGuDLh2&#10;7dpzzz33zTffHKTNKaeccvvtt8+cOZJKmS0tLTfccMM999wzZBmXefPm/epXvzrxxBPHTqBCRLNm&#10;zdqxY4d7ePDBB7/xxhvDHcRxnLvuuuvqq69OpVKDNDv00ENvv/32/fbbb1iDb9y4Mb+Yzu9///tv&#10;f/vbY7QbHh4eHh4eY8HKlSsPPPDA3OHy5cuLT+r95PCzn/3s2muvHaTB4Ycf/vLLL4/3NCc6Tz75&#10;5Oc//3khxKiPXFlZecABByxdunThwoXTpk2rqqoKh8N+v1/X9Vzw0MUNHmqaZhjGWLyJ3b59+8qV&#10;Kz/3uc/5fGNVaPztt98++OCDi/zueMqUKcuWLauurk6lUk1NTVu3bm1ubk6n0+Xl5UuWLDnuuOPO&#10;PPNMT1FTDMnIGjvVZKUaEDU9MKXXvUPKTNYrkVLS4kZZLvlJODFSDinbleDmNRdEgpRwUy0BOSIW&#10;LC+YEf0qQaSQaYjc9V5W0iKSpCQBcuSuZwtRRticyefMVBIcJKvRTWDL5W7mm+q4iW8MkGV02sgY&#10;9/cZS0kbABg3uBZGppNypEgwHmDcbwSnuCuyU02AaAQmh6v2030DumAlulbb6WYr2cCYTw9M6vO7&#10;qWTaTrUQOdJJADKuhUnZUqRJ2QSKMV//32UCImkTKcgUeXR9c3hmeYwxZiBqPK/oIREpmSLlcL2E&#10;8YAvNC33kHQSttXOmc8ITNZ8FSVV+wF6lQg8Pol4wcOxY9SDh2MaCnMZ6/hk8YxK8LA/H62Irhef&#10;9PAYFxoaGvIN4f/v//5v8+bNuUyPBQsW3HzzzcWMQ0Rf/vKXTdN0D++9995169blsrwA4NFHHx2o&#10;EpaU8tlnn/3LX/4y+Av+woULv/Wtbw3+0e/mm29esWKF+/OFF154/PHHE9ELL7xw5513SlmgcnpF&#10;RcV///d/T58+3T2Mx+O//OUv33vvvYKDl5SUXHfddXvuuefEvPqob+b999//wAMPuD8fe+yxl1xy&#10;ySDrPfXUU7/5zW/uhlkNixtuuOH66693fw6Hw/F4fLRG/sjhSPHI6n9v69zZFG3bEWlSpMoCJeX+&#10;Up9mIIItRMyKR1IxRaqutGZW5bTacOUZ+51Y4hsiUWRty+Z/rXmxIxnZ2LYtoPvn184eXHpBRF2p&#10;6Kb27ZyxxXXzKkPlXzvg1KpQ+Xhvzyealza9+cb2999vXCdJ7TNlYUEzTyJ6t+HDaDreGu+sCJa6&#10;N0bcTO7sbgEES9hSSZ1rISOoMw0R41ZSKmkK2y0AxwAJgEhlNIQInHGGTOcaQyaVtIVNgK5qGglc&#10;ubLONEPLfNSypYOAOtdKfCFWKJRhSyftmEJJg+scWUWwrDPVzRlLmClbOgxZ0PD7NZ/GOGMMAeNW&#10;0pHCkY7GOAGprGO0I4UrWeTIOOMyo7jOBKwYYDbu5AY0s1LpbHizv390jpy+2Q3t5rTc7nkq2Glo&#10;MXNR2tSsyzRCxmPDLctHva/SK7o24FDZpoMxXF/i4TLA+JQUkTveH8sL7yr6HuXh0+fu5otSSnT/&#10;ZhVMYPGWb0l16KRZ2en2keUDAAxbBj948yG8qQf8RcABfk+xJzRNkHGvIYZMkgLKqsAREIAhZ4ju&#10;6x4CCiUkKaWUUJKICojB8y7tFj1ggJxxg+v931FbwnaV0ggolWvDg4zxEl9ACMkYd5TDUBPSMTQd&#10;AXSuG9ywpIWAOtNMYUlSDFFjupLSUrbl2G7iaW4uiOhKvjWmccbRDVwTEClHCSLSmBYyAkEjYGh6&#10;VahCZxwAEnaqKxmdVFJVESzbd9qirmR0Xevm2VXTp5ZPOvfg06vDBcLsRPTHFQ9u6dixtmXzoro9&#10;+kumOxKRje3bTMfuSHYRqRJfuMRf+E+Diy2cbjNmOnbQ8CsiRDhx0RHHzT/skFn7DOMGKgJbOn9c&#10;8WBTd9vq5g214ao9qmf0j/ZHzfiHzZtSttmR7NKZXh2u0Hp7j0slm2MdGueTSqqnl0+eWTkFANKO&#10;ta51i+VYiybvURks++oBp04urRndyXt8pKmPND347lPtic4NbdsCun/P2lkho0BOuyJqirbWR5rC&#10;RnCvyfNmVk49c7+TuVererTxJNMeHh4eHiPHk0wXQ360tyBVVVUbNmyoqho7m9aPA0T085///IYb&#10;bsh9nTOOMMYCgUBJSUl5eXlNTc2UKVNmzZq1cOHCgw46aOHCheM9u8FIJpPz589vbGwcldHC4fB3&#10;vvOdq666qqbG+7w3sYi1vWan2xyz3QjNYEzb9QH7I0XaSTcbwSm+4NRw1b5jt5ZU94dmcqeV2KH7&#10;a/jA7spWqlE6CSUSTCsZcsmkHKUsKdKgBJEARADWrzIhgFsy0E0ARdcjWmEuUIcsm+OJrlQ6E21D&#10;hsBdtxySFiAiaowbbolBUjYpAZkAlgLKhKqQaYwbnIcVCFACmY9xn6aXcr1EKotEWikLiBA5N0o1&#10;vQwZ1/21/pLZYySJ9/Dw8Ni+fftzzz33zDPPrFq1qr6+njE2d+7c/fbb74QTTjj22GPr6up2cXwh&#10;xDvvvPPyyy+///77b731VlNTk2VZJSUl8+fP32+//Q455JAjjjhirFMeXe69996zzz47d9jW1jay&#10;NzaO46xYseKpp5566aWXNmzY0N3dXVpaOmfOnAMPPPCII444+uijJ0+ePIJhr7rqqlzmE+c8Go2G&#10;Ql7JDA8PDw+PjxKeZLoYVq1atc8++wze5p///Odpp5023jOd6PznP/8555xz6uvrx3siAAB+vz8c&#10;DpeVlVVVVdXV1c2YMWPPPffcb7/9DjzwwCKNFseLc845509/+tOoDIWIJ5100nXXXXfAAQeM97Im&#10;LkqasbbXHCsirC4jNK2PybASKTvdIp04IWhaJjJGJKQTV8oBUsh9vRXWGck0IHNTpJBpiBoWCpdl&#10;1NEkELkrmSZAkiaRzJpEM2SIpBFIInJtpUnJTGgLCbOGID1JaED9Uucwz2w66/HhnswkrXHsp0xW&#10;yiElOfczLeAKpKVIkbK5Xsq1gBGcSkqYyZ26r0LzVZbXHYED2EFLJxlrXyHsiGN1+0JT+2wvKWGl&#10;Gkg50okjcqaHXaW5dGKkBCkLgCE3+qQFkrQBFCkBAIDcNfR2FwLIXR04YwYyH88WdlTSUjLVR/Ld&#10;M0mZslOtXAsYgTpfaEawbAi5hYeHh8dEYIxCYfmMrmLPMwAAgABJREFUdXyySEYreLgbGKMd8+KT&#10;Hh7jQh/J9D333FNSUnLGGWfkztx///0lJSVDjrN169ZLL73U/XnOnDm33Xbba6+99vOf/zzXYCDJ&#10;dCQS+eEPf9jW1jbkJVy++MUv5r9a9uHGG2/MiXi/+93vHn/88b/73e+efvrpQQZkjN1zzz1VVVWN&#10;jY2XX355Op2GQbn55psXLFgwAa8+6ps5pGQ6f72f//znzz333N0wq2HhSaZdiOjxNS+sa9myqaO+&#10;Pd5ZFaqYWTk1oPetkSeU2BlpaYq2lvjDi+r2mFo26asHnKLzAVNiOpPdf37rn+2JrrUtm8v8JQvq&#10;5nAsygg9ZZsfNm8ChKVTF0wtm3T2Qaf10Qt57DYsYd/1yv07u1s2t28vqExziZrxNU0bO5IRSzhT&#10;ymoQkIhaEx2RVDxlpwiAIQa0QMgXgKx62ZGOVAoAhRJushMRZeTHANkwEHDkBCRJAZEk5SoJCRRH&#10;zhgzuO7GcHKS6bAvxAfQxTlSxKyEEI6uG0rKoBGQSiXtlCJlaHqZv0TnGQG2IhW3kkIKRcrQDAAg&#10;IiGFJW2VEz8jcmSUCUsRIiOlslJKzDrBZjxqXdE1Ql+r2hyYfxqRYcYPtqgnaRDz3qIlo+60M1ln&#10;lJFyZpYykCy70OUyZtWDTLLY5ey6rrrvCJQSkdvf37Uxx5aSM/fUZg79hmrUif91o9g5cf/8ZSTT&#10;+XciZW+1Ik2wizcJL3iSoEf1PACYLRdAAzZwixNkA9LuKx70vJ5AxuuaYeYVwK0QStm6DHkXgn6+&#10;9nnnGSBD5td7xbeFlLZ0iFSmOWYE3hrXQ7qfgDhyRwmdaUqpgOF3pLClbUvHlWIrIr/m8+s+nXMA&#10;TFhJU1iWsCljU58pG4HZ2LqbnMrz/nBLJR0pGDLGmF/zBQ0/Z7wmXOnjOgE0RluDur8yWLbvtEVB&#10;I7C+dWt3OnbAjCV7T5n/ub2O7r+ZkVTs96//fXN7fWey+8CZe7PekfzudHxtiys5jmiMV4fKc6/t&#10;g98DCTsZScUBSAHNqZr+hb0/8/WDTi3iDhsGb9Wv/s+mN1Y1rnek2Hfaov5KVKnkuw0fJq10S7zD&#10;4FpNuIoVqoaccsyORKQyWFYaCB84Y4nGNPdZXtOy0XSspVMXTi6tOeeQ041iFu7xCcCWzu9fe6At&#10;0bG6aUPYCC2smzv4++rudHRty5aKYNnCSXMPm3vAobNHUoDSYxDGREHh4eHh4eHhkeOss84aXDLd&#10;2dl57rnnPvroo2NnoPcxABF/9KMfffnLX/7JT37y97//vWC1192GUiqZTCaTyZaWlvXr1+c/NHv2&#10;7Isvvvh73/vexCxgHwqFfvOb34xWim0ikbjlllt+//vfX3fddZdeeinnXrh8QkCklDRJOYCMjdl3&#10;GIzrAEDKkSI5psvheimihsiVtAaUTJMiZQMJAMSB9dIESkmTpAOgKOMXLQkIlELsb4zT64sBdPXS&#10;2QqCiAxQ6/WijYjIAHi2PCG40mhEnTGdayVESsmUm0apyEEAQA6MA3LMOALpTAsgkYI0KYtQkyLJ&#10;9JBuVIBRQaRImsKJC7tb2FHNKCMl7XRboHSeLzTd+/Ph4eEx6syaNev8888///zzx2h8TdMOPvjg&#10;gw8+eLwXCl/60pfOO++8nOX1vffee/nll49gHF3XP/3pT4+uBsy27dtuuy13eN1113n5iB4eHh4e&#10;Hh9Lli5dutdee61Zs2aQNhdeeOFBBx00derU8Z7shOaoo45at27dr371q1tuuaWrq2t8J2Oapmma&#10;HR0dW7ZsyT9fUlJy5plnXn/99VOmTBnfGQ7EzTff/OSTT7a3t+/6UET0xBNPPPnkk2edddYtt9wy&#10;adKk8V7cRMRONREpYUeZFuwj6AUAIgcAiCRjPWnTpBwAAJKIWv+0zLx8LsxW65NAWoHokSurVgCg&#10;AHmvBLOe/FKGjCPoRIJIkiI3vawnqSxbVZB6XbzvxfJzyzKJrZmUtoI5SG7wTRKQOz8A4FpA2LaS&#10;aUSmZFpJG4G4FtJ9lQPppYnISjUAkLCjmhbqv72O2QYkpUgAMqaFc2m1mhYUTgKYoaQNygGm98xR&#10;SYKsvzTyTBgQGZAiIIYATCfluIJqUjoynaSlZBqZwbhfM8r7m35zHtR91cJqF3YUYIcRqNWM8rG6&#10;4Tw8PDxGibEIhfVhrOOTRTJawcPdwFjsmBef9PCYIEgp/X7/AQccsHLlSvfMypUrjzrqqCE7vvTS&#10;S7mfTznlFABQSg3Zy7KsSy+9NBKJFD/Df/zjH1VVVSeddNKQLYUQd9999+CKZXeeP/nJT66//vrL&#10;LrusGFuF66677i9/+YvP5xu82e6/+phu5oiZmLP6pPFew9r1rVu3dTW0xztnVU6bUlZbMOtDY9rs&#10;qmllgfCG1m0bWrdyxl7YuOKzCw8vOCYRPbf+lZSd3tC2LagHitdLA0DQ8C+essfqxg0b27YZXH+r&#10;fvWy2WPoneAxCJvat9vSaY61hf2h8kDpQM0iqagCSjtmiS+EgEDQmeq2haNIUcY6FSRJ1+DUlg4R&#10;KSLGmJACssEZADf8g1kzVnBNQSlL5mckhkwBMQBJSkMOAETAEACADSxq1Lnm44YlbGlbDNH1i+aM&#10;Ze1R88ItpAAgI4QmyjN67RnNPZ/pRaBAAgASKgCGhL0HdCWXPWas/cg4zWbakaKBGvbqk6scmKEY&#10;Q+lsoz52uASA4GahEfYaDQccupA8mwaSpxY4ObiSFQdsMoQJcO+Zj7Wj9ejBSvRx0UsDgLFn+USW&#10;TGfoeR4pUxCzQKWAfs93L6H1wGr8grUGev1mFXUbUcawvdBDAAwwLxDd63eQKDc5BQQy8/LR65Wg&#10;p6xCgelnN4RIIQCQJWx/tu6JI4UiRaQUkWtIzRkHIKEkkbKEzTnnjCOgAmKMccY5cqkkgrCFACBD&#10;0wmIMwRARUqSdKRwF0qYedlg2Rc9SYoDE0oCYE4SjIiYNdCWSiasVMgItMc7a0uqDK4HdX/aMQHK&#10;utPxoBGYUTGlM9XdHG3TuXbUvEPCvr5euDu7mwGgOx0vD5T2ieY70tnYvs0STmcyonOtNlw5iLl0&#10;n00M+0Ia09oSnWnb7EpFX9u+8qwDPjeK/rpE9M7ONZFULGEl96ydXXDkHZFmSzgdyQhDVhOuZAOk&#10;4AY1v08zYlYi5Au2xDqmldcBgMb5okl7vN+4bmPbNr9uvLn9/cPnHggeHgBv13+QtFOb2ut1ri+s&#10;mzNkHaLyQNmcqhlbOurbE11vbV+179SFQSMw3ov4WOHZdnt4eHh4eIwt8+bN+8xnPjN4m8cff/yy&#10;yy4b75l+BJg9e/Z99923adOmH/7wh7utfPiw2LZt2xVXXHHmmWeO90QG5POf//z3v//9URwwHo//&#10;4Ac/OOqoozyf+QkCKZuIiCQgH8swpAYARNJN3Bw7XJk0cp9S5kCVAZWygYhIIvKBFqykKe0YSYvI&#10;UcomaRFJQIbIXZtoQA5MA9cNJvNfT4XAbH0+yGqmOSJHpiHTGTMY9zPmQ9QRWSZREohIAHJEhsyv&#10;lCWdmFKOUg6Rg4DIfYz7GdNZNpoP2e8EGA8iM5RMKXJss11JEwAQGdOCRmCSEZjKeVDY3WZyhxTx&#10;dGxjqntNxtbGw8PDw2P4+P3+a665Jnf43//93+NbmiefZ555xrZt92fG2Oi+hfPw8PDw8PCYUFx8&#10;8cWDN2htbT3ppJO6u7vHe6YTnUAgcPXVV9fX199111377TcR63DH4/E//OEP++yzz4SNpNXU1Pz1&#10;r38dxXKQRHT//fcvWbLk1VdfHe/FTUSsdIsSaSDJjQJZsKRkRoqcl2mklEOkAAD6pT73Ti1DRCRQ&#10;AIRYQBeRiaQxRm5mWa8kVMgmXbphRnDjYNgr4QndUBYig8y/mDeFrIIa8w1BMGc6nc1RU0MY+FBu&#10;5ojcT8ohUMKOCjvGtAAy3QjUZedM0omZifpE16pY+4rulpeiLS/E2l5LxTYJq1uRLexupezc5aQT&#10;V9KUIgVEXAv1ro2ocS2IyBjXgSRkexERkQOkgAiyYUBw3UTcuZJE4ICcSBCREEklTSlTiBrTQqj5&#10;NaOi7/pAKeW4AUbH6iBlp6Mbhk7S9fDw8PDYXUzk4OFuwItPenhMENxXnhNPPDF35rHHHhuyFxE9&#10;88wzucMDDzwwN9Tg/P3vf88X09bU1Pzwhz+89957H3nkkccee+yRRx65//77f/azn+27by855e9/&#10;//tUKjXk4Pfdd99TTz3l/nzSSSf97ne/c4f961//eskll+RbXjc0NJx//vk5xfLJJ5/829/+1m38&#10;4IMPXnfdddXV1bnG6XT6+eefn4BXH9PNHDETc1afKCxhv7r1nUgq2hxtm1Y+eWr5pMGr5FcGy/eo&#10;mdmdjjV2t65uWt+RLCx3397VuCPSXN/VpJSaP2kYemmXoB6YXTU9mo63J7reql9lCXu89+kTyvbO&#10;RkvYSStVG64c5MaIpZO2cIjAr/kBIOmkE1YqbiVtaSOAVEIoaQorbiZNYUkpJSk3BuGW11MICBlz&#10;VEQ3JwnzDJwhzziaELJV+Yjc0htuDpWbIoWDZqYxBkCkSClSklTIFwBA1yWVubX8skMDgCKSStrS&#10;kUpKkso1aM2DcmpuIKTMGYaIeVGa4qGsTNNN3CrCYTrTYuCW1NfSOmNvCwVnR+7muozgXsHsBfpd&#10;cZAOA56m7M+55Q2+ITTAcfYiRTp2jyN88rhVg9LnlY/36oei19OHUFhJDIPppaG3lh4GvaPyPJwL&#10;z4T6vBhkzJ5x8LhytjYE9atZgO4vfk9BA1KkiNwXluyLy+CTRXBFy+4LoyTl/t0UUriveDkzanSd&#10;rAkRQFFGS+36PwOR+9tvKVuQBAD3BU0pUqSStqlISaWElIpU7jWDIXOfE7dABgK6zthCiVzoG7Mv&#10;EJxxVwKdsFNCyfZElyRlaIZUylEyYaUAIGj4KwKlrYlOIlrbsrn/kjuTEamkJawSf9/fmu2djZZj&#10;dyYjDFltqGi9dBa/7qsKVShS0XS8qbut4NVHTGO0NWYmWuMdhmZUhyv6N3CkaIm1J62UI0VlsGyw&#10;ySOU+kJCSkvY7Ymees2Gps+tnpGwku3xrnd2fmg61ijO3+MjiiL1bsOHHclI0krNqpiqsaIcjieV&#10;VJX4QzsiTZa0VzdtGO9FfNzwJNMeHh4eHh5jzk9+8pMh2/z617++4oorxnumHw1mz5598803NzQ0&#10;vPjii5dccsncuXPHe0Y9aJp20EEHTWTJNADceuutoy7Rf+WVV37/+9+P98o8AAAyGZOghhuDGBZu&#10;xByASEkayzAn10uRaVwLk7RJFQ4rKJXx24FCX/kQCeHElEwTCSUtUg4QIWqM+Rj3I3JEjQAAlBuH&#10;ygaj3cAYZkPXuYgSASKQzFY0RADWbweIlA2AiBqiRiSVSBEJkqbr/8O4D/s+O70cgDgPAjLlJEFJ&#10;x2zPH59xQw/UGsGpjPucdJuwOu10S7zj7bG2+/bw8PD4GHP55ZcbRsZtLBKJ5LsujCNE9IMf/CB3&#10;eP3115eWlu7CeB4eHh4eHh4Tmm9+85vTpk0bvM2qVauOO+64CauznVCEw+ELL7zwnXfeWb9+/f/8&#10;z/8sW7aM8+EliY4ps2bNOvfccyfyu7tjjz324YcfLikZTZON9vb2CWvJOI4oaSqRkiKFyDkP9m/g&#10;Cp4BoFf+GcmMkLh/OiXm55ehK3smAFIFJdMMgGWcbEj2M4XJZYtmLXmUk01Pw5xe2q0YCMh6EiH7&#10;Rr0KOE5nE0FdHXJBzUZGhJyfm8aYQQAkbWF1E9maXsa4T/fXkhJmfFu8fUWs/a10bJOVarTTbY7Z&#10;YadahZNQToJIKCctrC472WClGoQdJZDCjhAJUrYbIew7SWYw5kfkyHQiRcomUkCSwFVxY6/gXmY1&#10;hAAECpkOgKRsUpZ04sgMroc59xuBuoxcnIR0Yo7ZaiV3WPHtdnKnnW5UMi3taDq2IRVdH2t/yzbb&#10;iYY2APTw8PDw2A1MzODhbsCLT3p4TBxcfdqSJUtyZ7Zu3RqNRgfvtW3btpzid4899nA/4g3pMi2E&#10;ePTRR3OH++233+9+97vDDz+8rKyMc46InPOSkpIlS5bccMMNl1xySa4lEb399ttDriWZTAJAKBS6&#10;4447vvOd70yZMsUdNhwOH3vssTfddFP/hQcCgTvuuOP888+fOnWq29jv9++///6//e1vKyp6xA//&#10;+te/JtrVx3ozR8bEnNUnjVWN61NOentXY9AIzKicXEyXmnBldbiiobvFEc6b21cVbPPOzjWWsNsS&#10;nZNLawO6r5hh+1Abrgz7Qzu7my3hqTXGjbZEp6thK/MPFppLO6YjHQAwNM2SojHaGjUT6YxYC1VW&#10;/mcKK2WnLWk7QihSCEhAgICUkfu57bMm06iAJCnlqviyBhBESgEpUkJJoaRU0n2FZIga8sH9h03b&#10;ccWKBMgZMuCu46tUMmGnY2YiaiZiZiJhp0zHcrJSQ6GkVIWr7BH0aCAHumjOIjt3pu+/eWQ0wggw&#10;pGo522BgfTPmN3N/JiCi/vrhjCYTM+vJPj7s/Lseq9s+k+x1Mcr/30AjEfQZYnAz7b6Gw/0CgBPe&#10;a1obP8k0KzN4pX+8N2BQ+jz7OdvnfoHqnpP97qDMg33OD2L+nrsI9T1T8H6i/kLqPF936DGT7xkJ&#10;MyvJ1Phk7ksiIGXKFzDqyRAdYIqZrci2Qsbc30BSSilL2JKU+zoG2Rh4Zg4M3Fi9IqVIcmRuZQoC&#10;UKQsx3Z11xrX/JpBWavqtGNKJW0psktleWNmtpIzhgBuXQyRNd3Jf6IYspARQICUnRZKdiW7DaYB&#10;gJDCFJkPC7XhKuv/s/fncZZdZb0//jzP2sOZah57Tg/p7sxJZyQJgQwIhIAhiNx75aegF8Gr6EtB&#10;kcvXC0ZBjIziheuERkQQVAhBIgpJyAAkhMxDd9Ld6U56qnk60957ref5/bH2OXXq1Knq6iFdnWS9&#10;X9DZZ5+1115r7X12VT3n+TyfJJqJSrtGn5s/6elq0QrCM96c3y7KSWW4ODYTlRKje3KddFQG0fkg&#10;mw0ypbis2dz+9A+PooeF2DO2T0QmKlO9+c6W1T2Gi2MsPF0tZvzgsL84ZYKQECtJtRxXEj1rMdWd&#10;6yhk8vunhiIdPzW06ziO3/Ei5eD0SDmujBTHM37Yk+9c4lGIuKpjoJpEM9XSztG9yz2JlxpOMu1w&#10;OBwOxwvOZZdd9ta3vvWwzT71qU+9/e1vr39p4VgcpdSVV1752c9+dufOnc8+++zf/u3f/tIv/dKm&#10;TZtO/Ej6+vp+4zd+46tf/eoTTzxRLBbvu+++pVzuZYSIPvWpT33/+9+/7LLLjuLYT3ziE1/84hf/&#10;YS5f+tKXnFP6SUItXY9eUCVzGncCRFRHV+xy6dMJc6uUnwdUJlnge1+bPigyT4cMbCommRHWzLFw&#10;YvtDFSJ5qTSafPufmm1Oyyj0nJ3CLMJsIjZV4Zi5KhyxiYQ1AAOI9atJjXeQhKsiRjgBJHvq+X2n&#10;HtYN01ZeAQDYlJkTk0w3zYsoCLIrvKBTx1Nx+aBOppxq2uFwOI6atra2L3zhC/WXJ4mQ4yc/+ckz&#10;zzxjt/P5fGN6osPhcDgcjpceYRjedNNNh232wAMPXHbZZTt3Hs866y9ttmzZ8sEPfvDee+8dGxu7&#10;5ZZbfud3fueiiy46jv7JS8T3/be85S1f+MIXfvzjH09MTDz77LMf//jHT/wwjog3vvGNTzzxxDvf&#10;+c66QGjp/NIv/dJf//Vf33zzzU3xwy9/+cvLPa2TDh1PAwCbKqqFkuSaEzatwFish0Tr9vV/UzU0&#10;iMAC4lskL82slMZ8U4TZPLQ034tNIsAgpmYlDYAoICAswpD6Zsj8weCCaZX1DDhppZquDbgh8IhI&#10;RJ5wbEwFUZGXC/NrouLeqeF7KjO7kupoUh2uFvfEpX1JZUhH4zqeFFNlUxXRRk/reMroEpuyjsYq&#10;0ztNUjS6DKgWWnzysuTlADykEACZY+YIxIjMl4UDIKULKIwigCicCBtAIi9HXs7PrQBBo8tR5UBU&#10;ej6ujup4xugSm4rRJaNLRpcB0CRlHU+Vp7aXxh+ZGrqrPPU0G/eFkcPhcCwzJ2fw8ATg4pMOx8mD&#10;/Qo7DMOLL764vvOw4tU77rijvv2mN73JbhxWMn3w4MFGJ+rf+73fW+Sv12uuuaZRyP34448vcUaf&#10;/vSn161bN3//1q1bN2zY0LTzox/9aMvGYRj+8i//cv3lgQMH4nhJprgn7OwnZjGPlJNzVC83nh5+&#10;thiVy3FlTdcKPLxMM2VN5wrDZrQ0+czIHjPvsxzp+NmxfcMzYwKwsqP/6AaGiCvb+ytxdbpa3O5k&#10;P8vETFSq6ggAQm9B+ZaIaDEsTAiluLJvYn+UxLGOrR+pEa67MWs2kd0vxghrMVYliDinTF0qrrO6&#10;P2ECMmLq79ezqaw9amJ0ZBIRQUBPLRbh1Gy0aKvRJhQALMYlw8wgAqJ1rNloo7XRkU4MGxExzPb2&#10;trX6bD9NJs2pd2otECViw1OS2mDDvCAVzv13jphaBGHJliR4FJpmaBZ2NigZ7VUQ4UUFz4t3PUex&#10;vJDGsy6KX3x20ihnbeU1PX97UcH8Sc4ySqYBgNqPOOq+DMy/iItccZSW7zbfd/M/ifMSXBFb7V7y&#10;p6NJNV0/ujHB1Ya/BQTtv7V3EZuj2XK4WxkRAVAEjLBmzcwsUtNm1xuA9egBAFu9AhF95VmT6kgn&#10;AqLZEJKHChED5QlIYrRmU07K9ecdYePUZodnH2JsU1rTLwLqom6wDXJ+loWrSVRJotjEtn3914mu&#10;XDsgTlVmDkwNaW6O1Uc6sTuVmvO0PDA1wiIz1WI+yIT+0d/S1gd7ulrcPzV8cGr4qPtp4tDMaCku&#10;M3NHpnX1t7HSRKRjzaYQHv5pgICBF1jpeDGuNN4Ag2195bhSjMo7hnYfr8E7Xrw8P3FQQCYr0925&#10;ziPKq+/MtRPSZGX6wNTw/I+h41hYktO3w+FwOByOY+TP//zPb7/99sP6wHz5y1/evn371772tfmB&#10;eMciWG8W+4XEyMjIT2o8+OCDBw8efKHPboz50Y9+dODAgfvvv/+000676KKLzjrrrBdURHpcuOqq&#10;q6666qonnnjin//5n7/2ta/t2LGk+qDMvHfv3ve+971HkS7pODEgemCF0/NyDUVAJBZTYdYgRmxB&#10;O1JEAVJA6kjqFwrbszQLgF8AwvyaavE5L2hPokkv1HaC82YGMC9KZXRZOErlyoBIPqBqDsQhASpJ&#10;KwYyIIooREDEtIxovdhmLXSVxuVEAIyIQVC1VFEWA8AsiKRCRAVAwrGwFtGAiqjFVwWSpphiU8QN&#10;kZTKGVMSTkw86fmF+R7aXtiNKpNUh+PygSC3qjT+cKHnQlLus+lwOBxHzDve8Y6Pf/zjNgXw0Ucf&#10;ffDBB7dt27a8Q/rABz5Q3/785z+fzWaXdzwOh8PhcDheaP77f//v//RP//Ttb3978WY7duy48MIL&#10;/+7v/u76669f7iG/mOjo6HjTm95kc8Sr1eqDDz5YDx7u2LHjsCnjx4hS6qmnniqVSg8//PDmzZvP&#10;O++8Sy655OT/BW/NmjVf/OIX/+zP/uzrX//6v/zLv9xxxx1LXKgnnnjixhtvXLt27XLP4EUAmzIA&#10;iCRErZNyEKnm6VNb/FrpwJZpjtYKAxBBWNCaBkHqWbNA/0CEIiAIHINSWG+a2knX+hMWqdv7MEAa&#10;SbPjqdnh1EoDAszKtue6ebRGtMicsoz2RNjC4sczZprIJ5URpKh8gHXZ6JKOJoRjQKW8AqkMqRDR&#10;S6IxIA9iRpVF9EASNrFwzKhSy2hJlN++yOCIQvTJ6DIq5DTKx5jOmgCtOBpsljCIMDNgLLZmPRIi&#10;ASjysn5mUEykozE2VREWjpjjulU4AtWNS0SMSWbYVEHECzqEk7i8L8yvybRtmG+F7XA4HI4TxkkY&#10;PDwBuPikw3ES8vrXv/6+++6z27fccss111yzUEtm/o//+I/6y/PPP3+Jp9i9ezbR/6KLLsrlcou3&#10;v/rqqx977DG7PTy8JIXD9ddfPzg4uNC7l1xySeMYLrjggkWME0477bTGlxMTEwMDAyfP2U/AYh4F&#10;J2ZUt9xyy65drQW3TzzxxOrVq6MoGhkZeYHmeJIT6fjA9PB4eQoRu3LtSz8wF2RzQXa8PDnY3js0&#10;M9qki943eYiFJypTHZlC4B19nT6r7pisTB+cHol0HHou/+REY9hYAS0dLvNQBMpxxDJdTqKqiYyw&#10;R55PykrvfPJYWABiHTMzgyAiiCCqNOiTls/DNK4zG3tCk5bGm3dGABYRNgBASDEnWVws06yqq2nf&#10;CAIQJYkAk+1EJDYJkQIAw5yKnqEWDqoZMzcW0pvjxIyNoxIjqSr4MOLGlm7SAoIMh3MliR4ZNaMV&#10;OCxHqao+3jTa+S4j+oWNuh8jqm85/8DBwslbUFUfLJW///xyj+L4Y/XJ9W1oemakimlp7WLf+Nyo&#10;1Qto0mZntw2orowBQ0j2eWtPibNu8AggLEBISKSAEtSajWFj2AiIT6pWqhR98hLWhk2kjQ3KY8Mw&#10;0ieN3Z0aZCODoIhhJpU6LSFivSSEImUVv4EXTEepK099QRSpnJ+ZiUqazUR5qq/Qfdj1ZJHR4ng5&#10;qbBIW6ZwLJeGgALll+KKEfPk0K4VR1v5pYnJynQliQAgG7T4UWWEi1G5qiPEZvfshQjIK8ZlAKgm&#10;UeP+nlznTsTJyvT+qSHDrI7KbdvxkmEmKmmjmTkXHEk2PoBCFXpBNYlFpBSVO7Jtyz2Vlw5OMu1w&#10;OBwOx4lgcHDwH/7hH974xjceNrHspz/96bnnnvuJT3ziXe9618kvuz0J6evru/baa6+99lr7cmho&#10;6KGHHnrooYceeeSRhx9++JlnnjnuSZDj4+Pj4+M//elP63sGBgb+23/7b7/zO79z8qcGnnHGGTfe&#10;eOONN9545513vv/972+cRXd39z/+4z9WKpVnnnnm9ttvv+OOO5IkAYDPfe5z3//+9//+7//+wgsv&#10;XO7hO1qA5CEFSL6IATFWZyuiTTxtdFFY1yIm9Q8CAhICAJLy2zy/HenwUTk2MQAg+eTlDtv4GCGV&#10;8TO9IlpHkzqa8jM98yddK0E4+8w0utQoV0b0F3qgIvlo002RQRjQAJBIvQBn7f+1w9NoEzAwAhEA&#10;2/RRlnorT0QT+SJmdgALrGotGkf2m4C5Mw+Aq2wqSH4STc6ZeC1FlSj0s4Nx+UBSPoi5laWJRws9&#10;57kESofD4ThSiOirX/1qPWfo937v9773ve8t43h27tx555132u0NGzb8wi/8wnKvkMPhcDgcjhPB&#10;3/3d323btu355w+TjDI5OfnmN7/5V37lVz75yU92dHQs96hffGQymUsvvfTSSy+1L0ul0qOPPvpw&#10;jccee6xSWUL225FQrVaffPLJJ598snEMr3vd637zN3/zyiuvXO71OAw9PT3vec973vOe9+zdu/cP&#10;//AP/+7v/q7x3U9/+tMbN248cODAvffe++///u/j4+MA8MADD5x55pk33XTTe97znuUe/smOcAxi&#10;QGShooS10oEktbRVqRtILKhDprrJToOXsyzUGpFEBIjS8dSOqeeLiYiYBIBFjM2tre9HAIFG2wqZ&#10;kxmKZH10ZJ47R/3kUD9MDDTUSUyz0xCx2edHgxikApuK6IoxcVIdYVNBCv3MgPLnKM9FEhADgEQ+&#10;ogfgI2VFEtYVMZV0/CYW9JAWTAFH8r2g3egKciKosDZHqbkt1XyC7H8NCpHyABUIixjl5xGUSSZ0&#10;PCnMbCrMMQAQ+uT5iJ7YUor16WlPOCbKsK4mHOt4wgs6RTipDuc6z/QC98x3OByO5eFkCx6eAFx8&#10;0uE4OTnzzDPr23v37p2YmOjq6mrZcvfu3VGUpvJv3ry5rW2p+daNKtb6H86L0NnZWd/WWi/lFPVk&#10;npasWrWq8eV11123SONCYY48o1gsHlYyfSLPfgIW8yg4MaP6wQ9+cNdddy307sDAwPT09MtWMj0T&#10;lUSkEldzQVYdYWpHIcxOV0sAMFWZaZJMDxfHBKQYlVd1DB5Rn00ookKYs4McK00etWG146gJvMCr&#10;CYk91foOQUSFVE4qkYkZJNIxCCikwPMRwFhJM5GPnhEWkcjEaYTGVtmr+R6jIKDUFNP2/dRwdZ5q&#10;sB7wSZV7LKIAK3EVfAhaeU1bP+rU71RQQAxoFlGoEMEnj0EC8rUYIDBsAAHTM6fqwDSk1FCcr7WM&#10;uxb7OvziLhAdaz60VdQt2TUZPz15wm4Dx4lALWdiNp3EkmkzWllSgQDHXMItXdQZWmUziyDW4vMA&#10;UHvO2KcLEeW9TGwSRaqSRArJMFNafzOFkAgxNgmiCNerizZTf3oRIbMIpC7Tdadr1dBn6AWxSSId&#10;Y6rcRtXwUyYXZMpxFQDmS6ZDz7c/mLSZ/VWwFJcNm0pcDZTX8qfA0mHh0A+ZuRxX9oztO15XxDpI&#10;A0CgWnz5Uk2qIhLrxFf+YWuU1BaZbMKunmtk5SmV9cNSXNFspqoz3TkXw39ZU02ihA0AeHTEKdye&#10;Upo1AFR11AFOMn3ccGUMHA6Hw+E4QVx77bU33XTTUlrOzMy8+93vvuKKKx555JHlHvWLnoGBgde9&#10;7nUf/OAHv/rVr27fvn1qauruu+/+zGc+8/a3v33z5s3HRZQ+/xumoaGhz372s1u3bv3617++3Auw&#10;VF796lf/+Mc//r3f+736nvHx8XK5fMMNN3zgAx/47ne/e+DAgc985jNnn302ADz55JOXXXZZU4qk&#10;4+RB+QWkEACMiURMUh2NSs8n8YTRZaNLJpkyyaRJpmv/mzLxlNFFNlUdT0XlfXFlROY5VDfBHAEi&#10;Uai8/JLGdGyE+TWISgVtOplmEzW9i/bPS8R68qjRReGYORHRgB6Sv/hnnchHUogESDYPFESLcGPk&#10;HQFsnimmntKqVlsQG74XsN8aMAAZXWYTs2hAj8hf6Pzp1wOA802kEYFUFsQIRyaZMklJJ9NxdSQq&#10;PV8t7olKe+3/kvIBEB1Xh8vTOyrTO6eH7jVJSdKBxEk0llRHG/9ndGVJXxU4HA7Hy4xt27a9853v&#10;tNvf//73d+7cuYyDufHGG+vbX/3qV5VytTAcDofD4XhZ0Nvb+61vfau9fUn2Mn/7t3+7devWL3/5&#10;y8s96hc9+Xz+Fa94xa/92q/95V/+5X333TczM/PYY4/dfPPN733vey+++OIwXFJ1+cVZuXLlihUr&#10;GvdUq9VvfvObV1111a/+6q++WP5IX7du3Re/+MVbb721MSP/gQceeOMb3/jud7/7H/7hHw4dOvSN&#10;b3zjjW98o+d5MzMzv/Zrv/a2t73thUvyfmnArOuGDy0b2Bp8SApmg3WHCWgj1uyahVv5XzQhIIyo&#10;0ObLimaORLQAixgAtnmqIImIhtRd2sxaabTwga55TWNjIqu0MvmpN7PFAbXMHVaaxlCLmIkImypz&#10;YtXIbCIAjsr7hGMv0xfmVzbppQFApO4RhLXFQaKAvBDRB2E7TaPLzBEsBiovh+inwUNUQB6gAqQG&#10;e49Zjw8BAURUOUQfxCTV4SSaYFPRyQRzxY4BSIkwiwYwjRMnChAAla+CQpBdAeQn1dG4vF/H0zOj&#10;D0TlA0d3pzkcDofj2DmpgocnABefdDhOToIguOyyy+ov77///oVa3nHHHfXtxXW/Tfzcz/3ct2pc&#10;ddVVh21/pKrXMAwXVzU3mR6vX79+kcZNf0nVVeInydlf6MU8Ok7OUb2ssHqkxCS+OmLDM1/5idEA&#10;UE6axWwz1VKitYhk/GONZWX8TJTEADBTc6F0nEg6s21ZPwSAUlxepBmLVJPIsCnHVYVESEqlAtCa&#10;0hhCL8h4ISJQLWrBIixsc6usK7NwGrSxgjwbp+JZA2pAsDlSNbUfAAJ65CEgCzNzJalaeU8TCZu6&#10;eA8RBNAII2Do+zkv6ysfASIT206kpg8ERExr1bUqzzefmtdq8/6lBVyloWjgnD4djhcYyp+8kmnH&#10;0YK1x6l9xtZTTAHSR40AgEJEwEyQDf3QIyXCRoyANKt2ERR6LMIMAra+xWHOjrXiEczMwkQEAJ5q&#10;rFKKgfK1STRzYhKPvEZ3ZV/5SarVjJu67sy2h37Y9NZMtSgAkY5DP4BjQ7PJeAEhRjoZLU3EJjkB&#10;VyvWGgCM8FHoWucTemGsYwAout+dXvZk/NC3JQb4iL8e1cbYPxCy/pE5VDsWx7lMOxwOh8Nx4njf&#10;+943NTX1R3/0R0tpfM8992zbtu0d73jHRz7ykTVr1iz32F8iFAqFyy+//PLLL7cvx8fHf/zjH99z&#10;zz133XXX/fffb12UF2Ht2rX79+83Zo6atLu7+/bbb0fEp5566umnn969e/dzzz03PDx88ODBP/qj&#10;P3rrW9+63JNeKp7n/emf/ukrXvGKd77znZOTkwDw4Q9/+IYbbrDf9PT29v7Wb/3Wb/3Wbz3yyCPf&#10;+ta3HnjggYMHDy73kB2t8cMuHY0DkokntWhhzaZq8wgRFaKH5CFSzRKFRYyIFl0CqKAKRZhLpSDT&#10;39pBWoQlSZIpBDC6DAJGF0llX1BnYy/o8jN9IMK6EleGw8Lqxsp5iD4AIKbJo8ZUhBPmBMQgekDe&#10;UqLZiD4gAmsBFNFW/wyzdjo2joUPPbZvfKJsEyw7O7PbzlohYmx6KJJnFddQ9+SRBNCDxfJIBMQg&#10;KsS6a9AciHyDyiQzBqtsYlSBNagB0c0Z1ahMUhQ2Op6oFvcqP6+8LIAHrTJuSYXKb/eCds/vVEHn&#10;cSke4XA4HC8B/vzP//yf//mfy+UyAPzv//2/v/a1ry3LMA4ePPilL33Jbv/cz/3chRdeuNwL43A4&#10;HA6H48Rx7rnnfvvb37722muLxeJhGx86dOjtb3/75z73uY9//OOvfvWrl3vsLxGUUmeeeeaZZ575&#10;i7/4iwAQx/GDDz5477333nXXXXfffffExMTih/f09CRJMj093bizWq1+5StfueSSS7Zv375jx46d&#10;O3fu3bv34MGDQ0ND3/zmN3/913/9nHPOWe55L5XrrrvugQceeOtb3/rggw8CwFe+8pUPfehDp512&#10;GgD4vn/99ddff/31w8PD3/jGN37wgx8wc7VabfLdcjSCqGzoZiHlPKkQkBB95rIII1ItjFP3+zGQ&#10;prHWMjxtVUFEEGFrQFHTCzf2LADAWiQRa+OTBrXqWmuwxQNFGGo+0pIqpAmAARApFUwLAEC9GTac&#10;oJbSKgAwz2t61rEHU8MNMVYgLSLCTOQBIKFn27KpCleJQmO0iEbIxOVDSEGQG2gZVYN0WRuE2fXd&#10;bAAJiQCQOSYKWFfQIytQX6AnBgRAQvCQPBEDYJgZoTFxVxBw/8HpHbsmrHqCjX7VZRt932NdYUkQ&#10;FaEvwCLR3OuBQIooQAowXQEtHJOXDVRGTCWujkTl/UGmvzz5pLDOFNae2PvU4XA4HCknSfDwBODi&#10;kw7HyczrXve6e++9127fcsstr33ta+e3Yebvfve79Zfnn3/+CzSYJEn+7d/+7YgO2bRp0+LfTTfV&#10;aFi6PzYswWJ0ec++OEexmCeAk3NUL3ZCzwcARco6Hx4RmlmRAoBABfPe0kYY5vpJHh2EaLtKTohm&#10;ydHEivb+58YPIOJkZaYj2/opxCLT1SIAajYKlUdeZGJVs9BjYUICAEXKR6pqPzYaaxGa2SwoSyqz&#10;BsRZu4iaTLkWyxFM405oS9whIfqer9kkrAP0y0m1Lcg3PWA1G5wVEIKNa3mkPPLyQbYUlT1SFR3b&#10;FlYryACYJms1KqEF0vBTg3a62QgaG45qLG0nCwqgBQBTbbmdaX340lKD7XAcVyQ64h8BjhcFqbe0&#10;fXqiLf8gCCgiIkCISCrjBwoh62cqcRUA7O8DNO/Ht9Vba+H50f2aBdCcxy4isggAGDEAoJAUqSZv&#10;al/5kY5jHQOip7x8kK2/RUDMDHOtpC09+U6FlPUzM9US1ByUqzpmYRbx6RgtpiVhnQ+yRtiwAYDJ&#10;8nR/W8+xX4uMF1o5dGx0dp4u2lb0EJGl580aYfv1jDcvTZoAtV185mMfueNFTXum4CtfkSrF1SM6&#10;ULOp6qjP60bEfJA7omMdi+Mk0w6Hw+FwnFBuvPHGtra2D3zgA0sJlzPzF7/4xX/8x3/8lV/5ld/9&#10;3d9dvIKp4yjo7u6+9tprr732WgAolUp33nnnd77znW984xsLiYHf//7333DDDZ///Oc///nPW1Ex&#10;APz4xz/etm3bl7/85Wuuuebqq69e7jkdK9dff/22bdve/e53/8d//McTTzxx22232fWpc84557yI&#10;8jhfnvhhXwV2IVBcHSIvz7oMYpACogDQw7lpkg1FRtmYqpiKMZHy83HlkBd2K7/DthdOdFIUU2GO&#10;hI1JpkjlEhiJSrmovA8AvaDNC7qD7AB5heMuwUXEfOdp08mUn+mPKwd0NOaHvfV3iXxARFTMEYsW&#10;UxU2IAbRxyXXgUMEAA+IwERpMmnDUxpry7T3+Ym9+2x6NK5Z1bntrLpJFAIIokLyRLSYWECny8ux&#10;YNByTcTG+lEB0PyhihjWVeCYOSYUIwmyD7Ou1DTHJ4hZWGs9huQlOO4FNkAlRD5QgLWwGgIiBaQy&#10;JplJqiMAQCqbKawNsiuQ3N+GDofj5U6hULj55pttvZuvf/3rzz777LL8+v2Rj3zEbhDR//t//2+5&#10;V8XhcDgcDseJ5pWvfOX3vve96667bnR0dCnt77vvviuvvPLKK6/80Ic+9BIITJ1sBEFwySWXXHLJ&#10;Je973/uY+cEHH7ztttu++c1vWsHwfM4+++zvfOc7X/nKVz7xiU88+eSTduf4+PjrX//6//N//s8f&#10;/MEfXHTRRcs9p2Nlw4YNP/rRj2688cabbropSZJPf/rTf/VXf9XYoL+//93vfve73/3u5R7piwBE&#10;D5FsFb+FmpDKimgwIByjygCQzRYVNjZMZPXIs0fYtE4REa6ZT4gICGtr1ZwKrYEBwIp+EURAIaBY&#10;Y+o0LJbKjUUA07xUsm9JqvMGSf8zJ5kV0jCUQNM3ICKCgkDQKO8GBCQQa1/EaU1GYURAUkg+IIoY&#10;o0sgBlWWyNe6COQZXVS5FUF2EBex/qn7eMzNjxVhuwsxBEisatrokvLaFoolCpjaQgJwunqIZPXd&#10;9XMIwPhE8bEnnqtdB/PKS1YzakQE9ESYMaqntHFahRERCIQNa4QKUiACIGyvFyKilwvzq5PKobgy&#10;5Gf6KtNPk/KD7ApwOBwOxwnnJAkengBcfNLhOJk5/fTTEdH+Zrpv376xsbGenmZFwa5du+I4tYDb&#10;unXrEel+F0dESqXSxMTEyMjInj17br311rGxsSPqYfXq1Ys3aPpW/fi63C/v2Zs49sU8mUfV2dnZ&#10;39/f8q2ZmZnp6Wmtj9h17SVDIcwBQOAFM8WJIxLqAEA1qVrFte2kEY88K5Y2cqxaHRaxXfnKmaAu&#10;Axt71z7w3GNduY7h4uiarhXU6g4ZKY55RJGOFBLWrKFthISFBYCICMkK8BCJEK06s645tvEIkVqI&#10;BqH2CBQWhNm6eg0C4poSGRE88hDJVxTrJDE6QL+qoyZHRMNGC3PqfMoAqJAAIednCCn0MnE0Q4iG&#10;TTpGQBZTt2mty63TUdT/gXQClFYhBLEN60UG50SBsKmfxh4aivkhIXLq4ypz88VqzbMetR2rk+qL&#10;k4Vl54c/VLjoKi+05mReGfQJM94Cl/4Y7ocXA3gM9RLEBrYFAIVSi2mw/Rk2IkxIhEoRBSpAxKyX&#10;mUAkUok2LdeUgWvVHGZLWsA8M+qm4YuIFlFEiBio5lxQhYSIsUkyfsjCjYU5GNJyG968o9Z0rQCA&#10;jmzbSHGcJTXE1sbw8ajVUkmqIJDxQyJlJdNVHR1Lh3U6sm32B1MlqWT9sOldRfZHJPKSRc7aaLs4&#10;mXnG2oaN7dBXLv/25c7arpUA0JltHy9Nru9ZjUt+Zk6Wp0WkK9exunPQ3k6O44X7WDocDofDcaL5&#10;3d/93VNPPfUXf/EXZ2ZmltI+juMvfOELf/VXf/XmN7/5N3/zN1/5ylcu9wxemuTz+Te84Q1veMMb&#10;Pve5z/3nf/7nH/3RH/3whz9sarN79+5Vq1Z99KMf/cAHPvDXf/3Xn//853fv3g0Aw8PDr33taz/6&#10;0Y/+/u///nLP4ziwdu3a22677fvf//53vvOdzZs3L/dwHEeM8gvCCXMknJh4kihAr0CLVnRDRACl&#10;vLxwyKZskiJ5WR2NAwBSxsSTbMoAIKxFtDEVMTEgiZa4chDQIxWwKet4qlrc4wUdYX6dn+k7vsJp&#10;pCDXcVpx/BEv6NTRBGLoBW3194h8Jl9MlZMZERFJANXS9dKzCFvDnDRDtB51n6Mvbwi126CPtckB&#10;qqV1GkAEsY0YGAQTVK1C56wBEIGIgubMTatOF5vLahgFUHkqS+QDKQDVsLrCJkKIADwWLawRdVKN&#10;kTxCXyhArFLQRpRBRBFmXTbJTLpuKusFHeWpSmVmV5hbFebXkMqAw+FwvIx5y1vecumll9pfAt/3&#10;vved+Nr5Q0NDdcHJ5z73ufmpTg6Hw+FwOF4OXHzxxffdd98NN9zwyCOPLPGQO+6444477jjvvPN+&#10;67d+621ve1sm4/64O/4Q0QUXXHDBBRf8wR/8wfbt2z/96U//zd/8TVM6xbPPPpvJZN75zne+4x3v&#10;+Na3vvXnf/7nd9xxh4gw80c+8pH77rvvn/7pnzo7O5d7KsdKEAR//Md//Mu//Mt///d/v23btuUe&#10;zosY8rIAiOjxgpJp8PwC6xKSzxyhyggnYiIRI2JayJIBIBXrMtT+FRCbPStppClV/1qTIABIpcvk&#10;EWZEtLAW0CAMIAJsXYYk/Y+tNEg1TXXT2W2NvzRuJji3QepIZB2wGTDVSyNimnxbU4CLaEACQETF&#10;uswcAyL5bYhKTEzoia6Slw0yg4unmyDUTbkZoCHFRDgdGCGBzyYRToDImJKHbdAypCksbIQTQCuR&#10;FhGx2bvWrRoEEA0gASpEEmEQY3XgIgQoIAZRADxEZdN/U7G6sIAG0QAI5AmLcMwGSWWFjS1xiKj8&#10;3IqkPJxEI4hUmnyKvILnHzfdi8PhcDiWzrIHD08ALj7pcJzk+L7/qle96s4777Qvf/zjH7/hDW9o&#10;anP77bfXt6+77rqjPpeIjI+PP/3003v27NmzZ8/u3buHhoaOcfzd3d1H1P74phws49lfiMU8mUf1&#10;f/7P/1norT/8wz+s1+Z4eZLzsx3Ztq5s+9D0SDEqt2XySzzQsJmuFld3DhLSiva+pnfbMnnf8xCx&#10;mhyr0KiaVEM/AIC2cKljcxxH1nat6Mq1r+oYeOzAjgNTQ6s7B+e3GZoZJVRGJBdkSnFF6spfAG0M&#10;AhJSUFO8MzMz18ptYFr3DQEAiVKpWL0YB1s5HqOgjXwINMSP7FkI6/EW8JUXm8SwSQAyflgP1AgA&#10;MxuToICAoCARImKgfOuU7nsKYysERABkFiIgxNT0syExq8FXur6BtbASIghb1TTMysFhrooQEYFF&#10;Fnyizxps46ydNkpty5J//SlHfC2btaWShuDSF4cTZjYePtdCe5FzLLm3pR24UKulHC0gFT3x5w8f&#10;8bqdKHgyUgPLZuPJxXi5F2BBgq3d+TecMnuH4gsplJ5/n0Or0zXtmfvS1nxoNjBL28w2rcuPJX3I&#10;AECqbBYQG0n2SLGIVThLrRRF46c1LawAaKmdKy0I2nhij5QRRkFmEWAAVKQI0ZY+ISRCLIS5qcoM&#10;ArDw/EC3rasiDFSLyzcIpqWeujpnHexoBTxSiNi69IkACwfKJ6TGH/SxTqzcd766uCPT1lvonqrO&#10;HJoemShP9eQ7j+MtUIornlKB8gMvOGq9eksG2/t2juxVpKYqxe5c85hDL7CXKTFLquMjIJGO82EO&#10;WlWuqSRRV64dABpV6I6XJ4NtvYUw19/WM1aaGCmO9xeWFFUTkX1Th7JBphDmNvWuW+5JvNRwAnSH&#10;w+FwOJaB66+//sEHH7zwwguXfogx5l/+5V+uuOKKs84669Of/vTIyMhyT+IlCxG97nWvu+eeez71&#10;qU8FwRyVY919ur29/X3ve9/OnTvvvPPO97znPatXr2bmD37wgy+lyP7VV1/9yU9+ctOmTcs9EMcR&#10;k0SjwmnqpAjT4fTSjSB5ym9D8lmX2VSj4nNRaY8xRTYVHU8ZPcOmLByj8gk9z+8AVCA6iSfj8sFq&#10;cW9SHU2qI6WJR4tjPzW6eHzn5Wf6gtxKL+hUXl5HIyaZmh22yhF6wpo5Fo4BEJc85TrCRkSn1VFR&#10;2eqoALO1RdPgWl0vnUbTFNS02cIJpFmnjEiAnk0tFTBs4qbYnAgLMKIniKjChmForWeMiZi1cFVE&#10;IylAIgqQfFQBomqIuWmdTLOpCGthjWlJVx/JJwoFUYCBfGCDgH7YG2QHg/zaML/Ozwx4frtwFJcP&#10;xOX9Op6sFvdMj/w4rhw6vlfN4XA4Xlwg4le/+lW7/Y1vfGPnzp0neAB//Md/bDe2bNnifPkcDofD&#10;4Xg5Y418/9f/+l9HdNRDDz30jne8Y/Xq1b/927/96KOPLvckXsps3br1L//yL3/wgx+sWzfnq+t6&#10;8BARf/Znf/b73//+M888c+ONN27btg0Rb7vttquvvtoYs9zDPz5s2LDhxhtvvP7665d7IC9iPL8d&#10;AEiFbKoLtSEvj+STyogYHU2wKafqYusjbSv6oWr4H6XO1SCpAFlEwDDHVg4NYsXJc+NUACBaOEJA&#10;whBr1hAoWPMVsllfAiDC9cNFEGqnw6ZcNpu6mnaPDVUIUzl3mnna5FskrO28hDWbCnOMKqP8DqIA&#10;VQaVL5wAkvLbD6teQPJtuUNpttiSujG3ACL5AiISCxvmOdmKIsymqpNpHU8xV2ysVcSw9cEGmHXk&#10;TjNNrQKcU0Ok1NlIaqUV0dpTAykij8hD8kmFSBlEHxBrenhmE+lkRhoGg0B+rp8ojKvDYuLyxGNy&#10;zL5hDofD4TgKlj14eAJw8UmH4+TnNa95TX37lltuaXqXmb/73e/WX55//vlHcQoRufvuu9/1rne9&#10;853v/JM/+ZOvfOUrP/rRj46LmNbzltPhaVnO/sIt5ktvVC8TEHFT77rObJsidWD6CNb8wPSIiPTm&#10;u1Z3DmbmyZn6Cz0IWAhzM9ExJeoY5mJUbgvziHh8NVGOJUJIl5xyXnum0Fvofm7iQLFaamqgjZ6p&#10;lipJNeP5GT+jQBk2Nk6jjRYQT3mEGHg+ALBwwokNX1i5ICFZvTEiEqL1o0731wSGqQIZ03pvADa0&#10;g9ZimkE0m1puFRKiYRaAOaozMRHHnNpfAxIigE+qrt9LTKJQ2WEoIgAxzKlAW3C2UF9dzTzbc4M9&#10;tAVrosGG0JTM/k9AFtBLi8CsisY2QQScoxRdMi3q+tWDcw1ibgERkNZ66XmVCZu3W9hf4+yB0qqT&#10;es/NvWGLNvNfLrQCS1mZk96KWB8sL+PZeebkdZm21L3lG7THtXeOTdjaogSoDRTjvBtv/odxoTtz&#10;bt3O2n+k/hmxlTsVKUVEiPWHBgogEtai25AmXmLtOJl9wsydPLY+OdQrI3hK2fbWitknpYh88j1b&#10;NoI8AGjPFBBRkRIALa2/NkKslXSQWlGHWgIrzK/vI8IiiEhIoRe0rDeq2SCgR153rqNxfyWpWk/m&#10;rrn7LWeuOLUj05YNMvsmD9rze0oREACYYwhTJ0ZXk6gQ5BAx64V2cTJeeNQdNrK+ZzUidmbbR0vj&#10;8+/ajBcqUoEXJEYvZQqVJGKRrJ/Jh7kmLXpVR7GJC2E+G2QKwbIVYnCcJCDihWvP7s51tGXye8f3&#10;x3pJT/uD0yOlqLyua2XoBWev3LLck3ip4STTDofD4XAsD5s2bfrhD3/4J3/yJ0fq+vL444//zu/8&#10;zsqVK6+99tqbb755YmJiuafy0gQRf/u3f/uuu+5avXp1fefw8HBTm1e96lVf+MIXnn/++YMHD+7d&#10;u3eRUqkOx4mBOS5PPAnosamSyiIFi+RcLgAqLw+okniSTaTjKR1NGRMheeQVAD2ijBd0eZm+ML8q&#10;yA4GuVWZ/ClBdqXyC0YXo9K+pDqSRGMzI/dHpX0ixxYnm0uufYsXdPnZfuUXkuqYjidt/8prE9EI&#10;AqxFGMk/0tCr9aYWqRvasA3b162kRaQWIoNUK40KyUMksubSwADCnNQSFm1dVarloc5NRRUASQAQ&#10;UBEFtTxUYVM1uiishSMQjahQhYS+jcfJXMchY6omKQobNpFwDCBIodWKE/lIoecVAJB10eiK1sWo&#10;vJ9NFRGRlPLzXtgd5tb4mT4ASSrDUel5k8yUJh4vTz4pvKT6eQ6Hw/GSZM2aNVLjxNeO+dznPmdP&#10;vX37dqXUci+Gw+FwOByO5SSbzf7f//t///M//3P9+vVHdODY2NhnPvOZc8455+yzz/7Yxz729NNP&#10;L/dUXrJcfvnlDz744Ote97r6niiKpqamGtts3LjxD/7gD376059OTU3t3r377rvvdr/mOeooP08U&#10;kMqCJE1i3Ua8oAuslpirbOI09GRTW0khEs6BaolZWEuBlNkEzVrKmNgkgdQXCEGMsBFhZs0SM+Pc&#10;vCvEWQsLRCJEZQsOkjWgRtXSnLmmmsZZvXRDLUIAADEgpubhrFlXxFQBGMQg+aRyKuhQKuP5hSCz&#10;EjhhXQVg5WVJHT5xipSPQAAkoiHVSRtjqmwi5kRYi6mKqQpHKCycCEdGl2w6r4gxumSSaTYVNpGY&#10;SJhF2KrNU5tpsaUSRYTt/wCMsJEGx2zrHY2oBADEiDCLFk4aA6aIgKSIAqQAAEG0iBHWUeUQm6hh&#10;McnP9gNgUh02ulwt7lnu+9fhcDhepixv8PAE4OKTDsfJz+mnn06UJv0eOnRodHS08d2dO3dqnX7V&#10;e9ppp+XzR2wSOzY29t73vvfP/uzPmtJjmgiC4Bd+4ReOtIrW8XWNPlJO/Nlf0MV8iY3qZcW5q0/z&#10;lLeqc3C0ODFZmVnKIZUk2j95qLfQnQuy560+fX4D6z7dle2YqhaXqM1oyURlSkQ6s+0r2vusAaPj&#10;xHPWis1rulZs7F0besGTQ7tK8RxhZzEuA0Ck47Yg75MX+gHYsA4bI+yRIsSMlxo+x8bmQYkNJElq&#10;pgoAtlAcE6CnlFdLskqF1FZNXYvh2MAQEREpAgIBzSbWWrMREYVKQETEsNX7iWYzVSklRluJGpGy&#10;j1+PPK/28ysxxoaUQhUgkiIiJBtISYNS6Rhlvjy6ERvuSk1f0xZWyE0NDrA2roXNByMCAINw7dd7&#10;FuZFJM1zzjp3A4AQVYP/9qzqshacOzzY8hxzXi32cwznd9Ky56WcHQBlVth6fI1fTxrModKxd3J0&#10;SGzMaGW5F+AwzDEvlsYdeIx6eGwUIM96Jc8ziE+bNOmRG45t2JK5L2tb2HCUIBGRUqgUKbSVIwSh&#10;LkNuml5anQFtzdDmQUEaQV5o4RApMZqZbV4roSKitqAACAo9XylFCgAUUj7IKiQC1Kx5rnBXGnqs&#10;h9jrn0ycdyXqzy5PKYUUqhY/xCMdibCnPCLqLXTV92tjykm1LZP3ldeVbSGZPmfl1kD5qztXFKPy&#10;WGkSADJeQESEuESX5vkIwERlmogKYb630BWbJBdk4PgZNa9s7+/ItA2298Y6GSmON18oxPZMwVpq&#10;l+PDJVcLzERFT6nQC/oK3U1vjhYnAKAr176ua+Xy/rHjOEnYtuaM9kxhU98phvmpoV36cJnYo8WJ&#10;Z8f39RW6e/Jdr1h/3vzSSI5jZDnLtjkcDofD8TLH87zf//3ff9vb3vb+97//3/7t347oWK31bbfd&#10;dtttt3med/nll1933XWvfe1rzzzzzOWe00uNiy+++LHHHvvwhz/8t3/7t6VSaWxsbKGWg4ODyz1Y&#10;hwMAoDL1NHOUVEeU344gbCI2FWaP6Ai+zGATiRgEYFMBVKiU53cgkjEVEENeHpH8sKfeHhHRy5CX&#10;8YPuJJky8ZTRJT/TV57abnQp17H5eFWPRFKFnvNK44/ayI+OxkW0F3aT8gUEULFEiKruhHMEiAYB&#10;EGP9bRAJxAaSqPblQT0CiGlge04NTgJhATMbDkMbsaK0ZCkIcIIqsKFEZg0gRIEgKZUFm2dpKmzt&#10;wTmxRtmICgAEqVb2NO1chFmXWDSwEUkAEDGwdVlFUDgWYZAEKeuhx1xlU+UkAa8QlQ+G2X7y8vVB&#10;Kr+NvIJwlESjceWQ53cAiI4n811nKf/4RKAcDofD4XA4HA6Hw3HUvOY1r3niiSduuummP/uzPyuV&#10;jiyJ57HHHnvsscc+9KEPbd269brrrnvd6153+eWXh6H7qvV40t3d/Z3vfOdv/uZvPvaxj+3ZswcA&#10;xsbGOjpa5JS0tbW1tbk/tB1NoJ/pM6YKOGriGcr0tG6ExKaKqJhjAIMUCBu0Yaj5CVsiIGZuSiOm&#10;LeseGFi3Pra1Aq2PEIuwTYgkFBsPA6SGkNRsYpwAEQKgAjG13uvWOc2prFZhnL4lAkg1KTWlY0o7&#10;QBAGVKQCpFB5BSRFKucHnaiCJJoAYTYVAELKLCXUSSoDAEiecMIQMUd2ZcTqtIFl1rsDAUQ4AWAT&#10;jTF5acoba2EtoCW1krYpb/XAozQ4BVmhtM2z5dmai4I13bmy4vBaz4LzpoBIQAEAi7AtpxhXDgbZ&#10;QTsRAED0/ExPUhk2uhiV9ob51UcU8nU4HA6Hw+FwvDRQSl111VXf+9737Mt77733Z3/2Z+vvfv/7&#10;369vX3fddUfa+cTExK/92q9Vqy1kA5lMZsuWLRs3bty4ceOGDRtWrlyJiI2O1o4mTs7FPDlH9XKj&#10;N9911orNhs1YaWLH8O6zVmzOBdlF2icm2T60i5BO6V412N63pb9FdcXQC9b3rK4k1ecnDx6cHl7X&#10;veooBiYi+6eGskGmPVPYOrBxudfp5QsiXnfGlf9w/zfPWHHqEwefefTAjvXdqwfae22WUqRjANCs&#10;c0E262cqScUjLzFRZJKMFyhSgfLrBpixTkRqgmnE1MoVwEYnCKnmMo0gSqRRH4ggiMggLIiUpkAR&#10;ACskRUpADBsDBgSMmASAWTSzYW3F0h4qBhYQnzwWFhDN2qPUftOwseJARYqAmFmDsZ7SDKjT3K15&#10;K9PCL3pWviw1ZSEhpd7XCPXoGdY6aIpdNco0EdCqrxuNZFuNo3bmBj2mgBDSHAllo+R43iHNk2iy&#10;rK2L7mSOe3aLQ+yIj+WGaz0qnH1rKWN+EaIPLptkOnl2Gowcez8vIDLnFlj4Wh/JfdDig4CH6QAb&#10;ZM9pPdAG5fZhafykp7436HueZgMACev0wy4MMKdjFCBEtk8LsRmjc2LriABpyUypxcTnfN5ZmAWJ&#10;iFns07ctzLMwAnpKZbxZi7VCmCvH1YQ1ACRG+8qjWvC54ZNdeygDsLW+RoTZwhYphhkAFBIhtfy9&#10;QrOOdKxIKVKd2bagwSp5vDIJIh2ZtlUdA4papN1m/PDCtWfFzyaHpod3jz3fkS0UwjwCBF5Q1QuW&#10;gl2cUlSuJlF3vkMRdWU7R2bG28JCT77zeFVsQcQL1p45VZ0phPnnxg/05DsVzqkK11vomihPhV4w&#10;ExULYW6RW6qsK1GSdOc7PVIDhd7Gt1jk4NRIZ6499IKtAxuOy8gdL3Y8Um868+qvPHjr1oENTw3t&#10;enjf9lP7T+nIFOa3NGL2TRzaN3moI9u2qW/d+p7VF649a7mH/xLESaYdDofD4Vhm1q9f/6//+q8/&#10;/OEP/7//7/+74447jvRwrfWdd9555513vv/97x8YGHjVq151xRVXXHbZZWeddZYr/Hxc6Ozs/Oxn&#10;P/unf/qnzz777MDAwHIPx+FYDKOLceWQjieFkzC30ugixNMimnUZfCT0l9IJm4hN2dqeAACk9T6Z&#10;TSKmihQSBV7Qbd2Mm0Hygy7Pb0sqw0llSEJbVk2y7VuOVxE1RJXvPqc8+TgAIHk6mmRdVn4nCIJw&#10;Gg4ShiNRTYuwiBE75bTOJwhwQ/SbAWyIi9MMSBBgm1hpnXzIdlKLwKvZqBUSi0EwIihiAJSIATCI&#10;PiB5Xg7SQFqVORLWIhqREP15Yb6aQY2I0TMiLByDMAKB8mfDZEgAKGJQSMQgKlJZJE8nZUmmlVeI&#10;q8NBdmWjFQ8iosoE2VU6HtfxpDGVIDswM/ZAW8/5ym8/LlfN4XA4HA6Hw+FwOBxHTTab/fCHP/yr&#10;v/qrH/3oR//6r/86jo84/2D79u3bt2//xCc+kc1mX/GKV7zqVa+67LLLLr744kKhcKRdOeaDiO96&#10;17v+5//8n7t37/Z9f82aNcs9IseLiSC3IirvV17B6BmPO5GaQ/psqnF1CCmQpAiorPYYEUUIwIhw&#10;Y+nAml5a6hJlqaVwzcqnUwEzIhIgIKg0AU4IEEBq8mAAAaR0WwQQUdUsqRkwzVCTmmoaUvPlFulq&#10;NdU0pymf6CEioFcLdkkt31UQFaoMku9nBz0/TypnZycCrGeEE2FNKkREQGV0qRbAtHm/HpLfGLFE&#10;CgEVALCuCGmoi6XTJUpV4yKAIOmsGQQqwApEEIWR0IYZ0aCgCADNTVZLZy61xFwWkHquX6P/CiII&#10;KOtdBGAEgDmh+fHVVJTtg7BJispviyuHwtzKur6aVJ5URkcTyitEpX3ZNpeG5XA4HA6Hw/Fy5DWv&#10;eU1dMv2tb32rLpk2xvzXf/1Xvdn5559/RN2KyB/+4R82imkR8dprr73iiivWr1+fyWSOqLeXOSfn&#10;Yp6co3p58upNFz83cfC0gY2PHtjx6IEdm3rX9eQ7WybVzFRLO4Z3azanD25qC/NvOP1VC+XenL/m&#10;zF2jz/UXeg5MDfe39WaP3KFuuDherJY2968PveCsFZuXe5Fe1rRnCm/bdu0/P/Sds1dufWZkz67R&#10;5w5MD69o7+vKdTAbSENAiAC+8jUbQhQBFlYYZP30s6xZiwinCmgkQEYbhrF6aSQkBPSVp+uO0IgM&#10;gkKENpgDLEBI6YmMFkBBIbRpUR4Ls7AxLCIGDBoQkMDzC35uojpNgkYkG2TKcUWRYhEjrECJdb6W&#10;uosrKqUIlAgzs40jMRsWq17muq5yrl46Dec0FLSz8spUMg2ELGwPr39qSGZdrLGufKxHd1JLjDln&#10;sUeySPMnr+GlpOvK0KjubOXOO3vqusZyfjANF9iud40wLzqFzQ3S7TSAN6+juYLvluBsULBFD9jq&#10;dC8qzHCFpyLqWIYKs8nTk8s9+8NRS1SsmdIvdJWP5NovSew8V6stDRpphGO51USAmRnZsIH0oWAj&#10;3ciYVpaYHSmSCCNKWpOgIX+UEOuPFEwfF9Lw2LBh6tRzXkR88jxSLCwGEkl85SFgPpzVM2e8MB9k&#10;qzqyw0yM9ij1oK77SBOC2AqoaWheaoY/tesjwsIAYktg5IMczcub1UaXk4oihSIZL8gHuaBBmTxS&#10;HM/4YSHMbepbt9AaXnzKuU8c2nlq3/pH9j+1fWj31oFNilQuyIyXpqzY+4iuSKSTicp01g8LQW51&#10;5+BMVCSizlz7Kd2rj/oqz+ecVaf95LnHNvauefTAjt2jz2/qXdf4S1RvvnuP2t+RLQzPjBejUluY&#10;b9mJZjNengq9IB9kV3b0e3NFGfunhmITb+lc35Ft29R7ynEcvONFzarOgWtPf/W/P3Hn2Su3bB/a&#10;/fiBHR3Ztt58d3sm7yvPCFd1PFmeGp4ZT0wy2N63oWfNQHvvm868mo7CKsxxOJxk2uFwOByOk4JL&#10;L7309ttvv/fee2+66aZbb721OfyyNIaGhr72ta997WtfA4B8Pn/eeeedf/7555133tlnn33aaae5&#10;6PaxkMlkTjvttOUehcPRjLC2BikACOhVZ/aCsI6nyCuQypAKxUQAopMiJyXwcgsZjwgAiBHWbKps&#10;qmn6oK2vxwkDSjyNiEiB8nLk5b2gY5FRIXp+dkUSjepo3PZNFGba1sNxApHyXWcBPgUAysvH1ZG4&#10;/LwICwiiD8DMCVF4BHUMWQsbEZO67KQBL7QS5TTHUZoi2zZSXsv1BAIkYE7fnVNvD4lImAGFWRMy&#10;CAN6SGkOKABYI+hUL00egNfsxwN2CCwgRs+AsL2yiD40yLMh/QaAQAyAL5ygUgCA6HtBu4lnjC4q&#10;bEsqh/zcyqakTET0wx6lMnF1NCrtD3Mri+MPt/VcQF7ueF04h8PhcDgcDofD4XAcNStWrPiLv/iL&#10;D37wg5/61Kf+5m/+Znp6+ig6qVQqt99+++233w4ARHT66afb4OG555571llndXd3L/csX8Qg4saN&#10;zn7HccQov8MLOoUTo4tJPB5k+ua8LZxUh4UN6zJSSAhpEb1UgovW6ifNs5yjl4ZU3pxCaUFAYBAb&#10;trLJXqpB02s7wbQHpJqkOG2NaT82eMaAyprYCJIwA3DNynpRbxurs6bMbEYXAEAV2AgqFXQplQuy&#10;A03xKOGqsDa6ImIARMdTC/dPpLLKyys/BwLCiXAswmKqqbYcFZJdLG1F4DgbeEvSWJ+wFaWjGESy&#10;BiBgCxWKNE0PARgB2V4RQJmdVrMTCAIACVj1uC2MSDjX2qLmaqJQZUCkppoeCvOra52gF3TElSGj&#10;y0nlYLZt/Ys1L9XhcDgcDofDcQxs3rxZKWWMAYCRkZHh4eH+/n4A2Llzp9batjnjjDNyuSP7nvfp&#10;p5/evXt3/eXKlStvuumm9vbFSmwfXWrTy4GTczFPzlG9PMkGmbec8zNf/umt56zaun1o947h3W2Z&#10;Qn+hpyvXHng+CGjW09XS8MzYeHky9MKzV24phPk3nnlVb2HB8N0p3avWdq1ITDJWntwxtPusVZub&#10;3BQXp5xUnh17viPb1lfovmjdOZkjV1w7ji99he63X/Cmbz1+u6+88fLUvsmDu0efB3i+klQnK9Mz&#10;UakcVzN+iEA5PxubODFaERox5bgSeL5HXmK0jRghkoAgInDzR7pJ5GYVw1QPlVhJnkjo+UTEbNXT&#10;QKhYhMFYnZ7YOBGA7/mhF+T8TD7MoqJqXCnGFW10oHwrUKwmVQCxd6bUglEWBEAkUgQAHqoYEs02&#10;zNXoA90wUGSZNc0GRLT1/LCm78VU5YgCggIAKHXfZ6vDRCAAQrJTsEEfqXlNN5/tcMpRqPlv1Kcj&#10;Dell86dgI2SzsbfWHbeuTdgwrAX9odNjW+ul541mkWmlM8cFm72Y41LRgyPZK4+nPnNJGEl2TR17&#10;NyeCxtCmNGQvHp1rziLKfamfYq6S/9jseSh9LKSfTAZhEc1GIUFNNS0gxLbIpZCgiGCtwERaQLM+&#10;/dqYrWI2LVmaiq0xzTS1CDCwj14+zCmixGhEKEUVRZT3gtDzg4aMzayfIcJCkCvGJY88w0azYWGP&#10;PESsPwHtE9IIS/1xZ59ZiCzMIiBpwYjQCxrto23DSMfWXzrrZ8pJtTvfSYgZL/1BX4oqk+XpU3pW&#10;K6LTBhb8kstX3hvPvOrLD3xrc/8pTw3tfnrk2a5sZ2L0JE5PR8WeXOfSL01skpHSuEeqJ99ZCPOD&#10;bb0P7nuyr9CtkE4f3HQsF33+mF+z5bJ/feS7a7tW7h3fH3rh2q4VjXfI2q4Vu0afywWZycpMq6UD&#10;Zh4tjgNgT74z52dWdQw2vjtdLT4/caC/rac9U7h8wwUtDbodL1tOH9yUD3O3PPa98/zs0MzIoenR&#10;XaN7GxsQUleuY03XYD7Ibe5f/4YzXj3/DnQcF5xk2uFwOByOk4jLLrvslltu2blz5xe+8IWbb755&#10;bGzsqLsqlUr33HPPPffcY18qpTZs2LB169YtW7aceuqpmzZt2rBhw5o1a5wTtcPxokNYJ9XhJBrT&#10;8RSb2QLAAhzNPCeimSM/Y78mwSA7GJUPeH7B6BLrkpAmL9sYMhUQMXGquxYxXIU0vRLTGIuwmCoD&#10;KC+nVEheNsj2H3aQiOiHvRpRRxOIXmVmtxd2ekHX8VsGzHeeHmT6y1PbQ/TLSZH1NIgGK10WwxIT&#10;Bot3YTMUhbVwLM0haqlZzKTmLmkeKtj4uNQ6qAXNUerF/FpFnG0CqQFAFiYKARWpECkDAMwx64qI&#10;EdEA8xIl6wMSAWGjSyJGTAwgSAG2qiuGqKxjNnNCKlMfgfLbTDJtdBH8tqRyIMiunu9cRF4+zIdx&#10;aX9cORjgquL4w4We8xstqR0Oh8PhcDgcDofDsYysWrXqk5/85Ec+8pGbb775L//yLx9//PGj7oqZ&#10;H3/88ccff/zmm2+2ewYGBk4//XQbPDz11FM3btx4yimnHGmCtcPhOCIQMdO2UceTXtCpown28o1q&#10;4SQaFdZGFwHR8ztEEtZloMDKgAFQgFFYbDSpQS89mzOJ1OA4LfX8LUABVOneWvpZWpEwtcSxol8S&#10;tLbSNvhlEBUCCTCIAfSspQ8RMgtircAg1ZPdIN1ILXVs6hg1OmAAMLNBRKJQqYyf6Ztfv0/H00aX&#10;jJ4GQBFGRBsiq5U7tCupAAnJE9asS3FVgBMBZE6s0wZSQOgBgjAC6Pmm2KnlNEAtAMgCIKwBCVAB&#10;GJgNCTYcJQ0G2kBQM/XGmsk3zM0AtkbVICyAwAmQanxTUsk0EflIoUlmWJcQKYnG/LA3nanKI3ms&#10;Z4zO6Xh68dKWDofD4XA4HI6XJEqpa6655rvf/a59ec8999xwww0AULeeBoDrrrvuSLu1FdbqfPzj&#10;H19cTAsAjX7FjkZOzsU8OUf1sqW30P3/u/D6f3vku77yRorj+yYPWR1FraKZAICv/FN6Vq9o78sH&#10;uTef85o1nSsW6RARf2brK2++/9+29K9/8tDO7Yd2bx3csETVdDmuPnFwpyK1uX99X6H7onVnL/fy&#10;OAAAOrPtv3D+mx7a98SP9jzcneuoJtFUdWakOF6Oq6EXEmJfoTv0g5lKcToqTVVnCMlHL+a4FGsE&#10;TEzCIiI24MHaSgEFbczIqmljkxCSjQiJiEnDHEQInlIswoxGGAA9VKxYoeeRygUZK+oTEcOMJsp6&#10;YSHIDXb0hV6wsr1/sL3vezt+OJREzGKIO7NtiUlCL6wk1UoSKVKzztCtICIwgIjC9ViW1W5LLTQj&#10;aOWQUtdZ4qw2GgDqLrKpgXQtXIZYV2GDANtYlv0/pENq1EtL8yCXJOBMQ3IIqai7URRa67ZxJmnI&#10;bPaktcgcNguVMTXenX2x8KgWFjkv0Lbl/ll57EKi7lnd9jyza48yFww0t2843wkxqK6dhKX6yAiY&#10;ORc0emQ0c/lK9E+oyjF+clwi07TTW9PmDeRO2KIsjreyldfurHx6yXr7hXpo0WdTg3n1AI58WRSS&#10;svbOkD7ZEJDZkPLYBmBrzQwaBLJnNcIogEgEyGnRUkEAbiiAYA9Pb2VEBcTALICIZEPBhD55ndl2&#10;RdSeaUu0no6KAhV7YHumrXEuiijrZ5glNolh4ymPhLXRsUkw9bFGEUi1uAIgSJR6/2gxdiKExAgE&#10;GHh+zm+0VZPE6EjHRjhQftbPCEjez2a9TFumQLXfN/ZM7PeUN9jWe8bgqbkgu8iqruzo/5mtl//H&#10;U3ed2rdu58henzwWbsvkpyrFQpgL1WEydS2luDJRnlKk+grdGT+zdWDDc5MHWXh1x+CqzoEV7X1L&#10;6WTpbOpbd8HaswAg0vHzEwe00af0rKbabTzQ3jtcHGeRQzMjI8Xx/kJPYyWRxOjR0rhh7it0B56/&#10;pX9Doyi6GJWeGtqV9TMbetac0r3qjOMq9na8NFjXtfJ/XvLWHz770MP7n1zR3l9NonJSTUxCSIHy&#10;2zJ5QurJd75y4wWb+9bjsRWJcCyCk0w7HA6Hw3HSsWnTpk9+8pMf+9jHvv3tb3/pS1+67bbb4jg+&#10;xj6NMc8888wzzzxz66231nd6nrd69eq1a9euW7du9erVq1atWrVq1cqVKwcHBwcHB4NgSX/DOByO&#10;EwbrcrW4N64cFGHhhE1VOGbWNfGvZlNmU0WkpDKqaVL5HZ7fHuZWxpVDAGgdpE2SkMoghQAAnBhT&#10;FmEQZtYgiQjPGtHYOpo2TkSeCLOJlNcmrJEOX9EKEb2gV1gn0SipsDTxZHv/K1pKfI8aP9PbHryi&#10;NPkolfYIBwyIiGyqICKSGGEkHwHrJ20IObPM2rlYWXQ9HCapvXYauLbBa8K0Yh/O9YexmZSCqQ11&#10;LbY7t6SiXVERg4BAAZIilSGVsVmerMsizCZBIiR/fpCvptYW4QQBhBMAXkgvDWAtbwCEQXRjEBER&#10;lVdgXTRJEf22pDriZwfm/7GN6AXZwahyMK4cQsTi+MNtvRfgkZQfdjgcDofD4XA4HA7HC0pbW9tv&#10;/MZv/MZv/Mb999//pS996Wtf+9rw8PCxdzs0NDQ0NHTHHXc07uzr6zvllFPWrl27Zs2aVatWrV69&#10;2gYPV6xY0dbWttwr4XC8FPDDriC7AkBYV+LqcJBbSRQAAJuqSYpsKiCs/AIiIgbgIesSqBBMLJwg&#10;YF02nKaAAsCsxbQVOqdJZalVMtQSSIFnHW/StFCuRbjqyZA1Gw7hWgYtWyOemriaED0AjegJJ5Ce&#10;0ojU7S5qIIKgDVtZvTeCgGhmgwBWz+xnBpRfmHOUcBKNx9VDYqoijEDCMVCYirfJr9c3FGERIzoG&#10;AEAS1oAoxobRfBQD9RRVpDTrVFiQsGbQ3WD/QwQokEqy0ToSAdWk0XNz9JDnuB1h7e0GR6bmZbBd&#10;iRH0QBJEv+EKGkh9TjxEUl7O6CKbKsSgvDZb1hARlJfXyYwPkkRjTjLtcDgcDofD8fLkNa95TV0y&#10;fcstt7z5zW9m5kbJ9HnnnXekfTbWZbv44os7OzsPe8izzz673CtxknJyLubJOaqXM925jl+86M33&#10;73nkJ8891l/oqSTV6WoxNomIBMrPh7m2ME9IZ63ccvmG8wvh4csa9uQ7X3faFbc+fvvm/vVPDz/7&#10;6P4dW/rXLy5/EpHx8tQzI3sU0RmDp7ZnCj971jUeufyQkwVFdMHas85ZddozI3ueHt6zf+pQb75r&#10;qlpUpIpxqSvX3p3r6BzctH342cnyzMHpYVLY5hc0a80mNgkL16u5iYBCQgQtTIiE5Cufha1DKUsq&#10;71WEhBh4ISGKiCiJklizYZGMH7aF+YzvIyir7gOASEdGvLawMNjet3VgQ2++U5EyYrJBJjYJoBAS&#10;oVrT2TcTlRAworgSV62cm9IQzZwpswizkXrqGgAIECIiGTA4x9M1/W/N2FWatL0ExGBsahakGV+1&#10;lC7rSC3CyI320Ahow0xzOgJofskAi6a/IdqRHs6Rt6b4xvpJ6yepyaYb26av+HDy0abjjkKFW9Nt&#10;Y5PrL8xVPc/RteKcYxEwoNw1a1rbYc+6Crca8tJH2dpoe4HpEFYfGJqzOzLxE2PhucdZornYQBKu&#10;3L1//v7CG06hzpqdySI33mFmeAQr1+KKwNyrjEs4qn7IEs8vC52ilTPN3GoBLWnQ6zeXYCAijxSg&#10;inRNeywAKCyMiCBpfBsainsqIhERkZooWmx9A24sUADAUo8ho63cIPVyJyAIFKog8PzQC7rzHaEK&#10;YqNHSmOhFwBIZBKal+3ZkSlUkmroB9Uk8pQyBskjw8YwG2ARsc8wtoJp61Cf1kFNl4GFAdD3fYWK&#10;iDRrFjFsEtYiokjl/ZytdmGEDZvQ8+um0KOlicny1MbedYHnX3zKuYe9hues2hqb5PanfxQof8fw&#10;szPVkiLylBorTg629dKiNsuazWRluhxXM37Qk+/K+uEZK06dqZaGpkfXdK3I+OEVGy98IVSjV556&#10;8Uy1BACe8vZNHJyOiht61rRnCvYW2tK//pED2/sLPcMzY0Mzo935zpyfEZCZamm6WkTE/kJP6Adb&#10;+zfkw/QXKhEZKY7vHnveV97pg5u6ch3XnXml07s6WpILstdsufTS9eftHH3u2bHnpyozpbjiK68Q&#10;5gbaejf1rVvVMUDHNaPeMR8nmXY4HA6H4yQlDMO3vOUtb3nLW6ampm699dZvfOMb//mf/1ksFo/j&#10;KbTWe/bs2bNnT8t3u7q6+vv7+/v7+/r6enp67L/d3d3d3d1dXV1dXV2dnZ1dXV35fP7IzupwOI4c&#10;EVOdeTYqPSdiTDKtkxkxtpICkfIFCYW1LrGpsqkQeoBFolBYm2TKC3uC3MqkOgYASD6bCusyQEVs&#10;Zh6IsAbgevAVEQEV1ExprBdNLXEQjSlzeb+f6VVe4bDDRgQ/0xeX9iXVUaQgKj2XKZxyfFcGSXlh&#10;b5hdVUnKpDzyMqDLrMvACbAW1oBKWockCNEDJODYxsUQUVJNNAEgsLERM0oNt0mQ0rfqljIiNa10&#10;3dPG2lOn0XMBblhJW0UUiPJUq6vHpgIiwjEhIrUuVFEzB7KuOwBikPxFxOcIIEACjAAgDA1qZyRF&#10;Xl7rojEVABRTRq/FMxxV6GcG4uqhuDIUAFVn9mTbNx7fC+dwOBwOh8PhcDgcjmPnoosuuuiiiz7z&#10;mc/84Ac/+Ld/+7dbb731ueeeO76nGBkZGRkZ+clPfjL/rWw2Ozg42Fejt7e3p6enp6enq6vLxg9t&#10;8LC9vX3xPAmHw5Hr3JzEk352IC7vT8oHg+wKVIGOJmwFQ6QAMf1On8hHv83oEigERDGxAACbJncW&#10;BKxJew2I1JyOa846IDWrZ5pjY8OmZi6dptJaFS9iLcyFWFNmS1qHkDxEBlAgcS3l1GaJSUNW26yt&#10;jbARFKrpnAEASAEDkeeFPTQ3TsWmmlSHmbWYyOgKiIDySYVe0LFQopwIC8c6mRbWIAxIRL4IA3og&#10;WoQQFSKJzdxM43gIYqyJEiIAEJDNhps1DwFmG9aTuess9SAhYK2I4axWGmcbzwEBBBXUXLJFvFoG&#10;MAMIogdg6yoCko8UsKkiBToaD3KpnxiqLMRTwrGJp5b75nU4HA6Hw+FwLA+bNm0KgsC6L0xMTAwN&#10;DU1OThqTmhaeddZZudzh1ZVN7N8/q+HZunXrYduLyH333bfcK3GScnIu5sk5qpc5gfIv33jBtjVn&#10;PDOy55mRvSPF8VJcFoFckOnOdWzsXbe5/5TObPvSOzx9cFM1if5rx73+Cv/p4d0P73+qv613ZUdf&#10;zm8WTgvIVKW4f/LQZGW6LVPY0r++PVN467mv78l3LveqOJqxoqzTBzcBQGySL//kWztH9jx6cMeK&#10;9r6VHQMAsKpj0DBXdUc1qeaDXGzixCSRjq3vBAKyMAMjIiF5goHyCZFIGTYACggiHWkQASBUPnmB&#10;8kPP90iV4kpitIho1gghIvTkuxUSAFi59aHp0fZs20Ch5/TBU7ty6b3KzDOVooj4ykfEQPlZP8z4&#10;4WRlGqrghWqyMm1Ea9YCQHUpsDV8BgAAT3nMbMAIiwAQkUKFAixiBYypojtdIamFr+yrNGeL05wu&#10;qUW0UiVzWlVQGBFZZuM2s5rk2dfzXwoALq6XlrRc4Jw+mrW9jZphBGtsK3W76/opG0XFNkwHsqDN&#10;bz1e1aRzXrqOr3FUdZvrxlPMmdJi/tZzXuNh28zbcVgJbmouvoTWtTfD8/uaJNMAUL33YLC1CzMn&#10;SE4V/WSIZ5Kmnd6K/Kxeev7oca7ovfVcj1Cr2ULBvgT9OrauAVDbtwTZdMvPV+Od1jyqJc+lqXQn&#10;IAJ6ygMBg5zUPlkiYJg9UlZ7zCIsLAAKiYgI0EAqlrYWQ8zSOBpCEESF1OheAwAoTIgIaJgR0Vd+&#10;d66zv60bATXrsdJ4PszZK6lIDRdHO7PthTBfn5yv/EKQFxFjtDacCUJjTAKgSJnEMNqcXQag2hOM&#10;/JpXtqQFL4CQDBtCKkZl2y0h+eT5yvdIKaLObLtHamhmrCvXjoi9hS4AKMfVXaPPdWTbBtp7Llx7&#10;dnduSaU5L1x7Vi7I/MeTd2VXZZ4ZfvbJoV2GOTbJoeLoira++cphAYh0XIrL5biCgJ259rYwnw+y&#10;pw9uqiTRMyN7OrJta7pWnL1yy9qulUsZwJFCSG8666rvPuUDQHtY2DW697EDOzqyhb5Cb3euPfSC&#10;MwZPffzg0wNtvaOl8aHpUSK0P5pyQaYr1xEof0v/BvsDTkRmotLzEwcnK9Md2bYt/Rs6s+1vPe/1&#10;+eCI//JyvKzIBdmzV245e+WW5R7IyxQnmXY4HA6H42Sno6Pj7W9/+9vf/vY4ju++++7vfve73/ve&#10;9x555BFmPvbOF2FiYmJiYmLHjh2LN/M8r729vaOjw/5rNzo7O+12o7jaKq7b248gkutwOADA6FJp&#10;/DGjiyaZTqIJEIMq44W95GURvXqgAatDGkiLIRWKsNFFQE95uaQyxH67n+lRXi6JxhDJ6LJJpjlV&#10;StuDsRZ2tpmNGhDQioptjToVEhJzLHGi/HxSGZZQe0HnYQePqLywO6mOGF2Kis+FuTV4/OrRmqSo&#10;k8nq9PY4GhGJSWWEY2FbHNTmPhoWRlQ2G9KOCCCVLoMtuSeMgLXUUZXmgwKnxQRtXBqpfkg9kp5G&#10;daXuLT0bJmM21kindm3IRudBAMkDZGEDiDaJU0QDACygl057BEAxNoMT0Tu853P9gs6VTAMAkqco&#10;ZBMJhUk0Hqhcyyp3yssGmb6kMmySmai0N8yvIpU5XhfO4XA4HA6Hw+FwOBzHEaXUVVddddVVV/3F&#10;X/zF448//h//8R//9V//dc8995TL5Rf0vJVK5dlnnz2s3RAiFgqFjhr1EGJHR0dnZ6cNG9p/67Ua&#10;lXJWNo6XOGyipDqi40nrISysmeOkMiQirEuV4m4v6GFTYa4CgPLmpDUjKuW3i6kyIAMCa5GkoZwf&#10;QBrga8xlRJvLiUiCCKJt6UBCBZAmV4GNUKWhMxQgRKn3lHplSF0hXDsPJwJJWn4RBBtcledu1Hx1&#10;rBjZMCIJKkRATqxym00pKu5F8pWXRZVl1joaBdGsy2yqCADkEQXKb18kXQ6RmDWSD2JSy6BU6a0B&#10;UDgBIkREVDajDIBF6gY91likVlgSARgFAa1Q2hqKWKeh2YRMFqlZHjUEDQHm6KVFpCn+Ztff2lyD&#10;aERfAES0jU/Wiy0CAKms4YS5iobYRNZo2jZgk7B5YZ/zDofD4XA4HI6TFiJ6zWte8+///u/25d13&#10;3z00NKsCesMb3nAUffq+H0WR3V5KSOG+++57oSMPL15OzsU8OUflAIBckD1n1WnnrDoNAOaY6x4V&#10;29ackQ9ztz35g0KQfW7i4KGZkaHpkayfacvkMl4GEY1wJa5OV4uJSQLP39i7dqC9tzffdf1Z1/QW&#10;upd7MRyHIVD+RaecPVwc68p1Pj9xqL/Q4ylvdefgeGmS8zw0M1rVUX+hm4jM+IGqjhKjM15Y1ZFh&#10;Y/1FFSlEzAVZjzwB0Ww069jECkgQFXmduQ6q3YFZP1uOqwJCpIxwYnRiEvJCBCCkUlxhkY5MIfCC&#10;jmwbALDI8MzY3vH9Rrgn3zVensz5OcPaCCukrmx7zs9MVKZLSQUNxkbbE4kIIFhFt3XABgAmRsZE&#10;Elvfj4UVKSUAAJq1bSxsxNqAIKcOr8CCUNc5EhJZV9haIcGaP6wgYO201jbWpmYdVqbZ5Kpct5at&#10;19Br3Rxb7k9drdPj58Te5qud05qE2KyRbhYzpw2wWUa6BHDev/VTzF+YVhHAlIVWseXIm/yNGye7&#10;iEf3HB9mbNFDY0sBQFBdGX9jR7JrTv1BLibl/3wu/6YNR7pURwGXkup9h+bvz162srUovfFFy1vi&#10;+LC4E3oTc8cjaR7lUY5szj0zbxhLHFWru3xWTY/gKS8ttVAzpjdssPacERZEQECFpEh5AoZNwsZW&#10;PSCiutENABB5HpFHXvp5JRCRWMe+8qy9czWpeugVwmx3rgMBqzoaK02KwGBbr5fW8ZTx8uREeboU&#10;VTqybRk/tOPsyLZFOoYAilGlGlczfjbjheWkQkiCBgQRKfB8EVFE2hgRzvohIUU60awVKY9UoDxf&#10;+QDps9SugTWzzQc5RByaGfVI5cNcf1tvoPzYJE8O7VREm/vX9xV6Ll2/bemX7ozBUwcKPd9+4s7Q&#10;C9qz7Q8+/4RmPV6anK6WurLtoRfYX2OYOWEd65hFCLEtzLdlCorUiva+dV0rR0vju0afzwXZ0wY2&#10;9hd6rt5y6RHfQkuGkF532hUrOwbueObHHdnC0MzowamRnSN7AMBXfugFHqqh6kxstBFTjhKFlA+z&#10;ChUhrutaJSJDMyOluDpZnq4kVd/zN/auG2jv6S/03HDOzxxRaRuHw3HicZJph8PhcDheNARBcPXV&#10;V1999dUAMDExcc8999xzzz333nvvgw8+WKlUlmtUWuvx8fHx8fEltvd9v7u7u7e3t6+vr7+/f2Bg&#10;YMWKFStXrly1atWaNWvWrl2bzWaX2JXD8XJAx5PF8YfZVJPKMJsqqZyX6aZW8lphA8CIhCqrUDHH&#10;bCommbFKV+HYz/STl0+iEuuSiKTpf7MxW5mNRc3mVDKiJ8iICOR7XoF1ySRF8rI6GgeApaimlV/Q&#10;yZSOJ5WXj6uHwtyqY1wTNlFcGUoqB3UyAwDV0vMmKbJJAD0AUsoX5QlXxSQiCGCANaAR8pFCRLL6&#10;Z0IfAIwuMqCAAQEgZcM1qUlObRVSyXQNBLRGOWgLh2Kt1KKwgIAI2lqFaVCw5ldT85wRSYwu2Q7Z&#10;RADAbEgt9ncZgoCwTaNEVEBL/CMujdnNjyCSyjBHRpcBlUmmvaB1jUBSeVTZJBpXfr4y/Uy+66xj&#10;vHAOh8PhcDgcDofD4XihOfPMM88888z3v//9SZL85Cc/ufvuu++9994f//jHIyMjyzUkEZmZmZmZ&#10;mdm3b99S2iNiZ2dnT09PPXg4ODi4cuXKlStX2uBhd7fL3XS8OGAT63jCJNNGl4WTVDJsYqNnRBLA&#10;EMQwR5KWNRRSGZ1MInqGq1Fxt5XtKj/XMqkSVYZUyCYyyTSLSa0yUodpJFAMCGBqRxASCdiolTAQ&#10;CBARkgdIYhKQqKYSFkBE9NLMSjZQM50GQSTrv2wE2Mqs0/QzYbD+zIgotUKEmGa2oWDNvHpWcS1g&#10;RdrK9iGsmTVKBSRijsQMMVcRlEgCbN17FAIpL9sYpmux5hyJJMIJAJCXtaLuNHtVBBGEY6AASIHR&#10;gCRSWyJJbaRtNwKUmgYhibDUayOKzayzCew2i91ekgWT+AQE59U0tBcFoGY0Db41nUbyARAbChci&#10;EqpQTCQqa5JpUn0AgKgAUSQxujpfj+1wOBwOh8PheJlw9dVX1yXT3/zmNxulreeee+5RdLh58+bH&#10;HnvMbt91111vf/vbF/lVc2ho6KabblruNTh5OTkX8+QclaOJ4/In3pb+9YPtvd/b8UNFak3XitHi&#10;xERlaqpSGjETIkJIGT/sznV05zu6sh2eUhesOevSDdsC5S/37B1LYmv/xh/lH1rfs/qRfU89PbLn&#10;tMGNhLh1cMOj+3f0FXpGimPWR9QnT5PRbEIvYOEEMNFVFgnIV6Q88qCmq020DlQgIAxibVHrN0Oq&#10;G0TK+EEhyHtKDc+M+8rLBVlCmihPZ/wwUH5/oXuyMjVZmRktTiQm6ci2bR3cOFacSEzSHhbKSWW0&#10;ONHf1oMAoRcMtPUy81S1aJgJSdGcUI9C8pQXKA8AJ8qpupXZKKV8O2ZEMpSwRkRMFdeAglJL1kJA&#10;q8RODWDBKiPFiDGpQVEqsiQkQBBhrCmfpeHduTRkkdVy6wTq6WOzjZZAk544VXBLauwBDQYd8w5q&#10;rZGeB9b7PXKaRre0c83ZaBzqQj3jkjTAi4TbFjhKWsunay8zFww0SaYBIH5qwt80Hpz+wn7pIJpL&#10;39wtcbNFln9Ku79pCda+zbr0JVowL4V5lwEX6L5Z131EWuu5/UDDnVyvRdnyRIfpqcVtjrWSoIZZ&#10;ESkkIiShVPZsnwcAho01oidULGyEjE7SzzeCj74tvMnMAsDC2mgE8JXfHhbSn9QCZV1BwUImF/ph&#10;qVo2bOzZCXG8PFmMKr7yetu6M16wdXBjzsvsGH6WECtBdaIyPVIc95TK+dmMH/jk9xa6R4qj+TBb&#10;iiuluISA2mhCDPyMX1N997X1lOMqs6kkkREWAUWUDwpEyicvG2SkVt/TIxUoP/QCv5aSOlGZjnXS&#10;V+j2yVvbtaKcVJ48uFOzOXvllrYwf/1Z1/jqyESFvYXuX7zo+scO7PjRnoczfrB9aPdUZXq0NDle&#10;mvQ8L1SBDa1bkXboBVk/gwBduY513StBcPvw7snydFeuY0v/+t5C18+fd+0L/UsIIp6zauumvrX3&#10;7n7wsQM7VrT3l+PKVHWmHFdjk/jKO7Vv3XRlZiYq+8qr6tgYHXgBCu4ee872oEh1ZNtWd63ozXf6&#10;yrtw7dmXbTjfO37eUQ6H4wXCSaYdDofD4XhR0tXV9cY3vvGNb3wjAGitH3/88QcffPDhhx9+5JFH&#10;Hn/88aULmE88SZIMDQ01Frhtor+/f/369Rs3bty4cePmzZu3bt162mmn5fP55R64w7EM6HiqOP4Q&#10;60pcOSTMfmaAvNxCX5AIsKSBUwQAogDJZ1NhUxExwnESjZHKcVJhYRADtew6AABgsY7TSHOjptaL&#10;xQiaNC/Sb2NdYl0GD3U0TuSTd9iPJyq/XVdHheO4fPBYJNMmmanM7NbRqIiwqZpkxuiyjsaEExEt&#10;7CGgqfk+Iyk2DEiISoCBGaQCKiTKEfmCoJOiCANrAJtZyGl2KQChYuvqbKsCzp8SIKCyFjoos5Y7&#10;afCaEZDBuvEI2jKBIgLAIAY4ElQgImJSNbUYSTXbLcIoLAzC9tIg+kuJCtrkTQBoshiqvY1K5Ywp&#10;Ccc6mvD8Nmg5R0Q/7I7KB3Q0CUBBbrUfdh31tXM4HA6Hw+FwOBwOx4nE9/1LL7300kvTuux79+79&#10;6U9/+tBDDz3yyCOPPfbY3r17RY4yaeqFRkQmJiYmJiZ27tzZskGhUFi/fv369es3bdp06qmnbtmy&#10;5fTTTx8YGFjugTscKSKSVEei8j4TT4gICItoYSMcJfGksAYA4Yg5QfRIhYgqjcwIg6AxJWuALKKt&#10;kTAKoZdpkaUmQBQwhcCxTdKs5YOhoCKbw2lDT2kWrCVN6RIBZM1ioC4bRgBBBFWPhgkiAtdSP0VE&#10;EAnRAxEBjcK1NFEEIEQPkUSMgKAYwdq56h7TjcluqYLZICCiD6kvUAwGanNHYYOp3zVZQTM1aIlb&#10;rj3rqgiDGDsYAAAi4biW8IoCAhwj+YgegK5F5xqyXlM7L5F6Zi2SLZUoiIg2eZXrsbd0xSFNtptL&#10;3YVHWhtNC6ZBPzYiGoAQFakMzs0KJAqMqQonRpd86E017EAiDCAADOASsxwOh8PhcDhejmzYsCEM&#10;Q2saPDMzU99/zjnn5HK5o+jwwgsvrOtph4aGbrnlluuvv35+MxG57777brrpJq114/6mly9zTs7F&#10;PDlH5XiB6Mi0veWc1x6aHnlo35M7hp8d1L12f4MdLnRk2k4f3HTe6tPbMi4r78WEIvqZra/86oPf&#10;3tC7dufInqeH9pzaf0rGC88YPPWJQ88MFHrHyhNjpclIx7Y9C2f8sKIjRPIAtNE5PwMAhk1Vx5q1&#10;RyoXZGKTeKginVSTCAQCz2cxxbgkIJ3Z9qwfDrT1KaJyXCnFlYnyZDGuEKCAjBQnEBEBFanuXMdg&#10;e197pgAI05ViW5h/ZnRPV75zrDQxVproyXfZWEl7pqCtjyti1gvr2W5E1BgV8ZQX6RjT+5YQMR9k&#10;Y5MAAAOLiEfKMDNwKjRGRCRrr4rWUqNmtRqbRBgIiWtxMASwam0jgoQsnKqWW5Oqr60meza03nBA&#10;87GtZJ8N9s+1DgGs+/ViZ5+nLp7X91EJaFsetARFrtQEs83S7/km1S16nif8PgrmK6KltrVItwL+&#10;Ke3+urZk70zTO+X/fE4N5lT34oHHY6J82169rzh/f+7K1fNWcO6O+QbU0iAwlsPplqXuO976rZZn&#10;br2MzS7iR3XLNR/Xami44DvzGmKTtbv97NtgLItRQIDgkdJsCEhA7FNLkRIBEW2NdZAU2kKiUDO6&#10;RyDEwAsC5WvW05UiKo+QDPNMVAqU7ytPs0mMzgYZRdQe5EtROfQCw1xKqvumDhFSR7bQnmnL+OHW&#10;/vWFMA8AZ6489eDUyHMTBzJ+ppJUS1F5JipNV4u1yUg5rhhjRCAykQjk/Ewhkw1VmPHDShJFSdyR&#10;KYyXJgEg0RoRCplcSGFbNt+ZbV9ktaaj0ky11J7JZ/1wffeqycrM7tHnFNHZK7e0ZwpvOee1PfnO&#10;I76aAIR0zqrTzlyxZdfo3tuf/tH3n/5RR6Z9sjpdiiqElAvCjJ8JlKfQy/mZjlx7eyan2ewe3Tdd&#10;nfGUt7F33WB778qO/hvO/pl8eDR/vBwF+SD3M1svf+XGC7YP7d41+tz+qaFqEs3eP4gZLygnUTWJ&#10;Mn6AgLFONGsA8JRnRd1ZP3PGilMvXHtWe6ZwYsbscDiOESeZdjgcDofjRY/neeeee25jmdjh4eHt&#10;27fv2LFj165du3btevbZZ/fs2TM2NrbcI10Sw8PDw8PD9913X30PIq5du/ass84655xzzjvvvG3b&#10;tq1fv365h+lwvOCwqZYmHmFdjcsHATHIr2xpLl0HgRqCRnYPKpVjVDqeNsCInkmK1rUGUKEKCJVN&#10;WBSOQYyAIfQAsZbFyCAs1jyZtWAMNmTs5Y0W1mX0Ka6OhPlMS6FvI55XSHDMJEWkUFjjUn2SZxHW&#10;lZndUel5kcQkMyYpCicARF6GVJZBIbLnt4N1bBERFBAhz3BSYomAAVFEAEykTVQrIcrAWtKkTUlr&#10;f9pkSiQiEmFhs1Dk0IbZ0pAVAHIy69JNNqnSRi65FpyTeoAcUUSMMAMwAIowAgizgCbymwXMkghA&#10;ajG9qJHOnMHVT9nybeUDKzERUKB12fNbB3FIhV7QppMp5bdVZ3b74flHeuEcDofD4XA4HA6Hw3Ey&#10;sG7dunXr1t1www32ZalU2rFjx44dO3bu3Llr167du3fv2bPnwIEDxphjO8+JoFgsPvbYY/UcX0t3&#10;d/eZZ5559tlnn3vuudu2bTvzzDN93xnjOJaBJBqvTO0wuiScmGSGTYU5BmE2sdFlABHRIoxISIFS&#10;CgDIz/thL6ISERBtuKrLQ1FSqTkZG51MoPbIy9ron6SZYGLtqdnEiB6QtYJWgohioC5SFhGAOeGk&#10;1B+ZURJObWvS5DtED8A0ptkhknBDdp6w9VaeNWeuVRxEVIiA5CMGYmJRhKkaGWuO0w3ppKkVtojY&#10;PDTlBZ1Wic0S62RGOBVyC1hbIEAkJLW4o7IxkQBbW+l6+BERQYVgIusNnerFOUb0pGFFAKhh2pDa&#10;+kDDLqt8RqwZZsucdMzZRtZDe9bPxNpMY0ths82xFRGJERFVAKjmy8IRFaCy/thsYlIhHGUmrMPh&#10;cDgcDofjJQURvf71r//mN7/ZtP8Nb3jD0XV45ZVXfvGLX6y//OIXv/jMM8+8/e1vHxgYICJjzMTE&#10;xMMPP/y1r33t0KFDts26dev27t1rt59++umZmZm2tjZmJlril9ovWU7OxTw5R+V4QRls73v96a96&#10;7WmvHCmOjxQnilFJswmU35Et9Bd6O7Ntx8XU2nHiWdu14oqNF/5g5/0sZvfYvvL+yqbedW2Z/Fkr&#10;tzw1tIuISlH54PRIVUexTopSQkAC9MknFBEoxZVSXCVEIsr6YaD8QPkr2vsnylNEqhJXK0m1klQA&#10;0AiHXhB6/jkrt27sW3tganj/5FBidBVVR6bQnmnzPf/U3nW5IJPzM/kgh4jduY4L1559xopT/+6+&#10;fwGAoZlRw7or2zFRnmIZ7813ElIuyE5UpgMvqCRVAPBaZpHVQjkCQpD6fyhSWVLM5UD5sU5YmBAF&#10;UAQUokLlK8/KHRv7MWIERBGxMDACpuXzBMQ6S3tICCjCJo31NBpJ13c0yHERQaRmaVyL1eG8Cczb&#10;hU3/TTcRZU5+V7MQtFmqOlfX3CigbTw5NJ8/PVW948WEqdhKTztXKTtfL22jYrNq3oX9ig+zTvPe&#10;bq3SnjvZBU46u4kCAPk3rJ/62yckmvM9iESm+E9PF952qurLwgtA5Z4D8ZMtHLDCs3rVQF0puoBy&#10;uIX4fL6KepEllTRA2XRLQyvf8qWw0PVaSrASF90lc/a1vIbV6dMDAACAAElEQVTzzplWW6jJpOvT&#10;QlvHNO0PkdI2NjeUPFKGDQmiIhHxlVI1r2CFpEj5yqs/lzzyPOXZuHQ+yCZGxyYpJ1XDWpGXGO0r&#10;78D0kBYWZmtMbZhXdg345PW39azvXuMpVZsZruzo7y90H5weOTQzkvMzAhDrOGFtmEWkLdNeiSoz&#10;UUkRKVSEmA/yXdn24eJ4YpJSXJmuFjNe4Htexg8ToxOtc1nMBZmF1l4AJivTM9VSPsx2Ztvbw/xI&#10;cWKqOtORbdvSv74Q5n/u3Net7hw8kjugGUW0uX/95v71P3fe6//1ke/uHNk7XS0Oz4xNV4vMrNGg&#10;ooquVqarh6YBAHJBdn3PmoG2nsDzL153zqXrz1cn/LfKrJ85b/Xp560+XUQqSbWcVJnZV35bJm9d&#10;ow3zwenhA1PDE5WpSMcgkPHDrlzHqo6BgbbeEz9gh8NxLDjJtMPhcDgcL0H6+/v7+/uvuOKKxp3l&#10;cnnfvn379+8/cODAoUOHDh06NDQ0NDw8PDo6Ojo6Oj4+3lh39qRCRPbu3bt3795vf/vbdk9PT89F&#10;F110ySWXXHbZZZdcconzoHa8FJHSxBOsq3HlECAGuZWIh/vVHcl+mSFWW2t7AbFpgsJaIAEARA8Q&#10;CD3bphbeFBDBWlCt5gGjBGadkIXZJDPkFxCQvIJJpo0ueb6nozE/03/YsRGFbKoAopNJP+w9orVI&#10;qiPlqe1sIpNMJdGEiCgv6wVd5OdAhHVZxEhj+BmxVtpTURiIsHDV6DJwIgJICgCspY9N6BQRrK0M&#10;AAJ5BEqAQeLZDMh5F8hmNEJagtcaVCNY8XOaBaoBKS1jasPlwECK0EP0GKtQywwFu86ACMQcAyoi&#10;Lw33Cggbe36iYMlfVx22fiYShWzKIiy6CP6Cde88v0snMyaZIRWwiWxSpsPhcDgcDofD4XA4XtTk&#10;8/lt27Zt27atcacx5sCBA/v379+/f//BgwfrwcORkZHR0dGxsbHJyUlmXu6xt2Z8fPyuu+666667&#10;7MswDM8999xLLrnk0ksvvfzyy1euXLncA3S89BExlalnovI+4SSJxlmXAJFU1vM6jCmhMKksmzKi&#10;QgoBAIGNrpAKOSlFuuJn+pSXB/Q98innMYiJxphjAUBQAMC6iuTPxnxQIflIngAAawBQfoeIDWf5&#10;wppF22KIgLU42JzRpt47AgTAiB6RB6Ln2c9jGi6zSWEiLKbm1lxPr7QW2UZACcdEIVHAqbGzETBz&#10;azwCWHsf9ASSWiciYhA9QWAd1RybcU4qpIAwH8Y0xVRBDIDg3LqTCIAqZBPNpgEiCSdQ8yCyvUs9&#10;G9XG6xAbg41WMg1cz7yrpRqKYM2gS2p+3A2HzVq+SIs4na1caRAQVRaBlNf6mw5CjzkGADYVUqHY&#10;MCPUTLAdDofD4XA4HC9XXv3qV8+XTJ9zzjlH11tHR8f/+B//45/+6Z/qe+6+++677757ofbXXHPN&#10;O9/5zl/4hV+wL40xdvuaa675zd/8zeVem2Xm5FzMk3NUjhMAIQ209Q60HVmijuMk5+J15yQm+eGz&#10;D2X9zM6RvY8e2N6eaevNd23qXjNcHD8owwNtPfunhiKIy0nVSv5qDhJo2LAwAHmIIhB6QUemHQDa&#10;wkJVjwOAETasiUgEAqJ8kM+H+UPTo6W4IiAZP+jMriyEOSI8Y2BTPsxn/bAz176yfWB9z+oV7X02&#10;e+2SU86bKE+f0rPq2dF9GT/oyXeOl6cOTo90ZTuyQaYQ5lg40lRJokIrf9GKrsYmISQCUMoLvQBE&#10;ilE564e5IFuKK4HnJyaJjRYRAUFU1mO6sRMR0KxTZTWiMUyERgQBFSqRVFRphEGAZ22eMVVFI9iw&#10;j6A09msjQ3PAeYYWR1iPAOcqf5tpaSac1utr1Fc3iarn9tFqmIf3GcZ5uxZyP06jiIezm4YFTnT4&#10;t7G1drZRYTvvpDj3PWoP8j+ztnjrs019cCmZ+acdhZ8/1VtxXPOQRSp3H6j+6FCLUWe87KtWpUNv&#10;mmhrtXlNPT5rVb6gB0zDdlO0sqH/wy9+KxbyIcfaTGbzT5e0QC203I0DX3SU6b1eK10paci69pGo&#10;h7RZiBCRCMiw0WKMGCLVHmS1MUhk2IReECgfEedHcBOjAaAtzCulAuXHSUIYc1JVKvCU5ysv1rFm&#10;7sy2Zfww9AJCGimOVZPonHVbu3Id84ftKW9N14rVXYPTleJkZaYYlcpJVRv7pKKyFwBCj+oqhNl1&#10;3avWdq0sxZXpyswzo3sTk0xVi4ZNh59hgYzvE9J0tTg0PRb6ft7PZfzQo9mqnZGOJyrTsU4KQS70&#10;/GJUFoBA+Zv61g209fa39fzsWdd0txrh0dGb7/rVV7zt6ZFnf7znkUPTIwJSjiuluJIYzcyKVMYP&#10;C2EuUL5H6vTBTRefcu5xPPvRgYi5IJsLmmslKKLVnYPHKCZ3OBwnCU4y7XA4HA7Hy4VcLrd58+bN&#10;mzcv1CBJksnJycnJyampqampqenp6ZmZmZmZmWKxWKpRLpfL5XKlRrVarVarURRFUWS3K5WKiBzJ&#10;uI6GsbGx22677bbbbgMAz/O2bdt25ZVXXnXVVa985Suz2Rek2JvDcYKJygd1PJFEoyI6XIpeOlX8&#10;KgAAMQCpkxLrci3/z4aBSEQjenN9nhkgjaM1VZBFRAASEAEGMSKak6Ly21Kv6WSGTRUAvKAL6TDe&#10;TUqFOpkBAJOUli6ZFpHK9I6otI9NlESjYiLl572wp74gAof3v0IkVDlSOWYtpsQmZk7sQiEqQUIx&#10;iIjoI+KsjbOkoWURtgFdK5AWmx8pAMI1u5vaAcINsUURQAIbvW9YZ7HlQY2dHgKlEm6wht4GgRCE&#10;DROFgPZq2lxMXLLFtB1fani94LKQDwaEE2MqHshC4mokpVTW6JIn3Uk0EuZWL3EMDofD4XA4HA6H&#10;w+F4caGUWrNmzZo1axZqICLT09MTExNTNerBw3r8cKHgof3X7tFaH8m4joYoiu6777777rvvs5/9&#10;LABs3LjxVa961VVXXXXNNdcMDAws90o7XoIIJ8Xxh3U8peNJHU0gkhd2K78NQOloSDgRjoWrSIHy&#10;clbjKmLYRGwi5lh5+aQyJEGXF3YBgGGNIICKKCeggRMWQPRAUHkFJB+Q6iEoUlqQEFB5WQAQybCp&#10;AiAJcr3Y35yIX5r0WcuwA1IhoA9iFgjrW2cORQCCBKJTIx0AQALhWraeoA2USQwYoArAxCK65k0N&#10;1vCjIffToNiBMSCxrqDvMcfCCZsqiCApJM/2C4ICABwbXbXTbHkJ6kUJm3y102lQIBwBIAALW2U0&#10;20qRtbWEWm1ErDsZNSxd3baEbLosANfyUTmNoHI6vTlZrFh7LdwqUscACKgAibxcvQ5mM+QB1z20&#10;AcSACJJHKnRu0w6Hw+FwOBwvZ9avX5/NZiuVSn3Ptm3bjiVn5ud//uefeuqphx566LAt3/Wud113&#10;3XWIeMopp+zZs2e5V+Jk5ORczJNzVA6H4yhAxFduvLA73/lf2+9tzxSGZkYPTY/uHnvOvsvCmg0A&#10;ZLxQs8l4YcYP2jOFjB+Uoko5iQDEsAEAhSrSyXBxrN6x7/lKKY9UKaoYNlk/a1jvHd8HiFk/XNnR&#10;P9DWl/XDDb1rrz39inyQW2iEZ63Y/Oj+7dromWppqloMvXCwrXesPDlamggiP+dnCDHrh6W4UtVR&#10;xkv9GwREG11JoqqOFKkAiBQhQCHMM3MlqZbiikcq9IJYJ6DAsGjRIGDYeJ5KYzICAmLYGDEigIjM&#10;gggZL4iTRFAUeSCgiIANABCSIEBaKdAuL1ipNCAvoNK1drUgqRMHSivJc916uUGy2qplKsKW+iLM&#10;v95ps3m3AaQOH9LoAL0Qc3tuEObiYse0VlMv5Ko9R/o7T+nd1FtLae3C+m1cuJNmrXyDs3JTv8EZ&#10;PcEzk/H2iebTVk3xq8/k33iKv6kTjgdS1sVv7dZ7W7lYEba9ZSMV/NlZtZagz7HJBpgrk64L9+f6&#10;My+6nrWL3ihsblyuxcXOs97jODu82VPjnI2lOE/Xhd+NVuowz1R8YX9xTDXTaL1ubHeEqS+9lUwb&#10;YULylWczY5PEJFpnPJULsvbEpbgS6RgBQy+Yf5ZYxx4pRao725ELsiPF8aqJckE28HxfeQgYm2Rl&#10;rjMfZE8f3NRf6Nk9/vzpg5v2jO/bPfb8FuW3LAkBAAjYkW3ryLbV9xjmZ8efH5oePWvl5s1969d2&#10;rzh7xdb900NjpclSVN7Qu/aJg09r4XJcmakWQy8kpGpSHWzvr8SVYlweL08BgEdKKWWMjkwca20n&#10;VYzLgtnVnStWtPcOtPUGyr/4lHMuOeW8Rn31cQERt/Rv2NK/YbQ4vnP0uX2Th8bLk+W4atj4yu/I&#10;tvUXutd0rTi175SWS+1wOBwvBE4y7XA4HA6HI8X3/b6+vr6+vmPsJ45jmxNZrmEzJm32pM2knJ6e&#10;tomVk5OTExMT4+PjY2NjU1NTR3E6rfX9999///33/+mf/mkmk7niiiuuvfba6667buPGjcu9og7H&#10;USLC1emdbKomKXpht3WeOSzkZTCZBlQiaeYxm4pNNAQxRIExVRGDgNBcU1PSsFHrCpc2sZIAgDkm&#10;AqNLystbKxs2VVKhTqYOr4ImH4RFNOsKLA0RLk8+GVcO6XhCx5OIKsgOkpdb4uEthkAeUAeqROJx&#10;YS1ApELgBMgDEJwbBkJEQQKR1EI6VUrPZlIKiDXqAbHBQ+tCA4gNkeo0dN5Q+RBtpqhJO6wlSiIS&#10;IokY62mDCCwRYsCiwea/osIjK0F6GJ8ZREL0mGOSkJOSWthomry8ro4Ix3Fl2EmmHQ6Hw+FwOBwO&#10;h+NlCyJ2dHR0dBxr3XettS28WG6g2IANHk5PT9vajhMTExMTE2NjY+Pj48YcvnTafHbt2rVr164v&#10;fvGLiHj22We//vWvv+66617xilcQOXdWx3FAWM+M/dQkM3FliHWZ/DY/7Lba16Q6qpMSm7KYiFSG&#10;VGY2xw2V8nIiodElkxTJy+p4gjlGVEk0xrooHAMqRCUEwhqBQVjrsu/nADz024Kgk4WTyiFtpgCF&#10;TTX1z0CFSjHHyAzCgDgvQEQgOtUVK89WQhTA2bTMBhBQhJFQgICtLzSnxQKhJhgWtBbUAAzGAAmi&#10;J8CABKzTSJmtPwhQV0EjKhs3ExMLCUfjIMYGx5ACUgEAkpdF8kw8wSYBEGNKSD5RiwwHFqslZkSv&#10;ZQgNEQXQrmrN86Qp/bRRO13fN7sotQw8QAwRWTgWm4GbLkKT6U6TZlpwbs9iqzEKICIiksoSLZgo&#10;ll5BTiXT9l+rwH/hb3CHw+FwOBwOx8kLIl577bX/+q//Wt/z+te//lg6JKIPf/jDX//617/85S8v&#10;1Gbbtm2//uu/Xs8seu973/u+971vuVfiZOTkXMyTc1QOh+OoOWPw1HVdq+599qePH3h6RXt/rJNS&#10;XIlNggiB8ktRdfvQzrHSpGazvmdVxs8QYtAREFElqpR01YYntDGmphz2lUeICetiVAKA7lxne6Zw&#10;+uCmfJD1lUdIALC2a+XF685Z37N68SwmRLzuzCtvvv8bpw9ueuzg05GOFanBtt5yUp2uFicrM4lJ&#10;Ih2DQCkqJyZRpFjEGGPEMHPoBe2ZgmbTm++YqpRyQTbSkSIVmyTScSWp1oJRYkMrwpKYRBuTOmLM&#10;lr4jBMwGISImRiNhSKFHyogWQUYmJCs8NqAJkQWIEAFBBAmZW2uhoS4vrbn+EqCwpArqmv+z9b2t&#10;mzvX3IFTpNm++siw+Wx2qEfbAbSQojbJU3EBvWqzHLp1PK71ORd6KU1JdosOfJEzz+btSYOHyKwq&#10;N//adfpgiafi5jnFpvivu4ItXdmr11DbYcxjFkc/XyzduptnkpbvFq49xVvd1rCjlYt469Voko83&#10;bktrw5Q50mucXR+pu1U3NFt88fFwe6Txg1GbUi2rcm7sVKC50GdTh7jgWdJ9NjESBURseufslGbj&#10;vCIgIAoVAuWD7ERlCgE85QmANmagrbcUFwGylaRa1ZFhk/FDaoilRyY2wnk/S0gCcnB6mIUH2/va&#10;gpwiMmwSMad0re7Jd169+RWvPvViQnri4DPfefIHbWF+x/DuRw5sH2zrXdO5IvAWu50EZKw0uWd8&#10;f6TjNV0r1nStWN+9+s3n/Eyg/DNXzhqkRTr+/tM/fOzA05GO900eGimOE9FMtRibmJACL0h0XE4q&#10;SVWLCBFlvDDjhxkvOKVn9fru1bkg65E6c+Xmi9ed05lthxeS3kJ3b6H7BT2Fw+FwLBE8AT6QDofD&#10;4Xip8qEPfehjH/uY3e7u7h4bGzu2/hwvd5IkGRsbGx4eHhoaOnTo0MGDBw8cOLBv377nn39+7969&#10;Q0NDR9Tb6aeffsMNN7z1rW89++yzl3tmDseREZX3lyefissHREyYWw1LE8oK62rpeTZl1lU/7GTW&#10;rIvC2tpKAyKbWDhBJECPvAw2HMiigTUgNSdQCohoQERUiF7doZq8PFEgYkwyTV5eqWxYWLt42Ix1&#10;Oa4cCvOrw/zafNeZh5+OcHnisbg6kkRjJp5SfrsX9syPtouYqLjX6LKI9vwlRXOMrrCpsikDAKKq&#10;yaGBvMy8opMsHItoEQYgBJmcriRJmpwd+Kq9LQvWCweFGxIfOc05RQBEVEgEgMIGEBAVUiAcizAI&#10;I6rG6ysigCLMCICkAJSITUUFUhmkpVa8YhMDIpGv/PYF3WkAhCOjy8rvVH57kF2wXoaIiUrPeUGn&#10;H3a3D7xykfRNh8PhcDgcDofD4WjkgQceuPDCC+svf/CDH1xxxRXLPSjHixgRmZiYGBkZGR4ergcP&#10;9+/f//zzzz/33HPPP//8EflX9/b2vulNb/q5n/u5a665xvePKf/J8fJGimMPJdFYXDlkdNXP9Hp+&#10;mu7GuhRXhthU2VRIZUllWh8PwrrMJrKBL1JZ4cSYsnAMQDVLagExgIjokcooL4/kixgRZlNmXQEk&#10;ojm3cS2uZQAUqTD1ikZr12zYVKzJBvpZAmVPIRyJGBAB8mYjh2IABNEDIeYIgNNRp/mSdeOPWsYn&#10;IgLVc/EEBJEgzUiQmuM0WK9mQAJAOzVIXwqiQgxIBeRlEQgA2MQ6nhBOED1UGS/oQEQRLaxTnbYI&#10;m4qIETFIAaJqCnKKGGEtIiJJWpwQCYSlPp5ahURMdeeNli31hEGxInalMgLIppxWrqynWyBVKnGp&#10;HENN5NzdmUNK8wLRukmDPanMMfJBj7wckY/oI/nzayCKsEmmyMsrvxDmVifRhEkmM4VTMoVTsu2n&#10;LvdHwOFwOBwOh8PxEmRqauquu+766U9/un379kql0tvbu2HDhgsuuOCiiy7q6upqarx79+6bb775&#10;0Ucf9X3/1FNP/fmf//lzzvn/s/fn4bZdV3knPMaYc63dnvb290pXulZnSZYbbGPHJoEE45DQOJ8J&#10;jh/ABCi6xJCUXYan+D7goULxVIVKfakkJBQEF19sF5CAExIwBNOkHAgGN9iyLFuy1Uu3v6ff3Vpz&#10;zvF+f8y19tlnn32ae2Vbtjx/jy3ts/dac80519pH0nvHO96XPNcr+CLii3Mzn6tZ/U//0//0Uz/1&#10;U/F1t9vd2tq6sXESicQUI1d89uqTz6xfvNZfG7oREbXz1pH24kOXH90qBp+69EgZ3L0nb+82OuNT&#10;AsLGoLdV9IaucMETwYhp2ka30SamR64+2W20zyycPL1w/J6Tt4PQzprL7cWzS6fnmp3DT+z8xuV/&#10;9xe/szHa+vSlRwduZI3VEEBwwQ/daGWwPnSj0rugao3JTBY0AMht1s5bRzvLLzx+7qm1C5d7KyGE&#10;E3NHN4terxgA8OpHrhi5IoZcBA3MpKrRPh2d0sIizJnN2llTREaucMENXTHf7AYNATpyBYBMrDGm&#10;9KXTEKUaw0JEAQooqpiNqo/eNjHCdhyPy5UJVMc51THKgkihtXzGdabvDgf1bBvPdmZzZfzd64Dr&#10;YdY5hx9n/4DosUa474CHC8OeNa2dbwB7V1NiW6fcmcm8wzys68Xmr35GN4qZY3BuWn/ldP6So2yv&#10;u+mqf6Y3+tOL7vHNvQ5ofdXp1led3m/zsXPm+x865XymWubkPYc+zHt77Psh7t343kzdpBmL2juH&#10;fOfNmkllmK6T2zW2D+Dt3GkrxooBUdDQMJmIIZBTFzTkNp9vdBs2L4OzYpx6VQQNI18QUW6z3GTC&#10;ogi90cAYY8VYYw2bZpYvtua9BiMml2yu2bnj+K3dvP36F772JWfuHs/t8ZVnfuuTf9Qr+k+vX7yw&#10;cYWIltuLRzqLC825zNhx+WtQ7ZeD9eHGla21whfdRucFR2+ea3Recubu1931mr0ioJ9eu/gnj33k&#10;qbWLCt0Ybm2OelvFYH242Sv6hS+ZOTNZ0zZyY4XlxPzRmxdPdhudm5dO3X707AtP3JbinROJxJcb&#10;yTKdSCQSiRsnWaYTX0gGg8Fjjz32yCOPPPzwww899NCDDz744IMPDgaDA0+8++67v/3bv/0tb3nL&#10;2bNnn+tFJBKHYvPqh3xxteift81j4yLLw1AOLgXfC26TTQOhBIJqwWyYM8ABAVoSsUisvauEFagD&#10;PDTstkxHWy+xYTEieWXAlpzZmHyBiIPbZBZju3n79F51n5Fomc47NzXaN3WXD2hkAGh/7X43WnGj&#10;q8FtmXzR5kt7dCfFqPeE+qGGkckX+BCqqi83AQctiS1VdmgmBDYt2Sk2gUj9gKBAqHst1vr1TlUv&#10;+q4BME+peUwsTMIiqoFZiEWkMa5A3cMFHUsnGWCiwCTEJKZ9yJRpEGkYCVuWzOYL++ma6oPfkqxr&#10;svlG69R+j9bwIkHz9pnu8kuy5jFKJBKJRCKRSCQSiUOQLNOJLyQhhKeeeuqRRx757Gc/+9BDD33q&#10;U5964IEHrly5cuCJy8vL3/qt3/qd3/mdr3nNa57rRSS+9BhuPTbaesyNrnjXb7ROyDj1F1oMntEw&#10;8q4nku0j7ACAlt5tAo7JRF8uIRACkbBpcPzzfA0Kx2xAJGxAYBIQQcsY+zzTZ0tR+BIT+yFGyzRC&#10;ocERK7M1pjVWsjREwUqJDW+ngChVyliM7gmV/7eu7wSxyLj0cKLwgKOYJnHORID6yjzMhlhYTLQu&#10;Rz9zfZKYrCumPbkcAMFtaBhAg5gGkZCY2pONKsA6lEQKYDtlmoXZEBuoI4RoOwchOsDj7lH0PDNX&#10;XvF6SK6LNyd801JV64kVyQmiOgR8FeazverxPgjVm1hLiyDmiZiTuiyWhVlYGlxvezTG84QHftsy&#10;bTt5+6ZycJ7F5K1T3SMvyxpHnusvQSKRSCQSiUQikUgclmSZTiS+wPSLwb/50H+41l/75MXPlMG9&#10;4MjZ493lfaqPQDi/fvmptQvdRvvek3ecXjjx7a/45swcNuBhJhc3r77347+3WfSeWr1wcfOKAsaI&#10;Bi2DJ8JKf31YjoZuNPJlDMeeb84ttedPLRy798SdIvLRpz+5VfQvb16bb3YXW3MBujXqXetvDN3Q&#10;imllzeiO7peDkSu8emGxxkbfYDtrtrJG0zYym13YuLI+2BDmpfaiiAzL0eao59VnxkZTJRMHaG6s&#10;YePUE1HQEFTHgtcO1zQqG3OlIYFrNQkgqFYhG7GKLB4pxMysVY0ZEdXSESaG3Mmk6LRX2PUXjrEp&#10;mnYZdD8n5u39D7mRq+w8cZf5F1vl1q9+JqyO9jqVGya/Zzl/0RF7+uA2ASiCf3pr9OEr/qn9/tHW&#10;uO9o5xtunZjbzIVN5EXv/hzTsuVsB/mU9/gQGwXeYzoHb+5B49Jeq7jBSzGRgoRpQoCtPhJmJTBx&#10;ZqwREzREvTUTmxkbDzvWXVpszVtjR67YKvojXxSuKIMXZh9CQIgpzS44IrZirZjF1lwjaxAoICw2&#10;5xbb8zctnjo+t7zQnPvm+772zMKJqfn2isEfPPynD195rAzuwsaVq73V0pdEZMRE13TQUAZPADMv&#10;tuZPzR9bai/MNTtfe+dfuuv4Cw7cjytbK5+69Mjjq89c7a2Of6UAKIPzGo50Fs8snLzj+C0Lzbml&#10;1vx8s3vIotNEIpF4/vGs/i02kUgkEolE4gtGu91+0Yte9KIXbYfTquqjjz76sY997C/+4i8+8pGP&#10;fPjDH97cnNGe7dOf/vSP//iP/+RP/uTrXve6H/iBH3jDG95gjLmOCycSX1iCHwa3GVyPWIztXte5&#10;Np/TMGDJ1PVJDNQxcUyYgVYlkhzr/jRw/UUAETBLFgEBylHCjf5qsRQC1LERDSNjWiKZhoKINBT7&#10;W6ZjZgsTsxz8BSx6T7jRihtdCa5nG8s2X9z7WBbJISWFGLZzwH/gxMpOQiAmFkMQhFGMx4GWkNYO&#10;sRklbYvOAMlYjJ5I2qFaFQYTR9c01X1BYx9DYoYGquTMqrxyrJzPQphY4auRARZ7HdIVothnmM0B&#10;+mK8rQDCATFcIrl3PSKKtzuRSCQSiUQikUgkEokvNowx586dO3fu3Nd93deN37x8+fL9998/Fg+f&#10;euqp3Seurq7+wi/8wi/8wi/cdddd3/d93/fd3/3dy8vLz/VqEl8aBN8vek8EtxVcL28e2fZLE/ly&#10;XdUHPxAWY9p75Z6ASGOgNAsFVQpiGsIZidVQEldRGcwEI6wgKJMAAcTAiGrDMLFhtmNHLogISvAg&#10;EJQRHc6B2BIzSJkrl/XO1n/ChCoDua68A2mtUIV40LgOLc6rPp1joAeN/wciZhAIfvsqIsxGxEaH&#10;cFX9xxzcgCgQMZuG2O7UZjGzmFzVAU7DiMRyMGAaZ1aDQAiAMhPBA0zMUQMlGtVKnRIRs4252SCN&#10;RYDETCSVB5yICFwtgai2NcfTY3IQ1EOJhCqtlbkKrI47psoc+ypqtKtTVRhYxWyP11QPX6cLqSP2&#10;IGY2YACe2Ypt8Q61k5kFWkBLmx9jybJ8OvwtkUgkEolEIpFIJBKJRGJMp9F+01f8zV/76PtefPqF&#10;n7n6+CNXn7i8ee2mxZOL7XnZqVYF1ZXB2jPrl4fl8Fj3yG3Hzp7oHvnWl339s/RLE9Gp+WPf/ao3&#10;/v7Df2pYTi8cv7x17Vp/bRhGmbFe/UJrTqFgauetAM2M7eStm5ZOvfDEOcuGiM4duenhy491G+3N&#10;YktYAny/GDasXW4fz21uWE7MHRWWCxtX+uWw8MXIF7ltHO0utmxzvMJBORqUIxDlNm/a/Eh76emN&#10;i5mxTn3hXSbGsFGosBg2IpJz5jWQEBN7DXWdFwjbAcYREJESV/m2zCRBA3N9fK2YMTFiBd6215ql&#10;0qZoR/VZzc5M5V0cLtV55wmHjBLeg8oPXsX4Tk/0+hywk8nPewRKT+UTTxbqXZf5M46/yz/MBJ7L&#10;577jrq1f+0y4Mpy9LUUoPna1+NhVs9y0N3dluWmONM1yk9sWpaIMKAOGwT/T809t+gsD2j/Gkqn1&#10;V860Xl0nmmBsuJ91KG+/nGEXJiLU/RmJ9vRLT5y+vW0zn5yxR5t3DzFj2MmOkzN3bnvPifda4p7n&#10;btvFJ+41Uy0+129wtTAlJiLDYzU7PqrwoWp5YNhYkU7eyoztl8Pl9uKx7vJLb7pnbbBxYfNKK2sE&#10;1aEvBuVwc7SlUIbxGsrgoLBGhLmTtxTw3h+bWz69cOJYd3mh1c1N9oqb73v1uZfmJtu9jG6j/bde&#10;/Lqn1y5+8ImP5ya7dfnMoBxuFf2hG7ngY5p9w+advD3f7Bgx3Ub7lWdf/NKb7p452m6Ozx05Pnfk&#10;a+hVLvj14ebQFUF9ZrK5Zmeu0RG+7nT0RCKReL6SLNOJRCKRSCS+VBGRO+6444477njTm95ERKr6&#10;6U9/+k//9E//+I//+AMf+MBUBaSqvv/973//+99/8803//AP//D3f//3LywsPNcrSCRm4Ms1Igp+&#10;IKZ1vQ3exLbZ5AyF26LgARWTx48wbnlJFKsxx2cxC3EApsUuUHTeChETmepkyaAlECgUZJrEJpYY&#10;Qsv95wZ4GsewTLwdXD+4rRAGCCXgmY1qMdx6HKHwbitrHNnXL01ExNJgHhEREPhgy3SIu8EslVot&#10;OcIoFlaSOor5LSDVgkgJiNEyBGLZo7Nj9Vch1kmFckLB0yg1gikWg1an7HN/mRlchdowiK5DycK4&#10;XnPHVu9xETBBiTyA/Z43toRABNVkmU4kEolEIpFIJBKJxJcMJ06ceP3rX//6178+/njx4sUPfvCD&#10;f/Inf/KBD3zg4x//uKpOHvzwww+/4x3v+Imf+Im3vOUtb3/72++6667nevqJL3ZGW4+qOl+simmL&#10;nd/+AOrdJrQkBLHd/fzSrqfqAE/wJJajZMcKgFgIflwYxkRERrWkyt0rzEIMQKvAGiZmQxOhHRqN&#10;xOSjnZhYiDxU6yI52Y7hICIiZgMEYiYoWDierlHvUq6LPWP+M0hJMXb8RodybCg4LvAEiElBRMSI&#10;wTpsRXLbWKr6M25vWAi+H2v9ZqhvCKqe4IkFCKQOFESyyiVezbisKv1YiEDQbY8yQEQspr5o3K5x&#10;jd240E+EBWAiB+iOu1atnKqRRVmaRCVDEX+NsGUokZJsVxrGItjtFVVVstEDL9U2qh+nTBMpoPFh&#10;ABtmwHkxTTGt2u/NxBLKdRZjsm7eOkmp+i2RSCQSiUQikUgkEonEvhztLH3HK7/5Nz/xB5mxV7ZW&#10;nl6/+OnLjxgxc81u0+ZGxKuO3HCrGKhqO2/dc/L2pfbCuSM3fdO9f62VN5/9BIioE92D6xf/7ImP&#10;N7PG2aXTXv3QFT54ZrZiN0ZbT61dIJCIKMLGYPNDT3yinbeatmGER750wQ+K4eaw32m05ptz881u&#10;Jub43PK5I2etGCK659Ttj117+tLm1ZEvVgcb17bWmlneydutrMlEq8N1IOTGGjHL7UUwOnl7dbA+&#10;bpYHgjU2aKicoMyZsaoIHJSgqmOv5tiyWXuhKTqrmTnaFMPEATR2S0c9iDiQ8nbHwbE2x1x1McRE&#10;8V70KFf24bHndzz6PnB9bjVjPuAEnjiODhyY6nEx5ew9COw6cubEZrxR9zlkuj6/9Hi4sX94cnsB&#10;aWfz3/bC3m8+6p7Y3GeIsDraJ4z6UJNo2e43vyA7NyEg77PheyRj779LO47fkQEeH78dJ1aa88Tx&#10;PD3Obr/0dqHjQTdhVqz0/iudubDpy1Rx1dtu8RjZzuPkGmaQVg8+FIGJM5PlJptvdK2xDZuDeL7Z&#10;bWXNTt7q5K3TCyfWB5vXBmsbw81u3jreXS6CW+uvrww2MmPbecuIOT13/Ojc0rHu8tHOUvyOH+0u&#10;33vy9pecfuGBvyFvXjp189KpzVHv4SuPP7l6/vLWtV4xGH+aGbvcXrx56dRtR8+eXTp1Yz7nzNhj&#10;3dQCOJFIJPYkWaYTiUQikUg8TxCRe++999577/2+7/s+Inr88cf/8A//8Pd///f/4A/+YHV1dXzY&#10;008//aM/+qM/8zM/8w//4T98+9vfnozTiS82gtsiKNSZbP76z+ascVTdk8xWw4i4sjoTVWWLzHWX&#10;QSJAY2VeVe8YaytrAI2VgszMkm337GMBCdSzMRrKOqZYgbD/zDQ4FkvExnYABLdZDi6UoytQV18w&#10;ECmI3PCShiK4LZJczJDZiO3u4+YV0wiOiQUaDnYWV+EzMTKaiEjEqpqYuqPqhC0RAyUo5nKD2DBA&#10;AgLA2CkSjkVs2ledrnN1EGTnPu85TYxF8HjfDj5l4uQQ7wvLwX0HWbi616T10zLzMENEUK/hWUnA&#10;iUQikUgkEolEIpFIPIecOnXqjW984xvf+EYiWl9f/8AHPvAHf/AH73//+z/zmc+MjxkOh7/4i7/4&#10;S7/0S9/yLd/yUz/1U/fcc89zPevEFynBD9zoaig3FdpoLk+KV971ANUwYra0Z4M/qO/H5GRCYLFM&#10;luABD1ggMJs6XybGFwfAETE0MIsIs2kSQd0g2oOhjoQnrcjMhggEqeskFYQ6e5modu1OHC8gJhKi&#10;QAioPM9VMSMgVWhO9TNvh8BEdZEw6ZcmqgvvqBIewWJMbrK5Kb/0eEOIZqTmaCg0DAHF+CPEtGob&#10;BSuqdE6O2mft6AYjYDwflrhwZqkWSOOuhqgXIiyWwQqwOpos+eT66JgcDSJ121WeTEBgqnOG6nUw&#10;Y0dxI8fqWTt+VDC5VcxE0dSdQeNjEIgzpRHUV40RWQgIYWgby8zS6Jz9wj7yiUQikUgkEolEIpFI&#10;JL4kWWzNf8cr3/BnT3z8Q0/ef2xueWO4tTrY2Br1V8qBqhqRpm2cmj9+pLM41+g0s8Zfue2VLz1z&#10;9/XmfBzIzYunbn7pqX45eHzlmYubV9cGm4UvhKWVNY90Fhdb80+sPvOZK08EhM1Rb2O41S+HI18E&#10;DQutuZErjnWP9N2QQA2TLbfmbzly00KzOx6ciW87enau2Xns2tMN2+gXg82it9JfD9DCl0GDiLjg&#10;iehKf8WHQEStrClceg1GjKoG9bozb0SEhawwF8GFELCrdquWeKKww1q18KuM0FK9GTU2EjAJU8yz&#10;iIV7ALNEMWl78O0A5tiJbzsaeHbp2Ky7tGOqh3WuTsU6T7zaFdFcdwbca6g9rlJ1fdz7rOgQ51ln&#10;0qy85cOzsy1lHWTNBOKGzL3pzuKT1wZ/9AxG/kYGPwh7utP9W7fJ/M7gk90bvtvwPA6Unr3oPdzm&#10;M/Oht/3OtVX/ev3YM34h7Hs7dn84/QjtHZM+9QTWr6g+SVhQtcmsMttBZKsvmQbVSmwVQ0QNmy+2&#10;5xea3Wv9NSvSzBpHO0txTGFe7iwsdxYAlMGtD7eeWrvofHls7sip+aOZyV51y0uPzy37EDKTzTc7&#10;y53FMwsn5id+8xyG+Wb3lWfve+XZ+4jIBR9/I+Uma2aNz/mv2UQikUhMkSzTiUQikUgknp+cO3fu&#10;e7/3e7/3e79XVT/0oQ+9733v+63f+q37778/frqxsfGP/tE/+rmf+7mf+ImfeOtb35plBxsLE4kv&#10;DOoHqo6I5KCI4JmIaYrJiKVWwRzITnZ4rBTGSkaMcKUhsUaZE1CCxg6YxHa6elIM1AGqWhrbrkfe&#10;z9MLADoS0yQiEHorH/HlBkGD72sYahhBK80x+AG0UC2J2EhDfd+FIcuayRZMNj9TJxLTICJmC7hD&#10;7FCUhcET7mo2ObwSBSBAS2YDDbVfOsbLhKqTZ0zL2danJ1c96Zee0vMYBAaxcIyOmda5d20XxUgf&#10;EiJlJkCBQzXKjN51ZkNs+FDdB2XCQm/2PszGwRHKQ4yZSCQSiUQikUgkEonEFzuLi4tveMMb3vCG&#10;NxDR448//ju/8zu//du//Ud/9EdlWRKRqv76r//6e9/73r/7d//uz/zMz5w6deq5nm/ii45ycBHQ&#10;4DZt1pnS8TT0CYEQ2HT2KnvSUGLSL82WiMCWggc8V9VfBARmCwTAATp2O9O4ys9kCK7Kka5c07Ui&#10;xIbg6z6JhhgEVdXK4FyNswMWS+oUPG47SBTLB2NwzvaRqDozxuxoHkeTKJSr18wkle5YJeIYIiPS&#10;2LUZsZdffMGA59pnHsIAoQAUWjIzswEE6hkAPNft/2JVXHw1MebkFWICtoLAZOoi0yjtBSYhMUxE&#10;sKDAdcY0sxk3n4xR26CdrnBgwoldCbJKxOSJNIp8k+E3TEwIIKk90nWl386HhMUSDOABB1URCq6Q&#10;aOf2fTZNmy/krdPGtr5gT3sikUgkEolEIpFIJBKJL2msmK96wcu/4qZ7Pn7+oU9feuRaf23qAGY+&#10;OX/s3pO333f6rtx8HgspO3n7RafufNGpO3d/9JIzL9wc9T516ZHPXn3i0uY1reQpIqLCl5+8+BkA&#10;/XKoUCPGzqpxOt49stRaeHr94uXNa+28uTrYXB9sCHGj0RyWo0wyIWrYfL6RN7PG5qjXKwebw63c&#10;5i74kSsUvvROYr4IUawEUwIBwqyINuEqMppAoSot2/Zt8thATSwswhxCiCVxCkB9FIUQ2/0RgioT&#10;x2GZKUxX3/FEg7592eU75ao0EAceWS90l1M3vtrt46X9fLLbPRZnXXdP120dtn3QbG/UX8rTuzPx&#10;gomp8eKj+e0Lgz96pvjkyg1eYhbSyRqvPtl62XGyvKe/eCK4fPbCmaaLBnfnde+1SVWZ6KREzTMO&#10;25cope6KfN4jbHo6cWbWxGY/bDvf2TsdvQ5FBzEJBKxEbJiJybAoSBlMJGLmGp2GzSxlvXLg1PfK&#10;wXJ7UZiPzx2ZHDCobo56V7ZWVgZrzHzPqTvPLJxYbi/8rRe/7sTc0cNu0+HIjM1Msu8lEonEF470&#10;OzeRSCQSicTzHBF59atf/epXv/qnf/qnn3zyyX//7//9b/zGb3zwgx8EsLq6+ra3ve2XfumXfvmX&#10;f/mVr3zlcz3TRIKISNVRTGzez7+6JwAphFhiLEkd/jz5r/21LrUtPzGLQMGxxo+17tpoiER2J+Gw&#10;IXIErWox6zH2nZaDOs4WXLEyWP8U1PtyPfgeAcRWTMtkOYsBVAcXCYHIMWcaCuiIJBNpqPrgtrLm&#10;0ei73jEdyVkyMY3gStXyIKv5TE3OsFioEgHqwFora3XYzmSB6dg1HWse67JPnpZoJy+ESnoEgZT3&#10;mkV1BxFzaeKG1KeAKOyTAl2vDQgOBIYSoGFExMTCYvduOIltAXhvRIQoxol/XhpqJhKJRCKRSCQS&#10;iUQi8Rxy7ty5t771rW9961u3trZ+93d/9zd+4zfe9773DQYDVf3lX/7l9773vf/4H//jH/zBH3yu&#10;p5n44sIVVzUMgSDZjlgJkIYwgjqARWYXmEJD8IMY5kxsxg5hJgIbQmDJgRAlKYChDgBBmQQcPbsx&#10;iIaFjUogDUAgEoJjrjzJzIyqWV4gArOAwFH1IomjTU2M2YACV6E42/V6zNvuXqKqsSBFiYwNxzxl&#10;ABq4LuUk4SoFGgB5quRDBXSqzV8tYMaa0solTnVrxRi5TCzMGTOCL4kZpISggExpkjEXG6gitamy&#10;lxMpAWAwBBx23C4iIiEFRAgjVPMBAFRFnrFsM6ZYxw0IpACBqzwd2RHuTVqnA1VZNdvVgLFJJZSY&#10;QSYaxZl51o1g4oxUAKdB4y6GMBTTzJvHRBrN+due2+c/kUgkEolEIpFIJBKJxJcc7bz1mnMve825&#10;l/WKwdXe6uaoFzRYYxdacye6R5pZ49lf4lky3+y++taXvvrWl7rg14ebW6N+GZwV08qaDZP97kP/&#10;9cLGlctb155YPf/x859aaM4dm1uab843bT62hArzUmveBf/U2nlFWO4sLjTnDMvQjYa+GLriSGvR&#10;WrvQnLtl+cwz65dWs9bGaIuJg4ZoxqYoDNXFc8ycmSxoECKFGhbDojE9RKuaK8MmTiCmdjOxEVHA&#10;igka/ZtVcVaMnjZMSoHq9yczhqtOf5XsNmOLdnuhue7297kBuzy3+x8w/RFXCdkTNuyqzm485ynH&#10;7D5e4nEw9f6pyFPnHSaVZLfJvJV1vvFc/uKjwz++4J/eepa7KHN589UnGy85ynbc3XKPQ3n/N+tQ&#10;6ANP2WuRdckiHXIbZ9jvZ2Q+z3hn8v39L7F3GvYh1liJvEwkxCQsZEAkLMKSiR36QoiFZaE518pa&#10;Ny+dcCFsDntXeysKWOk1TPb02kVrLAg++KEr+uUAQGay0wsnziwcz21+36m7/tqdr27YG4k7SiQS&#10;icQXFckynUgkEolE4suIW2655W1ve9vb3va2p59++td+7dfe/e53P/DAAw8++OBrX/vad77znW95&#10;y1ue6wkmEkR1XAzLYSKCd52NkklZMhFHbAmi6ogVGkvxwNuS6YR4ygYcKIYbExMLUWyZaQA3VSJJ&#10;MYkGgclCY7Cz7BtQTL7cBNS7NWPbvljzboOIbTYvtsuyLVv7YlUk835gbNvYLpFqcNBCfY85I9su&#10;hxdt44jN5qfGt/mCGzlio6E4yDLNdbPBbbmYmUgyRlAN0THOlWJYe8qJwIYRYvVn7ZreDpneEQsz&#10;45rjwkfEtqG7b8H4/hECU/Sls0imwcXqyb1SoIFYI6sEX8eDG4U3sBqGk7eYJWPJdw4CQEWEmIn3&#10;+29DjU5pNnxD4eeJRCKRSCQSiUQikUh8STA3N/emN73pTW96U7/f/63f+q33vOc9v/d7v7e5ufn3&#10;/t7f++M//uN3vetdxtxIh7vEFw/QADhoYDHMWeXpvZFxXHA99UMiEdkR9otQMqDqxRjaM2J6GDv3&#10;xarLyY9iD0RQFJSMakAoiJgQiJnYMEJdKqixZyIRE1uCJyiUwNspzSyWVEFMiAnJdRtABogVXnja&#10;1M1i4cvYOhCAiJmoYqv/htppXGeUxHidODgxgUXi5Sg6vc24QaH6gWTdnbEoE+WSRDHgWsNwwi9t&#10;WLJYYMliSUMlgmlBpkHEqKovuZLdEMam7rpOUyh2i2RlSJ3ko1UNJymT1C5rxJXHmYOZUYt+AEiJ&#10;hQAiJbbEIK5OrMpVgarFJHaXtlZ6IhgEIQSOo9Hs1plMRGIIrKEAVJjUDxqdm8U024t3HySBJhKJ&#10;RCKRSCQSiUQikUjsSbfR7jbaz/Us9iMz9lh3+Vh3efLNb3v5N3/wib/4syc+frSzdGnr2pWtlUeu&#10;PkVEIpKZjIl8CF49ERkx55ZvPr1wvJk1j7QXXnH2vt984A/Or19+ev3i3advX24txAHXh5te/cAN&#10;cyPCEjQws5klGFoxCgUQoMzcMJkPXqFRebJiRCTGYmeSgVTYuOAUakXiiURsxTBzDPEug/MhgJRj&#10;yDRRUK00snFhGyZr0+InPOE/noonnipCA2gWs9XKCZPxXlbYmSPM9lfzlG92LJ3NnsP4sCmr87bT&#10;fOcqDzIMT/QvnHFWdZWZgdag7Oxc9u136XpRPLBSPLii6wVdJ/Zku/HiY42XHCVzXb7tvRZ2PW74&#10;6fVODH6wifwwF5wVCT110erHw9yn+qQDPe6Tt4+oMkszM1HMhA8aVFUZAYEIDZsrtJ01blo8efvR&#10;sxc3r/aLQTtvzTe6RuRId2mz6HkNzGzFNG3jpsWT8825hWaXmW8/dstrbn3ZqYXj17HtiUQikfgi&#10;JlmmE4lEIpFIfDly8803/8iP/MiP/MiPfPzjH3/nO9/5nve853u+53u+8Ru/cWlp6bmeWuLLHhYi&#10;ocoie91nI7j4N7FtIoYWwgK4baduTIkBsdS9KQEQSANFjbKqs4yHO6pNueP51SepEjOBSZiF98jM&#10;ISKo9+VqNFcH9IjIZHNZvkw782QI8G5TtSRSlg4REYmYBpmGaqF+FNym2I4fXSP1Jl+a7KBosq4r&#10;VsU01feB7arQ2fNBVRi6Y9dZWDKBot4doR1VrcwM2uGa1l2NE6euM/FaQMRsqLY0E1Wi+c6JYRww&#10;zswsOZEKsyqBlBGIsunjSYFA0KogE56IGYFIVEf13JiZwUoIHEYkVqQlYutJxm6UcoD2GAIRsdjd&#10;Kd+JRCKRSCQSiUQikUg8/+h0Om9+85vf/OY3X7ly5V3vetc73/nOX/mVX/n6r//61HLxSxGod6Mr&#10;rljx5bqGHVVuYho2X7SN5bx5guU6/tzcux4RqZZsGlMxH6qeaDsqeeZ8ABd90YazXcLSuO+eYSZm&#10;gmr1CRuOVtxoTMbYKRzDnBkUmBjq2ZjaxSyIEhx8VJDqmkVmBiEAhqc1ukAspL46CKiDTDBRMVnX&#10;Hk6cW1mF4xS5LpFD1JRiPg9BHYSm5TtsD4jKdOxCGJF6VS9iSex4k0Rs0MDkiAUIGkrmjEVinjbH&#10;+Y8nWat7ca7YdiyDODBQx/CASHe0l6yk0W17OIBKToQSiTLJpLo4VhsRKq85szChMmeDSEiYieur&#10;KxGDwBO285kwCzOTKjSIbbGY5ty5rHns8M/q5w8ACENXroVyK4Q+got54MJGTFNs2+aLNl/cRzdO&#10;JBKJRCKRSCQSiUQikTg8RuSrXvCKe0/e+WdPfOzBS589s3Bi5IrNUW/oRi54EIyYpm10G+1uoyPM&#10;J+aO/qVzL73z2DlmvrR19S+e/tS1/mpv1Btbpm9dPvPgxUG30VkbbDJTM2uA0M5aClVULQ2FWESY&#10;eOhGZXCswWvQ4KAQMZXaxEzEqiosItwwrRiO7dSHqg6NcskaWda0ubAhgvXGm1AGrxqERUmFOQA7&#10;rabTfmmujKJcVY3Fg3aUn1UdAkGHY9pbO36T9zS9TmVE7/HJrpMwXSe3Cz7QMnyo/OiJecxyWe81&#10;wOQ2yEKj9ZdPt77qtH9mq/zserg6DKsj3Sj3uqA50rS3zGe3zGVn57h1kMiMXdeLP8/YvsMlax98&#10;1E6/OmphspJj+bp82fuMTURUycKHiwWP3526I+cu0z8q1XQqx3o7Ul5ApKoKgCAQIrbG5iZrZLmV&#10;jJmMmGPd5bXBxpHuYsPkZxZPnpg7Mr0C5pPzx15w5OZ7T96x1J6nRCKRSDyPSJbpRCKRSCQSX9a8&#10;9KUv/Rf/4l/8k3/yTx544IHkl058MSAml6qIMNzQAJ6ICMqciW1BMw1DgBUgeCAgtqSER1BMFjWy&#10;YSKmEGN2KIbPQGdeoxJbEcgHkgzwYhp7TagcXg6uJ7ajYWRkLmseN7a1+7DgewTVUBCbqRJVkQZn&#10;mYaB+h6Zti/XwZzlk19YsdmchyoN1Y+mkmp2wFLLx7s+4UypqEVf7FYEp1zT49ScWo/dO2W6EgGj&#10;xzyGQteDb/ewVIoubJbol2aukn+YqgLMbSkwHq8epCCQxgwcrezPMQt6PCVVaAB5IhAJsygPmW08&#10;pnrM+MDKRU/EzCYl2CQSiUQikUgkEolE4suK48ePv+Md73jHO97xyU9+8uzZs8/1dBLXh4bRqPdE&#10;ObgAKNRpGEEd4KPGwmxZsuB65fDykB/OW6eac+cO2S0OYUREUCdmOpCHaWzZlZnnqhZEoGgb5l3H&#10;RHcyIDIOHwaAOmZ5PAPEoBkiYrZAIDZQRxSIKIRS4rnMzBYoiQ2pj7WJHPvrxSaJ6kgavK1QQTVM&#10;zQa1N7vKZt5Ob45dF1E5nSvXcW1EJq2SlsUQMZucNSg8YOGHlM1NXKNaMwFQp9DgPKCEEI3hFBTM&#10;zEIkzGzEavyIoohaQmNWMwNVSHWlkk2XbVap17W6GTtKMgjV4FVID5H6mEpNlToX61VBRGAWxJUr&#10;s6krNbWWCeO1Y8UeKPqlq+rDakp1PlBUApX3VdsUQTUwM4HYtKC+0dnxiwgAtAi+j1BoZXQ3YhrG&#10;tsW2ri+I5tBoKMrhhXJwKfg+EQEB6urGjszMLBlLFusjs8Zy3j6VNY8zy7O+ciKRSCQSiUQikUgk&#10;Eokvd5ba83/jnq/+q3e8+uErjz2xev7i5tXNUW9sIG7Y/Fh3+ezSqbuOv+BYd3lcZ3X3idsfuPCZ&#10;5fbixY1rZxZPGjZEtNiaP9pdAtHIFauD9UxsERwR2VmtFVtZk5kLXzKzC6UHLAmYhUWhselhJtaI&#10;bWY5M/fLIYCgIWpxwtzJW+ORrbH9YsBMpY+N+7jq7DfRpG9ciIaqnkwmwz3GntT6MK6FqeuRg6aO&#10;jUrX/nbXvdOeeWKM3RzWxT2Tyod7uKXtVFGrSkCataLJ92fEZZO9ec7eXMmYKFXXR2G1oKCUG84N&#10;58K5kY7l5vUYsrazn3fu1IyNPfR6xz7l6UvsFRs+1k13+6VRB+rsGzm+4+ms2nQiNq3kqUnsM/PJ&#10;8GgeK9D1h9sDYWoWzEQUoPENYRlHE7Vts9vszDc7G8OeR/jslSdAuHnp1B3Hbn3x6bv+ym2vXBtu&#10;bo56Ljhmadh8sTW31F6I2e+JRCKReP6RLNOJRCKRSCQS1Gg0XvGKVzzXs0h8fgFUfT/4wTjIV0zL&#10;ZJ0qhuXZDg4NA1+serelYRTr+VgyY9s2XzD5khw6TMPYNnNGRAgFmdYhz5qcSfx71YFPMpEMWlS+&#10;2ujEZiEWkoypLpIkYQbCSKs+lFWsClPs5FcrUNHwS+AqjdmDyFAWXC+4vpjmbrXLl5tudIVNrr5v&#10;86VG58xeATvebQKB4MV2dmtmzCKmoxhoGBATFWsimbHd7X3L5r3bFNtS34eWe9Ua1rebaZcbnFmZ&#10;DRDqYlAlApPZ2Wmyck0TMxBovNs7b8JedyaWV3L1BE6GfCPeshjxHf3S1TyjNLl9oTi3EFO7qznE&#10;Q5RZDLOw5MwCIoICoSpUrczaTkFMAvasJZEQheD7cdXGtGw+R7O+EbWRnsSmlOlEIpFIJBKJRCKR&#10;SHw58qIXvei5nkLiusCo98Ro63FoCH7Lu02EkoiIhcUysSqAQRSIWHKTzUFDObzY7J5rzt16YEUX&#10;EKOkdbcLFLVvlvc4szKXbutUOxjnSO98N5pyZWftG1FlVg4xmplryQsABFW5WjyKsF1yyQSSKlqZ&#10;mCgQmXp2gYkUgZiYTJ1JjVpJ265Yo9gRUOuWgtHEvX0MqkLNGHwjORODDcMDHmAgjJev6jSUgCcC&#10;aQAFItRbJBg7nGPPQhYmAYmwJUS/cVD1BCUogwAlma5zBMBMlQt6e2+VyFBtR54sKQQLQevjeVyP&#10;F8v+wGOlLv4vKopaDV5PlWOW9GThI5RYtjN1eL/6UwBAgBZEENsiQERsvlAOnml2zxHBFavl8JIv&#10;Vqey07efGslsvpS3TmTNo58TDZyIoG649Vg5OA+o+mHwPQ1DqJ95fTa5MW1o6YoVY1vN7rm8ferz&#10;5OJOJBKJRCKRSCQSiUQi8WVFM2u85MzdLzlzNxF5DaUvg2pus9xkM4M0bl0+c7SzdNPiyZX+2vn1&#10;S2eXzsT3bz96y9ZocHzuSK8YFL4EUAbXtLODQ5q2ISxDVzCLYRAxVD0DAcImMyZALVGvHKoGhcbU&#10;CwBCbK0xE05sJm7nrV45yExW+FKhBBauBbaq0KvuXEgkO3sDYltCnPSVRlUO217qOs5jT7vypDQ1&#10;Mdgsz+1O9j7gkL7mveex7+X2P6MurKvOGa9oP/v3rlCVnbs3thBzLuZ42xxvzzhyz/jriVnunjDP&#10;+oh335RDGOEP3PPDR0mDtxXomSHkU1dkil0vqyf0wCdn9/5gx5iMcQR2paCOs9xBEBZhNmKqLa+v&#10;4lVB1LC202gf6SwaNqvYvLR5NZPsZTfdc+7ITbcdPfv6F/5lI9JptA+cViKRSCSeNyTLdCKRSCQS&#10;iUTi+QwQ3PByMbwUyvUZmcksWb6YNU/k7ZM3VjcGhHJwsRg8E1yPiACPWKLHxGyYM2Jhlqx5tNE5&#10;a/PFAwc02TyxsOQaRs9u5fUSiVganGfkoL4EK7MwG5GMqIpnIbGkDhwYJQgEkBgm2S0ix3q/iS6V&#10;UHhDWXCbgMubJyazcVTLov8EM0Od2Fajc/Nefum4kdASxLyHvZyZTdYOntQPKTNudE3ajfHBLJnN&#10;F32xBinVDzize+SWmDgS4KbEOWiMdmEAQqbSnsnXp2xPA2QIdSHgHorizqFpXJkas3iIqx+gvo6b&#10;NsxMbGJkUBXJgwAoqqJTjT8SKaAciyaZWIRABGURZonxRECA+jhEJYgrKm0bIA5AAOIKRUhIMnVb&#10;GoberYnt2nxx0uQPQMOQpUFEu6OTEolEIpFIJBKJRCKRSCS+qNBQ9Nc/6Yu14HtutEIIbFu2cVRs&#10;i9mOVR4ARCH4YXBbvljx5XrWODLcetQVK52l+8Q0qmNiWz0xh7d6VoV4s+rkQD5qLSCWfesHQSCE&#10;aJNmltgaj9lMljiquqo7ZO1brs3GiM0TiWJ9Zcx8Rl06GfdACAoCqScjHPOcEVA5epnFUEzjJqi6&#10;eHAVL12XpKEqxKxWXaVY7w4dgSeyzAw2hADKoCWZFrTUMISGaJCutbjqnHjliUGIWAggDqQBYkSa&#10;YjLVQowhBA0FEBtCKoiFlMZ9CHdopVXTSRFhyaIEV5mZx3cwbviEXbwu+xuvMup7gdlWydMIBJq8&#10;O3XF37aqGB+nen/joAY7g77jMwf1UQMkIrFN5ixrn0QYqh8Mt54kMkX/KQ0jIKgfahhBS6ircq1Z&#10;mC1LLqahfuhGV0TyvHNTs3OW5caLQwC44aXB5megZXBbvtyAOmIxpi1ZkyRnMTwO1FanWmoYunLd&#10;l2tiWzZfCn5YDM63F+42WfeGp5FIJBKJRCKRSCQSiUQiMYUVY/MDUkmY+bUvePm1/tqJ+aPPrF9e&#10;ai3ONTtEZMTcc+r2By48fHrh+JOr552GQTnKTSazq84oN1nQ4IOzVqzYgDAsCxCIodBMrEKFpWEb&#10;nby9MdpirpykPvjSF40JM7awdPJWvxyKSAiqpBO5v0xEwqx1B0OMbakUeyhGMbA6bCLxY8IcPWHI&#10;rV9h2qY7K1p558btvae7R5h8f+Y72zLiTo/x2NC7z7mHmVhVcld3jjyUmssT/RInRp6Kep70ne8M&#10;cwaPE5Z3rnFqBrtd2XutZfdHh3FNz14cZligp7Z6z8ng8Pb3bcF49zh7RXzXe7djGqgt7Dy+MUwE&#10;iZE/VQsBNmxIQGAWYmIAgYKwWLGtrJmJ3Rht9YtBO2+eWDp27shN956842/c89VGhBKJRCLxZUay&#10;TCcSiUQikUgknisQXC/4PtQBymLFNG02z4cOZD5oeB31nx71noA6aBn8QMMI6ogUIGZhycQ0EUau&#10;WB1tPdLonG10b9nDZzubcnhluPkZDSMNo+C2ZkRqMLPkxnZUXTm8kjWPtebvNHY/ldbmS8xsbNu5&#10;jalavUNRHT9OjRlPRESaMMreMRuTdcR0Y3UkiDQMAA8QkTIJCdWy6p6o6oVLm48/tf7ok6uPP7XW&#10;65WdTmdurjO/eGyu215amn/Ji15wyykPBCJh4kb33D41eRqKWNApbPbtashiO8Ftqu+zNWVxLW+e&#10;HNe52nxR/RCEUG6q75tsbsfjQOBY5Moc1wbVmJxcHYAQCxeFpMrWjnkyCESEqj61Uumwp5w32V9x&#10;R01knbGj1ScUqiHExKeOJSPi+HXY1llRF2cikFKdhBNzwJlhiYgQqoTqGC4ditoprdtloXE59UyY&#10;FAqqimZV1QGe2Ig0AFW3JaZtm8sSw7q1hDqbL7LkJpu/vgcykUgkEolEIpFIJBKJROILSPDD/urH&#10;gu+50dXg+tGrKaa5+0hmJrI2m7PZHLQoR6tudEVDH9DNK3+SNU8EP9DQh8a4YxbTFDuXN4/a5rHY&#10;FrDOQJ4a18TRUZuZJ1H1IAJU9mgsOK6BJFUSQwSWrFKIEIBQZ8sgGlZjuvLkqqJxN6Y7R8dvpWSx&#10;MBFYCQA8sVR+YEiVEA1S+Kg+RZ3KmBwsCEVVbBhNwIrLV7cef3L1sSdXHntydW1j2GzYTjvvdvJO&#10;O1+cb77wzuN333nSRJESQKWGBZKc2QCBoBpKUk/wgEI9EKKKxWNFTqRqcFkl42DbvUwMAsEpyNp5&#10;QTOEAlqIIcUQoHGoCaruh+Odjf+P73E8LGZMR4P0jvaRbCpVEGBGPExYqLr6OEw76rcTVZOV4rqt&#10;ywHReF7l/HAMCIqFrhpICGEkYkA0oebFfSAWI6bVaJ3OmkeKwXk3uoZiNZTrLMaXGxqG0XctpiFZ&#10;h9hUgd/qo15NRGJbNptXLcvB+db8HVnzBF9/1g8QBuufLoeXNAzd6BrUsW3mjSNsWjN6bhKRZEJt&#10;okWCBr/ly41ycEFsB/Bb1z7cWrir0T79OfrGJxKJRCKRSCQSiUQikUgciruOnzt35OagYWO49enL&#10;j774zF0xTbqdNe87deeDlz67VfTXBpv9crA+3JxrdjKxuyvDSu/K4Dp5W0QAHTnNjCEYEC225jNT&#10;KX4xxaLbaDezZukLBW2NepujXjsLjSy3dQWdYdPJ24UvhRkgrToikjBbYwIgqoh9DmM7QVQZHFRL&#10;aZNBvNG4i+386V1bwHs4eA9kR+4xDhHdvMc72y941gFTptvaMHtd7PYqz1zFjh9npT1j1wT28HJP&#10;X3C2NxgzNn9/F/T+tuqZw84Ys64gjYHbPHUS9kyfBh3eL13t017m+el9m9jVHa75mEJDY7/0uNSS&#10;wCJc9QFFDJnxQoaZmCmEEBADhBigwhcXN0fMnNvsSGexnTW/7q7Xvuyme25AEU0kEonE84BkmU4k&#10;EolEIpFIHABipsfnbrTg1ovBBTe8CvjdB5hsLm+dzNun5Vl4p4Pv99ceCK4X/MCXawgFMYvkIg2K&#10;EokGoHTFmi9W2TRsvqjqyuGl9tKL7E6r7R6r0MHGQ+XgArRwoxUNI2bDpm3zJkvGJGAi9RoK1ZEv&#10;13y5ZrJ5gvpyrbN4b9Y8ttfIYhomW9RQ+HLduy2bLxx+YwklQhEDVTQUzJYn1VvTIrcVSy1pIjcZ&#10;YYRQQD2TB+fMIFJQIASKGdQTXF3p/cffeeB9v//JTz18uSj9/lM6dnTuta+667WvvPVr/upfvm25&#10;uc+R0IKIoIHNATediaztOrepYcjMCEO249xjzprHdHDe2HbwveD7YtqkTuFiRWm9UYHgoIE4gHIi&#10;FjaoAma07l4oVV1pHf8yzpOpdURQzNWZtZp6phOdHjGtqlYHMDMLsWWimAsdn67qMIxjouMcxrp2&#10;FC8Z5Eljy0RThwl5TFbK8qTTe3sXQcwcYrtFJhE7xwRFoWFAYSimAagOhll+RLI57wfRrJ43jyUB&#10;MZFIJBKJRCKRSCQSicQXLVDXW/1YcFvl8BK0zJpHxM4fRs1gaeStk+o3i+HlcnTVmNaw92SWLUWJ&#10;DASm2H5x042uMBuTLxCU2aq66tJQDSNooX4QfA/BgR0RMxsWW7l/iUiVEKOYZ/dJ5LHRF8oQIvC4&#10;pR0ZghKFSjJi4ap7I0fBkwGoJwZAqioSqyiZRaLkVAtNVOtgRNHcS55IYjx1nY6sxDmgUEcEZrux&#10;1Xvf+z/92+//1P2fujgYlPvv58J889Uvv/U1X3nuNa+89bZbjzAr2JCW0U8O9SDHkgOeEIhY2IIc&#10;6gRnItrWJKtcnXEdnxKUALASgnebxnaMbYFa6gsNJUG3A0fqv1FdAAigNiuTxLo7EmIieIKCzUTd&#10;JhMJaNL3zpNVe6Ao1kU5MbqmlQiEyiw+1gB5u7UldlQDgqsbwdBoqyap1EIQUIpYky+InbeNo1Gi&#10;dMU1Y7uF74vkLMbkC8Z2mbOZDzngg+sF1yuHl9nkWeNof+2Teetqe/Fu5uuoElF1/dX7fbnui1Vf&#10;rrPJ8/bpmW0IZn61TLZg7Hzwm260VvbPZ61jg/VPIRSN7q1JaUwkEolEIpFIJBKJRCLxBYOZv+He&#10;r/7lP1+55+QdD1x4+IELD99z8vZO3iaidt56yZm7maX0Tph7xWBr1M+MtWKtGGGJXfeKUI58ISRO&#10;vSXTzTunFo5vDHpOnQs+t9lic05ErLEKvdZbXWzNH+ksdfP2o9eeMiwbo60ilB6BiY1IDLLWqNgp&#10;6nCTqg9gUAizMiuioMTjMrJ40ISswkLMLFY4aAjjsW4sl3g3095d3pEbDJq+1szrYkLem2nTxY6o&#10;4h1m5cMsZGZm8l6u4x3vY9seXFvQwXUiydQC95oJ9hq/FjtnimAzBpxMZznMknnGmNOzmva387ZA&#10;yXu76/fYw+kdOXATMNZUd1irZ120kq25irWpH3cYESPGsDgNIBUWYQMgPu0Ug9ZBGss9WZbb3VbW&#10;PL9+eaE1/4qz933FzfcetJWJRCKReN6SLNOJRCKRSCQSiWmgvhxd9cWKd5sIBRCYjdiWyebz5rGs&#10;ceS6o49rgtsabDzsy3UgqO9rGGooYzUeszBnYhoxAWPUe7zZueV6Y58jbnStv/aAaulGV9UPWHLb&#10;OGpjzsbupfpecJtueDnYVtY81rv24c7SfftYmokICP3V+12x6ss1X64zG9s8Zmx3ssaLiUhysW0i&#10;ArwvN2I2ctY83l/7RGv+hY3Omb3Gb7RP+3JNbDu4DZPP798vMZa+qR+oFgQAWkVGqwJgpqouUxoE&#10;kAjDEKkGz+JEMiCEMCIEgie2wpYIhJLAoABVYjBJ4cLv/z8Pv/e3Pv5f//TRoEqH4+q1rd9830d+&#10;830foZ/6jVe98t53/MNv/2tf84qZlXAaSkCJ9FDleizGNDWMgKYv1/NtyzSxZFlj2Y2usWmo66nv&#10;k2TjvOVx7A+gxKRQDo6YlX3U8oC6CJNAJGwapIHIE1fpMbUbGTsEvd2dD4mqzpcYPw51vSlLnRRd&#10;TQUAwccKSSIFJpzYzHULRSKi6mXdUnScUw0Cqa8DbeosGpaYHTR7C6sgHQJUhKEDyeYt5UBQP9JQ&#10;UCjFtl1xTcJAtRTbYpasdfyQtz6RSCQSiUQikUgkEolE4gsO+mufVN8vh5egLm+eEns4VycRETFp&#10;8EMC1I/UD5iNL9ajosgs2zHIktt8XrUs+s8wW6AMrh/8VpX3SwQN0IJIoV5jV75AxCKSszQQXbXx&#10;gjPXUOlXQlQ1xavUUWmQliCK0cexwR9YOCpCXAVFkzA01k1q9EQzGyLhqAZBxxOola2YShy48kuP&#10;5xGgBYgD5E/+7PFf/48f/f0PPFSWgQ7Hxubo9/7LQ7/3Xx4iortuP/73v/s1f/P1dxsRIj9eFOCJ&#10;mDljk0FLCvWkKs/47DpCJoklnxyVNA3B9cR2RDIWI6ahpFAwCBLDpOOytKopnbzfUEMKEiJUmdII&#10;O13TAviJhBhgW23j+h5RHYCz7Yue+OtETeR2gHhUHhmxASJilnRWS+4MIoJn07bZnJhG3jpOBDe6&#10;HIV07zZY8rx1xmbd/cNemK3NF22+oH5YFivl4ILJF4igftBZfqmYxqG+VAj91Y/7cr0cXlY/sPmC&#10;zZevI2SmnorJFsR23PBKObicNY8Mtx4loubcuesbJ5FIJBKJRCKRSCQSiUTiWdDJ29/60q//1Y/+&#10;9n2n73zw0iOfOP/w2aXTpxaOC3NuspfffK8V8/Dlx4ho5AsQueDL4IgIgNegUMNijGna/OT88Xbe&#10;NCw3L55a6a/3ysH6YJOYOnmr9G6lv27FLrcXF5pzLzp9x6mFY3/+xP1ew8gXucmZSVWDhihvUdVe&#10;kY3YAI2m0sxYr6EWmHiijx/FRoFGmIgDVIhFJNqwAajqOCB5P/Y4YDuCGDsL4iaPj5oixtVnB+Uh&#10;Y6KIjvew6XL96e4xxhOYMZmJ2r29xtwdxryj0I93T35s792xCbvfmTxrW3ecuBgOSsne4XAea4wH&#10;KW+71eXdJ026lPca5DBX473e2jexHFXyS90Mc2fe9P4GeyAm3MSSSuH4bBsrhoi8xgYGVe1mJtaI&#10;iT9nxnYbnaOdxXbeWmzNq4bbjpxdaHYpkUgkEl/GJMt0IpFIJBKJRGIbaBj1nyj6T0M94DWMoJ6g&#10;xCIuC+VGObggptGcO5e3zlxnCgRGW0+Meo+pel+sBteLGSlsmoYNMQOqWnq3ReUGS24bi0P15ehK&#10;d+k+mfDEHogbXeut3q9h6IaXAWTNYybr7qnusNhs3ti54HuhWC36z+Stk73VT3SW7sv3dIeiv/aA&#10;K1bc6GpwPZPP2/wIH1SdljWOGNt1xdVyeDFvHh9uPsRi89aJmcfn7ZPDrceyxlIxuBCKVds4MvMw&#10;VReKNe/7RIj3i+CBEFOmq+pJliovOhSAZ8rEGGETLetsOxpGRDEuRpgtMxExuMFURjevhvAr//4j&#10;//TnP7C6Png2j9aff/jBb/2O//fLXnLnj7ztLX/9da+a2jFodM4T77a1z9xSk5OOVEccBKFkk48/&#10;EtMhWkUoiES1IHU0WcvITAATa4yjIc8kiKk1UN6hkcYyU0MxwAchlkiCt3sf1u5qFpYY+0xjZzUL&#10;E1eZ3tCJDJ8o73Jl0SYCHJMZf1rVuY5TwJkQqtBpoG6nGf9ez7P6W1XYGitlZf9vJ2I1LBuuimJV&#10;/cDYDrMxWQdQ9QP1PZiGwqkbNrtnRTKbLz2bZyCRSCQSiUQikUgkEolE4vNH0X/GFStudA1aZq0T&#10;h03BJSIiqCuHF6Ee6pig6kmMsU3bOGrzheoQ9epH6rfc6BrLBkGD3/C+r37EYqEl1EV9RtVDAyEA&#10;Q2ZDLMyiUAoF1McWehp7He4O6UAYZ3yAdLt2j5mkgTCsD+RK8oq9+Wo7bpUzU+UVS/QJMwIzK8Yh&#10;NLQj34OZUUchAyCtvLug3/3Dh37mn77/wqWNZ3NfHn7kyj/8//zmP/vFP37rf/eab/7r9xgj9TKF&#10;2RIFhABoJZcxiJQOUAjBsS8hMbQkyYLvc9YlaJTFiAIJKu84qqaB9arHMBNUAzOYJaZ2E5TGy49n&#10;ger+hXG3Fcw8XcwI1qKSCasE63F1JW9rhttWcJZKoiQQiMEEkJpsnsGqJWnBpmGyLovN26eIjBtd&#10;Cn6oYQj1LLm1c8Y2Du1bZrHthmmFcs2X6wgFtbC18tH5o6+oAsz32Wigv/ZA5ZcOw6x53GQ3XmXI&#10;bLPWKTe64kbXiGi49SibRqN9+tk8XYlEIpFIJBKJRCKRSCQS18WJuaN/52V/89c//p9feubuR64+&#10;+cTqM5e2rp5ZOHG0s2yNecmZF2Zin1y7cKW3MnJFw+RWTBFKF7wR07GthsnbjdbRzlIzy493j5ya&#10;P57b7PGVp89vXHHBrQ02R64sXGGMOT53pJU17jpxjolPzB2999Qdz6xfurBxpV8OMsmaedXMzgUf&#10;NHjy1thu3hEmJfTLITEbMaRERIaFmUEIGpjEiM2MzcWOfCFgBXKTMbMPvkrqmIz5mKAue8OMz8bH&#10;TPqip06ecdyspGDeY9BJlywdwqw7NeakLXlnqM3O0WaMu0NF2/+6U47o3QHLu0OSJ6fHO9YJrls6&#10;7r7w1DTGkdH7uKyn/Nu7Zzv51qT3fJ8c6RvIIZ/ZDnQquJvrjZhlga8s9/VTEV/yxMBVWeN2CjYB&#10;cMF79QCYjRGTS2bYEsOwtLLW0BeZmMX23ItO3Xm0u9wvBiv9tWaWL7Tmrn+FiUQikXj+kCzTiUQi&#10;kUgkEokKX24O1j8Z/CD4Xig3NBREYzkm5taymJbNFwbrD5WDi52l+w5ZeghguPHpYnAhuC1XrBCR&#10;zRckmxPJdh+pvh/cphteCbaXIWxd+0hn+SV1beIBBNfrrz2gYVgOL7HYRuvkYVKLmdlmc8a2yuGl&#10;cngxb50arH/S2FeabIZoMtp63I2uudG14HpZ84jJDjUxIhLTaLROl6PL5ehKzjJY/5SxXZN1Zs6o&#10;vXBHb/UTJpv3blNMW2xrapeCW3flOkERCtWCoERMbFgylkBwpBoji4kCBRfVIzbCkhs7B3jvesFt&#10;Irp5iViysT7IRJCc1D30mfM/9tO/9fFPnr+Bx2kmH7v/M9/2XT/x4hfd/rM/80Nf+Yp7J1e0f8DO&#10;9AaRCOcaSph28D1rlqsHwA99cQWkxAYYETHHTTAZkxn7tEHEfkQMQgDAHDeKiMB1YePYGc1EVQkm&#10;ByIhhEpCZgMCgUQymhga5JmFxDAZFhOXp+qIaRwBje1WjXEMT2yYzW7vPaJ8iiodKFZz1lsl44Mo&#10;auTjXpsH+KWpzvMxMQ8H6okIaMTvC7OYrBv8EKEIrieSB79l8xfeQOR7IpFIJBKJRCKRSCQSicQX&#10;ANVyuPWo+kFwWzZfMuY6OjBCXTm8oOqC6xGUbdsQIwyZ4Is1m81FaUgkkzyjfC74oS+u+XIN6gHn&#10;y3UxORGxWJEmsXBoKA81lNEeS1BVH1vdEXylxYERosbDxMJsKuEFgdhUucfqJkvqAFfFGrMwS+w8&#10;OBa1KA4FZQaxjUIToEAg0tg9sKpTq/vvEVdBMMzCYkkDmBnKYp45v/aT/8vv/Jf/9sjn6gY99uTK&#10;//CTv/XPfvGPf+Ltr/vav3J7Xa4XACbm2EuxEsqmPckz7lgsmGPJCAFasjSC67E0FADpdrPBurqu&#10;+gHEdVRLva1auZwJDICJoSAwGwCoZEBhqm3VAAHgOAJXRnXU0T3joJ9x/WYlrWt1n2PfxqgBcq2I&#10;Akok0OC2mARExjTZtNjkeeskkfHFFfVD9T2oY9OMS4e6Aw3PkzCzbSyzNMriSjG82OBTvdWPd4+8&#10;fP/+lUXviaiEaxhmjeN7SNnXATNnzRO+uOyKFWY73HjI5vPGfg7CXoAQ3Fbw/aoJLMW64lxs22bz&#10;17VXiUQikUgkEolEIpFIJJ7fnFo4/l2veuN/euAPrZj14eZTaxcfvfbUYytPdxvtdt7qNjtzzQ6g&#10;a8PNrVEfhExsp9Fq2qYVc3LuyE1Lp5baC91Geyxh3bJ808AVQcPWqH9p62onb928cLSVNe49dUdu&#10;qtrIc0duHpYjI2alv9Yvh80s7+RtBVb6a8zcsHkray63F7vN9tWtVWEpfMlEjhjqrRgASpSbLJPM&#10;GNPJWsxMzD74IpRBg7CEKtKjauOHqixtUmnbLkHbk7H3dUfsSDx7x+ezTzxsi7/Jc+roEswqeJtO&#10;t97jEttdImdmZ+8cZMa7s+Y/da1JOzRPbMpeJvNxw8pqtBlx1jt+HFuH978v1fHYcek9x93zvesG&#10;+1x0xsJBNOkXn3iuqiae4x843nwWIQZpNP1zvbdMIiLx4kwsLJnYuUbXiLFi55udTqNFxOfXL3Ub&#10;nflG92h3SZi3ih4RdfLWkU6Kh0kkEokva5JlOpFIJBKJRCJBRORGK/21T2gYudFVDSMxedY8wtIW&#10;k1EsKIMLbuDdZjm4KLZD0K1rH+4e+QpjD6iUAjDcfLgYXPDFqi/XxbSz5rHKSroLZjZZV2xHfc8V&#10;K+XgfN461Vv9+NzRV8y6EFQd1MeaRWbpr39StXTDyyy20TpN1+PwZLaN1ulieKEcXmp0buqtPTB/&#10;7FVTRWPBbQ23Hg9uM7gt21g+vF+6voZkzRNueKEcXml08sHGp+aOvmKmLmUbx/LW8Rj7XY4uN1qn&#10;x0HKQHDDSyEU0FL9kAjClm2b2VYt+iRXt6WxRNI0CIrgCC4WaDJbEIiMyeZ8cU3VEQXhfEowHA7L&#10;/+Pn/+Bfv+tPgurn5AGb5BOffOQb3vj2n/jRN33/d79e2LCY4AeoKkcPjeSkBeCCH9oGEZEvN3yx&#10;AoTg+4QgtkUaQETqSD0YxNm4Q6KYHFqCYndOEVZAUQc5MyuRjLVYEEFLInjvgCjICbMaMcSY3Dog&#10;gIjZMAmbfNwqUcRCHSGAQAhVJeUOLXBPIVOrY6qY6VgWWR/MRADXJuqqwlNRpVXvhca6WyZiyQhe&#10;1Rs2GkaTFYrGtrxTwghQaPBuXbWUVF+YSCQSiUQikUgkEolE4ouPov801LtiRUzDNq6nEAooR5dV&#10;fXBbBDJZl9kCpFqGMLSSuXIj2zmgmJxYmG3QPggED2navLutxohFWbJkgJNtwQuAq3OgocGxyHYE&#10;CQK2A6Uts8T44omWeQHqASWOXtBWFZ7MStuuaY7ZyWIyMW0i0dATqAYwMYmtvcQK0qqhHjGzYc5s&#10;YzGEAqFwZfF/vefP/unP/9GocJ/z2/TUM+vf9/bf+N7v+Mof/aG/lmVSlc9piNVvGCdm7114F2s9&#10;mZiZhQ3EIhTQEpyxbgGBJgKlq0I+ISgxj3sV1uHPQKwdBYXof441owyoah1iwhTbDjIzNEZW105s&#10;bE+qGpZUSbfVVBhDE2peDJneVpuZmdiSOiAgKKDMJsuXWDKTzdnmUSb25UZw/RAGUCe2TdDY51TV&#10;X29rQwDEIqblRldDuWGyuaL3VNY6xZIZ2zLZnM0XTTY/foyD6416jwW3VSvhz9Yvvb0t+TGEC+Xo&#10;ai5Zf+3BuaNfyYdNzN41lrpyeLkcXoq9QeuFKo2z1omIyGTdvHk8a5009jqaKSQSiUQikUgkEolE&#10;IpF4vjLf7H7bK77pE+cf/pPHPrrYmh+Uw2v99c3R1mp/w6lnYgWattHsNkauFOFW1jg5f/yek7ct&#10;NKfzV0DYKnqZmLXhphFztLPk1K/1N29dumnslyYiYX7hydseuvwoEWXGrg+3esUgOps7eav0PjP2&#10;aHeJiVpZAwQXfOmdCDMoQInIsFhjDZtO1oxaSjPLe+qtGK/Ba6C6tAzEDGYQdnqAAcyW3absrNNp&#10;yTsSlZl3nrL7mAOZyohGpczxxFV2+pDrn3cnM1Pt4909qdk26cnTd3mYMWFd3m3gxq5Cv8MsVHWH&#10;bVj2iX3eN7J7x8JBB4tpE275HTb4iaUePuibdi55KmR7fA/jz8zbjSXHBx9gWedKza2egqjkqpBY&#10;YxomixEzGtSKyUy20Jpr562myeMALngFMmObWUNYiGhtuNXOW5nJbl46eegVJhKJROJ5SLJMJxKJ&#10;RCKRSCTIlxv9tU8EP3DDSyBkzeNiO5OFSsxMnNtGbvKF4DZ9uVoMzuftU72Vv5g7+pViGvsM7oYX&#10;i/4zvlzz5brJFrLm8oFyCzObbI5Nw8XY5/aZ/uon5o59Zcz3UL9VDi+7Yk19ry6EIiLS0PflVggD&#10;AjWaZ67LL11fWPLmqXLwjBteYbaj3pOtuRdMfj7c/CzgXbEqtn3dfulqaWKbJ8rBeV+sMJtyeDlv&#10;nZx1GLcW7g5uK2+dLAcXiuHFvHVSTEPVl4OLhFJ9H+qYMzGtKf85syU2zAqEGKlBDOKcWUCkYcRs&#10;qjo/NsxGNYCUtCQyxMLEFy5vvuUH3/nZx64cclEnjnVPHp8bFb4/KHv9stcvvD/AaB2C/tT/8msf&#10;+uhD/9//+Tvm5jrqB0AJOA4DkSbLIbLBxRIx1CuXALxbD8Waahn8QJglm2O2qk59n41APeARlMRW&#10;VmEWYkvkUUXB1OJcTIGGEsK2uKde1RPCb/3nTz75zHp0N589s/T/+oYXxyQZJkNMQCACszAzSzYl&#10;q7JkgCF1gB8PPH4BBCVimryVUVOsClgJ2FYFiavHu+4PGgOB6qCb7Tyc3fuGKpI67oFlZpBlDoog&#10;6hRBts8CwRnbBhRQ9aP+yse6R19+mOT2RCKRSCQSiUQikUgkEokvICgHF4LvQ13Wur4qKF+uIpTq&#10;egSYbC7KKcwkthVcT7Vkv0mTlmloObyIUIKImBkgMcCQedJQKiw5I0BVEeqefVHqQe1tBqBc142h&#10;0naUWJiUpQkttq9JFJvxEcBioqRDVdu+HfqPqovaKhGgw3iymIw5IygRmAEyFBwJQ0O8tthMpIHg&#10;N/rue374XR/6iycPuXvLS+2bTi04H3r9sj8oe/2iLMOBZ/3Sez50/4MXf+5//ZYTxxcJSlxXa3Lt&#10;dIYnyvbKREGVUVKXQ0qOUBBGWvX9RJQ9ARZWMKrk7e0BthsREphIiIUJdWA36uxorhoncmXQBjFX&#10;Kd/Raa0TdvhYnUmfevjyH/7xI+OCzb//Pa/JrImjRmmvztMen1o5r0HECs6shqLZPm2yOSKCOleu&#10;Qh1CwdJkyTQUtVX7OtpcQgtXbqrrx7OEJbge1AXfU3ViOyIZS0ZELFneOtHo3CymPdx8WGMbAtu2&#10;+Y0o4ZOPpfqBhmHsf8oEkIZyM/gtly9By9bc7baxvP+fMkyPGYqi/2TRPw8EDYWGoYYhqv6q47st&#10;IjmbRsyfH249ljWPNedeYLO5w18okUgkEolEIpFIJBKJxPMSYXnpTXe/6PSdn7786IMXPvP0+iWt&#10;qxCjkHN569rjK88Qk5Bx6lTDgxc/28nbraxhxTJTUB35Ua8YBg1GzItPvTDAX+mtLrXmFXp+49LF&#10;zSuL7fn5ZredNa1YIjo5d7xfDAvvFCh8yczNrKEuNG3esFlUu5ZbiyN/JbfZyI2cUyVYNpmxIpKZ&#10;rGUb45JOwyY3WUnkgg/15GO+NJgm+v3F92tf6m6m7Kx71nVGL/FBaczXy24v7rR/ezLbeeJ6vONd&#10;wk4P9IFTqq+yfYXJy/Eue/Bu0++0iXrGJcpPr/uVUUxskflG48VHZ2wa9tjPvTK3D/BLRzs0b5vA&#10;t2e+9xqw8+19xqYZ8eMT93DXELzX4FM/Q4kMCQlHkZdJjBgrWbfRARGgWqLTaLVta7m9Q6scuoKI&#10;mlkjdjRw3m0MN29aPCksty6dOWhJiUQikXg+k4rdE4lEIpFIJL7cAcJg/ZMaRm54idg02if3sUQy&#10;s80XjG0Wg0vl4FKjc3qw/mBn+WV7BUFoKAabn9Ew8MWayeZt42C/9BiRPGudKgfn3fAysxluPmbz&#10;hVHv8eC2YvyyhgLqgRAjI+qE4aHNOqFco3xRJDvktbYXKMY2j7jhleB6Rf+pZufs2L4b3KYrVn25&#10;ToSsefSGsy9EMpst+HJNsoXhxsPBDTT01A8VgVlEGibr2sZy1ljuLr9s89qH8/apcnipHF6w2YL3&#10;fWihvq8IxraZ893TYCIxTUUAC0JBLCzWSMaSiWkG3w+uZ7IOVGNQs0iD2YA84Bn0xDOr3/4D73rm&#10;wvo+S2g27F//a3d+9Wtuu+3W5XO3LHfaO5KHVfHQZ6/86Yef/NMPPfnhjz09GO6ZSPM77//4Qw8/&#10;80v/7DtfcMtiDLfRUEAdSyamNdPxO7lMjrnZBF+sBrehodAwEMmM6URtTiTjfEF9LA81gIM6kKtN&#10;45agxERUxT5XLSsBYgIU6pRiho/bqd6BSCi2lAQRBRAAMBGxYZY6C2j3pGtRNRbViomub6KoVIfp&#10;fpd1tSXxRCIREbNBnFiMtamaM8bAayUADIaAwvQeIi6WiIWZ438PMjNYCB5kSUsyrXig+gERie2w&#10;WBCVw8vE3F97sLP04ht++BOJRCKRSCQSiUQikUh8qaN+UI5iN8M+1EFHqspsxLZtY9FkS9Z2bD7P&#10;16/L3TC+WNNQBLfFkrFpHf5EqPNuU0MBeGO7O4UUS2wQSkgewsCYKpy2HF5GKIPbAoLNl0K5SRQI&#10;wZdbNl+cOJ01OCICAlMgEmJmMsQAfLTl1k3xondXgTpsWQMkGmurVOiYL40qK9kw28k+knXsRlxS&#10;IDYASAsAUEdsKo20VquYCGxVS+aYx6uqnohW1wff/v3/+pOfvrDPjhkjf/WrbnvdV99++7mjL7hl&#10;eWG+uWM/QY8+sfLBDz/5wY88+WcfeWpjc7TXOB/+2NPf+G2/9K/+t7/9ipfcRCzChlgolKCYh6NE&#10;jshOaVB1K0AiEmFTtxckYlIN1Qw4Cl+mitRGmBD0KpM0xcq7mCLNoIl+ioj+dRYwQyFEgDILoERM&#10;bKJsVid71+OOg1OqKcUHKbZWlInOnpg4keubErN/TGUAzzrB90w2B2gxOK9uK/h+NIpDR9AAOF+u&#10;xzxtsS0xrf3qWEPpilUNAyKolqqO1FN0LPsea0NDYbP5OBMxTWO70KLoPyOm7d1GKNeJYBtHb6zu&#10;FUDwW+q2YjI2EIAAKFcJ6qyu74kHGw9rGDGLzZcbnbO2sXyQ9ohR/5nR5qOAC67nyw1oSczMuZg2&#10;Z1nsHEpQqIe6UG4F2iA2Np8nBF9cy1tnWgu3p76QiUQikUgkEolEIpFIJKyY+07ded+pO8vgLm1e&#10;XRtsDF0RNGQmm2t0Onnz05cf++TFz3gNW6P++mhza9TvFQOnHoAV08wax+eOLLbmFlsLwnzuyE23&#10;Lt/0iQsPrfTXB+XwSm9lbbC52l+fuuixzlIna+U28xqc+rXBhgtudbAZVIWFCC6EwhVcte0jY4wR&#10;08wauUw3GWxmDa+BmUkBglSqCDAhXlVFZJi0CMeXe4QVowoK3sWkUXnn28/SNT1jqHpuMwbfIymb&#10;JzKNDz+f7YWi+mFcITjlN95tcuYp8/bO6OZ6e+s93unBxvj1zplPrW8fZ/Ueb21P6cBNmLTR72XP&#10;nnkKTe4Sdtiz97zQwfOJtyIm1QQoYpAMKTFblsIHw5yxaWY7/twBRAM3bNjcsCy254nowtZVIjo+&#10;d+TWIzd1Gu3DPAWJRCKReL6S/hwokUgkEolE4sudUe+J4Ifl6AqI9vdLj2Fp5K2T5fCCG60QiRtd&#10;yVsn9hj8cahzo2ti8qxx5KAud9OIZFnjqBtd8eVaObyUNY4RBV9uBN+n7RpBo0BwA/U9DSURAxrc&#10;pvc9my9m+dJ1XZGIxHTENH25brJuObzQ6JyN7xeDC0Qa3Jaxc8+yoMo0FtzoSrH1uDO59z0mVnX1&#10;iqyYBvWeFNNodG7uLr2sv/6JRut0Obo26j9dFVASGdvZxxDOnAGx5BFELJKx5MZ2iMjYOfW94PrM&#10;QggsuXAOeCYB0WcfvfRt3/fLV65t7TXyV37Fzd/yjfd9/dfe2e3sGfohwvfcdeKeu05873d8pXPh&#10;P/3nT/3L/+uDTz69NvPgx5689re/+xf/w7t+8OxNXYIiFBDLgAZvTINNc58KOZAQAtS74hoRNAyJ&#10;M6n90tVWEBvbBvLgBwwGwFVx3mThKYM4uq+hxFVaDTSMJjTNHRscqxQJAClATJ6IwcJQYkt7PB4I&#10;ZZSl64RnSwRijCcD8HZmODND644ATCKAMBMhxDs79kuPBVqOe8KoXdME0rF5G0S1X9pUOdj1Pglb&#10;RUkawI5MK/qloaXYNrPJmyeJtBxdccUKEftiJWsepUQikUgkEolEIpFIJBI3CjR4t6G+r1oSwJIb&#10;27b54rhz3xcnvtwc9R51oxUA6jZ9uR7CoMr8FSG2TMySZ40lsR2bL2Stk432qS+AL9EVq1EaMvni&#10;dTV6826DAA0jlnzK4x3FE4QCRPBDMm0i8uWahmHwfSBU6pwN3m8RkYahhraYHEQIQ+iIRRAcE4NI&#10;2IwFK0CIAgAQhJTYUNRzqA6aFoY6wMWaMxBBPSFQFU6tpOXUQmLLPWIBwCKkHsZASyKZ6V1nFmEL&#10;BsgBSvCXr6z+ne/+uc88emmvvbrnrhN/+5vu+6a/fvfy0p51Zsx0+7kjt5878pY3fUVQ/NF/feSf&#10;/+v/9qmHL888+OpK7zt+8D2/8otveflLbiEWZgsO4+hmAEwe067pqIYJC9UaGhAcEFNzFCyTMSfM&#10;QgRQqGtBt53l0YpOVai0xjhpAgsLCMTCVGV1E3nEwlOaqCmNAt944dEBzNVdiDed2YhpizVjNS/e&#10;pV33DkQQ0zCmHbRQPyCEUSgI3pcbqo4QwJbgAIpOaajXMPLlOpUbxMZmcyafn/6iAb5c9W4TGhBG&#10;qiURiI2YBpE1GXvXE7aSdWy+xJJBi+CHbnTFFWKzeQ0XQhjCl1nruNzI7yUE1/flqqoneNUSUf2O&#10;xaIiVbY2Qig3EUYjDba5rMG5YsXmC635O/fKtYa6/vqDbnQt+IEvrkG9mKZpHrO2QzNbWBIB0DBS&#10;v+nLdV9u2HwRUF+udpbuMyluOpFIJBKJRCKRSCQSiQQREeUmO7t0+uzS6an3zy6f+cu3veJTlx55&#10;+MrjFzevBNXd5x7tLN129Oy9p+441l0molecfdHDlx//2DOfauetW5cpaBj5woXARNaYpm0YMUpK&#10;IBd8brNPXXrk/Prli5tXc5s1bYOZhY3X+ei7HrlCEZpZOzczJBombths6EbMDNDYKT2OmBbmsWoV&#10;q8wwlTk86RCmg0KMJ3OViWb4ip89U8nSh2F3EvX1urirEWrX9ORQ0xOb/Gj3EZN7wjvHnzXsdjrz&#10;RIL3ARfd+fHsZe5cyP6bwYhRL9ObttceTieB8+7L7XGhAz+MGTb1OywARGTkRp2s7YKzYpilne1o&#10;mVr4svRuubNgxCy3F8rgLm5cOdZdbtrGK25+0UFzSiQSicTznC/qP3dPJBKJRCKReN4A9RoKIIhp&#10;iMk/p0LRs51Y0XsquB5CkTVPHL6EUUzDZku+XLX5/Gjrsax5fHc9ItQVgwvBbUJ91j59vX7p6kK2&#10;Q2JGvSeNnYuxt8RibZdtR2yDa6GkHFz0BGCD2WgYaijEtnyxhjDKmsf3zyuegplNPu+GVzQUxeBS&#10;tEwDcKOrwQ0IavNnVUql6vzoqqqDjoDGaPMxMTvtx8xiWiab01CIabTm7igG573bFNMM5Trg2TQJ&#10;AWBiMxacqugMBKiDlkxgNmwywIE4+qXj2GK7wW2FMGQSIHBjXtgS/IOffuLN3/uvV9f6M6d9y81L&#10;P/1jr3/tV956XYvNMvMt33Tf3/qb9/72+x/6l+/800efWNl9zOpa77t/+N/8h3f/4HzXUHRBIxBn&#10;IUDgTdbd6/vCzACC74tpaBgRG5N1efaR1mbzqiVCCTgmWyXzkMZK01r4BTNBJ0J3UL+IsTBiqpSS&#10;6GEW4Sqdmir5kAWkpCVJNvWNUPVEUPUEMBtmEZMRMZlG8CPA1debcE0DxLZqoUgkxkIdSFDlUVfz&#10;2LFSIiIGV4WlDEVVHkqkgerIGpZ8MgcbJHEJMelFtYQWYloiDdtYFtsiIpst+HLDZPPDzc9kjeW9&#10;ahCfBfDlZnAbwQ+qGkqxIg1jO7axPP0dSSQSiUQikUgkEolE4ksTX24U/afd6EqdEoyJii7Omkea&#10;nVuu1/f7BQDQ0dajRf8pVeeGV31xTbUEVQZO2raDGpbMFyuSdfPWKV9ujLYebXZvbXTO8udeSdgm&#10;uE0NBQHXKSAguJ5qSaRimrs/Zs5Ao2j4pBhJXayrlrHNXOxmKFmXw4jgQRz8BvOCIiCMoB7qY9ow&#10;k4ICQ6iSlYhi370YNQKN1mhmE922hGiorusvQwlEu2nlqwYC1Y7fuhwt1qkFQCmUxEIhXifb80kS&#10;SwjRLHzh4tq3/cD//eTTKzMPPLrc+Yl3fO03fN3d1/VUGuGv+5o7XvfVd/w//+3Rf/Gv/9v9D17c&#10;fUxR+u9727/9zXf9wK23nACUmYlNdDjHtoNMgchOSIOx4yQzWSIGQPCgQKTMBEhd/QminT0VY9ZJ&#10;9ZbECrzKMM3MbGL5aJVQDRCBJdPgQGASFoP4XVUl1urLiziFqtthXSe5s16yTpmO0Tj1Pd2uPyVm&#10;DmWU79hkQhT8loYRswGRhhGpJ2amOis7PjZwGgjqWCxL7hG827DZgs2X4gSgvhxehhaqhfohiMTk&#10;wo1t1ZHImJaGAUFD6DcaNxF1TQ5oGdymL9e822QShbdhFKPLr+N7pb4cXUUYAl79EPBEzJKxyYTN&#10;5FCqDXV9kYbC+XLdF+sm60C9Lz/c6Nzcmr9j6vdG8MP+6seC67viWnBbYvKsfXrml3fnF5mNbRnb&#10;MupDueqLVfX9rHl869pHOkv3pdaQiUQikUgkEolEIpFIJPannbdecfa+V5y9zwW/0l9bH24VvlAg&#10;t9l8s3ukvdjOd3g4heXuk7fdffK2XjF4cvX8ld7K+nArpkY3bGOxNXd87sgty6c7eRvA+Y3Lf/SZ&#10;P/v9h/9k6EZew0Jrnpkzsa28eWru2KevPJYbO3LlsCxKcbnNc2On6ugUyEzmNRgWhSp0HAzCxJZN&#10;qGSpSpLazgmeSKImOkw1K6adyZh91PUVxu5OOd7OVd4r73rfy+2VDj3Or54yE9PUAXvPbYZ/eGJP&#10;dnibd47Fu/ZqnFA9cVvq+7KzxnZ7q6c+mDAqHxTEzbTPfeE97+bsKswdr1E3ktzvjuwNU62bEqGq&#10;XYSCmSlGpocQmLjwRYA2bcuINGxj8lKboy0j0snbJ+aOMvEjV58koluWz5xeOH7r8pnDziORSCQS&#10;z1OSZTqR+Lxz/vz5H/qhH5p68+Uvf/mP//iP39iAAL7zO7+z1+tNvf/e975X5PNYcZL4nPOrv/qr&#10;/+7f/bv4+nWve91b3/rWqQN+9md/9oMf/GB8/YY3vOG7vuu7nuspJxKJ60bDqOg/44qrwW3bUJlN&#10;1jySNU/mrWPPuXe6HF4Ggi/XxTTFtq/rXNOY927dlxssjeA2dyc/lMPLBPXlptjWgaVLe4Ew1FBA&#10;vS/XWGyje7PNl6ZsokRQHRECs7X5AqDBD9X3WRwRMLjYaJ++Loen2DYxq+8H14R6FqthpKGIvlzi&#10;/IY3PPihG14mCoDTUDCRtc28dYI4YxYQAK9hpK7nhpeDaWTNY4ONB/POWa6CeixzmxkaRhRiKapM&#10;FszF6bPJRRqiHloSt6Cl+oGp7y+zGNsJowFxPEWZaW2jeMvfm+2XtlZ+8Lte/fe/5y818hv8zwdj&#10;5A1/455v+LoX/q///L/88q98ZPcBjz1x9fv/+/e8+199R96wIjYG6cQA5+C2xHZnltUycwhO2GgY&#10;gdju4Zfevq2Sk+SAQkvVkqtsZyIiVUdaAkwI8VIAc61OVlcXW+VRR41OlTSGPAtBmRkQJhAFMNWu&#10;6TrhGUrwVZ4Mc33XuN6fZvBKXAcCERNbwFUlm1ACWAyzIYlR1VVV595PNddZ08TQyggeE3KqfOmd&#10;RmuOkd0KIg1DaMnSENM0+bzNF6tJNha92/KjFZF81H+62b3lhr8FU6gfjPpPu+Hlqv4YgSpPuDDb&#10;qPaabL7RPpO3T31eC6wTiUQikUgknhOSeJjYiwPFQ0r6YSLxJYWqG25+phxcJATveuoHqkWMXSUW&#10;kVxsC3BudC1rHm0vvPCGxbTPOdDQX/+EG624cr0cnNdQCFtiwwjEJvZlAwgaCB7qVYByY+i2bGM5&#10;aywPNx8phxc7i/eZrPt5mmHwfagjIrke1U5DQVBoSWyYDUgJGkOdOWYFs8Tlx8FdsUqk6gcsGUtV&#10;mMVENuv6ckPEEsG7zdiND/AiNio8UXGKPfuYpYp8iXZbUsROfWyYhdiK2NgSsXo2EHRcvMjEhOr9&#10;HZHJRFXRoxILIYBA8Gzyfbz3TDFTWYrCf+9//+/28kt/27e87Ed+6Kvn526wmR0z/dWvuu1rXnvb&#10;L737z3/25z6gOl15t7o2+O5/8J7ffPffn59rVsuCgCmmagNK5IkMM0MDEbEIkVTW39h4ESCAyDKH&#10;Oj8HdWkeUFn6iUlALHVyNCGKovFGW2apelNWOmupwTEzQeKxICVSZgCoajWjari9wYhPVVTYoise&#10;YQSTs9ha8pvxb2LjHVE41YJINThiqdo6srA0WAyPH1pmltyYNhFUS/i+8lBMy2M9+H7eOk4k5fCS&#10;aqmuDzjhTGx7t4rIpkFhqKFgNtCSJWdmNg0xx5jF+15wfZYs6KgYXMxbJ3kqaxoawhChUHWAp/jF&#10;YQE0uB4RAQ7qmI2xHZJ85oMo0gg8ImaRPG+fCa4X3GbwfZsvE5EvN7pHXiqS11/YUW/lo+r75fBS&#10;CGWWL5t88bps/CJWmseN7brR1WJwIW+d6K3e3z3ykqyRXNOJRCKRSCQSiUQikUgkDiYz9uT8sZPz&#10;xw55fLfRvvfUHffSHXsdwMw3LZ5888u/YW24cXLu2MOXH7vj2Llj3aUoOQEY+uKptQtOQ8s2nPqh&#10;G40cGTFGjLAIMRiFL4N6jr7T2NsPYxsus4gBAqmAQt2ikcHjGOrZtauYFXqMXe7lAy21h2Sm73ef&#10;rOmZoc2TjuWZB8yMht4Rmh2XPGFmPjg5mWcMxdPm5lnbMjFv3nE53nNX99j9fbKgd/+IXYnQ+6VY&#10;zxx/x8/Ts91/06aN5Mz104oq7jpKqzBshUWYA9QQDdwoM5k1dq7RmbzioByOXHmks2hYziyeeGbj&#10;0tpg4/ZjtzRs/nV3vfaLrS9tIpFIJL7wJMt0IvF5B0AIYerND33oQ6PRqNm8kXqXp59+emNj47le&#10;VuJzgKqOn43dD0l8c/y+qh5+5EQi8cUAEEZbjxb9Z4CgfqhhGDNmmY2YXLUoh1eK3lxr4YW7ncZf&#10;SHy5EkOJbfPY9coETGJt1/teRnDFtd0L8cUKtIQ6my/d2PQ0FOXoMhNi8aK1C9bM7a4t01ASAHiO&#10;CbpsjO1ASw0DdUoZl8NLWevU4RfIJCwN1SJWOmaN5RhwDS3FNG5YT1E/dKNLgA++R6rMxpiu2IaM&#10;I6CJiDJjWpQvBtf35UoxOJ81j5UrH2W2bHLD8yxZHScSoIFIAdQ+21jhZ4hITMNkCxpGwW1qMBqG&#10;wauYdqz1ZLEiVrUkYg0jIvujP/mey1fWd8/56HLnl3/uTffcefzGljyJtfLjb//al9135n/86d8d&#10;DMqpT//8o4//jz/9n/73f/RGEibOmIMGrwBLDtez2dxuRVChpB4c+xDMH9RVsr65LGyaYppUhyoT&#10;Akuumqvv1RFPlYZc1TqqsjCrpxidtD2SEBtCABkiiv4TQBkebEhLikXDRFAHoC7QjBkyE9ksTCwZ&#10;UBIJEwM+3tmYVkSSQUuQxIUyMzDZTpN4lqoKEiKNrmlSxyR1rI2dGbrOwqqBtFQEMW1j2ybrTNYL&#10;MoltLPnRNfX90dbjeeuUmBvvHVDdQS1Hm48Wgwsx0Ca4vobhxA7HieViWxqK4DZHvcda83fOzLRP&#10;JBKJRCKR+NIliYeJvThQPKSkHyYSXzoE3++tfEzD0Bdr3m0QwNIwdqQReaIAAIAASURBVE6MBYgQ&#10;Qhi5Yt0X6yafI+hmudFdfulzKxvWoL/2CVdcc8MrxeAisRGTx4ZuYlos2aTOACKEYQgFkRHT0HKj&#10;VGfsVoZjW9c+3Fl6UdY8bEHh9U1RPRD9tNeRhauhiH9lFl9uEE3/FgUI6ogL0QbUqe9rGBGRmPaO&#10;LA3J2eQMAjHBAx4hsGQgK8xMGcgh+norTa8q+OMqOSPmJguzJbFExGyIAR1FF/d2HRkLkRDxtDDC&#10;0S4dYqc/EKAQZmgACdVu2+nVERECS/ZP/88//PRnLu0+oN3Kfv6fvPGrXnXrs79BzPR93/mqF997&#10;6h/82H+6tjrdsfHRx6/+wNvf8+6f/x4jFGUtYaMUjdBx06L8BWIB2EgVMY3YoDBuEYPAtawEUKi6&#10;HBJiy0Mw16bfOktHq4hplmxqS1kyphLBV3eNhUkJcU7Y9qpjYrTt6j4aV/cBCngEZZmtyBEBrExW&#10;1YkHAaRRQoyOfSaxUj/VoOjnt0wcA9XZNCn23/R9cCG2M+o/Ezck+B5BjemQZDMLLZmIq+9yO/i+&#10;zbeFPqg3pg0/IoK6HmdUji41WqeITcxmD76nYVR7zwPqVp7QgDAEAepAEMnZtGifqHNiYavqxLSg&#10;ZdZYtvmCH634YkV9z2Rbq8NLrblbKX4feo9DSzdaI+K8c9KY62v/OkZsO++cKQeXyuGlvHWqv/pA&#10;98jLbT7/7J/zRCKRSCQSiUQikUgkEokbIDfZK87eN3LF+c3Ok2vnl9sL1hgiYuaT80cBfXzlGRB1&#10;8naAuuCChtK7see58GXMi85tBpALPiBUPQCZvYbootbtxn0Ewp6zqSKat0OPJ97cfrnj/f2HOjwH&#10;+7ErO/IOU/Rux+9eB+wzvamY5amc6uvMTSZQHdMysc/Y+4QqN6VSGKfN0QdefBwhPdMoPjGr7Ts7&#10;nk+VHTOuPTyUTXxibtjD4T0xzh5DMnGUucGIHn5EibeuwLTGMlEI6rwDYa7ZNSJzjc54BKdhbbDR&#10;zPJO3jqzeHK1v/HU6oUTc0dPzB197QtefvjWBolEIpF4HpMs04nEc8b999//qle96gZO/MAHPvBc&#10;zz2RSCQSB6Ch6K3eH9xmcJuuWCMEImGTMZGqC26LaEVsB+rCykfbCy/M26efq6n6crMq9bOtGzhd&#10;bIvcpoYylFszBnebsfRQ7I0U+gPqRpehIbg+i41m4KAju8uoCbh4PHP177cxE4NZvOuR6zGRL1ay&#10;5nXkRYjJ1fWJCGFERKoFEQFepE1EBNUwUi0BH6vQmA2bXExzPIfpSWpwoytQH9wWEUs+H9wWkcaA&#10;lF2wybpiW254tRxcJvKAMptG56yYpvphCAMNo+3AmXiOWJZcTNPYDktGRCbrMrMvidio7wfdFNNi&#10;kzMxs2UqQQr1v/Hbf/y+9//F7kmcOjH/7p//O+fOLt/A7duLb/i6F77wjmP/3T/49acvTLs4/v1v&#10;3/+ql9/y5m95DTMTWREBSmhJJg9hIKY9XQ8aSiIGPEtrr23fF2a220P6IXgECkRKJNGaDgpEzKJM&#10;UsXHVGWQTFI5kIkyZg8EgjILs4k5ySADLUVyxMzkKtQ6OttpqkqSRaAmXoVJoMNK0WQzUX1Zy5VE&#10;iFFCsXKUiXYJkDGgKCZUEzGJIWbmjGZXZ8ZkHU9i2bSNbYttZ81pn7yx88FsumJVbMeNLjU6Z5/N&#10;k+CKtcH6JzWMfLnhy41YpGuyOeZcxICJAVWHMApuK5QbYpq2sdxfeyBvnWgv3n1DdzyRSCQSiUTi&#10;S4kkHiYSicTzBvWD3spHgx+64SUNhWRzNl+sGqXVWCKoD27DlZvqh3nrZG/1L+aOvNxkz7GRb7j5&#10;mCtWyuHlcnBJbK7BI5QiDbGtmdEYbFrMWfA9hEJsh1k0FGX/fNY60V/7RGfpxZ8P13RlRWa+riq8&#10;4DZ9uQEtITbqEFS5meNihKMFOhSe1qnPINVQsGQ8HdgblZ6cQgE2BCYWIhAKVSYSYQGIKYAFUCJl&#10;AkCYKEZjzlhMbbJVggfVqg6BWIiYyezVRS5qQNsTQwARkwKOVGd7VjUQ0Z9/9OlffNcHd3841238&#10;8j//1pe9+Mzn8Da96uVn/9P//V3f//b3fvLT0w7tP/3Qo//H//mH/8Pf/+pq+kTMlshXiThQBRGL&#10;RHVLDFUNChXqmQkkHHd0fPsqH++E35zN7Nq8nVHR9RNFBCGKTmBlYKK0bztohuMjxwwo70jeqWsM&#10;1auySPTeK4mdbn0YnwMKFP3G8MTCnAEKYkLYEZxeh9Jva+BExFZsF+o0DILboFjzCmIWk3X3F9CE&#10;s0AF4OMfEIwJYQR4Fiumo2EQXE+Ii+ElY7vBbcQOBdBSY3/J8Z5rUMSukYGZiTOqeiiM2DTENGf2&#10;u2SxCEMiaCiM7RICiyWEYnhZRtdM1vGjq7Z5PJRrIQzU9YFgsq4fragtbNblnb9IDwmzbbRPF8ML&#10;bniJ26f7aw/MH3vVdIx2IpFIJBKJRCKRSCQSicQXiq88++JPnH/ojqO33H/+oYevPn7PyduikHJi&#10;7ujlzWtL7YV+MVxszQ3cqBCJYgwqNYyIKGjwGjKxRowwFx4KECDRlBq1Io49/nBAKDHP8rhORSmP&#10;jbIHWnlnR4HsPmyP6844dKf8NvOUKQc1zx53R2b2pEc6Ond3nMKHnuH40jsnsae1eGd89PiofczP&#10;++zM4Q/ZHn/Wna5mix0bPntM3q5lHG8Vdsqte53OlTIroLGfH4iKK8WI6TjVQCETy0SLrfnxyAq9&#10;1lsl5iPtpVbeVIRHr1040lm67djZ24/d8pdufelhdi2RSCQSz3vSH/wkEs8Zv/3bv30DVY8A3ve+&#10;9z3Xc08kEonEfkB9b/UvfLnlRlfUD8S2bbbIE9HEgA9lz7v1YnA+bx7vr3+KiPP2qWd7XQRfrPhy&#10;Pfi+BsfMzJnJOraxlOXLNF3JF09BZbtlJrqODJZtJAfUl2sIBVCqemYR0zDZvM0WNBRQRyQ3Nrgv&#10;V6E++B4xi3SgIxCgfuamx7+yTOeBGNvR0NdQEG2arCvm0ObtKMgQqbrxJQCo+nJ4WcOgitGoixfH&#10;JYlx+Sbr7mg2CLjRVcAH12MWsV1miZPer4sgm6x1QntPuLIXKy9jrq/Y1rbFPaqZRFXwyC5s4whL&#10;5ooVFqN+qGFAOmJpgJlICOXTz1z+8f/5vbtPvOXmpXf/qzefOfW5L8y97dYj7/zn3/q3v/vdm1vF&#10;1Ec/+y/+8Jte/9LuXJuIWISQaXCsDkRgy6YxPlJVg5bMTICY1rOMHVYtoXVpIAuTiMlUlVUrqbi6&#10;v5OipmHT5JgNhFg4GQAlZhJDqoRAZKAlQFVOUdRUiYlk14SjFVuIVLWIxmZVx+yJBFTnSlcOeSaW&#10;yhRdPYFVWfC21IqJ54qFCCLNmbsUM3lIHRGxNESsbSzNTIZnJpstudFlaFEOrzwby3Q5vNRfexBa&#10;lKMrCKXJOiZbYJmOcI+bbgmh3ApuvRxcsPkCEYIfdJdfKhPPQyKRSCQSicTzjyQeJhKJL2mAEEUn&#10;ZsumITfkanvul+D7IRRMILbGtq9DVpocR0Nv9f7gh+XgAkHz1qm9GheyWNs4YrJuObxUDi7k7dO9&#10;1fvnj72KJb/Oa37OCL5X9J/w5aYbXWGTIzioN7a9/3+Ss1iTdb3rURgZbtvGUvC9cngxb53qrz3Q&#10;PfpKm819bufJYoiYgf2KzyaAOje66st1wAGBQ223jnJZdRBAAQhQEmHvNqCeSEW601dnZhaCEhNR&#10;RlwayYk4pu8CQSt/bd34jhjM9esoMJJqyWP5ByBSZqtwsZ6RwCyyZ3UhAASOBWZAXZQmBK3kIaVp&#10;1zQI8Fu98m0//us7RCQiIlpabL3rX/6de+468bm9TUR04lj3nf/sb3/Ld737mV29FH/h3/zXN7/x&#10;ZadPduOWMAuRrazjxMyMSvDyrCBVRUmkxDErWuuIZ+xUh3lcbhf7G4790fWqeZZsHiXoANqOrWbi&#10;SbP0zrpCngxqoZ1FpAyFIuYzk4IlG48BBhCggYUBARxLJmKBgDCKT8zk9KChyl/Z2VGUYyw2z/li&#10;DSjjm5IvHNhwMJqEgRDbno4XTwgx6VpMzszB94LbDCW8rItYDSPAg1jYsmkyG2IBkbotBiGUzIbY&#10;MAFagpjFUkAIhdi27P5tJoYCAap+UKpTPyAihQqb4PshDIRzV6wAiBHuYpoaSgKgLrh1MW3bWL6R&#10;f8Sw5K2TRf+ZcnSlIXa49dn2wt2fk4c8kUgkEolEIpFIJBKJROJ6yYz9m/d8zb/92PtuO3r2s1ef&#10;+OzVJ28/eoswd/P2XLPjgu+Vg4BwYu6IAoUvnXoffBS4Cl96FmGZa3T6bmTFSiZlcD54IhKWcXM/&#10;DyiAKZVw2g+8h746ecwhi/RijRzvfjM2TJx4kydMxdh3ArN+2PPqY/UOu644lZldGZVR1fbtdk2P&#10;d2bWlffwZE/6unl2gSgmPuTJ4ycH3eOSO+5UbU2fPHd8Q6cDuPewxG/b5qdM5/vsN7ZDYLY7V9af&#10;Vc7riXnu2FEeG+8rcz3RuLAyjqmkSgDIGmuN7WTVH6wE1Su9Fa/hxNwRZgJwfv3yqYXj547cdMvS&#10;6W9+0dfKrErpRCKRSHwZkizTicRzxv333z8YDNrt9nWd9dRTTw0Gg+d67okvED/2Yz/2XE8hkUhc&#10;NwAG6w8G13PDS6pF1jpu7O4qOmsbiyafc8PL5fBy3jo52Pi0ZN0bLhaElsOtJ8rB+Zhzq1oCgYmJ&#10;jUhOvSdF8rxzptm9ZVeZ1LjkS27AcapautG14DYArzJisYASE7MVcw3QcnCBCMTmBgaHulBuaSgI&#10;QexcVeEH1HM+LGJywGkYsmSuWG0cOtCbiXdIVWwAr74HbIptI5TQEpMxGkTEhsXGIjNfrmeNI2Kr&#10;f9AjFBoGIQwBNdn8RBYN7y8jMnOM4NAwsrbly41pL+uUTXwWJptnabjiGpMATQ0jhKGGIeAJ+LGf&#10;/o+9/rR1eX6u8Z6ff/Ppk5+vIKPbbj3y8//bG7/zrf82hB03dGW1//P/vw+844f/Ri3BGRYAnmDi&#10;TZzYOl8rmvIsC69jTR6gihCjp2MFpogNoayKIKtyR57Q5QLCCCQshiTjGGhEgYAYN11nTW/XpzKo&#10;CgWamDAIpAEICJ7YExFLFuNghDOlEloQEBQiGZECqMtGmRGIBAyKNcGx2Hb8SDIRSXyfSXaLxwSN&#10;xb5ETGyYhcXYxpGZfumI2BYxB9cXs6GhuDHTcjm80l97UMOgHF5m5rx1ev8geia2+bzJu6FY9+W6&#10;hjJvobf6sbkjr0jxL4lEIpFIJJ7HJPEwcRiSfpj4YgPqi8F5N7oS3OakD9Nk3axxrNG56Uuh+xXK&#10;4eVycNGXa1VKbY2YVt4+2WifuS7v9Kj3WPB9N7wMDXn71IE7wNLI22fKwYVyeLkhdrD52c7ivc/V&#10;Xoy2HlP15fB8FZIMf8hYV2ZrTFPDEMiD22y0TxfDS254+f/P3p9HyZZd9Z343vuce28MGTm8uV7N&#10;o0pVKpVQFZIYJCGQmFQIsKX27FbTNsv0Mm7wwK+9/GPx82qwWWq37cbws41/7m6wjXGblpGRMDIS&#10;kt0SCDSisVTz8OrNOUfEHc7Ze//+ODciIyIjMyPfe/lelup89FQVGXHvueeeeyNexTf3d3+xfXMd&#10;6IpX1L1xB4iygfnTI+4xPeG8yi8EBS94L4EMUjItalhUBRGFPYIHQABRcTBNjhB1CADqjG0TZSIl&#10;iKt1mlqcAQUIXfYQVTTkughoqPsCJINB5xGnCiCeEAdZMayigMMaOtwqKVMNNyqiCc5vQAFFQAPA&#10;MLyHBUenHVTNv/+/feTsubWJEzGG/s9/8t8chF86cOxI+1/+43e/+0f+9WZ3TJCsKv+//OJH/vHP&#10;/rDCIIQbBDC4lREAiRoACupVnIKGPpI4ruLieDkhDpzqUDuUGRBDvk4QmRERYbx+TkMDTVFlDGWS&#10;oUSy3lJhzGGOsHWNJss865WuJ+BBDSCIyiCEPEQBsYKoIAIjGgUOAdc6dNRvtWEVAEFKEHAHLVSA&#10;CBhUPJpMuVLK9nqjISCpMJCocthY1dd3CBIEoRKt+C6gRSmULGBCpkUmHa22FNcFVRVPRIBpeDep&#10;itbXyyMl4ntKztjW6FqFg7Lvie9RMidcKpcACkBkWyoVIIW5qSLZJoFVcSwlAJHJQKX0/SRdMOnS&#10;fn8HgWiT5knXP+erdUTKWjeb5KDE8EgkEolEIpFIJBKJRCKR3bn9yOm33vOGjz/5h1742eUXnXf3&#10;Hb8jscmti6c3i95c2tos+u20lRjbTLImbInMuStyX+YVd6tcVVtp00uQd1RBDRmLRmuRslKp69sG&#10;6tW23OYJa6yOv7rfCtAdIqC3RKWh5RaxVsJ2S2MeTmnEgruTm3e0+SHqNOs2wqQreND5cqIp4vap&#10;jzuTcc+Z6A7NMOvwlW3K4tgzOHXHafts80tP8aZP1g9u6Y+7pUlvf2p8AafOccoExkYYNsGEobce&#10;ERFF1UutxiMiIRikdtoMmxS+Wu6tqchSa75b9ttpk0VedfKuY+2lV52487HXfKela/mrh0gkEom8&#10;rIn15ZHI9SZN06qqO3x//vOf/7Zv+7Z97f7xj398+LjZbOZ5fqNPKBKJRCJj+GqlKi65ckWkTBsn&#10;h47Z7SCapHXK9c9VxYXM3FpsPDl39PVXcMQqP99ff1zFseuy2xQpJ8q2yDZMMi9SVf2zrYUHksbR&#10;kTmEXGISkJna742d6aov10SdimfXFSrGzMyIZBrCuXAFoKo37RlqMTm+WwdQ4SJka4jUJXQ4PZKZ&#10;wkFHi3EVJMguZJosTrhAJJUSaabaXFVBCmVhFgDE96veSypexbE4AMU6RoNq8SpUgHHFXCJasq0q&#10;P2/TBZsdBQDv1lRFuTI2GxSfScgJ2X1lVFWkREqAc1X11YZNF/cvQAKZLGvdzG7TV2uIhr0iVwD8&#10;+S+/9P986tnt2//Pf/t7Ds4vHXjTo7f9/f/39/7U3/3tief/xa/+/p97z5tOn6pdu4hWVVQcGBIu&#10;zSCISVweejvSoAhvt2XceckUgLmvoCoVqoJJa62US0UCrOsgVT0ChYiVQTiN1BdRBMApWiRVCSWP&#10;osp1D0zlcCFDThEiDZsI1KnpygKhRpYHNaCCwX4vHnTYvpJFuH53h4BpDN0rh5WaOvzHQEhEBKpv&#10;T1BQBiCAMG0ZBlYjJYhGxQOosfNIKfsclEOWDiIhJkQ2BF8jEpkW+57VI664lLVv2e91Z9ftr31F&#10;OK/y80RZ0jiJsymVCGSzI0hZVV6sigspYm/tK+2l115lwHgkEolEIpHIYSOKh5FI5GWLFt0Xy+6z&#10;Ik64EM5VKg05pWTF5+w2y94LWfvWRucuPKw9/n211l9/nF1XxbHvhTBVUEU0SKmxLeF+0X2+0b69&#10;2bkTZjgL4bLovchuQ7hIGidmdIwj2iQ7XuXnfLkGgI327SbZ6smo4tl3g+aGlNhkbr8x1MKlL1dc&#10;tSqcK1cAAmDIZCaZs+mizY4E8Uq4dMUlX62Kz9E0lHMyrVn80gEyDZFSuEC0zGXaPFX1XnL5RURb&#10;dJ9vdu66hhfOJG2qUgAQKQ3ZXaQz8f0qv6Dq2XdBmUyigkg7dZNURELKCFCkVHGARqQAr2Rbo4V9&#10;UmtBAEhkmojGUAKqql7FK0hwTQMiGlIgQhJh1YK5AHEKgCiEVkGUXa3bIAISqN8y36ogoqoOSumw&#10;7tkHAGgAkdCq+hC7jAiqBrDWshQ8KYW3nqqKuguXev/Xf/jM9nP+yb/y5te8+tQ1vDrbueeuY//f&#10;9/3we//qv2MZk3p/80N//CN/9o0P3X9q2KcSkWrPNKVIiUqhgIoE4qG+zEEWhroGT4dJKaEkzyCo&#10;Yt3iUOsQHFUgVa0/iEZMxQoAWimICqOy1jksisHFjTrIl96qZEQYWKbDwJPZL1spPQoelBSBgLSe&#10;bNDrIKjEwVGvqBoM1SgIVCf9aHAyI6BByqbd4So+r+sMkYITm33P7uUBHrRZBFCul2Jgsw/yIvue&#10;igNFlUIpITA2mZ+sMGWn6kWdgiJmw3cTIiGmQdpVqQAtALATSua2qkRVhEtEq4habQAAUkomDZq5&#10;SMGuCwqszmBqkgWEECfvVCr2hXBBtukqFc6TxonZP6ACxjTFzvlqzSSdfPOZuSOvO7jbPhKJRCKR&#10;SCQSiUQikUhkd95w22sLV37quS8kxj59+YXPvfTV25duPj53ZLE1L6q5K5d7qyc6x2hcySQynn3F&#10;roHYTlvWmIVGZzVfd+wVlIWRwJCBgTcV6jaCoLqtCnN7gd1O2cKz1C7Ossmo5XYi63inA+45Qx13&#10;FG/3P2+Pv95l/KmDT9jIddqOWz0Vp81hdCgdP3fVrelNi4jeeXF08ry2Dz65ziM30/Rc650yrnHv&#10;66u7XVNRRVBEREBEEFAKhmlAQVHQSioCMmRU1ZIt2eWu3Ci6m1UPBBpJuppvnOwcvevYbbcsnMxs&#10;+tZ73vDIra+JZYSRSCQSGSVapiOR6813f/d3f/CDHwyPP/jBD+6r6lFVf/u3t2xF3/d93/f+97//&#10;Rp9QJBKJRMYoNp9Rcew2jJ3fxS8dQKCkebLsvejLVUTjqzWbLs5+LFUtNp8uus8J5664rOLIZDZZ&#10;JNMANICg4kUKcX2XX/AmTbLjvdUvNOfvy9q3DqdAJkOTYKUifuaoXq3yi+J7IqW4rqg3pmHTxax5&#10;U4jIEHHKBVcbvuoGZ2jVfylt3rSf8k0V1xOpAITMXH22oQpwmrsyuJoRScUx5yoOgpd18Loqq++R&#10;Sb3rJtlMxakiZQilMaZZ5ReKzadEKpFSxVMyb2xjNIFkoLVkCqpciRTsNsk0fAUiPsmOsQ+Fwoqm&#10;Obh8HuoU5V2XXUMazKBEUpl9bva6tXbCJB2yc1X/DIAG6+yv/LvPbt/sB77ngce++9VXdoh98Sd/&#10;4KH/9NGvf+wTT48+WZTuH/zif/6HP/un6rVFALIqFSirlKCNUICoWiESgJhpAcUqXjX8ka04nSD5&#10;okG0w8BqlQrEqThVASRCK1IhooZrFOzGAKAEhIA0DPAZZPgMeh2CV0QArJ8cqp461P0oREwTJgAg&#10;4kPNq6iAcD0KIqA11DZJM6TYiOsx51s+7SCM6iAvqH6ScETXHkwP6jSXOv1GgRmIB1sQoEWkOq2a&#10;UlBU9ew3QP3UezKUhlMyR7bli55KVRUX92+Z1v7aV0SqKr+AlKTNU7PUl49iknYKJ1x50ZXLAFj1&#10;z2btm6/1jRmJRCKRSCRyI4niYSQSeTmiwr21r7jiovi+q1aUK0AkSoOa4ascYB3J2nRJlX212l56&#10;7SGMmy66L+QbT6pUrlwW3wdEpIQoVQUQZtdltxHOotBnfbXSXnqYzB5iV9U/Cyq+WkPbINuefTJk&#10;mybpeLdu04Wy92Jr8dWq4vLzZf+liQRvADDJXNq8KWvdjLRHYz5frZTdF3y1oqqqrFKpMmjd1C/E&#10;xiKatHmqMXd7VS6rqisuIlnlAinZrzebqCHcVxDxPWPbtnHU5RfZdcvu81n71pmlyD1RQPRug32X&#10;N/PQbi9obmQaJmkP+ycKl1VxQdWx6wISJXPKhQJrnc68fcV4oCZZRFBhAAbxCiBMZitsnEE5yDCI&#10;divXFxEx2Un6MwZUG0g5u3VQQBDRCoBAtbZYh8LFgRQFCkBbyRuIoIKKjBCmh/WBtiSksKfRgbqo&#10;4tBkqqpSIeC/+Y3PepaJWb3+tTf/6H/7xmt0XXbjW99w+5979zf96v/1uYnnf+4ffvjf/vO/ECzh&#10;hBaC9VsByQA4ooylGIilgIoKgxrRYYdB0KELGlUAEZUUZct4jgC1JdsAbrnlVbVWCIEBBBAHVujx&#10;tJnB1QWAiZAWRJys/sNhmWN9D9ZtPhURCSC0XKzbfgYNU+uKw9o1reKAkiARI6UIOPXDs9ZCxSEA&#10;2qZypezQoHBBZop2OjrrQRT6UGoMN5kCIvtercqCAIZMFwXxY4nloCy5qoAykd1elYhIYDKoZyhE&#10;wG7TJh0AFHXiegAiUiESJU0yzdEREDPVDRBGVDA4bBKJmAAlxghzX3wfyQGo9F9Km6f2ON9t2MYR&#10;3+1xte7QsOuZZB8f1JFIJBKJRCKRSCQSiUQi1xBEfOs9b2inzY89+YdzWfuZyy88ffn5F1fPLbU7&#10;qnK0vXipu7zcXz3WXkJAUa3Y9au8W/a8sEHKbJbY5Ghr0ZLpVf3EWMeeEL3wiGVVETCELte629gM&#10;Zp3pHq/vJ7hnoIPuGki8HxvsTonOY57hCbf49uzonc5ih7DoXVdrIst6Yi8d6pBTcqFxZIddFmfo&#10;yp7wRY++OuaNnrbW03OtxzbTYaT2LGzNQYdzGyTHQPhhMDUkQCIkJFBgEURMiAxaAQHA3Bdlt1ru&#10;rgJoatNW2pxLWw/edM+tS6cN0qtO3PUd975hsXmw4UCRSCQSeTkSLdORyPXmbW9727Dq8Stf+Uqv&#10;12u3Z/3l6/PPPz9MhrnjjjsefPDBWPUYiUQihwrh0lfr3m0AoM0WZ9kF0Vrb8X4z0SNVfnFfluli&#10;85mi+xy7dVeuICZp6/RkPRClBlqaLAVPdZWfTRrH++tfB8Ch0dGmC+y6AKDcB1qY5biuuCS+x76v&#10;UiogmYZNOjZZwEGRqKEEbMukSywVuzUVz66s4HzaPL174eboSoaqTUADdSazDwZX2sHMqeqEK5WK&#10;lDXE/I7k7SoAqPfVunBpbIsGvuWdUFXlipIOAIj43uqXhSv2fUCDRETJqF96bCaAaDI0qfhcOFcV&#10;AKjUIaiII5MMRTkVB0CIZvfJ1EExIIiJildQ4Su3TAOAKy64ckU4V4DLK/mHfvdrExscP9r+u/+v&#10;d1zx+Pvlf/pr3/Fffv8ZGY+U+Q8f/OO//RPfe/xYfUMikgKqeCAjUpHJREpVQSRVhZFqXQVRLoUr&#10;AAm1fgAy1HcRURUBPGCFDICGKAylGqJpEFUdmUS4HHiQa2E21JiGkjwFhTExU4eJzQAYzP3hheCd&#10;rrXHEGWDxFKBcp32rHW8DaJREUBrbdOkCzCUDRMDiOEdEe7L+kyCdI1mtHOlKgDUNaN1sk199FA+&#10;S4h2mHENAIAGKUUA9oVqAUogjqFELgbxR1hXQ6JBcSIlVmtkUhXHPje+t9/LXfZe8m7TFZdA9Qr8&#10;0gGTtFUXfblqTDvffCptnpzxg+VQwT5nt8G+B+qDa93YlkkXaJ/V55FIJBKJRL7xiOJhJBJ5GaK9&#10;1S+68rIrltltoEmTxgmy7a2vn6rMha9WXXGJfR9Auiuf7xx7NISIHhKK7vP5xpPsu664DIAm6QCS&#10;csk+H8TAogIo52WvZ7NFUOkuf7Zz7NHde+FVxQXhXMWn2bH95hvYZJ7dJvteVVxMiuP99ceFC5WS&#10;XS809YNgDDaZcMGuW3Sfa83flzRPTT0Q+35//XFfrqh6rjbq5NgJEIkyk8yp+io/q8riS3Y5mQRA&#10;cdzKOAtICTCoeOECAMi0kTJfrZpkruqfbczdfpVXTVVdfi7ffMa7Da7WQVW4h3UbOUIywoWv1tBk&#10;SXaEKHPFRRUOfmmbdFSFuYBgVd1eAKcKKkGZRDSgPthrVT0oAudCZtAXzw0ii5nMPnzgiEimKb6n&#10;4FQRVJVzCKIOUmh1RyQqri4gE0QKUqdo0J1CAaAyURPQhLti+2WolShAFR8CnCtnfu3f/+HEho3M&#10;/sP/+TFD1ymI48f/8re9/0Nf6fbK0Sf/8LPPf/nx8w89cBpUFIkoUQWQUrhEJAVGAASrRkEYiAgH&#10;IclhiVTqZarDn0PHw+HrqDqq4wniqP1Y6j+61UMRkbZG0PGIacSB7Kx1qsqY0rWVLj24W+s5wEBq&#10;BKmLAwkTRNSQHS6hRePAHK9eRUEEjR1kmE/R04RLVQUQRIuAQFbFqbJwgSbbLfNl4MofeXeH8G0M&#10;zS9EHCgTJQBBmbSDLPfBAFyp1Hcpopl6EAQAsqAo4oQrMim7Lpkm+x4oqzCgQZNNE70Z0bK6Ou9b&#10;eewQSMbOqVTMfXabxrar/vmsdRPupyUHorXJnHcbNluqivPN5O4rvKEjkUgkEolEIpFIJBKJRK4F&#10;j9720OmFk//pq/+lmWTrxeZLaxcubq6UXC331ln0cnd1I+82kgYrgwIhzmWt1CT9KkfEU51jlowC&#10;EFIrbW4UXUMGFJlZVGqH6qCDX+2cDWrVlpSlM83yCnzFO4A4VM0mRpvReD3bZhNb7ex83nJc49QR&#10;dGdP9qzrMGyTOdho5OfJg85yrJ1s1YPnx3KwB0+O9Orc4Uy3PaOAoDs6wHebIA4926FBadiTRnpZ&#10;iqoKCtZZ0wlZQkqtVYXSV6BgjV1qzc835ho2PT539O5jty00O68+effrbnn1sfbSbNcjEolEIq84&#10;DlEtQiTyCuH48eMPP/zwH//xH4cfP/vZz77lLW+Zcd+Pf/zjw8fvete79ntoZn7yySc//elPP/HE&#10;E88++2y/3280GqdPn77tttsefvjhBx988NixY1d8XmVZfupTn/rEJz7xxBNP9Hq9o0eP3n///W9+&#10;85tf//rXE03+8v7cuXOf/OQnP/vZzz7//PNVVR07duz+++//tm/7tte//vXGmJfF0Q90Ma+Ywzmr&#10;SOTlhar4apWrDZVKAY1t2HTRJJ0ZhRxXLgOA+L6xzZ3Kg7ZDyRy4DeHcl8uzT9UVl4rus+w2XLFM&#10;di5pHN+pZhERjW2Z9i1VftEVl7CB/fWv23TeJPMAYLNjVX4BTebdpknm9zxTdhvsusK5SknUYCmD&#10;wY9sc/txbbqIqK5YZt5AY1xxMW2dnuXsQhmlikfKgkai4oMle3tMhCq74pL4IpRtMRe4lS0CUBem&#10;qYooVABY9l6y6XzSOAawo11TfB9UjG0b2+yvPy5SVsWFUJHGblOlgl3LYRGQbEuZhHNhAp8DGVUm&#10;amzNWlyIBNnd/1zX5KmSsSqsXHK1jmhDbEqdljybx1KVq/xclV8EcSoVAP7a//057yfDZN77Zx5d&#10;mN9fFsfVcM9dx/7UDz38b9//hdEnWeQ/f+wrf/bd3zK8q5GsigNQ0Qo1ES4G8ciWQlg0qHChXNaG&#10;efUj4dLh9Me6ISoSorK4QX1wcC+TAoD44NUnBVGHIeCllmi36iyHdYvjx1AEVFGs+yCGePShpqoq&#10;DmuftCIoIAUPs6oSIZoUcOzWQrLhTayqQISKdfErIgCBAlJSa5FY/0ePAoBKMFerSr2EqogGEMmk&#10;Ie8Iyap45n4Iz1HxAAhiABjJICZIqKESVEW0BC2Cs1eUxfewuGRse199QVWl6D4nnIvvJ42jV1MZ&#10;b5JFdj1XLpNtlr0XG507D+4WvbaoctU/W/ZfCr0qwi1URwnVH5tLaeuWtHl8f79AiEQikUgk8g3E&#10;DRQP4SDFpVeaeHigi3k1HM5ZRV7u9NefdOWyKy6x65ps0SZHJjUqRGObZBrsur66XPXPpy3srX6l&#10;vfTa/VpwDwhXLucbT7LruuIikEUgdptBjwpeU6iVAQNoAbTKz7HbbHbu7q19Ze7Iwzt9g1P17Lri&#10;82B03Pe0KAW07HPVixuXewDgy2XxeTA2I2UAqODEbXK1jiZNsqO9ta9k1Wpz4f4JU2WVn++vf03Z&#10;uWqF3SYAkGnadB4pAzTBFKrilUvhnisuu3LVpovsNtlthk5ziAnNrHaOXHoCQFVW8cHImmSLVX5B&#10;OK/yc1dpmRYueqtf9tVa8EWz74k4Vce+j2QBFBiClEEqFZ8L1X7ie4Bo7BwABv0HUVRZgRHGTjBI&#10;K4gWySKS1tm2RkFEHBGJzzGxqKBc1guOCPuVOxBAFcEo+LpMTWtv7aAj5Gjirg7KFoMWNPgBjain&#10;nTo8IiqEBGMRLRENUvqh3/3C8upkL7wfeudrbr158Wouyr44stT6H37kTe/7J/9l4vkPf+zJh19z&#10;h2pQwAghyFyoykiGqCFaYei/OC4Cj5+2RfWApk7tDirdVpPBYWUgA1JYbBEHg2OhgqIigipu7TLm&#10;lwbcKgsdDIcEaAZFiLrVkFEBEcOgg53CrAJ1f8P6NTLB/KwiGAKxlRWI0BAlI2bgUEnIAKAiImX9&#10;mAxCuFFZxaMxyiXuHLysoHVv0MGHBlJoYBqSnw0oh3dB0BtVGcSN1nUKlwACoEjJ7nIWoiFCkUqk&#10;QlSWAsEIlwBAlNK0945wVS9dyN2WEs2klo6UGjTsu+y7xnaq/HzaunlfDRaN7bDbZJ9X+YVmJ1qm&#10;I5FIJBKJRCKRSCQSidxgTi+ceO8b/+QXzz7+h8//8UKj44XX881nl8+8tH7BEPbKHLFcai00k0Zm&#10;E1W41FtpZ628KkKfRQRopQ1WTowFAIsGVD2zBkUNUEBhS5sCBERCUBVU1EFEyB7JydsebGfoMZ51&#10;rKHiFGru9nILD2JQtvYYSTsZncFs8xzZcDcf+IjDfLj7+Els8y1PDoKTWdbjBxsdcPYFnJjGxA/b&#10;E6QnTNpTdt820mjA9GRy9V4THI+gGfilcdilcmsSiEEDz2zSTlo5lwC62Fo41Tl+bG7xaHvpkVsf&#10;fODkPTcvnjw+d4SuKKwlEolEIq8comU6ErneMPNjjz02rHr84Ac/OGPVo6r+9m//9vDHb/7mb/7a&#10;1742y47hoB/+8Id/9Vd/td/vjz7f7XafeOKJJ5544iMf+QgAvPrVr/5Lf+kv3XvvvbsM9b73ve8P&#10;/uAPwuMf+7Ef++7v/m5V/ehHP/pLv/RLzDzc7Ny5c+fOnfvYxz62tLT0sz/7s7feemt4fnNz8x/8&#10;g3/w+c9/fnTMs2fPnj179vd+7/c6nc7P/MzP3HfffYfz6Nd8Mfdk9Hx/8Ad/8L3vfe9hmFUk8o2K&#10;qi+7LxTdF0IxlmodygoAxjazuTuy1uk9v+UL58EKi0ln9kOTaYS4BuFcVWcpFVXl/vrjwqUrl00y&#10;lzRmMNchJc2TVX6uKi5l7ay39tXOsTciYto4kdMTNl10+QV2PZPM7X5cV66oOOECTTN4R8k0kLKp&#10;rl1jW+K7ZJrChfgeArLbNDMsjopTDYVWBgBUKgBFTJHSCZulSlXl58P2wi7IMUhpqHWrtwEInk8U&#10;VijF9xlJuEpbp3YybbLfQLJkGiJOxbn8AgA15m6v8rNoUuVyMtFi+3oDgGkgiHABaMAX4SoMbpUC&#10;AC5czv/Mf/+/7FG/paLq62zhkdTfbUdDRNots3dY0xaClwEB8NnnL09slaX2T/3Qw3teoGvLT/yV&#10;b3//B79cVmMxOD/7v/7O//5v/mC8MeFAbBv1wmPI+VEdKUMcvQhbDwf9DofDja7O+PYICL/96z+e&#10;WEGoixRBRdlpiHkZ7qUDqW5LEFQIxZwKoKioOAiRqQW9wQ0JCIAGwSISkhEVUI9gwj0/fmktoCCG&#10;2yCERWN9HcmoMlIKoKCsKgqqqjiMWK9DYoyCDxWxxs6FOTD3lUPCdvCNK5mMTHMsB2xr7RXUiziV&#10;SqUS8cx52TtT9F5stG+b8UK7crkOd6KE7PzV3DPBWuyKC+L7VX620bnjZWEwrvKL+cbXhcsQ/yVc&#10;hJWvT4lSY5rClStXyt5Cc+F+u5+/SiKRSCQSiXzDcEPEQ7h24lIUD6/hYs5C1A8jNxx23ar/Irt1&#10;dl2bHbXpwk5bIqJNO0jGFRdcuQyAvrycNI7f6DMAFe6vfVW4dMVFEY/BK8hF0KPC3OstIZg0DWLi&#10;q83e+tebXCaNE9kOLQLF5wAgUiEmsH9zOCIam/lqTbw14tj3EI3NjplkblQaUlXxPV+tVf1zNl0E&#10;AFVpLz04nHbRfSHfeEI4r/KLCpIk8yZZmNCjEA1QArYJsKhSuXLFl8vseyIVSKmYkmntY+rDYQHq&#10;DGcABUEgNC0AYt8n1xUuaT9hsKP4ar278gXhwpeX2fWQrG0cE9cLmd4mXUAAFRZ1yiVLhZSqhBhe&#10;MOl83bkMgEzGygCk4sGYMR1Kfehzh5SN3gmEqWip4gBRuQy5wIAGgulagwpXK0h1J70g5my/90DY&#10;dVVZQQEJIWQj+9AoEFQHktdgcyAA+PP/w69dutwdWeOJGjrdoYpuTDF78aW17fP5b//U66/sclwx&#10;7/0zj/7Kr3/2wqXu6JP/4l998j9//PFBsdzwjAI0qKODvYoF8bf+7V9tpBBc06C1a3rQeRDDcqo4&#10;CLWidfvFIPfVZnSB2qw7WdoIEGzGdcR0baGmOj16y2INAAIwjEsZ9UvrIJVat3dvQQwloaF9oyAi&#10;Iqk4tHOgntmpOtCt/7BRYVWn4gERuRKkQbfEKjifaWfLNKggpaMB0YhWQcO+AApoIHxcIAGSiqBR&#10;UR8i1lUZgGvteoauChiSw6USYQBQcIioaAdu822zU68qCFQr/FyRaW6/7ojG2jnnuuy7mHSq4mLa&#10;PD37hy6aBiAJ98X3r+ZzKRKJRCKRSCQSiUQikUjkWmGIvumWBx6++f4XVs99/eIzZ1bPH20vnlhd&#10;enH1fL8qlvtruSuOtBdu7pw81jlydu3C+c3LZ/3FtXzj+NwRBGilzW7ZT03i2Gc27bI3SF659kuL&#10;6ohhFnFL45JB9vT+mBI6PTQxj5hsYcs9u6vFt0403sM1jTix68BfPDBPT+w8Hu48Ep08EbasUzzM&#10;OLbHwJ49EuO8NZNa+Rs8v8NQu3jOJ93Xe12MnVTSied3d7APEmBmc8zv/w7BoSwbXPmKQERESKLC&#10;wopo0VhjCIlVOll7PmsfmztyubcqKjcvnHzswe94x/3ffuviTYekD28kEolEXhZEy3Qkcr0RkYcf&#10;3nIiPf7445ubm53O3naIZ599tiiK8Piuu+5aWFgYrfPbhdXV1b/1t/7WxYsX99zya1/72t/4G3/j&#10;3e9+91/8i39xp22YeXhcVVXVf/bP/tl/+k//aZej//iP//i//Jf/8ujRoy+99NJf/+t/Pc/znTbe&#10;3Nz8m3/zb77vfe+7//77D+HRr/li7sno+YrITptd51lFIt+QeLfZW/nj4GFjvylcDJyQZGxLknn2&#10;eZWfn1t6aPc434HRF2CfDcwQSJVVBUAA9i4tKntnhEtXXgYwdha/dDgKYto4UfbPuGIZ0briQto8&#10;hWQa7dtycWybrriMJqWdz5HdBqgw9xEtkhFXGJMhUpItTRUjKGlBacg2VZ1wQabhq7WZLNODAB9E&#10;UlXxBaBBsjYd21fFVf1zIo59V0GIEoUE1MGEEgUASEQWVABJpASnJpmr+mfT1s3bnc/i++LzpHEM&#10;lEHEVxsqLm2dJpMZ21YV5kp839i53atdEYBMi8WrlAAEwYcPoOpD6ZX3/Seeemlft8pB867vfWBp&#10;cf+pR1fHsSPtN3/LnR/5L0+OPtnrV08+c+mGLgaSyYRLQR+MzwAAIGP9J0ec+QEN2qGGu3eYgYKA&#10;hDRInxYGAgCLaAAJ0AIiitdQXbnNxo8mVXUApOqwPiIBKqiAMqAqFwNRN0Rfj1bTDnTWkAyjIpQS&#10;pez7oZJS1SMgECKkSJZsY+p7GREBE0MJaFO4ECnZ95Cy/uqXQCVr3z6LHOnyC6peuLDJ4tXLl2Tb&#10;SNa7TbItX23sUpR/GFDVfOOJsveicOnLZeECgMg2jZ0Ld5EAKxferftqzSRzqt5f/nRr4VVZ6+Yb&#10;PfdIJBKJRCLXm+svHsI1FZde4eLhtV3MWYj64TcGqsyuq1ICGpN0aFf16bBRdJ8R8a5cJds2yd7t&#10;sYxtaTLv3YZN5vPNp2127IYXuJT9M8JlVVxk3yXTFi6ECwQgSpESRFt/5VYAYBUfuokBiPhe2T8D&#10;y5g2T+E0MVDEQejMSPvPZwYAABXPvkemoWVl0sW0cWK76oiIJpkztu3KZV+tBXHAJJ2Q4Vz2X8o3&#10;nmDXdeUlpDRtHN/zBkNK0+Ypdj2/+aT6QlVA3DS1U1VE1Q2a9AGAABIO7JqAyWScBgIikm0I5wDA&#10;bp3MiStYFnbd7srnxedVfl7V2+yITRYUsNKXAJGrDfE9Y9tI1oAF02DO2fVCzPJEXDZSilgAWZUK&#10;xAEl9cKzg7qNnSEKygwAoKogAaJVdaASuiIipaCsaoUL1a5MU1aIUqAU0Yze8OJ6Kl6BERAxQ6LB&#10;cU04kCoQgAza9oXb7LkXVs6e37iyO2oX3vTobffdfb1bGGSp/f533P9//NpnRp+sKv/k0xeuyfhI&#10;KUgFaEPOOQCoam2YDxodIqgohCzrIOzX73bVOtZ73IWOg7JBxaGVGgcR09MZRq4MHdaAOKwMNbto&#10;+7gVEs5A1rs1QquhDcGoM1/9ILaaQBlUAEMut4B6VNqp+6cqAyiimQiIVnEACMqAFmn0jYwAIdfa&#10;hzeLig87IJpB4ajWc1MF0PES0boZqCqq+rqeFBMERcRpMxz2iASicBYkKtMT79FY22bfZd8nQPEb&#10;s/yVVO+KELq+AoCv1tPmlXwuRSKRSCQSiUQikUgkEolccwjpjiM333HkZgDwwptF7zMvfvGTz3y+&#10;9OVzyy/1qn7X9Rd5/palmy71VhYbnZX+eq/K59JmZtPUJqLi2AmINZZDYz4Arq2xNYKAw/Z/eiWT&#10;BJjiKB6kMQ9UNR0x5U7kG4eXJ93R26zIo2y39E6od9Oc0XW4sw5HHvcub89hHk4NAEdDlYcqWJB6&#10;J3pawu4276l+5GlPjRq3d+qQGaaFYzvVju+pR1Hcpdh1ZAF2PoEZzNTbhkUARSRACCnmiBhipQwa&#10;awwAVN5ZY1KTHGktevabZa+TtY+2j9y0cKJwxS1LN91/8q4/++i7mkljf8eORCKRyCue/Zl5IpHI&#10;1cPMjUbj0UcfHT7zmc98ZpYdP/7xjw8fv+td74Jda+CGlGX5Ez/xE7MUww35jd/4jQ996EOzbOm9&#10;/+f//J/vUnQYEJGf/umfvnjx4k/+5E/uUnQ45Gd+5mfKsjyERz/QxbxiDuesIpGXF+w2upc/w75b&#10;9l9yxUUVtsmCbRxPGkdNMidcVP2zVX7BF8ublz+j4nYZCikJ+RK4PwFJRSWEh+AMXmtVLXtnxPeV&#10;yyQ7gvvRIZCsTZfE91Sqql+bdbO520NUNRK5/LxItfNabYo4UAFjxfUQDZom2TbZ6TkzCGSSeaIU&#10;KVVl9oWKCzWRey7JyMMSgMm2EA3ZUZ+AVPl5Uc9+E1Rt0qFkDskAkIrTKZMBACVKyDRV2btNFVfl&#10;5yfVPhVXXkaTmmQeKVVFrtZNMheyOGx2BNEY21L1IRV8jwUHCIfTEPIMqqrse4BEpmHM9TYn78mf&#10;f8833ZDjfvd3HNoEM6TRLJ/Jd7fURZOhBDDEOw/vCsQ6F5wo9OOsFUUiBIOgqgLKKqWwUxBEo4rb&#10;A1Xq1HSy9S61GZtCEaSKF/GgrFL/qSNx6olJcFar1hZr9nlVXBLJVSpQT2gQDQIhWUSzd8sGRLLN&#10;EC3FvuurjXzjqaL77J7rqKq+WhWfg+ruafazXhgEsu3weeKr1QO9Ca4SVe2vfaXsveirtap/VpVt&#10;43g2d3vaPGmzRZvOm3Q+SZfS5k1Z+zabHWHXL3tn2HX7a18rui/c6OlHIpFIJBK53lxn8RAOUlx6&#10;pYmHB7qYV8PhnFUkIFz017+2fv6/bl7+dHfli93lz6+f/6+by5915eH8mqO+Wi97LxXdZ4vu81V+&#10;gV2vyi+x21DVJDsyo/nZpksI5Kt1dl3h3g0+JdWq/5K4HpfLSAlzTzknk9p0gWwLaSsdGhEQDZmM&#10;7Jyxc4BWxXnXrfrneqtfmjr4IMp4n0rhyOR8tQ6q4nOyzaRxarcujYhJ45hNF321zr5XbD7NPme3&#10;ka9/nX3fFZeImmnz9OyGfJO0bbKgqAqsKsr9EQ1NhQtfbbDfYJ8Ll8FGLuKVK+FKfMGuK9U6+zx0&#10;MByuBgAgpUFiZd+fcTJjqyK+t/pF4aLKzwFo2jxt00VARIQkOwpgyLaCAjkQ7tCYFqJR5WCRZd8b&#10;aTWHZFqIhGhVWcWrqgoDCFKiSsa0wxj1TRCSxskAYH0UUKRUxYNWql7VizjhSrgULoUrFafiWQrx&#10;m+K7Q3lZuBDxEsLMTYoUJChBsmRSYxpIKVGCZBEpZPAiGjKN/Ud4zMSff8/1jpgOvOM77ju4wRGR&#10;TIZoEE1dkFhLZIPK0Np47HWsMDTknAR5TcYCuhHr+orQsnBwjw37Km65ooe7DKOl60JK3YrXGfi3&#10;x1FQGemHSBTuNy5VmLlQzlUqVQ8AdThz0C8VQHSgBIb2rKpcqfJOv9SordFkR2OoVaqhUXmiX2Tw&#10;KquKgq83VqfhzJBUWbhSLsM9P2imIFr/CT+ycAXqIXjUkVS5/oigyT6StYkdBNGETHBVAPE7Xm6y&#10;ZJoqlYpzxYrKrM2DIPSsFAcAwlfyuRSJRCKRSCQSiUQikUgkctBYMkut+Xe86tv/0re857al0w/f&#10;cv/dx27rV/mXzz3x+IWnU5umNmkm6Wp/vfAVAiw0OoSU2rR0lZfaKI2ABonIUO32RVJEQALELaNz&#10;UMEwdL/bR23qRH4ywFia9NDKq9uct0O/9I5Cuk450OgrOLJNfczBP8ZmhVty3cwnhaO7bFUF7jZM&#10;LTbq9AFnegp3f33bImi9E+IOu4zOeHJidch4veP2aU9Et+xn8YZnQ4Am3HhaN1ZsJGknazdsltpk&#10;vjG31Fo42TnayppzWetE5+g9x2/tZM1W2rx18aZbF2+KfulIJBKJXAExZToSud6E0I/v//7vHxY7&#10;fuADH3jb2962+16q+ju/8zvDH7/5m795ONTu/Pqv//rq6lZx1fHjx9/73ve+9rWvnZubIyIR6ff7&#10;zz333G/8xm98/vOfH272y7/8y29729tardbug//rf/2ve726numd73znD/zAD5w8eZKIer3epz71&#10;qV/8xV8c1mWeOXPmR3/0R4c/PvbYY+985ztPnTpFRGVZfuUrX/mlX/qly5cvh1fzPP/IRz7yzne+&#10;87Ad/UAX84o5nLOKRF5GqFTdlT8OvmhASJun0DSH9Z0GQFNlt+7K1TI/l+Hp7soXO8dev9O3f6IM&#10;EAGNcGWS4SG8qgcQABokNowh7BEUMSGTzaIrsO8K5+y7SPYKnIc26fhqhV3Xm0ykIkoRqb30UPfy&#10;Z9LmqbL/Utl9waQLNlkgM1ZDKVKpeOVSlcGH4KM5pDRpHNvtcNmC+K6xbeVSuafJHPs+7WkVHtSK&#10;CbsQyExobbo0WkPmimUVx64LqibpIBoyRqUCSlRK5RJNNnatB9JOqDtk12XfM4C+WrPpUr0NiMvP&#10;q3LWPIWUAQq7nioPIykQbZIddcUlMk3hHAHJNHevByZKEKyCB1DhEqAIllGkxGSHyzLdmcsevP/U&#10;DTn0d73lHiIUueJmldce5py9GdEvEYkAaUIEHbPNh06YIVl6RExUIAAeNHDEOly6jlsJdcMCoERZ&#10;XQU7DgKQyVgEMJiwQTV0vBRVBJDQNDLkONUT0LqRpYKGvVRFQygR9wBIfQWKZDMgUq5CxhGZxozV&#10;7YhoTAOAfLVCJis2nzG2mTZv2mUXFRdqhZEM4LX5HkrUYF2vPwcOMcXmU1V+3pXLXK1T0kkaR3GH&#10;5mWIxqaLJplz+QWXX4DG8XzjCWMbSSOG20QikUgk8griOouHcJDi0itNPDzQxbwaDuesIgDgytXe&#10;6hdVKnab7PsqHpHINFScL1ebnbuyuTtveAJzQJXL3otl70XhsZYB7LrsN5VLYxvbJa8dQSLbZt9L&#10;AFx+yXSuQV+t2U/El2vsN8UXwZsKgK5cK/IzqgJcgbKxbdzVV4yIgEmSzvtKhHORZn/9a1n7liQ7&#10;OrFl8CcjWR5fN+FKuC9cqLiQ8gqAiAnZjKhBSSt8bfRuQ8SJOqLMNk7Mci+Y9Ihw4ctlY1tF91l2&#10;68KlKy6SyZLWiX01XgQAMhlipuBAJTRDJNNQqYRzAFUVVT/a9xCG8bsQnJYGgJVLgwYNDeU+Qsuq&#10;oLJ7b8qdKLrPsO9X+QVQTVo3jZrAyTSSbMmXK2BYuCAFMC1EUPWItWIT7KMq1fAqEyVqMgVQZuEK&#10;MeTiEohDVOYuikEwg3Rc1kHvS5EKyaKq+D6SEe9AWSWYwwfGWgz971g9IBIiMxeERsiAyxVYlRXR&#10;qIh6BAQQDLIJAgLVV0w8og4iS3ZN+bgKvuWbbz+IYffk0YdvXlpsrq7N0GTzSkFMFQQQQGlwfQG0&#10;/s+kuiATsU6GURkv4RwdiAB0GENd3/zBVDwU9LYa1gxrDHHgwR7G6kytW9TB/0ZGGPZbCGnY6gAI&#10;wYBJEUJdKygoeAeIqsN+rOGuq8cRrgB623/1oAAiFaJFQDPSEdVX64AJqEc0oDoaaKPD2tXBaYbu&#10;jaoC4kNDSRg7hfFsoWGAt9ZVnCoeEAhTQJqSMh3GUYXQOxIYQBV2++9bpAylFJ9Tmni/kQxk/71v&#10;Eggny7pzP9lIJBKJRCKRSCQSiUQikcPALYun/vtvec/vP/O5z7z4pROdY5e6K5e6y718c6W/7tj1&#10;q+L5lTPzjTlLiRfn2FXsvDACEFFmUgR0wp4dgKgq1jkgwXE7VMRwqPMCKigqXGlRH44/2BKJcMdt&#10;RhnT0ya91sO2iCONCwfCXlDWcKBZX7GmOuHu3iobHE94xjEhDHH06MPttw24Y2hzkDCnTlvH1mvE&#10;kT75+tZL28bByWONrvE0u/WVLlp9EgiIhIQIhMQsCqIKXhgRK3aWjEEzl7UBoPJVahIEaCTNZ5df&#10;6DTm5rLWQ6cPsO1mJBKJRL6BiZbpSOR6E2rvHnrooeEzzzzzzPr6+sLCwi57Pfvss0VRhMf33HNP&#10;p9OBGYJivPe/+Zu/Ofzx9a9//d/5O38nSbbqlowxnU7noYceeuihhz7ykY/8wi/8QnheVT/96U+/&#10;9a1v3X38UHTYbrd//ud//vbbt2op5ubm3v72t99yyy0/9VM/NXHizWbzfe973+jGjUbjkUce+af/&#10;9J/+6I/+6LB077d+67f2rHq8zkc/6MW8Mg7nrCKRlxf5xjPCRZWfB8S0dRq3GfkQ0aaLaNKqf8EV&#10;lwCwyi+kzem2UpsuAoCxLeG++Jx9l31/WH01GJHING3SGSYzC/dCcKudrYKH3ToAiM93ynbeAyQ0&#10;DebcqnK1QY1jAIBoKOnk3WdVWDjn3noFhLaZJB2bHkWbggqX6+L7wj0ARJuRaQClaevUlGKm0aMB&#10;JdmxMj9PtsNuVdy6UgOyveaIdhBM0TeUhlRbm25FTItU7DaFC1Bv7FyYQ6ju8q6LlIpUwhWZZESz&#10;kVoPQ0K0ZFvieyKVr9ZM0glJMlVxUblMmyeRssb8Xfna18T3kSzS1ozJzpm00goQQDln8IZaSLst&#10;ApnUuwoBxHfJtEzSQbJJ4wTi+pVcwQPjoQdO3ahK7MWF5qOvu+WPPvfijV6DLVR9iI4eCIeoiseP&#10;dpjrkr7jR+dCmTSMKpR1iSUOqgMRVJEGpYAAikiheDGUz6qABgGaRJzdoQkCYSZUoVjRCkFVCCik&#10;zdSlyAhjMfW4FYFVl9IimkF9Jig4CMkt6sGH/SyQBZy5ul0VkIydA5O5YhnR9tceN8m8se0d95Ai&#10;rCpicq0q/skkUJuxD7Cs9ipx5UrRfd5X61ytm2zJJot7Vqgj2qR52hUXXHkJyfbWvjp/fIHMXp+b&#10;kUgkEolEvlG4nuIhHLC49IoSDw96Ma+YwzmrCACw6/ZWvyA+r/LzKh5NSpSqinfrvlpPGkfzzWcA&#10;TWPuxpgYt031j9nn4vvsu+JzBQEAxARUREp2mzY9skt1z3bINthtqLgryxm+krPwedl9rsrPqzIA&#10;hOxTQCO+X/Ze9G4NgBDVJnMze7+RbEekYtcl0+yvfXX++LdMpKSSbSIapAxcV8UDGuW+r9aFw3fk&#10;OoI1jIZYCheIG1CQTTsmWfBuA8ShApnGjOnQiJA0jpa9l9ht9jeeNKblyssAmDRO7NS9a7fRTEpE&#10;KkZVRDxBweIghE6Lq53eZEERCAEQ68q5EOHLqk69AqiI85wn4iis7aDLm+ref09NIFwU3Re921Au&#10;0+ap7ctikgUVF+5F4QKBybR1EEuLaEFZ1YgvKK33VZUQGQ3B2ywKtY2WFBXYKXpAUvGgPpw71dG4&#10;gKqqnkwmvg8ggISUhM50wylpiDUGr+pEKkQSQPGCgAoMoKgEwhrM1coAjERDqUlVEQHQggog1tnC&#10;15pbb15cnL8xMR3G0Nu+/e73f/DLBzF4cOWqOERAbIiUI67fQQXjwL4LgCCqAKFnYdDUJuoNEWlw&#10;3w5rHLX2MwMCaLuV3Hx6vm6DAIBEo75rRAxB0wCoIAgIwKo4rJisCy3rhogweLfIMM667tWoDFQb&#10;+EOmdDBIK4watnUgbHoV9G7TJJ1RVUrFgzLaBiCRbQ6fZd8F9QBIJlFxAAxgBvMfxGhj/W9VEanq&#10;09dBInedZ4M6TLYJixTmo36Y5Y0goKjiyUz5TcdYWjdh/eEtAjsr8YhAtsmuK1JBtW7ThRk/+pAG&#10;bvP9ZFNHIpFIJBKJRCKRSCQSidwQUpN8x71vfOS21/zR81/80tmvn+wcdeyXe2tfPPt4ZvO1fGM1&#10;32zarJW0gtyVVwUrGzSJsalNLJq1YrPyzosflMWhCYrPIJxZAQFDYsfQPj34/64EVU0HbuYpKOzl&#10;BJ4cbsv0O+H8xWk7TjRCxNDMcIcD7vlrDZy2F4wEaA+3mWiTGObbtiRp2JLayeSAO04AJ6e9FaY9&#10;YhLfGk0nnx8IjVtTHTrKRw3UClubTb0K+/i1z5RFq2+uILMOg80RvIKCsHDuClFpJS1Lpp02Wbhi&#10;N9/oIGK37BauvPvY7e209cCpe/c/iUgkEolE9v/b8UgkcpUEu0yWZW984xuHT37605/efa+Pfexj&#10;w8fvete7woM9qx7PnTs3GibzUz/1U6PFcBO8/e1vH63F/PKXZ61O+Ef/6B+N1hEOuf/++++6666J&#10;J3/u535u6sZZlv3Ij/zI8MezZ89W1UxtvK/b0a/PYu6XwzmrSORlhEhV9l8KBZo2O4E7B58a00qy&#10;JXZd4aLYfHYsV3YEsm2yLTQNX67l3efYbQjn7PvsNus/viecs9+s8vNl/4xwoSq+WiPTRDRp8/hM&#10;0/Z5iHa5YgedoSykuLDvq2rZe2Hj4u/7cpns3KBSk1S9uI0qP99f/2q+9njZfcGVl0QqBSQ7Z0zT&#10;2nZjmsl82rI0k+womQwpEfGuvMx7+RsRjfpCxSOgSebIZEnz+KgAw9UagAoXSOloJSuiNbaFSEQp&#10;gAhXoYhtYC4dWlUBKQVMxOegytU6c171zygXafMk2VZr8X5CCwDC1UT0LiLa9KhN5o1pkG2DMPsN&#10;9l32ufge+y67Tfab7HvMuYhTUAihOsCqQkkLKUmbp8jcmDLEXXjtAzdd/SBXzL13Hbv6Qa4lIQJ6&#10;S7sDAPn2N97x7ne9/j0/+Mi7f/D1b/nW+xANoAE0hBRCnhEMosE6+aSud1Rh1VqOpZEWA4gIwWwf&#10;Uo5A2RfTy4URjWkjEqJRBQCvolBXTlIo40XQ3XTpOsim7twIgCEMStQDEiAZ057dyawQwrEha5xC&#10;SqvikkjVX/vaLhMI1cmqDLs2WdjfJQICgDrV6lCiqvnG11WcL1dM0rbJ4uw53knjJGLiiosqLt98&#10;6kafSiQSiUQikevH9RQP4bqIS68Q8fD6LOYVcDhnFVHV/vrXhMuyfw4A09bprHVL0jyRtk5lrdtM&#10;0nLFZXbdYvOp6+Yo3glfrW0uf9q7zap/tsrPCxdoWzZdMukiUuLdpq82VJyGjoQzB00EQel65Xlq&#10;0X1u89IflP0zvlqt+meL7rNl9/my92LZfa7qnfFuQ8WrVDD4tjvrWZAhTAGA3YZwWfZe2L6JzY6Y&#10;pA0A3m24/EKVX2DfZ+77ap3dhtRSYSHcZ99lt8ZuUyR31XrZe5GrNRYHaMh2cOZv00gZmox9j8tl&#10;dmvic5sdmfByz4gxbQCoD61euBTOpV4rQEqQMkSLZBAIB05PRINkEVPCBIN9Wh0CuPycSAW1RTls&#10;ue/fU5e9MwDC5SqZ1tRukoiYNI6bpGNMk2xbhdltBA0WQv84QBUPwCpOVcXn7DbE5wN5YVgvpgqs&#10;4kRK4VJ8rupVGJRBKmWHaLEWHFWlApOSyRANqIx/91dVL+JAawusihepQFnVqYqqAoSQXgfKCqrK&#10;zOXAlF4H7SJaJFuroDrrG212XvvgjVQF7zsYVVCVlSuVCgCREgAlyhBpkDKDQc2r6wIBBjdweEi1&#10;Xxqx7nuItQy1dYBaDwxvEAFlFX/nbUvvfuyhd//AQ+9+7KE/+dhD1uDAd12rhYMQ8kGhqeggkaYe&#10;rW7NiSa0HVTQuiUrWkJb63vixBcqTsWrsIIM4p2Hf2TrPlERqcT3fbk6nL8CCOeARJTaZH4ovLPv&#10;gapIhZQBmsH7ZeucR2ouVaVSKcI5gDKAAhKSrdVRDPkxADD852jy9qARZehcKeWM+h7u/ReNBTS1&#10;kdvvs83itX9vRSKRSCQSiUQikUgkEokcFJ2s/V33fctffctf+OHXvuPR2x564NTdb73nDbcvnb73&#10;+O2nOscMGVY+0lps2LSVNggNIqYmTShBpHbawjpBRFmFAInqEGAYiGRBuFFVBUVEIkNIiIjbXbWT&#10;6KRveXTj6ZVTO9dTjVqsddtrU+3QCIA64V6ePo0Za+V02lBjidMjjvKRSSZ3zGcPHcseOpa99lhy&#10;98KwiFUnBpm6VqPj4+iP26eNQ8d0/S/F6VMd9Dcce0mnnt5+1mfnhQu/NqCR3wUoIAGKqqj2qyI1&#10;iSGz2JxHgL4rVKGVNhs2O7N2/vjckcVm5813P2rpmlUbRiKRSOQVRUyZjkRuGN/3fd/3h3/4h+Hx&#10;Bz7wgbe//e07bSkiv/M7vzP88ZFHHpnxEM8888zw8Rve8IZWa48w0u/6ru/60pe+FB5fvHhxlkP8&#10;0A/90KlTp3Z69U1vetPoHB599NF77rlnp41f/epXj/64urp68uTJw3P067CYV8D1mdX58+f7/emV&#10;ed1ut9FoiMiMVaqRyGHDF5cB1FcbZFrG7uFfNek8V+vsNsk0xPdDseMEiGhM05eXFUHchrCtDY1o&#10;Quc3VVYfagpTUin9SyEXwmZHjG0njZks0yq+zovYf1nhYKIUiu1UfL7x9bJ3hn3Xlysq3timUsrc&#10;B0EQBgU0NkTU2uwI+x5Ua2QbafMUmibMbLBkbTz7Yl72lpESUEG7bkyDkjmixnhxpIo48X3vNtlt&#10;hkqqpCE2O4Z4ZmQrLfOzwoVySckcwsbE4USd+BxAVTyAABAggjCaBMGapBgM49n3iJYBgEwTKUka&#10;RxAvN+fvStbWy/65svt82X/J2DmbThZXqapwXpWrwIVwLsqDCA0a7c9Xh2cAqLhQ1GhTn7ZvJbwI&#10;AOfOL1/hFTwYHnrg1NUPcsWcPD539YNcQ55+djlJ7JhGWPdcDNqv2fPuV2UVGWlKCYCEZMYkSdXw&#10;dlYFREMmRSSy7an5J+w3xfdlWKeIhCH4BgQUIKjSO3wsqHAdnBPOQwmAQRWJAIxN54hmqiC8686T&#10;xpCqEhAgIpmkeaLqv+TLZURT9c+nrekltoNml3gN63rrEslhB83Dhy8vseu5cgUQbXZsX/HaiJg0&#10;jlX9s75aRyTp3H0I+yxEIpFIJBI5UK6DeAgHLy69csTD67CYV8Z1mNXGxsbly5envnTu3LlGowEA&#10;wxT0SMBXq75a9+UKqCatm2jEzopkbHZS9Zwrl03SKnsvtBbuv1HzFC56q18SX5T9swiQNE8Y2x7/&#10;CkauOM+uYM7Rp664PKu6NfxueMDf51Slt/plV1xk1/XVsgqTyWyyAJQgkAJXvTN1ejAaAGS3SbZN&#10;swVNDyzCmYpn3yt7L2Zzd0x8Mc9aN7niEqItey8YOydcDPzGKZEFMEgmxAirsKpXdeL7AAVRym4T&#10;AJCSJO3s66yNabpyGdH4chUpMfYKJReyDaQExAF4YYdkABTVIFkks/vFC5qnZ3juxTVVJbNBtkX4&#10;km2eFLfJvpe1TNaxWdPta0rdlc+7ctUXy7Zx3Jhy5+uu7HN266qiXLDvAzCoQLiywmASA1ZRRbwq&#10;h1xZRESwAAJoAGvlREEGTlRQlTrjNxhcVYEQAU2ygGTFdUU9KBNlg2mwKiuM+Ffr6N9h2ztFCuZS&#10;G2KuVTUoPICEgIhGQUCVKEVKVSoF8X7f6dx78tCrb6QqeOL4/u7wGXnq6XONRhbuVVWPMIhlBoDa&#10;/Kwwmo0MiIP+h3XPTQg5NQIKtddaNSTVA0CwNw+EP60vXxgfRysuB3pQ7REejqCAREgj7QWD6kgi&#10;DCqAACJaW7oJiVRDNrvioC1iXYRZHxQm35VbdxoAGiIDeNamCwhW1KnP0TaJ8rSJiJthK1+teNcV&#10;10WTKVehcQCiDc7w0zctNLO6zlGkCv1YVQVBAQ0CzfCRrkOdtF4E0NA7gF2XbGs0Oh63/r31l4bu&#10;JS0iIlEqnCsIux7ZNsxC7Uuna9jtMRKJRCKRSCQSiUQikUjkOmDJ3HfizvtO3AkAjv2Fjcu//bX/&#10;+szl53tVcX7zUr/MReBSf9kQgepm2bVojLEqUitHiAZRQAnAkBm0Y64VLwlp0wMTtSHrlWUiDmSn&#10;WOKpFt/ZLcoTuyiM2YYHr03EKm89UNwuleHomBPb785OWdM60htwqM7hLrvj9E32SLrG3TYeicse&#10;Ot2nlPVOrs9gPRWmH36wXtODp2dLnw5nS8NGlVBPj5AExLM3ZFKTNJOsmTZUYbPoNWwKAOtldz5r&#10;333sttuWTr/29Kv2PlIkEolEItOIlulI5Ibxmte8Zvj4+eefX11dXVpamrrlM888U5Z15cd9993X&#10;6cxaOnDp0qXh42/91m/dc/vFxcXhY+9naub9/d///bu8evPNN4/++Nhjj+2y8dzcWNVOt9vds+rx&#10;eh79OizmFXB9ZvX3/t7f+/3f//2dXn3wwQfX19efeiqGH0ZelvhqTcWrONNY3HNjBELTEs4BwLu1&#10;qZbpfPNpVy4HN21IlsBkgSgZCxYBUa6ESy/rCAQgNjtKlDbn751VE8Ja/tmzPGgndCBauOIi+66v&#10;1ny5QqaRtE4ipUGhYO5zuemrFeECKVEkQmuzIwhq0iNTU1x24amnX3jzd//kNbhmkYPk6NJsBWQH&#10;w4lDZpl+7M/97zd6CoeRL//B/7q02MIQGoMWAIgSmyz4atUkC0XvubR1aupHWZ2DhAauXSJ0KDBF&#10;NLPE3d8Qyt5ZFSe+Z7MjsweCDSHTINtmt2HTxSo/35i740afUCQSiUQikevKdRAP4eDFpVeOeAiv&#10;YP3wox/96M/93M/t9OqDDz4IAJ/73OeuWMT4hsSXy6DCvmfTedoW/4sINl2q+mfZ9V1xGRZu2Dzz&#10;jafE51V+HhGT5untUyVKyLaFc5UqiGYm6czS7ymkiSLZobn0IFDV/tpXXXHRlZe52iDbTBpHyIwd&#10;0VFKJmXvQEGlBErF9zCZm+WbZsiDQLSKwNW6sW1XXE6bJ0a3sdlxBVCtVL2vVgCtoYxMY7RiKWhx&#10;SBbBqmZKXrjwbl3VAxCIx316nhGtcEGmIVyl7aV9NfCaGMkkHfEFAiiqigckMnaWzGpVVXFrG9Xb&#10;/8Q/uUbXM3KAHDuyP7H32nJAjRR/4M/98g08qW9Ifv3/95ff9MjNACDqwfdBGZQRAIBmCY2vg4lC&#10;yhAMzOCACChSEqXi+2Bxq2lFGBMRBt0KYCuqejeQEuBcxYsUqjrLLuHzDZGMbd7oZY5EIpFIJBKJ&#10;RCKRSCQSuUISY29ZOvWXv+U9T1x67uNP/uEtiydzV3794jOVVEVVhIKukisQZ8lmSZqKLXyJiAlZ&#10;UfHCocEd4FYQMoWUYEAiCj/u3tARa+vwyO+EZtGnJyy4uMurIz9MuKCHD+pNxnbDCYM0brdhz+YD&#10;Hj/b8Z0HqddTh1HVUXFrxqPpIAh6J41rtHmjjji3tzzSCtuiwbe5prfNZtgHcurxZl2nkO0yusRa&#10;p4YLKGpiLKscbS8iwEbZ88KdrL3SW7t58dSDp+6db3Yee/BtV/ELjkgkEom80jmkleWRyCuBNE2/&#10;7du+7ZOf/GT48Y/+6I++53u+Z+qWH/vYx4aPdy/dm+Dd7373u9/97tm3H62fm4Usy3YvTJwILbnz&#10;zjt32XjiP2qHhZ6H5OgHvZhXxuGcVSTyMkK4DAWaM0bHEFnvPYAqT/mMKvsvFZvPsttQFSRrQsGo&#10;74nJDDW2RBcFRIsGxG2KemNaYfukcWzGaSOliAYQr9x5KB7JqPiquACgvlwx6XySjU3AmJZptZLm&#10;Ce/WuFy1yTyiQUrE9ED3E/+i4sqVqjh/lRcr8g3PyWOHyzId2QkVB6GufVBlbrIF79Z9tUYmc+VK&#10;kh3dvpexLQAgSrybKc56FqSeSbLfJg7XaaFUfLXCvgeIV5zoZZKOy3vChSsuR8t0JBKJRCKvNK6D&#10;eAgHLC69osRDOKxK3eGcVYR9X9WBKprp1iykDJBUKuECVGAGK9o1R3zfFRe8W1dxaWuKXxoAyCQI&#10;QJSJVMIlmsyXq2nrpr0H5wLJIlq60q9Ls1D1z1T5eVcuc7Vh0qUkW5wo5FFlVQ8qCIRkAVClAsrY&#10;9Uw6j3tW/SgDAJEBTMKV8tXKhGVauK9cqiqIAHgyTdzVj4eIiIkq1zkYIEjGl8vpbPHdw1EgnBqC&#10;mTFhdQeMnWOzHvzwCkqAgHu3P1AVFQeAM4qukVc4h62RYmRnapezCCuhaqWICFQHTe/9mVl/euDQ&#10;Lg0IQIAGAVSqQdOKTug8iGhqQzWobBXZzlIiSQqk4lU8gADs3cdQpAoB14dTZoxEIpFIJBKJRCKR&#10;SCQSmR1EfNWJO+89fvvXLzz75fNPlr7slX0ArdgRkqpWvqrYiSiDZjZ17EUVAUGVNQRLh/xpDAZX&#10;i4SAoTGuyG76cEikhkEPu5l66U6Pj97lVRx7OCFKjdqAcfsL4wZp3G4jnnGJR7KaYXzg6cnVdQb0&#10;tvPQ7WnYU44FI+cyOrJuW4GptvPRwwb79Ngqjbisrx0I9c2DoKM9DVUVVAWAkMKTmU0JyYnfKDYB&#10;YK3YODV//OHTr1podt7zuu/tNG5kAlAkEolEXu7cgBqLSCQy5Hu/93uHjz/wgQ9M3UZEPvzhDw9/&#10;fOSRRw5oMs6597///fva5Z577tm9eY8xY7+E3lfEzZ7flG7s0XfnChbzOnA4ZxWJ3FgUZKBbzMag&#10;PnX7pwT7Xr7+dfF9V1y26Xyrcx+ZzNgOUqpcumrNu3VXrrjycvjD1SooI5JIAeLZO1dcnnEWJukA&#10;AFIqXFzJWasKF0iZd2tI1hXLaBoTfumtM0a0yaKxc75aRWN9tUqmwT5XkFmOJeLK/lnvNoDLWbaP&#10;vJIhE7+bvDxQqRAtAg2rrhHIJAvi+6pc9af3R0A0xrbJNEBFrtEHgnIeKuxtMn+jV2UK7DZVRbhA&#10;SmcJ4JoK2SYgChfebcRQvkgkEolEXoEcKvEQ9i8uRfFwFw6nUnc4Z/WNio5U0uywxcS/rzdVcUlV&#10;2W1Q+DY3DbRNQESTIpKqKpcihSrvce7ixfeCLW32HoL7RbjMN59i3+Nq3aaLSba0fbmFKySrKkgE&#10;oGiS2jUNIr6/5yGCKxjJUtIBAOGC3ebYBiq91S8hWRWPJiU7r1KJ7+luV1XZ95VzMk2kDABVWNwm&#10;u+4+zl28goRcVsT0apaRbFNBgyiKYWz2u9+TKl6lAgA06Q1x+0dedhiKOSEvD7QuafQAKlIBGkIL&#10;+yio1PCPQdA0IRCGVhFkAUilUhX23a2/+tAAEgIgMAAgEODe/mdERCRVAQDlapbzEi7INBDRHEqZ&#10;MRKJRCKRSCQSiUQikUhkvxDSq0/d/Z7Xfe//+Nb3PnT6Vbcfuflk59gjtzx4x9LpmxdP3Xv8jvtO&#10;3HF8bqmRNKyxiEBEBsmgQYTQxm6QmKws4pVZhVWmVo0OkqURERAGfukZJzo9kBkAasft/nYfdSzr&#10;yFizH3iPeeuoTXrSzq2DHybM2lNSswfP49YT+16usXxpHYyioDsMOLSRT/i6J34btX33ff6aCoPg&#10;h4iAqsDKIhJ+tcoq4bCZTYkoMVZVK+9eWruwWfYU5Eh78dvvfOTo3NKfeeSxk52D+v1RJBKJRF4h&#10;xJTpSORG8sADDyDWjZfOnDmzvLx89OhkKN/TTz9dVfVvc++///59le7tjqr2er3V1dVLly4999xz&#10;v/Vbv7W8vLyvEW655ZbdN5ioSpwoQ7xKbuzRJ7j6xXzlzCoSOVSQaSBaABBxO5V+jqLqkAwADrNV&#10;h+TrT4g4V1wikyXZcUDM2re4/AIiqibsuuILgPDNX0dkAQIw3m9i//nNZT1y8ztmqS9K0iVEMrbt&#10;q1URt9+0FpVKxZl0kd06YgbKSbZb7hYi2sYR7vXE56pszQJXG1J1TTq/14HY5edFKnFdviJ3d+QV&#10;xcVL+6j9jdwoFESVybQAicxW6IpJ2lytiu/7anm0N+QoSeMo+y4gse9u/xTd90xU2Pdt0gkj3+iF&#10;mUKdwSUO6cpPFgEBrIoDFZUSZ/irKhKJRCKRyDcSN1Y8hKsWl6J4OMrhVOoO56xeCRjTQEoAULg0&#10;ZkqgpaoHEKSETIY3yHTqq1WVUoVtumMALAIZO6cqgAWoY3ZkVLjYPdnYV2sAapNFmy6YA8vzLHsv&#10;qHhfLiNlJj0yfSP1GLpLowEVFUFKVUoVD4Cqsuviq3AVrmOSzFe+L+LCN8EhVf8Mu64rLpFtWrMk&#10;vi9ixOdcrSNlZFIc8f6psohTLgGUTBMpQciFSLgU8b5aoaS9d/B1fVp9AFIVMi28Oi+qioACIgkD&#10;EgEgACsXgGZoZYRQMaWqyqAMoICGKAEkurqM68grhAtRFXyZoOJABMiACiIRpgqVah0ZhHt93AxK&#10;QUM1aPjsJVAJT6NJlUuVCjFjn4e/HYisqFcAFk9IgIAzWKYBAJFC/45gnN5jYtwHVbItk3T2+9uW&#10;SCQSiUQikUgkEolEIpFDzsnO0ZOdY7krnrr0/K1Lp+87cWfF7lJ3ZbW3ntn0pfWLmU16Zd+SJdvs&#10;ur5nQMTEJCwsKiwMqBSCpkFFCVCCLVpUcdxOqwqIiHWCs8JeZtvtYcw6knmMuMPWY0nL28Oig196&#10;+PzoP2dgWjT14IFumZyvhpAsPTURes+Vmm4jH1mEHWOrxxdqWjb1VlC2Tt9g5wmMngoigiECABYO&#10;WwuoioRWiobIkCGkFKlir2XvybKnKkutxRNzR954x+vuOnbrD7zmu+ayg/rlUSQSiUReOUTLdCRy&#10;I0mS5K1vfevHP/7x8OOnPvWpd77znRPb/N7v/d7w8WOPPXbFx1LVlZWVJ5544rnnnnvuueeeeeaZ&#10;CxcuXOX8jxw5sq/t9/xl+cvl6AexmId5Vn/lr/yVP/2n//TUl37lV37l13/91733N/rsI5ErxCTz&#10;SAmSVe5DsndZufg+mWbYcfR5dpuuXPbVmoA0GiegbrVnk+ZpLler/CUFCCoQIgIgIAEgogEgQABx&#10;vloDlc3Ln+kce3RPCQTJ2uyYiPPVqq/W0sbx2U9ZVX25imTIpCBN4T5SsqedD9EiNcTnNpkHVLJN&#10;71bJtpHMLgdyxSURx24TQG45ffxX/+mPkGmRaSTZ2Ae4cO7dBlKapEtJ41jWvnV0kHzjCfFdVywD&#10;qMmOhNgKV14WLoQLMq3d64ZVKpEKKSHKTNLZXrArUvlyxWZHkux4c/6uiVPor32F3aav1mx2hChV&#10;UK7WmAv1uYIMLfe7TQAEFIT7AESmMSgkRURC07hw4fxP/E//x+yX76BZ37yRzvbDVhz5y//wTyY2&#10;AQQiM/quVFVVwZCqAjCihOJW4d8Wo30XcbSDZb2j1gXHgw8HA0CgDkCBUkITPnNUKuYqPB/SXAAU&#10;iQaPQzpLLctuFz6Hrw4zW0bfvAoA4gAgvFNw17rAuZYFYKSETHNUSEVMkKxwLlyJ75tkSkl02jxV&#10;dF8wts1u06aLMxY47gS7DVChpGPThbBKhw2VkKsmV2lvwEHxqIqHg3XxRCKRSCQSOXRcT/EQDkBc&#10;esWKh/AK0w+/9Vu/9Rd+4RemvvTkk0/+tb/21+Ba5HJ/g2Gzo9h7kWxT3AYk8xOZmarqyxVAMrad&#10;ZDesRZRwIeIBgMxuMcUmXWLfJdNkrkBLVYVdU6Z9tcFuw2ZLSLY5f+8BTV5Vy/459j0VnzSP7/z+&#10;FgBAsgCiCqAeMAM0qoxgVapdGlexzwGUTANNivXXUlHxI3Pgovuc+L74vm0ct0nHl6verSEmwoVK&#10;yVIo4KA2SuqIB0rINBCNSeeZEuScpRLfRbIhLnuGc2fPOVGqykRXFTENAOI3kSwwkElUPSABUFii&#10;cKEVALbyRgCQEBNEQrSUtBfn5d/8i782MloukpNpm6S9eNN37lcZ8NVqsfmcKy6hSW2ysI+z4NJX&#10;q+L7Wus6JYAipcbO7fc7u4KK76mwSgWqCopAQIZMk0wCQOw2VFmFg7dz+JdL3UlTFbQuJERArYNX&#10;CCkFZQg7AiJRrSogASgAIVlEQkpU3E/+nX+3vNK7yis7wfrGjVQFL14+EFXwl//xX0gtQ8gtQUK0&#10;SGNariqAOhEPIINwmEElZ7hwg8cYxHwE1fAPVRHYStQZKbvcSZqDUc1wSx4kk4ZZqYqqh/qvSx3O&#10;VlVBnaqoykg8Tj0rCGEtoeIw7DvyHzR1nDNiOJ1BO1dAJAC06QJSkmRHhxJ3eKew7yPSaIdZVc9c&#10;gOj99x4BEBUFNEgpIIASAI+f1HRUFcNZbK2VGd0LAYASlSp8kKpmGI7CBSChVEAW6k/sWRiu1N6W&#10;ae82kSyZRtI4uffAkUgkEolEIpFIJBKJRCIvKxDxzqO3bBSbgHipu3Lb0k2pSW5eOHnzwkkFvdhd&#10;+cq5J3plvpZvNJJGlqalq3JXZEkmwoUrgYBVAICQRIUIRJAIVQFBhqHMqKAUxG5UEASstSrY7fdD&#10;IwV5w9kOfsSdt8ZtzyoAjvb027IHj4+0Z2417vo07uhYnnh2wm+s46e6oxd813npeKj1mG8chwHS&#10;43bx8SG2dhnVP7fPcGdH+hTn9pjJfZidXQePI+mgYWI9MOKwwJGFPXshm9nk1qXT883O62954E88&#10;/N0P3XTftf2lbSQSiUResUTLdCRyg3nHO94xrHr8wAc+MFH1KCIf/vCHhz8+8sgjV3AIVf3EJz7x&#10;K7/yKxcvXry2k7f2Rn6G3JCjH9xiHuZZPfDAAzu99KEPfWhjY+NGL0AkcuUk2bEcvm6Sjq/WDJe7&#10;p576akPFm6xDpmHG/dVV/yyosNu0tjPqNlQuvF9H00BxCoZsAylBMEgG0IRSJhXH0hXfE0r6a4/b&#10;dHGWatHG3O2uuGiTBe/WmdtT84imIr4n3E8ax0DVpAuSXyBKZpEYyKTsuqmdE/VJdqzsv+TKi0nj&#10;1E77iuTCffF9FSaTzbX1O9/yMJlG2jq9PdDbu64vLtrsSJItdY690SRb4UXC37Fx6dPie1V+TlWS&#10;7LhJ2lX/LPsuu02TdHYyLSuocK5cImVkWzaZs9nx7bMV36vyC1n71qx9S3vpoYlX++t3ld0Xit7z&#10;xraSxgl2m664xNxXrkzSRpzuLFWVEOWtygAafkRKkZIkO8K+b0yDTBPInr1wP8Ahskx/+Wvn3/6W&#10;e27U0S9e2rzRCzDGm990Z5aFN+zkPaaqofuh6rA4ckTmrGXA0DJTQXjEUx3UQFQIPR0Jh55qRACq&#10;y2QxUSlDZaRJOgCG3YaqDzeSilMVUAYkRFIAUAFQ1dCXEYnsiBsBAUGlCqIkmebUpBRVDmHIZFJj&#10;d0wPU1CuNpASRJowRSMimYZIBQDCvamWabIdmy6oOHZdX60m2bErvjoq7Ks1si2iNGvfdj1uiCtg&#10;KEVfpYqLA/X5BiXLRSKRSCQSubFcB/EQDkxcegWKh/CK1A9Pnjx58uR0i1GaplE8nErSOGqSdiJH&#10;y/5LZX4uaZyiwXdPVfXlsviezY4CUjrSWu56ozLyjXVHiKxNl3y5IiYV3xfui8hUI6yqslvz5aqx&#10;bZsupa3TsxiArwx2myoVu15wIO98juF7ulFVpESlVCkREwUOqh3ssK9IqVKSaSKaZCvCmka/uFX5&#10;ReHKV2tIqU3mAMBmS2SbvlxBJICmilflUDCEiIAGKUFANGmSHiXbBEBQYUqFSxLHbtMkC3vqeL5a&#10;I0A1KQhfZQ8vFS9c1mqDScRz6MJGlAAkqlJ3+AIgCGbpOrKbTCO4tdOU3vbmBweL5sT3RJkobc3f&#10;0zn+aNrcnzvRV+ublz9d5edVOGvfvK8zKXrPCxdcrQMa9n1ES7Zp08X9fmUXqbjaUKlUfcjWBkQE&#10;AkREUlXAoyAufJmvrywgDHNukUAVIJh4TZCOkAxSCkAqRXDGDpQkg4hBCxrsC4iYpdf+L7gvf+38&#10;NR9zdg6okeKb33R3M4PgiEY0GN5iaOqOiOE9rhIkXACAQVTOMOdl8Pakrds7pBZrSESREcfvoE8m&#10;7Pimq23TY6HHSCYl01BhEVebnwFQFU0jvNmFKwUGGXYoGAxS31+2vvFUFARUEQYGaYCtzUampypI&#10;NhzapIvGNNPW6TCucF71z3m3iUgTvUdFvK/WlPNweARAEABCtIhegQBEd4qw0dBXVMLtXrd9JIOA&#10;Ex1VEEnRqHoAI5wbO4doAC0CD7YzM36s1X0JZuiJI1yK7yeNo4iUNk8dxK0YiUQikUgkEolEIpFI&#10;JHJjefDUvV89/9RSc/7C5qVbFk8RDkvZ8OTcUTl59zOXX0xtstJfd+ysMcRkkFpZI7Np3xUs7IUN&#10;EoBy3Z6QZKRLYN1SU5VCC0gMhmpARJkWNY3D3oQjT01sUbMPjzOO2K1xaAZGHd1sNj14uAvu8jKM&#10;lQtuf2J7SnPdDxHHtpx9ViMW5Ukf+GQbR5zibR7bZ2TCY+uz/aDjL2xzbuMgfXt0ZaQumKzVP0IK&#10;fnsAtGSzJJ1LW6DQ96UXTow5Nnfk1qWbfvCht//Qa99hKcaJRCKRSOSaES3TkcgN5oEHHiAiEQGA&#10;8+fPX758+dixLffIU089NczvffWrX91ut/c7/vLy8s/8zM+88MILu2+Wpul73vOeXq/3m7/5m7MP&#10;fmO7+Fz/ox/oYn6DzSoSeblgbDNtngQQdptVcbHROg07ZJuIVL5aIdsi22zM3T7xEVSVy8I5qIx6&#10;fVV9VVxQ8ew2ETHJpkSqIhKaDE3ii8vsuoBUdJ8zSWfP0hybLqStmwBUOHf5RWqdxhlCY5j7VXnJ&#10;2JZJ5m265KtVGFQO7clANcJm+44qP5s0jrvioivOp42TU118vlpXFeES0aiUSCmZhkkXplap2mRO&#10;ue+rNbLt3soXTLqoUqqCsQ2TLrWXHuqvfiltnXb5RVdcYN8GwFCKqSrb/zZQBdVKOVdVNA1jmmRa&#10;U/3SAMBSASKSJTvFdp61b6n6Z2y66MsVsvO+WlXxyiWaxlS/tCoL5yqurkhTUdC6qFEZIREuANCV&#10;yzZdShrHk3Tnmt0bwZe+eiOLI599YfVGL8AEuFOZHyIqmEFqFo5ESW/1rRxmqOlW90YNCfNQS8fD&#10;OsvagA3A9ftRKwAaVAcWZJoAosoKSEiAVsHV5bYhtxxJVRFkmPU0bN44gBQRFXZqMTCwXrOGXJ0d&#10;ijuVi+C7Rkq2Z7YDJio9AGDfT6YfBRudu321btMFX62RaRt7ZenQ6spLAJpkR00ylzZPHNQtcHWE&#10;NhyIdjRkbN+nqqrsQ17Z1YeDRSKRSCQSeTly0OIhHKS49EoTD+GwKnWHc1aveLA1f//m8ufS5skq&#10;v1D2X7SmiZSoqnBfxdt00aYLWfs2O96277pOkdKgZal4NLv9PtEkCyIOXC9E4PryIiKYZG74JVTF&#10;s8/Zrak4k84n2VGbLbUX7j+4ybPfBACVEk1zt0+D4FRHIspEGClVqVSdQkhDnRKXrQDKuXBRi13J&#10;PNlW6CCGZEcbMrrigooTLpLG0eG39NBPULhg3wsiEgyDYdGSaZqkTXVmNdhkgd2GsXOeV8T3iBJQ&#10;B7jbd0P2ObsNky6w26CkntgVI8EeqZ5sS8WFxGNEa5KOihPxoLxV4RWSpSnB6c3avPgeorGmqerR&#10;NHy1ul/LdAiFJtPwvBpUkVn3RDK2LcGjLg4RyCQYRJV9oMIFu77UKbhSxw6DAojWNYEMogOlKDwD&#10;o55qqNeLUIZ3VygqVCQIvlNQUQxWWERKEQkwEckHZYcH8rfbl26oZfrZ51cOYlhVASUEUKDQ+lC1&#10;DGKaqkLd7HLkeqluNUNUlWAMxvDzdr/0WIzLaHHo6BXSrQLK0UrKemdEFPEAFYAgEaJVcUHrQxzc&#10;UVD3JgA0VM8LYGg2VlaqU6froUHq2dbB5mEBqO7VCIRkVZlMqurF9xGQfTe0UAy3KCKO+7oBAJAM&#10;IilScGUjkoiDOvMZAUNXSRn/9UpYJ6l96ICIBCqKgEiTquuwTheTkNOu4FQZ0ZBpeO4DkgrjzA1x&#10;hmbsXUzsMGhTgmhMMp80T+3eVDcSiUQikUgkEolEIpFI5GXKHUdvXmzO37J46ktnv35+4+LphTFh&#10;9qb5E174hZWzBs35zcv9so8ABVepTRKTZMqlB1X1wgICAy+0QRQOLTWDxF1roIgoogpShw3rFL+0&#10;1hZfrTsYjrp2J1S37Y9D7vFOqcjDx0MRDrd22puJJOft86jFw11tzpODDLYO5uKJecyQMD25frVn&#10;eqBFDhXJiaEmpnGtdGUcfaiIhhAHMmvQIoEAier2lAJqyABASkkrbVpjFxodx65f5aqSmeTWxdP3&#10;nbjjr7/tR1596u5rNMVIJBKJRGqiZToSucEYY77zO7/zIx/5SPjxk5/85A/+4A8OX/3oRz86fPzY&#10;Y4/td/DV1dUf+7EfK4pi+0uNRuNVr3rV3Xfffffdd991112nT59GxNFQmsgEh3MxD+esIpGXF43O&#10;Pa5YThonq/xs0T+bNU8gjZXFqKr4nisvI1LSOG6Suaw1lmGi4sX3mQtAQtpywPpiRZXZdQGQbGeX&#10;9AMEItMQDcWjm/nGE0l2bHuw7QTN+fu4WkuaJ6v+ubJ3NmkeI9PeuQZU2W26cpkoTRsnTDLfnL9n&#10;8/KnAY2qm2WhRBySAYCkccwknf7649A44YqLZf+MTZfIzo0eWoXV58J9VQeoRJmxbbLNJDuy0/gm&#10;XXLFcrH5jDONtH2z1hVXCfbPIdm0eQrLFUTjqw1frSoXLGWwZBMlQx0MhFWcSAUgiNYkTURrknmb&#10;Hd0xDZsLpBQAbTI/ZVa2nTZvUhV2m65/BhCFcwAalq6OD5UzlwAK4gf50gAgoZYUVEGZ3SYAKYCr&#10;1gDBuyvxMxwcX/zquVn1wWtNt1d+6rMvXP0415hBJMuUJQkxMmPCLtZS76iSOxRpETRUOwZX89hB&#10;EMCEBBtVQWWtqwZVxSug1NqtUPgYIYPsFUiBQaWuZawrIwnRTORIC1chrGpX6RMBSVUQVIWHdu6x&#10;Mw5NEChFNEl2dPuqYEiJUZ1aUx5IsiNp8xSAMueuuIDNm/ZbiaiqvlwR308ax5HS1sL9107TvcbU&#10;xaYmZXflWUmqDkDQZMY29/x7IRKJRCKRyDckByoeQhSXrimHczEP56wiAGCzpfbSa/prX8nat3K1&#10;zr6vXAQ7qGkskMnS1k2thXtv4AxN0qFqBRDF93cLagZAxLRxnMvLgk0yDTINX674cgWQEI0qB/cd&#10;mixt3USmmTZPtBYf3Iffdf8oVwCg4s2u/rrwDRrRqDgyTeE8JPqqsBAaNaOqgKqqVMIlANdN+mwz&#10;aRwFAOESAIjS8E0wbO7LNfZ9ACAzqf+EVRqMOoix3f5Fm6xNF325ipQyFyQl+75Nd7RMM/ddfhFN&#10;mjSOBvulKy6rMF5pLINIpaCgTLalACoVolF1wiXZljWzJn2IVOL7gETJHAIqpCrVFXxZRjI2XRIu&#10;fbnCftMkC7Pva5IFV1xGtCp5uDNnaUAJg4ukUikXAqLgILhYg9aCNrhvqY6Yxq3c6S1P7TB6wyBZ&#10;BJZtvdUGkcUCKoC1xFT7pesVDu5ZRLQHId49/dxyr1+1WzegWZuI/t4nnj6QoZXrqBoMMpofJH6j&#10;AsNIvk1IdkYAAUUNhX0hg54AENAMCit1xC8dcr+H1uJB70RlHV61sXJQHf4L60YDoMKAKFKQaRIl&#10;qoImEy7qdhUAKl5VQXVookY0gEF7G9wqIas8RGfXSyohsBogtGMgRAOASBYgZJszqAIYlUq14au1&#10;gWU6AQBAo1JOrqUvVD2ZhkhJmCBZFVZgYQ+oIKKgdWlkfeTRk6/LZesJjfmxJzN5EEHRgHoAq1Kh&#10;adalpCYFYQ05RrNcfOC6gy3u9reA+A3hImmeQLSNuTsP5D6MRCKRSCQSiUQikUgkErnRENK33Pm6&#10;tXzjSHvxhdVzx9pHUjtWXXbr4k2pSZ+5/MKti6eeXT6Tu8Jx1QVop62GzaSOivaeWesoaVAdGJ4B&#10;oI52xkEbaNVBeRwOooZHwa1U4tpuPfLaxONRv3E94uRmW4xHKo/oqLNKqrjrs2OtC0ds2BNBzbWl&#10;WmtL+Gg89PYDbD/iLPrXwCk9Vuq5uzt6p2G3u6ynB1NPjBP+RZZMYiyLiIqosMrQOY0EgIgMAEBE&#10;7axFQK0kK3whoq20udDs9KviROfI9z3w1uiXjkQikchBEEuuI5Ebzzve8Y5h1eN//I//cVj1yMy/&#10;+7u/O9zskUce2dewqvp3/+7fHS2GQ8Tv//7vf8tb3nLnnXc2Gocr1vKQczgX83DOKhJ52WFss730&#10;mt7qH6fN0664UPZeItMySRMwQVARJ74rXJFpJM2TxjbnjrxuoqBTpAAAFU+UDAUI5Yp9V7gAUJvM&#10;7V0DiiYE2rrisknmi94Lzc5du+9BlMwd+abN5c+mrdOuuOjyi2iaSbowEZ6jIOL63q0pV2TbaeM4&#10;JXNzRx5GSpAMmaYvl1U97lo5BCrCRcg1Msl80sgAtL/+BLUSV1x2xSXEFbINpAzAIKpzXe82Qimk&#10;sXNEKdlW2jy5s5yjvlwRKUNutkg1TORGkybpUik+SY/a1hGAl0zS8dUK986AiviuV18XIg7EJ6SE&#10;KEVKkKxNj4xGf08g4tXnNjsKSDZdmrpNo3O3Ky8njRP5xtdVWVWMbW1PtmbXVfWgrOJUQ+yGQZWw&#10;tkiWbBspVfXKlXKhUvjKlL3Dlau8stp/5vnlu+84ev0P/V9+/1nn+OrHuabgNiGwRpUHvRGDmBnq&#10;IweFfUCjmyvIsM+kqt1JgcW6xhEBGJQVDYCCOEWrXAw80bU7GigBqQBQVULl41YN5kQnylBuC7Sn&#10;nooYcq1B1SNMyYMS7gMA2SbZ1tRU9mHLSpXdLmVr4X52G2nzVNV/qcrPJY2T+8iaVvXVMrsNmy6a&#10;pNPo3GnTxWtwqQ8GMhnZlvEtrjaYc2OuJFJbfA8QjWnu9BkViUQikUjklcABiYcQxaVryuFczMM5&#10;q8iQtHnS2Ha++aRDY0fazBnbbHTuThonZ6iLOUCSxvGy9yKZlncbJl1A3M12690GUpY1TzC7rHlK&#10;xQv3VZwqAxpEa2wLKSGTNTp3Zq2bD/7UdGgX3G0rtEgGKVGpiAxhm30PDKEyqIiUvloPZubB92tA&#10;tGQ7iNYkc0njeDgRcT2kBCkZfndjX6h6lQrQ7toAC3dfWJsuCheG2+qc+F5VXh6N7x45XfbVuqvW&#10;yaRp85Sx7SQ7WuUXAEC4b+gKs8pV3CDelgBMrXFhouK42jC2BZTsUp4GQZn0uUqFlBjbRkrS5qmy&#10;d0bFhQjr/ZK2bnLlMtmWr9Yp6eyeHzsKmSz0MQyVfABAM1qm6+z3SlXCLa0AqiFGxaBpgHhUTyYT&#10;8QAK4BBQQFEheEQRaNDJjjXYWmvbrQwWiQFl4M61CBp65OGg9FDVhdxjPLBOh6rwmS+ceeu33nX1&#10;Q+2XLz9+/sLFzYMYWVQBRFEGtZe11VkHPRAVABBIh8Ky4sB8vGV4JhwEPiso137pEBUOg9iUup3n&#10;lmt6lzdFCCbX0XeOqkoFlCFZlQoHac91x0YYvgdHxiCqfdQAgEZRMURPh5wfhIF7nxAQMUGyADSo&#10;4EQFUBUiC0jBoS2ck2kCEpJBIQ2NHQcHVWGRInR4NJTZZFHECZaoIWidRSsEUWUcxr/XkxhWphKi&#10;QSSVUmGwwjha1DlawGqCDi9SoWkI52QyBSUb1PUS9+zAqKrCaBMFnJp7X98hXFTlirFtY+canTv3&#10;IVFGIpFIJBKJRCKRSCQSibzceM1N933uxa+Wvvr8ma9+/eKzD950L42LjSc7RztZ64mLz926dOrs&#10;+sVuleeu9MIJ2ZAYHEy6osyqQf8ctsMLihYisgioTricR53VoKA4cBKHF6ZmI2+B057ciauMVB71&#10;Co8PsvXE1pmNe5UVAHXgp8aJmkOtV2EkNHtarM30jOtp0xwcdEsx3jblKSe050pOCHW7Way3Jsoq&#10;qbUs6oVVPBECgEGjoCoiwCqaIpauaiaZKrSSZittZjbtVf3UJK+75cGTnRtQrRqJRCKRVwLRMh2J&#10;3Hjuu+8+YwwzA8ClS5cuXrx44sQJAHjqqae8rzvNP/jgg61Wa1/DPvHEE88888zwx9OnT7/vfe+b&#10;n5/fZZftnZwigcO5mIdzVpHIy5Gkcay99Lre2pfI3OqrdXZdVyzXryESZUnjhEnmjG23jzw8JVSn&#10;Lm4THSnRY99VAOUSTbp7jsHwQKCA1AihK1V+fk/LNACQbc0dfaS38kVEw27TV6tVfh6QiFIkGwr6&#10;REpQRUqT5klj2zZbmlt6KISo2PSocOWrVV+sJM0TuxzIV2sAapKOTRdCJGzWvpXsXH/9a0ipcMFu&#10;U7hQ1wvbizhEQkrItMhkNl3a3dboikvieyBepCLbssmCSecBQLnyfrPKL5ikAwCZPd05/oay+zyR&#10;DaZ0X60DGmNCgSMCGiSDgEjWJPMmmcddzers1gDRJHO7xHqTyVqLD3aXP0uU+WpNlTGZKDNV7zZV&#10;WSWEzBCZBBDrH9EgWaQsVGEiWrCWbMOXK8J98SUcMn7t//7CT/+N77r+x/3PH3viRp/6zoxrhWN+&#10;aYRQm6uDLGkEGi1hVOVgV1YFQgIU2LWWFxFBrQKDcnBiq1QICGTqV+vt6qhqBA/KCoMWA6EScWTi&#10;Ki54qgEQtszbUwlluKJjSS+DcThXcWTbiJRk02XKQeNP3D29Csm2j7yuu/yZtHVzlZ+r8vNJumDS&#10;pT2rfkUqX1wSLm22ZNOltHXT4c9+SZsnxfeQrK9WqdHYb2Wzqvhq3dgWoEkaJ2/02UQikUgkErlh&#10;HJB4CFFcuqYczsU8nLOKjGKSubkj3yRc+GpduCSyZOds2rmxZulAki3ZpKPiyv4ZV1xOGid3+k4j&#10;UvlyhUzTpkc78/eSyVxxyZerIlXYIKQlJ9nxtHnqihOP9wWSHelxtvNmiGTmRDwAiS9N0jbJPPt+&#10;HcqKhCYFVQBFTJAMokU0E036hJ1IbtMlABwqbCGjVdWTSfaa7B6nkjZOKlfCfaRUfb/ovhgCroms&#10;KgCwcMG+D6A2nU+yI2Tb7SPf5MtlV64gpey7JrlCyzSo1AnhgKLOJHMAiJQCqPg++y6gIZMhJrV1&#10;c7gfAIgTqUQcAgSFkEyWNE8hEiCqim5LWp6FtHky33zGZkeq3kuuuJxkx2f9rq2KlEDQSSgkQu9t&#10;t1YA4Z6KU/GqPljcVQUJEREpQQBEI+pFGFQQEDAhk5KqiKvNroAKQJgAiKogBO1lWAyogIpokRIM&#10;UdXK4eZR5RCBHlzWgFhrPAfDr/3G52+IZfrgVEEMpum6UHGr3WAIawYNyzmoVRymowzrPFHHZMHR&#10;fGkY3vBbYc7j0co6OZfwbLAJ1/rdMEJcgz0YYNCTsXbLc23yH39/DecXPo4QSJQBAUQRGDDUrAog&#10;IVqiZFL3xq1pI1oVp6DsumSaAIDUQHQQmipiCuF3DL6ngHWyNFogQ2RQG6BepRL1qARaBvkxvMUG&#10;ByNEAjTDG1cBh4s1WEyE8TsbkRRQlVFJXF9UrJ0DEMSEuS/cB8TdWx4oeEQggd3NoQAAgABJREFU&#10;TIzJdnrPKFdVfoEoSRrHbbbUmLv9gO7DSCQSiUQikUgkEolEIpHDACF93wNv+Vef/s17j9/x+IWn&#10;n778/D3Hbp9QTlpp8+Fb7r+4eblib/sbm2XPiwdEkaHOqYhYa27DjoRAAGDJAICocFDYtmzDMKaV&#10;1Uqdwqg4NMqeScj7YSziGUZcytOdw8NXp6RB75VrjaPD1/nSiGP7jkY3b5/J7mbmsc0UNBxiZIcd&#10;befjvWVxr/FnYNhGEgBFBRVF1BAhYi2eK6Y28ewFBBEzkzbT7Pjc0cVGh4gQoJk2T3aOdsveZtG3&#10;RAvNK/0VRiQSiUQiuxIt05HIjccY8/a3v/3DH/5w+PETn/jEn/gTfwIAhukxAPDYY4/td9jf+73f&#10;G/3x53/+53cvhgOA0byRyCiHczEP56wikZcpSePo/PE35ZtPA5BNF1UZ6ho4C0iIpjF3ezZ3+/TU&#10;l7q6jhC26vyY+6ou1FPONAPVUHGIIOz75Pvi+1NzXCcwttU5/s1F97my+7xJOuJz5r5KJcFmicYm&#10;C2RbZBpItjF3Z2PutqG80ejc6YqLNl305Qq5hkmmf4aw63m3bmwHKW3M3bG1aNnS/PE3Vf2zZf/M&#10;wEleV+/5asOXK6ps0rmsdfPuEdbi++y6wrmoR0ptMk+2XQ9oGibt+HLdVyth8ZPmifbSa1RcvvFE&#10;d+WLqiJcAKVEtjZpU4qmRaa5Z/lgcHrbZCFc391uj+xo1rql2HweKVUpvesSWiQTQmGUC1UB9QCK&#10;mAIaAFYOP1oki5Sa8UuJQMbOed9T7bdbWciQwaAGhrDifRU/DhNppvQJHG0guH1M7efVRDH8v//A&#10;F//6j7253ZotZucasdktP/aJpyeeNIYamR3pyjiQ/VRHhNQppzzyvI6+sNOmuzLo/DjcRVhBBnNA&#10;2OqCuRVHA7XzGRQYCVRrSVQxXKy9ilsxBD7XRckiHtGgjJ3vMGhawYDyVnYNwpglWxlAkVIVRjIq&#10;lU7XdOs1rk9gu2WaS+GCTIMotenijtks4hANAO4Z02Tqdg9fQLzZFcverXu3aZJ5m3amflww97na&#10;FO4jmrR5imwra9/SnH/VAZYJXyOy1i1F93mbLrrisvjeLqH3U+FqFVRtumSSdtI4sq99I5FIJBKJ&#10;fCNxQOIhRHHpmnI4F/NwziqyHTKNtHkIQ7+xMX+vX/5ckh1zxSVXnE8bx2GbOMa+cMUFREqax41t&#10;Z+1bESltnoLg9xOHe8QsHwhkWgBAlDIXux/bpPPebZDJhHORlCgxtqlSIVlEMmZE0kEi0zB2ziTt&#10;0XRYXy4jkE3m0+bJ4TdirV2vsnuI9GzXgdLmSe83CROyc8a2mHu+XB553dqkY5J5pCRtHG8uvpoo&#10;JTqZbzxh0nlfXA5f6q/o0LVIJVwqAFJmkrZNFlx5GdGIVMKl+H6YBAINa7XqdFwkYzI0DUSyybzN&#10;jtT6yVW1ZsDW/H3dlS/YbMmXK0zp7o0ah4hUwn1AQpOEbpLiu8aOXkoOwbZ1QRwSgFXJVZyIg+Be&#10;RlIusdZQ6oRwxRAewnW2eVA2EMmkoCziAADQAnCwWKuqQokqCgyKGHJ9a1UzJUqZc+VSRVScYggZ&#10;DgnnFDKyW41ku3Y33aG7jaFElhdOZGynj/4/T7340tqtN8+0ntcKZvnQ7z4+eY0Rm80x9WnSkL/z&#10;kzAiCwbtNvyAiKpUX6ZQy4l150Ed3Q0RZMtiHRK/dSsTZtAucPI8cNpdPe0i1AIeAiCRVSQVH3oT&#10;CBfD7p914IwKqOCIODmBqqICEFHYkaC2XqsHEAwB2dM/fgcTJgtSqTj2/bDixjbF9wCNcgWUqor4&#10;LoASpaoOEMygDQQiQEieB9AExHVFSuVKQQGT8O6YIt0hoaqCjHnYt/cvqFtJekU2dg7JJo0T7LuA&#10;yF7F98AImsZO97lwBUBIlnYIjhYuqvx8UBqNbbYXHzwMnUoikUgkEolEIpFIJBKJRA6Uk51j33nv&#10;t/zu1z95x9Fbnls+owD3HLt9ImsaAU92jr/jVUufevYLl/url7qrotJOmwaNF79Z9EtfKgIisjAA&#10;GDChus4gBllNVQUUFAQVVXWkUy8O6uuuae/esSTniVdwmPQcQrJh5Mftw8BQJNw21o7S0ahpeWKv&#10;8ZDqnaKbJ56fWuM4dF/XfmncUisRpuw2NuZsqtf+tLG6LWRQylWVlQlIVRAwpQQRgvhsjUGwjSS9&#10;48gtJ+eONtJsLm3PN+aaSYaInzvzlbmsBQDH52JRXCQSiUQOhGiZjkQOBe94xzuGVY8f+MAHfviH&#10;f1hERqsev+mbvmm/Y375y18ePn7jG9+4uLi45y7PPvvsjV6JQ8rhXMzDOatI5OULmUZ78cHm/L2u&#10;uMRuU7hEJKTMpotJ4+gu1Y2h4hDJssvrmAgFYafCGkzXs6CCSIiA1BAuAIB9dxbLNAAgmmbn7qx9&#10;a9V7qcovkO9OvG7T+aRxImvdPFEgZZNO1r4FAFQqV1wWrmy6NBr1oyC+XGO3TqaRNI4mjeM2OzZ+&#10;aMrat6Stm4VzX60pFyFf2rtuZRqYWzSNPVfAVauqLFwiGDIpAIzHDaHNFhXYV+sm6RSbzybZMaSk&#10;ufAA+9yWR6r+GUCTtk4j7J0MM7Le3hUXEa3NltLmSZsu7HF72HbaPOmrFcQExLHmGpokqihIqJxD&#10;IMUSoC4SRUoREU3DmCmFWYhESLfddvrxP/r5pHEsbZ6yjaO+WK76ZwExbd4044m48jJXG95tAKhN&#10;5kflKxEvftO7HiKhbSbp0lgdoSpo+f/5+//uX/yr3x8dsNev3v/BL/+F/+b1sy/m1fPP/s9P9frV&#10;xJM//Tcf+8vv/V4ka7NjNukAgIhz+QVXXGSfA3gyzZDAA6oKIlyoMICQaYRMHkRCJBUB1EFryqHd&#10;GlWcKqv4OlQICUAVpM44AcI6CAjqAJlQzDdm2NZxBVdD7AsqKBgABg3lfYxkgiYIoKCsaPeSGRGA&#10;AFlFQvISKAGAoINhjjQijrimFbj+mBp8WKmqigMkREJjQ632MFdnOzowTOP4WYWSYqSMTNMkHZsu&#10;7TRpURfc1Ma297zoxrY7x97QW/sqAFrpuHKN3RpXq0CJMSmACb5x0Up9BSCAxqaLNllASloLr0qa&#10;Nx1+vzQAkMka7dsKFXZdV1xGSsOn3Cyw6/pq3aaLSGmzc08s3IxEIpFI5BXOQYiHEMWla8rhXMzD&#10;OavIy4gkO9Ls3J1vPg0Arrxc9F60yTyZFpABUJWKXVd8HylNmyfJNNpHXosjzjdEg+Z6ZEpvx6aL&#10;AEi26co1Fb+LZ5sosWnHVwpSic8xMSIVIpmkY5P5pHFUhQEU0EyVB9ltCPeTxnEk2+jcOXruMAzS&#10;uGoU0JiWzY4CkbXzFpZApf6mHwKxAWy62OjckQy0O6QkbZ1WZa7WXLGctW++oiMTAKqKchn0FpMu&#10;kGll9hZfrftqnShVkDqBeZBHDWCQCMkGVZBsO8mWcNheTYPbmK7YSJ80jjXatxYAKs6XK6repkd3&#10;VwlUfFWcV6nIZKBASRsAxPe92yTKgrcftoSgQXGaeBEOoSmEVkFAHJKtlUDEYXFdSM8AAECgUfMn&#10;GiIUdaAeTQZoDDUUBBhVKhAAlNBTwKaLwxvMmBYLE4FwKbVDO8hXCMCg+pH/8OMT7eqEK1UOOdgA&#10;ikioCMaGuxfRAgiAqW3baADgV379D376731gbJUU/vW///zf/om3XYNbdmb+/Qe++MKZtYkn/7s/&#10;88af/pvfE7z3qkImASQAAmUFAPFaF+TR0GqrGhK8R4zLIyJe+FwKVt2tizNVaVEFCkstqAAAohKq&#10;/Qa74ZQdxwTDwfDbNlMFxEHpJRo0DUIS9CqlKoOyqiCSAqg6ADtq0t4+0bot48RLSIMU7XDRa7Vy&#10;cm/E8IYlIEaj4oBSlQopNbbtcJkoFS5EnPg+gJpkTtiRaYr2YJrajwCUtNUJAomUoA6nGqEBEI0i&#10;AyCobJ3Dtk9XBBRlACVskmmYdN4kc8a2q/wcALDvCeeobGxran2rikOTAgCZue0v+mrdVatkkrR5&#10;ikxz7ujrr7CpRCQSiUQikUgkEolEIpHIy43X3/rgerH5R89/EQGfXX4xd8V9x+9sJtnEZpbso7c9&#10;9MVzX19qLFzYvFRylSXNFjVZhJC8OlYhsNYYURX5/7P35/GWZfdVJ7jWb+8z3OHNMWfkrExlSqkp&#10;rcEDlgfJGFu2MUPZxnZBYWOmKlPwKaChKdq4qqGr3F1QDEUBbZvB2A2GBhnKUEVRdNnCCFm2JVvW&#10;PGUqlZkxx4s33OGcvX+//mOfe999U0RkZEoZKe2v7cz37j33nH33uS+csd5avxXVrNXoxGmXkbaU&#10;ptX9olnSgjq/nR0/WfOFNB4vnP2YR3jMtwtXsYMK3DFp54OPHDpF94DtO93B93nU20tZ6PmlD0as&#10;ue/rA53VwNH1PLezjXe01dalz7tXq6kpYDFaMLMmtoXzdVGVvtidjodV//zqma968E2l2zclcxKm&#10;42Zydvlk5cscmc5kMpnMF4gcmc5k7gpe9apXlWXZNA2A69evX7x4cXNzM8aYnn3d617X799Wam6R&#10;Z599dv71Y489dsvjzex973vfy70Tdyl352benavKZF7piJRV/4U5CEkvvi9hNzY3TCd0NSykAgre&#10;sk4WQJezjCI1SHF1DDsANE5f6MrrpQfrpQdN2xh2TQMASuGKwU1Cy/3lR1MVDOlDcyOGbXG9ZLlT&#10;bTWOAXPFUlFtuGJpsPraI98OSef7i0XKsd0K06viqxgmR7uy5u/dgsWpaQMYpbN4yqEOW1+uxnY7&#10;tFuUIhXjkOyvPr595ZeL+nQzfr4dXSh6p2+zt8csNJMLZlr1z1Gq3sqrb/kSDbshbFuyJxpBgYZU&#10;PjOXtYygdTY1iqc45/rH9fHODMROfKVhFNstMzML4nttswnTIy1lB9+INrHd1jiBReeXDihYpE+x&#10;YQA4lJMlaSh+3+/5mh//h//hgAD5Ez/9/v/kt7++rr5If1N47sLWT/7M+w8//i3f/JXiqqI+Ja42&#10;jaG5HsO2aTBtYdGgpm1qZCFoGgADYtoWQ0oO+9TtI67oGry7cDsAKgWxATt7MSCEWjeF0UiFpqmW&#10;NuuPtoVCbxwusu6+nflewZk9WlzKN8Mi2JVCGxyPjS53dUwzgVhhMCoopjF5Hucy6eI/ktzczZQ0&#10;M21Sdz3oxNUadg00KHHTH5OZczOhcaJxQimc74vvF/XJ415nZhqnvlgm6Yql27n1lGKw9vp2cnm8&#10;/SlKZRY0jDRONDbApAu9SyHlknM98T1Ayv6Z3tLDrywXY730YDu5XPRONaPnmvHzVf8Mpbrlq2LY&#10;aaeXxfd8tVb2ztxk5zOZTCaTyXyZ8IUQD5HFpZeUu3Mz785VZV5ZVMMHQI63PiWuDs310N5Aszl/&#10;luJ9teHLZXH1cP2NtzNC64sDxRf1CbM2TDdjs+nrEzc52JdrGkbwg9hux7BjquIKgs4PAKEcK9GE&#10;ditMr7piyRVL1fCBxbefEsIU/0IlviMxawE436+G9/WWHwnTa2ngIwBxpbhBUa/LoZl99fDBZvS8&#10;r0604wthes1XL9h1JOIjmTLn4nt0tUi6ivhyzRerMe5qGMUwhsX9N4Ailfi+84MD4lhaNqUQ17vt&#10;hRykt/JojBMkSbPd1DD21Zpzg8POMIPGZjs0100b8QONE1+tFNV6O7nKQkJzI4RdQLq2kVnwdfav&#10;CEBVCVFqkilIZxooYtrsV/C65mIcmOpIERYaG42NuFIRneuRPoZtNTNVOk+pDqiaUgxju00paMEs&#10;IIXw5z60/VqedWP+os0G4ZkpSIsNAaRALAkLoJ8Pnfxd3/7kf/9X/9ed3X2fz3/87l//od/71hPr&#10;X6Qf5N1R81f+1r8//Phve8fj4irTVtMURFWKLYp7XfiYSUbmzI2oFtuUPZ7dEc6GBBoxl7xsbivc&#10;E9/2f2goAkgalEmYIR7fAoN90xUPHMD52tJV04XSTIG6C3KLV9PUH55S0yCROs/RxawPXi+9Jx6x&#10;HtOGZnQVLIKlWYROwYJdDnzvPXSzE0nSWfdRb5yUoHOurxqt3YnNJl3p/BLFi6ssdNNCj7ybBJ1f&#10;iu0WpTRtVBvSg+7QrwbSSsQQCAAz4XT/W9Q0hUE8XSG+78uNtJ9l72wzuQhA1WsYh+aG+B6lWrxG&#10;jBMDnNTiatlnxDQN47a5ZrHxxVJRnRDfW9p48jYH12YymUwmk8lkMplMJpPJfGnw9a96m1D+41Mf&#10;7BXVJy4/9cHPf+Se1dPnlk/7/fNP66J64uyjH3n+k2fl9NXR5riZlK4QErQYtVdUhRTRYuXKaWya&#10;2DahBeDFBSS3mxmT8Mo0RDPlib1IVDUzowkk9VFbJ9/NdLYX2Hh87DM3yQPbPuvfzRy+PHQe7v9q&#10;r8X6gGRnXY6ah8945FW4Z/HkzVd/85PN7IS3UzH9Qraas/+xTlg1GJNaTWiwxgAv3ju/Wi+RFLJf&#10;1qeGG0vV4EBeGsDlnesgN/prD26cl9swymYymUwmcwfkyHQmc1cgIt/0Td/08z//8+nb97znPRcv&#10;Xpw/+653vesOzlkUxXTaeR1Go9Etj3/f+953O4d9eXJ3bubduapM5suTstrQsNtSYruzkOWz2+xA&#10;tZgCw6W43twedMcNNJTCl6u3f/Rg/Y3jGx8D4Iql2G7HOApt5zhMjk+RsqhPDFafOK77xSwmp6ZZ&#10;IAtXrhTVqrhK3CC2u6pj5451HVlsAGjn20ubUONwrUTKfKb+7XY7bbLzg8Hqa3evf6isTzeTS83o&#10;OV+dcP5mbksz0zBqp5cJlr0z4urh2usOtLIcJjSbuzc+FpttpIA0SQhdaRphNItcnA3YfWVkcVxe&#10;Gnv6lomrSNdOr1V+CGudH4Tp9djuuHL5lncvNDdgqnFCKQ/fHXZjBclUmHzIYGcW7zu/8c63v/p/&#10;/4WPLz7+zLOb//1f+z9/5E+983Y/RS+O/9f/9AtNEw88+Nve+cYH7n/Al+sUF8OonVwyU4sTjROz&#10;CJJGMFlvawDWbAIOVEpFqJkaomk0CMU0BnE1XX/RoicWg16zlGQ2Ugg4JlNp6jlhF66ejbzsnIRp&#10;d4++rZ1dM4mgkjyrpIBORDSmOy8wBdVMDt4Q67y5M+XSOmNnZ2NUWATnT6d8fpJIdXaGaBZBNxtD&#10;UBHiiuFs1amNpzhy9eT8vRGAmWrYNQuUyvm+uLrsnb7JfbQ4gqn4nvjhTT75hy7KsneqqE+G6ZVm&#10;fKGdXk3jHg7gikFRnSr7Z90r0MJIusH663eu/GrZO9uML0xGzxXlmitWjp0lYbGdXovttvh+WZ/y&#10;5Up/5dbJlkwmk8lkMl/yfCHEQ2Rx6SXl7tzMu3NVmVcWJOvhA75YGW99glIUZqpTs0AIxVNKkmX/&#10;XG/pYd5KYPkiUw/vayeXfbncNltSDG8yfot0RX2qGT8vfhia69DIokcpb5ajM22n12K75YpBUZ8o&#10;qo16+ODi8873SEeprN0xi7c55u84NExAoRTO9UXKsncGvTO3fJW4qrf8yOjGx7RcCc0mxbli5YVd&#10;WEprR4BRPOmK6uS+v8ySzg+dHxbAvCMXIMXdZICjxilAkcrf3sC1427aYO11462PAxDfC9Or7fhS&#10;oBNfUyrQEVALFqcaxzATP5BqPUyvpqi2K1YMnG5/lhSDmDboJD8hZ8XaiFDtenoJQgAhnbgeHDSO&#10;LY3wc+WhMYVH7KNIodqaRmACqSge9MAUBEwPj49Mif12eg2zonLTQEjyoM3Dv2kC42w8n807zW3W&#10;82EpKd3JSUaYxmm6QcNB9V3f+eaf/OlfWrzu9s70z/63//rv/OXffZuy9ovkb//99125tnvgwde8&#10;+uxbv+IRUozSCWUWTR0RrLNWOoqaJenOZj9cBMSciDaqae4hZzl2pELjfeUvZkZNmzh7OUmmjWOn&#10;uZmlrZtn1I9Qcxbz0jws6nfqYlL2unsLYUHZ+zNBXBkt0qKxu5xa5CzvfaSnspvsufimTE3b9FuG&#10;ZEc0BFNn2pq1FoXi2HWVw2YSNsEuVA8kUc4MEK9hJ32+nBtSyrJ3OkyvRUyO3oP5wsj0KwZKpdba&#10;PPa8YHkkAfGmbZojK8KDf1yYRm1TszrphWXRO7W3CWTZOxOa66HZJAuNIw0jYCJSzBRytTgVKUlJ&#10;vyVJPyYadmO7Y9rQlWX/rLheUZ3or75G3N31/7kymUwmk8lkMplMJpPJZL7QkPy6V711rb/ybz/+&#10;S8Oq/9S1Z5+5/vxzNy6dGK6fGKwtVQM3myLaL+rXn3vs45c+A7Pr4NXR9Z3pyAwka1/3iurEcI3g&#10;zmT30u5Vgm1sMYsRU+jpnIhAKl+12qppGwNJJy5qJFxy9VnKShO0hdT0S/NWb+Opw33Rhx+4uVi6&#10;eNhiEpsLUxyPPC32D0w8kHDufIsLuiMXXnTg0ounTdZFzg49Ql+cHf1CKqYJOnFJv9Tk3iQdxWCq&#10;6ihm8CKlL3pFPawHg7I3asZo0Curtf7BX0yo2YWtS6u95dIXrznzqtu/pZlMJpPJvCByZDqTuVt4&#10;xzveMXc9vvvd7160pr3xjW+8gxM++uijH/rQh9LXv/iLv/j93//9N/k19sWLF3/sx37s5d6Du5e7&#10;czPvzlVlMl+elP1zk91nXLEU2i2vK5QC7MxGR/VA7MNgqcSVFFcMNYySSci5W9eQviSQ0l99TdE7&#10;M9n+DKXw2Fc444qlevhgUZ885k8Ym+w8M9n5bPJjmWnyqDnfE6ldMQhNESbXZFATR4+CSxUWZgpt&#10;xfdA5/zw6HWKt3YKIFm4EkV9qrfymvGNj1RyrhlfasfPR9935bJI/+B6zTSO22bT4kRcXdQnxdWD&#10;tdf5au3m+9NMLu9e/5DFcQzbZkGk74oh6WDaNtc72ySLuZGuqzExM53GoMe9neS0S80zvtpodp+J&#10;7RbFizhxddvccMXSrT46GsOOxgawI12/ZpE0J6WRMMY4Ftc7fB//s+9924HINIB/8I9/9Ru/9uGv&#10;/coH8QXm//ylT//cv/7IgQe9c//Nn/+jRX3SzEJzI0yvmsUYdmGRUomItiMzI1TEATALyT0JCEnA&#10;kY5WGFqzaDoFi2gTkeD8cGFXxQhAYNH2tEFJyt58F5O1cuEHmQv/PAi7EY/WfQZmL6MpjBRv2gAy&#10;S02bmZuXQs8LcGaDGPfOOg/i7yu2soXW684xSljnPCZAV6U/VQgxdmKpmSJOQYdZ4nr+kZj10xDi&#10;VJvUP+/8kFKIHxT1yZurpLHdpnhxvZsnq4/ZNxb1yXTHk9PRtE3Zb+d7zg/uNtv9C8X5wXDjTTvX&#10;PljxnnZ6JSRXvR+K69FXhKTPs8ZpDKMYdgDz1bovV325Mlx/43HjKjKZTCaTyXy58ZKLh8ji0kvK&#10;3bmZd+eqMq9EfLW2dPKt7XSznVyOYdtiQ3EilSvXivrkzQfYvWxrLtfK3inAYhy344tF74wcr7aJ&#10;q4vq1HT0NOngnIaRc4MYRoe1FNMQ2+3QbsHUV2u+XPPl2mDt9Yd+uOjLVY3jMEUMoxcXDzaN49TJ&#10;/EKbosv+PSG1gltsJ1dN4+2fwTTE5oZaEN+Hqa/XxR07Io10Kah8SzTuiq9BcS+89Xr/FaW/8rgv&#10;18c3Pi6u1jiO7Y7GibW7e4e4whcrrhimLKVIFZrrMFVtwvSa+H5oNgGlK1MaGaYzYUfZtf6SlAWd&#10;RugqAhon7GKfEXTYyyofGI+nMDVTswhEs0BzrQa6yjQCytQDPD8egAXVxrQLQnfiDznTvsxoUDEG&#10;gGZtamFOF5pP+pNOH+NsPWoaU3cxKKYwRtL/vu/56r/7M//B9ndW/7v3fPofv/vXv+d3vOHF3J3b&#10;4cMfu/jjP/XLhx//v/2pb5OkgKWYMVNpiVKEECYpy7pwspnuS/GbGpCkMIK2tyfYk+y6GDoX9DeS&#10;AgoptG4iYfpIz5YRZ3LfPn9h1wI9O8nCP2fPWzdUlVTrxLlkFj34oySu0jiGCWgwhcabTGPt9Mpk&#10;SiS7D5hFgJSKFPE9kcosahgpCETTYNoawBRgNsVe1Dx9ulTjuJ1EjbumQaSEqzWMYW01eJD0gN6O&#10;X5UUVyxp2KUCELNWY0MR0i/okA7WpB8vM02C56xFPJopQbrStBWppFw+/JsFX66J67XTK6SYRY1T&#10;1QY6BajaAuakUA2h3bFmc1YIT3G1r047PxApe8uvKvtnX2hjUSaTyWQymUwmk8lkMpnMlwyvP/fq&#10;cyun/veP/VLhintWzzy3efHKzrWLW5dJ9oq69pV3zpK4E5udZjRqJ4Ny4MRP2umknYzacVWUm+Mt&#10;oQCsfB1Vo8ZgkaAT7yilLwrna18JpQlu3E5VLMQA0gBHSTMsO0UPBBHtCAlqPlvwaA7mfl9IDngv&#10;jXxA151JiC8UzkLQBzPNBy43/5Y3ORWOOgeOfBGP+Ro86p3M8tIv4G1RyJSlVxhNRERIL05Nw6yp&#10;e1j166I6v3LaiYumu814UPYInlo6+LuAC1uXmtA+eur0am/54RP3veB9zmQymUzm9sje60zmbuGh&#10;hx6qqiqVfmxvb88ff8Mb3tDv30mf3lve8pa5H+7ixYs/93M/953f+Z2HDzOz973vfT/2Yz8Wwr5O&#10;vwPffplzd27m3bmqTObLE1csFdWGWdR2p51cKnvnyELYRBgQbvJfXAZoGAEmrkcpnB+E6bXkgBT3&#10;RS1TLar1olpXbcJ003Sa+ihcsXITz6uZjjZ/sxlf0jAK7Q0NkxTsFNfz5RrFx7BT1Cea0YV2fKmo&#10;Tx9ty6aYmWnLtAks3HEW0pmR60B6sOqfda7e3fzNSorQbMX2Rju6AIpITfGpItg0mE5hSvFFfdIV&#10;S+J6g7XX+Vs1OYdmc3T9QxpGzXQTBrpKXJli4WohOSYpxWJPtaEwbc2CqQkQw67zg6PeTkxvX8SL&#10;FOL7sd0u++dVp75ab0bPhfbGzdvCYxjBTHVKKY6qKjINI9A531dtSK9xpKRzvcVDTMNXfcX9r3/t&#10;ud/48HMHXv9/+dF/9a/+0Q+srnwBTc8f/cSlH/6z/+Lw47/3e7/x4YcfABCb66HZnMV36Yol0qtO&#10;FbugGCLoAZjGxU9IB0EWMA8LZi1MlbCw7X2XRU+2QkMDAoypNKZzUtKwfxwjmeLP9olPX97cmhI0&#10;w8pS9epHTtleLws6qyQoIMTDopkZlOKA1Egj6XRA8iZGS1905dI2FylJdgM0YanJPJ1/716nhH5X&#10;Pb03b3Jmn/ViUXzPtInJv6vRLHY+Xdlbs4GgCF1y6KpFxhHhSC/FgHRFteGKW/ykaGxiGPlqnWRR&#10;v+DI9N5NI50fHP0j8wrHFUtLJ9462vxNUFyxHNsbob2BZFuf5eYBgOKKoS9XSV8N7uktP/oii8gy&#10;mUwmk8l8KfGSi4fI4tJLyt25mXfnqjKvWFhUa8WtZs/dVfRXHgvNVtk704yea0bPF/UJ8YMjFSrT&#10;qHGX8K4YUCoRD6AdXwBEfAV4EIRqbFMjsfi+r9ZFympwT2/51YsdqnOK+mQ7vUpXxmbL+SHvtLdX&#10;w9i0Lap1cfUt/4Z+AJL91dekNZMuNJsaJ75av0nnNgAzaNgJzVUz8+WaWTBtaS/EQnX8e9E4LeqT&#10;pC+qjRd/wrJ3uqhPNKNnp6NnpVO9kryDeaGuL1erwfmi2ti88AuUIjZbzeiCaYhhh/SuGsJMteFC&#10;dFljmxLOIs4oksK3BKAadp0fppC2IZq2szgn5z639FaTRJMWBBggZgEGo4lB0aYsLuk1jCjeTDVO&#10;0M2XjGbJbGY4MFzPzBBjHC08svgvggIWaZye0JtOzZKlTdDFwjUt5v7zS9/6TU/8/L/50IFd/Yt/&#10;+f/4qjffd/+9X8Af9guXtn/oT/zTaXPw/8t849sf++q3PoyuM7npJDkjBYRbcPYJoICZ6mJlimlI&#10;j5OOcEAw6Gzm4OL94d4dM5COdHQ1YKZTwMGiQQlHOqOZiVkkCSgMBpn9NM+mGaZtNwPs0pWdp5+5&#10;PrtX/Io33esEaqkURoh0oUPF0RTSATobCgmz+UhHMdjCHyC2Z9oELE47c2WSiCnOD9JIVtI5P6Q2&#10;GscQB0Qz1Ri6oZ80g8WwaxYsTg03VKfO98X1i+oEpZiOny/KtdDuhmarqNYtTWDcnzU/ElLED6nT&#10;GMYiYhrNglmTdslSoTdgdEndNG0spbi7qZAF6QxGKcT3RI5WxsTVVf98DDthukk6oK+xsTgCVKSE&#10;xfThp3jxQ/G1uB7pKEU9vK/q35sHFGYymUwmk8lkMplMJpPJnBisfc+T7/rUlaff+9kP9Iv6oRP3&#10;bU22tyY7o2YyDc24nZB0IkvV0pnlU72iuj7aembz+Rvj7SY0k9D2fBUtBo1mVvsqWvTOT9qmQSOk&#10;Awdl38+0ndIXjQaDNbE1NRJcaC9JetPxqtNN9Sje4vtbvNaOyyTPzXq3POWC5HgozxyvjG3cKc+s&#10;nDvVu93y6gOX5u2s5NALOf/HwWdvnteeXTO1x3SRaDWTNAORENKLdyLOnKoqUIiri3qtv+zEAdga&#10;7wC2XA+Xe0uDct8vspvYfu768+uD1ZV66SsfeINQkMlkMpnMF4b826BM5m5BRL7lW77l3e9+94HH&#10;3/Wud93ZCb/hG77hJ3/yJ+ff/uRP/uQnP/nJ7//+7z99+rSIxBivX7/+wQ9+8Gd/9mcvXLiQjrn/&#10;/vuffvrp9PUnPvGJ7e3tpaUlVRX5cv/v0btzM+/OVWUyX7b0Vh4NzfWiPtmML7TTy+Jq1Qagxqnz&#10;R/8XlwEWx6aNuH7KJcYwNg1S9cXV8nKEBkXKsnfqNg+ebH+qGV9qp1dis0VXumqF9NA2ht1m/Jwv&#10;10lvGop6o51ebcfP+2rjcJmPWdSwTRjFU3xZnzhSjDEzjZMuTH5oZ3y1tnTybZOtzwDP+nJZwzjG&#10;scWpxlEa3Ed6VyyL74nrkVIN7quXHrxlEFG12b3+IY2TZnzBudLEa9g1DUj9IjPPIvf/FzUBSmEm&#10;pq0qBNDoD79xNe0G8EkBwPlBO7kMC84vmbWuGIbmurj6JgZWjWMzTcXLRz07NQviB3RlWa2HdptQ&#10;ixOFieunbnMNI7MA2o/9yLd9+/f9RNvGxTNcvLzz+3/4n/zdv/Fdq8s3M9HeMRcvbf/gH/+no1Fz&#10;4PHhsP7jf+SbQ3NNxIdmU+NU44hSODeYGxmRkvNmZpH0ZiH14Rw2KJM0eEJUW0SjlDHsSDFkFzgm&#10;QYPQDBbUSNreVEomB2BSHLtml498/NLTn78OwAz3nV999SMnZhpp+tzKTCUUgxGkuFQHrSbsbJRK&#10;uDQvc94Akz7lacHdpfdpnp3qaRZBmdfZWDdDk7MPc6obAmdJ8tjcQOcPtjShwVJyW1uC1hXjEKYR&#10;IQWzKSAHzvUpnq4s61O3bHg2szC9BjpXLBe9M3dnt9jdgLhquPHkdHRhuvNZcXUB1Tg1bVLRE+ko&#10;pbgqFZH1lh72r6gcQiaTyWQymS8CL7l4iCwuvaTcnZt5d64qk/miQSmHG2/cufprZf+ednKpnVyi&#10;K32xJK6fMqUGsziN7U5sd0Ar+6edXwIM9IBqGGsca2zMJgCMFFdIuSRuQPHi+/2VR4vqxHFXL3tn&#10;xluf8sVqO7mkYdcVwzt7F21zjVKIH1T9c3eQuyZlsP7G0eaHAaRe1mb0HF3PFUPnevtzg6baarsb&#10;w45pK64ueyfT31tjHLXTTeeX8CLcS2YWmusU74ph2T/Hl8gIRbpqcF/Zv1fjODSbGsemLUFI4fzA&#10;V2vzWYfi+xJ2m/Csc3UMIwCuGCZRRVxtUGhMaptaQPJ9uToZtsxUtVFtBdA4SdovXWGxUW1gSdIh&#10;YKYBFtJLZhP05ltAgxIWbUwQ4gWA+KjTOLpIX7GLVSeNzmaCkCMFUJjtNUIvlBuTqSKbnZZFT3Gk&#10;T/3D6WCSacONBt2rpP6RP/XN/+F9n75+Y7S4paNx+/v+i5/9h//z95w/t/KS3KMD7I6aP/DH/+nF&#10;yzsHHhfhn/sT34oU7I5Tg3bOSTqDmsV5DB7s5gySMEbCdRtOMzWQs7mKMptgmKYcYq8kmtLlruko&#10;jlJ0apyU0MaQZgtGQGYy3XxcoiEloDtdbm6I7Lydly7v/If3PzW7HN70urOucEQKZgtdfexPMaWT&#10;mhm7OmtTAIbIvTtPg6YbakgxbEfxpAMorpIDeWxSXEVXaGxMpzSFFKatqpEO9N3nluJcz1drZe8M&#10;QOd7Zf98b+XxyfanIFdjs0kphJIavc3s1mZKkq6mFBrHQEt405huopl1cui8Llxb0In42Ued4ioz&#10;MR2BcvM/c5wfOj/UOI3tNux6iOaKZed6RXXCLQxLFVf7cq3snSqqjRfzh1gmk8lkMplMJpPJZDKZ&#10;zJcYJB85+cAjJx+4vHPtIxc+9dS1Zy9uX7FD0zML58+vnnlw494H18//T+/5hx+9+OlPXH6q9MVS&#10;tTo/Rm3t0s615dqu7Gy2MRjg9qlI7Pl6K+w4SrCwEDDm3tRJs3kumOxmeNpx/dLH5YdvkiveF22e&#10;r+uWe3Twu70JlvOG6uMvGi+N49VJeqUsl+7UrWx1B2LSL2ipR7/92UOLOWq7aV46Cakz6bDrgTHD&#10;rBbGUQik0mnQ1Aykd74Ut1QNADSx3Wl2h9XAi7t39cziudXs45c+C+ChjXtPL5143blX38a7ymQy&#10;mUzmDsmR6UzmLuLrv/7rD7se3/CGN9zZ2VZWVr73e7/3Z37mZ+aPvOc973nPe95z3PHvfOc7f//v&#10;//3f933fl76NMaav3/nOd/6xP/bHXu69eZm5Ozfz7lxVJvNli/OD3sqrR5sfLeoT7eQKnIepuErj&#10;xLSmHF0CbNrQ1eIqX67Q9cL4udQ1XfbP3nHzzBeH2O5Md58JzY3YbLlqzRdr8/W6ai1MroTp1bJ3&#10;Rs2cH5b07fRKM3qWrna+TzqQqo2FscYpKK5YiWEsrifHhC01bJkGVw/F9Y7s3xYp+6uP1UsPTHef&#10;bSeXJOwePsYXS0V9qhrcc8sIaGKy9WmNk2Z8iZSid2Y6epb0qhMzJZN/sQvHHn4t6UAzC2ZO45hS&#10;7LeBmmlDKQikUDRdDUB16stlyhCmGqft5GLROyvHrFbjxCzgUO02AI2NxjGlEil9ue6KFcBCajWP&#10;E9W0ck1lNYA++tCJP/3D7/iLf/nfHDjPb3zk+e/9gz/zD/7md59Yf4kD/Jev7v6BP/5PL17aPvzU&#10;H/uD37i+UoTJVRBmqnFEV7mFm562DnQwtTiGLJnFWanLkfeCoHOEaqvWiMHCmL7fuSrFUSOSrtdV&#10;PXeDFDunKQw660+ZS7DWPQPQ5t8SsK4bunNMUgBSSopA27mgbBohvitUWfRWkseom50Lk2CaAmDd&#10;pygiOSgtGsjUuWMwi4QguSk1LJxk9jY6b6MlRXPesmMipJNiSaRwxYovl29HbY1hW+OoqE9SfG/4&#10;4Ev7UfmSg1X/bNU/006vt5Mrodm0OO5+kFmkfumiPnXHNvpMJpPJZDJf8ry04iGyuPSScndu5t25&#10;qkzmi4nzw6WNN+9c/w3SxbAbms12chW42kVcO22H6W9klKIe3l8vvcq0aUbPNpNLsT2Y6qQ4X65X&#10;/bO+Onlz+Y7iq+G9th1Ce6OdXhVX30Gvadtcs9iU/TMUXw7O39kmkNJffcKXq+OtT4nrhXYrttth&#10;cjkAXVIxaQQxAApSXF1UG+L7zvf7q68ZbX4kNJvT0bPN9EpZ3+6wxcNo2NI4KXqnSF8P73+Rd/bQ&#10;e6Tzfef7NzmmqNbb8SXVYLoN0BVLixMVCYFICnCKeoWSfi7okSJSmLZmonFCVzo/jO0WpLQ4hhno&#10;QFoMyUKGeUVwSvl2HzeFRQOEQqnMzCAWJ0m0s7BrdICnOKEzGLSdjYOU2Zy+pPMsjvxLUWGCngCE&#10;4sq992XzGuTZGwGN0nVxWzi5Mfh//Pnv+MN/8h8d2Ktnnt38rj/w0//wf/6eh+5ff2nv1O6o+c//&#10;9Ls/+olLh5/6vt/9tkcePgXAQpNG+wEQV5kpDDA1WyxbJkwNxk7LM9O2K+WGzIPRBG3WQc198WYg&#10;RbLFoWt47m40pLDYkg7drMO9l3SuQna56e4L0kCxNCCzuzf7NT4mfRKuQjdCUReNnkwl1RAgdVl7&#10;o9E4kw050587LdKS2ikFpOiGL7pSXE0cHQYmxLnapDYLsDZoJD1d6XxfpIpxDIP4flGfrJceKqoN&#10;V6yQNDMN2wBgIUyvkD4F0c30Nn9vkWquzaLGhmgMquqIBvSQghBSzKJZgGnqlxZXiisBiWGcbh9Z&#10;3PpCST+nqwb3uWLZV+v18H4i/flWiu9Tyrv8ty2ZTCaTyWQymUwmk8lkMi8vJ4frX/eqt34dEDRu&#10;jm5sT3eb2Aql9OVKPVyuh/Mq4O98/TfVH61KX94Ybz1++mEAKUNb+sJRPnrxM8Jnro02d6ajG5Od&#10;YdX3M1XciRTOtUqSMKgqhckSlxx0NnPmkUJSCO0eM5AHg9yL6lvXGmK2//GD+WHu8/4d9MTtRaAX&#10;D9h3HBfPslDjvHCIHQwjJ2Oe7b/e4fC2HT7VoacOrPBIeNRDh/TKm/sB5+MahS7NkDRoMptiFqZ2&#10;6dcKZikeX4iQXOuvElCzK7vXnbiVemljsLba25tsaGafvvL01nj7sdMP98v6W17z9lwxnclkMpkv&#10;KDkyncncRTz44IO9Xm88Hs8fefLJJ3u9O2/q+67v+q6PfvSjH/jAB2555A/90A9927d9G8kHHnjg&#10;qaeeerl34m7k7tzMu3NVmcyXLVX/Ho2TyfZnSddMLmucJJUkxN2CS3MxxKAWG41TwMT3RSpXDF25&#10;HpqrGqdl7wzF14P7Xu53cwumo8+bxtBcd8XQF6uLSg8hRXVStWmba1X/vK82YnNdfC80WzHshOm1&#10;+YHiqqI+UdhG21yXYqBxHMP4cEVtjKN2ek18X1yvHt5/E3uTuLq3/HBv+WHVJrY7plPTSPGUyhfD&#10;1Od8m2gYTUfPheaGaZNyy871o0XESQq6w7QzHR63HvGIatrSicbJomXTLABKKSldATVZGGnaxjBZ&#10;Of0V25d/ueydbcbPtaPnfX3a+cM9z7ZgJnOLj5o2XS2z74vv+3IZgK9OGqCphrjd6qqGmezBzmA/&#10;8L1f+e/e88n3vv+zBy7z8U9d/u4/8NM/9Te/59yZZbxEvP8Dn//hP/Puy1ePiLV/w9e+9g/+vnfE&#10;MEmTIgmQhcjeR0K1NQvOD1Wn4vsaRqpTWNxX0XwkdCTMWtUAgFogDTKweWZZD728U11Tv3MS/Gz2&#10;8KwG2rovbFYmQwNoNEBIAYX0JOAqxAYWkuZp2nR90eSCKmr76m72LQUEzYyI6fZ1NUGEzaP7XeJa&#10;ARoiNIIghK5iSpibAi2QPJxKCECjsKuqsdl6tKhOib+tdnHTaZheE993xVI9uF9uak3OzGBRrRdV&#10;5zm2W356M5lMJpPJZGa85OIhsrj0knJ3bubduapM5ouJ+P7SibdOd56e7D7t/MC01Tg1a9OT4srU&#10;y+qK5f7yI75aA0BX1UsP1UsPaWw0jjROYUrx4nvi+rdfj1wPH2jHF8r61HT0bDu5WPbOvqCC0xh2&#10;4nTTFcvi+r3lV8ntDQE8EpLV4N6iPjnZforj53y5YtponKg2aSKbUOj6lFJ8j3TiqmpwXzW4l5Te&#10;8qt3rn3Al2thei26yhV30jwcw6SZXvPFwPlhvfRgEsS+yJS9M1uX3yd0Mey6YmVRUlvELBoAKLn/&#10;1+h0QDQNdM7iVFzPFcPQbpMCmmk0REBhSnTNvfO/7SflhenfFNBTSu8HGqchROjUOhlKRYwUS1Pz&#10;ZheeL20v/Dyb3rcoDwq8Uk0DnJuZ6HRmJVww9pFdltgiLH7zO179u7/9Df/0X/76gX24eGn7e37o&#10;p//+3/juxx+985z8AT75mSt/9E/98888fe3wU48/eubP/olvAaAa1NrONigFpTCNRDBYShqn9du8&#10;C8UUdICCKcbMvXw4ackRONuEWUNyF3WGuDTucN99phMH09aQ9LTYeSEpnaBqxLzkubNJpgt3nsy5&#10;gxEGQ6q8FkBMm/njC/ZMdJ3RpjAzCikEIB5m1mW2QYp1eiCFLgWwhYVIcZuiNwnSw0hO6QfO12V9&#10;Tpxrp5dVY9W/d7j+hrJ3auF49ldfq7EBDJPL7fSaaQAF2uKF/PySzvmeoadhBB1RCkopdK5YhrjY&#10;7phG09YsgCn8LABgIc2YEHeLP/csTtvpZY2Nr9Z9uVr2Tg/Wnri9zp1MJpPJZDKZTCaTyWQymcxB&#10;vLgTw/UTw2MHKT5x9tFfeeY3H9q494Of/8hzW5dec/pVi5anJ849Mo3NpJ22McYYdpuxoxSuKJyX&#10;FIQWR40UMdOk9qGbgzjPO5Opx5g0jehCx/MBqHNm1kKAkvS2xUg0gKMkon1x6KOeOhhO5hGX7JTB&#10;/czchMT+S3D+nmzfkUd3Z+9fm+1XGxc6om+hft1BPfXesWn8Z5pmCMJFxHQKtejonKRKFlHVVgMB&#10;L0JwUPQK59Ts8u61qHp6aaP0xUMb987PrGafvvLUpe1rD2yc3xisvuPRrz69dOIFrCyTyWQymRdO&#10;nsyRydxFkPzWb/3WxUe+5Vu+5cWcUER+5Ed+ZN4KciRPPvnkT/zET3z7t397+kvLD//wD7/c23CX&#10;cndu5t25qkzmy5ne0sP9lcekWKoG95bVhmprFi2MmumVGHZiuxPardjc0DimeFcsi1S+XC2qk2F6&#10;NTZbvloT3+8tveoFhXtfFsL0eoxjmPpy5YikH+mKFYuNaSPilk5+VdW/p6jWqv499dKD1fC+anBf&#10;vfRA2T/ny7X+6hPDtdfW/fMiZTu5ECZXLDmxYBabdnq1HV8UKYv6lC9Xyv6521meSFlU62XvbDU4&#10;X/bOFNXaC93Sye7nAY3NDVcMUorbF0uEUAqNEzPds9odcwYClCKFlE2budBlBo2TbnJisTRXy4QC&#10;U8AoxWDjTeLrsncO4prx82F6zebVNOkkGrvQ7ILR1kw17GocUSrnh+Lqond6dn4W1UnxfdWWUsAU&#10;FtHpiSBMxP6H/+a3Lw2PsLs99bnr7/o9P/mP/tkHVY/T6m4XM/zET7//+/7QzxyZl3780Xv+1l/5&#10;g2U5AILGqcWpmTo/4J6WaBrGoBNXF9UJkYpSahiZqd1aCwTFkQ4WYBbDKG1giq8vzmPkvOelCyEL&#10;SVAIAWYh571rsfvfbq6k2ay6mSAplIqzCZPiSkhpCoMSBu1C792F2J0gvR3bs3Om9ppOK1VVS2bN&#10;tOyuzjq5PTW5nGGKLgIt6NpaIkBxpbg+xVMKQACSXsSl0iSKB0SkIDAdPx/DDm6Fxul09Dzpivqk&#10;K5Z7S7li+k4gmfPSmUwmk8lkbpOXXDxEFpdeUu7Ozbw7V5XJfJEhpV56cOX01w7WXlsN7i17p4pq&#10;o6jWi3qj7J2pBvcvnXjz0om3pLz0IuLKlMEr+2eL+qTzw9vPSwMgXX/1CXFV2Tut2jTj583C7bzQ&#10;zEJzo51cFt8v6o2iPln27nnx+yCu7q8+tnL6a/srj5X9e3y1UVQnyt7psnemqE/5ar3snawH9w7W&#10;37By6mvq4f3pzRb1RjW415er4gft9Fpstl7odWMYt5MLIkVRnfTl6kteMX2bMHViADjK0ra3+Tqf&#10;zbfvXhOg+KT1qTYASC/0gFAqUNhpMjqz6oGd+hRTX7GpkUyJaHF900a1EYrBsyvnENOgcQprzaLt&#10;LyM2izAkTQ8AFxQt02CAooGZaWtxYtqamake+z5T7zEA0x/5U7/t/LnVw4dcvTb6Xf/ZT/3Nn3xv&#10;28YXv///8n/7yO/4vf/gyLz06ZNLP/nXvnfQL80szSElOJs1SREPONKBkmYCzhLms44TAJrUWuPB&#10;qXSy6FTkTMEDjHQEKeUR9kg6SkkKxM3GHabLzIrpbf4RWojHU5Di7rPymOQrJAyCFKc3jdAAC5h9&#10;KmARGpKmZ93Ey2BmsAjKzAcpdDXFk+JcTV8X9UZRrDjff6Gid4wTEs7Vvhi6ogcWGoNzfZKuGB7a&#10;Bxmuv6GoThT1qaI+adqotlGbF6oRm0Vtd0ynzvfSn729lceq4f1V/3xv+dVl76Qvl12xBLPQbsUw&#10;Tj81pE+l98eeVttmcnkyes40lr2zvlytBuf7qzkvnclkMplMJpPJZDKZTCbzBcSJfPNjv6Vf1g+d&#10;uHdztPW568/te5buTedec3K4Nihr51ztS5KTMN2e7m5PdyehMdWZXzG5KqOaJsUuTaIk6cQljU/m&#10;pipTzjQ+cu54xMxst6ATJmxfQhmLT3S1z/NnDmldNy18NrPj89LHfNvBff8+MtV8qBZ7sRX7OPbE&#10;y9l+3OoVN0PSjrM7MwmXWmE6edTMzIlvY2g1CFm4AmBd1E6cAZd3rk1Dc2KwWvry1aceLH2nXk5D&#10;8+HnP5Hy0vesnH7r/a9/0/nX3NkKM5lMJpO5fWj2YpMPmUzm7ufGjRu/+Iu/+Ku/+qsf+9jHxuPx&#10;iRMnHnrooTe/+c1vfetb19YOeoA+85nP/P2///d/4zd+oyiKRx555Lu+67ve8IY3vNzv4C7i7tzM&#10;l2tVf+7P/bm/9Jf+Uvp6fX396tWrX9jdz2ReIcR2Z3TjY6HZjO3OdPfzptMYRwCIQlxBV1IKQuhK&#10;X63DtJ1eh7apBqEanO8tv/ruj89tPv//a6dXw/RaNXzwyNVqnDajZ8vembJ/dunEWwCYhXZyNYYd&#10;jVOSlNIXK75aI53G6c7VX4ntqG2uxXYLlqQpEAbSFctFte78YLjx5E08Ui8hZrZ18T1tc60dXyr7&#10;98x6b2w6ek7DOLRbImWMU1iAhZsvSbWBmbhK/CB1AZlOYxg5P6Sr6sF988zzZOdpVwyLamP17DeS&#10;EtudnWsf0Dhpp9diu0WIlMvODSgFSdNmuvv5GHbN1PmhWTSdmjYAxfcolfP9ond6sa84xnE7vhDj&#10;OE63AKUUsOTAay0pj5T3vv+pH/wv/9FkerR598nX3/MX/9w3P/rwyTvb1ff92jN/9W//+/f96ueO&#10;fPbUieWf/yd/9p6z62baTq+ZTgGKq/eaeAENu6atK5ZEynJwvh1f1DgOzZbGcTIv3rqhyEzjJFWh&#10;UwoNO6Zhr1hmTy5NCqwAMOhiq8+7/9VvPv356+mbe+9Z/Z3vet1sdbMRkAbSuoi0ryHFgR8P1Vbb&#10;MWY12qAjxGCz8qD53Mx9LzJjat7u+nO6RSK1WCO5fi0a5uUznIm8Kbmd/tgB6UHRODZT05YUsAQC&#10;TCmV0KU1SDEUKcr6lPjBcXsZ47gdXaRI2T/n/HDpxJu/OD+emUwmk8lkMpkvEHen5PUK5e7czJdl&#10;Vb/yK7/ylre8Zf7tL/zCL7z97W//wu5+JnPbmNkXR4JrxhdGmx+OYdyOLxqsKNelWLrJpVWbMLmm&#10;ceSKYVGfdMXK0omvOK4S+UXuACxobAwqdJSKclzxsu5c+0CYXmvGlzTsunLZl+u3mR4PzY12ek1c&#10;WfbO+GI43Hjzy1IxDWCy89TOtQ+Ob3zSTEm6YunIXY3ttmpj2nSh2cV9ACxOQREpXLEM0xh2KLWG&#10;XZAaRgaF4aidIUhQLAY676Smq00npsEskM7oLU6AmAb2Gdmlr5MrDbSuUFq7s4H7XHRdkJd7GhY9&#10;ya642Iwzl+HhO5tmOH7805e/9w/99LXrR0w5BPCqh078xf/rN7/5jefvbOc/8olLf+PHf+l/+3ef&#10;OPLZfq/42Z/4gde8+oyIh7U2q5J2rr9XymLoYuSmZkogTQmkeMKJK02nqgqLpDvY/WIxBa332wRF&#10;XEmpbvKTaAaz1uLUYKaaQvGAwagwIcyUlK5axixt/29+9ML/8Z5PzkW8P/oDX1OWFUxn92rP2zm7&#10;f/N3qKmEnATg5v3SMGWqkrYAOrJwrhbfu4MbYRpi2KbrOVcn0VvjpBk9V/ROFdWJ5VNfc/RumI5u&#10;fHw6enay89l2et3imNL3xa3T2gbAosaJaZtUa5EyTflc/NEzMw1b7fSaqaqOLTZmwTS6crkoVsrB&#10;PYtGUTOYthbHMe4mmdcXy75apRS95VdXtzduNZPJZDKZTCaTybyM/OiP/uhf+At/IX09HA63t7df&#10;7hVlMplM5k74D5/9wHs+/f7PXv38czcunl89e9/a2UVl6VNXnn7uxsXPXn02auz5WqFBY9S424yj&#10;RjUVEbOUYTI1TcY4mAkFhKObRaotQlNMd1EPJaDdWMw0InHf13urtENR5P1Nz0cHlW+Zfz5cBH3s&#10;02g+ci1em6SHZaWsXn/iiINv3RRz7MXuAHY92d2eLUbJukZs0sxESIgTMbOgwQzC5KgEAKErnHPi&#10;HBhM+2VduKIQH01PDFZ7Rf2qk/enEumoemHr8jObzwN45OQDG4PVt93/hq971VvvfoN0JpPJZL4E&#10;yJHpTCaTydw5OTKdyRyHmcVmczp+brrzuenoWdOocdxVDYt3rieuRzrVKczoqqLaEFfXg3t7K4++&#10;ImoQNi/8Qju5EqZXq6UHiCP8kV1kun+27J1dOvHmW++YtrubH2knl83SXrUAyML5PihlfbK3+niK&#10;HH8RiO3O1uX/2E4uaZyU/XvnAo2GcTN+XnWqYWQaQZi2lPomAo5ZNG0plbjK+YFqG9sdcaX4QVFt&#10;+HKlOww63Xnal2tFtbFy5utnncHtaPMjzeSyahObzdjuAkbxlBJAO7liOjGLKfwMCF0lUlHEFau+&#10;XFtclWrbjJ41bWK7QzrnejFOzVrAUmm2WSSFkF/+wOd+/x/7md3d6ZFvxzn5tt/62O/8ttd91Vvu&#10;d3J7Wp3hve9/+q//+C/98q89c9wxvbr8Z//wT77hifsBxDDWONYwAsX5nhRDYWGAhpHpVHxfpCr7&#10;Z8T1zcJ091nTJn1sSDkmsjvv80lzJVPbj5iFvamK1vXN7PlKZ23StxeZBhanOhpAGr3QpekAZHJn&#10;msEstrbgcLVOaJzbJfdaa2Zn68Zhpkqb2W11aaomKaljx7Tp+mcA0M0C1jH1kxOEeJGCdKSn+O6+&#10;p1fBKCVZuHJJKKHZBlT8kK6oemcP76qZxuZ6aG6Iq4reGed7w40nnT9YRJPJZDKZTCaTyWQyOTKd&#10;ySSa8aXR5m+qNu3kioYRxbtiSVxvnthMf6lXncR2V+MIYFFtuGKpqNYH669P49JeXkzDzvVfD9Pr&#10;obkeppsU58pVVwyPFAaRko1xFJrrGqeuGBbVCVcMhxtvEncnUc+XhN3rvzHZeWZ842OUUnUCoy+W&#10;cEjXi+2WxtasoSsPvzvVFqbiKkpt2oBCEhDTNsYRYNDY1Q4DSDHmpOqAQlGLpCNd5/izluIAn9LO&#10;GhtaMKT5d85ioxaTA80szPpCOMvuJn+agCRMTTnXlLpsrkv3ATCi4DFSnlk0jaR85nM3vvcP/YOL&#10;l24ct4HvfPurfte3v+4bfsvDRXG7Af4PfeTC3/jxX/q3v/ip4w4Q4d/5y9/9jre/2jRQ3DwCLlJR&#10;9n3szQALswZmBdRgQg/xlMLiNIl+FHdQXU/JZ9N54UqqqBFXAo7JK8HObEkK4eYNNTCNcQyNC9l0&#10;2zNYdqfa1/zyoY9e+Hfv+eRcKvyjv/+rfVFIqqGG4GYysprF2WjF2Y1MKxahCcXTlcJC/OCODIUW&#10;2m0ArlhyfqnsnQIQJldC2KkH91XD+/srr77Ji5vxxa3L/7EdX2in182CSAEIpaD4rgB8/t5MYdEs&#10;qLawCFBcJa4GxZervlw78vyqTTu9amFspqG5DlOKFz+QVK8NsU4jbbsSeFc6P/TFMihl71Rv+dE8&#10;zDGTyWQymUwmk3lFkCPTmUwm86WBmf38h//PD1/45GeuPvP8jUsbg9VHTj7gZhM5J2H6a898eHu6&#10;e233xqDsGWzSNmq6Pd1tYwgaKlcCCBbb0BosaWJqEYABsjd2cKFDGsAs7jtPPx1I/84OP7DWw5ln&#10;w83ktSSy8mZJ6dtOL+9FpmGyXHWR6Xmly3wltz7f7I3Oi114i8NvfgC78DO7EZYLJ027LZSUkVbT&#10;+bWduLTnQhFKr6hKV4yaiXcO4EpveGKwVvryVSfuPzVcH7fTK7vXLmxdaWO7MVh7cOP8oOy949Gv&#10;fuP5x29n6zKZTCaTefG8/L9iz2QymUwmk/nSg6Sv1ny11l95TWiuja7/ZmhvqEZoo9p26U2KL1bE&#10;98XVImW9/EjVP/tyL/x2cb4fXQVA25ErjohKJnOnSOWOb6ndt2NSDNffEJrNZvR8O72qcQpAXOWr&#10;9ap/zperX8x3F8MOAI1TkXrRfya+58vVttmkRI3bXX8IFLhJqU56ysyiWathV8SL7zvfc8XK/CCL&#10;DcwopfP9+RUpRX/t9eX0ynj70yJlUWkMo5QnV21MWzWlQaQifar1EN/31fqBbLmZpVBxCDsETFzU&#10;KaBGoSpYAA3hYGYib3vzw//o//0D/+kf+XubN8ZH7EzUn/vXH/m5f/2RM6eWvvNbX/v2r37o4QfW&#10;N9YGh1XEa9dH7/2Vz733/U//h/c//fQz12+y2yc2ln78r/3hlJeGmWkDUzDNjoTFFt5rGJk24noi&#10;la/WxPUBkL7sn212n6WUFsemwSQCbnExpsEsdnZGs5lqqKaRXZ1U8jkaQTVQYKAYjYZUDnNgkOK+&#10;nT3iq048JAWa8s5mAUj2WTONBkt56TQlkmla47wEiKRxwRbZrbmLc8/fGyFS0zmCMKhOgX156dlL&#10;HDsrqECjAUalgDFSKmgDV2iYEIBF+lroAPhyKbTbGnYcl9vJ5ap/z9zma6ax3Y7Nppn6csWn+vf1&#10;N4rvv0Q/fJlMJpPJZDKZTCaTyXwJUvZOOf/W3c3fJL3GcWhuhGYTdt1AEZfCkkkuoHhfrrpimfT1&#10;0gO9pYfukumKFD9cf9P4xscBOD9oJ1fC5EqYXJNi4FzdFTKTsKjaapxoGJkGSln2zojvF9X6YO0J&#10;frHmIR6JhjEsiB8AFLoYdmLYccXw0A5LMojxKFcZIYZoZhZ3KYW4UuM0yT5Fua5xpGxN29R1PMvh&#10;SspAA2BUAqYtpFBrCUf6eaOJuNKi0UDxAEFHs3mJdCf2kDBSpJOx5kIiCFOSpukYNe7NATQGmsfR&#10;RdNCRgMefmDjn//UH/+eH/wbn/v80bNx/+0vfurf/uKnVld63/HNj7/j6x551YMbp08uHT7l9s70&#10;fb/2zHvf//R73//0xz91+SZ3pN8r/of/9ne842tfZdbubT4M8JCDHgYSoIcJtAWpajAzKDTA5nXZ&#10;3KuGMXaJ8T2XpGFvw2AawCQYptGDSUWjWpuKntWMyQA4C0tjVmeTbsssL22zlc/WiYULwkgz8vZa&#10;2Qk66UY9dpJm0jIhQleKeOcGeOF5aTPTsGumvlgS+qLeAJDkYueHoJS9Mzc/Q9k7vXbundc+/69U&#10;Ww274mtTNWstLE7e5IJMSoqnq0UKgM4PfLV+k2JqkbKsz1icNJOLgHPlEqUs65OmrVlIzfAkKQOy&#10;EF+TPg1arQb3+3L5hW5IJpPJZDKZTCaTyWQymUzmxUDyW17zdclX1yuqz179/K99/sP3r91zcmmd&#10;YO2r86unP3f9wqgZj9vp6eWNjYGPGp/furTbTCatVb4IFi1aWfZLXwQNbQxNbEMMgIm4BdGTUWNX&#10;EknsU/uALtm8oJZxv43vCGzmw+NCdBmLGeO9APb+97z/DLhpLPmIM3eRbpALl55FlY8511642/ZM&#10;gwuzC49Pcd+egmizCZ2zEunOQmkwNU2jC9N6CRS+7BVVVJvvcRPDbjNW1cKKlXo4LAdRda23tDm+&#10;8cz156ahIbnWXzm/cmapHpxdOfXbHvvaU0sbd/aRy2QymUzmDsiR6Uwmk8lkMpkvICSLamP59NvD&#10;9Mp09FyYXrMUa5zhy5WiPlX1z1Nut53jbqCoT4XmBqVsm+upCHrxWdU2NDdcMQCl6J28/dP6cnWW&#10;jl7Ujb7YaBgDMAt0B9PgrlzT2ADQOFWdpAwp3fGOt64pSBGbaAo6VwwpZVGd2tcCHScgnasXc9RI&#10;n5/6pK9OhOZ6M34+TK+lMDmACUzDWOOErieuFNd3xfDIIm6NuxrGoblu1oAlwtT2TH7JvOkMEVDT&#10;YHRveOK+f/J3//D3/aEfv3T52IG+Fy5t/62/9x//1t/7jwCWhtXDD2ycPb00noTd0XR3t9nemT7z&#10;3LGNNIu85cmH/87/+AdPn0o3HYYAzApVzIhoOg1NC1jql3blymIViUhZ9s+GZpNSmDaqLRmBgqRq&#10;hLXd5kNxUC1dSEJz4SuDULphiJynrNOoxK72eRaxxsy2uHimuT5LBYUxVTiTal0rzLwyet5pPf+o&#10;d6dMWuRs5uVcOhXSpadFPEhYgAlIszhr1wHELcrABEBnFmAK8YDAokWFFNAp6TQEYUE6g0Lb0N4g&#10;C5FCfD+2uzHsktJMr/liSWNjOo5hBNNkdBYpy97p/srjlPyXykwmk8lkMplMJpPJZG6BK4bLJ982&#10;3X12svOUuB5MNU5UmzRakV5m8cISYNk7VS89dJuDCL9okNJffbyoT4xufJxSapzEdkfjqG0PKUgU&#10;cb2iOiG+T/H10sNV//wd9eK+lMyCl+KrE6G5Cgxi2EW743wfXBBmZ1Fnox2xYgKqFqcQ7/1Qw0hc&#10;rWGXrieuMgsEYAoYpeR+cdPMQDNTM4M2BGV/gpQApDBtYAZx4iqjqLZAtJmPj/TkrKx40QJHSfHg&#10;5HCDOJgazSy9CxoiTA4Hd0WgmmYK4vy5pXf/9J/+7h/4K5/89IXjtnHzxvgf/Oyv/YOf/TUA/V7x&#10;4P3r955bbdqwu9vsjJqd3eaZZzdVb+FLBPCqB0/8zf/n73rkoVMAYUYRMxUpgUjxx31WSKFUakEY&#10;DQI6QNQiTS1Fpo+4NAGX5L4FKc/MFAvSG7r+aMIsqpG0lIy2NM5gnqlevFvdFiYxkKTRzc2Le1U3&#10;ZmYBoNGLHG18nK3HgJjuspqlj1PXUm4m4p0b3kleGtA4MmudH5CuqE+SDkCYbsLMlytpTMMtz+P8&#10;YLj2+rH/7GTnMxqn4vokLXVKY5bPJwEhk5IJ0kkx8MXy7YxLIAlXk1L2TrpypShXxVUaJ/urgeh8&#10;z5crrlwr6pNyfAY7k8lkMplMJpPJZDKZTCbzBcWJfNtrv2GlXnrvUx9Yrpc+feVzn7z81Oc3L5xZ&#10;PnlisHbPytmruze0v3Zh+/Ll7eunl9e9uJ6vp6E1s0lohKyLqvKlF7cxWGs1PHP9+XE7aUJLwIlL&#10;AV4RFOKDBjVT09hpaAuR4/1q2RG65IFU8qKyyv2HHTjRsRrlMS/BMWfj4ukWks+LUWrOfYP79D8e&#10;uNYBRy2Pu+ShN3LE2+nS20yZ6CQqJ5F5QRpPzxrMiXOU2tdeXNAwDU3UmFRNJ86LA9jEZlD1Nsfb&#10;vaJerocrvaX1/mrh/MZg9W33v/GJs4+87L8jyGQymcyXG9ndnslkMplMJvMFJwVfi/qkWdQw1jgF&#10;VFwlrsdXpq2nGtwz2XmqqE824+em4+fK+iSlAgCYhnE7vQLQV+u+XC6qO5sM93LqI5ZscGaHTYQk&#10;i/4pjC+Ztmii2sRsasp5te+ht2FqSmuNFOmL71Gqsn+Gi0ZMWGx3xNWg+PqI7SJZVOtFtW5mGica&#10;R6atmYbptTC9XvVOGaBx0o4vmwVAZ2pV6VwJVze7z2rYVp2SYtqmzqL5W0Xya1rsLJ9xAiseffjE&#10;v/rHf+xH//uf+5f/22/ecru2d6Yf/M3nPnjrAw/yQ7/vG//rP/W7C7+3FRpTpYxCHDRobEiK7zu/&#10;RDpfrS3mpRPial+thelVtQh6WDSb6Dxv3BUvAxSQpgBC59/rPJBdQU86GmDqoEmFPbMtsv0O1Hkj&#10;NBbGSxLoXmIw0ti9TPcy0gYFOqmxO0tMR6eKoOTDJASmMMy8sACE4sACFuk8TCmlaWPaGD26m26g&#10;8PAPDgE4WIQpCEpp2mqckpLMu+J6ZtH7gVlM54w6TZ9KjW2rU0w3Y7FEcRTviiVfLKU69N7yI0X9&#10;AgYiZDKZTCaTyWQymUwm82UPq8H5anBPO73WTi6HZlPDKOU2AYirnF/y1XrZOyWufrmXeixFfXK5&#10;2mjHFya7z6R1moUkVSFVUrBIgqfzvbJ/ruqfv2v0T0kWM/G9gieSgKlxN7Tb4mq6uvOsUSxJgmYH&#10;/XYG06CmIs75HkzpeqYTUMRV6czWtF3sWVtjcUAvNAU7aY4ixRFCDsXozILAm6kZzAJS7NlAKSg3&#10;Gd0oSWvqpltSuhdCYWoQUmE8kLndy6MaTNsTG9XP/dR//t/91X/5Uz/7y3ar4PNo3H74Yxc//LGL&#10;L/ROfNtvfc1/9+ffNRj0KEWqXhc6tTDz7t10tChBeEOcvcvC1AzNrFJG9h3aqX2pgPpgBp6QTpZL&#10;RSqmpjGJfN17t2QWJGeJaXK2BDMwJbG7VRuM1nbB6i4+zFkVdTIatlCx2cTD7hqms9C0otOlFWbz&#10;ppvudmk0FHfUL60ad02j+L5I6at18X0AGqcxbPlymVLUSw/epluxGj44HT9fDe5tRs87PxDf0zhR&#10;baGhM1NSQCdSUCpxtbjqBen87fSKaSz753y5snzqq0hnFjU2sHRfnHMVbquvO5PJZDKZTCaTyWQy&#10;mUwm8wWH5Ntf9ZZ7187+m4/9+0HZuzbafHbz4mevPvPZq8/0ytpLMWrHdVFdH209dfXZQdXfmY7G&#10;7URNCxbDqi+Uflmv9VccpUa51luKGlU16WaeHkkHIgoW09DubzbZV7cMHNMufTgmjUPB4yNeMH82&#10;9awcetZuT/Sa16nMxbdbhbR5xClecHf0Ubfq+POapXGcBlWbmSyFBAtXpFGRQaMXXzhfOJdaxPtl&#10;L6pOwnREGZS9tf7Kb3nwyWE9FFJm8l2/7D20ce9rzjx8//o9kjW9TCaTybwc5Mh0JpPJZDKZzBcP&#10;0rli6Irhiz/Vy/1G/GDttbvXfr3snW3HF6e7z1IKUkyDWaQrq95pcXV/9bUvb/j5jt8f9pnjDjwn&#10;RX2aLDWOSFiYmLZgMKaeloWcraklSyKduMr5vvhBWZ/YV1wDxHZk2vjqtEhZ3jRhTtL5nvM9APXw&#10;xkTbZnJhsvs5kRow02DQrjqGAkxDgLXbMU5TYtbEc9ZFs+cFTNXDGky7uLJpC9ONteqv/3e/63f/&#10;9jf/13/xXzzz7LWXdn9Pn1r50T/z27/1na+BbsfguwplwuJUrTGLhHXZbymdH4irUjHRkWdzvme6&#10;bBpAMYrFCUwBTUFlkGZCJt+hwhRmezpksi12AxGZnk1SJ0FALHlJu08FFmRUdIfY3qxHdkLpQis1&#10;2dVOdzltw8yBSABwBqWBlNnYSzXrOmyopHOw1AbuKN7UAIiUoEBKs9a0mX3SKMdaG9mF9ymwCFcg&#10;TE1biieFrqoH91kcxXbbtABgFs0iTGOYwIIravpe1TuT2qR9uVL1z5f9M6/MH+1MJpPJZDKZTCaT&#10;yWRedlhUG7Mhg2YaDdpVB79CIKXsnyv752LYDdNrsd2OYWQWAJBefM/5QVGtu2LprlIPKGU3xNCi&#10;K5YAaaeXSdE41jiGTimVSGEzI56Z7mktZmoBFlNPNV0lUorva5yqtuL7M4eeiO9r2AV9KhYG/IId&#10;TpPeBShY2DH5V9IncUY1yXRItjVSIDf7kBA0CKCAYKZ6mQUzzpQxMUbAcc8OZzQFBAIztTiFhX4v&#10;/oU//U2/412v+XP/93/9kU+84Dj0zVleqv/0D7/je3/nmyikOOdqJmHTAgizAHq51aeGUKNRStK7&#10;YqhhHKNC0xufh38JI0TNAAotdjrvgkPREFM8ez5g0UgzPZApTx8HzA6ZmSalG31IIDWHd6HnLkI9&#10;y0o7UOa5aDNNleHdqMSk5Hbt1WbdJMbWMB/3iM5ZSQvTy8KTtz9PwcxgbYxjmDk/oBSuWvXlKgCz&#10;2E4ukc6Xa0V98vZnnoore0uPjG581JUrsd1yxbCoT71Un43Qbmm77at1cVV/5dXznuokhmcymUwm&#10;k8lkMplMJpPJZO5OHtw4/wNf+bt/9ZnffP/nPrTeX52002ujG1uTnXE7qYt6c7zlxY2acRvDsOoR&#10;9OIM6BX1Sm+p9uX8PBuD9e3pKMQQNKrpNDZevBNBkjGT2gfRNDUS3bDEef2yHc5MHxds7px8xz03&#10;ey1Si/U8Nb3wEh6+hO177XFd1sex8Eb2f7FvPfsfO+qKx7+hgw9zXjE937rkooTQ1UVV+WJYDkiO&#10;msmoHS9Vg2HVPzHYa7sx4vru1tmlk0+ce/TJe1/z0MZ9bWwdXVWUq72ljcHaRn8110pnMplM5uUl&#10;R6YzmUwmk8lkMndCUZ0YrL1ud/PDIvfFsKNxbKbiS/H9lHEdrr/B+cHLvcw7QaQCQDrTcOQBJIt6&#10;HdZOxxdUIqBkKn45cLykshFxpUhR9E6JGxwscoGF5pq4yvlBNbj3NlsyzGJsdyaj56AadazSdHXK&#10;ALpyE5iqoTG1rouGIvQGR9mTzuaylHPOxGucmqmZGgwWAH7Db3n1//Ev/sxf+9v/7m//3X/btuF2&#10;1nZzzp098V/+ke/4ru98c1W6roNIg1lrmJqZ6dQs1SsXYERntB1W/TPAsTtDqUhHKUBnOpmllAkR&#10;09TiMsshd20n3esO3lXAKIRZWgSQ8tCpSEY6WZALxxO2L6c8TzuDZkZJ3kaadZeeX3dfaXV6GQ0U&#10;b0akRh0DpEvtd7eMYkmlJJ3vxTAFaAhmym7cY2egPfRxhUFgESkLrY4UUGwetNbWl2u+XNM41TjW&#10;ODFtzSKliO026IRSDs4V1YYv17NJMZPJZDKZTCaTyWQymZcOUvwr1zTk/OAVpP65YshpBVLDWFzt&#10;igFdESZXSDGrNE40TiyOQZq2MFMN3VC8WRM4mMLGFCmL3tkwvWbaGEjZM/aJlOaCAVDAgsHAousJ&#10;1rhQP+yOs4uRNIjFAAvpLEmGIm8ZJQYpZgoo6UgPBFBmJ4GZwoSMSid74/8AossJW7TYAiT9G197&#10;78/9wx/8e/+fX/4f//Yv7o6aF7//qyu9P/h7v/b3fs/bhoMS2tJVYCHFMgHVykIgxCzOwsk3o4uj&#10;U0RK0omrzFpNsthes7eptp0ol8YQYjb3kKkjOg2+1M5OmVyPXS/37JhUCW6zQYndAMXD5eBiMGgS&#10;EdMj3QUoQvHdOMtkxGSKRs+ciHtJbjBdF8LkAE0DHiOMShAW28ll5we+XDkwkfPwBpmFGCewQHop&#10;BqArqg1XLgMwaDu+aBaq/jlxdX/l1S/oPpb9c6G5Cphp00wuFb3TzvVf0BmOJLa77eSq8wNfrlaD&#10;e4v65Is/ZyaTyWQymUwmk8lkMplM5otD4fxXPvDGr7j3iU9dfvojFz/1zPXnp6FTFK+Ptj5+6TOT&#10;0Fzdud7EBrSlatjGdn2wWog7cJJh1VfTnenIi1fToCFqN7DQUQrx0aKZ6zS9Q0FpHqiaPiLYPH/q&#10;NlT5ucPwaKvhwmO2/4QH6qz3LyB1p8wlx4Pt0otfLLZhz6uv0+hFLqiUN8lLz2XPhfdgnfpJL/s0&#10;aqoqDIAT1y/qe1bPpED75Z1rpSs2BqtnV06t9ZeFdOJ7RbU13qF9/rHTD59bOfXdb3pXtZB+z2Qy&#10;mUzmLiFHpjOZTCaTyWQyd0hRn1o+uTzZeaoZX5x1FENcVfbO1sMHUiftKxFXDADQVarTmxzmeydj&#10;nKiUob0BWDJHznqGOyXLTEFzfuiqNecPt4tbmFwyC0V9TlxVDe69neVpHO9c+/XYbqeSYdOGdM73&#10;SQ9I8v+pNdbuwMR0OpMGxSyAZiiOabBx4mrVdpatVSNDO6rLlT/zx7/tB//Tb/jn//KX/8m7/+NH&#10;P/Hsne3qffee/hP/xe/5nu/6rVVZwGJodzTsqDaYV3mbhvaGaYBFugImAHy54oulm+SlAYirAIBi&#10;cUx6QxA6owgMSVk1g0XbmxC50AYDdPLpnuFxPj5xPiTygBtyQSs8kH+Hdk8qJPkv56+ep6a7FuvF&#10;quoUtKZZhO0ZNmcrM9B1SzXrvmDhylLDtqnA1AjAqBGkWkp3d+HqrrAapmZIPUhCcRVAQxKVYzu5&#10;TCnEVel/F99SM37eLJb9c0W5XvXvubNbn8lkMplMJpPJZDKZTCbzslNUa9PdZ0SqGEfOVkmKlGX/&#10;bGx3QrNJeoGl6X6K1giambZ0HvQkQUdAY+OKgSuGpKRQrojnfkuauD7MNJUOWzCdp6Z1JkzJLSKv&#10;pGkzk8ykG5B4u40cnRwEkK42G8+tgzQD1YyWallAIFoX4O0UM4oT1wMF2jq2P/j9b/tPvuN1/8v/&#10;/tF/9r986Nd+4w5VwfW1/g/9p1/1e7/rLYNBHxRYBB3onK/TWxJxmqLdlkQsvUnpupmpKsUTnAlZ&#10;s2JwKGGmaqZmbTpV9xSNM/dh0g+B1BEttGjUPYlypurOo9IkDCQtqXKHrJcwGLs9xyz8PL+TKZvu&#10;jI4akkS3IE6mgY2z61JmWXqhE8KBVIzNgqkm8TCGXY1TKfoiNehI1y0PaqowNQuqLaCgEz+glCJF&#10;2TtFqZD6pccXNU7L3mlxdX/ttbdfWz1/R/3V12gYw2w6fr4dX0R98ijd+3Yxs9huheaa83XZO+XL&#10;td7yI3d8tkwmk8lkMplMJpPJZDKZzMtF4fzjZx5+/MzDanp1d/Pq7ubOdLeJ4cbkre/9zAemsdkc&#10;bX34wid3pruths3x1sn+GvYHjQdlP8QYYmhjdHQAgoaUMY6mBhOIWVDS7IjBi8c+dGyieCGufFzw&#10;+MDjRx52y4bnfe0q3HskjbU8vG472Mmy/5w89MhNFzA3QHblKhSKEymcXxwVaWJNbAmWvhhWg5SX&#10;jqqTMF3uDftV79FTD5SuSCcet9NnNp9f7a9sDFa/5qGvyHnpTCaTydydvFJzLJlMJpPJZDKZuwFx&#10;dX/lsf7Kq2MYmwZxJaXi7Rr47lJcsUw653vt5KpZII/+b2ZCyvpUM7ngSW13KR5SEtrNAoSQEnVK&#10;enG1c4e7eS1MrsZ211cb4qr+ymO3EzKP7c7OtQ/EMGrHl6CBrkyNwcn0hk7pUmtHAEwjO/ujEZqc&#10;exaNUh4995DipDJrNRpmwW8NY7N2Y4V/4Pvf8oPf9+YPf+y5f/ov3v/z/+bDFy9v33K1hfdv/orH&#10;3/5b3vT2r3njW9/8WudmZkc6X66gXIGp6jR1GptF1UY5hakvV2IYzxpjbvFxEqmMsBhMAxgJik+R&#10;4M6aCm27muVuh/aGQNrezEbDwRgzut7orpj6FsuYT68kCMrison9Mu08Fj1LNqdUN0y7Tmikamkz&#10;02T3FJZ7J+vEUxKeLBWBdIQYkrnT9uZn2t4/KTQD6FIVEl0NirY7Mey6wrXTK0cmosUPwuSKaRua&#10;a9Xg/C3veCaTyWQymUwmk8lkMpnM3YmvNkjviqV2ctnihD6JdXTFkiuWYhzFZsfi2CSShcYdQ2Mw&#10;kQIg6CgFTGkQ1xdXmwUAsAipDlyIgPgBIg0wE9NWddqpTySMpDvepGewYBpgyhSrpoBmna51G5Aw&#10;MzMwCpy4SiMMgWYUMVMQ0jkKNYlRmPny0tBAijOKaUwnWl6qf8/vePJ7f9eTT39u8//787/xL//X&#10;Dz/9+eu3XIUIn3jszFe/5f6vessDb3vyvrLyBE0DCJhSCphxQe8iaXCgAjRtIeWRCrOZmbUkSEfx&#10;3WxBcWYAVGMQmnVCqHbCXtp0m0l/Zl1emg5kV22919Ky1/ayMHhxX+3LUSLhrCraqHvP2n55ECaC&#10;qLP3azABBDKr+KYDxLnSKIshfCMpPTCYNl2LOFXDyKTl0cF7oRR0hbAAxJUrvlxNm6lx0owvAbHs&#10;nRbf7608VlQbL+BHaO9u+cH6G3eu/mqFs83kUju+pOXEV+u86dTLozEN0yux3XHFsKhP+nJluP6G&#10;mwTmM5lMJpPJZDKZTCaTyWQydz9COTlcPzlcnz/yjY985b/7xHt/47mPr/SG7/3sByfh2sWtK5Nm&#10;2i/rwntPnyYPOkoTW1LUmlQ0UrjCiZhZVFPEGCPTMEsQNrfddba9ueEPuGnqeM5cvlucctg9tf+L&#10;+ZNHxaftlrbCm3N0BvumZ00LJg8fthABn+3FwnxHJ26vm9sgwvkrDGpmImJmS/UgvWJ7ugtgUPZX&#10;e0vzvHSI8WMXPy2UR0/ef2pp48nzr30x7z6TyWQymS8cOTKdyWQymUwmk3nx0Pn+y72Gl+7NUIr6&#10;hGoDXIvNDX+8dUx8zxWrsOvwqnFMI11fZqYuM4WG1Hbi/GDxhWYxTK/EdtdXa75cqYcPFPXJWy4s&#10;hvHO1V+LcdSMnjeN1eB8O70mcRrDjsZpupAZNOyaqWljBoqnhllHsabOGNWGUh6dRCYAD4k0MUSh&#10;p3hhSVcmffH1Tzz62sfO/fk/+a7r17Y/8/ntzz51/dNPX/n0Z57b3m2Gg/7yysZgUA8H/fX15Te9&#10;/tGvfOsT/f5Ni0oo4npwPQCmITZbZrFLSu+pdrcyyVFgRqGqQim+t+dwTD7C2a6nIzFrkU73ehaL&#10;tv3ZbJJMhUDzzufjMAOhyfm6V0q9d1Xb/2oDuFdg3W26zSyqyT4rBGedM2DyuQLz86e1qkUQIh4s&#10;mF5O63rOZ/MfDdzrPEcghVKK76ftkWIYmxsax6Qkb+KBt+Z8PwAax2G6OZsFkMlkMplMJpPJZDKZ&#10;TCbzyoN01eAeszY0m+30aunPLYpOzvVdr29mQNTYNKPnzU1juwsWvhgCNNPYbomrSPHFSgw7nXB0&#10;1LBFAuL6Rq9hBCfQxmJjnWkPQr8oDXXCVFeJrABIUaZ+44LiTRsgpsl6txRn0iWQzgmQMgvWxvQA&#10;zAw0Vc7alOezAo0UiGk0HZsZzEhRVdJgfOC+9f/qj3z9f/VHvv7G1uTTT1/9zNNXPvPU1c88fW1z&#10;c9Sri8GgHAzKYb9aWqoff/T0V33FfUvDau5Z7PQ3mimEAlNAY9hxvt8tz0AWYCB9EjbpyqNMgQpT&#10;sgAoSVG01A3eAgpol53uOqJB68Yqdjuddsg0fSP0gIGOFvYNQDQzzktmCCOYAtipqTvJhrOY9HyO&#10;IsDkyrRFdXB+mMLUwHSLYV2bi5kyZfLTTMz9NzgthKT4AaxUbZCqqkGYiaspbnavCUnF1EKArnR+&#10;yRdLSRY2i6G5Httt0pe9e8RV/ZXHy/65O/5pElcNN968c+2DJSU018N0U8PIlaveL91mHbpBY7Md&#10;m02D+vqEL5Z9tT5ce/3tDBXNZDKZTCaTyWQymUwmk8m8sqh8+S2v+brXn3vs33/mV57fujysB89c&#10;fy5onIRmtxkvHpmcft55gMv10EwJceBWsxsUEDiRGNUAERFSVY1QU+vmJ85Mh7RuUOQBserYmmge&#10;PMbm0eVD4erFpuj9uemDDsRjL3roocVpjYZbiGx7Cz7qYqliZy80zbn7MRXv2ExBXnxZG2OSLAvn&#10;C/EAgsbt6W6/7Hlx96ycToeFGD584ZOTMH3i7KODsv/bX/dOJ3kAYiaTyWTuUvLvnDKZTCaTyWQy&#10;mYOU/Xua8UVXDEO7LcWySHHckb5c7eqLKRpGUbfpanElQdUJAEolvsfZGcwshu0wvQ5oUZ9wxXLZ&#10;P9dbfvjWazLdvf4hjZNm9LxZLAfnREoA7eQKpYxxTPGkM51a6qKBibhZBU0asJicl9EAWsBRhk4D&#10;TBuC4msAZkrxIJ2rkx8QFCBS240T/vQ9D3712wRAaDbpKud69fAB3HENCAX7+p1jckze0idnsYFp&#10;1+3Dg4qhaWvW1TUvXmxBaLSufmdfjPngvhiPfTaZJG0hL7145MIAS+4Nl5y1US+Ij7Zg3Ewabso9&#10;m8FoAUjNQkzGR8BgMVk8KY5ws5ZrBZS0LpZtIKUzTYbUUA3VRqRKaxPX0zgyq0JzzRV97A+ok550&#10;GhvVxrSlK5HJZDKZTCaTyWQymUwm88qkHj4wHT1X1Cea8YV2fKXsnTxYwUEC3nlf9s+14+cNsDjW&#10;2IgrY9gBKb4nrhbfD+1WF28+Ti8CKCULH8OuYUopAIMqoaotLR41n0/IwuhMpykdLa6glGotSANg&#10;CribV5YsnLYrSqZ4i0khXBwsuPCOIUahRcBMg1qYh6nNkEpbFk+8sly/6XXn3vTE2ZlxMJnsZroW&#10;KSyMBo2zMYWzlZnNEt0KU1gb2226muh0R7AEjFKYNhrTzMf9CWJtAaE4kZp0ZhbDDiykSDvMwG5k&#10;5F5tdjo5OGucmS3VTGPozk+Sbv5h6GTGbnvSScQQOyOiQff7IA98ghYaojuLJ8wATVl1ADAayaTj&#10;mYIEhPRH5eEVQApXgyUDKFUSfmEW2x1fDunq2WsdpXC+ovQoxbxZOrTbGnZg8OWKr9Yo1WDttXfW&#10;L73vw+rKpRNfMb7xCQDOD9rJlTC5EuW6+GVXDMjimHi/aWw07MawbRrF98tqg1LUwwfqpYdyv3Qm&#10;k8lkMplMJpPJZDKZzJcw96ye/u4n3/XE2Uf/+i/+VIzh0s61ld6wX/ZijGaWHHdCubhzpQntqBnD&#10;9J6V05UvJ+3UdrAz3fXiS+fHnDKClMJ5ACHGJjaKuSCKPeHucA3zYjL6QLz5QJU0D70A+8PVdsSD&#10;B0+4d1o7eJUDHIps3xldpruLRYOpNma2HXrQQtnRxmAw5xyAnq+iqQeuj7cIrPaWl+rham8ZwKiZ&#10;fOzSp6ehefz0wyv10m9/3TvX+ysv+nORyWQymcwXihyZzmQymUwmk8lkDuLLNV+tmcUYdsP0Stk7&#10;e9yRJH21QfHt9LorvIaRxVGMY6MgTp3vAXB+2WKj2qqOY7sLi+J7RbUhrqqHD1bDB29H5prsPB3b&#10;rWZyySxW/bOUEoArlmPYBcza7djuSDHUOE256FTJMl8mgHnXNKhmASYHXGiW4scwSgWIFEsWRmbR&#10;FX26ftU7lQ6bQtjuRNuGRogAIF1Xz2KBvONULUFJNszUu0IpQfL4vHoitNdJMVOmZhiNkFSeA+0c&#10;hKksmmaKLqisC5clDzVBzxBADdoFkDkXVWfbBZ15Rq3TNmfeyYU6mb0zHyqfPtByg/3fznRZU9Og&#10;nS/TS1cOY4ClVXU6bbo0HeEOXQ4AxPkuQK5xnoymq6DTGEakD9NNX60fvCtSJJ+oxrHkyHQmk8lk&#10;MplMJpPJZDKZVyyUor/y2O71D/lyPUyvthP66sSRwU7ne1ouWwPVEMNujCOCrhiSrqhPvsDLmkhF&#10;FqpjUNQaoZ/FjNOymGSxWXjXGUwtAEIKQdIrQpK/YBGQm3RNk7R5wnnP9DcrDkGnXxEGuFR6LeKA&#10;VF0sXawYoUsxC+f6YkoKdxMAU/DYuHduyDw13U1CpIPFWV2zzZYnJk5YmAWLESwMY5gmlTKNboQZ&#10;pDJtTKeQkjMpzLQBKK4EvbjaLGi7C1O11izCgLRFIGizfUiKKAFSHMwMEQZAuww3Ul7bL+SldeFN&#10;7XNTzochkgbIQhn1folvzyJpMLN5XjodnrbdzAizQAjoCMFRUyO7anGQ4kVKjRNxpWkEFGaUUjU6&#10;IWB0JaUExMwsjAzBtNUwBRQUVyz7YoXiy97p3vKj4qqX5geKrr/6eFGfHN34OKXUOA7NjdhsxuY6&#10;6MRVZEE6ClWVFtWCxiksgnR+4OoVcZXzw/7qY75cfUmWlMlkMplMJpPJZDKZTCaTuct57dlHvvvJ&#10;b33fU7/+wec+enn72np/tXQ+xAjAO1f68r61s09ff64N4cro2tZkZ2OwNg0NATOrfFm6chpbEaca&#10;52lkoUQLJElamts4N+Yd78rcE1m72ZP7n75lcPmWfs8jo9f7pj0efRneVmD6JuubibEgCSdial3H&#10;NKidnunmDsg2tgornFdV7zwparoz3R03k/X+ihP38Il7DXbhxpWnrn/e0T1x5tGV3tK7Xvv1D524&#10;90V9FDKZTCaT+QKTI9OZTCaTyWQymcxBSPaXX73d3Cjqk+34Yju57KuTx6lRJH25Kq5uJ1dIMQsa&#10;Jhp2AKq2xKSdXJwd6Zzvu2Ip1dEMVh731drtrMe0mew8FcOOhpGvT1L2bG1FfaoZPeuKYWy3Y3MD&#10;gGkAAHGIOtPY9hYLEKYATQOkXHxTFhtAKSUprhiQYq4Xw5bGKSjz2mdxPY0TgKrBpTwzOzEvGQXv&#10;eM9FCqObrcQoXqS6ub6o2sYwinEKeArNWrOQMsMGwILN89JYcDruTYUkjEBMMWc7UBDNWREOk6NR&#10;zRYdkDZzT84drum72aOdkXIxDs2FNmksnOqIez77JzEzaxoJDRqnlDLdi6Nfevwed+tDXHzIuV4M&#10;O6pNaLd8tXZoOqbretQtvoBLZTKZTCaTyWQymUwmk8ncfZS907Hdmuw8DViYXjNtfLUhrj58pK/W&#10;LU5NpxZ3oeqKZcCX9ak03S91ImMvN3wEZjG2O4C5YplSiC1r2LGgaRIiaHMvHikQT3qKtziNGmBG&#10;keRqA10SgphUGouAu5lvbl9TSjRtAaKrRjajzQpWlJRZu/JcN4ukwMQoKZc7PxOse/lC6bTNapVn&#10;PSlmgKbgLklA0ijDvfUAAk/xMGcWzFpoalp2pKfzplH8QMMuXGmxNW2MDhBYC1CkBJzzA7MQwi5M&#10;TRuDkd5EoNGgTIHkboJk2t40ZDB9K7Z409LYQ1MDOBs3OTNT7tNN9/aVBMw0Baf3vbUF2+O+W7Cn&#10;BzKpqJztLSFCQI4ZGWkWhR4gpQQo4k2DL5bF9dvpZcB8MXR+SHEapxp2TLUr/hYhC1cuOdcT3wNY&#10;VOv10oO+vC0t+gVR1CeWq/Vm9Ox093PiemZRw1jj2LSNcTvN2QRJCKVwxUBc7VwfFOcH9fCBonc6&#10;l0tnMplMJpPJZDKZTCaTyXxZ8faH3/r5zQtq+iF8Ynuy89jph1d7S4sH9KveJy89tcG1q7vXL21f&#10;FVJNDRA6kkInTGMFVUyiadQIwIsnaNRopp3bDcBtZ5tv50EcF1U+PsBs8/oVYN+Uy/T4TKzF3GfI&#10;m5/vVuubJ7VJ0okIJTJKGp9JB0Q1ixrT4Mk2RoMV4oXivUvOyWlotqe7/bIeVv3zK2dGzeTjl54a&#10;N+O1/sojJ+8fVoPveOIdOS+dyWQymbufHJnOZDKZTCaTyWSOwBXD3vIjoxsft2o9TK+ZxbI+heP9&#10;W+Lqsn+Pht12csksiO+JH5CurE4mAYpSJEulKwZV/76yf/b23WCT3WfMQpheE1f7Yrj4FOnK3pnp&#10;6HlXLLXTqxZDF3sG55MSFwLCNAgsGpSdVzL1tKhpC1jKS4vvg94AiCML1YZWa9hxxQoA53uxuU4p&#10;zBqzHnkbGt3tQVcxhbHjBBTSi+/f/CUadszMdOp8bRahMJuqtpQCmqRP3dfbs88Dmv6PBtLEunqZ&#10;o0TN5AQ1vO0r7n3da86kB3t1AXQOzP2vmV3LFgPStlC2s3gYD8WqsbAGJg9legM0A6PBNOyCMItd&#10;Ec5tb3B3Xdt/OSlAZ9qgK6vpHXz7neVVb+8qmUwmk8lkMplMJpPJZDJ3L73lV6V5d+KqdnK5GT0n&#10;viduIK7HrunXYG0MY1PVMBXXB6Da+tIhpZ0B0M+UvSMEEwM0jjVOCbpiieKL3qk43YQWJl6KodAt&#10;alWLqMV5yhQU0qV2FEAANThYVIuEHCstzjQnswgLZjbrptbZtMNUKkKB33/9JALpLF3sAe0WM9Ov&#10;TMF53XKXG5/3pDAFqo1Giwa3bzWYmwKjoSAJFCBNg2mEc2bBS9+0JcUVSzHs0tE0qk5TplpcYRBf&#10;DMxUwy4smjYkhRVIM1UNSBKWda3VKY6+uFGEGOJ+Oc4MRlPbF/zutoOzYDwAUOa7MfM16gH19b7z&#10;q9/2za8hJBVjOweYpspr7u3VYsE4KOWR8p5qIAA6ik/LoBQWRgajuHp4fzO+KK5niL466ffu4z55&#10;0/lBUZ8s+2ecH+ILBinV4N6yfz4019rxxXZ6VeN0/ydyb0niekW1UfZO+2r1JRKVM5lMJpPJZDKZ&#10;TCaTyWQyryScyO98/W/96V/9F68988hHLnzqIxc++eDG+TNLJ+czDE8NN2LUz1z9HAfrV0ebO5Pd&#10;pKiJEEDpvGoEGFWVFjUa4CgkC1dEjTE23ZVuLj7dmeWRt/2owd87dKc79yO94MgG6U4yZJegTnIj&#10;jz4h5gnrxRx20mb3BM80SFJICCS1v5DiSRFpo9IIMGgMGkiWrhCyLqoYY1LGN0dbdVH1i3oamgvb&#10;l0MM/bL3+JlXrfdXziyf/I4n3rHWX35pPxKZTCaTyXwhyJHpTCaTyWQymUzmaMr+eY3jyQ5IaadX&#10;p6PP+2pd3PD4iGqMYQSgqE+IXyKs7J8DhQDFi+u5Yrmo1sUPefspV8DMmtFzMYxMg++dPCyxUcqq&#10;f3Y6viD0ymCmsGAmR0RxZ6lps9S4Eg00C7DY1ZWYgdQ4tjBKUWiDmgYRH9oqRabFVaCnlBYas4Ys&#10;k20R8zKWO0WkF7EFisaJL5YAOD+4+Utiu2sWYCq+BCS225DCtIWJJUsosNjtvG9LOPcpChBTstq4&#10;UElts1d1Mxzt7OkDep+lxDjQNbgceHbxC0t+06PhUWlqABAS5gyRqVbIzGKj4khv2hqMuO0952wI&#10;5f7wMwGRUuPEYLHdORiZtpnJNPVaZzKZTCaTyWQymUwmk8m8smF/5VFfLo1ufFxcHZqt2G6HcCU9&#10;Z5iJPaRIXS8/HNttWHS+H9rtZvSM+KEvlsAUNhZLdSUzzNS0SSlfkcr5HumL+pS4XuRWF5FNpcrH&#10;rc6iIQIgPGf90oCAIEtoayRNzVI5s3QtynsL6IYomhktGDStkCAgKdQ86y7ZSzOrKQBCZ/qYzM4p&#10;EGepsiVtSjeEMJUzH5wjSIhBYWYELaTYNyizimoDFBagLcSTBLzRgABTijcNAE1bcbX4JW23DFNS&#10;QAeYaaBIDCPTqZmaBpIpQw4z1ZDmIc7y3unS7oAMa4fV0tQyTXaK2bxD2xaP7/rA00oWpLy0LfMu&#10;GC4v91aW+7MqGEtLMjOQ3UzGdMqFT9mRgqoBsJjWT6m6hdIDgAbTxtUnpd0CtOzd01t60JVrGkZJ&#10;Jk2TKJ0fiB+IK/HFgmRRbRTVRhpwGdsdjWPTYNBUMS2+5/zgyFL3TCaTyWQymUwmk8lkMpnMlxWD&#10;qv/dT77rZ3/tXwn5yctPf+bKM9d2bzx44ny/6HxrZ1dOFt5/8vJTpSs+00xG7ThobF0QL4UUUzZO&#10;pI3BOkMgSSmcByxq1FmUeCYVzlTTAywIhy+gOvr2DyVkWM4eToLqYpHKwTUcvbKbwZmnMbkcZ1Mv&#10;00RJQiiYFc0kcdOL1xiNBIwUoRAMGimcts00tjQbYdwveyJyY7JzbuX0Wn/l1HB9tbdcF9XXPvTm&#10;N55/XF6cQTSTyWQymS8aOTKdyWQymUwmk8kcDcl66RHQT7Y/I65uJ1fa8SXKdef7dD1KKUyFITGG&#10;icaRxjEAX635clX8YGnjTYcLe++A2N7QOI3tDqVw/mhLGaUsqo3YbCI2pAdo2phpV5NyUJVLHkU1&#10;bSgRAOnMzLSlFGYK1cUmYtMQ25FqC7ii3hApfLnSTgPoNExYFDClFCBnVTx3iBQ9TAQwWIR48f3U&#10;y30cptG0gbap94akuFrj2BhVm9SKM3u/izbH1OqSynm6G20QmhoteTpn737eftOJivNm6vlOmiln&#10;Fd4Lj+/PP9st9c0DeemZJsrOb5kqpkmhlKQzDWZTM0v3UVmI3FqLTO8gfR4OfiCkQBybtjGMDuy4&#10;WRApkaLymUwmk8lkMplMJpPJZDJfEpS9s75cn+x8lnzOlytmQePENCZlRqQQV4MirizX32Aam9Hn&#10;XLkam83QbjftNoAYdgyq7ZhwgMFUu7mEIAsphqSj65X1KYoDIFIoHQAzvYXlLQWYhaSj+FSVrBbI&#10;NPGwBZCSzulIM6CzqXEmBrIbldilrwUkIASA2BkEDUCEwShQg3CvTXnu4ztoJeRCzhrp+EMh5NnJ&#10;OU8skxBAYTHlt1UbWqQ4wJlGoyMUEIsNaDGMVINZIEzcgIBaFCkopcZgcdssmgYjCYGFLnqcYtV7&#10;bsgj8tJpeWkuYRJOZwu2/WrZYih6/2spZl1w3EBTJfcdtlAlDVuYysiFsmqQBFOQGMcZL7UFjPSg&#10;k7lASkmfH9UWgC9X2/EljZNmcmlp+BCr9S/ET8odQJKuztHoTCaTyWQymUwmk8lkMpnMTVipl77v&#10;zd/x7t/4t07cxe2rT137/Ac+/9ET/bUzyyeW6yHJE4O1fll/4uJTS3XfYDvT3UmYNrEl2cY2aFSN&#10;IAU0qIBtDADUdLFyWUADjhqkuI8DYxePyDOn6hnwhYWcufCV2X7b4eEjba8Q5cgDZ48k0VFIzuyF&#10;nelxb7EmSXs0mwfIFWhjG0xJCl1dVDBzIrUv01PjdiJk5aszyydX6qXXnXt0pbdEcL2/8oZ7Hn/D&#10;PY9V/os3nzGTyWQymRdPjkxnMplMJpPJZDLHQrK39JAvV0abH6WUGkah3Q7tFpobB4+Uwperrlgm&#10;Xdk/119+9EXmh+eEZhOAxrErlm42RNDM+aHGKcwoLiWiTQPMDAG2F6k1JMNjJBw6p2YEXWpxWbAD&#10;zqyBFlWnAothW3fHvlz15UpoNsX3td3WOAEMdOzadV7EbkPEl2iU4i02frB68+PVGgCqgUi9NBBX&#10;q7YUWBh1zTCUvXc0VxU5HyI5f0asc0YqDplBO+/jftUy1cPM4tgHDJgHs9DHyK52/I4xuSfTYbSZ&#10;adWE4uCcaQuddmfRxljedsX3Pqvm7GoOdKYNpNQ4mTsazUy1dcWQFPEvQf4/k8lkMplMJpPJZDKZ&#10;TOYuQVzVX3mst/RwO7ncTq/Gdkfj1KBCL752fqmoT/hqI0kuVf/seOuTLZ0v12PcjWEUww5MYU0M&#10;O6SAQjpKSSlJAYuiXhM3mKd2KSVAwB0opj6ApQbpJF5JAZDizZSWqpgdWZopUiFzivvCOh2sCzFb&#10;SkonEYx0hIBJJaMpYDGVaAMCMzMFFEpL5jrAoFDsk9RMugsltaoL/S548PbgTHciuz3pNFLTNkYF&#10;u8WYRrMWpqQzU4uTWa6YBJ2v0+hASunKFdOgcRe2rVZAYYSTojsVSMAsWlSKm3U4K6CA7FPzAJh2&#10;74GS9gFHv4sjH6GqMeXLxbG7TbbolEwjDmfbYMQ8NT2XI7tby1nR9KwtfN9nABZJT9L5/sLOEl2P&#10;twLm3KCli+22uFrDriuGL9NPUiaTyWQymUwmk8lkMplMJnMn9Mve93zFu9771Aff+9lf2xisPnfj&#10;4vNbl6/sXit9udpbGpS92tcPnjh/bXdzdzoWOu98iCHEEE3NTCjRYoSQJCEUAyAwjQLCoDNJc7+Y&#10;edscdPbxNo455kyzOYwHPXtHFE8fUDR503NCSBCqNi+UTq+LiGokoACBCHWgAiRLV5a+WOstDcsB&#10;yJ3paHu607StUJbr4Upv+MjJB56897Wnhhv3rp15cP386aUTR82mzGQymUzmbidHpjOZTCaTyWQy&#10;mVtQVBvLJ79qOvr8dPcZ8X3ANDambdKUSEdXpsBwWZ+olx50xfJLePXY7pi2ME1lv8dhqVOFTnxF&#10;UONUhAaYBtsf6WU38xAUMYukAz0sAAAdKclNOJPpUsuKqQY0W67oh+a66tiXK2F6zaTUuEuS4l+C&#10;5hDTGBrQOVfbzOh5M7Q1ABbp9nbG+UFst0hRizBjagLf730kmEyi+87WGSVxeFSjYe5hXDgce1Fp&#10;3kr75M1S00e/YM9qOVvP3H9JgFJoSsWbEWraQKpbqpNmJqSBB44kQBamUwCmU8xupeqYMHGVK5Zf&#10;ZB4+k8lkMplMJpPJZDKZTOYuhFKU/XNl/9zND3PFcLjxptBut+Pnm/El5yeki81maG6QXorhPBgt&#10;rvbFkvjBgTOkaXQUb9oeMsbtYaaEGcTgSAeAUlFbo5gFwBEgBa6EKSwmOcu66C5gcSZjpYoRtxfn&#10;pqg21gWpHeFAGIwWrYvy2mykYFqepHdEMyDOapkNFJEirRO2LzDcvYVu+KCjFIsz/ihBFVY2AACA&#10;AElEQVSFWEziHOlBgU4MIlJQCrOwFx4WR1c733d+SfxwNgVxdRqfAjRqdEVFFvNQeDcKEKJxShEz&#10;BVM6WrmoAab67m4nu4fS0g6mvrtH9t8jM6YSb4sWFeJmExbTHnDvhGmfunh512s9+1ZSgt0sJuWV&#10;XbR7fhFL74XiKRW5387BmfPRFHTi+xpHANrptRyZzmQymUwmk8lkMplMJpPJvOIQytc8+OTjpx/+&#10;xU/9cuH8+dUz10dbV0ebm+PtS9tX0zE77UjEEVCz0hd9qQsppmHaxjgJk2hGoHQliDa2aYgjIJFK&#10;jZo6UQB0MqYdm5xeLJe2ueo3e5zHvGCxV4WHFcX5CMrZI1wQHm0m9x1bLn1QnzysKqsZASNoFNLM&#10;SHoRMyjUzJKg6yil89EiIIXzK9VwUPWnoZmERlUHZb/ve0Y9v3b2O5/4pv/sbb/DiXu5PxqZTCaT&#10;ybxYcmQ6k8lkMplMJpO5NRRXD++vBveF5nporsd2K4YxLKbSGF8MXLFa9E7ePNV8Z5hOk42PUtz8&#10;QACEERRXp77l2EYA0AAI97cqw9RA0sEMiKkm+nDmlqSJg3XNLRpGlAAACnE1YDHsQg2GF9lCbGbN&#10;+CJpZX1KtQHQTq+U/XPEseXJupdw3hPpSBE/0DgmxRCxGL1OmmfX6cIDVz9ULIMDZdFdrfSs+Xn+&#10;bxwbVJ5ZJLnvXLeH7J1kr9HHgXvLozgzD7RmEUZoA1fd5Cpmnf31yGQ1RUwNMNO9piNtR53Tt1x9&#10;gfczk8lkMplMJpPJZDKZTOZLDV8s+WKpXnpE47iZXN69+iuUIrQ7vlgS9/9n78+eLcmy9LDv+9be&#10;7n6GO8UcOVdm1tRVPVR1Ez2waQaAYAsgQZMIAyWBehLf9CCTmf4B/S964IskE2mSSRQFSSREEiQh&#10;AA00utFdQ1dVVo4RmTHduPcM7r7Xpwf3c+65N25EZlZlZ2RmrV+VRZx7jrsfH25bW6xaa39TWjZr&#10;nl4pSkw11Q21PvKSQp8gaajjwTaVQLPKmchKWsv7IbR5k1RsQCU5JdEBwX0c1iXIPERbn52RREkA&#10;aLBkVrl3cicS4EAihtUVd4JNaLTk3tHbcddhrnuYbR7rYzsFqyHhWQ5y2GzIdoZc40i2iEyaew8g&#10;pQZWpbwP9KU/BQAmY5Wrg2pyY/fmeHcsyL2n1fmJBSt7XwMiYUzOTbqzXBrKnpTGLG4NNcCxZsjN&#10;EPIQuLJ5DmcVQu78CUDj1mOVLQHuEMekmrFHUkP3JVwujl9CIJ0vSXI44d3R7M28NJlqMO1GTJ+d&#10;29g/SQKWpn33WN6V7vhz+7+CEEIIIYQQQgghhBA+W1dnh//Bb/7RvdOH/+q9H/zrOz++Nj8CULys&#10;+nXv/t6ju+8f3020g2Z+MN0vXqbVZFpPPnj04TuPPjhtF8V9kuuhqtmWzmg551W3Ik3aLhMJYGiF&#10;xMXB6d1lFXfKgbxQGrxA51eSJC6fl37y4NrMbl/4gnGgmxd3PzdufbYtSZeG/GyCyZJLZqxSJjgE&#10;cfdexLF66VBxzym7vPP+4eJxTmlWTWb1pErV+8d3Xzl64Xdf/a2/91t/FPPSIYQQvhpiZDqEEEII&#10;IYRPimTVXK2aq5/nl7qXTeSyPWu7cT6X2xFbs0pp7lwDq2EierwGQF5cKwhST5Ks+IxS11i5Y8pz&#10;V6+y8u4EFVKeSjBmUaU/uZh58mlI3q7uyFf15KblqZce8Hbxfr+6l5vrTwtPppdNOMyFDURrVBbD&#10;QLjGNkdh2y96MWJaUNkph55b/hHjqpHbRR51bkFI8snImZ27pmeMSl++39CKuvtIAcHIMR5nZ8tE&#10;9kACirxHqlDa3cDtp+BTptANQ1/mJmZH8NKfpDwHWE1v/cIPN4QQQgghhBBCCOGrhGTKs+nea94d&#10;t4v3sXjHS1s1158+LL3da89LCyT3dbpsbUSVFQSmWt7ZTqnN0sR1Kiapl9KFUhhpIIgkL8KYMk2S&#10;Vg9VLx+nhSXvx7BoOeCSA05WlmoAUvHS0jKYtmO+25PXGKmiIWx5t5Hv8guXgOKuMQd7eEcuCChe&#10;1pLM8lByzM1Byvvd6iP5SqBZLt3jlOe2mRmW1LeP5T3UpzR7ytcJgIxUBRDoAUoFKgI39VVy9zUN&#10;28HlIapbFzoPd280AAPEIZuFAG0TEw3BoeFQ5x46sE2WvqyAqG0aNSQf56WtJizli6nRwz0kzpaD&#10;TFb3gHs7TpuHEEIIIYQQQgghhPCldW1+9De+8Xt//eu/e2/x8N2HH9w7ffhoddKV7uWjm//krX9F&#10;gOBvvfTt/WY+FMe+efNr/7c/+69IPl6drkvHsfNN2bIRaaimjt17OyPSQ3VtfGOzSOTZRzueHFre&#10;tdPet5O8srvBZonFofuPPLcjiSdzo88l4jz9q7cfczzwEMGdaGaWLO03cwCLbrls19lStrQ3mS/a&#10;VUfO6tm0mtzYu5ItGwlgWk8kvHBw87df/u7Xrr50dXb4vH8RQgghhM9GjEyHEEIIIYTwhUaSnyCn&#10;mJbHCOGdGp+lRr4Gs6vfDZGWeklkAUhrxliYpxLG3JiULItW+lPvF5tEk5SrPXnXLj+omhupmn/a&#10;C3Rvu9VdeVdNblqezw6/TatOH/yr3Fzp1/fJlOorl05NC2NgsqTzmdGFJJmkYdZ40wwKAAZyt9go&#10;ASpDu+dwH7fvjl8y3vptTsymbilqWHaSTz6Z3X2f/sgwHvXS8uY46S2AtKEP8/x2JDWGhDsIeIHB&#10;vbOnppFvruWyx725wy4fR6ZLewx5rg9ztf9kj2YIIYQQQgghhBDCr7jpwTe69UdVc71dftC193N9&#10;lc+cmk55v28fWmq8LOQdz9dw3DsvK8sTeWGqpY4Yl8Yzq2UtARSXt7DmKUPKPTAs8OcC4evN+2Op&#10;arvSoiDI5UsITBPAaElFJMF0sVQoDKnR0DZUukD29IulIKpITkuSn80zD0HaY8nLJEJJ6kv7qLTH&#10;YJJkeUKAKberO/XktuUpAHgrb+UtYbTLVgzc1uE0JEBnyNw7jO2C/ab0t2mG3ARC75w1oe3IM7dR&#10;Mk9U/oaSIMei3FBUHCuym9cYioab42+WdHzGr4d7BxXAmGrSUt57smDLoVpIo+Xx9FIGABUv60/9&#10;6xtCCCGEEEIIIYQQwhcPyevzK9fnV7bv9F7avn9reviXH72V7WxByUluXj66/aMP36pTBXLZrYYP&#10;khmAnJIgedmWR8dlE3ejnbUzTT226e28eHbK9Hi6m34+jWXRS7YnLu8NxLPLyWeT2E8edXOOQ6uo&#10;QBqtyBMSACNdcte8nkyqybSakFx2q/3J/rRqXj16YW8yn1bNrJ4eTvZJ/vO3/+zW/vVpNfn9r33v&#10;eT33EEII4TMXI9MhhBBCCCF8oZnVYAIA72FPzRAemiyHPBlsEqPJRKsEsPRSD1ab9RTLUDqzVH38&#10;vPRQdts2DFptVtxXXqyUdTN7WWVRzV/p1/e71Z3Sz6vJtU+aOC3vukd9+9CY6ukLKU+nB99s5i8D&#10;KN2j1Qmk0rcPJc/NtSdrhGQCqLFDceeoKkOp01ItudBju1rkmNyyHR0fg262TZNjsyR3mhpx9kJj&#10;3yQBwmzI53lK6fJsLcqPKW6en4M+95M2p0RcOjZPZrAIiSqAJCcgpUufqYYrJcdfpyd+gTCk2QzJ&#10;P9737cNUzWl1s/e1jyvQhhBCCCGEEEIIIfzKsTSZHnxz8fDPc3OlXz8ALVdHz6ii0FKuDjo5fO1l&#10;mbaDr4B77/0pmS3PvKwAure7dSLLM7WPYbV8LW+ZLhYJ3XtBJOUF8KFBD9tVArfjynISkKt3GoEk&#10;75DyJngZTy4CKPj49mbxQghAEdKTFysA8s0Ch5JrW1LEsC+cAKwyqwCjZe9PHbTUWGpKd8xUgamZ&#10;3Fwv77SrO/XkpuVZKSsA8s5SdXmtbTPRvV2ckLRkjauTl7M4l7NS3Ti4feEom2UTjZcU0LYJ1WXc&#10;H342Kb19VmdLMW6LiWPK9ybXmudPu3gpgMg8RHynao+4pLjnXjDUezel17GSKR8rnCGEEEIIIYQQ&#10;QgghfOVkS9+6+fppu/zp/bffO/7w69df3X50ONm/vX/9p+0yWe6Y2tIR6L1kmtFIJkt96c+SUTD8&#10;vV0acsfZWLI+Waecxk6/s6Dp3cnm7aDz2Uy1zh35Ezfj7ZzYk3sZDaTLXWUoByeahEW7AjGtJ3Vq&#10;rs+v3jn58GCyd/vgxq29a9+8+frZWUp/fucvAbx+7eUXD2++uXNvQwghhC+7GJkOIYQQQgjhC83y&#10;zKwC6KW1PHvaZky1SFou/SrtzOlamsp7WCXvIAPTZqJYgF0+PbtjbJekAWch1cxTtG3fHZtNLFXT&#10;o3/Dy8LSpG8f9e2D9enbKc+s2jebXp4OLcHb0p/27TGoXO3n+oqlZn703WpyY9hmevAN9w4Aaf36&#10;gbzNkxsX85MtY6wK+vnjl807xmFIGhibHUFImyFq282X5tnikOAQBbPpeTwrVRrPryx5+T0791w4&#10;9KeeK4Hubnp+Xnrn4OOJb0Kh5SAutEsOQdPU0LqqTYJQx9Q8cc+HIyQCZpf9M/Dc6Le61UcAcnMt&#10;1wfV5CZCCCGEEEIIIYQQwhPq6YulOwYglbJ+AJVcX3tGR12uj0p/gjwr3Ukpy6F65t6WfkEmq/Ys&#10;NZYn3i+Lr1XW2yIPYamal+4EVstbL2taTVIS5FIv9QDHPyGo3yzAZ9scE2F8k6BsKEw5mOQutRgX&#10;G3yi5CUfmu3IBLnLYQAcLpFDOLORm13dIW7ylkkDjEO2swQMOdg5pZrWpLwnDCHJq1LWXloA/fph&#10;NbnuZD17oVveaVd3UnWo0o4Vv6cs1MhhXcULJw6HnDAMq0hShIEmlE0j44VS3XjtpD1lRcJh+cXx&#10;WnnWVElahhybBO/hfp91S2JzA1TAhGFqHaL3oMEqMpOkNenp5V+oB0hmS5ML5/spOixDCCGEEEII&#10;IYQQQviy+f7L3/mT935we//G+8d3Xzq8Na3GquleM5tUzX4zX5U2p1S8ACheCorROBbOKBvb9zbB&#10;LHrWl338vLTOVeSeEiB91oc4vEXyGUU8fZIK35Pz0jQbGgtZ5ABcTtiyW7l8Vk8S07X54b3Fg+Ll&#10;1v71OlVfu/by7hHefXTnweLR12+81uT6j771h5GqEkII4askRqZDCCGEEEL4QkvVIWhMtfsSOHra&#10;ZoRZmrj35NK9tW0/JZOlxovEIu9ghHrCBZJGfOzIdBnyT86PK8shqFieeFnNr3wX4Orxj1dgrvb6&#10;9lHpHpfuFDBLE0sVmIkhhaVInfcrqYBM1V6uD2l11VybHn475enuBc0OvzPEuZg17erD9eKdqjrI&#10;9dF2zDulqgdo2b0/18M45kk7vAVES0CCd6ABCWPAjgv90KiosatS5+KqN7nUOys+QjAOg8py6sl8&#10;a2z32TnKTrXyiaLipRPlO1VZI0jaGBC9k/W9c4QsK/AEFcEhkpTKE0k4AkQaaE/JAB9iaoyWu/VD&#10;L4tqcsOsmh1+O4qhIYQQQgghhBBCCJciOTv8tsaF/1K/fqCyzs217VDrEztY1Vxrl3csTbws3QFK&#10;3ppVKc9pdT19ofSnXjoyy9ey+mwRwyGDul/AGi9rlSUwFIIk9ePxtxHHHLrwDLRNZooobUtXZBqX&#10;F4Tka8AAF4q7pfNVJcGH2eBxQpq75bQhZpk+zgWPVblNSczIpDEG2QFQgCXAkGYpTTHWzlLKc5N7&#10;v/CyBFova5R1qq9y9kK3vlfah6U/Hfd+yvqP5DiY7ZANSdjqoAIQlqkytjFaAgCX4BiSsMe2yfHs&#10;hvM8W4Nx9z7IhznnoXxnNFgl78/qgZahQgFMguC7oTHjoo0Ch4URN+edaA0tgSnl2VOqdiP3biyW&#10;bn67CB9+CcfrCiGEEEIIIYQQQgjhq+j2wY3Xr73Slf7O449+cu/t79x6c6i8HU72CUzryXrZzqtJ&#10;13dmyUh3L3ABLgclneWmbEqCuy16ImzTHHjezpqIO54VmXL+8+1nfNpQ9JiMw080M33uOwSHm4yk&#10;0cqmsLkqq8qqad1ky0fTw0erk1W/vj6/Uuf6Wzdfr9NZC+jdk3tv3X/35v61W/vX//D137l9cON5&#10;PNsQQgjhr0qMTIcQQgghhPCFVjVXQUt53rcP3LuLScs7ct7v+iWZ3de0ZtuSZ2nq3tOgspa3GjJM&#10;YKA9u9QmSe5mGSCtHt8EvD8lAKvhJddHUm9pMj38VjV7cX3yUzDl5oqXpfdLL+u+ezz2GmIYvq4s&#10;zyxPU5qBlqr96f4bubnOS4aBOT34Vsr7y+MfNKnp1w/69rjvHlua5WqPaUJrACOz0EpO2pBLI+/c&#10;2zFUeThtlWHYGeTQyLgNdsE26UXQWVEUY8spSDokwAhAm65QbqKdub0rT97KnfKnxt7Lnfzv8X1e&#10;UiQd/jaCGPodz7a75C5JFdkJBolwyeA9zze3SmVoKiWf8vuzib3xska/TPVhqvYn+2+m6uCz+T0O&#10;IYQQQgghhBBC+Gri/Mpv0H4AwNKkW33ULt6zPEv1gdnsyZXoLM9zfdSu76msvH9E5lTtW5pYmtTT&#10;W2BK1V5pHyhPvDuRt9ugaQBmNTL77iEJSVKR9MSSftsSk6RCuYag6XHcdygLZoDGahi1de+gXnIC&#10;UOeqbfe0pWFOmCg6O/7QYbj5xm3179wSgUVFPg5tbyaTaSlNc5qeP2eQZtUeiL577N1xX82ryc2q&#10;vg4w5fni0Q+9rCD31NPskgX+LMEhkF6cDg2LA2YwyVsyAYVWDSPHLgccKGDi+VKdMCZFX/iCc/PS&#10;wDiJDWBc61Aa4qxh4yQ5NIxgn38im9ciKDKTxtwkm/DpJd/NCRSoZ56DZpt1J32Y1bfKnpFNHUII&#10;IYQQQgghhBDCl9+//c3ff+v+u69fe/nHH771/vGHLx7eBLDXzOpUz+rpR6cPElOVqiZXRSosCYLg&#10;ydf9Gi7JARo3wSnjX0NP3/A2hyIqxuQVAOcqoE9ts7w8ZfriZ087APm0o1z6Pdth76EozCLPTIKG&#10;nsbeHeR+U1dWHU72TtvFurRXZ4ezavLGtVeOpmd9gO8/+vAn998+mh1+/fprb1x/9Q9e/97zfsIh&#10;hBDCZyxGpkMIIYQQQvhCo+WquS7v+vaBt49scv1pW1o1wzpZmpT+RL7e7adM1V7pHiM13i+lfoiS&#10;eXZuCQCoI0HLtIpjxdBLdwJ5yjOVzlJjadK3D+vpbQC52s9XfnOyv2iX73erD0t3sj2QNEwbj9U9&#10;S03VXK+nt1N99IwQY5LN/KXcHC0e/YBMuTnq20fen7TLk2H6Wr5279w7dcdkwtih2JMUhpAWI6vS&#10;n0gFcloeIm6AbjixZ1YjjSRE0UmDYJY0tFQObaD0nUPslkhx7rVAbropecnXnN9+SOsZAqUTh17N&#10;zfFJwxOGs1IRmeQ9VWC4GDS9+XE7+v7EFzsglZW8rSY3q+ZaPb012Xvt0/2yhhBCCCGEEEIIIfwq&#10;4uzw27k+XDz8gc0nffuodMfd4gNaok0sNbQ8hDJDxUvnZaGyJoQ0HbKdU7VfTa6P9R9Yqq7KP5TV&#10;pSzJBDN5gYpUhslhqUi+XRBwXKxv7OPbnJTGAelhfhhn1SmDWbIKm0KTWeVO+QrDMHRZIe+kZEvw&#10;sllscPw6g4mkNOSjbEamtbM+oCAO/xkmk+UOmqWJ7RQtz74EghfQjKmUFRZ3UrXf2EvTw2+vjv8y&#10;V/s95GXpZYGyANMwb7wpukkqXlqoaCgAMtPSeEeslregAWOtjEMK9PbOnT1GDvdr0yu5vQGbeemx&#10;EdG4ye4GDXBIkAs9z3oWhw7LbeD2+Wsdi7NmeZ7z/if5DfOyBmhWpby3PaCXNQCzOuX58/rVDyGE&#10;EEIIIYQQQgjhc3B9fuUPXv/+f/uTf/Zw+fin99+ZVPXV2RHJWwdX16U1WltaADlVE0uSei9FpbhT&#10;ttTKNwtDGiwZJTncJYJGG3r1fCjnjTVAAuCmb2/MSvmE53puPcpNZ+GlLYpnq19+gqHpIeoFoKhN&#10;U+ImE6dsIllUp6q4ptPp43YB6cb86rRqXrv60gubEOney0/v/fzu4/vX965848brLx3d+p/8xt+y&#10;y5oSQwghhC+1GJkOIYQQQgjhi26y92q3upurg649turA0uVTr4RVzZV29RGtcl+aZWyGZgmmvFf6&#10;x6RpnPMFnlnqct/OGMPSRIB87f0SYKr2yMxqT6UDVPrT3R1Tnk3335zuvylv+/axl4W8kwpoZE55&#10;lvKcafqMSekLUp7vXf1+v76/Pv0ZmdFc9bL2spK3sg5lCQDeMWdaA2aAUg/vzbIg+Xob9gLvsUmU&#10;xrZ5cbRb4RxfgQb1pJEJrEgBPWjSEFZjkjaNmY5NcXPbLLo9kktGDG/vrA25WbPyXNb0ELlj2+no&#10;cflK8NwI9IVHz0wDVMAkFAjykjZB00Ow9pCrY3b5vwG97+Sdg9XkZjW5UTXXZ0ff/SQLWIYQQggh&#10;hBBCCCEEAPX0hdxcWx7/GLBcH3q/LP3Cy7LvF7vddLRMa5r5q/Jl6U5Byov3i9IdWz4YKma53ivl&#10;xFS8LLv2nlk1tOfJ1xqnc7fz0tuR3PPRyGPtC9hp6tO4fiKN+UJh0CxDtXsrOFHcO7NqGEWWehEY&#10;OgpJjb15HKpMkqCyqXSRPFfpIiBKcEMD68lEEOdW9JOX1r3drIToUiFzKaerxz/tFh8081cme6+2&#10;y3fdV5Ss2pd3Uif1cj9fXjMgC8WsAhOtYpp4dzIcmazO6m80CiIl313kcfOCu9PUmxuu8YaTBHfq&#10;h3aWSiPXWBzcnNS5OuP5rGlB7p+w+CYVeWupAZjrsygY75e0Gky5PnoOv/EhhBBCCCGEEEIIIXyO&#10;/s3Xv//Og/ddavvuL+785Bs3vnZj7+oLBzfffXh3Wk1W3Vrb9j+ySrkaRqVqcKVV3xXvIYIS6JBL&#10;AhIJwphIuBcCftlXf+y89FM3OFf/e2IwmucaGM/3EF7cg0PaijSuVDkMSwPyIshoiTSYy3vvFu1y&#10;WtVXZ0dVym9ef+3W/jUAgj58fP+tB+92pX/t6ksvH93+2tWX/oPf/KM6Vc/72YYQQgifvRiZDiGE&#10;EEII4Ysu10fV5LrkpTvp1nfr2YvE5dPOqTqw7jHkpTvuu9Nc7Z9N6NIsz0t3SpqGoV5fi5lMT04v&#10;Sw51gAEZ1ki996dQoVWW52SqJtchdeVDyeX9pSdDq6vJNeDaL38HSFaTa9XkWukX3fJO197v20eQ&#10;50ZcvO39svQnZGWpoVVQcV976V39kLozJMxsmh43nZsaI50317y99jH+hZLQASIyQFoaelbhvdHl&#10;BjhQhqZJ7hQ+SUgkhaEvcpPyQwzNlaQIbr/vyejp3Scil5MkiaePTANjZrhMdBdEbx2gZQlQP4T5&#10;pDR94kFrvF1+CljOe9XkejN7cXr4bcbikSGEEEIIIYQQQgifhlk9P/rOZO/1dvFet7pj/QLAMHg8&#10;VKJIG2aVzao8uQ6pXd6Rt936Xre6R3tk1d4QI0yw9CeAwbviS8KkfsgMOZuUZhJ8nO+lcVzmT9jW&#10;osShJjZsTYJpCu+EQqQnTr4CilyQw3tHIsqwECHkEsx4ae8fAZ2NSpPwTc1tmK8GYY4WIi2DaShs&#10;ClBZeVkPfX1j+U4u9TABVtpj5H518jOBpT8lG2VansvX0Dan+uxqvaxKv4Q6IaV8YJbcu/Hm76xO&#10;OFwrQMCIIumsEDe82OZMj/PPZZiXlkDbdC9yO01dxvPAMCI9XPAQv83hQY2pNOM4OXaywUvpTy3V&#10;ZpfEbm8JKGUJ0NLE8pybgXN5777M9RHJqrn6vH/3QwghhBBCCCGEEEL4q2W0v/db/6P/5J/+XyT/&#10;i7s/+eHdn562i1evvPTCwc27J/ce0db9UGy8WPmcVhOX1u7DqpDFyzBcTRBkog2FwETrJZ7FsQyr&#10;VI5Nfh83Nb2t/p0PcDnXFnjZ+ok8//LCLjuvXaL8/GqVY+HSyEQzM9cYnX0wmV+ZHkzrybduvj6v&#10;Z23ffXT64IPjD5fdan8y/87tr8/r2e+88ut/8xu/nyxaBEMIIXw1xch0CCGEEEIIXwKzw2/16wfV&#10;9Ga7/KBbflhPbuIpKc3V5Ea7eC9Ve6U76fuTVO1xrKe59wtaBSR4xzSBHOqlXkOCMQkYCEju62HI&#10;Wijw1l1ktrxHqyw11eQGre67x5vv1Ce9jF9ayrO0//oEr0uusipluTq5sT75Wbf+CPBm/grA5aPH&#10;8g5wlfUmTzsZTV4w5sYQ8iETZmclxmHEeVvwlOQwQAQczNueSVgmAIPk8K74eli2EZtjbUenz5Jk&#10;zqqZJIZ+0W0fKc5e745wD/sNrZYwgU+bk98cl2BlsuI+fo+K3CUnBGYywbIwLDLpgEu9lw4oAgDL&#10;9YHl6d7V79ezlz55BngIIYQQQgghhBBC2JXydHrw5vTgTS+rvn1Y+lN5J+9BM6sszXJ9YHlvKL80&#10;81cWD/+cVo0btw+7xR33tcGk4mU5Zi+jBygfUpGNNHBY9JBj9DFtDJQmIRB2tm7fMNPMhNRATiap&#10;vySyhCSz6PIiFWhFEnBJILkpmW233rzwnTqXjVUwkjQyAXIvQA8BTIBbmpB0FfWn7gVwebep4BlA&#10;0MiKTI7iZSH1q8c/BAxylVWa3k7VLajz0kndMLVMGCwR1q3vell7vyAcSPJOEOBEdf5CAWagkwj5&#10;WBHdzn4D4BAZbZADY1I3bRgLB0kNBcMhfRoYCoibgxiAcUHF8eEMtcChJqmz5ko55P36YaoPLE2f&#10;VoxTWcE7y3PQquZsbcq+ewwhVfu5vspzwd0hhBBCCCGEEEIIIXw1Nbn+B7/9d/9P//K/MNpbD959&#10;9+Gd+6ePXjl6oUnNvJ6u+vWyW2WrLhQ+q1QltnVVrbt26PEDMJZVBXB8j2Mlbxh83g5Kw2gANjs+&#10;pU9ymGCGnj4vvePcR+eDpC+8d/Egki45A4FFJYmZCUCd6770B9P9o+nB+8cfHq9Ol+0SwMF0/2vX&#10;Xr46Ozyc7P/Rt//wzeuvPu/nGUIIIfwVipHpEEIIIYQQvgQsTWdHv3b64E+r5nq3+nC9+qCe3ORl&#10;scNmdT252a7uWN7z/qR0x5ZmpJX+BEJKU1dHJjCTEiqoSEXqhwRkwDWuR5jgveUZrTaryQSm3FzJ&#10;1cH4TSoACBvyjT9npDHPLM9yfUVlYaleL95tF++5u9RrCJcGhjMXJF+DNs4Pn9U0LyzkuM2C3pYd&#10;tQmrcXlPy+fPgbJEJcEJ15A2w3MVSwmghmwZULujyGfB1Ny0nY62q11qHO0mafmTTDGTKaXavQUM&#10;liABRSDVuye1Dy9uzsw0kRdhnesr8yu/3sxf/vyfZgghhBBCCCGEEMJXj6VJPb397G1yfbh/43fb&#10;5furxz+z1LTL9720gEo5lURmoVAUesiNlGXSCIAJXkCX+s0srkE+9ubRxsKTGWmENtPADlRA7yr2&#10;ZE2PGSykC4XQsGTgJntZO9UrbhYB1DYzeSyqjfHKw/g0AI4T2kPDoLtZkrfeL6BhWHqofWUig3Dv&#10;KdGypWliLv0x00QuYO2lA7xd3a28zc3NVF2SzCxvez0UWy/LxCx148wzLy5EOJ4VDSrbzG1pu/7h&#10;mC991oJIDEPQIAUDNh8NI9DbefUxeQYaArbHpRNdFMa9hw2HZStd6gB5v4CU8uzJK3LvSlmZNWZ1&#10;rq9ui5PyvrSPUjUnc7P3yvP+TQ8hhBBCCCGEEEII4XMyq6f/4Lf/7n/x5/81ySuzo5989PMffvhT&#10;Gou8styVftkvp3l6odEup9y23bBGJEGBDk8kgHJW4Rwmpc/qoNu1IQkrY0nwEtx5oSfffcYOAM4i&#10;WS7ZgATHgW0fWgy3fYlDIAyAZJYs7VdzGLq+b0tXvAg4Xj4+Xj6ucz2vp7f2r12bH01yM69nf+21&#10;3/jtl79bpZgjCyGE8BUX/68uhBBCCCGEL4d6etvLenn8I9C61d128W6ur1mePRkIbHlWT26uV3cT&#10;D0p/UtqHLlmqc7Uv9ZmT0p1Yami1l7W83US+ONBBMKtoGUy5Ohimsi1NUrWXqv1zKxx6R8sgL+3n&#10;+9yQNj389un9PzZr2uX7m4sqpJllWgJADL2M4/zzTh/nU4xp02NroySpSE71wDi6LEjeb0KpBewG&#10;83DbOMqdiJntN257TcXd89iUNIeGS1LuQ8Q0aOSzIqbP35FEJloFSXBaRatpVbJG8PHqSTKNI/dM&#10;4sqag3p6u5nFvHQIIYQQQgghhBDC54q0ZvZSPbn58IP/hszwAjnzPKcpmdz7fn0PglAEEILAVEki&#10;IRdhQ4Cz3MEx81ljfcqGoWUyy3t5B1ZQByZ5LzPCzp8JjdlVABccEpkwzvmehajsFLRcw5J/4yfb&#10;KGofjjesKSjRCMiZUt8eu5Ms8pYgWNFsN7N6c3iDZbKSd7k6gCW0j0r3uHSnxkq6c+kseqqPSn9i&#10;eVa6x6Wcyst4J54sAxK0Ct5qyK+GcztkzjRejAqwqSYO2dIgRNKlsSkR4/g4hTIeeazsGUEiic5x&#10;YHrzZDjeaQ0D2ype1qChh+XZuW5J77w/NaY0Lhx5uP2oX98HlZuruT7I9TWEEEIIIYQQQgghhPAr&#10;o07Vv//dv/nG9Vf+Pz/87w8m83snD39y7+0Pju8Wubsv2lXbd02qh1qqu7t8qBJWVrmKSySLw2jc&#10;lO2GI4soDsk3ZTqRliwNiy0KekrI9KZiqnND008Nmtb5MetnbmykkUUgjIBZglxQ7z6MUGfL83p2&#10;dXY4qZqc8ocn96/ODq/Ojr738q9lS0NEdp2qV6+++N3b3/j6jdeyJYQQQgi/AmJkOoQQQgghhC+N&#10;yd5roC0f/dBmVbv6sFvdsdSk6iDlGc4nTjPN6ubGevHu2MhIAPKyyvWV0p/SkrylNZYasXJfydeA&#10;k8nSBExmdWqOzBpLjaXpZXHW8rKwNAWQtrnTz0nVXKU1pazAVLpjsqIN6dk6qy5agvs4j4xNystl&#10;huZHDWVIcmyI9ALiP/9//eCd9x4NnZAv3j749/6db48FU2ro55QuHPjil2ickt50R2620fb1mEQj&#10;DIHYTCRp1TNXnrzAhm+Q3NLc8tTMLO9L/ZCNAwJIlipYZTYF1C0/yNURLefm6vN9lCGEEEIIIYQQ&#10;Qgi/giQ/ffAnQC8506SZ3kp5KvWS+u4467DvjqlEqwEfhp81ZiA7QXg/VpiG6WUAcjFRIm1sq0uV&#10;lzXkIAzZWbx0KdUXi05MSNzM/47ByhiGh4eOwLH2RanIy3bZwZ0Xm32HupmLJGAg5b3gQHIVg+F8&#10;yUsA5GAGQGYCTI36U6mYkqU9L63KqvSnArr1R1Vz/cJtJC0317vlB5ampT+BijaNg08iTUwQQEE+&#10;VgQxbJ0Al/rtvDQkkUY6CPk2T3sTpj0UEPXnP7z73/wPPx1/pv3H/9HvV5nD2olDDsy4LbgZVh++&#10;t8g7AV6Y0nS4FfK190sypWrPUlNPbm7PvO8el/4kN1fJPD345tPLnCGEEEIIIYQQQgghfDWR/O7t&#10;b3z9+mv/9Of/6p++/afX5kdt3/78wXv3F4+S5a50XenrnBOT0apU5ZQInrZLY7Pq18XL8P6wKqWo&#10;YX1EdwdgpIAkY6JLxYelFYELOdIAhmlrXt7Y1/7ogT9YD6/toK5/7eoYtLKNin5Wm+H4roQyLKNJ&#10;mFmTq+Kl92JUlSqCh9OD16+99Ma1Vw4m88fr0z9+519fn1+5tX/j97/2vSbVR7ODG3tXb+5dS/aJ&#10;81pCCCGEr4QYmQ4hhBBCCOHLZDJ/JeW9xcM/a6wu3UnfPexWH3YkrTKrhCGypUitvDeriD1kgEaA&#10;1shb70+lXt65l2EaGBJoZtWQZpzro1QdpWpKPvXfC6VfyYs1c0uTVM2f4w2RtDr5SelXhElOqwFS&#10;/TB4rLNWxOToPknENKHdJBwfZ84lx2rVni7WQ+1ytWrGJlRSPq44Se4en5cdHMBuHvWYLcPNvDXG&#10;MyxDEBBJsuKnmJceeziljrRUzS019ezFy4bex29vF+/S6lTt1dMXP0WWdQghhBBCCCGEEEL4jKyO&#10;f9StH3Sru6Vf1rNbKe8N70sq3QmYzSralPDiLS0BUr/QdnVAbseWOaRPA4AclgXB++I9OYQ5F7J2&#10;FVoNb+U9mHm+VgVxLKkRUAHS2JE3zmNTEFU0zkifpU+fI+28yfHAWgMGdbQkAr7GttWQhCA5jWAa&#10;ilTDMoLyTsw0S9Ve6R55WZGptEhpavliWTLlmTdXtH5Ab70/IQQ8td5Fq4aFE4UCFWFI1QZTrbIC&#10;DJtk7+HuSdwEa2/CoreXC0roiy+W7bYEKGlY5lK+mTkf0qfNNg/NIAeTvBMNZe2WieRlKW9pdcpz&#10;Wl1Nb2NTtStl0a8/sjzL9VEzfyXXR8/7lzeEEEIIIYQQQgghhOejyfUfvvE7v/vab/34w7eO16c0&#10;60oPItt80S2Lu9HqVFcp1VU9zZNb+9fvnT4w8mS9KCpFpWaFBAnFi1RIVilLcnlOWdAwUu0qwphc&#10;c1b23Aay4Cn5073U+lAsVOc761EC+Pj8lOHYglPUsIijtO5bAKQlQ6LNJ7NsVrwsutWLhzfnzexw&#10;sn/74Mab11/9o2/94fN+PiGEEMLzFCPTIYQQQgghfMlUzZWDG3+wOvnZ+vTtVO3J29Iv5Gt5LxWB&#10;ZLI0tXpieUpmMKXUlH4FOOTt8oO+fVS6x4BLBEgzSYADZlbL2379Yd/S0iTXh5ZmF05AUuke0nLK&#10;s3p6+9MEIH/2uuX7q8c/9f5Y8JznYJav+/ah4NQQTbMNezGAm+rkE/nPAujbYOqxRLnNqRZhADmG&#10;UA+xN0NrpPCUKJdLZ7O5++m5LYyb4Jrh3UQamGiXTztf/pUa0oQcIK2G5Wp6+2nz0gBKdyxv69kL&#10;tHq6/8bn+uRCCCGEEEIIIYQQAtCt761O3+7bh6U7rSbXt/PSAKBe3spbgJYaktTUy9rLY1Dwnea8&#10;4U+awYeSHyipjCvx0YZR6mHxRDKRFLPUExTSdmpa6jGU0eSbYWM/d7oSSO0mWgM7Q9vbZQSHUWgO&#10;NTDJQUkOFIrDVPb5w47pzSqdmOQdrCJImtQDsjSBvLCC3MuKlrv1vTpP+cREdFUfqXQqrbhyX22W&#10;OHzK4oZWyVsyuXeQQIGJgJiIbrubBCaDb/KlAcDOBWRT5DZPG+OqjCqSnd0cguMQ9XZX46aX0r0z&#10;Y2mPh1Ke5ZlZY3laT25ty5ven7aru8maenor14fTg28871/eEEIIIYQQQgghhBCesyrlX7v95v/y&#10;d//e//lf/j/n1eSj0wdmqe27ZbdadEsIyXJjVZVSZfnG/FpbPqhT1XvpvcjFodoJJFqyJMHhkiRV&#10;lnsvpFRc0rmx6PMVx93FI89VPj8+R/pyBEkSFNyHRR8lETmlKmVIBdyfzGfVpC1972XVrQC4hpRs&#10;S5+m4TCEEEL4SoqR6RBCCCGEEL58aGl68OZk77V2eadd3bH2oeRPbFNVzdV6eruaXAcolX59v28f&#10;WrV/ev9fgCZvaXnslYQBgvrSnwAAk1klL94vLU+r5jqt2h659CfeL6vJDTI181ee430o/WJx/APv&#10;F93qo1zNc3Ozb++X9lHKe6U/kTr4GlaP+S1IY2rNGICzW4YU4MMM9La7E2d5Otj8tekyBQDY2AEJ&#10;AJv7r50DYqcKemnJk9yMXQOAhoieIa3aAA7j7p/qhkg9VADSMml1c912HtzFjb307QPLc0vT6cHX&#10;afHPwxBCCCGEEEIIIYTPleSLRz+Qt337IFX7uTrY/dSHHGb1tJoclgfs5KuxfEVAJA0cUppJUhLV&#10;Qz7WuGiSJN9kGku+hjWWpsPUstQDTlabQpYDIiCkTTWMlEsFm1nhzbjzWbb15sfhrLSpqhlBcEjC&#10;luRjejWlTSEOZ4cYoptJOOSlPwGTpSmYhyluyzMvq5SmXk4llX5B5tIeXxazzHp60731cgpPklRa&#10;WOK5WeXNpiSslq8xDopLKnK6d5stDADEMSn6rHa38wzP5qiHx2GQiwQp9cPSjMPNFEH4kD49xlRv&#10;b6a7awmmlKapOqClXB3m5somo1ulfdC3D1Oe1pNblud7V793/jRCCCGEEEIIIYQQQvjV9eb11w6n&#10;+1+79vJpu3z92ivrfv3+8YcuLbvV6XrxuF0cr0+HLSW13g3RJAUFgtFyyolWpdzkZtGtivdd6QVU&#10;KXfebwqgHOarpW1Rj8NCiQCFIZqF9KESOn7bL5ZGMxzNMdZwNysyoko5WYJQkdnytG7aZV+8tKUH&#10;0JUeQE5pkuvn/UBCCCGE5yx64kMIIYQQQviyouVm/lIzfwnyUpbeL6V+GJe1NLM04U78MZmqyY1U&#10;Hfbto9xckfd918t7pqnlmswkAQoOubwvZc2yptWA1uXdenLT8gyAfN2v71mepmq/2XvNUvP8boAW&#10;D/+1l7Zbf2Spyc1NklVzLaVJS8g7H5o+vRNgNJdESptWTQIacqO1zXzm+dHonSjo4UftVjEF3/y0&#10;nZweGh8vDE6fPYTLXm+zajQ2Sg6Pi+lTzTDLe1chRGahkFWqDixPnrq91K7uAKqaq7nar6cvPr/n&#10;GEIIIYQQQgghhPArqlvd8X7Rre+TVjXXLnzq3gmCCq0G4P1Cvpbcy3poyxtWzRu3HjvyCJgkQkMF&#10;jJYgAS75EA1NddKEVslBQOrdW7ICXALkgpHCuKgfBUAF29lmYFh+UQCh811/2k4Ij91842i3zuKa&#10;hx+NQ5zyOISsIg5Dy5C3YiLlOsG2viakvA/JfQ0Vqci7vn2UqsPdEuhW1Vzz7ljeShII74UCGpku&#10;ThqTQy0OMJJQKVpBPoyjCzRLkqR+nIsmXTCO8dnjnd/0Q4IGGEiM26ft2W0zwccHMRZjBfWEDXfb&#10;mAFYaurpTVoz3B7vT7r1A6hL9WHVXE3Vwd617/Pp6ySGEEIIIYQQQgghhPCrJpn97mu/ebw6OZju&#10;v/Pog995+bsvHd5+79Hduyf3ZtVEQFe6rvRFXkpx+aJbt33b5HpYQ1GSqFJ8pbW8lFLcfe3rZEmS&#10;0URBMKOEoqLtupI2rGfJITZFZEF/VtP8healMTYvbiqL5FhEBQjOq9lpu6hSRXCeZ49wKmjIlx6y&#10;pqfV5Gh2+LwfSAghhPCcxch0CCGEEEIIX360lOcpz5+9lZf143v/zLsTld7LytIU3oMwq7lJMyYS&#10;CFiTIC+rUtbqupTn7fJONb1B5m55h0z15Gau9id7rz/Hi16dvNW3D7vVR1Kppre3zZGW5838Nalg&#10;fewuINmQpO0dIO50Jw6hNuNgtECOfZ6bdJwLA89D3A12RqIdsvETbPojz/7ShV3PBqvHrB6cVTZ3&#10;MmWGqB5+soKpIHgvOSDSjBVo5rA0IY1PCamW0K3uqqyr6U1aPT345qWtpSGEEEIIIYQQQgjhr9Tq&#10;5OfytfeL3FzDk6HBKpsakpX+1L2F9+OaiUxP1K5GZBIdY7ZzT9QkgURIkOSSy9cpTdwaCJDJO6nd&#10;LiwI2jgjTQOzfHG+7MVtGPX2rTFkZWwDHKtsAoYh7c0G4qbu5nIDwERSwyA3M0mmGnKpSGsNudAq&#10;QxR21Vwt/WnK89Idu4qXdbLKfZnS7JKbYNnSxL1DWYA14FIvL2DROAdO0IaJcXlPy8NpgGZMKt3Q&#10;9TisaSiV8W4LgHObIzMEyQhD3vfmovvxA6vNkuBkJg0uRwv3Ic1bLgyp4ASYaPXwuC3PU7VHq1XW&#10;pV+W/rG8s9Tk5kVLk3p6a3b0a2S0eYQQQgghhBBCCCGEcM5vvfRr/+ztP33z2iv/4t0//8m9n3/j&#10;xutfu/bSa9dePF6dHC9PHq9PV926LZ3L29JWqVq0y2ndSEiWIPVeilxyMvfuOaH3QrDKuSu9u9M4&#10;yfW672QafhwmpY121non36na8pMMTe/Et5y9Q5LjFPb4kTAUV7HqVwDqXE3rBjZsQwMBHK8WJGf1&#10;9Pr86Hk/jRBCCOE5i/8tLYQQQgghhF8Jkp8++JfenbTLD9zXk/mrXX8M70t/UrrHlqZP5EXT0pTW&#10;lP6kdCeW99anbwM55Wk9u215Nr/6W3yyj/Pz4mW1evyT0p14f1pNrpnV506dqZ6+2Ipq5epp1ZCB&#10;Qy/jwLMwdHaeNXVuS5QELm041SaD+mymGmNT43aLzRKPO0fe5FfvHHYnmZpjnoxEakyqgUNwb0mD&#10;DQtG8uKpSJK7CsYTMFpFGpgsTbw/pSUOTaWX/Caob+95f1pNrqc8nx1+OzdXntdzDCGEEEIIIYQQ&#10;QviVVbqT0j3u28eApXr/ki00ruDn/Uoo8g4qmzHj/mkj0wDILHXAsN5eDyRu+vcAh1zeO1vahGnP&#10;yylhxTtoLQgSaZuilsPXhIHSEIws39S4dupONO6EXAOb1sAh/ITbEeNt3UyQD6PXAofIZZLkUOAy&#10;Krt6eT98V+lOUnWA2urpjXbxgeWZt8elLK2aqVvgspFpswyaWeVqzCbSWhqiYFzwYW4cLJvA5wQy&#10;5X1LjeQqSx+ypCEyDVndOiv4cafXUUPSNIdrVdF2dppmqU55wtxALu/E3mSiU/1QAJQcGIbbnQBS&#10;A2+9LNen7/bto+EWWZ5WzTXLM7N6evCN3YUjQwghhBBCCCGEEEIIW9nSH33rD/8Pf/yfv3rlxbfu&#10;v3sw2b+1f53g4WT/cHKu+vrzB+/9/MH77z66M8n11dnRql+t2vWq74r6oZBZ52rRroxW3JMlCIUu&#10;qUiCjDZ0TRqtyF1uGKemfbvW4hM11CdxG6qiMYJlKDQajTTbTE0DKF4gOCRp2a33mhnBg2ZvWAXS&#10;yGQJwMPl8V4zS7RXr7z4vJ9GCCGE8JzFyHQIIYQQQgi/EpbHP+rb43Z1t/i6ntxOeZp8b714P1cH&#10;pT/1snBf02qzZrfrjrRUzcv6Ub/+iFanPKunr6e8t3f1+5Ymz/Fy1qfvSKVf37M8TdXBkxukPKNV&#10;udrv2kdQMqMkJ+A0Sw7H0JRIQWPW81OCnbc50ONItLSdrN4EUwM7U9a7Cz5u+yjPOljPEqRpAM2G&#10;f5QNcToFAFScJIr7CkrQ2DLqEs8dH2OONNOQFGR5SlbAEN1jsEsipiX17f3SHufmSqoOpvtvNvOX&#10;nuNzDCGEEEIIIYQQQviV1a3vASj9aarmxKVLE3ITs1wEQQXMZIZ6PfPIJGFJXkAKoopgGL+CIIXe&#10;PRlWZnspH3hZGiQVqBeBYaJ4CJ3ehCfTEiTRoG19SxBAI234TolAGQekJRCEaXcBwvGiMJzWmGUN&#10;AxNg3JazCGMWzct6uPy+fZCrA8uz3Fzp1w9SnpXuuHQnTE1+2j1IDb1FEZhSPpR37q28J3w4O6kD&#10;RGvAKuWJpSmsynnOVLWn7/XdMbynVZCkQkkYhsaHOfBhSNrGbJdxApxnD4ApVfupasYrtgbDCLpc&#10;ci9r984geS8Vs0zLoLmE0jJbSlOr9lKagMlS08xfaeYvR7h0CCGEEEIIIYQQQgjP8Pq1V37nlV8H&#10;cLw6+cuPfl6n6srs8MnNbu5de/vhB3v17Hh9ciifVdNZNQUgqBQXHMDD5eNFt1q2q857EBQKJO+T&#10;mbu2jXkJ5vIit21Oyzg1fa6C+2RX4hPz0tw0GxIcFsA8F+RiZi61pTNatjxvJnWuFt0SQLY8qepV&#10;v368OvnatZezpZePbj/vRxFCCCE8Z/E/qoUQQgghhPDV13eP28U7ffvI+0U1uZnyFACtqWcvd8s7&#10;KdO9U1mpLEtZAkazMVBZBXKBpBFmaQKU/Ru/eyHV+XMmlfXi3dKfSqWqrjxZVJSX0p/I+9KfAC4/&#10;ddRjKyO30TbiWUz0hSPwya/cLUtetiXPT03zybUiNc5cY+wxZTKrMSTnDG2avpbKsFQkMD6CoVVU&#10;ktHOjVsPe4FkSmlCy8P27gXjNPXFf+7Ju251x0ub66NcX2lmLzd7X3uOzzGEEEIIIYQQQgjhV1nf&#10;PpC3ULE0vXQDWoVhqhYkHExkJiEYh0rTM5KmYaBvkknGdOghA5k0IkmdZKVfpGo/5TmtKurlhdvV&#10;/4hNhcqHoWjQqKKzYelNZPRZvHTREEMtkNxJVDl3nkONjHJgaAE0gpYu1huH5QIFl7eQ2tXdevpC&#10;rq8M49xeliptv75f6hspX7K2Y0pT75egSS1Q0ao03E+5e4uygmh5D1blvJenN4w1LQOQd7TK0sTZ&#10;W56V7ni4BJLaFOek4ZJFbZ4Ch7cIGETApXLximCgkTCrJUF96U7cW1o15EgXZqlLec/ytJ7cSPVR&#10;Pb2Z66vkpRP1IYQQQgghhBBCCCGEc/7GN37vg+MPXf6n7//oz+/85Tdvvn59fuXCNpOquTY7Kl5O&#10;1qePlsfbDQjmlIAE4Nr8ip/cB6B2uWg7QcVLnXKVqh49yd5LlXJfejIVd5c26yoOx+L5FsQLHYdj&#10;J+Kmn3AzQM3Leg41bkPA5XWqipejyQGArvQkcsrTavL+o7skb+xd/fqN15r8PHs7QwghhC+CGJkO&#10;IYQQQgjhq2/9+Cfufd8+SNVerva275vlZv5S6R7164eySnKpkxfAh2FisqJlpiwV7xapmtImm6UQ&#10;n5tueUfelfaYqWZqdj9yb/v1Qy+nkIAhfkfyIi0xRMEA7t0mJGdTXNQmafryoOnx7csuWzsBMjr/&#10;PnaCpsdh7c3RDEyWJrvNjiRouZShtzLRDFbLV5CTGZZ4loJNwCzV4/vnz1neAkam3RhwSd6fduuP&#10;ANbTFyxP69kL08NvkU+53hBCCCGEEEIIIYTwV6x0p17WAJgml25g1nhZAJR3TJWx2tSBhlFoDu1y&#10;lxd4SIogIcAS5ON/h9FeS5LgLVKjskKaghyiniHXTkVrOBGMVSyBxvEgw9GGTVxyjKeznaZ+8ry4&#10;W0rbXIkBYLqkh2+YCafVkHtZ0epudbeZvVQ11wgr3TFSkkq7ei/l/ao+olW7u6dqr1/fN6u9rMec&#10;lnFgeu2lJSw3V8ic6sOquXb+zqXxbNWWfph8ljZD0hgjtTfT6A6hkBgqckOmN0jJvF/01qc83xzw&#10;4vMBh0HunPJeNb1BVqWc9KsH9fRWM//a3rXfek6/mCGEEEIIIYQQQgghfFllS//h9/7Of/LP/q/f&#10;lf7izk9+cOcnp0e3X7nyop2vVr565YV7i4eH0/0Hi+NFtZrVFyu0Rt6YX7l7cg81TttVX3qBZilb&#10;yil1fQ8UCXWqO+9gJvd+KCNqUwA939N34fjbQWiMf5GkNkPXPL/lMF69KU6izikxAVh16zrVBCZ5&#10;8pf33rq5f61O1fdf/s7zfgghhBDC8xcj0yGEEEIIIXzFeVl164+GOJTcXH1yg1QdWj7wcurdSSkr&#10;mJ/7mJbyLOV5tz720gG+Xrw73X/jeV2OpPXp2/K1l1We3NgO/Qpe1g/67hhyL2v39XbhRlqW9wAA&#10;E5zwnaNtl3QUwLPR6cvwqRPV288vFDe1MzX9sRtDTEQniJZyc0hrpOL9qcoaZskasoZ9TKSMvB/a&#10;Q1OeD++U7qRvH8nXlmfV5Ialenrw7Wb2wvN6giGEEEIIIYQQQghBknwl9QLJp/yv9iZ5D4gQkM8q&#10;TGM9axvyfEnJ6iyOxBKZNkHPQ/VLUgfIvaf3jgXsGHKoCA4ZKQ3TwbBhCUJIGKeCCZrkJIdzAyAV&#10;waidNOlNQMr4w+b1ZllC7p7jGGF92T0CRBqtBuD9KWlde79qrufmSrf+SN6mvJfyfulP1/0J0ySl&#10;vZQnYCZJZstTwVFWXhZkpdK6egIpNZYmYKqa62lnfcnNvTNAXlbwXpRKKzgIMoF28UTN4QASaWRF&#10;JmDIkynurdxK99jSxC6biheGcesKpKUZLZNW7DFAaf0cfzlDCCGEEEIIIYQQQvjymlTNf/Tbf/f/&#10;+C/+H0b76f133nn4wYPF8ZvXX92fzLfbzOrpCwc3JC261f3Fwypfr+xikdbMDqb77zx4PxmJ3Hvp&#10;S79XTwn0LCSLPNGqVBX3Th1hw8qSo51Ymid6CrUzLD1OTEM7ldOdFkYfa7BqUuWSWSJSp57Odd8d&#10;zQ6Mdm/xAMArRy+8fHT7laNoCwwhhBBiZDqEEEIIIYSvunZ5V1LpHluaPq3/kmTKeynvZQlyqcMY&#10;dZLHVkggg93yAy+rbnX3eY5M+7rvHvfdY9BSHjsa3dtudddLq7L2sgKcVlmawiqVtZelkyothqlo&#10;YNsySp6LhuaQBn15i+ZQfLx0pvpio+f5j7Dz5lDkJAB5B7Pd+iaHM5BA0Jpm/nK3vAtQVqusS1mC&#10;a1NDq3fjqc+fZA+4WUWryNS3D0t3LO9pdTW5kar9VO3Pr/xGyrPn9fhCCCGEEEIIIYQQAgDAJUFu&#10;tKct4VfaYzJLAo0swFgRIiDaZjTXgfQxX8UMZGlFGC0BBjg0LCBYyAQvSAYnhCEdZaDh22jbRQfH&#10;49Ek4Ww8GETBWY3siRKZtksWnv1MckxSGQ7yZL1LBQCZmGqy8v7EywodU9631NCqXB8CyM31qrnW&#10;d8elO+n7D/s1AGPKhLm60p249yqrZDWsSmnC1BBM1TzX12iXFEtLf1r6BSB5AR0kkYbFGZ94UJIc&#10;HKThr+GOSQ65fA2rvCylsl3fcGdvh5wpg2k4k2ElRFdf+tXn9XsYQgghhBBCCCGEEMJXzaye/ke/&#10;8+//5//6H5G8Mj34y3tv/8l7f3F1fvTiwc2Dyd7QsPe1qy89Wj6+PrvyweOP7j6+f2v/WrZNoVVY&#10;lfXj1emyW+8182k9e7h8lL0UadmtjVbcE1Kv3uEGS2ZSKqUAsqFye5mhdjrOS+8OS4/fOVZLd5sX&#10;i4rkBHPKOWVACQTQla4rPYh5PU3J7p8+/Nq1lydV829/4/fJZ4bChBBCCL8aYmQ6hBBCCCGEr7i+&#10;fSDv5P2lEdMXkAQTL+uztDQFzPtF6U68tJbq53Q5xwC8rCxNhwKfl1W7/EDel34BdbTKbI+bCibT&#10;RN6RElqo371WgNLQnCmO49ACdSFPevyZQy8nzh/hqUk+l95d0Mi8Ce1J8BapubjzUPwUyFzPXuzW&#10;D0r3SFbLe/nKyxJlCRitsqHDdaedtJSle6G36LE6+RkAy7OquWF5SqZm/sp0/w3QPtnZhhBCCCGE&#10;EEIIIYS/WnrGRyp9txiqUWSWF1jarqNHJqgMq+8J+tg2OKIYCWukQhIaQqSH2pYThAgNc9TDyoE7&#10;dTAVgUOjnrTJuCYpSj40+UFjAW2TR32+ZPa0s6ONYSsqF5YI1LA4IBMAs5rMstrLiqnu2wf15Cbk&#10;lprcXJtf+X67+DmWKddHUu/9St66d4CIOuUpmb0sYXWu9oc851wfWWouPaPSn3TLDwHIW0DDApRS&#10;OX9HhgckyAUYDeSF6WvSLE3AIu9EGVB6bdd/3BxhWLYyn2VQD18hH8bFQwghhBBCCCGEEEIIv5g6&#10;Vf/jX/9bX7v60n/5o//hcLr/3qO77x3f/dP3fzipmmvzo8PJ/ryeffvm63/y/g9v7l+9+/jeneOP&#10;ru4dQVr17bJd9V6SpSuzg71mXqV8f7H3YPHoeHnS5NrdO6hXcXnbd9kyibZ0kkiSNi6XiaEGOxR4&#10;aTRB2ixXSfCJou5QtB2X2JTk8OJOMFmqUjXJjYS2tADWXXfaLWbVtPdyul7c3Lv+0uGt3375uy8c&#10;3nzeNz6EEEL4QoiR6RBCCCGEEL7ivD91XwOgNb/McUhabrysAZT+9HmNTJfuGJC8s2qOs3nprvQn&#10;gCzPyepCPdGqPXXHwk4+ziYYZ2w6HQOeNYRIj12eY+MohngdPdHBKgDnQqd5SZvr+XlqMpMUDCpQ&#10;ASnvhvSY8YAQ4PK+9Cft4r3h9FOeuXcO0PagIvXyIvWlX5/7Ksl9PXTQWrOXqz1LU1ptaTLZe7We&#10;vnhpbE4IIYQQQgghhBBCeB5sqLe5XLokv7j0p4Tce7OKZl5aeY9UbXrsTBjiSsrHBk0TcvVDSY1W&#10;bRYBNFrGMEGN5NCQFD3usqmMYSfnZFyJTz5Gnoyj105oWwHbTm9v9xkWK3zypIZSmCTKLxmq9h5j&#10;MS0Pc8uWp6XtvKwJ6/sTALQ65b2qOaya35gddu3ybt8+6NuHXs4imr1cXy/fsTTxsqRVzezFYQz7&#10;Ut4vu+WHUidvAWNqoPL0sXYB4jAvzeryZ2y1ew/17sPU9Ok2a1qAl5bMpKVqHKXWOHuuZ07ThxBC&#10;CCGEEEIIIYQQPh7J33rp175+47X/74//f9nyi4c37y8e3X187/3jD999eAeAmZXi908fuvR4ffJg&#10;+ajJzaRqplVzVB9Mq4mRt/avv3blxQ8ef/TTe++8pffW/XpWT5vcHK8f96X03nfeSfLN4pKZTFYX&#10;L9nMQSPNLFmuUpZU5JIklwQZbFxDERrXoiQlqcCHRSUJZkvJ0n4zy5bbvhMk+Ol64dS0ah4uj1+/&#10;8vK3br1xa//63/jG7z3vWx5CCCF8UUTHfAghhBBCCF9x7mt5D8Cs+iUPRWb3JQD5+pc81C+sdMde&#10;WkiWJ+7tOC/dPSbN8h4va3kkhpCcs58vvbjhD0lnHaFn+2hM0rmwwzPze86nUhO0oYGVpJCgIjkB&#10;KQOSClTkvSCoyNelezzcdNAAAwDvQRCZqSYJyL1wc5KlX5oh10ep2qunt8mc68N69mI9vfmJc7BD&#10;CCGEEEIIIYQQwueBZMrT0mVCUj9MBe9SvxKccOa5hmXy1MF7sRoqTrQMd8EgfzJoelPVoqTiHVSG&#10;+pLUEQRzShmAq1e/BhxwDbPQAGnn1gYcg6MJOZhoWWMYdTlbA5CbDbm757CbjaHR2JmoHhcjHPYq&#10;w3luL0HSEDFNkpsEZsJotcoaadqv74O0NMn14fipVc38pWb+EgB5ka99GLq21K0+Wh7/qFvfK+2j&#10;vjvZ7nLxhqtvV3ekvnQnYE45u3dSgfzsYs42dsCHZRnJdCEie5dZllPq5ATgJQ8B11IH9cxz0FKe&#10;nf1ijGPYz5qBDyGEEEIIIYQQQgghfELzevbvfuev/5uv//Y/f+fP/uz9H1+fX5F00i4W7XLVrXsv&#10;h9O9dx59sNfMFu2yLV2yNK0mR5P9m/vXXji4WecKwAsHN955+MHt/Wt3Hz+Y1ROCLj9tFy53uVlK&#10;SO4OYpIbENlSS0tmAoaY6CZXXXGqFC+CueQQXcIQ1DJWT10wykQQDmRaZXl/upctA6ARQF/K2rv9&#10;yfz+4tErR7e/+8I3rs4O//73/na2KCqGEEIIoxiZDiGEEEII4atuaHbkZzE0SxvTljedgp/3pUh9&#10;dzwExZhV7fKDIZCZNMv7fMo1ln7hZf1ECPTww+4u5NjfOcRN6+MmjfXEi/N368LfECTBSSOpIeAH&#10;VFlxSLiGNp2pxUsLnJw7N2amiqhoRmarZgDN2+FZuPcsq1Rdyc3R/vV/o57cTtUsJqVDCCGEEEII&#10;IYQQvrAszzlMz5YVbO/Cp2fLIKZaNMcCLqmHRKtAkqZhsFaCipDOFcfGIh5FpztokMNsk9u8KYF5&#10;LzggbpKjN9UxEhpLWJuiFmjcfNFZK590lkJ9LmF6Z3Cam/nooeBGEiYK0vi1KFI/ZDULkLcAaRWt&#10;2l0F0lJdfF28Rb+qZi8ArCY3nryxtESbbYeYbT4blyZU6df3hFLVV56sm3XLu1Ap/QloudqT91Iv&#10;JqjsToRLIgQ4RFgyGD9unUpa0vjs6GVJy2DyfgmaWZ2rg7PlGzVma5s1z/vXM4QQQgghhBBCCCGE&#10;r47D6f7f/Mbv//Wv/+47Dz94+8H77zz84P7i0fFqbM/71q03fvThz5bdWtLJeiG5gOJ+2i6IWU45&#10;WXrt6os/+ejtad2crBYH0715PV326yZXvXumgbRsvfezepItkbZK9wqtyH3stGSVkmSFqS2dUZI0&#10;VEc1lFZJMtEICnJ5NmtSXee6snHsSw5Ii25tQFu6G/Orv/e1712dHf7Pvv/v7Tfz532PQwghhC+Q&#10;GJkOIYQQQgjhKy8BNoSz8JccnJZjiEx5enDKXzHJe6gnU2mPvbReFpCs2nvapUm9l6VUoEtHoM+/&#10;SWzbNgGOg+byJ8at8fTjXGgJNQAkBUASRblAkoAJPdQDgGzcZWwbNct7lifjGcl96NHsFwLNKksT&#10;tX3Ks6q5QcuCd4v32Fxp5q8081em+28+p6cTQgghhBBCCCGEED6pXB91qw/J5GWZqvMj05J7LzlA&#10;IFlKgDtWcEqde0tWIM0qLy4zeIEKkHaWTRyKgYUCmACXMVkNprMtvIM0rMcnQDJynIPeVriGQGsN&#10;OSdykcPUNDYR0+djpbdD1zq3jOD4emwNHAtw28NCguCdmEiTt4BoNUFLs3O3hRk0lQUgy7OUZ0+L&#10;jD63Ezk/+o68AwBYWT9UaevJjd0k59Ide1mVfgEpVXvjwDYTTcNdGgfQxzUQBRCWSBvGvD+WWfbi&#10;8g5mpV+Y1VBJeQ+0tHMJKmsAtMry7JMcNoQQQgghhBBCCCGE8MkZ7dUrL7565cXhx+Lela4rfZVy&#10;tvxnH/zoH/34nyy71cPl8Z3H9+6e3Hv/+C6AZClbIvHh6YNltzrtlqfd8urs8KXDmyerRe99572k&#10;bGnRKdFIA1Dnak0mWJEXL9uuxJxSttR6V9zlXuAiEgCyskQmI3rvM3Odq0SbVGerK7rKqm9JHjTz&#10;G/vX/sYbf+2lw1t//3t/O+alQwghhAtiZDqEEEIIIYSvOMsTdhmAvGOqf5lDyTtaBmBp8pyvSqXv&#10;Hqms5Z3lOXcaHC8o/ULejWPPsCEVB+ATGdFjEyfPPiIBkRyytanptNrfG0uQs+luN+TusDQ2baDb&#10;nlJuDiVIIs71lUoARScNIFwkyWSpse1FEcmGB+elrFXWvXeWGgFe3q2mN0t37KWrZ7fJPNl/4zk/&#10;mhBCCCGEEEIIIYTwCVTN9SV+ZNW8dCdZ13cXBBTKsI4eacPbtImBjiVEeSe1gAFGVlA7hCFLBUgk&#10;JMkLKIHksFSfJau3NTQB8k7wIdZ4KGRZSptEaR8iqM/io8+mpgUOYcgcg6wvLiC4OzWNnSsSxuNp&#10;exoENcRfS6DkrWCA0yrSLM95ft1GAkD2/iRVc0jN/NXLVki8DG1+9bdOH/wpAEtNt/5odfp21Vy1&#10;ao8wyLv1A6mXt5Zn29OzPFd3TMte1sImwwUibQh9Mat2T6Cq0v7e5OmnUMnXUg9X8dbShFZVzZXd&#10;wqb7GjRanav95/VrGUIIIYQQQgghhBDCr4hklqzZziT/1kvf/rXbb/7Ld//ij9/5s6PpwZA4fdou&#10;V/2qd5f827fmP7//3pXpwaPVYwBH04OXD289Wp303r91/71Vt5ZU4IYEINe5mU260lNCbZ33leVt&#10;m2GdqsLSojO34c3tepZdKSSrlElO66mkolLcu9KftAvJ95u92wc3fu/V3/z917//N77xe9nSL3j9&#10;IYQQwldXjEyHEEIIIYTwFZfynqWHANxX9kuMTAtefF1VhwAv5t587kq/tDzxsiKrZ2S5eFnKe3mv&#10;s2bNrSe7Occ3BQIa8m4okCY6hL/9N7/5RBfmZvehZHmuT3RsDOXZ95ngw9Q01HN3bwBMQ9slmMBk&#10;lw+BW0pT2KSUpcqqeIc8Xz3+KZnq2QuWptPDb5v9UlPxIYQQQgghhBBCCOHzkap5rg/kbWmPS3e8&#10;G5gsH8pG2pauSDJNwORlARhQ5P1m4BlSGTdXJ2IoTJFpWK2PAHfmpQFAZfNf3/kCAglyUhrXHzwr&#10;hW2npjfZ19s6mIZvPjfxvfPRMC5NEuOOPBdBPW4JyYfFBi1PyGR5Znax6CcBagFnmtCsmb34ye82&#10;afMrv7E6+enq8U8tTbr1vW71EduHVu1DLu+9X4KJ1uzskixNJCdaoEAQsjGBpCUyX7iMb3/j9re/&#10;cfvpJ0BY5d5KZbzANE3Vbkq2vF9YmgLIzZW/il+5EEIIIYQQQgghhBDCM9Sp+muv/sa/8cqvv3/8&#10;4U/uvf3Og/fvLR6erBfbDV49evHHH/3sZd7+8PH9OuWv3/jaslv96MOfXZtf+eD4w670666tmgrA&#10;wXduH+D2um9X/drdO+/b0g2D0MOhJBGWTCSNZmRX+uJOICG1patRnaxPh41dXtyNnNSzvWb217/+&#10;e/+rP/wHLxzefN43LIQQQviCipHpEEIIIYQQvuJyc6VdfkCrvT9FdfALH8f7BSXL81wfkM/znxJS&#10;kVovBNzy3m4Cz4XNvKzl7Ti6TAOocSwZY9emLiTenBtyHraUOKREP5EmfbbL0LAJDFuC4PAuJI3H&#10;3CROS0Mrqs4djZDLy/DarAKfnpBDpjyTN6U/6dcPQViagdVk//Vm9sJzfC4hhBBCCCGEEEII4VNp&#10;5q/27bHlWWkf5moP26lmjgWrCxUis4o8kK/c10ACBLngZpQKuClGyUHDkGwswQznk0bcO6jItxHT&#10;BhhYkZnqS+mHMtaFSWiC2k5BA6BxO9XN3dUJtZmX3qm8SSClocrmxG58tDAMVNOGO2B5Zjujy9sD&#10;qCwkJyuI1eQmzmdQfyyS0/03quba8tFf0Cov6759WNYP+u4R3KWWee5lxc1Ki5JL3eYu8eyqWfFT&#10;fvXZLZQDZGoAVdNzHY2lX8u73Fy11JwfpQ4hhBBCCCGEEEIIIXx+SL54ePPFzUBy76XtW5eqlOtU&#10;/eTe2//Zn/zD49XJn9/5yz957y9ePrr9rRtvtP0PTteL4mXZr0lOcpMsAWhyTWDZr2tWXenb0iUm&#10;I3svgqqUkqVkJmHVr0k2Vg07TqqGw0KUQuc9HLnK7n40Pfi33vid/93f+V8n+8VKlCGEEMKvhBiZ&#10;DiGEEEII4Suuntxc8Ae53u9W99zbXyyFWFK/fsRUW2rq6a3ne0VeVpLka7Li5WnMm80gebdpzDRs&#10;EnYwtGfCtBltxs5f40tqCI4WnTvv7gZTa5iS3k3OGaOpd5pHJQDidkNtp69JajyMKB/OjSQ/SRi4&#10;JVqlshJoqfJyWjWxbGQIIYQQQgghhBDCl0k9vbU6+Wnl19an77Tr+1VzneN6fEO7GyVd2IUk09Rs&#10;4t4OA71nJSfvhuxoDUeQhB4CkODFh1IXJPXyMV9aIjkelJYJiJluGtcH1FNO/LKcaPCJ7XdKZIBk&#10;hEhKEnxcc1Cb6hxtqJ+B9uS8NCTvF1JreaqyzvX+L1bkBJDrw/0bv7tevLc+ectS4/3CvXWdyEnv&#10;hW0tkaCROTeHfXsC74QWEGj49M2IEqAidYANUdspzy8UNkv3iJZTntXT23zGcoohhBBCCCGEEEII&#10;IYTPUbaU6+n2xzevv/o//+2/+5/+yT/8Xq5/ev+dtx+8X+fq5Ssv3jt9OG9mw+D0SbvIlqpUVZbr&#10;XJvZol3VeZyaBkRanbLRCEpw+TQ3VaoAJUuT3DjUl74rfVd6Mzuc7Vcpd6X7W9/8g9//2vdjXjqE&#10;EEJ4thiZDiGEEEII4SuOVtXT2633HR9263vN9PYT+TQfr/Qn8nU1vUnL9fTF53g1ZHbvpAJYyrOn&#10;bTcOS3uPnYRnAtImJWZoTgQ1ZkIPidPYxMVg7DUl6UMGzuYAu+E6vOxWaptijbPGUEnktnFUELdp&#10;QeMWDoJMZOaTXaEXv8FLWcC7VO/Ley/rXB0tHv7p/o3ffcYMeQghhBBCCCGEEEL4guHs4NuP7/2z&#10;3Fzt1/dKanJ1AADMIkED/ELU82Y/WmqA5my2WQKosu77xzTbTER3oEkFKNiWveTjQn6wYS8ycfMd&#10;BIyV03VukUFiXCxwh8ZVCXdP64lp6qHEpuFihCQUjDW27bD0MLOdARGJ4O6yj5KgvvQLQJZmtEqg&#10;5T2p/DK3vZm9VE9f7Nv7J/f+ONnEscj1vqWpNtna27IfmfL8ynr5vjzLW3kHOZhpn7QKJ7m8BxxM&#10;ZlnepjTxst7dxsva+9PcXAOsnr382f6ShRBCCCGEEEIIIYQQPkMvH93+j3/v7//f//V/lSzd2r/+&#10;8wfv3Tm+W+Wq6jMJo1Wp6kq37FbLofYJAmr7rsiHNSwBrfvWmJJZTrlJVWWZZnvNrE65Lf26Wxtt&#10;Wk9u1LP9ydyYHq8ef/36q9fmV777wtef9w0IIYQQvuhiZDqEEEIIIYSvvun+G93yg2pyrVve7deP&#10;cnP0qXZ3b/v1PcvTlPcme6/Rntu/I0imag455MP49NO2lLeAoA7kps1xOIRRZcx2JjbNoAR4PnF6&#10;2HjoIyVIju2S5zpUedYCak/0gvrOD2MA9XYs+6znEhwaMQWRBBOs2eQIPe3SulIWkFLeo1XWzLxf&#10;dau7tLw6+dl0/83n9XRCCCGEEEIIIYQQwqeVmyuTvVdXJz+Xr/v1PcJStUfCrALbAkjlGUWwTYPd&#10;MArdFbWWZ5Ym3p0IRe5mDcbk6mF8ucAlL8RQiSoACHI3lsQSlQQfC1rDvuInWIZxZ4uz7TV+NcHN&#10;QPWmAqdhXhqipQqkvJMkb2G1IHkrb+U9mS1PyZyq/b49Ntovv24gyaq5lqr9PLkh9am5SibB4YW0&#10;IWKaqTarAMKqbvF+URkG1KVOpaclID0jEVoqUhkrmVaByZhlSXLIvawtNcN2/fojWpXrg2b2YsrT&#10;T34VIYQQQgghhBBCCCGEz99eM/uffu/f/cHdn/6jH/+T/Wa+aJdvP/zgX733gyY3y25VvICU5HKX&#10;JAkyWsUsuUPZcra8SXBR772Z1UzLdrUis6VZPZ1WzaSaELg6P6pTJvTq1RcPp/tfv/615331IYQQ&#10;whddjEyHEEIIIYTw1WdpMtl/c3n8I69XfXufxlQdfsJ93btu+QFp1eRmynvN/LXney1kGpoXiYSn&#10;9yN6WUsu6YlwGwIguUngOTvCNox6G3AjOIfXY1PnJltnO4J9NvjM8YPLTnkTLa2z5OmzLyEIuZMk&#10;jMw5Ty7tsxQg77wsoQLmVM1pqWqupeqg9Cfd8m7pHq9P3mpmL1maPN9nFEIIIYQQQgghhBA+uen+&#10;10t3AkhL71Z3pS5VV8wmzjWGkemP+5/1BcjX3i+NKVV7AlNzVLrHyWpLU8gFDcsKylcAhRYyQMMM&#10;s3ZClTFUwUgqiWUYaJYEShpmnoFPMDy9WWtwjEwBjZs5Z0mEj6W0cWFEuHqKUJGv3Xt5GVckZLY8&#10;N6tpOU+uA2D3GEyfyaqOknt/Il/DUq6vPGP4uW6uqD+lWd8+Ao1M8l7eA70wRGhvy4XDTLUk51iJ&#10;rGCJoKUJ08T7hbwDIF8jNQD69r6XdT19gVZN9t/4K/xVCyGEEEIIIYQQQgghfEZIfvvWG9+8+bW/&#10;uPOTf/nun8/qqbvfOfno3Yd3SUyqetV1felAJpqRAhJtXs+aql537aJbAZrkZlpP6lQNHYpGM9pQ&#10;ppxWk2vzKzf3rxrtj9/511fnR4eT/d9/7XvJ7Jc78RBCCOGrL0amQwghhBBC+JUw2Xu1tA8BQN6t&#10;7rn3ubny7DRjAN4vutWHIOvpbUvN/OpvkM+74mbV+IJ62iZSjyHCBcJ4jZvhZkJIUBnCccRL8nGG&#10;7sZN/M3wTcNm2ybSISdHuwnSwzdffj7D126ipjfNl9pOUW8GsGlpAlYXd1eRei9rqJCZec+souVq&#10;cmsIorE0tzzt1/dTtbc6eWt2+K3n/IxCCCGEEEIIIYQQwidHm1/5zZP7fwygW93r1w+8XzJPSZLZ&#10;vR2ziJ9Ccu8XUkerU54z1WZN6Y6hYmlqdq7W1JfVZlIarmGW2QicC20mQZIGOUgNdTANQ9e7xTQ9&#10;WQwTzsaqxwRsUpINuc1WDaPF4zqHZS3AmIev0ziUXUAzkmlGVqQBluqDXB+RVrpHAMyqlGe//I33&#10;fiHJvaNVz5iXBgCmPLmmZck1SncCwFItCXLBh6H0nTsw3MBMDms+0lJtNhkqq7QkXwty7xLQd8d9&#10;+yjXR5an04NvPvtZhxBCCCGEEEIIIYQQvlCM9p3bX//O7a8/Xp3+6Qc//N//D/9pk+p3Hn4wr6Yv&#10;HNw0miQzy0zTetLkOltKlqZVM8kTEqftctmt2r4rcgJGa3I9rSb7zbzOFQCX/uz9HwJ449orN/ev&#10;/eZL0RkYQgghfLwYmQ4hhBBCCOFXBGdXft3v/wsAtKpvH3q/yPWRVfMnB6clydd9+8j7U6amntyy&#10;NNm7+r2U58/7KmBWD5cDXejR3Dn/IadF5SzhefdGkAKpYX5ZuDzSeWgDHX/i0OgI07gbSNc4Ca1x&#10;EPsZt34zWj3OWo9fAQLyMn4/DTRLjVSGSwMk76UecgBktrxHq8iU6sNcH2ymwUEy11faxXule9wu&#10;35sefP1ck2sIIYQQQgghhBBC+GKj5b1rv714+GcAU55263tlfd/7BZjga3l/aaiyvHdfD6WwIYrZ&#10;8rSe3GpXd6ACADy3l4ZsZ/lY7lIRMVStBNutkZHJtwUtEvAhEprDYUBpWFVwKLXhbOlBbMpeoEDS&#10;SJP6zXHTWAkjhsUILVXEMEo91MpM6i3VtMrS1Gxi1TztFDBL39IyaPaZjEz7kOPdGz++cSLlPa9X&#10;aCG5e0urCMq7oTC4LQ7yLIObYLJUm9Xnc7lteHjyvm+P+/ae5XlurjazF+rpC5/lb1UIIYQQQggh&#10;hBBCCOHzsj+Z/8HXvl9Z/n//8L/7y49+/sHxh29ce/XW/rVn7zWtJs/4VNCPP/zZ8erk27fenNWT&#10;f+87f92ee+BNCCGE8GUQI9MhhBBCCCH8qiDT3tXvLx/9BQBLs359r1t9iNW9lCewxiwPKS7yrpQl&#10;vCNTNbmWqoOU5/Mrv5mqved9BQOjVWSWirzjOEF9jlQkH5o2h37FCykxZJJ6cJi7dpxvCR1HqYcj&#10;CRxydTA2kGoz9Lz75+6xL7/5mx21s+OQmzO+IUHw/vT8bomsmPLQggmmXB/l+uDJb7E0sTTpu8ep&#10;OuiWd+tZtFeGEEIIIYQQQgghfJmQaXb0G6l6e/X4Ly1P+/a4LWvvl+5ryS3PCBsTmuWQbxbao6WG&#10;aUJYbo5yfQWAvNe4Bt+5/jm5A0NNipIPoc7DVPPFRQWZyV4wyEkDktgTdN9dfpAg/FzJa+cPEkhD&#10;Ue7SMpq8kCRrWk7VASXAvbSlLCzPUnVUT1+4cFaS5AtLUwC5Ovrl77m8H/7CZTXGJ1X1NZUeAHrI&#10;W9ok1UdQGdZAxDaFm0YamC5d7XF4KJKX/rH3p5bn9fRmrq9MD3/tY5KuQwghhBBCCCGEEEIIX2y/&#10;88qvv/3wA0Hrvv3xR2+5+wuHN36xQ7n0ow9/+tHJg9evvXJtfvTvfPMPb+1ff97XF0IIIXw5xMh0&#10;CCGEEEIIv0JImx19p5pcXzz6gaXGy8r709IvVZZFmygYS2aTVB+lvAfaZP7y5OBNfoKglc/pEsxS&#10;dcDVXTKrrGX1k42E8oJnxj4DANMYpCOBLoxD0Zt5aY03bBuTw3Oj1MDwzvD3x/YyCpuMnU3j4+Yd&#10;EoAEMwNAqyxNgO2QNrdvWpqmao6nf1eq9rrVR1Lfre/FyHQIIYQQQgghhBDClw7Jyd6r9fTm8vjH&#10;ZEp5tnz8MxTzfun9Ymf+eRjKrZgqswpAyvPcXB2ymgFAPlaxLo7g+vDxpsSkIfH4yQhrAmAa1hOE&#10;CiwTyVVI7dS0MGZQS9w5Mw0z2RdrZptq2PZHdYCRtDTZHDEx1fQVmQg9OT4sb+XFmrmlxvL8s7jl&#10;u+HQn+gJVbNb3eIOAC/mZeVdb2lqn2zieudL3cspS2rmL+fmWtVcmV/5LUY+TAghhBBCCCGEEEII&#10;X3Ik//3v/s1Fu5Twow9/+pN7Pz9Zn75+/ZVs6VMdZ9mtf3DnJ6fd8o3rr75wcOMPXv/+917+ted9&#10;cSGEEMKXxhdl7CGEEEIIIYTwuakmNw+a6+3yvfXpe6U7zg026TQiDRxnd+vp7Wb+Ssqz532+55A5&#10;VfuAkUnqoB7nx7klB1zyIcxG0lOOQ8Eo11nc8zAdrfPj1hwGmLej1BrbO8euTe4ERX+Ssz87rCSA&#10;mxxrSaQkyfvcXCEzabTa8vQTzqszTQF4v+rbB8/7KYUQQgghhBBCCCGEX5ClyfzKr5f+zW75filt&#10;v7rbg5Byta8xtHkzr2w55b1U7Z8NSwN4Yjr5AmmohzmGaWdm6bJ4Y2Z4AU1yygFtimEk6F5gNBBM&#10;QAHgkoEggXERQpyrmp37AvcOAK0C0yXzxpIuWw+x7x6BlvKsnt76TAKZyTT8tRkm/wS7gPX0Vrv+&#10;EABYeX9a+sdmNa0B07PPShJUvCy8tEyTqrmSm2v19Pbs6DsxLx1CCCGEEEIIIYQQwldDlfJ/+L2/&#10;85/9yT80cl5/8NaD9x6ujl+7+tKNvaufIJoFfSnvHX/wzsM72fJ3b3/9aHrwh6//9h++8TvP+7JC&#10;CCGEL5MYmQ4hhBBCCOFXEWnN7OVm9rKXdd8+9P7UvYOcli1Nc32Qqv1PPAf8ubI0IS3lmatDMe9X&#10;Vu3tnqhUhr+Gps9nHwzU2LopjX/u3CRpnIsWCsWx3XQcb+buhhBADt/5FNqe1DakmsCQpTPsDrm8&#10;ZbUnb/PkqqXmU90ZMoPmvvKydm8/ZbhNCCGEEEIIIYQQQvgCSXma9t+o568cf/Bfd+39dvm+gJwP&#10;aAYmWmVWX5iU3iI5VvZ2ylWSu6/lLbx3CNCwVKDUST1pHNYoHHcHSVgFdZL0xETxpjg2zEgb5Bxr&#10;a7vVsbGydoG8h5xWgZaeEhb9ZO+ge1e606o+BFhPX/xMbvJwA8nk3n+a3VhPbvZp2q/usU4qay8r&#10;eEsmWkXmzez0GOU9TErLe1cHFcnJnKuDVM1nh79Wz178TMa/QwghhBBCCCGEEEIIXxBNrv/+9/7O&#10;f/mj/x7A0fTgJ/d+/qO7P3v7wfs39q5dn1+ZVs2TJUGXHq9OPjp98OHJ/eLl1v71166+NK+nf/Tt&#10;P/z1F775vC8ohBBC+JKJkekQQgghhBB+pVlq6umt530Wn8KQep2q/bK+a3ni/ULecnc8eBiZhhNZ&#10;z8yHIQEkoEjAGCK9S9vK5HZeGkM4zuYDG3tLBW62F0Rcvh6knkjYEWHDOTgA0ORtWT9AfdQu36sn&#10;N+0pPaNPuRya1fIegPdLq2NkOoQQQgghhBBCCOHLzazau/b9k/v/nJa75V3Bc339YydsybxJLXbA&#10;pN7LSt5J7l7OKmYCCLmDlAQWqQcMlkgDCBpgMEAFcl4cf95EXtOE8T/ExXzozc8EDIC8l3owgcnS&#10;ZMx53m48FOg4fPU5pX1AMtWH1eR6qvY+m9ubpgBolbrTT7tvrvZTnnXrewWWUiPvVFova2C1e392&#10;7hnJzDyRiso61Uezq99r5i99JhcSQgghhBBCCCGEEEL4QsmW/uhbf/jGtVf+4V/8t3vN7MHi0XvH&#10;d99++P7bD96rcjWvp01uspmE3vtlu150y+IlWbo+v/Li0a1ZNXntyot/9O1/69r86HlfSgghhPDl&#10;EyPTIYQQQgghhC+TVO3Rcqrm1tZkRau8X7DatoFeTs+KzE5EryFaZ0RgiIzWhUZQieCmy5OQbCfJ&#10;ejc7Wue/UhfOgdhGUqchtmeIuiaze6vuUa7229Xd3FzL1cGnuDtMUg9g+DOEEEIIIYQQQgghfNnl&#10;5sr04JuLRz/AxLv1vXb1fjO5hfOTxhfQ6mED916+GpKioSLvpA7bGWYaxpqYhuUEBZKCu2jGiiRR&#10;S+24BXycab5YaCNEAOB4FJwr1AnDEoTkdl56SMlOaXLx1IfFEJlo5zoZvF+U7iQ3V83yZO+Nz+re&#10;0mpLtVlTdCz15KdrnyBTPbmppu/XD72cymoBUC+55BxLgiSNTGDimGjdstqvJzfq5spndSEhhBBC&#10;CCGEEEIIIYQvoDevv/rqH7z4L97983/y1r+8MjtsS/dw+fh49XjZrh4uHvVeSGZLk6q5Nbl+ON0/&#10;mu4b7YWDG3/w+ve/fv21j109M4QQQgiXipHpEEIIIYQQwpcLc33F+6WlCSDL89Iee3+aqv0ntzzr&#10;33xiZloaWj0dwLkwagHUNmJaGuabx9ScbUz0cPxh2pmgxllqbQ5xyTdvCpgURILkJp16eNsAST2t&#10;hnd99zjleb/6yJgtzz7xvTG4gG3UdgghhBBCCCGEEEL40mvmr8j75eO/BFO3+nC9eDfX1yzPntYw&#10;Z2nC7liA+mOiknqphyQIMhoh0TIEV7+pofkwFC0vIggraJESUZEJFDxJPqwiCHFbRBvKa+CwriAF&#10;H9cZ5Fg726w3KKhoSMC2TFaW50+e+RBzTdCs3r7p3rWrD5maXB/W05dy/WlWGHwmkrk+Kt0pAO+X&#10;lxUYP8lBcjW5Ll1TWbsvvV+7t0AZLlygWSYr5ibZhKlen76d8hxArmNkOoQQQgghhBBCCCGEr7gq&#10;5b/26m/89svf/dn9d/78g79868G7J+vFpVte37v6+tWXvvvCN27uXYth6RBCCOGXESPTIYQQQggh&#10;hC+ZenqrW31oaeLeEW555v1J6RfpydFibiJudmemJcEhjQ2b2mTpjLtst9qMOmPMm+b2LZC789ib&#10;WeqxCVTkTvb0mCcjDWE6AEjb7Cttzg8EWUEu75hqyL1fsErt6m4ze4lWfaJbIx8ns58ZNBRCCCGE&#10;EEIIIYQQvlwm+6/T8vL4h2Z1t7rbre4wTXNzmNL0ydBny1Opg3ovPemSY6hnMZOAXHTAhB6Q4BR3&#10;SmMCJBWQKAJdsM1agMOfDrm4qZVpsxahthU2EQINgCTBCcoLLdNq0miN5dmlHX9SP+RL2zaAWt4t&#10;7xCoJ7csz6cHX/9sb2xurrXLu0x16U9+sZHp8caRzBPDBJtZ7zGQ+3xrY+lOIE95nqr9T1rxCyGE&#10;EEIIIYQQQgghfMklszevv/rm9VclnbSLe6cPT9anXemNrHN9ONm/OjucVM3zPs0QQgjhKyJGpkMI&#10;IYQQQghfMtXkBq1K9aEv76RqDxLS1Muy9Ern02kIA30MdBkicFAkEUOozrDVbnC0jT9qTJnmMDtN&#10;YYiRHrehcHEhx83mYxskiU1j5DhEvfmUm+DqMV1aY5QPCcIqeTu0kAoo/UmqDtrlnWb2Ej7JypEq&#10;ZAJAxr/1QgghhBBCCCGEEL5Smvkrqdo/ffCntKp0j/v2Qbf4oLfK0izlKVNNpqFGVfqll5VcUg+R&#10;lgCjZTCNSwiWtdRBOltV8BwCm48kwGnD8nzaLAw4LAIojLPWlMCh9jYsGwjJiwDQx7ock6UJQMsz&#10;Wn35vLT3kFuqh+FqAFLfLj6Q+nr6guVm78pvDAPVn6F6cnPJH6S817cP3Dv77MaYL82B6fvHtGxp&#10;0sxe+GwvJIQQQgghhBBCCCGE8MVHcr+Z7zfzX/5QIYQQQniaaKMPIYQQQgghfMmQaTJ/deldb7WX&#10;daoP0QKk94vS6yxgmQBsOxctCCibyGedpUSLmwzqnS7GMRsa5NgjSuqd9x6dLjuCoM2n1csvHj15&#10;bpI4HnKbzUM7C50mzkaft82oY+oOmEiCSeqhTEtQ8f6Umd36w2py89m3RZLUWZoDsDx93k8phBBC&#10;CCGEEEIIIXzGcn10cPMPVo9/uj79ear2Sr8o3UnpH5fuETCUnSjv+/6xSitfAxBpVoOJoKUJre7X&#10;94akaADbXOihPMVNfcyHoejNNu7d5iPtlNC2rzQWt4Ya22asenhhNFqiNbTa0pTDppdxX4FGq1Le&#10;A1D6Zb+6C6CevmBpMj/6zV8mBfppaFU1ueHe9e3D0j6yyfVf+FAPHj7+4IN72x+/+Y1XUzp3sV5W&#10;6pfV5Dpp1fT2Z34tIYQQQgghhBBCCCGEL4i33nrr8ePHw+v5fP76668/7zMKIYQQfoXEyHQIIYQQ&#10;Qgjhy6fZe2V9+nY1ud4u3iOQmyv9+gEyvV9I7bCNpLEFk4QklSHgZnMMEpT8fMo0AAp+NiwNQmMn&#10;6D/9F++89c4DABBeefnKyy8eDNuPedUcU3W2w9GbRtLtSLZflhStnXjq4WWGCtRDsDT1svSyBGB5&#10;fiFD+4kj9fJi1pjVZvXzfkQhhBBCCCGEEEII4bNHpunB15v5K+vTt9vl+ynPAXlp5a3Uy0u//shY&#10;OXtYbcxSC8nyNKVGUulPhuMMBa1xIT9tK1QjG0afx7oWCGqsYmFYKnBY+G+z6iAIDfHVGganx92x&#10;WVfQcnVozwyIlnp5Z2kK0Kq9bv1R6R6TVT29ZWkyv/Ib1eTaX9Etnex9rV3eydVB1z7K1T5T84sd&#10;562ff/Bf/MP/bvvj//Z/87/YHZmW1K/vkynl/Xr2YpTvQgghhBBCCCGEEEL4CvvH//gf/+AHPxhe&#10;v/baazEyHUIIIXyeYmQ6hBBCCCGE8OVD5unhN08f/Gmuj/r2YTW5lZtr/foeM0t3UsoKEOlkHuKk&#10;pQJyCJfmJlBa54alhwQcgM7xJw55ONyEUevJbQVRY9MoMGzK7UYcB6FdTrhAyrEbpENgaB6lbd/f&#10;CZpO8t7SxMuKVvfrB88emfayAGBpmpsrz/v5hBBCCCGEEEIIIYS/Qpaa6cHXJ/tvlu5Rv77ft49K&#10;f+pl3f//2bvzeEuuslz8z/uuVVV7OEOfnpN0QhICMpOEmERAJgFDUCSICMogGKOoqKgIIlxm5TLp&#10;Ra4EGeQqV0T4wJV5En6IEIEwBAUCYTBk7rn7nLPP3lW13vf3R+1z+nSn01OSru4+z9dDu2vvqtpv&#10;rVaSXr2e9Y62QXNYqaEIxTpLA/eOpVJEm7y0e3I3uIloMy0FdxdfNm825vBmL0E0814Qd4F4M+GF&#10;ZkYLAFzcF1PVEBERUdHmi5pvELilIXTithpMO5DqBYiK5oCXgxvhHvPpWMxo6PZn7hvz6TtvMEM2&#10;mXfXA5aq2Wq0Le+etL99D2+vVM1aGmbd9aKxM3H6nfc4RERERERERERERERERCsZI9NERERERHRc&#10;yjob8u5WwM1G1Whz1t2QddZVo21Bgo0qt8pT6RIhCqsAwA3jsPS4yw3cl7eYbgLSWGyAA2BZAlqg&#10;aBaGyjg63TSX1vHySVnsubN42fLG0Srq7nB3QdO/ek9a211EBRAJe55NonuCJ/dKtQsrLS2IhFTP&#10;hThxWwOSqnkJhWiMxdq2f3OIiIiIiIiIiOhOJyIxXxXzVc2hWbnr5s9DQg1knQ0h61fDranaDXiq&#10;50XE3T2VDhPNHQYkX+ovLQ53LN8PEOM208t2CPRlmWpxq0UzEW16TLsnFXUR0egIYqXCmpk2h1s9&#10;6zZE6Ipk0CCiTatqdwBm9bynoWiW6tmQTcXYi/mMaJZ3N3Snf+IoNGTuTt29Gm7LOuvKhZur0fY7&#10;vKO1pVFdbtPYD3GiM3mGhs6d/UREREREREREREREREREKxMj00REREREdFwSkd6qe1oawL1cuLkc&#10;3JJ11hT9TdVwa6rnDOJpaGkEmLstxpll2bLOfVtMyzhJLYvLQxc/Gn/Y9MhZbDm952banOQCXbzV&#10;Xtzdzb3pSu2ANV15xm184E1/aVnWfVpERAI8OaJbpdqxNHCvFxtN76fLjaWhpWHWWSsS8s66tn9z&#10;iIiIiIiIiIjoaBvNXwdYqnZJ6GrsAcg6a9xGgKfRNktVc5pqDlFY6YB43XSQBuBwX/Z6abfBpQbU&#10;4oAqgGUfVUBopr8EgKgA8AQvHRCNDoELkIDobimNREqk5h7NTJu7J7cKElVC1lmfddeJxJhNdqbO&#10;yoo7OLp8WzR0ulN3H+z6TsxX1eVO1SzkU3fUzc2qaniLSMw6a2M+XfRPOzoPRURERERERERERERE&#10;RLQCMTJNRERERETHK5Ewsfrs2W1fzSHl8JZ6uNXiRNZZ51ZWwy3mERC3Ji/dtI72ZTlpx55loM0L&#10;AHB3kWbJpgAu0nTT8cZS0Nrhi22rARFHc6fFMLO7N/cfN5be8+XuDmkWmsLNFztSh1s/mnuCu1ul&#10;2QRsaGkoElM1F7LJfU5293q0ExJCNpn3ThblH/SIiIiIiIiIiFYWdy8HN6Z64Fbn3XWLG/9J3t24&#10;MHetSjBUTV/ocbBZc6SRS4CnZt5q3IYazZTXnnkwWZryUhEIJEDMrR5/q9dYPM/cxd3FBHBRcVfN&#10;oZpsBFQqOUQ1mxD3ZotDh7tV8BRiP2STIZuKnfVFd13ePSUWq/d871GR906uq51oEs7lNoiHbPr2&#10;39asKgc3CTzvnaSh05+57/KdE4mIiIiIiIjoCAwGgx/84AfXX3/97OxsVVXuLiIxxhhjURTdbndy&#10;cnLdunUnnXRSp9Npu1giIiIiIjrauJKeiIiIiIiOY6L5xJoHzG//JkTqcmdd7hjNL4iEkE27J0sj&#10;iAK62PrGl/WW9nHvnCb1jMX20U3/6MWO0+4AbK9LsOwODoi5LyWlxX18L98rXI1xY+ql+497TDug&#10;7gmmBqjGpQ7SImoAPJmrAnsaTZe7bh2Ztnre0iDrrIOEzsRd2v49ISIiIiIiIiKioy1VuyyNrJ4T&#10;zTQuWw0sQTUmKADRCLinESRCg2gOKx0CTwJzeJOaBsyXZqnGHGgmtHR8BFk2aQZAsTgHBwigzQaD&#10;8BIuQdTMPVUaIyAhmzAr4WZp4G4hToRiJi/WTq45NxZr2toNUER60/e0NAS8Gm6phtssVbFYc3uS&#10;2ykNqoXNAmny0pNrztHAhdpERERERERER+Laa6/9xCc+8W//9m9f/vKXv//97/vypgm3QUQ2btx4&#10;z3ve85xzznnoQx/6yEc+stvttv0cRERERER0p2NkmoiIiIiIjm+q+cSacxd2XwMgxH412pbquVTt&#10;btZuiggQHQbY4qLNJrw8/hiAL7aHdsieg+aNA2saTy9e4mJLNx5fuyccLRC4mQgWO1q771lxaXB3&#10;MyATHfeZESg8CaJbpaGwtGBWikS3evnKUfe6Gm3V0AnZZGfiLlx2SURERERERES0AtWjHQBSvRCy&#10;yeV551TPudUiARJVYtPY2b1CqiEKiYLaEQART8tWG3vzi4/nz3ScmoYtbRCIPaeKiAsEoiIKiGhQ&#10;zZtu0u7JPYm4G8xKVPOhsyGI1OV2Qa/TOzXm01lnXX/mPiKh3TEU0YmZ+8/t+CYgIrEud7oNs846&#10;0eLwb+b1aJv5vIQi72zQ2JlYfXbIptp9QCIiIiIiIqLjzi233PLOd77z3e9+91VXXXW417r7TTfd&#10;dNNNN33mM595/etfPzMz88IXvvAP/uAPYmSAgoiIiIjoRKZtF0BERERERHR7iWhv+icm1z4g5qvy&#10;7saif5rGCffKvTarABGNcBUZN4BuYs3u8PFSTgHUoQIcsG2M7PPTRJ9Vm/uMu1YDDtjiKtImtC1N&#10;dFubHtPNzXz8MaBwczczcy/d6vHaVNGmRrcKgGjmVgOwNNhTkadycDMgWXd9iP3OxOlt/1YQERER&#10;EREREVELUj3vVsFN98731uUu9+RexXwqZBOiUUMumkMUnuDVeC7LbTzBNZ7XAjCeAAOw+I65m7th&#10;/KuMNxMEFs9rMtZBNBvPi2nQkIsWgtA0uDZbGOz6Tjm4UTTv9DfFfLozcZeJ1fdrPS89fmKNE6vP&#10;Lnonx2J13t3obqPBjdXCZk/lId7B4ZZGdbk7lbtjPl30Tg7ZxMSaB8R8VdsPR0RERERERHQ8ufba&#10;ay+77LLTTjvtBS94wRHkpW9tx44dz3ve884777yvfe1rbT8cERERERHdiRiZJiIiIiKiE0TMZ6bW&#10;X9ifuU9erMmK1aodkQCISBCIqDZ/AhIBVAEVUYGKBJEAgWD5AtAlyzPS+2gS2IvZ6HHO2ceLRH0c&#10;oXZ33/PZ4q0WQ9EiQVUhCgc8uZtZ5VY6IKJAE5o2AKIZPLmnVI8j0251uXCTe5V3N6oW/Zn7HiNL&#10;S4mIiIiIiIiI6ChL9cCsAqCaLb3pVnkamY0AES1Es5hNaeyJZqqZhk7zpmoumouoIKCZTxvfYDz9&#10;Bbi7A+5uTaZ6vEkgRKSZXosiGTRABTBPI7PSrDKr3Wr32gUO+PgjMyBmUzFfNbnm3O7U3fY389Ya&#10;Ee1O37O/6t4hmyx6p8Z8VUqD0eD6cnBjXe7yVN5q/rAZoeRpIdXzqdxlaSAasv4psViTdzdOrbsw&#10;ZpNtPxYRERERERHRccPMXvGKV/zET/zEW9/61rI81F3MDtFVV111wQUXvOQlL6nruu0HJSIiIiKi&#10;O0VsuwAiIiIiIqI7kOTdjXl3IyQrR1vERgBEQxM/tjSCKzzJeF0nIBHedM5Z+tlzqwN/U9NQWkTg&#10;ey6Ucbjal3Wr9vH/iAikWRu62G16nK9u2l+7J7hBxF2QKkhc/B4HoJoZxK22tAC4Wzka3AJY3t0Y&#10;Yqc/c9+QTbQ9+ERERERERERE1A73Gp4AYNmees3We54q0Xxpskq1UC3ck1vlXjdTUgI4crcSqXJx&#10;QYAIlrYCdAcM4yy1QqRpIQ0AbtAgkotmAgMwbkMNa/YB9PF+g6Ihcxe4ASaezK07fY9YrG575PZD&#10;RPLeSbFYvTD7fQwk5tN1NZeq2Xq0rQYgKhoFUVTcHEjuya2uRtvcawmFai4Ssnx6Ys29s2Jt209D&#10;REREREREdDwZjUZPetKTPvjBD955X1HX9ctf/vKPfvSj//f//t+73/3ubT8xERERERHdwRiZJiIi&#10;IiKiE5DbMMumvR6YQ0SaOLFox9PAPZmNBOJw8YRxpnkpLC2H2NZGBHAF3H0clQbgi1Hs5mipnOYX&#10;FwA2jlWLCMTcBM0iVAAq4u4GSb54o6bLtI8vCO4VPC8Xbkn1gmrMuydL6PRn7pN1uPiSiIiIiIiI&#10;iGgFG28LiOVTW5aG7gkw0X0XBogECWH59Q5YNW9Smo1knLt2cXdPjrQ4+yWiWTOvtTi7VSly0Rjz&#10;affkVppVzZaF+6nRo3utEt0thGKw89tT6y6QZW2xjykaiv6qe3f6p4/mr5WFW2I25Z4sDT2N3Ct3&#10;c0uAQIJqoXmedYcxuw6Ahk7IpybXXpgVRdsPQURERERERHQ8WVhYeMITnvDxj3/8KHzXlVde+YAH&#10;PODNb37zU5/61Lafm4iIiIiI7kiMTBMRERER0YnGPaV6ICGHaJb1UjVnVofQCTEmOGwEq90rwAH1&#10;w+ksvS/BsobSinGnnX3utiw4Pe5HrRAVCQIBmq47NSDj95tWPOLwenGVq0vTjUdCSgNYMquyYm3W&#10;WS3amVh935jPtD3kRERERERERETUJpGApu2z7JnscivdEwCRgy4MEIxbVZsAIrHZzs8BpBEg7pWI&#10;QmKIxfI5NEnmYgJ3N5Egoauh63C4uaelFLeIQlQcdbVLQ9e9KoebC80Gu77bn7lP24N3ICHr91bd&#10;qzv9E9VwSzXansqdlhbcfZ/TRGNWDGOxOsR+EwIXOcyZRiIiIiIiIqKVbdu2bY9//OP//d///ah9&#10;49zc3NOe9rQrrrjir/7qr7LsGN3TjYiIiIiIDhcj00REREREdKKxegGAW4rZNADRwtPQNRMJIfZS&#10;7ZAhAMAd1vRvhuPWfXgOyt1E4A4RccdtLIOUxTv70huquWjmVgvgEMDcXZAcMm4v7cmbAlXcJdUD&#10;uFkawmtk3Viszjprs2Jtb9U9NbBZDRERERERERHRSiehaHLRnmqJ42UATQR6nFg+KPel6bKluK9b&#10;BTg8AYCoiNxq9kwwzg9bs6UgAIFAwmKr6mXf0GwLCNfQ9XpUj3YAUvQ3xXxV2+N3sOGVkHc35t2N&#10;ANyT1QvutXsCRDWKdkSz3g1fi/n32q6UiIiIiIiI6Lj0xS9+8Vd/9Vf/+7//++h/9d/8zd/853/+&#10;5/vf//61a9e2PQxERERERHQHOIS/GSUiIiIiIjqumFUA4EljT2MvxC5EUj3fLN7UUMANt7vNi8PH&#10;i0ebXw50P9n7tYioiGjIRHNpOk43jYAcAmuy1c2yS7fKrTIbOURDV7TQ2AuxP7H6/v3V92demoiI&#10;iIiIiIiIACw1NzYbLr7ncF9MKR8KW3yxmJcG4Mnd4M3kl+znVrK4XeCtGi/fmohA1N1EomQTdbXL&#10;vR7O/qjtwTs8IiFkEzFflRVrsmJ1yKY05OwpTURERERERHTE3vCGNzz0oQ9tJS/d+PznP3/BBRd8&#10;73vcCo2IiIiI6ETAyDQREREREZ14mvWdDkjWWQsJIfTgyep585SqOYjCfc8qT/c9LaAPkbsA7ol8&#10;h+0AAIAASURBVI6Drzn1xZ/xuSLBvXY3ACIqWojmolFERYNohARIWLyxqBYxWxWzCYkdDXlerO1O&#10;np511nEhJhERERERERERNWI+LRJEc6sXI9MOLE5+Hdo9HPucbLUDcHOBoJkLS5ZGlkZmw5RGZiNY&#10;7W7uZocQmUbTgBoAkGWTDtTlrmq0LdXzbY8fEREREREREbWgqqpnPvOZf/RHf1TXdbuV/PCHP3zQ&#10;gx505ZVXtj0kRERERER0ezEyTUREREREJ57mTzoCd5GYFWtEMw09T2UqdzgMnprGOCJyhO2mZWkN&#10;6YEXgy5faSqAikR3c3e3cpy4FoioaiahI5qLRJEoGkUiBJAADaFYnXdPKvp3CXFCQmapbHuEiYiI&#10;iIiIiIjoGJIVqwEJsZ/SAjwBe/pCH/JmgXvNkjlgnuDmbkByOGDi5p7ck5vBk5s5Ejy5lZbmUr3Q&#10;7BK4D/fkVpmVZuWenQQ1i3HCqjnAy8FNbY8fERERERERER1ts7OzF1988Tvf+c62CxnbunXrz/zM&#10;z3zhC19ouxAiIiIiIrpdGJkmIiIiIqITjWoGQCQANYCQTcZiRkMBUbfK6iEcIkFEISpYSk0vbwd9&#10;ID5u0eMiexrj3PqsZbcSQCAqGqBBIPDkcLe9ks8ybjodNWSquYZCoKJBJGT5jMaujtv5jLtbExER&#10;ERERERERNUTzrLM6ZBMiqKvdi28GiAoc+0sy3+oWzTSXjCe1LMFr96bRNOBwNzOH27KfJjXtbgmW&#10;PA3rcrfV8+7mniwN62q2Lnemaneq56yet3re6qGlhbrcWS7c7FablaleqEZb2x4/IiIiIiIiIjqq&#10;tm3b9ohHPOLTn/5024XsZffu3RdddNEVV1zRdiFERERERHTkYtsFEBERERER3cE0dAGIZqlaAByQ&#10;mM9YGqLcCQi8hgSIwA0QqIolx1JqGsuaQu/lPvfceNqmmeb15EQ+Dk7ve9Z+w8wCkcWENqDqlmDm&#10;KmZVE/C+DeJNJx+vIZmhBiASNORtjzERERERERERER1bit6p1XBbiP263BXipGgUzUQCAHiCHGQ7&#10;dYEudqV2s8qtcje4C3w8USYqEvbMhjlcIItZbPfaPUFCqpPX84CoRneDm+/JbLt7DYdbnap51SxV&#10;s+XgBsBTGoVQtD2Et8umTZt+9md/dukwhNB2RURERERERETHqFtuueWRj3zkf/3Xf7VdyH7Mzc1d&#10;fPHF//Zv/3bf+9637VqI6Dh2zjnnnH766c3rqamptsshIiJaWRiZJiIiIiKiE41o0NiTeh6leSol&#10;FIC71aIRyaVZrGnjZZoCdQlNo5y9Y9LLw88C4Kwz1u75zF3EF7vuyK3OX36pCBQikCBLd5MAT81S&#10;UfcochutqgWAi2iqhzHP3Kx5OlFGpomIiIiIiIiIaC+xWBOzSbcq1fN1uT0W6zR0rF4AxKwOB9q2&#10;b5EESI1Uuyx2kwaAZitAEQl7zZ4JMN5TMAAqmplVSEODQ1Tc6yQQFRGBNIFth0NEIO7J0rwlgSer&#10;56uFW+a2fnlizbkh9tsexSO3YcOGDRs2tF0FERERERER0bHu5ptvfvjDH3711Ve3Xcht2rlz58UX&#10;X/zlL3/5pJNOarsWIjpe3eMe92i7BCIiopVLb/8tiIiIiIiIjjUxXxVCByIpLQCoy51ulbuLRNFC&#10;NQfcYXB3NKlmWWwYLbfuLw34Xj9uIg4A3lzvt1mHqEAhuiwvjcUvFLi5w73a76XuScYNfIJ7CQCe&#10;AIiEEDptDzARERERERERER1bRKQ7/ROiWcxXp2rOqlkNXQCi2Xhy6eB3UFjtTctoGCDN3Bkgiz2o&#10;92GLF7qlEawC4G6w2j0BaTF03VQXBCoSJBQhmwrZpGjusFQPUj0YLWye3fKlcnBj26NIRERERERE&#10;RHeiLVu2POIRjziW89KN66+//olPfGJVVbf/VkREREREdJQxMk1ERERERCegvLMOEjR0Uj3nbnW5&#10;y6yE1yGfDtkENBONAnU3eD3uh9OEpZswM5b/3Mo4MA3ARQAsHe4Vi4Zo86uI3vouMv7jmMHN9ywe&#10;XbyvA26QKICIeqoAwGtIAIRdpomIiIiIiIiI6NZivqronxbzaY39crTNrRaNojnc3A6yxtfd3Ep3&#10;Axzu7gIZz31BxG+1tMDd3c3h8OSe3Gt3c0+y7Ax4cqvMknttVrqNmgm0EHKRGGJP44RocCurwc2p&#10;mpvf+e2F3dccaINCIiIiIiIiIjpu7d69+9GPfvR3vvOdtgs5JF/84hf/7M/+rO0qiIiIiIjosDEy&#10;TUREREREJ6CsWKOah2zKU1mPtsPN0wgSRHPVPGZTIhESIDJeuzleiNn0zRERHWenm1Wh+/4sZqNl&#10;6XApXC3jsLSoNM1z5Db+2LWn0bS717f62AGHanOeowZgqRKNACQUbQ8wEREREREREREdi3pTZ2XF&#10;TN5dH2KnGm0RCc08WErDAwSRHbB6HkDTOLqZt4ILICKABNl7R8DxjJY7AIe5NQ2lHWhms5ZaUjvc&#10;4TWshjWZanOrbVkpIlGzSREtF26uy13DuWsHu77nztQ0ERERERER0QmlrusnPvGJ3/jGN9ou5DC8&#10;7nWv+//+v/+v7SqIiIiIiOjwMDJNREREREQnItG8d0qIfdGsGt7StLJRLcaxZtGQT4lmzZJPNKnm&#10;ZiGme/OfxX7TKqLLEtSy2GJ6KSANLA9FiyyGpRUaReSAVWrzlU1weq9PPAFQCRD1ZhEqPNlCiD1A&#10;Yj7d9vgSEREREREREdExSbQ/c/+QTeXdjSH2UxpaGmjowGu30W1dZGnBvDarAAHUm+38msC0xH1m&#10;uNzNvR5npN2W9YQWSBCMJ8cETXBaRNQhcBM4YHCxetasBCAOQFRC1l2vcbIebavLnaP568rBdW2P&#10;IxERERERERHdkV7wghd86lOfaruKw+Puz3zmM+fm5touhIiIiIiIDgMj00REREREdGLqTJwmEkM2&#10;aWloaR4QDfnSp6K5aqZaQARQkYhxvLmJJ5vDmiY4zQ8WQ9Roeks3LXT2pKwBaVaCiohAo4jKwSoU&#10;EWkaTQPuael99+ZQ4S4SmjO9XhB3Dd2YT6nmB7s3ERERERERERGtUKJxcu0DsmJN1lmfd9aJZlYP&#10;HJ7qwfI5qCXuZmkEq90qh4i4SECz1SDkVicnuGHP9n8ynlUb7yS47Mxmokya9LW5qCO4u6N2T1bP&#10;Wxo6rNmOUDTk3bUhm6pH21M1N9h1TV3ubHsgiYiIiIiIiOiO8bnPfe4Nb3hD21Ucif/+7/9+0Yte&#10;1HYVRERERER0GBiZJiIiIiKiE5No1p06060WzVM9AMLyJZ4CEc1FM5EgGkSjjNtNLyajHcsS0w53&#10;d3O3JlK9eKdxk+omLA0RSBAJBw1LL7PY4Nptz3ueABeNDsW4wXWo63lI0NDJOuvaHloiIiIiIiIi&#10;IjqmicSJNed0Js+I+XR36iyNfYF4GlWjbamedyvdKrfKrbZU1uUuTyOzIeAqQUJHNDSp6aV20w33&#10;5O7uCfDFmTFp4tOCfTcQFAEgcLg73AVQDRo7AriV7snSgqeRiAJQzQDJOmsldqvRVrdysOs7vnzG&#10;jIiIiIiIiIiOWy9+8Yt9z/5rx5m//uu//spXvtJ2FUREREREdKgYmSYiIiIiohNW0T8VgGgmALwC&#10;9lpkOW46LQFuIpmEXCQ0WWiByjirvO/PYlxaAFEVEZUmKa1RJIgcTlwaWGptDZiPO1fDvQYUohqi&#10;AIIgCJ4WQuwByIq1bY8rEREREREREREd+6Q7edfJtRfknfXdybvGYnXMpwGkaq6u5lLd/Mymes5t&#10;CCS4hNDVkKsWGvqqHREBfCm33GwmiHGf6sXpsiZQfZA5MYc056lKlFBA1K1ySymN4HARaNacmhfr&#10;BFKNtqZqvhxc3/YYEhEREREREdEd4Jprrmm7hCNnZpdddlld120XQkREREREh4SRaSIiIiIiOmGZ&#10;1bFYJXANBUTrctYt7flYIiSIRMDdK5EooiJBIJAw7h0tKmh+BN50xsG483Nz2pElpZdKACCy2GK6&#10;+XXcYlqg487YooC51Rp7GgqN/bbHlYiIiIiIiIiIjg8hm5hYc+7U+p+aWH12iJNZsUZDARENHY2T&#10;IZtSLUQ7gGgoVIsQJ2I2GfIp0Ww8Uebm45/ki3nppjU00HSbFsF+JseaDtW+eCCAaECzE6HkgJqX&#10;zbxc0EwWly6IxlistnrB0mA4dy0bTRMRERERERGdAK688sqXvvSlF1xwQZZlbddyJL7xjW/85V/+&#10;ZdtVEBERERHRIWFkmoiIiIiITlipmhWJEvuQLGRTEKQ0a1Y2nwoQQk9EIHFPe5yl1ZlNfFqCaBBt&#10;XqhAxocIogHuRxiV3osAcHd3g8Nt3GJaQuFeNy2yLQ1F8xD7Re+UI45nExERERERERHRyhTz6cm1&#10;P7n2Lo/vTJ7RmTwjZlNwAzxoD6oSMpE8K2Y0mxDNmp7RIZsUiZAIgXtyqxd3/ZNmP0HBuMX0fvPS&#10;aPLS7iJNXBqQsJR/FoGGHG6AubulcvmVIZsUzepyl6VRNdzc9uARERERERER0e11yimnvOQlL/mP&#10;//iP3bt3f+lLX3rLW97yu7/7uw972MPWrVvXdmmH6iUvecn3vve9tqsgIiIiIqKDi20XQERERERE&#10;dGexeg4A3PLuekujECdTPbB63rUKoQtR0ShaCOApuVUiAXB3wM0lNIs93QEY3B0uouMuOjp+x+G3&#10;sSr00C1+j5uhAlw0F1GR6L4goeOWIJ711qlmRf+0tgeViIiIiIiIiIiOS7FYPb3hp+e3fzPmM6na&#10;XY22JxvAEryWEB1h+SSXiIZs0sodcFkMSzcdpQWigHvTRvpWu/s5HFhsLy0CQFTFHfAmIN1sCOhu&#10;QHOf5G6Whho6SzcJ2VQ92uZWlYOb8+7GtkeOiIiIiIiIiO4YnU7n/PPPP//885fe2bJly3/+53++&#10;7W1ve/e73912dQeysLDw1Kc+9Qtf+MJx2iibiIiIiGjlYJdpIiIiIiI6YdXVrHsNN439oneyxk7I&#10;JjT23Kq62p3qObdKQ0dERfPxQk+gWfQJN7gDBk9wg0AliKiGqFqIxubPU0u9cY7Ynq7RbvAkmolI&#10;CD1YCYho5kgaOyH2i/5potz3ioiIiIiIiIiIjlCI/cm153cm7hKy6c7EaSH23ZOlBbdRqmdTPZfq&#10;+VTPp2qurnanNBRApFlUIMt+lqbOmj7TvvTjMDTbDEoz6yUiQcbLEpr3HU37aatFRCSDA4J6tHOf&#10;OiGS6vm63H7759+IiIiIiIiI6Ji1bt26RzziEe94xzvOPPPMtms5iK985Su///u/33YVRERERER0&#10;EIxMExERERHRCStVc5ZGAFRz0SzvnZzlqzR0Qj7ddG9O9VyqdsMdSCLiVrmPV3261ea1mwGABBGF&#10;iIRMpNksNkIAUYF7szz0SC1e7e4JEiChSXGnNNJQuJUiIctnNOTFBFtMExERERERERHR7SIaulN3&#10;m1p/YdHbJKEI+ZRoodoViQDck3sCXCSE0AnZtIbOeBe/ZttBUXgzIbYYk15m3HdaRKCANFsQNtlp&#10;YCliDYcBJpqpZqrR08jSwKxaVmQUzSwN3S2Vu9oeMyIiIiIiIiK6c3U6ncsvv7ztKg7uzW9+80tf&#10;+tK2qyAiIiIiogNhZJqIiIiIiE5g1izDFA0ABBqL1XlvU8wmQ+zGfFqzCQ0FJLi7NQs9vXY3QCAY&#10;t8HRAFHRTEMhCM19RQRQiMIB2O1JTYs0a0tNAJGomol2Ur3QtNlxq0M2qbHXmThdJLQ9nkRERERE&#10;REREdCIIsd9bda/uxJkxm9aQS+yF2AtxImZTMZsK2WSIfQ3dWKwWzTV0IKoSRRSiEBXRccfpJiA9&#10;piIqWHyhESLj75OlbzZ3c6sgCgQNHdHcUgkgVXPLK9TQcRsBSGm+7dEiIiIiIiIiojvdox71qGc8&#10;4xltV3FwL3vZy5797GdXVXX7b0VERERERHcGRqaJiIiIiGhlUc2yzvq8d2rIZ8ZLP7PJrFgX4qSG&#10;noQcGkSCSBQBRETzEHKRuHxpJwANUYCmr864P84RcrgBDgkQCbHvVrpXGjupHoQ4mXfWh2wq721q&#10;e+SIiIiIiIiIiOjEIghZL8SJzsRdionT8t7JeXdj3t2Y904q+qd2Jk8veieHbBKASHARAEELkQgR&#10;NFnp5hXGUWpIM7EWILrvNzkAmJlbKRCVXDVq7KrmgLnXlhaWX6CauSXArF441MchIiIiIiIiouPZ&#10;X/7lX65fv77tKg7u8ssvf+ADH/jd73637UKIiIiIiGg/GJkmIiIiIqKVSDVmxUzR29SZOD3rnZR3&#10;1xX9k0M+HbIp1a5q0JC7xMXTZb/3GOeoReBH2mja3S1BRKAiEkLPLaW0AMks1RLyon+yxs7E6vuJ&#10;8I9vRERERERERER0R3L3JsksDpGooaOxp7GnoSuaAWJWCkQkEw2qucPMKohAgkAhQTSKRhlvQajj&#10;DPVtf514DYhoAVGNfQCi0V3carPRXmdLAOBu7qntcSIiIiIiIiKio2FmZua1r31t21UckiuvvPLs&#10;s8/+i7/4C7abJiIiIiI61nDNPRERERERrWyiIXRDNpUVa7tTd83ymVjMaOy7WZDgELfS3fZ/rQbR&#10;IAgQwBNu67T9cffFFZ8CCERFCwhSmmtWlwq80z9NtOivuq+GTtvDREREREREREREJxrRcTtox/7n&#10;tdxKABDR0BHRcUdoq+A2Dlsf4hehmQqrHaohF5GQTSxuESii6p7E3W3ZImMXAHA/rDk3IiIiIiIi&#10;IjquPe1pT7vwwgvbruKQDIfDF77wheecc87nP//5tmshIiIiIqI94u2/BRERERER0YlBoHl3Q7lw&#10;CwCRWJe7BICLWwnN/+2K7990867mzA3rpx7+4J8QCCRzGcEDkJpk9aG1g3bA4D7uyeMJEuGW6kHT&#10;kAee8t4pIZvoTp0Vi5m2B4aIiIiIiIiIiE5AqoU0zZytRtjPCW6p+V8aOpCQ6nnR3OsRUAPm3nSU&#10;Fgj8NrtLu7vDDAKRIBohMcSJ5XNoAm1y0W5JNFu8zABAtGk3fey7+uqrv/CFLywdPv3pT8+yrO2i&#10;iIiIiIiIiI4zIvL617/+QQ96UNuFHKpvfetbD3nIQ57+9Ke/7nWvW7duXdvlENGx4lOf+tSPf/zj&#10;5vXGjRsf+9jHtl0RERHRCsLINBERERERnbBEssVFn0nCof3xR0LWPUmqnancmWmoRjuA5O6w0bbt&#10;czfesgvugMcAs3LcSsdFxF0E5k2DHYHe1hpRh8Pd3QSAqIgC6u4iZm5RCzgAKyZOi/nqvHdS0T+t&#10;7VEkIiIiIiIiIqITk8aeaATErNp/Lnnc4bmZzhIVTWkEcXfAASRzg4g4AJiLiEBERNwBOOBwB5pU&#10;dRBRDUWMk/tOnYm619i72bV7DRGRoKFoe5wOyfz8/HXXXbes/sPowk1ERERERERESx74wAc+9rGP&#10;/chHPtJ2IYfh7//+7z/84Q+/5jWvedazniW3ta0cEa0kW7duXZotVD2UFixERER0h+E/eomIiIiI&#10;6IQVsgnRHIDb8NCvEpEsn8k6J2noZsXaprONW/I08lS6J3hyT27JvXZPDvMmKw13OMya94F9lkW6&#10;u8GSu4mISISoSIAIJLm7aHQ3h3Qmzor56s7EGb3pe/HvUYiIiIiIiIiI6E4SsylANBR2W7NnAvdk&#10;qbQ0n+qBW4WmO/RiJBpwuLmbuwHNpFntVsNquMGb5tPNDJiq5vvJS+/9bUuv3UbNvFyIvbbHiYiI&#10;iIiIiIiOqpe+9KVtl3DYtm/ffumllz784Q//3ve+13YtREREREQrGiPTRERERER0wgpxUiSIxpTK&#10;w7+2k/dOiflkiJOiAaLuAAxeuxvc3BPc4Gn8g6We000j6eaEZG5u44g1mq47UBGFQCDNKlJARBRu&#10;qt3e9N1DNtlfda/u1F2ZlyYiIiIiIiIiojtPzFeJiMaup2EzwbUXt1TO1uUsmgkuG5mV8FokiAY0&#10;HaWhgAoEaCaylrpLA4CPdwxUQDUUovlt5KVNIAB8cQGDOyyNVDsAQjbV9jgRERERERER0VF13nnn&#10;PfjBD267iiPxuc997v73v/+rX/3quq7broWIiIiIaIViZJqIiIiIiE5YIZsEIFq4HXZkuuEO0RhC&#10;rwk5Ly399PHKT3GIi4wXho4jzs2H7paS1Uj1OC89br7jgPlSvxyJIuruAPLOmt703UOcmFxzTt47&#10;ue3BIyIiIiIiIiKiE5xojMWaECfgXlezyz+yNBzOX5/SAF65J/caENFMQ6GhEMlEMhGBNvHpIKIi&#10;QaAQwF0EzVyZQEVEJAAKzfZbhrtBAgAN2eK3L8CTxl6IPQ2dtseJiIiIiIiIiI626enptks4QsPh&#10;8E//9E8vuOCCq666qu1aiIiIiIhWIkamiYiIiIjohBWyCUA05G6l74kpH5JUD8vBDameMyvNk4au&#10;agEJIhGii31vDLAmBQ24ODAORqMJVAtEVESDaGyuFc01djUUooVoBAywEIpYrM27m7Luuql158di&#10;ddsjR0REREREREREK0Le3SiaaeylavfSBFqq5suFm9xKqxfca1EVBA25SGi2FBTRcSAaLqLN9Jdo&#10;lJCJ5KIRIs00mXlyr0SiiKjmty7A3eEmohABYvOm1bshIcRu1lnf9ggRERERERERUQvK8gi7Ixwj&#10;vva1r/3kT/7ky172sqqq2q6FiIiIiGhlYWSaiIiIiIhOWCIaswkNXbh7Ghz6hamaL4c3WRqlatbT&#10;MIQi5tMhmwixL5qJBGgQCdKEogEXLAayRUWlaT0tgIhDAFHNQ+iH2NFQACpw9yQQCR3VImRTMetN&#10;rrugP3O2xl7bw0ZERERERERERCtF3t2goRPzVW51qnYBSNVsNbzFrEzVbgck5KI5BI5lOxJqAABR&#10;uO+zU+HiJoJRRNwTvIa7o4ZGkf2tT/AKcNEooRABALOqrgYxmxLRondy2yNERERERERERC1YWFho&#10;u4Tbq6qql770pRdccMF//ud/tl0LEREREdEKwsg0ERERERGdyLLuRg0d0awuZw/xEqsH1WgzUpWq&#10;WbiHOKmhu9g/RzQUGnoauhq6oh2IOhxugLmbuznMBQIFVNCsJnWzypHMm8Y7As1jNhnymaAdSMg6&#10;6/sz98+7G6RZFkpERERERERERHSUSHfyrho6IZuoy511ubMcbjWrUjUPCTGbVO2giTpb2nMNBBIW&#10;I9Dm+79xEFF3dzjcxfd/WkolRCExhB4Ad6+H20Qk5tNZZx23FyQiIiIiIiJamebm5tou4Y7x9a9/&#10;/bzzznvta19rZm3XQkRERES0IjAyTUREREREJ7Kid5KIhmzS0sCsPuj5nspyuNmtTvUcJIRsUjTu&#10;c46IiATRAAGgIkEQBE3PacABd7hhKUHttXud0oJYJZprnIzZlIZuyCY0dGOxJuuszTpr2x4qIiIi&#10;IiIiIiJaifLexphPZ8UauA3nfuxeWj2vEmKcEFHRXCAQdU/LM8/jSTPR8VTYrbg73EVURBwwS1Yv&#10;3Oocc6tUcwFCNgHA6jlLg6xYDQmdibu2PTZERERERERE1I4TJjINoCzLP/mTP3nkIx954403tl0L&#10;EREREdGJj5FpIiIiIiI6kYnmWWddyCYBSfVBGk07rBxudq9TNQdosyr0VufArHIbuSXARSAiEIVk&#10;KlElE800ZKKZaiaawQMggIvDPLmVgMViTWfiLjFfBVhWrBLRrLOu7aEiIiIiIiIiIqKVSfqr7i0h&#10;hwR4VY92ABLiBEQAqGYQFYmAw/dqNC0SRRQicHPfu4e0j08WjYJMHPDabehe7XWWDSEiWmjsiURL&#10;o2q0VWMvZFOdibuErN/2yBARERERERFRO8qybLuEO9hnP/vZ+9///p/4xCfaLoSIiIiI6ATHyDQR&#10;EREREZ3git4mkaCxZ9Xsvms391aXu8xKq+YBj9l4Vehy7u5p5J7MktsIbpAo2g2xG2JHY1dCoSEX&#10;yZu8tGimsdDYFQkARBxQ0SxVu8zKutwhGkM2lfdO1tBpe5yIiIiIiIiIiGiF0tjLirWAAQo3CLBs&#10;YkxDR0Qh6lYvv0o0AioSAIGnZTNv7kgAmo805NBgVru71QPH+DS32lIZQiGiMV9laVgt3Cya5Z31&#10;IZvqTp7Z9qgQERERERERUWvkVot2TgBbt269+OKLX/7ylx94/RIREREREd0ejEwTEREREdEJLhar&#10;QuxlxSr3lModt3Wae53KnZ5G7rXGHm7dX9qT28jdYDVgIlG1UI3L/45GREWCaBCNolE1G/+EQiQA&#10;avVCKndbGo3mr0vl7pivEgmdiTPaHiQiIiIiIiIiIlq53K0ud4Y4AViIE3Cvq91LAWnVAhJEMsAt&#10;lcuX9ErIAYEGAPDkbu7mluAQDRARzSGiEkXErTIzSyMA7p7qeYhK6IY44VaXCzdDNO9u1NibWH3/&#10;W8/OEREREREREdHKked52yXcKczsJS95yS/+4i/Ozc21XQsRERER0YmJf8tIREREREQnPOlMniVa&#10;hGyqKne5jfZ7Ul3udDezoUgmku3zqXuyNHJ3eNMhJ4pGHPqGthKgArho5lanajZVcykNRbO8t0lD&#10;0fYQERERERERERHRylUObrI0cqtitkqziZBNApLq2VTPuycAIfZFVDQDzK1yN7farPQ0AhxWO9zd&#10;3Cq32gFIAES0GLeEEhGJgAHmaWRuluYBD7GvogavhptV86J3SogTE2vO4XQZERERERER0Qo3MTHR&#10;dgl3og984AMPetCDfvzjH7ddCBERERHRCYiRaSIiIiIiOvHl3fV5d32Wz6iGcrjF3fc5wWGpmnMr&#10;4RZiV2SvMLS7pWoOsCYvDQn7nHBQgmZVqEMgGtySpYFoVg235N0NbQ8PERERERERERGtaKPBDW4j&#10;S8PYXV/0TtZQxGxKQ9etavb+c08SiiYI7WlkacGsdkvuyd0AwB1o5twcntxr7LPdoKqIuNdws2q3&#10;Wa2ha6lMqfI0iMXqvHdyyKYm154XYr/t8SAiIiIiIiKils3MzLRdwp3rm9/85gUXXPDVr3617UKI&#10;iIiIiE40jEwTEREREdGK0J36CQl5Vqz1VKZy1z6fpmoebpZGIhkk7PtpmneYWw0cSV56UQDgXrsn&#10;iEAyt1GIE4Nd311cTkpERERERERERHS0pXqQqt11NQfRECc0dPLeKSGb0tiN+bSGjsOsnk/VnNUD&#10;bxpKW+1WuldutVvtbhAAsuwHbpXVA0tDt9rd4XAPbinZ0NIC3C0NVGNWrCp6m2K+quhvmlz3kxo6&#10;bY8HEREREREREbVv3bp1bZdwp7v55psf+tCHfvjDH267ECIiIiKiEwoj00REREREtCJoKLqTd9PY&#10;C9lkVe5I1dzyTz0tuBs8iWb7XGhWwmq3Crg9eWmIQCTCzK0EkOUzIplbmardw/nr2x4eIiIiIiIi&#10;IiJaoerRdgBWz4fYa+a+RELWWVv0TgnZpMZuiP3x5JaEJvoMCOBwQFQ0imaquYRcQ0c0k6YZNbzZ&#10;hdDS0NLQbOQ+dKtgFRyQmHdP7kydlXXWZZ21k2t/sjd9D7nVVoZEREREREREtDKdfPLJbZdwNMzP&#10;zz/+8Y9/y1ve0nYhREREREQnjth2AUREREREREdJ0T+5HN4CuHtdDrcUohp7ANw91QvuNQANe0Wm&#10;HbB6MU0tesR56fHdRN0TEFSjxk6WratH20M9GM7+oOidJMI/oBERERERERER0dGWql3utVstWXf5&#10;+6J51lkv5Y7R/A3uZlYCJqKQADgAuI0T1KqiURCbyTN3a24INwdEBG5wOFRURaKGTmfyjKxYlXXW&#10;Fb1NIV91O6fdiIiIiIiIiOgEc9ppp7VdwlGSUvqt3/qtG2644eUvf3nbtRDRoXI3Swupmncvm9WA&#10;kKAaRXPRgrOdRERE7eKKfCIiIiIiWjlkYuZ+c9u/BqAc3FQOb8k6G0PsCgye3GuIuu81Y+k2cljT&#10;YtoBdxu/7+ZuED302U13R6oAFw1wzzrrNRSpnqvK7Rp7o/nrOxOntz0+RERERERERES04tTVvKcS&#10;QIjFsretruaq4ZZU7nJPbqUIIDmggAtgVkNEZHHWLFUitUNFxCGAiGZuSbxyN0BFVDUHRDUWE6dO&#10;rL5fZ+IMUbaVJiIiIiIiIqL9OOuss9ou4ah6xStecdNNN11++eUhcLaE6BhlqayGt1SjbVYPUr0w&#10;3lbyVjQUMV9djXa41+yhQkRE1Ar+A5iIiIiIiFYQ0dhfffbc1q/lXR8t3FQNb0F3g0ABuCfBnj7S&#10;DriVqZw1K+EJoo+76N577gO4lQAcKhKg4cDZaXd3KyEORAE0dkUCgJitqoabLQ3KwQ1F/y7cYJKI&#10;iIiIiIiIiI4yT0P3CgC0WT/gdbmzLndZGqVq1q1yqxbntRKQAIx7RwMOx+JrQCF79hwEIKpAVzzB&#10;XTRK7IQ4IRKyYq2G4gTLS5977rnnnHPOnmfnRB8RERERERHR7XDPe96z7RKOtre97W0333zze97z&#10;nl6v13YtRLSMWzncWi3cVA63Au5WWirdSvfKUgVPEIEoICIqEjV0Uz3/2EfeDbhbyPqd/l3y3sa2&#10;n4GIiGhlYWSaiIiIiIhWFtV8Yu25s1uvLHDSaOGmanCTaMcBuEMCAId7GpmN3JJ56Z4Ag0P3vo+7&#10;NNFphyFVIkE0CvazFNLd3EpARAtYJVqo5g4XQOOE6PZUzWnopWpXzFe1PTxERERERERERLSyuNfu&#10;5hC4mA2r4Ra3ytKwrna5pWYzQdFCpJkNW7zIHZ6a1wAAAUwQJOR73Rwi0gHMLanmnkbjKTir237u&#10;O5iIMCZNREREREREdEc588wzp6end+3a1XYhR9WHP/zhhz3sYR/60Ic2bNjQdi1EBMBH8zcM535o&#10;qXSvUzXXbDEJwEVUMw2ZSNfd4eYwwC0tpGoWgGimsQsvF9KgHFzbmTgj624Q0dtbERERER0CRqaJ&#10;iIiIiGjFUc0n15w7u/WrRe/kerSjGm5JaQFuQHCrUhrAbZxzthruGK93XL7k0eFwWNNMB6IOICVI&#10;FI3LTgKsdq8BlZALVGJsmloLDIAIQuzX1WwGr0fbGZkmIiIiIiIiIqKjy90N7iKSql31aId7neqB&#10;pQHcIRDJJBS3jgKLAIhNcNq9BhwSIAEOjR1IEAhEIaG5NtXzVi+I5pZG7ml5M2oiIiIiIiIion2I&#10;yIMe9KCPfvSjbRdytH3lK1+58MILP/KRj9zrXvdquxaiFS1Vc4NdV9flTksLdbnT0hCAajd2ZzR0&#10;gLjf7RPd3b22tGD1IFVzqdytsRfzVakehLkfdqd+IuusbfvJiIiITnzcpISIiIiIiFYiDZ2pdRfk&#10;3ZNisTrrrAPc0tDSINVzbslS6Va6G0QhIhJEgogu+wmiQSVCFBC4wWp3M68tle4A4J48jdxrkagh&#10;FwkhmwTGjaiXulZr6MLNUlmXO9seFSIiIiIiIiIiWmlEJEAk1XP1aJvZKFWz8EokAAqIaC4HvFg0&#10;auiIBHhyq13cUimiopks5qUBaOxBNKUFwOpyp2ho+8GJiIiIiIiI6Jj2qEc9qu0S2vHf//3fD3zg&#10;Az/5yU+2XQjRCuWeFnZ/f/eWL1WjbdVwczm4ya2O+UzROy3vbQxxQmT/eWkAIqKaxWwq724s+nfJ&#10;Oms8jcrBjeXCTdVo59z2byzM/qDpw0JERER3HkamiYiIiIhohRKN/Zn79FfdO+RTIZsE3GyU6oGl&#10;BcCaNZ2ACPbpL738FhBR0QAJ4+C0J/dkacHS0K2CiGghGkXzmE2KKNww7jI9vqeGAoDbKNXzbQ8J&#10;ERERERERERGtOKKZ1fOeRqkeWj0vGoEmL51Uoogc4k1Ec8A9le4pVfPuaa8TIBq74sndUrWbqwKJ&#10;iIiIiIiI6MAuvvjitktoza5duy6++OI3velNbRdCtOKYVXPbvjac++9U7RrNX5fqQSzW5L1NMV91&#10;uLtAikjIpvOJU7POGreqHNyYqt3D2R/NbvuaW9n2gxIREZ3IGJkmIiIiIqIVLe+dNLn2ArcSEtzh&#10;7gAccDN3A9yBgy4MFRFIgIh7cqvca7ckkqnmojFkkyH2AYE7YCIKUch4CtWhEHWrLY3cre3xICIi&#10;IiIiIiKilcWtTPXALVkaSChEO4C514BA46HfR0RF8+aG7ilVc/v0S1HJXNQ9wd3KXW0/NxERERER&#10;EREd0+5+97vf7W53a7uK1qSUnvOc5/z2b/92Xddt10K0Ulgq57Z9rS53lgs3V8Otqp2ivynm04e4&#10;reR+CTRk03lvU8j61XBrNdxcj7bv3vLluppt+3GJiIhOWIxMExERERHRiubuo/nrNfRFggCiucae&#10;SnQkeHI3uPn4Z1GTqR5rPkrwGu6AQqTpmuNIGroxmxKJi9+VAIhE1XxpIlVERELzkRv/koOIiIiI&#10;iIiIiI4eqwflcBvc3SuRGEJv3OHEEyQc7kpAEdmTmoalerD8UwcEIhD3uqp2N3sXEhERERERERHd&#10;lsc//vFtl9CyN7/5zRdddNHOnTvbLoToxGdpOLftq6ncVS7cnOqF2FmbdTcsLfw7TG5pWJc7q+Hm&#10;0eCG0fx15eD6VA8BLxc2L+y+phpundv29VQvtP3QREREJyZGpomIiIiIaEUrBzdUw1vcaxHR2Mmy&#10;/rg1tHYgQSAQwA1u8DT+sRpWLx42HzlEIEE1isQmDi2aue8VgXavmo0jNXT2en/PS3aZJiIiIiIi&#10;IiKio8TdB7u/FzRLaQCJEAXgVi1u/BeO4J4iIpoBDqvdSvNqz9dZJaKQ4G6eRpYGR3B/IiIiIiIi&#10;Ilo5LrnkkrZLaN+//uu/Xnjhhd///vfbLoToRGZpNLftq6maHS3cZGlYdNfHbOoImktbGlbDLcO5&#10;a8vBjfVoe13utmou1fOpnrc0cKtFY13NL+z+/sKu7+648ZP1aEfbj05ERHQCYmSaiIiIiIhWrlQv&#10;LOy+xup5T5WGrmrhbiH2QzYtsSsaICpQ0QgJiz+67CdAgmgUjSJBREWiho6GLkTcarfKmrY8AACz&#10;UjQTiIbu8jLEDU3K+gi3pSQiIiIiIiIiIjpsdbmjGm5NtgBHiBPw2qwGzN2a7POR3VZEIdG9dnev&#10;h0vbBbqVgEooFr99Z9sDQERERERERETHtAsvvHDTpk1tV9G+7373uxdeeOG///u/t10I0YnJ3Qe7&#10;vpPqQblwk1uZdTdq7B/uTSyNysGN5eDGVO22tJDqubrcmapdqZ6zet7qgdXzzWt4chvW5fZycPO2&#10;6z4yu/VrqZprewyIiIhOKIxMExERERHRyrWw+xr3qhpujdmkxr5o7l671SIaQkdDR0OxLBcdRJZ+&#10;dPyiaSutuWihoRCNItJkp+HJ3axeaNpIm5Vwk1CIZhr3dJl2d4eJRBEVPZLWPUREREREREREREdg&#10;NHete53KuZhPhdgBZNz52a3pOH3Emp0B3Wv32q0C4G5ulYZcNYoE98SFgERERERERER0YCLypCc9&#10;qe0qjgnbtm175CMf+d73vrftQohOQOXgxmq4tRptS6nMOhvD3t1QDs6tGm4pBzekepDSoC53WT1w&#10;dw2Fxn7IpkI2HfNVIVsVsimNfQ0daGZpWI221OXWwe7vzm790mDX99yt7ZEgIiI6QTAyTURERERE&#10;K1Sq5qrh5nq009xiZ23IJiXkgFoaujsAgTbtdESCaqaaa8g1FBqKJk2tIVfNRKOI7tN1RzQC4lYD&#10;ZqmEu6ehSBSJIZsE9pzsVsJdNdPQW/4+ERERERERERHRncfSsBptS+VuF2SdjYBIyD2VgAN+O+ep&#10;RACJ7sm9aS4NS0MAoh2NfZHgVltaaHsMiIiIiIiIiOhY9yu/8ittl3CsGI1Gv/zLv/zGN76x7UKI&#10;TihWDxZmv2f1IJW7Y74qxMPLS7uVo8ENqZq1NEzVbk+lhiJkUzGb1NBVzZvuLMtWIeYh9mI+E7Jp&#10;AKkelIPry+GW0fyPZ7d+pZlEJSIiotuJkWkiIiIiIlqhRvPXwa2udofYb2YqIaqh6165VwCaLLQD&#10;OPwdHGWcmjZ3MxtaGronDV0RDdnU8jPdRgAkdEI+2faQEBERERERERHRSlENNwNI9VyMvZD1NXZV&#10;OxCY1e4ut3trP5EgADy5VWa1pVJDISJxPDlmbnXbY0BEREREREREx7oHPOAB97rXvdqu4ljh7r//&#10;+7//4he/uO1CiE4YPr/z25bKarRVQxHzVYd1saXhaHCjpVFdzVpaEM1DNqWhKxIOfKEAGrohTogE&#10;QMvBjaPBTXW5c3bLl+tqtu0xISIiOu4xMk1ERERERCuRu5XDW1I9D7csnwagmsV8lYZcJFo9cDdI&#10;BCBQx2FHpgGIBEDck1ud0kA0F42xWC2y1x/EUj0vmouErFjd9qgQEREREREREdFKUQ23m5VutcY+&#10;gCxfIxpEc3iC+O1OTENEAHEkuFk9K6oSOiGbCKELAO5tDwARERERERERHR+e9axntV3CseWVr3zl&#10;7/3e7zlnV4hut2q4rS531qNt7il21okcxqyopVG5cLNblapZuIU4EWJvn5WBByAiqgUgIkE0t3qu&#10;HNyY6sH8tq+ner7tgSEiIjq+MTJNREREREQrUSp3utWpnpOQSyiaN2M+LZpr1gfE6jmoAiIa4HZk&#10;f80gEtxqswpwjT2JnZjt1UravbY0DNkERGOxtu1RISIiIiIiIiKilSJVuz0NAWjoApCQh3yVaCZQ&#10;uMHS7f8KkeCezCqzFGJPJMZ8tcMBQPSgvVaIiIiIiIiIiAD82q/9WqfTabuKY8tf//VfX3rppWZH&#10;0gSCiJaM5q9zq1M9H/NVqvmhX+hWlws3u9WpmgMQsknR7HC/XTSoFmalSNAQASsXbkxpYW7b192q&#10;tseGiIjoOMbINBERERERrURVuQNwS8MQektvCjTrrheJIeu7m1XzkKxZu+leH8G3OASe4K6aqWZ5&#10;ZwP2btBTlzsBhGwy76zVw582JSIiIiIiIiIiOgJulVlpVomGpehyzFaF0JGQA2JWud/eRbcOgZl7&#10;Us1EYt5ZJxqbeTaRqIv7GBIRERERERERHcCaNWue8pSntF3FMecd73jHM57xjJTugG3viFamVM1X&#10;o22p2u1AiJOHc6mXw1vgdapnIQj55KE3l96Hho5CLC24echWuVs5uMnqhfkd32IneSIioiPGyDQR&#10;EREREa1EqZqzVMJ9n6WZqnnW3QDJNE7ADV66GyTCEw53kaibewVANDiQdTfu0znHUlWXszGbEglF&#10;/y5tDwkREREREREREa0UZiMAbjUQl94Ukby7ERJEMwjMSrd05Cvz3OE14KJRJGSdNRp7AKweQVQ0&#10;NodERERERERERAf1B3/wB22XcCx617ve9au/+qtMTRMdmdHgOsDraneME6Lx0C+sy12eRqmeh3uI&#10;E3J7YlkiooVb7XBLZd7daFZVo63VaGu5cFPbI0RERHS8YmSaiIiIiIhWIqsHbhUAaL7PRyF0i+4G&#10;DVnIJiHBLUEAiFl9iOtD3d1SaVYKVDQTSAgTt95Lsh5tUdGYz2TF2phPtz0kRERERERERES0Urg1&#10;S2lNdK85K429mE2qRJEgou6VWw0cXmra3c1SspHDISoSNHZDNr341UMNHQAxX9X2MBARERERERHR&#10;8eF+97vfox/96LarOBa95z3vefKTn1xVVduFEB1n3FO5cFOqZuEWssNoMe2e6nKnWelWaeju00Pl&#10;CEjIAHerPA1Ei6xYlapZS8Ph7Pfd6rbHiYiI6Lh0GFuhEBERERERnTDcKyABENnPH4s09vLuSdVw&#10;MySIhLqchdiOnYOycpFcBHkeVq/q3+qeLnD35L54Z4nutcRCNMATln1XPdpuaZh1N4jG3vTd2x4P&#10;IiIiIiIiIiJaUWT8q9s+72vsqdVWbhcJEHWrLSVIUI2LVx2Qm3sNN4GKBEcl2tU4nkkzKy2Nss5a&#10;0RCyqbYH4Y40Pz+/c+fOpcOTTjpJlVvYExEREREREd1hnv/853/yk59su4pj0fve976yLN/73vfm&#10;eX7770a0QqRyt1tK9byEotnh8RDV5U64WVoQiRqK2zptx8750Wi8l0Gex9UzE7d1pkgQCW6la+5p&#10;FLJVdTVXDbdq6IwG13cmTm97qIiIiI4/jEwTEREREdFK5J7cHYDcxjpPDZ2id0o53CIAJKRq9+e+&#10;8P3//vE2iAj0Lqeu+cWfPxci7g4H4IC5W3MACSJRRDQU7hncMQ5Uj6VqV13ujPl0iP3u1N009toe&#10;DyIiIiIiIiIiWkFUIwARNd+3UUmIE1YvaOjAakcUje4VPFlKIgooREVkKT7tDhF3cyC5G+CAiGSQ&#10;IAKBhJiLjMPDqdwNEY39vLN+6c0Tw9VXX/2hD31o6fCFL3whlykTERERERER3YEe8YhHnH/++V/+&#10;8pfbLuRY9MEPfvDxj3/8+9///k7nMJKfRCtZXc0CsDQ6rBbTcEvVrNkIbpr1D3Di577w7R/86Obm&#10;9aaT1/zyEx54gJNF85SGCk9pPoudvFhdLtxi9WA0f13RP+0Em0clIiI6CvjPTiIiIiIiWokEoVnW&#10;OQ457/+kkHc3Zt2NMZ8K2YRoJqJwdzfz1LTEcSvdS/fKPQEqmql2VDMNeYiTGnruvhjLbn71arSj&#10;Gm4L2WQs1uS9k/LeprYHg4iIiIiIiIiIVhYNHUBEM7PK954eC7EPUQ1diMbYUY2qmWghEt3hXruV&#10;lkaWhlYPLY3chpZG7qV7gqhoLlqIxhC7EnqANtsLAnCrUz0XskmRkPdOaXsMiIiIiIiIiOg48+IX&#10;v7jtEo5dH/vYxx772MfOz8+3XQjR8SFVu90quB2gU/R+rqrn4WZpJBKbOc87hEgUOKz2tABAQh+a&#10;1dVuS6N6tL3toSIiIjr+MDJNREREREQrkkbRAABuBz4xxF7ePaUzcVcNXWgUjU32WTQTzUVz1UK0&#10;EO1oyEQyiUXMpkKcEG1mRb0JS4uoW10u3JLKHSGfyjrrss6a/vQ95bb6XBMREREREREREd1JREPs&#10;iebiDi/3+Sjm06o5JCQrJfY1ToZQiGYamjh0LpKJRGho4tDSZKqbnQQ1C6EbsmkNHXgNUYGI5u5e&#10;l9sBxHxVLGZivqrtISAiIiIiIiKi48zP/dzPnXfeeW1Xcez6zGc+8+hHP3rXrl1tF0J0HKir3WYj&#10;AKKHF5l2T/AkewetHXA3s5GlhVTPp2oupaFZaVa51ebpQG1dAJEAwGHuBkAEIU5YveCequHmtoeK&#10;iIjo+MPINBERERERrUQhdJuNHi1VBz1ZRELs5t2TYjaloaOhEKi7iYiGXEKhoauxF+JkyKZD6EHC&#10;0rXu1sxppnp+NH+9pWHWWZ8Va/Puhv7M/SH8QxkREREREREREbUg5qs0dCCS6sGtPpoWCSH24eZp&#10;KBo19mM2rbGvsSOSqWaiUTVTjaJRNdeQh9gNcVLjpMaOiDQtqUUyABo7qZ5L1VzMZ1Sz3tTd2n56&#10;IiIiIiIiIjouvfzlL2+7hGPaF7/4xYc//OFbtmxpuxCiY5pbbfXA0gjQZgLzUK9LQ7cagOr4KveU&#10;6kEqd6Vql9WDlIaWRmYjt8otuSX32tMwlbtSPWdW7jc57QAg7u6e3B1AiH3ArV6oRtubd4iIiOjQ&#10;cXU+ERERERGtRCGb0FAA4jY89Ks09kM2oVqEbCLECUDdkkBUY9BcNO7TMdqthtdmZV3P1aPtGrtF&#10;f1PMJ7tTZ/Vn7iPMSxMRERERERERUUtiZ61I0NBJ1dytVt1ptvip28jTEABEVPMQejGfCvl0zGdi&#10;tirkq0K2KmRTIU5o6IhGWZwgc6/gppqJZp5SNdqqsRfz6aJ/asim2n56IiIiIiIiIjouPeYxj/np&#10;n/7ptqs4pn39619/yEMecuONN7ZdCNGxyz0BgBs07LPe7wDMKri515AAiHtd13Op2m02cq/MKksj&#10;T0O3kVsJr+EJXrvV7smtslRaPZ+qXU136+VEREThBnc0jaY1g6jZ0NLQrWx7wIiIiI4zXKBPRERE&#10;REQrUcxnANFQWL1w6FcJoFqEbFJCEWIvZJMScrMq1XN1tbOudqdqLtWDVM+nai5Vu6tyh1sFtxD7&#10;RX9T3t0Q89WTa3+yM3E6cMizrURERERERERERHe0rFijmoU46Vaa7TtFprEf8mkNHdHC0oKl4X5a&#10;mYgIRG5jUaHbCKKiGTRWo1tU87y7PubTncmz2n50IiIiIiIiIjqOve51r5NDzziuSFdfffXDHvYw&#10;pqaJ7lhNdNk9CTTV86madSvdKk/DZomgiIpmorloDomQAFGIwuFeu40slW51qgd1tdu93uvuTWQa&#10;AGoAIqKhcKsAWDqM9Y1EREQERqaJiIiIiGhlisWMSAhZ39LQrDqsa0VCzKbz7oYQeyH0Yj4d4qSG&#10;rkgA3L12T4BDgohq7Id8VdE7KeusnVh9v6l1P8kuOkRERERERERE1DoRzfubQtYXjWm0E9g3E50V&#10;azT2Q+yNU9P1/K3PuS3utVulWlgapWpBNc+7G0Oc6M/cT4SrFIiIiIiIiIjoyJ1//vnPeMYz2q7i&#10;WHfNNdf8zM/8zObNm9suhOjE4db0pq7NRmalW+1pZJ5EgmohWohmIkFEF39k/EKDhgISAXcr3Uq3&#10;uq7mLA2X3X38H7MmOA2RzK0GsNdpREREdAj4l5FERERERLQSiYSssy7ECYikavcRXK+xn/dOyfub&#10;YjETsgmJ3RD7IZuM2VTMpkI2qZoDGvPpvLN2esPDJteen3XWs7k0EREREREREREdIzr9U0ViVqyx&#10;NNzvFFneXR+yfog9DT23qi53m5UHva3DUz0AYFY6UpZP5b2TYj41seZcDUXbD01EREREREREx73X&#10;ve51GzZsaLuKY93VV1990UUX7d59+MuiiGj/zK2yNIInT6V7jXFYOoOIHGRVoKhGDYVoBje3EaxO&#10;aSHV883HDoMIAJGwdIm7Adi3HzURER2CT3/60/miLVu2HOVvf8ITntB89WWXXdb2SKxQjEwTERER&#10;EdEKVfRPhYSQTaVqt9kRTiyq5jGfyXsndyfOyPunZt2T8u6GrLsx65wssZN11nUmzuivvn/M2Vma&#10;iIiIiIiIiIiOLaJ5Z/JMjf0Q+9Vo+/7i0JJ1NsR8lYYiZJOiwer5utqV0tA97fee5imVuy0tuJtA&#10;Or27ZJ21WWfd5JrzNHTafmIiIiIiIiIiOhGsWbPmbW97W9tVHAe+/vWvX3LJJWV58C3wiFYo90M/&#10;1+phqufc3awCXDRXzQ4ald6HSJBQQNS9gtVuZarnHYAbRAGIhsUzpek7fVhFEhEt2bZt23vf+97L&#10;LrvsggsuWL16dVEUq1evPvfcc5/1rGe94Q1vuOqqq1JKt/9bjk2j0ejJT35yVVVVVf36r//6unXr&#10;Dv3a3bt3f+ADH3jOc55z4YUXTk9Pd7vddevWXXjhhb/5m7/59re//Yc//OGh3OR//s//2Xz7W9/6&#10;1m9+85ttj8dKxMg0ERERERGtUDGfjsXqmK8CpB5u9ds9t6iahdjV2A+xB4xgKeusEY2d/mltPysR&#10;EREREREREdF+FP1TY74q66wTidXgpv12LInF6rx3koZOiBMhmxQJnoap2l2XO1M1m+r55qeuZ+tq&#10;Vyq3WxqIZCGb7EydGTszvel79GfuL5q1/axEREREREREdOL4uZ/7ud/5nd9pu4rjwGc+85lLL720&#10;7SqIji0achEVzYDUdHI+KEujutrpbvAEiGgucoRpLIGI5CLRvTarzEpLC+4QKESWQl4Ok3GIOrY9&#10;YETHhM985jP5Mn/3d3/XdkXHrmuvvfZxj3vc2rVrn/SkJ731rW/98pe/vGPHjrIsd+zY8fWvf/3v&#10;/u7v/uiP/ujss8/u9Xp/8id/sn379jujhpTSOeecs/T79cu//MtHcwRe/vKXb9u2rXn9kpe85BCv&#10;2rx589Oe9rTp6eknPOEJb3rTm770pS/t3r17OBxu3br1S1/60t/+7d9eeumld73rXe9+97t/5jOf&#10;OfCt7na3u/3CL/xC8/qJT3ziCZxOP2YxMk1ERERERCtXb/ruqjErVlsapGr3HXVbT2U12h5iP8R+&#10;d/JMrgclIiIiIiIiIqJjk4j2Vt1bYyfvboSgHNzoaXTr0zR0i/6mrLNWQzfEiZhPa5yQUEDEPTU/&#10;4u5mgIRsMhar82JDf9V9p9Y9sOhvOtxeK0REREREREREB/X617/+nHPOabuK48A//MM//Pmf/3nb&#10;VRAdUyRkUxoKuFs6hDbsbtXwFri7lYCIxts54SkC0SgS4QlWe70A1BAF9tzZUy0SAYjmbQ8X0THh&#10;3/7t36plzjvvvLYrOha5+5ve9KbTTz/9Qx/60EFPLsvyta997bp1697+9rff/qZT+3j1q1/9jW98&#10;Y+n3q67r23/PQ/SjH/1o6d98nvWsZ23cuPFQrvqHf/iHDRs2vOtd7zromddcc83P/MzPPO1pTztw&#10;EPoNb3jD0vlve9vbjtrjU4ORaSIiIiIiWrlCnCgmTg/ZVMgmqtF2q+dv/z3d63J4k0iInbUxny76&#10;p7b9lERERERERERERLcpxG5/5myN3bx7MoDRwo11uRu49eIYCdlU0T81750U8ukQe6GJT2dTMZsK&#10;2SRERRCyyayzoTf9E2tPv6Q7dZYGrucjIiIiIiIiojtFURTve9/7Vq1a1XYhx4EXvehFH/zgB9uu&#10;gugYErJJ0QKA2/CgJ1ejrW61pSGans93VLBQIiS41+a1WyUQCWHpQ/ey6dQSYr/t0SI6JnzkIx9Z&#10;fnjWWWe1XdGx6PnPf/5znvOcw7rEzC699NLf+Z3fuQNT09/+9rdf9KIXtTUIT33qU5dev/SlLz2U&#10;S/7oj/7o6U9/+mF9y7ve9a5f+ZVfOcAJZ5555mMf+9jm9e/8zu8sdb2mo4ORaSIiIiIiWtE6E2dm&#10;xeqssy6EYjTcfDtT02ZVObgJjrx7koZOb9V9ALbQISIiIiIiIiKiY1rMpybXnKuxV/Q2aejWo63l&#10;4CZLw/2uj9HQzYq1Rf/UzsTpee+UvLNeY8/NNPQ6k3ftTt1jYvX9Vm34adHY9mMRERERERER0Qnu&#10;zDPP/Md//EdVZiIOwt2f9rSnffe73227EKJjRcimRFQ0cztIl2lLw1TNWRoCLpqLBIfdIbFCEYhm&#10;gLhVAMzKEHrNR+61W62hI5ppKNoeLaL2VVV15ZVXLh2eeeaZ3W637aKOOX//93//2te+dvk7IYQX&#10;vvCF//Vf/zU/P29mKaXt27d//OMf/6mf+ql9rn3zm9+81BX5dirL8jGPeUxbg/DZz372i1/8YvP6&#10;53/+50899eBdr173utft8+wzMzNvectbrr/++qqqzGxhYeFb3/rWrbPo//zP//zP//zPB7jzX/zF&#10;XzQvUkq/8Ru/0daYrEz84wEREREREa1oItKbuW+Ik3l3Y9BOOdxclzuO7FZWD8rBjYDnvZM0dCZW&#10;nx0iJ2WIiIiIiIiIiOg4ELKpqXUXhHxV3t2Ydde71+XgxnJwY13ucqtunZ12WEqjVM+Wo61WD2I+&#10;1Zk4PStmetN368/cB8KlCERERERERER0NDzmMY959atf3XYVx4Hdu3dfcsklc3NzbRdCdEyI+RQA&#10;DZ1UDw7cWLUud7ibpaFooZpDVAC43SFlyLhttQFwq6BZ836qB015WTHDli1EAK699trlh4973OPa&#10;ruiYc8sttzzzmc9c/s7555+/efPmV73qVfe+9717vZ6IqOrMzMzP/uzPfuELX3j/+9+/z6Yzf/zH&#10;f3zdddfd/kr++I//+Mc//nErg5BSWt4s+pWvfOVBL/nKV77yvOc9b/k7v/Irv3LTTTdddtllp5xy&#10;SoxRRDqdzr3uda83vvGN11xzzapVq5affOmllw6Hw9u6+X3ve9/zzz+/ef2BD3zgiiuuaGVYVib+&#10;PSUREREREa10qtnEmnNiPp33NoZssh7tKAfXWxoe+h3c6nK4pVy4WTTmvZM19Pqrz475dNtPRkRE&#10;REREREREdKg0dKbWntedOitm00X/1KyzTkTq0bbR/HXl/I/LwY3lws3V8JZycPNo/vrh7LXVwk2p&#10;mguxn/c35d0NsZiZWHNeZ+J0ruEjIiIiIiIioqPpec973q//+q+3XcVx4Dvf+Q47HBI1NPRC1g/Z&#10;JNysnr+t09xGVi80Kwk1dERzEQXEPd1hpbhAxN0hYvUAgLuncrZpMZ0V69oeKqJjwte+9rXlhw97&#10;2MParuiY89znPtdsz24O973vfT//+c+vXr16vyeLyCWXXLLUjXnJi170ottZxhVXXPHXf/3XbQ3C&#10;O9/5zuuvv755fc4559zvfvc78PlVVT3hCU9Y/s7Tn/70d73rXUVR7Pf8s84666qrrloeNZ+dnX3z&#10;m998gK943etet/T6KU95Skp33D8+6IAYmSYiIiIiIoKGYmLtA7LO+qxYm3c3uns5uHG0cKPV8wfY&#10;RdLdLY3K4Zbh4Dqr52OxuuidHLKpybXnZcVM289ERERERERERER0mEQ7E6dPrf+pon+XmK/KeycX&#10;/dOyznrNJiAKN7Ma4hryrFiV907qTNwl66zLizX9mftOrj2fewgSERERERERUSsuv/zyxzzmMW1X&#10;cRz4p3/6p8svv7ztKojaJyJF71QNHQ1Fqnbe1hLBupwF3K2UUIiohAwQkQBPB+5NfThqiIoAEKvm&#10;mxWJbqOQTYqGrLu+7aEiOiZ89rOfXX549tlnt13RsWXLli3vfve7l7/zkY98JM/zA191wQUXvOAF&#10;L1j+zt///d+PRqMjLmMwGPz8z/98W4MwPz//u7/7u0uHr3/96w96ydvf/valiDWA+93vfu94xztE&#10;DrQv8Gmnnfbnf/7ny9959atffYB/Ijz4wQ8+88wzm9fXXnvtW97ylrbGZ6VhZJqIiIiIiAgARGJ/&#10;5n696XuEbKrob8o6a2F1uXDLaP7acnBzVe6wtOBWmVVmpVWDari5nP9xObjB6vmYTRX9U7Nipuhv&#10;mlp7fsgm2n4aIiIiIiIiIiKiI6Sh05u++/SGh/Rn7lNMnJp11mbFmry7Me+dXPROybsnZZ31MV+d&#10;dzd2Js6YXHfBxNrz8+6GAy8iISIiIiIiIiK688QY3/e+9/30T/9024UcB5773OdeddVVbVdB1L68&#10;d5JoDNm0pdJt/xFBq+fNKsBVcwACFc1EIwD3+o6owtxNJBMJgAOW6vlUbheNIZvIu6eIhLbHieiY&#10;8KEPfWjptapu2rSp7YqOLR/4wAeWHz7rWc869dRTD+XC5z73ufu8861vfeuIy7j00ku3bdvW1iC8&#10;9rWvHQ6Hzev169c/9KEPPfD5dV0///nPX/7O+9///hAO/t+6v/Ebv7H8cPPmzT/60Y9u62QRecUr&#10;XrF0+Ad/8Afz8/NtDdGKEtsugIiIiIiI6FghIkV/U9ZdP5z9YTm4MWRTloapnvc0TOXO0zf1Jnvr&#10;mjNXz0xYGmnsaeyG2AckK9Z0p+4asqm2H4KIiIiIiIiIiOgOIBry7sa8uxGAW21pwayCu2gQzTV0&#10;RLhF+x7r1q07//zzlw5VOThERERERERER1Wv1/voRz/6uMc9bp9GlLSP4XD45Cc/+corr+z3+23X&#10;QtQmkVD0TnarqlGoRzuzW20KaVa6J7cKErAYXdbQSVaJZO6Ve7itOdIz77J2cqLTvF413d3vOe4O&#10;rwFRiYDCzeH1aAe8yrrrRWJn4rS2B4nomDA3N3fDDTcsHT74wQ8+lFzrivK///f/Xn74m7/5m4d4&#10;4fr160866aSbbrpp6Z3vfe9755577hHU8LGPfWx5p2tVNbOjNgJzc3OvfOUrlw5f/OIXH/SvaT78&#10;4Q/v3r176fCJT3ziXe9610P5rtWrV5933nlXXnnl0jtXX331UivpW7vkkkuWRqOqqne84x3Pec5z&#10;jtrIrFiMTBMREREREe1FNe9N36MzcUa5cHO5cLNW47nLC37qNLgBDlGRAAgADZ28uz7rnhSzybYL&#10;JyIiIiIiIiIiulOIxqCTXIJ0AKeddtppp3EJIxEREREREVGbJiYmPvaxjz396U//53/+57ZrOaZd&#10;ffXVv/d7v/f2t7+97UKIWlb0Tx3NX5cVM9Vwq9VzYe8VgJ6GANxrkWwpSy0SJBSAe0puFUIh+7vz&#10;fe91yiF8/7jFNERC7KZ63lOZfC7vrA9xojNxuobOXvV4sjRyK91NNddQQOI+MW+iE9L3vve95YeP&#10;ecxj2q7o2FKW5Te/+c3l79z//vc/9Msf/OAHv/e97106/OEPf3gENezcufOJT3zi0uHGjRv/8A//&#10;8E/+5E+O2iC86U1vSiktHf7qr/7qQS95zWtes/zwec973qF/3ROe8ITlkekf/OAHBzi52+1edtll&#10;l19+eXP4P/7H/3j2s58dIyO9dy6OLxERERER0X5oKDoTd+lM3MWtqsudqR5YWnCrAYeEEDoaeyGb&#10;0tDltCMRERERERERERERERERERERUeuKovinf/qnM88889WvfnXbtRzT3vGOd1x00UW/9Eu/1HYh&#10;RG3S0O1MnLEw+8NUD6rRNg0d0WzpU7PK4XAT3WszyRA6tVWimdvIU4mQH9HyQXerAYEE1QKau8+n&#10;ek41yzrrQjZZTNzF0rAabq1G26yetzRyT/vcQkQ1FBo6MV+ddddp6HMpI52Q/uM//mP54YMe9KC2&#10;Kzq2XHfddcsPzzjjjKIoDv3yycm9douYn58/3ALc/clPfvJgMFh656Mf/ej3v//9ozYCVVW97GUv&#10;Wzr82Z/92ZmZmQNfsmvXriuuuGLpcM2aNeedd96hf+Of/umf/umf/umhn//rv/7rS5HpnTt3fuYz&#10;n3n0ox991MZnZWJkmoiIiIiI6EBEs6yzLrv9NyIiIiIiIiIiIiIiIiIiIiIiojuTiPzFX/zFve99&#10;79/4jd8YDodtl3Ps+s3f/M0LL7zw1FNPbbsQojYVE6dXo63uqZy/vhpuyXsnL33kVsMNAFT3vkhC&#10;7KdqFpq7lUeQmnbAUwm4auGiGjvuBq8corHv5jGbmtt2ZV3uBuBWWRq51/DkntwT3CFBNIhEkSCa&#10;V6MdC7M/CLEbi7V5d33IVjE7TSeST37yk8sP733vex/0ku3btz/ykY/cvHnzunXr1q9fv2bNmjVr&#10;1jz0oQ9d3gn5hHHzzTcvP/zJn/zJw7p827Ztyw/7/f7hFvCP//iPn/jEJ5YOX/CCF5xzzjlHMzL9&#10;r//6r8v/le+3fuu3DnrJl770peWHz3jGM3Tf/6q/I5199tlZllVV1Ry+5jWvYWT6znYn/nYSERER&#10;EREREREREREREREREREREREREREdTU996lM///nPn3baaW0XcuzasWPH0572NDNruxCiNolob9W9&#10;VbOss9bSsBxucV/60AAHIJBbXRU09pq4MmCeRr7ssgNzd1gFuEgOkRh77inVs+4umlkauQ1Hg+vL&#10;hVvq0bbR/HWj+euq4eZ6tD1Vc5ZKuEDUvbJ6UI12VMMt5eCG4dy11XBLOdw6mrt2dutX57ZdWY92&#10;tD20RHcMd18ex52amlq9evWBL/n2t79917ve9etf//oNN9zwjW9845Of/OS73/1uEbnkkkvafpo7&#10;xT6R6TPOOOOwLl/ebBnA3e52t8P99mc84xnLL3/FK15xlEfgf/2v/7X88CEPechBL/nXf/3X5YeP&#10;etSj7tQKY4y/+Iu/uPzbd+7ceTSHaAViZJqIiIiIiIiIiIiIiIiIiIiIiIiIiIiIiE4c55133le/&#10;+lU28TuAz33uc6997WvbroKoZSH2u1N309iPxWqrZuvh5nH+2R3jIPR+Ojar5oup6QKA28itPqTY&#10;tCf3JJKJqoSue6qrOQeg0VOpGi0NR3M/Lgc31dWsaJZ11hUTpxUTZxQTdyn6m/Lexry7sehtKvqn&#10;dSbOKPqnZd2NGnupHlQLtwznr62GW6rRttltX53b/o1UzbU9ukS31+bNm5c3EH7sYx974PP/5V/+&#10;5d73vvc+edR//Md/fOMb3xhCaPtp7hRzc3v9f/r69esP/drt27dv3rx5+TuH0sR7iZn9wi/8Qkpp&#10;6Z2PfvSjMcaj+fij0ejjH//40uHGjRsPGqoH8IEPfGD54TnnnHNn17nP/+l+7GMfO3pjtCIxMk1E&#10;RERERERERERERERERERERERERERERCeUtWvXfuxjH3vlK195oqakbr8Xv/jF3/jGN9qugqhleW9T&#10;p39qzFdlnTWpnquHt7g7RCFNWHr/UWjVPMS+iEooIMG99jRyT7cdnHazyr0WCRCFBLdRqgcCEXf3&#10;WkJM9SBVuzV08+7GYuK0vLsxZJMiUWQ/sW0RiMYQe3lnXWfitLx3csymUz0/mr+uHm0rF26Z3fql&#10;wc7vuLOZPB3HvvWtby0/fOQjH3lbZ7r7y172ssc//vHL35yZmfnWt771lKc8pe3nuBM94xnP8GX+&#10;8A//8NCv/du//dvlh/1+/x73uMehX/6mN73py1/+8tLhG97whrPOOusoP/4+/xrzuMc97qCXlGV5&#10;zTXXLH9n3bp1d3adF1544fLD97znPUdnfFasoxrcJyIiIiIiIiIiIiIiIiIiIiIiIiIiIiIiOgpU&#10;9c/+7M8e/vCHP+1pT/vhD3/YdjnHnKqqnvGMZ1x55ZVZlrVdC1FrRKQzdXdoHM7+CNBqtNUWbhKg&#10;6VLpbvsLLAOAaBbyKavmXeEe3Gq3CqhcgogCij1ZZ0+pEiQgOBxWiwCaS1BY7U1q2pLGvOhtklAc&#10;wUNo6GjohGyqrnbV1e66mo35Knevq9mJ1ffXI7knUfs+//nPLz88//zz93taWZZPfvKT92kdfN55&#10;533605+enp5u+yGOUddcc82f/umfLn/n1a9+teqhduf94Q9/+Pu///tLh+edd97yw6PmQx/60PLD&#10;A4Tql2zdunX54Wmnnbb8qefm5r7whS986lOfuuKKK77//e/v3Lmz3++fffbZD3rQgx72sIc95CEP&#10;ObJ/ZTrjjDNU1cyWyq7r+ih35F5R2GWaiIiIiIiIiIiIiIiIiIiIiIiIiIiIiIhOTA984AOvuuqq&#10;Sy+9tO1CjkXf/OY3/+qv/qrtKohaJiLdybt2J+8assmss96trKudnkoA7ulAF0JDNqmxLxI15KI5&#10;JMDNrXIbeRpaWkj1QqrnYaW7AwYJMZvQbEocMINEuEEkxF7MVx1RXnpZPRqzYk3RPzWEXj3aXi7c&#10;nMqds1u/XJe72h5joiPx0Y9+dPnhfpsYb9u27dxzz90nL33ZZZddccUVzEvfli996UsPeMADlr9z&#10;2mmnXXbZZYd4eV3XF1988dKhqn7wgx889Lj1HWifds33v//9D3rJ9ddfv/zwvve9b/Ni+/btz372&#10;sycnJy+66KLXv/71X/ziFzdv3lyW5Y4dOz772c++8pWvfOQjH9nv95///OfPzc0dbp0hhHPOOWfp&#10;0Myuvvrqoz9cKwcj00REREREREREREREREREREREREREREREdMKamJh461vf+tGPfvTkk09uu5Zj&#10;zqte9aobb7yx7SqI2teZPKM3fY+YTRb9U0M2ZbbgVvk46nwgqnnMpzX2VHPVTEMhWkByQN0BmCBo&#10;KELoxnwmL9ZKKDyNJGSiAV6LRtVcQ0c0v0MeRCRm3fWxsy6lhdHgxlTNzW37arlwS9sDTHR46rr+&#10;8pe/vHR4t7vdrdPp7HPOt7/97TPPPPNb3/rW8jf/z//5P295y1vYwncfKaVt27Z9+tOffsxjHnPh&#10;hRfOzs4ufTQzM3PFFVfk+aH+V9DLXvay7373u0uH73znO0866aSj/0RVVX3/+99f/s7GjRsPetWP&#10;fvSj5Yd3v/vdAfy///f/1q9ff/nllx/0G1/zmtds2LDhfe973+FWu0+P9C9+8YtHf8RWDkamiYiI&#10;iIiIiIiIiIiIiIiIiIiIiIiIiIjoBPeYxzzmv/7rv5761Ke2XcixZdeuXQ9+8IOXx9KIVqyiv2ly&#10;7QVZZ23RPTlkk5Bg9SBVu1MautuBr1UtQjYZsmmNXZEAJMBEVENHQldCN+usyzprY7EaEjV0LY3c&#10;6hD6IhFQkaChewc+S8wmi+5JgI0GN6R6fn7Hf1WjbW0PMNFhuPbaa5cf/vzP//w+J3zgAx+4973v&#10;vXv37qV3pqamrrrqqqc//elt136s+Pa3v53neZ7nIYQY49q1ax/1qEd9/OMfX37ORRdd9OMf//jQ&#10;95T55je/+cpXvnLp8NGPfnRb/2Z18803Lz9U1cnJyYNetWXLluWHa9asef3rX3/JJZeklA7xeweD&#10;wS/90i89+9nPNrNDvAS36oD9+c9/vpVBWyEYmSYiIiIiIiIiIiIiIiIiIiIiIiIiIiIiohPfzMzM&#10;P/zDP/zLv/xLK+0Qj1k/+tGPHvSgB73qVa86rPAP0QkpZP3JNef2Z+4T8lUhXyWaA25pmKpdqZ6z&#10;esFS6ZbgDsDdAXc3eLI0TNXuerSzLneZDQXQ0AmxF2Iv66wpJk4LxeqQT1s9B1iq5gAP2QRC5laK&#10;ZgBC7N2xz6Khk3dPEY3lws2WhvM7/jPVg7YHmOhQfe1rX1t++NCHPnTptbv/j//xP57whCcsP+Hs&#10;s8/+0Y9+dL/73e/OKOab3/xmfud47nOfe+eNobtXVVVV1W398/3Rj370+973vomJiUO84Wg0uuii&#10;i5YOe73ee97zHhG58x7hAPZpMX3Pe97zUCrZtm2vzSPe+MY3/vEf//HSYZZlL3zhC7/zne8sLCyY&#10;WV3Xmzdv/tznPvekJz1pn/tcfvnlz3nOcw692nvc4x7LD7/whS+0MmgrBCPTRERERERERERERERE&#10;RERERERERERERES0UjzucY/79re//cxnPrPtQo4hdV2/6EUvuvjii3fs2NF2LUStk7x38tS6B+bF&#10;Gg0diMZsSkPX3c1GluZTvbuudtblzlTuqkbbq9HWcrilLneket5RiahIgKi7QQIkd6vr0Y5quGVh&#10;1/fK4dZU7nCvNUyIRLcScA2FhKIJTt/BT6Kh6J4kEqvhLZZG89uvcqvbHl6iQ/LZz352+eHZZ5/d&#10;vBiNRpdccskrXvGK5Z/+2q/92le+8pXVq1ffefVUd45Db258Z/jkJz85MzPz53/+53V9SP/N8Hu/&#10;93s33XTT0uF73/veVatWtVX89773veWHd7/73Q/lqq1bty4/3Lx589Lriy66aPPmza961avucY97&#10;dDodEQkhrFu37iEPech73vOeb3/72zMzM8uv/Zu/+ZuPfOQjh1jt+vXrlx/+6Ec/ave3/sTGyDQR&#10;EREREREREREREREREREREREREREREa0gq1atesc73vGpT33qzDPPbLuWY8gnPvGJCy+88Ac/+EHb&#10;hRC1rzNxatbd0Jk8I8SuhkJjN2aTMV8V8mnNJiR0mgaugAMCUUAAgZtb7Z4AQNSttHo2Vbvqcmc9&#10;2mb1vNULloaAWT2b6gWrh6LR3URCNdxWLtw8mr9uOH9dObhhNLipXLilXNhcl7ssjdyP9EkkZN2N&#10;7lYt3JLqufkd/+VHfi+io+dDH/rQ0mtV3bRpE4Bt27ade+65//Iv/7L8zLe85S1/93d/F2Nsu+Tj&#10;UlVVf/Znf3af+9xn165dBz7zc5/73N/+7d8uHT7lKU+5+OKLW6x8eXgbwIYNGw7lqu3bt+/3/d/+&#10;7d/+/9m77zgrqvN/4M9zzswtW+i9KXYhiIoVjNgNKmJNNJoYW2xJUKOxf8VEE2PUGE00MVhiT+zl&#10;hyWCIhJBRaVKk14Wtu/eOjPnPL8/7nK97i6wtB0WPu/Xmsw598yZZ87dXe7eO88848aN20AG+L77&#10;7vvll18q9Z1s3PPPP9/3/ZYct127do16UqlUCKu2c0DKNAAAAAAAAAAAAAAAAAAAAAAAAAAAAAAA&#10;7HSOO+64WbNm3XDDDcizyps/f/6wYcNmzZoVdiAAIWPWseJ+2ilRTgmRRIv6RuLdnWhn7bZjYWuy&#10;uUEilsSQCJFiJ67d9jrS2Y10dtyOjttBue20W6KdYlauiLHWF+uJiIgVCYxfa/2ENRlj0jZIBX6N&#10;8etMkLRBMvAT1q83fq3xa4NspZda6SWX+pk1xq9tyMfeFEq5kVg3a7N+psLPVnipVWGvLsBGJBKJ&#10;FStW5JtHHnmkUmrWrFm77bbbnDlz8v2u63766ac///nPw453OzVw4EDJ/caxNpPJlJWVffTRRzfc&#10;cENRUVGjkfPmzTvggAPS6fT6pkokEqeeemq+2bFjx7Fjx4Z7dqtWfedXWZcuXVqyV7MZzoMGDXro&#10;oYeYecP77rLLLn/84x8Le2pqat54442WHLekpKRRT319fauv2c4CKdMAAAAAAAAAAAAAAAAAAAAA&#10;AAAAAAAAALAzisfjd99991dffXXkkUeGHcv2Ys2aNcccc8zXX38ddiAAIYsW9xVi7cRNkMwklwV+&#10;MshWB9lKIatUlEgxa63jTqSDG+vixrq6bnvtFGkdYeWw0sysWDO7rCJMxOwSM2uX2BHrmyBlbVbI&#10;miArQcrLVAbZauPX2yBpg6QNEiaoN3698esCr9YESROkAq/Oy1RmE8uDbJXYTUucVk6R43Y0fr01&#10;mUxi0WbkXQO0pgULFhQ2TzzxxJdeemnQoEF1dXWF/b7v77XXXmEH2wYwczQa7d69+/e///277767&#10;urp67NixWuvCMYsXL77yyivXN8OFF15YuPhvvfVW07zrVrZ8+fLCZteuXVuylzHN/PZ74YUXGpWP&#10;Xp8rrriiUc/999/fkh3j8XijnpqamlZaqZ0PUqYBAAAAAAAAAAAAAAAAAAAAAAAAAAAAAGDnNXDg&#10;wIkTJz777LO9e/cOO5btQnl5+QknnNAoGQlgJyEigVedqplTu3ayBMkgWyMifqYym1zqZysDrz7I&#10;Vhm/xkqWVUQ5RUrHmPUGypOKBGI9kYCEiZjJijCREImIJbIkQmSYlXaKtdteu+212047pdop1bqI&#10;tStirEkZv874ddZmfK8mm8olTgctPy8n0p7YDbJV1mSzSfx0w3Zt6tSphc1HHnnk7LPPbnZk69Q6&#10;3m+//WTbePDBB1t/eSORyMUXXzx79uxGecJPPvlkYXHvvNdff/2ll17KN3/5y18OHTq09cNuZM2a&#10;NYXN4uLiluwVjUYb9fTv33/AgAEtPGhxcfGll15a2PO///0vm81udMdGCeqEKtPbElKmAQAAAAAA&#10;AAAAAAAAAAAAAAAAAAAAAABgZ/fjH/943rx5Y8aMKSkpCTuW8K1YseLkk09GPg/sbPxMRX3Fp/UV&#10;0zLJ5UG2ygQJsZ4NUiIZG6RMkBCTFjFEzKSs9YxfZ4LEBoo2C5EN0iIi1iOyYq2IIfFJiEQTa1Yu&#10;MRExkRiTJSJmxaxZOawc1lGtixy3nXbba13MxDZIGr/OBpnAq8mmVtgg2dJzY3ZjHa3JmCCZSSyx&#10;1g97sQHW67333itsLlu2bH0jb7/9dt/HN/Pm2HvvvZ966qlGnU1T0Kuqqn74wx/mm/369bv33nvD&#10;jp2IKJ1OFzYdx2nJXh06dGjU07Rw9Iadc845jXpWrly50b2a3lYD37fbDlKmAQAAAAAAWmTy5Mmv&#10;rDNp0qSwwwEAAAAAAAAAAIDtxeLFi18pEASbUNoFAAAAAAAAALYrxcXFt99++zfffDN69OimdQh3&#10;NjNnzvzJT34iImEHAtAarMkmqqYnqr4KspV+pjybXOZnyq3JKqeIWSmOEBGTMCtih4jE+mIy1vrr&#10;EqdTQkJE075aNO6/X+a+pny2gKwvNrAmQ2KJWCQQa4iZlaO0o9cVqSYJrPHEBsava7Z2NLNiHVFO&#10;iXJKmNiaZODXifW99Brfq27hOWqnWOlokK0WG2QTS8NecoDmici7777b7EORSOSAAw4o7Ekmk+PG&#10;jQs75LbqRz/6UaPizI899lhhU0TOOussz/PyPW+//XYkEgk7cCKizfssplOnTo16Gn1HbdTgwYMb&#10;9SxfvnyjezVNmW5adxq2FqRMAwAAAAAAtMjixYtnrLN48eKwwwEAAAAAAAAAAIDtRVVV1YwC1tqw&#10;IwIAAAAAAACALdKtW7cHHnhgwYIFl156aQuLFu6oXn/99QcffDDsKAC2uSBbXV/xqZ9e42crs8mV&#10;Jkg6brtIUV/tlooNtFMsZFm5rGPEiolYuUpFiDWJEZMVG4jNGr9exCxfWfn1vBW5r6XLy63JWsmK&#10;GCESCUhsLl+aWbGKMHNuNlYukRWbFbEmSDSbNU1EzKyUuy5xmgK/3tpskK3OplfR+itdF06gIx3F&#10;eiZIeunVRLghAmyPysvLU6lU0/5BgwYtW7bsueeea9R/ww034O4em8dxnEsvvbSwZ8WKFYUJ0uPH&#10;j//ggw/yzd/+9rcDBgwIO+oGjW5t08KizT179mzU069fv006btM61VVVVRvdq+m36E7+CnObQso0&#10;AAAAAAAAAAAAAAAAAAAAAAAAAAAAAADAd/Tt2/fRRx+dO3fuBRdcsDNXArzlllvq6+vDjgJgG/Iz&#10;5YmqL41fn02tNH6dE2kfK+7nRDuTeEG2ylrPBAmti5RTrJTLKkIkYj0rhtlhHSPWkqsRLYHx60W+&#10;vaOiiJggKdaQWBJLRKy0Ui6TYhVl/jari1krHSWiXNa0DZKy/hToXOK0dkqVcm2QskHSBplsatX6&#10;Eq0LKR1n5dggaU3W+PjRhu3R7Nmzm3b+4he/+OKLL7p3777PPvsMHDiw8KF58+Z99dVXYUfdVh1y&#10;yCGNempqavLb1dXfKWI/ZsyYSAucc845hXu98sorjQYMGzZsyyPv1q1bYbOFr1V23XXXRj2N6mxv&#10;lNbadd3CnsIk8/VpWhO7Xbt2W74I0CwkowMAAMDWkclkZs2aNWfOnIULF65YsaKqqiqbzRpjRISZ&#10;tda5l4aRSCQajRYXF5eWlnbp0qVHjx79+vXbbbfd+vbty8xhnwQAAAAAAAAAAABsfSKycOHCWbNm&#10;zZ8/f+nSpWvXrk2n00EQWGuZWSmVe/Mw9/5hUVFRSUlJp06dunfv3qdPn/79+++2226N7hEOAAAA&#10;AAAAAAAA0Gp23333J5988uabb/7tb3/7wgsvGNOSOq47lMMOO2xTs4kA2hA/W5msnmmClJcuY1aR&#10;eE+lY0QkxvMy5dYGJkgpFVFOMRNZm7VBmrWyNiAJRAyxYtLESiQQ45GKWJPOXT4tYk2QFPEbMplZ&#10;M2tmJlZKRZqLhVlFSDyxnlUR8ZNOpJRo/ddXMytdJEobP01iyS3x0msixT15g/U1mVk5RcZPuCR+&#10;pkK7yNmD7c6kSZMKm1rr11577ZRTTsn33HHHHWeddVbhmDFjxrz++uthB97a/v73v//qV7/KNwcP&#10;HvzZZ59t6iS77bZbo54NlGu21lpradM1mrNp/vBm6NGjR2Fz7dq1Ldmracr0ZpxRo1eDRUVFG90l&#10;m8026mnfvv2WLwI0CynTAAAAsPlSqdSECRPGjx8/adKk6dOnb8kr16KiokGDBh188MHHHHPMCSec&#10;gDfXAAAAAAAAAAAA2jRr7bRp0957772JEydOnTq1rq5us6fSWu+5555Dhgw54ogjTj755L59+4Z9&#10;cgAAAAAAAAAAALDT2WuvvZ555pn/+7//u/POO59//vmtkurTJhx44IFvv/22UmrLpwLYDpkglaye&#10;aU3aS5cp5brxHsyaiMQaL7NGbGCDJJPSuiEdTqkoR1wbpBWRkEM2EDFCPhEJCVkrEoj1rUkxa7GB&#10;WC3WEBGzZuUQMSu3sLh0I8xM7IrxxPqk2QQp7RRtIGuamZlj5Do2SNggyQ4HmXI31m1DidZEShcb&#10;r86ajJcpj5XuRgDbmXHjxhU2FyxY0L9//8KeU045xXXdwizcN954Y/Xq1T179gw79lZVUlJSuAiz&#10;Zs3ajEkikcZ3cGgrN7Nu9KnxmjVrWrLXLrvs0qinvLx8kz6A9n2/UZZ1v379NrpXKpVq1FNSUtKK&#10;q7VzwctWAAAA2GTpdPq555479dRTO3fuPHLkyAceeGDatGlb+PZfKpWaOnXqX//61zPOOKNnz543&#10;3XRTIpEI+0QBAAAAAAAAAABgk3388cdXXHFFr169DjnkkFtvvfW///3vluRLE5ExZu7cuc8+++wV&#10;V1yxyy67jBo1au7cuWGfJQAAAAAAAAAAAOyM9tprr7vvvvv+++/febJcvvjiixtuuCHsKAC2CRGb&#10;rJ5pTdZLlRFrN7YuX1rEy6611jdBgom0W0L8bQYyk9JOsXbbKRVh5SodZR1l5Sp2Wbm5aYkoV4Ca&#10;OJfWrFg5DYN5o5lcilWEyJL1rfFskN3YeFLK0U6RWN+YVOAng2zVRsbrGJGyQcr49dZkwn4eAL4j&#10;CIKpU6fmm/3792+UL01E0Wj02muvbdT54IMPbruoZsyYEdk2rrnmms2Oao899ihsZjKZpnm5G1Vb&#10;W9uop7S0dNut5Fa05557FjZXr17dkr1KSkoaladeuHDhJh23srKyUU/TNOymkslko554PN5aS7XT&#10;Qco0AAAAbIKVK1ded911vXr1Ou+88958881MZpv8kVxfX3/33Xfvu+++b775ZthnDAAAAAAAAAAA&#10;AC2SzWb/8Y9/7Lvvvt///vf//ve/t/A23ptKRN54443BgwfffvvtnueFfdIAAAAAAAAAAACwI/N9&#10;f+7cua+//vq999572WWXHXXUUV27du3du/evfvWrEKvCDBw4cJ999mnNI/75z39+/PHHwzpfgG3H&#10;S60wfr2fKReSSLw7K53rF5OSIG2DlFij3OJmk5yZtXaKdaS9coqVinJD+nRE6XhDhWcRIiEiZoeU&#10;q3Qsl4/dErkUaxFDZKzN5HKwN7KLiigdF5MVkwm8WmNSG5yflRM3Jk1Exq8P+3kA+I5ly5YVNkeO&#10;HNnssCuvvLJRz5/+9Kd0Or3tAvO3DWPMZofUNFN3yZIlmzrJjBkzCptdunQprDJ99tlny6b74IMP&#10;Cuc8/fTTGw0ozIrfbHvvvXdhc/78+S3c8ac//Wlhc1OTVqZNm1bYLC4ubt++/Ub3Ki8vL2z26dNH&#10;65b+owCbygk7AAAAAGgbKioqfve73/3jH//IZjd+r7KtYsWKFaeeeuq555770EMPde7cOewFAAAA&#10;AAAAAAAAgOYZYx5//PHf/va3K1asaJ0jep7329/+9qWXXnryyScPPvjgsBcAAAAAAAAAAAAA2rYg&#10;CJYsWbJixYqVK1euXLly+fLlixcvXrhw4TfffBMEQevH4zhOUVGR4zjM7DhOPB7v3Lnz7rvvfthh&#10;h5188sl77bUXEU2cOPGf//znyy+/vI2K3zRy+eWX77777sOHD2/91QDYRkSCdP0iEyRtkHKjXZSK&#10;rOsn36sWMWI9rWPMG0q8YmJWEfp2X0skSsdIhFiRWGaHlUMimx6gJrJiA9Lamox2ija6A6soi7Em&#10;wyoSZKtUvKigNnZjSjmBnyEia1rpynCAFvriiy8Km0cddVSzw/r16zd06ND//e9/+R5jzAsvvHDh&#10;hReGfQatp3v37qWlpfX13974YNKkSQMGDNikSZ599tnC5jnnnLPlgTVKBuYN/DLaAo2qTC9atMgY&#10;05I85LPOOuuee+7JN59//vnHHnssEom08LjPPPNMYXP06NEtOcFvvvmmsHn00UdvizWBHKRMAwAA&#10;wMa99NJLl112WVVVVesf+vnnn58wYcLYsWNPOeWUsJcBAAAAAAAAAAAAGluwYMGPf/zjzz//vPUP&#10;PWfOnMMPP/zGG2+8/fbbXdcNeyUAAAAAAAAAAACgjamoqPjXv/71xhtvfPrpp62TeFyoQ4cOBx10&#10;0MCBA3v37t2+ffvS0tJOnTp169atX79+LSkzM3z48OHDh//1r399/vnnn3rqqSlTpmzTaH3fP+OM&#10;M6ZMmdIoPQmg7comV4oNAq9a6ahy2+X7rUmI8azJMLHSsU2aM1ePmpUiIpFc5VgmEdr0dEFmJuWI&#10;9UiMNVmto7SxItXMrHWRsXXWpJmVDeq1W7r+0ZrEEIlYr/UWHaAFGhUoPuCAA9Y3csyYMSeccEJh&#10;z80333zBBRcopWjnoJT6+c9/ft999+V77rvvvssuu6zlMyxatOjTTz8t7Dn33HPDPq2W6tatm1LK&#10;Wpvvqaqq6tq160Z3HDJkSOfOnSsrK3NNY8zTTz998cUXt+SgFRUVL7zwQmHPBRdc0JIdv/7668Lm&#10;oYceGvb67ch2ll8BAAAAsNnuuOOOs88+O5R86Zw1a9aMHDnysssuS6VSYS8GAAAAAAAAAAAAfOuj&#10;jz465JBDQsmXzjHG3HXXXYcddti8efPCXgwAAAAAAAAAAABoM4IguOOOO3bZZZfrrrvuo48+ap18&#10;6dLS0iOOOGL06NFPP/30vHnzqqqq/vvf/z7wwAPXX3/9z3/+83PPPffEE0884IADWpIvndehQ4cr&#10;rrjik08+mTdv3g033NCSNKHNVlVVdfLJJ+fziwDaNBHxUittkBbjabd9PqNZRIJstUgg1lNObDNS&#10;nYVEbJDLlGZWREK0GSWmiXIJ2KzFBkxkTMt+TTGzExXrWRsEXrVsoLo1O0QkYlo6M0Breeuttwqb&#10;ffv2Xd/Io48+urT0O/cFKCsr++ijj8I+g1bVKF93wYIFLb+LirX2hz/8YWFPz549DzvssLDPqaWU&#10;Uscdd1xhz/Lly1u4Y2GVaSIaPXp0YbHuDbjjjjsKm8OGDdtrr71asuOMGTMKm4MHDw5jzXYWSJkG&#10;AACADbnxxhvHjBkTdhRERI8++uiBBx44ffr0sAMBAAAAAAAAAAAAIqIJEyaMGDGipqYm7EDoiy++&#10;OPDAAx977LGwAwEAAAAAAAAAAIA2IJFInHjiiWPGjNnWdVxisdiwYcOuvvrq5557bu7cubW1tZMm&#10;TXrggQfOP//8vfbaizc9FXMD9tprr7vvvnv58uWPPfbYgAEDttEZLViw4LTTTstms9t03QBagQkS&#10;JkiZIMFKK6c432+DpFjfBmkiRSq6GTOLyf2ACDGRCIkVEqbN/HlX7BCJlUCst65s9UZ3iTJra1Ji&#10;A+PVrn+YJiKxgRhUmYbtSDKZXLZsWb45dOhQrddbX91xnJtvvrlRZ9OerWK//faTbePBBx/cksAG&#10;DRp07LHHFvaMHDmyrq5uozuKyDXXXDNt2rTCzn/+859tq0b3qFGjCptffvllC3f8yU9+0rNnz3wz&#10;mUyOGjUqCIIN7/XRRx/99a9/Lex56qmnWnI4ERk/fnxhD1Kmt6m29E0MAAAArUlErr766j/+8Y9h&#10;B/KtefPmHXbYYbjwEQAAAAAAAAAAIHTjxo075ZRTtvUFhS2XSqUuueSSn/70p9tPSAAAAAAAAAAA&#10;ALB9uuSSSyZMmLCNJu/QocOpp5563333TZ06ta6u7uOPP/7zn/987rnn7r333ls3R7pZ0Wj0oosu&#10;mjVr1htvvDFs2LBtcYiPP/74ggsu2FDpWoC2IMhWEZEJUkoXF/5smiApYkQCpWOb8RMrRNZ6IpaI&#10;mJSQCBGJ0OamTBMzkSIxRCQ2aOEurGMkRqxvgsR6R+WyIsWKtGxagFaxYMGCwuZJJ5204fEXX3xx&#10;o55PPvlk4cKFYZ9Hq3r00UcLmxUVFfvtt9+iRYs2sEtVVdWoUaMaZWuPHDny5JNPDvtsNk2jdPFx&#10;48a1cEfXdd9+++3Cng8++ODwww+vrq5e3y5vv/328OHDC3t+/etf77bbbi05XEVFRTKZzDf333//&#10;RgXSYetCyjQAAAA0I5PJ/PjHP/7LX/4SdiDNBHbJJZdceumlnodbmgEAAAAAAAAAAIRj7Nixo0aN&#10;SqfTYQfS2NNPP3344Ydv+AoAAAAAAAAAAAAA2JklEokXX3xxq0+7yy67XHfddR9//HFFRcXrr79+&#10;7bXXHnLIIa7rhnKOzDxy5MiPP/548uTJZ5xxxlYvF/nvf//7xhtvDOXUALYW49eK9UiMcmL5TiFr&#10;TVqsT0SsNuvn1/okhsQSEXH+R0+ENv8uA6wcIiGx1rb02mmlIkTKWl+st769rJjc5EpHtvbqAmy+&#10;qVOnFjY3evuPrl27Ns3y3a6KxrWC3Xbb7fe//31hz9KlS3ffffcLLrjgf//7X1VVlbWWiESktrb2&#10;iy+++NWvftWtW7c333yzcJc99tjjP//5T9inssn23HPPwtzjt956q+V3dRk8ePC//vWvwp7PP/+8&#10;S5cuN91009dff53JZHKdtbW1kydPPu644xol8A8ZMuTuu+9u4bFmzJhR2PzZz34W9srt4JAyDQAA&#10;AI3NnTv38MMPf+GFF8IOZL3Gjh171FFHrVmzJuxAAAAAAAAAAAAAdi7JZPLSSy+99NJLg2A7rTkw&#10;Y8aMgw8++IMPPgg7EAAAAAAAAAAAANgezZkzJ5c4tOUcxxkwYMAvf/nLyZMnL1my5E9/+tOwYcO0&#10;1mGf4reGDh368ssvL1y48LrrruvYseNWnPmee+55+OGHwz4/gM1ngpRtSI2O5jslyJBYa31mh3lz&#10;8q2s9USEyBKr71aW3oKUaVIiZMWSBC1PBVTKFfGFyPrJ5kdYQ0TEmhVSpmE78t577xU2Bw4cuNFd&#10;brnllkY9Y8eOra2tDftUWtWNN97YNAv3qaeeGjZsWOfOnbXWzKyU6tChw5AhQx566CFjTOHI/fbb&#10;b9q0abFYrOVH3E4opS655JJ80/O8FStWtHz3n/70p//+978Le6y1d99994ABA+LxODMzc4cOHY44&#10;4ojx48cXDtt///0nTpzoOE4LD/Tuu+8WNkeMGBH2yu3gkDINAAAA3/H0008PGTLkq6++CjuQjfjk&#10;k08OPfTQ2bNnhx0IAAAAAAAAAADAzmLOnDkHHXTQ2LFjww5kI6qqqk488cTHH3887EAAAAAAAAAA&#10;AABguzNz5sxGPUVFRb///e8ffPDBhx9++B//+Mc///nPsWPHPvbYYw899FDT3S+44IKJEyfOmzdv&#10;5cqV6XR69uzZDz744NChQ8M+rQ3p37//n/70p5UrVz755JMbLdfZcr/85S9fe+21sE8OYDNZkxUb&#10;EBHztwlvxqSERMRsZolpIhFDlLspAzd6ZPNjZVJK5SpXi/gt3Uu5JJZsYIJU8ytgAyJm1kpHWzon&#10;wDYmIu+8806+WVxc3KVLl43udeihh/bo0aNR5/b/gebWxcyPP/74Pffcsxn73nDDDdOmTWvXrl3Y&#10;J7GZLrzwwsLm+++/v0m7//CHP5wxY0bTb6EN+OlPfzp16tTi4uIWjheRwk+u+/Xrt+eee4a2XjsH&#10;pEwDAABAA2PM1Vdf/dOf/jSVSm35bK1g6dKlRxxxxMSJE8MOBAAAAAAAAAAAYMf3+uuvH3rooXPn&#10;zg07kBbxff/iiy++4447wg4EAAAAAAAAAAAAti9ffPFFo54f/vCHN9100y9/+csrrrji5z//+SWX&#10;XHLxxRdfdNFFhx56aKORDz744JNPPnnkkUfutddevXr1anlpwe1BPB6/4IILPv744/nz5//f//3f&#10;lufqWGt//OMfT548OewzA9gsudxm/k5isw3SYn0moc1KmRYSEkMNhaCZOJc2LURELa4OvZ6ZFZEV&#10;ITEtTZlm5RCxiC+2ITm8CZOrpK0UUqZhe1FRUVGYyDBixAhm3uheSqkxY8Y06rz99tt9v8W3GNgh&#10;MPP111+/dOnSc889tyXjlVI///nPly1bdvfdd7etlzSNfO973+vXr1+++Y9//GNTZxg0aNCyZcse&#10;eOCBoqKiDY8cNmzYtGnT/vWvf0UikZbPv2DBgsrKynzz1ltvbck3NmwJpEwDAAAAEVEikTj11FP/&#10;8pe/hB3IpqmpqfnBD37wxhtvhB0IAAAAAAAAAADAjuy+++4744wzEolE2IFsmjFjxlx11VWyZdch&#10;AQAAAAAAAAAAwI5k6tSpjXq+//3vNzuyUTLw0Ucf/ctf/jLs8LeCPffc84477pg/f/706dPvuOOO&#10;gw46aLPzdtLp9MiRI+fMmRP2OQFsBiZiEin8/hcJRAwR8+YlW1lDRCKWSDHncqV53VeLPqvI1bgW&#10;Caz1rfHyXySGxIj4IkELP/VgYlbaSpA7r+aC9XLFtBkp07Dd6Nq1qxR48cUXW7jjZZddJt+VSCRc&#10;dzPLxbdp/fr1e+655+rr699///1bbrnlhBNO6N+/fyQSUUq1a9du0KBB559//p/+9KdPPvkklUr9&#10;4x//6Nu377YI4/vf/37h0/Hyyy9vu1Nm5jvvvDPfnDp1anl5+aZO4rru6NGja2pqJk6ceMMNNxx6&#10;6KEdOnQgonbt2u2///6XXnrpM888s2rVqo8//vjAAw/c1Mkfe+yx/LbW+sc//vG2Ww3IacP3AAAA&#10;AICtZe3atSNGjGh668Q2IZPJnHnmmc8999zZZ58ddiwAAAAAAAAAAAA7GhG5+uqrH3zwwbAD2UwP&#10;P/xwKpV67LHHlMK9pAEAAAAAAAAAAHZ2QRDMnDmzUecuu+zS7OAJEyYUNkeNGhV2+FvZfvvtt99+&#10;+/3f//1feXn5+PHjx48f/8EHH3zzzTebNEl1dfUJJ5zwv//9r7DAI8D2j5Wbq7Es1rDSRCQ2IJFc&#10;EnWj+wiIBGIDEUNihRoylpkVsWJ2mJ2GqSQQIiJL9O3unBtJQmKJm/+oQkREAhHLJNRQrbrxEBIh&#10;61uxRMLKYRVRaqM1ThWJyZ0jaRIxYn2RgMSKNdav05EOYgPttgv72QCAraykpOTYY4899thjww6k&#10;lZx99tkXX3xxvq74008/fe21127GPK7rHnnkkUceeeRWjM3zvAceeCDfvP3224uLi8NcrJ0DUqYB&#10;AAB2dkuWLDn++OMXLlwYdiCbLwiCc88911r7ox/9KOxYAGBHNmrUqPyf046DP6YAAAAAAABgx+f7&#10;/gUXXPD888+HHcgWefLJJ621TzzxBLKmAWDbGThwYP/+/fPNnbN4BQAAAAAAAMD2r7q62vO8Rp1F&#10;RUVNR3qe98EHHxT2ZDKZsMPfVrp27XrOOeecc845RLR8+fKJEydOnDhx0qRJ8+bNa8nuK1euPO64&#10;4yZNmtS9e/ewTwWgpZSO5WosiwRMmoiIDBGRWFpXYlrEWJMV6+UKRosIUe6LiEiImZVQloiYHVYR&#10;EZN79Lgj9wksiVixvuu6xIrEiBhuJmXaWmtEDDccwDYkTTcmIsK5lG7ri1i2vqW0dmLMEVpPoXhm&#10;lcuR9rMVgVcp9tta02KyxqSItZDUrZ3sRDtEYt3cWDdWuDASANqeWCx2yy23jBkzJte88847R48e&#10;rbUOOy4ionfeeSf/4lMpNXr06LAj2ingsgAAAICd2ty5c4844og2nS+dY4w5//zz33jjjbADAYAd&#10;WWlpaad12rXDjRUBAAAAAABgB5fNZs8444y2ni+d89RTT11++eVhRwEAO7JYLNapAK/nIkUAAAAA&#10;AAAACFeXLl123333Rp11dXVNR77zzjuJRKKw57HHHstms2GfwTbXt2/f888//5///OfcuXMrKysf&#10;euihZlPKG1mwYMGxxx5bXl4edvgALaXdklyVZmsa7oaQyygWssQsYkyQMH6d2KxIYK1nTUZsVqwn&#10;1l/35VmTsSZrrW+tZ03KBimxhoiKS2Id2hd1aBft0D5eUlLMxMSaxBZmQouINb41HllDYkUCEkMi&#10;RESsWClSmnndl3KYuKECtQRis9Z4IkHgp4Kg1pisSNMsa7I2sCZj/Hrr15sgZYKU8esDvzbwagK/&#10;1pqsCZJksoFX5aVWJ2vm1K75KFU71wTpsJ8cAIBNdu2110Yikdx2dXX1hx9+GHZEREQict111+Wb&#10;Y8aMwfXnrQP3/wAAANh5zZo169hjj127dm3YgWwdQRD86Ec/+u9//3vEEUeEHQsAAAAAAAAAAEDb&#10;lk6nR40a9d///jfsQLaaf/7zn127dr3rrrvCDgQAAAAAAAAAAABCw8wPP/zwiBEjrLX5zmuuuWbg&#10;wIGu64pINputqqpavXr1N99802jfBQsWXHPNNQ8//HCuaa298847V69e3aFDh7333vvEE0/s2bNn&#10;2Oe3Daq4XwAAgABJREFUlXXq1OkXv/jF4Ycffsopp5SVlW148OzZs48++ugJEyZ069Yt7MABNs6J&#10;dMjyCtYRG6Qp0p6I1v1aELGBsfW5es4khoiIFLNDzESKmIiY1lWcFrG5CtJCTMRERqwhdoiViCVW&#10;xMzs5MaQSENFaLFi/XVlpS0REXNu/vzNGLnhv3U4R7OKkFgRI9YjYiKHJGXF105xfgexvjEpsYGI&#10;tSYrNmDlEClWmtklYrEB6wizskJ+poKIWEcct52I8VKroiW7xEr6N1cTGwBgO1VaWvrII49cfPHF&#10;uea11147ffr0sIOizz77bMGCBbnt4uLiwvRp2KaQMg0AALCTmjlz5o53S79MJnPaaadNnTq16W0g&#10;AQAAAAAAAAAAoIXS6fQpp5wyYcKEsAPZyn7/+9/vscceF154YdiBAAAAAAAAAAAAQGhOOOGE+++/&#10;/+qrr873fP31119//XVL9n3kkUei0ei9996rtf7www9vv/32/ENjxowpbO5IhgwZMmXKlB/84Adz&#10;587d8Mhc1vT777+/42WPw47HiXRiZu0U+9maXEYxMwmJNVkmIlZifSIi1swOMzfen7khqZm1kEti&#10;xAYiPhEJCVmfSYiE2WFSrFyyWSFfJKBc+rQNRITESC4VmhQ1PUTjI+aPzMQOkSaxZAOxvrBVQoHU&#10;aV3MyjFBSmxWRMR4JEaYWbnaLWXWuRmsybLS2ilRTlG0uI/YwJi09ev9TEXg1TiRjlK/2M+UF3cc&#10;pJ3isJ8oAICW+tnPfnb33XfnUpRnzJjxxRdfHHjggeGGdMMNN+S3H3744Xg8Hm48Ow/c8wMAAGBn&#10;NHv27B0vXzqnsrJy1KhRyWQy7EAAAAAAAAAAAADapEwmM3LkyB0vXzrn8ssvnzp1athRAAAAAAAA&#10;AAAAQJhGjx795z//efP2feCBBw499NDHH3/8j3/8Y2F/165dwz6tbWiXXXaZPHnysGHDNjpyzpw5&#10;Rx555NKlS8MOGWAjlI44kc7aLWWmIKgnIiIxfn2u/rNYn1izjirl8saSmZmIWSsdZXZIJFeA2lpP&#10;xDJr1q7SUSJmdkQCCXxrfBErYohIsWLWG8+XJiLJ/3+u/jQza9ZRYkessTYr1pigPshWi82KDcRm&#10;iYVYax3TOpbPlyYSYzLMLitHR9oTESvHcUsjRb0iRb2IXT9T7qVXB15tfcVnQbY67CcKAKCllFIv&#10;vPBCvvmb3/wm3HgWLlz44Ycf5rZ322238847L9x4dipImQYAANjpfPPNN8cdd9wOmS+dM3v27Msv&#10;vzzsKAAAAAAAAAAAANoe3/fPPPPM8ePHhx3ItuJ53tlnn11VVRV2IAAAAAAAAAAAABCmq6+++p57&#10;7mnUOWLEiJZkBU+bNu3iiy9+7733CjuPOeaYsM9p2+rUqdP7779/2mmnbXTkwoULhw0b1sLC3QAh&#10;ipb0ZXa0U2KytdZ4fqZSxIgYK5aVy8plakEmcwFmRayJSWwgYolIxCgVY9asIsSarIh4JJbEMjMp&#10;TdzCrK5cwjQTNY5JKUcrl4jEZk2QMSZjTEYkINbEDrMiIi7IHTMmw2SVEyflOm7pd6bSsUi8hxPr&#10;ZoOsl1pp/GR91Zd+tiLsJwoAoKUOPPDACy+8MLc9fvz4hQsXhhjMb3/72/z2Cy+8oLXegslg0yBl&#10;GgAAYOdSVlZ2/PHHl5WVhR3ItvXMM8889dRTYUcBAAAAAAAAAADQlojIhRdeOG7cuLAD2baWL19+&#10;8cUXhx0FAAAAAAAAAAAAhKm6unr58uXDhw/P93Tt2vWUU05JJpP5HqXU1KlTR40atdHZjj766H32&#10;2Sfsc9rmYrHYSy+9dNlll2105MqVK4cPHz59+vSwQwbYECfSyYm0d6IdiSSbWGStL8YjImaHWW9a&#10;tnQDxcxMiphIhIhELOWqSesYiSEmIhGyxIpIbWpKNhFRs7sorXTEWksS5L5YaaVcJmmoX60a9hKx&#10;YrOsIsw6Eu3UzOzMjlsSKe5NxF56tQ3SyaqZgVcbyhMEALAZHnzwwaKiotz2zTffHFYYq1evfvrp&#10;p3PbZ5111sEHHxz2wuxckDINAACwE0mn0yNHjly8eHHYgbSGX/7yl8uWLQs7CgAAAAAAAAAAgDbj&#10;tttue/bZZ8OOojW89tprTzzxRNhRAAAAAAAAAAAAQGhWrlz50EMPLV26NN9TXl5+1VVXffXVV/me&#10;oUOHjh8/vqys7JRTTonH4+ubqqio6K9//WvYJ9RKtNZ///vfC6smrk95efkxxxwzbdq0sEMGWC9m&#10;jrfbSymXlWOCpA3qiSyzw5zLd96MGXMpWkJCzIrEMmsTpIRErJ+bUkSYiFkxb0K+9Lp4mNazl7WB&#10;UkpIRCyRErFEIiQN1akbcsfEmpQIKR1XOsa6aH2HU8qNxHsSay+1yveqa9dOStbMSVbPSNbMTtXM&#10;TdctSNcvyqZWmCAhm7lSAADbSklJyb/+9a/c9osvvhhW7syYMWNyG0qpv//972Gvyk4HKdMAAAA7&#10;kZ///Oeff/552FG0krq6uosuuijsKAAAAAAAAAAAANqGl19++a677go7itZz9dVXr1ixIuwoAAAA&#10;AAAAAAAAIBwDBw4cNGjQkiVLNjDm9NNPP/bYY7/66qu33nornU6vb1hxcfEmpT7uAG677bYnnnjC&#10;dd0ND6uqqjruuON2nstWoS1yIu3daDdrfSI2QYbYZdZERLTxTGAhEhERK2LEGhFDJCJWiJiZlCal&#10;xfpE1gZJa9LMTJKrL80iZhNTjSU3bbOFqUUMiRGxTMzEJJZErPXEWmZNxEyKiIzJivW1E2dWTrTT&#10;+n5xiYg1Gd+rFgkCvyZTv8hLrkpUfpFJrsgmlmWSSzL1izP1i1I1c+vWTqldMylZPTObXGlNNuwn&#10;EwCgwZlnnjl06NDc9q9//evWD2DNmjWPPvpobvuhhx7q3Llz2Euy00HKNAAAwM7iqaeeeuaZZ8KO&#10;olWNHz9+7NixYUcBAAAAAAAAAACwvVu+fPnFF18cdhStqq6u7rLLLgs7CgAAAAAAAAAAAAgHMz/3&#10;3HPt2rXbwJjTTz/9kEMOefvtt7t167aBYeXl5WeccYa1NuxzalU/+9nP3nrrrdLS0g0Pq6mpOf74&#10;47/44ouw4wVYLyuB1lEhUtr9NlNazPrGi4jYwFpPTEZsVqwn1hfxrfGsyYgNconUJMQcIRKxgfFT&#10;IkZswMpVShMrEiHZpF8a0pAs3ZDR/d3HbCC5CZlZO8Qk1og1TESsWbnEbI0vJs0qyiqqox2UjjV3&#10;akGQrfFSK7zUKuvXSZAlUjZI+9kKL7Uym1iSTS7PJpZlEksy9YuyyWV+Zm2QrcymVqZqv65d83Gq&#10;Zo4NUmE/nwAAxMwvvPBCbvvVV19duHBhKwdw55135jb23ntvfCQdCqRMAwAA7BRqamquueaasKMI&#10;wfXXX19WVhZ2FAAAAAAAAAAAANu1a665pra2NuwoWtu4ceOef/75sKMAAAAAAAAAAACAcHzve997&#10;++23O3bs2OyjgwYN6t+/PxEdffTRc+fOvfHGG/OJ047jNBo8d+7czz77LOwTam0nnHDCxx9/3KdP&#10;nw0Py2VNz5gxI+x4AZoR+PVBtlKpGLPWkY5KRUR8EZHmUqZFrLWe2KxIINZ8W1/aBtYGIoHYgIio&#10;oXqzJfFFxFpfJBDriYhSEeYIsyJWJFZaljUtRCSSm5abZIGJDYjWJWCzJmIiFhISK2SZhZUrYqxJ&#10;knK1U+S4xW6kye89kcCrySaXB16VMSkTJAOv1pokkVXKIRGlY8yuG+vuxru5sc5OtBPrmDUZP1Oe&#10;TSzLJpcHXk02uaJ27SfJ6lkmSBaGF3i1Xnp1JrEsk1iSTS7z0mWBVyvrT0oHANhyffv2lXX22GOP&#10;Vj76Qw89lDv03LlztdZbPiFsKqRMAwAA7BTGjh1bVVUVdhQhqKmpGT16dNhRAAAAAAAAAAAAbL8W&#10;Llz4yiuvhB1FOK655prq6uqwowAAAAAAAAAAAIBwDB06dNq0aSNHjmz6UM+ePfPbHTt2/MMf/rB6&#10;9eo5c+Z8/vnn1dXVv/nNbxolwMybNy/sswnBfvvtN2XKlP3333/Dw6qqqo4//vj58+eHHS9AY15q&#10;JZENgvpovIfjFCm3HSuXSMT6YoN1JadJhKz1xXoNmdI2IDEklkSIpCGlmYRyudAkxCSSy6kmEV8k&#10;sNZnpYmZlSbWzIqYc1nTstEoGzKrmVjlSk1/50Ex0nB0nXuQOZcpZknIWstCxq8nVloXs444sW70&#10;3VmsyWRTK/1slTXZwK+1fkIkUDqq3XaO296JdmLlilgiYVbaKdFueyfSIRLrFinqGy3u68S6snKD&#10;bGUmuTzwqr3Uqrq1U9K18zKJJXXln9aumVhf8Vmyena6bn66bmGqdn6yelZ9xWe1ZRPrKz7PJpdZ&#10;kw37uwAAAHY0SJkGAADYKUyfPj3sEELzn//85+233w47CgAAAAAAAAAAgO3UjBkzRDZ+Qc4Oac2a&#10;NTfccEPYUQAAAAAAAAAAAEBo+vfv/8Ybb8yfP/+RRx65//7783UI33vvvT/+8Y+FI5VS++6775Ah&#10;Q0pKSv74xz9OnTp1r732yj965513PvTQQ1999VUmkwn7nFpV7969J02adPLJJ2942Nq1a0888cSK&#10;ioqw4wUoJF56jfGTJFZHOrhFPd1Ie6XjSseIWaxnTdbmcqdNJpcC3ZAp3ZC9rNdVfiZmpZSrlKN1&#10;TKkYs0NEIoYkIMmVgBZa91mMUi6R4tzuYknMRj6kadiRmXWTR2y+xDRzPhGaiUWEiJkkCIIks9ZO&#10;CSsdiffggnxpEfGzFV5qlTUZGyRskGRS2i1x3PZKx9cdjlnHxPpCYoL6wqMzMyvXcUsj8R6R4j5K&#10;x4JsVTqxJJNYUlM2sbbsYy+92s9UeenV2eSyTGJJpn5RvtC0n6300mtStfNr105O1X5tzc71mxMA&#10;ALYppEwDAADsFO68884zzzzTdd2wAwnHFVdckUwmw44CAAAAAAAAAABgezRy5MhbbrmlS5cuYQcS&#10;jrFjx06aNCnsKAAAAAAAAAAAACBMe+655+WXX37NNddMnjz5sMMOy3XeeOONv/jFLzzPa3aXIUOG&#10;fPbZZ2effXauuWDBgl/96lcHHHBAcXHxI488EvYJtaqSkpLXX3/9iiuu2PCwJUuW/OxnPws7WIBv&#10;BV6dWN8EKVYuqwiTcmNdokW9mF3FLhEzKbG+NRkRX4wnEgjlspeFGtKnhZiJNStNpFlFWDmsHGbF&#10;rIny6cm5atS+tX6urXSEcmNYkQhZs96b266rX81MTVPARIzQugLXBb1imRWTGBHDylFuCetopKhX&#10;Lpc7P8rPrDFenTUZ49eRNcop0m4Jc+OrzZWKEIkYzwRJoubjVCoSiXfTTqk1ySBbEXg1XmZ1una+&#10;n60gEaXj2m3nRDvpSHul4yQ28Gq81MpscnmQrc4mVtSt/SSTWLrT3uEXAAC2LqRMAwAA7BR22WWX&#10;l156qby8/NVXX/31r3/9/e9/v7S0NOygWs/SpUtvvfXWsKMAAAAAAAAAAADYHrmue+edd65evfrj&#10;jz++6667Tj311N69e4cdVOsRkUsvvXRnK/wCAAAAAAAAAAAAzerWrdvEiRNvu+22eDxORH/729+G&#10;DBkyZ86cZge3a9fuP//5z4QJE0477bSePXv26NHj2GOPfeKJJy6//PKwz6O1aa0ffvjhe++9t6DO&#10;bTP+3//7f//+97/DDhagQeDVEpGYjHLi+W9dJ9rJiXVWkfbCSsgSK2IWyhVxVkyKiIkbqkwzO8ya&#10;lW5Ium7IW1a5dGvO5UznKlGL5IpUW9twFwalIswO56pVk5AYEdsoY1hEhCwREStip5mfr1zaNhEV&#10;1o4myyzWihApFWWltS6OFvVSKlIwRrzMahukTJCyJs3K1ZFSpaKF8+QxK2ZHxCcRGzT/eYpIkE2t&#10;MkE9syNiTZC2xmMdY6V1pKMb6+pGOzmRDm6koxvrGinqFS3exY11J+UE2cpsanng16brFiSqvrCm&#10;+btUAAAAtBzjJhwAALDZbrnllt///ve57U6dOlVWVoYdEWwCEVm0aNGMGTNmzZo1a9as2bNnL1iw&#10;YH13Q9wBKKUmTpx4xBFHhB0IAAAAAAAAAMBO4fPPPz/44IPzzYkTJx555JFhBwWboKKiYvr06TNn&#10;zpw9e/bs2bPnzJlTW1sbdlDb0PXXX3/PPfeEHQUAAAAAAAAAwI7pjjvuGDNmTG67pKSkvr4+7IgA&#10;Nq68vPzf//73Z599lk6nTz311PPPPz/siNqGl19++fzzz9/ATSr33Xff9aWgA7SyVO3XmcSybGKp&#10;E+viuO3y/cak/FSZ71VLkBEiIpNLgW6cTcyKSDHrppnMIkasb8WQNUQkJCTMTKw0sybWSrmFI6Wh&#10;bLU0TMsqX51axBArZsUq2uhAIiI2K2JIhJVDuYrUZMUGxMysiFjpmHZK4+33/s6+Yr10mTUZEyTF&#10;ekoXKR3d8FoZkxGTcSIdnGhHJ9Kx8fla30uvtta3QVKsz+yScq3JMIl2S1m5ke8mbBeyJhNkK63J&#10;arfEjXbRbklJ5wOVjoX93QEAAG2YE3YAAAAAEA5m3n333XfffffTTz891+P7/oIFC2bOnPnnP/95&#10;6tSpYQe4lVlrL7jggi+//LJdu3ZbPhsAAAAAAAAAAMCOrUuXLscee+yxxx6b71mxYsXMmTPfeOON&#10;v//972FHt/Xdd999J5988vDhw8MOBAAAAAAAAAAAALYLXbt2/cUvfhF2FG3PmWee2bNnz1NPPXV9&#10;dZi+/vrrsrKyHj16hB0pANkgI9YnIubvZPMqFSdWtK7Cs1IRVs66apWyrg7zhkqqM2thS2JzuzAx&#10;KSJiEet5dumKtYuX1nyztHL5iiohKi6KFMfd4mK3uCjSu2e7Ifv1KS2JSkPB6twMipstMU1ClMuT&#10;zlXTtCRWxBIxUS7vmokV6wiJT+vOUUT8zFpj0rn05pbkSzecEYmIaVoFWmzgpVZZ8Y2fILFKF7OO&#10;MJFSrvHrTZDQTjs/vSYS78VKN51Z6VikqJfx67xMlVg/Qj3qK6aVdjmoJVEBAAA0CynTAAAA0MB1&#10;3QEDBgwYMGDo0KEDBgxIJBJhR7SVLVq06MILL3zppZc29C4FAMD6ZbNZY0xuW2sdjeItOQAAAAAA&#10;ANiJ9OnTp0+fPiNGjJg7d+6HH34YdjhbmbX23HPPnTZtWs+ePcOOBQDapCAIPO/biwXj8Tg+jAAA&#10;AAAAAACAndPQoUOnTJly0kknLViwoOmjRx11VPfu3cOOEYCISCTIZTWrhvzk/ANGrN+QkEwipPjb&#10;BOkWvenneUFgyBpPxCoW19UzZ5e9+v9mfTRl0bIV1dbKBvZVigcN6Hn4QbsOPWSXIfv1KYpHiYQ4&#10;lxRNzLwud1tEjORypJly5awbYmZmImaXRMRkjVeTIXKjXbRbzKytX2+DlA3S1gSOW8zrKf7cCOeW&#10;SKxI0GgVvUyZlcD4CRLRbgmzk99FuyXGr7dBgrjEz6xxi3rkcsebTq/d9hHl+qm1XrosEu+ZqJre&#10;rstBxIoAAAA2HVKmAQAAoLG+ffvecccdv/71r8MOZOt75ZVXbrnllt///vdhBwIAbdKLL764cOHC&#10;3PZuu+3205/+NOyIAAAAAAAAAELwyCOPDB48uDAzcMewevXqU0899YMPPigpKQk7FgBoe6ZPn/7m&#10;m2/mmzfffHMk0qJrDQEAAAAAAAAAdjx77LHHlClTfvSjH73//vuF/bvuuuurr76KO83B1iA2SJsg&#10;TUzMmpXD7BBrpdxNmiSXYyzf/aYMslXEWsQyayIm8UWYNyV99+3xsxctKRcb1CdSq8rq5n9T/s2S&#10;yhbua61Mn7Vq+qxVf3/yf0Vx90enHXD5z4Z179a+4dGCpG2xgYglEhImImKhfC42K5GARIistT4H&#10;KZ8qAq9KO3HjJ631xWa1E29hvnRuRiISknWlsxv4mQoxnvUTJFa7pczfqSPNrLVbYvyE9ZNEzF6t&#10;G+m4vgNoXUTx7l6mzMusjbBK138Tb7fnpjybAAAADXDLDQAAAGjG6NGjDzrooLCj2Cb+8Ic/jBkz&#10;JuwoAAAAAAAAAAAA2qp99tnnlltuCTuKbeLzzz8/6aST6urqwg4EAAAAAAAAAAAAoG3r1KnTu+++&#10;+7vf/a7wvnKPPvpohw4dwg4N2ioTpNL1i5LVM+rKP6lZ/UHt2v8lqr5MVH5ZX/F53doptWs+ri2b&#10;WLvm42TNHC+12prsRidk1g11jMXkO63JmiBhTUYpRztxpSJELNbPFXluuVTae/eDrx9/7tO3x89t&#10;eb50k0n8J57/9PsjH/q/u99ZvSbFylXckByeKydNDbnekktnJlasXKWiSkUUO8yKRMQG1iSNX2eC&#10;dDZV5nvVxq8jdpSObUoszdzpwJqM8eutyYgE2ilulC+9bpEdpYtEfLFZ49U0KVL9HdqJu9HONkgF&#10;Xm0msSzw6zdv3QAAYCeHlGkAAABohtZ67NixrrtJ91prM+64445LL710xyuDAwAAAAAAAAAA0Dpu&#10;uumm733ve2FHsU1MmjTpiCOOWLJkSdiBAAAAAAAAAAAAALRtSqlbb7113rx5N99881lnnfXcc88d&#10;f/zxYQcFbY/YIJtcUV/xed3a/2Xqv8kkV3jpNX62ys+szaZWeqmVXmq1l17jZ9b62Uo/W5FNLk/W&#10;zK5dM6mufEo2uUK+WxW5EKsos0P0nZRp49eIiJiMUlHltCOlWEWIRMQvKOK8IdbK5KkLn3z+f1/P&#10;X7OJedbN87zgqX9P+f4p9932h7eSKUNMJJaJGwo/ExExNyRLu0pFlI6w0qychi8dIXKZ2Pr1xk+K&#10;yYrNXUG9ScGtG1xQkNvPVopYazKsorz++t6sXFauNRkRCbLVGz6MdkqVUxR41SJBpm7hVlg+AADY&#10;+SBlGgAAAJo3ePDg3/zmN2FHsa2MHTt22LBhCxfib2kAAAAAAAAAAIBN5rru448/rtSO+VHjzJkz&#10;DzzwwFdeeSXsQAAAAAAAAAAAAADavF133fWuu+568cUXzz333LBjgTbGWj9VO7d2zUep2rm5jOhM&#10;YpmXXOGn1wZetTFZZk2siUlsYK1n/YSfXptNLM2mVgTZSj9TkaqdW7d2cja5XAqSovO0U8TKIWJj&#10;G0pSi5jAT1mbFSHWUWbWuphYsYqQWLIekd1wzPMWrjnzZ39/4ZXPstmAtqogME+98MnIH/9t/qJK&#10;Vg6REClm3VBrOldTmh3KJYE34Nx/SmnlFDM7TCLWJyKRwPiJDeSTN302iIhZ5UtJW5MWk7UmTUTa&#10;iW9gT2ZWOk5ixWSMX78uYXu9g51oZyEJvBo/Wxl4dVt3GQEAYGewY17HAAAAAFvFbbfdtueee4Yd&#10;xbby+eefDx48+MEHH7S25X/wAwAAAAAAAAAAABHRwQcffNVVV4UdxbZSXV195pln/uQnP6msrAw7&#10;FgAAAAAAAAAAAACAnYuIeOmy+vIp2eRyP1udTa3IJlcYv145RW6se6S4T6x411hx30i8RyTeIxLv&#10;GS3uHS3qEy3pFy3q48Y6M7uBV++lVnmpVYFXk6qdV7f2f9nkSvlu0WftlhKx0lExDSnTxk8QiVhP&#10;aSeXG8zK0U4Rs2IVFSFrvGazr3NeG/fVST96cNpXS1tyjlrxrv06Dti7+y59O3bpVByPuS3Z65sl&#10;a08996+vj/sil4lMIsTMpJiZ2VXKKSgCTcT582USQyzESlgJkRhPJDBBooW1piV3rTUrXpeSHXh1&#10;QiLWZx3N5WZvALNmFbEmI2L9bNWGByvlOk6p8etJrJda1fJvGwAAgBxny6cAAACAHVU0Gv3LX/5y&#10;0kknhR3ItpJKpUaPHv3888//4x//2G+//cIOBwAAAAAAAAAAoC353e9+9+9//3vt2rVhB7KtPPPM&#10;M++999599913/vnnhx0LAAAAAAAAAAAAAMBOwZp0qmaun620JuNnK8R4rGNurKtyi3kjZSOZdUTr&#10;iHbbk0gQ1Buv1kutZh11o51StV8Hfk1Ru31YNdRJdiIdmVk58cCrEWtYaWvSJIbEsI7lJ1UqQo6S&#10;IGlVRKwv1he2SjmN8oSfe+nTm373aqOs7EZ692w3asTAwQN79t+lU7/eHVxXFz5aW5f59Ivl//ts&#10;6SefLV2wqGJ9k6Qz/q9uevmL6Stuve5ErRQTEQmrKHOTvOVcSSlWxNrarIgQWa0ixCzWt8ZjHQmC&#10;pHZKNpLxTCQSECsmpXQ017YmJcYjkoaejVE6HhjP2iwbTWKI9QYGO26p8etMkPQya+KydzOnBgAA&#10;sH6oMg0AAAAbMmLEiJNPPjnsKLatKVOmDBky5LrrrkskEmHHAgAAAAAAAAAA0Ga0b9/+97//fdhR&#10;bFtr1679yU9+cuyxx86dOzfsWAAAAAAAAAAAAAAAdnCBV1O3dqqfKfczFV5qlYi4RT2iRb20W7qx&#10;fOnvYnbcdpGiPk6sK4n1UquDbJWXWlVf+ZkJkg1DlONEOmmnhERMUC9CNsiIDYhIqe/Up1TKUW4J&#10;s8M6QqxJjDVZkSA/YOzTH9/421fWly9dFHfPHDnouX+c++Hrl//6yiOPG77n7rt2bpQvTUTt28WO&#10;P2rP268/7p3/XDzxjcvPO+uApmPynnxh6nW3v0mkmB1mtZ5i0SKSS+y2YgMSI0LMOlfzmciK9cT6&#10;YtIbXU4RP1dfWukYEVmbIZFcZwufF2bFyhXrk0gQbOyIKkLKtSYl1rcBru4GAIBNg5RpAAAA2Ig/&#10;/elPWustn2d7FgTBfffdt++++7700kthxwIAAAAAAAAAANBmXHjhhfvtt1/YUWxzEyZMGDx48M03&#10;35xOb/yyIQAAAAAAAAAAAAAA2AxBtipR+aU1qWxyuQnqdaRjtLi31kWbPSEzO25ptLivE+kQeDVe&#10;uizwausrPvMzDTWcI0U9WbnKKTJ+nYhPZEUMs2qabMWsnUipUq5SLqsosRIbWJsVax78x4Tf/umt&#10;9cVwygn7TnjtsntuP+nQIf0aakK3QJ9e7X974wkfvn7ZBecMiUacZse89v++/Ms/P1E6QsQiprkh&#10;sq4+s4iISKCUJmbKJTCzS2JJjDHZ9ezewNqAxCoVYeWyihCRNVkiEhuQclv+dCjlkhghKybZgsGO&#10;79UGXm2qZnYmsTibXO5nKq31NuHpBwCAnRVSpgEAAGAj9t133wsuuCDsKFrDihUrzj777BEjRixe&#10;vDjsWAAAAAAAAAAAANoApdRdd90VdhStwfO8P/zhDwMHDhw3blzYsQAAAAAAAADAtiIil1566ekF&#10;rrrqqrCDAgAA2Cn4mfL6qq+sSXmp1cQqEu/tRjtuWmXp9XOinSLx7tZkvdRK4yeT1TMCr5aIIvHu&#10;2ok7kQ5iA5OpIiISQ7S+QlOsnWLtFDNr5girCAm9+v+m3fu395od3bdX+yce+uFffn9q187Fmxd2&#10;j26l/3fdcW88+7M9+ndudsADj7z78ptf5ApfN6pxLSIkNpcgTdLwH3PBerIm1mJ9Ems3WGhaTIZY&#10;EStWEWvS1mRtkBYxRMK8CUW5cunWYn0TpIVsMwcSCfx6L12WTS4NvBrr1/uZ8nT9knTdN6naeYmq&#10;L2vLPqpb+0m6/pt8qXAAAICmkDINAAAAG3fbbbe57ibcBqxNe+edd773ve/dc889QRCEHQsAAAAA&#10;AAAAAMD27pRTTjnkkEPCjqKVLF68+OSTT/7Rj35UVlYWdiwAAAAAAAAAsPWtWLFizZo1psDy5cvX&#10;rl0bdlwAAAA7OD9TnqyeYYNUNrVaWEWKeiod2bqHUE5xtKg3sfLSq63JJKq+MkGKiKMluykd026J&#10;79eIGCH5Tl5xY8wqoiPttVPEylm1JnXr7/9fs+NOPGavt/9z8ZGH99/yyPfo3/nVf/305BP2bfbR&#10;629/eeq0ZUQk0uiyZxESJk2srLXUkFD9bZlrZmJ2cjuK9ZvsTpJLb/brTZAQ07DhpVZ7qZV+tjzw&#10;aqzxxGatbenl1sxM7Fjjk1gJvO8eywZejZdcFmTKjZ+wQcoGGWuygVfjpVdn6hdlE0uzqZV+ttLP&#10;lGfqF9Wt/SRRNd34iS1fXgAA2PEgZRoAAAA2btddd/3Zz34WdhStJ5VK3XDDDQcddNC0adPCjgUA&#10;AAAAAAAAAGB7N2bMmLBDaFX/+c9/9t1337Fjx4YdCAAAAAAAAABsZe+8807Tzg8//DDsuAAAAHZk&#10;1mRSNXNMkPbSZaycaLxnLpV3q2PlRmI9mNlLr7Emk6yabq0fifdwoh3daBfFygRJEisbnYdI6ahS&#10;pdfe9nIimW064PSTBj70h1Hx2FarVlVUFPnLXafecu0xTR8KAnPl9c/X1PnSqNC0WBEi1ko5zJbI&#10;EpEwF+7LzMRaxAiRNd+eiJBYkzF+bRAkTJAUESERsTZI5hKnrcmIBCLGmqwN6gO/1prMRteNiBRr&#10;IkNEQt8mWpsg7SVXBtkqYzKBX2/8WmsyTMKstI4qp9iJdtJuCbM2Xr2XLssmlgXZKj9dVl8xNV23&#10;QMS24MgAALATQco0AAAAtMitt94adgitbfr06Yceeuj111+fTqfDjgUAAAAAAAAAAGD7NWLEiAMP&#10;PDDsKFpVTU3NpZdeeswxx3zzzTdhxwIAAAAAAAAAW0cQBOPGjWva/9prr30nAQkAAAC2HhFJ1Xxt&#10;bdbPlDM70XhPVtskXzqHlROJ9RRrvHSZCRLJ6plEVNR+AOuIjnYmsWJ9oRal4P7jX+9P+Wxh0/7z&#10;zjrgnjEna72V07WY6aIfH/yrnw9r+lBlVeJvYz8kEbGerFtVEcOsmIlIE4mIJVJM3GhfpRwmIjFi&#10;fSEhImuzxqs1Ji3Wt0HaWp9ISAwrR0ga6lSLkDUkRkzWWk9sYEza+LV2XQDrI6xyL6vEBrk4g2yN&#10;nymzJmP8ehskSETpIifSXjklrFzWMe0UO5EOTrRzJN4jWrKrG+/JTlHg12aSywOvNpNYmqj83JrM&#10;1l1tAABo05AyDQAAAC3Sr1+/sEMIgTHm3nvvHTRo0MSJE8OOBQAAAAAAAAAAYPu1c75/+MEHHwwa&#10;NOi+++4zxoQdCwAAAAAAAABsqRkzZjT7N34ikVi8eHHY0QEAAOyYvNQKP1vpZyqtDdxYV2K9rY/I&#10;OuLGu1nj+ZmKIFvlZ9ZqJ17c4XvaiWunWMRak95o4eLFS9fe/efXm/affPw+d9xwglJM28avLj3i&#10;tJMGNu1/8oUpy1ZWi/WlodqzJRJWOlcSm4iIhLjZqJhIiTVEItYPgoQJUpLLhTZZEaOUq3XUiXZy&#10;3HaOU6rdEu2UKCfOOkqsiXVDqrbJig1skLRBgmi9edNMzCQiVsQQSeBVBl6VNVnj1wtZ5RQ7kVKl&#10;o0S8LnGduSBsZtJOPBLrGinqo3XMz1R46TI/W1Nf8bkNUttozQEAoM1ByjQAAAC0iLUtumXaDumb&#10;b745+uijr7zyykQiEXYsAAAAAAAAAAAA26Od9v3DdDp93XXXDRs27Ouvvw47FgAAAAAAAADYIq++&#10;+mp++8gjjyx86N133w07OgAAgB2QCVLpuoU2SBq/3o10VDraOsfVTpET7WD8erHZTP1CEevGusQ7&#10;DGQdUU6crDF+nVh/AwWTH37sPd8PGnV271b625tO5G2VLk1ExEx/uHXEwQf0adTv++ZPD71PzGID&#10;G6TE+kSKSCsdo40FxKyErIgYv46sL9YX64kIESsVUTrKOq5U5Lv7aGbFzMxa6Sgrl4jEetb61vqB&#10;X7++St3MDfnbYoMgW2W8OmsyNkiychynnVIRWlcHW8QSMbPKTd6IUq4b7+HEulqT9tKrTJCsr/zC&#10;muw2XHoAAGg7kDINAAAALZLN7tR/RorII4888r3vfW/8+PFhxwIAAAAAAAAAALDd2cnfP5w6deoB&#10;Bxxw9913o9w0AAAAAAAAQBtVX18/ffr0fPP8888//PDD8813330Xf/UDAABsddnEUhHfz1QoHXOi&#10;HVrz0E6kPSvHz1aZIO2lVhBRUWn/SKyH0lGlo8TKBAkbJESCpvtW1yRffmNK0/57bj+pQ7vYto48&#10;EtH33H6y4zROB3vrvTlfzVxBRCLGGk/IMrNSLchCZ0Ui1mbFBrnK0rm8ZVaO0hFWrnaKGu/RkPnc&#10;UAuaWbOOEjskJldu2nj1zVfqZiYiETEmFXi11mSsSbOKKl3SOLXbBsSKiLhRtnbhk+iWRuI9xQZe&#10;erUNUsnqmRsocA0AADsPpEwDAABAi6RSqbBDCN/SpUuPP/74K6+8MplMhh0LAKyXWCv4nBIAAAAA&#10;AACgdeH9w2w2e9NNNw0dOnTu3LlhxwIAAAAAAAAAm2zSpEn57V69evXo0eOkk07K91hrZ82aFXaM&#10;AAAAOxSxvpdebfyEiHGinVv56ExKRzraIG2CZLp+kVifiKPFvaNFfYi1UnHlFIkY49cbv35dInGD&#10;51/6OJPxG034kx8eeMShu7ZO8P36dPjpD4c07f/n05/mVpaIyAbWekIbv5aSSUQMiRUJiISJiYSV&#10;o5TL7GinuJld2CXK5VpbaZiElHJYRYhErCdiTJBoJoE5FxuT9VNiA2syrCLaiTdKlxYSkSBXX1rp&#10;DWWhKx2LxHtY6/vZ8sCrydQvaZ2nAAAAtmdO2AEAAABA24Ak4Zxcuen33nvvqaeeGjp0aNjhAOzs&#10;xBivsiZTXulX1VrflyCwQSDGEpGOx9zSYqek2CktcTu2c0tLwg4WAAAAAAAAYEeG9w9zPv300wMP&#10;PPAPf/jDr371K250gQ8AAAAAAAAAbK9E5KWXXso3zzzzTCIaMGAAM4s0pPq8+eabgwcPDjdOz/Nm&#10;zJjx2Wefff3112vWrLHW9uzZc8CAAYceeuigQYMcZ9MuC89mszNnzvz8888XLly4YsWKIAiKi4v7&#10;9++/5557HnDAAXvvvbfWOtzzBQCAHVs2tVLEBl4t67jSLSiGvLVpp9To2iBbpZ1iL706WtzPiXbW&#10;2Son0lFswKyUilqbFeNZkyJDREysjKUnnv2g8VRaXXnR4a0Z/FWXDH3pzRl19dnCzgmT5mc8G42o&#10;XNqz2MDPVrKO5x5t9kMLIRIbENG6nHDFzKwizIpVpNl8acpVmWbNbHO51tRQdJqYFamIWE+sT8zG&#10;T2r3O5du5l5ZickSszFJYqWaO4RYn0iUcllHmTfygkTpWCTS2c9WKJ3IJBa78R7aibfmcwEAANsb&#10;pEwDAABAi9TX14cdwnbkm2++OfLII2+66abbb799Uz9sAIAtJ8amV6xKry73qqrFWLHWpjPWGDJW&#10;rBUrxKQirlddqyIuK0VEkY7ti3bpHevZXTmb/3le796989c69+jRI+xlAAAAAAAAANiO4P3DvHQ6&#10;ffXVV7/11lv/+te/evXqFXY4ANBK2rVrt+eee+abuGkCAAAAAEDbsmLFioqKinzz8MMPJyLXdY8+&#10;+ugJEybkOj/99NNUKlVUVNTsDP/9738ffvjhfHP06NFHHXVUSw49efLke++9N9985JFHmr0gIQiC&#10;V1999dlnn7XWFvYvWbJkyZIl48aN01qfd955o0aNcl13owc1xrzxxhtPPvlkPiE8x/O86urqL774&#10;4t///ncsFrv88suPPvpo/IEDAADbhmSTK6xJifXdWKemD998+8OTJk/f5kGIFQmUcphd5cRJxARJ&#10;kUDEKuWIWMlVRc5VSxYhokQyvXJ1daN5Tj5+n25dWrWsS4d2sSsuPPyPD35Y2JnJ+sef+XBpSazR&#10;P/F5zPzd1GlZN1LWDVANA5iJ1AbXzhJJbn2YG40UESFmJs7Ps9cePR+575LcQ2I8pbRY0ZGSpq8z&#10;hEhMhlgzO9pp0aoqt5SDZOBVaqcom1hS1GHf1nwuAABge4MMHwAAAGgRVIlpxBhz5513/ve//33+&#10;+ef79+8fdjgAOwsRSa8oq5/3jUlnbNYLkimTTJtMpuANPmbFQkTrPiNUjqOLi2zW86pr1az58T49&#10;Svbsr2Obc0/Ko48+OuwFAAAAAAAAANhO4f3DRt5///399tvviSeeGDlyZNixAEBr2HPPPQtTpgEA&#10;AAAAoG1555138tuDBw8uKWlIzjnhhBPyKdNE9Nlnnw0fPrzZGQ455JCHHnoo3xw3blwLU6bfeust&#10;Y3JFHalHjx7N5ktXVFTcdNNNa9as2cA8xpinnnrqzTffvPPOO/v27buBkalU6rrrrluxYsWGA8tk&#10;Mg888MDHH398yy23oNw0AABsdX620ppM4NWxcrXbTJ3hZcvXzP56UdhhttRPfzSk9Q962kkDG6VM&#10;E9GKVTVhL0bzXEcTkVhDYllpa32t46q5CtJiPRGjnGJi5URKG/pM1pqsWF/EEAkzEylWrlIRpWPM&#10;yo119pIrAr+e06vj7XZnFQn7jAEAIDRqy6cAAACAnYHv+2GHsD2aOnXqAQcc8Oqrr4YdCMCOT0Qy&#10;ZeXlE6fUfDXbq6pJLV+VXLrCq6i21kY6dYj36Vm8W7+SPfqX7LlryR67luy+S/FuuxT16RHr2lnH&#10;4359Irl0RWrZymxldXLR8vIPP0mvKFvfbRQBAAAAAAAAYDPg/cOmKisrTz311GuvvRaLAwAAAAAA&#10;ALA9C4Jg3Lhx+eZpp52W3957770Ls4Vffvnl9U3Svn37ffbZJ9+cO3duKpXa6KFTqdTs2bPzzTPP&#10;PLPpmLVr11555ZUbzpfOq66u/sUvfjFv3rz1DTDG/OY3v9lovnTe559/XlgEGwAAYGsJvFoisSat&#10;3VYtzrwtDNyn+/7f69X6x+3WpeSAQSEcd7OJiFBAZEUMEbGKNjvGmjSzo1REu+1MkPbSZZnEEi+1&#10;KshWBn6t8euMXxd4dYFXG2Sr8o+KybCOGb9OxHrpFr1wAgCAHRWqTAMAAABskdra2jPOOOPXv/71&#10;3Xff7Th4cQWwbYjUzZqXXLLCZr1sRVWQTCnHiXbr6pYWcXN3MmZmdjQ5RbqIXKKo7ezXJf26usya&#10;cq+yOtaja/WXs+Jla9sP2kdFcStBAAAAAAAAANiG/vznP0+ZMuXFF1/s3bt32LEAAAAAAAAAQDNm&#10;zJiRr/OslNpvv/3yD2mtTzjhhLfffjvXXLJkSWVlZefOnZud57TTTrv77rvzzZkzZx566KEbPvQX&#10;X3xR2Bw6dGijAalU6pprrslkMvmePfbY44ILLthzzz3j8TgR1dXVffPNN0899dSiRQ11OEXkxhtv&#10;fOyxxzp16tT0iC+//PKyZcvyzeHDh5911lk9e/Z0XZeIPM+rqqr6/PPPn3rqqWw2mxszefLk2bNn&#10;Dxw4MNynCQAAdjDGq7MmSyLN5s22LUMP2ZU5nEMff9SeX85cFfYCtJSQFRsQKxJLHGPVzMWf1iRJ&#10;RLlFIoHx641XI2TFeCKB2ICoUaUcZtasHBFjTUasLxLYIO1nyqPFfcM+XQAACA2qTAMAAECLIBl4&#10;w+67774TTjihoqIi7EAAdkDWD6o+/Sq5ZIVXWZ1autJkMrGunYv69410KG02X7opVirSobS4X++i&#10;vr1YqdSK1dm1lamVa9Z++IlXVRP2+QEAAAAAAADsCPD+4QZ88sknQ4YMmTx5ctiBAAAAAAAAAEAz&#10;CmtHH3/88bnk4bzjjjuusDlp0qT1zXPggQcWNt99992NHvr//b//l98eNGhQaWlpowH3339/fX19&#10;vnnhhRfed999gwcPLioqYmZmbt++/YEHHvjnP//50ksvzQ8zxvzpT39qejjf91944YV886KLLvr1&#10;r3+9yy67RCKR3GzRaLRnz54jR458+umnd9lll/zIxx57rLWeDQAA2CmIiPHrrPWISLX9lOlB+/YI&#10;69DHDd8z7LPfBGJ9EkukiFk7javdCJEJUmJ91jETpIhIbNYECePVGpPJZdcrp1g7JcopVW6pcopZ&#10;x4jYmqzx6wK/TsRak80kl2WTK0Vs2KcLAAChQco0AAAAtEjuvqSwAR988MHBBx88c+bMsAMB2KGY&#10;VKZi8meZNRWZ1WuzldVO+5KS/v3cju15s+7KqOOxeL/ekU4dvJq61NIVQSJZOfUrv7Z+M6YCAAAA&#10;AAAAgEKxWCzsELZra9asOeaYY3B5MQAAAAAAAMD2pq6urvBqnx/84AeNBuy+++7R6LepXK+++qqI&#10;NDtVLBYbNmxYvvn55597nreBQ6dSqdmzZ+ebp59+eqMB8+fP//TTT/PNSy+99PTTT2/2eglmHjly&#10;5FlnnZXvmT179tKlSxsNW7x4cRAE+WhHjRq1vthisdhvfvObfHPhwoXpdHpbrD8AAOycxKSt9cVk&#10;WbnNlhpuW/Yb2DOsQ/fv10mrkCpcbzqxPhETETETf+d5FyIbJMVmSTnWZFg51mSNXy9ilI47kfba&#10;LdVOXKkIK1cpR7GjVETrmHZLdKSDcoqZ2JqUtZ41GS+9Olk1HVnTAAA7LdzuHQAAAFqkpKQk7BDa&#10;gCVLlgwdOvT5558/5ZRTwo4FYEdgs17F5M+CZCq9co3NZGNdOzsd2tFmJUvnseJol05OcVFm9dr0&#10;8rJ4356VU77sMnSIU1oc9ukCAAAAAAAAtGFNiyBBI57nXXLJJbNnz7733nuVwo2tAQAAAAAAALYL&#10;hVWjS0pKdtttt0YDlFIjRox47bXXcs3q6urly5f369ev2dlOOumkyZMn55tff/314MGD13foL7/8&#10;Mr/NzE1HPvroo/ntPfbYY6PXI5133nnvvPNOIpHINceNG3fFFVcUDli0aFF+e88999zw3er79u3b&#10;pUuXioqKXLO2tnajJTfWrl2byWSafSiZTMZiMWvthtPIAQBgGykrK6urqws7im/5mcp03QovXUbs&#10;RmLN/3uUTLaNu3V0aBfr07N9WEdXirt2KSlb2wbKxmQ9f9GSMhEhEmLlOj5xw2clIsaYtIhlViSW&#10;WJNYIlI6qlSEKNOS+YVIbGD8OiLRTkmkzEbjS+Lt9tmSnPyioqI+ffqEvXIAALDJkDINAAAALdKh&#10;Q4ewQ2gbEonEqFGj7r///tGjR4cdC0DbJiLVX8wyqUxq+WoJgljvbk7xVstq1vFYvE/P1PJV6RWr&#10;i/r1qpzyReehQ5ziorBPGgAAAAAAAKCtwvuHLfTnP/954cKFzz//fPHWe6MDAAAAAAAAADaPiLz0&#10;0kv55mmnndZsFvGxxx6bT5kmovfff/+iiy5qdsIBAwZorY0xueb48eM3kDI9bty4/PYJJ5zgum7h&#10;o1VVVfPnz883r7zySt7YLea11j/84Q8ff/zxXPODDz64/PLLC/eqrq7Oby9ZskRENjxnfqoWuvvu&#10;uz/66KP1PTpw4MC6uroFCxZs0pwAALBV3HbbbWPHjg07ih1T507FW1YFZkt179o2UqbnLVh11Mh7&#10;w45i0/zgBz94++23w44CAAA2Ge5fDgAAAC3SoUMHVD5pIWvt1VdfPXr0aGtt2LEAtGGJ+YuzFVWZ&#10;NeXi+fFePbZivnSOirhFfXuKldSK1UEyVT1tpoiEfdIAAAAAAAAAbVXnzp3DDqHNePPNN4cPH15W&#10;VhZ2IAAAAAAAAAA7u+XLl1dWVuabRx11VLPD+vXrV1JSkm+OGzcunxTdiNb6Bz/4Qb750UcfrW9k&#10;KpWaOXNmvnniiSc2GvDVV1/lt+Px+O67796SMxoyZEh+O5PJ1NbWFj5aWlqa366vr99AejMAAAC0&#10;Fd26lmz5JAAAADsSJD4BAABAiyilunbtGnYUbcmDDz545plnptPpsAMBaJOyFVWJBYv92jq/PhHp&#10;0kkXxbbFUVQkUtSnhw1MpqzCr61PLVkR9nkDAAAAAAAAtFXdu3cPO4S2ZNq0aYcddtjXX38ddiAA&#10;AAAAAAAAO7V33nknv92nT59u3bo1O4yZR44cmW96njd37tz1zXnCCSfkt621CxcubHbYl19+md8u&#10;KSlpmhH9ySef5Lf333//jZaYzunVq1dhc+3atYXNffbZp7B53333vfzyy57nbZvVBQAAgNbgaOSF&#10;AQAAfAf+aQQAAICWavSWOmzUa6+9dswxxxTejBYAWkKsrflqjslks2srnZJit2O7bXcsFYvGunQK&#10;kskgmaqf943N4oNAAAAAAAAAgM2BNw831dKlS4cNGzZp0qSwAwEAAAAAAADYSQVB8Pbbb+ebZ511&#10;1gYGH3nkkYXNt956a30jd91118KS1B9++GGzw8aNG5ffPv3005tmRM+fPz+/3cIS00SktW7fvn2+&#10;WVdXV/jo7rvv3ug9nH/9619nn332X/7yl2nTpjUaDAAAAG3CmvJE2CEAAABsX5ywAwAAAIA2o1+/&#10;foX3N4WWmDJlyrBhw955551dd9017FgA2oz0qjUmncmWV7LWse5dWnin5M3mdmjn19Zl11Y6RfG6&#10;rxd02H9g2AsAAAAAAAAA0Pb069cv7BDanurq6hNOOOHZZ58944wzwo4FAAAAAAAAYKczY8YMY0y+&#10;edhhh21gcK9evTp27FhdXZ1rTp48OZPJxGKxpiOZ+bTTTnvmmWdyzffff//nP/95oysfUqnUzJkz&#10;883hw4c3msQYkz8WET3zzDPPP/98C8+r8KQSie/kUDHz7bffftVVVwVBkO8UkfHjx48fP56I2rdv&#10;f9RRRx1yyCF77bVXNBrd1CW95JJLTj/99GYfev7555977rnC4wIAQGv6xS9+MWrUqLCj+Fbg1WQS&#10;S/xMpVKOjrRvdsx9f3nu8y++DjvSjaurz4QbwNqKtpEyvWu/LnfdfpmIZ4K0DVLKLXXcUqWi1qQD&#10;v9aaLNmAnTg3qgy6iVePWj/J2mUVdePdWcj3KkmsG+vqRDvFijf5k6yuXbuGvWwAALA5kDINAAAA&#10;LdW/f/+wQ2iT5s2bN3To0HHjxu2///5hxwLQBohIYuFSk8kGqXSsWxfWuhUOGu3WJbV8lVdVQ8zF&#10;u+/ilpZs+ZwAAAAAAAAAOxW8ebh5MpnM2Wef/dBDD1155ZVhxwIAAAAAAACwc3n55ZcLm+edd96G&#10;xxemIhPRtGnThg0b1uzI4cOH51Oms9ns0qVLG9Va+Oqrr/Lbffv27datW6MZUqnUho/eQvX19Y16&#10;evbs+dBDD916662VlZVNx9fW1r7++uuvv/46ER1yyCEnn3zyfvvtp1t85caAAQPW99CECRNqa2s3&#10;4xQAAGCrGDx48ODBg8OO4lsmSNStneJn1hqTjRX3bXbM08+9HXaYLVJemVxTnujeNZxrDkXaTJXp&#10;Dh27nPOzMV56Tbr262xyOatIJN6dxKYTi22QMkGS2WlSX4eJHcWalUPK4Y3lT4sNTFCvnFLtFkWL&#10;+hCRNRkvtcqJdnKjHUu7DtVOPOxlAACA1qC2fAoAAADYSey9995hh9BWrV69evjw4RMmTAg7EIA2&#10;wCuvDOoTfnUtK+20K22dg+p4zCkt8aprSSSzck3YawAAAAAAAADQ9uDNw81mrb3qqqtuvfXWsAMB&#10;AAAAAAAA2InU1dUV1nkmIrMxjWZ49dVX1zd59+7de/bsmW9+/PHHjQa8/fa3OWBnnXVW0xk2L0G6&#10;qWw227Szd+/eY8eOveGGGxolcjfy6aef3n777T/5yU8++eSTrRIMAABAntLFrDSrKFmfxIYdzpaa&#10;+XVZWIdevabO97fOy4ZtTemYUk4k1oWZlS4yfm02vSpdv9B4NSZIihghKzYo/LLWF5s1NmOChPFq&#10;Aq/OWl9E1ncIsR4Rs3KUU/ztQZ1i49eKWC+1Iuw1AACAVoKUaQAAAGipgQMHhh1CG1ZXVzdixIjn&#10;n38+7EAAtneJRcus7/v1yUjHUla85RO2UKR9iVgbpNLp1Ws28J4aAAAAAAAAADSre/funTt3DjuK&#10;Nuyuu+668MILgyAIOxAAAAAAAACAncKkSZO2cIb58+fX1NSs79Ezzjgjv/32228XXoeQTqenT5+e&#10;bx566KFNd29SYnEzWdt8EprWetiwYQ8++ODYsWOvuuqqDVwVlkgk/vCHP7zyyitbJR4AAIAcZtZu&#10;O6WjRGSNF3Y4W2rmnNVhHXr8RwvDPvuWYlZExMolYmMSxk8E2Wrj11vricmSWLK+SFD4RRKI9WyQ&#10;sdYT64sENkgYv86aDDW5yFNIrPVYR5lI6+J8v3bbizUmSHlpXBoKALCzcMIOAAAAANqMwYMHMzP+&#10;XNxsnuedd955y5Ytu+GGG8KOBWA7JcZkK6qDugQTOe3bt+ahdVERaxXUJ4PioqA+4bZWgWsAAAAA&#10;AACAHcYBBxzw/vvvhx1FG/bkk0+uXr36xRdfLC3F+xIAAAAAAAAA25CIvPTSS1s+z+TJk08++eRm&#10;HzrssMP+9re/5bbr6+vLysrydae/+uqr/LCDDjqoqKio6e6u6xY2r7/++u9///vbYim6det24okn&#10;nnjiib7vL1269IsvvpgwYcKqVasaDXvyySeHDBmyyy67bIsYAABg56SdUqUridnajKJY2OFskc++&#10;WB7Wof/74YKwz77lOPBqktWzAj8hJitirVcjQkRCzEpHmZXId24cIyLElq2IWCFDYoQUK8caa01G&#10;6zjraH6wDdJCpHWUnZjSkXy/dqKBcmyQsE6x8eudSLuw1wEAALY5pEwDAABAS7Vr127gwIGzZs0K&#10;O5A2TERuvPHGRYsW/e1vf3McvBIDaMyvrScRk8mqWEQ5upWP7paU+PUJki6ZVWuRMg0AAAAAAACw&#10;qQ4//HCkTG+hd99994gjjnjrrbf69u0bdiwAAAAAAAAAO6zly5dXVlbmm3feeed+++3Xkh2NMWed&#10;dZYxJtd85ZVXTjrppGYrQrdv336fffaZO3durvnJJ5/k606PGzcuP2zUqFHNHigejxc2q6qqtvWa&#10;uK67xx577LHHHj/84Q9ramqmTJnyzDPP1NXV5Qe88MILqBIBAABbkRNpn00qpaLGT2i3fbP/nrYV&#10;U79YvnBx5R79O7fycWvrMlOmLQv77FvKmmx9xTSxWePX2CDNrIQdZktCRIpZE1Gj7wJmJtKkiImI&#10;xFrLFIj1hJiVa0yKbaCdImIWCcR6WkeZlBvp9N0js9JFJki6RIFXjZRpAICdgQo7AAAAAGhLjj76&#10;6LBD2BE8+uijJ598cm1tbdiBAGx3vOpaIjLpjI6GcNtIXVos1pp0JltZHfZKAAAAAAAAALQ9ePNw&#10;q5gxY8ahhx46bdq0sAMBAAAAAAAA2GG98847+W2t9cCBA1u4o9b62GOPzTfLy8ubFmTOO+200/Lb&#10;+TTpdDo9ffr0/Gzf+973mt2XmXv37p1vLl68uDXXp0OHDj/4wQ8ef/zx3XbbLd85ZcoUEWnNMAAA&#10;YMfmxrqwcnWknVjPmkwzA1wnGo20ypcbjUZi0UisiXWPOuv+14lGHddtphjM0/8J4V39dybMM8Y2&#10;XjdHRyNO81/R735FNvgVbdnXtyPdgn73u1+RWDTiOmL82mxqpdggUtTbcdtrHSexIoa4JaltrJRm&#10;FWXlEpFYT2xgrRcE9db4xk8SK9Zx7ZYo3fjqU+XESIxY3/iJ1n+aAACg9aG2IQAAAGyCE0888aGH&#10;Hgo7ih3Be++9N3To0DfffLPwowUA8KtrreeLtSoeaf2jq4hLRNYPTCbT7IDp06fn79zcsWPH/fff&#10;P7SVAgAAAAAAANj+DBs2rLi4OJlMhh1Im7d69eojjzzyqaeeOvPMM8OOBQCaEPHrk35tnfV8CYwY&#10;YwMjJlhbXbWobLWKRXUsqmLRI4880nFwPQYAAAAAwPYoCIK333473zzhhBO01i3f/dhjj33vvffy&#10;zQkTJvzkJz9pduSBBx6Y3167dm1lZWXnzp3z+dJENGLEiA0cet999125cmVu+9NPPxWRVi6/GYlE&#10;fvGLX1x77bW5pjEmnU4XFRW1ZgwAALADY9bRot5ivYC18Wu1E2804Il/3LatYxARP1MmxouW9IuV&#10;7h4v3S3f76VXp2vnZuoXBX6t8ZOso8yaVUSxzmTtQUffVF3znU9DXnlr1q+vHN6uNNpqC5jJBg8+&#10;OrlRp9bq8/HXt2+XzxlmImZWxIpYFb6SEBuIBETMrK0NmJlIRETIkLXEzOywiihWtJ5XICJELLl0&#10;dybFKqJ0ROkYs8PKdaJdrEkZry5S1CPwE5FoZy9T7mcqlFMciXUlVsRsbYZYifVYNuHFGLMmrcX6&#10;IgGJJXICk1bsare9Uo4bbabWt2rIsvatSbfaEwQAACHCR3QAAACwCY4++uhYLJZZTzIhbJI5c+Yc&#10;euihr7zyyve///2wYwHYXni19TaTJSIdC6HKNDsOE0sQ2IxHIk3f6Zs5c+bChQtz27vtthtSpgEA&#10;AAAAAAAKRSKRY4899o033gg7kB1BKpU6++yz77zzzptvvjnsWACARCSorc9WVntVNV5ltfWDbx+y&#10;lqwVK4uWfPP+tE9znUy8t3VK+/Qu6t3DKS0OO3wAAAAAAPiOGTNmGGPyzeOPP36Tdt9rr7201vkZ&#10;3nzzzfPOO0+pZkojxmKxYcOGTZ7ckMv02Wef/eAHPyjM1j7xxBM3cKAjjjji/fffz20nEomysrKe&#10;PXtuNLzq6uqLLroo33z22WfzSc6LFy/O5z/36tXrb3/720Zna8kRAQAANlu0uE8msVRH2vvZamsD&#10;pVo7v0lM2gZpN9aVWUeLejV02iBV+7WXXhP4tb5XbU2WSDlOCSk3d0FhPE7n//DIhx59u3CqVNp/&#10;6t/TfnHJ0FYL/onnPi9bW9+oc9ghu3fo2CG33ZJbrbBySISVJjGsXLIBC1sOmJjIkvhW8pMx5fKq&#10;iYiEhIiESMhaIWLtKB3VTjGx60TbO06piO+l65xIiZcud6OdsqmVIoEb66ycdrkrM91opyBbycpl&#10;64sYkYDIaeH9YZiIlSuixATWpImUaFeY3WhX4uayr1kTkZAV67faEwQAACFSWz4FAAAA7DyKioqO&#10;PvrosKPYcVRUVBx33HFPPPFE2IEAbDesFWuJSDmbcNfArYWJ2NESGLHWeF7YawEAAAAAAADQ9pxy&#10;yilhh7DjEJFbbrnl/PPPz2azYccCsPOygUkuWV4+4X/lkz6tm7MgtXRltrwqs3ptctGyxILF9fMX&#10;JRYuSSxallyyPL1itVdV49fUB/XJIJXOllUk5i9a++En5ROn1C9YbFK4Fy0AAAAAwPbi5Zdfzm8X&#10;FRXtvvvum7S71rrw6qlMJrNgwYL1DT7ppJPy2+PGjUun019++WWu2b59+379+m3gQAMGDChsvvji&#10;iy0J76mnnjLr7L777oVFobt06ZJ/aPny5S2pmZFIJPLbzByPxze6CwAAQMspHYvEu2q3lJmCbIWI&#10;tHIAfraKdUS7pdHifkrHiCjwauvKp3jpsiBb6afWMCmlotop4nX50jkXnDtc68bZWA+NnTxn/trW&#10;ibyyKvXIE5807b/o/CO4Ib95Y3LZybnq08ohIrGGdZR1hFgRE7Mmdlm5zA6xIhISI2JJbC5tmlgx&#10;u0pHWWlmTcROrFuspK/jthOSbHqNUsqarNKRwK8RMZF4L+2252+zotmJtGfSxJpZiQ1E/JZ/D4gQ&#10;CRFboVwqN7MQa7f5c82lzokVMS2cHwAA2jSkTAMAAMCmGTVqVNgh7FA8z7vooouuv/56a23YsQAA&#10;sevYICAik8a1yAAAAAAAAACb7JRTTuEWlgCAlnn22WePOuqoNWvWhB0IwE7HZr36eYvWvv9x7cx5&#10;2Yqq9Ko1iW+WJpeuyKytMJmsLoq5HTtEu3SKdusS79Et1qt7pFMHFY2yVmKMSWdSq8oS3yzLrqnI&#10;lJXXz/1m7YTJNdPnGNwBAQAAAAAgbHV1dTNnzsw3R44cuRlvZRx77LGFzcLC0Y0MGDBA64Zbxi9Z&#10;suTf//53/qEzzzxzw4eOxWKFN6d7//33ly9fvuHAZs+ePX78+HzznHPOKXy0pKSkMIN64sSJGz3T&#10;Dz74oPBc8LYPAABsddHiXZgdN9rZBikTJLZ8wpYzXp1Yz410YuXGSnYlIuPXJ6q+NH69l1oVeLWO&#10;2067pcyKmvwL2KtnxxHH7d+oMwjstbe+mfWCbR25tTLmnv8mU42rwgw9eNejhu3R4mmYiEiIVYRJ&#10;sYpQrggzK8UOs8vK1TrCKsLKVcpVOqp0TOmo0lGlI0pHlHJZu+wUKY4oFVNOkdJRIiIRP72WjC9E&#10;YgOSQKwfifdoePQ7IWjtljArVg6zS2LEZq3dSOK0EIk1YrMiPrHWOk6kcknTXmq1WNPcLrbhlBk5&#10;dAAAOwX8ugcAAIBNc+qpp+Lt763u3nvvPe200wrvzAoAoZHv/B8AAAAAAAAAtFzPnj0PPfTQsKPY&#10;0UyZMuWQQw6ZMWNG2IEA7DRE6uctWvP+x/XzF3lVNallK1MrVttM1i0tjvXsXrxbv+L+fWM9ukW7&#10;dIx06hDp0M5pV+KWFDslJU5x3Cktdju0i3TuUNS7h1Na5NcnUitWJxcty1ZWp5auLJ/wSeKbpYI7&#10;qAIAAAAAhGfSpEmFzaOOOmozJtlnn32U+vYC7AkTJnie1+xIrfWIESPyzVdeeSW/feSRR270QOed&#10;d14+45qIfvOb36xcuXJ9gz/99NObb7453+zTp8+QIUMKBzDzWWedlW8+/PDDG3634fPPP3/uuefy&#10;zTPPPHMz1goAAGDDnEj7WOmu2m2nnKIgU2ntNs83zrHW870q5RQppyheuhsrxwTpROWXNkhnU6us&#10;Ddx4Tx3psIEZrrzkxKadCxZV3PvXj7Z18A/8fdK49+c26mSmm685niSQTbz0kVkpJ86s1iUt+8xM&#10;JMxa6bjjtnMiHbTbTjklyilSTrFyipVbop1S7bZz3PaOU6ycKJFlIrGBkPUya6xJKScu1jBra/1I&#10;rFuuiHfjQ5Ni1kpFWEVIOayixFpyidMmKzYQa0SsiJCIiBUbWOOJyYj4RMSqIaPbiXYiZuvXW+sH&#10;2cpmTlIsETFrZmdbPzsAALA9QMo0AAAAbJqePXsedthhYUexA3rzzTeHDRu20dvBAsA2ZYOAHU1E&#10;Ohbb4skAAAAAAAAAdkZnnHFG2CHsgJYtWzZs2LC33nor7EAAdnwmla6Y/Hn9/EVeTW1y8bL06jVi&#10;Jda9a1H/vtFuXdzSYuW06KI6XVQU6961eLdd4r16qFgkW1GVXLLcq6mtm7OgfOKU7NrKlkwCAAAA&#10;AABbl4i89NJL+Wbnzp179eq1GfNorY8++ujCnunTp69v8PHHH9+0c7fdduvUqdNGD1RcXHzDDTfk&#10;m8lk8oorrnjsscdWrlzp+37ujFKp1MyZM2+77bY777wzX5KRmceMGdO0KsaIESPyOdgicuutt951&#10;110zZ86sr6/P7Zuf8Pbbb//tb3+b37FXr14HHnjgtnlaAABgZxcv6e+4pW6sKzMHmbUbrjC8VYg1&#10;frqMWbuxrtotiRT1tsZLVn1pTdpLlxFRtKiXduIbnmT/Qbv+/GfHNe1//LnPHnv2s20X/EtvzPzb&#10;45807T/9pEED9u5GJGK8Fq1gbp2ZmZVSUaVjrDSzQ2Ks5BPX8y8ttFKuUlGlIkpFFLusHOaGFxVM&#10;KpenbU3GS62yJu1EO1mT1U6RWN+JdFJOcbMhsHKJiEixchy3lFVEKVfrGCuXmEUCEV+sJzZrbVas&#10;JxIQCbHDKso6yuxop8hx2ynlal0iYq3JmCBhTbbRgaz1cofTTtG2e2oAAGD7gTtkAAAAwCY7++yz&#10;P/nkky2fBxqZMWPGIYcc8uabbx500EFhxwIQEsXETETWmMJbMrcSEQqMch1iVtFI2GsBAAAAAAAA&#10;0CadddZZv/nNb8KOYgeUSCRGjRp1//33jx49OuxYAHZMIpJZWVY7c57JZjNrKoJEUsdj8W5ddFG8&#10;aZpBC7Fip6TIKSky6Uy2vDK9ao0Tj0e7da6c+mW7AXsW79Zvs2cGAAAAAIDNsHz58srKb29gdNpp&#10;p232a/Ljjjtu/Pjx+eZrr7128MEHNzty1113LS0tra+vL+xsecXmww477Cc/+cnTTz+d73n99ddf&#10;f/31De916623duvWrWl/cXHx6NGj77///nzP1KlTp06duuHZcgnYIVzFAQAAOwlWRR2/V18+1Y11&#10;8TJr/cwaN96Nt1l5SBHrZ8pEbLSot9Lx4o6DmTlRPd0ESS9dJmIi8Z7rUnm/3afZqW665rSJH8+Z&#10;t3BVo/7f/3lCMun98tJhW/3Nv/c/WnjzXe807Y/H3OuuOoqIRAyzFuuTcjd88FySM1PD/ygdJyJL&#10;GRImkxGxohyhlp0BKzHGmoxNl2m3KBLvYfyEE+1g/DpWUSfSbv37uUTESosNWBc5bolIYI1H1svl&#10;Y4sIfVs0m7995caO0hFWUf52KodVRExGdMTPVESLezWcXO5kgwyxYuXq9SRvAwDADgZ/vgIAAMAm&#10;O+uss3ARzzZSVlY2fPjwjX6wAbCjcktLdSxKRCaT3eLJNpm1RkTYcXQsit9yAAAAAAAAAJunf//+&#10;67tEGLaQtfbqq6/+1a9+Za0NOxaAHY1YW/PV7OovZ/t19cklK0wiFe3WJd6np1NctFXeKtTxWFHf&#10;XrHuXa3nJ5eu9Gvr6+YsqJs5j7Z9zRwAAAAAAMh7553vpBgdccQRmz3VPvvsU5hCnCvU3OxIZh41&#10;alSjzk168+Tss8++7rrrWvi3SSQS+d3vfreB+Y866qjTTjut5UdXSt1zzz09evTY7LUCAADYKO0U&#10;x9vvpZxiN9rVmrSXKhPaJm+DixgvU2atF4n3UDpa0mmwduLZ5IrAq/XSa43x3Hg3paMNo3P/1rMi&#10;Ms3OFo26f/3TRa6jmz70l0c/vvsvH2zFN/+MlfsfmXTZtS8b08zK/OG2kT27t2fWJCJiSAzZYGNT&#10;yrqM6YaXNErHlVPE7Ag5xCzWt0HS2uyG634LWbGB2KwxadZupKgPs6OcOBGJDdxY58LU5UaUjhIr&#10;ZpfEiFgiyhWO1pH2yilVOq50lHVUqYjSUaUjSseUU6wj7R23VBXkSzfM5sSJyQZpsVnjJwuedAlM&#10;WukYETnRTlvtKQEAgO0YUqYBAABgk/Xt23fYsGFhR7HDSqVSZ5xxxsMPPxx2IAAhiHRqr6IRVsqm&#10;Q0iZlmxAROw4Oh4LeyUAAAAAAAAA2rBzzjkn7BB2ZA899NCZZ56ZTqfDDgRgxyEiNV/NSa8oy5ZX&#10;pVasVtqJ79In0qHdVr6vIrPbvrS4fx+nOJ5ZU+5VVieXrqj89CsbbPTiRQAAAAAA2AqCIHj77bfz&#10;zb59+3bu3HmzZ9NaH3XUUYU9n3zyyfoGNxo5bNiwWGzTLks48sgj//nPfw4ePHjDw0488cQnnnhi&#10;o8Muuuii3/3ud126dNnocY844oinn35677333uyFAgAAaKFoUZ94u720W+LGuonN+qkysWbLpy0k&#10;NuulVonJurFuSseKOnzPibS31svUL7ImZYNkJNZZ66L8eKVcYkWsrZhcHrI0uQPiwH37/mb0qGYP&#10;N/aZT3982XMLF1dueeRV1akLf/Gfvz32v2YfvfbKY0aNGERETEysSETEigSykYzthpRpLkhpViqq&#10;3RJmVsplFWHWNkgZv9b49dakrcla61sJxPrWZo1JB3698erEZolZO8WO286NdnIinZSOBV6Ndktz&#10;icrrx1rHc7WmxXrf9hIr5Sgd006x45Rot1Q7JdopUTquVGR9FciZWKm4WE8kCLyqb8tTi0fW104x&#10;K1e7pVv+dAAAwPbPCTsAAAAAaJN+/OMff/zxx2FHscOy1l511VWrVq268847w44FoFVFOrYnIh2L&#10;hlJlOkgmmZWOx9wO7cJeCQAAAAAAAIA27Jxzzrn++utRCXnbee21144//vg333yzY8eOYccC0PaJ&#10;1M74Or2yLLu2wqupczu2j3buxGqrJksXUireu0d2bUW2str6PolU/m9a56FDlIOLNwAAAAAAti3H&#10;cV599dWtOOHVV1999dVXt2Rkt27d3njjjS08XLdu3X73u9+tXbv2008//eqrr+bMmZNMJuPxeJ8+&#10;fXbfffcDDjhg8ODB8Xi8hbMNHjz4scceW7Vq1eeff75w4cLFixevWbPG87xoNNqvX7/+/fsPGjTo&#10;gAMOKC1FWhEAALSeWEk/VjpdO5dJeZk12dRyN9ZF6eItv7OhiJgg4WcrFDuRot5KRYva7xWJdyOi&#10;TP1iaz0/U8kqot111w2KNSZlg4wJ0takxGQDqeGGaszMrIgVs8PKZdZXXHzCgm9W/+e1Zm6e8ukX&#10;y08+9/HLf3bYlRcdHo1szhuAmWzwn9emP/z4J+WVyWYHnDnywF9eMpzWFeVmVkJCYoUVScDsNr8g&#10;RCTSUF+aG2Ugs9KRXBqzdkpEbC4J2Zrst0nIDRQrzSouJMqktY7HSvoXdxpcWzbJ+PVE4kQ2XtJZ&#10;uyUmSLJyrcluLL9641hHyWSsyTI71ni5guG+V0estFMciXdnRtlRAICdAj51AwAAgM3xox/96Oqr&#10;r/Y8b8ungvW56667ysvLH3nkEaXwJzrsLNz27YhZx2JedY0Yy7oVv/lFgvqkU1LEiuO9uoe9EgAA&#10;AAAAAABtWK9evY455pj3338/7EB2ZJMnTx4+fPi7777bs2fPsGMBaMNEpG7W/NSyVdnyKq+mLtq5&#10;Y6Rza9yJINK1s3LdbHlVOjBEVPvVnA5DBm3lotYAAAAAALAj6tat2ymnnHLKKads+VTM3Lt37969&#10;e4d9TgAAAN+KFvVmdpLVs6JFvf1MuZ9ey04sEu2ay+DdPNZkA6/aBintFEdiXVnHijt+z412IiLj&#10;J7zUCuPXifXdeE8isiZj/DoTJElyfLJGxJLxhBUxM7EQEytmn0yaWLOK3vf7n8bjkX89P7Hp0YPA&#10;/nXs/14bN/tHpw0+/eSBPbu3tJpLKu0//8pX/3xq6vqSpYnosIN2u2fMmcwmV0+6IRGalJBhsUQk&#10;4jT/rqMIkazL/dbfecT6RKR0kRNpp3SRCRLWpHPVtYVyZbaFiJk5V6SamImssBMt6Rcp6ulnKojE&#10;BEmlY6w0bYxyiv4/e3ce4EdV5Qv8nHtr+a29pbuz0ElIIIQ17CAQVBSRHUFcQAcVBFzAJ/hGEFFk&#10;ccQFHHBGFJBBHUEZlAEUEAR9gOxLCDsJCdmX3pffVlX3nvfHr9P86CSdTm/VSX8/r5/Tt7rq1qnb&#10;AdKn76nDylE6YWy3tYFS3nD+/DARK09sSYhM2KO0b21oox7HqyFWfqppOJMDAMA2BCXTAAAAMBR1&#10;dXUnnnjinXfeGXcg27kbb7yxo6Pjv//7v1136OkegG0IO9qrqbKlUqmtPezs8upqxuzWUaFoo8jP&#10;ptFlGgAAAAAAAGD4vvCFL6BkerS9/PLL8+fP/9vf/jZr1qy4YwHYVvUseif3zoqgrSNo7/Bqqt2x&#10;Skgys1tbTY5TXLOu1NxGzO7byzM7z4x7PQAAAAAAAAAAAGLmJScr5eU732DlmrAnKrUW8ysdJ6ud&#10;NOvEVr120ERFE7bbqMDKcRP12q1yvOp07V593YxL+ZUiJiy1KyelWJXya8QUhERMYG1AEolYkYhI&#10;hAwRs4hQb3Wy9LabtmINM19xyQlJX35x66ObjGTl6s5rfv7otTc8esiBMz92zB7z9pg6s6nW8/pX&#10;FIvQ4qUtTz677Ilnlz313PLuntIAT3fE/Ln/8aPTHYesMSKGxDJJbxkzWbGWWAmJUv4mWiuLISJi&#10;vXEturUBs8OslE5pN6PdDJFYUxQbWBuRmHLJNLFWymXlKe0HxRbhAhEr5QfF9WJDMYHj1w/uu8Ta&#10;q5FiCyvXRgV23WG+WVJp19ii2NCavEhtWGxhVtqt9pKN2s0MZ2YAANiGoGQaAAAAhujss89GyfQY&#10;uOOOO3K53J133plIJOKOBWAspGfPCNo7nXQqaO90a6pZjVFnlai7h5Vy0qnktMlo5wIAAAAAAAAw&#10;TKecckpdXV1bW1vcgWznlixZMn/+/IcffnjXXXeNOxaAbU/Y2d391pKws7vU0uZVV3kNdWOcGHSz&#10;aVuqDdradcLvemOxW531G+riXhUAAAAAAAAAAICYOX5ttuHgUs+yQs9S7aTCoN2E3SbsIna1l3F0&#10;mtRmC2uFrERFExWsLYgJNhRLZ5m1n56ezO5E79YPS1hsNlGerCFNxfxqEmNt0ZqASVg5rJKsHBP2&#10;iBixAbPLShGJlDstixUxJIZIkXLEFC/62hGppL72hr9v7rlE6Ilnlj3xzDIiUoqbplXvtOOkVNLt&#10;yQW5fJDLB+uae9ra81tcH2a+8Csf/upZhzOL2JCo3PlZRIi4st+0JUtWSlxuJc26b9FELJFiIub3&#10;lEyLjUgM6xSxUm6q74ZKJ0knN9sz2hpmh4hYu2Gp1UQ5YlZuerDfbjdrwi4lKWO7bJQbZmEzsyZi&#10;sYFYNyq1iim4yUalnGTVnOFMCwAA2xaUTAMAAMAQfeQjH9l5550XL14cdyDbv7/85S/HHXfcPffc&#10;k04PNoMAsO1KTG100imvria/YnXU3eNWZ8fgpqZUCjt7vNoqYk5Mmxz3GgAAAAAAAABs8xKJxOc/&#10;//lrr7027kC2f6tXr/7ABz7w0EMPzZs3L+5YALYlYm3HgtckDEvNrU465TdOojhepOjV19pSqbiu&#10;OeV77S+83PCB9+mEH/faAAAAAAAAAAAAxIxZJbKzvOTkXOcbxMr160yUM2GPKXUYahdipRxml5XL&#10;zEKWrBUSEmNtiUSIldIJJ1Gt3Qyz9lM7+JkdlX5P5i0KOq0pRUGXMQVhEhvYqEBESnlaJ/oqq5VO&#10;WFMQYpGIxGPm3sJj1kQuiRGJrCkRWSI6/4vz99pj+qXfv2fVmo6BH9BaWb6yY/nKLZy2sdqa1PU/&#10;OPXw980WsSQiYomERIiISEgqkpwiRFZIiLSQsETEDimHhIgss0PE6r1dpq0tEivWnnYzTGow8QhZ&#10;a4rayxKRNSGJtVFeKY9ZD+by8nfb9esDu0Y5KRvlTFRQTnIYuVpm5YkNrAmsaXUTk7STSWRnK50c&#10;+pQAALCtGdR/wwAAAAA2xsxf+cpX4o5ionjkkUeOOeaY7u7uuAMBGHXMnNlphk4mdCIRtHWIlVG/&#10;pUhpXYtytD+pNjm10aupinsNAAAAAAAAALYHX/3qV5XC7yLHwvr164844ojnn38+7kAAtiW5JcvD&#10;ru7iuhYh8hvrY6mXJiImSkxtIEcXVq81xVL363hNLQAAAAAAAAAAQC/lpLKT9qtqeF8is6Pr1XnJ&#10;KX5mhpec7Pq1SvtE1kTdUdhlo7y1AYkhVo5X66WmJTIzveQUx69JZGZWNR6WrJ7br16aiMLiemuC&#10;sLieSGyYs1FeKVe7VdpJVXSiJqV9ImblENlyXXQfJmLWSvnMTCJiDREdcdjsv/3p/A8dPpdHIeU4&#10;/32z7/3d2fMPnlVucC1iiVhYMytiRczMqvzx7iOIiBiykYgVicSUxAZERKxZvacHp0goNlQqwawc&#10;r2aQIdmwQGS1k9ZulnvniVhv3XshlU44Xq1SntIJsUUxhWEtE2sRY0yOlHYT9a4/KZGZOeLfCwAA&#10;GM+wTQEAAACG7swzz8xmx6IBLBDRY489dtRRR3V2dsYdCMCoSzZN1b7vN9TZMCquaxEZ3arpsCtn&#10;iiW/oY5dt2qPXeJ+egAAAAAAAIDtxOzZs48//vi4o5go2trajjzyyGeeeSbuQAC2DVFPvvvNJVF3&#10;T5TL+w11ynWGP+eQsdLJqY02jMKOrsKqtWF3Lu7lAQAAAAAAAAAAGEe0m0lWzamecnimbp9EuslN&#10;THb9OjfR6KWmJTI7JjI7+ukZfrrJS03zklNcv85LTU1md8pO2r968geSVbuozZTvlvKrSrllYiOx&#10;oUikdJp1innjGitW2mfWRCw23MxeRhZSzCwkJDaZ0B87bu/TP77/lMkj1r7l/YfOveOWs37z889M&#10;m5whMSRCzMyalVaset8IKSTUGyC/+z+qHDyJlXLhdG/JNCv17sqIiI0KxJq17zhZ5sGmTK3pYeUo&#10;nfCSk60tEZGIoa1oMd3L8Wq0m1U6qXTCmqKJckRD2TgqRCSh2IBJu17WcavStXv1LgUAAEwYcf7m&#10;DwAAALZ11dXVZ5555nXXXRd3IBPFU0899ZGPfOTBBx+sqamJOxaAUcRaV+01t/25hX59bamlLUr5&#10;bvVodX62QVBqadXJpJPNZHeZpZOJuJ8eAAAAAAAAYPtx4YUX3nPPPXFHMVF0dHR85CMfuf/++w89&#10;9NC4YwEY77reWGzDqLi+VScTXlX8b4bViYSbzQRtHW51Vc9bS2r33yvuiAAAAAAAAAAAAMYbdhP1&#10;bqKeyo2TbdGEOWsKRMTKIdJKOawcpdOstlyva02x2P2OtSWxIeuEdtL9Wi6/58bKJ1Ni5VobkA1Z&#10;uZVfFREiYRYSZmYRS0QkpmFS5tMf22/l6vZlK9tfe2tdLlca2mN/+AN7fv0rx83brV5sQUxYLotm&#10;5dB7ulhv+FyEuDxkYiHp/QIrLSIkRiQqn8ZiacODiJA1eSvWcbOKtePXDTI2IWuignazROQmJpdy&#10;y0QMiahBV1xXchMNfStuo0IUdmmdIuUOvtxZxPS2HGet3CQrP123zwDfWQAA2F6hyzQAAAAMy9e/&#10;/nXHwQ+TY+fZZ5898sgj29ra4g4EYHQlpzZmZs/w6mqcdKq0rtWUhpguHJiEUWHFGmZOTGlw0qn0&#10;7BlxPzcAAAAAAADAduUDH/jAgQceGHcUE0hXV9fRRx/92GOPxR0IwLhmiqXS2uawo1OMTUyuf+/O&#10;wti4dbViJWzvLKxeF3Z2xx0OAAAAAAAAAADA+MXMSifdRL2fnu6np3vJqV6y0fHrtFs1mHppEelp&#10;W2htYKM8ESk3M3BVLbNSTopZKXZIjFjz3ulMedJy22diFrEiJERCssO0mk+cuPezD33jun/7+OGH&#10;7OQ4g2q/XFudOvYje/3gu5964sGrfvPL8/bZvYHICImQMDvCLGTlPREyE2+U6mTq7Twt5XOINYlQ&#10;OTQiMcXyaliTFxtonWLluIlG4sEWmpmgm8RqJ+N41dpJiilRuSR767tMl7mJBsevVTqh3SyRMlGP&#10;DbutDWVLHaetjUyUM2G3kFVOVilXKd9NTNlcj3EAANi+ocAJAAAAhmXHHXf81Kc+9bvf/S7uQCaQ&#10;559//kMf+tBDDz3U0NAw/NkAxq3sbjsH7Z1iTH7ZqsLKtclpk0e2BbSNosLKNUKUaprqpBK1B8xj&#10;tYVM34c+9KFDDjmk/HkymYx7hQAAAAAAAAC2ARdddNGpp54adxQTSHd39zHHHHPvvfceccQRcccC&#10;ME4VVqwWkbCz28mklOeN1LSzpu1w6hFH9g213rpNgdp3nWwm6Oh0a6u631pSd+Deca8TAAAAAAAA&#10;AADA9iksrA2L621UIDHaSahB1Pcq5Yk2REUxViQkYWZF5X7XEokYIcuihMrV1PK+/Zv23nMHYmIi&#10;z1FJX514zF4nHbNXGJplK9uWvNP69jstb7/TsmJVu4hk0onyRzrlTp2SPXi/HffYtUlpV+mEiERB&#10;p4ghiUhEaZ/EkBCJZTIVlclMrEhsOSLqrZ/mDZXG0vv/yTIrYi5XTVtTEGIWI7akdFJpz/FqlTPY&#10;jZFiTRS0azejtO+ldiAiEStSvuPQu3s6Xq3SibDYzKytDawpStRDxKwcZodZ91V0b+ibbURCEkuk&#10;lE4o7RMpy+L6tbylQmsAANheoWQaAAAAhuviiy++7bbbNvyUC2PhpZde+uAHP/jwww9PmTIl7lgA&#10;RgsrVbv/Xs3/7+nk9GmFVWsLK9ckJjc4VZkRmdyUwuKadWJMavo0J5WoO3hfdxAzT5s2Le5VAQAA&#10;AAAAANjGnHzyyXPnzn3zzTfjDmQCyeVyxx133F133fXRj3407lgAxh0RyS1bFeXyNor8qvoRnDmb&#10;SmVTqeHMkKivzXX3hB1dynFsECrPjXmxAAAAAAAAAAAAtjtio0L3IhvlxZaIHOLBZuGUTlobKU3W&#10;lMSUpLdwV8QaIUsiwr39nImoYVKaiJiVMDOxiGWxxMp19c6zGnae1dswSUTEGmZNiomYbEjEpDSx&#10;FRJrCtYaklDEkAixZibLioSIyYpliph1uZs0MbOQMNMmt3MLEVkSIVZEipnFhqTIBh2sXa3TrH3t&#10;VWm3evArGQWtROT4kxyv2k9NJSKlfe6t4o6G8z1SOumnpkdhRxR0KuWJRNaGYkOxhU2czYrZUdpj&#10;5RKxdjPaTQf5tcQOo8U0AMBENfRXdwAAAACU7bnnnieeeGLcUUw4r7322vvf//6VK1fGHQjAKNLJ&#10;xKRD93erMqkZ03QyWVi7PmhpH+YLGoQoaO8oLF9JxiabpupkovbAvb3arcj0AQAAAAAAAMDgKaW+&#10;9a1vxR3FhFMoFE466aR77rkn7kAAxp1Sc6spFMPObqW1zgyrwnnEsevolB/15EWk1NIWdzgAAAAA&#10;AAAAAADboVJuuTVBWGpl1qwUMw/yQiZSblqIiVjIig3FRtYaEUNiiYjEkkjvBxGRCFkSu6H5s+m3&#10;9VFEiITJCkVkQ7FB75etIRExRRMVxBTERiKGiJhErGGxrISZmBUJiRgRS1RuLK343an77lVuMW1F&#10;LDEzK6Uc0p6I2KhIZJm10r7r1bj+pMGvhjF5E/Y4Xq1STqp613LZNiuPlUNEYodVMk1ExOx4tYn0&#10;DMefpJ201knHrXK8Gu1WaTejnIx2MtrNOl6N41ZrJ62cpOPV+OkmN9EgwkSklKN0YpT+FAEAwDiH&#10;kmkAAAAYAd/5znfiDmEiWrRo0fvf//6lS5fGHQjAKHKrMg2HH+TV1SSbpng1VaW29tw7K8OubhpS&#10;4bQNw8KK1aXmNieTTu3Y5KRTdQfO8+vr4n5KAAAAAAAAgO3ZZz7zmdmzZ8cdxYRTKpVOPfXUO+64&#10;I+5AAMaXwoo1EpmoJ+9WVw12998YctJpUypJFBXXNccdCwAAAAAAAAAAwPZGrCnmVpgoJ2KUThKr&#10;itLiQVwdFcv1z0QkJCKGyBLRhj7PipjLH8IsQuXy6d5biIiE5fJmERGyRFbESHkmsUTCTMTEyiPW&#10;zJrKYxImLhdMW4lEjFgSyySWmEmYxFobkVhm7o2BiEiIhJhIyv/PMBGzFmJiJhP0Rs2aRLSbdfy6&#10;3qcYBGtKYWE9a8/xqrzUDtrNlo8rnSBiZi3WjMw3jJXjVXupHfzMTDfZ6Hi12q3STla7Ge1mtVul&#10;vWo3Ue+nm/z0DMevY+USEUlERMRaKXSZBgCYoFAyDQAAACNg//33P/744+OOYiJaunTp4Ycf/sYb&#10;b8QdCMAoUr5Xf+j+yWmT/cb6VNNUpXVxbXN++aqoJy92UPlKEYl68oWVa/NLV9ogTE6dnJjamGic&#10;1PCBg/3G+rifDwAAAAAAAGA75zjOt7/97bijmIjCMDz99NNvvfXWuAMBGEfCji6TLxCJU5WOO5ZN&#10;KDe+jnKF0vo2GdJbIwEAAAAAAAAAAGBzwuJ6saEJOpXyiB0i1dsgektETBR2iy2RmHLJNLNipcvF&#10;zOUWy1zxoYgVK6Jy92ch2VC9bCMRS2TJWtnQgJqImBSzw+wqnVLaVcohdntnJSZ2mDWzVqxIiMQQ&#10;GWJVrotmVswsYsUaImEq11mL7asGFxEhYhaxJCI2JGalfaV8FlFOWmQrmkJbG4TFtczaS05ROpnI&#10;7tT3JdZ++f8QDbvL9Hsxa+1kHL/OS072UtP81A5eapqXnOL69dqtYuW995sVETGzoxyUTAMATFAo&#10;mQYAAICRccUVVzCPw5YM279Vq1a9//3vX7BgQdyBAIwi1rp2vz1r5u3m1dWkZkxLTptMQoXVa3NL&#10;lhVWrQ07umwY9r9GrC0FUXdPqbktv3RFYfVaG4ZefW16xya3Olu1xy6TDtnPSafifjIAAAAAAACA&#10;CeGMM87Yeeed445iIjLGnHnmmT/72c/iDgRgXLBBGOULplRipZTrxh3OJijXVa4b5fI2CMKOrrjD&#10;AQAAAAAAAAAA2K4EhXViQ2uKyqtmZmamQby4UCQyYbdIZE0gEhFrpVNK+cyaWJfPKFcvC8m7bauZ&#10;y3XUQoqVfrd+2YbSVy9dLpdmJqWV8ln5fTuxe8uYxVI5TuqtxWa1oQG1WLFErMr10KQ0sSpXTJfv&#10;xSJULs/ubTctzEoph5WvlMfsKDdLyheJbFQQG25xHcpRhYU1ROylpiqdykzaV6l3E63aSROR0gkT&#10;FQazsKPERgWl/b54AABgAnLiDgAAAAC2E/vuu+/HP/7xO++8M+5AJqLm5uYPfvCD991336GHHhp3&#10;LACjhjk1c4dk05TcOyt7Fr/jZNJhdz7q6gq7c0FLm4gQM7NirdlzWGkyRnrf5sg6nfKrG5x0kpgT&#10;Uxqqdt3JySAXBgAAAAAAADB2HMe5/PLLP/OZz8QdyEQkIl/72te6urrQ6xsg7OomIlMMtO/TeH0J&#10;rE4no64eIgraOrza6rjDAQAAAAAAAAAA2F6IjYJ2E+WJyHWypaCTWIlsoVRYxJiwR8SKDYiIlce9&#10;7aMdEkU2EjHlsmTZUCQsLOXG08QkYokVEbNyRAKy5RbQZkM76nI5s2LlsdLv3pSIxGyYcKNOmcwk&#10;iliYLJGlcutpEmZFTOXW2eWG0r3F08TM5ZJsLcJKOUp7zG5v3bUJSCdN2OP4tQMvhQlzYamZiP3U&#10;VKUTmUn79qtJ1k5KOxnrFkzYZWxR62Qc32RjTdHxJzFrx5s09gEAAMB4gC7TAAAAMGKuuuoqx8EL&#10;WeLR2dl51FFH/eMf/4g7EIDRxVqnmqamZ82QKArbO6JcnhUr3yOtSUissUEQdeeizi4bRTqZSE6b&#10;nN55x+S0yX5DXdVuO0/+yPy6A+ahXhoAAAAAAABg7J122ml777133FFMXJdeeilKpgHKpci2VGJ/&#10;PLaYLtOeJ9aKtbYUxB0LAAAAAAAAAADA9iMKu0WMNQXWHmuPWDFpkoq+0BsRshvqpUtUWS9NRETM&#10;SmmPleZyUTSrviro3obTtjyLiC33lFZUbmvNvbNvuEpXTlu+hEiIbPmMjQPjcoMZ1kRMYomFiJkU&#10;K4fZVcotd6IW4vL1rBPspJXOuH61djOsvPI7JVl5RFYkMiY/0NqJCQvrw+I6pTw/NU3pRKZuX8fN&#10;bnyil2xUOsGsTdgTy3fZmhwRaSftJiZVVqEDAMCEgpJpAAAAGDFz5849++yz445i4srlcscdd9wj&#10;jzwSdyAAoyXs7G5//uW1Dz3W/ebbNjJOJuUkk2LFFEo2XzTFoimUbBCQtcRMJGJs1JOnMErPntF4&#10;xCGZnXfUvh/3QwAAAAAAAABMUMz84x//OO4oJrR/+7d/u+iii+KOAiBOYWe3DSOxdlznCbUiIokM&#10;SqYBAAAAAAAAAABGULmIV0xJ6QQRKZ1g5RKJmGDzl+SEyv2lmZW/6epl0tRbLM3MzKSYVe8RteEU&#10;JiIh5nKxc7lWmohIhJiZifvXdtm+rw70SMxUvp0IkVgxIiTEIsSsWHnMDpPDOqFYkQ2YReQ9E7Jy&#10;iFhsKCbovel7Cdko7CrlVhqTc/xJXmqa41VnJu3neNWbjMhNNBKxclISDViDPWqiKMfaZ+W4fkMs&#10;AQAAwHiAPpAAAAAwkq644orf//737e3tcQcyQeXz+RNOOOGBBx44/PDD444FYCSZYqn79cX5lWvE&#10;mLCjO+zqtmHIxMp3veos19cSMytF1tpSaILAFkukWKKIOCEkuSXLg9b26j3nenU1cT8KAAAAAAAA&#10;wMT1kY985MQTT7znnnviDmTi+tGPfuR53pVXXhl3IADxsEEoUUREyh2/XaaV4xCRGGNKpbhjAQAA&#10;AAAAAAAA2H5YkyeyIkYpl4i0k7FRnliLhET+ps4vkkRiAyJh5W+2eJmJpNxdWpVrqoUsU18vaVv+&#10;TISJhZUjpNhGJOXW1iJiiZSQJVLv3kFE3p19IMy9BdIiVojJlpiZSLPyFLMhUuyS0srJiCmYKEdc&#10;VMoj5apyZ2wiZi1iiERsyMrvu7/Ykgl7TNRDYpVOeIl6Vp6fnp6s2pl5s92blZNWTkq7GRN2m6BL&#10;e1Vj+i2OChIV3MQkZuUmUDINADBxoWQaAAAARlJ9ff3VV1997rnnxh3IxJXP58u9pg844IC4YwEY&#10;GcU16ztees2UwrCtI2jvJBGVSibra3U6yWrTqTexYorFqDsXdveEnV1uJm3DqOWfz2V2mpnddSdW&#10;aitDAAAAAAAAAICRcd111z388MO5XC7uQCauq666KpPJoN00THBCMvxJRglrTUQSGVNEyTQAAAAA&#10;AAAAAMCIERuJWCIi1kSknVRIrJRnTZHerXDecDKJNUURQ2JZuTxQt2fecK2UG0pXtoy2IuXjzESk&#10;iJRiFuWIRERCwsyKiMQGRIqUQ6y4nMDsLZreQsk0ETGztcQkJJaIRbRyPGbFytXEykkrdli7Vjlk&#10;Q2uK1hTJFCwrZodZi4jYSOnQBD2kArGB2FAkEBsRK+1mHLeKlaedZLJ6N9ev22IwifT0fJRXTioK&#10;2pWbHqC+eoS/v0JR0MrK1W6Vl5zKCuVyAAATF0oFAAAAYISdffbZH/nIR+KOYkLr7u4+5phj3nzz&#10;zbgDARg2ka5X32p7bmHY1ZN/Z0XQ1uFk06lZTammKU42s7l6aSJixU4qmZhcn5k1w5tUG+YL+XdW&#10;hO2dPW8va33yBRuEcT8YAAAAAAAAwAS14447/vCHP4w7ionu4osvvvnmm+OOAgA2jR1NRDaKbCmI&#10;OxYAAAAAAAAAAIDtR7n+mcplzUTESjlJVi6RWNs/F1euoxYbEamBi36ZNTOVO0lv8rYkIuVe09zb&#10;hpqZiRURleul9YYwxAZiStaGZA0N+NrHvhbVIkZsxGREmFkJlVtHi3KrmBQRK+Uqr9pLzfASk5RO&#10;aDfreNXKyTA7IpE1BbElsUUT9gSl9VGp2UTdRFbplJtoSKRnun69m2hM1+yRbXjfFuuly/x0k3Yz&#10;rj9JyJqgY8y+vybqsiZw/DpmN1m105jdFwAAxiGUTAMAAMAIY+ZbbrmlpqYm7kAmtJaWlqOPPnrt&#10;2rVxBwIwdGJt+wuv9CxZHrR15FesIaWS06cmpjQo1x38JKyVP6k2M2u6k0kXm1sLq9cFLe0t/3zO&#10;FIpxPx8AAAAAAADABPWVr3zlqKOOijuKie5LX/rSvffeG3cUALAJYi0RsVbl2mkAAAAAAAAAAAAY&#10;Ecy97aBlQzGydtLMmpVro0K/EmUxJRFDJFtuVryhUFlkoyJnIS4fFFJKUUWrahbpbT6tXFYes6O0&#10;z8ojViRWyIgYEUtS/sSI2A0fRmxENhIbkRgSIWZirbTDrIkVs2ZWJJGIYdZE7DhpZtZutZeZ4SUn&#10;a7daOyntpLVbrb1a5aaV8rVb5fr1fmZmIrOjl5rmJupdf1IiM6Oq4X3Z+gO81NStaRbNqapdWLmO&#10;WxWFXRuXo48GEROV2pWT1E46WTWblTcGNwUAgHELJdMAAAAw8pqamm688ca4o5jo3nnnneOOOy6X&#10;y8UdCMBQiEjnwtcLq9eV1reWWtqcbCY9c5pOJoY2G2vtT2nwGxuinnx+5Zqws7v1qRfRaxoAAAAA&#10;AAAgFsx86623NjQ0xB3IhGaM+fSnP/3cc8/FHQgAbMRYIlJa68QQ06EAAAAAAAAAAACwCeyUezsT&#10;2fIB7WZZe0qniMiYQt+J1gZEItYQqQ2XbH5WonI/ZyYSsZVfsmKJhEiIydp366V7T2MlIswus3K8&#10;aqWTrBylXKV9ZodZlZthkxCJkNgNH+UaaUWsiDUrp1wjzeywTmjlE1kRa6O82IiVS8yskxtCZeWk&#10;3US9l2ry0k2eX+94tVqn2Ulot8pLNCTSM5JVu2Qm7Vs9eX7V5MOT1XO1mxnCSjt+nZdo0F4tsw4L&#10;60TMqH5jRSQorCOyrj9JOSk/1TSqtwMAgPEPJdMAAAAwKj7xiU+cc845cUcx0b3wwguf+cxnrLXD&#10;nwpgjPUsWppfsabU0hZ0dHp1NYkp9VvMPA6Mmb2abKppsi0FhVVroq6etmdfEvzTAQAAAAAAABCH&#10;qVOn3nrrrVzRTgHGXj6fP/HEE1euXBl3IABjSHFvIxcrw51q1NgwIiJ2HO2jEQoAAAAAAAAAAMCI&#10;UTrBrInZStR30PXrmZXSvjVBX2Wv2FBIiCwrPZjfZLDSvYnHikbTQsS9iUgmYqV4w3EhsUTErJmZ&#10;SKwNiVjphONWa7daOWlWLrNmKhdFa1bOez56a6Q1s2Z2WPlK+6wcZmaliUhsJBIJRaw8pZIb/zqG&#10;mZXytFfl+rXKTTtulZecnKrZI1WzWyIzw/UnKZ0Y5i9xktW7KO15ySkiJiisFRqtvZoiFBbXiym5&#10;iUZWfrp612HuNQUAgO0A/ksAAAAAo+W6667be++9445iorv77rsvueSSuKMA2Dql1vbut5aGnd1B&#10;W4dbU+3X143UFmqdSiWnTTbFoLB2fdDW0f3mkrifFQAAAAAAAGCCOvbYYy+66KK4o5jo1qxZc+KJ&#10;J+bz+bgDARgjbjajfY+JbRDEHctmiYmIiLVWKJkGAAAAAAAAAAAYOdpJERErT6JS30GlE8pJlyuE&#10;bZQTEiISG9GGRtCDmpoVExErIZENVdPc22KaiMttqDfonVkzM5MWsSSmfF8iYlZKedpJKZ2g3mJp&#10;j5XHymXlMrusPFa+0gmlfaW9cqV0ZSisHBErNiQRYqWc1BaCtxErj4i2fObWUDqZrt2bdcJLThYb&#10;BIW1IiP/IksRiYIWG+XcxCTtpFPVuzp+3YjfBQAAtjkomQYAAIDRkkgk/vjHP9bU1MQdyET3wx/+&#10;8Lbbbos7CoDBEmM6F7xmi6XS+hYnnUo0jHACS6eTfuOkqCcXdnTl3l4WdnTF/cQAAAAAAAAAE9RV&#10;V111xBFHxB3FRPfiiy9+/vOfjzsKgDHiVGWImT3XFkvDn22U2MgyMTsomQYAAAAAAAAAABhJ2q0i&#10;Iq0T1hYrj7v+JGKlnbSINVFOxBJZEUvETIPq9cLEVO78TBsqoolE7Iam00wbqpp7D7JiZlYuKdV7&#10;vo3eO6Mm6i20Zlbv9pRW5f7SA0elmUTECGvFWrvZAU4VEWtLSnnMrJ30yC6469dmavfUTspNNIop&#10;BYU1Ys0Izi9iw2KzCbocv1a7VcnsTn56h5F9BAAA2EahZBoAAABG0U477fS73/1OKfyVI2Zf/OIX&#10;FyxYEHcUAIPSs3hZlC8U17Ww1okpDTRC/aUrudVZN5MuNbfZMOx4+Y3ReHkhAAAAAAAAAGyR1voP&#10;f/jD9OnT4w5kovuf//mfq6++Ou4oAMaCW50lIp3wo9I4Lpku5MvF0k56JJu6AAAAAAAAAAAATHBK&#10;+9pJK50ksTYq9B1n5biJRlauclJkQxP1EBGJ0ODqpXsnYac8F5GIiJBIuXM0lwummXrrpS0xl0ug&#10;iTSTIrK9X9rkbGK3encjc2+9NzMrb+D6amuKJKKcpHIyrJwRX3M30ZismqudtJtoFBuU8ittlB+R&#10;mcWWSvlV1uQcv87xav1Uk5/ZccTjBwCAbdTI/ycNAAAAoNKxxx575ZVXfvvb3447kAmtUCiccsop&#10;zz33XF3dCDfsBRhZNoxyS5ZHXT2mWExObWStR+MuzOw11kfvrCg1t7HjlNa3JibXD+bCP/zhD0uW&#10;LCl/vuOOO5522mlxLxgAAAAAAADAtq2hoeF///d/58+fXygUhj8bDNmll166//77f+QjH4k7EIDR&#10;5aSS7DjK96SrW6xhNZLpx1eWLP77C8/2Db/0sU+4ztbvx7A2ypf8uhpi9hsnxb1gAAAAAAAAAAAA&#10;2xU32WiiHmJtoh7lJPuOayct/qSo2EJaTNRNYoWEeSv6RTGzsCYqd5m29z/0xtLlLSRCTFMnV598&#10;/D4kImKZmEkTK2KXmYSYekui5b2zKWLNbEUMiaWtiYRsRMwbWmRvoerbRD3ESumEmxjUFsoh8NNN&#10;RJLvWqSUHxbXB4W12qtyvdpyJ+0hEBETdkVBG7PjJqcp7ScyMxLZOVtqvg0AABMIWj4CAADAqLvk&#10;kks+85nPxB3FRLd06dLPfvaz6KYL41zunRU2ikptHSrh60x69G6kHO3VVkXdORuEPYvfGeRVYRiW&#10;NgjDMO7VAgDM7bPYAACAAElEQVSYcP72t795GzQ3N4/x3U855ZTyrc8555y4VwIAAABgu7Lffvv9&#10;+te/xkaWeBljTj/99BUrVsQdCMAoY/aqszqZIKIoN8JvarBWgjDs+xjaJGG+QCQ6nfTrapTrxr1e&#10;AADbEiQPAQAAAAAAYIu85BQidtysiXpEosovOW6V49cq7bPyRQzZiLZywy2zw1RuDS1hGAVBFIRR&#10;EJgoEhJLYpiYWROzYq/ytyLS9z8VlPKYFRH3i3NgIiISkXKYmZU78LVijY1y2s0QsZeYPHrL7qen&#10;Z+sP1F6Vl5rq+LUm7C7mVoSlVmu3Lo8qNoqC9iC/PCq1aiftp3Zw3Gymbp9k1S74NRMAAFRCyTQA&#10;AACMhV/96lfz58+PO4qJ7v777//+978fdxQAmyUihZVrTK5gg8CrqxntHJZbU03MYUdX0NYR9eTj&#10;fnoAgMFauXLl7bfffu655x522GGTJ0/2fT+TycyZM+e44467/PLLH3vssWKxOJz5u7q67r333gsu&#10;uODQQw8tz19dXX3wwQefffbZd9xxx7p16+J68FKp9OlPfzoMwzAMzzrrrIaGhsFc1dra+j//8z/n&#10;nHPOwQcfXFdX5/t+XV3dfvvtd+aZZ1577bUvvfSSMWaQAfzwhz8s3/2mm25auHBhXOsAAAAAsF36&#10;xCc+cdVVV8UdxUTX0tLyyU9+Ei+Jg+2eP7leJ3zlulFHd9yxbILJ5VlrnUygxTQAjFujnZ8cmqEl&#10;D0fwcZA8BAAAAAAA2CZoJ+0m6rVXRURhqb3fVx2vVrtVSvusPCISicSawddNMzOzQ6yIWchWfEVE&#10;hFgRa2Jm5fXr/bzJjZKsPCqXWIsdZLckEREbELFmj0ix0gOXTJuwg0Qct9rxa7WbGdWVd9xsVcPB&#10;fmoHx6v1U03azZiwK8ivDArrTNRjbbBx0fi7DyWRjXJhsbmUXxGVOpROeKkd3ESjm6jPNhw8ev2x&#10;AQBg2+XEHQAAAABMCL7v33333Ycddtgbb7wRdywT2ve+97358+d/8IMfjDsQgE2IOrujnnzY3aO0&#10;dkezxXQZa62zqai7x2+oK6xel91lVtwLADARPfLII0cffXTf8Je//OUXvvCFuIMap0TkkUce+drX&#10;vvbaa6/1+1IQBIsXL168ePF99933ve99Tyl13nnnXXbZZXV1dVt1izVr1nzzm9/87//+743nf+aZ&#10;Z5555pmbb76ZiI4++uhrrrlm9913H+MVuOKKK1pbW8ufX3bZZVs8f9myZeeff/6999678eO0t7e/&#10;+OKL5aHnef/n//yfiy++eIvLNWfOnJNOOunuu+8molNPPfX111/XWo/xIgAAAABsxy655JJly5bd&#10;eOONcQcyoT311FMXX3zxNddcE3cgAKMoNX1a9xtvuzVVpeZWG4TKG0ednMVK1JN30kkiSkzGPj8A&#10;JA9HwGuvvbbPPvuUP99tt91eeumlIU81BvnJ4dja5OGIPw6ShwAAAAAAANuKRGZWWGxxvJoo6LAm&#10;q3Si8qtuol5IbJRn5YhYkZDEEDvEaoAWMCJCJCRWyv9rhYmIhISIhUiYmYlJaVYuv/fKDZ/1n51Z&#10;sfKIRIwRG5L2ttCCRkhsSCSsfFJKsU8i5XLrTXavsTaIwi7tZlm5icyOY7DyzDpVs7ubaCz2vMPK&#10;db26KOwyQWcY5YiIWCmVYOVWRmttKKYoYsonOG6V9qqZHe2kE5mZbnIqmksDAMAmocs0AAAAjJG6&#10;uroHH3xw+vTpcQcyoRljTj/99PXr18cdCMAmlFraiCjqyTnZUa+XLnMzGWuMKZZKza1xPz3ABPXo&#10;o4+GFQ444IC4IxqnOjo6PvShDx155JEbb+DbmLX2+uuvb2xs/OMf/zj4W9xyyy3Tpk3buF56Yw88&#10;8MAee+zxrW99a/D9mYdv6dKl//Zv/1b+/Mwzz5wyZcoAJ4vIf/zHf+y4444b10tvLAiCH//4xw0N&#10;Db/61a+2+FLea6+9tvzJokWLygXkAAAAADCCfv7zn3/84x+PO4qJ7tprr73nnnvijgJgFCnPTUxp&#10;cKsyzBx2ja9G01FnlxjjVlc56ZQe/XdKAox/SB4O33333de3gFEUDXmeMchPDsdWJQ9H73GQPAQA&#10;AAAAANgmOF61l5ziuDXMTlBoJrEbn6DdKmaHWbFyicTaojV5a0rWBtaU3vtRNFHBmoI1JSuRWENE&#10;Qhv6QvOGmmgRISExYoLKztXlomoiIt5EbZdykkTMyiWyZLfwc72VkMiy8oiV1mliJeVH21SjaREJ&#10;i+uZlePXuv4kxxu7t565ifps/QFVDQd5qamuX+tnZvrp6W6y0XGzQsZGPVHY1fchEion7SYavHRT&#10;IrOj409yE42Zun2qGt/npaahXhoAADYHJdMAAAAwdqZPn/7II49MmzYt7kAmtDVr1pxxxhlbrAgC&#10;GHul1nZTLIm1OpkcmzvqVIKJTb4YdnTJGBb+AUCfv/zlL5XDnXfeOe6IxqM1a9bMmTPnH//4x1Zd&#10;ZYw59dRT+3bpDezb3/72WWedtVXzX3311SeddNJw9llulc9+9rN9n3/ve98b+OSLLrro/PPP36r5&#10;rbVf/OIXv/rVrw78d6TZs2cfd9xx5c+/+tWv9jWuAQAAAIARobW+7bbbjj/++LgDmei+8IUvrFix&#10;Iu4oAEZRescm1trJpMPObrHjJlUuNmjvdFJJnUxkdt4Ru/0ACMnDYRORQaYHBzYG+clh2qrk4eg9&#10;DpKHAAAAAAAA24pk1RzWnptoJIqC4vp+e0WUcpmV0kkiEomot6pZyvXSYkOxoUgoNrQ2sDYUicRG&#10;YgOxgdiSNSGTvKdpdF/VtFgRY20otijlEmix5WJpZr1xnEysdJJZEWsrkWxU3d3HmpDElMu8tU6x&#10;coi5/Fy9LZrfQ6JSi5jATTQq5SWr5459NlK7VenavaoaD0tW7eKnp3uJBsef5Kd28DMzE5kd+z78&#10;VJObqHcT9X5qh2R2p6qG92Un7ecm6jduyg0AAFAJJdMAAAAwpnbeeedHH3101qxZcQcyof31r3+9&#10;5ppr4o4CoL+oq8eWAiJSCX9s7shKKd+1pZJYG+UKcS8AwIQThuFzzz3XN5w9e3ZyrN6YsA3J5/P7&#10;7bdfS0tL5cGZM2f++te/Xr58ealUstZGUbRu3bp7771340473/jGNx588MGBb3HzzTf39WDp87Wv&#10;fW3hwoW5XK48/9q1a++666499tij8py//OUvZ5xxxhgswt///vcnnnii/PkJJ5wwffr0AU7+zW9+&#10;8+Mf/7jyiNb6kksueeWVV8qPY4xpa2t74IEHDjnkkH7X3nDDDVvcxPmDH/yg/Ikx5uyzzx6DxwcA&#10;AACYUDzP++Mf/3jqqafGHciE1tbW9pnPfMbg7XKw/XLrapx0yq2pEmPCto64w+kVdnTbKPLq65x0&#10;Ktk0ZfgTAmzrkDwcvueee27NmjXDnGQM8pPDtFXJw9F+HCQPAQAAAAAAtglK++maPZT23USDjfJR&#10;6T1V0ybsMVHO2qKIECkiJrIkUi7SFbIiRqwRiUhM7wdZIiERknL1MTMpIhZhZiamctE1iSUxJJGI&#10;FYmMKYpEzEzEmyyZLofKylXKZVJig01UTYtYUxIyzC4rRylfaa98fEMo/WaWsNRmwm7Hn6R0Mlk9&#10;Vzup+L4RiURmRrp2z6rGw2qmvD9Tt0+qetfKj0zdvOrJ86sa52fq9k5kZ2k3E1eoAACwbUHJNAAA&#10;AIy1nXba6Yknnth3333jDmRCu+SSS5599tm4owB4lxhjiiUbhqwUO3r4Ew6S8jwThERkcvm41wBg&#10;wlm2bFnl8MQTT4w7ovHos5/97Nq1ayuPfP/733/77bfPOOOM6dOne57HzFrrxsbG448//plnnvnd&#10;737Xb4aTTjqpp6dnc/MvW7as39a9OXPmrF69+rrrrttrr71SqVR5/smTJ3/sYx97+eWXb7zxxsqT&#10;b7/99o3vOLKMMZWF2VddddUAJ69bt+4LX/hC5ZGDDjpo/fr13//+9/fYY4/y4yilamtrP/rRj/7z&#10;n//805/+pNR7kmP/9//+34H76e21114HHXRQ+fO77rrrySefHNXHBwAAAJiAPM/7wx/+cN5558Ud&#10;yIT22GOPDfx3b4BtGjNndpmlkwm3Ohu0d5ggiDsiIiultnYnndIJP7vLbFbYyAGA5OFwWWvPOuus&#10;4c8z2vnJYdqq5OEYPA6ShwAAAAAAANsKN1GfrJqjnYzjTzJhLiyuI7EmypXyK8NiM5WbM0skNiAS&#10;ZpeVx8pl1kxMrImZaMMHq3JltRBJuaM0lwutFTNtKLoWYsVK935JrNiIrBGx1kYDF3ZpJ02sWXtE&#10;ytpArOkr7xax1paISCmPlVY6qTbUP7MIsyIiYqdvKiEbFNaboNPxax2vOpGZ6aemxf2t6MXKcxP1&#10;frqp8sNNNCqdGPsm2AAAsK3Db9oAAAAgBlOmTHn00UePO+64uAOZuMIwPP3000dvgwLA1rJhREQS&#10;GdZ6TDNcWpExfQEAwFh64YUXKocf/OAH445o3HnhhRfuuuuuyiPXXXfdJZdcovWmXy3BzKeffvo/&#10;/vGPyoPFYvHb3/725m7xxS9+sXI4d+7cl156aerUqZub/+yzz/7b3/7Wb4ZcLjd6i3DrrbeuXLmy&#10;/Pm+++47b968AU6+4IILrH33fbp77bXXY489VldXt7nHOfnkk/ta0PS59NJLBw7pJz/5Sd/np512&#10;GprvAQAAAIw4pdTPfvaza665RqFoMD5XXnnl448/HncUAKMlucMUv2GS3zCJlS6tbZHhzzgMIlJs&#10;biEjfn2dm00ndpgc9/IAjAtIHg6HiJx33nkvv/zyMOcZg/zkMG1V8nBsHgfJQwAAAAAAgG1FIjMz&#10;kdnR8ardZKMJu3Mdrwb5VTYqmKjHmhKJJeUQKdYJpT3WLpEiZmJNJETMrJgdVg6zLtdCMzMrRay5&#10;96tERMSWWAmxiLHWEPX1sxaRiERIjEjJmMLmI2XtZpm10h6zFgnFhiLW2lBsQMSsPWatnYzSiXfn&#10;JkusmN/djWmiQim3ykZ5N1HveLV+aodk1c5xfxMAAABGBfYZAAAAQDwymczdd999wQUXxB3IxLV4&#10;8eLzzz8/7igAekl5y4i1Y9xBhZUSK0RkI5RMA4y1v//975XDffbZJ+6Ixp0rrriicvjBD35wMP/t&#10;/sAHPtDvtOuvv76lpWXjM5999tl+9c8PPfRQMpkceP4Pf/jDF154Yd+wWCxeffXVo7QCuVyusrvg&#10;NddcM8DJzc3Nt99+e+WRv/zlL57nDXyLgw8++OKLL6488pvf/KZUKg1wyfz582fPnl3+fNmyZb/8&#10;5S9H6fEBAAAAJrgLL7zwf//3f7PZbNyBTFDGmM9+9rOdnZ1xBwIwKpi5et6uynX9xkmmWIw64vyj&#10;HnZ1h53dXn2t8r3srjujZQpAGZKHQ2OM+ec//zl//vwbbrhh+LONdn5ymLYqeThmj4PkIQAAAAAA&#10;wDYkWbVzqnqXcgm02CgstUWlVmsC7aSVk1bKZ2axkYiICUQsiSWxTOViaZeVJtblJtJMzOwo5Sjt&#10;Ku0LkYglIhIma5jKn1uxEZERkt5+1CRijTWBCTqCYos1RaJNvOCRe6umHaVcYkdsaKO82JDZYe0z&#10;a+1mWbl950v5duWG2ETWFMPiurCwhom81DTtViWys5LVuxIhFQkAANsnlEwDAABAbLTW11577S23&#10;3OL7ftyxTFC33nrrHXfcEXcUAEREvRsBmd99i+IYkXLejxXSfwBj7d577+37XCnV1NQUd0TjS3d3&#10;991331155IYbbhjktukrr7yy35E777xz49N+8IMfVA6//OUvT58+fTDzX3755ZXt/n7wgx8MXGM8&#10;ZD/+8Y+LxWL588bGxg984AMDnNyvRcyZZ545yMfZ+CU+r7766gDnM3PlCn/9618f1T7bAAAAABPZ&#10;CSec8MQTT/TVnMAYW7Zs2Ze//OW4owAYLU4qmd11JyebdjLp0vo2UyjGEoYpFIP1rU4m7dXVpGdN&#10;T0xpiHthAMYLJA8HKQzDdevWPfvss//1X//1iU98IpPJzJ8//4knnhj+zGOQnxymrUoejtnjIHkI&#10;AAAAAACwDRGxJioQ694aZlZETMQiIbPDTMRabCi2JGKp3BSaVbkOmUQ2HLREzEpv6Dvts3KUcsql&#10;1ESWmESksr10ufS6rzpabGRtJDaIgo4o6DBRXiTqt42SiVj7IkRimBUrh1hZiUhEKZ+IK88X23u5&#10;2LCUXxnkV9uo6Ph1frpJu5lM3T7J7E54dSMAAGzHUDINAAAAMfvCF77w//7f/9thhx3iDmSCOvfc&#10;c1esWBF3FABEWlO553O53fRYESPlvtasddxLADCx9PT0rFq1qm84f/58jX8M3+upp56qHDY1Ne26&#10;666DvLa6uvqoo46qPHLttdf2Oyefz/erMb7ooosGOX8mkznllFP6hsaYhx56aMRXoKen56qrruob&#10;fuc736ms097Yf/7nf1YOzz333EHeqLGxcerUqZVH3nrrrYEvOfnkk/uCCcPwlltuGfHHBwAAAICy&#10;Pffc89lnn/3oRz8adyAT1O233/7b3/427igARkt61nS3pioxuUH5Xn7V2hGrmrbWlsKwqzto7yy1&#10;dZRa2krrWkstbWFXd5Qv2CiSDZsjJTLFNevZcRJTGry6mqrd58S9JADjBZKHg/TCCy94njdlypSD&#10;DjrozDPPvPPOO/tKiIdvtPOTw7S1ycOxfBwkDwEAAAAAALYJ1ga5tgWl3AoxJSbWTtr16hy/XjlJ&#10;ESO2aG0oYkUiayISIyIbqqANkRExUi6WZsWshRQrt9zq2drISkREvW2cRXqro5mIFHHfD7Ab2sxw&#10;uQF1KDY0UcGaogm7bdhtbWhtUB6GQaeNcqy0djPKSSudcJyM41ax0tYUTNgZBR1R2FX+MFGnmMBG&#10;OZGASbmJBj89w/Fq/fT0qsZD3ER93GsPAAAwulAyDQAAAPE7+OCDX3jhhSOOOCLuQCaijo6OM844&#10;w1obdyAw0WnPZa3YdayxYseu0bQNI3YcItKJRNxrADCx9CtJPeaYY+KOaNz5xz/+UTn8/Oc/v1WX&#10;H3fccZXDRYsWhWFYeeTpp5+uHNbX18+YMWPw83/mM5+pHN52220jvgL/8R//YSreo9Hvjv0EQbBw&#10;4cLKI3vvvffg7zV//vzK4ZIlSwY+P5lMnnPOOX3D7373u1EUjfgKAAAAAEBZXV3dfffdd+mll6Lj&#10;QSzOO++8pUuXxh0FwKhg5roD5jnZdLJpinKcwqq1plQawjwiYoMwyuWinnzY3hW0d0Y9PcV1zaXm&#10;1qC5LWhtL7W3B60dxbXNhZVrckuW97y9LL98dWl9a8+ylWJtcofJOpmo3X8vVti/AdALycPxYLTz&#10;k8O0VcnDMX4cJA8BAAAAAADGP7FRT8vzYbE1LK6PSu3aq05V7eKnpzteRjtJ7VZrN6udNEn5Z08j&#10;YoiJSDbUPzOxUsph1sSa2VHaZ9ZEIqYoNiQhog2V0sTl6mgmxcy9Q9bEipXDrJgUMROJiBEbmqjb&#10;hDkT9USlVhN2WVMQIq0T2q1y3CrtZLxEYyK7k5ucrN2M41Zrt1o5aa0TzA6zJlJErJykcrPJzE5e&#10;aprj9xZLp6p3VcqLe+0BAABGHX7lBgAAAONCY2PjQw89dMkll2Dj49j7xz/+cc0118QdBUx4zDqV&#10;Up5LJDYIxuaeIiJBoHyXiJxMKu4lAJhY+vX0OOyww+KOaNz5+9//Xjk89NBDt+ryjXukrFmzpnLY&#10;r8D4+OOP36q/hu2yyy6VwzvvvHNk38AShuHll1/eN/zoRz9aW1s7wPkrVqyoHM6aNcv3/cHfLpvN&#10;Vg5zudwWLznrrLP6Pu/o6HjkkUdG8PEBAAAAoB+l1JVXXvmXv/xl0qRJcccy4XR1df3Lv/wLXrkI&#10;2yudTNQfsr+TTqWaprDWxZVrTXHrqqbDrp78itW5d1YEre2mWLJBYIPQFEthW1fQ2hG0tQdtHWF7&#10;Z9DWHrZ3Rp09UU/e5AphR2fPkmVBcxspZfLFmnm76cRW/BgLsN1D8nA8GO385HBsbfJw7B8HyUMA&#10;AAAAAIDxTERy7a+YqCcorDFRzk1Mcv16YlbadxOTvVST69UqnRZhpTwmJlbEilkTO6x0uTKZWRMr&#10;pTxWPiuHiUisNSUhIbEkdkOldLnSmolIxJa/Wp5EKbd3KuWwcli5xKpcQS1EIsK9ZdWe42aUk9Ru&#10;1k3U+5kZXmqa49V4ySl+eoabqHe8Ku2klZPUTko76fK02s16icmJ7KxM3d7Vk9+fqtlVO9ghCQAA&#10;EwVKpgEAAGC80Fp///vff+CBByZPnhx3LBPOpZde+vLLL8cdBUx0Xm1VudWz3cpdiUMmYWSjSCcS&#10;yvcUtiQCjK0HH3ywcrjHHnts8ZK2trb99tuvqalp3333/ehHP3r66aeff/75d955Z9yPMlpeffXV&#10;yuHs2bO36vKqqqp+Rzo6OiqHzz33XOVwMN+CSv3+whaG4TvvvDOCj//www8Xi8W+4Ze+9KWBz1+7&#10;dm3l8MADD9yq27W2tlYO0+n0Fi/ZZ599XNftG/7oRz8awccHAAAAgE065phjFixY8P73vz/uQCac&#10;f/7zn/gbL2zHdCox6ZD9dDqVbJpKzIUVq8OOLhEZ+CqxEnZ09SxdXly73vTko5582JWzhaINQjGW&#10;WbHn6WRCp5I6nXIyKZ1OsesIiQ2jqKun1NxmiyXlOhIE7Drtzy3sfPlNO6L9VwG2aUgejgejnZ8c&#10;jq1NHo794yB5CAAAAAAAMJ4VuxeHpZaw2GJtyU1M1m51ZZsBpVzHr3W8rOOklE6wcrRKKHbKvaVJ&#10;uUq5rHxWnlIesWImEREbWhuIWLKGmIjLhda90zJRuY80iSUmImLWSieU9ll5zA6zw8pldoioXJ7N&#10;rIVsX8G2n57uJadot6r3HOqdRLtVbqLRT09PZHb0MzO99A7KSbrJKcnsTtWNhyar57qJBmYUjgEA&#10;wMSC//IBAADA+HLUUUe99NJLxx57bNyBTCxBEHzuc5+LoijuQGBC8yfVsqO150W5/Njc0eQLRKRT&#10;SX9SLVrcA4wlEfnrX//aN6yqqqqrqxv4ktdee22nnXZ68cUXV61atWDBggcffPD2229n5pNPPjnu&#10;pxkVURR1dXVVHtlim5R+enp6+h3p9y+6RYsWVQ6bmpq2av5EItHvyOLFi0dwBa677rrK4RarYvqV&#10;TM+aNWurbvfkk09WDufMmbPFSxzH+fjHP943fPjhh0dw0ycAAAAAbE5TU9MjjzxyxRVXOI4z/Nlg&#10;8C677LLXXnst7igARouTSU96335OKpmauYOTThXXtxRXrbNm0wlzEQk7u3JLlhfXtZhcMezqCTu7&#10;JAiUo9lzVcLXCV/5rpNJ6FRCJxM64Svf1wnfyaTdbEZ5LmutU0knm5bIiJXS+tZSW0du6fL1Dz+R&#10;W7qCtlStDbDdQ/Jw8Pbbbz/ZvMsuu2zIM49BfnI4tjZ5OPaPg+QhAAAAAADAuFXKryn2LIuCThN2&#10;O17dJnsviw3DUpuVSCTSXq1y08pJKu0xEVkrpJi57wdDESGJRIyIFbHMzKw3fHnDOSQVb2lkEmLW&#10;vQNWrBylXKVc7SRZ+8xKOb5yUtqpIiISQyJhYT3RwJlDZtYmzJNY169XOuEmGuNebAAAgHigZBoA&#10;AADGncmTJ//lL3/5xS9+MZj+fjBSXnzxxX7bCwDGmNcwiZmdbDrKFcSYMbhj2NmjE75yHX9yfdxP&#10;DzCxrF+/vrIHyHHHHTfw+Xffffcee+zRb0vZbbfddv3112ut436aURFu1FcqlUpt1QwvvfRSvyM1&#10;NTWVw3z+Pe+nqOx5Mhgbt9tauHDhSD1+qVR64IEH+oZTpkzZ4r7YfnsWGxu34rc+bW1t69evrzwy&#10;yJ7b/f7o3n///SO1AgAAAAAwAK31d77znSeffHLXXXeNO5YJJAiCc889N+4oAEaRW5VpeP/BfsOk&#10;xLTJickNplAsvLMq6u5fIGcjU1yzvriuxRSLYWdX1N0txupU0qmt1qmEcjQrps3U0NliEHZ02WJJ&#10;J32vrsavr6vZd4/U9KnsuqXm1tw7K8OOzs5X3mz+f0+XWtriXg+AOCF5OFKUGvqusDHITw7ZEJKH&#10;sTwOkocAAAAAAADjkIlyhc7XbZSPSm3KzWq3apOnhaUWEWNNnthROqGdNCuflcPKIxKxJWtDebeA&#10;2ZTrpUksMxO/m47Y0FyamIRJNvSdFmIWCWVTL08sN5EWG5FErBzlpMVGJspZUwwK6waumrY2jMIO&#10;7VYp7Ser5rCa0IkRAACYyFAyDQAAAOPUueeeu3DhwsMPPzzuQCaQK664oqWlJe4oYOLSvuc1THKq&#10;skQUtncNe74tMMWSKRXd6qxydGLKoCrrqqur6zeorq6Oe8EAtmGvvvpq5fDII4/c3Jkicvnll3/s&#10;Yx+rPFhbW/vqq6+edtppcT/HKEomk/16wmQyma2a4b//+7/7HZk6dWrlsN+EuVxuq+YvlUr9jvT7&#10;tg7HggULKocnnnjiFi/53Oc+V7lcF1544eBvd+ONN1YO0+n0IGtv3ve+91UO//CHP4zUCgAAAADA&#10;Fh1wwAEvvvjiBRdcMJxaINgqjz/++B133BF3FACjSKcS9Yfun50726upSu24A7tuYc363NIVYXsn&#10;iSUik8/nl62MunNRT75cTe1k0m5NVicTzOw7bm060/fx7rxCEoZhR3eUy7Gj3eqsTiedbDo1fZry&#10;XCebSTVNSTZNZeb8qrWFVWtLre1tT73Ys2R53OsBEBskD8eDMchPDtkQkoexPA6ShwAAAAAAAONQ&#10;oettsVFYbFbadxOT+jpFV7I2sFFBTJFEtJMun6GdlHLSzFppn9khMWJK1gbWhmIjESGxREykiUiI&#10;0im/tiZZW5Osq05mMz4RERMTMTtMmsSKiEi48d2ZuXd+EWsKSnlKp8QGJsrbKB8WN7vFV4SiYqsi&#10;5fi1jl+HFtMAADCROXEHAAAAALBZs2fP/sc//vHTn/700ksvrXydPIySrq6ur371q7fffjt2mkJc&#10;0rOaSutb3Gw66Oh0a6t4NPs/lFrbWWu3KptsmqacQd3ohBNOiHuFALYTjz32WOXwoIMO2uRpQRB8&#10;+tOfvuuuuyoPHnDAAX/729/w2oKBLV68uN/Gwb322stx3pMFmjNnzpNPPtk3XLJkyVbdYu3atf2O&#10;rF69eqTiv/feeyuHA+yLHb5FixZ961vfqjxy9dVXD/LvQrNmzVJKWWv7wo6iqN86AwAAAMDoSSQS&#10;11577cc+9rHPf/7zS5cujTucCeEb3/jG/Pnzp02bFncgAKOGObvLbL9hUvsLryjXjXL5sK2z2Nxa&#10;bG1XzKYUkEjUk7fWOsmkSvqVWyp3njJt5ykV/3QISRTZUmiDQKxlpZ1sRnmu8rxEQ51Ov6e7qZNK&#10;Ojs2BR1dQUt7ftnKxJSGrlffMvlC1R67bHLXJsD2DcnD7cBg8pNDNpbJw+E8DpKHAAAAAAAA400U&#10;dIbF9VHQYcX6iXreTAdKE3QRiTUlVh7zu+co5bHn2KhAREyO2EgkIjFWLJEQMROTGBEikg/Nn12+&#10;SkgxCZEIWSFWzEJMYogsCYvYyltsuJNDxogNmdmaktI+kViTt4aJSLsZpZP9rhCRsNRiTd5NNCrl&#10;pqrnIq8IAAATGYphAAAAYFxTSn3jG9948cUXDz744LhjmRDuuOOOo48+es2aNXEHAhOU3zDJrcp6&#10;k2pJJGhpH70bRT05k8v7k2pJqfROM+J+boAJ57777qsc7rzzzhuf09raut9++/Xb8njOOec8+eST&#10;2PI4MBE544wz+h385je/2e/IAQccUDl84YUXtuouG5dYr1y5cqQeoV/Hlb333nt0loqefvrp/fff&#10;v/LIjBkzzjnnnEFerrXed999+4bW2jfeeGOUQgUAAACAzXn/+9+/cOHCr3zlK9j9MwZWrlx50EEH&#10;/eMf/4g7EIDR5dVWN37gfVW7z/En1SanT01On0aRKa5vLbW2F9e12FLg+J7yXBIhkcoLxVgbhLZY&#10;MrlC2NEVdnabYokdx8lm3JoqnfD9hknpmTv0q5d+9741VelZTSqZLKxZH7R15JauaH92oY1M3OsB&#10;MNaQPNzWDTI/OWRjljwc5uMgeQgAAAAAADCuiEiha7GIicJO7WaU8jZznjVRt7UBkSjt9/sik9JO&#10;WrtVrDxWLrMWUkzMxEyKmDZ8KGJFrFk5SilWDiuHlctEIobLJ4iIiNhNNZomYuUQWRFrbUBESvus&#10;fGtKIiYsthBJv0eLSm027Hb8Ou1mEtnZ2knHvd4AAABxQsk0AAAAbAN23XXXf/7znz/84Q993x/+&#10;bDCwhx56aK+99rr77rvjDgQmImau2mMX5blubXXY2W3y+dG4i41MaX2r9n23pioze4aTSg5/TgAY&#10;vCiKnnnmmb7hnDlzEolEv3Nee+212bNnv/rqq5UHf/3rX//yl79EF44t+tGPflTZPpqIlFInn3xy&#10;v9PmzZtXObzvvvuiKBr8XX7/+9/3OzJSXabDMFy8eHHlkSlTpozg+hhjWltb//a3vx1zzDHve9/7&#10;uru7+75UW1v75JNPep43+Nn6tTl64oknRjBUAAAAABikTCbzn//5nw8//PCsWbPijmX7t2rVqg9/&#10;+MMXXXRRGIbDnw1g3GJHZ3aa2fjhw2r22Z2FSLFK+Eyskz77nimVws6usL0zaOsIWtuD1o6wrTNo&#10;7Qg7OqPuniiXN6WAtXIyaa+u2smmnVTSm1STnjXdq62mAd/vwFond5jsVmdLLW3Ftc3FtevbnnxB&#10;UDUNEwmSh9uBQeYnh2a0k4cj+zhIHgIAAAAAAIwfUdAWBe1RqY2IXK92s6eFXSRiTYnYZdabPIdZ&#10;ayet3AyxImJiZnZYaea+D8Wse8ukla+0z8pjYmJNQlaM9CYJLZGIbCr7x5qIRCxJJGSJSDlJYram&#10;IDaMgs6+E0UkCjpM2Ol4NY5X46en++mZcS82AABAzFAyDQAAANsGrfU3v/nNBQsWHHrooXHHsv1r&#10;bW392Mc+9vWvfx0bH2Hs+fW1yR2m+JNqle8V1zRLuBX1e4MhIsW1zWJsYmqDTviZXbCXGmCsLVu2&#10;rHJ4wgkn9Dvhrrvu2mOPPbq6uvqOVFVVvfTSSxu38oCN/fSnP7344ov7HfzZz36WTvd/fWy/7XrG&#10;mKeeemqQdymVShuXTAdBMCKPsHbt2sqhUiqbzQ5zztdee83zPM/ztNaO49TX13/kIx954IEHKs85&#10;+uijly9fPm3atK2auV8Tm8cee2xEFgEAAAAAhuCII454+eWXzzvvPLSbHm3W2h/96EeHH374ihUr&#10;4o4FYHSxUrYU6FTCzWZIxKnKeHU1Xm2VV1vjZDNOOu2kUzqV1Elf+Z5OJpxM2q2u8mprvLpqpyqj&#10;U0mvtiY1Y4f07Bl+fR1rPaibMvuN9d6k2rCru7B6XdDe0fHSa/LedtYA2zEkD7d1g89PDs1oJA9H&#10;73GQPAQAAAAAABg/Sj3LxIYm7HHcKlabfeeaiXIiEYnRegsdnsSUmDQzsXKVk2Tl930onVDaV8pl&#10;1uXfWTArpVxmJtYsRNZUNJreRMk0ExFrEkNEYkIiYmKlk2JDa4Mo6CgXWouNwuI6E7Rrr8rx67zU&#10;tFT1LvgtCQAAAEqmAQAAYFuy6667PvbYY9ddd91I/VodBnDdddd96EMfam5ujjsQ2N6JRLl8aX1L&#10;btnKnreX9by9zKnKWmO8SbUilF+5ZiSbqIgU17aYfN6fXK98v2a/PRU6TgCMuRdeeKFy+IEPfKDv&#10;cxH57ne/e8opp1SesM8++yxdurRfS+SRsnDhQm90XHDBBWO8sKVS6bTTTrvwwgv7HZ83b96XvvSl&#10;jc9PJpOf/OQnK49ccMEFg9yBfe2111pr+x3c+MjQ9OsSs9tuuw3/dzkiEoZhGIabC/Koo4668847&#10;M5nM1s686667Vg7/+c9/jsgiAAAAAMDQpNPpn/3sZ48++ujcuXPjjmX79/TTT++///6PPvpo3IEA&#10;jKL88tVdry8Ou7rD7p7k1MbqvXfL7LRjcmqjW1vtVmWcbFqnU71V0+mkk0462YxbnfUm1SQa61PT&#10;p2V2muk3TtIJf2vvy8z+pNrElMYoly81txVWr8svxRsKYKJA8nDbtbX5yaEZjeTh6D0OkocAAAAA&#10;AADjhLVhFLSbqEeItFez+RNFbCA2ImJS7gATijViA5GIiJhdIuIKm76GNXNvr2lmIrFEVkSI7CZ3&#10;6zAr6i2q7m19pJTH7FhTILFR0GWinlJ+pTVFN9Hg+vVecnKqerdytTUAAMAEh/IAAAAA2MYopb72&#10;ta+ddNJJX/rSl/r1BoQR9/jjjx988MH3338/tpnCiJPIFNauL65ZH7R22I36mUtkimvXSxiFnXlT&#10;KKRnzdTJrd5Z2H9OK6V1zVF3j98wya3KVO0+x59UG/cyAExEf//73yuH++yzT/mTUqn0qU996u67&#10;76786uc///mbbrrJGc23G4Qb/StoRBgzcq97GITly5d/+MMf7rdfkIhqa2sfeeQRpTb9yrwrrrji&#10;jjvu6Bs+99xzv/3tb7fYkOfRRx+95JJLNj6eSCRG5FneeuutyuEuu+wy+utHDz74YG1t7fe+971v&#10;fvObW/XnrbGxsXK4dOlSY4weXN8wAAAAABgl8+fPf+mll6688sof/ehHo/QXfihrbm4+8sgjf/Wr&#10;X/3Lv/xL3LEAjLwoX+h85c2oJ19a2+Jk0v6UBiYiRzvZjJPd6JVbVkiN8GZEtyojQVhqa9cJv+u1&#10;RU5Vxq+vi3tVAEYdkofbqKHlJ4dgbJKHI/U4SB4CAAAAAACME1GpVURslFeOz7zZn8usKZGISMSs&#10;B072iQRCJGJoQx/pwWClmD2RUISErFgijqw4WiLi/vkNZi0UkhixEZGUa6GVTpiox5iiKazWOql0&#10;0k02KOX6mR2T2dmolwYAAChDl2kAAADYJs2cOfP++++/7bbb+v2mGUbc0qVLDzvssOeffz7uQGD7&#10;YYqlzlffWvfQox0vvppfsbrU3Fpcsz6/bFXP28t6Fi3teWtpz+J3SmubWSsbhsr1wq6ejpdey7+z&#10;wpaCId/UhlFhxZqoO5dorPdqqzM7zczMnhH3SgBMUPfee2/f50qppqYmImptbd1vv/36bXn85S9/&#10;+V//9V+juuVxO2Ct/dnPfjZz5syNN/A1NTW99tprkyZN2ty1c+fOPfvssyuPfO5zn/v5z3++uV7T&#10;xpjrrruusrdPpfr6+hF5ojVr1lQOJ0+ePPqrSEQUhuG3v/3tPffcs7Ozc/BXVVVV9TuSz+fHJmAA&#10;AAAAGIDv+1ddddULL7xw6KGHxh3Ldi4Mw8997nM//elP4w4EYISJSOfCN2wYlta1sO8lpjZuYePj&#10;SNdLl7n1tTqVKq5rMcVSxwuvmGIp7oUBGHVIHm5zhpOfHILRTh6O7OMgeQgAAAAAADBOhMVmEWNN&#10;yXHSA5xmbUBEYg3xQK+7EhFrSmQNkTBv5YuxWLHyiDSz5nKZtBhjStaEImajHTtKyJZvSCQixtrI&#10;mpIJu8QGjlftpaY6Xk1m0oHJ7E6olwYAAOiDkmkAAADYhp122mlvvPHGl770pRF8NzlsrLW19cgj&#10;j0TVNAyfWNv91tL1D/8z9/ayUmtHfvmq3NIVxfUtUbHIruNk015djVdX41ZXKd8jVqy1Ke8dMaaw&#10;en3nq28WVq2Trey9ICJhe2d+2UobhokdJrs1VdldZmd32znuxQCYoHp6elauXNk3fP/736+UeuWV&#10;V2bPnv3aa6/1HXdd95lnnjnnnHPijne8W7Ro0bx58772ta9t/KUPfvCDr7/++pQpUwae4Wc/+9ms&#10;WbMqj3z1q1/de++9//d//3fNmjXldjfW2nXr1v33f//3nDlzvv71r/ed2a9Gevr06SPyUKtXr64c&#10;jkgl9h577CEiImKtLRaLa9euffTRRy+66KJUKtXvzDfffHPfffctFAqDnDmT6d9YrLu7e0TWAQAA&#10;AACGb88993z88cd/+ctf1tbWxh3L9kxELrzwwp/85CdxBwIwkoqr1paaW0vrW8WaxNSGwTeKGVlM&#10;lJzayFoVVq8zhWL364uHPyfAeIbk4TZn+PnJrTUaycPRexwkDwEAAAAAAMYDERuWWm2UIyLWqYHO&#10;NCUhS2RZDVwILURCZImYeQi7l1lpTymPlGZS3Ps6Ris2FFsSG1gbignFhkJC1lgTmLArCjpN2CW2&#10;xMpjdrRbLaQTmZnZ+oMcr2rrYwAAANieobgIAAAAtm21tbU33HDDk08+ecABB8Qdy/aso6PjqKOO&#10;evXVV+MOBLZhUXeu5dFnut98O+jozC1dUVzXTMKJhkmZ2TMys2Ykp01ONNZ7k2q9+lq/oS4xtTG9&#10;Y1N2153Sc2brRIJYSWRMLp9fvqrz1beizkFtKBFrg46u/Dsri82tOpVM79jkVmVr9t49O3d2XHsc&#10;AWDRokWVw49+9KN33nnnXnvt1dXVVXk8DMNddtkl7mDHtTAMv/Od7+yyyy6b/K/z9ddf/8gjj2y8&#10;IW9jvu8//fTT/bb6vfzyyyeffPK0adMcx2FmrfWUKVP+5V/+ZenSpX3nzJ0799Zbb628qtzzZ/hW&#10;rFhROWxoaBjBdWNm3/cnT558+OGHX3311e3t7TfffLPW7/lF19KlS7/yla8McsJkMtnvSEdHxwgG&#10;DAAAAADDxMznnHPOW2+9deaZZyIbMKr+9V//9ec//3ncUQCMDFsKOl95y+QLYVe3V1ejPS/GYFir&#10;5LTJNgyD9q7CqrVRdy7u5QEYRUgebkNGKj+5tUYpeThKj4PkIQAAAAAAwHhgwm6xkYnyrDyl3AHO&#10;FBuSGCLaQu9oiYhIxA6pXnoDVkp5xA4xs9KsXFY+syNCJFbIihiSSMQQCREr7Ssnrd0qx80ya8dJ&#10;JdLTklVzhhUDAADAdgr/dQQAAIDtwUEHHfT000/fdNNNI1tUA5Xa2to++tGPLl++PO5AYJtUXNfS&#10;/NgzQXtHfsWa4tpm5brJpqmpmdPc2mp2nM1dxVr7k2pq5u2amjFVp1OktI2iqDvX+dpbXW8sLrW2&#10;m0JR7HubTos1pSDs6C6uWZ97e3lpfQs7OtU0NTltsl9f23D4gakZ0+JeDIAJ7emnn64c3nDDDZ/4&#10;xCc2eebNN988BvHMmzdPRsf1118/emE/++yzs2bNuuqqqzb+0uzZs994443zzz9/8NUgDQ0Nb775&#10;5mGHHTb4AA455JBnn3223y2mTRuZf8GuW7eucphOp0d29Sp5nnfWWWe9+uqrSr0nRXbrrbdWdjQa&#10;QL9ya0KjGAAAAIBxqb6+/le/+tWTTz550EEHxR3L9uz888+/44474o4CYAR0vbnEBkFxXYvyPLe2&#10;Ju5wSCV8N5sJ2jusMd1vLYk7HIBRhOThtmJk85NbZTSSh6P3OEgeAgAAAAAAjAfWFIlIbMhqEO9G&#10;lPL/GejHQGuj3lOH98MvM7NyiBRrn5WvtMfKVdpT2lfaVzqhlM9K937upJROO17WzTQ5XhXrpLVB&#10;3EsLAAAwTqFkGgAAALYTSqkvfvGLixYtuuiiixKJRNzhbJ9WrVp17LHH9nuXP8AW5VeuaX/2pagn&#10;l1u2ypRKiSmNiaYpTio52OuVSjZNrdp958SUBu15xMyOE3XnCstX51es7lm8rHvxO7m3l/UsWdb9&#10;1jvdby7NL11RXN9siiW3JpuasUNq+jRvUm31vF0nzT/QyY58QwMA2CoPPvhg5XCAN3FcdtllYRjG&#10;He+4UywWzznnnIMOOmjVqlUbf/Xqq69+8803586du7XTVlVVPfbYY//zP//Tr930Js+89dZbH3/8&#10;8Ww226/jyl577TUiz1goFCqHzubfrDFS5s6d+5vf/KbfwUHuu914ryT+3AIAAACMWwcffPBTTz31&#10;29/+dubMmXHHsn2y1p5xxhn//Oc/4w4EYFgkioqr1oSd3TYME5PrWY2LBvXepBqxErZ1FlavCztR&#10;bgfbLSQPx79Ryk8O3sgmD0f7cZA8BAAAAAAAGA+sKRGRiFFKD3syIiKSSMQS0fALspiImZiYlaOd&#10;jPaqtZNROq10inVK6QSzq3RSe3V+ZmYiM91NTHZ0mtghicSWe1ADAABAfyiZBgAAgO1KdXX11Vdf&#10;vWjRoi9+8Ysbv7cbhu/VV1897bTTrLVxBwLbjOK6ls4Fr4U9ucLKNax1esYOblVmCC/j18lEevaM&#10;qj13caszYozyXJVIsNbKcaQUhN25sKM7yuVMsWTDiKwQs0RGuW52150aP3RoembTKDU0AIDBE5G/&#10;/vWvm/yS53n77rtv5ZFcLnfffffFHfL4snjx4lmzZt10000bf+nQQw9dtmzZRRddNOQ9gsx86qmn&#10;rlq1asGCBT/4wQ9OPPHEKVOmlHsvT5069aijjvr+97//3HPPtbW1fe5znysff/zxxytn2G233Ubk&#10;MaMoGuOFJaJPfepT/TrS/OpXvxrkuvU7gr+CAgAAAIxnzPzZz372zTff/OlPf1pfXx93ONuhUql0&#10;8sknD1DhBjD+FVattZEJO7t0IqGT4+X1rMrz3KpM0N4paDQN2y8kD8e/Uc1PDtIIJg/H4HGQPAQA&#10;AAAAABgPxAYklsSyGpkfWq0IkSUipuHvSGQikooJ+xpNa+2z8lg5SvtKu1xR/MVKi0S0oYE2AAAA&#10;9IOSaQAAANgONTU13XTTTa+99tqnPvUpFEmOuPvuu++KK66IOwrYNkS5fPsLL0eFYnH1eva81Iyp&#10;ynOHPBszO+lU9R5zE9Mmm2LJdHcH7Z1RoURCxMzMJCJiiYm10r7nVlexVt1vvN36xPP5lWsEpf4A&#10;cWtubs7n8xsf32uvvZYvX37bbbf1O37RRReJSNxRjxf33HPP3Llz165d2+94Op3+05/+9Pjjj8+Y&#10;MWP4d1FK7b333hdffPHdd9+9Zs0aY4yIrF69+q9//esll1yy//77V27p+/vf/1557Uh16vN9v3I4&#10;Nn1XHMc5++yzK4+sXLkyCIItXrjxH9ExaIsNAAAAAMPk+/7Xv/71JUuWXH755VVVVXGHs71pbm4+&#10;9dRTB/PXaYBxSERy76wyxZIpBW51Nu5w3sOfVCsiQXtXcV2LxT9isD1C8nCcG5v85BaNVPJwbB4H&#10;yUMAAAAAAIDxwJrShm7MI/0eqxGomN4whWxic6OQ7W1Ezfq9FzliDW1ooA0AAAD9oGQaAAAAtlu7&#10;7LLL73//+wULFpx00klxx7K9ufLKK5944om4o4DxTqxtf+5lWwoKq9Yq10k1TWE13JyjDcLC6nW2&#10;WFJaR6VAIhN195BmnXCdTMqrqXJrqp1UUoTC7p78ytW5JctLza3Ftc0dL766/u9PFFatxQ4qgBi9&#10;+uqrGx8877zzXnjhhcmTJ++666577LFH5ZfefPPNBQsWxB31uPCLX/zipJNOshu9+uGcc85Zt27d&#10;ySefPPbviOnu7u7u7u4bZrPZurq6EZm5sbGx343G5okOOuigfkc6Ojq2eNXGbW1QcgMAAACwrchm&#10;s9/97neXLl168cUXp9PpuMPZrjz77LPf/e53444CYCjCzq6wqzvs7GKl3Krx9W8Gdh2dSppcjkSK&#10;61vjDgdg5CF5OJ6Nn/zkiCQPx+xxkDwEAAAAAAAYD8QGvSXTvKX3WDGXa5jHcJNh+SdQoU3eUYRY&#10;EdFG/bF1+YnEjkUfAgAAgG0OSqYBAABgOzdv3rz//d//feaZZ44++ui4Y9l+WGu/9rWvxR0FjHe5&#10;pSvCru7i2mYSSewwmfWw6qWFKGjtyC9bGXX1mFzBhpFEkS2WVMLTyWR2zuzMnFnp2TMys6anZ8/I&#10;zNkxvWNTYnKDTibCju7cspWFlWuC1o72F15pe+pFUxzv71YUY4rrW3sWvdP1+qKOhW+0v/BK2zML&#10;2p9b2P3G2/mVa8LObjEm7hgBhuKxxx6rHGqt77333p/97Gd9jTUuv/zyfpd873vfizvq+N1+++1f&#10;/vKX+x2sr69/9tlnf/nLX8ZV2vHGG29UDj/1qU+N1D7CKVOmVA7Xr1+/xUt+8YtfeBUOPPDAIdx3&#10;9uzZ/Y4MpkdNqdT/vynV1dUjsg4AAAAAMDbq6up+8IMfLFmy5MILL0wmk3GHs/245pprli5dGncU&#10;AFutsGKtWBt15dyqbHkz4rjiZlKmFEgUlda1xB0LwMhD8nDcGlf5ySEkD2N8HCQPAQAAAAAAxgVW&#10;71Ymb+FEr7efs4zZ9jzZ8H82uevGMjERcb9ibzHlOFm5YxUnAADAtmRLb0kBAAAA2C4ceOCB999/&#10;/5NPPnnZZZc99NBDcYezPUgkEnGHAOOaKQXdby2JunNRLu83Nih3WLk5Maawptnk8rYURPmCiNW+&#10;rzNp05NjIRsEpljSqXe3NTMze57yPLc6K9aGnd1hW0d+xerysPn/PVW7/zy/vjbuReovyuVL61qK&#10;61uD1naxlojEWrJWrBVjWSnlueXXWDKzW1udmjEtOW24tegAY+m+++6rHC5atGjWrFmVR44//njX&#10;dSvrVO+55541a9ZMnTo17thj88orr5x++un9Dp5wwgm33357vH3w7r333srhSSedNFIzT58+vXK4&#10;bt26LV6SyWQq/9i88sorQ7iv53n9jvi+v8Wr8vn8xsGM1FIAAAAAwJhpbGy85ppr/u///b8/+MEP&#10;brrppmKxGHdE2zzXdTVSFrANCjo6baEoYp3s+GoxXVZOgUa5fKm5lURorHq6AowNJA/Hp/GWnxxC&#10;8jDGx0HyEAAAAAAAYDxQ2u/t0rylQmilfENMrEUioi1vGiEhGm6KrlwyzZtsVCBie0ujWb/3mkgp&#10;t/xoY7WKAAAA25Jx915kAAAAgNFzyCGHPPjgg48//viRRx4ZdyzbsEQice655/7xj3+MOxAY13JL&#10;V0hkSi1t2k941cPa/2HDqLBijcnlolw+yuWUo7yaKieT0r6rEp4plsTYoK1jc5ezUl5tdbJpivb9&#10;4ur1nQvf6H5r6co7/rzq7gdbHn+246XXet5eVlrfYvJFEdmKsEZU1JNre27h+kee6Hz1rcLKNaWW&#10;tvyKNT2LlvYsfqdnyfLcOyvzK1bnlq3sWfRObumKwup1pea24pr1HQteW/fQY52vvBl29cQVOcDg&#10;RVH09NNP9w1nzZrVb8sjEfm+f+GFF/Y7eP31149eVAsXLvRGxwUXXDD88IIgOO644/od/Pa3v333&#10;3XfHWy9NRP/1X/9VOTz00ENHauY5c+ZUDtesWbPFS3beeefKYbFY3Hgz4hZ1dnb2O5LNZrd4VS6X&#10;63cEnQkBAAAAtl1Tp069/vrrFy9efP755+N1gcNx1FFHPfDAAzNmzIg7EICtI9ZG3T2mFBCxTnjD&#10;n3DEKc9Vnhf15G0YlTafEQXYFiF5OD6Nw/zkEJKHMT4OkocAAAAAAADjgVI+syJmkWgLZ2qfiJi1&#10;DFhczazKpViypbbVW7ahYnrj2i4RS2JYOcSqt+S770vWlPtOK43fZQAAAGwCukwDAADAhHPYYYc9&#10;9NBDTz755FVXXdXvjfUwGMVicb/99ps8eXLcgcD4Jdbml62KuntsGCZ3mDScbidibGHVWlsqhV09&#10;EkU6ldIJr29CnUzYYmCLpUgrGwSqX4NQkShXMLl8lMvbKCIi5Tphd87k8jqdDDq7EpPr3Zpq5fb+&#10;WORk0qkZ01LTpylv0z2x33777a6urvLn2Wy2X4Xe0JhiqfvNtwsr1tjIBO0dUWePNRETK9/3amtY&#10;K9KalSKlyFpTKtkwlFIQ5PKltnadSLg1WVMKc0tXpGdNr9ptZ3SchvFs+fLllcMTTjhhk6d95Stf&#10;+eEPf1h55Mc//vF3v/vd0dtJVtmXZgQZY4Y/yU9/+tN+6/btb3/7qquuGpEIn3nmmfnz5/cNd9tt&#10;t5deemmQ165atWrlypV9w0MPPbSurm5EoiKiuXPnVg7feuutLV4yc+bMfkfeeeed3Xfffavuu3Dh&#10;wsphfX39YLpMNzc3Vw6bmprQSQ8AAABgW7fDDjtcf/313/rWt3784x/feOONGxe6wBY5jnP44YfH&#10;HQXAVot68mKsKZaU5xJv9dvn27o6V7e8+0PibjvO1mrkX2HvpJJhZzcRhe2d/qTaWBcMYCQheTg+&#10;jWp+cmiGkDyM8XGQPAQAAAAAABgPWHlETKRkS12mWbnl+mSJAhHLm0kSMmvp7S5tN9fGcvnKtu6e&#10;YvnzVMqbNaN+M/eUDXP232MpNiwHr510ZTNrIUtiiB1WTr/u0wAAAFCGkmkAAACYoA455JBbb731&#10;5ptvvvzyy0ulUtzhbGPOP//8vfba65BDDok7EBinSs2tNgjCzm7teTo19I1KIlJYvdaWgrCzR4xx&#10;spl+xcyslPJdUyrpVDLs6vHr3y3Yi7p7Si3tNgzJig1DG0YShmItidgwNG0l5XlRT86pymjPK7dn&#10;cauKUU+u+423E1MaUjs2bbzj8Mknn1y8eHH589mzZw+/ZDq3bFXXK2+KMUF7Z9DWIVbcTMrLTnJS&#10;SdabyKU6mVTvZ9aG3T1he3dxbTOrVm9SbXnZa/be3aurGZVvKsCwvfDCC5XDD37wg5s8bcaMGYce&#10;eugTTzzRd8QY8/vf//4LX/hC3E8w1kql0ne+853KI8cee+yVV145UvPX1tZW7vh85ZVXjDGD3LH3&#10;85//vHL4rW99awQfvF+jmCVLlmwxsMmTJ2ez2e7u7r4jjz322NaWTP/ud7+rHH76058ezFVvv/12&#10;5fCII44YwaUAAAAAgBhNnTr1+9///hFHHHH++ecvW7Ys7nC2Mffdd993v/vdEfz5BWBshJ1dRGRL&#10;gU4OpTfLyvXrH3r2yb7h3Bk7jkbJNPuuiBVjbCmIb6kARh6Sh+PQaOcnh2YIycMYHwfJQwAAAAAA&#10;gPGg3DtaKYfslt+MpnRCbEREYgPeTA9npRyxLMQkQpvpJvPiyyuWvNP7Iq0dptZsrmRaRMo9pjd+&#10;h6PYgNlhYuWkKo9bUyQipT2lR+sVcgAAANu6kf8VHQAAAMD4tHbt2scff/yWW27513/912OOOaap&#10;qamxsfGSSy5BvfQQBEFwyimnrFixIu5AYJwqrmkWY0y+6GQzPIwW06XmNpMvRt091kRONr3J5s/K&#10;93uroHvy5SMmV8gvW1VYs94UilFXT9DeGfXkJAjZcZ1M2qnKevV1OpUkpZx0mkk5VRnWOsrl8ytX&#10;55auKLW251esbn3i+Y4Fr9kwGqUlEpGu1xZ1Lnw97OrJLV1RamnTqWRqZlNi2mQ3m95kvfR7H1u5&#10;1VXJmdPSM3Zw0qlSc2t+xeqgvbPliee7Xl8sIqMUNsBw/P3vf68c7rvvvps783vf+16/I5dccom1&#10;Nu4nGGv33XdfZUmz53m33377cP6l2s/06dMrh9bafhv4Nqenp+fHP/5x37C2tvboo48ewQdvbGxU&#10;791T3tbWNvAlSqlzzjmn8sg111yzVTddsmTJM888U3nktNNOG8yFr7/+euXw4IMPHsGlAAAAAICx&#10;1N3dvWDBgjvuuOPKK6/89Kc/vfvuu2ez2RNPPBH10kPz/e9//4477og7CoCtE3X1iLE2DLXvxR3L&#10;ZintEJFExhTxqw3YriB5OA6Ndn5yaIaQPIzxcZA8BAAAAAAAGA/KJcesfGu2nFLTbpZZsXKt3ezJ&#10;zA4RESuRYWUkRIjIloul+/WLFrEihpVLzLpfyXSYY9ZKJ71EY3yLCgAAMK6hyzQAAABsh7q7u5cs&#10;WbJo0aI3NnjrrbcqGw9uK/bYY49TTjnl5JNP7uzs/MUvfnHXXXcFwXhpHLF27doTTzzx8ccfT6fT&#10;cccC406ptd3kC0KiM6khT2IKxbCj0xSLNgyddGqT9dJEpFyHmCWMTBBIGJVa2sLuHjHW5As2CJiV&#10;TiWU67LWlS90dKuroq5uUyi61VkSSe4wRUSinlzU0V1qbg1a2rzaGhIpNbfW7LO73zBpZNfHRqbj&#10;xVeKa5uD9s6guU0l/NTUxiH0rmFmTviJqY06my6ta86/s8pvqOtZ/I4Ngup5u8W+bwmgnz//+c+V&#10;w371upWOOOKIfh2D165d++ijj26ut8z26qc//Wnl8Prrr6+qqhrB+ROJxO677/7aa6/1Hfn3f//3&#10;fu2jN+n888+v3Fx4/fXXO85I5peUUkceeeSDDz7Yd2TFihUNDQ0DX/W5z32uskx60aJFTz311Pve&#10;977B3NFa+8lPfrLyyNSpUwd57cKFCyuHe++99wguBQAAAACMkjAMly1btnjx4jfffPP1119/4403&#10;3nzzzbVr18Yd11ZraGg48cQTTznllJ122unWW2+95ZZb1q9fH3dQvUTk85///KxZsw488MC4YwEY&#10;LFMKxERExK477MlGS/lli2KMwdtgYfuC5OE4NNr5yaEZWvIwrsdB8hAAAAAAAGA80E5KO2nr5E3Y&#10;ZaKidhIDnpyOlKN0woTdYkNWm0gVCjGTYlJCRsQyD7mTpRAJsyJW/Uqmy62kWXtKp6hi46OImCin&#10;nQwRuUmUTAMAAGwaSqYBAABgG9bV1fXSSy+99dZbK1euXLVq1apVq1auXLlixYr29va4Q9uCqqqq&#10;pqam2traVCrlui4zM7PruolEoqamZtq0aXPnzn3f+95XuSPkgx/8YHNz829+85tbbrmlsropRgsW&#10;LDj99NPvuuuufm9zhwnOBqHJF0yhxEppb4ibC4WotL5VjDX5ovI8NWBfF3YcG0XaSu6dlSLW5Aqm&#10;WCImnUzqZII2VTjMWul0KuruMcUid7KpzupEws1m3GzGBmHQ3llqa49yucSUxtanXkzv2FS1xy48&#10;Qn/OJTKtTz4ftncW17eGnV1ONpuYXM9qWOXNbibtJBKl9S3F9S0SmfKaVO0+B1XTMH7kcrnly5f3&#10;DQ899FCt9eZOdhznkksu+da3vlV58JJLLnniiSdGPLB58+aNz8bsnZ2djz32WOWRz372syN+l8su&#10;u+xTn/pU3/CGG24477zzdt999wEu+clPfnLrrbf2DWfOnPnpT396xAM76aSTKnc9vvjii/vtt9/A&#10;l+y1114f/vCHH3744b4jJ5xwwttvv73FjY8icsEFFzz//POVB2+66abB/PVGRCrvSNj1CAAAADDO&#10;RFH06quvvv7668uWLVu1atXq1avLycO1a9eO816UnudNnz69vr4+k8l4nqeUYmatte/72Wy2sbFx&#10;p5122n///efNm9f3F9cf/OAHV1xxxT333HPzzTc/+OCD4+EBC4XCiSee+MwzzwxQ9gYwTvF4zBWU&#10;Kbe3y7QtjZf3qwIMH5KH49DY5CeHZgjJw1geB8lDAAAAAACA8cNN1Juoh1jZKDdwyTQRabdabESs&#10;rSnqTZVMMzMpl8iKiUjMkEumRQwRMet+hdki1tpAaZ9JOd579r2IKZBY7aa1m9EO2h0BAABsGkqm&#10;AQAAYNuzZs2aX//613/605+ef/758bD5b5M8z9t7773nzZu30047NTY2VlVVZbPZmpqaSZMmNTY2&#10;VldXD2HOhoaGb3zjG9/4xjeefvrpW2+99Q9/+EPsxeH33HPPv/7rv1Y2dQSIcnkiskGoPJeGWrIb&#10;dfeYUsnk88TkpJMDz8Na20Ix7OxSCV/CyIahSvhOagtXKc9VnmfyReV7pZaOVNOUvuOJyfVuNlVc&#10;05xbtsqvryUiG0Y1++4x/MURkY6Fr4ftnYVV66J83quv82qrR6SwmR3tT22k5tZSWzspJiLl6Ozc&#10;nYY/M8CIWLRoUeXw2GOPHfj8s846q9+uxyeffHLx4sU777xz3I8yRl544YXK4SmnnJJOj/zvOU46&#10;6aT6+vqWlpa+I/vvv/9zzz23xx6b+DdeGIb/5//8nxtuuKHy4J///OeRbTFd9uEPf7hyeN999511&#10;1llbvOrGG2/caad3/73X0tIyb968Rx55ZPbs2Zu7pK2t7fOf//y9995befCEE0447rjjBhNnS0tL&#10;LpfrG+6zzz7ZbHbEVwMAAAAAtlapVPrjH//4+9///pFHHqn8C9t4M2fOnH333XeXXXaZNm1aTU1N&#10;Nputqqqqq6trbGysr68fwjsKXdf9+Mc//vGPf3zlypW//e1vf/Ob37zxxhvxPuPatWuPP/74xx9/&#10;HH9VBhgxShORNcYUUTIN2w8kD8ehsclPDs0QkoexPA6ShwAAAAAAAOOHm2go9izTOmlNXqRu4A17&#10;jpuNgnalfRvlrQ2U2kS7F6V8sSXFWiQScYa6A9ASKSLqVzJtTYGJtE4oJ6V0su+4iERBBytH6aSX&#10;mBz3ogIAAIxfKJkGAACAbUlbW9t3vvOdm2++OQjG3WYgpdSuu+56wAEHHHjggQceeOA+++zj+/4o&#10;3evggw8++OCDr7vuunvvvfeWW2554IEHYiwdv/baa3feeecvf/nLcQUA440plohIoogHbA09sKC9&#10;UyJjg1CnkrTFLcIiplhUvm+7c6y1k0mrwd1ap5M2CG2hZJQypUBXXKVTqdSO00vNraWWtt6+zVoN&#10;v5tEfvmqwqq1pZa2KJ9PTGl0qzIjs+hERMTMiYZJZKXU0sZKdb+1VKdSqelTR/AWAEP29NNPVw4P&#10;O+ywgc9vaGg47rjj/vKXv1Qe/OEPf3jTTTfF/Shj5K9//Wvl8E9/+pPnDf1fqmWtra399uT5vn/P&#10;PfcceuihfUeKxeKee+755S9/+eyzz95tt90SiYSIrF69+uGHH/7617/e710t11133Z577jkajz9n&#10;zpxsNtvd3V0e/vnPfxaRLf56afbs2f/2b/92ySWX9B1ZtmzZTjvtdMYZZ5x77rm77rprTU2NUkpE&#10;urq63n777VtvvfXnP/+5MaZykp133vmOO+4YZJwLFy6sHH7+858fjdUAAAAAgMETkRtvvPHyyy9f&#10;s2ZN3LFswrRp0w444IBy/vCggw6qq6sbpRs1NTV961vf+ta3vvXss8/+13/912233dbZ2RnXUy9c&#10;uPBTn/rUvffeO0C/UADYGpaImFk5+GcKth9IHo5DY5OfHJohJA9jeRwkDwEAAAAAAMYP7VYr5Skn&#10;ZYo5sSXWAzaaZuW4VZFYUaGN8uw5TGqjUzRrX4RIIpKI2KWtJCIklpVLxFxxudhIbKB0iki5/nt+&#10;j2BNzpqim2hk1l5qWtyLCgAAMH6hZBoAAAC2GU888cSpp546fvY7aq332GOP/ffff7/99tt33333&#10;2WefMX69uud55b4xy5Yt+/nPf37jjTd2dHTEshTnn3/+jjvueMwxx8RydxhvxBgiEmv11ndDKrNB&#10;YIslWywxs0ps6dUDVkyhKFZsscSu69ZmlDvYH3NYKeW7plTSqUTU1aMb3pNhZK0SUxrY0UFbBytF&#10;RMXV64azMmFnd9crb0U9uaC906utGdl66Q1Bsz+lgUSK61uU53a9+lZi8iQ17H0/AMP34IMPVg43&#10;2cS4n29/+9v9dj3efPPNP/nJT6qrq+N+mrHw2GOP9TsShuFo3OiQQw65+uqrL7744sqDN9xwQ79u&#10;0hu76KKLvva1r43S4yulvvjFL/70pz8tD4MgWLly5fTp07d44cUXX/zWW2/deuutlQd/85vf/OY3&#10;vxnMfefNm/fYY48lEonBnEwbbbXE34UAAAAA4tXW1vbJT37y4YcfjjuQd02fPv2AAw7Yb4MpU6aM&#10;cQDldzv+5Cc/+d3vfvfv//7vr732WizrcP/9959//vk///nPY7k7wHbGll/v6OhBvjUSYJuA5OE4&#10;NGb5ySEYQvIwlsdB8hAAAAAAAGD8YGY30WhtKQraw6DNS0zdQqNpv9ZEeaVTxnbZKK+dzKbmdIjy&#10;RGxtSCKKFTETMbEaVMtpiYiIWLNy+84XscbkiLXSvnazXNngWmxYbFU6od1MIrOj0qPV0gkAAGA7&#10;MMQaBgAAAIAx9vDDDx955JGx10tPnz79k5/85LXXXvv44493d3e/9NJLt9xyy3nnnXfYYYeNcb10&#10;pZkzZ/7whz9csWLFT3/60xkzZox9AMaYT37ykwsWLIhrBWBcGVS+b0BhV46ETBCw522xp2jUkxdr&#10;xVgi0qnk4Ouly3TCJxEbhFF3zyabSHuTat2aqlJbe9DWUVzfGnZ0De2hxNr2F162paC4tlknfK++&#10;dtjrtGlM5E9pUJ5XXN9ig6D7jbdH6UYAgyciDzzwQN8wnU7X19dv8aqDDz5443KCm2++Oe6nGSPP&#10;PffcmN3roosu+tWvfrVVl/zud7+7+uqrRzWqL3zhC5XDv/3tb4O5iplvueWWH/3oR0Nbh+eff76q&#10;qmqQ54vILbfc0jecMWPGnDlzRnVNAAAAAGAALS0thx9+eOz10lVVVUceeeSll1567733rl27dvny&#10;5X/6058uvfTSY489duzrpfukUqmzzz77lVde+ctf/vKBD3wglhhuuOGGn/zkJ3GtAMBgMVM5G2lk&#10;uFONGgkNEbHWyseeSNhOIHk4Po1lfnIItjZ5OPaPg+QhAAAAAADAeJPI7sisHa9GoqK1hS2dzm6y&#10;kZVWTkpsaE1xw3GxtmSinijosFFOrCGyQlZsIDYUG4oNxBStKYk1m9yO2DuLWBHD7DCx2tDyWohM&#10;1EMi2kkTa8d/zw7DMGgjsm6iXjkpPzMz7uUEAAAY11AyDQAAANuAlpaWU089tVDYYpJiVMydO/dL&#10;X/rSbbfdtmLFiuXLl//hD3+44IILDjvssGQyGffCvEcmk/n617/+9ttv//a3v91zzz3H+O49PT3H&#10;HXfcihUr4l4GGAe0JiJSylo7tAlMvmCjiESU527hzELJhoGEEYko31V663/A0ZqVskFko0g21VKA&#10;mRMNk9yqTKmlzRZLpZa2chvtrVVcvT7qyRfXNRNzYtqULZaCDwczJybX2yAM2jvzy1cH7Z2jdy+A&#10;wWhpacnn833DY445ZjD/CCilvve97/U7eNlll42fZiajp1gsBkEwlnc888wzV65c+clPfnKLZ37y&#10;k59cvXr16aefPtoh7bnnnpUvgvnlL385yAuZ+V//9V+XLVt22mmnDeZ8pdQ555yzfPnyq6++2nG2&#10;4r0bixYtam1t7Rteeumlo/rvdgAAAAAY2JlnnhlXC+X6+vpTTz31Zz/72YIFC9rb2x966KErr7zy&#10;+OOPnzx5ctyr8h7MfOyxx/7jH/946qmnTj75ZKXG+tfE3/zmN++88864lwFgIG42rVyXlTKlMf2p&#10;fKuIiYiIHUcnUDIN2wkkD8ehsc9Pbq2tSh7G8jhIHgIAAAAAAIw3Sif89HTtZlm5UamNaAuvTVTK&#10;c7xapTxWnjUFa4rGFKKg00Z5awKxobUBkRVrWITIWhuKjcQaEStiiQyJEdlE4bQIiURETMph7TFr&#10;IhIiG+VIrHYzrBwvObl8vMyEnSboctxqVl6qei4zCsEAAAAGsnUd2AAAAABicdddd3V0dIzlHV3X&#10;PfLII08++eRjjjmmqakp7gXYCo7jfPazn/3sZz97//33/+QnP3nkkUfG7NarV68+7rjjHnvsserq&#10;6riXAeJU3qunHEeiaAiXi4gtliQMiZgHbBktxph8QSIjxrBWrDRv/WZfZlaua8OQiEyhpDxvkycl&#10;pjTaUhB2d4uxpea2xJSGLT6FBKEplnrrq5XqfvPtqFCM8gW/YZJyNI0ynUw42UzQ2uFmM52vvFk/&#10;/0DsxYEYNTQ0DPDa1AGce+655557btzhxyCRSAxtxYZjhx12+MMf/nDTTTc9+uijTz755PPPP//i&#10;iy+2trZqrXfeeeeDDz74yCOPPProo+vq6sYmHma+6qqrzjjjjPLw6aefbm5ubmhoGOTlM2bMuO22&#10;22688cann37673//+7PPPrto0aJVq1ZFUZTJZGbOnLn33nvvvffe8+fP33ffff0hNeaqbM2ttR6D&#10;MnIAAAAA2Jz169f/+c9/HuObzps37+Mf//jxxx+/7777bls/dB988MF/+tOf3nrrrWuvvfbXv/51&#10;sVgc/pyDISL/8i//MnXq1MMOOyzuNQDYNLc6S0TK82xpjP65GAKJLBEpR2vfG/ZkAOMCkoej57vf&#10;/e53v/vdIVwYS35yq2xV8jCWx0HyEAAAAAAAYBzyMzNLuVWOXxcW1kVhznEzA5/veDXWFITIBGEU&#10;tDM7xCw22lBurYi10lokIrFCloiEiMUSkVgrJCTEZET69WixJJbZZWKlErShXlpsoJw0s+MmGvta&#10;TxNRFHZFxVbtZhy/zktOcf1JcS8kAADAeIeSaQAAANgGLFiwYGxupJQ64ogjTjvttFNOOaW2tjbu&#10;5x6WY4455phjjlmwYMF11113++23l0qlMbjpyy+/fMoppzzwwAOu6w5/NthGOekkESnPDbt6RGRr&#10;Nw1LGAqJGMtaDXytKZRIxJaLqx1FTDSELtNErJWULFmxwUDdJ/zGeomsKRSJe3dP9o9cJOzsLq1r&#10;KbW2R13dNny3YjzK5Qur1pqegpD4tbWmUFQJf7S3U/sNdblcvtTWwa5jenJONjP8OQFgu1dVVXX8&#10;8ccff/zxcQdCRPSJT3zirLPO6msN9Nvf/vbCCy/cqhkymcyHP/zhD3/4wyMeWxAE//7v/943vOyy&#10;y9LpdJyLBQAAADCxLVy4cMzKYHbZZZfTTz/905/+9Ny5c+N+7uE+yC9+8YurrrrqF7/4xQ033LB6&#10;9eoxuGmxWDzppJOeeOKJXXbZJe4FANgEpypLRDrhh91DSWyODVMoKM8jZp1OxR0LAECchp88HD1I&#10;HgIAAAAAAIxPSnmJ/8/efcfZVZV7A19lt9PmTJ9MeqWEDiJVKXppglQLoiJ40atiuaiA5V54vSpe&#10;CyiIXisIqKg0BQMoHSGBQICEQID0SabPnDlt11XeP04YhpnJzJlJZk4m+X0/wGfvfdZee609Q5J5&#10;sp71pOZ6ubXSiImgmzOL8lH2JTTtehGu00QTQpX0CWWUcsrMgSWgtWZURYRQohWlhFJDa00oIVoT&#10;ojWlRCslA8pMSpnWWquIEEoZZ9ymlGmiZFQkWjAeY8wy7FpuvPVTpIyKIujhRsJ0Gky7Ll69uNJv&#10;EQAAYAoYT0YBAAAAwCR75ZVXdnqflNLm5ub58+cfdNBBp5xyyuc///nf/e53W7dufeihhz75yU9O&#10;9XzpfgcffPBNN93U0tLy3e9+d86cOZPwxEceeeTiiy/exfeehwnFLMuIx3jM1kqqKBrr7aVbSoWj&#10;R2impVJBqITQmlBGKeOEEDq+6s2cE0K0UioKR2oVc3jMkZ6vpQo6ewZ+k2spixtauh5b1v3ks/nX&#10;1nlb2oLOnqCj29va7ra0ei1thXWbRb4QFYpE66A347a0uhu3RJksURP4fwozDDOVEPkC0drd2jFx&#10;DwIAmCCO43zjG9/oP/32t78tpdyB/namBx54IAy3/a7BGPviF79Y6REBAAAA7NEmInhICKmpqZk7&#10;d+7ixYuPO+64T3ziE9ddd92LL7742muvXXXVVVM9X7pffX39N7/5zY0bN95+++3vfve7J+GJPT09&#10;p556akcHIhWwK+K2xR2bOZaWkohd5SfQt9FKun5pz0qnEcVkAGCPhuAhAAAAAAAAjIOdmMXNpOU0&#10;UspCv0OrkX6W1CoKvTbKTEq01ppQTgglhA7Kw6KEUcYpZdsyorWklFLKCKWlxGmtldZKq1ArqVVI&#10;CKHcIpQz7igtZJgnWnEzybjDrbRhVW97OlEi6ImCTsYdM9Zo2LWJ2gMpRQoYAADA6FBlGgAAAKaA&#10;lStXDnv905/+9Ac+8AHLskzT5Jwzxhhj9E3d3d3DFhW0LOvKK6+89NJLGxoaKj2zSdLQ0PC1r33t&#10;iiuuePDBB3/961/fe++90dgTWct32223zZw585prrqn0vKFirLqaKFcghMiCy2utMd2rpSaEEKWp&#10;MVJ0T/kB0VoLSSklWlPGKOOUjSsgyCghRGs9agKzkUoSSqTnU86UH5TucjdvLby2XgahdP0olxeF&#10;olaKEMIMgxoGYUwrrYJA+aGOIhXwMIyYZXLH8sMo6Omz62vM6qoJ+kKYqUSUzUvX81s7UnvP3zUL&#10;4wAAjOCyyy777ne/W1pfmMlkHnvssYkoGT1WWuuvfOUr/adXX311VdVE/UoOAAAAAOV46aWXhr1+&#10;0EEHfe9734vFYqZpGobBGOOclyKHhBBK6Uc/+tFVq1YNvfH973////zP/xx44IGVntkkMU3zQx/6&#10;0Ic+9KFXX331V7/61W233dbV1TVxj1u/fv373ve+xx57LJlMVnrqAIOZ6aoomyeECNc107vcz3rC&#10;9bVWRiJhVVcxe2xxVwCA3Q+ChwAAAAAAADBWlPJEzUGF7uVmbFrotoZ+hx1rJsMtq9MqCt1WpSMZ&#10;FQhh3IxrrYhWWkVKBowZhBl0W59Ua4MyqpVghGottRZEE0IoJVRTTUhpWSTXyieUMW5TwhiPSeFp&#10;FVLKmZmglJt2PTdTpacr6Ud+t9aRYVYZdi0308nagwaWtgYAAIARIGUaAAAAdnUbN27s7e0det2y&#10;rO9///sj/B3zI488MvSibdtLliw58cQTKz2tCmCMnXrqqaeeemp3d/ftt99+2223PfPMMxP0rO99&#10;73szZsy49NJLKz1pqAynqd5taTVisShXMGvSY8vUVZoQognRI9yltfQDLWUpWVoTTTljljm+0VJC&#10;S33q0VKmKWfctmQQEh0PM1lRdPteWB1msqLohT290g8o52ZVksfjPGZTvi1AKYqu9L2I5Jlt84St&#10;wkiFkcqFlBs87vgd3VE25zQ3Mmvnr3Hk8TjlPMoXeSIucgUzndrpjwAAmFCpVOrnP//5Jz/5ydLp&#10;ZZddtr1kmMm0fPnyN954o3ScSCQGroAEAAAAgIpYsWLFsNevvPLKU045ZXt3aa03b9489PpXvvKV&#10;H/zgB5WeU2Xsu+++11577f/+7/8uWbLk1ltv/fvf/+77/kQ86Pnnnz/vvPPuvfde0xxnPAdggthN&#10;dX5HF7ftKFvYBVOmZdGjjPGYbaPENAAAgocAAAAAAAAwLtyIJWoPyHevMJ2GyOuIgk7Dbhy0xFFr&#10;GXptSkcyyhNNuJmk1FAyUNKjnCkVaS2IlIRyQvu3ajUIo1pFhHKi1Lb86lK3lGlCiI7Im4WnCWFS&#10;FCkhjNuMxygzzVgTYxYhRKlIRjkR5hgzrFgz444Va4ql96EUyV8AAADlGlcRNgAAAIBJ9Oyzzw57&#10;/fDDDx95T+6lS5cOvfitb31rz8yXHqi+vv7SSy9dtmzZ+vXrf/CDHxx11FETUXv2i1/84h133FHp&#10;uUJl2I31zDSMdEqFofTGuLKWlQo9EUK2m8CswogQrYQgjGqlKOeEknGXVdHbHkRpGT8eMcsiWqso&#10;8ts6ux5/Juju9Vo7vK1tWmmnqSExf7bdWG8k4/350oQQ5QVEEy0kswxmmkYiblZXGckEIVrkCyJf&#10;EJ7vbm6N8oWJ+FoYyYQoFAkhfmf3RPQPADDRPvGJTyxatKh0vHLlyu0lw0ymK664ov/4Zz/7WSwW&#10;q/SIAAAAAPZonue9/PLLw340cpnBV199NZvNDrp49NFHf//736/0nCrMNM0zzzzzjjvu6OzsvO22&#10;284555xEIrHTn/Lggw9+8pOf1FrveFcAO1F8xjRmcDOdkr4v/aDSwxlMFIpGPEYotZvqKz0WAIBd&#10;AoKHAAAAAAAAMA6GVROv3psbCcOuk8KNvDatxMAGkd+pVSSjQn++NCGEcZubVZSajJmUWYRSrYWS&#10;gVKh1opoQimnzGKUkW3/EKI1IZoQRYjWihCtiVZKhppIzm3DSjMe42bSjs+gzBBRIXRbw2KLjHKG&#10;VWUnZnIzlajZP1FzAGPYfhQAAGAMkDINAAAAu7rtpUzvv//+I9/4+OOPD7pSXV39hS98odIT2oXM&#10;mzfvK1/5ytNPP93W1nbTTTd98IMfrK2t3VmdK6U++tGPDlvrG3Z7lLP4nJlmKsEMI+zuHdPiV8q2&#10;baxItl/zWQtJNCFqW7IzMwxmmNTg5T5jEKVLz6Vs9B6oaRDKZMH1O3vCnoy7aassenZDbXzODDOd&#10;Gnb3Aen7WghCNHtzhJRSZltmdRVPxJUQoi8v/dBv64z6cjv9a8EdRyulhVDeLrfEEwCgHIyx22+/&#10;vf/08ssvr+x41q5d+9hjj5WO58+ff8EFF1R2PAAAAACwYsUKIcTQ642NjQ0NDSPcODR4SAj55je/&#10;ORF7C05RqVTqggsuuPPOO7u7u5csWfL5z39+r7322on933rrrRX/Ez7AINQwYjOmGVVJSpnI5Ss9&#10;nLeJsnklhJFOcce2dr0K2AAAFYHgIQAAAAAAAIyPHZ/pJOcaVtpympQKQ69VyW3r62SUVcKTwiVa&#10;cTNB6VurCillzExyI0mZwZhFmU2ZQbTWKlTKVzLQWijCGOOEaKIpIYRoTZQiWlFGCNFEa0op1YRS&#10;gzKDmylCdOC1BoVNwu/UWplOvZOYY9p1ptNY1XiUFZtW6VcFAAAw9SBlGgAAAHZ1K1euHPb6tGkj&#10;BQKCIHjqqacGXdxrr70cx6n0hHZFTU1Nn/jEJ/70pz91dXU9//zz3//+90899dRkMrmD3QZBcNZZ&#10;Zz3//POVnh9UQHL+bGoYdn2t9AOZL5Z/IzMtQgjlTEu5vTZKCK2UJlorRQ1OGOVxe/xjVar0RGoZ&#10;5TSnlArX1UIUN20ljMVnz7BqqkdYTi39QAtJCKHG4P65Y5vpFGFM5AsqCP3O7ii7k7OmqckJIUpI&#10;6Y+x3DcAwC7j0EMPveiii0rHDz/88Nq1ays4mG9961v9x7fffjvn492wAwAAAAB2kvEFDwkhDz/8&#10;8NCLBx98cKUntCtyHOfUU0+9/vrrX3vttc2bN998880f+9jHZs6cueM9//CHP0RZb9jVxGbPoIwZ&#10;VckwVxhhV8dJprUOe/t4zDES8eSCOQSbOwAAvAnBQwAAAAAAABifWNXCePViZibt+AxCaOi1yiir&#10;lIiCjFKRViHjTqm+9ECUEMpMbqa5kWTcYsyk3KbMoswklBFNqFZaK0opoYSUasIQSiinhFNmakq1&#10;lkpHWkutpBQFJSPGTMOqtuIz7MRMw6qxEjNS9e9I1BzImFXplwQAADAllZUSAAAAAFBB7e3tw16P&#10;xWIj3PXkk0+6rjvooud5lZ7Nro4xduihhx566KFf/epXhRDPP//8448//sQTTzz11FN9fX3j6DCf&#10;z59yyimPP/744sWLKz05mFTMtpKL5ubXrOPZvN/ZnYg51CwvIdk0KKWUcxWGWuthUpE10UJqqYhQ&#10;1DSYaTLTpIY57qEqISnjhNJStvYIDlm097z6Rn9Le1QoJh2HcR6fNZ3yETei0lorpZUilBI2zEJG&#10;yrmZTkb5oii4BiFBRw/lhpGM77QvhMEJIVoI6aPKNABMYddff/2f/vSn0p/uvv71r//5z3+uyDDa&#10;2tpuvfXW0vF55513+OGHV/rFAAAAAMA4g4dCiGFTphE/HNWsWbMuvPDCCy+8kBCybt26xx9//PHH&#10;H3/yySc3bNgwvg6vuOKKdDr96U9/utIzA9jGqq4y0ykVhCKbD3p77fq6Mm+c0dD43sOP7D9lbGfu&#10;Xx/l8iqK4k0NPObE5+6EDQsAAHYnCB4CAAAAAADA+Njx6dxIFDMrbToj9Dsjv0erdk20ki6hBuXb&#10;LdFECSHM5MzUWmkVaRVqLSndtgOj0vrA/efMnVNPtCaEJhI2YxblFmO21lKriJspxm07Pp0ys9QZ&#10;IZSbSTs+3Yo1U4Y8LwAAgB2CKtMAAACwq1uwYMGw1/0RK6bed999Qy++/PLLL7/8cqUnNGUYhnHE&#10;EUdcfvnl9913X29v76pVq375y18ec8wxY+2nu7v7ve997xtvvFHpCcFkS86fY6QSseZGQqjX2qGl&#10;Kucuyihz7FJ+tY7E0AZaSqK1jiJNCLNMwqiRiJNxV1XRWodR6XE8NkoV+nnTmveOpfebPnPfmoZ5&#10;DU1mOjlKvvTbZ7b9T6iZSjLTEAVXRZHf3qWFKLvb0Z5qbHuT0kPKNABMYclk8ne/+13p+C9/+cu4&#10;kzF20NVXX106YIz93//9X6XfCgAAAAAQMt7g4fb2B/zjH/9Y6QlNJQsWLLj44ot/97vfrV+/fuvW&#10;rXfeeecnPvGJcVRT/MxnPtP/B36AXUFq0TxmW2Z1VdibK38jwrp0+qCFe/X/w3deyrTWOurpM+Ix&#10;HneSi+bSnZqMDQCwG0DwEAAAAAAAAMbNsNKp+sMNu9qKTbNi06QMZJTTwmfUoFqPejuljHGbmylu&#10;VXOrmvIkZTYjZO6s2oP2m3vIQfsccvD+++yzX7z2oETNAXZijp2Yzc0kpZzxBDernNT8RM3+VQ1H&#10;VjefUNVwhJ2YhXxpAACAHYe/SwMAAIBd3Ve/+tVhyswSsnLlykKhoN8MSWit8/n8hg0bli1b9pvf&#10;/OaWW24ZeovW+jOf+YyUstJzmnoopfvvv/8ll1zy5JNPfutb3xr2KzKCtra2E044Ye3atZWeB0wq&#10;ylnNYQcw24pNb1Rh6Ld2EFVW1jSPx5lhEEpVGA79VCulIqGkZAannBmJOBlD3vJgSgit1bZS1aPV&#10;wfY7upWIpOtTRnnMLjMJvLyXRXgqQTkThaIWwu/o1mXEW8vqmFJKqFZKRdFOGy0AQCWce+65Rx99&#10;dOn4y1/+8uQPoKOj45e//GXp+IYbbqirK7fOGAAAAABMqA9+8INz584den3Dhg2dnZ0DI4G+77e2&#10;tr744ot//etfv/a1rw3b2zXXXLNu3bpKz2lKmj59+jnnnHPTTTc99NBDY/3Tstb64osvvu222yo9&#10;CYBt7GkNzrQGq76GGTxo32mRunELunqUEFZdjRGPxWdNr/TrAQDYFSF4CAAAAAAAAOPGuJOse0c8&#10;vQ9hjJtJQjmhTClfiKwURa1CTUZbKKi1VpESrpZFrQLCDMNKG3YtN1N2vNlJzjOMOGOWYaVMu8aK&#10;TaOUmXY1NxKx1AIrNo2bSUqR2wUAALDT4LdVAAAA2NUdffTRV1xxxdDrd911VyqVYowZhmEYBmOs&#10;qqpq/vz5Rx111L//+79nMplhe/vXv/416K/JtdbnnHPOtGnTpk+fftBBB5133nnXXnttxZdA7bIo&#10;pf/1X//1+9//3rbtMd24devW448/HrWm9zRmKllzyH5GIu40N0rfd1tay6mfbFYlCCXctlUQEf32&#10;aKMmsuhpISjnlHMec5ht7cgIlR8SyphlGqnEyHsBSNcVhaJ0faU1tUytqdp5taAJIZRSI5XQSkvX&#10;E0VXFNyd0q1SUhNNDYM7Y/t/FgBgV0Mpvf3220vHd9999+RvxfLtb3+7dLD33nt/+tOfrvT7AAAA&#10;AIBtHMe59dZbTdMcdD2XyzU1NRmGwTk3DINSGovFZsyYccghh5x11llLly4dtrdisXjOOedks9mB&#10;F2+88cbZs2c3NTXtvffeJ5100te//vXNmzdXet67ruOPP37p0qULFy4c011KqQsvvHDYfTABJh+l&#10;NL3/3syynKZ6GQZRJrvjfY6byBeivpxVW81jTnLv+SgxDQAwLAQPAQAAAAAAYEdQyuzETNNu4laK&#10;EsrNamYmKbO1FlIURZATYU5GBSVcJX0pAyUDJTwlXBkVRJSLwj4lCloLyixuJLlZxZhj2jV2YrZh&#10;pQetS+RGShMqo0IU9GqFOigAAAA7H/46DQAAAKaA73znOx/4wAe296mUckyFo3/yk5986Utf6r/l&#10;mWeeufvuuzs6Otra2lauXHnnnXd++ctfRiXqkZ1//vkPPvhgdXX1mO7aunXrcccd9+qrr1Z6+DCp&#10;nObG9IH7mqlkbMY0FYnixq1RoTjyrgTMNHnMYY5FCJH+W4WmtZBRNqeiiJom5YxaBo/FdmRsWkoZ&#10;RtyxKKVmVXKklloHXX1aKOkH3LEo40QrXV7R7P4uyGhbMVDOWcyWQaiFjHoyZGfs3aAjSQhhBucx&#10;Z8d7AwCorFmzZuk3jTUBY8fdcMMNpUevWbOGc17plwEAAAAAbzn22GN/85vfbG8rNKXUmGJ9K1eu&#10;fO9739ve3l461Vp/5zvfaWlp6ezsfP311//5z39ec801zzzzTKUnvUtbtGjR008/fcQRR4zpLqXU&#10;RRdd9Jvf/KbSwwcghBAec9KLF/FE3Ewlw56MdHfO/oZjJYPQb+824jG7vjY+qzk2Y1qlXwwAwK4L&#10;wUMAAAAAAADYEVpLKfKMmtysNmON3EhwHuNmmptVzHAo44RopYSSvpaukq5SgVIRIZpSzo0YN6sM&#10;M82NODMShl3jJGcZVs2wtaMp48xwlHQJ0SLMjH2kAAAAMAqkTAMAAMAUwBj7/e9/P0LW9Fj95Cc/&#10;Oe6445599llCyM033zzo03g8bhhGpSe9qzvuuOP+9a9/zZo1a0x3tbW1HXfccS+++GKlhw+TKj57&#10;es1hBxjJRHzOTGYZfmuH19oh/WCEW6yaNOWcWabyfK00UUoW3SibJ1obyQQzOTNNZtuElj2I4UjX&#10;p5Rwx+HJOLNGqlYtvUAGvvS2tSdEU8ZYOUteKGWmSQ1OiC4nxdqIOYRS6fkyDEVxJyzE1EISQlBl&#10;GgAAAAAAAHZvH/vYx37961+znVR89bnnnjv44INvvfXWKIoefPDBtra2QQ3S6XSlZ7yra2hoePTR&#10;R88444wx3aWUuuSSS2644YZKDx+AEELis6fbdTVOUz2zLW9rp3T9SR6AltJr7aCcOc1NZjqVPmCf&#10;7e0NAQAAAAAAAAAAADtIRnmilZI+47Zp19rxmVZiluXUcSPFjRg3EtxMGVYVt6oNq5pb1dyqNqw0&#10;N1PcSDAjxs2k6dRZiVl2YqZp1RA60tpCzhwlQ0JUFPRVet4AAAC7IaRMAwAAwNRgmuYf//jH888/&#10;f2d1+NRTTx1xxBFVVVW/+MUvBn10yCGHVHq6U8N+++23dOnS/ffff0x3dXV1HX/88U8++WSlhw+T&#10;ymlurD/2cKu6Kj57htNYr/zA3bzVbWmLsnkth0kkNhJx7jhG3FFChj29QSYr/ZA7tlldxUzTSCWZ&#10;Ze7g8kAVhCoMjViMMmbV1YzcOMrmtFIqDJljbysWzRgtb28F7tilljoSo7emlDu2CiMtVZTL7/ib&#10;V1FECKEGR8o0AAAAAAAA7N4uvvjiW265ZWdlTXd0dHz84x+vqqoamvRLKT344IMrPd0pIBaL3X33&#10;3ZdccsmY7tJaf+ELX/jWt75V6eEDEEJp9WH7G1Wp2MxmZhlea7sacRfInUsJ4W1pI0I405u4Y9e+&#10;4yCKmqUAAAAAAAAAAAATRgmXEKJVyIxtC+0YM7mZtuLT7OQcKzHTik83Y42WU2dYNYZZbdq1ptNg&#10;xpqtxEw7MdeKNXMzzZhZzrMotwnRSkZK7oSqKgAAADAIUqYBAABgyuCc33LLLSeddNKg68lk8rLL&#10;LnvppZeG3lJbWztyn/n8MBmJZ599dqXnOmXMmDHjySeffPe73z2mu7LZ7Mknn/zggw9Wevgwqcx0&#10;quHdRyQXzrVqq5PzZtsNdVpKv6OrsG5jceMWv7Uj7M6EvX1hbzbsyfgdXToSYTZPtFZBRBm3atI8&#10;ETNSyfi8mcwyKeel+snjpJQoutQwmGMb1Sluj1RimmglC64KIkI0sy2iJSGEMkaNshYpMsemnBHK&#10;lCgjZZoQZluEEBWEsugNm08+JqLoMcuinBupxA52BQAAAAAAALCLu+CCC3784x8PukgpPf300x97&#10;7LETTjhh0EejBg993xdDfpw/+uijGxsbKz3XqYFz/stf/vKqq64a641XXXXVZZddVunhAxBu23VH&#10;HWok47GZzZRzd2u7nJSsaRmE3qatKhKxGc085tQctj+PO5V+GQAAAAAAAAAAALszJX1CtFaC0sGV&#10;VChhjFmMO9xIcjNt2LWmU2dY1dxMcSPGmEXp2Oq/lDKrtY6U9Cs9bwAAgN0QUqYBAABgKrnkkktO&#10;P/30qqqqgRcppZzzf/7zn4Mac85feeWVH/3oR9XV1eU/Ip1OX3zxxZWe6FRSXV39j3/849xzzx3T&#10;XZ7nvf/977/nnnsqPXyYVNTgVfsubDj+yPi8mXZdTWLuzMScmXZDHbNMGUZhpi/o7g26e8LePukF&#10;zLacxgazJm2mU0QpahrxWdNj05uMeIwyxgxDK6mVHs84lIpyBUKImUow27Lr60ZuLrxAa6WjiBoG&#10;5VxLTbalTJdXZTrmEEKYwXV5KdOUM2pyFUZaa+l7O/LCtVTK9cxUglLqTMNibgAAAAAAANjN/eY3&#10;v9mwYcN73vOeQdcNw8hms8uXLx90/dprr33ooYcOOOCAMT0FqbxjdfXVV//iF7/gYyyQe9111/3H&#10;f/yH1uMK/gDsPNyx6486zEjE47OaKWNeS2uYyZKh35laayl1JFQQSs+XfjDuzRCl63otrYSx+OwZ&#10;Ripec+j+dkPd+LoCAAAAAAAAAACAMikltsX96CSkWVFCCNG6VL4FAAAAdq6ylvgDAAAA7AqCILj5&#10;5ptvu+22Y4455vHHH++/ns/nf/CDHwxtf/TRR7/44ov//Oc/v/SlL61ateqee+6RcvTgwjXXXFNT&#10;U1PpuU4xtm3/+c9//sIXvnDjjTeWf1cYhh/4wAf+8Ic/fOADH6j0DGBSGYl49YH7Vu270G/t9No6&#10;w94+PfD/Ta3Jm3suUkqD3j6tlMgXVRj1pxxzx1FhRAjRQlDLHNPTtVIiV9BKmVUpYhhOcyNlo2zx&#10;qDyfaKIiwWI2IURFEWWMMMrKezS3LUoZs0xRdHUkqDn6T2HMMKQXEK1F0TcS468OHeWLmmgjlbDq&#10;a8scLQAAAAAAAMDUdddddy1ZsuT444/nnPdHArXW99xzz9Cd+xhjRx999Gc/+9lTTjnl2GOP/ctf&#10;/tLd3T3qI0466aRzzjmn0hOdej71qU81NTWdf/75njeG7eF+8YtfhGH461//mjHsAw7l0lqLXEG6&#10;nhJSS6GF1EJqpbhj80TcSMZ5zKFj/I7i8VjdUYd2P/18fPaMoLM76OoRRc9pqtdSSteTni89X6th&#10;EqQpY8yymGkwyzSSCWZbowxe6SjTF/b0MceKzZjGY07tOw+2atKVfqkAAAAAAAAAAAB7Aq2JJoQQ&#10;PbaS0eOxbYWk1nqcGy8CAADACJAyDQAAAFOGbdsHHnjgypUrB+ZLj+Css87yff+BBx544IEHGGOW&#10;ZY2aMr3ffvt95jOfqfREpyTG2E9/+tNZs2Z97WtfK7/2ixDi/PPPl1J++MMfrvQMYLIx04zPmRGf&#10;M0MrJQpFUXClH2ghiVbUMLht8UTcSCWIJj1PPx/15bzWDq+t0w4iq76Gx2xRdAmhWkgylkxgFUUi&#10;XySEmqkkMw1nehMfbZ0iIUQGoZaSEM0Mg2iiwog7NiHETJWXzEypmU5ppYjrSz8wykiZpqZBPF8L&#10;qaJoR16yLOS5ZTHLik1HiWkAAAAAAADY/R1++OFLlix57LHHyml89NFHNzc3P/vssw899BAhJFHG&#10;nmWU0uuvv77Ss5yqzjzzzEceeeSMM84oJzW930033SSEuPnmm5E1DSPQSkXZfNjTF/Zmwt4+FYm3&#10;f6y11v1p0pRSFnPs2urYjCarvrbM9GkjmWh41zszL7xc2n7Ra+3wt7azuM1tWwupI6GV0lqTbf8Q&#10;QgnljDBO/YByThkLejLMNM2qpJFKDt3cUGstC8Wgq1cJYVal7MZ6sypR+86DjUS80m8XAAAAAAAA&#10;AABgj0App6QULZyENOZt5awpQ0oXAADAzoffXwEAAGAq+fa3v/3+97+/zMZnn332vHnzPv3pT//i&#10;F79QSvm+P+otq1evvvLKK7/3ve9VeqJT1RVXXDFr1qyLLrooDMMyb5FSfvSjHyWEIGt6j0UZM6tS&#10;ZlVqew3qjjq055kXCCVBV2/Qm4lc10gmCCXMNFQQ8JhDytjVUWstXU/5IeXMSCWYYTrTG414rJwR&#10;6igq1cGmjKkwJEQz2+Ixhxrl/jxl1qTDvhx3bOn5WkrK+Sg3MEYI0VKVimmPj3A94fpOQx2h1JnW&#10;MO5+AAAAAAAAAKaKz3/+8//3f//X0dFRTuNzzjknmUzedttt5557bhRFxWJx1Fu01h/5yEeeeOKJ&#10;cvKrYagjjzzy6aefPuWUU9avX1/+XbfeeqvW+ne/+x2ypmEoFYTFjVuKG7eoMCydSs8XrqfCiCil&#10;lSJqW2UYyhgzTWaZ1DS5ZYp8wd3SxkzTmd4YnzHNrK2mdJQgIzVNp7nR3dwa5YvMtoSfj3q8SGtq&#10;cMINyhihhNJt/2qtVRARHbx5M2WWxS1ThVHQk+G2bdWmjVSSlOrI+EHQ1SP9gMec+PQm7th2fW3N&#10;Yfsza/TdHgEAAAAAAAAAAGCnYNwmlBLKiBY73tvItIxIKUmbIgYIAACw8+HvlQEAAGAqOeOMM77+&#10;9a+X0/Lggw+eN28eIeTnP//51VdfzUdNUHzT//7v/z711FOVnugU9pGPfOQf//hHdXV1+beUsqb/&#10;/Oc/V3rssItilll31GGx6U12Y11s+jQiZNjVqzyfmYZSUo2Wn6+Vkp4fZXLKD5ljm+kUt+34rOby&#10;K7RoIbfVTudMhSFlnBrcSI5hbTQzDTOVKNWmlt7o2zcwxgkhWiuixrljpdY66OxhlmVWVyXmzMDy&#10;SgAAAAAAANgT1NXV/eUvf7Ftu5zGZ599NiHkjDPOuP/++5uamsp8xIoVK66++upKT3QKW7Ro0bJl&#10;y4444ogx3XXbbbdddNFFarxxEtgtiaKbXbmm46F/5V9fH/ZkvK3thbUbi5u2+J3dKgyZbRnJuJlO&#10;WfU1TkOd01hvVKWoacggjDJ9XntnYd1mb0t70N1b3NDS/fTzXY8t9du7tsUAh9BS5l9b3/nQv3Iv&#10;v04pZZYhXY9QymybmiahjFLKHduoSprplJlOGemkmU5ZtWmrttpMVxnJBLctFYZRvhBmsrLgiqLr&#10;tXUWNmz22jqKG7e4La1ayFhzY3zWdLu2uvYdB9YeeQgCegAAAAAAAAAAAJOJGXFCCGWmkuMvc1Im&#10;paPSs7hZ7iJGAAAAKB9SpgEAAGCK+c53vnPppZeO2uzMM88sHVBKr7rqquXLl5966qmjlokoueWW&#10;Wyo9y6ntuOOOe/rpp+fOnVv+LVLKCy644K677qr02GFHlYo5B90Zr63T29rud3SHmayKdjSGyAxe&#10;fdgB6QP2MatT8bmz7IZawrlwPR2KKJtXQaSVIgNWNGqtlRDKD6JcIczkpOsz0zCrU0YiZqSS8bkz&#10;mFPW4un+3kipb6FUKJhtEULMVHJMU7BqqwmjPGarIBy9djQlmhCiybhTpqNMVoWh01jPbCu194Id&#10;fP8AAAAAAAAAU8W73vWuO+64Y9Ss6YMOOqg/ePWe97znlVde+c///M8ya0cjeLiDGhoaHn300VLK&#10;evluueWWSy65ZHsZrbBHkUGYeX5V16NLixtawt6+4obNXluHiiKzKuU0Nybmz07MnRVrbrQb6+2G&#10;Oqu22qxJm9VVTmNdbHpTYu7MxKJ5iTmzrLoaJYTf0VVct8lr7Qh7+nqXv9T7zIsiP7jgfJQrdD35&#10;bP719WFvxt281d3SRpROLJib3Gue01RvN9ZZtWlmmdLzRV8uzOSifEF5vhJiW2SPM2ZbPBG3atI8&#10;kaCMRa4bdPUEHT1BW5e7cavyfKexLjFvllmdrtpnQcPxRzrNjWX+XQYAAAAAAAAAAADsLNxIEUIY&#10;d5T0JzoWrYVPmUmpwc2qSs8bAABgN2RUegAAAAAAY3bDDTcsWLDgyiuvDIJge21OOeWUgaeHHHLI&#10;kiVL1q1bd++9965cuTKKoqOOOmr58uU333zz0HtXrlxZ6SlOefvuu+/SpUvPOOOM5557rsxbhBDn&#10;n3/+3Xfffdppp1V6+DBmwvX81o6guzfszWophzbgMceuq3GmNdhN9ZSNZ+cmSmli7kxnWkP+1bUu&#10;Z2Y6lVuzTuaLouhG2RzljBBKKKWlDOdtKc6Ecm7EHG5bhDNmWXZDnZGIjePZhBCiSVQsUkZ5zDFT&#10;SWqUW7u+hNmWWZUimsLeQywAAIAASURBVKhIiELRSlcRvt33oAmhAx89Aq1LGd2UEU1oaTGlDKKw&#10;p89MJXncqdp3EbPMcbxwAAAAAAAAgCnq9NNPf+yxx84///yNGzdur83JJ5888LS2tvbaa6+9+uqr&#10;77333qVLl/b09CxatKimpuab3/ym67qD7u3s7Gxvb582bVqlJzqFxWKxO+6448tf/vKPf/zj8u/6&#10;7W9/G4vFfvrTn1Z6+FBJQVdP5oXVyg+Cnr4om9NSGnHHaWxgcafMNGNKCLVN2662atMqCEWhGGXz&#10;xU1beTIRZnP5V94waqqcxnqitRYi6Ozx2rsopVGhqKXkjmPV1Vi16VKE06qrEblCmMlSw9BK6Uio&#10;SGghROj1P04TSimhlGq1LWjJGFeKaCkJJUYyTjmP+grJhfOqD9mPj2WfRwAAAAAAAAAAANiJGLe4&#10;mVTClSSrlMf5hNV/1lpKjxtxQohp1VR63gAAALshpEwDAADAlPSlL33p/e9//zXXXPOHP/xh6LJF&#10;Qsif//znI488ctDFBQsWfOlLXxp45ayzzrr00ku3bNky8OKGDRuEEIaBPyntkGnTpj3++OMXXHDB&#10;PffcU+YtYRied955//jHP4499thKDx/KorWOevsKazf6nT2EEOUHwvNVEKhIaKmI1pRRyg1mmcyx&#10;Rb7gbmljphGfMzM5f3apVvNYcceuPmS/1N7zixtaZNH12rs0pURKHo8TrUmpHDSjhFLKGTUMyigh&#10;1EjEzHTKSMRHz0AeDmWMUqqlpETzVIpyZjfUjaMfp7Fe+oGZSoR9+ShfMNNVZHvDUZqQbasph750&#10;GYTS9YTnqzDUkXwrP5xQapmUc5nPU9MqVdGJz2reOV9sAAAAAAAAgKnjyCOPXL169U9/+tMbb7xx&#10;8+bNQxvcd999V111VTz+tgVPVVVVF1xwwQUXXNB/5Ywzzvj0pz/9yCOPDLr9jTfeQMr0DmKMXXfd&#10;daWArRxuA75h3XjjjdXV1d/+9rcrPXyoAK1U/tW1hfWbVRB6bZ0qjMxk3KytHneaMaWUWRazIyMR&#10;D7p7w00ZQgl3HNbV465vMeuqo0xWur6KIuUHhFGejGuiw95MlM0ZyYRZleQxx0ynjKqkdL0oV5S+&#10;xyJBCCFKKyG00m9GLDUhmlBGGaOcEc4oZUQr6flaKUKI3dwQ9vaF3b2xmQjlAQAAAAAAAAAAVIzp&#10;NMgoTyiXYYHHJiplWgqXaMnNJDcSlI+9AAwAAACMhmqtKz0GAACYqr7xjW9897vfLR3X1tb29PRU&#10;ekSwJ3Jd96WXXir99/LLLx+4uu5HP/rRZZddNmoP2Wz2U5/61J///OeBF+fNm3fBBRccc8wxBxxw&#10;wIwZMyo9yylMKfWVr3zluuuuK/+W2tra5cuXz58/v9Jjh1GIoptb/brf0a2FCPtyIldQQlBCqWlQ&#10;y2ScE6KJJkoIFURaSUIIjzlWuspIJZhpJBfNS8yfPb6K0yXS99vufyzs6vVaOyhjRiLW/7MN5ZyZ&#10;JrMtI+6wWIyNsSL0IN6W1jCTC7p6eSJm1aTt+jqrNj2+rlQYuptaVRBG+QKzTCOZGDZrWgkhsnkj&#10;lTSrUvHZ0/svRm++Z6KJllILqZXSWvVXqyGUSs8jhJjpKjOdajjuyNRe83bkJQMAAAAAAIzbc889&#10;d/jhh/efPv744+9+97srPSjY42itX3755c7OzkKh8NnPfra1tbX/o5NPPvmuu+4alDU9rBtuuOEr&#10;X/lKGIb9VxKJxPnnn3/iiScefPDBCxcuNE2z0hOdwv7+979/6EMfKhaL5d/y29/+9qKLLqr0wGFS&#10;SdfvXf5ilCuEvdmwp5dybk9rMOLjX02opYqyuagvp4QgSqtIqDAUrqtCQRljlqlDQU1eCsFRzphl&#10;EsooZ28GHk1CKTMMI5Uw01XM2vaLgBZCuJ70AuUFSkuiNFGqtCSDEkpMzkyLWwY1TW6bLBZTfuC1&#10;dxEpneZGIxFP7TU/ude8MstlAwAAAAAATC3/7//9v6uvvrp0nEwm8/l8pUcEAAAwmBTFXOdSEfSK&#10;KGsnZlG68wsvaa0jr01raSdmxVILnNS8Sk8aAABgN4SUaQAAGD+kTMOu5q9//etHPvKRgUWnv/CF&#10;L/zwhz8sZ83itddee+WVV0ZRNPSjRCJx7733nnDCCZWe3xR24403fvGLXyy/XMw73vGOpUuXotD3&#10;Lktr7bW0ZV9+TUVR2N0b9uUpJUYywVMJI+5Qxoe2V6GQblHkCjIImWFYtWlqWmYiltxrPo87zDB4&#10;zDGScTrGL3rYk+leuiLK5vz2Lqu2xq5LE000Yzt3UaHX1ulu3iqLrlVTbdakE3NmjK9adUmUK/jt&#10;ncoPRdGlnBtVSTpkvCoIRME1q9NmdTrW3KClCnszUV9OK62iqFTHm2z7UY6S0u2aEKVkEBCteczh&#10;sVhi3iwzneIxJ7XX/Pis5h0ZMwAAAAAAwDggZRp2NZs3bz711FNfeeWV/iuHH374nXfeOWvWrFHv&#10;Xbp06Yc+9KGWlpahH3HOL7vssu9///uVnt8U9sILL5x++ukDE9pH5jjO888/v3jx4koPHCaJ9IOe&#10;p56L8gW/rVO4npFKOo31lI9zl0AtRNCbjXJ5IpWKIuUFSkSEkFIKNCFU+r6KBDW4jgQzDSOZpLZJ&#10;SnsXSln6hxDKLJNZFrNMQqlVnbLqarc3JK01UYpQRocLWyoh/dYO6QdOY51ZXRWb2Vxz8GKE8gAA&#10;AAAAYPeDlGkAAJgSCj0vhn57UGzhRtJ0GnZ6/0q4odduOg2GXZ1uPJYybMkKAACw8yELBQAAAHYf&#10;Z5555rJlyz7ykY+8/PLLpSvXX3/90qVLb7755lHXz1122WWnnHLKlVdeed999w3cUyaZTH7ta187&#10;/vjjKz25qe1zn/vcnDlzPvzhD5dZLua55577wQ9+8LWvfa3SA4dhaK1zq18vbmiRRddv71JSWTVV&#10;Zk2abT/bmVLKbZMZKUKpzuTCnozf0UVN00wm8ms3xqZP43Gn1NJIJez62lhzo1VbXc66QKuupmrv&#10;Bbk1a6Xrh719zDLMqtROXk6oVJTLE6V5zHn8tZf7EjZ79UVCyLS6+n9755Hj6M+sSmohgu5ek7Mo&#10;XxDZnJFK0rfXwVaRoJRRxnjMFgXX7+jSQqogkJ6vlSKMMdtipkkNvq24tCYqCIXrMtsyYg4hhFmW&#10;39EV5fJ2XU3fS6+4m7fWHLo/34HCOwAAAAAAAABT3ezZs5ctW/a5z33u1ltvLV1Zvnz5wQcffOON&#10;N374wx8e+d6jjjrq5Zdf/u53v/vTn/50YICLUnrWWWddfvnllZ7c1HbIIYcsW7bsfe9736pVq8pp&#10;7/v+xRdfvHTpUhTj3ROoIOxZuiIqFL0tbSoSsWmNRlVynH1pHfblwu5erbQKAukHWkrCGI/HqGmU&#10;wptaay2FCkPpRYwxQinllBmc9IfvNNFSqiBUYSjCkFDKY7FQ6yhX2By4z29eR8i2b8vzTzrF4AYh&#10;hFJKON/eoJjB47Om+W1dfme3igQhhDt21b4LK/3iAQAAAAAAAAAA9kROal4UdBtmtQgz3Ewx7oyv&#10;n4cfXb55S0fpuKmx9rSTjyaEaK2ioIdyi5spOz4T+dIAAAATBCnTAAAAsFs54IADVqxY8fOf//xH&#10;P/rR5s2bCSHLly8/7LDD/v73v5944okj37t48eK//e1va9euffDBB1tbWxOJxP7773/iiScmk+Nd&#10;gAUDnH766U888cTpp5/e1tZWTvvvfOc7n/zkJxsbGys9cHg7rfteWO1tbQ97MkFPhjt2YmYjs0eJ&#10;3KkwDHv7RL6otdZSMdPQQopCURaKzLLC3j4rnebJGLMsUXCjbL64ocWIx+LzZsVnz2AGH7nz5MI5&#10;YW8f0VoL6bd36UiYtdU7bb2s0t7WDqK1WZVUYZSXUXfeL+Vyx2x73L1atdXMNP32TjNdJXKFKJvn&#10;js1jTqledKkoN7MMQolwPVkoll6XlpKappGMM8N4Wz650qLoqjBkpmkk45RzZ3qTEYuFuXyY6XO3&#10;tJmppJay8/Fnag7Zz5m283e+BAAAAAAAAJgqUqnULbfc8olPfOLqq69+8sknCSG9vb3nn3/+ihUr&#10;Ri0TXVVV9b3vfe9rX/vakiVL1qxZQwiZN2/eiSeeOHv27EpPa3cwa9asf/3rX+edd94///nPcto/&#10;88wzv//97z/60Y9WeuAwsVQU9SxbIXJ5b0u7CkVsxlt7L465KyH89m7puioIRdEjWhGDG6kktcyB&#10;kUSRK2ipCGVUi9LmqqLomZxT882VFZRQg3MjxuMxLaX0fOm6yg94Ipbr7Ni6cZORTJS2RxywNeto&#10;KHOaG2l3Jsz0UYMX1m40q6tizYiNAwAAAAAAAAAATDbDStvxZkK0FMXI77Djswhl4+inL1vo7Owt&#10;HVuWSQjRWgu/WythxaczbjvJeZWeKwAAwG4LKdMAAACwuzFN8wtf+MKll176zDPPLF++vLe3N5VK&#10;zZtXbnBh4cKFCxeigMOEOPTQQ5ctW3bqqae+8sorozYuFou/+MUv/uu//qvSo4a3ya5+3dvaHnT1&#10;hJmsmU7ZDfWUjZScrKUMunujbJ5oLf1ABaGWkhBCGTPjMREESgjDMqNikXAmPT/M9FFKeSJuVVcJ&#10;1yus3Vi1eFFsxrSRUqAprT50v95lLxJC/M6eoCcjw8iZ1rDjWdPC84P2Lh2J+MzmqDfL4jG6ZqUK&#10;fGZbO/4mjVQiZk73t3bQdEp6vvQD6Qc8ZnPH0UIQrZhlKc/fVvHG9SlnRirJrLdlp2shlR/KMCCa&#10;GIk4c2xuW860xtIIreoqsyoV9WXDnj7p+U5zY+9zK9MH7J2YM3MnfTsAAAAAAAAATEknnnjiiSee&#10;uH79+scff7ylpYVzftRRR5V5bzqdPv/88ys9g91TVVXVkiVLPvWpT910003ltL/uuuuQMr1700r1&#10;LHshyua9rR0qCJzp48+XFgXX7+jSQoiCp8KAGoYRTxCDDwohCtfTkVBhRLTisZiSUgUhc+woX7Sq&#10;U4S9fWUkJdTgRiqhIlsWXZEvyKKnIhFl80YqMSiONzpKrfoaLUTY1csdu+/F1UYyYaYSlf4iAAAA&#10;AAAAAAAA7HGc1KIo6LVijYHbGnrtZqx5p1RwkVGfFAXDrmPcjqf3pQzJXAAAABMFv8sCAADA7okx&#10;dtRRR5W/2BEmx+zZs5966qlzzjnn0UcfHbXxo48+ipTpXYq3pa24oSXs7QszWau22qqrGTkUKIqu&#10;396lhZSeL32faM1Mg8cS1DRLidZcKZErKCHNdIxSEp87S4WRKLoiV3C3tHHHthvq+l5Y7W5uTS6a&#10;R7TWUlJKqWkYsRiL2f1PZ6ZZd/ShmRdWE0q5ZQZdvV4QWvW1PBEbZ7BSK787IzI5apnx2dOZY8fn&#10;zgq7e5lhyD6fWRbZGUWsuWPHZk8POrsJo9yxhedLL5BeoEREKIuKHrdM4noqCJhtGYn4tsrSmmgl&#10;dSRlEGghCKHMtnjMYZxbtdVWXfXAAtSUUau2mifjfmunt6XNaW7MrlxDGYvPmj5Z3zUAAAAAAAAA&#10;u6j58+fPnz+/0qOAtzEM47e//e3cuXOvuuqqURuvWLEim82m0+lKjxomSuH1DVFfzmvtkJ7vTG8y&#10;ErFxdKK1Dnv6wt6MjkRUcLWSPO7wWGxoeE8LqTxfSamlpJZJDc4MrvxABSF37ChfNKtSw0YFmWmw&#10;6irpB6pDqiBgliXyRSM+5tFSSu2mBhmEXmtHYs6MzHMrG951ODWwogMAAAAAAAAAAGBSMW7Fq/cv&#10;9KywnMbQ7wj9dttpGl+t6W20FmFGBBluVhlW2knOMZ36Ss8SAABgd4a/YAMAAACASVVdXf3AAw98&#10;8pOfvO2220ZuedBBB1V6sPAW6frZVWtE0Qu6e8101aj50mFPJujJaCFFvqiVZJbFYzFqvC1uSBnj&#10;qYTMFUS+SNMs6Oh2pjfxmGPV1chsodjWEXS/QTnnjpN59kVnZjMfUN6ZMmbWVNn1tbHmRiOVpJzX&#10;HnZA/rX1+Tc2MNsKOnu81vZSV2NanqilEvl8mMnpSJT6546TPnAfq66m8+F/Gcm47pAqjJhtEkK0&#10;0iqKdBRpIZRUtMQ0mWmWGoyKmUZsxjRR9Py2DuJTyqjwQhX4hBCiiWSMEE0NQ0mpQkENRpTWUhGi&#10;CSGUG0YizmyLUMod22msZ4497FO4ZcVnTfdaO7zWztj0pr6XXi2lo1foWwkAAAAAAAAAYCT//d//&#10;PWfOnEsuuSSKohGazZ8/P5lMVnqwMFGiXCG/dmOUzYmi6zTVG8n4+PoJM9mwN6P8QBQ9ypmRTrHt&#10;JCGLQlFrraOIGrwUxqSUMNtUfqjCkFEiXZcntjsM7thGMkkoVUHILFO4btDZbU6fNqbRUkZj05uK&#10;m7d6rZ2U89yaden9967Y1wAAAAAAAAAAAGBPZdo18erFbt9q02mM/M7AbbWcRsqtcXSliZZRvpQv&#10;bTr1VqzJSS2s9PwAAAB2c0iZBgAAAIDJZlnWrbfeumjRoquvvlprPWybd73rXddcc02lRwpvya5+&#10;TYZR0N7FbctuqBs5X9rv6I6yuW0rERkzq1LUHP5HD8Y5SSaiXEG4PqHULHrUNMJMn8gVGWeasihf&#10;FPkis60wkzWqUtw2CWPMNJlliqIbdmfyr60306nkgjmx6U2pfRYYyXh29es8HotyhbC719vSxh2b&#10;JxNmPFbKLh52GFpr5QdRNi/yRa0VjznOtAYec2LTm9IH7MMskxCSmDebxRzKDVEsGioWZvqK6zZp&#10;rd7sghBC+uvMUMaY45ipuJFMUr7dDSZVEAa9WVksaqWYwUWgtYgopbo0KCUp54RoHQoZCUIIMwxu&#10;Wyweo5xTzihjZippplPbS5buRzmLz2xyt7T7bR1xY3rfC6vr330EH+0uAAAAAAAAAICKuPDCC+fM&#10;mXPuuef29vYO26C6uvqvf/0r57zSI4UJobXue+kVHUVBVy+Px42q1Pj6iTLZsLtX+aEousyyjGR8&#10;e+FB6QdKSBVGhBBqmv2NKGPMMlUYqVJ0zrapsd3vOsoIt20ZhiqMqNZhNucz7kxrGNOYmWXGpjV6&#10;re1RNu9u2ppcMIfHnMn/EgAAAAAAAAAAAOzh7HgzJbrY9yqNGZHfEXhbDbOGW+mRV04OpAkhKpLC&#10;1Yobdp1hpU2nMV69X/k9AAAAwPggZRoAAAAAKuO///u/999//0984hP5fH7QR42NjXfccYfjYCnY&#10;riLMZP32rrAno6V0Zk6jbKSYXdDVG2Vz0vWl5428ErGEmQZ3LOUH2jILGzaXliSqIJBBqIWghKgo&#10;0kLyhCNcl8dqCGXS86NcgRBdyhlWQRhl8/nX1qcP2Ds2s9luaiiu21RYv9lIJqJsTuQLYXcmJL2U&#10;Mx6LUc4po4RzxpiWQgaRCiMVRtt6S6fM6hSzLG5bVfvtFZvxVh2Y5II5lBBCiSx6yg+lFROup0Wk&#10;pdJK9adMU8Yo59QwWCik69KOHrM6ZdZUs7cnjcsgCrt6hOsSpVUYyiDUQqowJIQQRqnWmlDKGGGM&#10;aPJmWWlOKFVSEj80q6ushlozlaCMkTJRFpve5G5u9do6mWVmV62pPRyF3AEAAAAAAABgF3X88ccv&#10;X7787LPPXrly5dBPb7rppv3337/SY4SJ4m5oifpyfkePJiQ2rX58KwijbN7v6lHBm/nSqcT2Wmql&#10;ZdEjUhKpqGUOeho1OJVKR4IYhnQ9o2rE2uaUcNtSYaQjIYt+xPPcsc3qqjGN3EjGeTwe9vSZ6VTh&#10;jQ3pA/edxHcPAAAAAAAAAAAA21jx6ZRZxb6XKZshgl4R9kqR42baMJOEjrShp9ZayUBFea0FpYZh&#10;1xhW2knOcVILkS8NAAAwCZAyDQAAAAAVc8455xxwwAEf//jHly1bNvD6tdde29jYWOnRwVsKazdq&#10;IaO+nFmd4rY1QssoVwgzfdILpOdxx+bxOCkjxMfjMen6QU+GGQa1TR1JohU1DCMRp6ZBCI1yeaI0&#10;t20tZHx2E+VcSyU9XxTdMF8Iszkej1nVVd6WNmbbdkOtVoooFXb3RtkcoZTbltZaSykLLjE4UUqr&#10;UnVoyiyTWaaZSjDbMhJxQqldVxOfPcNpbqAD6hSpKMq9uk4GgY4EYVQGgSgUpesRzphhsG055FRr&#10;pZUuJT9LQijn3LF1RkXZvFmTtuuqCWVa67CnL+ztI0oJz1d+QIimhkE5o5wbpkkIIVpT0zBTSaUV&#10;kUoLIaNIR4IQSg2DO7ZWUvRleczmljX6+30T5dxpbvA2twXdGcKY39ntNNZX+psLAAAAAAAAAGB4&#10;8+fPX7Zs2Ve/+tWf/exnWuv+6+edd95ZZ51V6dHBRFFhlFuzTuSLolh0GuuoMZ4lDaLoBR3dKohE&#10;waWmYSQTIzRWvq+1VpEgjDFjmA0KmWVIT6pIEEp0JKg5ypCYaSpCpe8r2/Y7e5htjbVStFNfU9y8&#10;NczkKGtNLJhjJOIT/t4BAAAAAAAAAABgCNOpr2o40u1bTSnnZkqEfSLoEWEv4w7jMcYswgxKOSVU&#10;aaWVICpUylPCl1FWE82MBGMW406y9mDTwVI9AACASYKUaQAAAACopEWLFj311FO33nrr9ddfv2LF&#10;Csuy/vM///OCCy6o9LjgLdIP/I7uKJsjmpg16RFaqjAKOrpVGEnXZbZVZr40IUR5gZZShZEWkkSR&#10;mUzwmEONtzKWzapklC2IfJEy5nd0O82NlDMjGTeScTOV9No6/bZOr6WNx2xmWe7mrXZDDaGcMGam&#10;k0ooLaSOolKaNNXarK4yq1LU4JTSbRWwKTWTcauhLj57hjmk4EzYk8mseFl6vo6EEoIoXSr4zOMx&#10;HrO3MyUtw7BUxIa6Po/HtO4TBdduqA17MtILVBAI1yOaMNtkjkOkFAWX2ZYWkhBCKDESccIZI4wY&#10;hNgWJ4RorcJIen6UzzPT0kmtNrU6TfWjVLZ5O+44Rk1VmMmZ1VX519bbDXXYtxIAAAAAAAAAdlmx&#10;WOynP/3pxz/+8Wuuueb+++8PguD444//+c9/XulxwQRyW1q1lEFPL7Ntozo9jh60UkFHlxJCFIrM&#10;4EYqMXKUUgWhlpJoTS2TDNuUUmpwLYQ2uHR9Iz1aOI4SZhnUMEWxaBrMa+1IzJk5MNo5KubYRiIR&#10;Zvqs6lTh9Q3Vh+w34e8dAAAAAAAAAAAAhsO4k6g9NPI7/Px6xh2tIikKUrgiyBCih7anzGBGwrBq&#10;DDMglBlmlZNaiHxpAACAyYSUaQAAAACoMMbYhRdeeOGFFxYKBcMwHGdsBTdgovltnUTrKFfgiRgr&#10;1UDeXsuObi2lKLjUMIxEosx8aVFwVRBQQoiUmhBuW0YyTt6ex0s5N1IJkSsI1yWUyKJnJOMqCIPu&#10;XlF0idLMtmRUDHuzhFFmmVFfzqhKMtMglL5ZUJoQrSnnRtxhBhf5opFKODOb47OnG8mEkYhRxoYd&#10;XnHjluzLryk/8No6o3zRSMS1VFoIZhrSdQnR3HGGmSmj3LG5Y2shheuJYpEGAY/Hgs5u7jgqClUY&#10;MdPkiRhlXAWBKHrMNAhjhBAtJTPNYYrVUMpsi9mW9Hzl+VFfzkjGvfZOSwirJl1+5rNdWxNl82Fv&#10;H7PMsKfPrq+Z6G8hAAAAAAAAAIAd8c53vvPuu+8Ow9DzvHR6PDm0MFVord1NW6XrqzBymhvHt9Vf&#10;2JUp5UsTSnlVkowYN1OlnRalJIwwvt2WzDSlkFoIxWg5haYJIWYqTgquyBfNNPPbOmOzmsc0C6uu&#10;2t28NezLUc6r9tuLWeaYbgcAAAAAAAAAAICdhVJqxaZZsabQ6wzd1ijoNawaopVSEdFCa0WIJpRR&#10;alBmUsoJIdxMGnYtN1OUckrZDg8BAAAAxgAp0wAAAACwq0gmx1AsFyZN0NWjglBFkV03Um6tKBSl&#10;5wnXI1obyXLzpWXRU0GgIqEjQRinnFNGtRB0SG42Mw0es6UXaNv22zt5IibzrlZKer70A0I05dxI&#10;JlQYUsaMqiSzrMScGdQ0tFQqDFUYqiASrhvli8L1zaoUISTo7OaOZdfXbi9fOv/GhvyadSJf9Ns7&#10;KWNWbbVBolICOXMcZtvS9XQkjWScsOEnTA1upBI6jETBDTq7mWmIokdNw6xKMtuimohCUYUhsywj&#10;GRf5IrMs6bp8xI0DeMzhthXliyJfNBLxsLuXaD3yV+dtQ+LMSqfCTM5uqPVaWpEyDQAAAAAAAABT&#10;gmVZlmVVehQwsaLePlF0o2yOcW4kE+PoQfpBlM1Jz9dSGqnkqPsMSi/QWmupmGmQEWKalFDT0JEg&#10;pin9wCgjZZowaiQTUa4gCi6htLSHY/kT4Y5txGMiX7Rqq4OuntiMaRPzygEAAAAAAAAAAKBM1Io1&#10;WbEmrSIR9omwTwpXS18pQYimlDNuMyPOjZRh1zipTsN6vdIDBgAA2EMhZRoAAAAAALZLax1mstLz&#10;CSEsPlIeb9jTp4VUQcBjDuVlbYuo/ED6filfmhqcEqKFJJqoSPLhylnzmCODSOQKmmjuxojS0veJ&#10;JtyxmG1TzgklWkiRL0T5opmm7tb2xOwZlDMec3jMIYRYulb5QdiXi/qyUSZr1lYTrYOu3uqDF9v1&#10;tYMeV9y4Jb9mXZTNBR09PO44zY2sZS0hhFBqVqVK1bCVwUXRC/uyRizGHGvYkjWUUmqahBJCqCz6&#10;hDNqGZQyFYTS9YnWRjzOYjblzEglRL5IOafGaD+pMWZWJaNCURSLnOiwJ8MMw0ynyvyymtVVYSYr&#10;8kWvvTMt9y3z6wUAAAAAAAAAADChipu2ailFoWhWV42a7TyUVjpo71JSStdnljVqZWYtlY6EFlIT&#10;Qgw+cmPGuYyEllJFUZnjoabB4450PS2coCczppRpQoiRiPtdPVpIv7MbKdMAAAAAAAAAAAC7CMpM&#10;02kwnYaR2ow9vAkAAAA7C1KmAQAAAABgu1QYqjCSQcgMg20/j1d6vgwC6fmE0lJy8qi0kKLoaaFK&#10;+dLMNLWSWkittZZy+HsoZZxG2SK1TNXblxHh2kz3plxmQ3fnhq72jV2dXhjEbTth2XHDTNhOXbr6&#10;kL32Pf5dxy6aObsUgqSU8pgTizlaqqC7N+zNyKLrTGvoWboiuXBuap8F/ZHKsKcv+/JrIl8MOnqM&#10;ZNye1kgH1pGmxKpJ23U1YU8fNU1ZdIXrEs/njs0sixpvz0DWRBSLRGmiiaaEEkIiGXT3cNtkls0T&#10;ccqZVVtNlAozWRUJHnPKqtFNqZlKinxRFj3KWNDRzRyb22WVWmKmyW1LFF2zuirsy5ZfoRoAAAAA&#10;AAAAAGCCKCH8ts4oW9Bam+mqcfQQ5QoyCGXRJZQaidigT4WUr7e3buhsX9/ZvqGrfUNnR3tfxmAs&#10;YVpxy046TsKy59TVv3P2gkNnzYsPLWnOKGFUS0kNriNByyk0TQh3HOUF0vWowaNcwaxKlj8dnoiR&#10;LiKKbtDZq7XGIksAAAAAAAAAAAAAAACAUSFlGgAAAAAAtku6PiFER9HISwCjbJ4orcKIOzYpb+me&#10;KLhEKRWFhLFSvRdKGSFEa62lGn4wRU9FUd73/rHyuXvXvPRSW8vQNpliYeDp31Y88/9uv7mxpvaY&#10;Aw9+10GHnnrUMVWJJCGEcuY01ZvJhN/R5W7eatfXFtZupJSm9llACFFhlHnhZRUEfnsnjzuD86Xf&#10;ZNXV8EQ86OimnGkhpedLz5eeRxmnJqeMU84IpaVq0ioSWkjKuRZSyoBZFqGcpxLctp2meh5z3M1b&#10;VSQI0WWutiwxUokomxcFl1XzoL0zNntGmUsnWTwmsnlCSNjbh5RpAAAAAAAAAACouCib10pJ1+WO&#10;M2qB6GGJXE5LoaKIJ+KEbdvWUGv90uYNdz+39P4Xn8t57tC7ugaevEFuXvYEZ+zA6bPeOWfh8Yv2&#10;3a95Zv+HlHEtBNFEhREvM4hHCYs50nV1JMKejJlKlBk+JYRQ02SmKYqumU5FmaxVWz0JXwUAAAAA&#10;AAAAAAAAAACAKQ0p0wAAAAAAsF1aCEKIVppyPkIzUXBVGBGimVNWlWPlB1oKFQlCSP/yR11aK6g1&#10;IXqYR+SL/3pt9d0vPvvoG6+E2ytDvR2dmd67H3/k7scf+e9f/ezi08+85Mxza6vShBCeiMXnzAg6&#10;e/yuHkJI/o0NhLPUonn519ZJ1/NbOynnTnPTsPnSJdyx43NmRNl8mMlSg5fyxlUU6UgqFRGitSbK&#10;D7RSpXxpxjkxDR0JQghh1IjH4zOnlVZJqjAq5YqPUM17WEYyEWVzouASykRfzqxJl3MXt61IKRVF&#10;ouCW0x4AAAAAAAAAAGBCRdk8IUT6gTGWUsz9pB9IP5B+SClltkUI6cpl73z2qbufW7qpu3NsXSn1&#10;wpZNL2zZ9IunHj589vxPH/uew+fMp4RSzrQgWikVRZzEyuyNO5byfen51DSiXMFMp8q8kVLKEzGR&#10;KxBCwp4+pEwDAAAAAAAAAAAAAAAAjAop0wAAAAAAsF1aaUII0Zpsv/aJCkKtpIoiwvjImdVvdkqk&#10;52uptJTMMvsTkimhhBBayjN+u7VbWq6+6w/PbV6/g9MpeO71f/njr++9+8LT3v/ps85rqK6hnNvN&#10;jZoQv6uHMJZfs05FUXHT1jCTk2EYnzmNcjZqt2Y6ZaZT0vWiXEEUXSat0jS1UtL1iNYqCKnFmGNT&#10;SghlxDZ1JI14XAWBkooZXEupldJSUsZIuWVmtqGc8XhMFl0VRUFPn5muImz0LphpEkJUKKTr7eBb&#10;BQAAAAAAAAAA2HEim1eR0Epx2xnH7VE2XwrEMceSSt38xEM//ce9fhTt4KiWb16//A/rD5455z+O&#10;ec9R8xYRSkqBTaJ0OVE4QgihlDuOcF0tpCgUy0+ZJm/ue6iFlL6/0140AAAAAAAAAAAAAAAAwO4L&#10;KdMAAAAAALBd1OCEEMLo0DTmftIPCCFaiFIW7qhUGGqltBCE0oEp1lqrbQ+lb601DET0f/9c8qtH&#10;HxRqbJWlR+D6/s/v+vPNf//rNz5xySdOez+l1JnW4GsVdHRTxnqeet5IJcPejJlM8Hi8/G55PMbj&#10;sdIEpR+Wyk0r32cG14LxeJw7FuWcGpxoHeUK0vWYbUZ9Obu+RitVegWEjjFhmhBCCHNs5QfS9Zlp&#10;htmcVUah6W1vXslSIXEAAAAAAAAAAIDKirJ5FQSEEGaXFWYcSCsV5QsqCAnRqzq2XnX3H19v27oT&#10;x/bilk3/8affvnPOgv856aymVDUhRGtFSRnbRxJCCKG2RVxPRZF0Pa00LTPXmhBmGIQQLaUKwp04&#10;HQAAAAAAAAAAAAAAAIDdFVKmAQAAAABgu5hlEUIo5yrcbj0WFUZEa60UK6fE9Laq1FpLxUxzmIrK&#10;lPaXZ1m+7vVv/OXWzd2dEzE1Lwi++YufLn9l9Q8+/58JJ+Y0N/lb273WDq11mMlSzqz6mkG3cMY4&#10;21Z0mrLtVp9mllV6b1GuIBJxFeV5LGZWJd+aLKU87ohcQQVRlM1ZddXkrYz08aRMU0JYzJYFVwkh&#10;snmzuoqOmnpNKSFEa6KlmojXCwAAAAAAAAAAUCYtZdDV47a0hr190vWjbC7MEGZyblnMMplljVrP&#10;WRRcolQ+n//hP+/9y4plEzTOZzetO//3/3fNaR84atE+ROlBGdOUUkaHjxlSRqnBVRjpmCM9z0iU&#10;u1EjLaVMC1HathIAAAAAAAAAAACmBMYYf3M5JS9vXSUAAADsLEiZBgAAAACA7TLiMUIps0xZdLXW&#10;wybiaiFKRZJHyCJ+i9IqElpKQggx3hYK1EoTQghjpX7++vyyr//pd1KNntBbG0vMra6dW11XH094&#10;UVSMQjcKc4H/cmdrLvBHvvevTz766sb1v/raVQtnznKaG7OvrFVBQJQyq9OltOeBznr3CWN6eyKX&#10;11JqKXgiPigVmhoG5VwGAbNNWfS43f8sPaZH9GOWJamvgkCahg4jaluj3KA1IYRSSg0EZAEAAAAA&#10;AAAAoAJEoRh09vidPWFPRoWh39kt8kUlRNibJaVg45shNWaZRiplViWZOfwKBxWEmUL+4t/97NX2&#10;0YtLW5zPStfOSdfOTtcwSotR6IZhMQpbsr1v9HaNfG+vW/zMnb/7wvGnXPKeU/nbB7N4xuzFM2Zv&#10;70ZmmdL1idKi4JafMk04I4QoIWWAlGkAAAAAAAAAAIAp40Mf+lClhwAAALDnQso0AAAAAABsF+XM&#10;TCVEvhjqPuUHPOYMbaOVItuynUevkKyEIERrqQhjg/OvlSqVPqaGcfvSJ66+8/cj9MMZO2bW/NP3&#10;OuDwGXNSlj38s7R+vadzeeumZ7ZsfGbLhu3lIr/esum0yz73s69+/b2HH2k4lp/LE61VGGop6Y7s&#10;76i19HwVRIRQPiT7mlLKbEu6vlZaFl0edwghlFEVjTNlmlLKbFMFISFEFF1rtJTpUtY65YwZ+KkQ&#10;AAAAAAAAAAAmVZQr5Nes9Tu6CSEqCEXRFfli2NunglArRfp3UWSMcs44V2GkwijsyRiJuJlOGYkY&#10;eXtssb2z/WM/+9G6zrYRHjqjqvp9i/Y/acE+s9O1jA4fycz47vOtm5e3bn5i4xtdbmHYNkrrHz96&#10;/8sdW3/4sU85plnmlJlpSuKpKJJFt/wXRQ2DEqqlVH44OV8aAAAAAAAAAAAAAAAAgCkNi+MBAAAA&#10;AGAkVl1N2JejlMqiN2zK9JhoIYgmRCk6tCCMVIQzSsnNTz/2gyV3ba+HacmqCw48/OQFi2tjoxRj&#10;YZTuU9+0T33Txw5858a+nt++sPSBta8oPUxOctH3/v2a//en//n+fnaKEiLDiHEe9vTZjXXjnqn0&#10;Aq21FoIafNhk8tIqSS2E8DybMco5ZZzogChdTvL5UNQ0iR9oIaXnj9pYhYIQwiyTl1/TBgAAAAAA&#10;AAAAYMdI18u/tt7b2q6ECHv7RK6opKCEUtPgtqUJoVLxZIISorXWQmopVRBo36eMMdsiSopikTu2&#10;M62RWdvSlVs62j/8o29v7t5ugejTFu139r4HHzxt5qhBtxon/t75+7x3/j5fPuo9972+6qYXlrYV&#10;csO2fOiVlVf88bfXfexT28u+HoRyTihTkVBCjGGvRqU10YTS8QUMAQAAAAAAAAAAAAAAAPY0SJkG&#10;AAAAAICROE0NxQ0tPB6Pcnmzvmbo0jzK2LaiLnr0CslaKq31truGXGec/2bZ4z959P5h72WUXnDA&#10;4ZccdkzctEZ90CBzq+u+dcLplxx2zK+ef2rJG6uHNoiE+OR3r/7T5746zXRIGCohonxhR1KmVRAQ&#10;QpQQzB6+CDYxOKVURUKFkVaKWaYyOCFES0FZudVp3vZ+DC4JUUKUak2PTPo+5ZwahpFEyjQAAAAA&#10;AAAAAEw4rbW7oSX36lotRJjJhpmsVtqsStqJGI/HiVaFKNKaaCG4/bbonyaERJH0QuEF0guYZWql&#10;3U1b7foas7pqS1fnOV+7rHU7+dILaxu+/q6TD2yaMdbRWpyfs+/B79/7wCVvvHzj8id63OLQNg+u&#10;XHHdkru//L5zyuqREspYqYC2FuWnTEtCCOWcO3ZZ7QEAAAAAAAAAAAAAAAD2bEiZBoA9gtb6U5/6&#10;VHd3d/+V6dOn33jjjZUeFwAAwBRg1dfwmGNWp7ytRZErmFXJQQ0o56X8Z63UqL1pqbZlVr+9+oqK&#10;BGF06eZ128uX3q+x+RvvOmWvusYdmcusqppvnXD60bPmf/uJB3wRDfo0k89d8usbbrvwcyluqDBi&#10;tiVdn8fHWVhbRRFRmmhNORu2ASWEcE6kJIToSBixmHR9QqgKBTfHkzJNKKWUaqmUECOXqtZaS29b&#10;zXC7rmZHXikAAAAAwG4AwUMAAICJppXKvvy6u2mLyBf9zm4ilVGVtGqr+ytFa7Hd0CIlhJimYZpc&#10;KhUE0gt0lOOJuN/VE+Tzn/7J94bNl7YN49OHHfuRAw43GCPjZTD2/r0PPGbWgq8/8rfnWzcPbfCr&#10;Rx+cXd/4gSOOLac3ypjWihCihGTlZUCrSBBCmMGZPeZNJAEAAAAAAAAAAAAAAAD2QEiZBoA9wpYt&#10;Wzo6OgZeaWlp6ezsbGzcobQrAADYbWitRa4Q9GRENi9cT0eR1ppyzmOOmUqatWm7rqbcuh+7HUpp&#10;Yt4s6fnctsLePiOVoG/PdmaWSRgllGopR+9O66HFqLWURKmcjP7rvj8Pe9N75+/zPyeebrKd8yU4&#10;ZeHiRbUNX/3nPZuzvYM+2tTd+aW//O7XH7lEhRHRWuQL406Z1lKVcsjp9hdlUsZKL00LyeMO6SXM&#10;MmUY8niM0PIf9WZvlBLGSq9XK0nZdn/c02GkwsiqrWGWZaZTO+WtAgAAAABMXQgeAgAATCgViczz&#10;q4KunrAnE/RkjFjMaqgdUjb5zXDYkODhWy044/EYs62oUBSFAovsX/zjvhffeG1oy6RlX3/qB8ZR&#10;XHpYdfHEz0770I3Ln7jlpWeGfnr1nb+fVVd/5MJ9Ru2HMqojRUrh0PJoqQgh1ODcRpVpAAAAAAAA&#10;AAAAAAAAgNGNf0NlAIAp5IEHHhh68bHHHqv0uAAAoPKUEIV1m7oeXdr1xDO51a8XNmx2W1q9rR1e&#10;a6e3td3dtDX/+vreZ17s+MeTfS++IvLFSo+3MhJzZjDLtBvqVBiGmeygT0sVTphh6EiU0dmbSx7f&#10;yrvWKhSake889LeuQn7oDWfsdcB3TjxjZ+VLlyyobbj17I8Pu2jy+c3rb3nuKUK0CqOoMP6vuFbD&#10;19N+Wxu67X0oJXk8xgyDWRZRSg+pgF0uSonShBA1YsXvsC9HKTOT8dj0xhGGBwAAAACwh0DwEAAA&#10;YOJoIXuefi7o7PbbOoOejJmuis1qHpIvTajBKWOMc61UKcC1PZRzK13F4s7KDetu/OffhzaoceK/&#10;POMjOytfuoQz9oUjjv/WCacP/UgqdcUfb/KjcPReGNNKE0K0KCeOSgghSghCCOXG0DcGAAAAAAAA&#10;AAAAAAAAAEMhZRoAdn9CiCVLlgy9fs8992itx94fAADsLrQubtrS+dBTuVfeCLp6/PbO4rpNxQ0t&#10;3tZ2r73Tb+/0WjuKm7YU1m50W1qD7t7ipi2djy3NvLBaBkGlhz7ZqGFULV7E4zGzKhV1Z6T/tjfA&#10;HZtSSk2jv67yiH1tS9ClpWLIpXxprR94/ZV/rFk1tPkH9zv0v447lbOd/5NLwrJ/dPI5M6qqh370&#10;qycf6vN9FUZaShWUsdixn9YDSsTQUbOR6bZ/CSWUEGJUJZllUsalG5Dx/SFFv9nh9h+thBC5vJlO&#10;Ecbis6bv9BcLAAAAADC1IHgIAAAwcbTWfStfjbJ5b0u7yBedhjq7sW57jZltUYMTQlQZRZgjzr52&#10;35+UHhyNrI8nf/n+j+xV1zgR0zlt0X6fPfzdQ693ZPtuevyhUW+nlBKi3x5CHIXyAsYNyhmLORMx&#10;IwAAAAAAAAAAAAAAAIDdjFHpAQAATLiVK1fK4VYeFAqFDRs2zJ8/v9IDBACACpBB0LdiddDdK4te&#10;0N0jg5BxzpMJy7GZbVLOCaFEaRWFKghFoeh3dtPuXqsmTbQOu3qqD95vhLV9u6X4zGZva4dWSvqB&#10;t7UtPnsGM81tn1HK43EtpHQ9FYR85NV7dFsi8bbcXiG1kJ6W//vIfUPbvmP67K8c/V42YWWQa5z4&#10;T04576J7bs2Hb0sCLwT+L5566MqTziKEKCFKZbSHkp4vXU+4nhZSK0Wk0kQTQiilzDJF0ZN+oKUi&#10;I6SRq2055JRTQohVk44yWR5zRLGowojZJhkrrQjl297zdgTdvYQQqzZt19ea1VUT9G4BAAAAAKYK&#10;BA8BAAAmjrd5q7e1PejuFZ7nNDeaqeQIjbljS9cjpSLM5igrGX716IOberoGXWSU/u97z5xXPYGR&#10;24sOOWpLLvO31wZv/vjLRx74wBHH1qdGirbpUkyUUlreBpGaEOEWjWSCEOLsYeFoAAAAAAAAAAAA&#10;AAAAgPFBlWkA2P3dfffd/cfvfvfbtn5/8MEHKz06AACoAFEodj+53O/s9tu73K1tWhNnWmN8/myn&#10;qd5Mp7jjMNNkpsFs00gmrLqa+JyZ8TkzeSIe9GSKG7eE2Xzvsy8WN26p9DwmF6XVhyw24rHYjGmE&#10;UK+lTYVvlV82q5KEM2qYyh+lJjPlvFQAWSupI6FCQQ3+t1dezHruoJZJy776+PdNXL50ydzquu+f&#10;dPbQ67c/9/Sm7k5CiBaDcydk0fVaO94sP54RuYLIF0XBFa4ni54suML1onxRer7yAxWEUV9OFr2h&#10;/ZRewrb1kYZRejlmTZo5FuWGdF2ixlbRTmutlKKMEUKZMfyiUlF0Ra5g1VZTw0jts2BC3y0AAAAA&#10;wJSA4CEAAMAECfty2ZdfF4VimMlaNdUj50sTQrhtE0op41qqkVv6Ufj7px4bev0TBx950LSZEzop&#10;SsjX3nXywUOe4oXBDf+4d5Sbpd62f6JR1tb2yvO1VEYizuMxnohP6LwAAAAAAAAAAAAAAAAAdg9I&#10;mQaA3Vw+n3/ppZf6Tz/60Y8eddRR/acPPvjgsDVkAABgNyZdr/vp50W+4G1ujXIFu742PmeGWZWk&#10;I6bmctuKNTfGZ03XhHgtrVGukF21Zk/Lmua2XXvEIUbcic+aTggpbm4VhWLpIyMZZ4ZhxByt5MhZ&#10;04xzwighVAWRigQ1ODGNP65YOrTlFceeNC05GTWQD58+55SFiwddlEr95LH7iSZaiLcuer7b0upu&#10;bRfZvHQ9kSuGmb4olxfFonRd6fkyCFQYSdcX+YJ0Pen5WkoVCen5UTYXZfMqjN56hiZaKso5JbS/&#10;ZLddW8MMw0jGtdLRm6+3TFopSgjljG2nCI8Wwm/v5I5t1VbHZ8+watKT8HoBAAAAAHZlCB4CAABM&#10;FK37XnxFBoHf3sVjjlVfM+odzLYIIdTgOopGbnnvimez7uDQ2T71TZccdswkzMxk/PJj/m1oNPkv&#10;y57c0NUx4itRlJVSpnk5DxJFj1JqxGNOUz2d4J0lAQAAAAAAAAAAAAAAAHYPSJkGgN3ck08+2X88&#10;ffr0adOmnXbaaf1XlFIvv/xypccIAACTRwvZ88yL0vXcljYlRGzmNKu2uvzVZjzmJGbP4DHbb+sU&#10;hWLu5deCrp5Kz2lSmVXJuiMPNZKJ+Ozp3La81g6vrVMJQSg1a9LUMqhhCNcbqTyywbVUSkoiJTUN&#10;appLN6/f3Ns9qNWxsxcMTWOeOJ89/N0WH7xO8eHXXu7JZVUkCCEqDL2t7W5Lqyi4ouCGfTlRdLWU&#10;zLbMVNKqqbZqa6y6aqu22qxNW7XVZrrKSCWpaRBKdRRJ31dhpMJI5AsiXyy9HyUiQjQzOLOst74J&#10;GXWaG2kpazqKZMElZZea1pEghDDTYDF7mE+lcre0E02d5kYjmUjvt2jSXi8AAAAAwC4LwUMAAIAJ&#10;4nd0i3wh6OollDrNTeXEYJltMcNgtqWV0qHYXjOt9W3/enTo9auOf5/JykpF3nF71TWevtcBgy4q&#10;rf/yzL9GuEsrRRkjpW0lR6O1lsUijzmEMaepfnLmBQAAAAAAAAAAAAAAADDVGTveBQDALktrfccd&#10;d/SfnnvuuYSQxYsXU0q13pZ+dO+99x500EGVHWcYhitXrly+fPmrr77a0dGhlGpubl68ePERRxxx&#10;wAEHGMbYfq0OgmDVqlXPPffc2rVrt2zZIoRIJBLz5s1btGjRIYccsvfee/My1mEAAOyusqtfE/mC&#10;19qhpIzPbOaOPdYeKGfOjGZ/a7vf1slMM/PC6objjuS2NRGjVUpt2bIrFrIWsxuzq9YIx4h8FbZs&#10;IS0tZlXCSCX9Yk6JIMoVmZs3EnEyaBmkJjISKghkwSVaaU2YDHncuemZx4c+4uMHHTGZZVOmp9If&#10;3v8dt7z0zMCLSuu7n196ZuIEwy/4nb1EKekHMggJIdyxmWVSqkkkSOQP36kmoe/qKFJhxDjXWhFN&#10;KOfUNGgP4/GYlkL6ocWUYRK7q3PgrRGVoVeQYSBzfSxrGYlYObOI8kWitMm1bTGj6+1jkcJv61KR&#10;dKY35vK52r3n+q2tpY8sy5o2bdokvmwAAAAAgF3FVAkekp0aP0TwEABgN+Z5XldX1473s1P0Prcy&#10;6O71trSZ1WkrU+6+k5EIQjcfFfLUKxjJxLBtXtq04bW2wVHTo2bOW1TbMJkT/Mzh7/rH+lcD8bbU&#10;7gdeev6jxx5PyfChzShboAY3VBivcigf5bdvWfT8zi67oc7K9EaFPPWKZJfBGJs5c2alRwEAAAAA&#10;AAAAAAAAAAAwDKRMA8DubMuWLd3db1WtPOqoowghpmmecMIJjzzySOnis88+67puPB4ftod//vOf&#10;P/vZz/pPv/jFLx5//PHlPPqpp5764Q9/2H/685//fNhkJCHE3Xff/fvf/14pNfD6xo0bN27cuGTJ&#10;Es75BRdccOaZZ5qmOepDpZR/+9vfbr755v41nSVhGGYymRUrVvzpT39yHOc//uM/TjjhhPJLqgIA&#10;7DaCnoy7uTXs7ZOeH5s+bRz50iWUUqe5qbh5i9fWkbDM/Jp11QftOxEDzmazc+bMqeQrq5BFtQ2H&#10;NM+a5IdedMhRt7/8XCjlwIs/XHL3D5fcXen3MbGOPPLIpUuXVnoUAAAAAAAVsOPBQzKl4ocIHgIA&#10;7PYef/zxU089tdKjqIwP73/YJD+xMZE6d9+D/7DquYEXWzM9J37765V+GROupqamt7e30qMAAAAA&#10;AAAAAAAAAAAAGAar9AAAACbQAw880H980EEHJZPJ0vFJJ500sNny5cu318M73/lOOcCSJUvKfPR9&#10;993Xf1dDQ8Ow6x27u7s/85nP3HrrrYPWOw4kpbzlllv+/d//vaWlZeQnuq77+c9//qabbhq05HEQ&#10;3/d//OMf/8///I98e0oYAMCeIL9mnYqisLfPrEoZyfiOdEU5izU1qjAKM1mvpVUU3UpPbrfy4f3f&#10;Mflr81OWfcSMuZWeOgAAAAAATJ4dDx6SqRM/RPAQAAB2Y7Oqao6aNX/yn/ueeXtXeuoAAAAAAAAA&#10;AAAAAAAA8DZImQaA3ZYQYuAKxbPOOqv/eO+99+ac95/eeeed2+sknU7vs88+/adr1qxx3dGT4lzX&#10;Xb16df/pueeeO7RNZ2fnZz/72Y6OjnLmkslkLr300tdee217DaSUl19++ZYtW8p8Oc8999zAIjYA&#10;AHuCMJMNe/vC3j5CqF1fu+Md8rhjppJhJqukLKzbXOn57T4szk9eOCFVu0d1wry9Kj17AAAAAACY&#10;JDsleEimSPwQwUMAANi9nbH3AYxO/h6M5ICmGbWxRKVnDwAAAAAAAAAAAAAAAABvMSo9AACAibJy&#10;5cr+WiiMsQMPPLD/I875SSeddP/995dON27c2NPTU1dXN2w/Z5111ve+973+01WrVh1xxBEjP3rF&#10;ihUDT48++uhBDVzX/c///E/f9/uvLFy48MILL1y0aFEsFiOE5HK5devW3XLLLevXry810FpfeeWV&#10;v/nNb2prh0nzu/POOzdvfitb77jjjjvvvPOam5tN0ySEhGHY29v73HPP3XLLLUEQlNo89dRTq1ev&#10;3m+//Sr7ZQIAmDTeljailMgVzKoqavAd75AQYtako3xB5It+a7veby/KsSHRTrB3XZNjmBV59Lvm&#10;LGSUqhFLrgEAAAAAwO5hZwUPyVSIHyJ4CAAAu7eDmmZU5LmM0uPmLLx7zUuVfgEAAAAAAAAAAAAA&#10;AAAAsA2SOgBgtzWw/Mu//du/ldb/9Xvve9878PTJJ5/cXj+HHnrowNMHH3xw1Ef//e9/7z8+4IAD&#10;UqnUoAbXXnttPp/vP73ooot+9KMfHXTQQfF4nFJKKU2n04ceeuh11113ySWX9DeTUv7gBz8Y+rgo&#10;im6//fb+04svvvjLX/7ynDlzLMsq9WbbdnNz8xlnnHHrrbfOmTOnv+VvfvObyfpqAABUmNba7+gW&#10;RVdrbaSTO9KPFlKFkY6ElpLZFrcskS+qSISZvkrPcjexb8O0Sj26xolX8OkAAAAAADCZdlbwkOzy&#10;8UMEDwEAYPdGCdmnvqlSTz969vxKvwAAAAAAAAAAAADY5XR2dm58U3t7e6WHAwAAsGdByjQA7J5y&#10;udyqVav6T0855ZRBDRYsWGDbdv/p3XffrbdTUtJxnGOOOab/9LnnngvDcIRHu667evXq/tOzzz57&#10;UIPXX3/92Wef7T+95JJLzj77bErp0K4opWecccZ5553Xf2X16tWbNm0a1GzDhg1CiP7Rnnnmmdsb&#10;m+M4l19+ef/p2rVrPc+biPcPALCrkZ4vPV+4PuWc2dbYbtZaun7Q1VvcvLW4dlNh/abixpbChs2F&#10;dZuK6zaJohv09CrPD7ozlZ7lbmK/huYKPn1GqrrSLwAAAAAAACbcTgwekl0+fojgIQAA7N7mVNcl&#10;LHvH+xkfhBMBAAAAAAAAAABgqIcffvjmN91///2VHg4AAMCexaj0AAAAJsTAwi/JZHL+/MFbvDPG&#10;Tj311Hvuuad0mslkWlpaZs+ePWxvp5122lNPPdV/+uqrrx500EHbe/QLL7zQf0wpHdryl7/8Zf/x&#10;woULTz/99JHncsEFFzzwwAOFQqF0umTJks985jMDG6xfv77/eNGiRcOunuw3a9as+vr67u7u0mk2&#10;m43FYiMP4JFHHmlraxv2o40bNzY1NQVB0NfXN9rXBABg/B599NGBv7qOgygU3U1bw74socxalSrz&#10;Lk2I8nzp+UoqQghRUkultSaldfKUUEqJJkpE/BnHrEolF84xq1JkxF+Hx2TPXJu+V+VqwhBC6uPj&#10;L0I+RbW1tV177bWVHkVlnHvuuQNr6AEAAADAnmPnBg/Jrh0/nOjg4dq1a5955plhP2ppaWlqaiKE&#10;dHZ2jpBzDgAwmdrb2//whz9UehQTZc2aNZUeQgXsjXDipPN9fzeOKFZXV1988cWVHgUAAAAAAAAA&#10;AAAAAACME1KmAWA3pLW+4447+k/POuusYRcCvuc97+lf9UgIeeihh7b399+LFy/mnEspS6cPP/zw&#10;CEselyxZ0n980kknmaY58NPe3t7XX3+9//Szn/0sHS2zjnP+wQ9+8Le//W3p9NFHH/2P//iPgXdl&#10;Mm/VNd24caPWeuQ++7sq0z333PP0009v79OZM2dms1mkTAPAhPrrX//6k5/8pNKjgEniGJX8IaUh&#10;scetcdy0adOXv/zlSo+iMg444ACkTAMAAADsgXZ68JDs2vHDiQ4erlq16rrrrtvepzNnziSEdHZ2&#10;jqlPAICJs2XLlj02ErK7qmw4sdqJccakUpV+DZPK87zd+P+jRYsWIWUaAAAAAAAAAAAAAABg6mKV&#10;HgAAwM7X0tLS09PTf3r88ccP22z27NnJ5FtpUUuWLOlf1DgI5/yUU07pP33iiSe219J13VWrVvWf&#10;nnzyyYMavPjii/3HsVhswYIF5czosMMO6z/2fT+bzQ78NJV6q1xqPp9/4oknJvT1AgAA7Mb2zLIw&#10;AAAAAAB7lJ0ePCS7dvwQwUMAAICJwyitiyUqPQoAAAAAAAAAAAAAAAAA2AYp0wCwG3rggQf6j2fO&#10;nNnY2DhsM0rpGWec0X8ahuGaNWu21+dJJ53Uf6yUWrt27bDNXnjhhf7jZDI5dEXj0qVL+48PPvjg&#10;UUvElEyfPn3g6aCqLPvss8/A0x/96Ed33nlnGIYT83YBAAB2Z76IKj0EAAAAAACYWBMRPCS7cPwQ&#10;wUMAAIAJhYgiAAAAAAAAAAAAAAAAwK4DKdMAsLsRQtx///39p+edd94Ijd/97ncPPL3vvvu213Lu&#10;3LkDq8o89thjwzZbsmRJ//HZZ589dEXj66+/3n9cZokYQgjnPJ1O95/mcrmBny5YsGDQmsjf/e53&#10;H/jAB37yk588//zzgxoDAADs4rSu5NO7ivlKvwAAAAAAAJhAExQ8JLtw/BDBQwAA2L1VNpwYCJEL&#10;/Eq/AwAAAAAAAAAAAAAAAADYxqj0AAAAdrKVK1dKKftPjzzyyBEaT58+vaamJpPJlE6feuop3/cd&#10;xxnaklJ61lln3XbbbaXThx566FOf+tSgFY2u665atar/9LjjjhvUiZSy/1mEkNtuu+2Pf/xjmfMa&#10;OKlCoTBobFddddXnPvc5IUT/Ra31ww8//PDDDxNC0un08ccf/853vnOvvfaybXusr/T666/f3kff&#10;+MY3vvvd7461QwCAsfrxj3/84x//eEd6CDPZ7n8t97a0KykTc2Zsr1nQnQl7MrLoyiDg8Rhz7FHL&#10;eUk/kEXXqqm2atJ2U70mJOzsDvtydn2tVVtdfeA+8Tkzxz3sTCZTW1s7sS9319NRzM1O11Tq6V3F&#10;wo53MrUceeSRA6vYAQAAAADs3iYoeEh24fjhRAcPzz777LPPPnvYj5577rnDDz98rB0CAEyod7zj&#10;HbqyKbYT6YEHHjj11FMrPYrJ1lGs5PYf3e4eF04khNTU1PT29lZ6FAAAAAAAAAAAAAAAAADDQMo0&#10;AOxu7rzzzoGnF1xwwcjtBy4lJIQ8//zzxxxzzLAtjzvuuP4lj0EQbNq0ae7cuQMbvPjii/3Hs2bN&#10;amxsHNSD67ojP71M+fzgApjNzc033HDDN7/5zZ6enqHts9nsX//617/+9a+EkHe+853ve9/7Djzw&#10;QM75Dr5qAIApxEglCaU8ZouePq0UZWxoG+F6UW+fDAIZBDwW4zGnnJ51JChjhFHm2IQQSojVUEc0&#10;Cbp7mWVlV79u1dUYyUSlX8BU8mpX++HT51Tq6V175BpHAAAAAIA9x8QFD8kuHD9E8BAAAHZjr3a1&#10;a0Lojnc0LggnAgAAAAAAAAAAAAAAAOxS2I53AQCw68jlcgPrtBBC5GgG9XD33Xdvr/Ompqbm5ub+&#10;03/961+DGtx///39x+edd97QHsa3wHGoIAiGXpwxY8avf/3rK664YtBCzEGeffbZq6666mMf+xjq&#10;SQLAHoUZ3KpJG4k4IVoUisO2CTp7lJSy6DHLYrHyymppraKIWSYhhMe3pVhTSq3GOh5z/PYuFYrs&#10;qtd248I1E2F1V1ulHq20fq27o9IvAAAAAAAAJsqEBg/Jrh0/RPAQAAB2V7nA35rrq9TT1yCcCAAA&#10;AAAAAAAAAAAAALArQco0AOxWnnzyyR3s4fXXX+/r69vep+ecc07/8f333z8wBc7zvJdeeqn/9Igj&#10;jhh6O6U7Z497pdSw1znnxxxzzPXXX//rX//6c5/73H777be9HgqFwjXXXHPXXXftlPEAAEwJselN&#10;zLGZZUXZ/NAcZpEvqDCURZcwaiTjZf6KrYKIaM1smzs2M83+65RSp6mBaBV29wbdvVFvttKzn0pe&#10;7Wqv4KNRFgYAAAAAYDc20cFDsmvHDxE8BACA3dUrlduE8bGNr1d69gAAAAAAAAAAAAAAAADwFqPS&#10;AwAA2Gm01nfccceO9/PUU0+9733vG/ajI4888sYbbywd5/P59vb2/roxL774Yn+zd7zjHfF4fOjt&#10;5oBsOkLIV7/61Xe9610T8SoaGxtPPvnkk08+OYqiTZs2rVix4pFHHmltbR3U7Oabbz7ssMPmzJkz&#10;EWMAANjVxGZOy69Za9Wk/Y4u6XpG4m2/UIe9fVpIFUU8HiNlrlDXWno+NQxqcDNdNehDZplmuirK&#10;5qy6msK6TbV11ZV+AVNGaz67oa9nXnXd5D8aCxwBAAAAAHZjkxA8JFMkfojgIQAA7Gaeall/0oJ9&#10;J/+5Wd9b0dZS6dkDAAAAAAAAAAAAAAAAwFuQMg0Au4+Wlpaenp7+029/+9sHHnhgOTdKKc877zwp&#10;Zen0rrvuOu2004at6JJOp/fZZ581a9aUTpcuXdpfN2bJkiX9zc4888xhHxSLxQae9vb2TvQ7MU1z&#10;4cKFCxcu/OAHP9jX17ds2bLbbrstl8v1N7j99tuvuOKKiR4GAMCugJlmfM5MFYkokw06e/gchzJW&#10;+kgFkQxC5QeUUu7YZXYoPV8raSZTzDDMquTQBmZtddiXi3J5ahoqjJhlltkz/Pnl56849qTJf+6j&#10;G9+o9NQBAAAAAGCiTELwkEy1+CGChwAAsHv4x9pXv3jECbWx+I53NSZPbl6ntK707AEAAAAAAABg&#10;AnV0dNTX13POKz0QAAAAAAAoF1KmAWD38cADD/Qfc87322+/Mm/knL/nPe/5xz/+UTrt6upqbW2d&#10;MWPGsI3POuus733ve6XjJUuWlJY8ep730ksv9fe2//77D3svpXTGjBlbt24tnW7YsGEy3091dfUp&#10;p5xy4oknXn755evXry9dXLZsmdaalllPFQBgiksumudtabenNXibW4OObmdaQ6mgtHCLRBMZRsyy&#10;yiwxrcJIegF3HGoadkPdsHcxgxsxR+QLVm110N0bm9401gGbpnneeedV+rWNmSi4Ub6g/EBFgjs2&#10;NUf6oUMp9fDyZ0IRDbx43+svf/adx6WsctPXd4oX27ds7OsZdHHe9BmL5y3oP93a1el6Xuk47jgz&#10;Gsf4NdVahZEKQ620FoIQQg2Dsm3fPKWLzDSYabKYU3aHoQoFZZQ7NjW4VVPNbGtMg9prr70m8TUD&#10;AAAAAFTM5AQPyZSNHyJ4CACwG2hqatpFwolaqaCzR4Wh9AMei1FjZ64qXrtl82ubNg68Eil5z5qX&#10;Lj7kqEmdIyH3rHlp0EVKyJyaOkYZIWRebQOlhJb+NU3u2MwwCGfD9aW1UkRprZQSgihFCGUGp6ZB&#10;DYNyZqaSvMyA4aRIJpM73gkAAAAAAADAru/rX//6Nddcs3jx4kcffbSxsbHSwwEAAAAAgLIgZRoA&#10;dhNCiPvvv7//9KSTThrTpm4DVz0SQh555JGPfexjw7Y89NBD+487Ozt7enrq6ur61zsSQk499dQR&#10;Hr3vvvv2L3l89tlnJ3/FoWVZl1566WWXXVY6lVJ6nhePT/a++wAAFcFMI33QPr3PvmQ11AZdPZRx&#10;u7GWUCq9QEtJtGJmWX881pEQ+SI1OI/HzGTCSCW215InY0FXr5Yy7MmMI2U6mUz+5S9/qfRrGxvp&#10;ep2PLY368l5bh1VXY9fVjHrL92757Q13/HHgFU9E97628iMHHD5pw9aE/HjZo0Ov/+DSy47a/626&#10;c3c+9vDGtm2/j89paj7vxH8b01OCrp4wk1VBKAouNbiRSvSXOieEqDAS+YKZrjKrq8b03SI932vv&#10;IlLGZ003ErHaIw+1atKT9uoAAAAAAKaESQsekikeP0TwEABgSjvkkEN2nXBibvXrhXWbCus3M9uO&#10;z5xW5l1aay0VkUorSbTSijDTYJZB6FthtO5s3zsuOj8SYuCNf1m94uMHHWEwVuaDdtxjG19/sX3L&#10;oIuzaupOO+gdWiotxCffcaxpWcyyeDzGYzbjhtVQY6aSI+/aqbXWQRjlCqJQVEJwx7Yb67ljWzXp&#10;9P57m9VVkzZBAAAAAAAAgD3cww8/fM011xBCXnnllSuuuOKmm26q9IgAAAAAAKAsk/dXhgAAE2rl&#10;ypVSyv7Tf/u3saUw7bXXXgPXKd57771KqWFbOo5zzDHH9J8uX76cEDJwweXJJ588woOOPfbY/uNC&#10;odDe3l7O8DKZzNkDuK7b/9GGDRv6r3/uc58rp7fm5uYdedUAAFOa09SQWjTPqklbtTVhNuu3dxGl&#10;VBBqKQkh5aRMKz+McoVtlT1sy57WMEJjZtuEEBWEUb5Y6alPkuzq11Uogs5uIxazysiXJoR8/LQz&#10;+JC1jL976Zms703asP+57tWXO1sHXWysqT1833Lrzo1K5IthJqu8QBSKzDLMqiR9+6y1UoQQyhgz&#10;xrazFY858VnNlHN3S5tw/d5nXohy+Ul7dQAAAAAAU8KkBQ/JLhY/RPAQAAAqJTF/NmHMqq2Writy&#10;hRFaaq1VGEZ9OXdLe3HtpuL6TcVNLW5Lq7ul3WttL27aUnhjU2FDi7e1PejJqCiqT1ef9e4TB3XS&#10;5Rb+9PLzkza7SMnrlz029PqCxmYtJCGEObbd3GDVVlPTkK4b9eWE7/vtXW5Lq/KDEXqmlDLHthvr&#10;4vNnx6Y3KSndzVv9ts6gq6fryWdzr7yhtZ60aQIAAAAAAADssaIoGhhU/9Of/hSGYaUHNcVord94&#10;U19fX6WHAwAAAAB7EKRMA8Bu4s477+w/jsfjCxYsGNPtnPMTTjih/9T3/TfeeGN7jU877bT+4yVL&#10;lnie98ILL5RO0+n07NmzR3jQ4sWLB56Wudn/LbfcIt+0YMGCgXVd6uvr+z9qaWnxfX/U3gqFtxam&#10;UEpjsdj43jkAwBSV3Ht+Ys4Mu77GaayP8sXipq3SdbWUmlA9YhESLZXIF0WxyEzDTKeYbcVmTqMj&#10;3sJMkxCiIiG90X993g1E2bzf3hX29mmp7Ka6MuugTa9vOOWoYwdd7HGL33nywclZ/RdK+dNnHx96&#10;/XPnfdgYS925Eagw8jq6dCSE6zHL4sMWk1GaEEoYpWNMmSaEMMOIzZxGCfG2tEnX733mRRWJsXYC&#10;AAAAALAbm8zgIdmV4ocIHgIAQKXwmJOcN8uqSRvxuN/RLYdbVayVjvpy7sYtxY1b/I5ukcsL1xV5&#10;V+QLIpePsvmoLyfyReG6slCMsvmwO+Nu2OJtaf/4icPsP3Lj8sfX9XZNzuzueuXFllxm0MWGZGpR&#10;XSM1De7YzDQo58y2jFTCSCUJISKXF/miKHpuS2uUL4z6CEqIkUwk58606mtFwS1u2BJmsoV1mzLP&#10;rdQDNoIBAAAAAAAAgIlwww03vPbaa/2nnuetXLmy0oOaYtasWbPXm371q19VejgAAAAAsAdByjQA&#10;7A5yudyqVav6T8844wxKy8zSest73vOegacDC78Msnjx4v6qMhs3bvzTn/7U/9G555478qMdxzn9&#10;9NP7Tx966KGWlpaRB7Z69eqHH364//TDH/7wwE+TyeTADOrHH3+cjObRRx8dOJdxvCsAgCmNUlp1&#10;wD6pRfPM6qrE7OmEkihXEEVXS0m3U6BDR0IU3Kgvp6LIiMeNqiSPOfHZ00dNbWWck1L14D1jEVtx&#10;/WatVJTNGekks6zyb/zk6WcNvfjIhtfuf2P1RI9ZE/K9f/2jNZ8ddH1u8/QLTz1j5zxCa7+1Uwsh&#10;CkXCGU/Gh/2tVytZysBn5njytJlpxmZP11q7W9ul5xdeXz/Rrw4AAAAAYKqY5OAh2ZXihwgeAgBA&#10;BaX2WWhVVznNDZSzoLWTqLeir5oQkSu4m7b4Hd3SdUXBjfqyUTYnXU+J6K29BTnXUkovEIVilM1F&#10;maxwPZEvLHKSh85bOOhxoZT/9eh94cRHYtd0d9ww3A6MH3nHsWbMYaZBBvzmSSlllmmkUzweU1EU&#10;ZXMyjPy2zjCTLateNGV2bXV87kwjGQ+6eoKObr+ts/vp52UQjH4vAAAAAAAAAIxLT0/P//x/9u48&#10;zu6qvh//+yyf7W5zZ59kspCVsCdsgiCbIFCQokAtaLV1r0XtV6xKpW64Ya22tFStFbUIiD/L7lIU&#10;FJEdDIsghCRknX3u3LnbZz3n/P64IQzJJJmZzORmeT0d87ifz/18zud9zg0Mc+a8z/vqq7c5OfYX&#10;DTARDz30UKNDAAAAAIADFFKmAWB/8MADD4w9PO2006bQyLJly/iYSqH33XdfNN6G90QkhDj33HO3&#10;Ht56661bX59yyim7fNDb3/52MaZk5Sc+8YnNmzfv6OLHHnvsH//xH7cezpkz55hjjhl7AWPs4osv&#10;3nr4n//5nzvfyu6JJ5646aabth5edNFFUxgrAIB9HWMsu2xRy/HLrXwuPX+OzKTJkImiqDBar1ui&#10;Kr6q+kmlloxWokIxLpV1FAnXsfNN3HPt5qbU3NlsAvWHjdH1x9EBsMTcJMrvHYhHy0ZrK5+f1L3H&#10;H3r4qSuO2f78NQ/+avtqLdPrB089cueL43zr/PRfv8/aLiV+6dx5xx1yWP1r6byDJviIeLioolBV&#10;amSMzKR3lG9glCbOiGgKVabruGV5XR06iqJiqfryxri062I1AAAAAAAHgj08eUh70/whJg8BAKCB&#10;mODNxxwhXMed1aGj2N/cZ5QmIh2E/rpNft+AqvlJqRKXKiaOuWWJTNpqbrKbm2RTVuYyVjYjs2kr&#10;n7NbmqzmJpnNkCUS34+Ko3Gp8uE3/tn2T1w1PHDd47veH2R3DFTL/++XPw2SeJvzR3TPu/DkNxyz&#10;aOnRBy2uf3H26n85MMaE51pNOcZFUqroIAoHh8OB4Qk+lFvS6Wq3W5uj0ZLf0x8XikO/fzypVGe0&#10;pwAAAAAAAAAHrKuvvrpYLG5zctWqVY2Oax/z8MMPNzoEgEY65JBDTnrF4Ycf3uhwAAAADixImQaA&#10;fZ4x5qc//enWw9bW1tmzZ0+hHSHE6aefPvbM008/vaOLzzrrrO1PLly4sKWlZZcPSqfTn/zkJ7ce&#10;VqvVv/3bv/3e9763efPmOI7rParVas8+++w//dM/ffGLX9y6xzxj7HOf+9z2eVbnnnvu1jWUxpir&#10;rrrqS1/60rPPPlsul+v3bm3ws5/97Be+8IWtN86ePfvoo4+emY8FAGAf4Ha2dZx+YnbpQpFOyWya&#10;Ow73XMaFUUpHkQojEyeGSDiOzGbs5rxIezKbTs/vdtpbJ5gCXV8CyARn1hSTYPchwcCQUSopV4Xr&#10;Csea1L2Msa9/+IpsKr3N+WoUvv/Om14uTnTt4GT9au0L141XEOa4Qw4794STtj9/xKIlpyw/pv51&#10;5OIlE3qG1mFxVIeRjmORTnE5fqa90dokitsWY4w7kyjQvQ2R9mQmFQ2P6DgZffaFCVWqAQAAAADY&#10;rzVk8pD2pvlDTB4CAEADiZSXX36Y8Fx3VrsKgtrGnqhQrG3sSfwgKVfjUlkrJTMpq7lJZFLCsRkf&#10;bwEDY4xzbltWNmM3N4mUZ7Q6pm32pUefuP21Nz7z+HWP3T9Dk2K1OPr7X/50sDbOToWfvPAvZuVb&#10;X7/0kK1fYru+MMFlU4ZZMqlWVc2Pi6Wgp58mNoPHGHNam72uDlXzaxt7klJl+JGVOowmci8AAAAA&#10;AAAAbOOJJ5449thj586d+9GPfnRk5DXlHF5++eVvfetb29+ydu3aRke9j0HKNBzgli9fftYrjjvu&#10;uEaHAwAAcGDZ/zM3AGC/t3HjxuHhVzOpLrzwQjbVSp5nnnnmvffeu/Xw9ttv39GPKAcddFA2my2X&#10;y2NPTrzoygknnPBXf/VXN9xww9Yzd9xxxx133LHzu6666qqOjo7tz6fT6Y9+9KPf+MY3tp559NFH&#10;H3300Z23Vl9AyTn2zgCAAxqTMrtskd87UHnpZT/uk45NqXH+xShsW6RTVlOG25PLZdVRRETcsmQ6&#10;1ei+zrhwaMQorYLAaWudwu2z29q/8rcfufxfvrLN+cFa5X133njdn73t4LbO6Q34l6uf/8L9P9/+&#10;vOD8c3/1nin/58Q2otESKa38gEvJ7B1mkusoJjLctkXKY7v33dltb6uu2xQODjMpgt4Bb/Y0jxsA&#10;AAAAwL6lIZOHtDfNH2LyEAAAGsvtam86/ODSc6tIiOqa9WHfIPdc5ftETKZT3HUm1RrjXHgukzIq&#10;FD/y+jc+vG71usLgNtd8/6lHakl8xYlv5NM0xVc3XKt+6te3rxoe2P6t85Yfd+yCCW2wyBizcpmk&#10;UlN+QMYQIz4yarfkJxiDzGVcSwab+2qb+tLzugtPPtt24tET3N8TAAAAAAAAAOqef/75M888c3R0&#10;lIiuvfbaW2+99fbbbz/mmGPq7372s5+Nomjcuxod+L6kUCj86U9/anQUAAAAAHCAwmIXANjn/fKX&#10;vxx7ePLJJ0+5qWXLlo1dBVivtTLulYyxP//zP9/m5KS2gLrkkks+/vGPT3CBpm3bV1999U7aP+20&#10;0y688MKJP51z/rWvfa2rq2vKYwUAsD+xW5qc9laZy7hd7en5c7zZnW5nu9vZ5nZ1pObOziw6KHXQ&#10;HKe9ZbL50kSk/KBeNNjKZRvdyxkXF0eVHxCRSE1umeNWbzn1jD9/w+nbny8G/gfuvvmxzeunLVSt&#10;vvbgr666765Iqe3f/dzF7zi4uWPyrY7DaBOPlHQcG6W46+zk+74JYyYkE9zKZnbzocySVks+Lld0&#10;HPubeqdr0AAAAAAA9lENmTykvWz+EJOHAADQWOkFc5uPOULVakxKrVQ0VNBxYmXSk82XJiIyJqnW&#10;klJZOHZTV8dXLrxUjLfBxy1/fPLz9//cT+Lp6sJTfZvefusPVvZt2v6tZbPnfOGSd0yqNZH2hOeq&#10;IFRBFA2NqKo/8Xul57qzO3UUB/2D0fBI6U+rp6uPAAAAAAAAAAcCrfWll15az5eu27Rp02mnnVbf&#10;MvXFF1+86aabxr3xhRde8P1xfoS/5557/vzP//zSSy/dtGkTwSt+97vfGWO2Ho59DQAAAAAw05Ay&#10;DQD7tiRJfvGLX2w9nDt3bmvrVCpb1gkhTjvttLFnHn744R1dvM2VJ510kuu6k3rcKaec8t3vfveo&#10;o47a+WVnn33297///V1e9u53v/vqq69ua2vb5XNPPvnkG2644eCDD57yQAEA7Gfs1mYmhXDspFrj&#10;ji0zaaspazXlrFxGeC4TU/xvZmNMUq2JlEeM2a3Nje7lDDMmqdR0FDFi3JliyjQRfeVvPzKnY5yq&#10;yJUo/NDPfvz53/68GExi+eC4+iql991500+e+8O47/7tm9/6jj97c1KtqnAa1lMm5apOEuUHxDlz&#10;dpxyr7VOEu5YjDGRmYaC5HY+S8SScjUcLOho2haGAgAAAADscxo4eUh72fwhJg8BAKCxkppvZbMm&#10;SRhj3HO4kHG5klRrRusJtmCUVjU/HinpIBKuazXlRDr1+jee8f/efNG41/9s1R/f9v9978ENa3Yz&#10;cm3MTc8+/v67bhqqVbZ/tyOX//Z7Lk87k/sWzxgTnsttW1VrOkn8vgEdJxO/XaY8t6M1LleikdHK&#10;mvV+T/9u9hEAAAAAAADgwLFy5cpnnnlmm5OVSuW888773//93y984QtqvAIMRJQkyZNPPrnNydtu&#10;u+2cc8658847f/zjH5966qlDQ0ON7t/e4uc///nYw+1HNY7jdevWPfTQQz/72c+CIGh0vAAAAACw&#10;X2HYswcAoOEGBgYee+yxp5566vnnn69Wq57nzZkzZ9GiRStWrDjqqKM8z5t4U8aYnp6eJ554YvXq&#10;1S+//HJ/f38URY7jzJs3b8GCBUccccSKFSuy2WmrdPrpT3/6y1/+cv11S0vL8PBwo8cSAGAqdBT3&#10;/+qBcKgQDY2kFszhljUtzSZ+4G/s8bo6nPaWzrPeQBOrDLaPUmHYf88DQf+gqvrphfN2p6m1mzf9&#10;xac/3lsY/3tKk+v9/Qmnn7fkcD758eyvlH749KO3v/B0tIPfbZz3+jf811WfN2FcfXmDzKTdrvbd&#10;HJagpz8aLcXFkkilhLfDTPKkXNVRbDfnZC7rzR4nY9xoraOYtDZaG61JGyYEty1uWzv6e+Vv6jVK&#10;pebPyS8/LDV31m52BAAAAAAAGmu65g/38OThE088Mbbw9f3333/KKac0eiwBAKABouHi8MNPRqOl&#10;oGeAiAxnTBvl+yqIiOozXTa3JJOStpnr0sYopZUyUazjmIhx2xKey6Swshmno5UJYZS+6tpv/OA3&#10;/7ejp79x4cFXnPjGjvSkv8FpY3615k/fW/nw2pHxlzt7tnPj33380O4pTocaY5LRMmlj5XPCdb35&#10;s9mE5zyNMUHfYFKupuZ0WblM++mvF1Mo2Q0AAAAAALAHff7zn//c5z5Xf53JZMrlcqMjggPU+vXr&#10;DzrooHHf4pwTkd7x/m5f/vKXr7zyyrFnjj766JUrV249PP/88++6665Gd7HxwjCcPXt2oVDYeuZt&#10;b3vb6aefvm7dunXr1q1fv37dunV9fX1b01j6+vo6Ozun+DAAAAAAgO3IRgcAAADU0dFx/vnnn3/+&#10;+bvfFGOsu7u7u7u70X0CANiXcNtyZ3XoOI4KxXCo6M3a3URZIjLGxMMjXEqZTXtzZu3f+dJEZGJF&#10;REZpEkKHkQ4jHccm0cZoxhlxzm2LWxZ3nV0u+1vYPeeWT37uHV/7wobhwe3fHQ38z//259954vd/&#10;tuSw85cePq+pZdexEb08MvTjPz5554vPJDv+rcby+Quv/dgnU7M7axt6rKZsXCyZ1mZmTf0nJmNM&#10;4gcmToiI2zvMw9dRoqNIpDzGhd2SH/uW8oOk6quar4PQ0Lh7XTFuyS2l0bPpsX/NZDYd9A/pKA56&#10;+pEyDQAAAACwr5uu+UNMHgIAwJ6nwnDkD8+qMAz7h0Umneru1FEcDhWIM+66OopNHCs/UL4hYsSI&#10;MUb1L6WN2TKbx7gQqZRwbOKM27bT1iwz6S1vCX71h/8+7TjX/fLOcQO4d+2Lv1330klzF56/9Ig3&#10;zF9kcbHLmKtR+Nt1L13/1MPri4UdXSM4/+Y73jvlfGkiYozJTDoeLSeVKjEWj5btfG7i97qd7X4U&#10;BX2DwnPLq17OH7lsZj5AAAAAAAAAgP3K/PnzTzjhhEceeWT7t3aSLF3361//emzKdLVafeqpp8Ze&#10;cPfdd990002XXXZZo3vZYDfddNPYfGkiuuWWW2655ZYdXT+pylIAAAAAALuElGkAAAAAAMosnu9v&#10;7rObm8LhEZXPCs/dzQaTSjWp+W5nOxMivWBuo/s347RKkkotKoyqINBhSERkyBhdz/NlnNWzeRnj&#10;IuVauYzMpIjxHbU2p7XtR3/78b/59jfWDPWPe0FfpXT9yoevX/nwkZ3dx3XPn9/UclC+9aB8S8qy&#10;DZEfR7U4KoXBs/09j/esf7xn/XCtuvP43/y6kz5/wdtc25Epz+loNYmKS5Vab39qzmzGp5jubpLE&#10;KKUTxRinHTViSNVqTAjhulY+Wy8FY5SORopxsWS0JkMmSXQUG6WMMWQMGWOMYYwzKZjgWggWhEml&#10;Gg4IqyljNeXq6dkinSYaTirVcKhgjJl4gRoAAAAAAAAAAIBpNPrMC6oW+D0DTHC3q50Y447tdXcp&#10;P4gKRVULjHHIkIljnaj63Fd9Eow5FhOi/kWcMcZkNmM1jTN5y6W88gMfSknrn+/+33FjUFr/bv3q&#10;361fnXPcMxYcvLilfX6+ZX5TS1cmxxmLtapFUTWONpVGHt+8/vGeDc8P9mpjdtKplnT2m3/1vtct&#10;Png3B4dJIdKeqtZ0ksSFot2U2cms6bb3cuZ0tNU29sTFUm3D5szi+TKF5cUAAAAAAAAAu3bFFVdc&#10;csklU7jxgQceKBaL+Xy+frhy5Uqz3QTCpz71qUsuucSyrMk2vt+I4/hLX/rSpG5x3d1dqgcAAAAA&#10;MBZSpgEAAAAAyMplvTmzyJi4XAn6BlPzZjOx62IjO2LiJBwYFq5rNWXTi+btfgL23sxoXVu/ufSn&#10;NX5Pnw4CHUZJuWoSZbSmMYWRGedMCGZJnSRJtcaEsPI5uzk/fkIyZx25pu+/4/0fvfXGlRvW7uTp&#10;z/RvfqZ/89ZDT1pBEu9sMeN2pBCffc8H3/66U+JiiYhIiNyhS6LhotvV7m/ui4aGnY62qY2M8kMi&#10;MklClthRxrLyfaOUlcsyKey2FjImGhmNCkWj9SvFuhMiQ8SYFIxzYvWWmNHaKKWjuD7ITErhOkap&#10;aGRUplNuZxuXkltSx0m9qXoyNgAAAAAAAAAAwJ4Uj5aDvsFwuGCi2Js7i8tXJ12F53rdXWSM8oOk&#10;6qtaTUfxNuuMuRDctrljcceRmdRO5myZEB/6i8uyrveF225OlNrRZaUwuP2Fp7ce2kIYQ7He4fXj&#10;Oqp73r/99Ye6mpunZYi4Yys/UDWfSxkVy3Zz08TvFZ4r06mwULSacpVVa/PLD5uWkAAAAAAAAAD2&#10;bxdddNHxxx//2GOPTfbGOI4/8YlPrFixYvXq1U899dRDDz20/TUDAwMjIyMdHR2N7mXDfPe7312z&#10;Zs3Er+ec27bd6KgBAAAAYL+ClGkAAAAAACKipkOXRIMFb1ZnbUOP39Of6p5FUyovbBJV29xHRO6s&#10;DplJZxYvaHTPZlA4VBh99sWkUk0q1bhUUVXfKMUtySzJBGNcMMaMNkTGJMokia75quYzKYXnmkQl&#10;o2Wno01mUts0y4QkxvJe5ofv/vCPVz78r7+8o1avXL0rfhJPKv6u1rb/+uQ/HbPsUL93kElBRNy2&#10;rGym6YiDi08977Q0h4UR7nlWNj2FwdFhRMYYpYUz/rS+8gPlB8J1mSWd9hZV9cPBYZ0kOopVzTdK&#10;MSG463DL4pagHSRdG6VNHKsgTCpVYjXhOKRN1Q+cjlYmhUkSItJBiJRpAAAAAAAAAADY8yqr1xml&#10;4mJ53OrQRESMiZQnUh5RCxGRMUYb0tpozaSY1L6WVj536alvPHrhks/+9EdPrn1pIrdEanLJ0kR0&#10;2fLXXXHm+a7jGmN2tE/ipDDGZMpLKlUdx3GhaDflJjUv7bS1VNdvioqjJHhm8UEyM5WZTAAAAAAA&#10;AIADCmPsv//7v4899tgoiiZ773e/+92dX3DFFVccyPnSYRh++ctfnuDF6XT65JNPPv300xsdNQAA&#10;AADsb5AyDQAAAABARMQdO3/04YVH/uDO7vA399c29npzOidba1pHsd/TZxLlzZklPaf5mCPGFk7Z&#10;rxhTenFNdfV6FUbhwFBS88kY4Tk6jmUuy3a0qk8bFYY6jJJyhUkp0ym/p89qyjkdrWPXF3LLIkZM&#10;cDL6nW9445uOPPpLt93yqz+unMbwpZB/edY5n3zHX7fkmohIRxG3LSKq52+n5s6OhotElPhB2DvA&#10;WMdU1hpqTdoQmXHXOKogVDWfO45IezKTNnESDI+YOElqvkkSJqTMZurjsHNMcCYc7jgmSVQYqiDU&#10;USTS6aBv0MRJfR2qCkJrGscOAAAAAAAAAABgAlTN93sH4mKJjLFaJlY8mTEmGImpbGbJiOyOtvmD&#10;hR++6+/+9/GH/uXeu0t+bRq7s6S968MnnnHS3IWCmPIDYmz8JPApRO7YzA9ULeCWFRVL9gTHioiI&#10;uGPLTDoqFK18rrJmff6oQ6exywAAAAAAAAD7qyOOOKKjo2PTpk3T2+yCBQuuuuqqRneukX70ox9t&#10;3rx5l5fZtn3JJZe8613vWrFiRVtbW6OjBgAAAID9DVKmAQAAAAC2cNqa88sPHVn5nNfdFfT2V9dt&#10;cjvbRdqbULUQY+JSNRwcYox5c2bJlJc/5kgrl2l0n2aEUWrkyT8G/YNxsRQODjPO3c524blJqRKX&#10;yiZJmL2DFF3OhOdyzzVhlNT8eLRcX1aoo8ib3cUEr19VL8vMpNRxbIzpamr+97/+4H3PPf2vv7xj&#10;Ve+uZ9V3zrasy9507t9d9Jez29q3dEcbE0UikyfGrMyWj6zpiIPj0ZLX3elv7vd7+u3WZrslP7W6&#10;MWybvGdDOgxV1ee2LTMpmU4RY+HwiA7CpOozzmUmw+1dJ0tv+wxLSksaVyWVWlIuc8choqRaS82d&#10;rYJgNwcNAAAAAAAAAABgsiprNpDWUbEkMilu7Yk9/VQtIG2UX3vLEUef98Yzv/GL2376m19Hcbyb&#10;zR7aPfcDJ5156oIlJgiJmIkTzRjVfC7EDidCJ4MRiZSXlCs6SeJKZVIp00Rkt+ZrlWpSrgb9Q2QM&#10;TUftawAAAAAAAID9W19f37TnSxPRd77zHc/zGt25RrruuusmclkURTfeeOONN95IRIsWLXrppZem&#10;tigLAAAAAGBcSJkGAAAAAHiVN2cWMVZ86nludwe9A35Pn0y5dkteeN6OlpoZY5JKLS6MqjCQKc/t&#10;6uCu3XLskU57a6N7MyOM0oXHnw4HC0HfYFwqy0za7WpjXJhEqVpAjOk45jtdKciImGNbtqWqNeX7&#10;RiVkjL+pJzV3NnFORCQFl5JbUochKU1SENEZhx11+qFHPrdpw21PPPyzlY8Va9XJRt6czV18xll/&#10;+5ZLOlte89Gomm+MESnPbm5ir1QFZ0K0HL+88PjTjLFgYCgaHjFx4nS0salUuBkzelqrSk3HMbds&#10;mUkL1zWJUmFNVX0VBPUk6t1Z1MiksJqyyg+UH2ilOOfVjT3ZQxbvTswAAAAAAAAAAABTEPQPxuWq&#10;UcpunlwO8NQkVT8eHmGM6SiyMvm8l/rnyz/2T3/z/jt/f///d++vnnjhuck2yBg7dsHi95z2plMP&#10;PiwulnUcEzHuOiZJTBQbzpOab01HyjQRcUsSMR3FOgh1knA5iYUc3LaZJVW1psNsPFq28rk9MNoA&#10;AAAAAAAA+7Qnn3xy2tv8m7/5m7POOqvRPWukZ555ZuXKlZO9a82aNaVSqalpT0wfAQAAAMABAinT&#10;AAAAAACv4XV3iZQ38odnuWXFo6VouFjb1MelFOmU8BwuLRKciIxSJkpUEKhqTSvFbdub1SmzaSuX&#10;yR99hJVNN7ofM8IYU3z6+XCwEPQOxOWK09pitTTVt/kUaY+GiVuWDmOaQO8ZYzKTVlImVZ/KFSLm&#10;9/R7c2bV3xLplI5iIqajSEhv6y2Hz51/+Nz5nzr/ol8/8eh9q/+0aqBv3dBAGEc7ekrKdU847MiT&#10;j1px0pHLD12wiI+XjZyUylxI4blOe8vY88Jz215/7MgfniXGuGWFQwXlB3ZLXjZlp5LTbEhHUVL1&#10;iYxMp7jrCNdhnCXVIClXdBwLzxWeN7ni0uOPLImUyy0ZDo/oRJkoLr24OrNoPp+m5ZsAAAAAAAAA&#10;AAC7VN/UT/kBE4K7zkw/zhgTDgzpJNFxzKRgjKlqzWidS2fecfZ57zj7vJd7Nv/kZ3c9+vwf1/b3&#10;DlZKO2lqcees1y1eduKSZccvWprzUkSkg4jImEQxIRhnZFlGaR3FxJjyA+G509ABxrgtTRwTearm&#10;81x2MrcyK52OS2UyJugfRMo0AAAAAAAAwC49/fTT09tgd3f3N77xjUZ3q8FuueWWqd0YhmEDwx4e&#10;HlZKdXR0NDAGAAAAAJheSJkGAAAAANiW3dzUceqJ5ZfWVtdutHLZpFpLytWkUo1Ht11LV0+ldrJp&#10;mU4xKbKLF6QXzmOCN7oHM6W2bpO/uS8cGI7LFbejbezyO+E63LKEY+so0lE8wQRd4TqMsaRSSypV&#10;IgqHCk5bCxFZuUw8WuK2pYJIeO42hZdFot+49LBzjjvRymacOV09gwNrNm9a27OpFgRp18t4XtpL&#10;ZVJeS7bp4PnzpdjZTz06TpJqzco3EZHX3bXNu0yK5uOOKj//UoVIeG44WAj6B/nIqN3abO2qHLQh&#10;MoyIyGijg0iFoUkSJqWVSTMhrJY8YxQOjyTVmo4TmU5z157GT4pZUjiOqvlxuaKDuPDoytbXH8OE&#10;mMZHAAAAAAAAAAAA7EhULBGRDsL6BOBMP06VqzqOVdVnggvL1XFsjKuDUKS27Ma4YHb3h9/05g+e&#10;eHpSroSOtX5k+OXBvr7RoiVE2nG3fLnOgrbO1uy2Kcc6ScgQGVOf+GWMuCV1FBulVC3gtj0tE8LM&#10;snRUM0onlZo1mZRpIhJpLyqOKj8MB4azBy+a6dEGAAAAAAAA2NetXbt2ehv8zne+k8/nG92tBrvj&#10;jjumdqMxZs9HOzIy8uMf//imm2566KGHtNZLly4966yzzj333DPOOMPzvD0fDwAAAABMI6RMAwAA&#10;AACMg0mRO2RJesG82rpNtY09MpMmIpMkOk6M0kTEBOeWxaQgIplJeXNmpefP2b8L+SaVaun5l5Jy&#10;NSqO2i357cuVWE1ZHcdMCFXzuWVNsGAyd2yhtar5OpRxYVRm0sJ1uOtw2xae0lFJhZEYW4jGkPKD&#10;+uDLpixnbE5H55yOzlNXHDOFTkUjRSKym3NOe6tMp7a/gDGWO2yplc+V/rRaeG5SqYVDhaC3PxJC&#10;pFMy5YmUV/9r8BrGcCFMrEycxKMlbkkmZT0vWti209VOxvgbe3UY6TAUKW9686W3hMBIpDyTqHBw&#10;WKa9yur12YMXTvtTAAAAAAAAAAAAthePjJI2KozsbPNMP8sYE40UTaJ0EouUZ5Q2cUxEOk7EmIt0&#10;FBmliFg2nT48kzl87vyJtq+U0ZqIXt1CUXKmuIkTI4Sq1WQ6pePEGENbvsgYQ4xxzkgIJgUxtsu8&#10;cW5bqkomjpOab4yZVJ65TLmM8aRajYolFYbCmfGy3gAAAAAAAAD7tEKhMI2tvetd7zrvvPP2cBfC&#10;MBwaGhoaGhocHBwag4gWL168dOnSJUuWLFiwQMo9lC2ybt265557bgo3ZrNZy9pzK+56enp+/vOf&#10;33HHHffcc08URVvPr1q1atWqVdddd53neeecc8573vOePf+ZAgAAAMB0Qco0AAAAAMAOCdfJLluU&#10;PXhhNFqOCsWkXFU1XycJY4xJKVOezKbttmaZSe+BSimNZYwZ/eMqHSfBwJDwXLutZftrrHwuKhSF&#10;5yWVig6jiacBc9cxSZJUfWZZYd+Qd1A3Y8xpzftRxG1b13xuW4xvKdWi/MAYLb00tywrl9mdTuko&#10;SoplK59jUmaXHLSTK73uLndWR3XdpspL62QmlVSqSaWman5cKhMRtyzGGXHOGGec6TjWUaLiKKlU&#10;jDGMc6spx6RgnFv5nNPabIyprdukkySp1LhlCdediY+Mac0dhwmhwzAuVSpr1qXmztpaVwcAAAAA&#10;AAAAAGDmxKMlFYZE5jWbIc4MXQtUGCk/IM6F66gg1KEhQyZJXr0mio0xJlFMcJrkXK5JtqRMb52i&#10;JMNICuOHOghUGOko3nLa1LeRNPX/K3p12pgJwW2L2zYJPu5kMuOcCaHjhGtt4pjZk9ljkXHhOSoI&#10;iUhVfaRMAwAAAAAAAOycPamfu3dq9uzZ//qv/zqNsUVRNDQ0NDw8vP2fY7OjK5XKLpuSUi5YsGDJ&#10;K+p51PPmzeNbpzimz89+9rNJXb9gwYLzzz///PPPP+2006bx4xhXqVR64IEH7rvvvl/96lfPPvvs&#10;zi/2ff+222677bbbzjjjjP/5n//p7u6e0dgAAAAAYCYgZRoAAAAAYFcYs/M5e7uiygeUqFAMB4ej&#10;oQJp7Xa2j7uokHFut+TDoQIPraTmW7bF+IRWHzLGRDql45Kq1ZjgSbliZTMim+Ejo0LpuBirSk1m&#10;08SYSZTyA+44zJJ2624VqDHaBL0DJLjd1ux2te+yNcZ5ZuG89LzZlbUb/I29ScYnIh1GSc3XUUTa&#10;GK2N0kYZJi0rnbItKyCmo1j5gUin7HxOZjP1AYkLRZ0kSaXKOJOZ9ATLcU+KjmNjDLOkSKe4lNHg&#10;sEynRv/4Ysvxy6f/YQAAAAAAAAAAAK9llN6SZizEbje2C+HIqFFaR7HwXGKMMU5kyGidqK3XqDAi&#10;IpMkTE6ubJFRisiQNsTZlnxopXUckzZGG6MTxrkKTD1L+pWU6Vcw2hIPZ5So+twmE4LbNnes7UeG&#10;cV4fNKP0pEdBCuOHRFRPnAYAAAAAAACAnTjqqKNuueWWaWlq6dKl+Xx+avdGUXTXXXfdddddfX19&#10;9bzoCeZCT1CSJC+99NJLL7009qTjOIsWLdomj3r27Nm7WS9kginThx566Nvf/vYLLrjg8MMPn65u&#10;jquvr++BBx74/e9///vf//7pp59WSk22hfvuu+/oo4/+6U9/+oY3vGFGQwUAAACAaYeUaQAAAAAA&#10;2LXK6vUmUXGpLPM5bu9wWaHd3BSXKiKd0qOlpFyxctkJ5gMzzoXnqppvEhUXilY2w4jcjlZ/Q69M&#10;p5JqVQWhcJwtacZpT3je7pSYNsZEg8MqjLzuWcK2mg5bOpG77r///r6+vvrt7U35E5YdFgwMR8Mj&#10;ZrtZdcaYSHmMKKlU49Gy09Yi01vKOxttopGSDiOjlMxmaGJZ5ZOlw5gY55Zl5zIim66t2xwNjzDB&#10;g75Bt6t9Jp4IAAAAAAAAAACw5xljtO/rMDJEwrWJiASnes722CrTYVjf9JDLyaVwm0QTkTGaMa4T&#10;ZZKEtDHGkNZGK2bIGENEzJKbRovP92+m+qaJjN645BDBBGlDRpvEkCHFYhKCC60TxXyf2zZPuXxs&#10;4jRnJtZEr6mPPUFcivraXx1Gjf5MAAAAAAAAAPZ2l19++Y033vjcc8/tflO//e1v//jHP042Afjp&#10;p5++/vrrb7zxxuHh4T3c9zAMn3/++eeff37syVQqtXjx4nr69NZU6o6Ojok329/fP5HLfvKTnxx2&#10;2GEz1LX169f/+te/rmdKr1mzZvcbHBgYeOMb3/jFL37x4x//+EyU5ob92wMPPNDT01N/3d7efsYZ&#10;ZzQ6IgAAgAMIUqYBAAAAAGAXVBCGg8NRcZSI7HzTzi5lzJvVUduwWWbSSbmaVKoym57gU4TrKD9Q&#10;QcikUGEkHFu4rtWaN0MjPElU1U8qNSKSKU/Hie3a8WiJccFti9sWTWajU2NMPFyMRktOa7NMe01H&#10;LBMpbyI3bty4cfXq1fXX0cKF6XPPSS+YS8aoKDZJYhKlk8QkSniOTKeYEKUXVldWvayDKC6WtqZM&#10;J6Wy0Ur5IROCW5OraTPxDuo45rZFjGQ2zW3bbm6KRkatfK6ydgNSpgEAAAAAAAAAYL+hw9AYY5Ti&#10;ghPnRMTIENG2E4b1PGfaktE8GcYYMkobo0hxMsZoTdoQI8Y5acMEJ8GEY1V1sq5YePU+IbemQxsi&#10;UlorRUrrRBEjJiUZqlfG5p6zpY4T56RjMjS2PvYEcSGN1kYbpEwDAAAAAAAA7FI2m/31r3/9pje9&#10;6dlnn9391v7jP/7j29/+9kSuLBQKN9544/e///2VK1c2egxeo1arPfPMM88888zYk7lcbmwl6qVL&#10;l+6kpPbPfvazU089ddWqVTt/0Je+9KWbbrpp2uPv6en57Gc/+/3vf38K1aR3Lo7jT37yk3feeed/&#10;/dd/HXroodMeOezHNm3a9OKLL9Zf12q1RocDAABwYEHKNAAAAAAA7ELQO0DGJOWqSKW4tYsfIrhj&#10;Ox1tQf+gTHtJtZaUSGZTE0ppZow7tg4jMilVrgrHJiKnJZ+Uq1StqpqvE8VdOwmYZWWikdEx9zHu&#10;OjKdktnMLsMjorB/OCqMiJRHjHHLUkFYXb9Zpj2rKTuVHGbGhGOTY2//Tmped3X1eqs5Fw4VVBgL&#10;xyJjokLRxIlRicykJ1iCe7JMnJDW3LbrX0RktzTFxdGkVIkdW4cRHy9aAAAAAAAAAACAfY4OIjKk&#10;41jYW6a8jNqSGs3kNCyHMMaYKDb15bbakDHEiAnOOCNiJknIEDPMaLOTRhgRCS4EJzJGGaO27L3I&#10;LEk1X4WRTHvcthjnRIbITKHKNJOCiIxKVBju+U8BAAAAAAAAYJ/T1dX1wAMPXHrppb/4xS92s6kb&#10;brjhK1/5SnNz844u0Frfc889119//R133BFF+8xmZ6VS6cknn3zyySfHnmxvb1+6dOnBBx988MEH&#10;L1u27NBDD12wYIEQoqur67777jv11FN3Xt75lltu+fSnPz2NhaZHR0evueaaf/3Xf/V9f+aG4sEH&#10;HzzqqKM+9KEPXXXVVe3tKFYBAAAAsLdDyjQAAAAAAOxCOFjQUaTj2G5tnsj1VlPWJEk4PCKJJdVa&#10;PFqR2TQTfJc3ctvWQajjJK7W7NZ8XKpEI8Wk5iflmiFiQugwJmMSIiJGjDHOmBBMCB7Fyg/CoYJM&#10;p+yWvPDc7Rs3SsUjpdrmXlULhOcwIXQYqTgu/WlL4WjGmMxm3FntqTmzRcrdZbS7JFOe292pExUV&#10;inGxKDrbk1qgk0TVfNJGJ0pFFRq7mJJzJjgXgluyXhJnCowxquYzLrglrcyWEt9MCJHy4nLFbmv2&#10;e/rTC+bufu8AAAAAAAAAAAB2hAnBOCcikyhyZvBBiR8YrckYemUvRaM1ESPOJ7K74s7pOEnKVaMU&#10;aUNkGOf0SrL0K/1kZAxRvZD0hAaGCcYEZ1roKDFRrHjCbSspK+E6pp7jrY3RetIDXp9O1EbHk063&#10;BgAAAAAAADgwNTU13X333V/5ylc+97nPJZPfv2yrWq32ve997+Mf//j2b61Zs+b73//+D37wg82b&#10;Nze6u9NjcHBwcHDwwQcf3HrGdd1DDjlkxYoVJ5544o9//OO3ve1ta9eu3dHtWutPf/rTt99+++5H&#10;Eobhdddd9+Uvf3l4eHgPdDxJqGJqOAAAgABJREFUkmuvvfb666+//PLLP/7xj7e2tu6BhwIAAADA&#10;1ExxFT4AAAAAABw4opGiqgVEJFLeBG+xW5udthbu2lYuY7SOiyXlB7tcOMilqNdmUZVqdd2moG8g&#10;GhoJBwpGJ0xwEkykPCaEjhUXnNsWE8IopfwgLpXjkVFV9ZNypbaxx+/pH1uJxSgV9g+VnltVWf1y&#10;UvGZFCZRKgzjSrWyam1l1cvVNRv8jb3B4HDQN1B+cW3/fQ+O/OGPSaW6+0OXWXQQE9xqyiWligmj&#10;aKgQj1biUkUrpf1AB5EOIx2EOgi3vKgFSaUajYxGoyUVhDuvTjMuE0ZGKZlOMSGs5qat52U2o+NY&#10;BaHf2z8NfycAAAAAAAAAAAB2zMrnhOsQMe0HM/ogE0b1mcB6mWUiMlozzohot6pMG1K1ICmV6xWh&#10;yRjinMl6Hjh77YVERDTJJGfGOXct5thERgeRjpPED02lRmSIMybEZOPViSYiJgR/pdo2AAAAAAAA&#10;AOwS5/zTn/70ww8/vGLFit1p5z/+4z+UUlsPq9XqD3/4w1NPPXXx4sVf+tKX9pt86XEFQbBy5crr&#10;r7/+fe9738knn7xixYpcLreT6++4446HHnpod56otf7Rj3508MEHX3HFFXsmX3qrSqXy1a9+dcGC&#10;BVdddVWpVNqTjwYAAACAiUOVaQAAAAAA2BkdRTqKdRRxIbicxFo9uyXPLRn0D9lCJNWaqvnKD4Xn&#10;Cscmzsa/hzEmuKrWEiJe81XN14kSliUyWZF2rUxKVQOtElXxdRKTMcJ1RNpjjOk40WGkglAFoXAd&#10;MqZa893OdplNh4OFoLdP1UIdx8YYJoVJtNWck/mcsAQxTtpopXQUxyOlqFDkQlr5rFEq6B1IL5qX&#10;XbqQTbXgMxFZuYzb0aajOOgZKD77gjFGB6HRmuJE7ajeC+eMM6Z1EivOfe443HPZjkbstYzWSc3n&#10;ts1s6bS1jK3sLdMpxlhSqcaFURVGwsHSSQAAAAAAAAAAmCl2cxMxJlw7CcMZnYcyxtSzltkrmcxG&#10;KeKCiPhupEwr31d+YBKlo5iIiHPG2DbJ0kTEGDPaTHrXQ9oSMBOMhKujyMQJGaOIjDHGGD75lGmj&#10;EiJigmPeDwAAAAAAAGCyjj322CeffPLWW2/9+te//sgjj0yhhfXr199+++0XXXTRI488cv311//4&#10;xz8ul8uN7lYDhGH4v//7v7u87FOf+tTvfve7qT3iF7/4xZVXXvn00083sJvlcvlLX/pSR0fHRz7y&#10;kQaGAQAAAAA7gpRpAAAAAADYGeWHRKTjhFnWZO+V2UzKdYK+QeLMJK6q+apWUzWfScktyaRgQjDG&#10;iBEZMtoYlSTVmkkSIqZ8n1u23ZKXKU9mUk5nG5dS1YJwYIhxoeNE+4Gq+armMyGYJZmU0pI6ipJq&#10;Tfk+d5ykVNaxMloZpY3WTHBhu1ZTJjV3tvDc7aM12qiaH5fK0XAxKpac1majdTQ00nzMEeNeP0FW&#10;S1Pt0ZUkmCoFKozIGKM0tyQTnBijV5daGjJEWhutjVImUcSZkVJrw6NIpDxmW4ztInFaVWtkSKY9&#10;4bgynx37FhOcu44OQmOMqvlYOgkAAAAAAAAAADPHbm4iIuG6calMxtCu5rWmjdImSWQ6xTgXnvPq&#10;ec7qmxKaCZSDVrVA+YGJlY5jxjljpBNttk+Y3lpimoyZYt40ERGzLcaVjhJjDOM8GS2bzvbJNqKT&#10;hAlBjAnXmey9AAAAAAAAAMAYu+iiiy666KKnnnrqe9/73s033zzZ8sVXXnnlVVdd9cILLzS6K/uA&#10;Bx544Gc/+9l55503qbsee+yxT37yk7/97W8bHf4Wv/3tb5EyDQAAALB3Qso0AAAAAADsjE4SIjJK&#10;T63YMres1NzZSakSDo8wKYzSOox0HCs/eHVJYZ0hFYYmTow2TDCZTtvNTcJz7dZmmUnVLxEp15vf&#10;HY+W45FRbUvSWoeximMdxmTCLe0wpsJI+aFhxLkgzrnk3Hbs5ians93Kpne0QJNxJjMpmUnpKAoG&#10;C8HAUFKtGa2HHnyi9YQVMpOe/NCp0h9fqG3slelUNDhslDZKccHJlnycjGVGRCQ4IzKGjEpMokwU&#10;G56QZZlKldu2yKR2mDVtTFytmSiW6TTjwuls2f46ZkkdhESk/ICam6bn7wcAAAAAAAAAAMB2uGOL&#10;lCs8NyqOJkEod2NHwklRUUTEuG3JdGrsNKBwHGKMcWEStYsW/FD5vk6UiWMmBLOl9kPGaPyk6Ff2&#10;QtwdjBhJyYkpPzDGaKWj4aKVz+1y/8TXxq2ZEETEXWyVCAAAAAAAADB1y5cv//d///dvfOMbv/jF&#10;L2644Ya77rorDMOJ3PjSSy81OvZ9yZVXXnn22Wfzia1GW7169T/+4z9OpH71nvS73/3OGDO5CRwA&#10;AAAA2COQMg0AAAAAADu1ZS2gIT71GV6Zy8hcJqlU49FyUvUFuWTIKGWUJqPrT1C1GrcspTQZJVzH&#10;7Whzu9p5yt1mZpkxZudzVlNWVWpxuaKqPjcOGSJjjNZbStYYEw4XKY5NkhjOrFxLdslBIuVOsJoN&#10;t21vdmdSqoT9Q/6GHm9O1/DDf2g7+bhJdVlH8fCjK+OR0XB4JC6OctdhljRFraOE72okGSMmpZGC&#10;lNFRrMOISWEMGaWsXHb7D6JeONqEkUh53LXttmbhjrMIlUup4hoRqWBCv8sBAAAAAAAAAACYMm9W&#10;p6r6XMq4UJTdXXvmoTqMuJTEucy+ZgPE+g6GTAqj1M5vV7VafStDEpzZFmP12TpGepzEaKMNMWKM&#10;dmfutI5JQYKTMiaKdRxFAwWns3Xit6s45pakenI4AAAAAAAAAOwey7IuuOCCCy64oFAo3HDDDdde&#10;e+3atWsbHdR+5dlnn7Usq9FR7Jbh4eE//vGPRxxxRKMDAQAAAIBtTaVMHAAAAAAAHDjqxUkY56T1&#10;bjYlM2mvuyuzaL7X3WW35q18zsqmZSYt0ykypv4gYkymU05Hm9PZJtLejnbiZIzJbNqb3ZlePD81&#10;r9vtbLVamuzmJqspJ3NZYkxmU8wShkjmciLlGKMnmC+9tX2rKevNnaWTxN/Ul1RrhcefNnqi9WJ0&#10;FA8/9ERcGPU390eFot3U1HT4wTKdEo7DODNJouPE7KoxRowJLuq51onSYaQTFZfK5rUfhDFG1wId&#10;hMLzhOfazXlrBxWkuRDGaKO18oPd/CgBAAAAAAAAAAB2Lr1wHnFuNTcl1ZqOohl6CuNsS7qyMSZO&#10;jFLcsRjnMp0aexl3bMYYk8IovaOi0EbrpFozSusoJsGFbdcnFBmvZ0WPU2j6lQlHxmh3U6aNNowY&#10;2dJopcM4Gh2NS5UJ3qsTZYJIeC4TXGTSE7wLAAAAAAAAAHappaXlox/96IsvvviP//iPjY4F9jq/&#10;/e1vGx0CAAAAAIwDKdMAAAAAALAzYksBFqnjZFoaZILLdMppa/Fmd6YOmpNeOM/paBEpl1sWE1ym&#10;POE6xIhJMaHWGBOuY+Wb3I42d1aHN6fLyqSZFMwwLi0rm6Y4NnES9A2aZNLxC8/1urt0nAS9A/Fo&#10;2e/tn8hdRqnCY0/Fo5Xapt6k5ntdHU5nK+Pc7WxnUjIpGOcmTkwcT2y8iFuSOxYZrcNQJyopVbau&#10;zjSJSkbLKgiE6wrPtZpydlvzDvPMLVm/xUQTezQAAAAAAAAAAMBUCddJzZllNWUZ59Hw6Aw9hbtu&#10;fSJRx0lSrTEuuONYucz2+ydyx+FCEpnxC00bUtUaaaOjmDgXtv1qEjTjWybcxtsEcctbk9mucVxG&#10;aSISlsUdV/mBiZKwb1AF4UTu1TXfkJHplN3azCc2rQoAAAAAAAAAEyel/NKXvvSRj3yk0YHA3gUp&#10;0wAAAAB7J6RMAwAAAADAznDPZZxzyzJxQmZ3C01vz2gdDhZMnKgg4I5DjDHBiYhb1hRa04kKh4ZN&#10;FKswECnPyjcxwZNK1SgdDham0KDwXKezLan58choODCsw13Xwxn944vRyKjf26+C0JvdKXOZ+nkm&#10;hdWU4UIwKeuFo5Uf6kRNpHQ1E4I7NhljokgnSlVqxhjlB/FomYyR2YxIezKXdTta2Y5XZ5pEExET&#10;vJ47DQAAAAAAAAAAMKPSi+Yxzu18U1KuqFptJh4hXJdxzrhQNd8oJdMpJoTd2jLelTaTgoiNO8Wn&#10;41hHsY4TYwy35dii0YxzIiLGjH7N7Kgh82rd6d1eeWG0Is4YZ1YuzaSIK1WjVTRYMGbX04dJtcal&#10;5I7tdrbNxCADAAAAAAAAABEdddRRjQ4B9i7333//RKZuAAAAAGAPQ8o0AAAAAADsDGPMymWF5xgy&#10;iT+hqiaTEhWKJlFJtcaE4K5DRjMpuRD1xOnJigtFo3Rc9ZkQ3HOIkcykjTaq5sflygSrsmzDymWs&#10;TDocHiGlw6Fd5F37vQO1DT3h0EhSrXld7TKT2mY0uesw2+KW5I5NjJko1kGoE0W7mj9nnHPbMkqb&#10;OE6qtXi4qGo+d2wrn+Ou43a2uV1tO69mo5OEMcaEEK47DZ8cAAAAAAAAAADATlnZjNfdZbfmuWMH&#10;vYM6Tqb9EcKziYgE10HAbZvZ0mlvGXdqUWYzxBl3bBVG287FaaMqNaONSRJuyS050q9gghMjxlk9&#10;SfrVNwyRIeKcGGO7V2XaGCKtGRdEjFmWyKTImKQWJL6vfX9X95qkWhPpFBE5HUiZBgAAAAAAAJh+&#10;zzzzzKmnnvqe97yn0YHA3mV4ePjZZ59tdBQAAAAAsC3UFgMAAAAAgF2w2/JhocgYSyo1mfKmsWWj&#10;dFws6SgySlm5TH3RJJOSp6fyFJMk4dCI8n0TRSzlaT8kY4hzLoXyA+E5UaHoze6cQstOR2vy8sak&#10;Wk2qNR1G3LF3EIAqPbdKBWFcKNr53Nb60nVMiPqfnEh4rqr5jHOjtY5jE8WKJYxzEpwJPs4Ky3rN&#10;GkPaGPJDJgUZY7XkhWPLlOd2tk+kcLRJYiYlEQnPmcYPEQAAAAAAAAAAYEeaDj84Gim6sztq6zcH&#10;fQPenFm7mV28DW5ZxEiHkTEkXEe4rtWUHfdK4bnctoWT6DDU0Wum+JQfGK11FBFjXG43z8aICUGG&#10;jNakNQlRP10vOs0YY4IT7V6nlCJDTHAmBeOMkRCeo/zQeG4wOJKa5+1k0FStZrSWmZSVTU/v5C0A&#10;AAAAAAAADA8Pf+Yzn/nOd76jlGp0LLA3+s1vfnPkkUc2Oor9nElUWCjGhWJSqSbVmo5iozVjnEkh&#10;PEek03Zzk9PaLFIoIgIAAABbIGUaAAAAAAB2we1sr6xeLzNpVama9pZpXNSYlCtGa+UHTEoSUlfL&#10;XFpMcCuTnngjOk5UrZZU/agwEpeqOgyJMYpCYxgRESOjjQ7CYECJclXYltWcn2wJayalzGWVH5Ch&#10;uFR22lvHvayydr3yg7B/iFnSaW/Z5l3h2PW5Wh3F3LJ43lZBqHxfCG6UNkoZpUkpQ0SM0Sv/I6J6&#10;qnS9Ec64kcQ4Z5bFiNz2Viufo4l9IiZW9RWfqDINAAAAAAAAAAB7BretlmOOHHrwCber3e/pD/uH&#10;nM62aZxgNEZrP2Scc9fWUex27qzMstWU1VHEhNDBmJRpQyqMjFKkDXfscXOfmZQmUYwxs2XOkep7&#10;HDLOiIhJsXtdIB0nxDnjnNtbohKeq4JQ+QETXFVrckfzpcZEg0Vu2zKdcmdNZbNIAAAAAAAAABhX&#10;kiTf+ta3Pve5zxUKhUbHAnuv3/zmNx/96EcbHcV+yphgYNjf2BMMDBmlyRgdxTqKjVLGGMYYccYt&#10;i9tWTQgispqyXndXat5sblmNDh0AAAAaDCnTAAAAAACwC1Zzk0x5VlM2LldUubpN8eTdEZcqJlFG&#10;KZlJG5UYpUTGZZyLdGoit6sgjIYKSc0nIqN0Uq7qMNRRzLjQSm+5iBExbowxUcQ4q23ukyOjMpO2&#10;8jnhTSJz2MpljDY6ipNyddyUaZ2o6subknJVhaE7u5PYdlnZjAnX0VGkyGiluCWF5wjXVn6ow8gI&#10;Xi8lTUobY8gYIkNExhDjnARjnBNjjDNSWidKug73XJnLTjBfmoxOwtDOZYhITKmINwAAAAAAAAAA&#10;wBRY+VzusKWjz77gtLWEQwWTJO6sDiZ2K824zmjlb+pnlmXlhI4Tblu002atpmw0VOCOo2o1k6h6&#10;qrOOIjJaJ4o4Iz7+Tous/pYxlCijNePcGEOGSDBiVE+cnnovlCJjuG0xwYX7SiI3Y8J1lR8Yz4mG&#10;iyKdGjfPPKnWVBR6szq5JdML503PBwYAAAAAAABwwPvlL395xRVXPP/8840OBPZ2999/v9aa88lV&#10;74CdM8YEvQPlVWuTctUkSVyuJpWqDkJjzLjXc9sSnqf8IB4tV1atTc2fk1lyEBKnAQAADmRImQYA&#10;AAAAgF1gjKUXzE1qvnCdcHhEZNK7uQqwzmitg1BHERHjlhWXK/U6KlY+t8s6MzqKwqGRpFIlbZQf&#10;1PePVH5gjGGcc1tuSSRmjIwhrQ0xkyQqCI3SRMwoHZcrwnXdrnZuT2h6lLsOE1zHsU4sHcfbXxD0&#10;9usoikaKwratHaR8c89hNZ+ImTghS9YjFClXpFyjtI5jEyU6idk407uMCcEEZ1Iy29KVqk4SoXRS&#10;KlvNTROJP674pLXMZqymrHCd3f/4AAAAAAAAAAAAJig1v1tVaxUibllB30BtY683u3OC83I7oqq1&#10;oH/IKJWe1x0VR2UmHfQPxSOjTnvLjm5hnMtsxmitgyCp1Kx8loh0EBltSGtmWzuZleRSaK2JM6M1&#10;cUZKE2eMcS4l0e6lTG8tMe25Y7dH5J6jgkDVQiaEjmKxtSz21huJoqER4dgym84sOohbWP4BAAAA&#10;AACw/zDGfPWrX/3EJz4hpmPTMZi4F1544WMf+9gvfvGLRgcC+4ZisfjUU08dffTRjQ5k/5FUqqPP&#10;vBAOj+ggjArFpFIzZITr2s157jrMsrjFifH6mkAVJyaMkpoflyvxaIlblt2S13FS29iTO3SJN2fW&#10;LlchAgAAwH4JvzMDAAAAAIBd8+Z1V1avd9pbaxt7opGi09q8+22qWmDI6DjhUqooMkkiM2kmuNWc&#10;29ltxoSDw1GxTForP1BBSETctrgjDZGJYjJ6+9WWzCbtByQ4GZNUa6rmc9sibWrrN9ltLfYEso4Z&#10;Y9y2TJIQkQ7C7S/wN/XqKFJB6HS27ajys3BdYsSk0FEkPHfsWkomuBAOuc6W2tKGSBsy2hAxzpl4&#10;7V6krpNUqkYlcaU6wZRpVa4wIYTnerM7d/+zAwAAAAAAAAAAmDjGWO6wpSLljT63yrOkv7mvtmGz&#10;lW+ym5u2nfiaCK2DwUI8WhKO483pEo6TO2Jpde1G5QdxsSSbMsK2d3Sr3dqcVKoinUrKFe2HzLJ0&#10;Etcn/XZe+JoJQTwhwylRJlFkiAlOjJG1WyvXdbK1xLQQzms2OmSMcdvWUUxESaW6fcq0KlVUFHnd&#10;Xdy20gvmTvunBgAAAAAAAA2ktf7yl788f/78yy67rNGxHChGRkY+//nPX3fddUmSNDoW2Jds3rwZ&#10;KdPTpbapt/TsCyqMwsFCXCozwa3WZiuXHqdkNGPEuZSSPNfK58jouFKLi6WgfzAaGXU7WotPPR8O&#10;FvJHLmMSOVMAAAAHHHz7BwAAAACAXeNS5A5dPLLyOSuXjYeLMuUJz93NNnUUEZFJFNm2rvrMsrht&#10;263NXOzw5xSjdNDTn/i+8gPlB2SIO7bwXCa4DiPGQm004+MssmSMiDNGjDuWzGbqFaejYkmmvXBw&#10;OKlU3a72caZWX+uc150UDhXSi+ZnlyxoWrboNX1Jkmi4mJSrRMzKpnfUgkx7TAjhukmlouN4/EI6&#10;jIhYPeD6/8e5xLaImA5jJQOj9K7XlRqd1HwrlyUipEwDAAAAAAAAAEBDpBfMlenUyJPP8vlzwqFC&#10;XCjGxZLd2mTnc8QmlDitozgulZPRslbaaW22W/IynWo66hC7tTkulo1SquaHPQOped07mFcjbkmn&#10;rSUYGOK2ndR87igyZJRiUuyi5Awjbts6CA1nJlFM8Poei+yVbRGXtHfNb2nbermcQCq40drEMROc&#10;CS5S7vbFqpklKQxNolTNp9fuYqmjOBgYEp4r06nskgVMouYYAAAAAADAfkUIcdppp11zzTVImd4D&#10;lFLf/va3P/vZzw4PDzc6FtjH/PVf//Wb3/zmRkexPzDGVF5cW37p5aTqh30DRmmnpdlqyTM+sTLR&#10;jFvZjMykte8HA4Xapl67uYmMScqVltetEK4zoUam1YUXXrh1/wUhMHcHAACwR01+w2YAAAAAADgg&#10;ud1dTnur29HGbMvv6a+XN9kdOoqN0mSMDgLGmZVJC8+x8rmdXF/bsDmp+Um5qmo+tywrn5OZVD1h&#10;2BhDRGTMjio8E2NbriESKc9uynEhkko1KVdV1fc39OyyR+mUl3KctOOkbDuVSo19KyoUjTFJzRee&#10;w/iOpzgZs/M57liMC+2HNFWMMWZJnSREpGr+Lq+PRspGa5lNW/mcSHm79bEBAAAAAAAAAABMldPR&#10;2nrysU5Hq9vVnjqoW3huOFiorN5Q29QXF0s6jrfO4L3KaB1G8WjZ39RbXbcxHhkVKS89v9tubU4f&#10;NKf91Nc5bS2MsfzyQ4XruLM66rnE47TzCiufE64r0ylipCo1ozWZXZSYrmOckRDMGGJEhhjnJF6d&#10;irSESNvO1i9Gu1rNaUiHMRHjts2k5M44lbF5fefEKFJ+aJQaMyTG7+knxrxZnTKTTs3vbvQHCwAA&#10;AAAAANPvvPPOe+aZZ375y182OpD93D333HPUUUddfvnlyJeGyTr22GO/9a1vNTqK/YExpvTHF8sv&#10;vRyPjPqbe5kUqYPm2G3NE82XfgVjTKRSqfnddnNTNDLqb+qLiqXhB59QfrDnO+V5XvYV2yw1BAAA&#10;gJmGKtMAAAAAADAhjLHmFYcN/u5Rr7vT39Drb+r15nRx255yg0Ypo7UKQ27bMpshKdyuDraDhGfl&#10;B/7mPpMkcalqlJLpNHdf++gtKdM7i99o/eqVgstcRgWhqvlxUraasv6m3tTc2cza4U9JW+pXa2MS&#10;tc1byWiFiHQQWs1NO++1lW+KCqPCc5JqzcTJTh63c1wK5Ydk6sW60zu5UicqKozITFp4bvqgOVP9&#10;uAAAAAAAAAAAAKaBlc20vv6YsH+o9MIabtsqCJNyRVX9YGCIiBgXJDhnnARjxHSSmDgxZIiIW5bT&#10;1mo1ZZgQMp1qOnyp0zGmqnM61XTUoSNPPGO3tYRDw8KxdzJT53a11dZvFikvqo3UpxS3TP3tlDFE&#10;RhMRl9IobYzhZteZ0TuiooiM4a5DnMvM+PN7W3ZOjGKRMqrmy2yGiIwxQf+giWJv7izu2s3HHjmR&#10;fG8AAAAAAADY55x33nlE9NWvfvWcc85pdCz7oT/96U8333zzj3/845deeqnRscA+qb29/dZbb3Vd&#10;t9GB7A8qq16urtsUDRfD4YLMZtzO9skmS4/FGHPaW7nrhn0D/sYemjN7+NGn2k46lk91nR4AAADs&#10;c/BdHwAAAAAAJoo7dsvrlg89+KQ3t8vf1Ffb0OvN6hDpKVYt1mGUjJbIGJlJc0t63V3ctsa90igV&#10;9AzoOE5KFWOMzGXGm8Fkr/yxg7RpxupvvVphhpHwHG7JuFSJS2Url63Vs6bl+EsMt9zI2PZrEOv5&#10;z8aYXeaQM8GtpqzRmvlBUq1ZTdkdlsXeeTtSEgVG6V0Wx44Gh8mQ29Fq5XOpObOm9mEBAAAAAAAA&#10;AABMF8aY29XudLYFm/sra9fHrkPtZBKVVGs6jIzRpLTRxhgtPJc3Wdy2uWNxy2Kcu7M60vO7rZb8&#10;9nsverM64oXzKrRBh2EwOKzjxO5oHXfqjdu23dZi+gaZFDoIJzJBZwzpMCJjuOeaRHHHNnGio4jb&#10;9mSzpo0hEyekNLctxrnMppnYYcI2ty1VrRltlB/WU6bj4mhSrrjtrcJzm5cfZmXTk3g2AAAAAAAA&#10;7Dvmzp27YsWK+++//9FHH33d617X6HD2E+vXr//xj3988803P/30042OBfZhUspbbrll7ty5jQ5k&#10;fxD0D5ZXrY2LpXC4YDXl3I7Wqa2m24aVTXM5y9/Y6/f0Mc6KK59rPu5INh0tAwAAwN4PKdMAAAAA&#10;ADAJVi7b+rrlhcee8ubODnr7a5t77XzObm2eVCUTo01cKEaFIjHGHYdbljurU3g73HTT7xnQSZyU&#10;q0Rk5XJMjrOCcMuyQsZ2WGjaUD2jepvKL0wKK5uOy5W4VLFyGX9Trzeve9yNKnWiGDEmOLe3/UlK&#10;haFOEiKaSNVou6UpLpVlJh2XKknVl5nUFD6ILXVvjNq+5PVYSdWPyxWnrYVbVtMRy6ZlQhkAAAAA&#10;AAAAAGD3Mca8OV3enC4dRsHgcDRYCAaHdRhte5kQVjYtM2krn9vJrot12UMWx+UKETFLRoWiThKv&#10;q4PGm+uzm5vicoUXpY5i0lonCZdyR8nPRhsTRUYb4dgkhJVJqzA0jOkonnTWtCETxyZRTEomhUh5&#10;O69vs2UaUGudJMaYuDASDhetbMZqbsosnu/O6mjIZwcAAAAAAAB7xoUXXrhy5cqvfvWrt912W6Nj&#10;2bcNDAz85Cc/ufnmmx9++OFXay0ATNU3v/nN008/vdFR7A9UEBafel4FYTgwLDNpp7NtGhsXnut2&#10;dwSbB4KBYWKstn5T+iBkuQMAABwQkDINAAAAAACTY7fk2046tvDY01yKcGgkGhmNS1U7n5PNWS52&#10;8SOGUSouleORkkmUSKeEMXGp7HS27iRtOBwqKN9PKjWjtJXLjJsvTUT1hY+MMaP1Dp5ttqxc3G6J&#10;JLOklc3EpUpcrhBncaFotzVv34AOI2ZJYkymt63cYhJVfy7nOywI8+rjpHQ72/zeAZFyVc3XUnLX&#10;3uVd2z6x/qcmo3eYMq3DyO/tF45tNzel5nfb+dxknwIAAAAAAAAAADDTuGOn5sxKzZlljDFKmyQx&#10;Spk4MUoLzxWeM/F9ABnnLcctH332BSLilhX0D1U3bHY62mRqnO0aZSrFHYfVApLSxIk2hlvWdsnP&#10;RsdKxwljTDg2E1xkUsKxmRRJtcaJdBTrKOa2NZGsaWPIhJHRmlmSS8kdR7jOLntERKS1jpOwbygu&#10;l62mnNvZ5rS15JYtbvRHBwAAAAAAADPrwgsv/OxnP3vHHXe88MILy5Yta3Q4+57R0dFbb7315ptv&#10;vu+++5RSu98gABF95CMfufzyyxsdxX6i9NwqHURB7wCzpNvVPu3FQGQ6bbfmw+ERmU6V/7TG7erY&#10;5XQcAAAA7AeQMg0AAAAAAJMms5m2U143+uwLxJjVlA2HClGhGBWKIu3JlMddh9sWcc4YM8aQNjqO&#10;dBAm1UDVasYYmU7Zs5uTSlUHEXHGdrzkUdX8qFDUQaijSKRSO6nhzIUgYsS5SRJjxltFaQxjnLau&#10;MnwtZkmZSSeVig7CaKQoc5lt6tUYY7QfiJRHRFZTdpwWJlFKhmQ2Y/thRGTiJKnWpOB8AuWpx7eD&#10;0dNhXNvUy4XwumfJdCp78KIptg8AAAAAAAAAALBHMMaYFCTFbjUieNNRh8h0qvTCam5ZQf+gv6lH&#10;pFJuWzN/7YJIo5T03KRcIc7JGBMnSmtu22zLlotGK02JMkpzKZhlMc5kOsUdm4i46whDqrYla1oF&#10;mtsWEzvbTtFoo6OItOH11GvPFZ636zlFzohIK62HR3Qm5bS32s1N7qyO5hWHTTyTHAAAAAAAAPZR&#10;Rx555KJFi9asWfO1r33t+uuvb3Q4+4wgCO66666bb7755z//eRiGjQ4H9iuXXHLJN7/5zUZHsZ+I&#10;Rkb9nv6wMGLiJDVvNptAqZIpsFubk2otHBiSaa/84pr8UYc2ut8AAAAw45AyDQAAAAAAU8Et2Xz0&#10;4am5s0afe4nblo7jpFSJy9VgcLh+ASNGnBltXqmITNy2rHyT1ZThti1SXnbJQdUNPXp9rIId/nIi&#10;HBoxSidVn9v2LrZ4ZIxZgmnN4oS0IrHtwkpjNBOSiDEx/ppLblvcspJawG07HBj25nS95vYo1kli&#10;p1zu2GK7mthcyvrixR3WuN6O096igpC0iUuVpFSRmS2rLSfMEBFxVs8D34aOYn9zL2MsNWeWSHst&#10;J6zYJgMcAAAAAAAAAABgf8UYyyw5SKS90af/JDwnHi2HwyPVDZtlOiXSaSvjMfnKSglG9c0fSWvD&#10;uY5iHYTMkmSMVooZIs7qGc7MsmQmNXbhpvAcMkb5Pudch5EOI2bJcTdGNIZMkpg4IVZvTYi0N8GC&#10;Noxxo3RSrjAp07M6rGwms3h+btli5EsDAAAAAAAcIC666KKvfe1rN95449VXX93d3d3ocPZqSZL8&#10;+te/vummm26//fZyudzocGA/dM455/zoRz/iM5PZewAqr3rZJCoeGbWasnwmiz877a21jT1RsUSc&#10;Z5cuFJ7b6K4DAADAzELKNAAAAAAATJ3T3tpxakvQP1RdvymyC3Zrs1FKh5GOYqOUMYYxRpwL2+KO&#10;zaRkjFkt+fRBc7xZHYkf1Db2Cs9NKlVD49RTUX6ggkD5ATGSmdQuK65w29ZRQpyZRG2TF22UJkOM&#10;cybFDtthJNIpXSwlNZ84SypVmUlvfTMeLTPGrEzam9WxfVnseu+ISEfxRCdVGXNndfibeq2mbFKu&#10;JJWqSJRITaCwzJbR0UTEONum6o4xRpWrwcAQMZaaO1ukvLYTj5bp1MQaBQAAAAAAAAAA2E94szvt&#10;1ubq6nXVdZtkLhsXR+PRclIdDAeI27b0vLhcUUGolZKOQ8YktRpjzCilagExxi1ZLxzNOOMpjzv2&#10;9rOCIuUyKVSlxlxHx7GJE6U0tyTjvD7LZwwZpUyckDFMCmZJxrnMpCe4v6FJVFKt6Sjitm3lMjKT&#10;zh+5LDV/TqOHFgAAAAAAAPaciy+++Gtf+1oURd/85je//vWvNzqcvUIYhj09PT09Pb29vZs3b+7t&#10;7e3t7e3p6Xn66acHBwcbHR3st84888xbb73VtidVEgN2KKlUw4GhaGSUiOzW/Iw+S3iuTKfiwqid&#10;z1XXbcwdsqTRvQcAAICZhZRpAAAAAADYPYy5Xe1uV7sOo3CoEA6PJOVqUq2ZODFaM8aYZcm0J7Np&#10;u6XZaW/ZWj5FpjyZTslMOh4tq5ovU942DUeFImmjw4i7zkSqpgjbUpwxKU0UG63HlnwxShEjxvm4&#10;ZV5e7YrgwnOV7xvXiUdKW1OmjVJxsWTls8R5au7s7W+UmRS3JGNcx9HER45bMjVvtt/TT4xU1VdB&#10;oBMl0+6rVW52zChFxBgXwpZjTwZ9Q0m1KlOe09kuPbflhOUym5nujxwAAAAAAAAAAGAfIBw7d9jS&#10;9MJ55RfX1gS3W/I6jlXVT2p+XC4npYoOAhPGytSYFExIoxNmW8IYow0Zo1VieSmRTjOxw9pB3LZ4&#10;PpdUqsTICKGjWIcR1bduJDJJQtoQ59yxGOdcWiLjbbPb4zgMGaVUEOowIk7ctmUmLTy39XUr3M62&#10;Rg8qAAAAAAAA7FHHHXfcQQcdtG7duu985zv/+I//2NLS0uiI9pwoitasWbN69eo1a9asW7duwyuG&#10;hoaMMY2ODg4s55577q233uq6qE48bWqb+siYuFSW2cxEFsvtJqsl72/sSao1f3N/dtliNoG1iAAA&#10;ALDvQso0AAAAAABMD+7YXneX19316iljDNFOZhi92Z1JpcqESEbL26RM6yhKqjUVBEQkPWdiEXBh&#10;26SNYomOYuHaW2pXGzJKMSGIEd/VTp/Cc5Qf6DBSMjBJUp+QDQcLxMhqzjutzVY+t/1dVlOWiLjr&#10;qFo4qUFjQqTmzAr6h4iISZFU/Xi0zG1bpNydL500iapXzOaOS0Q6SeJSJR4ZJW3cjjYrn5PZTPOK&#10;w+qBAQAAAAAAAAAAHLCE5+aXH5o9eGE4MBwMDoeDBStJiCjoH4oKI4ZGZSolXJsYJ0aqFqgw5FIS&#10;40bFOk70aFnYFrMktyTx8XKnOZO5jA7CpOoLl6soMnGiw4gYMSG4bXEpmRAi7XHLop2uxjRK6zDS&#10;UVTfMFF4DnfdeGTUbm5KL56PfGkAAAAAAIAD09ve9rZrrrmmUqlce+21n/vc5xodzgyq1WqPPvro&#10;I4888oc//OHZZ59dvXq1UqrRQQHQ2972thtuuMGyrEYHsl8J+waSmm+UsnLpPfA46TpcyrhUkZl0&#10;XCzZzU2NHgAAAACYQUiZBgAAAACAGbOr/Ri9ubMqq9fZ+Vw0XNSt0dh85ni0QoZUEHLbHn8l4ni4&#10;5+oo4pbUUWwSVU941klChpiUTIhdl3BhjNtSR5FJe0mlZuVzSaUWl8pOawu3ZPaQxePeZDXnGecy&#10;7UVDI1uSmSczSm5XO7etaHiE27YKAuUHuhjzLQsxre2L2BhjdJwIzyUio7Xf06cqPhGJtOd0tHLb&#10;zi4+KLNkwU6q3wAAAAAAAAAAABxQhOem5nen5neTMdHIaDxaFo5FjLQfykxKZjPCtrhtc8cioni0&#10;HBVLRikTJyoIVRRTGBIR44JZkjFGjBEjxjgxMtoYpYzSxJiOYtKaCcEtWS9VbeJEMyZtyyTKECNG&#10;xBgxxhgjRkbp+r1GaaOSeqY0t6RwXe5YxJj0XEbGbslLD1WMAAAAAAAADlCXXXbZNddcQ0TXXnvt&#10;xz72sVwut9tNTr9SqXTttdc+8sgjqVRq0aJFRx111Ote97oFCxZM5N4NGzb89Kc/veuuux566KEo&#10;ihrdFYDX+OAHP3jdddfxCa9eg4nQYRSXq6rqM85FKrUnHsmYyKSSUoWIoqERpEwDAADs35AyDQAA&#10;AAAADSPTKXdWh06SaGQ0GCh43Z1bk6yVH5gkIWO4Y0+8QSa4SHmmWiOtdZRwxhnnJkmYEIwz4bk7&#10;r+JSx207iaomUXGpwj3X7xsQnmu3NKXmzd7RbCmXwm5rVmEYDhWSSnXcStQ7Z7fkrVwmHBohxoTr&#10;KD/UUaSjSL12ISZjzDDSYazDiIhMnAREXEq7NS9zWW5JmUnnlx+KWV0AAAAAAAAAAIDxMWa35O2W&#10;PONMhXFSrspMapsCznZrs92Sj0fL0cgosyQRGaVNHOs4MXGijSZDRObVJjknLoRtCc9lUpgkUUHE&#10;BWeWZIwbpXScaD9QY27ZNibOmeDCdbhtE2eMC5lN201ZY0ziB0wK4TqNHjgAAAAAAABojCOPPHL5&#10;8uVPPfXUyMjIv/7rv37mM5+ZxsbXrFlzzTXXlEqlRYsWLVq0aOHChYsWLeru7p5Uguj999//jne8&#10;Y9OmTducnzNnzumnn3722WefffbZbW1t27xbq9VuvfXW66+//re//a0xZqIPA9iDrrrqqquvvrrR&#10;UeyHopFRIlJ+wN09t0ug9Ly4WFJBGI0UGz0AAAAAMLOQMg0AAAAAAI2UPXih3zvgtLUEA0OqXJW5&#10;DBGRMToMdZIQMW5NpmIzEXdsHsVkSBmjwogYMUPckkyICWZfc9siYjqMEiIVhlwKb1anzGaaDjt4&#10;J3d53V3hwLDw3Kg4KvO5CaRmb4tJ6Xa12y35aKhAjImUa5Q2caLj2MSxNkTGEBkio4KYccZty25r&#10;cduaRTpFjLkdral53W5nG7EpPBwAAAAAAAAAAODAYjXliEi4Tn13wm0xZuVzVj6nglD7gfKDxA+4&#10;Uq9eUJ+vM4Y437pRI+OcO7aVzchMSvmhqvnKD1QUCSIyxihNxpj6XfWka86ZEOyVFhjnMpOyshmR&#10;8uqzfEm5QkRMCu4gZRoAAAAAAODA9d73vvfyyy8non/5l3/50Ic+tH368RSsWrXqK1/5yo9+9KMk&#10;SbZ5y3Gc+fPnz5s3b968eXPmzOnu7u7s7Ozs7Gxtbc3n85lMxnEcpdTIyMhLL7108803f+tb39Ja&#10;b/+ITZs23XDDDTfccAPn/LjjjjvjjDNOPvnkgw8++KmnnrrtttvuvPPOcrnc6KEFGN/xxx//D//w&#10;DxdffHGjA9k/JZUqEekosvZgXZD6joQ6ipNqrdEDAAAAADMLKdMAAAAAANBIMpPOLJxXWbM+qVSD&#10;gaGUa3PbVmFkjDGJYoJPOgGYMZFN69EyJ1v5vokUc23DmZVOTbwFJmUSRCwM7Za8N2eWTHstxx3F&#10;5M6St73ZneXnV9vNeb+nT5UqW3K/J4/blju700lUUvNVtZZUfa7HZHobUmFEVJWZtPC8zPw5Ipv2&#10;ZnWk5s0W3p7bdBMAAAAAAAAAAGBfJ7NpxphwnGikaIxhO5iHFK4jXKe+fFNHsQ5Co7XR2mhDRhut&#10;mRDctrhlcdtiQoxpX8psmoiMUsoPlB/oKKnfYrQhrY0x3JLctrklmWUJ2+KOvc10qKoFjHMupUh7&#10;jR4wAAAAAAAAaJi/+qu/+tSnPlWpVEql0mc+85n//M//3J3WHn300X/+53++7bbbxs1zJqIwDFet&#10;WrVq1arpil9r/eijjz766KN7eNwAJsu27b/4i7/48Ic/fPzxxzc6lv2ZqgUmUcYYbll77qmWJGIm&#10;jpOqv5PJQAAAANgPIGUaAAAAAAAaLLtsUThYMLNUbf1mf1Nfau5sHYREpOOE21OZFWWMWdlMPFIk&#10;YkwKUpoZMnyi05xGGx1FOoxkNu20t1qZdMvrVsjMLjKuGefphfNUGArXDYcKMpMizqc8JkwKK5ex&#10;chkiUkGoo5iMNtpQovzeAaspl5o7O3fY0qYjDma78RQAAAAAAAAAAIADFhNCZtJxuWKM0VEsHHuX&#10;t3DbmsKMZf1BMpOe7I3GmKRSlekUMeZ2TEMBMQAAAAAAANhH5XK5d73rXddddx0Rfec73/mrv/qr&#10;E088cbKNKKVuv/32b37zmw8++GCjOwSw15k1a9YHP/jBD3zgA52dnY2OZf+nk8RoRURj9x+caYyI&#10;CW60JmNIa9qDjwYAAIA9DGvrAQAAAACgwRjnzcccITzPmzPLGFPb2JPUfDKGjOZyilOTJo6JGLct&#10;kfJEyiPOkmI5LldNFO/wFmN0nCSVajwyapTiUlpNWZlyW19/rNWUnchD0wvnipTndraZRAUDw8aY&#10;aRkf4TpWLmM15ezmJqM1d530wnlOe0vusKXIlwYAAAAAAAAAAJgyqykrXIeIdM1vdCzj0FGslRLp&#10;lHAdmcs0OhwAAAAAAABopI9+9KOccyLSWr/97W8vFAoTv3doaOiaa65ZtGjRxRdfjHxpgG2ccMIJ&#10;N9544/r16z/zmc8gX3rPMEqRNkREe7bUMyOqP9co1egxAACAmfXrX//afsXg4OAefvpb3/rW+qPf&#10;//73N3okDlCoMg0AAAAAAI0nM6mW448qPPKH1NzZ/qbecGCYGBmaSs6xMUZVfR2G3LGtTJq0YkKQ&#10;NioIdRDGUUSMcSmZFMTYlllXrY3SJkmM1sQYd23hucoPZDaTXrpoa33parWaJMmWgKVMp7ctC8M4&#10;zx+xbPjRlXZ7Szg4LFzbyjdN4yjFo6VotOS0NgvXyR1+8JTzyQEAAAAAAAAAAICInI7W2qZe6XnR&#10;aFnmc2w31mjGSRJE4dbDjJfandbqkkqVEZNpz+lo2/3WAAAAAAAAYJ+2ZMmSCy+88NZbbyWil19+&#10;+c/+7M/uueeeXC63k1u01r/5zW+uv/76//3f/w3DcKJPAjgwOI7ztre97fLLLz/uuOMaHcsBhwlB&#10;9Uoh01SSZIKMIeKMiJic8USqXS41BADYb5RKpXvvvfe+++57/PHH//SnP0VRlMlkFi1adNRRRx1/&#10;/PGnn376woUL93BIYRj+5V/+ZRzHRPTBD36wvb19DwdwzTXX3HbbbUT03e9+9/LLLz/yyCP3cACA&#10;lGkAAAAAANgr2M1NrSceM/zoU6n53eVVL8cjozqKjTeZDR2N0VGc1HzSRqQ84bnC87zZnUapcHiE&#10;OBeea+JYxbFJlA7CMVOujAnOLEtYkts2MSIuuG05rc30ysQlEd12222rV6+uv164cOE73/nO7UNw&#10;OlrTC+fR2g06CMOBAhNCZqen/EtSrgb9wzKTtlub0/PneLM6GvIxAQAAAAAAAAAA7Dfcrg5uW1Y+&#10;6/cOaD8UKXfKTf1p3cu/evzhrYcfueQya/dWXhpjVMXnnsOEcDpaGz1UAAAAAAAA0HhXXnllPWWa&#10;iB599NEzzzzza1/7GhFprY0xxhilVBzH1Wq1t7f3qaee+r//+7++vr5GRw2w11m2bNl73vOev/7r&#10;v25ra2t0LAcobknGOe3Zas/GGNKacc443wPVre+8884XX3yx/nr+/Pl/8zd/s8d6CrC/uu+++845&#10;55yth9/5znfwT9ZkPf/888uXL6+/PuSQQ55++undbHBgYOCKK6740Y9+tM35IAiGhoYeffTR//qv&#10;/yKiJUuWfPvb3z7jjDP2WE+/8IUvDA8P119/9rOf3fMjtmTJkj//8z+/4447iOjiiy/+05/+JASq&#10;ZO1RSJkGAAAAAIC9hZXPtZ187MiTzzqtzTqKVBAm5ZpRWjgOs+TO6qgYrcJYBSEpxaSU2RSTws7n&#10;7LZWxhkT3JvVYdqSuFROylUWRUREhojIGM0YI2LEiIi4lCKbtnIZ5UfhwCATnFvWZHuRO2RxUiqT&#10;Mb7SQe+go7Rsyu5mEZioWA4HhoTneLM67JZ87rAlDf2gAAAAAAAAAAAA9gdM8NS82TqMmBDRaMnb&#10;jZTpaad9X4WB29nOhHDaWxodDgAAAAAAADTesccee/7559999931w8cff/z0009vdFAwbZYsWbJw&#10;4cIwDKvVarVarVQq9RdBEDQ6tP3EnDlzLrrooksvvfR1r3tdo2M50ImUx6RgjOv6Qr49wiSJIcNt&#10;W6a93VzLBwAN8bvf/a5eNLju2GOPbXRE+56f//znW8cwGVNQampuuOGGcUtPbe+ll1564xvf+I53&#10;vOMHP/jBHsgcfvnll7/85S/XX7/73e/u6upqyIh94xvfqKdMv/TSS//93//9gQ98YKY7DmMhZRoA&#10;AAAAAPYiMp1qO+k4VQuikVHuOtySFKskqhBj3JJMSBKMcU7EyBjSWitlEmWShIiYkCKb4bbFpXQ6&#10;2mQmNbZlZkm7tdlubdZJooPIxLFRWmtV3zmSW5ZwHZKiPh+qKlXGGBNCeM5ku8A4bznuqKGH/0BE&#10;Qd9gMDAk/cDtaGOCT2VEtAkGh+LRskynvdkdVlO25bijGDYbAwAAAAAAAAAAmA6ped2V1eutXCYu&#10;lnSiuNwrZt6MMcHgCLcsK5dJL5jDd69gNQAAAAAAAOw3vvSlL/385z/XWk9Xg3Pnzn3nO98ppRx8&#10;reHhYbUHq7/uo+bPn3/aaaeddNJJRx111EsvvXTllVdu3Lhxyq2tWbPmkEMOueKKK84888yx+ZxK&#10;qXrudK1W25pHXa1Wfd8fHh5eu3btY4899uCDD269/rDDDsvn8yMjI6Ojo+VyuVqtHsgfpWVZJ5xw&#10;wpve9KbzzjtvxYoVjQ4HtpCZNBFxx9LhnkuZVkFERNy2RDq1240BQAP87Gc/G3u4ePHiRke0jzHG&#10;fOMb35iu1q644orJtvajH/0oiqJbbrllpnv6jne8Y+vrz33uc1NuZzdHbOHCheedd1797+3f/d3f&#10;XXzxxa2trTPdd9gKv1cDAAAAAIC9CxM8s/igpFZTNZ/IiKasjhITxTqJdRRsKQ/96tWMS8k9j9s2&#10;k5wJbjfnrXwT4zvcCZJLyTO7+FFIx4pJQUTcnXTKNBExKVtPPHrkiWeIMe444VChWvPd9laZy0y8&#10;EUOkypVwsKAT5bS12C15p7W5+bijuIWf4wAAAAAAAAAAAKaHTKecthYdxdFIKRouuJ3tjY6IiEhV&#10;azoMva4OZsnMooMaHQ4AAAAAAADsLY488sj3vve9//Vf/7Wb7TDGzjzzzA996ENvfvObx631Z4wp&#10;FAr9/f29vb09PT2bN2/etGlT/c9Nmzb19/cbYyb/2P1BPp9/4xvfeNZZZ5155pmLFi3aev74449/&#10;y1ve8pWvfOXrX//61OpCa63vvPPOO++8c+nSpR/84Af/5m/+Jp/PE5EQIgiC1atXr1q1as2aNevW&#10;rduwYcOmTZsGBgZ839++nZdeeum6665773vfu/VMGIalUmlkZGRoaGhwcHBgYGBgYKC/v7+vr6+n&#10;p6f+Ee9ntayXLl16zjnnvOlNbzrllFOy2Wyjw4Ft2S1NjDGR8uKRktFmJyv9ppGq+YwL7th2S77R&#10;AwAAkxbH8RNPPLH1cOHChZ7nNTqofcwTTzzR29s7LU19/etf3yaXuLm5+atf/ep5553X2dkphAjD&#10;cO3atd/+9rf//d//fexlP/nJTy666KK/+Iu/mLlu/uY3v3nooYfqr9/85jfPnTu3gSP2la98pZ4y&#10;rZR63/ved+utt85cx2EbWGoPAAAAAAB7Hbu5iVuW096SRLGTzyWliooiQR4ZIq2NMWQMMcY4J8aI&#10;EWOMe56VTctsZlqmUHWimJREJD13ai1wKVuOX17602qiDTLtBQNDft8AHx6x8zmRS3Oxs5/FdKJU&#10;pRKNlHQcC9dJze4UrpM+aE7usKWMT6lUNQAAAAAAAAAAAOxAZvFB4VDBbslHhRGZzchUoxdaGRMN&#10;F4Vty1wms3A+t61GjxAAAAAAAADsRb72ta/99re/XbVq1dRu7+joeOc73/n+979/yZIlO7mMMdba&#10;2tra2nrooYdu/24URZs3b96wYcPGjRs3bty4YYxSqdToEZp+QojjjjvunHPOOfvss4877rhxk8yJ&#10;KJVKXX311e9+97s/9rGP3X777VN+3KpVqz72sY9dddVVZ5111sDAwIsvvlgoFCZ+exRFH/7wh9/1&#10;rndZ1pYpBcdx2tvb29vbly5duqO7hoeHN2/e3Nvb29vb29/fX0+rHhwcHBoaGhoaGh4erlQqDRn8&#10;iZNSnnzyyRdccMGb3/xmlB7dy3HLkrmMrPpRoahqvszsibLPSaUq0x4ROW0tjR4AAJi09evXjz28&#10;4IILGh3RPkZr/Z73vGdamnr88cf/4R/+YeyZyy677Prrr3ecVytUua576KGHXnvttR/5yEeOO+64&#10;YrG49a33vve9F1xwgetOcW32ziml3vnOd249/OIXv9jYETviiCOOP/74xx57jIhuu+22hx9++MQT&#10;T5yJjsP2kDINAAAAAAB7HSufZYwJz1V+YDU32S15nSTKD3QUmyQhpY0xjHMmOLcsZtsy5RCbtlxi&#10;o40KAiubISKxG+sjGedNhy112ltLf3yRO7aq1sJCMRgcpsGCcBzuOcKxmGVxzolIK22SREex8gMd&#10;hIaMcF2vvVVmUjLl5Q5b6nbtFfVtAAAAAAAAAAAA9jNOe0tq7mwyJqlUw/4heVD3NE42TkFULKkw&#10;9GZ3ckumF85r9PAAAAAAAADA3qWpqen3v//9u9/97rvvvnvidzmO82d/9mfvfOc7zzvvvK2ZtFNm&#10;2/aCBQsWLFiw/VvFYnHDhg3rx1i3bt26desGBwcbPXKTNmvWrLPPPvucc84566yzWlommmO5YMGC&#10;22677Z577vnoRz/6wgsvTPnptVrtjjvumNq955577mQ/5XqG/JFHHrmjC6IoKhQKI68YfUWpVKq/&#10;KBaLhUJheHh4aGhoUjneu8nzvLPPPvstb3nL+eefP/GPCRrOndURj5a5lHGptAdSplW1ZpSSuYxM&#10;p2Qu0+jeA8Ck/eEPfxh7eNpppzU6on2JMebyyy9/9tlnd7+pOI7f+ta3jj3zzne+8wc/+AFj4xe7&#10;Wrx48dNPP71gwQKtdf1MuVz+1re+9f/+3/+biZ7+4Ac/2LRpU/31ihUrdvIfNntsxL7+9a+fcsop&#10;9deXXnrpmjVrdrT5DkwvpEwDAAAAAMBehwkhc5mkUjXG6DASrsOl5Nk9NFmpajXS2spmrFxGTLXK&#10;9FZuR6tz2gnVlzdW124Q6ZSO46RcVTU/KZXjV6YAXu0448Jz7Na8zGW4ZXHHziycl14wl+EnZAAA&#10;AAAAAAAAgBmTO2xJMDDkdrbVNvaEw8UGlppJqn44WLByWZlJZxYv4BYWdQAAAAAAAMC22tvb77rr&#10;rvvuu+/rX//6Pffco5Ta0ZWe55155plvfetbL7zwwnw+vwdiy+fz+Xx++wSVarW6NX16q/Xr1w8M&#10;DDR0LLdl2/ZJJ51ULyh91FFHTbmdN73pTc8888y11177hS98YQ9X3j7hhBP+53/+ZyZGpqurq6ur&#10;ayIXR1HU29u7bt26VatWPfnkk3fddVdPT8/0xpPJZM4///yLL7743HPPTaX2RI1imF6pObPKL661&#10;mrLRcFFHEbftGX1cVBjllpTplNfdtaO8PgDYm/3mN78Ze7h8+fJGR7RvUEo98sgjn/jEJx566KFp&#10;afB73/ve1pxkIjryyCOvv/76nf97dd68eV/+8pc/9alPbT3z1a9+9e///u+n/d/G1Wr18ssv33r4&#10;L//yL3vDiJ188skLFy5cu3YtEa1fv/473/nOhz70oentOIwLv10DAAAAAIC9kd2SjwqjjLGkXBGu&#10;sycfHVeqTAiRct3ZndPSIOM8s2h++qC5Qd9AbVNfNFQwWhORSRKdKKonTnPOpWRS1K932pq97lnu&#10;rHYkSwMAAAAAAAAAAMw0bllNhx888uSzdj4XFUa561iZ9J4PwyRJ0NcvHNvtbHM6WtOLUGIaAAAA&#10;AAAAduiMM84444wz+vr67r777vvvv//pp5/esGGD7/stLS3Lli07/vjjTz/99FNOOWUvySZNp9OH&#10;HnrooYceus35Wq02bip1f3//ngxv4cKF55xzzjnnnHP66adnMtNT1MGyrCuuuOLtb3/7Jz/5yRtu&#10;uMEYswc68ta3vvWHP/zhdHVhymzbnj9//vz580899dT3ve99//Zv//amN73pd7/73e63nE6n3/zm&#10;N7/tbW8755xzXHd3K2FAAwnP9WZ1GKWikdFouOjO6pi5Z6laLfF9t6ONCZE+aE6juw4AU3HXXXdt&#10;fc05nzMH/yyPL47jQqGwYcOGP/7xjz//+c/vvvvuIAimq/EkST75yU+OPXPrrbdOpGby+973vrEp&#10;0wMDAy+//PLChQunt+///M//vLWzHR0dp556asNHjIgYY1dfffXb3/72+uHf//3fv+td70qnG/Ab&#10;qAMNUqYBAAAAAGBv5M3urL68UeYycbFst+T3WOawMUZValYuQ0TerOlJma5jgnvdXV53V32qNx4t&#10;q2pNBaFOFBFxKbhjy3Taymft5iZkSgMAAAAAAAAAAOxJ7qwOt7OdjFFhHPYOsNmdMr1H15QbY2o9&#10;/UTMnd0p06nmow9HxRsAAAAAAADYpa6urve+973vfe97Gx3IFKVSqUMOOeSQQw7Z5rzv+/VU6vXr&#10;1w8PD5d3aid1tncinU6fdtpp9UzpxYsXz1AHu7q6fvjDH37gAx+4/PLLV65cOaOD+cY3vvG88877&#10;yU9+MvYkY4xzLqV0HMfzvKampvb29rlz5+7JXHrHcT70oQ/tTsq0bdvnnnvuZZdddv755+8luwDA&#10;7sssWRD0Dtgt+XCoYDVlxMx8ssaYoH+Y27bVlE3N7+bOzJazBoCZUKlUNm/evPXw5JNPnkia7gHo&#10;D3/4wzHHHDNz7d99992lUmnr4cUXX7xo0aKJ3NjS0nLsscc+8cQTW8+88MIL05syXalUvvjFL249&#10;/Kd/+ifOecNHrO4tb3kL51xrTURxHF9//fUf/vCHZ/qhgJRpAAAAAADYG9ktebu5SUdxMlqJR8t2&#10;S37PPDcZLRutZTZjNWVlZkbmYZkQTluL09ayZ3oEAAAAAAAAAAAAu8QYy684bPihwDPG39QXbO73&#10;5s4S3h6qVmSUDnr7TRB53V3CsZuPPZJbVqOHBAAAAAAAAKBhPM9btmzZsmXLJnKx7/tb06crlco2&#10;f25zGIbh8ccff84557zhDW+w7T2UPPn617/+iSee+Pa3v33VVVeNjIzM0FPuvffee++9dyJXMsYW&#10;Llx4yimnXHbZZWeeeeYeGIEjjjhiajcuX778ve9976WXXtrSgqVW+xsrl0nN7zZaJ6VK0Dfkzevm&#10;cvpzIKPBYRMn3txZwnWyS6e5oikA7BmrVq0ae3juuec2OqID1Ne+9rWxh//wD/8w8Xvf+ta3jk2Z&#10;XrNmzfTG9h//8R9j99DZWtV5b+B53vvf//5vf/vb9cPPfOYzf/u3fyslUnpnFsYXAAAAAAD2UumF&#10;88LBYe7a4dCwzHhMWEzsetOv3WGUCoYKMpMWnpue393oAQAAAAAAAAAAAIA9h1uy5YQVhYefJEP+&#10;pl5/c587u1OmvJl+romT2uY+E8furA6R9vJHHWI1ZRs9GAAAAAAAAAD7DM/zPM/r6OhodCA7wzn/&#10;0Ic+dMkll3ziE5/44Q9/aIxpYDDGmDVr1qxZs+b73//+WWeddfPNN7e2ts7oE9vb26dw19vf/vYf&#10;/ehHjRkj2COyBy8K+gbd2R219T1h74A7p4sxNo3tx6OlqFiyW5qF5+YOP5hbyJ8C2Cc98sgjYw9P&#10;OumkRkd0IBodHX344Ye3Hra2th577LETv/3KK6+88sorZyi2OI4///nPbz08++yzm5ubGzRO43vP&#10;e96zNWW6WCzed999b3rTmxod1H5uZvMNAAAAAAAAJkVHcW1jT3HlcwP3PTTy5LP+pr6kUouGi6Xn&#10;VlfWrKuuWe9v6gmHizoIZ+I3B+FAgRnjtLdaTVlvHlKmAQAAAAAAAAAADizCsVtOOFpm096cLiZl&#10;sKkvKhRndAmzDsLahh6jlDd3tsxlmg4/2Jszq9HDAAAAAAAAAAAzor29/fvf//7vfve7ww8/vNGx&#10;bPGrX/3q7LPPDsNwRp+SSqWmcNdhhx3WmEGBPYXbVvMxRwjHcWe1Kz8IevuNnrapuLhcCfqHZTrt&#10;tDWn5s72Znc2ursAMEX33HPP2MOJfHcoFApHH330nDlzVqxYcfbZZ1922WUf/vCHf/rTnza6K/uw&#10;Rx99dOzhu971Ls73lqTUe++9NwiCrYcf/OAHGx3RtpYvX25Z1tbDbep1w0zYW/52AgAAAADAgcwY&#10;Ew4VCo891XfP74pPPV9dtzHoG4iGR4wxyveNoXi0HBfLSbUWj1aioUJ1w+bauk3RyChpPV0xJH4Q&#10;l8t2SzO3ZNPhB0/vjpUAAAAAAAAAAACwTxCu03biMTKTTs2bLZsy4VDB39ij43jaH2SMiUZGaxt7&#10;ibPUvNkynWo57qj0grmNHgAAAAAAAAAAmFknn3zyypUrr7nmmqklEk+7J598cqZTd6aWVdXdjYoX&#10;+z+7Jd90xDKZSTudbariBz29RqndbNMYExdHw95BmXK92R12a77piIMb3VEAmCJjzP/93/9tPczl&#10;ci0tLTu/5fnnn1+0aNHKlSs3b9781FNP3XPPPTfffDNj7C1veUujezOzjj76aLNjn/3sZ3en8Xvv&#10;vXfs4VlnndXo7r7q3/7t38YennLKKXvDiI0lpbzooou2Ht57773FYrHRw7afQ8o0AAAAAAA0WFws&#10;DT/4xPDDf/A390VDI9V1myprN/i9A1GhSETcdrhtMc6Sai0uV+NSORopJuWqqvrhwHBl7YaoMLr7&#10;FadVGAc9fdyy7Jam1NzZdku+0aMCAAAAAAAAAAAAjSFSbvsbjne72t3Odm9Wpw6j6vrN8Whp9+ch&#10;t1LVWm3dpnBwWKS91LxumUm3vv4Yt7Ot0V0HAAAAAAAAgD1BSvmJT3ziueeeO++88xodCxHR17/+&#10;9VKpNHPtqyklwc6aNathIwJ7UGp+d27ZYqsp687qUH5Y29Cj/GDKrRmlg77BYGBYZFJed5eVz7Uc&#10;t5wJ0eheAsAUDQwMjC0gvMvvm3fcccdhhx22TT7qTTfddO2114oD+18Fu1kU+rbbbht7uGLFikZ3&#10;aIswDH/5y19uPezq6tplUv0ETW8Z7W3+6v7iF7/YI8Nz4ELKNAAAAAAANIxRuvTcqqHfPx4ODgd9&#10;g5W1G8PhESal09GWOmhOZsmC9IK5ucOWum0tTker9FwupUynue3oJInL5Xi0pIIwHByurd+sgnDq&#10;YcRJsLmXMZ6aM4u7TvaQxY0eGAAAAAAAAAAAAGgk7titxy9vOvxgK59NHzRHuk7QP1RbuyEaKZLW&#10;u9OyCkJ/U19tcx9jLDVnlje702nNt7/heDufa3SnAQAAAAAAAGCPOuigg+6+++6f/OQnXV1djY2k&#10;VCp973vfm7n2w3AqK7s6OjoaNiKwZ2WWHNR0xDIrl0nN6yZGtY09Qf+QTpLJthOXytV1G5Ny1Wlv&#10;9WZ3Ou0tba8/hluy0f0DgKl77rnnxh6eeeaZO7rSGPP5z3/+wgsvHHuyubn5ueeeu/TSSxvdj31b&#10;FEUvvfTS2DPt7e2NDmqLp556auzhBRdc0OiIxnfCCSeMPbzlllsaHdF+Dt/7AQAAAACgMZQfFB5/&#10;Oh4tR4XRaHiEGNktOSvfxOVrfk5hnLmzO2sbNstsOi5XEt+3slmZ8XQYqVoQF0eJcWFb4cCwzKaF&#10;6zDOmRDcsYTrcM/dprXt6TjxN/WSMd7c2SLltZ14tHDsRo8NAAAAAAAAAAAANBpj6QVz7dbmkT/8&#10;kUmpan5UGA0HC9Fw0WrKylxW2BYxNsHGdBTHlWpSqugoYly4HW1WPiccO7tssTd3FptwOwAAAAAA&#10;AACwn7nkkkvOOuusT3ziE//93/9tjNnN1qSUZ5xxxgUXXFAvsVifc2CM7XLyYUbTtqeWMt3W1jZz&#10;IcHeJn3QHJlJFf/wHLetaLgYjRSTUlnmMlYuy11n53+BdZKocjUsjpo4EZ7rdrZx284smp9dtohN&#10;a41QANjzHnjggbGHxx9//LiXRVH0l3/5l9tUQj722GN//etfNzU1NboT+7yhoaGxh/PmzRtbgblS&#10;qTz44IO/+tWvHn744dWrVxeLxXQ6vXz58pNOOum000475ZRTLMuaudjuuuuusYc7SapvrAULFnDO&#10;9St78t51111JkshdLXGHKcPIAgAAAABAA8TlauGRPyTVWtA7mNRqVjZjt7XsaENHbltuV3vQO2Dl&#10;skm5EpdKwrG1UkYpMqSiSAUBl5YKQ+E6W7OmiTMiEp5r5TJWLkNsnNnPpFIL+gfJmNTc2TLltZyw&#10;XGYzjR4bAAAAAAAAAAAA2FtYuUz7KcfX1m+urt0gUp4Oo2ikGI2UopFRJoRwXZFyhOcaram+pJkR&#10;ERljtEpMlOgoNnESV2s6DBkxkXLt5naZTTMhMgvnZZYsQJUbgP+fvfuO86uq88d/yq2fXqaXNEgI&#10;hFBCB2mCKCCLLs21IO662HUX289G2S/rKurqiqi4Kou6yu4ioihNihJagBAIkEASUqZ/Zj693H7v&#10;+f0xOA6TZPrMZzK8ng/+uOd+zj3nfc6EzOTOfd83AAAAAAAAJBKJH/3oR3/3d3935ZVX7tixYyZD&#10;eZ53//33P/zww2efffa73vWuiy66KBwO13t900yZXjgVLGF+qA2phtOPr2zZQSiVE1EnX3LLFbdU&#10;YZyzUEjSFabIhHHKGBFEiEA4rm/bvmn7lk2IkHRdbmqUwroUCcUPP0RtTNd7QQAwC+6+++7RzYMP&#10;PnjvPrlc7vTTTx9Tj/rKK6+86aabkJI6K3p6ekY3165dO3yQz+e/9KUv/fCHPxzT33Gchx9++OGH&#10;H77++utlWf7nf/7nr3zlK5HInDyePaZc85FHHlnv3do3zvnRRx+9cePG4WYQBC+//PLhhx9e77gW&#10;LfyfDwAAAAAA8803zNwTG/2aYfQMCNfTW5qk2AT/EpYiYb2j1ezLMFd1i2WvZjLOCKUiEFSIwA98&#10;16KcCcf1TWv4KUPKOZVl4Xm+YdnZvJJKyonYyPsmhR/YQzm3XOGqqrU2ck1LHX+UkhjvZXJLlixR&#10;lNcKUDc3N9d7FwEAAAAAAAAAAGA+UMbCyzvDyzrM/sHqjt1MVdRG3zcs3zR9w7KHaoQQKVfslLXh&#10;ok2EEmNnF//LrUhKKdNUtTEtRyNU4kyWtNamyEFLpUj9n1cGAAAAAAAAgIXjzDPP3Lx581e+8pVv&#10;f/vbI0UIp8d13Xvuueeee+752Mc+dtlll3384x8/6qij6ri0Bx54YKqXxGKxkSe14I2Dq2ri6DWh&#10;pe2VbbuoJCkNKb9W86qGb5pWpbJ3f0op1zW1ISlFw0yWua5FViwJLe2gvM7FpTs7Oznnw8dI/geY&#10;Ns/znnrqqZHmypUrNU0b02fLli0nnXRSuVweffLWW2+9/PLL6x3+4rFr167RzVWrVhFC7rzzzosv&#10;vtj3/fGvdV33hhtu+N73vnfrrbdefPHFsxuY67pj3jXT0tJS793ar+OPP34kZZoQ8vjjjyNleu4g&#10;ZRoAAAAAAOZV4Hq5DZt8wzS6+4Uf6B0tXNcmdSWjlBLfsinnxHF91yOMMC4zWWKq7Ls+8X0qS0xi&#10;XFMJY8LzA8sOLItKEtc028u5pYrW3MBV1a1UnFwx8Hw1nVJScR7Wk0cfrqQS489/2mmn1XvzAAAA&#10;AAAAAAAAoE4o1duatdYmJ1c0e/vtbME3TEKI8APfslY1N65cvZoEgQiECALKGFMkJitMkaj02hse&#10;tZZGva1ZbUpTVudHNgEAAAAAAABgYdJ1/Zvf/ObFF1/8gQ984OWXX575gNVq9Sc/+clPfvKTSy65&#10;5Dvf+U5bW9v8L+pXv/rVhz/84alehSzTNzIllUifeLRbqhg9/VZfRopGCCHC9wPHFUFAAkEooYwx&#10;WabDtVUYUxtTeker1txY92TpYW9605vqHQLAYrBnz57RzQsuuGBMh9/85jd/+7d/O/pMLBZbv379&#10;EUccUe/YF5WhoaHRzXQ6/a1vfeszn/nM5EcwDOOSSy758Ic/fNNNN7HZ+xXJwMDA6CZjLBqN1nu3&#10;9mtMBez169dfeeWV9Q5q0ULKNAAAAAAAzB8hRGnzVq9SM3szge+HOlq5pk7mQqdUdgZzwvMZY57n&#10;UYkzVRY+IYEfeD6VOJclQalwPcEU33bkeIzqTAgROG5gWl61ymSZuWolX6SyRBVZ0vVwewtTldDS&#10;9thhK5mEfxwBAAAAAAAAAADABCilakNSbUgSQnzLdnIFO1d0C6XAdYXvB65HhBjuyTVVCod4WJfC&#10;ISkaVtIpJvF6hw8AAAAAAAAAB4ATTzxx06ZNX/7yl8cpNy3Lsuu6kx/z//7v/x566KHbb7/9jDPO&#10;mM+13H777Zdffvk0imYjZRrkeDQej8YOW+lXDSdfcCs1r2YK1w08n3FGJYnrmhQOyYmYkopTjjtv&#10;AIvQs88+O7p5+umnjxwLIa655pr/9//+3+gORx111IMPPphKpeYimM2bNx977LFzMfLHPvaxb3/7&#10;23Mx8mzJ5XKjm9/97ncHBwdHmrIsf/azn33f+963bNkyVVWDIMjn81u3br3pppv+93//d/SFP/zh&#10;DxljN91002wFNqbE9KGHHkoprfdu7dfq1atHNx977LF6R7SYISsAAAAAAADmj9U/aPZl7Gzet6xQ&#10;e8tk8qWFEE6u4OSLge16tRohRE4lKGO+YQrfFz4XnidcTxBCKBFB4Js2U2W3WJYiYcoIFYRJkucH&#10;bqVKyhWmKFJIV5Jxvb2F61riyMPUpnS9dwUAAAAAAAAAAAAOPFxT9fYWvb1l9EkRBMLzCONIkAYA&#10;AAAAAACAadM07Zvf/OaFF154+eWX7969e+8Osix/+ctfvv3221944YVJjpnL5c4///ynn376sMMO&#10;m59V/Pa3v333u9/ted40rkXKNAyjlErRsBQN1zsQAKiDhx9+eHTzqKOOGj6wbfuyyy777W9/O/rT&#10;K6644j//8z+luayfNKWXlUye7/tzF/OsyGazo5uj86Xf9ra3/epXv0okEiNnOOeNjY2NjY2nnXba&#10;tddee8oppxQKhZFPv//975933nnnn3/+rAS2bdu20c1Vq1bVe6vG09TUNLq5a9cu3/c5XvkxN2at&#10;lDkAAAAAAMD4As8vb9num5ZTKCnJBA+HJnOVmy86+aJv2l61SjmXEzGuqUyR5URMioSZLDFV4brG&#10;VIVyiXIuAj+wbN8wnWLJLVe9Ws13HCZxKRbhuk4ZI5wFfsAj4cYzTkK+NAAAAAAAAAAAAMwiyhhT&#10;FORLAwAAAAAAAMDMnXrqqZs3b37f+96390eGYdx8882///3vb7nlls7OzkkOaBjGDTfcMD/B/+EP&#10;f7j00kunl10WjUY/97nPzU+cMG+EEGLq9cYB4I3srrvuGjlmjHV0dBBCcrncunXrxuRL33zzzbfc&#10;csuc5ku/keXz+X2e/+hHP3r33XePzpce49BDD920aRNjr0tffe973ztbyef9/f2jm83NzfXeqvHE&#10;YrExZwzDqHdQixb+LgAAAAAAgHlidvX6pmUP5agsqQ2JyVzilit2rhBYtm8YTFF4JEQpHfmUqQpT&#10;FOF5geMGrit8nxCJSly4HlNkKklyPEoZI+y1SyjnwvOF78vRsF8zjO6+yIol9d4VAAAAAAAAAAAA&#10;AAAAAAAAAACAfYhGoz/72c/e+ta3fvjDH65Wq6M/6uvru/jiix999NG/+7u/u+mmm7761a/mcrkJ&#10;B7Qsax7Cvv/++y+66CLHcaZxbTwev++++0444YR5iBPmkBBOoeTkCk6x7FUN37SE75PXXjgo87Au&#10;x6JKKqE2JJmi1DtWAFiIqtVqT0/PSPO0005jjL344ounnHJKuVweOS/L8mOPPXbcccfVO97FbJ8Z&#10;zmvXrr3xxhtHP9S9T0uXLv3617/+2c9+duRMsVj83e9+d9FFF808sL6+vtHNhoaGem/VeCKRyJgz&#10;lUolGo3WO67FCVWmAQAAAABgPoggqL66x6sZvmVrDSlCJ/7HSOA49kA2cFyvZjJFkV6fL/0aSqgs&#10;8bAuJ2JKMiFFwnIswhSZMMYUmamynIyrjelQR2tkxZLIQUsjq5Yr6YSdzXuVannLdqdQqvfGAAAA&#10;AAAAAAAAAAAAAAAAAAAA7Nd73vOep59+evXq1WPOP/3001dffbWqqlddddXOnTu/8pWv7J2NM1oi&#10;kfjiF78419E+9NBD73jHO2zbnsa1qVTqwQcfRL70Ac2rGeWXtmX++Gj2sWfKW3fUdvdY/Rl7KGdn&#10;8/ZQ3h7KWQNDZnd/9dU9hY0vDNy/Pv/Uc9bAEBGi3oEDwMKyffv20c23vvWtt99++9q1a0fnSxNC&#10;XNddtWpVvYNd5Hzf3/vkbbfdNqZ89P585CMfGXPm3//932clsO7u7tHNxsbG+mzQ5Oi6PuZMsVis&#10;d1CLFlKmAQAAAABgPjjZvG/ZbqHMZFmKRia+QAirPxsEgVc1qMSlSJhM9CoywihTFR7SpViUMspD&#10;Olc1rblBScZ5SKeSRAihlGrNjVJItzLZwHaKz28RQVDvvQEAAAAAAAAAAAAAAAAAAAAAANiv1atX&#10;P/nkk29+85vHnP/Wt741nFQWi8X+5V/+ZefOnf/0T/+kqureI5xxxhnPPPPMEUccMadxPvLIIxdc&#10;cIFpmtO4tqGh4aGHHjrmmGPmNEKYO55hFp59cfDhJyo79tjZnNk7UH11j9HVa/YP2tm8Uyy7pbKd&#10;K1qDWaOnv7Zjj7Gn18nmjZ7+/NPPD/35SWtgSCBxGgD+YsOGDaObP/jBDy655JJ99vzxj388D/Ec&#10;ccQRYm5897vfrfdmT2DvnyuWL19+2GGHTfLycDj8j//4j6PPPP7449N7tcoYmUxmzET13KaJcM7H&#10;nKlUKvUOatGS6h0AAAAAAAC8IZi9GeH5nmEq6cRk+ruVqm9bfs0gREiRMJkoXXo0riq+YQa243FT&#10;+D7d6x+ZWmtTbXePPZhlilzb3RNZsaTe2wMAAAAAAAAAAAAAAAAAAAAAALBf8Xj87rvvPvfccx9+&#10;+OGRk57n/fCHP/zWt7413GxsbPz2t7/96U9/+rbbbnNdl1LKOU+lUscdd9xcJ0sTQh5//PHzzz/f&#10;MIxpXNvc3Pzggw+uWbNmvrYTZpUQ1Ve7Ktt2Ctd1CiWnUBaBz2RZike5pnFVYYr8l45C+EHgOIHt&#10;+FXDzhXtXEGOhIN00n36ebUpnTjiUK5r9V4PANTf/fffP7rZ1dW1v57XXHPNJz/5SVmW6x3yopVI&#10;JMac2btw9Pje9a53/ed//ufoM729vStWrJhhYGNe0SJJCzpPlu5VOcx13XoHtWgt6D8KAAAAAACw&#10;OAgh7KG8ZxiECDk2iRLThDi5YuB6gePwkE45m9p8jFJZChyHhzTfMPcuak05V9Ipe3DIqxq1HXvC&#10;S9v3TqsGAAAAAAAAAAAAAAAAAAAAAABYOFRVvfnmm1etWjX65KZNm8Z06+jo+MxnPjPPsT311FPn&#10;nntutVqdxrVtbW0PPvjg6tWr5zlmmBWB4xaefdEeynmVqjWYI37AIyEllWCqsnd6GKWUSpxJOgnp&#10;JBkXvu+WKk6h6O0x5HhUBMFQsZw4+nCtKV3vZQFAPQkh7rvvvn1+pCjKmjVrRn/vq9Vqd99994UX&#10;XljvqBetVCo15szRRx89pRGOPPLIMWe6u7tnnjLteV6992YK9v6eyPHs+pyZYuIBAAAAAADA1Pk1&#10;07dt37AY53QSL/HyqrXAdX3TooxxbTrvjGSyJHyfBMI3rX12kBNRpshOvujbttk7UO8dAgAAAAAA&#10;AAAAAAAAAAAAAAAAmMDKlSuXL18++szSpUvrHRTZuHHjW9/61nK5PI1rOzs7//SnPyFf+gDlG1b2&#10;0aftTNYaGDT7B5ki60va9LZmrql754btjXKupBKR5UvlVNwtV4w9vW65WnjqOaOrr94rA4B6Ghoa&#10;Mgxj7/Nr167t6ur65S9/Oeb85z//eSFEvaNetFpbW8ecWbJkyZRG2LtOdT6fn3lgqqqObi7wos17&#10;/xFd4GWxD2hImQYAAAAAgDnnVWuEkMB2mD6pO6FuuUr8QLgu0zUycfd9GE7MFr4fOPv+BzAlRE7G&#10;fcsKbMfsQco0AAAAAAAAAAAAAAAAAAAAAAAcAN7ylreMHDc3N1999dX1jWfz5s3nnHNOsVicxrXL&#10;ly9/5JFHVq5cWd8lwPT4ppV9/Bm3XDF6+rxyTW1MhzpauaZOeSBG1YaU3tkmCDG7+9xqrfj8FmRN&#10;LwRCCK9m2INZY09Pdcee6vbdtV3dZu+AUywJz693dLCYvfTSS3uf/PjHP/7ss882NzevXr16zZo1&#10;oz965ZVXnnvuuXpHvWgtW7ZszJlwODylETjnsiyPPuM4zswDa2pqGt2sVCp12Z9J2rsmdiwWq3dQ&#10;ixaS0QEAAAAAYM75hkkICRxXDk1cMloEwq8Zvu0IQpkiTzz6vlDOCCHCD/aXMk0IkSMRZzDnlqtM&#10;VXzb4apS730CAAAAAAAAAAAAAAAAAAAAAAAYz+c///nf/e53g4ODF1544X/8x390dnbWMZgtW7ac&#10;ffbZ06sVuWrVqgcffLCjo6OO8cO0Ba6X27DJq9bM7v7A87T2Fimsz2RArqnhpW1mb8bszehtzcXN&#10;W5mqaM0N9V7otAjhFMtOoeTXDN+yhesJIZjEqSJL4ZAcjyrJxLSfjZyP8H3fymSt/kEnV/Dtfac1&#10;UkrlRExtTOvtLVIkVO+QYbFZv3796Cbn/M4773z7298+cua66667+OKLR/e59tprf/vb39Y78MVp&#10;75TpIAimOojvv+49C6HQLPy90dLSMro5ODg4/5szebZtjzkTj8frHdSihZRpAAAAAACYc4HrESGE&#10;CKjEJ+zsW5YQInA9JnHK2PRmHL5QiEDs/5/llDOm68Pp3E6+qLc2TX58AAAAAAAAAAAAAAAAAAAA&#10;AACA+bdixYrdu3dbllX3TJvt27efddZZQ0ND07j2sMMOe/DBB8ckO8GBQghR2rzVK1fNvkzgenpH&#10;C9cnLqYyIcp4qKPF7MlY/RldaituerHxtBP5JMq0LBBCCCdXMLv7rYGhwPMIIcL3A9cjQSCEoIxR&#10;zpksEUoppXIyHupo0dtbqLSAErsC26nt6q7t7g5cT7ieZ5i+aQaOG7ie8ANC/rIKRWaq6tVMJ1+s&#10;bNupNiQjK5cr6SSltN4rgEXi7rvvHt3cvn378uXLR595+9vfLsuy6/61qNLvfve7/v7+1tbWese+&#10;CC1dunTMmaGhoSm9scV13TFZ1kuWLJl5YGNiyGQyddujSTAMY8yZSCRS76AWrQX0nRUAAAAAABYr&#10;4ftCCEIIoROnQAemTQgRnsd0dWbTUiKICMQ4PSRdc3IFEgi3UELKNAAAAAAAAAAAAAAAAAAAAAAA&#10;LHyqqqrqDJ+tmqk9e/acddZZAwMD07j2iCOOeOCBBxobG+u7BJg2q3fA7MvYQ3nftPT25lnJl34N&#10;ZVpbs9HdZ/Vl2NL24nMvpU5at/ATcYUQ9sBQZdsut1wRvu9Val7N9C1LvL6q6vAKuabwkO5btpMv&#10;lrfuCC3rjB68tO6J0yIIaru6K9t2CtdzKzW3WPYtixDCJIlpqqxrlDFCqQiCwPUDx/GNopMvMM6l&#10;WES4np0tqI3p+NpDpDAqTsNMeZ63YcOGkeby5cvH5EsTQlRVveqqq77+9a+PPvnd73733/7t3+Yo&#10;qs2bNx977LFzMfLHPvaxb3/723MU9qyIRCItLS2jv+Pv2LFj3bp1kx8hl8uNObN3GvY0rFy5cnSz&#10;v7+/nts0kVqtNuaMruv1DmrRQso0AAAAAADMOcrYa3cthZiwc+C6w+8jZHziktTjEoQSysa7W8o0&#10;WRARuK5XMyY9LAAAAAAAAAAAAAAAAAAAAAAAwBtXf3//WWed1d3dPY1rjznmmPvvvz+VStV7ETBN&#10;geuVtmz3TcsplpRkXAqHZ3d8ypnW2mTu6bUHc5Rzq3dA71jQZWO9mlHa/LKdzQe24+SLXqUmiOCK&#10;IkfDTFWYLFHGCaXCD4TvBY7rm6ZbKDn5IlcVJZkIXM/o6o0ffoje1lyvJfiGWdj4olMsedWaPZQL&#10;XI+rqtqYliJhJu8n70wEvmE5lapbLLuFshSPCj9w8oX4mlX6kvaFn+UOC1lXV9fo5gUXXLDPbh/9&#10;6EfHpEx/4xvfuPrqq+cuDXV0UetZ5O/j3QoLzuWXX37DDTeMNO+6665LL7108pdv3LhxdDMcDsfj&#10;8ZlHdcghh4xubtu2rc7bNK6hoaHRzY6ODj7T5+Rhvyau8AYAAAAAADBDVJYIpZRS4gcTdg48nwQB&#10;IYSwGdw1CwQhhFJK2Xj/6qFcIoQErhfYTr03CQAAAAAAAAAAAAAAAAAAAAAAYKHL5XJvectbXn31&#10;1Wlce+KJJz744IPIlz6g1V7dE9iOlckyWVbSc/Kl5KoiNyTdStU3rfLWHSKY+LHDejH7MtlHnrIy&#10;WSuTre3p8WqGkkqEl3WElnWoTQ1yPMZDIaapTFV4SJOiESWd1DvaIgct1ZobiaDmwKCxp8ctlgsb&#10;Xyg+t0XUI3PSyRWGHtlg5/Jm74DZlyGchzpa9CVtSjK+33xpQghlPBzSW5rCK5bIybhXrtR2dbul&#10;anHzy6XntyzkLxksfM8+++zo5hlnnLHPbkuWLDn55JNHn/F9/7bbbqt3+IvTxRdfPLr5q1/9ynGm&#10;8Nz1L37xi9HNT33qU7PyYoUxVaZ37ty5kPPPx/zgdOaZZ9Y7osUMKdMAAAAAADDnuK4RQqgsB5N5&#10;xZoIhBCEkPGznScYw/cJIZRzOs49O0Lo8Au6RCC8hfuPZAAAAAAAAAAAAAAAAAAAAAAAgIWgWq2e&#10;d955L7300jSufdOb3nT//ffPSmFJqJfA82q7u91yNXActTFNZ1IWZVxKIs5k2c4WfMs2ewfqve59&#10;EEJUt+8ubHzBLVdqu7u9ckVNJcMrligNSaYoE1zMmByP6kvb9PbmIBBmd7+TLRjdfbknN03qGcvZ&#10;Y2WGck9u8qqGsafXNyy1qSHc2cZDoclnM1LO1cZUaGk7U2Szb8DO5o3u/sIzm5E1DdP28MMPj24e&#10;ffTR++t57bXXjjnzxS9+McCfvTlwzDHHpNPpkabv+z//+c8neW02mx2Tyv7+979/VqJqampir3/U&#10;PJ/P13mn9m/r1q2jmyeccEK9I1rMpJkPAQAAAAAAMD4pEiaEcEX2bXvi3kK8drNNTH/G4LWUacZk&#10;efy5Jj/Vxo0bc7nc8HEqlTr22GPnfOMAAAAAAAAAAADgQNDT07Nly5aR5pvf/GZJwvMYAAAAAAAA&#10;ALAIffrTn37qqaemceEZZ5zx+9//PhwO13sFMCNW32Dgem6hxFWFh/W5m4gyqiRi1lDOt+za7p5Q&#10;Z1u9lz5WdduuyradbqliZbJcldWWNq6+9rDiizt35Eql4eN4JHLUykP2vUZKpXA4sky3hwp2vuDb&#10;tghE7vGN6ZOPZfJ83F10csXCxhe8mmH2DlDO9aVtfMJk7/1giqJ3tjrZvJMvDhewKW56KbnucDIb&#10;hWThjeb3v//96GZnZ+f+ep555pnRaLRSqYycGRgYeOSRR/ZXmBqmjTF2ww03/MM//MPImU996lOX&#10;XnppNBqd8NrrrrtudPOUU05ZtWrVbEV19tln33///SNnuru7Gxsb671b+7Z58+bRzSOPPLLeES1m&#10;qDINAAAAAABzToqGmSzxkB44buB6E/Tm/LXbZGL6OdPC9SjjhDEe0sbtJwghhLHJ3GHcunXr438x&#10;+vFHAAAAAAAAAAAAeIPLZDKPj4IqFgAAAAAAAACwWOn6dLJk3/KWt9x9993Il14EjJ7+wHZ825YT&#10;8ckXIp4eKR6jjHnlqlsse1Wj3kt/ndrunsq2nW6xbGWGpIgeWvLXfGlCyI6e7mdefmn4v1f27J5g&#10;LMrUprTW3OjXTKt3wC1VCk8/L/w5v8Hom1b+6ed9wzJ7B5gshZZMP1/6tXVQqjam1YaUW67Ygzmz&#10;L1PZPtHaAfZSq9W6urpGmieffDLnfH+dJUn64he/OObk3mdmxRFHHCHmxne/+9167/qkvO9972tt&#10;bR1p1mq1Cy+80PMmeCb8kUce+d73vjf6zM9+9rNZjOrCCy8c3dy0aVO992nfhBAPPvjg6DNImZ5T&#10;SJkGAAAAAIA5RylV0snhl0r6tQnuXTKJU84IIcG07/oJErguU2RCiDTuPXrfdQkhTJa4ptZ7kwAA&#10;AAAAAAAAAAAAAAAAAAAAABa0Y489dqqXnHvuub/73e+ml2sNC4rwPDdfdCs1SqkUmf0EeBEEXtWw&#10;s3mzL2Ps6TX29HhVo9bVa3T1ZR97urazyy1VxAwKscwWp1AqvfiKV63Zgzk5GtHbWgidaXKWHI+q&#10;rU2eaZn9g3auUH55x5wuQQhRePZF37LN3gHCmdbeQveflTolSiqhppJOseSWKpVtO+1cYU4XAovP&#10;9u3bRzfPO++88fuPrns87IknntixY27/D3pjkmX5nnvuGX3m4YcfPumkkwqF/f5vfs8995x++umj&#10;z3z6059esWLFLEZ11llnjW7efffd9d6nfctms7VabaR51FFHTaZAN0wbUqYBAAAAAGA+6G3NTJa5&#10;prrFCe5aMlkhlBFKhe9Pb67AdogQTFW4ptJxy0cL2yaEMlmWwqF67xAAAAAAAAAAAAAAAAAAAAAA&#10;AMCCdsIJJ0z1ks7OTk3T6h04zAI7XxRC+KbJNW24LMps8ao1s3egumOP2Tfg5IpusexWql61Jnwv&#10;MC23WKq92lV6advQIxsGH3i09NI2b6LCLXNH+H7h2RcDx7EGhpiuqS2NszWyHA1rzWmvWnMKpdrO&#10;LnsoN3erMLp6nXzRHswK39fbmpkkzXzMvy4knZDCIXswG9hO6YWXRTDnFbNhMdmwYcPo5imnnDJ+&#10;/8bGxvPPP3/Mya9//ev1XsfidOSRR956662jzzzzzDMNDQ1f+MIXtm7dalnW8MlSqfTYY4+dffbZ&#10;YzLejznmmK997WuzG9LKlStH5x7//ve/Xwhv1tjb5s2bRzevuOKKeke0yCFlGgAAAAAA5oPW0shk&#10;SU7EfccOTHOcnkxTCCVMkoTrTWcmQXzLolyiEpdjE7yCyzMsrquEUjkZr/cOAQAAAAAAAAAAAAAA&#10;AAAAAAAALGgrV65Mp9NTuuRHP/rRj3/843oHDrPAK1cJIYFlM12drTHdcrW2q9vsy7jlqm+Ybqni&#10;5ItuqexVql61FthO4LhOqWL0DVRf3WP1ZeyhXO3VPUMPP1HY+EJdEqerr+7xDdMaGCKU6m1NlNJZ&#10;HFyKRaVYxB7KB45TenHbHCUbC8+rbH3Vqxlupao0JLk6a1/NYZRSraWJMGYPZr1KzdjTOxergMXq&#10;/vvvH91cs2bNhJd86UtfGnPmxz/+calUqvdSFqfLL7/8f/7nf0afCYLga1/72mGHHabrOqWUUppI&#10;JN70pjc9+OCDo7sdddRRf/7zn6VZfUEDIYQx9sEPfnCk6ThOT09PvTdpH+67777RzXPPPbfeES1y&#10;SJkGAAAAAID5QDkPL+uUo2Emy/ZQfpxXeHFNo5QxWRa+R6Z+yy+wHeH7PKRRzqVxU6YD3/NNWwrp&#10;lFIllaj3DgEAAAAAAAAAAMCCJoTwaobR1VfcvLWw8YXchudyj28cemTD4MOPF5590ezLONmCW6r4&#10;phU4br2DBQAAAAAAAACYKyeddNJUL/n4xz8+pnAoHIi8miFcTwjBFWXmowWOa3T3WQODvml55apb&#10;LPmmRQnluiZFI3I8riQTcirJQ5oU0nhIl8Mh37LN/sHqzi47mzd6+of+9GRl2y4yjwVFfdup7tjj&#10;liu+aalNDZTz2R2fUqo1phln9mDOq9bM7r65WEVtd0/guvZQniuKnJiTYjOUMyWd8gzTr5nVV/cI&#10;H4WmYVKEEPfee+9IMxwONzQ0THjVCSec0NLSMuYkXtUxdy699NLNmzfvvefjuPzyyzds2BAOh+ci&#10;ng984AOjmw888EB992dvQoif/vSnI80lS5asXLmy3kEtckiZBgAAAACAeRJe3kllWW1M+7bjFcv7&#10;60YZlcI6VWVCqG85U5pCBMIzTCbJTJGVZJyy8d7g6JWrhAgpGlEa00ye5feWAQAAAAAAAAAAwOLg&#10;m1Ztd3dh4wuDf3x08KHHi89vqb3aVdvVbezpqXX1mb0DZl/GHsq5pbKdK1iZIaO7L/PH9dnHnqnt&#10;7vZtu97hAwAAAAAAAADMslNOOWWql9i2fdFFF2UymXrHDjPiW07g+4QQIs00VdirVI2uXr9mepWa&#10;WyoL3+ehkJKMS/EID2lMkanECKOUUcIYoZSrityQDC3vDHW2SSHdzhVru7qdYqnyyqu5J571rXm6&#10;C2fs7hG+7+SKXNekSGgupqCcv5ZsbFrVHXvEbCeECyFqu3u8qhE4jpxOzG6V7NGURJTJsp0v+KZl&#10;DQzO0SywyGSzWcP4a/X4c889dzJ/RBlj11577ZiT11xzjevi3aZzZe3atV1dXd/5zndCoQn+Jjzl&#10;lFM2btx46623KrPxro19Ovzww5csWTLSvPnmm+u9PWNt3749l8uNNL/85S/P3d+9MAwp0wAAAAAA&#10;ME+YqkQPWSFFQnIkbA/lxnlYUI7HKGNMkX3bnsI7IAXxqjUiBI+EmCwryfFefygC4RbKUijEFDnU&#10;MYVXnQEAAAAAAAAAAMAbhFuuFja9lHnwsdILr9T29FhDWWtgqLarq7pzT21Pj9HdZ/b2m30Za2DI&#10;Hsq5xbKTL7iFkleu2kN5qy9TeuGVzB8fzT3xrNHVJwLUUQEAAAAAAACAReLUU0+dxlW9vb2XXHIJ&#10;EtgOaML3SBAQQsavZTIhp1Ay+wcD23GK5cBxeUiXE3Guq2Rfw1LGyPAjhEJQSrmuaa1N4aUdXJWt&#10;gSGrL2MN5bKPPe3VjClGMfXlC2F09XrVWuC6SmoOk42lWIRJklMoeYbpZPOzO7iTLfim5ZYqTJal&#10;aGROd0xOxHzTClzX7BmY04lg0WhsbBSj/N///d8kL/zQhz4kXq9arcqyXO8FLSBXX3316P156aWX&#10;ZjigLMuf+tSnisXin//8589//vMnnHBCIpEghMRisaOOOuof//Eff/GLX/T19T366KPr1q2b06VR&#10;Sq+//vqR5oYNG4aGhhbUjv3kJz8ZOeacv/vd757TDQFCCAqpAQAAAADA/Iks77T6B4Uf+F29Vs9A&#10;aGk7lfbxrxIW0riqCM8PShXPtKSQPvHQgviGKVxXCocZ51pLIxn3jqRbLAWep7U2SSFdb2uu98YA&#10;AAAAAAAAAADAQiGEcLKF6s499mBOBIFbqriFUuB5hBAmSVxT5WSCSRLljFJKGCWMa74ldUVE4As/&#10;IH7gFku1SnX4ocPAduxsvrJ9Z+ywVVpLI0oHAAAAAAAAAMCB7thjj9U0zbKsqV64fv36q6666sYb&#10;b6z3CmCaKKFjDqbByZfsbC6wHa9qUM6kaITycWtWj9RcGVV7hamy1t7qlcr2UN7v6gt1tGYfe6bh&#10;TcdN6lHDaUeeK/qW7ZarVJbmdCLKqBSLOvmi8H2zN6M2pmdxcGtgUPiBVzOUVHyu71TK0YgzlPfK&#10;NVvJBZ7HJKSwASw2siyfdtppp512Wn3DuOSSS/7hH/5h5LUsP//5z6+66qp6781rHMf5zne+M9K8&#10;5pprwuFwvYNa/FBlGgAAAAAA5hGlyXWHc13T21sEIUZPf7Cv94ZSSpVUkkqcqUpg2sLzJxhWEN80&#10;fcviusY0RWlIcl0bp3vguE6+KEcjXNciq1YQPKQIAAAAAAAAAAAAhBBCfMvOP/Vc7slnrb6MPZSr&#10;7eyyh3JMUbTmxvCyztDyTq2tWUnEpEiI6xrTVKYoTOJMlpkqc12TIiEpHokctFRvaaKy7OSLtd3d&#10;Rnefmy8Vntmcf+JZt1Sp9xIBAAAAAAAAAGZEVdUTTzxxetd+73vfu/XWW+u9ApgmKnHCGCEkCILp&#10;jeBVqnY2F1iOV61RWZLjsQnypV+bmBJCCKevP0flRFxvbxWeZ3T3+YaZ37ApcOawjLk9lCNC+DVD&#10;jkbm+plDORohRHhVwx7KCSFmPuBfV5Er+KZFiJDCoTldAiGESpzpqm+YQgg3X5rr6QDgDUvTtC99&#10;6Usjzeuvv973J3ryfL7ce++9juMMHzPGPvWpT9U7ojcEpEwDAAAAAMC84rqWOv7I17Km/cDs7vct&#10;ex/dIiEeCklhnTLqVWvj3fUTxKsZvmlxTeMhXY7HlFRivAhEYPVnKKVqY1pJxkMdLfXeEgAAAAAA&#10;AAAAAFgQrMzQ0J+ftAaGrEy2urPbLZalSCi0rEPvaJHjUabIk60RzZgUi4Q6WiIHLVWbGoTr1bp6&#10;rcyQNZgdWv9UcfPLYsE8rAMAAAAAAAAAMA1nnHHGtK/98Ic//Oyzz9Z7BTAdTFOZxAkhwp1OZnLg&#10;uNZAVrieVzOYLMvRyITFqoUQge9TxgihjO+jRjEPaXpHa+D7Zu+AV6mVNm+d3QTj0ZxcwTctIQTX&#10;57DE9DCqSEySfNPyLduvmbM1bOD5XqXmWxZlbPyyNLOF65pvWUQIp1ieh+kA4A3rqquuUhRl+LhQ&#10;KPzpT3+qd0SEECKE+MxnPjPSvPbaa2OxWL2DekNAyjQAAAAAAMw3JRlPHX+kHAmFOtsIY2ZXn5Mr&#10;jLlTSSnVWxqoJEmRsPADr1zd51DC9dxSObAdHgrxsC5HI1pzwzhTCyHMvsHAdrXWJq4piaMOQ4lp&#10;AAAAAAAAAAAAEL5f3Pxy/qnn3XLV2NPrlSpKMh5a1qm1NPG/PGQzDZQzJRELLetU00mvVK3t6nZy&#10;BWNPT+6JZwPbqfeiAQAAAAAAAACm6eyzz572tZZlvfOd78xms/VeBEyZFA5RSaKMBfZ0UqatgUHh&#10;+16lRjmTouEJ86UJIcIPKCGUMyZL++vDNTXU2hxYjj2UM/sHzd6BuVi7EMKr1HzbIYRwXZ2LKUaj&#10;lHJNDWybEOJVa7M1rG8YhJDAcZkiz/UShnFVEUIErufVZm0VAAB7i0ajP/jBD0aaV111Vb0jIoSQ&#10;p59+evv27cPH4XB4dPo0zCmkTAMAAAAAQB2oDanUSeukaDi8pF2KRexcoba7xy1VRidOU0nSmhup&#10;LEvRsPB87/WfCs/3KjW3XCGCyLEI11UlmdBam8aZVATC7M14NUNtbuAhPX7EoVIkXO+dAAAAAAAA&#10;AAAAgDrzLTu7/mljT4+TK5hdfYSQ0JI2tTE1zoOYU0IZVdLJ8PJOKRyys3mzd8DOFbKPPj2LDzsC&#10;AAAAAAAAAMynE0888Vvf+tbHP/7xd77znccff3xHR4csTyEDs6ur6+/+7u+CIKj3OmBqlESMEMI1&#10;1bOsqV7rliq+ZXs1QxAhRSOTrXTieYQQJklMGy9LmYd1ORV3imXftCpbdgjPm/W1C8cNPC9wXCZJ&#10;lM1tKpYIAr9m+rbj5Itm30Buw6bchk35ZzaXXtpW29PjlipkupW0fdMmhAjXY9Ls3PmcEJUkQojw&#10;vOGpAQDmzhVXXLFy5crh482bNz/77LP1joh8/vOfHzn+/ve/r+t6vSN6o5inb3IAAAAAAABjKIl4&#10;4+knlJ7bQhiV41F7KG9lhli2IMXCPBziukYplSIhrTltZbJSNOxVaqJU4SFdBEFgO8LzCKVc17mu&#10;UYlrzQ3j5z/7tmv1Z4Tj6i1NUiwSO2yl3t5S7z0AAAAAAAAAAACAOgscN//kJqdUtnoznmnKsajW&#10;1EDY5B7ZnAoqS1prEw+H7MyQ2d1P2puzjz2TOvZIJZ2o9x4AAAAAAAAAAEwN53xM/UYhRC6XGxgY&#10;GBgYyPzF4ChDQ0OmaY70f+CBB6699tp/+Zd/qfdSYArkZJxyxkO6ly0E3lTSboVwcgXheoHj8JBO&#10;+WRTjn3XpYwTzvhEaWZKOulVavZglutadVd3dOXy2V174LqEEOH7kw9+6nMEbrnmVaq+aQkiAtPy&#10;TIsWykSQwHYoY1R+LVubKbLW0qi3tyjpJJ1k8jkhw/ETQkQQkDnO+h5BGX9tRt+fnxkB4A2LMXbb&#10;bbcdc8wxw83Pfe5zDzzwQB3j2bFjx5/+9Kfh4xUrVrznPe+p9w69gSBlGgAAAAAA6oaravL4o6y+&#10;THnLdq5rvmG5pbJbrDiFEqWUyTJVZMIokySvahBGvZrpVmpM5lzTeCjENYVSJsUjakOKcr6/WUQg&#10;3ELRyRcJY3pHCw/pscNWRg5aWu/VAwAAAAAAAAAAQJ0Frpd78lm3VDF7BwLL1lqb5GhkTmeUYxEq&#10;casvY3T16e0tuSefTZ1wtNqQrPdOAAAAAAAAAADMCKW0oaGhoaHh8MMP31+fWq2WzWaz2WwulysU&#10;CtVq1fd9vv/nvmChoYypDSnfsu1s3qvUlGR8khd6lVrgeZ5hUca5pk12PhEIx+O6RgmVwhOkTFNK&#10;lcaU1ZfxqkZtV3dkxdLZzW0WfkAIIULMRbKx8H23ULaLJeIHwvcDxw1c17cc4TgeqQjH9WrGa8vk&#10;nOuaFA75pmV09cnxaHTlcrWlcbKJ08PlqYWYUqL1jNDXCmKLYJqVsQEAJm/dunUf+MAHbrnlFkLI&#10;gw8+uGPHjoMPPrhewYx+L8xtt92GH3jmE1KmAQAAAACgniilenuL1tJodPfXdnbxkCYCEViWb1rD&#10;N/6EHxBKpUjIq9RYLCI8X/i+CAIihBQOqU0NTJH3N7hwPbdccYpl4ftyLKo2priqxo88VG9rrve6&#10;AQAAAAAAAAAAoM6E5+c3bHKLZbNvwDdtva1ZioTmYV4ppOud7WZfv9HdF+psK2zc3HjaCVyf9KOi&#10;AAAAAAAAAAAHpnA4HA6Hly5FrYsDmN7eYmWyXNecYnnyKdNOqSI8X3iuFA6RSefqepZDiGCqzEMq&#10;kyfOfpLDIUdRnEJJioSswaze2jSLCx8u70woFWI2U3+FEF655mRzge8HtuOblvB9QiiTJa5IPhFS&#10;LKykkkoiLgI/cL3hPla1RgepFAkHtuOWKmo6GVu7Wo6GJ16FxIfXIuat5nMgCCGUssl8BQEAZu67&#10;3/3u//zP/xiGQQj54he/+L//+791CaO/v//nP//58PHFF1983HHH1Xtj3ljwLQcAAAAAAOqPch5e&#10;1hFa2u4Wy1b/oJ0ruKUKef29ReF51kDWt20my4HrCc/zDDPoy0ghjSoKl2XCGRFCBEIM3xm0TN92&#10;CKFSJKSkElxTlXQyceShUng+nnoEAABbjOI6AACAAElEQVQAAAAAAACAhUwIkd/4gpMvmn0Zz7C0&#10;1sb5yZcexlU5vKS91tVr9mVCS9sLz7yQPuUYOgcFagAAAAAAAAAAAGaR1tLENVVNJYzeAa9clWKR&#10;CS8Rnh+YVuA4hFCmKJOcSAgRmBZTFMq5FJ9cbjalcixiZ/PC86y+zCynTP8l2ZgMl5ueDcIPrMyQ&#10;V60FjucbhvB9yrkUCVFFoZT6hiUCwRSFayoPve59i4HtupWKWyy7laociwrfd9Y/FV97iN7ROn75&#10;6OH9p5IUzFfKtO96w7s3TmkcAIBZFIlEbr311ksuuYQQ8n//93+7du1avnz5/Idx7bXXDh8wxn74&#10;wx/We1fecJAyDQAAAAAACwWlVEnGh989KfzAN03PsITvEyEo50yWeFh3i+XKKzvdUkX4vlepeYbp&#10;lmsiKI8dijGua2osKkcjVOJSNBxdtUJrbRr/hiAAAAAAAAAAAAC8QZjd/fZg1hrMeTVDa26UoxM/&#10;3Dm7KOehthZjT6/VP0gZK7/4SvyIQ+u9KwAAAAAAAAAAAOOhnEUOWlqybK5r1lAuEgmRid4D6Jum&#10;ICJwXCZLhE32+b3AsIggXNe4osiTftehHI3Y2bxXM+1sXggxi48LMk2lnDFFdsvVWRlZeJ7RMxDY&#10;jl8zfduinMuxCJGkkZFFEFDOCCFMHptszFRZVVNqKuEUSk6u6NUMraWx+NwWr1yNHbaS7D82KawT&#10;Qpgiu5XZWcXEy3RcSihTZCkycRFsAIBZcdFFF5188smPP/44IeTTn/70HXfcMc8BZDKZH/3oR8PH&#10;N954YzqdrveWvOEgZRoAAAAAABYiypkUCe99m4w3N6pNDU62YPT02wNDsucRQoTvB65HAkGIoIxR&#10;WaKcE0Io51pzQ6izVW1Mkxnf3TvnnHNOO+204WNVVeu9QwAAAAAAAAAAADBNge2Ut2zzDdMtldV0&#10;Uo5HZzjgQR0d6fjbRpqc88lcxVRFbW6wMkNOrkAIkZOJUGdrvfcGAAAAAAAAAABgPKFlHbXdPVpT&#10;g7Gn1xzMas2N42fe+qZFAiF8n0/6obvA9XzLZppKJT6lZ/+oLDFZ9g0zcFy/Zsximi6lVAqH3FKV&#10;ECFsh2rjreXUI9cdd+ia4WNF3kd15cB1ze7+wHHdSlV4HtM1rmtjtlF43vBjkPutz8yYkk5K0YjV&#10;P2T2DqgNqSohgevFjzx0f1+R4ZrVTFNFsRQ4HlfnvPKzb1pMVQilUhQp0wAwTyilt91225IlSwgh&#10;v/nNb3bs2HHwwQfPZwDXX3/98MEhhxzyoQ99qN778UaElGkAAAAAADjAUErVxpTamBJB4JYqbrHs&#10;1QzftITnEUIp50xTpUhIScbleJRO9A7LyWtqaqr30gEAAAAAAAAAAGAWlF58xbddKzPEFUVOJWY+&#10;YFjTw5o+jQvleDSwbTtX4LpW2bpdb22i0qTSrQEAAAAAAAAAAOqCMhY//JDchk1KQ9LO5l1NUxKx&#10;cfoHjit8nxBCJnfjSwSBV6lSzqSQJkfCPDy1225MVQLHIYR41dlMmSaEyMmEUygRQjzDVMZNmU7H&#10;4+Mt0PfN3kzguG65IvxAikb2TooWQSB8n6kqZYypynjrVWR9SaudGbKzeREEwzsQO3S/yYFKQ9Kr&#10;GoSQwDC4Ol6cMycC4VvW8AsrlYbknM4FADBaZ2enEKJes99444033nhjvffgDQ0p0wAAAAAAcKCi&#10;jCnJuJKc29t2AAAAAAAAAAAAsJhYA0NmX8bJ5YXra51NdNI1auaI0pj2DMseyvOQXt3VFV25vN47&#10;BAAAAAAAAAAAMB61KR1esYQQ4lu2PZijnMnRyP46B643nMo7qfInQeCVq4RQKRpmsqy2NEw1NiZL&#10;bs0khPiGOcurbkwZe3q4rnnVmjLt9zAKYfUPBbbtlqvCD+R4hEr7SOwSjksIYYrMQxNnjFNK1eZG&#10;yrmTL1LOqzt2y/Go3ta8z85aU4PZM8B1za1U5Tl+9tKv1UQQSNGInIhNvsY4AADADM1avTUAAAAA&#10;AAAAAAAAAAAAAACABU2I8pbtgWU7hbKcjHFdq3dAhFKqpBO+bXvVWu3VPYHr1TsiAAAAAAAAAACA&#10;CcQOPVhNJ/XWJq5rVv+QU6zsr6fwAxEIMpmU6SBwy1URBHI0zCRZb2umbFKFqUejnAsRECECz5/d&#10;JWtNaSZJcjTiW7Zv29MbxCmWPcPwambg+1IsvM98aSKIb9lUkihncnRShbIppWpDSopG7KG8b1rF&#10;57f6prXvVbQ0MkmSY1HfsvfXZ1YIIZxCmcky11S9vWXuJgIAABgDKdMAAAAAAAAAAAAAAAAAAADw&#10;hmDnCl7NsPNFxrmaTtU7nNfIkTBXVTtbCFyvtnNPvcMBAAAAAAAAAACYAGUsedyRcjwW6miRIiF7&#10;cMjOZIkI9tVXECImHNC3HadYJoGQY1GmyFpbE9OmVZeY0tfmDILpXD7OwJxrbU1SLEIZc/OlaYwQ&#10;eJ6dKwS2G9i2FNKYLO+7m+sK3+eaShnj4UmlTA8vXG9pYIps9Q8GjlPesn1/q9A7W+VYhHHJzhWF&#10;mPhLMz2BafqWpaQSVOKhztY5mgUAAGBv0syHAAAAAAAAqD8h3ErVLZS9muFbduB6RAgqca4oPKzL&#10;sYiSTFBpyq+cBAAAAAAAAAAAgMXE2NMrPN+rGkoqThitdzh/QamSTph9Gbdcre7sCi9fwhR55qMC&#10;AAAAAAAAAADMHSZL6ZOPKTz9PKHUyRWcXNE1DK2xgYd1SkfdeaOUkPFuxAW+7xumcFwqSXI0TCRJ&#10;a22Wwvr0onotB5hRymf/ccHIQUvN7n4lGbdzBTkR47o2pcudXIH4gW8YVJLY/q4VxDdMyjlTFSUZ&#10;p1O6h0mZ3tpk7Ol1ckXKWHjFEiUZ3+cqjD29SjphDWb9milFQrO+UUIIazDPFEWORcJLO/aXHA4A&#10;ADAXkDINAAAAAAAHMiHsXMHsGbAyQ4HjEkJIEASuJ4QgQlDGKGdUkgghhFI1ndTbW/S2ptfOAAAA&#10;AAAAAAAAwBuJb9tm/6BbrlBC5His3uG8Dg+HuKq5haIci1iD2VAH6q4AAAAAAAAAAMBCx2QpdeLR&#10;5Re3EUJ4SLcHc2bfAFcVOZmQIuHhdF/K+fCBCALK2ci1Qgjh+4Fl+7ZDKeUhnWsaUxWttYmryvRj&#10;cv3hZGkqz/5TglIkrLW3iCBwy1V7MKsvaX9dcvi4As/3ylXfskQQSNHw/i7zLUv4vhyNUsblxJTv&#10;YTJVkeNRt1hSkvHq9l2p44/auw/XtfDyThEEbqliZ7JMb2N8lvfKyeUDxwl1tDJViaxcNruDAwAA&#10;jA95AgAAAAAAcGASwuzLVLfvditV4ftetebVzMCyA88b05EyxlRFCumBZdvZfOmlbZHlneGDluDN&#10;hQAAAAAAAAAAAG8oZnc/EcItVXhYZ3PwxORMUErleMQazArPswdzSJkGAAAAAAAAAIADAmUsfsRq&#10;tTFVevEVrmtuuerki9bAIKWMh3Wuq0QIQqkQQniuIBIJhAgC4XnCcUUQEEolXeOaRhhTEjG1IUWm&#10;VFd5L77rMkUmhOyzeLJvWk6+6JarXs0Qric8nzBKJc51TY6E5UTMltjOXbts245EItFoNBqNRiIR&#10;aVSNlvhhK62BIa25wewZsAdzalN6klnTXqkkAhFYNpVltp+iL8L1fMNiqkoVSW1MTq9QtpJOOKWK&#10;UyxRiXuGKYX2Ua87umqF1T+otTYZXb1235DW3jK1ctbjr7Rac/IlJRnnIT122Co8qAkAAPNsYf0K&#10;EAAAAAAAYDLcUqX0wstOoRRYtp0velWDEMFkmYd0WVWYLL9221QI4fmB4/qmaeeKdq4w/ALLiuvW&#10;9vRGVx8UWtI2+bc8AgAAAAAAAAAAwAHN6BnwDTNwXaUhVe9Y9kEKhwghXtWwB7PDD5LWOyIAAAAA&#10;AAAAAIBJ0VqblMZUdcceY3e3HIv4lu1Vql7N9Ko137B8wwxM2/H8v77HkDImS1yRmaIQSqRwSG1I&#10;sZkUlyaEECIICSxLjkUJIVIkPHLet2yzp9/oGfAqVUIIESJwXOH7IhADhdyDm57Z1tu9o6/n1d6e&#10;/uzQ3sOm0+mTTz75rLPOevOb33z44YfH1x5S3PSSkk7YuQJTZCUZnzgwIdxyLXBdEQRyOLTvPr7v&#10;VmqUMykcksIhOT7lEtOvba0kydGwW6qoDSmrN7PPIs9U4omj1+Qe36i1NFp9g/bAoNraNCvPUvqG&#10;YfUPcl1XG1J6W7Pe0TLzMQEAAKYEKdMAAAAAAHAgEULUdnVXtu4IHMceyruVKuVcScWlaJSr472M&#10;UPi+VzXcYskaGHRystbcUNq81c5kE0cdypSZ3mkFAAAAAAAAAACABS7wfL9a8wyTErrPCjN1R2WJ&#10;KYpXM+REzMmXlHSi3hEBAAAAAAAAAABMFpOk2OqDogcvNXr6zZ4BR1PVRiL8wC2Vzd4BQqkIhBQJ&#10;U0Yp44QxQgnlXIqG5XiMzzhZelhgWiIIeEiTwiGuqYQQ37Ir23aa3f0iCHzD9Ko1z7ACxzEd+48v&#10;PHfnM088seNlIcT4w+Zyubvuuuuuu+4ihDQ2Np599tnvevM5xzS1B65nD+WEEEoyPn6+ceB4gesG&#10;tksYo8o+HnQUnu+Vq5QSORZhsqS1NM5kH6RY2K1UfdOyMkP7TJkmhCipRHztIcXNL6vNaSuTFX0Z&#10;vbWJMDaTed1KzR4YZKqitzfLiVjiyENR0gYAAOYfUqYBAAAAAOCAIYKg+PxWs6ffq9SszBAhRG1I&#10;yYk4ZRPfVqOcy/GoFIsEhmUP5YyefjkeI0JkH62lTzyah/R6Lw4AAAAAAAAAAADmkFepCiECy6Gq&#10;smAf1JPCIbdYIkJYg0NImQYAAAAAAAAAgAMOlaTwss7wsk7fsp180SmU3FLVqxqUMbdSk0I6VWSm&#10;yExRpJBOVWV279O5lSqlTAqF1Ka0EKL2ald1+07f8dxS2S2UAs+jjPXUSj/6492/f+rxmmVNY4qh&#10;oaFf/epXv/rVr44/4shP/e27Tmhb6mTzwnHVpjTdf76xb5pEEOG6TNlHGldgO17NoJTJsQiVZL2j&#10;lXI+k33geohS6humWywHnsekfeeOhZZ2+LZTeWUnpcwcGKrt6dVbm5imTmdKEdiDBadUkkK63tYs&#10;xSKpE46iEnLWAACgDvDtBwAAAAAADgwiCArPbLYyWXso7xSKUkhXW5qYNLU7g5RSHtb1ULubLzq5&#10;omHZekdL9tFn0ievkyLhei8RAAAAAAAAAAAA5opbLBNCAtvmC/hOIA/pTqHom7ZTKNU7FgAAAAAA&#10;AAAAgOnjmqq3NettzYQQrilGV29tZxePRbTG9FxNGQReuSpFw4RRtTGdf3KTnc17lao9lA88j4dC&#10;PBm/+b67vvt/v3Rcd+azPbX5+fdsfv6olYd88oKLThZLfdNSG1P7ewpR2I4QQoiAj8kiDgKvZgaO&#10;w2RZioSpLIU6Wtm+ylBPCWWUqapv2kIIr1xVUon99YyuWsEkqfTStpAiW/2ZWlefkojJ6Tjjk043&#10;E8KtGfZQTriemkoq6YSSjKeOP4rNUuVwAACAqULKNAAAAAAAHACEEKXnt1qZrDUw5JYrSjKhNKam&#10;/YJJSqmSTnJdNfsGja6+UGdb7slNDaccy3Wt3gsFAAAAAAAAAACAOeGWq8LzAt9X1GmVSZkXw0Vm&#10;hOcFllPvWAAAAAAAAAAAAGZHeFmH2TsgxSJesSJSiRmWUN4fp1AWQaAk41xVipu3BoZpZbJupco1&#10;LdzWvGHHK5//1++82ts9u5M+t/2Vv//3r77jTWf8yzvfFfRluK4pqTgPhSh93eONgeMK3yeE0L8U&#10;iRFe4FtWYDuEEikUYrrKVVVra2by7OR5MVX2DYsQ4tWMcVKmCSHhFUt4OFR8bgtTZCdXdAolt1iW&#10;4lE5HmWqMmYhr1uU5/vVqlOsBI7DVVVd0sw1NdTZFj/8EDrFWjgAAACzCCnTAAAAAABwAKjt7DJ6&#10;+u2hvFuuqA2p8W/hTRIPhUKdbUZ3n9nTr3e2FZ59MX3SOspYvdcKAAAAAAAAAAAAs88tlX3LIYQw&#10;baZFWuYO5RIhJPD9wEbKNAAAAAAAAAAALBJKKqGkEoHreeWqPZjXWhtnfYrA851CUY5GBKFOqcok&#10;bvT0C9fVGtMirH/hP7//i/v+MHcLvPPRP23t2v2Dj3+6w5PN3gzjnEdCkq5TVWayTCgNfJ/4gQiE&#10;8PzA8QLHEb5PCOWaynWNMKYkY2pDitBp15EZi0mS53qEkMncadSaGxpPO7780jbKmJyIuYWiW666&#10;pTLlXArpVFW4LBHGCKUkEIHnBY4TWLZvOYQIrml6W7MUCXNNja1ZNVxXHAAAoI6QMg0AAAAAAAud&#10;UyyXt+7wKlWnUFSSiVnJlx7GVEVvbzF7+q2BIcpZZdvO2OqD671cAAAAAAAAAAAAmH2B4wrfI4Qw&#10;Wal3LPtFGaWMC88LPC/wfIZiLAAAAAAAAAAAsCjEDj3YyReVVNLO5aVoWIqEZnN0Iez+QUKInIi5&#10;+YLakDK6eoUQekerw+g//OvVf960cfwBQrJyaGPL0nhqWSK1NJ5K6mHTdWquY7hO0TKfG+h5pm9P&#10;0TLHGeGVrt0XXPO5b3/yM2896jivUvWrpluqDH9ECXUKJd92hOt6lBDKqCRJYZUpCmFUCulqY5qp&#10;s33TklFBBBEi8PzJdOe6ljz2iFC2UN2+i8mS0pD2a4ZXM3zLCio1QsTozpQxrmlqQ1KKhJkiM0WO&#10;rFgSWt7JJCSpAQBA/eG7EQAAAAAALGhCiNILLweOa2WyUkhTGlOzOz7XNbUpbWWybrFc3bEn1N4q&#10;RcP1XjQAAAAAAAAAAADMHTHzIeYOlbjwfEJIYNtMmtUnRwEAAAAAAAAAAOpESSVCS9qIEF7NsAYG&#10;Q0vamDJrScJOruiZpt7SZGcLajph9g4M50sbvvf+a7+84aUX9nchJeT4jmVvX7X2jGUrdUneX7d3&#10;HX5MIMSrheyTPbv+98WN/dXyPrvVTPPKr/+/L33wwx/9m4sIIYHrBrYrXFcEge84hNGAEikWY7JE&#10;KKGMSZGwkogxTa3nF+b11Iak2pB0SxWzp9/sH5TMMCGECBF4HgmEEIIySjmnnBNCKGdKOhlqb9Va&#10;G4fPAAAALARImQYAAAAAgAXN7Ol3i2VnKCcIUZub6BxMIcWivGLY2bwUDZe2bEufcHS9Fw0AAAAA&#10;AAAAAABvUEziwvcJIYHjErzdEQAAAAAAAADggBU4rlsseVXDq5mB5xEhqMS5qvBwSEnGeUindC6e&#10;hlu44msOcfIlva3J6OozewZCnW1UnoWcJrdYtvMFJREPPE8K626xHLiu3tlWdqz3XPOF53ds2+dV&#10;jNLL1hzzviOPbwpHJzMLo3RlqnFlqvHvDj/27u0v/mTTE73l4j57/uuPf3jQsUdfes65Tr7o1Qzf&#10;tITne5UaoZQIIcXCcijEQxrXNTKnfwCCgBBKKGXSlJOZ5XhUjkejh630DdMplPya4Zv2a3+GOWeK&#10;LEVCUjSiJOOUsTlcAgAAwLQgZRoAAAAAABYuIUR1xx7fst1qTW1Msdm4Q7o3SqnWlDb29Dj5IuXc&#10;LVXk+KRugwIAAAAAAAAAAADMLuELKg8XaUFhFgAAAACYTUKIK6+8MpvNjpxpa2u76aab6h1Xnd1w&#10;ww1PPPHE8PF73/veiy66aBYHvPDCC6+44orRnzqOc9lll400f/nLX+q6Prur2HtSAACYZ4HjGD0D&#10;Vl/GLZaFEIQQ4fsiCIggwxV6hxNlua5pLY2hzrY3zrNqVOKpY4/IPva03tFidPcb3X1aezNXZ1Bj&#10;WQgnX7RzBTkaUZJxO1fguuZWa1pT2qHk767+/154dfs+r1vd0Pyl0952aEPLNOaUGPubQ444f+Xh&#10;v31l87eeeND2vL37fOgTH1/xxz+efvrpI2eyj280e/qN7j61ISWFZuG7/4QC1x9+3pJPt4o1pVQK&#10;h6RwaB6iBQAAmEVImQYAAAAAgIXLHsp51ZqTLzLOlURs7iZiiizHom6xoqQS1Z1dyaPX7N3nl7/8&#10;5Y4dO4aPly9f/r73va/e2wMAAAAAAAAAAAALwuYd2x98ZsNI8+MXv0uWpvk8hvA9pimEEK4q9V4W&#10;AAAAACwqPT09mUxm9Jnu7u7BwcGmpqZ6h1ZPvu/7vj98PJzVNosDBkGwzw5zuop9TgoAAPMjcJzq&#10;9t21Pb3C933T8mqGb1iB44jX/eVMmSxxXZPCulcza7u61YZkdPXBSjJe7/DngxQNp44/Kr9hU6iz&#10;zewdMPf0qc1pORadRr1l4fvmwJBfM5RETG1q8Gqm2pCq7emRdF2Kx6770U37zJdmlP7TiWdetuYY&#10;PrPyyJyxvz30qCOa2z/3x990lQpjPnVd99xzz/3gBz/Y0NCwdOnS97///VIkxGSZECJcl5B5SZm2&#10;XabIhBCOnGcAAHiDmdH3eAAAAAAAgDll9gwI3/eqhpyIEjq3/36REnEhAq9SswYGxb5+QxmMMiu/&#10;KAUAAAAAAAAAAIB5QxkbfvJSBHNycy8Qwch/0x5ECCF8n0mcUDr8RCMAAAAAwGy599579z75pz/9&#10;qd5xAQAALAZCCKOrb/ChJ6qv7nHyxdrubqO7zy2UKKNyIqo1NeptzVprs97SpDQkuab6hmn2D9Z2&#10;7rEHc2b/UPbRp4vPvRS43swjWfiUVCJ10jopEgotaeORkJXJGj39vmlNYQgRuIVSdVd3YFhaS5Pa&#10;1KCmkzyku+UK8QOlKf3nTRtv+cNv975OZvwbb3nnu9ceN8N86REHpxp//s73v3n5qr0/Mk3zv//7&#10;vy3LGn6biRKPUYkzSfKMqax0ukQQBLbNNZUyJkUj8zAjAADAwoEq0wAAAAAAsFAJYWeyXqVGiJCi&#10;0bmejasy01S3XJUTMTub15ob671+AAAAAAAAAAAAmDVSJMRVlRAS2A6TF+rDEkEghKCcc02dRmkd&#10;AAAAAID98Tzv7rvv3vv8nXfeeckll1D88AkAADADgeeXnt9i9mV8w7QGs4Hjcl3TW5M8HKZs7DfZ&#10;4dtSQojAst1y1S2V3VJZSSWIEHaukDzmCCURq/eC5pySiDecenzx2Rcp516lag/lje4+SdelWFSK&#10;hCjfdz6zECJwXK9S9UqVwPelcFhtSnNFjh5ykPA8O5t3CiUeCZUd65//4xt7X65J8rfO+dsTOpbN&#10;7lrCivr1t7zz6ofuumfHljEf5fP59evXr1y5khCiNCQJITyke7WaEGKuf/rya6Yggod0OR5lEp/q&#10;5YHne6WyV615hilcL/B9yjmTZR7S5WhYTsToLOWcAwAAzIWF+ltAAAAAAAB4w3NLlcDzvJrJFGV+&#10;CqpI4ZCbK4ogcLIFpEwDAAAAAAAAAAAsJnI8yhSZUhrYFomE6h3OvgWeTwihksRVpd6xAAAAAMCi&#10;snnzZt/39z5frVZ37dq1YsWKege4eHzhC194g0wKAADDAsfJP/W8ky++lrKrKHpHmxTSxr+KUsp1&#10;jeuaaEja2bydK3hVQ2tryj+xMXnsEWpjut7LmnNSSE+ffExtZ1dl2y4pEnZLFadYtjKDJEO5qnJN&#10;oYpMKKOUkCAQfuA7TmDZgedRSnk4pKcSTFPleDS+drWciA0++JhXM4Tvy4nYVTf9+2AhP2Y6hfPv&#10;nXfpUS0dc7EWSshXTj+vv1p+bqBnzEdPPPHEhRdeSAjhIV0Kh6RoxC1X/JopzfH9Sa9SZZLEdU1r&#10;bZr8VYHjmr0DVv+gnS8SIQghJAgCPyBCUEYp44RRQgjlTEkl9LYWrbVp4b6bEgAA3sDwzQkAAAAA&#10;ABYop1gihPimJUXD8zOjpOsOKQSW7RRK9V49AAAAAAAAAAAAzCY5HiOUMkXxbbfeseyXb1qEEK4q&#10;PKTXOxYAAAAAWFR+85vfjByfdtppjzzyyEjzvvvu+8hHPlLvAAEAAA5IgeflNzxn50tWf8arGUoy&#10;oTQkp1RAmHKuNTfK0bDVP2R09entLfmnnk+dcJTakKr34uYcZSxy8DK9o7W6Y7fR1ScnYoHteDXD&#10;NyyvZgQl7689KaWyzEO6EtKkSJgyJkfDkYOXae0tlFKvUvVNy6vUmCQ9v2fn79b/ae+5Pn786XOU&#10;Lz1M4fxb5/ztFXf+vLtcGH3e9/077rjjM5/5DKVU72jxagaTJLdYmtOUaeF6btVQUwlKqd7WPJlL&#10;fMOq7Nht9vQJP/At268ZvmkFthO8/p07lHOuqjyk+YZlD+XZS6/oS9ojBy3lmjp3ywEAAJgqpEwD&#10;AAAAAMAC5VUN4fsi8Nl8FVRhmkwICRzXN8x6rx4AAAAAAAAAAABmkxSLEEKYpvi1hXv3z6saXFGo&#10;LKlNDfWOBQAAAAAWj0ql8vzzz4803/ve97qu+8QTTww377vvviuvvJJzXu8wAQAADjRCFDe+6BRK&#10;Vt+AZ1h6S9PwDahp4KFQaEm70dNv9vSHOtvyT29uPPU4KTJPhUbqi2tq/PBDoquWW/2DRm/GLZRE&#10;EBBCiBAiCIgQhDLK2UhntalBb29W00nyl9R0O1sghPimxUP6j3/9872nOLZtybsOP3auFxLX9G+9&#10;9W/fdftPg+H6zH/xxBNPPPPMM8cee2xoSXt1x24llbAGs55hSnP2zkQ7X6CUyMmY1tLI9QkKnosg&#10;qO7YXd2xW3i+W6o4xVLguIRQrqlSNMJkiXIuGCWBIL4fOK5v23a2YGfzXFXkRDxwPaOrN7pqRWTF&#10;EjKVlwUAAADMHaRMAwAAAADAAuWblnA9QgiX5fmZkTJOGAtc17cd4Qcjd1oBAAAAAAAAAADgQMd1&#10;jckyV1W3VAkclynzdNdxCkQQGKacjBNC1KbFX0cIAAAAAObN+vXrR47b2tpaWlrOO++8kZTpIAhe&#10;fPHFI488st5hAgAAHGCqr+6xBrNWJusbltbaKEWnmS89jMpSaElbravP6OkPL+soPPtiw5uOo+yN&#10;8gAbU5TQ0o7Q0g7h+26p4lVrnmEJzxOBYBJniszDITka4WF97yLebqUqPC/wvLxp/OGxR8Z8GlHU&#10;6844n81LNu+KZMPFhx39vy89O+b8V77ylXvuuYdraqizTXi+Uyg5Q3lpaftcxOCblluqqKkk5Tx8&#10;8NLxO3s1o7DxBbdUcctVeygnfJ/rutaSlCMhsv8/eyLwvYrhlipWZsjJFdSmdHnLdmtgKHnMWpSb&#10;BgCAhQAp0wAAAAAAsEAN3/EkhBA2f28fZIyRQBBChO8jZRoAAAAAAAAAAGDRoJSqTWnfsuhQzi2V&#10;1cZ0vSMay6tZgggpElISca7i4UIAAAAAmB1CiNtvv32kedFFFxFCDjvsMEqp+EsJxLvuumuGKdO2&#10;bT/55JOPPvrotm3barVaOp1evXr1qaeeum7dOrZXvk1/f/9jjz22cePGPXv2OI7T0NCwevXqU045&#10;Zd26ddMrdp3L5R5//PGnnnpq586djuM0NTUdd9xxxxxzzOGHH06nmx9lWdaGDRuefPLJV199NZvN&#10;qqra3t6+du3ak08++eCDD572sPsjhNi1a9f69es3bdrU19fHGOvo6DjqqKOOPvro4S/W7E7n+/72&#10;7duffvrpbdu27dq1yzAMTdPa2tqWLFly5JFHrlmzpqGhYXZnBABYfLyaUXllp1uuuuWKkk7KM8uX&#10;HkY5D7U317r6rP5Bynl1x+7oqhX1Xuh8o5wrqYSSSkz+Eq9qBI5LCPnvP//RH65QPcrfH31ScyQ2&#10;b/H/4zGn/H7bi4brjD55//33Dw0NNTY2RletMHsH1Ka02TvgZAtKQ3J2ZxdBYGWGmCwp6YTe0aIk&#10;4uN0trOFwtPP+7Zt9Q96hinputqYYpPIeaaMy/GoFIsElm0N5cy+jBQJiyDIPrIhdfxRcmL+dhsA&#10;AGCfkDINAAAAAAALlBCCEEEImfVf/o036V9+Kyz2unkKAAAAAAAAAAAAB7TQ0nazd0CKhL1yVWlI&#10;zeeNx8nwagZljGuq2rTg0rkBAAAA4MDV09OTzWZHmieddBIhRJblM88886GHHho++dRTTxmGEQqF&#10;JhzthhtuGClP/ZGPfOScc84RQjz44IM33XST7/sj3fr7+/v7+x9++OFkMnn99dd3dnYOn69UKt/8&#10;5jc3bdo0esy+vr6+vr6HHnooGo1ec801q1at2ufUjuNcdtllI81f/vKXuq5blvWDH/zg4YcfHt2z&#10;u7u7u7v7jjvuaGxsvOqqq9asWTOlHRNC/P73v//xj388klJOCPE8b9u2bdu2bfv1r3+9ZMmSq6++&#10;uqmpacItuvDCC6+44ooJZ+zt7f23f/u3rq6u0SeHp/vf//3fZDL5iU984thjj53k12X8SX3fv+++&#10;+372s58ZhjH6fLVaHZ7xgQceIIQceuihH/zgB1euXDmlrQMAeEMpv7QtcF17MCeFNHUq+b3jY4qi&#10;NaatzJBbrlS37w4taZ9J2V7Xdf/zP/+z3ls156rbdznFslUs/fTe3435SJPkd6ye0Xthpiqphf7+&#10;6JO+99SfR58MguCqq64a/jHMyRfN3gGvUvNNS4pFuabM1tSCEK9U8W1HScb5thciK5ezJx7ZX2e3&#10;XDW6eoXrOcUSEUSKhJmmTuN2qSAkMC2vUiOcKYkY++0doWUd60468U1vetN8bjsAAMBoSJkGAAAA&#10;AIAFinKJMEZey52eL0FAGSOEMAn/XAIAAAAAAAAAAFhUlFRCioTleNStVL1qbVaK/8yWwPW8UkWK&#10;RwmlWktjvcMBAAAAgMXj3nvvHTk+8sgjI5HXfgw+55xzRlKmCSFPP/306aefPuFovu+PpEYLIYQQ&#10;P/zhD++555799S8UCp/4xCd+8pOfpNPp3t7eq666yjTN/XWuVCqf+cxnbrjhhtWrV+9v9tHNUqn0&#10;yU9+slAo7G/AoaGhL3zhC+9+97svu+yySb4ySQjxne98Z0wO9hhdXV1XXnnl9773vY6OjvG3KJjo&#10;Xe1CiEceeeSb3/zmOH0KhcK//Mu/vPWtb/3IRz6yd8nuKU1aKBQ++9nPDg4OTrgPW7du/fSnP33x&#10;xRdffvnlk9k3AIA3GrdcsTJZJ18kIlCbGsisvphPikV4ueJkC3I0Unt1T2zNqmkPZdv2xz72sXrv&#10;Vj2dt3JNTNXmedJL16z70cZHndf/3PKLX/ziF7/4Rb33Y5584iMfRco0AADUEZv5EAAAAAAAAHOB&#10;KTLljBAiPG9+ZhRCCD+gEqecDU8NAAAAAAAAAAAAiwalNLy0nYd0JsteqVzvcF7HLRQJJWo6qTYk&#10;5Xi03uEAAAAAwCLhed7dd9890nzHO94xcnzIIYdwzkeav/71r6cx+M033zxOvvSwIAi+8pWvDA4O&#10;/vM///M4+dIjrrnmGtu2J+yWyWTGz5ce8ctf/vKWW26ZzIpc1/3+978/fr70yKK+8IUvuK471U0b&#10;46677ho/X3rEfffd9/Wvf30mb5y3bfuf/umfJpMvPeL222//wx/+MMM1AgAsSrWd3cIP3FJFikWZ&#10;MmtVgodRSpV0MvA8t1ytdfUGnj/zMd+wLluzbv4nDcnK8e3L6r30erIyQ4E7T898AgAA7A1l0wAA&#10;AAAAYIGSIyEmy4TQwJnpbxknSTgeIYLJshQKze67PwEAAAAAAAAAAGAh0Dtay1t3KImYNZTzaqYU&#10;1usdESGECNdzSxU5EaMSj64+uN7hAAAAAMDisXnz5pHiw4yxI444YuQjzvk555wzkvC8e/fuXC6X&#10;TqcnP/gvfvGLWq02fHz++edfcMEFzc3NjLFarfbkk09+73vfGyl33NPTc+WVV4403/72t59//vkt&#10;LS2MMdu2X3rppZtuuimbzQ5/aprmAw88cP75548/+zXXXDOcLy1J0gc+8IGTTz45kUgwxhzH6erq&#10;+tWvfvXMM8+MdL7zzjsPO+ywE088cfwx77jjjpFs7UMPPfS9733vQQcdpOu6EKJYLD722GM//elP&#10;R/azVCr98Y9/PO+882byBfrv//7vkeO/+Zu/Offcc5ubmznnrut2dXX9/Oc/37Rp00iHJ5544u67&#10;755wZ/bntttuG51h3tjYeMUVVxxxxBGRSIQxFgSBYRi7d+++/fbbR0/6ox/96MwzzwyFQjNZJgDA&#10;IiOCwOwf9KpVEQRyMjYXU0ghnWmqW6rI8aidGdLbW+q96APSimTDQanGukx95rJVj3a9Wu8NqBvh&#10;eqXNW5PHrK13IAAA8AaFsmkAAAAAALBASdEIIYRrim9Y8zOjb5mEEKYpUixS79UDAAAAAAAAAADA&#10;7GOKHFrSJidiTFHswSwJpl+ibRbZuQIhVEkl1KYGJRmvdzgAAAAAsHiMrh39lre8RZbl0Z+effbZ&#10;o5vr16+f0uDD+dLhcPjGG2/80Ic+1NbWxjmnlEYikbPPPvtrX/va6M7D+dK6rt94441XXnlle3v7&#10;cGdN04455pgf/OAHyWRypPNdd9014ezD2b9NTU233HLLBRdckE6nhwdUVXXlypVXX331VVddNbr/&#10;N7/5zQmLVw93oJT+f//f//f1r3997dq1oVCIUsoYS6VSF1xwwXe/+1066vXrd95556x8mVpaWn78&#10;4x9/8IMfbG9vlySJUqooysEHH3zdddd99KMfHd3z5ptvrlar05jC87zR0a5bt+6HP/zhqaeeGo/H&#10;h/eNcx6NRteuXXvdddd98pOfHOkphHj66adnZZkAAIuGkysIz/MqNa6ofLZLTI+QoxHfsgLXswdz&#10;9V7xgeqwxrqlmp+69OA3csEW37TMvgz+6AIAQL0gZRoAAAAAABYoJZ2glHJd9y2biGAeZvQNi0kS&#10;k2U1naj36gEAAAAAAAAAAGBORFcfzHVNb2kUrmdn8/UOh3im5ZarcjJGOY8esqLe4QAAAADA4lEu&#10;l1944YWR5tve9rYxHQ466CBVVUeav/nNb4SY8kuFvv3tby9dunTv86tXr16xYuzPt//6r/+6z86q&#10;qv793//9SLOvr89xnAmnZox94xvfiMf3/dahM8444wMf+MBI03Gc+++/fzIr+upXv3ryySfv86PO&#10;zs73vve9I82BgQHDMKa6Y2M0NjZ+97vfbWpq2uenb3vb2y677LLRZyaTT763/v7+kfrYhJDPfe5z&#10;Y/LnRzv77LPXrv1rWcgXX3xxhmsEAFhknFyRCOGblhQJzd0sw4P7pmnnCvVe8YHqsMbWek2d0kPL&#10;kw313oC68W0nsJ3Si69M42dLAACAmUPKNAAAAAAALFBMluV4TIqEhAi86kx/yzghEQRe1ZCiYUKI&#10;2piu9+oBAAAAAAAAAABgTjBZiq9dzTRVTsacYjmw7JmPOW2B51t9Ga7KSiqptTYpiVi9twcAAAAA&#10;Fo/RVaMjkcjeCcyMsXPPPXekWSgUuru7pzTFO97xjpaW/dZvPPHEE0c3jz322IMPPnh/nQ899NDR&#10;zeEi0uP7wAc+MLo29d4uvPDCdPqvv/2/7bbbJszbOfXUU9esWTNOhzHZ1IODg1Pasb194Qtf0DRt&#10;nA7vete7wuHwSHN6me07d+4cOT7++ONDoQly/M4666xZXCMAwCLjlquB7QghmDZXJaYJIVSSKOeB&#10;5fimFbhuvRd9QFpTv5RpQkhTOFrvDagfSu1s3qsZVj9+igAAgDqQ6h0AAAAAAADAfmntzU6xxGTZ&#10;KZalaGRO53LLVSECKRpRUgke0uu9dAAAAAAAAAAAAJgrWkuj3tokAuFVa+bAoN7ZyngdHp8QgbD6&#10;MkQIra1ZCuuJIw6d+ZgAAAAAAMOEELfffvtI8x3veAeldO9uZ5111p133jnSfOCBB0ZXe57Qeeed&#10;N86n7e3to5tvf/vbx+kcibzukYBqtdrc3Dz+7G9961vH78AYu/zyy7/97W8PNyuVSi6Xa2gYr+Tj&#10;pZdeOv6Yo3OwCSGlUmny27W3NWvWjJNGPoxzftlll/30pz8dblqWNTg4OOHmjDE0NDRyvL8a2qMl&#10;EomRY8/zJjnL97///eeff36fH+3evXvVqlWGYfT09MxkxwAAJunmm2++7bbb5mhwt1j2bSdwHK5p&#10;hNGZD7g/gWUTSpmqKDdEqTSdm1e+789deAvfskSqjrM3hub2cceF7P4XN738zS6uqUxR5PgbOHWc&#10;kD/84Q8TvqoGAABmHVKmAQAAAABg4dLbWyovv6ok49Zg1jctrmszH3OfhBBuoSTpOtfU0JK2eq8b&#10;AAAAAAAAAAAA5lZ87Wo7m9dam82efqtnQO9spYzPcwxONudblt7ewjU1dewRTJHrvSsAAAAAsHh0&#10;d3fncrmR5hlnnLHPbkuWLIlEItVqdbh59913v//97+d8Uj8bq6o6fuLumPyQ5cuXj9N5TEa3bdvj&#10;z75u3brxizOPdBvdfOWVV8ZJmeacd3Z2Trjq0c1yuTyZvdqf8XPOR5x++ukjKdOEkG3btk01Zfri&#10;iy+++OKLJ99/dIr15O3YsWPjxo37+zQajU6jPjYAwPTs3LnzT3/6U72jgDpjjNVx9sbwGzdleiCf&#10;G8jnZj7OIvAGf20BAEC91PMnAAAAAAAAgPFxVQl1tsnxKJMkayg3d786cwvlwHWVdILrmt7ess8+&#10;qVSq9S9SqXq+gRIAAAAAAAAAAABmiKlK8pi1UkjX21sCxzO7MyQIpj2arqrNydTIf3Si8kJCCDtb&#10;cIplNZ2UwqH44YfIiVi9twQAAAAAFpV777135Lijo6OpqWmf3SilF1xwwUjTcZyXX355klMcfPDB&#10;dNyffcekXkejU6gxOGFu7YknnjiZceLx+Oh5xy9xfNBBB02YW0UpHb3qyVdg3qfDDjtsMt0SicTo&#10;/PO+vr6ZTDoh13XvuOOOOZ0CAABg0Yurer1DAAAAeINClWkAAAAAAFjQIiuXGT19alPa7Mu4haKS&#10;TMz6FIHjOLmCHI3wkB5dtYLu5zegk3y7MwAAAAAAAAAAABwQ1MZ08pi1hWc2a23NVt+A2ZvR2lso&#10;myjdeV9Wdi5Z2blkkp1FIOzBrFuuKIm4kk6Gl7aHlrTXezMAAAAAYFHxPO+ee+4ZaY5fXvi00077&#10;1a9+NdL8/e9/v2bNmsnM0tHRMX6HMQnVkyxePUlLly6dZM+VK1c+++yzw8d79uwZp+eSJZP6qZ4x&#10;NlsFA2OxSb07iVJ6+OGHP/XUU8PN7u7uWZl9hBCiVqsVCoWhoaHdu3ffddddo0uUAwAAwDQULaPe&#10;IQAAALxBIWUaAAAAAAAWNK6psUMOKr20TY5GnGyBaxrXtVkcXwTC6h+kjKlNaSUZD3W21nvFAAAA&#10;AAAAAAAAME+0lsbE0WuKm14irc1WX8bo6tVbm5iqzN2MIvDN3kxg2mpjWknG9bbm2JpD6r0NAAAA&#10;ALDYbN68eXRO7/gFmdva2pLJZKFQGG4+9thjlmVp2sS/l0+lUlOKavyS1FM1+dmXLVs2kjI9MDAw&#10;Ts90Oj2LEU5IURRZlifZua2tbeR4hlWmhRD5fH7btm27d+/evXv3zp07M5nMrKxozZo1+ysPvm3b&#10;tm3bthkGkscAYJ4ceuihb3/72+docCdX8C3btx1J18h+inPMCt+0KKVMU5VUgsnTyf3xPO/ee++d&#10;uwgXOD8I6jj7kFGt9wbUzZLmllWdSz3D5KrCFEVtnNoPjbNL+L5v2r5lCX/4z4MggXjtJxZKKSWE&#10;vvZ/MZMlpqlcU+ns/X89u+8MAgCASULKNAAAAAAALHSh5Z1WJkuCoGY7Zl8m1NnKlNl5ZlEIYfZn&#10;fNsNdbQwVUkcvYbM6u9oAQAAAAAAAAAAYIHT21uE7xef36p3tlr9g0ZXr9KQVBLxubhV6JuWlckK&#10;19XamqRIOHLwstjqg3BPEgAAAABm3a9//evRzfe85z3j9x9TM3njxo2nnHLKhLNIUj0fQo5EItPo&#10;aZrmOD2VWXoUYZLi8fjkOycSiZFjy7KmN6MQ4tFHH7311lsHBwfnYkX/8A//sL+Prrvuurvvvnsu&#10;JgUA2KcrrrjiiiuumKPB808/b+zpre3p0dtapEhojmYRQtR2dsnRiNqUbnnr6UyZ7Fs2RqtWq9Fo&#10;dI4iXPh2FXNrm9pmPs70vJFTps85/qRrP/iR2qt75HhUbUy3nnsGrcfPjW65Wtm20x4YEkHg1Uyv&#10;VvMNK3DdMd0opUxVuK5LkRDXNcp5aGl75OBlfC5frAkAAHMKKdMAAAAAALDQUUoTR6/JPvq03t5i&#10;dveZ3QNaRzNX1RkOKwJh9WV8w9BamnhITxxxqBSeq1vYAAAAAAAAAAAAsGCFlrQzWS5u3spUxc5k&#10;7aG8XzO1lsZZfJIvcD07l/fKVSZJemebpGuxtYeEl3bUe+kAAAAAsAiVy+UXXnhh9JkxGdET+s1v&#10;fjOZlOnZrRo9VZNP2J58z3leEZtKAcPRnad04YhcLnfNNdd0dXWN301RlEsuuaRWq915553zuRsA&#10;AAcQORZlikwp9U1z7lKmA8cTvs81leva9PKlYctgfx1TpgerlXpvQD1RSpksBa5HCPFNW4rOa/Ja&#10;4PmVV141dnUHnucWyk6pLHyfciaFQnI8ShWZcU4IEYEQvidczzNtt1h2CkWmyEoyITzP7OmPrj4o&#10;tKS9vj/xAgDA9CBlGgAAAAAADgBcU1MnHJV77Bm9o9XsHTC6+7XmRjkanvaAgeNafYOB4+gtTVIs&#10;El+zSm9vqfcqAQAAAAAAAAAAoD601qbGRKyw6SXKGA+H7MFsdWe3FI0oqfhMy4mIwC6U3VyREKKm&#10;U0oqzmQ5cczhWlNDvRcNAAAAAIvT+vXrZzjCtm3bisXi6LLGC9Dk01ds2x45XlCVNg3DmHzn0fWx&#10;Q6Epp+cVCoWPfOQj+yxPrWnaIYccctBBBx100EErVqxoa2ujlN5333313h4AgIVLSScJpVzXfMOc&#10;+Wj74xs1QggP6Wo6We8VH6heGuqv19RZo7q7mKv3BtQZZZwEASFETPH1PTPkVqqFjS94lZpTKDm5&#10;ggiEHAlJiTgPafv78VEhRATCr9WcYtnKDDn5otaULm1+2R7MJY48DO8sAAA44CBlGgAAAAAADgxy&#10;NJI+6Zj8hufokjarf9Dqz/iVsNKYZvLU/l0jhPCKZStXoJTqHS08pMcOWxlesaTe6wMAAAAAAAAA&#10;AIB64rqWPmldbWdXeesOKaQ5hbJbKhuVCg+HlGRC0lUylYoighDfsLxKxasawvflaERtTFFJCnW2&#10;RlcfzDW13ssFAAAAgMVJCHH77bfPfJzHHnvs/PPPr/dqxjP50tmZTGbkOJlcQFlnlcoUik8ODg6O&#10;HHd0dExpIiHEddddNzpfmlJ63nnnnXbaacuXL9c0rd47AQBwgFGScSZLUjRiZYZ82+bq7N/nEUJ4&#10;5RrXNSpxtRnv3ZumOqZMP7Jnh6j38uuPEiIIIUSI+dsMJ1fIPfV8YFlm/6BvWlIkpDakJ5PzTBmV&#10;ohEpGvEM0xnKGb0DcjxGhMjWjPQJR3MdPy8BABxIkDINAAAAAAAHDDkeTZ9yTOGZzZRzJ190ckWv&#10;1iMlomoyTqVJ/OtGBE6p5haKgevKkbDa1MA1JX7kYXpbc71XBgAAAAAAAAAAAPVHKY0ctFRtSFVe&#10;fpVKkpJOuMWKWyyZPX2UcR5SJV3nusb2k/AsAhG4nvAcr2Z6lZrwfcqYFAnLiRjXVCWViK1ZqSTi&#10;9V4lAAAAACxm3d3dudxfSxpef/31RxxxxGQu9H3/4osvHslDvuOOO84777zJV3Kef7VaTdf1yfTs&#10;6ekZOW5ra6t34K9j27Y6uUS77u7ukePOzs4pzbJt27adO3eO3oQbbrghFouNc8l8pjYBABxwKGd6&#10;W7NvO3Qo5+bLvLVx1qfwDcu3ba2lkUqShpTp6dpTzL+SzRzSUIeHA/+0e3u9V19/gR8wiRNCKOfz&#10;M6OdLeSf2uQbltHTT4TQ25qlSHiqg0ghXVra4eTyTq5kOI7e1px7fGP65GOQNQ0AcABByjQAAAAA&#10;ABxIpHCo4U3HlbfsoJTKsYidK3rFslcoc13jEZ3rGlNUyv76W1tBiHBc37I9w/CqBgkCrmuh5gYe&#10;0pVEPHH0YdO4KQYAAAAAAAAAAACLmByPpk44yqtUq6/uMaWMkox5VcMzTN+0rGqOEEIYY5xTRglj&#10;hDLGWeAHgesI1x+unEIpkyIhKRaRQjqhVIqGIwcv09tbFnLCCQAAAAAsDvfee+/IMed8zZo1k7yQ&#10;c37WWWfdf//9w82hoaG+vr729vZ6L2i/BgcHGxomTiELgmDbtm0jzaVLl9Y78NfJ5XKTyeL2fX/0&#10;KqaaMv3QQw+Nbn7ta18bP1+aEDK6JDUAAOwttLyztqdXTsTcfClIx5mizOboQji5ApMkORoJL22f&#10;t3TTRel/Xtp49ennzfOkVcd+qnd3vZe+APg+1RRCCFdn9X+Q/XBLlcLTz3s10+zpJ5yH2lsmU1x6&#10;f5R0iqma1T9odPeHOttyG55rfNOxk6rrAwAACwD+vgYAAAAAgAMM5Ty+9pBQZ2vppW1UkkQ66Vaq&#10;XrlqD+WHOzAuEUYppSIIhO8Pv/yYcUmJRaRohOsaU5XoIStCS9rxhCIAAAAAAAAAAADskxSNJI5a&#10;Ez3koNqubrM/IxkWIUT4vm9avmkL3ydBIAIhRODbHuVM0nUWl5ksM0VmikwolUK63t6itTVL0TBu&#10;RQIAAADAPPA875577hlpnnPOOXwqSVajU6YJIQ899ND73ve+eq9pv7Zu3XrYYYdN2G1gYCAIgpHm&#10;QQcdVO/AX+fll1+eTMp0f3//6OaqVaumNMuLL744cnzCCSckEokJL9m1a1e99wYAYEGToxGttUkE&#10;gVuqWJms3tk2i7d+nHLFtyy9tZnJUuSgGb3sQ1XV//qv/5p5SEIIr1y1BgZ90xJBEFiObzuB65JR&#10;32RfQymTZaYqXFMpZ0xVteYGJRknc39zzPO8T3/606VSafTJe3ds+eQJZyY0fa5nH+1XLz7j7bUz&#10;f/++95121lnzGcZoIghKm7e6lZpvmGpzw1x/MVZ2LBFBEHieLCtMkugMUpcnKfC8wsYXfNMyewco&#10;53pnK5txerMUCWntzVbPgNk3QBktbn45cfQa3OYFADggIGUaAAAAAAAOSHIi1nDKsXauUNvVzTJZ&#10;JRkXfuBbVmC7wnNFIIgQlDHCOVNkrqnDrwxUEjF9SVuos40yVu8VAAAAAAAAAAAAwELHdS122MrY&#10;YSt907JzBSdfdHJFr1rbZ2fKmRQK8bAuRcJaS6OciOEROgAAAACYT5s3b/Z9f6T5lre8ZUqXr1q1&#10;inM+MsJdd931nve8hy3U363fd999F1100YTdHnjggZFjSulk8pPn09133/3mN795SqtoamqasEb0&#10;GL29vSPHq1evnrC/EGLDhg313hsAgIUudthKO5PVmhrM/oybKyjp5KwMGziOM5iXwiEpGo6sXM5m&#10;Vp5XluX3v//9MwzJN63S5q3WYC5oW+Hki16lJohgiiKFNKYqTJIJo4QQIoLA9X3HCQzTtx1KKA/r&#10;SirBdU1JxhNHHipFI7Oz9fvX29t7zTXXjD7j+P4dW5/7+6NPmuupR2SN6s+eG/ttlDP2uYveveqC&#10;c+r41OLgw49bA0NmXya8tGOGf64mw6uZhBCuq1IsMg/3SCtbtnvVmtmfIYLo7S0zz5ceJoV0ra3Z&#10;7Buws3lCqdqUDnW0zvVaAABg5pAyDQAAAAAABzA1nVTTycD17MGskys6xZJfMwLvr78DppTykC7H&#10;Iko6qTampEi43iEDAAAAAAAAAADAgYfrWqijdfiRuMDzhOcLz/vLgU85lyIhrqnzUDAHAAAAAGB/&#10;fv3rX48ch0KhqVZU5pyfeeaZI9m5lmVt3779kEMOqfey9m1gYGD79u0rV64cp49pmnfcccdI84wz&#10;zphS2e15sG3btq6uriVLlozTx7bt3/3udyPNd7zjHVOdRZZl27aHjw3DmLD/hg0bJtMNAOANTgrp&#10;sUMPLr20TTZidq5AJUmOR2c4pvA8s7ufcqa1NCmJeHjFkhkOOHNWZqi46SXfduyhvFeqEEblVFyO&#10;RZiyj5xbToj8l4W4papTLBndfXI0Ijx/6JGn4msPCS1pn8pu+L7jCM8nlDKJM02dMPP2yiuvvP76&#10;613XHX3ylk1PnHPQoR2xxPzs2M3PPGp67piTp685Msoks6d/Sjswu9R00i1VKKFezVDmPmXarxmU&#10;Uq6p6iy9TWAcTqFU29PrFEq+ZettzWxWi1pLkZCSTDiFohQJV7bs0JobmYxEPACAhQ5/UwMAAAAA&#10;wAGPyZLe3qK3txBChBDC9UQQiCBgkkQljoLSAAAAAAAAAAAAMIuYJBFJIkStdyAAAAAAAH9VLpdf&#10;eOGFkeYFF1wwjYJ+Z5111uiCxvfcc8+CTZkmhHzrW9+66aab9pcFLYT4zne+EwTB6D2pd8j7cMMN&#10;N/zHf/zHOLnc//Vf/+V53vAxY+zss8+e6hSrVq0a+bPxyCOPvPe97x3nz0Ymk7nhhhvqvSsAAAeG&#10;0PJOJ18kQgjPszJZQYQSj017tMB1jZ5+Qkioo5VravKYw+v+2Fttd3f5xW2eaVl9GeH7ciquphJk&#10;ElFRSVLSCTkVd4tlJ1fwaqbW0lh8fqtvWJFDVozzbcirGlZmyMkV3FLFt+zXjcmYFA4pqbiSTqrN&#10;jUzax7fOlpaWyy677Be/+MXok6bnXv3w73/8N+9hc/+uw225wd++snnsblD6qXPe7lt29dU9oc62&#10;er1yUWlM0z29XNfcclVOxue08rMgxKvWpEh4uDLzXC+t8vIO4XlOriDFInNRU0dpSHrVmj2Y5bpW&#10;29UVXbVirlcEAAAzhMwBAAAAAABYVCilTJG5pkohnSly3W8cAwAAAAAAAAAAAAAAAAAAzLX169eP&#10;bp5xxhnTGGT16tVs1C/ZH3roIcdx6r2y/err6/vXf/3XMZUkhwVBcOONNz7xxBMjZ1atWnXwwQfX&#10;O+R96Orq+rd/+7d9roIQ8pvf/OYPf/jDSPOyyy7TNG2qUxx33HEjx5lM5re//e0+uwkhnnzyyY98&#10;5CMjGdrDxjQBAGAEpTRx9BolldDbmuVIyM5krUyWiGAaQ7mVmrGnlwQi1NHKdS11/JE8pNd3ddWd&#10;XaUXXnHLVbO7jzCmL2lXG1KTyZcevT9KMh5e2sEU2ewbcAulyvZdla079tFVCLN3YGj9U4MPP17e&#10;st3o6rMyQ/ZQzuofNPsyVl/GGhiyh3Jmf6a6s6vw7IuDf3yk+PwWt1Lbe6RPfepTe5/cnOm99fkN&#10;c71jOaP26ft+HQgx5vxlZ51zaMcyJ1/0qoadL851GPujNTUwWZJikcBxfNOa07m8ai3wPCkW4SFN&#10;TsbndC6nWLKzBSdfIoSoDam5mIJSqjSkfNvxqrXarh7h+3O6IgAAmDkkDwAAAAAAAAAAAAAAAAAA&#10;AAAAAAAAAByohBC33377SDOdTre1tU1jHM75mWeeOfrM888/X+/FjeeZZ5754Ac/+Oijj1YqFSEE&#10;IcSyrOeff/6jH/3o6HLZhJDPf/7z9Q52LM75cHHpp5566oMf/OD69etHVuE4zvbt27/whS/ccsst&#10;I/2TyeTFF188jYnGfE1/+tOffuMb3+jv7x8uwe37fjabfeCBBz70oQ999atfHU6QXrp06Uj/bdu2&#10;VSoVQsjokt0AADCMcp464WilIaW1NavppFeqVHf3erWa2Ctvdn8C1zP7MlZ/hqlKeGm7FAmlTzha&#10;SSXquy6rf7D80ja3XLX6B7muhZa0cVWZ5hbJkt7ZKkUj1lDOKZSqr+6p7uwa3cEezA0+/ETh2Rft&#10;TNYezNVe3VPb02Nlsk6p4ttO4HqB6/qm5eSKZl+m+uoeo6vXzhaM3T3ZPz9Z2PSSb7+uGPWxxx77&#10;/ve/f+8wfvjM+qd6d8/hjnnuP9/36/5qecx5XVU/+54rpFjYrxnCD6zegbmLYYIvBGehzjY5FmGS&#10;5ORLk/8jOmVCuLkCUxQpHAov7ZjTctaEEKOrTwSBWyrL8SiTpDmaRY6EmKI4hVLgONbA0JyuCAAA&#10;Zm6uvh8AAAAAAAAAAAAAAAAAAAAAAAAAAADAXOvu7s7lciPNd7zjHdPOTjn77LMffPDBkeadd945&#10;ukbxwvHe9773F7/4BSGkUCjccMMN43f+4he/2NjYWO+Qx4rFYp/61Keuvfba4VV84xvfGKczY+yr&#10;X/2qLMvTmCgej7/73e/+5S9/OXJm/fr1Y8qSj3b22Wd/4AMfeM973jPc9H1/+Pjss8/+5Cc/We9t&#10;AwBYcJgspU88uvTCy4QQHtLtwazZm+GKKidiUixEGd/nVYIQv2a65YpfqRFG1Ya0koxJ0Ujq2LVS&#10;NFLfFXk1o/jcFt8wrYEhHtK1tmbKZpT1SinVWxpNQu2hHJN4ect2JRlXkvHA80ovvGz2DAS2Y2fz&#10;Xs2gjPFISAmFuK5RiY/+eUYIIRzXMwy3XLMGs3Y2ryTjIgjszFD8iEP1tuaRnv/xH//x8MMPd3W9&#10;LjHbD4JP3XP719/yjtOWHjzrOxYIcfXDv98y1L/3Rx9+5yUt6Qbftp1CyasZ1mAuJsRcZxHvT/ig&#10;pbXdPUoqYQ1mfcOQwuG5mMUtV33b0duaqSSFlnbM6YpEEFj9g16lJoSQYtE5nIlSOR61h3KB65q9&#10;A3p7y5yuCwAAZghVpgEAAAAAAAAAAAAAAAAAAAAAAAAAAA5U99577+jmm970pmkPtXr1asb++nTx&#10;Cy+8MFxheKE57bTTrr/++sn0/OxnP3viiSfWO959W7du3cc//vEJu0mS9O///u/t7e3TnujSSy89&#10;+uijJ9PzH//xHz/xiU9Eo9Fly5bVe3sAAA4YlLHEkYclj1krJ2KhpR16axOhxBocqu7oMvb02YNZ&#10;t1BySxW3XHWKZTubN3sHajt2m739vmHKqXh4eaeSToRXLGk49fi650sLIYrPbfFt2+wf5KocmnG+&#10;9F/2iGotDVJItzLZwHaKm17yqrXsI0+Z3f12Nm/s6fUtW21MhVcs0Vua5FiEydKYvGJKKVMVJZkI&#10;L20PLe2QQrqdK9R2d7vlamHjC+WXtpG/lE2Ox+M/+9nP9k5LdgP/s3/8zf2vbp3dHStZ5j/de/tD&#10;u7bt/dGqzqUf/dvLCCFMURjnvmkN/ze7AUwe19Twik45EeOqamdygefP+hTC9eyhnBTSpUg4umo5&#10;k+e2zKdbqgSO61UNpihsuoXQJ0mORQghftWwcwURBHM6FwAAzBBSpgEAAAAAAAAAAAAAAAAAAAAA&#10;AAAAAA5Inufdc889I83Ozs50Oj3t0TjnZ5xxxugzTzzxRL2XuG9HHHHEt771rVgstr8Ohx566I9/&#10;/ONTTz213pGO55xzzvnyl7+sKPtN8lm3bt0tt9yyYsWKmczCGLvmmmtGCkfvb6Kf/OQnF1xwwXCO&#10;2Sc+8Yl67w0AwAFGb2tufvPJkZXLlVQitLQ9vLRDbUhSTr2KYQ3lrMyQNTBoD2bdQll4vhyL6u0t&#10;kRVL1IaU3t7SeOrx8cMPYRKfeRgzZPYOOPmiPZgjgdBam8is5EsTQgihlGqtTYRSKzPkFIp9v3vA&#10;LVeM7n4nX5QT0fCyTiWZoGxSKU5cVbS25lBnG6FseITqzq7CppdGsqZPP/30T3/603tf6AfBlx78&#10;3Y+ffdwNZidbeMtQ/3vu+K/Hu3fu/VE6Hr/16utDmja8dqargWURQrxKdZ9DCSF82/EqtcB2xF8W&#10;MuuiK1dwXdNaG4UfWANDszyRCIy+DKFUa2mUo5Hw8s45WsUIJ1ckhPimKYX0ua7dTTnniuKZlvB8&#10;t7wQ3ygEAAAj6Nx9KwUAgEXvS1/60le/+tXh41Qqlcvl6h0RAADAHNq2bVupVBo+jsVihxxySL0j&#10;AgAAAAAAWLieeeaZ4447bqT55z//+bTTTqt3UAAAAHNlcHBwz549I81169ZxXv8nXAEAAAAAFhPH&#10;cS6++OKR5o9+9KOWlhZCiO/7zz///KOPPrply5b+/n5VVQ866KAjjjjitNNOm0lZ5nnmuu6GDRvW&#10;r1+/bdu2fD4fDoeXL1++bt26U045ZXiZs6VUKj3yyCMbN258+eWXTdNsaGhYsWLFsccee/zxxyeT&#10;yTGdd+7ceeutt27evFmW5ZUrV1566aVHHnnk9Oa97rrrrr322uHjSCSyMEuXAwDMlsDzrP5Bs3fA&#10;yRWHq9GKQJAgEEJQzkaygqVwSG9r1jtapEi43iH/hRCDDz1u5wpGd5+aTinpxKzP4JarZu8AJYRy&#10;RiRJBIHe2iiFp7sDIjAHcl6loiTialM6vLQ9tnb1cOqsbdtnnnnm/t78sjyR/uJpbzu6pWPaC3F8&#10;7/Ytm27c8Od9Zl8rsvxvH/nk6qXLCSERPXRwR6edzbuFcmTlstihKyMHLx3ebadQMvsybrkaWLZv&#10;WcJ/rXYxZYxpqqRrUjSstTWrqQSZvXxgO1fIPfGsV6qYA4P/P3v3HWdFdf9//Jxpt26vVBVFJRQr&#10;VmKN5muiSew1xUQlscQSNYkxdkXFKKCJil1j+VnAEuzdUAQrUkR6W7aXe/fWKef3x5rNBikLe3dn&#10;F17PRx7f78zszJz3GRXlMJ/5GHl5ocrSnNxcKZWuqnETqdCACiMvWvr9/draMner5i8XJJaual2+&#10;KlhRZhbkdfdw6Zo6N5mO7DSoaK/hoYH9uns4AMBWM/wOAAAAAAB9w+zZs5csWdK2PWTIEEqmAQAA&#10;AAAAALRZvXr1tGnT2nf32GMPSqYBAACAnqHr+t5777333nv7HaRLTNMcM2bMmDFjunuggoKC4447&#10;7rjjjuvMyUOGDLn++uv9fjYA0PdohhEe1D88qL9yXbs57rQm3FTacxzleZphaJZlRMNmYb4eDPid&#10;dH2pqhonmco2NmuGYRYVdMcQRjTkpdKebQsh9XAwb9chWsDa+ttJLVhZmjX1bGNzW0NsPRqJDhks&#10;hAgEAq+//vqxxx770Ucfffe65c0N57785E92G/WrPfcfXFC8RWNmHGfK1188/sXHdcnWjZ3zi2OO&#10;W1tXu7auVggxsKxil4GDNENXylOe59nZtrrx1NpqN5UWnuemM57jKtv2HFe5rtQ1zTCloWumoQUD&#10;iRVr9FAw1L8iNKAyJ1XBgZKigu8NbZn/TcBxM/UNaaECFWWyi+3EPZWqqnGTyWBFmR4JF+wxrAfq&#10;pYUQTiLp2bYQQrPMHhhOGoayHaGUk0j1wHAAgK1GyTQAAAAAAAAAAAAAAAAAAAAAAACQM1LXrZLC&#10;7ujV3E2Sa9Z5tu0kkoGy4q7W0G5Etr5JmIbTEtctUwsFulQvLYQQQkpplRQJV2Ubm/WAFV+4JFBS&#10;1FZanJ+f//rrrx9//PFvvvnmBq99edHclxfNHVne/9hdRxy187D8QHATAzmet6Bu3aw1y59f8EVj&#10;KrGJM28874Li/IKla1f/b1BNCOHZduzrZa1LVgqlnETSjrW6iaRS6tszDF3qmpf2HKdVCdU2OyMS&#10;NvKibjLVunRlsF95wfBd9dCmcnZGZMhgN51pFSulJjO1DZ5tByvLt7rq2M1k0+tqvawd6ldu5EXz&#10;vzc03FMdmJXtKNcVQsge+X6lZhhKKOV5bXXaAIBei5JpAAAAAAAAAAAAAAAAAAAAAAAAYDvl2Xa2&#10;rtGJtUohzbwcdDP+LjeVzjbHlOsJpYRpCE952axm5aJquqLEy2bTNfV6KNg8d2HZmNFCSiFEOBx+&#10;+eWXTzvttBdffHFjl39VW/VVbdUdM94ZWlK2Q0HxDoUlOxQWFwfDScdOZjMJO9ucTn1RvebzdatT&#10;zmYKZQui0Xsu+/MR++734ofvfTeml84mV661CvKErtvNsbau42ZhgR4N66Yhjf8p7/Ic18tm3UTS&#10;iSfs1oTUNLMgT3gqW9eYt/vO4R0HStmlmva8YbtIXY9/s0yaRrq6LrlyrVlcYBUXbtltPZVtbM42&#10;NUtdDw/qp4eC+cN3bevy3TOU5/2n3rxbKvzXJ9sGVW112gCAXouSaQAAAAAAAAAAAAAAAAAAAAAA&#10;AGA7lW1oVko5iZQeDkoj9z17lVKZ+kbhel4qrQUs4SkhhJtMd71kWgghhQj0K0+sWJ2pbZCGkVpb&#10;ExpY2fajQCDw7LPP/vGPf5wwYcJ/+jlvgO25C+qqF9RVb3WGUbsMnfynaweVV2xg7q6brq5xEglD&#10;ynRtgx4IGPlRoyDPCAY2VuurGbpmhIxwKFBa7KYzdiyebYo58USgvLRl3qLU2uqifUfpwcDWPzEp&#10;83YbooeDLV8t0gOBTF1DtqHJaYmbRQVmfnSzTZuV49gt8WxTTHieWZBnlRbpwUDhnsODlWVd+Mu4&#10;5bPQtG+f38b/yuaSahtU9kxTawDAVtP8DgAAAAAAAAAAAAAAAAAAAAAAAADAH9nGZuEpN53RQsHu&#10;uL+bSruptJNKCSmMSEQoT7mem0rn6v6aoQdKiuzWhJvOxJcs71hDa5rmnXfeOWvWrD333LObnt6Z&#10;P/zRi7dO2HC9tOelVq9zkykv69jxVqHroUH9gpVlRijYqd7IUuqhYLCiLDy4v9S1VFV1uqom09DU&#10;MONTN53pYuzwoP5l398vUF4S7FceHtRfC1iZuobWpatSq9dl65uc1oSXzXqOKzylHNfNZp3WZLa+&#10;Kbm6qnXZqmxDsx4OhncYEKgoDVaWlx1yQA/XSwshpGm0VS8rz+uB4TzHkUJKTdNM2pcCQK/GL9MA&#10;AAAAAAAAAAAAAAAAAAAAAADAdspJJD3bFkLpga3vXbwJdnNMecrL2HoooFmGmxLKdb2sncMhzIL8&#10;bGOz3disBwOZhuZAaVHHn+63335z5syZNGnSX/9ydTKdytWgB4/a87LTf3HA8JEb/rGn7MYWN5Ox&#10;40mhPCMSigzur29VUboeDIR3GJhtasnWN3mr14lB/RpmfFpy0D5d6TUthDDyIqUH7ZNcs6518Qo9&#10;FPRs24m1OolUtrFZiQ20bpZS6sFgoKzEzItKQzfzotHdhgQry2Rnyr9zzQiHNdMUQngZu4vPoTOU&#10;bUtTF1LqkXDPTxYA0HmUTAMAAAAAAAAAAAAAAAAAAAAAAADbKTeZ9mxbCCFNM+c3V67nJpJeJiOE&#10;0oIBKbW2g57t5HAUqUmzIM9ualGel1qzbr2SaSGEYRiXXXbZ0buPvOsff5/y3tvNyURXhjts730v&#10;OfWs0cOGb/QMT9mxuJenZWOtynGMvIgeCmpdq+y1igq0gJVeW5Nqr5o+cO+tq8Hu8OBkeFD/8MB+&#10;6eq65OqqdG2DVaKUp5Rte1lbea7wlNA0qWuaaWqWKaSUuhYoLw0P6h8sL+lUr+zuYeRF2hpNe5m0&#10;ENHuHs5NZzUrIIQwoxG/pgwA6AxKpgEAAAAAAAAAAAAAAAAAAAAAAIDtlOc4yvOEEJqh5fzmbjKl&#10;lPKytjQNqWlCCSGkUEooL7cDmfnRbGOzE0+ka+uVUhtsfbzT8GE3jr3wD0f86MPFX7/0xey358xy&#10;XLfzQwyuqPz+nnufcdQxe+66+6bPdFoTynHdVEZlsppl6qGgZpqa0dUyLiMcCg6oaK+abvp8XsmB&#10;++SgybOUwX7lwX7lnu1kG5uzjc1Oa8JNpjzbEZ4ndV2ahh4OmdGIWVwYKC6Uht7VEbssUFIkhNBD&#10;QSeRsjbylztXPMfxslmzIE8aulmQ5/fUAQCbQsk0AAAAAAAAAAAAAAAAAAAAAAAAsL1SSqhv/3/O&#10;C0+dVEp4SjmuFg4IIf47gMrxQNI0NcNwU2kvk3UTSWND3YADZSVCiFBhwRG7DDvuh//XlIi/99kn&#10;i1YuX7Jm9dK1q1esq1qvgjpgWWWFRaOHDR+zx14HjdxzcEVlZ5J4Gduzbc+2leVplqU8VzNNIxrO&#10;yTT/UzVdnaltkJqWWrMuPKh/rp6hZhrBitJgRWmubth9zII8zTSNSDjdmvCyWT3QpQ7em+bEE0II&#10;MxoJlBT72FgbANAZlEwDAAAAAAAAAAAAAAAAAAAA6L0sy3r55Zf9TgEAwDZLGrrUpBBCqFzXMbfV&#10;D7uuEEozTCHaKqWVkEJoOS49lVLqoaCbzgghnHhigyXTRjgUKCnyMtlsU4sTixcXFZx42JHtP3Vc&#10;Z21dbTqbjYbC0VA4Egoa+hYXXinPcxJJ5XrKcTXTUJ6rmZaQwsiLbOmtNsYIh6ziokxDo5kfjS1Y&#10;HCwv1QJWbh9mHyBlsH+Fm8nI2ganOa5XdFvJtFJ2S1wPBaVphAZU+D1tAMBmaH4HAAAAAAAAAAAA&#10;AAAAAAAAAAAAAOAPzbKkrgshPNvO+c2VbQvXE0Joui6EUJ4nhJCa1jZiridiKtsWQtitiY2dExrc&#10;XwtYRjicbWoRyuv4I0M3dqjsv9vgHQeUlRdEo1tRLy3aOhJ7nmfbQkolhVBKDwX0gKXltA2yWVyg&#10;W1a6pt7LZGMLFuf8SfYJ4cH9paaZBXl2LO7ZTjeNYieSXjZrFRVolhmsLPN70gCAzaBkGgAAAAAA&#10;AAAAAAAAAAAAAAAAANhOGdGwZlmim0qmXU8pTwgp2rpKu64QQuq6Zpm5n4muK6WU66mNF9CGB1Qa&#10;4ZBVWuQ5TqYxluPJOo6bTHmOIzwlTUPZjmZZ0tDN4kIpc9lVW0oZqCj1bDvb2Jxcs85JJHP/MHs9&#10;qzA/UFpsFRcKITP1jd0yhvKydY16IGBEI5Ehg7ujzh8AkFuUTAMAAAAAAAAAAAAAAAAAAAAAAADb&#10;KasgTxq6ZhheKpPbOyullPKEUkIIIaUQwnMcIaTUdT2nXZfbSKl9O6rrbuKkvN131oMBMz/Pbmxy&#10;M9kcBnDiCSGEclyha8L1hBJGJKQHgmY0kvPJ6qGgmRe1m+NCiHRVTc7v3yfkD9tFMw2rpNCJtzqt&#10;ua8bT9c3ebYdKC/Rg4HIToP8ni4AYPMomQYAAAAAAAAAAAAAAAAAAAAAAAC2U1ZJkRBCD4ecREK1&#10;lTfniJRSSimEbKueFkJ4WVszDSGFHg7mfCJKeN+Oqm2qYCrYv8IqKQqUFUtdT6+rFZ6XqwB2vFW5&#10;rlBKCqFcVwuYUtMDFcUipy2m2xl5Uc913GQqtbY6t3/h+gqzMD80eIBVVKCHgunqWi+byzbpdmvC&#10;bmqxigv1UDB/+K6aYfg9XQDA5lEyDQAAAAAAAAAAAAAAAAAAAAAAAGyn9EjYiITNvKhyPTeRyu3N&#10;paZJ7duCYeW4ynU1y5KapodyXzItHE8KKTUpN1ndKqUs2nO4HgwE+5Ur205V1SgvB/XGXtZ20xnl&#10;uEop5XpS1zXDtEoK9GA3zFQIIYQeCUlNt+OtdjzhxFq7aZReruB7Q428aKhfuZAyuXadZzs5ua2T&#10;TGXW1RqhUKCkKDSwMtiv3O+JAgA6hZJpAAAAAAAAAAAAAAAAAAAAAAAAYDslpQwNrNQjIc0w7Obm&#10;HN/cNNt6PivXddMZIaUWMI28SHc0XvZsW5q6kFKPhDZ9ph4OFu413AiHgpXlbjKdXlututxr2mlN&#10;CCG8TFZ5ntQ1zTI1y7RKinM+zXZSSiMv4sQTQqnUutruG6g3k4ZevO9ILRgMD+wnXC+1Zp2XzXbx&#10;nk5rMr2mWrOs4IAKszC/YOTusnv6hAMAco6SaQAAAAAAAAAAAAAAAAAAAAAAAGD7FdlhoNQ1q7jQ&#10;SaadZC4bTWsBUxiGEMLLOF4mqwcCQkqrsKA7ZuGmM5oVEEKY0chmTw5WlOWP2M3IiwT7lbnpdGp1&#10;lWfbXRndy9pOa8qzbU3XNcuShm4Vdcs0OzIiYeV5XtZuK9jePhl50eL99tBDwfCg/kKp5KoqO76V&#10;T0MplalvTFVVa6FAaGA/Mxop3m9PbZNNywEAvQq/ZAMAAABApxx00EEjR45s245Go37HAQAAAAAA&#10;ANBb7Ljjjscff3z7rq7rficCAAAAAAAAtowWsMKDBijHzTa3ZGsb9B0G5Kqtrh4MSi0uNd1LJIRh&#10;6OGgEY1oASvnU/Acx8tmzYI8aehmQV5nLonsOFAoFZv/jdSN1LqaxMq1wdJiszB/K0Z3M9l0Tb2b&#10;TI4auMPuoYAeCQcrSiPhcM6nuR7NNL6dezrT3WP1ZoGSouID9mqa82V48IDUutr0uhonFg6UFWtW&#10;Z/9OU0p5qVSmttHNZq3CgkBZsVmQV7z/Xnow4PfkAABbgJJpAAAAAOiUIUOG+B0BAAAAAAAAQG9U&#10;UlJSUlLidwoAAAAAAACgS/J22ym1tjpYXppcsy5b2xioyM2SlxEJtW242ayVH5WaFigr7o78Tjwh&#10;hDCjkUBJseh0vXdkp0F6MND0xfxIYGC6pj5dW59tjgVKCo28zjZW8Ww729DsxFqVbeuh4KCy8tCA&#10;fuGB/YSWm5rzzdB1IYRyHHf7LpkWQgRKikrHjG769Ctp6HZzLFPfmFyxVo+GzYL89r8JN0h5ntua&#10;zDbH3HRaM83wwH56OBTsV164x/faKtIBAH0Iv3ADAAAAAAAAAAAAAAAAAAAAAAAA2zXNsgpG7Nb0&#10;+TyruDDb2KwFTbNga/otr0cahtQ0z3GkrgulrJIizTRzHl4JYbfE9VBQmkZoQMUWXRvsV16WH236&#10;9Cup604ima1vSq2r1Wob9fyIEQnrwaD8TvGzUkrZtptIOa1JJ5WSmmYW5SulvHRGM83gwMoeqpcW&#10;QuqalFLZrpvOCKU6Xyu+TTKikdIxo+OLlrUuW2XkRezmmN0cS7UmpK7roYAWCGiWpelSCSmUUo7n&#10;2Vk3lfHSaaWUZlnBijIzP6oFAvnf2yU0sF+uGq0DAHoSJdMAAAAAAAAAAAAAAAAAAAAAAADA9i40&#10;sDJT3yCE8LJ2pqZBSGnm53Xxnk5r0ktlNMuUAVO4nlWUgzLsDYwSb/Wy2VD/Ci1gBSvLtvRyIxIu&#10;/f5+yRVr4ouWGZGwk0g5sbjTHLebWqSQ0jSkaUpNCimFUsp2PTurPE8IoQesQFmJmR+VmqZsR+Tn&#10;2YmEpmndMccNklJKXfdcVyjl2bZmWT02dO8kdT3/e0NDg/q3frMsZRhWcaGTTLmJpJtMZ1tTQqj/&#10;OVlKLRCwigr1aFgPBqShR3YcGN15Bx4jAPRdlEwDAAAAAAAAAAAAAAAAAAAAAAAAEAWjhjnJtFAq&#10;ta42XV3nZe1AafHW3Uop5bTEM7UNen5UCweFp5TnZhtbrJKiHIdWXrauUQ8EjGgkstMgqetbcQ8p&#10;ZWSnQeFB/ROr1iaWrzYiIaGUm0q76YyXzXq2o2yllJKalIZuhvP0QEALBTXTkLoWrCyP7rJD/fRP&#10;M3UNIh4XyhOyh6qmlRDKcTXDkJrWHe27+ygzL1K0z8j8ZCq5Zl1qTbWTSAohhFKe4wjXU0oJKaWu&#10;a6YhhBBSWoX5oYH9Qv0rNItnCAB9GyXTAAAAAAAAAAAAAAAAAAAAAAAAAITUtOLRezTO/kJImalt&#10;yDY2u6l0sKJ0S/vuKttJ19Y7iaQZjQT7lSvPE0pk6huzjc1GJKwFAznMnK5tVI4b7F+hBwPRnQZ3&#10;afqGHh0yOLLTILupJV1Tn21oslvibQ2l16OHgoGSIqu0OFhZ1lZ5a4SCtqELITzH1cyeKpl2XCWU&#10;NHQ9GBBS9sygfYUeDuXtOiRv1yFuKp1tanFaE24i5TmO8Dyh65ppGpGQkRe1igu/rZ0GAPR9/IIO&#10;AAAAAAAAAAAAAAAAAAAAAAAAQAghNNMoOWCvps/nCyH0cDBdU59csdbIj1rFBZ0pnFaOk2lqcZrj&#10;QopgealZmB8oKSrcd2Tzp18JTbqpdGpdbWhwP03PTU2T3RK3W2KBkiI9GMgfsZs0tqbF9HqklFZx&#10;oVVcKIRQSrmptJfKeI4jlJKGrpmmHglpxvr5tVBAmqYQwss6PdbwWdm2EEIzDS2Uyyr0bYweCoZC&#10;Qb9TAAB6AiXTAAAAAAAAAAAAAAAAAAAAAAAAAL4ldb1on5HJFWtiCxbr4VC2odluidmxuB4MGnkR&#10;IxTUAqaQ/22krDzl2VkvlXFaE24yLaQw8/OskiLNNKJDd8rbdSchZeGew+s+nB3qX5FcXZVeUx0a&#10;2E/qXS1vdlqTmZp6IxK2SorCg/uH+pXn/lFIaYRDIhza7JlGKNhWR+05thCbPz8nlO0IIaRhGKEe&#10;GhEAgN6MkmkAAAAAAAAAAAAAAAAAAAAAAAAA/yWljOw0KFBRGpv/jdQ0q7jAibXa8dZMXUOm7QRd&#10;l5ompBSe5zmuEEoIoVuWVVpk5kelYVglRQUjdjPzo2031EPBon1GNH78Rah/RWptTWr1utCASmlu&#10;ZWWTUsppac3U1muhQLBfhVVUUDBiN3+fmFmQ19aD2m1NioL8nhnUbk1ohqFZpvGf5wwAwPaMkmkA&#10;AAAAAAAAAAAAAAAAAAAAAAAA6zPCoeLRe9ixeOvSlel1dWZRgXJdN5XxsrZybOUpIYSQ0jQNzTL1&#10;YFAautS0QHlJZMjgQEnRencLlBYX7T2i8dOvQgMrU1U1rSvXhCpK9WhESrlFqZTnpmsbnFirEYmE&#10;+pebBXnF++3R9Z7VXRSoLJdfLTLzo9mGZuW40uj2PMr13ETSLCoQQoT6V/g7fQAAegNKpgEAAAAA&#10;AAAAAAAAAAAAAAAAAABsmJmfV7TXCDXSTdfWZxuask0tTiKpHLf9BKlpeiRsFeUHSooCFaWaaW7s&#10;VsF+5cX77dH0yVeRHQam19Wm1tUa4ZBVUqSHgp2Kojy7OZ5pbFKuCpQWW8WFVnFh8eg9NMvs1OXd&#10;SQ9YVlmxm8lmGpqceGtbJXO3clqTSikzL2qVFHb2AQIAsE2jZBoAAAAAAAAAAAAAAAAAAAAAAADA&#10;pkhDD/WvaOtmrJRSjqscp+24Zhii052ig+WlZd8f3fjpV9LQ7ZZ4pr4xubpKDwaM/DwzGpbGBmqd&#10;lFJeOuPEE3a8VbmuEQ4Fyks1y4wMGZy/+y5S1/x+Nt8KD6jM1DbogYAdi5uF+Z1/JltBKWXHYppl&#10;aQErPKDS76kDANArUDINAAAAAAAAAAAAAAAAAAAAAAAAoLOklNI0hLmVdUlGXrTs+/u1LlnZumSF&#10;mR+1W+J2SzxTW5+pFZppSsvUDF1KTSjhKVdlHTebFZ4npTSiEbOoQA8GjGikYMRugbJiv5/E/whW&#10;lmmGbhUXpNbV2rG4WZDffWO58YSbSgcry6SuBftV+D11AAB6BUqmAQAAAAAAAAAAAAAAAAAAAAAA&#10;APQcqet5uw0JDeqXWLoqubrKLMz3srabTLnpjJe13UxWKSWEkLqmmaZVkKeHQkY4KDTNiEaiO+8Q&#10;Glgptd7SXPq/kzKM6NAhsYWLjVhrpq5Rj4Q1o1tKt5TrpesajFDIzM+L7ryjZpl+Tx0AgF6BkmkA&#10;AAAAAAAAAAAAAAAAAAAAAAAAPc0IhwpG7pY/bOfUurp0dW22odmz7Q2eaeZFrdKiUP8Ks6hASul3&#10;8I2KDBmUqqr2bCe5Yk22rjHYr7w7RsnU1QvPC1SUGtFIdJcd/Z40AAC9BSXTAAAAAAAAAAAAAAAA&#10;AAAAAAAAAPwhDSM8qF94UD+hlJvKOImEl7GV6wgppWEY4ZAeCWtm36iBkppWOGpY/b/nWCVFmfoG&#10;LWBZxYW5HSLb1GLHWgMlRZplFo4aJvVe120bAAC/9I3/XAAAAAAAAAAAAAAAAAAAAAAAAACwLZNS&#10;Dwf1cNDvHF1iFuZHdhqklPLsbKa+UQiRw6rpbFNLpq7BzM+zSorCg/tbJTm7MwAA2wBKpgEAAAAA&#10;AAAAAAAAAAAAAAAAAAAgN/KG7eKm0m3bbVXTZlGBlLKLt22vlw5WlgXLSwtG7u73RAEA6F0omQYA&#10;AACATnn55ZdXrlzZtj1w4MDjjz/e70QAAAAAAAAAeoV58+a999577btjx461LMvvUAAAAAAAAAB8&#10;8K9//Wv58uVCCKVUYdr5wbBRQohMfaObSgcrSqWxlZVcnu1k6hqc1kR7vXTR6FFS0/yeLgAAvQsl&#10;0wAAAADQKbFYrKGhoW27oKDA7zgAAAAAAAAAeotMJtO+eAgAAAAAAABgexaPx9tXC6ODB4f6lQsh&#10;9EAgU9+YWLHGKimyirbs/UMlhNPUkmloEkIEykqsogLqpQEA2BhKpgEAAAAAAAAAAAAAAAAAAAAA&#10;AAAgl6SUhXuP0BctSyxdaUTD6dqGTF2D3RI386JGflQzN1PV5dm2E084sVY3mzUi4UB5qWaZkZ0G&#10;5Q/bhXppAAA2iJJpAAAAAAAAAAAAAAAAAAAAAAAAAMgxqWn5w3YJ9a9onrtQGobTmrSbW7INTZmG&#10;Rj0YNCJhzTKkYUhD1wxduZ5nO57tKMdxEkk3lZZC6qFgqH+FEY2YBXkFo4ZZhfl+zwkAgN6LkmkA&#10;AAAAAAAAAAAAAAAAAAAAAAAA6BZmQV7pmNHJFWvii5YZ0bByXCfeasdbMw2NG7tEDwQCZSVmXlQa&#10;umYaebsOiew0SEjp91QAAOjVKJkGAADbnRUrVuy4445+pwAAAAAAAADQ62QymcbGxn79+vkdBAAA&#10;AAAAAAAAbFOklJGdBoV3GJCpbUitrU7X1JtFBUIpz3aU4yrH8Ry3rde0NA3NMISUUtMCFaWhAZXB&#10;ilKpaX7PAACAPoCSaQAAsH1JJpMXXHDBtGnT/A4CAAAAAAAAoNe54oorzj33XEqmAQAAAAAAAABA&#10;d5CaFqwsC1aWKcdN19Q58YSTSnvptJvOeJmsZllaMGCEglooYOZFgxWl0qDyCwCALcC/OAEAwPbl&#10;j3/8o+d5fqcAAAAAAAAA0Ou8884799xzz2233eZ3EAAAAAAAAAAAsI2Thh4aUOl3CgAAtjWa3wEA&#10;AAB6zgcffPD3v/+9f//+fgcBAAAAAAAA0LvE4/Hf/OY3hYWFoVDI7ywAAAAAAAAAAAAAAGCLUTIN&#10;AAC2F/F4/Fe/+pVSqri42O8sAAAAAAAAAHqXSy+9dOXKlSweAgAAAAAAAAAAAADQR1EyDQAAthfn&#10;n3/+ihUrhBB5eXl+ZwEAAAAAAADQi7zwwgsPPfSQYPEQAAAAAAAAAAAAAIA+i5JpAACw7Ugmk62t&#10;rRv80cMPP/zPf/6zbTsQCPidFAAAAAAAAEBPq62t3eDxZcuWnXPOOW3bLB4CAAAAAAAAAAAAANBH&#10;UTINAAC2HQ899NBnn3323eOffPLJBRdc0L6rafwnEAAAAAAAALB9WbFixfjx4797PJlMnnDCCc3N&#10;zW27LB4CAAAAAAAAAAAAANBH8Uf+AABgG+F53oQJE1atWrXe8dWrV//0pz9Np9PtR1zX9TssAAAA&#10;AAAAgB41ceLE5cuXr3fQ87wzzzzzyy+/bD/C4iEAAAAAAAAAAAAAAH0UJdMAAGAb8fLLLy9btuzr&#10;r7/ueLC2tvaHP/xhVVVVx4PJZHK9axsaGhoaGvyeAQAAAAAAAIBuEY/HH3744fUWD5VSY8eOffHF&#10;Fzse/O7ioVLqm2++8XsGAAAAAAAAAAAAAABgMyiZBgAA24i77rpLCPHhhx+2H1m5cuVhhx22cOHC&#10;9c6sr6/vuNvY2HjeeecVFhb6PQMAAAAAAAAA3eKhhx6KxWILFy6sra1tO2Lb9q9//esHH3xwvTPX&#10;WzwUQlx88cXfraMGAAAAAAAAAAAAAAC9DSXTAABgWzBnzpy2Yul///vfH3/8sed5Tz/99L777vvd&#10;emkhRMeDdXV1Rx111JFHHqnrut+TAAAAAAAAAJB7juNMmDBBCOF5XtvGl19+eeihhz766KPfPbmm&#10;pqapqaltWyl1ySWXLFy4cM899/R7EgAAAAAAAAAAAAAAYDMomQYAANuCW2+9tW1DKXXwwQcXFRWd&#10;ccYZ320I0+ajjz6aM2eOEOKtt94aPXr0vHnzTj/99Pafuq47a9YsvycEoDeyLCv4H5Zl+R0HAAAA&#10;AAB0yjPPPLNy5cq27XHjxhUXF++5554zZ87c4MlKqTvvvFMIsWLFimOPPXbixIm//OUvO54wffp0&#10;pZTfcwLQ6+i6HuzA7zgAAAAAAAAAfMOrhgAA+MjwOwAAAEBXLVy4cOrUqe27ruvGYrFNnO+67kEH&#10;HVRUVFRXVyeE+MEPflBUVNT2o0wmc/LJJ1911VX+zigej7/44ovz58/PZrP5+fknn3zy8OHD/Y0E&#10;QAhxyimn+B0BAAAAAABsGaXUuHHjOh5pbyK9MTfddNPkyZPr6+s9z9N1/dhjj23/0T/+8Y/Vq1cf&#10;fPDB/s7onXfe+fe//x2LxUzTPPjgg3/yk5/4mAdAmz333JOO9AAAAAAAAMCWUkq5yVSmvtFujjmt&#10;STeVVq6rPKUZuhawjGjEzI9aJUVWYb6Q0u+wnXXiiSf6HQEAgO0XJdMAAKDPu/nmm7e0r4vjOG31&#10;0kKIQw45pG0jFouddNJJzc3NBxxwgF9zicVi48ePnzRpUseq75tvvvnPf/7ztddeq+u6X8EAAAAA&#10;AACAvmjKlCkLFizY0qtqa2vbNkaNGlVYWNi2feutt/71r39dunSpX3NRSj3zzDM33HDD119/3fH4&#10;UUcd9fjjj1dWVvoVDAAAAAAAAACALeVl7eTqquTqdU68VQihHMfL2p7tKM8TQkgppWFolqlZphBC&#10;C1jhAZXhHQYY0YjfwQEAQK9GyTQAAOjbFi1a9Mwzz3TlDrvvvrsQ4pNPPjnzzDO/+eabRx55xK+5&#10;PPnkk5dddln765jtHMe58cYb58yZ89xzz0WjUb/iAQAAAAAAAH2LUuqGG27oyh3aFg8bGxvHjh37&#10;/PPP//SnPx08eLAvc/nqq6/Gjh07c+bM7/7orbfe2meffaZNm0aHWwAAAAAAAABA76cct3XJitbl&#10;q5Tjusm0HW91E0nPcTZ4stQ0PRQy8iJuKpNYvjpQWVbwvaF6OOT3JAAAQC9FyTQAAOgzvvzyyz32&#10;2GO9g9dff73rul257axZs955550HH3zQdd3CwsJTTz2156dWV1d37rnnvvTSS5s45/XXXz/ssMNe&#10;f/310tLSnk8IAAAAAAAA9GYbXDx87rnn5s6d25Xbrlq16m9/+9ttt91WV1cnhBg7dmzPT83zvNtv&#10;v/3aa6/NZrMbO6eqqurQQw996aWXDjvssJ5PCAAAAAAAAABAJ6Vr6lu++tpNpe1Ya7ahybNtqet6&#10;OGSFQlrA1CxTaJoQQijPs10vk/VSGSeZTFcnpKaZhQWe42Zq68M7DQ71LxeOpzxX6ro0DCMckobu&#10;9+QAAID/KJkGAAB9QzKZvOeeex544IGOBz///PMutpgWQtx5553t26eddloo1NNfnvvwww9PP/30&#10;qqqqzZ756aefHnLIIe+8806/fv16OCQAAAAAAADQm91+++1PPvlkxyOO4/z1r3/t4m2nT58+ffr0&#10;tu3+/fsfffTRPTyvmpqaM8444913393smbFY7JhjjpkyZcoxxxzTwyEBAAAAAAAAANg8pVoWLE4s&#10;W+WlM+maejeT0YPBUFmxHg5LTa5/stT1gK4HLJEftVSxl85kG5pSVdWp1VWaZcUWLNHDoWD/Mk3/&#10;b1WUHgxYJUVWSWGoslwLWH7PFgAA+IOSaQAA0DdMmzbt66+/Xu/gJZdcopTK4ShnnHFGD89rwoQJ&#10;V1xxheM4nTx/4cKFhx566HvvvTdgwIAejgoAAAAAAAD0TvF4fMqUKfX19aWlpe0HJ02a9M033+Rw&#10;lFNPPVXXe7RDxccff3ziiSeuXbu2k+en0+mf/exnzz///HHHHdeTOQEAAAAAAAAA2DTluk2fzUtX&#10;12UbWzL1jZpphPpX6pGQlHKz17qJlN3U4qRSmmE46aTTmpC6rsVbs/WNZmGeZphC0zTL0CzLiSdS&#10;a6tjXy0KlJdEhgy2Soo6c38AALAt0fwOAAAA0CnPP//83LlzPc9rPzJ58uQPP/wwh0OUlpYefPDB&#10;HY/Ytt19M7Jt++yzz7700ks7Xy/dZvHixYcddlhnulIDAAAAAAAA24Np06al0+nPP/+8/cjy5cuv&#10;ueaa3I7y05/+tONuty4eCiGefPLJQw89tPP10m2y2eyJJ574yiuvdGs2AAAAAAAAAAA6T3le4ydf&#10;pavr0jX1mfoGIy8S3mGAEQ1vtp7ZTaaSK9akqqrt1oSbSDnxVs+1hVJuOuMkUspx7OaY53nKse2W&#10;eLqmrnX5qsSK1Zn6xtTa6oaZnzVM/yTbHPN79gAAoEdRMg0AAPqAdDr96quvxmKxzz77rO3I3Llz&#10;L7300tyOMmbMGE37738d3XHHHS+++GI3zSgejx9zzDGPPvro1l2+ZMmSI444oqamppviAQAAAAAA&#10;AH3IlClThBDvv/9+2246nT7ttNMSiUQOh7As68ADD2zfnTFjxhVXXNF9M7rlllvOOuusTCazFdfa&#10;tn3yySe/8cYb3RcPAAAAAAAAAIDOa5n7daa2Pl1dZ7fErJKiYGWZ1DZTzaQ8L72uNrlmnZNKO/GE&#10;3dzipjPSMMxo1CovDVSU6gFTKaWHQlKp8KD+kZ13iOw4KFBeJk0z09Dcumx1urouU9fQ8O85sfnf&#10;KNfrXFIAANDnUTINAAD6gLfffru1tVUI8cADDwgh5syZ88Mf/jCZTOZ2lJ122qlto6am5mc/+9mf&#10;//znI488sjumU1dXd9hhh73zzjtducmiRYuOOuqopqam7kgIAAAAAAAA9BXpdPq1114TQjz11FOJ&#10;RKKxsfGnP/3p7NmzcztK//79LcsSQjiOM27cuMMOO2zvvffujukopS655JK//OUvXblJJpM5/vjj&#10;P/zww+5ICAAAAAAAAABA5yVXVyVXV2XqG+1YPFBWHCgp2mxzaS+TTa5ca8da3WTKbo55tqOHQ1ZR&#10;gZEX0QKW1KRmGnp+VLmeHW91M9lUTb0QQrNMqzAvPKAystMgq6jAaU0klq/JNDa3LltVP32Ok0z5&#10;/SQAAEBPMPwOAAAAsHnt3Z4nT5785ptvrlq1yvNy/7232bNnz58//6WXXrr99ttbWlp+8IMfFBcX&#10;53yUtWvXHnnkkYsWLer6rb766qsf/ehHb7/9diQSyXlOAAAAAAAAoE9455132r63uGLFiiFDhiST&#10;ybbd3Kqurp45c+aaNWtuuOGGefPmmaZ53HHH5XwU13XPOeecRx99tOu3SqVSxx133HvvvddNpd0A&#10;AAAAAAAAAGyWm87E5i1yEslsY7NVUGAVFW7+kmQqVVWjbMeOJ5Tr6MGAHgoJbf0qa80wjPyIE2t1&#10;kikhhRMNm3nRb39kGoGyYrOoIFvXkKlrcBMp5XoN0z8p3n8vMz/q9yMBAADdi5JpAADQ23me98or&#10;r7TvrlixopsGmj59+ogRI9p3TzzxxJwPsWLFiiOOOGL58uW5uuGsWbNOOumkV155xTD47zoAAAAA&#10;AABsj1566aX27dra2m4aJZ1OH3TQQe27hx9+eFFRUW6HcBznzDPPfPbZZ3N1w1gsdswxx8yYMWPn&#10;nXfupscCAAAAAAAAAMAmxBYsdrN2pqZeD1hW2eb7GLmpdGpttWc7dqxVCGXm5Ulro+/HaqapBQNe&#10;Oq0sM1vXaEYiHSurNUMP9is3IuF0TX1y1drwwH4NMz8rPXgfI0qbIgAAtmWa3wEAAAA24+OPP+6+&#10;Nx034dhjj83tDZcuXXrIIYfksF66zeuvvz527Nieey4AAAAAAABAr6GU6vi9xR6T8xbTtm2fcsop&#10;OayXblNbW3vMMcc0NDT03KMBAAAAAAAAAEAIIYQda02trbYbW5TjBirK5Hc6Ra/Hy9r/qZeOCynN&#10;gvxN1Eu3McIhqetOMuXZjt0S28AJ+dHwoH7Kc5Orq9xkqmHW524m4/eDAQAA3YiSaQAA0Nt17BLT&#10;Y3bfffeBAwfm8IZLliw59NBDV69e3R1pH3744dtvv72HHg0AAAAAAADQa8yePbu6urrnx/3BD36Q&#10;w7tls9mTTjpp6tSp3RF18eLFJ5xwgm3bPfRoAAAAAAAAAAAQQgiRWLpSuV62ucXIj+rBwGbOVipV&#10;VaMcx4m3SqmZBVGpd6LiSUo9FFSOo2w729SilPruKVowEB7UX3leas06J5Fs/nyB2NBpAABg20DJ&#10;NAAA6O1efvnlnh/0gAMOyOHdlixZcthhh61du7b7Av/5z3/2pZ0OAAAAAAAA4CNfFg8LCwt33333&#10;XN2trV66Wyfy4Ycf/u53v+uJRwMAAAAAAAAAgBBCCM92UlU1diyuPM8qLtjs+Zn6Ri+bteMJpZSR&#10;H5FaZ8udtIAlNc1JZzzHcROpDZ9jWcH+FV7WztTWZ+oaWpd3SwMkAADQG1AyDQAAerUlS5YsXLiw&#10;58cdOnRorm61bNmyww8/vFvrpYUQnuedeeaZ8+fP7/ZHAwAAAAAAAPQaL730Us8Pussuu+TqVrZt&#10;n3LKKT3wMcSHHnpo4sSJ3T0KAAAAAAAAAABtMjV1yvOcWKsRCmmWtemTvUw22xTzUhnlOEYkLHV9&#10;i8bSApayHeV5TmtiY+cY4ZBVWmTHWp3WRHzRMjed8fsJAQCAbkHJNAAA6NV8eeVRCOF5nhAiFou9&#10;9dZbXbnPqlWrDj/88DVr1vRA5ng8/tOf/rSpqalnHhEAAAAAAADgr2XLlvnyDcG2xUOl1JQpU7py&#10;H9d1zzjjjB5bAr388svffffdnhkLAAAAAAAAALCdy9Q1KsdxMxkjL7L5k+sbhec5qZRmWVrA6sTt&#10;/4cWDAihlO04iaRSamOnmcWFejCQqW1Qtt26eLnfTwgAAHQLSqYBAECv9vLLL/sy7n333ff73/9+&#10;6NChVVVVW32TqqqqI444YtWqVT0We+nSpaeffnrbK5sAAAAAAADAts2vxcPPP//8/PPPHz169OOP&#10;P77VN/E875e//OXzzz/fY7EdxznllFNWrFjRYyMCAAAAAAAAALZb2cZmN5kWQuih0KbP9DJZJ5F0&#10;U2mhhB4Oderu65FSaLqXdZTrKtvZ6FlCBMpLPcexW+LJ1VVeJuv3QwIAALln+B0AAABgoxoaGqZP&#10;n+7L0GvXrr377rvD4fCJJ564dXeoq6v7wQ9+sHTp0h5O/sYbb/zlL38ZN25cD48LbA/Wrl2bTCbb&#10;tsPh8IABA/xOBAAAAADAds2vkmml1L333iuEuOqqq7b6Jr/73e+efPLJHk7e0NBwwgknTJ8+PbS5&#10;F9QAbKmWlpba2tr23Z133lnT+IQ9AAAAAAAAtlPKdZ1kys1kpdSktZnCpWxzTCjlZjJawJL61qyq&#10;SSmloSnXFUJ42axmmRs7Uw8GjHAw29RiFuYnV1dFd9mxO6ZfVVWVSCTatkOh0MCBA7tjFAAAsEGU&#10;TAMAgN7r1VdfdV3XxwDHHXdcNBrdigtjsdj//d//LVy40JfYt9566+jRo0844QRfRge2Ye+9996S&#10;JUvatocMGfKLX/zC70QAAAAAAGy/mpqaPvroIx8D5OXl/fjHP966a6+44orJkyf7Evvzzz//7W9/&#10;+9hjj/kyOrANW7JkySuvvNK+e9VVV1mW5XcoAAAAAAAAwB9OMi2E8Gxbswwp5aZOVcppTXgZWyil&#10;BwNbPaKm666dEUJ4G+8y3cYsLExVVbvJdHJNdTeVTH/wwQeLFi1q295hhx3OPvvs7hgFAABsEF81&#10;BgAAvZdfXWLaHXPMMUKIpqamGTNmdP6qdDp93HHHffbZZz4m/9WvftW+2oJNiMfjr7/++vXXX3/y&#10;ySePGTPm8MMPf+utt/wOBQAAAAAAgM177bXXHMfp+n222hFHHBEIBJRSr7766hZdOG7cuDvuuMPH&#10;5I8//nhbl2xsmuu6c+bMmTBhwtlnn33EEUccdNBBN910k9+hAAAAAAAAAKAPULYthBCet9mu0W4q&#10;rVzXy2alrktd3/ohpRRKCSGUpzZ9oh4OSU1z4q1OvNVJpvx+VAAAIMfoMg0AAHqpTCbz+uuv+5vB&#10;tu1nn332r3/96/vvv9/JS1zXPe200z788EN/k8fj8RNPPPHjjz+ORCL+JumdVqxYMWXKlJdffnnG&#10;jBl228Lcf8ycOXPVqlXl5eV+ZwQAAAAAAMCmvPTSS/4GMAxj9uzZV1999emnn975qx566KGrrrrK&#10;3+RCiEsuuWTvvffef//9/Q7SG8Xj8WnTpr344otvvPFGc3Nzxx/NnDlz0KBBv/zlL/3OCAAAAAAA&#10;AAC9mvI80Va9rG2+ZFoo4dmOHgwI2ambb3JgJbJUjCgAAIAASURBVJS36VOkJo1wyEmmAkJk65uM&#10;wSG/nxYAAMglSqYBAEAv9d5777W2tvqb4dxzzxVCnH/++f369evkJb/73e98f1mzzfz5888777wn&#10;n3zS7yC9SH19/dNPP/3kk09+/PHHGzsnk8k0NzdTMg0AAAAAANCbZbNZ37+3+MILL7zwwgs77LDD&#10;WWed1clLXnnllbFjx/obu002mz355JM///zzkpISv7P0FrZtv/rqq0888cS0adPS6fTGTquurvY7&#10;KQAAAAAAAAD0dm39oqUmhdhMz2c3nVGuK4SSZpfqm1TbQFIKufnCaz0cslsTynXtWNzvRwUAAHKM&#10;kmkAANBL9ZLCY03TLr/88k6efPXVVz/wwAN+R/6vp556asyYMb/73e/8DuIzz/Nee+21hx566F//&#10;+td6PaW/yzCMQYMG+R0ZAAAAAAAAm/L+++/HYjG/UwghxKWXXmqaZmfO/Pe//33qqae6rut35G+t&#10;Xr36zDPPfPXVV7XNtfjY5s2fP//BBx/85z//WV9fv9mTd9ppJ7/zAgAAAAAAAEBvp1mmEELqupfJ&#10;bvpMz7aV6wohNF3vyojSU23F0pq++UVvaZpCCC9rO61Jvx8VAADIse39z78BAEDvpJR6+eWX/U4h&#10;hBCjR4/uZIvpO++88+abb/Y77/ouvfTSTz/91O8Uvqmurr7pppt23HHHY489durUqZutlxZCHHDA&#10;AaFQyO/gAAAAAAAA2JQXX3zR7whCCCGl/PGPf9yZM7/44otjjz02lUr5Hfl/vPHGG7fccovfKXyT&#10;yWT++c9/jhkzZsSIERMmTOhMvbSmaYcddpjfwQEAAAAAAACgt9ODQSGlNA3PtjfdZlrZrvI8IYTo&#10;RKnzpu7jed+2tu7Ed051yxRCKMdx02m/HxUAAMgxukwDAAA/VVVVLV68eNmyZcuXL1+9evXatWvr&#10;6uoaGhqamppaW1v9TieEEB9//HE0Gt11112HDRu22267DR06dOjQoUOGDOnXr5+Usv20++677w9/&#10;+IPfYTcgk8mccsopn332WUFBgd9ZetSMGTPuvvvuF154oTNl0h2dddZZfmcHAAAAAACAEEK0tLQs&#10;Xrx46dKly5cvX7ly5dq1a2tqahobGxsaGpqbm/1OJ4QQSqmhQ4cOGDBg+PDhu+6666677jp06NBd&#10;dtllhx126Nh6ev78+UcffXRLS4vfeTfguuuuGzNmzPZWBrx27dp//OMfDzzwQF1d3RZdeNRRR5WX&#10;l/sdHwAAAAAAAAB6O6lrRjjkBAJZpVQmKwPWxs5UyhPq2wbRW00ppRy3rVi6rcH1ZmiaEEJ5nnJc&#10;vx8VAADIMUqmAQBAz6mqqpo7d+5XX301b968+fPnL1q0qJfURW+a67oLFy5cuHBhx4OBQKB///4V&#10;FRXRaDQWi82ePdvvmBu1bNmyc84557nnnvM7SE9wHOe5556bMGHC1v0VKS4upmQaAAAAAADAF62t&#10;rW2Lh1999dX8+fO//vrr6upqv0N1ytq1a9euXfvmm2+2H9E0raKiol+/foWFhUqpOXPm9NqFUNd1&#10;zzjjjC+++GI7qQSeM2fOXXfd9dxzzzmOsxWX//73v/d7BgAAAAAAAADQN1glhXYsLoRwEilrYyXT&#10;SgkhhNqC226Y6ynP001DM02tE12m/zP6fwIAAIBtCCXTAACgGzU0NMyaNevjjz/+5JNPPvvss5qa&#10;Gr8T5Uwmk1m+fPny5cv9DtIpzz///H333ffb3/7W7yDdKB6PT548eeLEiatXr97qm1x66aWRSMTv&#10;qQAAAAAAAGwXMpnMZ599NmvWrDlz5nz66aeLFy9W28qbSZ7nrVu3bt26dX4H6ZR169b98pe/fPXV&#10;V2XXmnj0ZkqpV1555Y477vjoo4+2+ib77LPPj370I7+nAgAAAAAAAAB9Q6CsJLmqSg8FndZWq7hg&#10;wydJKYQUUnaxatrL2kJIzTL1cKgz5yvPE0IITUpD9/s5AQCAHKNkGgAA5Fh9ff2777773nvvvf/+&#10;+19//bXfcfCtyy677Pvf//7w4cP9DpJ7NTU1EyZMuPfee1taWrpyn4qKiksuucTv2QAAAAAAAGzL&#10;MpnMjBkz3n333ffff3/OnDmZTMbvRBBCiNdff/3OO+/8wx/+4HeQ3LNt+4knnhg/fnzXF6vHjRvn&#10;92wAAAAAAAAAoM8IVpRqhmHmRdO19V46owUDGzxN03VPk0Io4SmhbeWXPd10WrMMIaWR16muOcp1&#10;2obegpbUAACgj6BkGgAA5IDnebNmzXr11Vdff/31zz77bJvpBrMtSaVSp5122pw5c4LBoN9ZcmbF&#10;ihW33377I488kk6nu363G2+8MRqN+j0nAAAAAACAbdCyZcumTZv22muvffDBB8lk0u842ICrrrrq&#10;8MMP33vvvf0OkjPJZPKBBx6444471qxZ0/W7HXPMMUcddZTfcwIAAAAAAACAPkPqemhApZu1ZUNT&#10;trE52L9iw6dZhkzrQgjlulLbmhInL50RSmnBoGZ2ust01hFCSMs0ImG/nxMAAMgxSqYBAMDWS6VS&#10;b7zxxosvvjht2rT6+nq/42Az5s2b9+c///muu+7yO0gOLFq06JZbbnnqqaccx8nJDffZZ5/f/OY3&#10;fk8LAAAAAABg26GUmjNnztSpU1966aWFCxf6HQebkc1mzzrrrE8//TQU6tT7ZL1ZLBa75557JkyY&#10;UFdXl5MbWpY1YcIEv6cFAAAAAAAAAH1MZOfBiVVrraKCTH2jkUwZG6pn1ixL6roQQjmuNLe4xEl5&#10;yk2lNdPUTMMqKuxkl2o3lZGapplmJ7tSAwCAPoSSaQAAsMVSqdS0adOeffbZV199NZFI+B0HW2Di&#10;xIk/+clPDj/8cL+DbL358+ffeOONzz33nOd5ubqnpmn33nuvpml+Tw4AAAAAAGBbMGvWrP/3//7f&#10;Cy+8sHr1ar+zYAssXLjwz3/+c5+uDW5ubp4wYcLEiRObm5tzeNsrrrhi11139XtyAAAAAAAAANDH&#10;GJFwZPAA4Xl2LJ6pqdd3GCC/86KmEQ7aLTGp665ta6HAlg7hJJPKU0Z+SDNNoyDayavcVEoPBYUQ&#10;VnGh3w8JAADkGCXTAACgs1zXffvtt5988smpU6e2trb6HQdbQyn1m9/8Zt68eeFw2O8sW2z+/Pk3&#10;3HDDc889p5TK7Z0vuOCC0aNH+z0/AAAAAACAvm3hwoX//Oc/n3rqqRUrVvidBVtp0qRJJ5100pgx&#10;Y/wOssWam5vvuuuuiRMntrS05PbOQ4cOvfrqq/2eHwAAAAAAAAD0SXm7D0mtqw1WlidXVWVq6oOV&#10;ZUL+TytoPRySQmqW5abSQqn1frppXiarMlk9HJK6HqwokZ271s1k3Ww2WFSgmYZZmO/3EwIAADlG&#10;yTQAANi8hQsXPvzww08++eS6dev8zoKuWr58+bhx42688Ua/g2yBRYsWXXfddc8++2wOO0u3Gzx4&#10;8C233OL3FAEAAAAAAPqqxsbGp59++tFHH/3kk0/8zoKuUkpdcMEFX3zxRSdfLOsNYrHYhAkT7rrr&#10;rtx2lm4jpZw8eXIwGPR7lgAAAAAAAADQJ2mWVbjHsMY5XwbLS9K19ULXA2XFHZegpa7r4aDnum4q&#10;5aazeqcbTXtZ22lNaKapB4NmYb7e6U5CdiwupTSikWC/8u92vQYAAH0dJdMAAGCjEonEM8888+CD&#10;D86aNcvvLMilBx54oK+UTC9btuy666576qmnXNftvqcRjUb9nigAAAAAAEAfo5R67733HnjggalT&#10;p2YyGb/jIGfmzp07a9asAw880O8gm5dMJidNmjR+/PjGxsZuGmLs2LGHHXaY3xMFAAAAAAAAgD4s&#10;WFmWN3Sn+OLlnuNkG5ulUFZ5acfPdhr5eU4ypZmml07rwYDoxCc9vUzWaU1KwzDyInooECgt6WQY&#10;5bpOS9zIj0pdCw/q7/ezAQAAuUfJNAAA2ID58+ffe++9TzzxRCwW8zsLcm/IkCF+R9i8qqqqG264&#10;4eGHH7Ztu/tGOeecc44++mi/5woAAAAAANCXNDY2PvLII/fff//ixYv9zoLcCwaD/fr18zvFZmSz&#10;2fvuu++WW26pqanpvlF23HHH8ePH+z1XAAAAAAAAAOjzorsNcdMZIYSUMtPQ5GXtQGWZZnxb0GTm&#10;RbINph4K2rG4l85om2w0rZRykykvnZGmaeZFtEAgNLBSap0osxZCCJGtb1aesooKreJCq7jQ7wcD&#10;AAByj5JpAADwX67rvvjii3ffffcHH3zgdxZ0l5EjRz7//PN+p9iUxsbGcePG/f3vf0+lUt060A47&#10;7HDnnXf6PV30JaNGjRo4cGDbdlFRkd9xAAAAAADoaZ9//vndd9/9zDPPdPe6DfwSjUafffbZHXfc&#10;0e8gG+W67hNPPHHdddetXLmyWweSUj7yyCPRaNTvGaPP6NevX8ee5Lqu+50IAAAAAAAA6C2klAV7&#10;DBOaJoTQLDNdU59csSZQWmQU5EsphZRWcWHatjXLclIp0zKlrm3wPl7WcZJJ4bpaMGiEQ3owGBxQ&#10;IbXOrsV56Uy2JWYVFWiWmbdbNzYfGjFiRPvHSQsKCnr0WQMAsN2jZBoAAAghRHNz8wMPPHDPPfes&#10;WrXK7yzoLpqmnX/++bfddls4HPY7y4Ylk8kJEybcfvvtLS0t3T2WlPLRRx/Ny8vze9LoS0aNGuV3&#10;BAAAAAAAfOB53osvvjhhwoSPPvrI7yzoRgceeOCjjz666667+h1ko15++eWrrrpq/vz5PTDWxRdf&#10;3LH8Fdis/v379+/f3+8UAAAAAAAAQC8lpSwYuZsRDccXLtGDwXRtfbq2QWuKWYX5Rl7ULMizW+LC&#10;87LNttOaMPPzxP/2jfYyWTedUY4jNd3Ij0rTNPKioYoy0en+0sr1UutqNdOwSgqD/coDpcXdN9mR&#10;I0f696QBANjeUTINAMD2bsWKFXfdddfDDz/c2trqdxZ0owMOOGDSpEmjR4/2O8iGua770EMPXX/9&#10;9VVVVT0z4qWXXsorjwAAAAAAAJuWSCQefvjhCRMmLFu2zO8s6Ebl5eXjxo07++yzpezsu2U9bMaM&#10;GVdeeeX06dN7Zrhhw4aNGzfO70kDAAAAAAAAwDZFShkdMtgqLmj5cqE0DTeZyjY2p+saZF2jFgpo&#10;pmk7rhYMuomEHW81QiGlPOW6nuMo2xFKSU03IhEtYElDD5SWGPkR0ek1beWp9Loa5TihQf31YKBg&#10;xG5+PwwAANBdKJkGAGD79fnnn992223PP/+867p+Z0H3Gj58+IMPPjh8+HC/g2zYyy+//Kc//Wnh&#10;woU9NuKIESNuueUWv+cNAAAAAADQe9XX10+aNOnvf/97Y2Oj31nQvQKBwL333nvsscf2znrpb775&#10;5k9/+tPUqVN7bETTNJ988slgMOj31AEAAAAAAABgG2QVFpQdsn9i5drWJSv0cMizbSfW6iRSdrxV&#10;eJ6XSinXc1ribiKlmYaQQuq6HrA0y5KGITXNLMizSgulpnd+RKVUprrWSaZC/SqMULBorxF6MOD3&#10;YwAAAN2FkmkAALZHH3300c033/zGG2/4HQQ9ZP78+SNGjKioqDj00EMPOeSQQw45ZMSIEb3hDchP&#10;Pvnk8ssv/+CDD3py0EAg8NRTTwUCLHgBAAAAAABswJo1a8aPH//ggw8mk0m/s6AnZDKZE088MRQK&#10;HXjggW3rh/vvv38oFPI7l6irq7v++uvvv/9+x3F6ctwbb7xxr7328nv2AAAAAAAAALDtkjKy48Dw&#10;4P7pdbXJNeuyVqNVooRSbtbO1NbbzTE3nfEyWWkYZl5U6FIIoQcCRl7ULMiTurZFQynHTa+rdVPp&#10;YEWZkRfJH75roLzE7/kDAIBuRMk0AADbl7feeuumm2768MMP/Q4CH9TU1Dz77LPPPvusEKKoqOig&#10;gw4aM2bMwQcfPHr06J5vmbJy5cqrrrrq6aefVkr18NC33nrryJEje3hQAAAAAACA3m/58uXjxo17&#10;7LHHstms31nQ01Kp1Lvvvvvuu+8KIUzT3GeffcaMGTNmzJiDDjqorKysh8Ok0+kJEyaMGzcuFov1&#10;8NCHHXbYFVdc0cODAgAAAAAAAMB2SGpaaEBlaEClZzt2U3O2qcVpTYYqy5Kr1mYamr10xkkkPdcJ&#10;lpZZRfnS2JrqJyeRytTUKdcL9i83opG83XeO7DTI73kDAIDuRck0AADbizfeeOP666+fOXOm30HQ&#10;KzQ1NU2bNm3atGlCCNM099prr4MOOmj//fcfPXr0zjvv3K1DNzY23nLLLffcc08mk+n5if/whz+8&#10;+OKLe35cAAAAAACA3mzZsmU33XTTE0880cPtfNE72bY9a9asWbNm3XHHHUKIXXbZ5cADDzzwwANH&#10;jx69xx57mKbZfUO7rvvEE09cc801q1ev7vmJFxcXP/HEE5q2ZS1KAAAAAAAAAABdoZlGoLw0UF7a&#10;tqvUvvFFy1oXL3dT6fS6WrupRXmuVVyobcnqtJvNZuubnNaEHrBCA/vpASt/5G6RHQb6PVcAANDt&#10;KJkGAGDb984771xzzTUzZszwOwh6Kdu2Z8+ePXv27LbdkpKSfffdd5999tl777332muvnXbaSUqZ&#10;k4FaWlomTZr0t7/9raWlxZeZlpeXP/bYY7maDgAAAAAAwDZg5cqVN95442OPPUaxNDZmyZIlS5Ys&#10;eeKJJ4QQgUBgjz322HfffdsWD0eMGGFZVk5GUUo9//zz11133YIFC/ya6QMPPDBwIC/MAQAAAAAA&#10;AICfpJT5u+9sFeY3fzFfDwQyjU12U4vd0mpGw0ZBnh4ObeotUOXZrUkn1uokklLTAmUlVmG+Hg4V&#10;7T3CKi70e2YAAKAnUDINAMC2bObMmX/5y1/ee+89v4OgL2loaHjjjTfeeOONtt38/PyRI0eOGDHi&#10;e9/73rBhw3bddddBgwZtaaOVJUuW3H///Q888IBfxdJCCCnlo48+WlFR4VcAAAAAAACAXqW6uvqm&#10;m2564IEHstms31nQZ2QymY6fXzRNc7fddhs5cuTw4cOHDRu222677bzzzsFgcIvuGYvFnnrqqYkT&#10;J3799dc+Tu2888474YQTfAwAAAAAAAAAAGgXrCwrO+zA2ILFQpNWYUG2qcWJxe3WhJSaFgrqAUta&#10;htQ0KaXylHBdz3HcdMZLZ5RSmmEESovNwnyp65EdBubtvrNmUjwFAMD2gn/rAwCwbZo/f/5VV131&#10;8ssv+x0EfV4sFps+ffr06dPbj1iWNXjw4B122GHAgAGVlZVlZWWFhYX5+fmhUCgYDJqmaRiG53mt&#10;ra3r1q2bN2/e+++//8UXX/g9D3HxxRcfc8wxfqcAAAAAAADwX0tLy2233TZx4sRkMul3FvRttm3P&#10;mzdv3rx57UeklP369dthhx0GDRrUr1+/srKykpKS/Pz8SCQSCAQsyzJNUwiRTqfr6uqWLFkyffr0&#10;Dz74IJPJ+DuRYcOG3XXXXf5mAAAAAAAAAAB0pAcDRXuPiOw4sHXpSmnogdIiJ5l2kyk3lbZbYsrz&#10;Op4sNU0LWFZRoR4J6aGglDI4oCK6y45mXtTveQAAgB5FyTQAANuaNWvW/PWvf3388ce9/10LAHIl&#10;m80uWbJkyZIlfgfZAnvttddtt93mdwoAAAAAAACfZTKZe+6555ZbbmlsbPQ7C7ZNSqmqqqqqqqqZ&#10;M2f6naWzAoHAM888Ew6H/Q4CAAAAAAAAAFifVVxYXFzoJJKpNdXp6lo71tp2XLmucj2hlNCk1DSp&#10;60IIIaVZkBfqXxHqX6GHgn5nBwAAPqBkGgCAbUcsFrv11lsnTJiQSqX8zgL0IpFI5Omnn7Ysy+8g&#10;AAAAAAAAvlFKPf3003/5y19WrFjhdxagdxk/fvyoUaP8TgEAAAAAAAAA2CgjEs7bbUjebkO8rJ1t&#10;anETSSeZUo6rXFcaujQMIxwyomGrqEAa1EkBALBd4z8FAADYFriuO3ny5Guvvbaurs7vLECvM3Hi&#10;xN12283vFAAAAAAAAL6ZPn36ZZddNnv2bL+DAL3Osccee9FFF/mdAgAAAAAAAADQKZplBitK/U4B&#10;AAB6L0qmAQDo8956661LL710/vz5fgcBeqOTTz75N7/5jd8pAAAAAAAA/LFy5corr7zy2Wef9TsI&#10;0Bv169fv4Ycf9jsFAAAAAAAAAAAAACA3KJkGAKAPW7p06WWXXfbyyy/7HQTopQYPHjx58mS/UwAA&#10;AAAAAPggmUzeeuut48ePT6fTfmcBeiMp5WOPPVZWVuZ3EAAAAAAAAAAAAABAblAyDQBAn5RMJm++&#10;+ea//e1vmUzG7yxAL6Vp2uOPP15YWOh3EAAAAAAAgJ723HPPXX755atWrfI7CNB7XXrppUcddZTf&#10;KQAAAAAAAAAAAAAAOUPJNAAAfc+UKVMuvfRS3ncENu3KK6889NBD/U4BAAAAAADQoxYtWnThhRe+&#10;/fbbfgcBerVRo0aNGzfO7xQAAAAAAAAAAAAAgFzS/A4AAAC2wNKlS3/0ox+deOKJ1EsDm7bnnnve&#10;cMMNfqcAAAAAAADoOalU6qqrrho1ahT10sCmWZb1z3/+07Isv4MAAAAAAAAAAAAAAHKJLtMAAPQN&#10;2Wz2tttuu+WWW9LptN9ZgN7ONM3HHnvMNE2/g2Bb8+6771ZVVbVtV1ZW/uAHP/A7EQAAAAAA33r1&#10;1VcvvPDC5cuX+x0E6AOuu+66kSNH+p0C25rFixd//PHH7bunnnoqa9QAAAAAAADA9un9999fs2ZN&#10;23Z5efnRRx/tdyIAALYjlEwDANAHfPTRR2PHjl24cKHfQYC+4corrxw1apTfKbANqqqqWrJkSdu2&#10;53l+xwEAAAAAQAghqqurf//73z/33HN+BwH6hj322OOKK67wOwW2QbFYrH3xUAihlPI7EQAAAAAA&#10;AAB/rFu3rn210LZtv+MAALB90fwOAAAANqWlpWXs2LGHHnoo9dJAJ5WUlFx11VV+pwAAAAAAAOh2&#10;SqnJkycPGzaMemmg82677TbD4MPiAAAAAAAAAAAAALAN4g+DAQDovV566aXzzz+/qqrK7yBAX1JQ&#10;UBAOh/1OAQAAAAAA0L2WLFly7rnnvv/++34HAfqYfv36+R0BAAAAAAAAAAAAANAt6DINAEBvVFdX&#10;d+qpp/7sZz+jXhrYUsuWLZsxY4bfKQAAAAAAALqL67p33HHHqFGjqJcGtsITTzzhdwQAAAAAAAAA&#10;AAAAQLegZBoAgF7n6aef/t73vvfss8/6HQToq+666y6/IwAAAAAAAHSL+fPnH3TQQVdccUUqlfI7&#10;C9AnPfjgg62trX6nQG/keCrteElHpRzP9pRSyu9EAAAAAAAAAAAAALaM4XcAAADwX9XV1b/97W9f&#10;euklv4MAfdvUqVOXLFmyyy67+B0EAAAAAAAgZxzHuf3226+//vpsNut3FqAPa25unjx58mWXXeZ3&#10;EPhPKRW3VXPGa8m4SUfZ3v/USGtShA0tz9IKLa0wqOlS+p0XAAAAAAAAAAAAwGbQZRoAgN7iqaee&#10;Gj58OPXSQNe5rnv77bf7nQIAAAAAACBn5s+ff8ABB/zlL3+hXhroujvvvJN/lLZzjqdWx+1P67Jz&#10;6zOr4nZtym3MuE0ZryHt1qXc+rTbmHabM15dyl3b6ixsys6pySxuzqYc+k4DAAAAAAAAAAAAvRol&#10;0wAA+K++vv6kk04688wzGxsb/c4CbCMee+yxtWvX+p0CAAAAAACgqzzPGz9+/D777PPpp5/6nQXY&#10;Rqxdu/axxx7zOwX84Sm1Om5/UptZGXea0m592l3d6tQk3aa0l7C9rKs8JRxPpF31bcl0wqlJus0Z&#10;b13C/awu802znXUpnAYAAAAAAAAAAAB6KUqmAQDw2VtvvTVq1KgXXnjB7yDANiWbzY4fP97vFAAA&#10;AAAAAF2ydu3aI4888sorr8xkMn5nAbYpt956q+M4fqdAT2vNel/UZVfGnVjWW5dw6lJuxlVRUysL&#10;aQOi+sCo0S9iVIT1yrDeP2IMyjMqwnqBpSkhGtNuVcJpzrg1CefT2nRN0lWKwmkAAAAAAAAAAACg&#10;16FkGgAA3yilrr322h/+8Ifr1q3zOwuwDZo8eXJtba3fKQAAAAAAALbSW2+9teeee77//vt+BwG2&#10;QcuWLXv66af9ToEeVZ1w5jZkY1m3NuXWp1wpZVlQ6x/WiwJayNB0Kdc7XwoR0GW+pVWG9X5hPWTI&#10;WNZbl3QSjlrcnF3c4nhUTQMAAAAAAAAAAAC9DCXTAAD4I5PJnHzyyTfccAONCIBukkql/va3v/md&#10;AgAAAAAAYGtMnjz5mGOOqa+v9zsIsM26+eabPc/zOwV6glJqddxZ0mInbK866dquKg5qlWE9ZGry&#10;O5XSG2TqsiSol4d0TcrapNuc8WqTzoJG2/H4Ix4AAAAAAAAAAACgF6FkGgAAHyilzjjjjBdeeMHv&#10;IMA27h//+EdDQ4PfKQAAAAAAALbMY489NnbsWNd1/Q4CbMsWLVr07LPP+p1iO+J4Ku2qhO0lHZVx&#10;e/RzsmsT7sq43Wp79WnX1ERFWI+aW/OmRECXlSE9z9JiWa8+7TZl3K+b7Fz1mlZKuUq5SvClXQAA&#10;AAAAAAAAAGCrGX4HAABge3T//fdPmTLF7xTAtq+1tfWuu+666aab/A4CAAAAAADQWcuXL//d737n&#10;dwpgu3DTTTedeuqpnewzjK2QsL2mjNeS9RJZL/u/DZmllAFd5Ft6gaUVBzRT766/CvUpd0XMTthe&#10;Y9oLG7IkqHfpL7gURQHN1ERTxmtIu1KIJS1i10JrK+6khIhnveaMG896KVdkXNVeLG1oMmTIiKkV&#10;WFqh1Y0PBwAAAAAAAAAAANjGUDINAEBPS6VS1113nd8pgO3F3XffffnllxcWFvodBAAAAAAAoFOu&#10;u+66VCrldwpguzB//vypU6eecMIJfgfZ1nhK1KbcdQknYXtCiKynsq5wPOUq1VY3rUlhSGnqMmGr&#10;2qSQUhYFtAERI9+Sua1gTznekhY77arGjBcyZEkoN8XHUVNTQjSlvWbpCSEKLKcivAWvXqQdb13C&#10;rUu5WU8pIWxP2a5w/vNwpBC6Jlpt2ZLxquW3D6cyrBcH9Rw+GQAAAAAAAAAAAGCbRMk0AAA97f/9&#10;v/9XU1PjdwpgexGLxSZNmnTNNdf4HQQAAAAAAGDz6uvrn376ab9TANuRG2+8kZLp3KpJOivjTtZV&#10;GVclbJV0vP+WSWtSCqGUcIRIKFdkpRDC1ETY1BxPNabdfEsbkm9GLS0nSZRSS1ucrKsaUq6pydIc&#10;1Uu3yTM1xxWxrBfU5bIWuyjQqXpm21MrY05N0vGESDkqYXtp99ve0lIoTUohhVKivSG3pcuQIW3X&#10;a0y7EVPbMc8oonAaAAAAAAAAAAAA2DhKpgEA6GnTpk3zOwKwfZk4ceKll16al5fndxAAAAAAAIDN&#10;ePPNN23b9jsFsB354osv/vWvfx177LF+B9kWZFy1qCkby3oZVzVnvIyrNCnChhY0RECTmhQdO0gr&#10;pTmeyHgiZbstGTeW8cKmdJX4siHbP6LvmGd2vdt0Q9przrhNGdcTojyg5bJ7tRBCiMKATHuyMeMF&#10;DH1l3Nn0yUqpupS3LGbbnopnvXjWc5UwpMgztIAhLF3rWM/tKeV4Iu2qjKtiWS+WFSFd2p6ab3ul&#10;QX2XQtPI/WwAAAAAAAAAAACAbUFuPs8MAAA6b/78+X5HALYvjY2N9957r98pAAAAAAAANm/evHl+&#10;RwC2OzfffLPfEbYFzRn387pMc8ZrSLs1Sdf1VHFAGxAxioNa2NB0Tcr/rYGWUpq6jJqyLGwMiBh5&#10;lkw5qirhxDLu2lZnbn0m66qtzfKt1a1O1lUJW+VZ0sxlh+n/TqE4oDmeime9mqSTcb2NnekpsbjF&#10;+aY525r11iXc5oxn6bI8pPWL6IVBLWRo66XTpLR0mW9pZSG9f1jPt2TaVdVJtznj1aXdz+syrba3&#10;2XgAAAAAAAAAAADAdogu0wAA9LS6ujq/IwCdUlBQcNBBB+2999677777jjvuWFlZWVxcHIlELMuS&#10;Urqum0qlWltbm5qa6uvrq6qqVq9evXz58sWLFy9YsGDt2rV+x/8fd95550UXXRQKhfwOgr7t5JNP&#10;9rxvX0bUNL4/BQAAAADIPRYP0VcYhrHPPvuMHj16+PDhQ4YMGTBgQGlpaV5eXiAQ0HXd87xMJpNI&#10;JFpaWurr62tqatasWbNixYolS5Z8/fXXixcvdhyn6xlyZdasWe+8886RRx7pd5A+rC7lLm62045X&#10;n/Yc5RUG9Dxz/RrpTdA1WRjQo6ZqznpNGS/tKk+JuQ3ZEcVW0NjKUuemjJewvVjW06XIN7trKS+g&#10;y5Ah41kvz9RKdx7xxz+OaP+RaZptG46nFjbZLRm3OePFsp6ly4qwHuh0CbeuyQJLzzNVc1bFbS/t&#10;qtKg/lVDdliRVRhgiRIAAAAAAADojU488UTXddu2edUQAIAeRsk0AAA9LZVK+R0B2JRwOHz66af/&#10;/Oc/HzNmjK7rGztN1/VoNBqNRisrK7/708bGxs8//3z27NnTp0//97//3dLS4u+kampqHnzwwYsu&#10;usjfGOjrAoGA3xEAoPd6++23f/SjH7Vtr127tqysrCdHP+GEE/71r38JIX71q19NnjzZ74cBAACw&#10;9dLptN8RgM048sgjzz777OOOOy4/P39j52iaFgqFQqFQaWnpzjvvvN5PM5nMvHnz5syZM3PmzI8+&#10;+mj58uV+z0ncfPPNlExvtca0+02znXK8+pSrCVEZNixta+qcDU2WBLSgrpoyXm3KLRNiXmN2VIll&#10;bVWD6Jqk4yqRclW+pWmdLt7eCvkBrSbhJh3VaGtDg8H1hnKVWtCYbcl6DSk36ag8UysMbEExeTtN&#10;yuKADOuiIePVJJ2ykD6/MTOiJFBg8bYlAHyL9UkAAAAAQO9hWZbfEQAA2H5JpZTfGQAAfdVf/vKX&#10;W265pW27uLi4oaHB70R9QyQSSSaTfqcANqCwsPAPf/jDBRdcUFRUlMPbuq77ySefTJs27YUXXliw&#10;YIFfsxs0aNDSpUvbO3sAANAXNTQ0vPvuu2+99daXX365ePHiRCIRiUR23HHHPffcc8SIEUceeeSI&#10;ESM28cWT7pPJZAYMGND2O4Lf/va39957bw8HWLx48a677tq2/eWXX44aNarnHwIAAFjPJ598Mnr0&#10;6PbdDz744JBDDvE7VB9w1llnPfnkk36nADZA07TTTjvtqquuGj58eG7vvHz58tdee+3FF1987733&#10;fOw+PWPGjAMPPNCv0fuuhO19WZ9JOao25ZqaLA/loD4543i1KdfQZEXYyLO0UaWWvoX3dJX6uDrd&#10;kvGaMt6AqLFVNdedpZSqTrq6JstD+vCSQFGHzs9Kqa+b7Ia0W5dyU45XHNCjXa5wdjxVl/JcpcrD&#10;etjQRpVY4W7roQ0A3+V53rx5895+++05c+Z8+umn1dXVtm2XlJTsvffeo0ePPvjggw8++GBfvj/L&#10;+iQAAL3f9ddff91117VtR6PReDzudyIAAAAAwLaJPzwDAKCnbUX3AKAHnH766UuWLLn66qtzWy8t&#10;hNB1ff/997/hhhvmz5//2WefnXfeeaFQqOcnuHr16ieeeKLnxwUAbMK7775rdfDII4/4naj3Wrly&#10;5U9+8pPS0tJTTjnlgQcemD17dlNTUzabbWpq+vzzzx955JE//OEPe+65ZzgcvvLKKxsbG3s43g03&#10;3ND+BaVrr712q++zYMGC9r8f9thjj85fOHTo0J/+9Kdt2yeddJLruj38BAAAAHKFxUP0TsOGDZs9&#10;e/aTTz6Z83ppIcROO+10/vnnv/nmm2vWrLntttsGDRrkyxzHjRvny7h9muOpr5uyWVfV5a5eWggR&#10;MLSykO4oVZ92E7a3vMXe0jvEs56nRMpVlia7tV5aCCGlDJtaxlFKiebM//xudF3SbUi7TRkv5aiS&#10;oNH1emkhhKHJ8rCmCVGXcjOu+rop6/KVfGy7WDzsuq1ebfsu13Ufe+yx8vLyPfbY4w9/+MMzzzyz&#10;ePHieDyeTqfXrl37yiuvXHPNNUceeWQwGLz44oubm5t7eKa5Wp/sON+99tqr/emdeuqpmz6f9UkA&#10;AAAAAAAA6CUomQYAoKcFg0G/IwDrGzVq1FNPPVVSUtLdA+21117333//ihUrLr74Ysuyeniat912&#10;m+d5PTwoAGATPvzwQ7uDfffd1+9EvZFS6p577tlxxx1feeWVzZ6czWbHjx9fVlb20EMPqZ56Z3r5&#10;8uW33HJL2/avf/3rysrKrb7Vq6++2v73w5Y2l7vzzjvbNhYvXvzggw/2zNwBAAByzpemfMBmvfLK&#10;K/vss093j1JRUXHllVcuXbp08uTJ/fv37+E5/utf//rqq696eNC+blXcSTmqIe0JIcpCek7qpdsE&#10;Da0kaKQd1ZL1qpNuS3bL1nXjWU8IkXVVwOiJ5xDQhBIi46l4h5xpRy2P2UlHxbNeQUCLmDl7OLqU&#10;ZWFdKdGQdpOOWh33rTc70N1YPOy6rqy2dVRdXT1q1Khf/epX7WXJmzBp0qTy8vLOLGbmSg7XJ9vd&#10;euutX3zxxRY9PdYnAQAAAAAAAKA3oGQaAICeNnDgQL8jAOtbtWpVLBbrseHKy8snTJgwf/78E044&#10;oSen+c0330yZMqUnR8R2xVOqx6oTgW3GtGnTOu7usssufifqjf74xz9edNFFW3SJ53nnnHPOBRdc&#10;0DO/Lp111lnt29ddd91W30cp1f5a4VYYMmTIj3/847btCy64oDOvbwIAAPRCLB6id5o3b16PjWWa&#10;5rnnnvvNN99ce+21kUikx8ZVSt122209Ntw2IGF765Ju3PYyrioOajlv5hw2ZMSUsaxne2ppc3aL&#10;foebdJTjCU+JgN4Tb0RYuhRC2J5KOf8NubQl63qiKe0GDZmfu3rpNqYmiwJ62lGttleVcJMOnwrF&#10;tonFwy7q4mpbu5UrV+6yyy4LFizo/CW2bf/kJz+ZNGlSz8w0V+uT7RYsWHD11Vdv6VWsTwIAAAAA&#10;AABAb0DJNAAAPe20007zOwKwvubm5pNPPrmpqaknB91ll11eeOGFf//73wceeGCPDcpbj8gJx1P1&#10;aXdxc/aL+swntemPq9Mz1qVmrEvPqE5/XpdZ1JRdHXfq067tUUENbIpt25988kn77pAhQ0KhkN+h&#10;ep3HH398/PjxHY/oun7VVVfNmzcvkUh4nue6bmNj4+uvv/7df5/ee++9OXknctPee++9GTNmtG0f&#10;d9xxgwYN2upbffLJJ+vWretKmHHjxrVtuK577rnndvfcAQAAusMpp5yiafz5HXqd3/72t59++mlP&#10;jhiJRK677rrFixefe+65uq73zKDPPPPMihUrenKafdqaVsf1VEvGCxsybHTLL1yFAU0K0Zzxko6q&#10;T29BVXDWE46nhBBGrgu5N0iTUpPC8YTtKVcJIUQs6zVlvJas5wlRHNBl7vpvtwsbIqSL5ozneGpN&#10;q9sT8wR6FouHXdf11TYhRGtr67777ptIJDoevOiii7766qvW1ta29cmmpqYZM2Z890PJF1988Wuv&#10;vdbd08zh+mSbbDZ7zDHHbN21rE8CAAAAAAAAgO945QIAgJ52ySWXjBo1yu8UwPrefPPNoUOHvvDC&#10;Cz087sEHHzxjxoypU6cOGzasB4b75JNP3n333R6eI7YZjqfWtDpz6zOzqtNfN2bXJdy6pNuQ8hoz&#10;bnPGa/tfXcqtSjgr4vbXjdnZNelFTdmWjEv3aWCDVq5c2XH3Jz/5id+Jep2ampqzzz6745H99tuv&#10;trb25ptvHj58eDgcllJqmlZUVPTDH/5w+vTpU6ZMWa+65vLLL1+9enX3JXRd9xe/+EX77k033bTV&#10;t/I87ze/+U0X84wcOXK//fZr2546derMmTO7b+4AAADd5Hvf+97ll1/udwpgfdXV1fvvv/9FF13U&#10;w+P269dv8uTJ8+bNO/7443tgONd1//a3v/XwHPuotOPVpdy47SkhCgPdVdOuS5lvaSlH2Z5am3A6&#10;f6HjqbYC624oVd5oVE8pIYTrKSHE2lbHVaLV9iKm1j3l5EJKWRg0PCVaba8u5aZpNI1tDouHXZST&#10;1TYhxHnnnVdfX9++W1RU9PXXX0+aNGnEiBGRSKRtfbKwsPDAAw984YUXPvjgA8uyOl5+wgknNDY2&#10;dt80c7g+2e7yyy9ftWrV1l3L+iQAAAAAAAAA+I6SaQAAelowGHz11VeHDh3qdxBgfQ0NDY899pgv&#10;Q//sZz/76quvHn744cGDB3f3WLfffrsvc0Sf5npqddz+pDazImbXpdzmjFeddNcmnLqU25B2m9Je&#10;S9aLZ91Y1qtPuesS7pq4U510WzJeTdL9qiH7WV2mKuFQNg2s57PPPuu4e9hhh/mdqNe59NJLPe+/&#10;bzyPHDnyo48+Ki4u3uDJUsrjjz++vaFKu6uvvrr7Ej766KNr1qxp295rr722+sNASqkLL7zwq6++&#10;6nqkO+64o3379NNPd10abQEAgL5n3LhxP//5z/1OAazPdd377rsvk8n0/NC77777lClTZs2adfjh&#10;h3f3WA8//HDHwjBsTFvP51bbC+mym0qC20RNKYWKZ73WrJewO1sV7P3nC4Y9VTEthFDtQ9uuasx4&#10;CdtTSuWb3RjB1ETYkPGsp5SqS/H7X2xrWDzsilyttn366adPP/10xyMffPDBbrvttrHzDznkkA8+&#10;+KDjkXQ6/cc//rH7Zpqr9cl2M2fOvPvuu7tyB9YnAQAAAAAAAMBflEwDAOCDAQMGzJw58+ijj/Y7&#10;CLC+k08+2a+hdV0/++yzv/nmm7vuuqusrKz7BnrjjTfmzp3r1zTR5ygh1iWcT2szK+NOLOutS7g1&#10;STdmu1KqAkurjOgDIvrAPGNQ1BiUZw6M6P0iRmlQzw9omhTNGW9twqlPu00Zb1mLPbc+k+z0a53A&#10;9uC9997ruLvnnnv6nah3qaurW+99xGnTpq3XpOW79t9//z/96U8djzz++OPdVNKQSCQuvPDC9t2t&#10;a8Xmuu706dPHjBlz77335iTVmDFjhgwZ0ra9cuXK+++/vzvmDgAA0K00TXvsscduuOEGXe+uxq3A&#10;1jnuuOMCgYBfo++///7vvvvum2++ue+++3bfKMlk8h//+Idfc+xD6lJu2lWuJyLdWRIshNCkjJha&#10;0lFCiPp0Z6vOdO3b9tKqp4qm1X8aWutSNmQ8pVTCViFDM7TuDRAxpatE2qVkGtsgFg+3Tm5X2265&#10;5ZaOu2edddbIkSM3fckBBxxwzjnndDzy4IMPtrS0dMdkc7I+2VEymTzuuOO6eBPWJwEAAAAAAADA&#10;X5RMAwDgj5KSktdff/2ee+7Jz8/3Owvwrd133/3000/3N0MgELjkkkuWLVt20003FRYWdtMoXX9n&#10;AtsJx1MLGrNLW+yY7VUn3fqUK6UoC2kDI0ZFyMi3NEuTuibbf1slpTQ1ETZlgaWVh/T+ESPPlBlH&#10;1Sbdtt7UX9Rn17Y6StFwGhBCiFdeeaV9W9O0gQMH+p2od5k6dWrH3V//+teDBg3qzIWXXnrpekfm&#10;z5/fHQnHjx+fTqfbtsvLyw899NDOXGXbdk1NzZw5cx555JGTTz45Go2OGTPmu82xt5qU8sYbb2zf&#10;veSSSxKJRHdMHwAAoFtJKf/6179+9NFHw4cP9zsL8C1N06699lq/U4ijjjpqzpw5U6ZM6b5/Ou65&#10;55723+xgg2xPJWwv7SgpVUjv9lcOwqbmKZFxVSzb2VU1Q4q2UmXX66EvGLrK0zUppTQ02Zx2HU/Z&#10;ngoZ3V6wHdI1TYqUo5KOyrqsOmKbwuJhJ3Xfals8Hp8yZUrHI3/+8587c+F111233pEPP/ywO+a+&#10;deuTm3DOOec0NDR08SasTwIAAAAAAACAvyiZBgDAN1LKCy644JtvvjnvvPMMw/A7DiAmTZrUS/5W&#10;jEajf/nLX5YvX37VVVdFo9Gc3//pp5+uqqrye5bo7TKumlufaUy7DWm3Nul6SpUE9cqwHjK0/3Sp&#10;2QxDE4UBfUDEKA5qGVetSzittrc8Zs9ryDoe7y9ie9fa2rp27dr23TFjxtBAbz1///vfO+6OHTu2&#10;kxeWl5f369ev45Fvvvkm5/FaW1tvuumm9t2//vWvmrb5VabPPvvMsqzKysr99tvv17/+9fPPP98d&#10;dQjHH398exjbth9++OGcDwEAANAzDjzwwC+++OLuu+8uKyvzOwsgxo4du8cee/id4lvHH3/83Llz&#10;//nPf+6yyy45v3ldXd0TTzzh9xR7tXjWE0JkXBXQZQ90cbY0IWVbyXRna4JDhmZqUghh90jFtOMp&#10;paQhRUCXUopY1su4QggR1Lv/6UhhaSLjKiFELNtD9eFAD2DxsJO6dbVt0aJFHXd1Xd999907c+GA&#10;AQPa2yy3+fe//53zuW/d+uQmvPbaa08//XT7blfuxvokAAAAAAAAAPiIkmkAAHxWUVFx//33L1q0&#10;6JxzzrEsy+842H6deeaZRx11lN8p/kdhYeHNN9+8bNmyyy+/PBQK5fDOtm3fc889fs8PvVo8631R&#10;l2m1VW3STTqqMKD1C+sRc6vecZQiamoVYd3SZX3KbUi7zVlvYZPt0msa27f1iniPOeYYvxP1Ltls&#10;du7cuR2PbFFlwpgxYzruLlu2LOcJ77nnHtd123fPPPPMnn5GGxcKhc4777z23WuuucZxHL9DAQAA&#10;bCXDMC688MLly5ePHz9+vS/jAD2pf//+48aN8zvF/9A07cwzz1y4cOFDDz2044475vbmd911l2Lp&#10;ZuNSjhJC2J6ytO4vCRZCk9KQwvaUUiLjdOqvS8TUNCkMTfRM4+W2AmlLl2FDOp7KeirrKU2KHqiY&#10;FkIEDM32lBAi5VAyjW0Hi4e9wXrrk6NGjep8FfF6DZ+//PLLnMfL7fpkc3PzSSed1L5bWVl56623&#10;bvXdWJ8EAAAAAAAAAB9RMg0AQK8wZMiQBx54YOXKlX/9618rKir8joPtTkVFxcSJE/1OsWFlZWXj&#10;x49ftmzZxRdfHAwGc3Xb+++/P5VK+T059FIJ2/uqIZN0VHXStT1VGtTyLU12rrP0xpiaLA/pRQEt&#10;6aiGlNuScb9uzPLmLbZns2bN6rh78MEH+52od1m9enXH3Z122ikQCHT+8ry8vI67iUQit/Fs277+&#10;+uvbd3/4wx8WFRX58Jg27je/+U37dnNz87vvvut3IgAAgC6JRCKXX375ihUrHnvssX322cfvONge&#10;3XfffQUFBX6n2ADDMH79619/8803991336BBg3J124ULF7755pt+T673SrvKVcJTwuhaP8/O06Vo&#10;KwdOd64EOt+UQoiArqW9nimZVroUpiYLLK0toeMpU8ourih2kiGFUsLxVCcfDtAnsHjYG3Rs9C2E&#10;2KJ/z663WpjJZHKbLbfrk0qp0047LZlMth959dVXu/hBFtYnAQAAAAAAAMAvlEwDANCLVFZW3nDD&#10;DatXr3722WePPvrozn+oG+iiBx54oKSkxO8Um1JZWTlhwoSlS5deeOGFW1QztjGNjY1PPvmk39NC&#10;b+Qq8XVT1vZEbdIRQlWE9JCRs1+N8yytyNKSjmpIu00Zb1FzloZF2G6t9+r58OHDN3tJY2Pj3nvv&#10;PXDgwL322uuHP/zhGWeccdFFFz3//PN+T6VbVFdXd9wdPXr0Fl3e0NDQcTcSieQ23jvvvJNOp9t3&#10;f/vb3/b0A9qcPffc0zTN9t3bb7/d70QAAAA5YFnWL37xi08++WT27Nnnnntufn6+34mwvTj77LOP&#10;O+44v1NsimmaY8eOXbJkyd///vcBAwbk5J6TJk3ye1q9l+t9u6bVY3+GoWuap1Tb0J05P2TIgC7D&#10;hnQ9kenmQmKlRNLxQoYUQhQFdcdTQghPCSl7aN1P16QQwhOCimlsS1g87A08739618disc5fu94X&#10;IcvKynKbLbfrk0899dQbb7zRvvunP/1pr7326mJC1icBAAAAAAAAwC8UYgEA0OuYpnnyySe/8cYb&#10;q1atuu222/bYYw+/E2EbN3bs2F7+ymO7/v3733333UuXLr3gggu6Xjh99913+z0h9DpKqSXN2ZSj&#10;6lOuEqI8pJt6jlvBRC2tMKglbNWYdutTblXS9XvSgA+UUh1fQcvPzy8uLt70JQsWLNh5550///zz&#10;tWvXfvHFF2+++ebTTz8tpTz++OP9nk23WK9keqeddtqiy2fOnNlxd+jQobmNN3HixI67hxxySCcv&#10;3HvvvdXGXXvttblKaBjGiSee2L77zjvvNDc35/YhAAAA+Gj06NGTJ0+urq5+6qmnfvzjH3csxgBy&#10;buedd17vtwC9lmVZ559//tKlS+++++6uF06/9tprS5cu9XtOvZQSQgklhBA9VRUshVLi28LgTp0v&#10;ZVlIDxpSkyJud/KirZR0lKdExNQiphY2ZFtNtxKiZ1pMCyGEUm3/p5P15EDvx+Jh53Xratt6baVn&#10;z57d+Ws/+OCDjrudKXrfIlu9Pvld1dXVv/zlL9t3hw4deuONN3Y9IeuTAAAAAAAAAOAXSqYBAOi9&#10;BgwYcOWVV37xxRcLFy68/vrrR40a5XcibIOGDRt25513+p1iywwYMOCee+5ZunTpRRddFAwGt/o+&#10;c+fOnT59ut+zQe9SnXTrUm5Txsu4qiSoGVq3vNeYb2oFAa3VVklHrY47Wfq/YPtTW1vbsQfIj3/8&#10;402f/9JLLw0fPny9V8qeeuqpSZMm6bru92y6RWtra8fd8vLyzl/b2NhYW1vb8UhuX0nMZDKvv/56&#10;+25lZeVmX1rtJE3L5TrVen9fvfbaazm8OQAAQG8QCoVOP/30f/3rX9XV1Q8++OD//d//UTuNnDNN&#10;86mnnsrLy/M7yBYIBAIXXnjh0qVL//73v69X67VFlFL33nuv37PppXQp/1MP3ENVwZ4QbQt1nf+8&#10;YWXYkELkWVrKUXa3rb8ppWJZN6DLgC4rw3p7wp6qlhZCtBWvC01+224a2AaweJgrXVxtW29RMZlM&#10;rly5sjMXLlu2bL31yYMOOiiH88rh+qTneT/96U9d978ft3311VcNw8hJTtYnAQAAAAAAAMAXlEwD&#10;ANAH7L777tdcc82XX365ZMmSv/3tb4cccsh2/gf8yJVgMPjMM8+Ew2G/g2yNAQMGTJo0afny5X/4&#10;wx8ikcjW3eT+++/3ex7oRWxXLY/ZKUfFs16+JUPG+r9dSsRjLY0Nbf9LxGNdGSvflAFdNmfctkH9&#10;njrQ0+bPn99x9wc/+MHGzlRKXX/99T/72c86HiwqKpo/f/7pp5/u9zy60S9/+cuODWEuu+yyzl87&#10;efLkjruRSGT33XfPYbYvvvii4+5PfvITP5/Uxh1wwAEdd//f//t/ficCAADoLsXFxb/5zW9ee+21&#10;urq6J5988tRTTy0oKPA7FLYRN91003777ed3iq0RCATOP//8JUuWTJ48eciQIVt3k0cffTSTyfg9&#10;ld7I0L59z8BRPfQpQNdTbeXAnf/EYdCQpSE9z9SkEM0ZT3VP1FZH2Z4oCGimLgs0p76+vm3xsLW5&#10;wempns9t42hSdtP3H4Gex+JhL7HnnnuuV3R96623dubCP//5z+sdOfDAA3MYLIfrk/fcc0/H7tl3&#10;3nnnLrvskqucrE8CAAAAwPYsFovV/0dLS4vfcQAA2L5QMg0AQF+y8847X3bZZR988EFdXd3TTz/9&#10;85//fItaDgLrmTBhQl/vXl5ZWXnHHXesWLHi6quvLiws3NLLn3/+eVaj0K4q6XhKNGXcgCYLAhv4&#10;MsX0N6e98Mh9bf/76I1XujKWlLIwoLlKtGS9upTbkvX8nj3Qoz766KOOuxt7/z6bzZ544onXXXdd&#10;x4P77rvv8uXLv/e97/k9iV5q8eLF672SeOutt+a2e/Mrr/zPL4CbeGnVXzvttFPHib/yyiuO4/gd&#10;CgAAoHsVFBScccYZzzzzTH19/bvvvnv55Zev1xsQ2CLHHHPMFVdc4XeKLrEs69xzz/3mm2+eeOKJ&#10;rfjHoaGh4cUXX/R7Er1RUJeaFLoUTrd1b16Po4SpSSFEyNiCquAd8kxDk4UBPeWqZDf8jtD2VEvG&#10;CxsyqMsd8syFC+bfc889D93/jxceue+Nf07OZLPdVKf93YcjpdClCHa+BzfQu7F42EsEAoGLL764&#10;45H77rvv/fff3/RV77333rPPPtvxyO9///toNJrDYLlan1y2bFnHCe67777rzbeLWJ8EAAAAgO3Z&#10;tGnT7vmPKVOm+B0HAIDtCyXTAAD0SUVFRaeddtrjjz9eXV392Wef3XrrrUceeWQwGPQ7F/qS008/&#10;fezYsX6nyI3S0tIbb7xx1apVd9xxx8CBAzt/YSqV4pvuaON6al3CTTrK8URBsCcasgR0GTW1uO05&#10;nlhBo2lsZ1599dWOuxts3NHQ0LD33ntPnTq148Hzzjtv5syZdMzbmI8//nifffbpeGTw4MHnnXde&#10;bkdZ71+de+yxh9/z3jBd1/faa6/2Xc/zvv76a79DAQAA9BDDMA4//PDx48fPmzdv9erVDz/88Omn&#10;n863F7FFBg0a9Pjjj0u5LVRg6rp+1llnffXVVy+//PKYMWO26NpHH33U7/i9UdjUhBCWLnvmM4CO&#10;p1xPmJo0dbklFdMiZMgBUSNqypAhmzJuNqdtn5UQDWlPSlEU1KOmVhH69tULKYShCV0KTwlX9cQ/&#10;QWnXszQphAhv0dMBejEWD3uPG2+8MRKJdDxy5JFHvvDCCxv7JMTbb7991FFHdTwSDodvuOGG3KbK&#10;yfqk4zg/+tGP2nc1TXv55Zdz++lJ1icBAAAAAAAAwBeUTAMA0LdJKffaa68//vGPb7/9dlNT0zvv&#10;vHP11VePGTPGsiy/o6FXGzZs2AMPPOB3ihzLy8v7wx/+sGzZsscff7zzr0c8+eSTfgdHr1CTch1P&#10;xbKeqYlAT/0+Kd+SQqi47cWzXqanevIAvnMcZ/bs2e27Q4cO/e5nXxYsWDBkyJD58+d3PPjYY4/d&#10;f//9hmH4PYPexXXdhoaGt99++5hjjjnggAPi8Xj7j4qKimbOnJnb/yy0bXvJkiUdj1RWVvr9DDZq&#10;vR5EM2bM8DsRAACADwYOHHj22Wc/9dRT1dXVc+fOnThx4s9+9rOioiK/c6FXM03z2WefLS0t9TtI&#10;LkkpjzvuuI8++mjmzJknnHBCJ2ui3nrrrdraWr+z9zp5pqZJEdRl1lVuTuuQNyjtCiFEUBcFlral&#10;ZfyDo0aeqZUEdV3KuqRr5yitJ1RdyrU9VRLULU3sVmR1DBbQpaFJIUTa7faaciVE1lUBXUop8y1e&#10;/8C2gMXDXiUSicyYMUPX9fYjnueddNJJ3//+9995551YLNZ2MJFIfPLJJyeeeOJRRx3lum77yaZp&#10;zpgxI7dF7Llan7z++usXLVrUvvvoo4/269cv5w+Q9UkAAAAAAAAA6Hn8mRkAANuOYDB4xBFH3Hjj&#10;jR999FFzc/M777xz7bXXHnHEEeFw2O9o6F3y8vKmTJmy3lfhtxmmaf785z//4osv3n777R//+Meb&#10;fYXu3//+N289QilVlXDTrsq6Kn/L37zcarqUYUNLOp4Qoi7ldvl+QN+wcuXKjrvHHXfceidMnTp1&#10;+PDh7e/bCSHy8/O//PLLX/ziF35n7y0WLFhgWZZlWbquG4ZRWlp61FFHvf766x3P+b//+79Vq1b1&#10;798/t0NXV1d33NU0LS8vz+/nsVHrfULlo48+8jsRAACAn6SUI0eO/P3vfz916tSGhoYvv/xy0qRJ&#10;J598cncUh6Cvu/POOw844AC/U3SXAw444IUXXli8ePHvf//7zf6OxnXdl156ye/IvY6UojCghwwp&#10;hEh2/3cAk7Zr6dLQZFFA39JrpRS7F1tBQ5aFdSFEbTIHvaY9pepTXtpRJUE9ZGhDC63Q/7Z3Dhqa&#10;FMLSZcLu9pLppK2UkiFDRo1v67SBvo7Fw95m1KhRy5YtGz58eMeD06dP/8EPflBQUCCllFJGo9HR&#10;o0dPmTKl4zkDBgxYunTp1rWA3oScrE/OnTv3pptuat89+uijzzrrrO54eqxPAgAAbJOmTp2aTqf9&#10;TgEAAABgoyiZBgBg2xQKhY444ojrrrvunXfeaWlpmT179oQJE0455ZSBAwf6HQ3+e+SRR3bffXe/&#10;U3S7I4888l//+teiRYsuueSSwsLCjZ3med4bb7zhd1j4LOuJtOMlbU/XRNjo0TcLw4Z0PZFxVX2a&#10;kmlsLz777LOOu4ceemj7tlLqmmuuOeGEEzqesOeeey5fvnzUqFHdEWbu3LlW97j00ku77xkqpWzb&#10;tm3b8zb87vXRRx/9/PPPR6PRnA+9XguXYcOG9dhnJrbCev/BM336dL8TAQAA9BZSylGjRl100UXP&#10;PvtsVVXV0qVLH3/88d/+9rd77LFHxy6C2D6dddZZF154od8put2QIUMmTpy4Zs2aiRMnbnqx9LXX&#10;XvM7bG9UFtINTQZ02Zrt3pJp2xNpV4QNKaUoCW7N6w0BXQ4vtoK6rIgYmpQ1STee9ZTaytgZT61L&#10;uBlXlYX0sCGH5BulofV/2WxLGzFkxhXZbi4pTzieqcnA/2fvvsOkqs4/gL/n3DJtewfpUiLEgmJD&#10;I/4sscUKMZrE3hPFBDX2iDVY0CgajQVrNBoVFUvsXaIIKgrSBOll++7Ue+857++PwXVcYNkys7Pl&#10;+3l4fObcveW9F9ydfee85zVEaQDfvaGHQPKwCxowYMBXX33197//vfWHjB07dunSpf379097MB3P&#10;TyYSiUMPPbRpGAwGn3766QwlOZGfBAAAAOh51q9ff9VVV/n9/mwHAgAAAAAAW4WSaQAAgJ7PNM3d&#10;d9/9wgsvfPrpp1etWrVq1ar//Oc/F1988X777ddT+wxDCy699NLx48dnO4rOM2zYsDvuuGPt2rWP&#10;PvrouHHjtjjj4dNPP812mJBlDY4mooRi2xCdXPvnM4UUFPU47OiYl/G2MwBdwbvvvps63GWXXZIv&#10;EonEsccee/3116d+9dRTT509e3ZRUVHm4nEzQ6lsroPwxhtvFBYW3nTTTZ7npffMixcvTh0OHz48&#10;i7e5TWVlZanD5cuXZ/fvBQAAAKDLGjJkyEknnXTvvfd++eWXdXV1b7/99k033XT00UdXVFRkOzTo&#10;bLvsssv999+f7Sg6T15e3sSJE7/99tv33nvv5JNP3mLCHMnDLSryS8sQebZ0NUfdDFYFNzhaCsqx&#10;ZInfaHcX5ZAldyy2g4YoDxp+Q9QmdGVct7WYWTPXxvWGiCeFKA8YAVMMK7D7hMzN9xREQVMELSkF&#10;NWby4SQUxz3OtYUUlGyjDdADIHnYBWmtX3jhhWYPv2WffPLJ6aefntoMPF06np+cOHHiunXrmob/&#10;+c9/Wlh5uYOQnwQAAADoec455xzUSwMAAAAAdHEomQYAAOh1+vXrN2HChFtvvfX999+vr6+fN2/e&#10;gw8+eO65544ZM8a27WxHB5l1yCGH3HTTTdmOIgsCgcDJJ5/83nvvff/997fccsvuu++eWha7evXq&#10;bAcIWdboas3kavK1d9plu0kSfkPEPSaicCYnUAJ0HTNnzmx6LaXs168fEVVXV++6664vvvhi6p7/&#10;/Oc/H374YdM023oJICLXda+88sqf//zn9fX1aTxt6mxCIiovL8/2jbYkLy+v2ZZoNJrtoAAAAAC6&#10;upycnAMOOODyyy9/4YUX1q1bt3Llyueee+6yyy476KCDCgsLsx0dZFZJScmMGTMCgUC2A8mCcePG&#10;Pfrooxs2bHjyySePOeaY1Iewbt06rbHOXXOGEH2DRsAUtiHqHJ2hrFZCccTVubaUgvrnWh05VciS&#10;O5XY+T5ZGjCK/YareH1UVcVUTG2737SjuDau10ZU2NN5tlERMkK2/Hmxr3zrVcp5tpSCcm0Zcdtc&#10;m916dQltSgpZsjxoWp2e2ATIECQPu5q6urqxY8dOmDChurq6TQc+9dRTffv2feONN9IbTwfzk++/&#10;/37q6jAnnnji4YcfnuZHlgL5SQAAAIAe5sEHH3zppZcyt+YOAAAAAACkBT45AAAA6NUMw9hxxx13&#10;3HHHM844g4hc1/3mm2/mzJnzxRdfzJ07d968efjUticZOnToU089JWWvXjRnwIABl1xyySWXXLJu&#10;3bq333579uzZGzduPP7447MdF2RZY0InJ3b6jCzMLDQlxRQTUeZmTwJ0HeFwOHWhiv32209K+c03&#10;3+yzzz6pLUcsy/r444933333bMfbRY0aNYqZiYiZHcepq6tbvHjxK6+8Mm3atGZv3hYtWjR69Oj5&#10;8+enq+Zh7dq1qcOSkpJsP4yW5OTkNNvS2NiYm5ub7bgAAAAAupP+/fv379//uOOOSw6XL18+Z86c&#10;uXPnfvHFF1988cWGDRuyHSCkjWmaTz/99KBBg7IdSDaFQqETTzzxxBNPjMVi77///ieffPLdd98N&#10;GjSol+dUt6ZvjrU+qgp9ckNU1cV1oT/NT0kzV8eVKSnPlmUBI2h2NHHnN+WOxfbqsFod9gKmCLu6&#10;0dHRqDIE+QzhM4QpSQohiViQ1uxq8pjinnY1CUEhU+TZhimp2G9sn2/ZLSYSLSnKAmaNJyOuro6r&#10;8pAhKc2Jx0ZHJxSXBAxTin45mPgBPQSSh13Nxo0bR44c2axY2rbtSZMm/fa3vx08eHAoFCKiaDS6&#10;atWqF1544ZZbbqmtrW3aMxKJHHLIIQ8++GDyk+i06Eh+MhwOH3XUUU3DwsLCBx98MKMPEPlJAAAA&#10;gO4rGo0Gg8HULQsWLPjTn/5ERL1zwUEAAAAAgG4En5wBAADAjyzLGj169OjRo5NDpdTixYu/+uqr&#10;r7766ssvv5w3b16zD6GhrUzTHDhw4NChQ4cNG1ZQUHDrrbcmEonOuXReXt6LL76IXkBN+vTp8/vf&#10;//73v/99tgOBLiHqsaNYCLKzUTJtCMHMmimBkmnoBZYsWZI6POSQQ5599tlf//rXzXZzXXf48OHZ&#10;DrYbEEL4fL7y8vLy8vJf/OIX11133eOPP37OOecopZr2Wb58+R/+8IeHH344LVdctWpV6rC0tDTb&#10;z6Alm39WXVdX17dv32zHBQAAANCNDR48ePDgwRMmTEgO161b9+WXXyaTh1999dWSJUtS34tCO1RU&#10;VGy//fbDhg0bNmzYI4880ux3qIy64447DjjggGw/gK4iEAgceuihhx56aLYD6dIMQYPzrIW1Tp4t&#10;GxxtGyJkpS23xsy1CVZMZQHDkmJQXodaTDeRQgzINcuCxooG14iLXFsmFEddnVAU9fSW9ie/KfJs&#10;GTCFFJRny/65ZqHPaM21BuaaDXW62G9sjKm6OBf6SIi0PR9HcZ2jg6YImqJ/jpmVhSABMgHJwy4l&#10;Ho/vtttuzeqlJ0yY8NBDDzVrnhwKhX72s59ddtllkyZNuuGGG66//vrUr5555pljxozZeeed0xJV&#10;R/KTp512Wmrt/csvv9ysBibtkJ8EAAAA6Kbmz58/a9asM888s2lLXV3dcccdF4lEiMgwWpUZAAAA&#10;AACAbEHJNAAAAGyVYRg77LDDDjvscMIJJyS3VFVVzZs37+sfzJ8/P5kHhM2Vl5cnp5AOGjRo8ODB&#10;Q4YMGTJkyIABA1JzpnvvvffRRx/teV6mg5FSPvnkkyNHjsz2UwHoojQzEzFxVqYWmpKISDGjyzT0&#10;Bp9++mnq8N577125cuUW93zwwQcvuuiiTMez0047Jds19wy2bZ9xxhn77rvvyJEjtf5xqvcjjzxy&#10;/fXX9+vXr+OXaNZFMNlGpsva/LPqxsbGbAcFAAAA0KP06dOnT58+hx12WHIYi8Xmz5//dQq0od6a&#10;nJycwT+VzB+m1u2cfvrp++6773fffdcJ8Zx99tnnn39+tp8KpJnSHFfsalLMgsiUwm8IS6azcLck&#10;YJQnTCbP0Vyd8Axh+M009Jpm5npHR1wu9EmfIYYVWOld6NBviBGF9iDFG6JeZUz7DUFETOQq1kxM&#10;JAQln1jysqYUJQGjLGDkWqL1T882xNACe1Gtk2/LuoQ2hMhvXa31NrmaK2PKFKLIb+TZcju0mIYe&#10;BMnDLuWqq65KbfpNROeff/5dd93VwndC27avu+660aNHH3fccanbJ0yYsHDhwrQUlrQ7P/niiy8+&#10;++yzTcMLLrhg7NixmX6GyE8CAAAAdFN33HFHeXl50zCRSIwfP37RokXJoeu62Q4QAAAAAABagg/P&#10;AAAAoA1KSkoOOOCApmYjzLx8+fJvvvlm/g8WLlwYj8ezHWbnEUKUl5cPHDhw4MCBg35q81XDN3f4&#10;4Yffe++9Z511VqbjnDJlyhFHHJHtpwUAW2ZIQUSepoTuvVOvoPd44403Uodbm/JIRNdcc83EiRMt&#10;Kz1dpHqVESNGPPbYY7///e9TNz744IOTJ0/u+MljsVjq0DS7dGZp8+mb+PQaAAAAIKMCgcCYMWPG&#10;jBnTtKWqqiqZPEz+d8GCBc0aFfZ4eXl5W0weFhcXb/PYioqK1157ba+99qqpqclokPvvv//dd9+d&#10;7UcF6aGZ6xK6NqHrE3qLbZNNKfJsWeiTxX4jLXXIQ/LMiKuZaWOMKuO6xE+BjlVNM3Odw40O59ky&#10;15b9csxif0Z6N/kMMSDX6p/DCcUNDkc8HffY1ayZpCBDkN+UAVPkWTLUlkrpVKUBo8ExiTxPc73D&#10;TCrflh0sWXc0V0YVCSoLGn5TjCi00WAaehIkD7uO+vr6qVOnpm4ZNmzY3//+99Z8Ezv22GMvuOCC&#10;adOmNW1ZunTphx9+uP/++3c8sPblJ2tqao4//vim4YABA2677bbMPkEiQn4SAAAAoHuqrKz817/+&#10;9Ytf/CI5jEajv/71r995552mHerr65teRyKR6dOnX3DBBdmOGgAAAAAAftSlJ7YCAABAFyeESDY/&#10;Oeqoo5JbtNbLli379qcaGhqyHWlHBQKB/j8YMGDAgAEDkjMd+/fv7/f7O3LmM888c/Hixbfeemvm&#10;gj/99NMvueSSzn5kANB6TEQkBMn0dfgB6JqY+fXXX9/il2zbHjVq1BdffNG0JRKJvPrqq0cffXS2&#10;o+6WfvOb35xzzjmRSKRpy0MPPZSWkmnP87J9c22w+ZTEtLSyAQAAAIDWKykp2X///VPLYzZu3Lhg&#10;wYLU5OGaNWuyHWZHGYbRt2/f1ORhU/6woKCgI2ceNmzY888/f/DBB2euumbo0KHPPfccSs56AE/z&#10;uoi3LqocxZoprthRmwqANbMQQgoyBVmGiHm6Ji6WNXjFftkvZObYHapwNqQYWWR/Xe2UEVXGVGVM&#10;59nc7sJgpbk6ruKK8n0y35ZlQXNQXmb/cQoh/Kbwm0SUkV8Yh+SZrmYiEkI3ONrTusgv250GDLu6&#10;NqEMIcoChs8Qo4psX1r7bwNkF5KHXcqLL77YbMsjjzzS+tzalClTUkumieiee+5JS8l0O/KTzDxh&#10;wgTHcZq2vPbaa7Ztp/uZbQHykwAAAADd0T333BOPx999992PPvrI87wLL7xw3rx5qTssXrxYay2l&#10;rK+vP/roo6dMmZLtkAEAAAAA4CdQMg0AAADpJKUcOnTo0KFDjzzyyKaNa9euXfiDRYsWffbZZ3V1&#10;ddmOtDnDMEpLS/v06dOnT5++fftu94N+/fr169evqKgoc5eeMmXKwoULZ86cmYmT77///vfdd1/m&#10;ggeAjvOYicgUomPTUwG6gcrKymg0uvn2HXfc8c0336ytrd1hhx1St1966aVHHXVUB5sv9U6maZ51&#10;1ll///vfm7asXr3acZyOTwT0+Xypwy7eFIWZN38y2Q4KAAAAoLcrKysrKytLLZhpbGxcmOLLL79c&#10;tmxZtsPcgsLCwoqKiqbkYfK/yeRhRUVF5qpfxo0b949//OOss87K0E29/PLLGU1+QudYF/FWNHqe&#10;5pjHYVfHFTOTJDYNaQgyhWBBWnNcU9hlIrKkCFpCaa6KqdKAMTjP6kjHadsQOxbb82scIaguoRsc&#10;HVe60JY+sy3nZGp0dV1CCSFKAkbQFBVBY/v8bv9LnBBiRIEtyCEiS1JtQq+LqkKfETCoTRkPj6k2&#10;rmIe+01Z4jf8phhVZIcs5BOhR0HysEt5+umnU4e5ubl77bVX6w8PBoMnnXTS448/3rTl5ZdfTktg&#10;7chPvv322++++27T8Lrrrhs5cmRmHltzyE8CAAAAdDuRSOTuu+8mIs/zmhpNN1NVVTVp0qSRI0fe&#10;fPPNUsqmt8ovvvjiL37xi05ItYXDYWbOzc3N9tMCAAAAAOiikIcFAACAjOvbt2/fvn0POOCA5HDG&#10;jBnHHXdcK48dOXLk8OHDly1btmHDhtra2tT1v7dJCOH3+4PBYCgUys3NzcvLy8/PLywsLCoqKioq&#10;Ki4uLi0tTc7RLC8vLy0tlTI7s4uklE8++eQ+++zTbEHKjhs+fDhaxAC0hiGFFEQsFLPR6fOrlCYi&#10;koLQEwZ6vPnz52++8fzzz7/jjjtM0ywvLx81alTqPosWLfryyy9Hjx6d7cC7pT322KPZlrq6urKy&#10;sg6etqysLPXvqLGxMds32pLNe87k5eVlOygAAAAAaC43N3f33Xfffffdk8Pa2trtt9++tra2Ncfm&#10;5+cfcsghK1euXLNmTU1NTSQSadOlbdsOBALJ5GFubm4yeZjMHxYXF5eUlDQlD8vLy5vV53SmM888&#10;89tvv7399tvTe1rLsp599tkRI0Zk674gLRzNi2vduoSKK65NaFexKSnPFgFDWnILRblKc1xxxNX1&#10;Cd3o6FxbMlNtQg8vsIr87a/8tw2xU4lvSa0jiAKmqI3rDTHlMyjXMvwWSWop66U0RzwOu9rTFDBl&#10;oU/ahhyUZ/YJGj2jElIIGlFoB0xvVdjzGaImrqtiyjZEriUCpmi54zQzu5rCLkdcJYQo8sscS+bY&#10;8mcFlt9EvTT0NEgedikfffRR6vCAAw5o6wephx12WGrJdDweb2xs7HhRRzvyk83eWE6ePPn666/f&#10;5lFKqdTh888/32w9yt133/3jjz9u+STITwIAAAB0O/fee291dfU2d7vzzjuTL/74xz8mX0yfPv2N&#10;N944+uijMxdbNBq9++6777333u+//56IRo4cef/99++zzz7ZfmYAAAAAAF0OSqYBAACgsx177LF7&#10;7733rFmzWrPzggULhg8f/tJLLw0cOJCIPM+Lx+OO43iep5TiHxCREEJKaRiGYRi2bdu2ncVZjG2V&#10;k5Mzc+bMPffcc/369ek6Z0lJySuvvIIWMQCtkWPJiKuJyNWUsaZQW+UxS0FSUEea+QB0Cx9++GHq&#10;0DCMF1544Ve/+lXTlmuvvXbChAmp+0yePPnFF1/MduCd7b777ps4cWLTcOedd549e3ZbTzJkyJBm&#10;W9LSEbqioiJ1uHHjxuw8o9ZJJBLNtuTn52c7KAAAAADYhsLCwssuu+zSSy9tzc719fVffvnltGnT&#10;fvnLXxKR1jqZPHRdVymltU5NHgohkslDy7KSycNsLaHYDrfeeuuSJUtmzpyZxnPed999TctcQjcV&#10;cfX8GifucW1CR1xtSSoJyGCLlbSGFCEpQpb0NDU4usHREZeL/XJBjTMw1+yXY7a7StkQNKLQKojJ&#10;7xs8nyEiLjc4qiquZJx9pvQZwpRkCpE8v2b2NLuaE4oczczkN0WxX/oMkWPJoQVWTo/rnzwg18yz&#10;xdJ6z5Ii6nGDo6vjOrmKot8UtiDTkIJYkNDEWpOjyVEcV9rVJAXl2kauLU0p+oaMgbmm7BHF5ADN&#10;IHnYdXie19DQkLpl1113betJNl+WJRwOd7xkuuP5Sa211rodl26WX928HHpzyE8CAAAAdC/RaPS2&#10;225r0yGjRo2KxWKXXXbZXXfd9d5772UutmefffZPf/rTmjVrmrYsWLBg3Lhx06ZNO++887L0wAAA&#10;AAAAuiiUTAMAAEAW3Hzzzfvtt18rd37hhRfefPPNW2655Q9/+INpmjk5OdkOPyMGDBgwc+bMcePG&#10;RaPRjp/N7/e/+OKLQ4cOzfZtAXQPubasTQghKOFpf6fXTHuKTCmI0GUaer5XX301dbhkyZLBgwen&#10;bvnVr35lWVbqzLOXXnpp3bp1ffr0yXbsnSonJyf1IXzzzTftOEmznidElJbVZPr375863LBhQxYe&#10;UKtt/raqp76TBAAAAOhhJk6cOG3atNWrV7dm58WLFx9yyCEnn3zyXXfdlZ+fHwwGg8Fgtu8g/aSU&#10;Tz311H777Td37ty0nPCqq646/fTTs31b0CFhR39T48Q9XRnTntYFPiPXEq0veDYlFflljhLVcbUx&#10;pgp9ckWjp5gG5ra/aloIURE0i/3GqkZvfdTLscyE4qjHcU/HPN7S/uSTIt+WQVOYUvgM0T/XKg/I&#10;ntFcenMFPmN0qVwbUWvCXtAUjuKIx3GPa+PJyr3m9XvJguo8WwQtKYiK/MagPCto9syHA0BIHnYl&#10;yRVnUhUUFLT1JJtXR6fl2zvykwAAAACQRu+9997+++/fNLz77rvb+g7zX//615QpU1auXDl8+PBx&#10;48ZlIsj6+vpzzz333//+9+ZfUkr94Q9/2Lhx4zXXXNOpDw4AAAAAoGvraWszAwAAQLfwi1/8InVV&#10;+G2KRCJ//OMfjznmmGYrmvcwY8aMefLJJzve3EZK+fjjj48dOzbbNwTQbeRaQhDZUiQ0d/xsbaI1&#10;xzUHTCGEyLPxCxr0ZJ7nffrpp03DwYMHN5vySEQ+n2/SpEnNNt51112Zi2revHl2Zvz5z39ud1TN&#10;Fj2Jx+PtWFGlvr6+2ZaOt3AhomHDhqUO161b1/FzZk4kEmm2JRAIZDsoAAAAANg2v98/efLkNh3y&#10;2GOPjR49+osvvsh27BkUCoVmzpzZr1+/jp/qpJNOuv7667N9Q9AhMU/Pr3XiHm+IKs1cFjTz7PZU&#10;GtuGKA+ZAUPUxHWjo1eHvbUR1cHYLCmG5Fu7l/sH51vFfqPQJ/uEzP45Zp+QURY0SgJGacAoCxp9&#10;Q2b/HLMsaBT4jLKg+bNCe0y5vyJodK96aWZqcPS6iLeswV3R4FbGVFVMVcdVvaMrYyrmcbOyQ0OI&#10;/jnmmDLf9j8+HGO7HLM8aBT7ZaFfFvpkkV+WBow+IbNfjlkaMAp8Rt+QObrUN7LIRr009GBIHnYp&#10;ptm8A0ddXV1bT7J5E+a0VAsjPwkAAAAA6bJmzZqnn366aVhVVfW3v/2trSf5+OOPV65cSUQnnXRS&#10;JoKcN2/ebrvttsV66SaTJ0/+y1/+kvHnBQAAAADQfWBGPgAAAGTHlClT2lob/OKLL+69996rVq3K&#10;duwZdPTRR99xxx0dPMldd901YcKEbN8KQHeSa0si8hkioVjzVqum+w4cPHTkjsk/fQcMbsMFti6q&#10;iJmCpizwSUtiyiP0ZMmPCZsceeSRW9ztD3/4Q7Mtt956aywWy1xgbmYo1f4p5gMHDmy25fvvv2/r&#10;SebNm5c6LCkpSUuX6REjRqQOFy9e3PFzZk5lZWXqsF+/foZhZDsoAAAAAGiVU089deTIkW06ZPny&#10;5fvuu+9LL72U7dgzqG/fvq+++mpeXl5HTnLYYYdNnz4927cCHaKZFta6cY83xjwiKguaPqP9aSVJ&#10;VBwwQpasTeiIq79v9OoTut1na2JJsV3I3KXUt0e5f0Sh3T/XrAiZZQGjNGCUBozygNE3xxyYZ/28&#10;2LdnuW9kkV0S6MA9dDrNXBVT39Y4/1sfn1eV+K7eXd3oxf155UNHlQ0bVTb05yXbj1pa783ZGJ+9&#10;MfFdvdvo6NTaaVOKPiFz51LfmDLfsAKrX45ZHjRLAmaRzyj0G8V+ozRg9A0Zg/KsnUp8u5f7ts+3&#10;QhamdkAPh+RhlyKEaNa7e86cOW09SbOPdPPy8tJSMt2O/OSvf/1rbrt333039STHHntssx1Si/y3&#10;BvlJAAAAgK7s+eef/+qrr5qGf/rTn9qxVFCT4447rum14zhpiXDGjBljx4797rvvtrnnrbfeeskl&#10;l2TuWQFAOwwaNGjnH2y//fbZDgcAAKB3MTt+CgAAAIB2GDVq1EknnfToo4+26agFCxbss88+77//&#10;/uZLy/cYEydOXLly5dSpU4lISql122anTZ48+Y9//GO2bwKgm7GkyLWlq7nBEWGX8+wtz8/8+Zi9&#10;0n7pqKctSZakEj9myUAPN3fu3NTh/vvvv8XdBgwYMHbs2E8++aRpi1Lq3//+92mnnZbtO+g85eXl&#10;ubm5jY2NTVs+/PDDtpaL/Otf/0odnnDCCWmJrVkXl2XLlimluuw8v2YfHv/f//1ftiMCAAAAgNYy&#10;DOOmm2465phj2nRUNBo97rjjnnjiiXS9Ae6CdtxxxxdeeOHQQw91HEcIwVtf+m2Lxo4d++yzz27e&#10;OhK6lxWNbsTV1XGlNZcFzY7X0gqiIr/UzDUJbRtiUZ2zW5k/XRXMtiGSZdLZfmzpoZnWRb01Yc9R&#10;7GmOepxQ7ChWTFTUf+h+/ZO7CUEbEsLnab9BcY/XRbw8W/bLMYt+mgP0m9JvyvJs3xRAV4DkYVdz&#10;0EEHPf74403D//73v57ntektxOzZs1OH6UrNdVp+stk5hWjPz0XkJwEAAAC6sueee27OnDkNDQ15&#10;eXn3339/s0/Y26SoqCj5gb7neZdddtn48eP33nvvDoZ39913X3jhha2fOnjbbbfZtn3jjTd21vMD&#10;gG1o+fuAp7nB0Q2Ojnoc97Ri0kSGEIaggCGClsy3ZY4tjHb9NgoAAABYihgAAACy5vrrr/f7/W09&#10;atWqVQcddNDGjRuzHX4G3Xrrrb/97W932GGHzz77rE1NY/785z9fc8012Q4foFvaLmRaUgRM0ejo&#10;Nk42bj9PU9zTQUsKomI/fjuDHq5ZU47Ro0dvbc/Jkyc323LFFVe0dQ2Rbk1KefbZZ6duSa6l0nrL&#10;li377LPPUreceOKJaYmtrKxMyp98v6qpqcnOY2qFb7/9NnW45557ZjsiAAAAAGiDo48+ep999mnr&#10;UUqpk0466bXXXst2+Bn0f//3f4899pgQ4tNPP23T5MtddtnllVdeCQaD2b4D6JCox2sjqtHRcY8L&#10;/YadpsrmZHrKEFQd147ilY1utm+0K6qNqy8qE8vr3fqE3hhVayOqLqE9pqAli/yy1C9Lg7I0aBT7&#10;jXxb+iTFla6O67URryauauJ6QY2zoMaJe70oxQHQekgedjWpLfKIyHGcd955p/WHa63//ve/p245&#10;9dRT0xIY8pMAAAAAkBZVVVUfffSR4zhnnHHG+eeff+6553bkbD6fT2s9a9asvfba64knnuj4G79r&#10;r732ggsuaOtvOjfddNOUKVMy/egAoCOYuSqmFtQ4n66PL6hxVoW99VGvKq6r46ompqpiXlVMrYt6&#10;Kxvdr6sTn62PL65zGxzd1rVTAQAAAJPyAQAAIGv69+9//vnnt+PAZcuWjR8/3vO8bN9BpgghHn74&#10;4TPOOGO33XabPn06ER1++OGnn356sxkAzZxzzjm33357tmMH6K6K/TJgyjxbKqao1xlJRmauSXiG&#10;ELmWLPIbpsSSkNDDvfzyy6nD/v37b23P//u//8vNzU3dsn79+g8++CDbd9CpTjnllNThkiVL/ve/&#10;/7XyWK318ccfn7qlT58+e+21V1oCk1IedNBBqVtWrVqVzSfVonnz5qUOd95552xHBAAAAABtc8st&#10;t7TjKM/zTjjhhMWLF2c7/Az6zW9+M3Xq1B133PH5558vKyvbbrvtrrnmmpKSkhYOGTly5BtvvFFQ&#10;UJDt2KGjVjS4SnO9owOmCHW8wXQKKUSR33AUN7p6XUQlFObh/YiZltW782ucBkdtiKrKmPI0F/pk&#10;35DRJ2gU+mSOJQOWDBgyYIiQJfJsWRww+gaNiqARMmXU47URrzahq2Lqi8pEVUxl+4YAuhwkD7ua&#10;gw8+uNnnkqeffnrrP5ydMWNGVVVV09CyrEMOOSQtgSE/CQAAAABp8fLLLyuliOjZZ5+95557OliO&#10;uG7dutLS0rFjx86ZM+fYY49teY7fNl1yySWbrxXVSpdffnlytiEAdDXMXBlTcyudhbXOxpiqc/SG&#10;qFod9tZHVFVM1cR1bULXxHVlTK2LqNVhb2NM1Tt6fcSbV5X4utqpTyCjCAAA0AYomQYAAIBsuuKK&#10;KwoLC9tx4EcffXTttddmO/wMsm37oosuIqLx48efdNJJo0ePfuihh95///2Kioot7n/qqafee++9&#10;2Y4aoBsTQmyXY/oM4TNEvaM6odN0zKO4RwU+w5A0OM/K9gMAyKxIJLJy5cqm4dixYw3D2NrOpmle&#10;ccUVzTZuviUtdtppJ86Mu+66qyOB7bjjjgceeGDqliOPPLKhoWGbBzLzn//85zlz5qRufOCBBzr4&#10;oWyqo48+OnX4xRdfpOvM6cXMb7/9duoWTEkEAAAA6HbGjh17zDHHtOPAhoaGE044wXV7cpvcP//5&#10;z36/v6Ki4t57783Pz588efKCBQua/R7RZPjw4W+//XZpaWm2o4aOinlcHVeNrmaiQp/R8RM24zdE&#10;wBQNjlbMa8M9dtHStlJM39Qk1ka8BkevjypPc3HA6JNj5tqy5WUQhRC2IQr9sk/IyLVF2FHrol7U&#10;44W1zspGF81hAJogedgFhUKhK6+8MnXLmjVrJk6c2JpjV65c+dvf/jZ1y9/+9rdAIJCu2JCfBAAA&#10;AICOe+mll9J7wpqamuSLI488siPnmThx4m233daRM5xzzjmvv/56eu8OADoo5ulvatxFtU59QlXG&#10;1NqwV59QgjjfkqUB2SdkbJdj9Ms1++UYFUGjxC9zLKGZauJ6TcSriauauP662llU63gaGUUAAIBW&#10;Qck0AAAAZFNhYWG7JzFMmTLl66+/zvYddIa///3vy5YtI6J99933s88+GzlyZLMdTjnllIceekgI&#10;tKgF6JCygOEzRJFfKqbquM7otTRRnaN8hghZon+O5Tfx/y/0cEuWLEkdHn744S3vf8YZZzTbMmvW&#10;rKVLl2b7PjrV/fffnzqsqqraaaedkm8Jtqampuboo49uNuHyyCOPPOKII9IYWLMajFdffTXbj2rL&#10;qqqqIpFI03CXXXZp1oAIAAAAALqFKVOmmKbZjgO/+OKLDk4u7C6OO+64nXfeuaamprS09L///e/p&#10;p5/ebIfhw4e/++67W1uKEbqXDVGPiRodHTSEmZmP+nMtoTRFPd4Y64xVBbs+xfR1daIuoatiqi6h&#10;A4boEzJCZtvS8YYQhT6jImQZQmyIqrDLKxu97xtRlA6wCZKHXdOVV17Zr1+/1C333nvvSSedFI1G&#10;t3YIM//3v/8dMWKE4zhNG0eOHPmnP/0pjYEhPwkAAAAAHRSPx994441MnFlK+Ytf/KLdh59//vnT&#10;pk3rYAye5x1//PHffvttJm4QANqhKq6+qnJq46o6rtdHlaO4wCe3yzHLgmaeTwZMaUlhCCGJpBC2&#10;IYKWLPAZFUGjT8jMNWXU43VRry6hN8bUl1VOo5vZaY0AAAA9A0qmAQAAIMsuuOCCgQMHtuNAz/OS&#10;fZh7vKKiolNPPTXZWLJ///4ffPDBmDFjmr56xhlnTJ8+PY2tIwF6LSloWIFlSVHkM2IeNziZSi8y&#10;c3VMeZoKfdJniH457Zn5DdC9fPrpp6nDffbZp+X9S0tLN6/yvfnmm7N9H51qyJAhN910U+qWFStW&#10;bL/99qeccsonn3xSU1OjtSYiZq6vr587d+7EiRPLyspmzpyZesjQoUOfeeaZ9AY2bNiw1Ll9L7/8&#10;ctfsizVv3rzU4amnnprtiAAAAACgPUaMGHHmmWe279ibbrppw4YN2b6DzjBt2rTkG2DTNB966KFJ&#10;kyY1fWmHHXZ47733+vbtm+0YIQ2YuTKm4h5rphw7UwlhnyEsSRFXu5rrE719+h0zLahJNDq6MqZi&#10;iov8stgvZXtXL7UklQeNgCVq4qrB0WvC3hq08gYgIiQPuyqfz/fRRx8Fg8HUjU888URFRcXkyZMX&#10;LFjQ2NiYTAwqpTZs2PDcc8/tsccehx12WDweb9o/GAy+8cYbLbQNbwfkJwEAAACgg955553U1W3S&#10;aODAge1eKOeCCy6455570hJGQ0PDUUcdVVtbm4l7BIA2WRPxFtY4EVevi3pRT+Xbok+OkWdLoxU5&#10;RktSgV/2CRkhSza6ekNUhR39TZVTE1fZvi0AAICuDqU1AAAAkGU+n+/GG29s37Fvvvnm//73v2zf&#10;QWf45S9/2TQjobi4+N13303OBZk0adIDDzyAemmAdCnwGQPzrJAlQpaod3RMpX9WKDPXJHTM42K/&#10;YRti+3xLosM09ALNVmgeNWrUNg+58sorm2158MEH6+vrs30rneqyyy7bfCLdY489ts8++xQXFxuG&#10;IYSQUhYUFOy2227Tpk1T6icfiuy0005z5szx+/3pjUpKmVqy4jjO6tWrs/2otuD1119PHR522GHZ&#10;jggAAAAA2mny5Mk5OTntODAcDt9+++3ZDr8zFBcX77vvvk3DqVOnTp06VUq5++67f/DBB3369Ml2&#10;gJAeccUJxTFPG4J8RqYySkKIoCUTipmoPmNLCnYXyxvc+oSujquE4iKfkWNJ0d566SRBVOKTIVPU&#10;JXTE1d83enUJTHAEQPKw6xo4cOCCBQuavZdobGy89tprR40alZeXJ6UUQpimWVFRMWHChM8//zx1&#10;z2AwOHv27O222y69USE/CQAAAAAd9NJLL2XozJ7nEdH777+/fPnyNh140UUX3X333WmMZOnSpb/5&#10;zW+aTSEAgE62Ouwtr3cjHm+MKkOIioCZ7zMktS3BaAhR5JOlfkMxr496UU9/W+PU9vrFLgEAAFqG&#10;6hoAAADIvt/+9re77bZb+4696667sh1+JzHNH/vQ5uTkvPTSSx9//PHUqVM7OEMLAJrpn2MW+o0i&#10;n2FJURXTYTed6cVkvXTE5UK/DFliUJ5V5E9nawWAromZ//vf/zYNQ6FQSUnJNo/ac889Kyoqmm18&#10;8MEHs303nUoIMX369FtuuaUdx1566aVz5szJy8vLRGCnnXZa6vCtt97KyvNpATNPnz69aThgwIBh&#10;w4ZlOygAAAAAaKfy8vJLL720fcc+8MADqX0Oe7DU5CERTZo06bPPPnv//fdb8/sXdBdhl4korthn&#10;ZjYn7JeCmRzFDb27ZLo2rtZGvAZHR10u9MmQlZ7HLoQo8suAKWoS2lF6cZ3r6a7YHBWg0yB52MUN&#10;HDhw2bJlf/rTn9p64JgxY5YtWzZy5MhMRIX8JAAAAAC0GzPPnDkzQydftWpV3759f/3rX/fr16/1&#10;R1199dWZWPnxzTffvOyyyzJ0pwCwTZUx9X2DG3F1dUz5TVEWkFYH1sH0m6IiaBpSVMZUXPG3NYlw&#10;707eAgAAtAwl0wAAAJB9QoipU6e279gZM2aEw+Fs30EWSCnHjh2b7SgAeqbhBVbAFOVBw2+ImrhO&#10;V6cXrbkqriMuF/hkriX755j9csyOnxag66uqqopGo03Dww47rDXrfUgpJ0+e3GzjNddc47putm+o&#10;UwkhLrnkkhUrVpx44omt2V9KefbZZ69cuXLKlCnNSibS6Oc///mAAQOahv/85z+z/ZyaW7JkSXV1&#10;ddPwqquuwiozAAAAAN3apEmT2tefsLa29uWXX852+Nmx2267BQKBbEcB6RR1NRMppjSV7m6VZRAR&#10;uZpjqveW8mqmZQ2eq7ne0UFThNJapi6EKPZLQ1BVXDuKVzR62b5dgGxC8rDr8/v9d9xxx7p16849&#10;91zLsra5/7Bhw15++eXPPvusvLw8QyEhPwkAAAAA7fb555+vXbs2c+dft27d8ccf35p3zkm33HLL&#10;DTfckKFgbrvttmeeeSZzNwsAWxN19ZI6J664JqEDpijxS9ne3wpdzXHFMY8TivNtQUQbY8pRtBBL&#10;MQIAAGydYMaPSQAAaKcrr7zypptuSr4uKipK/cwPoB2OPvrol156qR0Hzpgx45hjjsl2+ADQo7ia&#10;F9Q4jY6uTehGRwdMUeiTpmz/dJaYp2sSWjMl66X7hszBeSbmxwBAm4TD4U8//fTdd9+dPXv2kiVL&#10;1qxZ43leTk7OwIEDd95555133nnfffcdPXq0z+frhGAef/zxk08+uWm4cePG0tLSbD+hH1166aVN&#10;3bkNw6ivrw+FQtkOCgAAoNf5/PPPd99996bh+++/v99++2U7KOjGHnnkkWbtBFvp5JNPfvTRR7Md&#10;PkAaLK511kbU2ohX7DfS1fF4a1aHvRxLFvjk2D6BDqTEurE1YW95g7shqjzNfUJGu2c0tiCmdGVU&#10;F/hkni13K/MHMtw8HAAgLTzPmzNnzgcffPDll19+9tlna9euTSQSubm5I0aM2HXXXffaa69x48YN&#10;HDiwEyJBfhIAAKDbufbaa5tWvcnJyWlsbMx2RNBLXX311ZkrUU565ZVXDj744I8//nj//fdvec8H&#10;H3zwrLPOymgwOTk5n3766ciRIzN6lSxqbGx8//33P/nkkwULFtTV1R177LEXXnhhtoOC3o6Zv6p2&#10;6hN6fcQzpCgPtrm7tKM46nFCsaOal3tpprCnLUElAaN/jrVLqZ2J1CUAAEB3h55mAAAA0FXceuut&#10;r732WjtWf3/vvfdQMg0A6WVJ8fNie2mdS0SWpLqEXhdVOabMs4XRxlmirqaGhIp47DNEUUDahtwu&#10;ZAzKa+1qsgAATXJycg488MADDzww24EQEf36178+44wzmt65Pf7445MmTcp2UJs4jvP3v/+9aXjN&#10;NddgPiIAAABAD3DKKadMmzZt7ty5bT3wvffey3bsAOmhiDQzEUmZ8WtJQTp5UeZeOOVOM6+JeMnO&#10;LUUd6ADTsoAhAxY3ODrXlmvC3tACJAwBoBswTXPPPffcc889sx0I8pMAAAAA0E7t6+nSJk8//fRf&#10;/vKX6dOnt7zbCy+8cO6552Y6mHA4PH78+NmzZ+fk5GT6Wp2purr6ueeee/bZZ997773UGafvv//+&#10;+PHj+/Xrl+0AoVfbENNhR9fGFTOX+NuwUCITRVzd6GhXExF5zEqTYmampsJpKcgQIq50dVxFXG5w&#10;9cBcc7uQabe5LhsAAKAny/ynqQAAAACtM3z48D/+8Y/tOHDOnDnZjh0AeiBDiOEFVv9cM8eSfUJm&#10;jiXDnl4XVbUJlfA08TYO18QRV2+IeusiXlRxgU+WB40829ix2Ea9NAD0AH6//8orr2wa3nDDDUqp&#10;bAe1yX//+1/HcZKvpZRYQxoAAACgZxBC3H777e04cOXKldXV1dkOHyAdfshHdcrcN0HMRMTbSoL1&#10;SDUJ7ShudLQpKGRlcE5Fvi01U9jRG2PK073yWQMAtBfykwAAAADQDt9///28efMyfZXHHnusoqJi&#10;jz32aGGfDz/88MQTT+ycN7ELFy4844wzOuFCncDzvJdeeumYY47p06fPOeec8+abb27eoQcrFkF2&#10;aaaVDW5ccdTjfL9htjq5GPN4XUTVxHVccczTDY6OuJxQrJmEIEMIQ5AUxExKa6WpwdFhV6+LeGvC&#10;3ucbEysbkV8EAAD4EUqmAQAAoAv561//Wlxc3NajFi1alO3AAaBnEkIMzLV2KfWVBoxCn+wTNAKm&#10;CLu8IaZXh93KmGp0ddTlmKcTil1NcU83Oro2rjfGvLVhVR3XTKLQL7cLmXm27BMydymx82z8FgYA&#10;PcSkSZNs206+rq2t7SK9+5j54osvbhpOnjw5Ly8v20EBAAAAQHqMGzdu/Pjx7TgQ+UPoGQwpkt2O&#10;debrmJk5eTFT9sbmJJVRpZjiinPtzN6/LYXfFBGPNXN1vKtU+gEAdBfITwIAAABAm8Tj8X//+9+d&#10;c60DDzwwHo9v7atffPHFkUce2cIOaffMM8/cfffdnXa5TFi9evVf//rXgQMHHn300S+++OLmldJJ&#10;o0aNKiwszHaw0KttjClHc31Cm5JyWtdhWjNVxVVlTCWUjrg67LKnyTJEyBR5tsyxZNCUAVMETBk0&#10;ZciSebZR4JOmkK7muoReGXYbHb2y0Z1bGQ8n+1MDAAD0ema2AwAAAAD4UWFh4XXXXdfWXtOVlZWe&#10;55km3tgAQEbkWHJkkV2fUCsaPVOKIqaE5pjHcY9r41tIMkpBlhQhSwRN4TOEIURJwKgIGrkolgaA&#10;niU3N/fee+9tWo560qRJX331VbaDotmzZy9ZsiT5OhQKpU5PBAAAAIAe4NZbb33llVfaOptwzZo1&#10;2Q4cIA1sSYYQRKQyPO1NMysmU5AhSBB3UlvrLoOZ6hI66moiCrRuUmNHBE1ZE1ee5tq4Lg9m++YB&#10;ALoV5CcBAAAAYIui0ejChQsXLly4ePHi77777vvvv1+9evWGDRtisVinxXDFFVdcffXVgwcPHjFi&#10;xLBhwwYPHjxo0KC+ffvm5+cvX778d7/7XX19fSc/losuumjvvffebbfdOvm6HffRRx/deeedM2bM&#10;aE1T7lNOOSXb8UJvtyHiOZoTiov8xqYlMFvkadoY8zxNccWOYiEoYAjb2MaBphQBk1zNQVMoLarj&#10;KuyKYr/8qioxLN8qC2I2NQAA9Hb4WQgAAABdyznnnPPPf/5z3rx5bTqqoaGhqKgo27EDQE+W7zN2&#10;tGWDyzVxVZfQEVeTjzSTZtZMmoiZhCBLiqaMZciSFUGjNGD0zm48ANAbnHrqqVOmTElOAZw3b97c&#10;uXN33XXX7IZ06aWXNr3+xz/+EQgEshsPAAAAAKTX4MGDL7roohtvvLFNRzU0NGQ7cIA0CJhSCjIl&#10;ZbpTiKeJNs26k62Z1dfDNLpaMccV24bohLResio7rqje0U3NvQEAoJWQnwQAAAAAIqqqqpo9e/ac&#10;OXO++OKLr776avny5Vpnv8+qUmrp0qVLly7NdiCbOI7zm9/8Zu7cuXl5edmOpVU8z/vPf/4zderU&#10;OXPmtPKQ/Pz8s846K9uBQ68WV9zo6ojLUlBrypYdzZVR5TFFXK2YfAb5jNZmJG2DHC2YyJJU5DPq&#10;Emp9VJUEjMV1rsfUN4RKMQAA6NXwgxAAAAC6FsMw7rrrrv3335+I+vbtW19fH4lEtnlUIpHIduAA&#10;0PMJIfJtkW9LIkoorkuoiMuKyWNWmhSzIAqaImjJoCmCptzmco8AAN2dlPLf//5300LUf/nLX956&#10;660sxrN06dL33nsv+XrIkCG/+93vsv2EAAAAACD9Lr/88kcffXT16tVENGzYsKYmfi1A8hB6hhxL&#10;EJHPEDFPM4vM1dbGFQtBPkPk2jLbN50FEVcTkaM4aHXG7RuCDEmOYlezq8k2sn3/AADdCvKTAAAA&#10;AL3WunXr3nrrrffee+/DDz9sTYYQiOi7774777zz/vWvf2U7kG2IRqMPPvjg7bffvmLFijYdeMkl&#10;lxQUFGQ7fOjVauOKiGKeDphCbit/62mujClXc8RjZgqZbVvAURIZQriaLSlMg8qDRnVcV8ZUsd9Y&#10;Vu8agsrRaxoAAHqx3vgZJwAAAHRx48aNO+GEE4ho/fr111xzTWsmfkmJdzUA0Kl8higPmkPyrWEF&#10;1g6F9s+L7Z1LfDuV+IYW2H1DZoHPQL00APQSu+6662mnnZZ8/fbbb2d3kezrrruu6fW///1vw8BM&#10;cwAAAIAeKBQKTZ06Nfn66KOP7tu37zYPQfIQeoaQJS0p/IZUvKkRdIbEXLalkILyfb3x/52Yx5pJ&#10;MZmddfeWFB4zEcUUZ/vuAQC6H+QnAQAAAHoPpdQHH3xw6aWX7rTTTn379j355JOnT5+Oeuk2efLJ&#10;Jx9//PFsR7FVdXV1N9xww8CBAy+88MK21ksPGDBg0qRJ2b4D6O0aXfY0e5p82yp+1kyVMeVpinhM&#10;TCGrbfXSRCSEMEQyUcyOx6YUpQHpl1QVUzGPl9Z79QmV7ecBAACQNb3xM04AAADo+qZOnZqbm6u1&#10;rqysvPvuu1uumhZCFBYWZjtkAOj5Pvvss1d+8L///S/b4QAAdBV33XVXMBhMvr7iiiuyFca6deua&#10;PtydMGHC7rvvnu0HAwAAAACZcvzxxx900EFE9OKLL7722mslJSUt719UVJTtkAHSoyRgBEwhBIXd&#10;TNXWupoSmoOWMKQo7JVdpl3NycrltjZh2bBm1ay3/9v09wKdBAAAgABJREFUR3leKw80hfA0E5GL&#10;kmkAgHZBfhIAAACgZ3Nd99VXXz399NPLy8vHjRt3yy23fP3119kOqhs7//zzV65cme0omquurr7q&#10;qqsGDhx49dVXV1VVteMMd9xxRyAQyPZ9QG8XdbWriYh8hlj41dymVOE3cz5ttmdtQruaoq5m5qAl&#10;jFZ0ltqcKYmJmETyolKI4qDhM6g6rhylF9e5yawjAABAL9QbP+MEAACArq9v37433HADET3xxBPn&#10;nnvuI488Ytv21nYuLS1t4asAAOmyePHi2T9YvHhxtsMBAOgqcnJyHn300eTr//znP8uXL89KGJMn&#10;T06+kFLed9992X4qAAAAAJBZ99xzj8/nW7JkSSQS+fDDDwcPHtzCzv369ct2vADpURowpKCQKcKe&#10;0pmZ7tbgaCkoZMoSv2G0sbFJz6CYmJiozZMp6qqrvv1yTtMfza1uBS6S16Nkr2kAAGgr5CcBAAAA&#10;eiRmfu+9984666zy8vIjjjji4Ycfrq6uznZQPUFDQ8MZZ5yR7Sh+VF1dffnllw8aNOjGG29saGho&#10;30mOPPLI4447Ltu3AkAxT7uaicg0xOrlS5tShSuXLkrdLa444uq4Yo8paMr21UsTUfIwxdyUV5Qk&#10;Sv2GEFQd13HF3ze42X4kAAAA2YGSaQAAAOiizj///D322GPdunWff/75ySef/M477/Tt23eLew4Z&#10;MiTbwQIAAAD0auPHjx87dmzy9UUXXdT5AWzYsOH+++9Pvp42bVpxcXG2HwkAAAAAZNbw4cOvvvpq&#10;InrppZd+9rOfffbZZ8m+01uE/CH0GHm2zLNlnm0Qizqn1RW5reYojno615ZS0HY5be2y3EMIok0V&#10;zNRZFePMySvJ9k6OBAAA5CcBAAAAepJly5ZdffXVgwYN+r//+78HH3ywtrY22xH1NG+99dbzzz+f&#10;7Siotrb2yiuvHDx48JQpU8LhcLvPk5eX949//CPbdwNAzKyYNJMkbjnNVxtXmslR7DOE2YFlK5Pp&#10;RGZKXV1TSlHsk47iRkdviOmIm/40MgAAQNeHkmkAAADooqSU06dP9/l8H3zwARHts88+8+bNO/HE&#10;Ezffc/jw4dkOFgAAAKBXE0L8+9//Tr6eMWPG0qVLOzmAG264IflixIgR55xzTrafBwAAAAB0hksv&#10;vXTXXXdNJg9LSkpef/3122+/PRQKNdstNze3oqIi28ECpM2AXNOUlGvLiMcJlc6mxMxck9CGoFxL&#10;lgaMoNlLy3dNKZLTFHVnTSZkJiEEERm99JEDAKQB8pMAAAAAPYDruv/5z38OOuigoUOH3nDDDStX&#10;rsx2RD3Zhx9+mMWrh8Ph66+/fvDgwTfddFNjY2MHz3brrbf269cvi7cDkKR/WIxRtFgFHfXY1RRX&#10;WgjyGR26YtNl+Kd5Yr8pQ5ZocLTSvDrsZfvBAAAAZAFKpgEAAKDrGjVq1B133LFq1arksLi4+Mkn&#10;n5w1a9YxxxxjGD+mCnbYYYdsRwoAAADQ2/Xv359/MHTo0E6++rRp05KXXrhwYeobRQAAAADowUzT&#10;fPLJJ5tm1Ekp//znPy9duvTiiy8uLCxs2g3JQ+hhCnxGacDIt6UpqDqulE5P1TQz1znsKC7yG5Yh&#10;BuVZ2b7RrLENYUghBHmdVTPtMSXr032omQYA6ADkJwEAAAC6r7Vr115zzTUDBgw4/vjj3377beZ0&#10;LhIHmxs+fPhFF12UlUsnEok77rhjyJAhf/3rX+vr6zt+wl/+8pdnn312Vu4FoJlkobTYrIC5mUZH&#10;a2ZXky2FoA7lAzVtupLY7DR5tmSiRldXxlR6V94EAADoFlAyDQAAAF3aeeedd91116Vu2WuvvWbM&#10;mLFixYpbbrll7733Ngxjt912y3aYAAAAAAAAAAAA0NlGjBjRrB1KRUXFrbfeumbNmieffPLYY4/N&#10;zc1F8hB6niH5lt8UJQFDM22Ma52OacSNLjc6Ot+WfkMMyTN7c+1uwCBBZAjyOmUmIRO5mi0piMjf&#10;ix87AAAAAAAA9E6zZ8/+3e9+N2jQoOuuu279+vXZDqfnE0Kcfvrps2fP7vy2zFrrRx55ZPjw4ZMm&#10;TaqsrEzLOQsLCx966KFOvhGArUkmFaUgzVutmvY0JRQ7mgRxGnKwvOm6gppfz5IiYIiIq4moMqay&#10;/WwAAAA6m5ntAAAAAAC2IT8/f/ON22233SWXXHLJJZfE43Gfz5ftGAEAAAAAAAAAACALtpg8DAQC&#10;J5544oknnqi1dl032zECpJklxYhC+5tqpzRAG2NqY0yXBoyOzK+rS6gGh3Msme+TFSGzPNirZxHk&#10;2JKIfIaIK2ZmITJbxuxq1kw+QwRNaUqUTAMAAAAAAECvwMwvv/zybbfd9sEHH2Q7ll5khx12ePjh&#10;h/fcc8/Ov/Rrr7126aWXfv311+k97T/+8Y/Or/0GaIHflKbLRFtdjTHqaSJy1aYlFDtIExGRFGRu&#10;KYcZNEU0zgnF1XHVL6dXp3wBAKAXwk8+AAAA6N78fn+2QwAAAAAAAAAAAICuSEqJ9RahR8qz5YgC&#10;a2GdWxagyphaH/GK/DJgylYe7mpylfaIlOYGRzuKcm2ZY4sCn9w+38r2zWVZwBC2IQKmjLjKZbIz&#10;XMUcc7Ug8hkiL9NXAgAAAAAAAOgCPM976qmnbr755vnz52c7ll5n+fLlV1111f7777/ffvvtscce&#10;nZM4/eKLLy6++OJ33nkn7Wf+3e9+d8IJJ3TCLQC0XtAUthRE5Kgt10wnFGtmTZSWxRM9JkEshbS2&#10;tKCm3xSCOK447LJi6nhPawAAgG4EJdMAAAAAAAAAAAAAAAAAAADdSXHA2EHQwlqnImRWxVRlTAdM&#10;LvQZW6ubZuaY4pjHMY81ExE5imOeFkIETOEobnS035ALqhOlAaPYbxi9teOxEKLYb8Q9loLCLhf5&#10;MvgcmDnsst8UUlBJAJM3AAAAAAAAoCdzXfeRRx6ZMmXKsmXLsh1LLxWPx99666233nqLiHw+3+67&#10;777vvvvus88+Y8eOLSoqSvvlVq1adeWVVz7xxBPM3PGzNTNo0KB77rmnEx4aQJvk2bIypgxJMU9v&#10;cQdHc7IBtZmOpKPSnCy99m2pHloKYRsioZiZw47K9xnZfjwAAACdB5+6AQAAAAAAAAAAAAAAAAAA&#10;dDNFfmOnYt+iOtcQFHZ1fUKvi3p+Q4Qs4TeEFD/Mk2Nq9HSjoz1NmtnRnFDsKtYkpCCTOOaRsEiz&#10;qE+ohBK1CW1Kr2/I3C7H7J29R8qCxrqIFzRl1NX5tjBEpp5CzCPFlGNJ2xD56DINAAAAAAAAPZTr&#10;ug8//PCNN964cuXKbMcCmyQSiY8++uijjz4iIiHE8OHD99xzzz322GP33XffeeedO9iAuqamZsqU&#10;KdOmTYvH45kI3jCMJ554Ij8/PyuPDqAFBT6DyA2YMuKozdcK0ExKk2YSRKLDKUelWTHZUkhBvq0s&#10;f2lKkVBMRDHF+B8GAAB6FZRMAwAAAAAAAAAAAAAAAAAAdD85ttyl1LeiwV0b8UKmDLs67OqqGAtB&#10;lhCWIZRWYZc9JsXCUdrTxESCyJLCNoQhhClFriWEEK7m2oSmBNmGyLOlp931EW9IvlUS6HXtR3LM&#10;5BOgsKsbHF2YmQYszFzvatsQAVP0DZkdnyUJAAAAAAAA0NUopZ544olrr712+fLl2Y4FtoqZFy1a&#10;tGjRoscee4yITNMcOXLk6NGjd9xxx5///OcjR47s169fKxMXq1evvueee+65557GxsbMBXzVVVft&#10;s88+2X5sAFsQMEXIkgnFYUc4unnNdLKKWjPLdCQCXSZBZBkUMAVt5YSWFBGXichR6W/2DgAA0JWh&#10;ZBoAAAAAAAAAAAAAAAAAAKBbMgQNybcqQuaqRlfGKM+WCcXJP/UJFfE0s/CYmVkS+QzyGcI2pCCy&#10;DJFny5D543w6pTmmOOxyVUzZhij0yYW1TkXCHJJvpWUaX3chhOifazU4iVxbhh0VMqWdgXbbjS67&#10;isuChiVFnxBmbgAAAAAAAEBP8/zzz1911VXffvtttgOBtvE8b968efPmzWvaEggEhgwZMmjQoH79&#10;+pWXlxcXF+fl5QWDQdu2LcvSWtfX1y9ZsuSDDz744IMPtNYZDW/fffe9+uqrs/2QALaqPGBEXG0b&#10;IrZZlXKy7zQTdXztRCZyNFuSBIkcS25tt2RSVzNpVEwDAEAvgw/eAAAAAAAAAAAAAAAAAAAAurGg&#10;KUYU2oPyuCqmquOq0dFVMWVKETBkXGmfED5DWJKEEKakgCmDpvBtVgZsSJEjRcjkmOK6uN4YU3mW&#10;JPJint6hyDZ7U9l0oU8W+Q3NFPV0dVxVpFaWp4Ojud7RIUv4DTEoz8pARTYAAAAAAABA1nz88ceX&#10;XHLJrFmzsh0IpEcsFps/f/78+fOzHQgVFhb+61//Mgwj24EAbFV5yFwZ9vJt6WlyFKcuxZjGsuW4&#10;x8TsMw2fIWy57f1RMQ0AAL0NSqYBAAAAAAAAAAAAAAAAAAC6PZ8htssxt8sxF9W6CcUuK0dRnm3k&#10;28KQ0pRkSbHN6lwhRNAU/hxRn+B6R7uamWhBjTOq2DY63gCl+9g+32pwdInf2BBVVXFV4pMiTbev&#10;mKpiyhCi0Gfk+4zyIKb5AgAAAAAAQA+xdOnSv/zlLzNmzMh2INAzPfDAAwMGDMh2FAAtMQT1zzGX&#10;N7i2pLhiU5L8IamYfCGooz2fFZOr2TaEFJRvixaSlskLCUFmb8rrAgAAEFErVhQBAAAAAAAAAAAA&#10;AAAAAACA7mBFg1sZ8yIeO4pKAnJArpnvM3Is4Te2XS/dRJIo9MlCn4x6uiqmGhy9pM5l7kX9SHyG&#10;GFpg+QxR5Jcxl2sSnJbbV0wbo0ozlQYMnyFGFFjZvlEAAAAAAACANKivr7/oootGjhyJemnIkDPP&#10;PHP8+PHZjgJg2/qEjKApQpYkopj6MaOYzM1KITqSZGSiqKuFIJ8hgpbwmy1VhCkmQ5IgMlE3BgAA&#10;vQy6TAMAAAAAAAAAAAAAAAAAAPQEdQm9OqLCrm50dJ4tCnwd6mCca0spqDquaxOaiPJt2SfUi+YY&#10;lPiNgXnWigaXmWoTWmsqDhiyAy1ZHM1VMaWZygKG3xAji2y79VXsAAAAAAAAAF2S1nr69OlXXHFF&#10;ZWVltmOBHmvEiBF33nlntqMAaBUpxPBC25QUMEXU45inf9hOUpAk0kxMLKjNiUHNHPWYiUKmMKUo&#10;8m2jEtrVbElBRAETSUgAAOhdsFoIAAAAAAAAAAAAAAAAAABAt6eYl9Q5jtK1CR2wRL6dhvkAIUvm&#10;2aLR0TGPv2/0EqoXNZomon4ho1+OmWvL4oAR17Q+qmJKt+M8zNzg6A1RRSTKg6bfFDsU2bnp+AsC&#10;AAAAAAAAyKLPPvtszz33POuss1AvDZljWdaTTz4ZDAazHQhAa+VYsixgWFIETOFoCjtMTERkG8KQ&#10;RERe21OMTBRzWTMHLWFKUeKTLa/tyMwJpW0phBA5FvKQAADQu+AnHwAAAAAAAAAAAAAAAAAAQLe3&#10;LqISimviWgoq9knRgX7IqfJ9hs8QtQnlaV7R6GX7LreAOVOF3EKIQXnW4Dwrx5IVQUMQVUZ1VUw5&#10;urVXZOaoy+tjui6hg6aoCBpBU+xY7CvYVhMYAAAAAAAAgK6strb2nHPO2WuvvT7//PNsxwI93OTJ&#10;k3fddddsRwHQNgU+I98nbSkCpkho3hDzFJPfEIYQgshrdXYxSWkOu6yIgpY0hSjyGT5zq9lFZtbM&#10;UU9rTX5TBE1hSnSZBgCA3sXMdgAAAAAAAADdw+GHH55IJJKvbdvOdjgAAAAAAAAAAAA/UprXhL2o&#10;xwnFJQFDpqlemogEUaFfro+oRkdLoQbkGH4za+W+zBzxuD6hG10d8zihWDNpZkMKSwq/IYKWyLdk&#10;vk+mcSLgdjlmjiUX1TpWSDQ6ut7R0YjyGRQ0ZcAUhiAhxMBhI0oq+jQdIg3T0RxzddhlxWRJKgsa&#10;fkPk+4zhBZbPwCRFAAAAAAAA6MYee+yxiy++GJ2loRPsvvvul156abajAGizQw45ZNy4cWsiam3E&#10;84TlaloX8XIsQcyWFK7mQOvOw0QJTzuaBFHIEqag4oARNH+SXWRmR1PC44RmR7FiJhIxT3tMRkxJ&#10;Ekvr3DxbFPoNC7XTAADQO6BkGgAAAAAAoFWKioqyHQIAAAAAAAAAAMCWVce1q7nR0ZakZnPmOs6W&#10;ImiKRlfn2nJ9VA3Ky0LJtKN4fVRtjHpxxUTkaXI1e5o1ETNJQVKQJYUlxVpBUohCnywPGoVp6rad&#10;75O7lvlWNHpEXo4tw46OeFyb0LUJMiSZkkzyifwyQaSZPUXrolozCSK/KXIsGTCFJcWgPKs8aHT+&#10;owMAAAAAAABIl6VLl55zzjnvvPNOtgOBXkEIcf/99xsG0inQ/SSnGvYlWh9Vy+pdV3NNXDU4HFMk&#10;iDWzo9lusYBZM7lKJ5iIyZLkN4UpRbHP8KfkfpXmRldHPfY0EbFi0kyaSbGOeWxLEfc4ofWaiLc+&#10;SkJ4hT5Zkb6UKQAAQJeFkmkAAAAAAAAAAAAAAAAAAIDubWPMczUnFBf6MlLPnGvLaFTFPa6MqYG5&#10;ZmdOqnM1r2z0NkSVYo57HPV03GPFm74qBAkizT/ubxsiaApH6eq4CllyYK5Z5E/DzFpTiu3zrb4h&#10;Y01EbRRerk2eprjSjiKP2dGklRaChBCmpBwpfYbwGUIKsg3RN2T2CZnoLQ0AAAAAAADdl+d5U6dO&#10;nTx5cjwez3Ys0Fv06dNnl112yXYUAB1SETRyLbG4zjUExRVvjKp6hxVTo6NzLWkIkvLHTCszKSKl&#10;2dPsMRGRJclnCkOIgEFFfsP4ocpaM9cnuNFTxMLV7Gr2NCVTpILI06yZNLHHVBvXtaQtQwRN4Spd&#10;E1chSw7OMwt8WIwAAAB6LJRMAwAAAAAAAAAAAAAAAAAAdGOaqcHhqMdCUNDKSGGuzxCGpKjHAZNj&#10;ioKdMteAmSvjOtmGJezqRkd7mgxBflP4DWFJYUoSREIIZlZMSlNC6bimekfXOxQwhas54uoivzG0&#10;wGq5bUsrBUw5NF8OzrOqY6omruod4aaWa/9kT5Fvy5KAmW8LtG0BAAAAAACAbm3evHmnnXba3Llz&#10;sx0I9C5r166dNWvW3nvvne1AADokZMldSn3rI96qRs+XQxSmiKejLoddbUhBmyqdmUgQETOTEILY&#10;FGRKKQUZgop9Imj92Bo66unauFbMjqaE0prJEMKSZEmSQjBxxKWgIfyGKA1IQ4qEx3FPNzjc8EPK&#10;9JtqXRowts+3zM1Spo7iRlfHPHY0a01EJCXZUgRMkWtJG6tCAgBAd4CSaQAAAAAAAAAAAAAAAAAA&#10;gG6s0dWaOaHYFsLIWHWuX4qE0kSywdFBM+NNSDTTkjq3MqbiimviytPkN6nQb/glbV6BLIQwBZmS&#10;fKaRR+Rpjnjc6Oioq3JtqZkaHf2zQjs/TS24DUFlQaMsaDCzqymm2FWsmASxIYTPFH5DmOmo0AYA&#10;AAAAAADILtd1b7zxxptuusl13WzHAr3R1KlTn3322WxHAb2Cp7ne0RGXY552NClmYjKlsA0RMETI&#10;Enm2bCHjp5gcxYqZiEwhLElGys6CqE/ILA+aG2NKCmdFoydJO5r8hhBEmlmT8HQywUiCmEgoJtLs&#10;MwSRqE5wvat8UgRMkdDc6LBijnmsmCwhAiY1BcZEUZeFIJ8hgpYImJKIbFvk2lIzN7rc6OiYq3Jt&#10;yUSNjt6hyA5Zkogirq6Mqeq4inmbFojUTJqImKUQTbcSMEVJwCz1y6CVnkQrAABAJqBkGgAAAAAA&#10;AAAAAAAAAAAAoBuLupqIXMWBTM5U85kiEmfNFPU0UWZLpj3NC2qcekfXJ3SDo21DlAelr9U9TEwp&#10;8m2RZ8v6uG50dczTJQHjm+rEsAKrLK0NsoUQtkForgIAAAAAAAA90pdffnnKKafMmzcv24FA7zVj&#10;xozFixcPHz4824FAj6WYKmOqMqYaHM3MTORpUslXREKQKYQhSRAJIQpsURowSgKGFIKIYh5Xx1WD&#10;o8OudhQ3O7PPEDmWzLdlccBIJjaloIqgUR7w51iJdVG9PuJ6zKYQLpNmFiQksRbJyzIRaRIxxVKz&#10;FMLU5AiujLOnSRBpIikoZErzJ/lgjnmsmUKWMAQV+n6SwpVC5Nsi1xJ1Cd3g6Lji0oDxdbXTP8eo&#10;c7g2rpgo7nFccUKxp1lz6rFkSuEzRMwTUc9d1UiFPtk/18qzUTgNAABdEUqmAQAAAAAAAAAAAAAA&#10;AAAAurGEYs2kmKxMlu4m+6J4zHGPO3yylniav652wo6uiquYx7mWLPAJ0fbu2YKowC+DSlTF9Yao&#10;Kg0Yi+tcIkpv1TQAAAAAAABAz6OU+tvf/nbdddehuTRkl9b65ptvfuihh7IdCPRASvPaiFoT8TzN&#10;juaoy3HFm1c+E5EQZEvhN4WjRG1Cf9/gBk3pMkdcJiJXc0Kxq0npZJ31pkJrS4qwq6vjYlmDm+8z&#10;+oaMYr9BREKIkcW+uE642lgb9jSxz5SuIo+ZhDCIpSBDJCunRbKM29XsELuamJlIaGJTiJApDMlE&#10;P2ZNYx67mgKmMIQo9htbXOZRClHkNwKmronrdRHPkuL7eqc4YCYUh12tmaQgnyH8ljCESCaElWbF&#10;7GqKuLrRISkox5KKqTaRKAuag3NNCwtKAgBAF4MPAgEAAAAAAAAAAAAAAAAAALoxxZScjSczOTkt&#10;eXLNpHQGS6Y188JaN+zqyphKaC7yy5yOtc5OdqiuiurKqCoNGkvqXMsQzVqsAAAAAAAAAECTVatW&#10;nXjiiR9//HG2AwEgInr88cf/+te/Dhw4MNuBQI9SE1ff1bsJxVGPGxztKBaCfAYV2NI0yBSbSpY1&#10;s6fJY04obnB0XZwNKTQRMUlBtiFcxcki62Qf5mR3aGYRV0qTICJDUsiUrqb6hApZcnCeWeAzlGZi&#10;CrtsG7LR0TGlfYbwG9KUZJCgn6wdKYiImaMqGQlpZkOQEJRQ7DEFDDKkYOJkvbTfELYUBT4ZMFvK&#10;FAdMWeATK8Oe0tqSor7ezbFljiVCpvAZmy9euWnIzI6isKsbXd3o6jxLMnl1CTWi0M5Hu2kAAOhK&#10;8GMJAAAAAAAAAAAAAAAAAACgG+MfSqbb0Yq59ZpOndEe0ysbvbqEqo6rhOZiX0frpZMMIUpDhm2I&#10;yphKKF5c6yZUZhtlAwAAAAAAAHRTH3/88W677YZ6aeg6XNe9+eabsx0F9BzMtKzeXVDjNLp6Q1RV&#10;xRQzF/nldiGjLGDm+WTQlLYhLENYknyGCFki35ZlAaNPQEop6h1dF1c1CVUTV5UxxUQlfmO7kLFd&#10;yKgIGuVBszxoVgSN7XLMviGjJGD4DNHoqnURryqm6hLqm2rny8rE3ConodgQIqHYZwjbICISyebS&#10;W0rwKiZPC0EkiGwpDCE8JleTpynicULpsMOepoApfIbIs2XetgqYI66uSSifZEdx2NOGJNsQRX7D&#10;b8oWMsxCCJ8pigNGn6ARMkW9o9dHvIirv6l2NsZUtv9iAQB+4q233rJ/UFlZ2clXP+6445KXPvvs&#10;s7P9JHoplEwDAAAAAAAAAAAAAAAAAAB0Y1Ju+uw/o/2fWTMRCSIjY82sGxy9Ouw1OjrqcoFPBtNR&#10;L73pERGVBKRBVBXXCcVL6hxmVE0DAAAAAAAA/MTs2bN/+ctfdn5VCUDLpk+fvmbNmmxHAT2Bp3lB&#10;jbM24jU4ekNUKeYSv9EnZOZYUra4GGVC8Ya41symFEykNTGR3xCaKabYkM07MwshTCmCpijxG9uF&#10;zAKfTCheH1EbY2pBTWJFg7Mm4mrm7UJGgS3ybMOUFPM47GpP8+ZLVsYUM7PHbEhhSTIlmVJoZkfr&#10;hOK6hNZMIWtTf+kC3zZyqmFXV8e1qzjqkW0IWwoicpUOu7qVj9GUoshvlAUkE22IqqirF9c66yJe&#10;tv96AeAntNbz5s27/fbbTzzxxOHDh+fl5QUCgX79+h111FHXX3/9O++8k0gksh1jpiQSiRNOOMF1&#10;Xdd1zzjjjNLS0tYf29DQMGPGjAsuuGCvvfbKz88PBAKlpaV77bXXOeec89BDDy1btqw1J7n55puT&#10;V3/ggQfmzZuX7efRG5nZDgAAAAAAAAAAAAAAAAAAAADaz5ZCChKCVCbLgD0SRGQISl8h808w0Xf1&#10;rqe5ztFBS+SYaS7MNoQoCRoboqouoaSg6oQu8RuZe1wAAAAAAAAA3YvneSeddFI0Gs12IADNJRKJ&#10;W2655c4778x2IJBZnuYGRze6Ou6xo0kxE5MhyDZE0JI5lsizZEcWc9RMC2qcekfXxFXE5ZApCgNG&#10;azKdMaWrY9rTHPVYaQ6a0hIc1xT12GcQkWbmksBWM41SiDxb5FiiMq43RhURMZEhaFCuGbREns+o&#10;iilB0tMcUxzxOJmAtSRJQUQirrRmcjUJEqYgEkIQC2YhhMdEzJYhhCBBVBY0/MY2nk/U49qEdjVH&#10;PTYFBS3hKIor9jTVJ3TIELLVT9hvynJDVMVUVVwV+41lDZ5tiGJkXCFj3nnnnUMPPbRp+M9//vO0&#10;007LdlBdlFLqiSeeuOiii6qrq5t9ac2aNWvWrJk5c2ZyOHHixGuvvbagoCATMYwZM2b+/PnJ4bHH&#10;Hvv000932hO47rrrmu79mmuuaeVRGzduvOiii5544olm2+PxeFVV1aeffnr//fcT0bBhw+67774D&#10;DjighVMNGzbs6KOPfvHFF4lowoQJ3377rWHg22OnQpdpAAAAAADokOrq6rlz53711VfLli2rrKyM&#10;x+NozwIAAAAAAAAAANCZAoYgIkuKVjcCaQ9HaSnIlCKwrYl37bMx6kVcXZvQgqjQJ4VI/1VsKXIt&#10;EfHYUbyiwWtNJlMptWzZsjlz5nz77berV6+uq6tTSmXi9gEAAAAAAACy6z//+c+iRYuyHQXAlj3w&#10;wAPr16/PdhSQEZppQ9T7ptr53/r4ghpnZaO3NuJtiHqVUVUZUxtial3E+77BnV/tfLohsaDGqYqp&#10;dkxPZOaFtU69o6tiKuJyoU8Wt65eOqG4KqZczRGXmShkSZ8hpJRBU/oMSiiOeTpZh7zN23QV+wyK&#10;e9rTHDBEbUJ5mgxB5UGjyC9tQ+RaMmgKQRRX3Ohyo8MRV0dddpRWzILIY3IUJxQl88C22NRu2hAk&#10;hdhmNZ6nqSauXM0xj01JQUsIEj5JhqCYx5qp0WvbozWEKAuaPknVcRX39JI6N+ZlMkMNvdsHH3zg&#10;phgzZky2I+qi1q9fv9NOO5166qmb10tv7q677iorK2uqoE6jKVOmfPnll01/X57XeY3oly9fftNN&#10;NyVfn3766RUVFa056vHHHy8vL9+8XnpzS5YsOfDAA0866aSWPy26/fbbm/Z/8MEHO+32IQldpgEA&#10;AAAAoA2Yec6cOe++++7ChQsXLly4aNGizX+ptixryJAh+++//4EHHrj//vuXlpZmO2oAAAAAAAAA&#10;AICeLMeWROQzRMTVTJSRgmaihEe2IYgo187I4uyrw56jOeZxoU8aGaiXTsqzZcRV9Y62DVEd15u3&#10;f4lGo6+99tqcOXMWLVq0cOHCpUuXOo7T/CR5ebvuuusBBxxwwAEH7LHHHpZlZShaAAAAAAAAgE7z&#10;3HPPZTsEgK2KxWJTp0699dZbsx0IpBMzrY14a8Keo9nVFHV1XLGjt7DOoRDkM4TfEI7SNXHlbxD9&#10;c83yYBvqoVaHvZq4qo3rmMfFfhmyWpXhVEyVMaW0iLhaCGrWhNlvSEE6rkgqJkfbklo4bXVcKyZH&#10;k98URBRVLKXYGFMVQSmFyLFk0JSNrm50tCUFE3maPc2OIsXkaRJCMBExCUEGkRQkhBBEpmDFUjFp&#10;5qq4rgi1tNpldVwpppjLUlDQTLamJhLCb4qIq13NjY7Os9vWyFsQlQSMjTFdFVOWFIvr3J1LfGn6&#10;BwLwE6+88krqcOjQodmOqCtasWLFqFGjIpFI6w9xXfeoo4668847J06cmK4wFixYcNVVV2XrIfz+&#10;979vej158uTWHHLRRRc1VTi30hNPPOE4Tguts4cMGXLEEUck/93+8Y9/nDBhQnFxcbaeSS+EkmkA&#10;AAAAAGiVNWvWPP7444899ti3337b8p6u6y5atGjRokX//Oc/iWinnXY64ogj/vCHP/Tr1y/bNwEA&#10;AAAAAAAAANAD+QwRNGXM40aHEor9GegC7Wl2NBdaUoqMlEw3ODrmcYOjDbmpAjxDpBC5tqxLaFfz&#10;+qjXVDKttf7www8fffTR//znP+FweBvRNjS8995777333l//+tdQKLTffvudcMIJJ554ImqnAQAA&#10;AAAAoPtasGBBtkOALiQYDPbv37+kpCQ3N9eyLGaOx+PhcLi6unr9+vWNjY2dH9J99913+eWXFxUV&#10;ZfvZQHo0OHppvRt1N2UFE4qFIJ+kXFvYQpqShBDMzESKyVE6oaguoeoSImCKPFvG69z1UTU032pN&#10;8XPY0SsavYjLYVcX2KKV9dLMXBXTijnisSAKmXLzYmKfIZgortgQVJvQflNuMTXb6OhkP2pmzrEM&#10;Zo54HHF1yBI1cSr2SyGEFJRvyzxbxj2OejquSGnyNJuSmIQlSf6wyqQgMiWZUlhSCCKtOexxzGMp&#10;uMHR+VtJroZd3hQDUcj8ya0YxIYgR7ElRdTlkNW29LIUotgn18e8moSSgjZEVXlwmx2vAdrGdd3P&#10;P/+8aThkyJBAIJDtoLqccDg8ZsyYZvXSF1xwwdlnnz148OBgMMjMDQ0N33777W233fb888+n7nbh&#10;hRcOGzbssMMO63gYjuOk5Tzt8+67737yySfJ10ceeWT//v23echtt93WrF66sLBwypQpRxxxRHl5&#10;uWEYiURi2bJl991337Rp01J3e+aZZ8aPH3/88cdv7cx/+9vfkiXTSqmzzjqr2TOHjELJNAAAAAAA&#10;bMN///vf22+//a233trC+o2tMG/evHnz5k2dOvX000+/7LLLBg4cmN7wXM1Rl1VKbIIoYAqfkVxI&#10;EQAAAAAAAAAAoOcrDsiIpw1JYVf7jfTPSIt4TERBSxb7jUy0gN4Y9TRTzONcK+NJvRxL1DsUcdk2&#10;2FHsxCJ33nnngw8++P3337fnyUQir7322muvvXbNNddcccUVp5xyim3bGb4DAAAAAAAAgPSrq6vL&#10;dgiQZfn5+ePHjz/kkEP23HPPAQMGtDDzqr6+/rvvvvv222+//vrrOXPmfPbZZw0NDZkOLxwO33nn&#10;nddee222nxN0FDOviagVjZ6ruCah4h6bkgp9MmiJzRKPm4ZB0yAipWXE40ZXb4iqoCUU07wqZ/t8&#10;q2xbBbrfNbiKqTahAqbI87U2dxp2OaF0zGNmDllyK82Xhd9gT1PMY1OK2oQq8Tc/v2aqd7Sn2dUU&#10;SNZdCxE0KepxQpEgDngU+mElxuTUx4BpEFHMY4+9mEskOVnmLYmk+LF2OklKETAp6rGjuN5RIVOY&#10;m8XKRPWO+iEG0ezrQghLUlyxZo4pHbLanF62DFFgG7UJHbd4RaNbGpASUzchrVasWJE6POqoo7Id&#10;UVd09tlnV1VVNQ0LCwtnzZo1YsSIpi1CiIKCgr333vu555774IMPDj74YMdxmr563HHHrVmzpuNL&#10;k1x88cUrV67MyhNQSp188slNwxtuuGGbh8yePfuSSy5J3fLb3/52+vTpPp+vaYvf7x85cuRdd901&#10;ceLE3XffPfU985lnnnnUUUf5/f4tnnzHHXfcY489PvvsMyKaMWPGrFmz9t5776w8mV4og2szAwAA&#10;AABAd7dq1apjjz32sMMOe/PNN9tXL93EcZz77rtv6NChZ555ZvumHjZh5rCj10a8RbXO5xvin66P&#10;f12dWFDjNP2ZX+N8vjHx2YbEghpnVdirS2jdseABAAAAAAAAAAC6uLKAIYhyLBnz2NVpPrlmbnR0&#10;yBKGoLJA+uuxmbk2oeOKmSlkZnwagxTCb4hkU5ennpsxcuTIq666qoNJSyL6/vvvzz777KFDh/7j&#10;H/9wXTfTdwEAAAAAAACQXkqpbIcAWTNw4MB777133bp1Dz300PHHHz9w4MCWO1Xk5+fvuuuuv/vd&#10;76ZMmfLmm2/W1tbOmTPnb3/721577ZXROKdNm5aVBteQRky0tN79vsENO2pd1HMVF/uNPkEj15bb&#10;XKjRkCLPln2DRoFPxj1eH/Einl5c56xs9FqY3FgdV42OrksoIir0tTb3qJjrE8rV5GryGy3HJoKm&#10;0MRxxVGXHd08krCrNW/qRN3UAdqUwmeIhGLFXOeoLUbvaTaFICK/KW0pbClMKbZYimwKMoVIKGam&#10;BncLJ4u4rDQlNsWwhTMkG0t7mhJeO2da5ljCFFSf0I7ijVH8QIE0mzt3bupw//33z3ZEXc6cOXOe&#10;euqp1C3vv/9+ar10M/vtt9/777+fuiUej1966aUdDGPWrFnNWjF3pkceeWT16tXJ16NHj95pp51a&#10;3t913eOOOy51y8knn/zEE0+k1kunGjp06FdffSXljz9KGhsb77333hYucdtttzW9PvHEE/F+u9Og&#10;ZBoAAAAAALbA87y///3vI0eOfOGFF9J72oceemjkyJGPPPJIOw7XzJUx9VW182VVYlm9uy6iahK6&#10;NqE3RNX6n/6piavahNoQ9VY0uN9UJ+ZsTKwOe55G4TQAAAAAAAAAAPRMAVOWBoxcSwqiumTxcfrU&#10;OcxEebYRsmRBq6cVtl5CcUJx3GNDUuYrppOPS6xfs/ryM35z6m/Gr1q1Ko1nXrVq1R//+Mc999xz&#10;2bJlnXEnAAAAAAAAAGmSWv4Bvcqf//znRYsWnXvuuYFAoH1nkFLuuuuul1122axZs5YuXXrRRRfl&#10;5ORkItTa2tqWC5Og61tS62yIqnpHV8e1X1KfkBGyhGhLR2IhRJ4tK4KGKUVlTIVdvbLRXdHobXFn&#10;Zl4d9lzNEZfzbGnK1l6owdGaRFyxSWQb2zhKCmFL4ShmogbnJ+tZMlGjq13NislviKa+2URkGySJ&#10;Yh4rzeEtrYKZ0KyZNJG5raiFEH6DNJGrKOpuYZZk2NWK2eOt3ouUwhBCMSsmt13TLIUQubZMKHY0&#10;b4ihJhDS7N13300d7rLLLtmOqMu56aabUoe///3vd9xxx5YP2Wuvvc4888zULQ8++GB9fX27Y4hG&#10;o0ceeWS2nkAkEjn//PObhlOnTt3mIQ899FBTiTUR7bTTTtOnT2/5R9KAAQOaPeopU6a08JHcvvvu&#10;O2TIkOTrFStW/POf/8zW8+lt8IsNAAAAAAA099133+21115//vOfw+FwJs4fi8VOO+20s88+Ox6P&#10;t/IQT/PqsDdnY2JRrVMbV9VxtTrsrY14VTEVdpQQyYUSN/2RxDGPa+J6XUStDnuVMVWX0N83uLM3&#10;JpbVu3GvnU12tNbqB1qnu1MPAAAAAAAAAABAxwzItQxJBT4ZUxzxOn6+TeIeR1yda0lL0uA8q03z&#10;F1sp4jEROZp9sm3zI9vtneee+MsRu3/035kZOv8XX3yx2267vfzyy51wLwAAAAAAAABpkaEaV+j6&#10;rrjiiq11U2yH7bff/rbbblu+fPn5559vmmbao73jjjsSiUSnPiBIn+8b3I0xVZfQ9Qmda8vSoCnb&#10;mww0pSgLyIApauK60dGrw976LXU2jnrc6OhGR0tBOVZrr6WJIo52NWsmf+uWePSZkogcxTGPFZPW&#10;WiullYomPM/TrmZDULOCbUHCbwrF5DE1OluYjuhpUsxEtM3+20RkSGEKcjRrpuhPG017mhzFriZB&#10;bG+9aFwISna7bndnmpAtheCIy42OjrV3libAFs2c+WMyX0rZr1+/bEfUtTQ2Nj7//POpWy6//PLW&#10;HDh58uRmWz744IN2h3HmmWdWV1dn6yHceuutTZPSy8rKxo0b1/L+nuc166r9/PPPG4axzQudddZZ&#10;qcONGzcuX758azsLIa6//vqm4Z/+9KdIJJKtR9SrpP89KAAAAAAAdGvffPPNQQcdtGHDhpZ3yyut&#10;6DPs56WDhpUOHFoyYHvT9iUi4UQ0nIiGa9eu/O7zD1d+/blWLU3MfOCBB+bOnfvss88OGjSo5WvV&#10;J/SiOieZT2x0ddxjQRyypG0InxTWlhY+ZGbF5Ch2NEc9qowpyxC5lvA0r496g/OsiqDR1smXTz75&#10;5NKlS5OvhwwZcvLJJ3f6Xw4AAAAAAAAAAMBWBUzRP8da2ejGPK5NKFPIVs7na4GnqTqhLCnyfbIk&#10;YGSixTQRxTwmIk+zv9XTFjvi8btuuf/myS3vI4ToM+znpYOHlw4cWjpoWGFFf9eJJ6LhRCQcDzes&#10;XfjVd7M/rFm7ooUz1NXVHXnkkVdeeeW1117bmkk2AAAAAAAAANl1wAEHNE2MgV5l0qRJDz30kGVZ&#10;aTxnSUnJtGnTzj///Msuu+yFF15I45nXr1//yCOPnHPOOZ38lKDjauJqddhrdHWDo/NskW93NBMo&#10;hCj2SUG6NqENKb6rd3IsX471kwRmZUwxUdTjkCVbX54dc7UmkVDaECQFp7aG3hpJZAhyNftYRD39&#10;6SvPrvxuCRHFPM6r6LfLr37r31KC0BQkiRzFphAJxb6fzoT09KbGpa3sjW1KEVesmaKeDlk/Xi+u&#10;NBG5mq0WTySJ3E0l0+38G5FEQVPGPF3ok/UOB1CvBmkSDofXrFnTNNx3332Rcm9m0aJFqUPDMH72&#10;s5+15sDttttuyJAhy5Yta9ry0Ucfta9T9GuvvfbUU081DaWUndmbKhwO33DDDU3Dq6++WsptfJ71&#10;8ssvNzQ0NA0nTJiw/fbbt+ZaRUVFY8aM+fzzz5u2LFy4sKmV9OaOPfbYpqfhuu706dMvuOCCTnsy&#10;vRZ+BAEAAAAAwI8+//zzQw45pKamZms72IHgjgcds9uvThg8eqzY+u+TB9PlTjTy/Zf/m//eK5/P&#10;fFK5zhZ3mzNnzm677fbmm2/uuuuuW9xBM69s9NZElKN0dVw7ig1BhT4ZskTLGUwhhCnIlCJIlO+j&#10;mMuNrq6J63pHF/mM7+rduoQeWmBZrcwmAgAAAAAAAAAAdAf9coy6hNJMG6JeVVyXBoTPaH8GzGPa&#10;GFNEVOKXAVMOzU/nxNmfXEizZtJMRobzdcx8/5Rrnrj7thb2KR04dNdfnbjr4cfnl2/X8tlq1q74&#10;bvaHs194bOXXn29tnxtvvPGrr7567rnnbNvO6K0BAAAAAAAAdNC111778ssvr127NtuBQGd7/PHH&#10;P/300zfeeGPgwIHpPfOIESNmzJgxa9asSy+99MMPP0zXaW+77bazzjprm6VQ0KV4mpfUuY7murgO&#10;WiLflm3td7JFQohin6FY1cSVbZiLa51dSn2pEwtrEzrusWYKmm24XNRjzaSYAoZofZy2IaIea+a4&#10;92OXZsWc7BS9xZmKQghLsqOJiaNe85JpzdSqcu0fWFLEFXvMCUXM3BR5Qm3Kvpot5oqlSIbN7ewx&#10;TUREPikiLium+oSqCKKoFdJj8eLFqcPDDjss2xF1OfPmzUsd7rTTTq3/KTlu3LjUkumvvvqqHQHU&#10;1dVNmDChaVhRUTFp0qS//OUvnfYE7r77bqVU0/B3v/vdNg+55ZZbUoeXXHJJ6y933HHHpZZMf/fd&#10;dy3sHAgEzj777Pvuuy85/Otf/3reeeeZJkp6MwtvEwEAAAAAYJMPP/zwgAMO2Fq9dDC/6Ngrbr/q&#10;jcW/vubuIbvtK7b167QdDA0fe+CxV9x+6Utf7vvb80zbt8XdampqjjjiiJUrV27+pYTir6ud1WGv&#10;0VHro0ozl/iNvjlmrt2GFR+JSBAFLVEeNMqDhimoMqZq4qoqrr6sTNQnVOvPAwAAAAAAAAAA0MVJ&#10;IX5WaActWRY0DUGVMRVx2znDLe7pDVGPmcsChs8QOxRaZsbqmRVTMsqMzmDQWt959UUt1EsP2W3f&#10;Pzz8xqRnP/2/0/68zXppIirqO3D3o39/3vTXz/zHjMGj997abi+//PK5557LHZpqCAAAAAAAAJBx&#10;FRUVb7/99uDBg7MdCGTB4sWLw+Fwhk6+9957f/DBB6+88souu+ySlhMuXbp0xowZnfZwIC1Whj1H&#10;c01cG4KK/UZa6qU3EVTkk0RUG1dRj9dFfpwQ6GmOepxQLAX5Wp3bZKK4p72t1zlvTbIo29OUUNx0&#10;KsWkmQTR1mY8WoZgIqUpttXmzq3NK0pBhhBKs2by+MfLuZo0M22rW7WgZM206EjRtG0KInIUxxTS&#10;oZA2//vf/1KH++yzT7Yj6nJSu3ATUf/+/Vt/bGFhYeowkUi09erMfMIJJ0Sj0aYtr7766qBBgzrt&#10;9l3Xvfbaa5uGhxxySLOb2lx9ff2sWbOahsXFxWPGjGn9FS+//HJOsc2u0WeccUbT67q6unfeeafT&#10;Hk6vhZJ06GaY+eyzz66qqmra0rdv33vuuSfbcW3bLbfc0vT99Oijjz711FOzHRH0TNv8l4Z/igAA&#10;sDVz5sw59NBDU39lTTXmqN8dNnFyqKC4HWfOK6341aQbx51y4Wt3XjP31ac332H9+vW/+tWvPvro&#10;o7y8vKaNcU/Pq3LiiqvjKuZxwBLFvrZVSm/OZ4iyoNmQUA0uO1FV7De+qXZGFvsKfVhMCgAAAKAn&#10;6L7JQ0LSBjoFkocAAJtjpkZXNzg65nFCaaWJBJlC2AYFTZlnyxw7w12PM8A2xKgi+5vqRHnQrIqp&#10;6riKK1lgi9Y3cNZEDQnV4GhLitKg6TfFyCI7ZGUwhya2+DLd7rnusucevm+LXwrmF/1q0g2jD/9N&#10;OyZrCiGG7jFu6B7jvvv8w2evu6B27RZWh3z44YeHDRt2+eWXZ+7uAHoMzVSXUA2Ojrja0eRplkKY&#10;kgKmzLFEgc8IGJTOedUAAAAAAJDiZz/72Zw5cyZOnPjEE09kOxboVIcccsioUaMyeonDDz/8sMMO&#10;e+aZZ/7617826xfaDrfeeuv48eM77wFBxyQUr4t4YVc7ikuDRtp/qzelKLBlTULHPF4d9iqCRjIX&#10;GvWYmR3NlmxD3tFVzCQ8raWgNmUghBBSsGLWLDQT0aZCZc3Uwj0bQkjBHpOnSTOnzpBMvuS2pEyF&#10;oGSpsqe19UNTHE9zcmPLGWLNm8qsRQeS4sllNz39k1bbAB30xhtvpA5b8wOrpqbmoIMO2rhxY2lp&#10;aVlZWXFxcXFx8bhx41I7IfckWv9kzYWGhobWH7tq1arUYWlpaVuv/uSTT77++utNw8suu2z06NFL&#10;ly7ttNt/++234/F40/Dcc8/d5iGffvpp6vCUU05pfV/udthll10sy3JdNzm85ZZbfvnLX3ba8+md&#10;UBgA3czq1as3bNigUqxatWrjxo3ZjmvbUmNu9tMIII22+S8N/xQBAGCLIpFIsyW+mhRU9Dv7/pkT&#10;/jqtffXSTXKLy3597T+Ou+IOw7I3/+rXX399/PHHe56XHLqK59e4ccXro15c6UKfLOlwvXSSIMr3&#10;GaV+qZjXR72E4oW1TqODn4kAAAAAPUH3TR4SkjbQKZA8BABIFXb10nr30w3xeVWJ7xvctRFvfVRt&#10;jKmNUbU+6q2NqOUN7ldVic/Wx7+rdyNuN/uuGDDFTiW+XFuWBY0Cn4x6el1U1SXUNht7KOYGR68L&#10;e40u59pGRdAMWuLnxXaendmpBVJsmq6nM9aK+eM3X33mgbu3+KWdDxl/8fOf7XrECR0swtx+zC8u&#10;eOLdn+275WkuV1xxxdNPP93GUwL0LlFXL61zP10fW1DjrAp7G6KqMqZq4roqpjZG1dqwu6zenbsx&#10;/kVlYl3EU+jcDgAAAACQGYWFhY8//vh77723xx57ZDsW6CSWZd1+++2dcCEhxG9+85sFCxZMnz69&#10;g80nP/30048//rhzng903LqIp5kaHR0wRCD9FdNERDm2tCTVO9rVvDG2qdF0XDEReZrb1Cza09uu&#10;c94agyhZLJ1MXDRlL1q+viRSmonI/Wm2wxCirVlT+UOL6NSW1ZqJiQSRaLH6Wv8Qp9GBNKkkEoI0&#10;k6eZkb2BdGDm1HLcvLy8oqKilg9ZsGDB9ttv/8UXX6xZs+bLL7984403nnrqKSHEsccem+27yZRm&#10;baU/++yz1h/7/vvvpw7buoTK+vXrTznllKbhsGHDrr/++k6+/TvvvDN1uN9++23zkLfffjt1ePDB&#10;B2c0QtM0U5d6efvtt+vq6jrzEfVCKJmGbua///3v5hvfe++9LIY0ceLEY3/wzjvvZDGSbg2PEQAA&#10;ILsuvvjiLS7oVTJg+/Meem3Irvuk5SpCiD2OO+W8h14r7NN/86++/vrrF198MREppgW1TsTVG2NK&#10;ay4LmLm2TG/LCL8p+wQMU4jKmIp7ekGNE/O62bRXAAAAANhcF0weEhJf6YBnCAAA6RV19YIa58vK&#10;xNqwV5dQlTG1OuytCXsbo6oypipjakNUrQl7q8NeZUzVJfTaiPdFZeLb2m6WQfIZYqcSuyJo5Nmy&#10;T9AImLLR5TVhb0PUq3NUzNOuJqVZMbuaYoobHL0x6q0Ne3UJbRuiPGgU+mRxwBhd6svJZH/ppmgF&#10;kSGbTwpMl9qqypsvPm+LX9r3t+edcMP9wfyiNp5yy4J5hafc/uQv/3DlFvOZp5xyyty5czNyhwDd&#10;nKt5ab37RZWzLurVO3pDVK1u9NZHVVVMVcdVdVxVxtTaiFoT8Wriujahv6t3525MVMUUpt4CAAAA&#10;AGTIuHHjPv3009dee23//ffPdiyQcZdffvnIkSM77XKGYZx22mmLFy++9957+/Xr1+7z3HHHHZ0W&#10;M3QEM2+MqpjHnqaMrsyYa0tHcULxhuimkulk8bNiMtpSMq1+aBDdnsphQbzpronoh9fbOkgKkUw9&#10;K/WT7Zb8YaHJVl9fEumfXrD1qZOmkmmzY1M1xY8XzUh5PPQ2GzduTG0gfMQRR7S8/4svvjhq1Khm&#10;9ahPPvnkXXfdZRhGtu8mU5rVOUej0RUrVrTmwGXLljXrQzB27NjWX1drffTRR6uUb16vvvqqaZqd&#10;ee+JRCJ1slBFRcU2i+qJaMaMGanD0aNHZzrOZv90X3vttc57Rr0SSqahO/E879VXX918+wsvvJDF&#10;j8HQdiMt8BgBAACy6NVXX73vvvs2314xdOS5D76aX75dei/Xb+To86a/nl/Wd/Mv3XnnnXPmzl1U&#10;6zQ6uiquXM3FQcOXmXUlpRSlAUmCKmM6rnh+jetss8kOAAAAAHRhXTN5SEh8pQOeIQAApAszr2r0&#10;vqhMVMVUbUInS+88zSFTFvllWUBWBI2KoFEeNIr9RsiSnqbquFoT9uoSujKqvqh01oS9bN9EGxhC&#10;DC2wdyrxFfqMYr/sGzILfJJINCa4MqbXRbw1EbUmrNZFvMqoqne0JpHnM/qGzNKAkW8bOxTZOxRa&#10;bWrA0m5BUxKRJYWr0v+znplv+csfa6sqN//SgWdecsSfb0jvco1CygNOv+i4K/+++ZcSicS5556L&#10;9zMAzdQn1JeViXURrz6h1oS9mrhmojyfLA0afULmdiGjb8ioCBrFAcNviKinN0TVhqhqdPTCWmdJ&#10;vZfswgQAAAAAAJlw6KGHvvvuu/PmzfvDH/5QUFCQ7XAgI3bZZZerrrqq869rWda55567dOnSadOm&#10;9e3btx1neOGFF1pZDwbZ1eCyoznialMKO5PliiFLSuKox2FXJ5e/TOYMmEm05fPiZPKO21XuK1pd&#10;Jt3sKOItHGVJYQghfqj9bg0mFj+eb9PJW5P+1MxKkyGEEGR1bMYmE4lN/ayRtIE0mD9/furwoIMO&#10;2tqezHzttdcec8wxqRsLCwvnz59/4oknZvs+MmuXXXaR8iclolOmTGnNgZdffnmzLXvvvXfrr3v3&#10;3XendrS+/fbbhw4d2sn3/uWXX6YOjzrqqG0e4jjOkiVLUreUlpZmOs699tordfj00093zvPptTq1&#10;cB+gg+bNm6earZxDREThcHj58uVDhgzJdoAt2fwHCUAmbPNfGv4pAgBAM9XV1aeffvrm2/sMG3XW&#10;P18K5hVm4qJ5pRWn/v3f9555mBONNPvSxD9NmvLUqzUJHfe4JGAEMlMvnWRKUeo3NsZUZUxJQcsb&#10;3BGFduYuBwAAAAAZ1a2Th4SkDXQKJA8BoJfzNC+sdesSKuJybUIxUdAUuZa0t5SA8hkUIsE2u0yN&#10;Dje6OuLqQr+xvMGtd/SIAqtNbUmyK8+WO5XY9Y5eH1U1cZFnMzO5zJ4mZmYiKYQpyJQieU+FvmTR&#10;uExvIXHLQpYgIluKRpeZWzWHr/Vee+bxj15/efPtB597+YFnXpKhO9r9mJOqVi17/9E7m22fPXv2&#10;M888c8IJJ2TougDdTlVMLapzHMXVce0oDloir/l35k2vbaKQaTBz1KPk97Q8WzJ5MVePLLY7Z30H&#10;AAAAAIDeaccdd7znnnumTp36wgsv/Otf/3r99ddd1812UJAefr//iSeesCwrWwH4fL7zzz//zDPP&#10;vP/++2+++ea1a9e2/lil1L333tvKkjDIovqEZqKE4pAlMppyFEQBS8Y8LvRRg8MBc1OaUYg2V+4m&#10;929XsGLzOmHR9J+tH5Q8RjOn7uk3RYNDhiRPE7W22nxTADIlekEkt1W+nFzK0hBkyw71htbMzCQF&#10;mUZm/7qh9/jwww9Th3vssccWd3Mc54QTTmjWOnjMmDFvvfVWfn5+tm8i43w+34UXXnjHHXc0bbnv&#10;vvt+85vf7L///i0c9e677z7zzDOpWyZOnJiTk9PKiy5btuzCCy9sGo4ZMyZ12GlmzpyZOmyhqL5J&#10;VVVV6nDAgAGpBefhcPjjjz9+8803Z82atXTp0rq6ulAotMsuu+yzzz7777//fvvt1743ToMHD5ZS&#10;Ni2qO3PmTM/zOrkjd6+CLtPQnaT+9Npvv/1Sv/T6669nOzoAAACAbulvf/vbhg0bmm00bd+JNz2U&#10;oXrppD7Df/67KQ8L2fxXkk8+fP/9N1+LuFzgk0Ez4ykz2xClAcPVXJ/QlTHV4KDBCwAAAEB3heQh&#10;AAAAtMDV/HW1U5tQ1XFVHVc+Q/QJmsV+w25xwT4hhC1FsV9WBE1TUlVM1cRVdVzNr3FUt2qPIYQo&#10;8Bk/K7T3rPCPLLL755p9gmZpwCgOGCUBszRglAeN/rnmzwrtPcv9o4rtkoDRybPZTClybOk3BTPF&#10;09poOhGP3XvjFholDd/7gAPOuDijN3XoH6/e8cAtdDO4/PLLE4lERi8N0F1Ux9XCWifm8YaoUszl&#10;AaOkFd+ZQ5boEzJybdng6MqYanD1/Bqn9d2WAAAAAACgffx+/wknnDBz5swNGzY8/PDDv/rVr/x+&#10;f7aDgo6aOnXqqFGjsh0F+f3+iRMnfvfdd9OmTevfv3/rD3zooYeQZun6GhztKNZMATPj5Us+Q3qa&#10;FVO9o4jIFIKIpCDdlipg8UPVMrc928DEyWOTt9q0wpveVtV2Mh0rf7oknM8QUpAlheJkNfW2ac3J&#10;c0jx4/7WD8tlqq2fxNUsBZmyo39NniYisoTIaLMc6FVeffXV1OEWmxhXV1fvuuuuzeqlzz777Fmz&#10;ZvWGeumk66+/PhQKpW458MADn3vuOd7K//hvvfXWwQcfnLolGAxed911rbyc53mHH35401BK+dJL&#10;L0mZhTLVZu2ad955520esnr16tThjjvumHxRU1Nz3nnn5ebmHnrooVOnTv3kk082btzoOE5tbe27&#10;7757ww03HHTQQaFQ6NJLLw2Hw22N0zCM0aNHNw211gsXLuz8x9V7oGQauo3Gxsavvvqqafj73/9+&#10;7733bhq+/vrrW+whAwAAAAAtCIfDDz744ObbD7/w2rLBwzN99RFjDzr4nMs2337f9VdI9nLtTvpt&#10;xWeIkCkbXe0xLWvAIrgAAAAA3RKShwAAANACpXlBtRN29caoiri6wC9L/LJN874sSWUBo8CWYZer&#10;Yqre0QtqEq2co9alGIKK/MagPGuHInt0qW9MmX9MmW90qW9UsW9wnlUSMKzszWMr9ht+QxiCIl46&#10;H+zbL/6nrrqq2cZAXsGEv96d6bJwIeXx191XMmD7Ztu///77u+++O6OXBugWIq5eXOsmFFfGlClF&#10;RcDwtXodVUFU6JMlASPh6cqYanT0knqXu+G3ZQAAAACA7qiwsPDUU0+dOXNmVVXVjBkzzjzzzO22&#10;2y7bQUF7HHfccX/4wx+yHcWP/H7/+eefv3Tp0vvvv3/77bdvzSFVVVXPP/98tgOHbYh52tVMRFbm&#10;U4/JKYeu4rjHROQziIhMIby2LIHZVPPcpkLrJM1kbCp+Jvqh1bMUpDW10OZZcdNFf7KPIAqY0pJC&#10;ELWyF4z6oU7bSilctCQZUiQvtJWw2WWyJBGJkNWheZtxxURkGyLYsfMAJHme99lnnzUNhw0btvmK&#10;LQsWLBgyZMj8+fNTNz766KP//Oc/e1UL31Ao9MknnxjGjy3ptdYTJkz4xS9+8fbbbzc0NCQ3RiKR&#10;zz//fPz48QcffHDqRBrLsj755JPWV5hfe+21ixYtaho+8sgjffr06fy7dl136dKlqVsqKiq2edTy&#10;5ctTh8OHDyeiF154oays7L777tvmFW+55Zby8vJnn322rdE265H+ySefdP4T6z3wQwi6jQ8//LDp&#10;dd++fSsqKlJXpNBaf/PNN9mOEQAAAKCbefzxx+vr65ttHLbn/nv/+szOCeAXvz8/v7z5pyZrli2e&#10;+8oznTk3M98WgqgursKO3hD1OvHKAAAAAJAeSB4CAABAC76rdxtcXRVTjtKlfiPPku2olRVC5Plk&#10;ccCIK66OqfqE/r4BeaR0KvVLIsqxZczjdDXxZuZnH/rH5tuPu+KOvNJtT5rpOMvnP+yCazbffsMN&#10;N0QikU4IAKDL0syL61xHc1VMmYLKAtKQbf7OHDRFsd9MKK5L6OqY2hDFUlkAAAAAAJ0qFAodc8wx&#10;DzzwwOrVq+fNm3fbbbcdcsghwWAw23FBqwwZMmT69OnZjmILbNs+66yzFi1a9NRTT6U2Y9yaRx55&#10;JNshQ0uYKKHY0yQFtf1X/zYzJBGRx5ws3A2akohsQzht6Rdtyx/qnNuepVTMUggmJiLNrJkFsRSk&#10;qaWzaeZkobW52TPKtYVI3oLibS7iycmabSmkIDOly7TPlILIEORtJQhHkSD2SRE0RQcX1UwotiRJ&#10;QXmdUCIPvcCKFStSh0ceeWSzHWbMmDFq1KimemAiysvL++qrr04++eRsx54FO+2007Jly0aNGpW6&#10;8eOPPz7ooIPy8/OFEEKInJyc3XffvdmCI9ttt913333Xmv7MSfPmzbvhhhuahr/85S9///vfZ+WW&#10;169fnzqUUubm5m7zqMrKytRhcXHx1KlTjz322NY3Y4hGo7/+9a/PO+88rVu3oAURbdYBO3WmE6Rd&#10;L1ovAbo1Zk5dgGH8+PFENHLkSCFE0zrBM2fObP036GYnX7FixaxZs7788svVq1fHYrGCgoIhQ4b8&#10;7Gc/23PPPfv165fp9cVbppT65ptvZs2a9c0332zYsEEIUV5ePmrUqLFjx/785z+Xsm0LH2z8f/bu&#10;O06uqnwY+POcc8uUne27qSQQAoRACAk9QGhSpAgoTUGaojQbIigoRXilFwkC0pTiD6WXGBIFQWkS&#10;AoFACCWEkJ7tu1Pvveec5/1jwjjMttmeZJ/vB/3cc+eWc+9OpjxznvPU1b311lsLFy5cvnx5U1OT&#10;67pbbrnlTjvtNGXKlMmTJ/f0aPkaGxtff/31+fPnL1u2zPf92tra3XbbbZdddtlxxx0H9Ab6vr9o&#10;0aK33npryZIl69evN8aMGjVq8uTJe+yxx5QpU3o9K0wmk/nnP//573//e/ny5VrrJ554oi83p/iT&#10;vvnmm2+99dbixYvj8XhZWdm2226755577rHHHu3nwmGMMcb6johmzZpVsBIRj774Bhz4N74s2w0d&#10;dt5v/nbZ2QXrX3rm0W98e/ACFlJgmSOaPeNp+iKuasNyaD8BMsYYY4yxHhnQ4CEMp/ghBw+LN/jx&#10;Qw4eMsZYr9WndV1at3omragqJMN9K20RtdA4otkzbb4BUOWuqAzJvhyQ5YQsURWSmqDNN62e7pcb&#10;+/5bb3y6eFHByom77zfla0cP2nVN3v+ILXfec/m7/81f2dLSMmfOnOOPP37QusHYxmZtUicD05jR&#10;hmhE1O71mOmIjQGJVs+ELVweV9VhaQ3C+GvGGGOMMcZYO1OmTJkyZcrPf/5z3/f/+9//vvTSSy+/&#10;/PKbb76ZTqeHumusA6FQ6PHHHy++kuTgk1KedNJJJ5100osvvnjTTTfNnTuXOkkWffHFF+vq6mpr&#10;a4e6y6xj2hAAEAAiDMKPqtmqzoY25Cc7El2JrsS4D74mp7hsYFsCAEiBvjYAxUYpA0O+Id8AASmC&#10;Zo/iAQGAMhBo8DUlAFwJlgD51ftAtCHPGZHahzUcgSELCcDXlNEUsQA6r30daAMANoIrMf9uhyQi&#10;gi3Q00RA+NUjaEO+IVcKRCx1+hQ/N4YymrIHKXc5cs76wTvvvJPf3G+//XLLRHT55ZdfddVV+Rvs&#10;vPPOL774YmVl5UB0ZtGiRbvuuutAHPm888675ZZb+uVQ48aNe++9926//faf/vSnRe4yY8aMF198&#10;sfhRB57nHXbYYblmJBL529/+NlTDZgpKTG+//fbF9KSxsTG/edttt9XV1eWatm3/4he/+O53v7vl&#10;llu6rmuMaWpqWrJkyR/+8IdHH300f8e77rpLCPGHP/yhyN5OmjQpv/naa68NyU0bJjhlmm0aVq1a&#10;1dDQkGvutddeAGDb9gEHHPCvf/0ru3L+/PmpVKqnk5MtXbr0pptuWr16df7KhoaGhoaG+fPnP/jg&#10;g2PGjPnxj3+8/fbb52/w3nvvXXHFFdnl/GkkbrvtttyL3aGHHnr22f9L/rn++uvfeOON7PLRRx99&#10;+umnF/Qkf4Nrr712u+22I6LXX3/9tttuK4gXfPHFF1988cWcOXMqKiouv/zyCRMmFHOlq1ev/v3v&#10;f//RRx/lr1RKLV68ePHixY888kg0Gj3ttNMOPfTQLt4hfN8/8cQTc83/+7//C4fDmUzmzjvvfOml&#10;l/K3XLly5cqVK5988smampoLLrigYJ6SXt/Ggs4/9dRTf/nLXwqm5Vi+fPny5cvnzJkjpTz55JOP&#10;Pvpo27Y7u6JHHnkk96Z1wQUX7LvvvgCwePHiK6+8MpPJFNzA888/P9c84YQTvv3tbxdz55977rn8&#10;adjuvffeqqqqgm2I6O9///t9992Xfx/q6+vr6+tfe+01RDzttNOOPfZYRHz00UcfeeSR7Aa//e1v&#10;p0yZUnCoHj3TOtyAMcZYFzKZzIMPPjjUveg3S5YsWbJkScHKSfscUj1u68Hsxs6HHffq/925+qP3&#10;8le+89rLj95zeyg8qPPOtvhGIsRs8UaJFbY6+ET05ptv5r4Vr1ixouDTQhccx+H3XMYYY4yxgTNw&#10;wUMYNvFDDh52psj44erVq3/84x/nmhw8ZIyxjYcy9Hlb4Glq803MFtG+5UtnxRwRGGj1TdjCz9tU&#10;uduLwqibjGXLlr3wwguDdrqMplVxldYmrajUEVafR9g8+5f72q/c+9tn9/xIvYeIR/z0qj+cfnDB&#10;+htvvLG5uXkwe9K/9ttvv+22226oe8E2VYZgVVKlFWUUVbjS6tu/9VIb0wqbMzokcU1Sj4vxUCjG&#10;GGOMMcaGkuM4M2fOnDlz5uWXX+77/oIFC1555ZXXXnvtjTfeyP81hw2tO+64o5gCzhuDgw466KCD&#10;Dvroo49uu+22hx56KJFIFGygtX7uuee+973vDXVPWceyqe5ENEgxVKJsTDFXkLnClWlFCJBWxpFF&#10;JfEKRFtiYIgANUHXedbKgGdIGyKAQJMh0gACMNAUZNPFCTQRAXkaiAgQbQRbgo0bMpcVEQBIAa7o&#10;OB5a4YqM0iEL04oCA10EuYMvq3mHvtppieBK1AYymnwN+bnMhiilCQEcCVELi8wq70xCEQBELawI&#10;yT4eirGsgpEGO++8c3bB87wTTzzxmWeeyX/09NNPv+eee/oyc3q3giAYiMMWX9y4W8aYp59+uiCT&#10;vGuvv/76mWeeedddd5WWlhaz/Y9//OO1a9fmmo899lh5eflA3JZifPLJJ/nNbbfdtpi9Cj6U5udL&#10;H3bYYY888kj+FUkpa2pqampqZs6cecUVV+y99975P+7ccccdhx9++BFHHFHMeQtmePn888+11rK4&#10;9ybWU/w7Ads0zJ07N7c8derUkpKS7PIhhxySG/UIAG+99Vb+rCFdI6K//vWvuQFknVm9evXFF1/8&#10;jW9843vf+17+cMDO3pNy6wvmstJa5x4qGKXXfgMi0lr//ve/f/nll7voW3Nz809/+tPrrruuYERm&#10;e88999w999zT9TbJZPKOO+6YO3fu5ZdfXlFR0dlmBRfe2tr64x//uIuf8+vr63/1q1995zvfOfHE&#10;E9uPp+zpbcxpaGj41a9+tX79+i6uSGv94IMPPvfcc1dfffUWW2zR4TbGmIJzLVy48PLLL2+/5ejR&#10;o0tLS3NXOnv27JNOOqmYCUiee+653CnGjRvXfsij7/u/+93vCua/yUdEf/7znz/44INLL700v8Od&#10;XXXxz7QON2CMMdaFRCLxwx/+cKh7MbBmnDTYF4hC7HvKeX/99Q/yVxpjZl1x0VDfjG786U9/KnLL&#10;8vJyzjRgjDHGGBs4AxE8hOEUP+TgYWfBQyg6fsjBQ8YY22itS2lfU7NnLIFloX4boVXuYlpDU8bY&#10;AuvSemRksx3NsHDhws0sIlo1dqtJex/c9+P0yBY77rLV9Bmfv/N6/sr58+fPnz9/qO9H791///2c&#10;Ms16rT6tAk1tvrEFlth9fXFGxDIH69OUUrQ2pcaWSDFEJU0YY4wxxhhjBRzHmTFjxowZM7LNTz/9&#10;9I033vjvf//75ptvvv/++wOUdMS6dfbZZ59xxhlD3YuemTRp0h133HHttdc+/PDD999//9tvv53/&#10;6Kuvvsop0xstIQAAENF08rte/yIAIkD8XyXnqrBYl4KQhUlFpQ4VWQc1LDAQiGB8TeFOJnvTRBlN&#10;ymTLRJMmymYsKyKLUNP/fsk0BESgiAyAhUBIASECZStg+wYEgEQMWR0nQ9sCSx3R5hslKK1I2IV1&#10;qnP9UZQtKI2RL+MtviFfkzKgDGW0MUSJgAwIiSARJGJaAxFFbSERy92+lZgmivsmLNESuBnHzNkg&#10;e+6553LLQoixY8cCQGNj48yZMz/88MP8Lf/4xz/+4Ac/6OnxNzMtLS2HHXbYm2++2dMdH3nkkWef&#10;ffbJJ5885JBDut7y3//+9913351rfvvb3z788MOH8JLzk7cBYMSIEcXs1dTU1OH6c8899/bbb+/i&#10;nWL77bdfuHDhhAkT8kdTnHLKKXV1dV1P1p/VPik9lUrFYrGhu3+bs36YRZuxgaaUmjNnTq55zDHH&#10;5Ja32267/AkVnnjiiSKPSUR33XVXt+Mdc5599tnZs2cP2iWn0+lrrrmm6/GOOZdddllBGZkCDz74&#10;YLdDHnOWLVv2wx/+cM2aNcVsvH79+q6HPOb83//9X/E5Rd2qq6s799xzux7ymNPc3Hz++ed//PHH&#10;xWy8du3aDvOlAQARjz766FwzHo8XvLl2qLGxcd26dbnmN7/5zYINgiD4+c9/3sWQx5wFCxZcc801&#10;xVezZIwxxnqhZsttJu7egxyS/jJpn0Ok1f13RcYYY4wxxtobiOAhDKf4IQcPiw8eQufxQw4eMsbY&#10;xskQrUmqtCJfU7kjBPRbBp1ALLOFp8nTtDqhhvpCWQ/sdcL3UQzBMIkd9i+qwgBjw0R9WgcGPE0l&#10;NhY5UrlrIYm2gGRgAk0tHk/9wxhjjDHG2EZqm222OfXUU++444633367ra3tjTfemDVr1mmnnbbj&#10;jjtyeb1Bs/fee992221D3YteKi0tPffccxcsWLBkyZIrr7xy2rRp2S+V+b+2bMaIIBmYxoyuS+v6&#10;tG7xtK8HIwm5jwSAFCgRDMEgZE1nb4lEzJViLneEKzHmCGUgqYrtQMRBALAFKqL2kzgbglRgEgEF&#10;GpQh35AiMAQCwRFYYokyV4Qs4UjM/hey0JUoEYBAE/gGAkOaKKNM3DeBNo5EAIpanQZJylzhSAxb&#10;QiAkA9Id3UlPEwK4EiMWBgaaMmZVQq1L6qaMafVNNnGaAJShVGDSihIBNaZ1RhlbCIlYFRJS9ClK&#10;0+qTAShzRcTCqhC/qrN+kEgkVq1alWvOnDlTCPHBBx9MmDAhP1/atu358+dzvnRdXd3EiRML8qUd&#10;x/nlL3+5aNGieDxujDHGJBKJJUuWXHPNNQVz5SeTyUMPPfS+++7r4hSJROIb3/hGrllRUXHvvfcO&#10;7VUXDF+prq4uZq8OJ+6ZMmXKrFmzuo1Xjx8//rrrrstf09LS8uyzzxZz3lwFiJx4PD7o92y44CrT&#10;bBOwaNGiXF0LIcROO+2Ue0hKecghhzz//PPZ5vLlyxsbG9sX4mhvzpw5ub2yvv3tbx900EFVVVVC&#10;iCAI1q9f/+yzz86bNy+3wT333LPHHnvU1tYOwiXffPPNra2t2eXp06effPLJW2yxheu6ANDW1vby&#10;yy/ff//9uQ/fnufNnj37+OOP7/BQL7300uOPP56/5qijjjrkkENGjRpl2zYRxePxDz744IEHHsh9&#10;XcxkMhdccMG9997b/uW4wOWXX54d8mhZ1hlnnDFjxozy8nIhhO/7K1aseOSRRxYsWJDb+Omnn548&#10;efKee+7Zx5uTSqV+9rOf5Q/+mzhx4mmnnbbNNtuEw+HsLfrss88efPDBZcuWZTcgol/+8pf33Xdf&#10;ZWVlF0dubGx84IEHuthg3333/fOf/5xrvv7668cdd1zXvS2YG3633XYr2ODGG2/84osvcs2ysrIz&#10;zzxz2rRppaWliJhOp5ctW/bnP//5k08+yR7trbfe6uMNZIwxxrqw08HH9svgpJ4KlZRO2HWfT//7&#10;0lDfAMYYY4wxtukZiOAhDJv4IQcPoejgIXQXP+TgIWOMbYRaPONrigfGEhDu7x/Goza2BhD3jSux&#10;zTelDk9WvmnY6eBjh+S8O+x/xOybLx3qq2dso6CJWn2TVgaAon0uMZ2FiBFbtHqGAFo8U8mjchlj&#10;jDHGGNvohUKhPffcM/e7QDqdfu+99xYuXLhw4cJ33333gw8+6Lqa1GZv5MiRTU1Nvu/372HHjh37&#10;xBNPFFMFcSM3adKkyy677LLLLmtqavroo4/Gjx8/1D0aQIaoMWPq07rVM+0TZcMWVoetEWHRWYHi&#10;IYeIYYkJgQCgCJwBHpwYGAIAS0D4yxuCiGNKLK81yAZyIxaKIkZI2giOQC3RD8g34OZFGrShpCIi&#10;UgSaCAAlgoXgGZCIUqArC49vCxSIjoTAgI1AAJooIBQIQEREIaSw1VXGMgLUhOX6lIraIhGYZEAR&#10;C6y87ZWhwEBYYmDI05gMNAEEhpQhbSA7vZyhDVnTniZtyAACkI3oG3IITN/y2T1FicCU2MIWuGXp&#10;Jv8iwzYSn376aX7z0EMPffzxx9uPfAiCYNtttx3qzg6xTCazyy67NDY25q887rjj7rvvvoLKxtFo&#10;dNKkSb/85S8vuOCCq6+++qqrrsp/9Pvf//6uu+46derUDs9yxhlntLW15ZqzZ8+ORCJDe+ErV67M&#10;b9bU1BSzV26UUb6//vWvorgpd88555xf/OIX+Wtuvvnmb33rW93umB21kq+lpWX06NGDe8+GC06Z&#10;ZpuA/PIvBx98cMH3tK997Wv5gxdfeeWV/EoyHWpoaPjjH/+Ya0YikVtvvXXkyJG5NY7jbLHFFued&#10;d97uu++e/wbw2GOPnXfeeQAwderU3CQQ5557bm7mkvPPP/+QQw7p+yXnxjtefPHFe++9d/5DZWVl&#10;Rx999Pbbb3/hhRfmVnY25LGlpeXWW2/NNcPh8C233JL/eoqIZWVle++991577fWnP/3pmWeeya5P&#10;pVI33HDDlVde2XU/s0Mea2trb7rpprKystx613W32Wabyy677OWXX7755ptz62+88ca//OUv2bGb&#10;vb6NN998c/5EGmecccYxxxyTn9xVVlY2ffr0adOmzZ49O1chR2t9ww03XHPNNV1cziOPPJIbTHnM&#10;MccceuihNTU1tm3nDl5TUzNmzJjVq1dnm3PmzOl21GN+caEddtghFovlP7pw4cI33ngj15w+ffol&#10;l1ziOE5uTSQS2XHHHW+44YbctdDAT6/FGGNsOBs7edpQnXqH/Y/glGnGGGOMMdYL/R48hGETP+Tg&#10;YY+Ch9Bd/JCDh4wxthFqzBhN4Gkq66cqpvkQMWJhIiBD0JDWnDK9SSitGVlaM7Lvx+mFitHjRm87&#10;Zc0n7w/1PWBs6CUDIgJPkyNEMWOUi+QKAABPUTzgKtOMMcYYY4xtesLhcH4Gtdb6008/XbRo0aJF&#10;i95///33339/+fLlm2UM3HXd8ePHb/WlrbfeesKECVtvvXVpaekrr7xy2GGHpVKp/jpXOBx++umn&#10;R4wYMdQX3Z8qKytnzJgx1L0YKETUkDHL2wJPkzKQUsbX2WrGBAAS0ZGYVphSwaoE1obFlqW23bcq&#10;wQMkaotW3wBkowED20NPEyI4AiN507SNjFirE6oiJNandJtP5W73fUDEMhf9NDqCPE22wGzHA0Np&#10;RYYgMEAAUggJgEiBAQC0BUr8SiZzjisxo0EgBQSOACmENhQYMgSWQE+BsoGIcnFsQ6AJCAgAEFAi&#10;SISasFWXViW2SAYmqciVFJICAIggrUkgBIYEoq+Np2lDDxEsARIREQRiWlFgwNOkDCECImgCCUQE&#10;jRmTCKgyJHrxLFKGGjxtCyx3RXVY8mR2rL8UFEy+8847V6xY0eGW9957789//vOB7s9OO+200X4a&#10;+fWvf51fkRsAzj///Ntuu62LX8ccx/ntb387bdq0b37zm/nrjzvuuI8++kjKwn/IzzzzTP6M/D/6&#10;0Y82hrfg9evX5zej0Wgxe+XGpeRstdVWkydPLvKk0Wj0rLPOyg04AYDXX3/d87z2hy3Q/q5ylemB&#10;wz/cso1dW1vb++//75fjww47rGCDrbfeOv9l5amnnur2Teiuu+7Kb1533XX54x3z7bbbbkcddVSu&#10;OW/evPbzdeW/hRQ5pUSRLrnkkoLxjjnbbrvtEUcckWs2Nzd3+EJ5991359+NW2+9tbP5J4QQZ555&#10;5gEHHJBbs3DhwoJJWTrb8YYbbsgf8phv//33P+OMM3JN3/f/8Y9/dLhlkbfxk08+yS+9ctZZZx17&#10;bMfFMBHxqKOOyh+VuHjx4vySLO1lxzvGYrG77rrrzDPPHDNmjOM4BQc/9tj/TTzf0NBQX1/fxQFb&#10;Wlry5ywpGI9LRLNmzco1R48e/Zvf/CZ/yGPBtZx55pnd/jkYY4yxPhrClOkJ0/fu+0EYY4wxxthw&#10;MxDBQxg28UMOHvYoeAhFxA85eMgYYxubVt94mohggEqsRCyRzfrLDvhjG7+xk6cP4dm32oVDoIwB&#10;AKSVAYDAkNOvo2cdiQAQEKXVRjpskTHGGGOMMVY8KeWkSZNOOOGEq6+++plnnlm2bFlbW9t///vf&#10;++6774ILLjj00EO32GKLoe5jz4TD4e222+6QQw4566yz/t//+38PP/zwa6+9tnr16nQ6/fHHH8+d&#10;O/fOO++86KKLvvWtb02bNi1bDXLffff9y1/+0l8/LSHiAw88sMsuuwz1nWDFUoY+agk+bvbbfFOX&#10;1muSqtU3ijbUT3YlIkIyMPVpvSahWj29LqXfqfOaM7rvp+53Za6QCLbEzABPc0ZEGUXZIs9leXNc&#10;CoStSm1HYMwWbb7Jhia6FbaEK8GVCEBpbYDIUyalSBP5hgjAEWhls44NGIJsEDpsbfjpsLSiqnrU&#10;2Ox/ZVW1rkSJkM1Gzt4GKUAAImzIiw401GdMm2/q03p1Qq1KqLVJtS6p1yX12qRalVCrk6rF0xFL&#10;SIQSW7gSPQ3xwPiGUtooQ4bAEBCZeECBAUdCzMYSW4Qt4chsOjeGLTQECICIUmBIioiFgiCpIKVM&#10;RtO6lE708M+kDNWnDQBUh0RI4sQyLjHN+k3B+IHO8qUB4PLLLw+CYKj7O2RaW1tvuumm/DXbbLPN&#10;rbfeWsxswscee+yPfvSj/DVLly595ZVXCjZramo64YQTcs1x48bdeOONQ33dAADpdDq/aVlFlRYu&#10;Ly8vWHPOOef06LwnnXRSwZrc9PpdaP8XGc7P24HGKdNsY5f/UltSUjJhwoSCDYQQX//613PN5ubm&#10;/HFm7TU2NuYPmzviiCPGjx/fxfYnn3xyfrOLd9n+tffee+cmS+vQoYcemt9sP/yuubn51Vdfzb+Q&#10;UaNGdXFARDz33HPzR9397W9/67afZ5xxRkVFRRcbHH300VVVVbnmX//6175MrHL33XfnlidOnHjk&#10;kUd2vf3JJ59cUlKSa86ZM6fbU9x4442djQ0FgII/SsG8NQUWLFiQ35w6dWp+8+OPP25oaMg1L7zw&#10;wvZThhTcydra2l7fOsYYY6xbZbWjY1VD9l5TWjuq7wdhjDHGGGPDTb8HD2HYxA85eAi9Ch5Cl/FD&#10;Dh4yxthGRRnKKONpErghj67fOQIQwTeUUmQ21sICLN/YyTsP4dnLajgEyhgAQHZYsiaQ/VpXSiAK&#10;BG1AGdpoi70wxhhjjDHGeq2kpGSPPfY488wzb7rpprlz565YsaKtrW3+/PkPPvjgr371q2OOOWbS&#10;pEm2PcR5eq7rTpgwYZ999jnppJMuvPDC3//+908++eSCBQvq6upSqdRHH300b968u++++5JLLjn5&#10;5JNnzJgxevTornOZjjnmmGuuuaZf+nbllVcef/zxQ3t/WPF8Q+83+g1p3eyZ9SmtDFWExJioHBmR&#10;1SFZ4YqqkKwNyzFRWRsWrsQWz6xNqqQyi5v89Sk11N0vVOEKRIxYmDGgB/I7e0AQGIhawhJY6nwl&#10;VaoqJGrCstwVrsTGjPFMUd2odKVECFtCGUgEJmPAEASaEMARG/75GiJFIBAkoitRfvmPescZB+z3&#10;re9m/9t5v0MAIGIhAtgCCMDXRhkghJAEC1ETNXt6fVKtS+m4r9OaMppSyiSVSSqTTWZOK0oGJu4b&#10;TRAYkgglNgqANt8kfNKGNJExpAhdCTEHQ1KILzuTPWMyMMmApEBbYshCBECAiCVirghLVIbivvE1&#10;NWVMs1ds1rSvqS6tNVFNWLoSt69wrI2y1DnbFBHRvHnzOnzIcZxp075SICqZTBb5c/9m6ZlnnilY&#10;8+c//7nrAQb5rr322oI1f/jDH/KbRHTcccfl1w94/vnnO5zwffAp1Zt3vcrKyoI1Bc+obhUM8ACA&#10;bgcjQUcp08X/mVhPFZU9z9hQIaLHH3881zzmmGM6/GZ40EEHPf3007nmCy+80EVJjYLpLvInuuhQ&#10;JBLZfffdc6MkP/jgg4kTJw7CtZ9++uldb1BQ2aa1tbVgg/whjwCQX+6mM67rHnvssbnBjvPnz/c8&#10;L78OT3sFIy/bE0Kceuqpt9xyS7YZj8cbGxurq6t7cU+ampo++eSTXPPcc8/tdtYTKeUJJ5xw//33&#10;Z5svvfTS2Wef3cVexx13XNdjQ0tLSydNmvTRRx9lm7Nnz+5i5OXs2bNzy3vttVcoFMp/9N///ndu&#10;eezYsd0+rxDxe9/7Xn/FPnrkjjvu+OCDDzp86LPPPttmm22SyeSaNWsGv2OMsY3H888/f/PNNw91&#10;LwbD5j2ZU+1W2w7h2d1ozA6Fg0y674faCCUSiYMPPnioezFIbr755ilTpgx1LxhjjDE2LAxE8BCG&#10;TfyQg4fQ8+AhdBc/HJ7Bw9dee+0vf/lLhw+1tbVts802ALB06VLOWmFsk/PII4/kXiE3UdpQPCDf&#10;ENBApUwDQDYl2xZY6qAoYrb+TU5dXd1Qd6E/1W613RCePVYzsu8H2XjceOON//d//zfUvWBD79vf&#10;/nbX37Dayw65JYJ+f9FEgOyHToLN8RWZMcYYY4wx9lWxWGy33XbbbbfdcmuUUh9//PE+++zT0tLS&#10;xY4TJkzwfX/t2rVa96AebzQajcVi5eXllZWVFRUVNV8aMWLEqC/lzxLbXy666KIlS5b8+c9/7stB&#10;TjnllN/85jf93jc2QJShxY1+3DcNGe1pKnWw1BWio6/RiBiyMGSBp6kxrdendHVILm1VErE6vBGl&#10;YNkCK1wRaNPqQSKgMmegvrXHfRIIYQurQ6IgWouIE8udRJCpCcv1KVWf0tUhEbK6qUBpSyx3ZbNn&#10;LEGpABDJEAiB1pdHN0SBAQFgC7QQQl0GogVi2IK0AkDyDChDjkRCFICaKDCEiJ5vJIIlQAAgbvir&#10;GwBtKBtREUC2RFuAIUgryqZ+I5ImUAYshBCCIcgoQCQiICINkN1MIrgSHQmaMDDGFiKtKBEYV6Ir&#10;0ZYypUxKUUgC+IYIKkPd3J+4b1p8LRFHRGRIiu0r7RKHi3qyflNfX59KpdqvnzJlyj//+c/m5ubt&#10;t98+f/3FF1/8jW98o5i6ypufgvnuY7FY1/PvF4hEIt/97ncfeuih3Jr8wQwA8OKLL7700ku55m9/&#10;+9vJkycP9UVvUDBkpchx/u1HfYwbN65H521fp7qpqanbvdqPmiiyLDbrBb6zbKO2cuXKxsbGXHP/&#10;/ffvcLNx48aVlJQkEolsc86cOaeddlpncy28/PLLueWxY8d2XeQka8aMGbkhj5999tkgXHhZWdmI&#10;ESO63iYUCkkpc1/Xc5ef889//jO3vNdee0UikWJOPXPmzPz3yy+++GLbbTvNnpo+fXrBSL7ONstv&#10;fvzxx70b9fjuu+/mlsPh8NZbb13MXrvssktuTE8mk2ltbW3/5pTzjW98o9sDHn300blRj2vWrGlu&#10;bu7wWRSPx5ctW5ZrHnHEEfmPElH+U7HbwaNZO+20Uy/uW9999NFH+bWVCpSWlvJ4R8bYmjVrXnjh&#10;haHuBesrHNKpqhCxrHZ0w4rB+Kw1+JRSw+ffSNc/OzHGGGOM9aOBCB7CsIkfcvAwq0fBQygifjgM&#10;g4d1dXVdBw+HpFeMsb5bvnz58IlmsOEDxVCO2CvdvFKmP/zwww8//HCoe8GGXn5yQpGy/w4RoX9/&#10;YyYiA4QAiMjVjBhjjDHGGBueLMvaYYcdfvnLX/7yl7/sYrN169b9+te/vuCCCzzPSyQSvu8rpbTW&#10;RJQdDSuEkFJKKR3HcV03HA6Hw2ExdFGFP/7xj8uWLfvPf/7Tu9333Xff++67b6g6z3phWZtKBqYh&#10;ozPaVIdkpLu0XgBwJY6Myvq0bsjoGoRPW4OoLcLWRvT1eFTUasroqI1tno7ZAzL7pDKQUiZmC4Ew&#10;uqSDmvMSYYdKZ1GjXxux6lKqPmMqXIxa0HWCZcwRaW3iASGCr0kKsBGy87ZpA4pIANoSJULE7v4v&#10;ZQskC+I+ZY/ha7IEWoIMEQFqQzaiEBCx0G4X3SAgZSAw5GvyNEgETRRoACALERBsiRaiAdK0ISsv&#10;m3QtEVyBUoBEQMSwhWW2MAD1aS0tyFa0DgyFJEYkegiZDaXAjUAodzu4KCLKGGrzyNMUtkRVSDoS&#10;J1c6pZwvzfrV4sWL2688//zzb7nlFsuyRowYscMOO+Rv8/HHH7/77rs9rRW8eSiYMf/AAw/s6eeW&#10;r3/96/kp05lMJh6Px2KxbLO5uTl/4yuuuOKqq67q9pgFc9M8+eSTBYWpd9ttt9dee62P115bW5v/&#10;NIjH48XsteWWWxasiUajPTqvlNK27fwM7fwq3J1pXxObB1QMHE6ZZhu1uXPn5pbHjh1bW1vb4WaI&#10;eNRRRz3yyCPZpu/7H3300Q477NB+S9/38weiHXjggcV048ADDyxyy/4yadKkYjaLRqNtbW3Z5YKX&#10;Tt/3ly9fnmvOnDmzyFMXzJaxYsWKLkY9Fjn1SFlZWSwWy733rFq1qne35Y033sgt77zzzkVOADN6&#10;9Oj8Zl1dXWejHisqKroeEJlVMIhzwYIFHRaNfOedd3LLQoiCaVTS6XQymcw1O3y6theNRquqqvKH&#10;AjPGGGObk0hZ97kojDHGGGOM5fR78BCGTfyQg4c5xQcPobj4IQcPGWOMMdaZSFnlUHeBsY2CIxEA&#10;LASl+zNp2hAQoSWgiPHJjDHGGGOMsc3ZT37yk9tvv72LnxtSqdQll1zyt7/97ZFHHikoULlxchzn&#10;qaee2muvvT755JOe7rvddts9/fTTBRlKbGPWlNF1KdXimYyi6nBR+dJZArE2Yq1P6ca0tgUubfF3&#10;rHI2nmqr5Q6WOEIZSClq9kxVqJ+LuxBRk2cEQKkjqkIy0km6eMgSU6rcxU3+iIjVmNFNGZ22sCIk&#10;u84uFwACkIgEAgIGBixByoABkIiWQIkQtYuawI0AAkMCwRKos2nSRFqBEOhIMAYMACJ6mtofDwFt&#10;AbZARZQMKK2IiASiEEgEZTaGbKEMQEcFyQWCIyBsi4hE+eWRR0atxrRGNIGBjKakIongCHAEepoE&#10;QptvXIn5uffKUFpTIqBAkyWwOiwjFsYcManCceXG8mRjm41XXnklvymlfPrpp4888sjcmiuvvPK4&#10;447L3+aKK6545plnhrrjg00plRsWklUwaKEY2223XcGaRCKRS5kuYIwxxvSiqwUloNvnD/fCyJFf&#10;may2rq6umL3ap0z34ooKcsKLKVTgeV7BmrKysr7fBNYh/qGAbbyUUs8//3yuWfBmVqBgVN/s2bM7&#10;3KzgnaCL8XxDq8g6Kl0Uwyko7rfNNtsUeWrLsvLLnqxZs6aLjcePH1/kYfM78MUXX/TutuR/1S+y&#10;Skz2LuW/ixQ8B/IVOdI0HA7vvvvuuebf//73DjebM2dObvnggw+2rK9MUVHQjZqamiIvZ6utturd&#10;3WOMMcY2fsmWpqHuAmOMMcYY22QMRPAQhk38kIOH+beoyOAhFBc/5OAhY4wxxjqTauGZTRgDAMiO&#10;WrYl+r0ZVtepgAAAbIHFjyZnbBAYouaMXt4WLGn2FzV47zZ4HzT6n7YEa5Mqrfq31DpjjDHGGNsg&#10;FApdeeWV3W723nvv7b777s8+++xQ97colZWVc+bMKf73gqxRo0bNnTu3spIncduULG8LAkNtvonZ&#10;oqffcBGgKiQNQIunW33T7PXrF+++QcQJpbYloMwRyYBSqp/7Fg8oo6jcFVLAlqVd1ZUMW7hTlVPu&#10;ipqwrAwJT9OaZNCY0UEnPfINpVS2PjO4AiSCIkor0kQWgiXQFkXlSxOQpynua20gbAkLQSIKIIAN&#10;Oc7GAKIAImVIE/jtZpojgsBQKqBkQAhQ6ghLIAFoA65AxxJVITk2KkdEZHVYVriiIiSqQrImLEZF&#10;5ZiorI1YMVvIvJ5aCCPCstyVrsSYLSIWIkBag29IG4r7JqnMqkTQnNHNnqlP6zVJtSapmzNGAFSF&#10;xKiojNm4Vak9pYrzpdmAyP9JHQA+/fTT/HxpADjyyCNt+ysl5Z999tm1a9cOdccHW7aqfL5iCkkW&#10;aJ8dvfFMutG1LbbYIr+5fv36YvZqP5qlvr6+R+cNgqAgy3rcuHHd7pVKpQrWlJSUDNatGna4yjTb&#10;eC1atCh/0oWua5KMHj26oqKiubk523zttdcymUwoFCrYrKnpK3k4nVWeGXKlpaV9PEJDQ0N+s0fv&#10;eSNGjMjdya7fMIr/Fr3lllvmCqesW7euF1ektc71CgAefvjhXGmgYvbNLScSic42i0ajRR7wiCOO&#10;mD9/fnZ52bJl8Xi84CNCKpVasmRJrtm+kkzBG2oxE4pkFdS9GRxdzKL3ySefLFu2rP07N2NsuBk7&#10;duxhhx021L0YDL7v/+tf/xrqXgwU0x/zdfUaEbXVb7ahCtu2DzrooKHuxSDJT6FhjDHGGBs4AxE8&#10;hGETP+TgYcG+ueUugodQdPxwuAUPR4wYMWPGjA4fam1tza/+zRjbtEyYMGFTj/hpojbf+BoAwOnn&#10;miX/42kSgLaEUkfITWT4SI+sX79+4cKFQ92LfmO+OuX/IGtrKGqkzqZiypQpY8aMGepesKHXi3mm&#10;IhZKhJDEVGCUIauoIkzdSweECK7EmLMZvhqzTZGvaXVSrU9pZShbRkwbAABEyI6qBwhijhgdtWrC&#10;A/ZJhTHGGGNsuDrttNNuuummDz/8sOvNEonEN7/5zQceeODkk08e6i53b+utt37uuecOPPBAY4zv&#10;+93WQqyoqJg3b177IopsY9bs6ZSiVt8IhPJQb2YEswWUOqLVM2UOrUmqyv4u5twXpY4YGbUAVEZT&#10;U1pbUXR6HhPIKMpo8jQpIiIgAIFAhKlAlzgibIlxMTvcXaq5I3HHKmdFXK1OqLAl2nyTCEwyUI7E&#10;sIWOBBtR4oZ0wTZPa6K0JgdRA2gDAgAEAoABcBHC3cWFDVFgwDdkCGyBjsCUMq6FqEkj2gCIqIm0&#10;AUNkALQmItJGhIEEIBEYIGNIAwJANqjiSPAUhS0RGPIMGYDAUH1a14bll9nLuU512TuEUkdEbYz7&#10;JhGALdAAKEPKQFpRWpEjoCFjIjZaiK7EUgdDckNh7VFRa3TUcjhZmg0MpdSbb76Za2611VbtZw93&#10;XfeCCy647rrr8lfedttt11xzzQD1atGiRbvuuutAHPm888675ZZberdvwfzs0G4O/WK0L/i8qaTy&#10;FlQIKDJnvqSkZOTIkfmjU5YuXdqj6tyNjYWT5BZTVCCZTBasCYfDg3vDhhFOmWYbryeeeCK/2e3X&#10;0YKi9m+//fbee+9dsE3BULPiU2QHWfs3rZ4qGPVYMHtK1/IHXKbT6S62LP5dMH/Lro/ZmfZJubpX&#10;Yxri8Xgv9iqw4447ImJuOpaFCxcWlCp69913c8uhUGjixIkFRygYfFn8X3xI3hHPOeeczh669NJL&#10;582bN/hdYoxtbA499NBDDz10qHsxGBoaGno6W+cmpH75p0N4di8ZDzK9+ZCwSYhGo/klEBljjDHG&#10;WN8NRPAQhk38kIOHneHgYS/MmDGjs5TpBQsWPPjgg4PfJcZYvzjxxBNPPPHEoe5FnyhD/12XafZM&#10;MjBjSwbkZ3EiWpXUpY4od8Reo0Jic0yZfuKJJ4477rih7kW/qV/+yRCePV7fm6lhNlo/+9nPzjjj&#10;jKHuBdskIWJFSPoGEE1SUVl/ZDgTQUqbbP3qSncjGg7Ohq01SfVFXClDqcAkFXm6sN6PFBCxRGAo&#10;7ps1CTGx3I7aXCCdMcYYY6zfSCmvueaao48+utsttdann356VVXVJjF74B577PHoo48+99xze+21&#10;1+mnny6E6CxxuqSk5Pnnn58yZcpQd3kTRkSDX2CzIW0MQVpRzO79uWM2tnmUVGR5JjBURP3jwTOh&#10;1I77poqgLgX1aV0bknZxCbeGIBGYuG+ypZcVkSHIfs8yRBlNtsDAQFNGj47KjDKh7rKmBeKWpXZt&#10;xPq81ZcIZY5IKZNS1Oab7GERAbPzcnpGEygCIciRGJYQEBqCbMcVQTwggWQJFAACAfHLjgEYgmzJ&#10;aACwBUQsFIhpZSKWSCtCxDJbAJBvwNcgJRCBAfA1KAIik1GYPYtAEAIdRClAIiBAyBJERhH4Bsps&#10;4WlKBRS1oT6jR0VkTyPVErHclWUupAJKK+Np0AJdSYmAXIkhC0eErewdtSWWOaIqJKtCcmN6ZrHN&#10;0IoVK/KbRx11VIebnXvuuQUp0zfccMNll102cL+bB0EwEIft3fCGLEQcNWpUfqrw22+/3dODrFy5&#10;Mr9ZWlqaP4rj+OOPb1/Lulsvv/zyAQcckGsee+yxTz75ZH/fOdhuu+3ym598UuzPQKeeeur111+f&#10;az733HMnnHBC8ectuMnRaLSsrKzbvQqGJI0dO1ZKjmYPFA62so1UW1vb+++/n79Gd6fgCE899VT7&#10;wxaMt+vRWMDB1PevWJ7n5ZbD4XCvDyhEV68SxY/V63sSeF8+BHR2Z3rNtu0DDzww12yfAZWfRXzE&#10;EUe0v40Fs7AU/wfqxUcNxhhjrEitdWvijXVDePahvgGMMcYYY2yTMUDBQxg28UMOHhZzZ3qNg4eM&#10;MbaRsASGLOFKNAS+HpBXyGz6kysxYovNMl9687Nq8VBWzOYQKGM5tWEpEcISE353ZdGKk1SkDZTY&#10;ImKJEptfkNlQ0gQfNvnLWoO4b9YmVWPGGIKYjdVhMTIqR0WtERFZFZIhKZK+XpvUDWnd4ptFDX59&#10;un++2DLGGGOMsaxvfOMbHU6e255S6jvf+U5BatZG64gjjrj66qtPO+20008//eabb37++edHjx5d&#10;sE0kEvn73/++xx57DHVnNzHaUH1af9LiL6z3/rsu89razGtr02+tzyxu9FYlVFr1y/fXbrR4OqPI&#10;GApbote/+QjEkMS0IgBo8Qaj2z3pG2xfYYcl1kQkAq5LFXVjk4FZm1QtnsloSinT5ptkQGlFGU1J&#10;peMBKQOaIKOMI2FtUr9d762IK1PEHYxYuEOVu3ONOzIqy11ZG5Zjo9aIiKwMiVJHlNhCILqWEAgR&#10;C8tcGbVE1BajItbYElnuihJblDrClSgQfE1pTUlFiYCSipKK0op8TQIhbGGpIyKWCMnsoURaEwBE&#10;LRS44e8VczBioSPBQnAkSARboi2w1MFsTyKWcC2IWljhytElli1QIHqasttHbSSElCJlqDGte/eL&#10;IQJEbawOyzEl1uioHBmRlSEUCGWuiNq4Q6Wza627e607qcKpCXO+NBtw77zzTn5z//3373CzcePG&#10;FczurbX+61//OtTdH2xf+9rX8ptz585tXzW6a2+99VZ+Mz/VudcKkoEHaCKSgirTy5YtK3L0SMF8&#10;wY888ojv+8Wf9+GHH85v/uQnPynmAj/77LP8Zr/cZ9YZTplmG6lXXnmlj0f45JNPWlpaClaa/vm5&#10;bRPT00+9+fet60I6xb9p5Y81jMVivbiK/nqD7K/nQH4x1cWLF+fXsclkMgsX/m+8Rf74yJxeDwNt&#10;amrql/4zxhhjHVr14ZANGVz29mtDffWMMcYYY2yTMUDBQxiW8UMOHubj4CFjjG1myhx0JQLAAI1o&#10;zChABEdgucs/u28aVi0ZypTpZe9wCJSxDSpDMmKLUlcYgDavr2mihqjV1yELXYmjo3Lwi4AxlqMN&#10;LW70mjK6KaMb0loCjojIEWFR7sqIJRyBtgBXYtTGqpAYE7PLHMxoWptUSWU+bvbXpzhrmjHGGGOs&#10;P91www1Fbtnc3PzDH/5wqPtbrOrqagC45ZZbGhsbDzvssLfeemvq1Km5RyORyOzZs2fOnDnU3dyU&#10;KEPL24K36ryPm/21SV2f1k0Z3eKZFs80Zcz6lF7eFrxd5y1u9Nv8/g8zElEyMCsTalGD93lbsCqp&#10;4gGtT6mVCbU6qerSutU3Xg9nhHQk+poIIKU2usl2Q5bYocoJSxwRkY4U9WnTnDGd9ZIAGjOmMWM8&#10;Q4nApBRpAldCiYUxB20BEjFqYWVIRG0sdWSLR2tSKu6bFfHg/Ua/yJk0S2yxbbmz+4jQDlXuFjFr&#10;RMSqCslyV5Q5iAASUQqsCIkyV4yIyDElVmVIVLhydNSqDsuohSELI5YodbJZ1pj7L7smYomQxBIb&#10;ayMy5iARpJUhooiN+bNwIqAtsseRZY60ESxEW2CJIypcURMWo6LW2KhVG7FijpCIycAEhgyBKxEA&#10;BWLUEpogoyCtoe9fLi2BYUvUhCxbIBIoAzFHhCzBURc2aF566aX85rRp0zrb8oorrihYc8kllwy3&#10;gR/f/OY385u+7//rX/8qfndjzK233pq/5vTTTx/qaypWbW1twST1RY6a2GWXXaqqqnJNrfVDDz1U&#10;5EkbGhoKMvNPO+20YnZcsmRJfpMnuBlQfS3dwNhAIKLHH3+878d57bXXjjjiiPw1ruvmN3s6c8Ym&#10;JBQK5ZYzmQwRFf8JddWqVbnlsWPHdrFl8cVb1q9fn1uuqKjoxRUVlPT5xS9+se+++/bzXeuJbbfd&#10;1nGc3Dwi77//fu7t6oMPPsi/2A7vYSQSyW8GQVBkzaJNZR47xhhjm6hVi9/Zft9D+36cXvjw5b8P&#10;9dUzxhhjjLFNw8AFD2HYxA85eDjQOHjIGGMbiaqQXJ/SYQtTCkpwvZ8nAACAAElEQVSdHrzfFYOI&#10;ksqELRQIVSHZ9wOyQdBWv66tbm1p7ajBP3XTmi/WfvJB34/D2GZjfMxKBabEFm2+DlsiO8NFLxBR&#10;topvhSsilhgR4XFQbMgQ0cctQZtv6tM6rajMwTK3q08ICFDmyqhNDRlTn9LVYflpi+9Ip8LlzxWM&#10;McYYY/1jr732+ta3vvXEE08Us/HcuXPnzZuXPyPqRq68vPz4448HgNGjR7/88stHHnnka6+9FovF&#10;OF+6pxozemlr4GtKBSYRUC45WSAQQHbmYSkgm4/a7OmRUWtCqd0vJXaJYH1arUmobGJzUpmUIk8Z&#10;AkxrQDDCoA+UEdgKYAkosUXMKerMtkQAUoYy/T2VpCGI+7rNN2lNvgZtCBAkoi0gbGHMEaW26LYA&#10;cdQWO1U7HzYFEqHFM22+SWlT6oio9ZUsYiKoT+uMpowmT5NAiFpoCSQi34DnEwCEpHAluhJrwiJb&#10;dbnF100Zk1ZkCN5r8KZUOSGrqPkuBUKFKyryJseMewbQa0zrCMlRkQ6+qUUsjFiSAHxNviZFoA0R&#10;AAGIL2+LI9CRmL11DWmtiHwDISlk58FqiRCyhCJyJVqIMSfXpQ27ZDRpgsCQQMhdnEQISchocgha&#10;MjoclaLP8XBHoishqSjmULNnasL8dZUNntmzZ+c3t9hii862POCAA2KxWDwez61Zt27df/7zn84K&#10;U2+WDj74YCFEfqL4mWeeuXz58iLnan/qqacaGhpyTdu2N6FPREKIr33ta//4xz9ya1auXFlTU1PM&#10;jtdff/33vve93Jqf/OQnJ5xwQjGz/F955ZX5zb333nvbbbctpreLFi3Kb+bPesP6Hf9UwDZGK1eu&#10;bGxszDWvvvrqnXbaqZgdtdbHHXdcbijek08+efjhh+ePfshOrJWTSCRKSkqG+nIHRMFLfDqdLhhm&#10;1xnf9/Nrnowa1dWIgWQyGQ6Hizls/kjK0aNH9+KKCk405PVShBCHH374008/nW3OmzcvN+px3rx5&#10;uc2OPvroDsffFDwVk8lkeXl5tyclok8//XRoL5wxxtjmbdE/n/raDy5GMdhVcdLx1s8WvDrUV88Y&#10;Y4wxxjYNAxc8hGETP+Tg4UDj4CFjjG0kyl3hCCyxRX1apxREi5qAoliJgDRBzBYhC2M219bYZLz3&#10;z6f2PfncwT/vhy/PGepLZ2zjUumKqpAkgIwy9WldG5ZOz7OmiajVN2lFlSHhSDGhzOJaR2wIrUvp&#10;bH3ptKKqkIwW9/HAElgbkfUp1ZDRIyLy05Zgeo2w+iX9gjHGGGOMAVx77bXPPvtsEARFbrwJJQgB&#10;wJQpU7IL5eXlL7zwwiWXXHLKKadMnz59qPu1ySCilQm9Ih54mpoyOjDgSCx3RVhitpguEWkCX1Na&#10;UVug44EpcwSAivtmh0qnF19j8zVl9LLWIJsMnAhMWlFgKK0oIBBASgMBEBAAIJAlwBGojIn7ptzt&#10;/utGNleWCEw/FZkmohbP1KV1U8ZoIgBQhhRtSCkXCBIhm6ErECtcURuWlaGuKhKHLbFzjbu0xQeA&#10;qI3NnmnOmFaEiCXCFrgSBWJDRmc0pZQJDLgCHYmaKKVMNg3cEhCSKBBjjih3MHsuV2JtSCYDavZN&#10;XVrXhuXipmCnaqd3Oe4JZRDAMxSWXQ2nRIBs2nY3RwuMIcgokgjdzpRlCfAVKEMpRaVO4aMZlf0T&#10;bCgxnVvvSPQNpBVJG5IBxZx++GoZsUVzxmiC5ozmlGk2aJLJZP5c4TNmzJCy06efZVmXXHLJr371&#10;q/yVl1xyyeuvv97vHdtpp52I+umFtV9Fo9FLL730qquuyq1ZvXr1j3/84zvuuKPbfVesWPGd73wn&#10;f80111xT5EiPjcTRRx+dnzK9cOHCIj8Offe73/31r3+9du3abDOZTGYP1XWq+X/+85/bb789f82D&#10;Dz5YzOmI6MUXX8xfwynTA2qwcyEYK8bcuXNzy1LKHXbYocgdpZQHHXRQrllfX79mzZr8DQrGAuZe&#10;2jY/BYPq1q1bV+SOBfek6xGKdXV1xRzTGPPJJ5/kmuPHj+/FFSHimDFjcs3PP/+8n29Zz+U/2RYs&#10;WJAtGuP7/ptvvplb31k1m4IxjkWWf1m1atXG+RmLMcbYZqP+i6Wfvvny4J/3o1f/YfTmWb6PMcYY&#10;Y4z1u4ELHsKwiR9y8HAQcPCQMcY2BgJxdIkVttCR2OJpA/32OmmI2nwTkuhKHFti92/9ajag3vjb&#10;PcbowT/v4pdm9/0gjG1OEHFiuR2SWBuxBEJ9WucKeRWJAFo8avMp5ogSW4yNynKuzcuGTqBpeVuQ&#10;VpQIqMwVReZLZwmAmrCUiI1p42n6Is4/mTHGGGOM9ZuJEyeec845RW788ssvbwy/L/ROKBS6+eab&#10;OV+6R1Yk9Ip4kAhMXVoDYE1EjgiLUkfYckO0DxEtgRFbVIXlmIgVtUSLZ+pSOu6b9xv9oIdfY3M0&#10;0dLW4MMmPx6YurRen9JpRRELK0Oy1BZhCa7EmCNKHVHqiIiFjkRtIKkoERjPUGNG16ezxYw7lX0U&#10;EfplOqamjH63wV/c5K9L6RZf16X1yoRak9R1KV2f1vVpvT6l1yT1qoSqS+sWT9el9ZJm/516rz6t&#10;u/jpSiJsV+FMrnRKHVkbliMjMmKLlDL1abMqoT9rDerTutlTKUVA4BPFA5NSpAkciSU2RizhWmJE&#10;RFa4X8nNRsQSR9SEhNKmLq1TynzS7PfuF7R4QJpAG3D6HG8ggLhvlCFNEPpqnnOHshNpaQJlqH3n&#10;PU2KiAAK6mcjYEiCJlAE8cD0y++GISmyZ2z1+7liOWNdKJgo/PDDD+96+/xCwVlvvPHG0qVLh/o6&#10;BtWll146duzY/DV33nnnd7/73fw58QsQ0dy5c7fbbrvsYIasyZMn//SnPx3qq+mZ/LEZADBnTrEz&#10;2Nq2/fzzz+eveemll/baa6/m5ubOdnn++ef322+//DU///nPJ0yYUMzpGhoakslkrrnzzjsXU9Ga&#10;9RpXmWYbHaVU/ovOIYcc0sWMIO0ddNBB+fND/Otf//rud7+ba1ZWVuZv/N57702bNq3bY86bN++u&#10;u+7KLh9wwAE//vGPh/omda+ioqLgSot8FV6wYEF+s+sRikuWLJk8eXK3x1y3bp0x//uUvPXWW/fu&#10;orbffvvVq1dnl+fPn09EQzsAZdy4cbFYLB6PZ5uLFy+eNm3akiVLchuMHTu2YJRtTiQSsSxLqQ0/&#10;dL3++uvFVEMqmFOEMcbY4CspKbn33nuHuhf9ZsmSJTfddFPBytf++sdt9zpwMLtBxrzy8B8KVgoh&#10;fnTl9aFwUZXu+qkf0OIbKTBm49gSK2z15/RSjuP0/SCMMcYYYwwGOHgIwyZ+yMHDQcDBQ8YY20iM&#10;ilprkqrCFetTusWjSrcf3h2IqCljDEBFSIQsrA1vztOUT58+fZOOiP7xj39866238tc0rfnio1f/&#10;MXnm1wezGyveX/D5wjcKVk6evvtR3zm9dwf0NCUDKndFmStGRoZm1Mfee+89JOdlmxNb4A5V7qIG&#10;b0TEqkvpupQqc0SpI7sbNgwAEGhq8rSnocwVZY6ojVjjS+2hviA2rK1JaU3Q7BlHYmlP8qWzBGKV&#10;K9andcI361GPLbG6LVDGGGOMMcaKdNlllz344IMtLS3FbPzcc89t/L/ysH5Rn9Yr40E8MM0ZE7Gx&#10;0hWiy9+VpMDKEIYkNnq6Lq1rAZY0+1OqexxtDAx92OTHfdPqm1bPSIQKV5TYAhE0QatnBKL6MtEV&#10;AWyBNkBIQEAbIkKOAALwk7o2IjsrnpytwywR+1gK2ze0tCVoyujAUJtvkgEBbMhYdgRaArM3zWwo&#10;x208Ta0+tXgmbGGZIz5W/jpXblNmhTofiVcZkuWuaEjr1UntBKbCFYGmhDINaTIEmtAWaAtARIlg&#10;4YYC2q6EmCMinR82ZImqCNSndLOHCFCf1rU9j6HFfZOd383pc+p5RpEm8AxJ3JAO3bVsUrUBMATU&#10;LsE6MKQNAHSQEm8LlAi+JgvR0xDqc+DQQhIIviZPkzYk+yULn7Hu5M9CDkXEomtqao444oi///3v&#10;+Suvu+66e+65Z6gvZfC4rvvqq69Onjw5P0f64YcffuaZZy644IITTjhhiy22KCkpQUStdUNDw6uv&#10;vnrttdcWjACJRCL/+Mc/ejQIZ2OwzTbb5I/NmD17dvHDRaZOnfrAAw+cdtppuTULFiyorq6+6KKL&#10;Tj311K222ioUCgFAa2vrBx98cPnllxeMythll12uvfbaIvu5aNGi/Obpp58+1HduM8cp02yjs2jR&#10;Iq3/N7H3wQcf3KPdt912Wyll7gjPPffcySefLMSGD8SWZe2+++7z58/PNufNm3faaad1+1I4e/bs&#10;3AF33HHHob5DRZFS5l/p008/fcwxx3R7pUQ0e/b/Jjjfddddu363mzdv3re+9a1uO/PCCy/klhGx&#10;6+IzXdhnn31yh0okEuvWrRs1alS3ezU3N5955pm55l/+8pdIpH+SrxDxmGOOeeihh3KXOW3atH/+&#10;85+5DY477rgu9t13331feumlbPP5558//fTTs++mnYnH40899VS/9JwxxlivhUKh9rORbbqI6Pnn&#10;n//www/zV3782j8bVnxWPa6XWQq9sHDuY2s+XlSwcpd9DjjuzHMH8260+abFMyMistQRu9a6XBqI&#10;McYYY2zjNKDBQxg28UMOHuZw8JAxxjZ7EmFCqf1Rs1/qiDbfuBKjVl/DPglFKUXlrrAFbl1qi806&#10;jrTVVltt0hHRSZMm7bPPPgUrX3vkj4OZMk1Ef7/1N+3Xf/vsn+x/xLG9O6YmWJ1QlSFR4crdR3Aw&#10;k23CIhbuVO1+0OiNjMqmDLT4lAhUzBElnQ9G9jUlAkoGWiBWh2XEwhERObGc86XZUCKA9SmVUqQM&#10;1YRF716WXQvDFsYDE3NEfVqPLeFBfYwxxhhj/aOqquo3v/nNz3/+82I2fu211zhlejjwNC1t8TOa&#10;WjwTtbDSLfZjfMRGIWR9WjdltEBYk1BjevLRXRn6oNFP+KYho9OKShxR4f7v+69EEAhSoK/IEH0l&#10;6ohoI9iInqGMJh1Q1MK6tK4Nd5w17RuyBAiESB+qhrR6+qPmIFteOO4bgVDmYNQWHWX8IgBELJm9&#10;xmRgEorWpXTUFobg3cBsU25XhTr9VVEg1kas2oiVUtSQVq2+aWs1rkRfU1hi1N5Qk1kgOAJClojY&#10;opgQb1iKUpfaPBO1cHlcVYeLSVX+Ck+TMoQIdp/nzEwrIgBlIFR0HqJAICIAVF8tc20IDIEBEAjY&#10;0bRzFpJviIBSyoSsvuY9ZmutK0MAkNEU5ZRpNijy58EHgB122KHbXS699NKClOl77733xhtvLCsr&#10;G+qrGTzjx4//8MMP99prr7Vr1+ZWxuPxK6+88sorr+x290gk8tZbb40ZM2aor6PHhBDf//73b7nl&#10;lmzT9/1Vq1ZtscUWRe5+6qmnhkKhE088MbfGGHPttdd2mwu98847//vf/7asYj8JzJs3L7/59a8P&#10;6ty+w9DmPOM120Q98cQTueVIJNLToiJSygMOOCDXzGQyn376af4GX/va13LLyWTygw8+6PqAK1eu&#10;/OKLL3LNYqp5bCTyr7S5ublgRooOLV26tLGxMdc88sgju95+3bp1Bbe3vXQ6/eSTT+aa+++/f68n&#10;HSkoSvPYY48Vs9eDDz6ov7T11lv315DHrJkzZ+aWX3311Xg8/sorr+TW7LHHHl3sm/9EJaI///nP&#10;XWxMRDfddBMRAWOMMdZ/ELHDKP/T115IeUXeBlSQSc+7/ar26/c/+sSeH6z3NFGbpyMWuhLHxSwe&#10;YsgYY4wxttEa6OAhDJv4IQcPszh4yBhjw0F1WNZGZJkrwhY2ZXRK9SnwlQxMi2ciNpY6YnTUqih+&#10;jBsbCjNmzJg+fXrBys/e+s+ifwzeVCOLX5r9xXtvFqyMlZXvecAhvT6mRLAEeJoCQ/4ghXIZGygR&#10;C3eucStcWRWSIyJSCmz2zKpEUJdSrb5JKkopk1ImEZimjF6TVOtSOqlMzJGjolaJLbYusyeW9byk&#10;L2P9qs3TvqZkYGyBoT7UcCuxURnIaGrI6F4fhDHGGGOMtfejH/1om222KWbLxYsXD3Vn2WBYEVeK&#10;oCmjLYGVIdmjoWIhieWOSClKKVqRUIEp9tcZAljS5CcCU5/RGWUqQ6LSLUw/DUnMJgMHHR4VwZWY&#10;zUNOBKQMNaSNaffzkCHKBCZsCQAoc3r5DaUhoz9o8lPKrEupRGBiDo4pscpc2W3asSWwzJWjorLc&#10;Edndk4FZ0uSvS+ncfdAEHf6qFbFwXMyeUGpXuaLEFiUOjo9ZIyLWyIgcUyLHlli1EavUKSpfOqvM&#10;FhZCi2d8TfXp3n/P6vtgwow22azj4vO2ETH75NJfvVfZJhF1diBbIgEqA9kS2X0ngMyGU/fL8Rjr&#10;BhHNnTs314xGo9XV1d3utccee4wcObJg5b333jvUVzPYxo8fv2zZsp/+9Kc93XHXXXddtmxZwaCL&#10;TcgZZ5yR38yfuL8YJ5xwwqJFi9o/hbpw6qmnvvnmm9FotMjtiej+++/PNceNG1fkp1PWa5wyzTYu&#10;bW1t77//fq551FFH9eIj5kEHHZTffP755/Obu+66a/6r0qxZs/Lr0hQwxtx00025ZlVVVVVVVcE2&#10;+T1saWkZ6lv4P7vssovrurnmzTff7HleF9sbY2699dZcs6KiYtq0ad2e5aabburiBhLRrbfeavJy&#10;ro466qgOtyzmNoZCofyBmC+88MLKlSu77t7ixYtffPHFXPOkk07qn5v7pREjRowYMSJ3sbfcckvu&#10;K9y0adO6fv/baaed8ietmTNnzpNPPtnhN0Ct9a233vrOO+/0b+cZY4wxADjllFPKy8sLVi6d/+/X&#10;/3b34HTgPw/Naq1bU7By7MRJuxxx/GBG2Fo9Q4gVIRlzxIgIT9vPGGOMMbaRGoTgIQyb+CEHD4GD&#10;h4wxNpxMLHNKHVEdkq7Exoxp61WOKRG1+qYxY0ISq0Ky3BVblXJR041dZ7NGPnXNBW11a3t+vB4L&#10;Munnb7ui/frTfvrLUKTYkTQdshCy6f9pxWMV2SbPEbhjlbNtuROzxYiIHBmVMVsawDbPNKZ1Q9o0&#10;pE1TxqQV2QIrQ2JM1Cp3RXVYTq9xR0V5FlQ29LIfLTxNIYl9eUKGpEAET1PCNzwSnTHGGGOsH9m2&#10;nf9rThfWrFlTzGZsk+ZpqkvruG+UgaqQ6MVH+JgjXIEtntaG1iaLTcRdEVetvmlM64wyVWFZ0lHl&#10;4ogtBKIlwNcE0PG3AgshaiMgJAMKDDV6puD3o6QiAxi1scQWoV5VmW7K6I+a/LSi9SkNACPCssLt&#10;2exQArDUFSMjFiKuTan6jP7vuvS/V6VeX5t+bU36jbXp19Zm3libfrfe+7jZX5/SmbxpLtenNQCm&#10;lSm1ZcQWrkRHouzVVy1EjDnC0+QbWp9SvThCv9AEyoAmEADF30cBG/6unWflExEZAkNE9L8njARA&#10;AG0gMGD6Y8Jl8WXydtHzAzDWJw0NDalUKtf8+te/XkywRQhxxRVXFKy8/PLLgyAY6gsabKFQ6JZb&#10;blm7du3ZZ59t293/jLXNNtvMnj17/vz5ubENm6Idd9xx3LhxueYf//jHnh5hypQpK1asuPXWW7ud&#10;Z3/vvfd+++23H3jgAcdxij/+p59+ml+i4Ne//jWHtQcap0yzjUt+kQ0A2H///XtxkEmTJgnxv+f2&#10;v/71L9/3c03Lsn7wgx/kmuvWrft//+//dThuj4huv/32ZcuW5dacddZZ7V+V8ucseeqpp9atW7eR&#10;VPOwbft73/tertnc3HzhhRfmf3rIp7W+8cYb8wcR/uAHPyjmJXjNmjX/7//9vw4/SRhjZs2a9cYb&#10;b+TWbLvtthMnTuzwOEXexpNPPjm/zsxFF120evXqzvo2f/78Sy65JNccO3bsLrvs0u/3+dhjj80t&#10;L1iwILd89NFHd72jEOLCCy/MX/PnP//5sssuW7p0afYZS0RtbW2vvPLKWWed9dJLL2W36d9CN4wx&#10;xlg0Gj3rrLPar39+1pV1yz4e6LMveWXeC/dc33792b/+nQYZ9wZpBv2MMklFpY6QCDzOlTHGGGNs&#10;YzYIwUMYNvFDDh5y8JAxxoYVgTC50ok5oiYsIxa2eKYurYKe5E37murSutUzJTbWhGWZIyZVODyY&#10;oUeUoYymlKKMosDQoH0iOvHEE2trawtWpuOtj115HpmBLdBMxvztsrMbV31esH7UuC2/efoP+3hw&#10;S4psSZniaxkxtpGrjchdR4S2KXeqQ7LcFSMjcouYNabEGhWVo6PW2BJrTIlVE5blrhwVlTvXuJMr&#10;nVDxhaUYG0hpDcqQIXBkn46DCLZAXxMApNXAvkkxxhhjjA03Rx111KGHHgoAltVVKYV4PD7UPWUD&#10;rj6tiSgemLCFTtElfwuUuqgMpBWtT6liwlzJwKyMB4nApBRVhGSkk0zmsIWWAFeiIfA7HzonEcNS&#10;GIK0pnRA6bwplzRRm2dCFjoCR0V78xUlEZiPmn1PU31aWwJHhKXTs3TpDQggow0QpQNal1QtGfNF&#10;QtelVItnmj3T4pkWz9Sn9dqk+rTFX1DnLWrw1qeUIWpM67QmQ1Bi98O3/qiNAiEVUJtvgiGamypb&#10;X1obEgIAir0oA5h9lsi8Z6kmSAYmrUxGU0ZBW0DxwMQDaguozad4YNLK+AYEUjZZul++WRqibBd6&#10;+8+lA0SUUaYpo9el9KqEWpVQa5KqIa2TQb9kebNNW01NDeV57LHHitzxhz/8IX1VIpEoJmd4szRy&#10;5Mg777wzlUr997//vf7667/zne9MnDgxEolIKcvLy/fYY49zzjnngQceWL58+SeffHLEEUcMRPru&#10;vvvum//neOKJJwbuehHx6quvzjXffPPN+vr6nh7Etu2f/OQnLS0t//73vy+++OI99tgjW5OstLR0&#10;5513Puussx5++OE1a9a8+uqr06dP7+nB77vvvtyylPI73/nOwN0NlsX109hGhIgef/zxXLOqqmr0&#10;6NG9OI6U8oADDsgvD/Lee+/ttttuueZ+++331FNPLV++PNtcsGDBD37wg3POOWf77bfPVvbIZDIf&#10;f/zx3XffnT8KcMyYMXvuuWf7002ePDlXwSMej2fHUwohDjvssLPPPntob+mhhx46d+7c3KjNL774&#10;4tRTT/3ud7+71157VVVVSSmz4+oWL15833335b8l7LDDDjNmzCjyLAsWLPj+979/1llnTZ06taSk&#10;BBGzN/DOO+8smG7t4osv7uwgRd7GaDR68cUX/+53v8s2k8nkOeecc/TRRx922GG1tbW2bRNROp3+&#10;7LPPHn300ffeey+3IyJeccUVA/FGPmPGjLvuuqtgpWVZU6dO7XbfqVOnfutb38p/73/vvfcuuOCC&#10;zrY/88wz3333Xa4YwxhjrH/98pe/fPjhh9eu/UpNFeV7f/nVmT/447PR8qreHrgbaz5e9Mgl32s/&#10;KnGf/Q+c+bVDmzzT4pMUJmoP7DRPgaaGjLEFljqiNmKVOl2d7sMPP8xVtCsrK9thhx0GtG+MMcYY&#10;YyzfoAUPYdjEDzl4mNuRg4eMMTYc2AKnVLtLmjwECElq9vS6ZBCxRcwRNkJn7wJEFBiI+yapjBRY&#10;HZYRC6vCcrvyXg+nHF4yyjR6ptUzicD4Xx2SaAmMWFjmiqqQjFp9qsnZtVAodP31159++ukF6z99&#10;8+UX773haz+4uDcHLc7zt1/5wb+ea7/+7Euush23jwcXtKGuC5chZZsTgTAiIkdEZGCozTMpZTwD&#10;2hACWALDFpbYooRfgNnGx9cbikJbfX56WgiKAAACTTBMx/QyxhhjjA2U3//+9zvttJNlWYcffviz&#10;zz7b4TYbw6S3bKA1e8bTpA2UOL3/AB+SKBFSyoQtTGuIdJeUs6wt0AQtnglbWNL5/F8IUOoIlTG2&#10;oIwmKaCz6sqWAEeip8kR0OKZiBSAQERNGWMAKlwRsUVNuMcp08rQR82+b6A+rS2E2rDoTRlugLhv&#10;Wn1jCDSRQFSKWrR2BKYVllhkSSRD5svkYUtAxBK+oTbfLGsN2gLKBFoi9C5Vu4BAdCWmlSl1sCGt&#10;K8NSIsjOA8IFsq8IRNSL6OUXn34Ub20BgLSmwI6WbTnJ6slB6MtE5exzIKMp7pu0IgLwDWhDhgDN&#10;hh5i9j8EjYhglEEAciQFhvp+Gw1g9pnU9z8IEbX4piFtWjztdRLWFAhljqwKy+qQ6Pu3bMaGOcuy&#10;9thjjz322GOoOzIYjj/++O9973u5Cf0feuihLgZXdMG27ZkzZ86cObMf++b7/q233pprXn755dmh&#10;R2xAcco024isXLkyv9D8Mccc0+ufxr/2ta/lj3p8+umn80c9CiGuuuqqs88+O5lMZtfU19f/9re/&#10;7eKAlmX97ne/y68/k7PPPvs8/PDDBSuNMRvD12ZEvOqqq84999zW1tbsGt/377vvvvwJKtqrrq7+&#10;zW9+U8zNP+WUU7LX3tzcfP3113e98SWXXFJTU9PZo8Xfxj333PO73/3uQw89lFvzzDPPPPPMM12f&#10;/de//nX7+eP7RXl5+YQJE/KrCQHAMccck1/QpgunnXZaWVnZ/fff3+2WBxxwwNFHH/3WW28NxFUw&#10;xhgbziorK++///6vf/3rBevXf7bk7h8c9f07nopVj+j3k7bWrfnzT0/y04Ul7BDxtptvdMMWoDak&#10;mzJaIIStgcqaVobq0log1oRlxBJblXbz/eidd95ZunRpdnnChAmcMs0YY4wxNpgGLXgIwyZ+yMHD&#10;HA4eMsbYMCERdqh0ViXUyoQOW9jmm0RgkoG2BYYstAXYYsNbHBkIDPmGMooUgUAoc2XMFpaALUvt&#10;URHJ9aW7RkStPq1KqBZPA0BgyNMUGDBEhgARBIAtMCmxzTcr4ypqi9FRWRvu0aDBHjj11FOfeeaZ&#10;p556qmD9C3dfpwP/kHN/PRAJ2/OffOA/D85qv37ytN0OOPKb/XACfhKyzZotsCosq6BvFXsZGyz0&#10;5TD6foAbjjX0Q44YY4wxxjY722233QUXXHDttdfuvffeSqk5c+a036asrGyou8kGFhHFfeNpAqBQ&#10;Hyp5IKIrMZvzGfd1pOvq5b5p9UybbwiowpVdR6JKbJEMiEAkA5MKKGJ3mjXtCgg0ZDRJxKQyEVs0&#10;eSatqCokbYETy+xeZDuviKu0ooa0RoDaSG/yVX1DjRkTaFKGMpo0AQKEbQwMIkCJhSW2qApLADBE&#10;2kBGk2coHug2H0MWhiS2eMY3EOtziWlDlFaU0ZTwTVKZwEAi8LL1VLIjEktsLHNEZUh2dp2uRFsg&#10;EQQGnJ6HKD5dvGjFZ59m70m0duy08ZMQqCdVpsECBABN1JgyviYDEGjyDXmaDIEhEF9+dSQAAgJC&#10;yP6PCICSiuoz2hLo9iHXmYiUNiFHAkCoD8cxRHUpvTqp08pkC6R7inxDyhAREIBAkIj2l3MBNHv6&#10;c8QRETmmxOpL/xljw0coFLr00kuvuOKKbPPqq6/+yU9+UuTAjIE2d+5c3/ezy0KIn/zkJ0Pdo2Fh&#10;YCu2MdYjc+fOzW/us88+vT7UpEmT8ocnvv/++/F4PH+DsrKy22+/vaqqqKqJsVhs1qxZFRUVHT46&#10;evTo9ilGG49YLPaHP/xh7NixRW6/5ZZbzpo1KxKJFLPxzJkzr7766mK2/MUvftFhjZ2cHt3G448/&#10;/sILLyxy7ILjOFdddVXBsNf+deyxxxasOeyww4rf/ZhjjrnzzjvHjRvXxTZnnHHGT3/6U0TMjdMF&#10;gI3k/Zsxxthm4LDDDjvvvPPar1+/7KO7zjqiee3Knh+yKys/ePuOMw5tq1/X/qGf/exn06ZN267c&#10;LnVEdVg6UjRmCuvP9BdtqD5tAKA2LEMSJ1faNs9KyBhjjDG2ERvM4CEMm/ghBw85eMgYY8MNIm4R&#10;s3eucarDstwVY0qsqpC0BCQD05Qx61N6XVKvS+r1aZ0dX+hIrAqJMSVWuStrw3J6jTs6ag1cPeTN&#10;Qyowi5uCDxq9hoxu8czqpFqb1E0ZkwxMYMAYUAbSmpo9sz6lVyVUU8Y0Z/SnLcE79V6LZwaiS4h4&#10;9913jxjRwdSQL/3pludu/BWZ/jwvGfPC3dc9dU0H5QscN3Thtbf1y1PIEGSHvQrOqmOMsaFmIWaj&#10;DKbPk6MZguyvVVxKizHGGGNsIFx22WVbbbXV448//vTTT5955pntN+g6Gs82A74BQxQY6nuMz5Go&#10;DBBAWnXzRWBdShuCRGCitizmo351WFoCIhYCQjKgwHQ8TVM2bVsZ0ERtnqlPq2RA5a6I2jg+ZmVz&#10;g3skFZi1KZ0IjK+pMiR6kaaaCMz6lPY0JZVJKgKAiIWljohYImohAHiGkoqyqeYC0ZYYc0R1SI4t&#10;sStCQhmqT+u0Mhll2gKTVr0J2RGRp6k+o1cndWPGJHzjG1IG0oqaPdOY0c2eafFMQ1qvSepPWoI3&#10;12eWNPutnm5/qJgjssm6/TV8EXsyCSIRIIJvqC6lM5rSysR942kjEVyJjkBLbEgwzv7nCnQEZhPl&#10;DZAmCAwFGtendFPG9PrrqjJgAG2JIUvI3n5RbfPNu/Xe0tagxdP1ab06oRrTOq2NAIpaotTFcleU&#10;2OhICAy1eGZtUq9L6VbfrE6qd+q91Qk15HORM8Y2CRdccIHjONnl5ubml19+eah7BABARBdeeGGu&#10;ecUVV5SWlg51p4YFTplmGwul1PPPP59rbrHFFkWOR+yQlHL//ffPX/PGG28UbFNVVXXXXXd1O9Lu&#10;xBNPvP/++8eMGdPFNuecc84VV1yx++67x2KxIbp/XSktLZ01a9Zpp53WYZWbnHA4fO655956663R&#10;aLT4g++000433XRTFy/Z22+//b333rvvvvt2e6ge3caZM2fec889U6dO7XqzQw899E9/+lO3m/VR&#10;wZDKbbfdtqdFacaMGXP77bf/4Q9/+Pa3v73DDju4rouINTU1e+yxx/nnn/+Xv/zl2GOPzX43b2tr&#10;y+3Vo78UY4wx1rXrr79+2223bb++ceWyu7739c/e+k+/nIWI3njsvru+f3jr+tXtHz388MOvu+46&#10;AJACJ1c6UUvUhKVEWJ/WiaCfS/BllFmX1pqoJiJdCTtUOgNXy5oxxhhjjPXd4AcPYdjEDzl4yMFD&#10;xhgbhiKWmFzpTKtxR0VkmStqwnJsiTWmxBoRkbURWROW2eIVY0qs6rAsD8kxUWtatTOp0glxBKlL&#10;RLQ2qd5t8Jsyuimj1yZVPDCuwOqwHB2VY6JyZESOiMqRETkmao0tkbURGbEwpcy6lK5L6zbffNDo&#10;fdYa9D3frL3q6ur777+/w4de/9vdj1z6/WRzQ7+cKNXa9KefnvjC3dd1GM/8zaz7ttmxfz57KKLs&#10;89HhKiuMMTbUQhKzaQ9B36bgoA2ZGwAAXESLMcYYY2wghMPhe+655+23347H4/fdd999991X8BPG&#10;1ltvPdR9ZAMrm/pqCHqd/JmT/cxuCLpOpzVEDWmVUoYIYlZRJ5UItWFpCyyxhURIKUoqUqaD09gC&#10;ECAZmEbPZBRUhUSpI8aUWGNLrGJOVGBVUmtDrZ6JWNiLoXStvmnKmEBTwjfaQMTCElvkSphYAm2J&#10;vgYCaPMLvzshQMwWoyKyxMbAkKdJa2rImGTQszihb6g+Y9andNI3GUWJwLQFlNGkCAJjAkO+ppQy&#10;LZ7JJu6uS+lWz9Sl9PuN/qIGL/nVL3UxGyWCFOD37bsefvn/xUc9A0MA4GnyNXmaEr4JDIUkxmwR&#10;sYQrMfsE/sqTAhERBIIt0ZZCIBiClNIZbRKBWZ82gelN0NUzBAAhib2u+70yrhY1eG0+1af1+pT2&#10;DZW6YmREjo7I2ohVERJljix1RLkrq0JyVNQaUyKrQhKBNkSYffN5W/BBoz9AdXcYY5uTWCx25513&#10;5poXXHBBHw7Wb956661PP/00uxyNRvPTp9mAQp5vg7G2trb//ve/8+fP/+yzzxobG0Oh0Lhx47be&#10;euvddtttxx13DIVCQ93BfuP7/qJFixYsWPDhhx+uW7cuk8lUVFSMHj16xx133GWXXbbZZptuC4/4&#10;vn/cccflmnfffffIkSMBQGv93nvvvfrqqx9++OHatWtd191666132mmnmTNndj1atO/q6urmz5//&#10;7rvvfvjhh8lkMhwOjx07duutt542bdrUqVPD4fDg3Nuzzjpr/fr12eXLL798l112GYizENHRRx+d&#10;a95///3V1dWDc4GdufTSS3/3u99llysrKxsbG4e2P4wxxvpi4cKF++67b35RsnzTDz/xiJ9dFa3o&#10;/VtPW/26Ob+/7N25j3f46NSpU1955ZX85IeMMosa/YyiJk+nAgpbWBkSss8FWIio1TfxgGyBVSHh&#10;SrF9pV3hFlV+7eGHH166dGl2ecKECaeeemofO8MYY4wxxjYJwyR+yMHDgTNsg4cLFizIzxj/97//&#10;PXPmzKHtEmOMtUcAicC0+SatyNOkDQFAtlJHxBKlrohayGWli0FEy9rU2qRKK2rMaAKI2Rizu689&#10;QgDJwLT6xhCUOaLUEaWOmFzpDER1zQsvvPCmm27q8KFIacXXf3Llrkd9B0UvE+OJaOn8fz9x1Y9b&#10;1q3qcIOzL7nq5PN+3i8XQkRrkjpsicqQ2G1EiNPqGGNsaNWn9cfN/rqUlkA1kd5kJmQpA2uSqiok&#10;K0Jit1qXP4EwxhjbzFx55ZVXXHFFdrmkpCQejw91j9jwdfHFF5900knTpk0DgHXr1t1000333Xdf&#10;c3MzAPzmN7/57W9/O9QdZAMopeidukxDWisDI6NFDRjrTDKgxoweU2JtUWJNKLM726zV0+83+vVp&#10;rQlGRnpwRmWgIaN9Tb4hT5MhEAgSQX75VcEQaKKMJkMQtXFkRFa4cssye3RE9uLbhK/prTqv1dMt&#10;nhkZkT2dpK/VN62e8Q2lFVkIYQtFuz5kS207AkMWjopIu6NTJAOqS6sWzwBAqSOyA/yidhHxOoJm&#10;X8d9Ywg8vSHlWAqwBZKhjIFs1LHCFQBAAIEmz1D6y5LXUQvLXCkRxpZY42JWtvOJwLxb7zWkdWBg&#10;VM+fLS88/eiKzz4FAGUoXDt2l6O+IxAixeWiJwOT1mQjEAAi2gLC8n9hakWULT9OBI4EaFe82tcG&#10;AW2JFoACsBAiNlqIteGOb3sX1qcUAY6MyG0rnNpwz26CIfqkJWhI60RAzZ5GgPKexNs9TS2e8TRF&#10;bKx0ZdjCHSqdSDFPBsbYMGaMmTRpUi5F+e23354+ffrQdumAAw7I1bt+4IEHeOT5oOl9lJaxzUZp&#10;aekhhxxyyCGHDHVHBpzjOLvuuuuuu+7a70eWUk6fPn1I3ktqa2uPPPLII488cvBPnVNXV5cb8lhS&#10;UpINowyEVCqV3+yiPg9jjDHWC9OmTfvHP/5x+OGHt7a2tn/0nTl/W/LqvEPOuXT6ESe6kZIeHbl1&#10;/eqXH/j9W08/pHyvww1Gjx49e/bsgmJxIUtMrXY/bvYFQkJSs6fXpXS5IyN2L0eIEJGnqdUjz1DM&#10;EeWuCEncrsIpdTiOxhhjjDHGujJM4occPBwgHDxkjLGNXLaASYwHWvXZJy1BfVpnB0e6EipD0i4u&#10;5xkBSmwRsbDFoxbP+JoI4INGf0p1/ycC33DDDVrrW2+9tf1DqbbmJ6768TuzHzn0vN+Mn7pHj8aV&#10;EtEnb7z44r03rFj0VmfbHPmd079zbr8VNNCEmsCV4AjsS3STiFKKWn0Tz80aQEQAMjsQ0xJRW2Tz&#10;2AcggZ0xxjYf5a4AgLCFbZ7RhnpdrS6pDCKELSx3e5PhwBhjjDHGinTdddfllkeOHHnDDTdcffXV&#10;c+bMef755zf7H4NYtsyzQNDQ17qD2lC2qG/XObDxYEO54GgP6zZbAkZEZKtn4oFxBAaGlCFFoMyG&#10;kokIIAW4AhVASKItcGqNW9LbOGdDRhNRIjBhC3uaL50MKJcv7QjorEK1QLAF+oZCgClNZR2dRQqQ&#10;iCGJnqa0MmiJpoy2ENwu754makgbT5OvIaOJgFwpHIHZL2ceAQIhQO67GgI4Eh2JMRs0Qdw3icCk&#10;lCpzxKqEavXN9pWOIzBqC0tg2BKpjPY09TpYKb581hVZ5lmTSSmDiL4BR0DEwoJAq4UokCRCQJDN&#10;pW9nw3fKsI2aIKMpEVDUwrq0ro1YxT9HAgOehgoXBUJVqGf50gTwUXPQlNHNnon7JmxhlSt6FGR0&#10;JY6IyHhgWjyz3ujasHy/0d+p2g0XV62dMTY8CSH++te/5maxv+iii1544YUh7M/SpUtz+dITJkw4&#10;+eSTh/oODSOcMs0YY3316KOP5pZPOeUU0du557u1fPny3HJFRYXjOEN96YwxxjY3M2bM+Ne//nXI&#10;IYc0Nja2fzTd1vLMdb+Y8/vLdjzwqF2O/PaEXfcRoqtAmJeML3vn9Q9f/vs7f/+bVkFnm1VXV//9&#10;738fO3Zs+4dciVOq3RXxYGVcudJqzOjGjG71IWaLqN3BVJSdIaK0hjbP+IYkQk1Yhi2sDsuJZfZA&#10;FKthjDHGGGOMsRwOHjLGGBsOlrcF9Wnd4pk238QcUe70uDS3QKwMoSOgydMmDQCwpMnfocrp3+Ad&#10;It58882xWOyqq67qcIPPF75x1/cPr9piwvQjTpx++IkVo8d1cTQialy57LMFr7z19EOrPlzYxZb7&#10;HHrkz6/5fT8mv6WUAQBXYpkrenfYwNC6pF6fVhlFAKAMBQYUEREQgMiOYZXGFogAEqEqbI2MSJ59&#10;kjHGOmQLrAxJTdDmmTafKkK9eWU2RHHfRCwUCDVhfr1ljDHGGBtUrusee+yxxx577FB3hA04W4Al&#10;0JaYCEgTyT6Ea3xDFgJCpxnCWWlFmsAQ2D2vaZ2tyhtzRNw3KWWU2dDbXMo0AGhDnqFyV46MWr3O&#10;lwaAxoz2NSmzYU6o4gWGmj2tDGUU2QK6Tme1BfgGlKFUYMo6CjTlctotiZIgpUzUFg2eGSWws2xb&#10;ZaAubQJj0ooCA7aAkPzKTFaaKNvscIZHiRtucnNGN3smW7V7Ub23Q5UTtkRtWAaGWjyI+8btYY3l&#10;nGz8TiIqQwSE0M2zLuETARKBBChxRIfPUlugIUAgTSCQ8gtNZ+N7CIBAAlAIFAjJgJLKlFhYn1Ij&#10;o7LIgZdtnhYIUVtUh2RPE8aXtQZNGd2UMYnAlDlY6vQyjBmzhSOwPq3Xp/SIiFzc5E+tcnpaK5sx&#10;NqxMnz79jDPO+NOf/gQAL7744tKlSydOnDhUnfntb3+bW/7rX/8qZS/fSlgvcMo0Y4z1STwe/8c/&#10;/pFdRsQDDzxw4M71/PPP55b33Xffob50xhhjm6fp06f/5z//+drXvrZ27doONwgy6YVzHl0459GS&#10;yppR2+xQM36b6i0n1ozfRtq2l0z4qYSXTDSvXbH0rf+s/vBdY3TXp9ttt90ef/zxceM6HXqIAONj&#10;drkjPmkJbCEzmuK+afZMq0cRWzgSHYG2gPYBNSIygBlFgaGUMsqAI7EqJCM2WohblVojIjxDP2OM&#10;McYYY2xgcfCQMcbYcNCU0asSKu6bNt+UOljW83zpnBJHCMRGTzdlNAKsaAvGl9r921tE/O1vf1tS&#10;UnLxxRd3tk3jymX/vOuaf951zciJk2u23KZm/DY14yeWj9pC+Z6XjHuphJeMr17y3tK3/tO6fnW3&#10;pzv9Z5ec/tNfiv4bB5MtDe1KtARW9rC6CwAoQysSal1SGYK0opQyGUU6r8QNIhD9b9mVGLEwMKou&#10;pUodsVWpHePEacYYa2d0VDZldIkjEr6OOuj0fMbeFs8QQakjorYo51daxhhjjDHGBgYiljoirQwA&#10;pAMq6e18fQSQUSbqSADoeo4535AyBJ3k6xYjm9Nb7orAgK+NIiCCbIFrW6CFsCapLQG+7n3d7OwU&#10;ThlNiNDTaFNTxmiCtCKJELEQuswHlgiIoAgCA4aofeKuJdASYAn0FbkWphWkFEnEZs9UdZSxrA3V&#10;pU2gTVKRIYhYwkIqOGp23CAAdFEmWiJUhUQooCZf16WhJiw/aPSnVrujo3JtSscc0eKZQFOvM3Wz&#10;15XRoAx0ndieUiYgMEQCINJJvnT2WnxNUoAyhYWms2XIBYIlBCACgESM2tmsaSqxsckzVUXMw+hp&#10;Sioqc4VAGBvrWZC2Pq3XJlWrvyFfusztU2jUlVgblnVpXZ/WAuDT1mByZb/NHJ1RpsUzCUVpZTQB&#10;AlgCQxJjNlaEZK//2TLGhtZtt932t7/9LZVKAcAll1ySP839YFq7du1DDz2UXT7uuON22223ob4x&#10;wwunTDPGWJ889thjueWjjjoqFAoVueOjjz768MMPZ5dra2vvueeerr97fPbZZ//5z39yzf3222+o&#10;L50xxthma/Lkya+99tpJJ500f/78LjZLNNV/+ubLn775cq9PdM4559xyyy2u63a7ZZkrp9fKdSm1&#10;JqFCEgMDcd+klUkEGwJ8toCvTCRJ4BvSBrKPuhIrQyIk0RI4IixHl1guTzTIGGOMMcYYG3gcPGSM&#10;MbbZU4aWtgS+phbPRG0s6221kJyIjRpEc8a40qxMqKqw7Et5nM5cdNFFI0eOPP/88+PxeBebrVv6&#10;4bqlH/b6LKXlFb+Z9ac9DzykfzvvG/A1VYWkJbCqh4NY69N6WWsQGEoEps03yoAUELaEI8GRaCEI&#10;RCICQA0QaONpymhoyphmNCW2UIbafDMyam1VyqVcGGPsK8pdWRmS2dkoGlJ6ROSrRc26kwwoEVC5&#10;K2yBW5VaPOcvY4wxxhhjA6cqJJsy2pGYUBS1qXcfv5O+MYBRC0ts0fU4NG3IEABA7z7mE4CnKTBk&#10;CAwBAkgES6IjMXtaAwQARNCHjGlIKzIEvqZsdKj4HROB8TSllSGgcBF1tBFRAmlDINHXEOoomSk7&#10;OBCBAoKwhSlFGW0ARImmgltNBHUZE5hsvjRFLGEJKMjZDgwRgC0gd8e66FuJg7bE+rSuT+vasPyw&#10;yd+p2q0JS22ozTdtAVX1NiLmCJCIAikw1EUWriJKa1KGENCWGOq8gDkCOBJJgwZSBhz5v0LT2ecJ&#10;flmyO0siRixMKpNRBABRi7quB26ImjxjCSh1RG1YRqweXLhvaGmLn9HU5puYI0p7OzHBV26gxJqw&#10;XJ9SzR4iQrbidF8OSERNnlmT1K2eBgBNEBjKziOZnYxAICCqCleMico+pnwzxgZfSUnJAw88cPzx&#10;xwPAY4899vnnn2+11VaD340rrrgiuyCEuOuuu4b6rgw7PCclY4z1gDFm9erVSikA8Dzvueeee/rp&#10;p3OPfutb3yr+UDvvvHNuua6ubvbs2V1svHz58l/96le5Zm1t7cSJE4f6ZjDGGNucbbXVVq+//vqs&#10;WbNisdhAHD8SiTz44IN33HFHMfnSWRJhTNTadURouwqnMiQqQ2JMiTU6KqvDssQWiKgN5P4zBGGJ&#10;VSE5KmqNLbFqwrLclVuV2ruNCG1VZnO+NGOMMcYYY2wgcPCQMcbYMLQyoTxDjRktESqKKE5SjBIL&#10;wxa2eEYTLGsNiPow3rNzp5566pIlS4477rgBujPb7TTtvrmv93u+NBG1+sYSELVxRKQH6XiGYGlL&#10;8HGznwjM2qRqyhgLoSYsRketypAosYUjMDsiFhERwUIIW6LclSMjclRUllgiGZi1Kd3qm7VJ9V69&#10;l1ID8ndhjLFN19ZltiuxOiwMQF1aF5+uEPdNY0ZFLCx1xMiILOeh2IwxxhhjjA2kqpCQCDEbfU3p&#10;XuUZG6K2wLgSHYnd5m0K/DJg1pNTEUAiMHUpvSqh6lK6OWNaPdPmm1bfNHumPq1XJ9TapGrzDREC&#10;AGCf8oLSigAgMD2rokwAbT5posBASIoiOyARsznkgen4jpTYIpsPHGiSCLZEXwMBtPi6YMsW3wTa&#10;pP6XL92+8+RpkggSscQu6tJciTVhGRhqSKsWT79Tn9HGNGa0MrQ+pVbGVV1aN3km7htf9yBqmS1z&#10;7QgMvkyh71AqIK2JCCwB0e4KHLsSs5VmCCAw//ujGIDsn7Hgr2kJcCX6hjRRs2dM589IImr2KNBU&#10;FZK2wC1Le1ZienlboAiaMsYWWN7nGTbzr7fMEYnAZDQtbwuU6X1wMqXo/UZ/SZPfmNYtnlmTVKsT&#10;qi6ls9ny61N6VUKtS+kWT9en9fuN/pJmvy9V3BljQ+Jb3/rWjBkzsss///nPB78D69evv/vuu7PL&#10;s2bNqqqqGupbMuxwlWnGGOsBpdQ555zT4UNHHnlkRUVF8YfaeuutY7FYbur6e+65Z9GiRccee+z4&#10;8ePD4bAQgojS6fTq1avnzJnz4osv5u970UUX8aTCjDHGBpqU8vzzz//mN7/505/+NL8wWh/Ztn3m&#10;mWdecskl48aN68XuCFATltUhkVLU5pt4QHFfpzsZnOdIjDkiZosSG8s4T5oxxhhjjDE2wDh4yBhj&#10;bLgJNK1L6mRAgYGasOhRCZouIGJlSK5JBq2elgitvhmg5LExY8Y89thjf//7388777wvvviivw4b&#10;LS3bbpcZv/3jA2XRkn7vc0pRRlFVSAiEMdFix3soQ0ua/FbftPqmzTcWYm1YhIouDmMLrAhhqcEW&#10;n1o9k1FUFaJFDd7kSqfU4Wn6GWNsA1fipArngyavJizr03pdUpW7MmJBF1/QjKFmn5KBiViiKixL&#10;HTGhzBnq62CMMcYYY2wzZwkcXWLpuEoE1JwxbgR7MCkdAAC0+KQMVEeFK3FEpJv4jETIHl4TFRRA&#10;7kwiMK2e0QSGKDCgiHReeisCCARLoCIIjGn2jacJAaweXkW+7OA7TRAqrodZaUXKUEaTwA0pwcVA&#10;hGx6b2cJx45EVyIBZHPaQxIDDRlNCOhryp3IUybuG0+DMtBJvjT4GjRB1EKJELWKjWJJBFdifVq3&#10;+uRKrAkJA5Ct8t2c0SWOkF+GQQVCuIhK49ktIzYSgKfR0x1XeA608Q0ZACnQlehgN08YBIhYmAjA&#10;FhQYUIYsgcpQthS509EdcQUEGjKKJEIqgJKOUqGzMzYmAyp3hStxYpld/B8XADKa6lI67htlaERE&#10;9u8vlmWOTCrVnNEhietSemxJb7Lh6tN6aUvgG2rxdEoRAIWliNnoSBSIRGSIfAOeMm0+tfmmxBYE&#10;0OabSeU2l5tmbBOCiH/961+zI9WfeuqppUuXDvK881dffXV2YbvttvvhD3841PdjOOKUacYY6weu&#10;655yyik92kVKedFFF/3mN7/JrXnzzTfffPPNbnc85ZRTtt1226G+YsYYY8PF6NGjH3300X/+85+3&#10;3HLLvHnzjDG9PpTrumedddZFF120xRZb9LFXiBi1MWqLUQAAtjKUDAx9NUQYtpCzpBljjDHGGGMb&#10;Aw4eMsYY21ytT2tNFPdNyMJw0YMOiyERSmyR8KnMhbVJPaD1No844oj9999/1qxZ995772effdaX&#10;Q1VWVk7bc++x2+6Y1NAaiBhRf6WRZylDTRntShG1xRYlxY5W1IYWN/ltvmnM6FRAMUeUO73plxRY&#10;FcKwBU0Zsz6layPwQaO3Y5XLWdOMMZZT5ortK5yPm4ORUWxM68aMjkuM2SJkQcE4cd9QyqdEoAmx&#10;3BWljih1xORKpw85DowxxhhjjLFibVFi16dNVYjWpXR9xtT2ZCrANt8kfFPmCkfghLLuCgEDhCy0&#10;EAFAFTHsThlqyBhfkyLyFCmCDemvEjGbPotgiLQBX5OnQSBJhMBAU8ZUub2vgqsNAQABCOzBQZKB&#10;MQTKQKgng/S+LLlNXVQ5rnDF+rQOSUxrsgQ4En1tQlImgw0p00TU7JMhyGjjCNHhn0ETZTQ5AiyB&#10;ZW5RubvKUKtPKWWIAAESgfE0JAITtTCjiQh8gmbP2BIEoCXAEqgJkoF2JZa5ouv7UGqLVKAdib4m&#10;h6B9hxKKsn8IW2BYIhTRY4kYkpDRYCEpAqMNAUoEQHQ7uieIGLIwpYwmiPsmahWWgCaiFo/iAcUc&#10;UeqIMSVWdbhngdk1CUUAcd8MyOhNhApX1KdNWtGapBodlT2Ncq5Nqs9ag4yixowmgFIHY3bBQRAA&#10;QwDgCGWobUNFH1MTlh80+dtXOJUhzppmbJOxxRZbEA1ZifhZs2bNmjVrqO/BsMYp04wx1lexWOza&#10;a6+NRCI93XHq1KkXXnjhjTfeWPwuZ5xxxrHHHjvUV8wYY2zYOfjggw8++OC1a9f+5S9/eeCBBz74&#10;4IPi90XEadOmHX744eeee+6oUaMGonvZsOZQ3yTGGGOMMcYY6wAHDxljjG3G6lIqoykwVD4ASbMx&#10;WyQCnQxMs8BsjZSBu5BoNPrLX/7y4osvfv311x944IG//e1vbW1txe9eWlq633777bnnnplMhlCs&#10;TaoIkjbQmDHV4X4bGGiIGjIGEavDMmLhmKKLqHzcErT5piGt08pUuDLWtz9WxBJ2RNSl1PqUHhGR&#10;Hzb5O1U7kX5NmGeMsU1aZUhOqcaPmwMLIRmYeECNGQ0AtkApAAGMgYDIECBCxBZljrAEjopaW5V2&#10;n2vBGGOMMcbYsJVRpi2gbFljBHAkltgiZvesQLQylFakCIyhURH5aWCqQ7I+o9endE3Y6j68QdDs&#10;m7hvojaWOWJkRFYVkTwZtYVAsAVmNMW6vkZNDWmtCdLKBAYkQthCWwAWlhpGkAAAgSFfU1oREWii&#10;uoxenVRjor3JD8pmjCJA8YllhiCtKDCEQD2a/Cm/XHZnHIkxWxAZRZRWxpWCAJWhlDLlhIiYVuRr&#10;ymiDgCGr43zpZEACIWSJkIUldjc9zJYRbvONIfA1+YaM2VBZOiSx1JU1Iaj3TGAoFZAAssSGO5AB&#10;sgUY2lA7ujIkO4sGOhKjtgAwgaG0oqj9vzxdIkorCgwgACJGLCj+iZ2tyO0BkCFfAyA5Al2BnR3A&#10;EiQQPE0SyTeQP+hSG2r0TEZRmSvKHFEbsbYqtYvrRe5ZQfUZnVakCcoGZprFsCUsYRKBCVvY4pke&#10;JTA3ZPRnrUFKUWNG2wKrQqLr7+GWwEoXozY2pLKvEvKjZn9KtRuzORbKGGObAE6ZZoyxHpBS7r77&#10;7osXL06lUrFYbNKkSXvvvffee+/tOE7vDjhz5sxJkybdc8893ZaImTRp0o9+9KO+l+VkjDHGem3U&#10;qFEXXnjhz3/+8/fee++ll1766KOPPvroo48//nj9+vUFW4ZCoa233nr//fc/6KCD9ttvv8rKyqHu&#10;O2OMMcYYY4wNOA4eMsYYG1Y8TSlFaZUdetj/OV6WQFdASlGpQy2+qR748h2ImH3v/v3vfz9v3rx3&#10;3nnn4y9lMpmCLSsqKqZNm3bQQQcdeOCBu+yyi2VZb7/99nPPPQcAVSFZn9aVIdmqqDGtq0KF1Vp6&#10;wRDVp3VgoDYsHYHbVRQ7EnVlPGjK6OaMSSuqCslof4znswWMiMi6tK5L65ER/Lg52KnaKapSD2OM&#10;DQ8ltti5xlmdUGuSOmpTYCijyDekCQyBEBAVwpUYkigQYrbYqswuHZih5IwxxhhjjG3qCKA+pdck&#10;VSIw2aYhQIBsYEQiVobEFjE70mVsqtU39SnV4pmM/kpGsK+pMWMQIBkYn4JyR8Zs7KxobVqZFs8E&#10;BkodUe6KypCcUFZUNmmpjQDgSkgGhqjTCEpaUUNGK0MpRUQQtrDb6I8t0BaoyCgDyYBKHfq8NdCG&#10;xsV6luYKANnJCgWCoWIjPJ4mAAgMSYE9in0RUbZidtf1gctd4RsCEEllPGUMgDKoBSgDtoR4QIYg&#10;MBASHaReZ3OSESFqC1tAt5ntmqAhrT294eubAbAFhB0MacoYlAJ8bSoiVo3AhrRGG1KKjKGILQDA&#10;N+Rr8A25EgjAT6qqkOwsWFruirQyEQuTAaWVyc5CSESegbQmiaABXQE9SkEHgJBEJIobEAIxe1sk&#10;EBB2lJaOgLYAXxsCSgXkflm1OxFQi6dz0zWOjMity3v8REoEFGhKBsYW0JcwpDKkCAwBESCCQLAQ&#10;c5MalFiixTeGoKknKdMZTUtbgoymxrR2LagOFVtb3hU4Mirr06Y+rUdGrI+bg52rnQGd35Mxxli/&#10;4JRpxlgPOI7z7LPPDnUvhpKU8te//nX/HrO2tvbSSy+Nx+OLFy9euHDh559/vnLlylQq5TjOiBEj&#10;ttxyy6lTp06bNq26unqor54xxhgDAEDEnXfeeeedd86taWlpWbFihZQy9iXL4i8ajDHGGGOMDTsc&#10;POTgIWOMsWGl1dMAkFEmJHs2LLJ4IUu0+sYQtHmDkTKdEw6HjznmmGOOOSbbNMasXLmyubk5Go3G&#10;YrGSkpJoNNrFJYctLHdFxEZhi+aMMWldHZZFjsDrkDJUnzHKQHVIuhK3rbCLzHxOBmZFQicDSgSm&#10;3BX9ki+dZQmsDVvrUqoxoyXCirjqac0ZxhjbvEnEcTF7dNRqyJiGtMpWKssXskSFK2rCMmYP1Nso&#10;Y4wxxhhjm7pEYD5tCZKB8Q0lfJPRpMyGh7J1myMWBobq03p01BpfahWkIxNRQ8asSqhkYAxBRpOn&#10;SRnSBESEiJYAV0JKgS1FRtHaQDVLKLGlK9EWIAQCgTLgG0opUoZsgbUREZI4ImJNLLOL/CAfskTU&#10;Fp6mREBpTR1md/tmQ750tjBytjB1MTQRAMQcVNokAuNKsSKuXIkjIj0bvBeSCAAWYmAMQFERJE8T&#10;AWiCUA8DTmZDxjvK7q6xOiTr0hpApMEkFaSUcaTwDQCSp8kzBECO/MrpDUFGm8CAhRCxhSWgJmx1&#10;faLAUF1aK7OhuLclICo33H8pRcaYQKOHoAxELKxwRYtvBIpUQAlFUUuEJLqSPA2+psBQxMK6tK4M&#10;iZKOAnESN0y2GLIgrSijyRaY1qQNSMzW38aIDT3+kkhEgBJJIghEiegZCnxwJNgdlZu2EDxATZAx&#10;pAkSvk4o0gbClqhwhSPF+FJrdKTbv08HWj1DABlNJT3/qmsIUsqkFXmaTEflzgWCKzFsoWMh+JDR&#10;1OJpgGJjkp+1+L6mxoy2JVaHZY+ethKxOiTWp3RDRlsCVsRVkTMmMMYYG0KcycAYYxuFWCy25557&#10;7rnnnkPdEcYYY6zHysvLy8vLh7oXjDHGGGOMMbbZ4uAhY4wNQ4YopSilyNOkDSGiRAhJjFgYtjaK&#10;3KqUIgIIDPRwBGYPOAKIIDCUUtT3o/WaEGL8+PHjx48vfpdSR4yNWut9IQCaPLM2qavD0u35OEMi&#10;Silo9jQA1IalK3Gbcqfbwji5fT9rDZShZk+HLez3+qWWgMqQbEjreGDWJHVtuH9KWDPG2ObEEjgy&#10;IkdGJBF5mgIDBCAQQhK5IBVjjDHGGGNdq0/rT1r8QFOzZ9KKEChsixIbJSIBKGM8Bc2eafVNmSPW&#10;gGoLzOQKx/ky/JJR5tNW1eppX1NbYNKKiLKJ1mAJREIDoAwEhoAgY0gAWAIDA62+sfEr1XmziZrl&#10;roxYaAvcstSqDcseBedqIzIZGEdim2/CUhRE9gxBY9pogi/zpXtwbE8TAtkCKxxpAJs9LVF+1hrE&#10;HNl15e0CYQsBwJaYDIgAitkzMGSIAED28NuNJrSQAMDuLmtVINSGZWNGAwhDJqUgERCAClnCEAWa&#10;7A0FrskQaILAbEiqD0nM5r3XhKXV5UkCQ+tTG4p7mw3Fvf/3KCLaAgOiEEBKmVJHxBxhCWjMmKiD&#10;ycAkAmMLcCWGJNoCUgElA4pY0JQxnZ0xbGGZK1o9Q4KSgSFAR0DEwrQCAJBAluhxhC2lKTAQsYQt&#10;IHtHNIGnKaMpo0kiWAIFgEDY8NwiMAZSAWW0CTRle1UaEq7EEltMLLdLehvlSwQmMEQEPQqEaoI2&#10;3yQCQwSGSBFoQ4YgdxMRQCJIRGUorRCJMgZSgYlYqAmKOVWbb7IvF8ZQTaRn+dJZlsDKkKhPm3hg&#10;1qX0mBKrF8Fexhhjg4lTphljjDHGGGOMMcYYY4wxxhhjjLGhR0RNnqlP6+aM1l+mCRuC/IGatsCq&#10;kKiNWENblzJblgcA7AEbHJZNJ1OGMsr0+WCDbXypHfbF8rbAltiYNutTOmphmdvNMM18nqYWX3sK&#10;XInVYWkL2K6i2HxpAGj2TJtvWjwDAJUDU6M7m8Df6pmoJVbE1faVzmDcWcYY2wQhYsjC0FB3gzHG&#10;GGOMsU1FQ1p/0hKkFTWkNQBUuKLEKUjMleBCoKk1MM2eyWgigMVN/pQqxxLY7JmPm31fU7OnkwFJ&#10;hJiNEVs47ZJ7DZGnKamo1TOeJkuiLdAWWOYiAiJCNt0UARyBI6PW6KjsxfxHIyPWyrgqdURDWqc0&#10;RL+awdPmm8BQOjAIELV7cHRtKDAQkkIgljrSEliX1o0Z7UhraYu/U7VbfA9tgRFbpBXFffA1FZML&#10;qgmypYB7lH1qAAyRlCgRiknLFQg1YRkPjCZSBK5EY6AlowNDviGHUBtDQAQIABLBlehIRICYI8rd&#10;bm6mJqhLa02QVAQEURvbp8LbAgNF2Qzk7JqwJUaEsT6j0UZfk6cp0ORI4UoscSClKKkoYkGzZ3K7&#10;FIhaGPfA3xDvJEDMpuVrYwx+NV+/+78CpRVporAlHIExR5Q7mNbQ6uns5AKBIWXIz5Yjz6OIjIGw&#10;gJgtSl2Znaxzi5hdGxZ9CTinlcnGcYt8IhNAm2/afEMEviFfk/7ySSURLARABAIC0gS+IdAgkWyB&#10;ylBDRlsCE74uc7uPfK5JKE2QCEyJLZ3eRrPDlghJ0+abmC3WpfT4GOfiMcbYRo1fphljjDHGGGOM&#10;McYYY4wxxhhjjLGhREQNGfNFPMgo0gQpZTKKAkOaIDuiDREsREdiSIKnaV1KlzpifMwqZkzYQMgN&#10;i5Q9GcbXI9kaNQZAD2WR6d4bW2KV2OLjZt+OYptv4r5JpVS2VHjIws6qESlDaUUpZTwNUkBlSJTY&#10;ImKJ7SrsHpVxXpVQgaGUMjEHB67kSYUr1ySDeGCkwLSicE/qFzHGGGOMMcYYY4y1l1L0aUuQUaY+&#10;rW3E6rDoLEvZllgtZcqihoyqSwFE4JOW/8/encfLdpV1wn+etdYeatdw5nPH3CQ3IXPCpAREaAYB&#10;BTGgiG3T3QK+bSvStNL2q9gq2vo2CohTa+OEiC04MDUJgQhKFIEmRAIhISFzcsdzz1Dn1LSHtdbz&#10;vH/scyvnnnuGOsM9997k+X7yyad23V279l61a5+qVeu3Hjseq/vnbe55OvPEPBzqWohqlX4YhVgx&#10;WDEwFKr5nHqOFUKooSDcm6hQq0BBEqihUG1l7kKNsL9mHmnZSGMz83HV9PtqPEO7oILYMVTNBp6A&#10;mVNHCjHUkBhVzmk4FqvjPT+fe40wk/rxyga6DYcj1bWECD07UGSaToZwB9/pXmvh0Qe+deih+5uP&#10;3X/ikfvnjh1CxKRaT2q1pFav1up7Dlz0tOc87/Jrn67NKSmneqA0gCVfFmTOPPQcEENkFAIgoELQ&#10;CGXN6YrBoVCtG9llgJnUO4KupTIvveJJYhABFiPTzFyeA4HGXRU9X3APKVScE+SeCkIFbDQicupA&#10;IXQtE3O5WWbIPVuC1FHqCABqofLEgFB4JkAGtozAnHnu9waXx7ViL2K5wZxYIdQCpRGHItUIEBET&#10;A4kxmeeu5dQRKSyPt3zJyiriuQJiSIyqBmpXoidiPVrZhh5ES+CJAQaq/OyIZzIqPFvizDMxGISK&#10;QYNw2mtRHgI7Aus58+yIjYJWQXfN2qdN4Nq9po54LqeuJWZoRJssoF2qR2q6R6nj6dQfqOmzOJ+p&#10;EEKIdUlkWgghhBBCCCEG8rznPe8Zz3hGebtarZ7t3RFCCCGEEEIIIYQQTxCZo/vmbaug3HOroHJg&#10;XKgx0hiUhT0YCMAR5566FhCpapQjbhU0meiDjWAT9W22iB+vTVIOtNt+yOUTwXmRmD548OBrX/va&#10;/qIxBgCGI/WMyeiRlkWAeqA6lrqWZzMCgEBBoNAgogIAIAZHbD07BgAINY7GWA2URtxfM/trG3uF&#10;e45bBXUsl8975o7aKKga1S6oEaqpnruoEZyNthdCCCGEEEIIIZ4g+pnMJy1mfmC+KIhnUm8U7krW&#10;j14mBidiPZNRM/OZp8NtUApnUq8RJpNgwH6RQOF4rHoOZnNnCUciZIArRratz21vVZ/o+bGYj/f8&#10;TM9PJKoMhbYKYoDcc6BgQ8+VefYANYMacThcfKBGrAe4UHAj5CNdt6HI9ESsj3ZcYrDraIhXDZk/&#10;/krBoF12rbmZL33yw//8fz700F13DLJ+Uqs/7dnf+czvfMH1L3zphZdeXt5pFMYaJyq6YnAuI0ve&#10;ayhDvghgFAYKYoMVowYM/rYLyj2njjxzLVCrHS8iKABiID6lD1QrHIux7nGhIHQcaV1261kPDGX1&#10;adp97bMmLr2qHmrPbKJkqucBwCgYinQtUBrBei6IGeBY17UK9gwKgRwjAMDjlwIFHGgM1WKQ2DPY&#10;xcLRHGoVa1AAY7FOglMOIdYYa2RQ1nNO7Ag8c9nRqgAMsmXeleirx8JdybZlyujkWbHu+VN4Lkt8&#10;9xw5AqMgWX2KycXXArDsUPXM7YILD11LrcLfOVtcORIOr56Fblsm5sxzpAfKcq8hVqgVpI4rjnLP&#10;sUwfKYQQ5zCJTAshhBBCCCHEQC688MKzvQtCCCGEEEIIIYQQ4olmPvf3Nm3huZlT15JGGApVNVh5&#10;eB8zO4KO466lroNGqBigXdBVo2HFnMFk7Ok0YjmMk87YU3hgAFB4Boskb6ORkZGRkZHT7w8UPmU4&#10;3Fulwx2nM2yEXHjOPBfEjiDzxAyAoAC0wshg42RUXiPuSvTeqo43/spO9xwAdC1V1htruHW1ALuO&#10;y+IqF9bNk3xgtxBCCCGEEEIIMThimMv8fO47toxuAiJqhIrBRqiGIzUcqifbF+1mTq2C5nNigImB&#10;y95WjKoHPJ9zp2BUAMyBUhPJoOnZEiJWAzDKnEjddAqI+v55e8VIsC0vgUK8bCT4+gyNV/R0z89k&#10;NF7RCNCzZImJIRk8e8mcEhQEFaMYwCBOZ+SIaXHyQe55ONJxuecL62Y4GjQ1XQuwGihL3LW+Y7kR&#10;rrM/6mR+mHnlQtPe2a9+7lP/9LEPfv0f/857N3hb9TrtL372U1/87Kd+75d/9lkv+K43/PTPX/Nt&#10;zy4rJGuEilGjMXjmGvNkYmBTUzl6hoWCLLElqBi1du+ZwrI+MzqGZa0Sapyo6Nxzy1KOQIwA4IhD&#10;BamDkV37Aw3VQNUCZRQEquzxAwAYjfWeqmGi+xfs0Y5DRI3siB2DJ0YARGSg8v2vEQriHqICKs9G&#10;BAg1hgrLMukj0aqV2BfXPO2d0MwpdRTpzddOX+3p1j4rSoXnqdR74q5jZk6MCtQGXkmNGCpEZM8w&#10;m1Fk8JtzxZWj4cgqqelO4QEg91wPtnqwiBgqLIgBoGM5ljSeEEKcw+QiLYQQQgghhBBCCCGEEEII&#10;IYQQQpwFs5n/VtNmnmZS7xmGQ6yHaw3SQ8RAw4jGoQDnC17IKXM8XtF3zhTXjIXVM1lPeJlQL2Zx&#10;/RmrAV1u2SgId7yG9rarBurykfBizzOZn8t8qyBapd2MwqFQjcZqvGI2nRWfzynzGxxuu1mRUVpR&#10;6jgxnDpOtjz0UAghhBBCCCGEeMJzxEc67ljPl0nX3LMtI6EACqFTYKugIx2INO6rmt1VvW7J1ieM&#10;4z3viLuWhkLcUK9GI1InUkfEnqEelXnpzTRapHH8ZM1qBJhO1eQ21eCtBeopQ8F983asomdTf6Ln&#10;6wGWFYM1Dlr8lplTD5bYYFmbGgvk8iwqpzVEAGJqW1RIXzyeX9IwB+pmkJkWEXF/zXQtJQZbuU8M&#10;rl31WiEiMqxSa/quL37uz37lrccffXCLjXbbrZ+97dbPPuO5L/jht/zcnuue4xm6BXUcdQpChLnU&#10;o0KDECgItVIwaJH2+dwTQ+bZKAgH6E9lfvz/p4s0TmjNzAVB6ijz6Ig1cuo51KgQhiMVKEwMVgOV&#10;GByNtVHwcMsd7zpLZb1uZAaFixWziZmYEZCZicEtNjhoBIWcBKqcTCDSMBTpeFMdiMSLAeUNFCIf&#10;gEHoT7K52pYdwYnUe4KuZUCoBpt5qzKiQaho1Mgnen6yAvc2i2vHwtpK3eM5gWdg3lgh99WEGlsF&#10;AUB+5rrFhRBCbAeJTAshhBBCCCGEEEIIIYQQQgghhBA7bSH39zaLzPF06jXirooKBx7iphSOxhgb&#10;mMtoqud3Jfqbc8V141G0UxWZKwbLgXq551pwRp7CegCAQGFlB6PgZ1SocW/V7K0aZug5yjwXnj0D&#10;AiiESGPFYLzl6i6eoeM4dwzIm6hQvQmxVrknANWynJyZk0EIIYQQQgghhHjCmM38A/PWEnctdR1n&#10;bjF3pxAYmHmximxssB6o3NtjPfeU4bAxSLLzPOeJ53PqOQbgWrixLGfuGIFTzyeDlJvvXakY1Qhh&#10;IadqwI+03HhlW4KWAACTifEMDy5YlejZ1B/vETNY4kjjuiV2mdkxZI49ADA7QIPgiVoeyxOo3AQD&#10;OAZHvFB4Bp4yOJP5C2rmggEK7E5U9NGu8gzHujyX+8nKWlEjo6A8I4lPyXu3Zqf/96+/7Qs3/s32&#10;NBkAAHz1C7d+9Qu3XvnsF/zEO/7gggMHetannhEBgAFILb5jCIGTQNcCDBWs0b3mGXqWi8dnG1yv&#10;YRDLtDQBr7EyIkYaIr143hLRsZ5XqMZidVEj2F/V/V2yxHfNFu2CFgpqFaQAxkIMlerk7IE1IpXP&#10;wsygyqS2ZyinX9QIzrMOcKKitzLLpCcq3yPb23cYn0zaO896pTkPGGAm856h6wgQqgY3Nx8EMQcK&#10;FeKeRJ3I6ETqdyPcO1c8bSI6/e3qiftVyrcOT4bnHUtkWgghzmkSmRZCCCGEEEIIIYQQQgghhBBC&#10;CCF2VOH53nlbeJ5OvVa4q6I2MT4sMSqo4InUn+i5XYkpi2nsTN2heqgAINKYO2YetITLhmSOjAKN&#10;8MQbE4wI1UBVz0y6OLXEzAVxiDtUnjvS0LVADF1L212cRgghhBBCCCGEeEJ5uGWPdFzueS7zliBQ&#10;MBypSGN4MuNLzJYg89y1dCL1scGRSH1jtjjYMHuqT/DoR8cSMWeeI73hwrNtyxrRE8VGbb34ayNQ&#10;PcvzOUUap3puG1t+T9UYhQ/M26CKj7Zs15FlDBBIwWr9OMTsCXJiz2VNZ0ZEZrYMWmGoocyO9h/t&#10;iNuWEKBj+WjXDUfqsbZbKOjKkXDd8PcljeDrM/lIpGYzms/9cLRqP0+4+KTsiAOFAMDM//iRv/jg&#10;O3+h25rfruZa6p7/e+vPf//zfuLd77v4259vPQCCIwIABNaIClErIOu7FgOF1RBrq8Rxu5YYoCA2&#10;CIOcZgjACACg1w1XL6GUGgphLicAmMv8BbXFU8gz3D1btAuayXzquBrgSKQQsdPmQAMT10NFxB6A&#10;GJlPFvFGBObCMyNGBj1B5jgMN9nzV548FQ0AMEgF8sElgQoUIULmKTIrnDytggrPqSNmrgV6c32X&#10;REwMCkAjaIWTFT3V8zMZGYWPtOylw+HpD0EoT9FtPFbYmU54IYQQm/YE/9wshBBCCCGEEEIIIYQQ&#10;QgghhBBCnGseWFjMSyvEyU3lpUuBxomKnkr9bOYVwpGOu6C+E3V+qwYDhRWDPceWYIOFf9bHAKmj&#10;aqgBYGiz4/+enFLPAOAIdixpbhABwBJnWx+SLIQQQgghhBBCPEEx84Mtd7zr2gU1czIKJioq1rhs&#10;Hjq1WKsWGwH2HMwXfqrnR2N4cMESw77aEzn9kS32aZRVlzfAEmSOLQMiGo2OttpBgQj1EOcyyj0f&#10;7/ntDatPVHQ1UPc1iyRQjsEVVBDYwmuFGlErAC5D0UAAnstgMGqEQIElQEBi1oixxlDD6XWPNYJR&#10;GCgIlQo0z2WUeWaAu2aLa8fXadpaqC5sBI+0bEHQKgjBN0K14lSJ5YaMAscAwOTpfb/y05/7m/cP&#10;0gJhUp04cOn4hZcGUZx323mvk3c788cPL5w4uvYDO83Zd/8/r3r1f/qFl7zxpxh1YpABiNAzO+KC&#10;IAUOFTqFlqCNOBqr0yPBXceOmRgqZqDTzDOXfV9qgwHfaqjmc991HBaUOq4YZOZvNW3b0nTmc0ej&#10;sa4Fi7tnFGrFTOiZtcIlO91/UowNp45Tx2BgPiejMBnsEE47IvQEYYihxmBb+w+HQnUUIVCY0wr/&#10;6ohbBRXEliAxG23OJfsPCMBGYWgQEQ3CaKymU2oVhIi7q1Q79ahCvTivpN/c0xFbYkdAAMzcdeyZ&#10;LYEG6QgVQohz2hP5Q7MQQgghhBBCCCGEEEIIIYQQQghxrmnmNJf5+Zw8w2Sy4bI5y4QaRyI9l/me&#10;48MdP5mYjY4r3QREHK/o3LNC6lga1ducme4WRICJwVqotrfayRNeOSzYM2vcoXYrBx0Sg5PItBBC&#10;CCGEEEKIcwMzFwS5Z2JA4EBhvErJ2R1zuOOOd91CTgsFJQZH43Vm0EPEagCx1rM5zWYeYv1wy8Ya&#10;xyrbPXHdOaNMOhPDRnu2eo4AwHou+yi2pXuianAeoWsp0tizlGxrtDQx+NTxsJlT5ijQWDXoGdzJ&#10;3C+cPIiyfnKslVFADJlng+AYQoWJQVzl/EFEYGZAhTAe6q6G+dyXbXtvs7h6NFx73/bXTNcSABDz&#10;QsEeeDTE0+srh7pMcaN1XFj7xz/341/85IfX2KwJo6te8PKnffdr9l/xtPrE7tN3npnnDj/84Fc+&#10;/8Dt//TA/72112quuB1m/ujv/upDd97++l//46GoDoCgoMwVE0NBbD0XxBqhYmA6pWoAI9Hj733P&#10;YD1bzwgwSI8jAxCDUoBYRmQ3cGoiQCXQPUcjkZrPfcWY4z0/l/lmRrnnsdgkweNbizVaDwDgCFbr&#10;Z0XAxGDPUepYBzCX+ahqNtENnHkCgNiooVXy8Osi5o7lhdx3LaeeLTExIIICmE6dIygIhsLlcx+0&#10;LTND7tko2Mr7yRJrBIVcUYtbqRhVDXihoFqgDrXdlaee5LFGhaAVFI5h4LlGLUHX+tSBfXwKBgaA&#10;rmVAONZ1iNCyPFHRo9EWe/eFEEKcERKZFkIIIYQQQgghhBBCCCGEEEIIIXYIMz/Wto6gXVAjVNGm&#10;C2osUTXQ1dDMfcXgka472NiJQtO7E32s62qBaltqMGyqqMmqTdQqKNIYadz1xB0HfIaUo/gYYKcS&#10;0/3INHuWyLQQQgghhBBCiLOJmGczmkn9QkHLSg0rxFqAo7GerOjwzE82t0y7oEfbrmtpoaBaqEZC&#10;HDCpqBVOxGom9bOp14m+f8HWQrUDk+WdFWWuFQFoI8FUAMg9e2Y+2UexLa2DiBWjUk8AsFCsH5m2&#10;xK2CepYKAmJWiEZBYlRjldcLEYdCVcTas08CLIgjXnwKYgYAREBAAATgQGHqODHYtWwUVAcK+zIA&#10;osKGRo04l/u5jBDgcMftX69W+WXDoecCAIyihZys45FYnf6uSQLlmVye/s7PvvFr/3Dzalvbe9m1&#10;z37NG699yasq9aG1G3zsgoNjFxx81vf/iM3S2z7257f++e+0Z6ZWXPlrt37qD9/67//fP/ybMHg8&#10;HKsQYo2RBkeQee5YKls+8zAWqdgoAMgcAYDnMi+9/plSTg+oFQRq0PfsUrHGrgVHsFDQeIUfadnU&#10;ccfScKiW5qUBINbQQTSKLXGoYI3nSozqWOo5rgc4n/uxeMN9p13LoUaDMBJtuPew5+h4109n3noG&#10;AEvgiD33I9PoGBxBz9KjLRqOdS1QZSlsYuhYKjwTQ2Jw029Tz2yJKxoBYWkbDkW6a22rIK0w8xzr&#10;U/4JwMZaZY6Yed3XsfC8UFDqygNkT1AeIAMzQ0FgFCjg1NLxLs+kPtK4r2Z2J/rszsohhBBiGYlM&#10;CyGEEEIIIYQQQgghhBBCCCGEEDuk67hdUKsgBdwIt2ccFSIOR3qq57uWp3r+wprR25HEXls1UKOx&#10;9gwdS83Mj8ebLEtyurZlxzAWqVDjrkRGNWwMnhwczDsXYEYAQDzL1bqEEEIIIYQQQjyZMcDxrjvU&#10;cYVnR5x5zj17AgJAAI0Qakwdtgp6rO0mK+rCRhCc+c6TvgcXrGNo5lQxOLrBmCIijiVmqudnMx8q&#10;fKRlLx8JN7SF80WoAACMQu830KfBzIVnR8DMCKBww0WqVxNp6FpwxB276v545hM9P5361sny0J6B&#10;GXDJbiRGjVfUnsQEp+6ZVqAUBgpHY20UWMfFYjgTAVExaAVGQWxUMyNL1LaEOFBemsvE9cni0NUA&#10;Pav5nCoGD7XdREWvnbpHhCtHwwfnLYALFc5lfir1tUDVQ7V0zsRagM1u/t7//MPf/OLnVm7Aav27&#10;3/xL1//A65XaWKw3iCvP/eEfv/4H3vCV//O//+FP371icPqeL/7D+3/1v/6HX/ntZR2SCBgoMAi5&#10;x9yzI6oYnMloooKRRseLr9GAb39HDMAaVbSpSR3LU7ogTh0f6TjH0Mx9qLF+Wp9wxSiFFCrsOSbA&#10;tZ+tYrBrOfcMAI1wYxWbc8+559FYacTRjcStc88Pt+xsRsTcs9RznHum094ZjqDriBhSD8ZS5tgo&#10;GI60pzJvzAZhK0WZc88IEGqsmlO6Ig1CEqiupeFITff8BfXHu5QrGmKNicGuhdRzsvrEn8Q8X3Cn&#10;IGIuCArPfLLYu1GoEC2xYg4VInIzp2YOscFGqPIFe7zrnjIc1sOdmsNSCCHEeuTHRSGEEEIIIYQQ&#10;QgghhBBCCCGEEGKHnOh5Zug5SsLtLD0RaQwVdi3VApzLaWJHijNfWDfNnIYjNZdR10FtO4pb58QL&#10;ua8GOtJ4UWMnRy8/QZRDXhVuuCLTppXFpRXCDgT1hRBCCCEGx8w/9mM/NjMz079n7969v//7v3+2&#10;92t973znO7/0pS+Vt2+44YbXv/71Z3uPxBPTumeanIpi2+We5zLftmQ9K8RI43CkhqNt+DaZOvrW&#10;vO0UlDluWcocA4BRYBQaAGZ2jGlBzGAU1EPlmWcyunQoGN+R/pPZzHcszWeemTeUUexTAGOxmur5&#10;liWV4QHHFfME/A5eCxQARBrb1vPAwWcCIO5XZkajcLuqiJfdUo4hdXT6vzLz8Z5/rO0sceG55zjz&#10;bOmUKewChZGGLOCeoyMdv7dm9ld1/4yPNS4+BUGoMDIYrbQbjrhjqYyn1oL1D40ZGEAjany8MHIj&#10;VKmjZu4rBg933CVD6/TiIcAlQ6YW4sMLLtLYKqhtqazbnBgVazQKAoV/865fXC0vfd1LXvW9b/0f&#10;jYndm25/E0bP+cEfvfbF3/eh//YfHvzKP52+wj/+zZ/tu+jgK974n1fYf8TYQEDYc9SzXA1wOvW7&#10;KtoSl6fKQOcIs/UcKESAZJDK3qcJFAKwI+5ZzpzrWXIEk5UV5p1EhFqgiL1CyDwleq2i1hrRKM49&#10;Rxrbhd/QVaVVkEaoBmqiosxpF19maFtqF5Q6Kgg8MSBqhHbhmzlpgJyhUxAxBAqrgYoUBho1sgIk&#10;BGYonJ9KsWep53khVxXDkcaZ1FtiBPCLJaY3yTFYgopGAB4Kl0fhqgZ7ljPPs9kpkWlEnEx05jlQ&#10;2Cq4olcuNG0JZlKyxLmn3DMDhEoFCox6/KUviCsGE6PGKzrS2LXULuhEz8cGRyN950x+USPYW9Xb&#10;Na+oEEKIrZDItBBCCCGEEEIIIYQQQgghhBBCCLFD5nOfeSaG6naPbU0CnM/JMzRzvzOR6Wqg9lX1&#10;YebMcTP3WqmK3lIlDUc80/Na4WishiM9EZ/BuhzMbBlSS47BEytEozDWGJnze1BbrBEANKIlAtiJ&#10;wiaOGAAMwubq7QghhBBCnCGHDx+emjqlJuGhQ4dOnDgxOTl5tndtHd577315m4i2tjEhVrXumSan&#10;othGuedHW3Y6I2Z2xJ4BAYzCo10INV5QM3uqmw81LOT+m3NFQTCX+dSxQRiOVdWoZZFIYs4cdyw1&#10;M2oXPBare5vFBS44UDvj8bZjXeeIU8+NUG26vGqoMDHYLqgRqmNdd3C9yOsWtQtaKCh1XHj2zBox&#10;1JgYHI5UYvAMtVigsRao3HOrKKcFHKhbo7w+MYBniBUgQGVT6dbTlS8WMZxe9Dr3fN+8Xch95nih&#10;oNyzQog0xgEGJwOWnrksL9yx3igYCrVv2+nUXz4S1AMFANVAGeUVQr5m5duyxnXuOVADled1i5Fg&#10;XNZ+w5Ge6vmu5ROpv6hu1p2rABF3J2Y4VA+1nEJohKpjqet4LvMAgMh3f+Fzn/zAe1d87Pf911//&#10;jh/6sW15FWqjEz/6+x/5zHvf8bn3vef0f/3gO39x8oKLv/0l37fyK6igarDruOuoavBE5hUiLR7d&#10;+k9tGQigotAoiDaXw0fQiJ6h5yg22HUcalytA60WYMtCpDD17BSsnY6PNFpiS9xzMDrw7qSOUscj&#10;kVKI++unXEOaOZ3oudnM08lC3J6YAIh5Iefck2fIPDNzNVCjsa4bUI9niRHKXkiESqD3KDXV88ZR&#10;z3PhwRKEii1x+T4ym50kgxhSRxoh1FAP9Onv8lgrRCqv84546RPtrZqjXT8cqenUtx03TmvcwvOJ&#10;1HuGniXHECiMtVq2p6kjZogNBgrLN2wjVPVQdS0v5P54z43G+uGWLTxf1DCSmhZic4jLDx4QajQI&#10;8lYSWyGRaSGEEEIIIYQQQgghhBBCCCGEEGInOOKe49yzAt6uijd9FaPmc8o9twve+tYGdKBuWgUR&#10;w4nUz6R+PN78sFRLPJ0SIExWdKTxsuHgTAyI8czNjGYzv1BQ4VdoqHIM6Gisx2O97a/RDqgECgBC&#10;jV27Q6eB9aAQjMLKedhcQgghhHgC+/SnP336nbfeeutrX/vas7VLb3nLWw4dOlTe/k//6T+96EUv&#10;Olt7cl6TZhTivNMq6J5mUXhuFdS1XE68VYoNNgL1oLfNnC4bDjYRpVvI/d1zRe75ROqZYTRW1WDl&#10;rSjEJMAkUGWx66meH4nVobZl5osaZzB+7Ijnc+o6BuZ6sKXJxmqB6lqfOp7N/MVnJpLnGY513bGu&#10;yz0DQDnNHMNixL383l8xak9V76robagPfprdVVOWMm4VlARqkD4mXmxnYIZQo0LYvhLci+cq8Sl9&#10;LF1Ld88Wmedm7ruWAwWjsUoMquWvCAIAM2eeWwXNZr5jcSyGO2fyy0fC8VgPhQoAYoM9R8PhqkH0&#10;niNLzDBoatcSKwSFHJ86s2GkMVJlFh2bOQ1YYj026qrRsF3Qka4zGTZC9gyZo7m55v9620+cvj4q&#10;9QO/8Dvf9n2v26aXAABAKf2yN/3Cviue+pc/9wY+bQqPP/r5N13+jOc0xiZWeSxWAyzD3lWAgtj0&#10;X5v15J41glE4YHp/RYjlOQABQu55KFSrvdBG4VCoF5gscebYrNkzqhE0giUOFBZ+oH5mYp7LKdRY&#10;D9XeRJezLjLzTEaHOq5nqYx2Z47LkuYAwABdS57BEXtmg1gxqBAXcupZbIRcXSnYHWmshQqAPYAj&#10;DhTkxHZxDhZwBJtoTj6ZWK4GyigcilZ4XkQIFRTEANBz3AgfX8coPFA3Dy3YJMCFnELEeMlVosxL&#10;O4Ju+RQGT/9jVHguCGKNCnFkySyfCFALsKL1bO5nUj8cKQCnFF5Yl6SeEBvAzLM5He+6heLxP7kV&#10;o8ZitbdqzsefacS5QC7EQgghhBBCCCGEEEIIIYQQQgghxE5IHQNAQRxsuqjQ6gwyIFvPmWfmgYql&#10;bJ1CvHIkvHO2mASYTmEmo6EQGuGGB771HM1lhCfz0leNhNs+DsZ6PtJ1x3u+rGeVOcoJHLEnYFgs&#10;v2MUhAozz/M5PbRgxyv6gpqpbmFY5M4LFcZGRY7bBQw4YnKLMuJyzO6QlJkWQgghxDnDOXfzzTef&#10;fv/HP/7xH/zBHzxbtaqkZu+2kGYU4vzStXTXbJ57nk7JEVcMNkJlEAAxd9R1fCL11QAZ4N4mXz0W&#10;begCnXu+p2lzz1M9rxAnKyoY4FtwpHF31cxlvpkRMBzuuIrBXcmZSlW0CgKAzHFklNpaxjhUoBFS&#10;R4nB3EO8rbtcJicfatmyZ6ljKXNMp87GphFio6oBp46OdNzBRjA2WOx2cJMVfaiNI5GaSn0zo9Fo&#10;/YrWWiExlznhQGEj3LYkd3n4eGpd3K6lb8wWmaMTqXfMw5GuB2vtJCJWDMYaM89zOR3vufGK/lbT&#10;wgiMxzrSWDWqZ326SqFpR+wIHIFCGKSPhxgcQagBEZPTerQqAc7nRAzzuR8wMl2qh+qKMLTEs5lv&#10;FbyQud/4pf88N3Vs2WpKm3/9q3943UtfvU2vwCmuedErb/h/3/nxX/+ZZff32q2P/sFvvP4X373a&#10;AxVCNcCu5dQzMBAC9NPwq8s9e4aqQYVQ33hXZx8DIGLuOVTADPGar2IjVD3LFYMdyz1Ha/ZJolFg&#10;/WJX87odgMw8k3pimKyoSOOBRgAAqeP754tWQQVxq6CeZQAINVaNCjRqhNnMxwZ7lso3l0IsCGxB&#10;GiE2aDPuWByNVrjwjoQq95wAdS04glih9VxWfk4dg4FgI29TZu46JubEKK1gLFZq9dh5Od1D6rgR&#10;nvJPexI9lxExnCA/k/mxWJXzfhLzTEaeoesIGGrBCtfpwnPmOVCLafDTX0StcKJimhnN54QIh9o2&#10;MTix3ZdHIZ6ocs/fahatgixx6tgSM4NWmDruOTrW85c0gslE3lBiwyQyLYQQQgghhBBCCCGEEEII&#10;IYQQQuyEssyFJ96+0ZuPQ8QAlWNm5uJkinUHBBqvGQvvnisQYC6n+ZxSyyOxGjCs6xmaue9ZjjSO&#10;l3np0bC2hZGIp2Pm4z3/aNuVVb7bBZWD57SCQGG4GF9Hz1x46FqCHIyCWqCIYTajXYm+sG42NJLv&#10;7BoKsWcREXqeQn1mxxI5hsLzSKQ0bqnkjhBCCCHE9rrzzjv7qdqlOp3Oww8/fPDgwbO9g2t529ve&#10;drZ3QTwprHumyakoto4Y7mnagmCq5xXCrqqOlny5jrVuhNwuaMEyZB4BDrXdgYErczLzfc2i8Dyd&#10;LualBy9SjQBjsQagZk6BxgcX7FCoYnNGvtX2Tk6fVw+22rGAiKFBSwAAXUex2bav/MT8wLw9kfrc&#10;czOnwrNWUA1UqFEDK4XM4IhzgtRR10KkcSRS9zSLPYU5OLTlA1tCIVwyFHxzrhgOVTMnBByJ1+lg&#10;8p66lhBAKwyQt5JuXb5lYgAw6vHyzpb4m3NF7nkq9cCwq2IG7H8rg9O7FU5nNJ36yQp8q1nE49Hu&#10;qsm9DRQuFFzRfHr0uiAAAM+sEQYpjZx7gnJCPY2n71q5t4Xn8rTcqEDh7sTsTuCmm2753E0fPX2F&#10;73nLL5+hvHTp2a954+yhhz7/l3+w7P6//6s/fdm//Y97Ln7Kag/UiLGG1LMC8CfrJ6/BE+eeAwVG&#10;4XC0pT5Bz6wQHDExAsDalxkEGKuoqR4nBnqOu5aS1XskFQIBMIBdbwKZckKEnGAs1qFWl4+EGuFE&#10;zz2wYC3BfE5dSxphKMKqefxCeiL1xJA7BsB6sFh4mRisp4KhYzlQzKCOp34k0rVTLwOIMBGrEylX&#10;DXQdpx40sgX2BF5B6kAFMOCEop449UwMFaOMwrFYr/GmMwrLc9vR8lcYES8fCe6c4UmA6dTPZFQL&#10;eChUczk54q4lYKielpdm4MxBQRwoSIwqL32rvXajsWLg+ZxChQ8u2HqAZ+jPihBPJJnnO2fyzHEz&#10;913LABwohQiZpXYBRsForO+bL3IKLqhJAFZsjFyChRBCCCGEEEIIIYQQQgghhBBCiJ1QDrVkOGMl&#10;oBGYAU6WwdkxkcZrx8KRWI3FaryiPfDxnj+R+p5j4pV3hZkzz7OpP9p1qePhSE0muh6oa8fCTRSp&#10;XkNBfNdc8eCCbRd0rOtnUs8AI5HaU9V7Ez1Z0WOxGo31aKwmKnpPVe+r6fGKDhQuFHS06xZyf6zr&#10;vjadL+R+6zuzM8ZjrRBijd2Cz/SJ0LEeAJJAjcZbrJUlhBBCCLGdPvaxj/VvP//5z1/6T7fccsvZ&#10;3jshhHiyONZzmaPZ1CPArsScHjxExEakhyPVtdy1fLhji4F7NGYzWiiomXvHPBFvIC/dNxphqHE2&#10;857hkbY7Q41Q1qplhkBtQ3eHwcUoYOG37Rs/MXxzrjiR+vmcpnqemccram+iRyJVNRgbFSqMNFYD&#10;NRqpvYker2jPcLznFwo61nX3Ngva1u6H0Vjvr5l6qIYi1bF8ouesX7VzqWPpREZKYTVUCNCIzTZ2&#10;TuTEiGAUJkaVT/fAvM08T6ceGCYTvdH5CrXCyYoKFE6n3nr4VtPuqmiNMBwp67ljVzjMsi+RGAY5&#10;wT2xJQg1KMQVu9fKWKtjyLd2/rzzne88/c5Lvu153/nDP75trb+K7/nPv3Ll81627E7y/kPv/qW1&#10;Hxhq1AiWGZgd8RpXGmboeUCEisFIYXUL55RnAEaDUEa1FYJar1M4VDgSKaOwYtAxd+2qe4qLe8tr&#10;XzWJeTrzqeORSCcGLxkK6gE+1nb3zdue4+M9lzoaDnFvzQyFun8hXSgoc5w6csyJwf79CiEyqhao&#10;WKMjbhdkPc9lfj5bnts2Cicq2iisBqgRHKNCBcCWgJh7bv2rBgPknruOGKAaYKBgNFbJmi8HwmLf&#10;uF9p84HCa8bCWqgmE10LVMfyoY5vZj51VEayl7zL2DNnntoFW+JYY2JUrHEyWec9PxKrQOFM5i3x&#10;w60z9WdFiEEQc8/RfO7nMj+f0xq/1JxFnvmeuSJzPNVzPcdDIe6rmT1VvTvR+6p6IlEKcTr1HcuP&#10;tuxset78QCPOERKyF0IIIYQQQgghhBBCCCGEEEIIIXbCkloxZyZdyoyqLDrDZ+opVhEovGYsOtJ1&#10;j7VdxWDHUqfgmdQjQqjQKDAKgZkRiMrCRMyMGqEeqHqojMLdib6oEWxvbeyepbvnivRkjYJA40Si&#10;YwW4+vBEjZgYSIy2BK18cTjRWKzumi0uGwknKme2aPO2GI51qLEWqGnne5ar21nt6RQE0Ck4CVAj&#10;nBctI4QQQogniXa7/fWvf72/+G//7b+11n7pS18qF2+55ZYf+7Ef01o+vQghxBl3vOsyz7nnsYpe&#10;4/t+zWBPw0JB1UBP9/y+AaoIMvNjbVsQdy0PRWpzvQmIOBqp4z3XKggBenVOtjNvu4h4McK3LZtW&#10;iAwMJyvlbh0z3zdv53OazXzXcj1UwyGu0W2CiImBitHNjBZyKnfjIYWXDgXb2GgXNQLPAOBChXO5&#10;P9bzsYGKVpFGpRAYLFHuuefYEVQMRlpnjk1QBoy37UVMHUcaEaCMHzdzms38fE6Fp12JCTY1dZxC&#10;HI/VVM/PZt4oONZ1FzaChxZsEmCz8JHG8NSTucyhDnJUDJB6QIRIqyTAFePcZV6XmLdy/txxxx2f&#10;//znl90ZVes/+Mu/j9sxL8A6Daj0DT/7rvu/fKsr8qX3/8vff/Le279wxbc9d43HVgzaAjwzM1hP&#10;oVrh0yADdD0xQzVABTCWDFgLeWWFJwAIFG6o2HAtUMzQzCkxKnXUKSgxSq+6BVyjZnbueTYjzzBe&#10;0YnBA3WzO9GPtt2htu1YauYUKByv6GW7Z4lbORXEBUGsV5iQAgEijYHSqaOu41hDCzwjLLt6BAp3&#10;J3omI6u9I8iZEZAZCg8hcO55tRLyBGA9F8TEECoVG9CIY7GqrNeO/XfKatH0SON1Y+EDCxYBEgOP&#10;dXzquCAIFBRElgAAGdgzEAMCBAojjQqhHqpB6o0rwLFIHeu5hZwQoG2pHkiVU7GjHPFMRjOpaxe8&#10;bO4ARKgHajzWE4ne3J+wbXes67uWZjLviXclZulfQESsaIwrMJv5Zu4DpR9q2ZFYnxs7Ls4PEpkW&#10;QgghhBBCCCGEEEIIIYQQQgghdkI5EkUjOiKA7R8vRbw4IGwTtZW2xb6qGY/1obY9kWI94MJz5jnz&#10;nHvoOWIGBFAKAoX1QEUaY4MIMBrrA3VT2+4BZD1L35gtMs8nes4RD0e6Hqw16neZQMFYRdccz+T+&#10;eM+Px/pbzcJzsDs51wdaIMC+qim8DTW2CkqMGvyoN6RdEDE0AlUN1GgsoSMhhBBCnCuWxnj27t27&#10;e/ful7/85f3INBHdddddT33qU8/2bgohxBNc6ih13LOkENapC4pYC/Rs5gviuXygyHTbcs9xuyCF&#10;UA83/4U01FgNdLugRqimuu7ibc39Lh4dcPmlfFsyzsx8MhC4Pbt3vOdnUt/MqWt5JFYDpvsQYCRC&#10;jbhQkAYAcI0AJ7e1w+RgwyQGH27Z2Jh2QV1LTXdKGVtEiDWOxirWiACWYC73HUuDd/6snUMuPFuC&#10;eohGYSNEZn607Sxxx1I9VButL72UUTgS6ZnMdy0d7flnTkYzqScG63k69RMVfUpm7PH/r/WMDNC1&#10;RMy1QBmEkWjl17E8exC3dP783u/93ul3fu9P/9rw7v2b3+hGDO/e/7zXvelzf/Zby+6/+QN/eNkz&#10;n7vGoWnEUFHXgUYoCKunnQLE0HXEzEmgjMLxitriLAqpB4UQaizLn3P5Fh7g/KyHSiHOZk4Huueo&#10;4yhUEOmlZZD7lxRGXOHldgwLme86DhTuSnSk1cUNs7dqjnXdobZtW2pmlBgci1fIhDdzIoDMcYAQ&#10;rX59La/tmYfMMwBCQQpw6NQHlJXVATh13iASMAA7BnbggQEgQARkAGAGBvDEnsERA2KgIDGoEWOD&#10;o5EapLu7X499jZWNwsuHg4mKvnfORoq8RmaONFI5HQWwAjCIRoNRWIbDh6MNvOUDjfVQty01QnWk&#10;7a4YDTd38gixUZ74SNcf6VjPYIlTx5bY0eKVTiOEGnPHrYIebbvdib6gbs7Wr0glZj7adanjzPFo&#10;rMOV3mWIMBqr4z2azynSOJ26Xef8rzPi3CHnihBCCCGEEEIIIYQQQgghhBBCCLETyuFxRmHut3/j&#10;ntkzGFWWLjlrg10ijZcOhxc2eDr1M6nvWCZeeVRwNVCjkZpMTOUMFHEqPN89V2Sep3qOGCYTs7nB&#10;rJHBPUpPZzST+fFYPzBvQ4Xnfjx4V6IPd9xIpKZ6vmVpaAvDx1djiVsFVQMMNV4wwHB2IYQQQoid&#10;wcwf/vCH+4s/8AM/AABXXXUVIvLJz6U33njj5iLTzPzoo49+6Utf+trXvnb48OE0TYeHhw8ePHjF&#10;FVdcf/31+/fvP0NT1QzIe3/XXXd96Utfuuuuu6amphBx165dV1999Xd8x3dcc801aoOFH0+cOPGV&#10;r3zljjvueOSRR+bm5qIouuiii6677rprr732qquu2ujWlpqdnf3iF7942223PfTQQ0VRTE5Ofvu3&#10;f/szn/nMa6655ow2YFEUd95551e+8pV77rlnamqKiPbs2XPVVVddf/311157rTGb/EybZdlnPvOZ&#10;f/zHf3zkkUe89x/5yEe20jiDP+mXv/zlr3zlK3fffXe73R4aGrrsssue/exnX3/99XEcn+lnF2JA&#10;mWMAKAiiAaq0lt+zC88DdpjMZp4ZUsdVs9W3XC3AroXU8WxOF5+Bdgg1KgQEsEwAW/167mgxChhu&#10;R89P4fmRlk0dtwsaigbNS5cQsREqAl4oKDL4cMuNxnob+6MQcU/VjMb60ZZVAI1QeQbruYxNG4RA&#10;IwLERu2r6l2J+cpUVic1nfrUQbJK8j3znDouPFtiKkt/I2iEUGGkMQnU0q6jliWFUA3UeKwU4nzu&#10;u5bKguTD0VZfx4qBSEOr4GrAJ3r+8pHwzpl8oqJPpHQi9WOx6keeFTMTAZP3wLjyC+QZUsfEnBhU&#10;wKMhIq/cHWc9M5Fi1MBEBBs3PT39wQ9+cNmd9fFdz3jFD22xTTbkBa//qds+/hfd5szSO+/658/M&#10;tbr1ahwqWC1hHiAAESNYBquxf/1gZkeQekLExKBhGg1MhLC5Vupvs1d4jdDJHTB0HaWWmwVGWgUn&#10;T+A1VAM0ysxkvoaYe8g9WSKDizWry0+2CKAQzak56tRRz3HPEiIORaoRqkjjZcPhcKTalh5uuZ7j&#10;ZkZVg6PxCsWYc8+Z49wzAMTrXRMQMdYMAJlnhdCyEGmKT60FjYijsek5aDrF878AAIAASURBVBXe&#10;EQYKyvLRnrhjeVmpWwTQCmKjAgUKMVA4FKmKhgE/IhZE5VVo7b5bRByL9XjFd6xKO5wEEJ1WxVsj&#10;VIyqrlKwfW31ADsWOpa0Akd8dlOp4kmiXdC9zSL33HO8kHtLi3/gDIJWyAyOoZd7AAwU1kN0zNOp&#10;v2wkHI7OWiH0juXCc9eRRlhjOl2F2AhxLiNH3MxpV3K29lecf+RXKyGEEEIIIYQYyEc/+tFHHnmk&#10;vH3gwIHXvOY1Z3uPhBBCCCGEEEIIIcR5JlJgFEYaupa3fbxU4RgAIo3V7S7XvAmBwr1Vs7dqiKFr&#10;KXVkGTyxRjQKY4OJweCMDRdj5vvmbeb5ROqJYVdittIkSuFERc1kNJP5yYq+b94+bRyXDf678847&#10;P/vZz/YX3/zmN4fh2SwhYhRePBTc1yxqAS7kFKnlO7xFzDCTkUIYifRwpMfis3/KCSGEEEKUDh8+&#10;PDPzeH7mOc95DgAEQfDCF77wH/7hH8o7b7vttl6vlyQbG239wAMP/OZv/uaRI0eW3jkzMzMzM3Pb&#10;bbd94AMf2Ldv31ve8pYrr7xy6Qpf//rXf/mXf7m87f3jQcDf/d3f/f3f//3y9ste9rIf//Ef7//T&#10;O9/5zn5N7BtuuOH1r3/9sj1ZusKv//qvX3755cz8xS9+8Xd/93fTNF265qOPPvroo4/efPPNIyMj&#10;b3/72w8ePDjIkR45cuR3fud37r333qV3Oufuvvvuu++++0Mf+lC1Wv2RH/mRl73sZWvEV4qi+KEf&#10;ejw99cEPfrBSqWRZ9r/+1//63Oc+t3TNQ4cOHTp06KMf/ejExMRb3/rWq6+++vStbaIZl+38xz72&#10;sb/8y79cFnx65JFHHnnkkZtvvllr/brXve6GG24IglULzH7oQx/6m7/5m/L2W9/61uc973kAcPfd&#10;d//Kr/xKlmXLGvDNb35zf/G1r33tD//wDw/S8jfeeOP73ve+/uKf/MmfjI2NLVuHmT/5yU/+6Z/+&#10;6dJ2mJ6enp6e/sIXvoCIP/IjP/LqV78aEf/mb/7mQx/6ULnCf//v//3aa69dtqkNnWkrriDE2jwD&#10;ABBzMECouewhIAbrBwootgrKiYkhCbbatxBp1AiZo8xh5mh7vz4DQNUoBAg0Fo5ha10FzFwQl9G+&#10;ben8Odx1jqGZ+1BjI9zwBhFxOMTMcTPzscajXXegvs1luiONl42EFw/xXEatglJH5XkVaUwMDkdq&#10;KFTlH6N9NWNbNtQ4X1Bs1NIkKAO0C2pbKk8ux0wMi5FpAIVQIPcczhcUaxwKVVmHs2d5OFIIUJY9&#10;n06JGHqW6+E2TO+BiI1ATWeUeZ5O/f6auXos+sZMvivBmdT/5Z+8989/9We2tyXPqGe/5o062NF+&#10;sKhaf8Hrf+qTv/ULS+/Me93/fP2es90Yq/p//r8/eMYrf7iZUaAYABAhVFAxKjGrzn0Zadyd6IWc&#10;EDnUqvBQEFvP4FgrtMSImHsuPLdy7wCtp5wYGLWCRqgboVIIk4m+uBEECon5vmZReJrLfGxwLNYr&#10;5srbBTFA4TlUOMhFARErejGqrVDN5bT7tJksDLJRkBjVsz7UChFyzxrBKEzM428otVj/HBE4Nqpq&#10;VCXYwNuNAazjajjQFZIBmjkxQMXgnqoBAH/ysqAQDMJW+u2NwlBD11IjVHOZn5SiuOIMm079/fM2&#10;9zSXUe451DgWY8XgskkRiFXmoWNpLqN2QeMVffdccbBhyrfAzus6AoDc87oz6pYzF+Seu3bz01iI&#10;JyG5+AohhBBCCCHEQHq9XqvV6t8+27sjhBBCCCGEEEIIIc4/iDgUqswxAGWea9uaGe75xcI4Q+E5&#10;VLlCIdRDVd/4uNutONb187mfy7zzNLm1vPTJo8DxWE31/GzmA4UPLNirR8Ol+RBrbb/z8BwxEavp&#10;SDFDTjCb0WSititKz8wzGTniiYoOFFwyZM5uNUUhhBBCiKU+/elP928/9alPrdVq5e2XvvSl/cg0&#10;AHzlK1/5V//qXw24TWb+q7/6q376dDVHjhz52Z/92e/7vu/70R/90aUfkJZGW5fq38+n1oH03vf/&#10;acXahktXYGbv/e/8zu/ceuuta+xbs9n8qZ/6qd/4jd9Ylug+3Y033vjHf/zHa6/T7Xb/4A/+4NOf&#10;/vTb3/72kZGR1VZbduALCwtvectbms3mautPT0+/7W1v+zf/5t/80A/90OmfMDfajH0zMzNve9vb&#10;pqam1jgi7/0HPvCBG2+88dd+7dcuuOCCFdchomXPdccdd7z97W8/fc29e/c2Go3+kd50003/+l//&#10;60E+M9944439pzhw4MDpeemiKP7H//gfX/3qV1fbAjO///3vv+uuu/7bf/tvS3d4taMe/EzbSplN&#10;sTnEsJD7nmNiCBQMRXrdPMm5powea0QiXndlAgQAjRDq9b+7MnPPceEZAMKN1/88XaixIACA1EO8&#10;3emKRqQQMdbYskTMagvfoC2DIxgKIdQYb7XOMXjiqZ7vWnIEu5JNdlEhwnCE0yn3HB/r+f01oxAz&#10;Rx3LmWfrmQEULk7wVw82efSBwl2J3pWsdcx7quZY143Gaqrn53MeiRbL0maO53JyxI64IHYE5emI&#10;wAAIwAwIAAo5UEgMqfOJwZw4UFAP1Z6qqRjFzM3cp44ZINmmUH3FKIWUOu5ayj0nBq8bj+6eyzWe&#10;Z292HYTXf//rd/55r/uuG5ZFps9xuefCgyMKFWoFGsEpzD0tFFDR2IjUiqXjNeJorOueFywp5IjR&#10;ETsGT+AIFHIO0HXcAzCKjcKhQMVmsTDyWEVfUDP92q1Huz51PJcTIoxFasW8NDGkngvPDBANfh4i&#10;VjR3CFPHGqGV+2WV2BEx0uiIlVKBwkRjB8kShAoDhZEGYEQFGjFACAxGCjZxsSg8E2CsB5qps2PJ&#10;EWeOjYJy5e2d7yHRqunIMywUNClFccWZNJ36++Zt6mgm9QgwXlEVjSt+9VCIiYHE6NRRM6fjPT8W&#10;w4MLFgDOSmraEQAAMej13rDlFAbE4Nb/RCnE42SiXyGEEEIIIYQQQgghhBBCCCGEEGKHjMXKKIg0&#10;ti2vNqZ/Ezxzz/kkUAAwXnlST55uiR9t29Rx1/JwpKPtGDwNi6lp7Zjncz+f02x2rgcGEPGy4TA2&#10;OBErAJhOnduOXWbmuZxTxyORjjVeOhxWtrsAlxBCCCHEpjnnbr755v7iq171qv7tyy+/XOvHwxsf&#10;+chHBtwmM7/3ve9dNy/d94lPfOKmm27asUNO0/Qd73jH2nnpvl/6pV9aVoZ6mQ984APr5qX7Hnro&#10;of/4H//j0aNHB1l5ampq7bx03wc/+ME/+7M/2672OXHixJve9Ka189J9zWbzzW9+87e+9a1BVj52&#10;7NiKeWkAQMQbbrihv9hut48dO7buBmdnZ48fP95f/P7v//5lK1hr/8t/+S9r5KX7br/99ne84x3L&#10;al+L8wgDHOm426ayu+eKh1v20bZ9YMH+y4nszpm8c17V1iuTpaHGbIDMdOYYACKtBgmLegZP7Bn0&#10;yqG/tRTEHUvNnOYyaubUtpR71go9MQDkg9W43pBAYSPAaoDA2LVb6gjqFKwQKkaNxXrrk5c1c/LE&#10;XcuRxq10nsQaA4VdS5mjbzXtV0/kt5/I720Wj7TsoY4r/3twwd45k//f49m9zWI+p23sEOvTCJcM&#10;BaHCoVB1LLUtA8BCQSdSn3vqWuo69gyRxlqAjRDLGryNUNcDTAxqhMJTu6DM84nUL+Q0FKlI44G6&#10;AYCCoPCce9II2zUhHSBEGjNHANC2BAAVg0+fiCcrOt6mvqydcfULXl4bndj55x3atW//VU8/20e/&#10;AYGG2CAAaMXMkHnoWG5bSh11HR3v+rnMr3axDDSOx3pPoocjVQ1URaPRGGocifRERR+omwN1s7dq&#10;Jit6ONbjsb6wbr5tMrpyJOznpR3xobbtOc4cD0d6tYBi5pkZLLHZ4NUVEWODnqEgaFvypx1IRaNG&#10;VAgFASBGWinEUEOkcVdidlX1ZEWPxaoRqYrGzU2u0LGkEGKDowNMKdEtFsvbxmemY7O8qBaet3jZ&#10;F2JtnYLumy9SR9OpDxB3V3Vi1LqfECpG7U50qGE28z3HD7XcfO4He8LtVM5WoAD8ep8Ty09nWuF5&#10;NaOIOPue1D+UCiGEEEIIIYQQQgghhBBCCCGEEDtprGJMy9VDNZP6zPN21Y3pWAbAeqAa4UDDi5/A&#10;jnScY2jmPtRYC7azKQKNQ6FeyKkW8mNtO17ZckWnMyzQeNVo+I3ZYjKBE6mf6rmxWMdbOD2IeCb3&#10;mYORWNUCPFA3E+d8IwghhBDiSeXOO+/sF8VVSl133XX9f9Jav/SlL/3Upz5VLj7yyCOzs7OnV/E9&#10;3c0339x/VOmHf/iHX/ziF4+NjSmlrLVTU1Of+MQnbrnllv4Kf/zHf3z99ddPTk7uwCG/5z3vWVhY&#10;KG8/4xnPeN3rXnfBBRdEUQQArVbr1ltvfd/73tdPpuV5ftNNN/3gD/7gipv63Oc+9+EPf3jpPa98&#10;5Stf+tKX7tmzJwgCZm6323fdddef//mf95O9WZa99a1v/ZM/+ZN+Ne/VvP3tby/z0saYN7zhDd/x&#10;Hd8xPDyslCqK4rHHHvvQhz50++2391f++Mc/ftVVVz372c/eYuP0er2f/umfXpocvvTSS3/kR37k&#10;KU95SqVSKZvowQcf/MAHPvDQQw+VKzDzz/3cz/3pn/7p6OjoGluenZ398z//8zVWeN7znvf+97+/&#10;v/jFL37xNa95zdp7e9ttty1d/PZv//ZlK7z73e9+9NFH+4tDQ0NvfOMbn/70pzcaDURM0/Shhx56&#10;//vff99995Vb+8pXvrLFBhRnBTHc0yyamU8dty0VnonBKKgY5Rm+PpNfNhyeL1/EQo21QBXE7QLb&#10;BTXCVWNpzNwqKNRoFAwSdaPFRwEOnERjgI6lTsGWuFxk5n4RRkvMAMQwQD3szdhdNQsFVQy2CkoC&#10;1JtKA1qCrqN6oBTC7mQbzoH53BND7nkk2lJiEBFjA9MpZZ7bBUcaU0e5Z8fQT0ZrLCtjY0E8k/pa&#10;oA4OBWucEpszGuu9NQMd54jnc1rIPTMUDJljREgMBgrgtByoQlQIgUJizjx0LAHDUKSaGV07FpaB&#10;rp6j8iUIVynduTmhxswznJwyoGyoy0bCvdXz4z1euuhpW/17vWlXveDlh795x9lugEFVtKoFqs2E&#10;iIlBBnCeLXHuuPAcaQUAqfdj0ap9d0aVaX9wrI60fSWCRoD7asFQpLTCQEFFYy3UKybuj/e8Z1jI&#10;fahxjetH7pkBPENl44XnDYJRmHsOFXYcD4WnbKFisJlzqCBzRFoFChHYERTEDBue/KKPASyxI7Ce&#10;m7mvGlUMdk3LPBODZzhDU0GWm7XE5XtciDOBmL81X1jPM6kPFE5U1ODTDSjEyVifyPxs5gMF983b&#10;Z07qHZ6vo/wZK9KYrVc8OnUEAKHCZNumLRFPChKZFkIIIYQQQgghhBBCCCGEEEIIIXaIRthbNY5s&#10;qHE+59hsfkxYnyVuFZQYNAr2157UwwCI4VjX9Sw5gsnK+hUVNqoeqnZBrZxChc2ctjiqeAdUA3XV&#10;aPjNuWJXBWYyms58LcChcAPDp0rMnHpu5sQM4xWdGNxfMxc8uU82IYQQQpyDltaOfslLXhIEwdJ/&#10;/a7v+q6l4efPf/7zS8tQr2hmZuYP//AP+4tJkvz2b//27t27+/eEYXjBBRf85E/+5LOe9axf/dVf&#10;7d//t3/7tz/5kz8JAE996lM/8YlPlHe+6U1vOnz4cHn7zW9+80tf+tKtH3I/L/2zP/uzz33uc5f+&#10;09DQ0A033HDllVf+zM/8TP/O1SLT8/Pzv/3bv91frFQqv/Vbv7V3797+PYg4NDT03Oc+9znPec6f&#10;/dmf/Z//83/K+3u93rve9a5f+ZVfWXs/y7z05OTkb/7mbw4NDfXvj6LoKU95yi/90i/deuut73nP&#10;e/r3v/vd7/7Lv/zLMvu96WZ8z3ve0263+4tveMMbXvWqVy39jjA0NPSMZzzj6U9/+k033dQvr+29&#10;f9e73vWOd7xjjcP50Ic+1E9iv+pVr3rZy142MTERBEF/4xMTE/v27Tty5Ei5ePPNN68bmV5anPzq&#10;q6+u1+tL//WOO+740pe+1F98xjOe8fM///NhGPbvSZLkmmuuede73tU/ljNRxFWcacx8/7ydy/xc&#10;Rl1LgcZagAjgGLuWupbGK/r+eRtp3Pas6Rmyr2Y6lpIAFwqKNYYrZXGYeb5gSzxZ0YHG8Xj9QyvX&#10;QIQBz/LC82zmLYFjtp7d49FoRgCjgBgY4FjP7T4zUdXxWB0yOBLpYz3XzGks2nB/BTPMZl4hNEI1&#10;FuvqdkSGuo4LKot7b6nzJPfcKij3zMyppdgohRBrrGgwqBCAmC1xQdDMab6gxChHfOcM7auZi+rB&#10;9vbcXNwIcs8AkHo3l3HZdKGGikFcsweOmT2DZzYIgJB5nojVoY4fjU2k0REAgGcO1Ha+9RQAMxBD&#10;cWqosnKGQpxnxv4rz1qp5yu+86V/9wf/39lugEFVDCJAqDH3FCqlEQONgS6z+px5tsSJwenMD0eq&#10;vuZ7vFUwIkwmZijU101E676HmHmq5zLPlmA8Xuv6k3suy73qjZ+DiBgp6Dq2BF1LQ6f+nTIKk0Ax&#10;UO4h91wxqBEcMzMWnjdxFUoddy2Vyedy0RIY5IXc3zVna4GbqOhdiVltw5aYmAHAbHfvcUkhKmBi&#10;cFvLhAuxhqNdnzqeywkBxuMNd/gj4kSsj/f8bEaBwkNte1Ej2NAWtqgeYKAxCVTP+Z7jZJXZIhig&#10;bTkqJ9Y553+OEecUOV2EEEIIIYQQQgghhBBCCCGEEEKInbO3qkOFI5GyxM2MtjiQnZlnM1IAw5Ee&#10;jvS5H+I9o2Yz7xk6lkON0RkY56wA6gH2HHuGEz13tg93II1QXTsW1kK9K9G1QHUsH+v5jiUabGw5&#10;M+eepzM/k5JG3JWYaqAODgUXNYJtT6QLIYQQQmxFq9X6xje+0V/87u/+7mUrXHLJJf0ILgB87GMf&#10;W/ej+Hvf+96li7/xG7+xNC+91Ld/+7e/8pWv7C/ecsstRVEsW2fpxye1rZmrn//5n1+Wl+677LLL&#10;XvGKV/QXm83m0hRx3x/90R8tbY3f/u3fXpqXXkop9cY3vvGFL3xh/5477rjj/vvvX3cnlVLvete7&#10;luall3rBC17whje8ob9YFMXf/d3frbjmgM143333La3b/B/+w3949atfveInWER85StfuTTSfPfd&#10;dy+t53y6Mi9dr9ff+973vvGNb9y3b18Yhss2/upXv7p/e2ZmZnp6eo0Nzs/PHzp0qL+4LMzPzL/3&#10;e7/XX9y7d+8v/uIvLs1LLzuWN77xjeu+HOLctFDwdOoXcupaGo7UnkQPR3oo0mOx2p1oo3Am9bmn&#10;BxfsgD0Jlng+99Opn019x56hCsprmajoeqhGI20QplLXtct3gZjnMmoXNBSp2OBF9cAMUNpUI2iF&#10;GsEz0HpNkTqeSn3uoeuoa9kxGISKwcRgRWOo0BNkngvPhedHW/ZId/u/7CPiJcOhUTAcqp7lluUN&#10;9QUxwGzuLfFYpAONFze2Z/6y3LMjBthSkdWe4xM95xkLz5lnRJyoqH1VPV7Rw6GuBVgNsB6q0Vjv&#10;TvS+mqkH2LP+WM+3CjrScXfPFdtbgRUBrhgOE4PEECjIPXsmBGRe/bxidgyph55jBGiEqhGoxGDX&#10;Qeb4vnkLsFgue9uDj+XfDYb1T+NzllJ6z+XXnq1nH9t/8dlugA0IFCQBxho1Ym/JRUAhJkbVAgWA&#10;HcuF52ZGC4VfbTtdy52CGqEKFV7cMIOckj3HqeOuZY1QWfP64WgxgbzR7GXJKFAnyz7np723hwKl&#10;ECONBYEjVgrL59roX6fc8/Gen05913HmuedooaB24R1x13FB0Mz8TOofWrBfmcoOd9yKby8GXHw/&#10;n7F3HyKWm6az8OdXPPF55iNdlzrOHA9FapCPT6dTiCORKjx3LR/rebez5yoi7quaxGCkcS7zK38g&#10;YJhNvSMejlSkcbyy/k8+jngu88e67nDHHe+5VkHn7x9ZsUUy468QQgghhBBCCCGEEEIIIYQQQgix&#10;c4zCg0PBvc1iKFILORmlGuEmR1wy82xOlniiokOFlww92VOs5QCa3PPIxks2Daga6IXC9RzNZXC+&#10;FAmpBupp4+EDCxYBqgHO5zSX0XwOSaAqGiKNp4+DZGbLkFrqObYEWsForGqBijRePhKeLwXNhBBC&#10;CPGk8vnPf75/u1arHTx4cNkKSqnv+Z7v+fjHP14uNpvNQ4cOHThwYLUNzs7OLs3cvuIVr7jwwgvX&#10;2IHXve51N954Y3/xscceu/TSS3fgwJ/73Oc++9nPXmOFl73sZZ/85Cf7i9PT08sqGDebzX/+539e&#10;eiB79uxZY4OI+KY3vekLX/hCPxb+13/917/wC7+w9n6+4Q1vGBkZWWOFG2644ROf+MTs7Gy5+Fd/&#10;9Vff+73fu+lP9X/0R3/Uv33ppZd+7/d+79rrv+51r/v0pz/d6XTKxZtvvvknfuIn1n7Iu9/97jUa&#10;6tnPfvb//J//s7/45S9/eY19uP3225cuPvWpT126+K1vfWtmZqa/+DM/8zNar5UWuOGGG2666aYT&#10;J05srum24o477lgtHH7kyJGRkRHn3IqhfVE62nWOoW2pHqjGafU5JyvqaNcvFBQobBU8tHphUWZu&#10;5nS441oFLdvIWKwO1IMtVhXekCtGwq/P5LsSM5P52cy3CqxoNBqIwRKnjhlgJFL1UO1K9GRloC+b&#10;iJho7GoEAOshWj0PkXmeSb1l7llGgIrBUMGyr/IxgM+ZGbqWLePDC1YD7K5uc8hiKFT7a+ZwxzmG&#10;hZw8q9FwrbLHX/jMzVnaAwBmLlOUtVBFGvcm+rFtmiLu/nnbsdSzNDZAAGlFuedOQZ4h92QJKgZj&#10;g+vuHjN3HeeOQ4P1QCUGL6htZ61pZnhooZgvqJkTIijAMgOmsKz7CoCgFoPKwAC+rAGLECg0CEph&#10;I0BGWMgp0lgL1BcToxGOdF0z9wFibfu6RMoGHI31WEVPLnkVvvrVr25bc5xhkwcvD6L4bD17lNSi&#10;pJb3Ome7GQZyz9duD+JkofCOIHOsECJ9yonPAIUHzxwqNAqqoYpPu1Zbzy1LgcJGqBqhOjLYlWou&#10;8ydS38x8oLG2Zv3q2dSXeeZkoCz2CvoPrwSYnDYfQ9dS5rgsDW0UlmsmgaoM/HRdy5kjArDEngAA&#10;ENhz+RZWRkGk0RIDg1aQGBVqjDXuq5rg1MY83nVzOTUzX15at/jiroB5NqeKVtVQHR4yQ0ND3/M9&#10;37P9zyKexOYysp5bBQVqnff12mKNkYZW4asBTqd+z3Z//lnb3qqZ6rnxip7quROpb4SqFjz+U0Xu&#10;eT6jnHg0VpHGixuBXvPjQsfSY23XzJZnr43CiYq+oGbCHfwALM4FEpkWQgghhBBCiI1xxF1LR7ou&#10;tZR68MwaFuevNQorBodCVd1CN4QQQgghhBBCCCGEeMIbr+g9hQFwjng+JwIeCjYc8WWAmZxSy6Ox&#10;ijUeHDKDDy97QmLmBUvlkJgz1xRGQagxc+wD6BRUP0/Cw0bh5cPBREU/3HKhwsJzx3LPUqcARNCI&#10;RgECIAIRe0BHxIyIEClsxCoJUCPureoL6oGMLBJCCCHEOYiZP/zhD/cXX/WqV6346frFL35xPzIN&#10;AJ/97GfXqMe7NIMNAK997WvX3ockSZ71rGf1U9Z33XXXzkSmX//616+9wrLK2AsLC8tWWJqXBoCl&#10;5bJXE0XRq1/96r/+678uF2+77bY8z5cW8T7dy172srW3qZT69//+3//Wb/1Wudhut2dnZ8fHxzfR&#10;JnNzc/fdd19/8U1vetO637a01q997Wvf9773lYuf+9znfvzHf3yNR73mNa9ZO1jeaDSuuOKKe++9&#10;t1y86aab1ohM33TTTf3bz3nOc+L4lPjZP/7jP/Zv79+/f93zChF/9Ed/9B3veMcmmm6L/uIv/uKf&#10;/umfVvvXgwcPtlotiUyvhpkXcupZAoDGSnFohVgLsG2ZAZq5H4pW/jZqie+bt83MW4KupdyzZ0ZY&#10;HNBiiU+k/uJGsCfROzPnWqTxurHwnqZVCKnjjqWOI7IAAEZBNVD1UBmE/TVzYd0MvktDkWpZQoSe&#10;42iVHgBimM28Y+5ZVghVgytu3zMiYmKQmBdyH6B+sGXrZ2Dkz4V1U5ZdVQgLOeWeR6NVo3q/9d9+&#10;eurIoY09gRA7LqrWt76RrWhM7J5+9IGz3QwD+fgH/uTjH/iTs70X4uy48sorJTItttds5j1D7nk4&#10;2tLHFUSsBWo2o8LzbEZ7qjt6FArhqtHwzplid2Lmcj+f00LOgVYI4Ig9g1EwUdEVgwfqwRolppnh&#10;oZY91nWeoWspdWyJiUErCBVWjLLEUz136VA4mWzPvDPivHB+/HQnhBBCCCGEEGdd4XmhoKNdd7Tr&#10;j3Tdwwv2SNdP9dx0z0+l/njXHe26wx330IK9Yzr/8lR2b7M43vPlTKVCCCGEEEIIIYQQQixzcCgY&#10;jfVYrGsBtnKeychvpCvJep7q+TIvXQvUgXqwK3myz5leEFjPhQej4IzGeiONBTEAdCxteWM7BxHH&#10;Yv3Mieiy4XAk1qOx2l8zuxI9dLJqjWewnhkwQKgHeryi91XNZKKHIrW/Zp45GV3UkLy0EEIIIc5R&#10;hw4d6lcnBoAXvOAFK6524MCBWq3WX7z55pu996tt89Zbb+3f3r9//9oVkkvf8R3f0b/94IMP7sCB&#10;Dw0N7dq1a+114jheWpS4X0i57zOf+Uz/9nOe85wkSQZ56uc///lLFx999NE1Vn7GM56xLAa82mpL&#10;F7/1rW9trlm+9rWv9W9XKpVLLrlkkEc985nP7N/Osuz0bPlS3/d937fuBm+44Yb+7aNHjzabzRVX&#10;a7fbDz30UH/xFa94xdJ/Zealp+K6yfPSddddt7mmE2eRJfDMjkAjrFZDL1TIDI64WOXLaOH5zpli&#10;LvVzmT/ec21LCBxpDDVa4rmMjnZc1/JDC/bhlmPeoQEtsVHXjYcXNYJGqCYqen/N7K+ZC+pmb9WM&#10;RGo0UteOhRc1gg1FuMcqGgESo7qrj8tZKMgT9BwjQjXA1bZfeEKAUONkRYcKZjPvCB5asNveDoh4&#10;2UhYfg2fTDQzTPX8VM+1C3JLXlBmLjzLaCMhBtGY2LP1jQghxHmnlVPqCLZj6tiKQUTIPLcKv/Of&#10;PipGPW0iGgrVeKz3VHUj0gZBIVQCNV7Re6qmFqhLh8MD9VV//PLMd83mx7quVdCxrlsoCBGqRg1F&#10;qqLREc9l/ljXdS3fN1881nY7fojirHmy/2IqhBBCCCGEEGsj5hM9fyL1j7TsQk6O2BIv5HS4s/Kv&#10;LhohNhhplVqaSf3DCHurZm/NBErGEgohhBBCCCGEEEKIxyHAFSPBfU0AgEhzM/fHuq4R6lqIas1R&#10;wo6hlfuOJa1wV6IjjRfWzf6azI4PmWMAsMQB4hktlmUUeAJiSN35N4QZESYTPZnorqWZzC/k1LF0&#10;elcnIsYahkI1EuuRSKkdKT4mhBBCCLFpn/70p/u39+/fPzk5ueJqiPjKV77yQx/6ULlYFMW99957&#10;9dVXn75mURRLU6wvetGLBtmNF73oRQOuuV2uuOKKQVarVqutVqu87dwpw8SLonjkkUf6i8uC0GtY&#10;VmP5scceu+yyy1Zb+dnPfvYg2xwaGqrX6/0qxIcPH95cs3zpS1/q337a05424LeDvXv3Ll08ceLE&#10;8PDwimuOjIys9k9LLUuA33777S95yUtOX+2rX/1q/7ZS6qqrrlr6r2madrvd/uKKp+vpqtXq2NjY&#10;0nkExLmvHFSCCGt9z0QEAASAldZihnuaRdfSidRb4kao6sEpPQyF52buZ1I/HCkAVzG4p7pDUQKN&#10;uL9m9lZ123KnoIJYAUQahyMVm81UgKsZrAbKEncttAoaCpdvxDN0LBXExFALEGHl64BntgSRRkSo&#10;hrqOcLRrF3KvEdoF1cNtrk6HAJcOBY1QP7RQRFXdtdQuqJlTMydEVojAQMwMSDsVaBfivOZscbZ3&#10;QQghdpojLogtgUbYcmIaFKJBLMsy547jrW9xgyKNT52IplN/vOtalvtz+kQay0ldw9WncWXmB+bt&#10;QkEzme9ZrgZqOFLLVs89N3OayfxIpB5r21ij1Jp+kpDItBBCCCGEEEKsqlXQgwu2a6kg7jpuF0QA&#10;CkEhVAMMldLlLxYAxEDAxFB4zjx0rQeAQGMjQM/uaNftqZp9VSNFWIQQQgghhBBCCCFEn0K8fCRI&#10;OvhY20Vazxe0YGnBQqyxojHSqDUiMwAwgCPIiDNLOQEANEI9FCmD8JThcLwiIzwAAMrKz57ZnOFe&#10;uLK5icGez1WfqoGqBgrqAAC559yzZ2BmrTBQGOlVy5oJIYQQQpxrnHOf+tSn+ouvec1r1lj5+c9/&#10;fj8yDQA33XTTihnUfsC4tEYY+OwaHx8fZLWlVaaXmZ+fX7r4lKc8ZcCnNsaMjIz0KycfPXp0jZUv&#10;vPDCATf7lKc8pR8hXrty9Rruu+++/u0BS0yXrTQ0NNQvLr3sHFhqwKR6pVJ51rOeddttt5WLn/zk&#10;J1eMTN9888392y95yUuMOWVo97LdmJiYGPBwLr74YolMn180QqAwVNgmsATBSlnd1JFCMAqTlWLG&#10;R7uuXdBs5guiyYqJT/tqHGqcTEwz8/M5GYWPtNxYrMMdHMeiEIdCHNqOHDIiHqibrqVaoFoFxRqj&#10;Uw+k54gZcs9m9ardDJw6RoRQY6KxbPNqoLuWhhlOpH7bI9Plnu9K9EgcH2q7qZ6rBcoR5J4sATEj&#10;okIIFBopzCDEANrTx8/2LgghxE4rCADAE2u1PVPHamRHCAAFcQxn5xPIREVPVLQnzomJIVQYKFj3&#10;6GYzmk79fE49y6Oxqq30ATrSuKuiZ3PfzEkjPrBQDEfxTn4AFmeLRKaFEEIIIYQQYgWO+JGWPd7z&#10;jngup8xx5kkrqCg0CuqhGonKH5WXfnNGAIBg8eGZ447j2YxaBTdCdOymUn/5cDAcyQBWIYQQQggh&#10;hBBCCLEIEQ/Ug5FIP7hgjUJH0LHUc9QvX1yOCenXFgo1DoVYC5RCGIv1waEgkrEdJ5X5ZYb1R9Js&#10;Ubn5cgrFJ4botMHlQgghhBDnkTvvvNN7319cu6Dx3r17lwZ9v/CFL2RZFsfxstXm5uaWLq5Wtvqs&#10;azQaW9zCzMzM0sVBiif37dq1q9+SU1NTa6w5Ojo64DYvuuiifmT6+PHN5KC89/29AoD//b//99KQ&#10;/LqP7d/udDqrrVatVgfc4Cte8Yp+ZPqhhx5qt9v1en3pCr1e75577ukvnp6pnp6eXrqYJMmAT72s&#10;aPbOePvb357n+Yr/9J73vOc973kPS+Hc1SHiSKxyzwqhmbmJil723bbw3LNUCzUAjETLAyHEfLjj&#10;Usep45FIx6t8xUOAkUhZovncVwwe7riDQ8HZPvT1eeZOQT3HBTEzaITYqJqBoRCJVeZpNvOTFb00&#10;Zpw5JmZiWKNYYuqYGBKDGmHoZJNWA+wUkHleKKesOzNChZcMBRfWzUzm53PqWJX7xbKKCjHS8NF/&#10;+EJd81Ck+nlvYm7m1MyorJ5d3mkUJhqHIzVW0cEGU9aF56/PFq3cty3tTjaQ0W7nvm2p40AhVBQw&#10;QMdBpCAyuCcxG+2SyRzNZTQS60aonjoeqq116dw7V8xkfib1oxUV621IvM+kDhHHYn1R3TzSdq2c&#10;Oo6WnWybwAwnUm8Qxir6YMOMVwwAMPPDbT+Tuo/85Qf+8j3/fes7vwPaM1Nb38imMXNr5ryJTL/5&#10;7b/+ou9bPq1Pp6ATqS+IPYOn8hqAiKAQPDMyBhpCjYnBxKhqgJ4495w69gxaQT1QSaBChQeHgsYq&#10;Uzx4hn85kS3klHranawTH5tJfeqo6yDRsOmTvONYI1Q07kq0Xn0jx7oudRxrjA1mngE4MbqiITzt&#10;iadTnzvqusU6N46AgcOTEz4ORyo267zZy+tMI1T1SF8zGlYMAsChtjvac8e7LjY4sq3jOQtHMycv&#10;a08bjxBh2YQ4QmwRnZxmF2F7PlorxPL3qLP+e4dWmGzk4vNY2xWeWwU1gpXz0iVEGIv0FPlm7mNj&#10;DnXcJefDB2CxRXLlFUIIIYQQQojlWgXdM1cUxO2CFgpCgNFYjUQ6Xa9/rc8orIVYDTjz3CoWg9Pj&#10;FXXXbHFh3VxQl+/bQgghhBBCCCGEEOJx9VA9bSKazfzRrjcKhiPliC2BIyYABCirSIUKFS4O79hX&#10;M2ei2NF5rRwhtGPB3/J1EUIIIYQQZ91HPvKRpYuve93r1l5/aSwWAP7lX/7luc997rJ1luVUB4/I&#10;7rCtBzCWRaaDYAO/ZS8NbKdpusaatVptwG0uXXPtba6m1+stu2fZKz6gdru9iUctc8011yBiPyd8&#10;xx13PP/5z1+6wte+9rX+7TiOL7300mVbWJbcHvwVr1QqW9//jRoaGlpjf6y1O79L55f9VXOi50ci&#10;PZv52YxGIlWGzZg59dzMyCg1FKrRWFdPy4S0CrbEbUuBglqw1pdVRByO1FTPp45nM39xw5zpecc2&#10;jZlbBR3r+rnc9zM8vOSLf6ggIx6L1XRKJ1I/vqRotiPwDACwYnicmDPHlqGi0SgciR5PwIYIiFB4&#10;LutUn9G2MQp3J2Z3snhcnhgRFTAiwuQFS9thOqVH2zZXzBFrzwEBMSCCQUCNqcajiLsTfaBuNpRy&#10;TGvFdOqPdl1g1Gg8aC+T6zpwrBwnBgOFPUcBQT1UtUCNDbyRpUdnel4rHK7o6mg4Gm8puHjEZDYj&#10;n/m91bWymht4jXLqWZqomd1DQZTTTOqPdp1WMH7apAYbslD4Rs67Et0I1XWTcbmlY12HygYxmepW&#10;50PZMXNHHklb85XG8Fl59rQ974p869vZGfWh4Yndp8xm0iooK2gXcdex9YwIChFOXneY2RJEGpJA&#10;X1jXesn5xsy55wVLuQOvMYnVnFbVmr6gtvL1/DGVhgW1Cj9RW+djXpBTq6CwoFDDpicdMAUZjRWN&#10;kzW92iQIRJx2/YUResaRSBFDq6CuJWIogEODRimDgAiZJR2zdr5CGGpAgEBhpJVCSAwOR2rAi14l&#10;9ZnnsZrhxOwbDgBg1LGfzqPMLxR+KDHbVXKWmadTP8Gwt2r21cz+hgwTFduvvCAgAG3TjyF08peO&#10;8+v3jlZBPUctSxqhsd4nEEQYidRUz3ctT6f+4obZ4iwt4twnkWkhhBBCCCGEOEUzp3vm8tzzTEbW&#10;czVQIxEqxE30AiJixWCsOSOeS+l4z49G6tG2a1u+bDjY4oSjQgghhBBCCCGEEOIJZizWY7HOPc9l&#10;vlVQ6jj37JgVoFYQa0wCNRSqkYGHgj3ZlM2iEOkMV0MgXnwieSGEEEIIIc66Vqv1jW98Y+k9G83H&#10;fuxjHzs9Mr0srLuhIPFO2nrQcWlN4EqlsukNKrXWL+qDB323HgLfXEB67ZbZtCAIXvSiF/393/99&#10;ufipT31qWWT6lltu6d9+xStecXozOueWLg7+Akk95/NREqiLGsEjLcugm7lPuy7USiGUU6qFGicq&#10;OtK4Ylm8+dwzQO64EeK650moQCtIHSeGM88Vcy5+t00dPbTgmrn3DD1LqWfruUxBI4BREGlMAqUB&#10;ZlJfNSp1NJW6oVA3AgUInrnsGzg9D+OIUw/MXNEq1DgUYXVJyBwR1ckqi5Z4u0J060Lo13Q95Rkd&#10;8X3zdi7zmedWQZkrZ4vj8rjKBjEKGyF65tnMXzkarlFlcZkLamYu841QLeRUMVAZoJKEJ7YElgGB&#10;A1SW2BJUNCJAI9xMWyFiJcB2wcSwkNMWI9OOytqbvF0dNgqYTr4QF9ZNM/PDkZ7LfMdyfVPHCwC5&#10;51bBtQAjjRfWF+tyF54fbbvUcaugrbXBTjt8z9eecv0LzspTH3/gm2f76DevmVO7oII4c4wIjVAZ&#10;Bcve/l3HxGyQe47rp16mYoOxUamjZk7He34k4sfaXHi+dDg8/bmMQoXAjMS8dkQwNtgqwCiwBLHm&#10;TUxNycwEoAAQ13pw1zEAJEZPVtQF9eBQx2mE4UhljjPPhefUUnl9Sx1ZAkcYaawYNAoQMDbYCFW8&#10;ketzI1S9nu9amsn8QTJaYcXgWKw8ccfSfO4n1yvBPaDUQ+ZhNFYKcV9V8nrijCj/zhuFaeGZ1da/&#10;EjqCSCPA4v/PF82cGCB1XDNqkI8+kcZAQeqoFmDH8uY+t4jziFyChRBCCCGEEOJxM6m/b95mjk+k&#10;XiFOVlQ8cGXp1SBiReOeKs5mNJtR7pkB7prla8fCbZnQVAghhBBCCCGEEEI8kUQa91TNnnO0iN05&#10;rezKMwjuDEcDLJFC0HieDSESQgghhHhC+vznP7/FLdx3333z8/PDw8NL7ySis31kZ8FGQ7bz8/P9&#10;22sX4h58HP/SoHK9Xt/EUWxXvdztOgde9rKX9SPTd999d6/XS5KkXMyy7I477uiv+aIXvej0h286&#10;Qz43N7ct+y922L6qJubH2q5iTMdS7pkYIg3DkU4MRhqvGg1X/CpaePbEDDBIZgQRQ0RHDACW4CxU&#10;JF/PTOrvX7DW83zuu46ZIdRYCZRBQAAP7AhSxx3rA4W1QLctBQoDhPmcOpZqgSIGYAYABi6De8zs&#10;GHLPnkEjJIHSiMMh1k8LGCMu5gTP+nd+R3zXbNG21Mx8x7JROBypJFC6rES9WC4bOo7mMupYHo/1&#10;N2byq8eiRjjQYKd6qCYTDQCZ45nU704wWK+joyAGAE+sET1w6tgoCDXWQxVsdhBURWGLuSBu261e&#10;eBdfdty2vwWIePKPI1YDdUE9eKxtM4/N3GvEJNjws1jP06kPFI7EeiTWE5XFePThjrPEzdyHGivn&#10;VXfT4bu/erYi09+89eazffSbVOalc8+Z50BBxaycLw4V9Bx4htRRfaWpECpGRRpnM5rLyBMAAKI9&#10;2Fhea7pisF0gAFiGaM2TK9KoEQKF1i1eKjeKAcs5C4xadf4OZu5ZDjUGCiYqphGqq0fDrqXp1M9l&#10;vrekY5eYj3Yh88wAtVCFCipaVQPcxGQWocZQYc9xLeCFYnF2hgvrZi6j4UjNZtQqaMAr5xoc8Vzm&#10;I421QO2vbVvlaiGWMQpjowJLDGgJwq1NtOGJHXE9RKNwy2+CHZU6csTMMPhUI5HG1DEApI4b4aCP&#10;EucpiUwLIYQQQgghxKITPXffvM09T6deIUxWtrNcj0KcqOiF3Lcsu9QDwH3z9oqRYLv66IUQQggh&#10;hBBCCCGEeJKLNSBCqLGXe2KlzljPW+G5HAecnJOVuIQQQgghnjyY+cMf/vDWt/OFL3zhFa94xdJ7&#10;oihauris0u8TSRzH/dtZljHz4D9hHz58uH97//79a6w5eOXnqamp/u2RkZFNHNGykuD/9b/+1+c9&#10;73nb3Gobcdlll4VhWBRFufiNb3zj+uuvL2/fddddSw92xTbs56tL1toBa54/9thjZ/GoxaYh4oF6&#10;MBzpQx1nVD+rCaHCXVWzr6pXG8fCAOWqCgeqC8qwuBqdewXJj3Xdgws28zybec/cCHQ9VKfnzpg5&#10;c7xgeaGg2CAzeIaJGDuOFwrqWHLEjqBrAYGJF5tII1Q0hho1wmisTq+rzMyewSAoRHNW027MfG/T&#10;ti1N93xOPBSpRtCPIC7umEJMAkgCnTqay2kqdZMV88254ukT0YCzvF0yFLaKbLyip3owlfrxWMdr&#10;9nU4AgAmBoXQtaQQE6NCjcPR5lNWZU7bEadbngNPIygE4MHeBgMgXixYXf7/grpZKDwDEMNM5oZZ&#10;14P167r3pZ5nek4rnKjoWONlw4vDxjzDVM93LTmCXYmC82os2QO3/eML3/jWnX9eZj5PI9Nt+3he&#10;OtRY0bDa2WoUArAjyH3/mr2cQhyPVbPghYIAAcDFGvfVTomJJWYxY1x4jtYcDIkASaA8kwLOPW+i&#10;57OcjEMjrlHtvvCQE4/FSiOMnZw1oBqoaqAuagSWuGu5TEKmHtoFAUMY4N7V/wIOqGKgZZkB2icj&#10;0xWjDtTNIy3OPC8UZDY1D0KfZ55OCQHGKzoJ1P6ahPXEGTQUqq5VAJQ6CvWWMtOpBwCINTbCbShY&#10;vZMcQVmOXg18cdBq8SGFJ4CtZc3FOU+uwkIIIYQQQggBANCx9MCCSx3PZN4o3FU5I0MqhyIdaJ5J&#10;fTMjBHikhRcPDfRzphBCCCGEEEIIIYQQYm0KsR6ozDEA5p4rZybPzAA5QT1AANh67REhhBBCCLEV&#10;hw4dmp2d7S/+2q/92nXXXTfIA733r3nNa/o53o9+9KMvf/nLlw4QHx8fX7p+p9Op1Wpn+3DPiImJ&#10;iaWLaZouy+iupiiKXq/XX9yzZ88aK3e73UploEK2S2PYe/fu3cQRLXuis15sWSn18pe//OMf/3i5&#10;eMstt/Qj07fcckt/tRtuuGHFiMKyU7Hb7S6riL4iZr7//vvP7oGLrShLbjri1DMRBAqSYJ2vn6FC&#10;jQgDV412DOU32k1XBj5DZjP/UMv1HM+m3micrOjV9hARKwHGhtuWFwoKFVYN9hyPx4oAj4NrW3ZE&#10;nthoXIxAqzJSi9VADYW44rig3C8WtU7MWY4NHe36+dzPZT7zNF7RiVnrHKgYtUvhidRPp253Yr7V&#10;LK4dCwcJPmmEq0fDO2eKXYmeTv105mtGNaLF0+l0npkYLDEiRAqTQAUKJrZWFhkBENgzOOIVZ+4g&#10;hmbuF3LqOc49MZcFNrEWqNFILX13RBrLUKXzvG7F7EHYk4V2Y43lrl45Et41WwDAXAbzOeUeh6MV&#10;KmwTc+HZMjgPxEzAqePMQ2RwMjaRhmvGov6jZlPnmTuWIw0DZt3PHQ/e/vkTD31r8uDlO/y8xx/4&#10;5tzRR8/20W9YQTyfkSXOPIcK1shLl/+ggT0DsyqIVytZjIgjIQDjQk6BwkdathGppVWph0I11fOB&#10;gsyuXK16qUaoOpYijalnR7zRlLJjVggKOVIrPxEzNwsyCqqB2l1dYWKKQOFwtDgLw2zmT0S651x8&#10;8q29FYFCZnYEqX98dob9NbOQewbwqZ/NPYGqrddEK/IMJ3reM0xWdKDg8uFz7a+reKIZi9VUDyoG&#10;u46Hwi1NE1K+5QOFY/F59mPH4jwpADTwQ4hQIcPinBTiCU4i00IIIYQQQggBxHBfs7DEs5kPFU6s&#10;lJeOKkly8lfwKB7o19wVJQaHQ5wvyCgAcJVA7U5kujIhhBBCCCGEEEIIIbbBaKxbBWkFXceVMzMg&#10;omeZGRKDjVD1B9YEQVCv18/20QshhBBCPOl8+tOf7t/WWl999dUDPlBr/eIXv/jv/u7vysXp6emj&#10;R4/u27evv8KyIPGxY8d27959tg/3jFiWyD1+/PjBgwcHeeCxY8eWLq4dbz5x4sSyJ1oREd133339&#10;xQsvvHATR4SI+/btO3LkSLn48MMPn6m2G9iLX/zifmT69ttvL4qirDv95S9/ub/OaqWwlwWkH3vs&#10;sUEi04cPH+Zzr3Sw2CijsD5wnKMWKoUQakwdrTu9lyVwBI0QNcIZmm5sc3LP98/bzNFs5kMDExW9&#10;bnYHERshBgpmMlIeJiq6Eag4UI7Zdz0xAkDVIACW7ZMYrJhV88AA0LWsECKNI/HZHMzjiA91XM9x&#10;1/JItE5eumQUjsd6KnXN3CuEuZzGBjuEilHXjod3zxa7Er2QU9tS10ESqIqGSD8eLPfMhed2wW1L&#10;nqGqsRqoQONkRW8x5IuIiMhlGd1TXxpHfKTrj3Wdo8WotmdgBoVgFAbKPwJQD9WBejASKQCoBqpV&#10;EADktD2R6cItTsnXrz1rFF47Ht0zVyBApGk+p+M9nxisBqqstJ166FrKfHkZZkdQEFvPABAZhQxz&#10;ma8YfbznJiu6GigAmC/YMxSeR2IFAGOTu6555vXr7lvZIMTAwP3CoGUFbIWgcUsTIpQJ9kCjRlia&#10;IJ2enn7ggQeWrfyFv/6jV7/tN7fe2hvyLzd+8PQ7D15xdVI9ZY4bBrDEzItpf4WoFYQD1FEhBsfM&#10;AAGiQogNBgrLWugFMQ4w30RrvlnkWXk7CMPhsQkGmMvIM6SOjSovv+tsRCESAwC41SPTUKamI2XZ&#10;z2U+TPT9zeJpE1H/KEdijeiSQLUK8sR6zT3XCFWDzFAQZ56rG6k5wwCOINQIgKv9celYLjxPVLRG&#10;2Fddp/fW0uJrobejbHx54MTsTo1XXjEafWMmB4aZzM9lVBCMRBt786SO5jJigImKjjReMRJWN5W7&#10;FmJww5GKjWqEPNXzLUeNzZ5yXceF5/GKLj9FnO3D2phIo0FEBOt5wMlbLHN59T7vJigRmyCRaSGE&#10;EEIIIYSAR9u253gm9QAwFq9cX/pfvfyG7Xq6eqgs03xOgcKHFoqRKJZv4EIIIYQQQgghhBBCbN1E&#10;RT/SsrVyCODJQkDbiJlblkKNocaJyuNDiK677roB6xkKIYQQQojt4pz71Kc+1V986UtfqvUGBnkv&#10;jUwDwD/8wz/8u3/37/qLo6OjS1f++te//vSnP33dbd5yyy3vfe97y9svfOEL3/KWt5ztRlrfyMjI&#10;siMdMDJ9++23L11cO958zz33XHXVVetu8/jx40SPp1guueSSzR3UlVde2Y9M33bbbSvWLN1JBw4c&#10;qNfr7Xa7XLz77ruf/vSn33PPPf0V9u/fvyyl35ckiTHGOVcufvGLXxzkq8ff//3fn8XjFWfFSKQQ&#10;oRbgXMaZ43jNIHQr9wohMWo01htJw51xj7Rs4Xk280bhRKwGT/9UjBqNYDajdkEAcMlwcLBh/u/x&#10;dKFQcxk1QlUPlYL1LwW5557nRqAU4kTlbAbejve8I17IKdRYXy8D3xdqbIR6IadGyEc6bsDINAAk&#10;Rj19InpgwSJALVCtwvcsdQoAAIWgEDwxAwJA4SnSCoCNwmqAo/E2dL3wYpZ1eTfObOofaNnCc89S&#10;13Hul88FUWb+HUG7yEdj/ZShYDhUJ3oQKOhZ2lyp2KUyR54hNirSuPRANcLVY+GhtjvUtolRrYK6&#10;lrrWW2JLjAAM6IhdGfA++RCNUHhGgMRgx/LhjjvScaOxvqgRdAqfl5lqhQDwgle8+gWvePW6uzfd&#10;c10P7cJHCuOToXoGbhVc0Rgb3F/bQlaI4WjPGYWTFX3laNg/l7Isu+CCC2ZmZpau+9VP/tV3/+Qv&#10;VhrDW2zwwc0dffRLf/uny+4cm9z9Z5/5sjr1yjGd+tRxy1LuOVLYCNVoPGgZYc88k/qCYDzWSaCu&#10;HQu7lh5csIc7rhaosgzyhrQLKjynngAg0evnpQFAKXSeAcCvNxEKIo7H+ljXN3MyCo91/b6TJ0Cg&#10;cCRS1lOrgI7joXCd5x2OdOpcxWDXcrY4K+VAb/SCmAECBZFeuYJr7nk+99VAVQxeWA/C9a4fixMP&#10;bKmA7tI2gnJry9qyfEd/c65AhPmc2pYyR8ORrpj1/0Bagvncp45DjeOxjjRePhKMnm+5U3E+Uoj7&#10;qzpzlAS4kPuKVpv4o+cZmpmPDSYG91W1Pt8KLw9F6mgXQoU9x41woOPNPQ+FCgHWnWBIPAHIayyE&#10;EEIIIYR4slvI6UjHtQvKPY/G2pz5b/6IOBbpSMNc7j3BY213tttACCGEEEIIIYQQQogngkjjaKzL&#10;gY8Lud/27WeOred6gEbhZCKT1AshhBBCnE133nmn949/5HvJS16yoYdfdtllSyPWN95449KwrjHm&#10;Wc96Vn/xlltuGaRm70033eRPuuaaa852Cw1Ea730SD/+8Y8PcqTMfNNNN/UXv+3bvm3tvPott9wy&#10;yM589rOf7d9GxLUrV6/hO7/zO/u3O53O8ePHB3lUs9l89RK9Xm9zz346RHzVq1617DA/85nP9O95&#10;zWtes8Zjlxag/tSnPpVl2dpP1263P/axj23XzovzhVG4p2pqgQoUzGbe0apv5HZBXceNUCmELSUq&#10;t1vP0nTq2wV5hrFIbTTLXQ1UJcCFgojhUMcZhQfq4VCoEoMdS8ywbl6aiOcy0oiNSI3HapDCzmfO&#10;TOZzz5Z4o3Uj6wEictdyq6B83ZDlEkbhFSPh1WPhaKxGY72vZnYleiRStUDFGuuhHonVrkTvrgWx&#10;xkhjI1Rj25GXBgDHWO5Av+AEMz/Wdvc0i05Bx7tuNiNiGApwV6L31cy+qt5TNWOxjg32HB/tumZO&#10;s6n/2kwea0CEaqAyv1ifdis6jhVCxeB4RS87fxDgQN08fSKaqOjhSE1WNCJ4Ys/Qc9y1lFNZVhpr&#10;AY5EqhGqkUjvStRopHLimdQf6bj5nGZSf8d0frznnWdECAcetEbMGUHhCQDDJeXYEVAhEAAx0AZe&#10;/9Mg1AKVOfYMJ3qPf9yK4/jHfuzHlq1rs/TWP/+drTb3Rnz6f/53b4tld/6rl9+wLC/dsZQ67lqf&#10;Ow4V1gMMNVbNoI2sEScTEyqYyXzh+VvNovAMAMywibkmGKBVkCN2BLHGASdzQSjrrw/w4QxAATRC&#10;1bPctXSk4/ySB+1OtFFYMdguiNbbmEIYjbVGjDWWtaZPSxk/jpgLz6mjduFbOVniruWepaNdP536&#10;+dynbvEJLcF06o3C0VgPRWpPdf1ccTmMUyFu+d0MAEDEZSudfuUKFF47Fk0mJjFYD7AgONJxDy/Y&#10;qZ7vWV722ZiZHUOnoKnUHeu63PNIpHYluhbgtWOh5KXFjtmV6HqgRiOtEKd7zm/wok/M04slpnTF&#10;4L5z6TPhgEYibRTWQ1V47g7wV7+ZeQSoBmo4UjswSlycdRKZFkIIIYQQQjypMfNDLWuJ5wuqBpgM&#10;3Cu6VQgjsfYELUsnUt/Zej+9EEIIIYQQQgghhBAC4IKa0Qj1QHUsb2hw8LqIuVlwqLEaqL1Vs+0l&#10;rIUQQgghxIZ85CMf6d9OkmSjFYm11i984Qv7i1mW3X///UtX+K7v+q7+7W63e9ddd629wUOHDj36&#10;6KP9xUFKAZ8jlh5ps9m88847133IAw88MDs721/83u/93rXXP378+LLmPV2aph/96Ef7iy94wQs2&#10;VDZ8qWUVrf/2b/92kEd94AMf6CfeL7nkkiRJNvfsK3r+85/fv/3P//zP7Xb785//fP+e66+/fo3H&#10;Lj1Rmfn973//Gisz82/+5m8OknsXTzwX1EyocbyiGWAqLVNqp5wJxDyf+2ZOicFGqPZUTXXLZXi3&#10;0VTPM0DbUqJx3dKjKxoONQN0LM2m3nreV9Mnw64wlbpizS4CSzyVes88XlGhwosbwVlsCs/QtZw6&#10;RuTKBgcyKcSKVqlnAGgVGx6MNBLp68ajp09EB2pmMjEjsR6O1Gj5/0hPVvTButlT1aOR8tt3nckd&#10;AUDZ31Lec6jjH2vbjqUTqQeAiYraVVGNSEcaNYJWGCioBjgW671VXQ+xXfip1Pcc3ztvh0NVC5RC&#10;aGZuKxfDnDh1XA8VAuxOVv57lATqytHwgrpJPWsEAiSGUGEjVOOxHo11I1BDoR6N9f6auaBuJipm&#10;rKL3JnpXoisa24U/2nWtws/nNJt73kgt3cwDMzgCg7As9oVLavNuRfly9BzNn9q/9hM/8ROn/4H+&#10;p7/4vUe+9n+39oSDeuwbt9/5d8tnBjEmeO2P/ael9xDDfE6F564Ho6AeYKBxPFYDZpX7jTkRa4Uw&#10;m/ncL8YLAYE33rpdS2WBU4UQbuADzjq7a4nblmYyf6zrD3fcfO67jh5ruwcW7D8eTv9/9v48yrbs&#10;rg88v7/f3me4Y8zx3st5UiqVKSklJBkxWAz2EnK31EKAl6lCgGUsleSyu9xYBlsIzGBoLxdg1RJu&#10;KGhoV4OrvPDAYLdEqw1eBsqAyDJIIjUgZWpIZb4p5rjDOWfv/fv1Hyde5Mt8U4xvyPx91kLEvXHu&#10;ueeceyLyvf32d38/sVp/aTtu1mk2p17GMzmrYrO59sF3PA1zzh0VjuqE6pJ1KRXaiI6CbAedJqmT&#10;1klFQUASjYpplFGQzUbOT+XLo3B2Gk+PAxOWu7509NLZfC8fRLssg2eEoxjjjQIAnunS1R5GjTyx&#10;GdaqFEUnURnqCI3o+Wl6Yit8cj08sRFOj9PZSTwzSU+P0zOjuFaLCGYLvq3nBznf1vOvWir61ltr&#10;riMienAuyxhLHSfA2Una+xzkKHpuKkF0qeMypofm8v0uVXMzaFf/6XoqHK3X0lw1ND4KMok6zNkR&#10;7hrcyD/mmevGfiMbY4wxxhhjXtS2GhkH2WqUgLniuv4VKWfqZdyuH/n5rWD/ZmmMMcYYY4wxxhhj&#10;zOENcl7quJmCPWO1unZxyh6p6lolSXW+5MLdkq0LxhhjjDEvJFtbW5/4xCd2H77lLW/ZVwCm9Zf+&#10;0l+6+OGHP/zhix++9rWv7fV6uw8/+MEPXlxq/Twi8lM/9VO7DxcWFhYWFp63zcVHuLGxcaMv4bNe&#10;85rXFEWx+/Cnf/qn67q+yvYi8oEPfGD34dzc3Ktf/eprvstP/dRPXeUCquoHPvCBi4u+3/KWt1x2&#10;y71cxrIsL05x/8f/+B+feuqpqx/e448//tu//du7D7/927/9aC7uBSdOnDhx4sTuyf6zf/bPdmcI&#10;vPrVr774TrvUK1/5ypmZmd2HH/rQh/7dv/t3l51gkFL6wAc+8F//63892oM3t4qM6WXzeen4ZNcx&#10;cH4qZ6ayUadx0O0ga1V6Zpy2Gh3kvNBxw5zvHd5cf7FdqdI0qigOHDnLGKWjcVAF1urkiF42XxSO&#10;TnQcAWcncb2WS/u3RXWrTmcnSRRLHVc6fulcfrDM9lGZBlHVIJrTQRJMuaO21XUSD9jf0Mv47mH2&#10;ioX89SfLrzpVvv5k+dWnOl95snzFYvGS2azjufQc5QhqnFuTKJ7hCcOcAaxWO3nptUo6jk50Xcdf&#10;MebKRHOFO9FxUfTsJE6jjqISdLbgKmGS9nckuxRYr8QRhhkvdVznypXjT43iU9sxYxJFP6M7eu6+&#10;mez2vl/uuLYT+1TPzRVcXHRHEVHhaKHjTvWzwtF6JZMoQXQUZO+fWJVUVZMiO7Z71REyRls0Pboo&#10;fn/HHXd867d+6/OvmMiv/tB76snomA5m13Rr49/86N++9Plvece7b7/7voufaYvWN4MwMJNzxrTU&#10;8QeoFWWm+YKbpKMgq1VqU8Eq+97PJKqoRkXBtPdwvAIAXSY4rRgFOTtJp8dpvUqjRiZRqoQqQYEq&#10;6STKmUk6N0lf2g6fWG0eO99kDAYGOW83Mt3DrTZbcC+jcic1rZMgF4LiWicdNTqNEkSjaJNQJ20E&#10;Ck0KEKqESdRR0HZm5ijouUkaBXVETHhkodjj79iuJyYqHDVyBGO8VdLMERMGF/1XporyqbXmT1fq&#10;0+O4UadJVFVtBNOoUUAER3BAVGw2qYrqCP2M50u+redO9fxs4U72/Fcsl/fPZFZaa66/juf2z37L&#10;XaeEs5O41cjV5yErsN3ImUmKossdVzh66Vx2U62hsy+39Xwv46WOY6Jzk3TZrmkB1uu0Vkk3o2HO&#10;J7tuYKsbvDjYx2yMMcYYY4x5UTs9TkkxidLLDvTvDIczkxOAzTpt1rIdLDJtjDHGGGOMMcYYY8wR&#10;uHeY5UyLHZdUV6qjCU1vNzKJOpNzznT/zPHNRzXGGGOMMXtycUMvgK//+q8/wE4eeugh5men0f7O&#10;7/xO0zS7D73373rXu3Yfnjlz5sd//McvG/pV1Z/5mZ958sknd5955zvfeWm4a3FxcffrX/u1Xztz&#10;5sxNsqx2lmXf8z3fs/twfX39ve9972QyuezGKaWf/MmfvDiB/K53vWsvefVnnnnmx3/8x0MIl35L&#10;RD74wQ/+wR/8we4zDz744AMPPHDZ/ezxMn7Hd3zHxR2Y3/d93/f0009f6dg++tGPvu9979t9eMcd&#10;d7zmNa858uv8tre9bffrxx57bPfrt771rVd/ITO/973vvfiZf/Ev/sUP/dAPfe5zn2vvWFXd2tr6&#10;vd/7vXe+853/6T/9p3abo23JNreKQcavWMx7GZ/q+YWSHbDd6GqV1iuZRu14atObSx33yPzNVSfY&#10;NpTWSR2hOMRfuUtHQTTpTsFy19PLF/Juxqd6vp+7USOnJ+nsJK3XslGntVrOTdOXx3Gj0dLRyZ7v&#10;eHpoLpu9vo0LlwqqAETBBzoQR6QKURw0Mf38vXmm3SQgES2UruuJ6Dkx2gNLilrQy7jdcxT93Eao&#10;k7Z16Asl7+VGLTwvd52IrlYpJM099zMuPa1Vsd5/Oa0CK9PUJF0onWdcpXL8mXH84lYYBV2pUsY4&#10;1fNzpet46nrqeGo7sa/CExZLni85CaqEJDg7jUn2dMAhSXtml9wjKrqzvMjh85uFoyAKYBqfc1Tv&#10;e9/7Li2aXnvmi7/5P/6DY/2zTQrNr3z/Xz/3+T9/3vP94cx3/91/8JwtVc9N0ygIFMOMPdNSxx04&#10;EtjxXDpsNcKEURDPtN+W9aSoojYCArJ9VExDVNvP0V04eFUdR31mEtcqmUSZJt0Ouh10ErWK0n5e&#10;oqgSNhs5M0lfHsXz07RRy0Ytm0EVyBir1Z7y+Qul62dcOup6iortRqsko6BVkqjaJARBunCEbXtz&#10;z9NszjM5Dzx1PeXMleg4ahQ4QhBNqqvTuMfTd0yDjDqeFLTnF13pI9AqaccREc1cSEuuVulPztft&#10;9XlmHNcqCYKOd8ulu7PvTnRc3xMBQTWqeiYiiop+xgulO9nzD8xkf+FE8eBs1vU30X9PzYvNbOEe&#10;Wcg7jk51felpo5ZnJmmzked1s6tqEGzW6fQ4rddSODrV813PD8/nC+V+fivdZJjwsvm88HSy6zKm&#10;1UrOTNJWI9ModdJpkPVKTo/idqODnBdLN1O4+2fyG33U5jq5uVaHMsYYY4wxxpjrqU66Wss4iKoO&#10;8xvw9yPP1Mt4EmQOWK3S0FYvM8YYY4wxxhhjjDHm0HJHD85lj682C6VbrdLKNC109jTF9rJUdbuR&#10;jUb7GQ1zvr3v52/lWUTGGGOMMS8Aqvpv/s2/2X24sLBw2223HWA/zrlv+IZvuLhb+GMf+9jrXve6&#10;3Ydf93Vf92u/9mtf+MIX2oePPfbYu971rve85z0ve9nL2lrgqqo+85nP/PzP//zFEeLbb7/99a9/&#10;/aVv9/DDD+/W/25vb7d5bGZ+05ve9O53v/vGXtJv+qZv+q3f+q3d1PcXv/jF7/qu7/rO7/zOr/qq&#10;r1pYWHDOtaHcxx9//Bd/8RfPnz+/+8JHHnnkq7/6q/f4Lo899tjf/Jt/853vfOejjz7a7/eJqL2A&#10;P/uzP/vMM89cvOX3f//3X2kne7yMvV7v+7//+3/iJ36ifTgej9/znve89a1vfdOb3rS8vJxlmapO&#10;p9MnnnjiV3/1Vz/2sY/tvpCIfviHf/gApeXX9NVf/dU/93M/97wnvfePPvroNV/76KOPfuu3fuu/&#10;/bf/dveZj33sY9/7vd97pe3/xt/4G3/6p39qddMvTv2MX71UfHkUT49jLwOApKAL4cmup7sG2ULJ&#10;x3GTH0YVFUCTND9cyrONW4ekuwnPfsavWiw+txkIGOY8DtL2r4qCST3RMHO9jDPGIOOXzOU3Q/Lt&#10;kEfQLh13uV7ao3Gi685OYs/TOMpQ+ZCLym3WAqCf8XzBuaMvbsdGdK0WTzS/nxs1Z5or3Wol46B9&#10;oPS0WLpzU5yfpoWO6+z5KEV1tZZp1PnSFY5eMnvFyvH1Kn1+K06irlWpk9Fi4Q5wwYmon9FswatV&#10;agR11JVKljvXPvEoaBOv7rk/Mm0RsCN4PuyNBMAzxaBta/HFzz/66KM/+IM/+MM//MPP2/7/+Pf/&#10;a9kbvPl7f5wOFve/KlX9tf/733vij3/30m/99f/bPxzOzu1sBoyDrlSpTsKgjkcnw1LHHfJ3yyDn&#10;81OJiknUjLHfKH67fRT1DNrPJ5OUHCmAnBlAUqxMU52QRCvZqUH2hNJRW+DcciRJtJe7QUZEmEas&#10;TJNnDDLeDpqkjZTHpY7LrnVZ5kv2jM1GHGEUZOvZxYVA0IyJiEICE2UMx9S9sEcBgmgQ5ER5DlES&#10;VVXUUb+4HbcafencnmqZlzpus5Hc0WaTutnBf0GPGlFFP+OZnNsf6jOT9MRmqKKuVEkUvYz7ni75&#10;eXeqWkfdCDqN4hjzhcs9vWw+79+yrbzmhWcm51cvl59Zb5hQZ7rVyFYjmwoi9UQMEmgSFRARCkfz&#10;hSs99TJ+6c3xx55DKh09ulh8crVmcpOo241s1M+uCUGEjqdhzjnTUsc9MJvdZH8ENsfIItPGGGOM&#10;McaYF68z49jOd+z6w47gH1jXYdSgirpWyT0Dvdn+UcoYY4wxxhhjjDHGmFvRXOEemM0/t9GgdKtV&#10;OjtJSx3v9z+TTYC1SiZR+xnPl7zQcfcMbKKFMcYYY8wN9tRTT62uru4+/OZv/uYD/zPrX/7Lf/ni&#10;yPSv//qvXxyZZuYf+7Efe/e73z0ej9tnzp8//6M/+qNX2aH3/id+4if4ckmhr/3ar/2VX/mV5z0p&#10;IjdD1zQR/diP/djf+lt/a3Nzs32maZpf/MVf/MVf/MWrvGpxcfEHf/AH93Lx3/72t7fnvr6+/k//&#10;6T+9+sbve9/7lpaWrvTdvV/G17/+9d/5nd/5y7/8y7vP/MZv/MZv/MZvXP3d3//+9y8vLx/HRZ6d&#10;nb3vvvsubiMH8M3f/M2XFnVe1nd/93fPzMz80i/90jW3/IZv+Ia3vvWtf/zHf3wcZ2FuCZ7pnmF2&#10;1yDbbGQUpEnKhMLRbOE6DjfnvJTdZlR/uDXK2vhourDDVu7o4fl8s5anxzFjkuf+uiCiYUan+n7x&#10;plkfrXAMwDGa/TckA0iqRGDCITOiVzLMeaZwSTGJca1Ki4dI4NdJR0FmcnaEOwZeFKfHcRo1JF3u&#10;uv0uftf1NPY7ucq5wqmm5Y47N00r0zTIaJhfezW9OulaLSHpfOn6Gd018Iudy98VQfTPN0MdZbVK&#10;pcNS4Q4TUO5lXCddq9M4imdsNpgtrnE3ClQVBED14nB8u1aAZzpMW/uuNgUuinhJ9/X73ve+D33o&#10;Qx/96Eef9/z//q/+53oy+pb3f4D5KH+gJMUP/U//6LHf/JeXfuvO+17yLX/9v1PVRjFudByTKqlq&#10;3/M46jCjU11/4IUUd3UcM0lMGkU7nkdBJ0H1wgfBBCbyjOwK71QnVSDp/n4qVSGqhSOCOkaVdGWa&#10;kmpbWM1Ax1HGl/mt7onCzroJNFfwXIEq6laQ9VqYdsL2kyDnFEsdl1/rVhnmXDp6ZpwU5Elr2Tll&#10;R0iCBIVS5gAiT2iSJEUUVRATSkeFIyLM5NzxvFbH1UqqBAU+saqPzOfXfPflrv/iKM4WfG6SRkEG&#10;BwoqB9GtIL2MPeO2ngOwMk1PbIZxkNUqecJyx2VXOBIiKjM64XUaea1Oq1VcIvf4avPKxbxzgLFm&#10;Y45HGxs+O0lPbYfCkSiqpE3SpCoKR9TxnDsqHDlC4ej2vj+5///O3rRKR69aKp8ehafHqetJFHHn&#10;xNH+B6Dj6e5htlDcdGsGmWNlv6ONMcYYY4wxL16bjdRJk6KX3bC/CReOHGMadRplEm/8v4UbY4wx&#10;xhhjjDHGGPPCcLLr7pvJehkvd5wozkziViOCvQ7Bqeo0yulRnCadLXi+5IXSvXQ2t1k1xhhjjDE3&#10;3G/91m9d/PBrv/ZrD7yrhx566OJ48yc+8Ynt7e2LN5iZmfmZn/mZhYWFvextMBh88IMfnJubu+x3&#10;b7vttr/yV/7KDbxu1zz4f/7P//kdd9yxx+3vueeeD37wg91udy8bv+ENb/jH//gf72XLv//3//5l&#10;O7p37esy/tW/+lff+9737vHP8Hme/9iP/djFmfkj97a3ve15z7zpTW/a+8u/+Zu/+Wd/9mfvuuuu&#10;q2zzjne84+/+3b9LRLs5fwB7TGWbFxgmzBV8Z9/fP5PdO8xu6/mup5v2r7S687+6r/7Vy+ynjUPv&#10;tCw/x0zBD8/nX3mieMVC/pLZ/L5h9sBs/shC/pUnilcsFjdPXhpA4eCYCqYoSPtfVqNOO23bvWMr&#10;Qb136B1htnDTqNvhgJOdkmKlSrmjYcFLHTfIeL1OUXS7kdxRsf9jJ6JhzlFQRd2s5RULeS/jE13X&#10;z3ir0dPjtNVIksscrapOk6xM09lJUtUT3Z289J39K66a98Wt2CRdrcQRLXYOlZcG0PHUhpybhEaw&#10;3Ui4Vlr+wp3+vHIObZJ6AgHlkZSHXNjHpUeTZdkv//IvX/aPAY/95r/8V+9/V6imR3AAAIDt1XP/&#10;z/e87ff/15+9zKXrD979gV/+0oSf2Axf3o6jkPqZO9VzHc9M6HlePoq8dHspCsY4IoiuTtNWI0+P&#10;42qV1ivZqGWtkpVpOjNOT23HM5O02UiQ57w6iraLNexrHYN26QdHKD1Po56fxCA6ChoEJaOfU+4u&#10;/1u9fRdR3V08ovS03HHtSgSqSArPNEl6dhK3mmsv31MnZULGSIqMqOspZygQBCIANAlEtRHUCaLI&#10;HfcyGmRcOupldKrrhjlnjBMdP1vwOKRzk7TdyONrTZRrvDUT7ur70lHX00Yt++33BqDAaiUMmi3c&#10;TOHmCq6Sfm4zVFFWq1QwTvZ8dq2fFyLqZnSi6xU4P0110s9sBLkJlj0y5mInuu41J8pH5vPben6+&#10;5NmCF0q31HGLpZsteL50p7ru4fn8tcvlbb0j+t1402DCnYPsdcvFy+bz2/v+VNef6LhTPX/XIHvl&#10;YvEVS8Vi6W7aPwabY2KLHxtjjDHGGGNepBQYB23H0cobt+YfEXUcT6LMg9cqOb5/rjDGGGOMMcYY&#10;Y4wxLwYhadsiVSUNSQWgC1Prup6GOb+oBqBu6/mc6XObIWNar2Wjlu2Agade7q4yEU6AKupWI03S&#10;3NFSwbmj23r+3pkbt/KiMcYYY4y5IMb44Q9/ePfhnXfeucc882U5577+67/+d37nd3af+YM/+IM3&#10;vvGNF2+zsLDwcz/3c7/0S7908fte6q/9tb/2bd/2bUVRXGWb97znPV/5lV/5oQ996FOf+tTzstk3&#10;g+Fw+MEPfvDXf/3Xf/mXf1lErrRZp9N5xzve8cY3vvGyZdpX8spXvvKnfuqnfuRHfmRra+uyG7zs&#10;ZS/7e3/v7+2l4Xlfl/ENb3jDQw899MEPfvBjH/vYVTb7pm/6pu/6ru8aDAbHeoWfl8d+8MEH99to&#10;ffvtt//Mz/zMU0899fu///sf//jHP/e5zzVNs7i4eN99973uda/7qq/6qt1TuPg693q9Yz0vYw7P&#10;EwA4ogMkhC/W/uZi2tnhpRzTTOFmbvT5Xh0TzeRcR1mvMQ46zPcxGhEEddK5gh3RMD+uIaB+xncN&#10;si9thybxRi1E2G/1a1Kcm0RVLHZc6ei+mQzAZi2iqJPO5geM9xeOmFAlnURhokcX889uBAJ6GW3W&#10;slHLRo2MkTF5BgEJlETrpKJwjNmCBzlnTC+ZzRaunKKfRj07TduNBNETR9HSWTjyjJ6nIDoOkhW8&#10;0chS52ox/gtvSarPpqaDICm6npjQPYoBQJGd5QcuG/R98MEHf/qnf/rd7373pd/6+Ed+7ct/9l+/&#10;+R/85INf/ZcOeQxf+NM//Jf/4B3bK2cv/Raz+56f/F/m7nmoFvUMByjQJPU5z+QcMtqoxB9FdFyg&#10;k6CbjVQJhaO2tXUcpBHa/Y1FBEdgoijaJNqspXA0zLnjCUAUtNHg/UWmFY7giJh0ZRqjYhKEiHoZ&#10;uavedRci03jeGgGlo5NdXqtlu9EoyB0SsF6lcaDZnDtXuGemUddrCaJB0M0oI9RJoxCAjOGZiKjj&#10;yRMu/rnNHXU99TJ+3icwzNkzVis5P01E+PR6eGQ+u/rP+8muOz9N7YKYK1VaLt01E867FFiZxCBY&#10;6ric6f6ZjIie3GyapCvTlDEtdvbxmWSMpdKdncbVKjHh9CTd3rNEnrm5EDBXurnSAVlSDYIkyoTc&#10;8ZGspHGTc0wLpVu4mdbBMTcQXXNFEGOMMeZKfuAHfuAnfuIn2q/n5+dXV1dv9BEZY4wx+zAO8ifn&#10;65VpCoJTvRv5l+RJlJWpnOy6kz3/8Hx+oy+MMcYYY4wxxhyBxx577OI5oP/5P//nN7zhDTf6oIwx&#10;5oUsiZ6bpvPTtNUIAAWiaFKogggEZEzt/K/c0VLpTvZ8x78I5sgAAKqof77RbDVSJ91qpEqqitxR&#10;wZQ5cqQMUkJSRNE6SZMgiowxLFzPU+7ogZls3ubZGGOMMca86G1tbf3hH/7hRz/60SeeeGJ1dbUs&#10;y7vuuuv+++9/3ete9/KXv7wsyxt9gEemaZqPf/zjjz322Cc/+ckzZ85UVTU3N3fbbbe9/OUvf81r&#10;XvOSl7zkmq3FTdN827d92+7Dn//5nz958iSAlNLHPvax3//93//kJz95+vTpoijuv//+V77ylW94&#10;wxtuv/32Yz2pc+fOffSjH/3TP/3TT37yk+PxuNPp3HHHHffff/+rX/3qRx99tNPpXJ9r+853vvPs&#10;2Z3c1z/6R//oNa95zXG8i6q+9a1v3X34S7/0S4uLi9fnBK/kR37kR374h3+4/brf79+ESwaYG6tK&#10;+tjZarVKddJT3YPXAI6DrFZyW8+d6vmXzt3CM3BWpunT6835aWqSnuw5t7cLoqqrlVRJb+v5k133&#10;4HFeAVX91HpYrdJalcZBBznPFMR7a1uuo65USYHlrisdvWKhGOQM4BOr9blJOjtJyx0+cPtFG608&#10;0XWPzOdzpWuvyRe2QxU1ik6jVknb+m7dSddT7qh01PFERMsdd/fA51cNln12ozkzSU+PYsfTUeWy&#10;RkHWKhkFmQQZFK7r6WTXZVfOcp4ep0mUSdRBRm1mW6GjoAT0M57JeeYAPd2X2Gxkq5E7+/6eYXbH&#10;5Tq3VfX973//7kzySz36xm9589/7icHC/tYHaZ194lO//Ys/+Yn/369fKfH0HT/0P33Nt313+zUB&#10;ntHLeL7krqOnx4mIROXOfnaYK6CqVdL1WqLoJOokaNu0TISkKNucMKCAKkSRFIp2JBaFYyYUjuZK&#10;Pj9N06jTqMO8Ham9tiQ6ito2kDM0KUZBPKibXzviq9CtRjueOp4uzfSq6mYjm42qKhN1HQUgJPWM&#10;vufS08X3f1KcHscgOmqEmXKmIJoUjpAxEdQx9TMm7AxBe6aMKXd09XDmNMr5aeplvFC6uwb+rsE1&#10;PqY66cfO15Ok5yZRFPOF6+5hZcsoWKlSEF0oXdfTS+fypY7bauTjK/V6LaMgJzou33+KdBR0rUpL&#10;HTfI+XUnjqbQ3RhjzJGzNS2MMcYYY4wxL1KjoAAa0T0MJB6vnBmQqGgrr40xxhhjjDHGGGOM2TtR&#10;fWacnh7FINoknUStkga5zGRCxygddTzXSZ+ZpPmS7xlkL4bgdOnpFQv5+Wl6ahQLR0kxCVIlHUeR&#10;8JwtiZAx9TPq+p25fad6/o6+9zd6CNEYY4wxxtwMhsPhG9/4xud1UL8g5Xn+2te+9rWvfe2R79k5&#10;9xVf8RVf8RVfcf1Panl5+c1vfvOb3/zm6//Wu86dO7ebl+73+69+9auP6Y0mk8nFD4fD4Q08a2P2&#10;omBkTKWjcdAgyA+aQp0m9QzPx1iwfH0slNz1NFe405O4VsliyXuJkY8jJlHnCnZMd1wrgnhIRPTQ&#10;XP7JtZoAT7IVZBppJueux1UONYhu1TKOmjtaKLlw9LL5fHDhwwqCKArgMOMwnmkSBUDTNiQTLXbc&#10;QslrtZybpPU6DS43OavjabF0J3u+uFb8MSnOT9MoiOi+u7Wvop/xKGgPXCcdBykdT6LOXLlg3POz&#10;TcJMAHQaVRXdjBxjcET3f5O0jW13rnBZiOiHf+wfb6L85z/xQ5fd4GMf+Xef/M8fevk3vuUr3vzf&#10;3P+6v8h87Z9tVX3m0x/7T/+vf/Znv/Pvr7LZt7z7e7/1u7+HoQwwoNCgVCVZnco2o06aVKNolfTA&#10;kVYF1ioZR02qVdRaVIHCc87EhO0grFS459/wUTQIgkgQyRgKPjtJTZul3vtbq1YCBjJuw8w0DskR&#10;df2elk+4kOPGZd+UiGYLB5WtIB3PtehCQQreDrLRCBowtfXRTIStOlVRJ0mhyEjrBMfoOmrz0rOF&#10;7x9o5mXH82yJjUoKJ09tx6XONRb3LBw9spD/2VpzoutXq7RSpTJgpnTFFd48iW4H2Q7KwFLpSk/3&#10;zWRtc/vpcWzz533PB8hLA+h5jBxtNtLxdH4ST1rRtDHG3JTst7MxxhhjjDHmRWocRBRRMMhv8HxH&#10;xwCQVNvBemOMMcYYY4wxxhhj9mirkT/faKqok6hbjTRJibR03M3a/mQCAIIIgmgQVEnGITGhn3ES&#10;Xa/k9r67a7CHVo5bHBEtd/1Sx63Vcn6a1iq0E2STQlRFQQS+aEruIOfljlvqOAtLG2OMMcYYY47K&#10;r/7qr+5+/fa3v535uCKdX/jCF3a/npuby/NbuGvXvEgQ0ULp6qREMg56sBhbUp1EGWYOwPwRdf/e&#10;wAty/0z2Z2thvnCrVVqtZLF0V++mHUddr1PH0yDn23que/xr5DHhkfniic0AxNLTei2rVdpkdDyV&#10;njOCY4KqAlFRR51GqZIy0UzBw5xLRw/N5xenjlUB0M7/HZheyIpeNAmrvcEWSqeKcZDphdUGmVA6&#10;6mX7SE6uV0kUk6CFo4PdqFeyUPKZSep52gq63YgnzFw5+Zw7chEERIUHJlGDoOvJMy2U7qhGs+qk&#10;7Y3Uv8KRiOKTa81f++/fW/nuL/7oey+7TairP/nwv/6TD//rmeXbHv2mb7n9oUcX735g6a4H8m7v&#10;2f1I2jz7zJOP/d7n/vh3n/jj3906f+YqR8XM7/oHP/Lf/q3vvTScr3CToFtNmkYVKBTnJmmY00y+&#10;p0UHLhZFz01TFFRJmgQCCkYiKh31MxpHLZimSTOl542reibPKMFN0jppaKTjqUoXVrfUPd3fURBF&#10;O46ahMzRJAiBup73eBK7S2le5axnSw6qVZLljlNQ36PjnSiq9rBFm6SNyDhoVADoeModeQIRMaGf&#10;0yBzbp9X9WIDT5XDRi1dz09s1HfP5JMgQSCqTFQ46nrqXfT7oZfxKxfyT68HRxgF2azl7DjljgqH&#10;nMkRiCipRkGdtIqioF5Gs4XLGA/MZMtdD0AUa5VMoqhicNAmdiLqe1qrJYiuVMki08YYc3Oy387G&#10;GGOMMcaYFylRFVUAN35dWVUmJEFIqopDjCUaY4wxxhhjjDHGmBcLVX16nL6wFYLoei1V1IyxULpu&#10;drnhJUYJAqBKjWDUyFaTRkFmC5Zt3azlofn8QI0gt5jdCbKiOgo6amSaNIomBRMcoeO542mYc/Yi&#10;uBrGGGOMMcaY62l7e/sjH/lI+zURfeM3fuPxvdeHP/zh3a//4l/8izf61I3Zk+WuOzOJ/YxHQQZC&#10;B1jCbKtRUupnNFvwNbuCb34zhburL1/cVlFer+XMNM0Xl0/2JtWNWsZBO54WO26Y8z3HXDG9iwgP&#10;zGazBT+5FQpH06jjIKOg2026sMmzCdGMaabgQcZMWO66+4bZ8z5lRxeak0EHjrwn1XZo7LK5YSL0&#10;c+4f4pQ36iSKOuncQfOWV5IxLZRuRVGlFAQbjc4G6V2hyLp0tAlypHWSkCCgjqeMaTbnA5cqP0+d&#10;VLQdK7viD9Tnt8J2IyvT9Jf+23fOzwz+2ff/7RjDlXa4ee6Z3/3ln9l9OFw+leVlPRnVk1Gopns8&#10;qrnFpR/+2f/3V3z11132uwT0Muplvklhs9FGUCVBQ0GxWOwj3hvavHTSSdSoyJlKhypBAACFI8e0&#10;qSkIplFdRpfeawQqHOUOkyCTuDNHMQkku/a9LYppUk/whEY0JCRF19Pefym2gWkGrv6S+ZLPTNJG&#10;LSe67lTPzRR+ZRo3a6nSTuL63BQKHTXScVx68oyCqZNR1/HhFjYAACKaK91To/jUKD4zxrlKLh2d&#10;zpgWOu5Ex7XF6R3Pjy4WX9wOz4xiz/Mk6iTKOOi2PqelJnc0zF0v53bdgQdm890K6+0mtZ3hbfz7&#10;wLoZrTeYRt1qxGZ7GmPMzcki08YYY4wxxhhzgxGRI7SDjXWS0t/4ELcxxhhjjDHGGGOMuZmp6pNb&#10;8fQ4joOu14mAhY7r7WGeFxEVDkXHDYXXq7RWSRVVFB9faV4+n5fHX0B0k2CiYU7Dixpyoug0ap00&#10;CdYqYULGVDrYYJ0xxhhjjDHmSPzrf/2vd79+y1veUpblHl/4q7/6q7/yK7/Sfr28vPwLv/ALV6/K&#10;fOKJJ373d3939+HXfd3XwZhbwTDnmYKTYhxktUrL+2xJrqKOggxy9kx39l8gEYk7+j4pvjyKnmm9&#10;TmcmqXDoeM4cHJEqomCaZBoVwGzBw5wHOT88n1/n/N5ix80WfHaSnhnHjicFmqRBVBQKMMET5Y4c&#10;gYCF0t3R95dtLS4dtcMwQfTAi9kFRfvao0oOP88oaJ0UwNFWTLe6nhZKN4kSRQk4M0nDTAaFK/j5&#10;dcG5I1UIUCcUjH5Ojmi24EF+ZANZo6BMKD0tlJff50Ytp8dxq5Fp1IXS/V++/Ttf/qrX/I/f/7f/&#10;7LE/3Mv+t86d3u8hvfy1r//R//lXlk7eds0tezmL6nqjk6gKAnRF02K5p67pKHp+mkLSSVQBen5n&#10;BYek2n7mmaMOYRK442UUdBKld4X7lYBexnWSUYAoVDEOOsyvdgyiOkkKoOMpiOaeRo1mjH39RLSz&#10;EJkou+rt4IjmCrcyTZOoZyZy54DnihxAEJ1G3azTOEgU7Xk62XWFJ7pqbfV+1UnXa4mCcZLS4ekR&#10;CoekaBPIjpA7Kh3VSc+M41zp7h34bsZMuHeYner5p0fx/DT1MgIQBaktziE42smWzxV8W8/PFs/5&#10;0CdR27fuHW7Il4k8UyMqimmUbmYDyMYYc9N5gfx9wBhjjDHGGGNuaUTUrvCoh96VMcYYY4wxxhhj&#10;jHlh281LbzayWUvH00LBvM+JpBnTUseNgq43KU6xBHxitX7lYvECaGHaO1HdqGW1SluNTqNcdhtH&#10;mCncXMGLpcteTBfHGGOMMcYYcxgicvr06RMnTnjv67r+yEc+8uu//uu73/3Wb/3Wve/qVa961W5k&#10;+ty5c//hP/yHt7zlLVfa+Atf+MI//If/cPfh8vLyAw88cKMvhjF7df9Mvt3U86Vbmaa1Ks0Xe8o3&#10;AghJV6rUlhgvddxMceCK4psLEd0zzLqen9hsSu/bAueN+jkjGJ4xyLifkWc62XX3zeQHzRofime6&#10;ve9v7/utRtZr2W5SlRBFReEIhaOup5mC50t3leTnIOeVihyhirrPyPyOJBpFezkzoc1SHi1VnSYN&#10;clyRaQC9jBZKf24a+xnlTI3i3CQxNPfsCAxSaBRtBHVSVWQMz5QxzZfuYBftsqLoJKRB7ghY7l4m&#10;cySqT26GINispZ9x24Z930MP//Nf+4//n//tf/l//OP3jbY2j/CydPuD/+bd/8Pb/87f935PDeqF&#10;owlzzqkN8KsqwOu1zhXXCv0qVqcSRCdRRdHLqC2nFkVS5I6Y0P6MLXT47ES7HpOok6hdf8X9Fo6j&#10;yDiqQIOginqlZStFtUoQQTcjEDJHIUFVS7e/32lJQEC7IuTVt+w4ZI62Gul6OjOOt/c9gIwpy2l1&#10;mroZr9cyU3DnqCPBG7VsNSKKJDtLWBZOhrn3DAJUNSrVUSZB10n6GYtis5Z7Bv5UzxFR6ej+meze&#10;od9qZLuRaUJIApAjlJ56Gc8WfNlzr5MqIAp36BPyhCQA0Ai6R3t1jDHGHAWLTBtjjDHGGGPMjRdF&#10;S8cAisMPyBljjDHGGGOMMcaYF7Rnxmk3Lz3IeTang/V7ENEgp9zRuUk8N8WJjvvkWvPKxdxd5yqi&#10;GyGInh6n0+PYVh5VSeukUTQKBIqdMhPKmDKHKulaRU9uxfmC7+j7I6zrMcYYY4wxxrxQxRjf8573&#10;XPZbb37zm+fm5va+q/vvv38wGGxvb7cPf+EXfuHjH//42972trvvvrvT6TCzqk6n06effvpDH/rQ&#10;b//2b1/82u/7vu87wkJIY45b19M9Q//kZpgteKMWVZkvma91D0+jrFbChKWOa3N0N/o8jthy180W&#10;5Ze2w7kp+hlE0Y5mMMER2v7b2cLdNfDDm2DIYpjzMOeDpVTmS/f5rdDNeBxkVumaH/2lxlFV0fU0&#10;W7gDvPya2oRnUrSN2cek66mfcS8jTzRTcJV0GjWI1klFte3R7WU0W9BaFWshEcyVfIR5aQAbjRDR&#10;IOcrJbFXpjKJsl4nJswWz27AzG/5jnd8zRv/zz/34+////67/01SOuzVGM582/f87W9/538/mJnd&#10;zzXkDZLCcZ2kcFQlrZIAKBxfPUu/0aRadBpVVHuZ283F16IEZEzdC+3EOdNC4Vbr1AGmUcdBu46u&#10;tKhl6akWrROioBbxwv6SLUXR5rQ7njKmnFEnNEkypn2ug6BBtT3May6OSUQzOa9MU530/DS1kenW&#10;apWmO7nxo/zFosDKNE2jNkmrtrCd4Zl6GXc8us8pf+Ym6SjIdkjjIPOle3IrTKLcP5O1f7ZhotnC&#10;ze5njYy26xs4gp9fop1diVpFjjHG3IwsMm2MMcYYY4x5kSLamUsqN3rYSrCzqKrf9xCnMcYYY4wx&#10;xhhjjHlx2W7kC1thHGSzln5GB85L7yocLXf9+WlamSYmfH4zPDCb3+izPEaqeHocnxrFJDqJOg4y&#10;jYqd3hXkTMwMhQJJtUo6CgrAM/oZJ9HVKi103L0DX/obPwvZGGOMMcYYc8spiuLtb3/7vl7inPu+&#10;7/u+H/zBH9x95o/+6I/+6I/+6JovfPvb3/7ggw/e6DM2Zn9OdV2dFKPIROt1Oj1JM7nr+csPfgTB&#10;ZpMmQQtHix1XOnpkIfcvxJk3uaMHZvN7Z7Bepa1GplGSgokKR/2M5gp+YQxTdDwNcw6i2w22ap0t&#10;9/dRimhbluuZTnSPpWm8LfhWvVZT8aERMJPzctf3M1qtZBzk0m06noc51UlXKtmsteP0qFLi0yiT&#10;oLMFe6a7BpcJHKnql0ehSVpFnbvcugbzS8vv+8DPv/t9P/aRX/tXH/7VX3ny048f4DCGC8vf8B3/&#10;3f/p7e9amp8ddPb3gTpC6UgUdSIBCqY6qSddq1Pp+Uo54pB0q5FGEARd/2xeWlRDkoyJgP5Fietu&#10;RgK3XicCJlFHUTseni5zezgiT5RIg2hSmibtM3Zz96oaFe0QZddT5mg253HUqCJAuc8+86QQRdkW&#10;Yu/htaUHEyZRiyDTKB3PAOqkVdIqCtO1c9d7p8D5aaqiTqM0gpxROmqE2kB7HfG8RvPc0bxzA+G1&#10;Kq1M08yFVSF2U9P75fjIfnZVtP0EX4j/zTHGmBcCi0wbY4wxxhhjXqQ6nhzBMcLeMtNnn35qOh61&#10;X5fd3sk77jqqI0kCAI7pJljs1RhjjDHGGGOMMcbcvET1c5shiK7XUnrMFUczyatwNFe41SptNQJg&#10;qSszL9CBqknUT6/Vk6iTqBt1ioKMMZNT13N2hcl/SbQSTJq0UaetRvoZi2KjkvtmsuXOs9d/fX39&#10;9OnTu6966KGHmF+Y19AYY4wxxhhzYIPB4J/8k3/S7Xb3+8JHH330ve9970/+5E/u/SXveMc73va2&#10;t93oMzZm34jonoF3hKdGqXBYq2StShuE0lHpyRFApIogWgWtRZkwW/Aw546nR+aL8kiLdm82jrDY&#10;cYv7zI7eWu7o+61GBjlvNamT0b6ymqu1KDBbuF7GC+WxXKX2aIja1faOS7tzIsoZdw2yuwYIScdR&#10;mqRJ4ZgyRs9z7iiK/h/n6oUSZydptZLF8giGCkPS1UoKR8OcT3Zd/3INw6Ook6jbQRyhf+UK4vnl&#10;E9/+3/0Pf+1d/9fPPf7x3/o3//Kx3/udp574XAjNVd49LzsPfMVXP/rVX/fIV339XQ+9fJTIO67S&#10;TrP3vgxznsaUO2qSdh1FwjSpZ16v0+IVbo+1JqmiipoRPOmFD1ynUQEqPZeenhdC7mfEcKt16hOm&#10;USdRM6ac1TOtnv5ydWGqYd7pDk7eqeAoEpI6QpOobUdOiippFHhCx5NjWihc6bBeS0wgQrbPz7RJ&#10;SoBn6vo9vZJBHU/TKHMFbzXa8QDQpvQbOcq8NICNWqqokyhR0HGUOwDkSAGKouEKdc0Z03LXr9ey&#10;2Uj7mfQyPtU7SBSucETYx3zRq4jaHj9eGCtWGGPMC49Fpo0xxhhjjDEvUoOMAeRMjexp+4/94e9/&#10;+QtPtl/fdvc9b/q27ziqI0miABwhdzaCZowxxhhjjDHGGGOu6OwkjYOs1QJgoXRHWGjTy6hOvNlI&#10;1/OTm+HVS8WNPtejtzJNn90IjehqlaqohaP5Lhd8jV4gx9Rj9LwPottBt5o0jjJfuM9uNJu1e8ls&#10;3r76ySef/Pf//t/vvup973tfnr+Qy7qNMcYYY4wxV+ec+wt/4S88/vjjk8lkMBg89NBDX/M1X/M1&#10;X/M1B/6bwhve8IaHHnroF37hF67ZL/3QQw/9nb/zd+68884bfQ2MOSAiumuQDXN+YjNmTHXScdAq&#10;yaTSi7ZBzjRXcs+zYzrR4XuG2QuyX/rFZr50C6VToE56fpqWuy7f28e6Xss06nzpMkf3z2THdHht&#10;epQJSY8zMq0AwMDuLZ05mnWXSfl6pgdns8fXmrmC1ypZr3WuOFQDdhA9XyUmLHZcN+N7BpdPG61M&#10;kyomUft7+Kkjope8/NGXvPxRAJLSmS9/6UtPfPZLT3zm9FNfZHbd/qDb75fdfp11Zk/dfeKhVw07&#10;RbZ74ipBtFSaBBnsc4XHwlEvIwBRdCracWh/kwDc5HrpfdUkrSNqAaDlRWXEdUJUdDwRMFdc5hi6&#10;GXl2q5UwaRCtko4jHOknH/uDs1/4LAEgWrztzr/4tu+oEzxTEI1JpyoABUFSMKHrKWPKGIulyxxN&#10;owBIqg4Xgtt7vHmAIMgdEbD3K1Y4HoeUFFtNahva28rrKFpmR/Z7tUq63UidNAg6nnY/AkcEqOjV&#10;YswEzOVE4M1acqbPb8W5wh1gjYz2lsiZqnSoH+EoGkT7OTtCYfM9jTHmpmSRaWOMMcYYY8yLVC9j&#10;AnJHW3VSdUc3v3TfpkmZkDvqvaAXuzXGGGOMMcYYY4wxh6GKL49ilbSKOl+6Ix/PmiloErHRJM9Y&#10;rdIxtfHcKKfH8cmtOI2yOk2iOl+6q3TgXFbGNF/QwNNaLeenaZgzgEbql83lzuZkG2OMMcYY81x5&#10;nv/mb/7mjT6KG8k59/73v/9o97m8vPwDP/AD29vbjz/++J/8yZ98/vOff+qppyaTSZ7nJ06cuOee&#10;ex599NFXv/rVi4uLN/rsjTkCs4V79RKfnaTT41g4BVgUSVUBBhwTAY5ooeNu77nePv+Ob25mD8xm&#10;o/Oy1HHnJuncJM0V3PV0lRiwiK7WMo06U3A/o7v6frjPbO3eEVHpaEyAUhQ9ppR+UDgGEfaSCJ0r&#10;3d0D/8XtKIqNWpLSQsl8oGHDJun5KkGx3HWFo4dmsysNeW3WUiVVRXefeVp27ra7773t7ntf/41v&#10;fM4OG9ms03ZQJrr4pDOmEFUUVdLB/s9ornBVil3PoyDThNxxk7Rwut3IpSOf20EU2iTNmJl389Ja&#10;Jc2ZcqbZgrMrXJDc0YkebzWy3SBjNAlBtBFtS5EJGpI2AkDbEvFKkEEloHC0Ex4mncl5eCFGHBSA&#10;JkW+z5LnNmvd7jbb8/3Z/gYN0vZpA0AjKgpRHOFNvl4lUdRJc8ZzI+tKgAJJVFWv9MNORLMFNUnW&#10;qlQ4+vxWeNn8vpeh6WfsmTqeppWGpNlBO7TbC9VxNFsc5aqmxhhjjpBFpo0xxhhjjDEvUkzoZTyJ&#10;qqBGtDjoENghqWoVUToiYL60f8IxxhhjjDHGGGOMMZe3UqU66VYtjnYKMY6WIxrmvFFLzPHMKL6Q&#10;ItNnJ/GJzTCJulolz7Rcur1PGXyezNGJjluvZauRdqL2ZzbCQ3PHVV5kjDHGGGOMMc8zGAxe//rX&#10;v/71r7/RB2LMsWOiUz1/qucnUTZrmUYNogJ4osJhkLthzjdoso85RhnTyxeKT6zUy123WqXVSkYO&#10;M4UrLlk+MImOgmwHVWC+dP2MTvX8Hf3jHdHqZbwdFJBG4I9nnlcdpQ2U9jwDUNWkkOf2Tl/sjr4P&#10;AiAy0XqVzk5kvuT9TYRTbAXZrJNnXupy6fnh+bx7hZUIkug4ap2USI8knK6q4yBBIIqOe05Ldhuf&#10;jqpNOsiembBUunPT1MtoHDSoCKhJGJPM6XOC5aI6jdokKJBfuIOmURpBzuh46nq6ehSfQbO563sd&#10;BR01KXfc8ZwxRKGKBDRJ28JoZk0KAuWMXsZM6HkeFs/5bZYEqlBgX+n3IDsFzkyY3U/38c51Fq0v&#10;dC8nOeIi9UnUIKiSEJ6/FgAREVQVAOlVS7UJmC/9mXHYaoQJk6jdffbTELDYcU3SDZKtRhY6B/l1&#10;oYrtIKUnz7R4oD0YY4y5DiwybYwxxhhjjHnxGuTcjqCNgxTuxgxgBUEQHeYuc3R8q5waY4wxxhhj&#10;jDHGmFvd+WmKgirpbHFcpcb9jDYaHQXxjDrdsEUGj9ZmnT63GadRV6tUOFo8aNPOswhzJXuH9UqA&#10;RMCTmzf6JI0xxhhjjDHGmBeurufuMYVTzU2p4+mVS8Wn1hpHGAXZauTcJDGhcOSZoBCgEY2i7caz&#10;ucsc3dX3d/SPvfF1mPNqlRxhuv+45l5E0SDo5yTAep2+sBXGcedMATiiTkYzOS+Wrp/tlG8T0b1D&#10;nzF9cTvk7FaqdHaSehkNM75mia6qTqJuNRIEvYznCld6eng+71+5ub1KqqpBNGM+kqvdCKIgiF6a&#10;CSciJhVFUojiAEOiuaPF0q1UqZ/RJEoTdSyaOTeNevGSlHVSUURRT3BEQbSKqkDpqHBUetpjttYz&#10;zRY0zKlKKBw8U/vRlRemBVZJqyhVUlEF8VzBvYwuHatU3UksE64eIn5Wm/r2jJxpkPG+1otst1XF&#10;hcT0s8F12tu7X9MoiKgGaXtlLjlf7MSl+VpvlzF6mRsFmcn5zDjeN7PvhSxPdd2ZcRzkvFlL/0AD&#10;4FshRcFCyYWjxRfQqqPGGPMCY5FpY4wxxhhjzIvXya47PY69jMdBZlUPO1fyQKZJAHQ8LRTHPmpv&#10;jDHGGGOMMcYYY25RSXW9TpMogB5HxXSLiTqOJ1FnC6xV6VTvlp9REJJ+ZiM0SVarlDOWOkeWAh9k&#10;DMV6LZ4FQFXLjT5XY4wxxhhjjDHGmBeI0tGji8VT2+HpceplXKe2BFinURRgkGf0cu568ky9jO+f&#10;ya5PU8VC6T6/FboZj0KaP0iG9xomUQWYBK1jYqBO2ohGgSqI4AjjSNu1PD2K/ZzvHmRzBQMgojsH&#10;vpfRn2+EU462G9lqZBxSztTNqHTk+dm+4ra2OiStBJMgSZE7Wu5y6Wi2cA/OZflVT6stIk6KowqM&#10;t3PnouCy78uAqAIUVfMDzawrPS133EqVmBiQSdStOonqMpA7ypigOo0Q1UbUAdtBROEIXU+OqJ/R&#10;/D5jsUzU9RhkPMiobZkeZNzuhAhrVdoOOg1JAQVddr7ifiueRXUclAhdz7mjmf1UTD/7pm10GQDg&#10;CHxhz3vMbF/18FBFDQKC5peOzmr7HgTSvbxVL6NRwDTpapXuHfr9zrfsZbzccQpMgqxW6UTHuf38&#10;HFdRtxrtZ1Q4unvgbbKnMcbctG75f+A0xhhjjDHGmAPrZTzMOQq2GxkFHebXexBLVEeNdjwxYb60&#10;BXGNMcYYY4wxxhhjzOVtN6KKKmnh2B3nVKyOp2klUbHVyKnejT7tQ/v8dqyTrkwTExaPLi/dGuQc&#10;FFuNlI6+PIoH67oxxhhjjDHGGGOMMZdiwt3D7FTPn5nElalMnFy6wWzhTnbdfhOth1F6GuQcRLcb&#10;2m7kaHPaqjhfpZBAQOno6VFsW38dgYkEO03IABUe/YZXp2m54142n7flzPOle80yf2ErMqVBzuMg&#10;46CbjWzozuViIoWqQi480/HUy7h0lDm6Z+BPdK8dL2orr0VBR3TqddKkqoC73A6Jc8SCWgAAgABJ&#10;REFUdvLD+00RXyx3dLLr1+uUlJLCM5qEtUp232LUSCMIAmLKCR1HnskzZgt3uC5xYgIIuUP/wiKY&#10;Rc83m01yrIrz01h4X1wypMi7z+zhrJPqJCqAnidPWCz3PULZvgkTdn+Q2uYXR4iHuOy7GlEAUdTR&#10;ZSqmhQhQJmR7u6VyhmNUUWuvddJy/x/QvcNso5HFjjs7SecqWe64PY4aV1FWpilzPFe4+dIt7a17&#10;3BhjzA1hkWljjDHGGGPMi9ptfb/VNKWnUZBBRte553mrkaSYLVw347nrOHxvjDHGGGOMMcYYY24t&#10;7by3JmnPH++6e6VjQJqko3DL1yZv1uncJG7WEgTLnWOJms8WVCdarVIU3ajT9Zyha4wxxhhjjDHG&#10;GPOClzu6a5DdNUCTdBK1TgKQI5Seuv7yDb3H7fae326k42mrkV5GRzXipMCXtsMkaO4wCWBoN+OO&#10;p4IRlaZBp4KkCkUQHQdZhRSOzk7SZzbCS2az5Y5b6riM6SWz2R19//Qonp/GfgZR1EmjtlXVSsQE&#10;ZEwZo+377Xg61fP76NrdOV/lI8pMR0ESADjWZSKZsFC6fkZf2E4MLRzd1vchaRRVoEkKUgJmciIi&#10;zxjk3M+OZXVET1jq+i9tx66npDg7iXOFG2TPuZhM7cqMKteqXW5Ep1GYqJezJyx1nd//UUdp35Sy&#10;C9HhbsYAMkdNEuCwH3S40EyeX27oNIm2p7zHYW8iypnaGPY0odx/JC5z9NBc/mer9VLHnZ+mM5M4&#10;X3Dn6m+v2Aqy2UjmeLnjOhm9ZDa7zhNNjTHG7ItFpo0xxhhjjDEvagulKxwNcz43SVuNzBTXb1Jj&#10;FN0O2s8oY9wzONSKlMYYY4wxxhhjjDHmhW0aNSlEkR1xU/LzOVIiBNE63ehzPrQvjWIU3Q7Sy6g8&#10;nqg5g+YLPjtJkyDjoMNcDzAr0RhjjDHGGGOMMcZcXe4od3T49OaBKbDdyFYjk5C2g4hiEvX0WBZL&#10;Kg49HqTAmUnaDqqqTaLZXE/2soxpHPRcJSGJQpMiiopCFESUko5EJxE9z59ca9a77sktOtH1d/R9&#10;x9MDs9l9M9lalTYb2W5kGiVdVBdcOOp4msl5rnQ9v7+KkXZqHQEiR1BArKpJIFCCEhSXJIT1wnNH&#10;MuJWOJ7JlQk9T4uli6p10phkqyEATDRbutJRccwDsKWjfkYgdJk9Y72SSdDZgtv3jYKYNAhU0ST1&#10;DL7cJ5RUq6hRkTF1PHvCctcdLOXdNodnjM6FCYxtXLxwtFWLqB5ybYKkUEABvtzHGAUEdUR7r2x3&#10;TE0QtFn3Axnm/NBc/pn1cLKLlUrOT6V00s+5457/45BUJ0G3g0RBL6P50nU9v3whP55AvTHGmCNj&#10;kWljjDHGGGPMixoBdw2yz240g5w3m1R6Pu5Bz5aqbjQCYKZwMwXPFTdsQN8YY4wxxhhjjDHG3Pyi&#10;qKgCcKRHNEXw8oiIAVGIalJcl6GyYzEKslnLdlBAZ49zncR2juk4qgLbQeeKW/aSGWOMMcYYY4wx&#10;xphLNEmfGcdz09RcKMsFdBIFwHqdqsSlk17Gg4wOHJ1eq9LaNAaBIxpmdEffR8HZSaqTimrdBmgB&#10;gjIRA0TkPaJoLbTVSJVoEuRUz4vEs5N4Zz+7o++YaLHjFjsOgKoKIAoC3OHyr+16jo7pSJZbVAUA&#10;BTFdPrktijbGu9cS7Gtpd9PL+O6BH+QMIIrqmWqtSlXSmb3Hdg93DEw0V3ISzBY8ibpepadHUdtv&#10;AQqaRI2KoJCgBGVCxu2qARoFjWgUMKHrKWMqPS2U7sADuXVqS56peyEy7QiDnOukm6Bp1F52qIvf&#10;Dmtjt6H8YqpR2zUoqbPnJS9558ZB0oPn9udL94pF+vR68EyjoFuNrEyFCRnDETGTqAZBFFVF4Wi+&#10;y6WjucI9OJdZXtoYY25+Fpk2xhhjjDHGvNgtd3i1cgpMo6xVcqLnrsPY5yhouzykZ7pvmO1rtU5j&#10;jDHGGGOMMcYY82KTdGciGB1nXrrFRO08tiR68Kl2N9rZSRLFOEjPszvmwbdhzqIIopMgs4XNmDPG&#10;GGOMMcYYY4x5gXh6HL+0FaJiGnUcpE7alis3qY2t6lYdU86iGAUMcz5A5naa9Nw0BQUT+hnd1vPj&#10;qGt1EkGVNAgIO3FZh4uXUiQAXdVRAwJEcXaStjOZyflL22GtSg/N5+WFkT0icjiatRHbIuKMaRJE&#10;VQ85503a/6eqlxvz3KkmJmI6soUd22v17FvvPk8EHEFv9t4xsNxzJ7r+U+tNezx10iCqChClJAKI&#10;qog6YiLUSbUBETyTI3Q85UxMGOY8fO5dFwVJVRREYIIjusrVU9VpksIRARffvUsdt9WIZ4yD9LJD&#10;zabkC9f20oBzUIiidOQIe38TARHa1UUPdVv0M37VYv7lUXxmnPoZVUmrqI1oEFVRJvKEXs4dzxkj&#10;Z7pr6E92LYJnjDG3Bvt9bYwxxhhjjHmxI6IHZrLtIIulOztN61WaL/hYM8zTKBuN9DIa5nyq5w45&#10;qmiMMcYYY4wxxhhjXvCYdlo4FMfbMg1AoG0w+5bO/q5M0zSpKPrHP/iWMxyhEc2Y6qTlLZszN8YY&#10;Y4wxxhhjjDGtpPj0Wr1eyyTqRi1RNGPqec4dmECgc9NYJYwDtmqpnHY9qaKKutjZxyKESfVL27HN&#10;RXc8n+q5UdTtRoJgGhWEjiPPuFIztCPqZphEzR05AhPWKplEFcXHVupH5vMjHxnLmApHhaPtBlHp&#10;cPXDO8OPRAS5zJhnElXAM65Z6qtAupATxk6N8+VfpRe6jnc/o51juBClvg4uHCSpYq1KGcEzxaAi&#10;yoASASpEqqqKBGq7lIngAEekqrnngqmf8zDn9kSmUaukddK2C/3S69x+al3//C70oIiCmZwzpmHu&#10;dp9f7LjPb4VhzmuVNEnzQwx4MoHaK/zckW1VbZIykDH1831M10yibev44e9uz3TPMLut78+O42ol&#10;46j63GA3Ew1zWu74xc5RNZ0bY4y5HiwybYwxxhhjjDHIHT0wk31qrZkteL0ShSwW7pimntaiq5Xk&#10;TPOlmy/dvcPsRp+9McYYY4wxxhhjjLnZOdqZGSl67DOzRJWJiejWnQU2DhJEp0H8fvpJDoyISo8k&#10;AFBFi0wbY4wxxhhjjDHG3Nqi6J+tNttB1qo0Dlo4mu+4wuHiVOcdfX9uKoWTcdAq6ihoVFHw2Uk6&#10;0d1Tanoa5exUQlIHgOlEh6YJoybVCVVST+h4vub4XMbwjCrqIOeSaZjxWh3PTHS54z+xUr9ysTjy&#10;Mo+ZnCdRiTCNku2/VftiRESEZzuI6flpXgIcUXGFq1knbaPCIV1aYAwiZEylo45/dg9J0OaCd5PD&#10;TJQxOYZoOy567CN77cEm1WfGabbgzUbqpIOcHDlRRFGAg8gkoGGoas7UZsLb3umMGYpORnMFi2Kz&#10;kVEjSdvcuCZFUtX2cgLt5XVEQXQaaaNG6WmQcdsWDmC7FiZ0M1rsPKezOWM60fVJ42Yj63U6cYh2&#10;5Ta77gjPS3NHRVR0PBFpf8/h+zZo3fEMoOuP5sPKme4cZHcOEEUnUZukoup2bp5r/wwaY4y5CVlk&#10;2hhjjDHGGGMAYKF0d/T9l0eRgLVKzmtaLN2RD4FOo6xW4oiWOq6f8YOzh1xq0xhjjDHGGGOMMca8&#10;KHQ8O0pEiHq8LdNJoUoZU87HXGZ9nDYbAVCLlp723k9yGAWTAlG0Tterj8YYY4wxxhhjjDHGHANV&#10;/fR6sx3k/DTVSWcLHl4uGMxEyx0+P1UCZSyTqJOgIaVhzuenONG9YmhaVRvBViPTqDFpN6NxI8sd&#10;R8SjWuqkVULBVO41Dkqlw0g0iE4S5krK2Z+bprOTeKLrHl9rXrVYHKYi+FILpTs3TYWjcZBBdqjB&#10;NwI8EZMqIKDnXmWNSdu4d/e5M+wUGAfZbjSIAoiqSSCqotALuyWCIwqsTaKtBp4xyLjvOYp0M8fP&#10;jWF3PGWBAARB4XDcgiAp1mrpeToziUkxW/DulRTVOmlQPj9JPuk0gRk5cxt+bpK26ehJkKeCgEgV&#10;QTSIBtk597bVuQ36KpAUjSgSGJo5EtUqauFormAimiQdZEzAqd7zw2V39P3ZSZwr3Mo0jYIcuLG8&#10;vdSeqU6qUAK1B1YldYScMch479M0G0VSlH6n7fxoPxrPNMxv3UFxY4wxz7LItDHGGGOMMcbsuHvg&#10;mehL24FAq1U6P40LHX9UA2uqutnIVqOFo8WOKz09PJ97W4TQGGOMMcYYY4wxxuxB25iRM1VJZnCM&#10;vcl1VACZw5H3z1xPkyBJkQTF4Ypu9q4d6EuKdqamMcYYY4wxxhhjjLlFPT1OG7WsVamKslD63pUb&#10;MZjoRMdv1LIFZIxJlEmUtVq6UVWxWHLWplcBVRUgJK1EpxEhqSPMFbzRSBQMch7mvDJNQVAl5I6K&#10;/YxpOYIjBNFMqBHNHS13/blpPD+VE0Sf3QiPLORHeH3mSvZM/YxXpqlK2jlc0693cAkAkgi7Z0+7&#10;EQiQu3Ztx2ffYhJ1vU5JEFVD0iDQ3Yz0hVJlBUQRRJCIoJ6RO4oia1WKipyp45+T0O1lnNdChCpK&#10;4Y49Mz2JWkUpPW02Wjo+2eHsohmKTNTx1AG4i7VKiCSKFryTTM+ZpkmnUSaRmNQRtSfLhNKRZzjC&#10;pQtuKjQKomiTpEmUsSr4zCQKyBOGOc+X7tLG5sLRXYPsC1uh62mtTpmj4kBzHZlQehJFlTSknZbv&#10;SRBV9DL2jOF+hnDHjTCh42mhdNdnrUxjjDG3IotMG2OMMcYYY8wOIrpr4B3h81uByK1V6fQozJSu&#10;nx022RxF12qpog5yniu44+llc/mRL3NojDHGGGOMMcYYY16ohjkTUeFoO4jgGDPT0yRMyJn2NVPt&#10;ZlMljaIArlvum4mYIIAorGfaGGOMMcYYY4wx5hZVJ31qO46DjIPOFe4qeekdhNmSOxmt1cLEGdMo&#10;SC26WqUqiSMwERFU0a6zR0DhaVi6bkYxaT+jJqmANxtNoGlMnqmz70ll5BlNUgB11DynjLFYunPT&#10;tF4nJpydxBPdI4sOMdGprouiGbehXz1McrVkmhKYEBTZhScVWif1BEc0uDBKKYrVKk2jJtUqalS0&#10;w5ie4RiEyxxD0p365XFQR8qEILrVpLsHz7kaMzmfpna1Sp05qst0BaK6UQkTTaLOZLzc4St1rvQ8&#10;jRwpeLuRSZTdBS49YaoIokQKoHTU8+QZwBU/BQJljIyphDYJdZLQiCNE1ZmcmXDP8PK3x+19v1Yl&#10;UYQJVibpRNf7Aw239jOuYsoYddLMof34up6YdL5wvOf7JwjGcacW+0T3+AvBjTHG3LJu4X/jNMYY&#10;Y4wxxpjjcHvfPzCb9zI+1fOl5/VKzk5Sc9B5jkmxXsvpSaqTLpQ8V/Bix71qqezeyi09xhhjjDHG&#10;GGOMMeY680yDjLoZqdI0yDG9i6pOo7aNInP76rK5ycQLk1D3Pt/u8AhQVQBqkWljjDHGGGOMMcaY&#10;W9PToxhVNxopHPrXzEtfUDg61XWLHR7m1PXkCL2Mc6bZwvUz7nruZzxf8omuu6PvlztupuDbe/7B&#10;+XyucEmRkjRJpkEA6rqDDMoxQQEFoj57SDM5j4NWSb+4HdORjljd1veeabbgJukoHmrPpSeAMqZ2&#10;AcRWnVQUpSfPaFPrQfTMJE6jTpOOggrQ9TTIuPTkmegKaWFHVDoeZNT1pKrjIKqoEk6P06h5doh1&#10;tmBH1PVUJwQ53qG9lUqCalR10BM976/c5EJEcwW3jcpRUUVpr8M0KtFOcbQjEMEzXSUv/Zx9ggpH&#10;g4yZMIqiqqptOp2usD1eOpeXnpa7DoSz01gfaBZl11PGVDpSYLPRRlA6ZEyzhSv3HMJWYK2KhJ1a&#10;7J5NvzTGGHNl9h8JY4wxxhhjjHm+k1336GI+W/Bixy11nKiemaSNRhpR3fPwcSO6VqVnxnEUpJ/x&#10;bT3fz929M9lLZzOrlzbGGGOMMcYYY4wx+7XUcTlT5mjU7GOQal8mEaLoZdz1dEvPORNFe4EI1y++&#10;vDvmJ5aZNsYYY4wxxhhjjLkFieLcNE2CJsFs4fZbntz1fKLr7x740rNjOKZBTrMFzxU8W/B86Za7&#10;/o6Bf3g+/8oT5X0zmSNq37ROSIqo2P977mhfpKoXD0wNMvKMzVqapOcm6QgvVMZ018B3PHU9bdQS&#10;DlpG0u4qd5QxFNSmmKNqk1A4ckSzhSOgTtpWnoyCNElKh35GGe/9SlHGVHpyRApMoorqJ1brjXrn&#10;mnim+ZJ7GRNhOxzjyF4SXZ0mACI633HXHH9tc+8ZU8FUC8ZB2pLtIOqIPFPbXr7fMhgBRFEwEaER&#10;eKbH15p4hax44eiR+bxwdKLjCDg3TduNHGB0erZgxc7RekbheJDzYM+rEqjqRi11wnzpHOPeYbbH&#10;FxpjjHlx8jf6AIwxxhhjjDHmZtTP+JUL+ZlJ+uJ2LD2Ng9738KPzt91NhIwwOzc7ieoZnsBECqiq&#10;gkS0SlqLVlFFwYR+xsOcHWG24LsH2SC/hWeaGmOMMcYYY4wxxpgbaKnjvrgdhxmtVlILSnfE+1fV&#10;rUYKR4WjU70bNpdAVeuEadIqSlKIqmPyhI7nrie/t6mQuxtdt+zy0snbXvE13+gJMwU/OJs5d9Qf&#10;jzHGGGOMMcYYY4w5ZpuNRNFxkNxRcdBOjNLzTK5RcLLrHpjNT3ScAJfdWZs7DYIEhKRMyI9gSOnZ&#10;dyKimZxXK6mTnpmkox3xO9XzK9MkijOTeL5KJ7r+wCUi/YyaRJ61jsIZTYIyoXTU9dT1FETPT1MU&#10;jIMC6Gfs9h8rV9VGKHPoOFLg3DQtdd2n1ppXLBb9jAHc1vPnp6mf8SikYbbXQcireMkjrzxx+53t&#10;173BsP1ivZaoADRzvLi34d1hzm0iPQUdR2FAQEyUMYlqEIhqLcj3fPWD6DQpEwYZK8BEq1Viwp9v&#10;hIfn88u+pJfxKxbyx9eak0RrVVqvZRIxV7p8z1dJgCZJEHWEjqMkyB3P5rTHFQJUdbPW7SDDnLue&#10;7h1kHW+VNcYYY67GItPGGGOMMcYYc3lEdKrn50v35VE8N4mvffTlUTCOMgkSBSvTdGEzVX3OGJxn&#10;9DIuHJWOmDBfujv6fmhhaWOMMcYYY4wxxhhzCJ7pZNcF0e2g65Wc7B5gcuDVbAcNostdlzMtd693&#10;4jeprleyUqXN5oq9NETU9TRX8FLHXb0E2xHaCXvXre95fvnES3uLucNC6V53onQHniJqjDHGGGOM&#10;McYYY26QrUYUqEWHey6/vayO57UqRdGtRk52r7i0XuYIQBIRRRQUjggHfN92DIyInhdi7XpaJ4yD&#10;FI4mUbtHFzQl4KVz+Z+cr5c67uwknZukpa472O77nrdYSkfbSbabnal3nmm+dKI4P5WkGEcBoef5&#10;YFnmqIiiXU+Zw3Lp1mo9P00nOu6Ta82rl4qMaZDzTMFJMQ6yUctCyXvv+xbVOmkURIUqVBWEmbte&#10;sngPe0bBO5+qqK7WQoAqZgvmPe9/oXSpSqMAJmqSMqO9PdsdJwUroqq/1g4VWifUST2hm5FnWu74&#10;ILIyTWsVCHh6FG/vXz5i1sv40cXiM+sNE8ZRN+p0Zpw6nnoZddzVTiUIxiGNgopiofRBNIgStEmy&#10;XvNsgWteh6RYraSKOsx5tuATXX+qZ6tVGmOMuQaLTBtjjDHGGGPM1RSO7p/J7hn6tUrOTaKvMZOz&#10;AknQDuEpQBeGIJkod9TOh+x4nin4RMdZs7QxxhhjjDHGGGOMORJ39P3ZSZor+Nw0bTQyVxzZuFMj&#10;utlIL6PS0d1Df8Rp7KsKSZ8exzOTFEWTYhqlTgiiUVQBVRDBETxTzjT1NAry5VEc5HxH3y9coYyl&#10;49mzAIiKfH+Hc0CqGlV7zExkw4HGGGOMMcYYY4wxt6JplCiquhNmPrB2dCgIpkGuslnHkaoKEBJA&#10;OEycOcnO7LXnLTPYLkE4jQpgvUrd/lEGiApHD8/nj682yx2cr9LZcVwoXXmA0yDM5HxmkpIiQfrO&#10;ecJyxzFhZZra3m8oetkB89KiqKJ6QsY0zLnwvMR6dpLOT9NJos9uhJfNZUR03zDbrOuZnNdrKaP2&#10;rxWbT6KTqJOodRKgjUJDlRTaxoAJCQATCke9jCdBQ1LHUMFSZz+hX0JG6qBQOCICgsAxHJEjjQoA&#10;UeCvussgWkUVoGAqPTKm5a53hIx5NteNRjtev7gdFjvuSv3qhaOXL+RPj9NT26Hr/SjIdiMrU2WS&#10;3FHGaD8fJhVQEm2S1kmTgghdT4Occ6ZB7qLoNMpWI5u1TCIGGfUzdpf7aIPoKOgoJAItdlzX03LX&#10;PTB7uPUMjDHGvDhYZNoYY4wxxhhjrs0RLXXcUsc1STcbqaJOokyTToMIqG2t8URM6GY8k9NMzqW3&#10;qZHGGGOMMcYYY4wx5ih5pvtmss+sN8OcN2vxhCNZrS8pVqbJEeYKN1u4E93rNJFAVE+P01OjGEUn&#10;UbcbqZMC8IyMqfDsCCCoalIKIqOgWw2Y0PUcRLcbGeR8/zDrX3IRSgdPIEKdpOuvR+tIFKjCM5We&#10;9l5BY4wxxhhjjDHGGGNuHk3SpABwyPUEHQNAUg16tc26GQNgoqCS0bXrdq9Mo2obVb4071o4GgUN&#10;gu2r5rcPZpjzw/P5J9fqEx2/UqXzVeplPJvTvs4liU6jNoLCkYKapHf0nWdMo06iVklF0fV0sLw0&#10;gGkUhXY8e8YgJwCeabHjzk3Tep2IsFK5pY7rZXxH3395FKuk63XKmK4UHg6i242Oo6iiXQUyiqS2&#10;XXqn8FsBMIEBzxQFm3WcRHEEVZop3L4i+W1ymJmY1QEESqpJNEHboLaoJmFcslNVFVAUaRIEcIS+&#10;J0fUzWi+eDZ/Psh5mtJ6nUrnP78VHpq74hKUTHRn3y933Je2w/kpDTKuk06j1knHQUXT7pZEcESl&#10;p9JxxxMT2su7WLICn9+KQOx42qxlK+hWSBlTznAEZlJFFFRJooAIPc8zhfOEu4fZ7b3DLWZgjDHm&#10;RcMi08YYY4wxxhizD7mji1d5VFUANgnSGGOMMcYYY4wxxlwfSx23WXsgBtH1OjFR73C9GklxbpJE&#10;caLrC0cPzmbX50SqKJ9ZD9tBplHXa4miuaPZkruO/OXnPzIUteg4yCTKKKCbUVL86Up918Df2fcX&#10;j9ENC4ftWDiq054P6JCnkxRA4WhgNSfGGGOMMcYYY4wxtyxVADjkXDC6kJRup5ZdcTOgl7mMdwaw&#10;DjwDLQpEkTnyTNklA2u5Y0CCaNs1feRmCn7FYvGptcax26xlO8gkoJ/TwF++Ovg5R64YNTIKosDJ&#10;rhsHAZBU12td6uh6LUm1SZo7+AMFphWYRk2KrmdmLHYcY2c/haN2Vcpepp/fCgulY8Ldg2yzFlGc&#10;m+L8NC1dUrks0O1GN5ukiiahERUFAY4pJ2J69s4RQESToko6iZIEjiGKJOodqereP+7toAJqkhZM&#10;BaMWkJJTTUpJkVSbhCTKJNS2XRNUSVQFEFUCPKHjyDMc02zuuv45NxsRzRXuzCRuB3EVTaN2rloV&#10;Xjh6yWx+90DPT9P5Ko2Dtve5KETRlmy3necAMqb50i133DDfWWiSgPtnssXSPbkVMqakGAdpo9dJ&#10;2w8NnpEzDXPqembCTM73zWS9zApsjDHG7JVFpo0xxhhjjDHm4CwsbYwxxhhjjDHGGGOus/tmsmkU&#10;BVSxWqUoNMz5YONUddLVKoliueNKRw/P5/l1KerYrNOn1kOTdLVK06i5o+WuK/hao22EwlHh3Kzq&#10;KOhWI8/EOF+4L23HUdCXzj177IOMmdBxtF5LUlyHc5omzR05wmxxPUqtjTHGGGOMMcYYY8yR80zt&#10;OFISxYFLjYEEAsBE1wz6DnMmgIEo2FeM9iJaJWWC58svrehY2zOq07FEpgH0M371UvG5zUBAL6PN&#10;RrYb3apj6blgFI4yx0RKChAl0aBoklZR66QXaoTZEe4e+K1GqqQr0/TlUYRSlZQIhTtIVlZVJ1GT&#10;ouPJMy0ULn/uxzHIadRgo5bC0dlJPNXzRHhoPv/4Sr3Ucecm6fw0LZTc8TvvHkRXK2mSNgl1UgE8&#10;ofTkGRcCws/FBKCKOknKpKIkgCPabsQDcyXvpYtbVEchBYEAXUeOybFGRZNACg9V3enfjgpVKEBQ&#10;ApjgibyDJxCRYwwz7uV82UuZO+plvN3IIONnxvH+mWuvqpk7ur3vb+/7KLoddBKkThpVAXKEjKnj&#10;qZdxx11+yHem4FcvFWtVOjtJ60xyYXEB1Wdj546w2PEnum6YW1jaGGPM/lhk2hhjjDHGGGOMMcYY&#10;Y4wxxhhjjLllMOFl8/kn1xoAG7VsNlKlNFe4faWdFdhqZKsRTzjRdYWjl83ng+sy+WytSp9eD3WS&#10;89MkirmC+xntaz4oU9sxQuu1rFapSgTgz1bqRxbydh4qE+YLFwQbjYyDHPekuihaRZ0tmInmCpvA&#10;Z4wxxhhjjDHGGHNLKv1OyDnKofYTkgLIGKW/xpBXx6Nw5Jii6DRp1wPYX2q6TkiKnicmDC5Xw0sK&#10;gkqbAz82numhuXyjK5+/qDp4EnWzUUCB519QAnJHcwV3M3aEYc73DrN+Rs+M05+tNbmj0+MUFaLI&#10;GZMoDHIEx3B7G0VMiklQBTqeMqa5gi/NkzNoJue1WuqkpyfpZNcRUeHokYX8z1abE113fprOT2WQ&#10;YaagJmk7mDlJGgWe0PV09YNRYBolCDqOO56qJHXUWtQnjKOGqSyV1y7ingSFoknqmdqNiSgjZEyi&#10;aJJEViJyhH52mX15RsHUzah01xiAHeQ8DmkadWWa7h36q8e5VVVBouqYPNNcccBB0fnSzZdOFKMg&#10;kyCNqIIY2ka4e9kh1i0wxhjz4maRaWOMMcYYY4wxxhhjjDHGGGOMMeZW4plevlB8Zr0hoHC0XqWz&#10;09R1NMj5msFpBUaNbAeJgn7OcwUXfP3y0luNfHo9TKOcnyYmOtF12UHf1jMtlrwddKMW0aTAp9bD&#10;I/M7bTHLXbdSpdLRdpB+TrzPyab7O6mgROhlPF/yNbuDjDHGGGOMMcYYY8zNaZAxEzLGNMphxsra&#10;2ueMaXCtkS8imiv5/DQWjoKgSlo67D01HUWrJDmTZ5op+ErjUgoQcKAK6/2ZLfhVi/l6LWcmyROG&#10;OUQRRKOotAXCADNlhMwRAY5ovuSTXVd6PjtJn9mIVVSGTpqdZmzRnfLknZ7pBIJmTLm7YnY6qTYJ&#10;jajbSTVjruArfZq9jDYajIMWTsZB+zkB6Hp+dLF4fLVhwkYt20G2AqIIE02iqmrXc1vdfKXroNAm&#10;tbXe1PXUVi4PMr8ZJFapSTomUdCZiZ7ouqsPJ06iiFJS7bjnf4sJpedGJGNkTPMl48JFBpA58gRH&#10;e/3cM4JnTKL0MtpqZLZ4/vuJ6nol63XaDlpFTRd6oQtHvYyHOS+WXPqD/NQwYZizVUkbY4w5QhaZ&#10;NsYYY4wxxhhjjDHGGGOMMcYYY24xTHhoLjs94S9shdL5rUZGQcaTlDnqOhSeMyaGEpGqKhAFddIq&#10;aZVElTqeFktuu1xeMpvvq6H6wOqkn1xr2n5pz7RUsjvcRDgiGubkCKtVWp2CgCc2w0tmMwBzBXc8&#10;DXM+O0mjRof5cZ1gVIyD9DN2hNt7NgfDGGOMMcYYY4wx5lY1mzMRdTPerFMUPdjSeApMonQ9Abhm&#10;9a4j5Ewdz1HhgTopgNLt6X2ahCqpJ+p47vgrxrMVANp88vW4hkTUVgdH0c1GNhuZBp1GaZPPTHCM&#10;rueupzYlmxRf2g7npyGp1kknQasktUhMEAUBQRGSkigTMeAYKmgEnrR8bs9zEA2iISkRlY4KR46w&#10;WLriyl3fRNTLeBxkHrxap/6F1G7h6NGl4nMbDQDPeGo7BtGo6oB+zlcpP06ijSCIAJQxlZ6ZMJPz&#10;MOetRhjImBxrEh0H9DKcn6YTXXelSmcFGkEUBeAvt41CFXBMubt2Pv+aH1zH0zgogK1GZ4tnvxVF&#10;nx7F05MURUVRJw3tApYAExxhO8haRV/Ywlzh7ui7mWJPd7AxxhhzfOyf64wxxhhjjDHGGGOMMcYY&#10;Y4wxxphbDxHd1vPzBX9+K7ZdHJOokyhbQbVJ7TZMUOBC5wc8Y5C5XkYZU+Ho3mG2UPJ1aJgBoKqf&#10;WW+apOeniYClkt0RFTL3MlbFWi0btQBxtuCljiOiO/p+GkPX01YjvYyPY1aoqq5XQsAw59nCXZ+m&#10;bmOMMcYYY4wxxhhzHDJH8wVH0a1GthqdLw8ynLTVJFEMcu5n3LtWirV0BKCf8TiqJxBQJY2iHUdX&#10;GToTRZU0CDJG13PuaOHKMesoAOCZSn9dMtMXeKaF0i1cNf/9zDh+cTtG0e1GtoMkgSOUnmLGTLLd&#10;KBOYKCmiqqoGRRQQgUkjUZ3UM3mGKpJCLxQv5wwi6mc0mzNfawSy42m7QZ10sxYMnn3eER6czWYL&#10;/t+fqTqeQxBSYeZJVII6BhMRlLAz+iqKpKogAjKmwjETCkdzJedMANqgNRMIOzntSVBkWK1k8Qoj&#10;tEkgiqjtdcBlN2gPNTuKgdbS0XajTdLtJu1mzc5P05NbISSdRB0FqaICIEJ7ZysgCgCO0fOcFOt1&#10;Wuq4+2ayIzkkY4wx5mAsMm2MMcYYY4wxxhhjjDHGGGOMMcbcqkrPL5vPx0GeGceVaepnToEmaZR2&#10;lh4AMOCZckdtbHiY86meXyiZr0tYunVmkrYaWatSUpzsuKPKS7f6OTeK7SClpyc3w1zBnulE158Z&#10;p6Q4PY4r07jcPfppoaOg06jzJXume4c2AcMYY4wxxhhjjDHm1nZH369WaZDxdpBuROn3t0Bek7Rd&#10;vC9jumNw7cGibsYAckdNkjZf7RjTqKOonjRz5KgN2QKAKCXVtkuZQB1POVPhaKlztZG2trk6d9S5&#10;PjXTexNF/3wjrFVpEnWjTlHQ8dQvqPRMQDWORJQ57nmKgkbU6046NylEEQURyoSoYEHhqHDwTI7Q&#10;VkzP5Jzv7XzbJRDrpOMgqnpxdJmI1ipZ7LgvbYeMMcw8EaJoUiTRqLq7TiVRWxjOnnfqoAtHw5w7&#10;F41HFo4AeKYmacdrx9M0ap1A0FHQQX6Zow0iAESv2BAeBQQ4ouIoPtzMMSBRMU0KQFSf2AxnJ6lK&#10;ul5LSJo7msmpk3FGO9dJVZOiSZgm2QppO8ggYwW2GnnZfN4/XPG1McYYc2D2L3bGGGOMMcYYY4wx&#10;xhhjjDHGGGPMra2X8Utm8/tmdLOWrUbGQadJg2gSJYInKh11Mx7mPFvwkUyh25co+sXtWCWdRJ0r&#10;ODuGA5jLuYqyXknp6Evb8b6ZDMADs9mfrtTzpVuZpo1aZnM6wkrtKsp6k7qe+xnf3nPXbA0yxhhj&#10;jDHGGGOMMTe5Qc7LXa+IVdLVSpa7tPey3KS6Mk2OaK5ww5wXimsPFmVMHU/TSNugXsaF0/VafEaN&#10;aJN0GnciuW2Vcfs/TCgd546YMMh49lrvUif1DEcY7uF4ro866eNrzTjIeiWjIAXTQo+LC9dZVJNA&#10;ZGcVSM8oQCG1FdPiQMBOrXRUEOCJVOGYu45Kj17Gfj9rNTKR550gdBDkF7Vir1VptUqbjTDhvmEG&#10;YBykSoiCK4WYc0elo152mdumLZ1OqnVCEORMyWmd1BM2G+n6y/SKtw3horhCJl6DaBvq7xzFWpHt&#10;OUXRkFQVn14Pa1XarGWzkYxpqcOle/7gKhF5gmd0MzcrvNnIdpAq6WLpPrFSP7JQDPOb5a4zxhjz&#10;omKRaWOMMcYYY4wxxhhjjDHGGGOMMeaFwBHNl26+dIff1dE6M0lRdL2WjNE/nnlyRJgv+NxURkHO&#10;TOIdfZ876mV83zB7YjPMFLxZC4Fmcj6S1HSddKWSnHm+dMOc7x5m1/uaGmOMMcYYY4wxxphjcN/Q&#10;b9ZpqePOTOK5SVrsuL2sPxiSrlQiwHLH5Y5eOpfvcQxqvnSToExolxosPW81Mg6SMymQREXbvDSY&#10;4AhMBKDraabga8a5RXWSZJg5Iporbooxw0b0Eyv1JOr5aaqTzOY8eO54nSgBEOjucwTkjnJAwaIQ&#10;hSi1/cZBoYrSkycMCz5YctgRku4c2243tap+fis0otuNDPKdNSgL5wAkRRSNAoGq7tSAZ44yvsZH&#10;3su4TupJm6Q5o3QcRaZRHWMr6Fxx+VcrlLS9DM+9kgkCdB15xpEskUkA006V92c3mjYxPg46yHk2&#10;v9a5AY5pvnS9pCtVOjuNyx33ybXm0cXiSOLcxhhjzL7Yih3GGGOMMcYYY4wxxhhjjDHGGGOMOS4K&#10;PDOO06gh6Wyxn5KXfSo9lw5bjYrizCS2T57supNdN5PzIOetRtdrVdVDvtEkyvlpckxLHdf19NB8&#10;bvP+jDHGGGOMMcYYY14YPNPD83nh6ETHMeHcJG7USa48oCTQrUbOTKNAl7uucPSy+XzvEdal0hGh&#10;62kcJKk6wlzBt/f9YscNMupm3PFUeup46mbcz3i+3PnuXuqvR0EJ1Mto5kLo98YSxeOrzSTquWlq&#10;RJa7fli452XL5UKj9qWZcwI5ooypcFR67mU8zChjVFGT6kqVGjnIuB8Tta+7+NWrlUyjbtbiGDPP&#10;XQLSEQpHvYwGGQ9z7mfcy3gPmWL0MnI7XdOoEwB0PAsQBKOQ0iUHr7Rz1rhk36p6oT+cjrDJWQEC&#10;Ro2cncSNWsZBZwueK/ZwbhcUjk50PQHnpqlO+un1g30mxhhjzKFYy7QxxhhjjDHGGGOMMcYYY4wx&#10;xhhjjstGLU3SURBP6PjjXdh9kPP5qUyjnpumO/ueiIjo/pmsLYpxhI1aGqGFgrMDTRJVYKOW7UYK&#10;R0sd1/H08oUiP8YYuDHGGGOMMcYYY4y53noZv2Ihf3ytOUG02ch2kO0m9jLueModMwGqomgUVdBJ&#10;kiToep4vXcZ4eL6Y2U+EtZfRMOcoGIW43ehsQQAI6Hrq+kP1QovoViMdTxnTqd5NUTH95GYYB1mp&#10;UhBd7virpbgJUL20Wvl5mKiXYRx0HLSfYWWaTnb9vsfqLpfpPTNJQXQadbbgfSSGr4qAmcKtVSnn&#10;ZwPPGVOdNGcaBZl5bhM4686rLj3CaVIFOo4yRi87ohFXhSoU2A7qmLYaaTPh+92NJyx3/JlJXJ0m&#10;R/jyKNw1yI7mCI0xxpi9sci0McYYY4wxxhhjjDHGGGOMMcYYY47LapVEUSU9wsKTKyk9O5JJ1E7U&#10;SdReRgCI6KVzecYBiLmj1SqdmcR+zjP5PuY7KjCNulGnpBjmPFNwP+OH91MZZIwxxhhjjDHGGGNu&#10;Fb2MX7VUfHa9YUI/o+1GJ1FGQQG5eDMmdDwNSs4dDXJ+cDbb74qBRHRn3281zSDn7SBdT/kRDTet&#10;N6rAbO56GS+UNz4yvValM5O4WUsVdaF0VxpVowsx6T2WE7c12qNGJlGZaKNO8/s8WQHalHUSPT9N&#10;oyBbjTyxGUZBqqQ5IwgyRu6oYDpkerqf0TiQglOQSdBeRhkjRCTBNGHmuRt7145tIj3naZ1GBEHX&#10;k2OaL49sdDIoAEyjKLBep9xRG+A/AM+YK3i1knHQL4/iqZ7fSym6McYYc1QsMm2MMcYYY4wxxhhj&#10;jDHGGGOMMcaY47JRpyqpKjr+2CfGEdDxNI0C8GYjF1es3DeT9TJ6YjPkXb9Rp+1GxyF1M+55yhlX&#10;me0YRSdRx0GDaO5oseTc0VLH3T+T7b+zxhhjjDHGGGOMMcbcGnKmh+fz9Vq+tB0zljlwSBoESRUA&#10;E7Ux2nY86s5Bttw5YCx5rnTzpRPFNOpqJSe6R1BrPAoyDjJbsGfcP3PjO35F9cnNEEQ3Gxnk3C50&#10;eFmOAYAJSaGqe8koE9DJaBy0TkqEvmi+n1G7JikzzkxS0toRKbBRpVEjo6gOmCTllNpPhAilo17G&#10;3UOMcy523JlJ7HoaRx0F6ToiIChc0ih68XgjA6LqiKLohbZpnUYNgtJRxjST8xGu5xiSKFAnMAOK&#10;E91DBcS7nkYOm03qZf6ZcbzbiqaNMcZcRxaZNsYYY4wxxhhjjDHGGGOMMcYYY8yxiKJV1DopE/Y1&#10;VfHACs+jkKJguxH0nvOtE10/zPnzW5EJw1y3GpkEGTVgQuEoY3hmAggqQBKNgkYQRIlQOJotXMdT&#10;4ejeYbZQHrpTxhhjjDHGGGOMMcbc3IhovnTzpRsHWatkK8gkSFIo4Akdz/2M5ks3yOiQI0X3z2Tb&#10;jSyWfG6azk/TUnefXdXPNY2yXqWO52HOt/X8MD/Mzo7GualUSdcqcYTZ4mrHw4BnOKFad3LCe+GJ&#10;ctY6ae5os5alvcXXRbFep81GSk+esdVoFVMQTKKEhEbUESQAAEEdwxMl0WlUzxjm3M8OcmEdYbnj&#10;zk5SP6NxkElSUQSRwrnNIKwUVINoEgAYBY07XycCJSiBOp5ypkHOR/vJ1glRNGNKoj1PhwxjE9Ew&#10;5/NTmUY9N0l39b2NphpjjLluLDJtjDHGGGOMMXvykY985Omnn26/PnXq1Jve9KYbfUTGGGOMMcYY&#10;Y4wxxtzsplGBdrLddXrH9o2CaPvWz9Px/LK5bLPxT42i5zQHVFGrpHXSKqhq2t2SCI4odxjk3PHs&#10;CLmj23v+ZNe5S7Lfn/nMZ/7Lf/kvuw/f/va3Z5kVpxhjjDHGGGOMMca8QPQy7h3n8Fbh6MHZ7JPr&#10;YaHESpXOjdNSh92B1h8cR12bptzxYukGOd8zvClCQ18ehTppnXSuuPZZZY6aBECDSO72etlLz6FJ&#10;dVICguCaH9coyEYtddKoOo3wpA7axuChWhM0op8REUSRVJOgFq0SMtbC0Volo6ALJWeXO6HHfu93&#10;zj3z5fbruaUTX/WN3/ScE2Q60XXnp6mfcZV03EiVtElxGriTURKIQgEBBCpAVJ1EgMBAxpoSugXP&#10;FUd8Q06TEiCqqugexd1eOnKESZSOp2lC96a4E40xxrwo2H9zjDHGGGOMMWZPzp0798UvfrH92rk9&#10;rUNpjDHGGGOMMcYYY8yLXJ0UQBC9PhXTANpJilG1Fr3sBkQ0W9BskY+DnJ+mlSpVF8LVSaEKhTIR&#10;006LjWeazXmp6+YK5it0oYxGo93BQwCql39rY4wxxhhjjDHGGGMua650D8zoZzfCUsetTNOZSZov&#10;ubOftmlR3Wh01EjH82LH9TJ+eD7nm6Dad7NOVdTtRhyhn137eEpHUxImREG+52l6BGTMTdLS0TjI&#10;VbqsRbFWp0nQKDoKGgWFx2LHLZauvVobjUCEoI6JQI6QgeCgqo2gER0FzVgVfGaS5orL1E1vrK6c&#10;+fJTVznajOlk15+fpkkQYtKoQRBFR1EJ+P+zd+dhtl1lnfjXWvtMNdy6801C5oGMQAwhUYwyGAwY&#10;CDbK0CKiaX1oBYWINiIOP+luaduhgTA40KACCgKCQhg7ECYjc5gCCYTEQEJC7nzr1nTO2Xv9/qhQ&#10;3FTdoW4N99Sp+nweHp69V+2z97sr1LOyv5x3rzidTMZQVblbxSqHKoQi5BhjDqFWxPFO3p7LDY1U&#10;X9xa0DOmulW3ytP94bUYBpbitDHGVi1NlVUIYV+7Gqz5yiUAx4iWaQAAAAAAAABgWXRzDiHkHNKx&#10;apkOOccYcg5ldYS+5enVgU4bqU+VeX+nmujmdpnLHKqcaynWYhioxcF6GqrFuAK+WgoAAADA6nbc&#10;YC3F+M09neMH447JcvtENVDLI810xIWZcwj7O9W+dlXlsL6Z1jfSuno6f3OjfswSucPaMVlVOUyU&#10;ebg+r5xtsJb2xKqe8lSZcwjzv4d6Cu0qdKo83j1ky3SZw/aJsl3myTJPdqtulYdqaaieNjbv75fO&#10;IeQcqhBTCvGBF48xNovQLMJUFaa61Wi7GqzFXZNVtwobjnLN5xzCaKdqV7lexMmyzCGkEIqUm0WK&#10;OYcYc84pxlSkiW4ZcmznXI+xSDHGMNGtyiLlnCe71UizGFmKd1Xu6+Q03aWdQi2Gha1wPlcjhbFO&#10;qHKY6FQhaJkG4BjRMg0AAAAAAAAALIvp5ZZzCPFYrbs8/bXLHEKe99cpm0VsFr6xBwAAAECPbR0o&#10;WkW8dU+nlsJou9rXrr43VjaKOFiLzVo8cM3onHOVw1SZJ8sw3q2qHFq1uLGZ6imeMFQ7baRWrJiX&#10;AO5tV1NlzjkMzW/R7CKGRhHKKk2V5VRZtYr5diPXUkwhd6sw/Z+5Vytz+N54t1OF8U5V5lBLMcYw&#10;UEvN4gcHV9X9gWY8ZLoYmyk0GsV4pxrr5lYR9rWrKudNrfkGjGUOOybKqTK3qzzZzUWMjSI0U6yl&#10;PHdd8SIW3ZxTGWopDtdTlcNUldtlbpehVYt7p8rJbrV1oFjMcuJTZZ7o5uF6HOtUjXR0vd+HN71Y&#10;dZVD+0hvtwSAJaRlGgAAAAAAAABYFtPfiksxVOFYfSsuh5xD+v6lAQAAAKCPrGuki7Y2vz3a+e5Y&#10;OdxIY5081qn2tqs8FUIIRQwpxhxylcN0F2qKYbAWh+upUcRWLZ4xUp9/7+4x0K3yeKeaLHMKuT7v&#10;wG6knqa6VSPFdpkbRZh/F28thW7OIcSpsqo9sPs3h7B9ouxWYaxTVTkM1OJEN9dTTDGsa/zgyJnW&#10;43zYJa5jCEP1ONENk+X9sWeRqvWNI1farfJ9E2WnChPdqlOFegqNlMa6uVWLg/Xi+MGiW+Uqh5xD&#10;jKGWYsj5nvFyKuXxbm5XuZHiQBGbKU50q4lu7qaQQ7h3vNw2UNQWtDR0znn3VFVLcbCeQojdvJQp&#10;7vcX7s5LelYAOAIt0wAAAAAAAADAsqinGEIoYiyP1UIi09/qSynOb9EaAAAAAFhZihhOH6mfMFjc&#10;PVZunyiH63F6QelOlcscqpxjTCmEWgqNFBtFDCEM1dODhopFrja8HCa6OYTQrXL9aJa9bhWxUcQq&#10;x06Vp7rVwLyTvhTj9DLR3Tlh5O7Jsl3msW5V5jxUS50qz1xo4IBe7hhjCCHG+bwAMg7UcizjZJlj&#10;DPvaVbOIrcO2hZc5TPdLz7RtN1Ioq+nrhhRy/H6gesBF4kgj7ZmqailPdnOtHlO8v0++U4XJMo91&#10;8lAt3DdRHTeQiqPvmt4zldtl3jZYNFJsNMOuydxduhy3yjGEEENYQGEAsGBapgEAAAAAAACAZTFQ&#10;TyGEWort8hhdcfrLjvUYBiwzDQAAAEDfatXSmevTaSO13ZPV3nY12q4mynzgewmbRRysp5F63NQq&#10;huor9PWB04swd6vQKI6iwhjjxmb6XpmbRZosc1FW8/z4dGdulUP3gS9wnOjm/Z08WeZuFQZrKYfQ&#10;rkKrCCnGjc0UD+jmjvcv5R1yCDnneIRG79gqcpXDZDcXMeycLE8YPORizzmE+8a7M/3SQ/U43UVe&#10;hRxCSCHWDnGtdY003s05pP3taqxbDddjDDHG2ChCimGizGPdPBSr+ybD8YNHF4nu7+TRTjXSSK0i&#10;njFSu31ft0hxslPN48bnpVtVMYbi+439AHBsaJkGAAAAAAAAAJZFM4Vaio0ijHVyWeVjsJxIuwox&#10;hnoRV+z3RAEAAABgnooYtwwUWwaKEELOuQqxrHIMoUhhpS0ofVDTPd5VyCkcXbXNIq6rpxCqMufJ&#10;MqSYa/OIFqePyCFPr288Leewe6osc26XuVnEFMJYN9dSaBZxuJGac7p5aymkKoQQqhCLI1caB2ph&#10;fztPdHMR4952tbF58Fhy12TZqcJ4p6pyHqqnmVW3yxxiCCmG2iH6imMIW1rp3vFysB7HOvcvKz3d&#10;0lxLcSCE8W4e7+YY8u6palNzvqHoWKfaNVkO1tOGZto2WDthqHb3WNlIcTSHbg71pfgfV7sKtRRj&#10;CIO1PvjfKgCrhv+DEAAAAAAAAABYFjHGdfXYKmIIYao6Flec7OZGijGEkYZvRAAAAACwesQYixga&#10;RawXsS/6pUMI02s95xxCzEf72Q3N2EhxoBan11LuHs0JDjx2f6fqVmGym2MMRQxj3RxjGKzFRpEO&#10;2t7cLFIRQwyzl6o+lBjiQC2WObSrvL9THfRTE908Nr3MdQ6DtR/0S4cQyipP90ofJs6spbh1oKil&#10;OFSPVQ77u7nMeeZHA7XYrcJkWe1vV9PLeh/xl7Nnqtw5WQ3U0uZWsb5ZnLW+HmMcaaRWLYYQJo/q&#10;d30IVc5TZZ5OhkW1ABxLZh0AAAAAAAAAYLlsbBX1FOspjnWWvWe6U+WpMg/WYhHj+uY81oABAAAA&#10;AJbN9MrQKYZwlKtMhxBijFsHUj2loXqMIYx1yk4Vcp5XN++BvVL7OlU3524OtRgmulWKYagW6ylu&#10;HTj4ss7NIsQQixg682uZDiHUUqynMFXmnMNoZ/ancvjBMteNIh64XHYVQrfKtRRiyM3icL+iZhG3&#10;tIpaisP1GEIY6+SpMk/3htdTbKTQLkOVw+7JMhy26k4V7hvv7mvndY20daBY30jnbaxPV7R5oChi&#10;aBZxf2cJWqbHO7nKYagW19XT4W8NAJaWlmkAAAAAAAAAYLlsaRUxxqF6nOhW3WVumt7fqWIMg/W0&#10;qZV8DQ8AAAAAeqtRpBBCinGeKzbPUqS4bbCoxzhUj7UYx7vVRJkPc6bpn6QYi++3JU90c1mFyW4u&#10;q9yuQpHiUD02irh1oDhUftisxRRDvYhlDuX8OrRDCM0iVjl0qjw2p9N6rJNnlrluPfA1j50yhxjr&#10;KbZq6Ygrhw/U4raBop7icD3VU5ws82g7t8scQmgVMcQwUVadKowdYo3oThV2TVb3jne7VdgyUGxs&#10;pi0DxQWbGzMt3JuaRb2II400fRcL+Of1g38QOezr5GYRG0XcNujVlgAcU7VeFwAAAAAAAAAArFqN&#10;Im5uprLK+9rVvna1qbVc73avqjzWyUO1WMRwvO/hAQAAAECvTS/kPL0C88LOUIvhuKFix3gV63mq&#10;ylPdan+uGik2U5zbYlxWIYYQQ6h9P4Mc7VSTZZ7o5iKFVhGbRWgUaUsrHbjU8ywpxMFaLHOeDLnd&#10;DQP1eb2asYixiLld5XqKnQfe7Gi7KnPu5jBQxHjgats5tMtcSyHFOFibV2raLOLxQ7Wdk2UMoZHD&#10;ZDdPlHmyzPUUajF0qlxWeV+nGqx9/7eTQzvnyW6e6FZTZUgxrKunkUaqpXD6SP34weLAX2KK4cSh&#10;WqfsNIu4p10N1OIRu7gPZW+77FZ582DRKOJxgzrXADimTDwAAAAAAAAAwDI6abi2Y7IcrqfRTjVc&#10;xsbyLAC9p13lEEYaxUgjjTSWqzEbAAAAAJinZi3WUmwUcayTyyoXaSHBYBHjcYPF7nYZO6GRislu&#10;1S6rqW6oFakeQy3FGPJ062+Zc5FCzjmGuL+TxzvlfZNVWeUUw/pGUcSwrp42NI/cCLyuUezv5EYR&#10;p8rQzGGeVddTmCxDDqF9wDrTnSp0qjxV5hRD44GveZyqchXCYIq1FOffVlzEsG2gGOtUe9pVEWOZ&#10;c7sMnSpXIXfKsKeqmmWuylwUscqhzHl6nexGETc241A9pRg2t4rTR2qtgzVpnzBU3DvW3dQqvjfe&#10;3T5ZHteqhaP/JzberUY7eV0jNYt4+kh9Qf/MAWDhtEwDAAAAAAAAAMtouJG2DhQ5hPFutWuq2jaY&#10;0gK+andYE91qfyevb6RaCqeuq8WFrn8CAAAAACyVGMJII010qxDCRJmHF9w+G8PGZjFUy7unyhhS&#10;K4R2WbWrPFGFUOYQQgo5hDxVhVqMo1UVYxlCSDE0UihDrEIYrMWNzTTPlznWUxioxRxip8wT3Wqo&#10;FsM88sZaiqHMZZW7Bywy3a5yDqFbTfdL/+AkVQ5TZVVPsUhxXT0ebZ45VE+D9TTWyfs7VRHzQIhl&#10;zuMxt8ucYujmPN0YXkupnmKziEUM083SJw3XhuqHfN1kEePZGxtf2dne1Cp2TJQ7JstNA0eX5U50&#10;q52TVSPFDc20ZaDY0vJqSwCONS3TAAAAAAAAAMDyOm2kvnuq2tQqtk+Ueyarjc20hF3NZQ67pqpG&#10;EUeaadtAsb5ZLP6cAAAAAMDibWymXZOxnuJEJw/XF3WqRhG3DRTtMuzrVCnEZhGrnMscqhyqHLpV&#10;CCE3ijBQS1sGimYRp8qcJ8NkN69rFNsGjq4teVOrmByrWrU43s2TVW7No9e6iDGGXOZQVj8Y7JS5&#10;rHIOYdZqy+PdKoQ4UEuNIg7XF5KUxhCG63G4XnSqPNHNU2VOodqXQ6OIjVra0ipCCDGGgSKua6QN&#10;zWJTq5hPw/hII50xUvvW3s7mVrFzsuyOV5tbRX0ejc85hNF2tWeqbBZp60AxVItnra97tSUAx56W&#10;aQAAAAAAAABgeTWLeOb6+q272+sbac9UVcRqpLE0XdNVzveNlyGHLQPFQC2dsX5x37sEAAAAAJbO&#10;loHi9r2doXrcM1V1qjCf5tvDiDE2a2FrraiqNFHmyW6eqnKZQ855fycMFHGwlrYOFJtbxXAjTXZz&#10;I4V7xsvBIhxtFFnEsL5Z7JmsGim0y1zEXJ/HEtkxhirnHEKVc4oxh1Dm0M0hhlB8v4Cc82SZyxwG&#10;azHFsOkoXy5Z5fsvNPOZeor1Rgwh5Fa6a385WI8jjeLCLc1GERvpqG88hHDCUK1b5TtHu0Uqdk6U&#10;94x3RuppXSMVhzhVznmizHunqk4VhuvFxlYaqsWHbG7WFryoOAAsgpZpAAAAAAAAAGDZbR0oRtu1&#10;ELplDnvbVc55Q2ux35nrVnn7RFXmsG2waNbiuRvrvocHAAAAACtHPcWtg7Uyd/e1q71T5ZaBYklO&#10;m1IcSnGoHkIIOYSxTlXmcmurtr4ZLz1+YHo55dv3dvZMxZzDwt7cOFJPU90cQq66YbxbDdbSEbum&#10;Uww53F9SCKHKOYRQ5nzg8s6TZWhXoVXEeoobmqlxpKWfyxzGO9VkmdtVnlm/OsZQxNhIoVWLg7U0&#10;XVeMsZ5ilUM9hRhDcz6LSh/CyevqzSLetrfTGKrtmSpHO3m0U7ZSaNZTI8YUQ4z3L/E9VeaJbtWt&#10;Qj2FbYNFq4ibWsXZG+S0APSMlmkAAAAAAAAA4Fg4faTWrnIIIYawr111qmpzq0gL/fLcRLfaOVnF&#10;OP1VvHTexsbwIhepAQAAAACW2knDte0T5Ugj7ZmqJru5VVviZtqc896parCWhhvx5HX1mU7hKufp&#10;puUFd+9uGSi+Nx5CyGOdarxTtWrp8Os2xxBy/sHu9IrQVQ61GKfrmSxzpwrNIjSLMNxIw4f9VUyV&#10;eV+7mujm6c92c6hyyCGEnFOMKeZ2DOPduDtWg7U40ijqKdRTmA5gJ7t5uL6o3+q2wdpwI92+t5ti&#10;WJ/D/k410c17JqtZh6UYWrW4sZkGarGW4qnraicMaVUDoJfMQwAAAPPycz/3c/n7cWZc2GsnAQAA&#10;AGBtizGevaFexBhCt57irqnynvFyQ7MYrB1d5tat8t6paqybm0XcMlA0UjhvU2NDs2f90hdddNGF&#10;F144s1sUS7NUDgAAAACsAoO1eNxAyjmPd/OuqfK4oiiW7gt4OeddU1UVwqZWahXxQQf066YYv586&#10;LvByMYRtA+l7E9VQSBPdarLM3SoMFOFQb4GcflvkjzzhKccNpEYR93eq3VN5fxliyt0qTJQh5zxQ&#10;S40Uh+tpYyMeKhStctg9VY51cg5hqsydKk93X8dw/4rZuapyiCGEIubplaXHOt11jRRTrMr7l7Ze&#10;in9w6YJN9b3t2nfHukUM6xuhymG6mBxCCqGWYi2FEEKrlo4bSCcM1SwuDUDPaZkGAACYF19zBAAA&#10;AIDFSzGetb7WKsK395eNIuyeqnZOlntTGGkUg7WQDvtdyZxztwr7u3l/p4ohbGimkUYaqKVzN9aH&#10;erq+dEopJQtcAwAAAMDBnTZS3zVVbW4V9453d06UWweKpVq2ZLSTxzt5YzPVUzxrQ+PAjt0i3r++&#10;dJnzgrumU4zHDaQdk1UIsajCZDfv7+ZGERpFnBsI5hxSDKkoavWiSDHlKnWrqltOlWEqhCKGwXoq&#10;YhxpxPWH7pdul3nHZNmtwlSZp8ocQqil0Cri92/n/k9VIZRV7lR5+rBWEUfbVbfK003L1RJ0TIcQ&#10;QoxxQzNuaDY6Vd4zVY22q4kyd8qcQyhiaNXSYC2ub6Z1PY1nAeBAWqYBAAAAAAAAgGMnxnjyuvr6&#10;ZnHb3k49xYlu3teudk2Wu2IeKFKziPUUaikWIYQYcg5lDt0cprp5oqy6VUgxDNfTSCPVUjxuIJ02&#10;Urd0CQAAAACsZLUUz9lQ/8rO9uZWsXOy3DlZbW4twVLTo+1qz1Q1XE/rGumk4dqG5gMad1u1GEOo&#10;pdBZXANxinFrK+3rhL1TVb0eJ8vcLnO7zLUY6kWs/aD3OVc511IKIRQxdKow0an2d6pOFYoYhuqh&#10;WcQixk2tNFA7ZIPxVJm3T5TdKo93c5VDPYVmEQ/6oskUQkpxeonpybKaKHMn5xTjVKfqVLlY6sS0&#10;nuLWgWLrgIVnAFjptEwDAAAAAAAAAMfaSCNdtKX53bHu3fu7A7XYqfJYJ0+WeW+7ygf7BmOKoVnE&#10;9Y00UIsphg3NdOpI3eolAAAAANAX1jeLszY0btvTzs1i11R530R3S6soFvoyxJzzvk7eO1UN1uLG&#10;VtrUKk4dqc86ZrozuZ5iu1ps8THG9Y1ioEh72lWMuRXCVFl1qtDp5hByiiGFkMP0haqc03fHyiqH&#10;TpVjCPUiNlJo1dJQPa1vxMN0ineq+/ulxzo5xDBYi/N5WWSKYbCWOlWe6OapqqoXcftEmZdolWkA&#10;6DtapgEAAAAAAACAHogxnDhcO2Gotn2iu32iahRVzrnKoVvlbg5VDiHkGGKKYXrd6RBCLcWtA8Vx&#10;g8WwZmkAAAAA6CvHDxadsnbnaDfFYsdkee94efgllw+lU+XdU9VkN69rpI3NtKFZnLuxMbe3eLge&#10;p9/DONmuypwXv6p1o4hbW2mqDKPtKsXUyqHKoZtzWeWcQ7eqcg4pxkYRhuupUcQUwn0T5Xi3aqR0&#10;/GDt8IlmlcOOiarMYaybQwxDtYMvLn0o9RRTPeyeyp0qd6pw11h322ARF7+QNwD0Gy3TAAAAAAAA&#10;AEDPpBiOG6wdNxg6Vd7brkanqokyT3arKsSqyimFeoytWhyqp5FGGq4f3TcFAQAAAICV4+R19XqR&#10;vrW3c0KKOybL7RPVQC2vb6RGMa/Qr6zyaDvv65YpxC0DxWAtbhkozt5QP+hizCnG9Y1iqgx7pqqJ&#10;bhiuz+cKRxBjbNVCq1Z0qzxR5slunipDlWIIYaxbFSkM19PmVhqqp2YRRxqpCqFdpdGpsjhSY/je&#10;dtWp8ninyjkM19MClt9OIdRSrKo8WVYTnXzveHnCkK4xANYckx8AAAAAAAAA0Hv1FLe0ii2toteF&#10;AAAAAADL5fjBYrAWb93drqVif6faO1XdO142izhYj60UaynMXRu5rPJkGcbLarKbQw7D9bShWdRS&#10;PG1d7YShw62lvHkg7Z4qG0Uca1dDtbSEqy7XUlyX4rp6yDnnHCarUI6H4XocaaZHbG0ON4rpHvCp&#10;Mm+fKPeFONWtDrOedrcK+ztVu8rdHAZrcQH90iGEbg4xhIFarHKYKPOdo92tA0VtYecCgL6lZRoA&#10;AAAAAAAAAAAAAAA4FkYa6aKtze/s7353f3eonsY6eaxT7Z6sQggphnqMRQoxhBxDVeVuDt0qhBBq&#10;Kayrp3WNVMSwoZnOXN8YqB2hH3hLq7gjdtbV087JcqrMrSMdvwAxxhjDZKeqpbC5VWwbLNY3f/BS&#10;yA3NtLddFSmMdfLAoVu4RjtVzmGym+sp1Bfa5Nwpc4qhVYs5x73taqAW7x0vTxrWOAbA2mLmAwAA&#10;AAAAAAAAAAAAAI6RWoqnj9QfNFS7a3/3volyuB7LHKbKPFXmbpW7OeScY4wpxlaK9Xpo1WI9xRjj&#10;hmY6abg2Uo/zWTK6luLxQ7Uyd/e24552Pq7IS7jQ9Ix2mcc61bp6SjHMalHeOlB8e7Q7WEv7O2VZ&#10;peJg7dA5hLFO1a5yDqFZLLC8KoduDo0ixBA3tYrdU+Vkmb833j3xsKtwA8Dqo2UaAAAAAAAAAAAA&#10;AAAAOKaaRTxzff20dbVdU9XuqWrvVDlV5rmHFTGMNNKGVrGlVRxtU/GJw7XvjZcbm2n7RDnaySON&#10;Je4fzjnvnqpSCCONtLlVDNfTgT8dqKUNzaJb5f2dONqpNhywAPWMyW6ucuhUuYihWGh781SVQwiN&#10;FAeKsK4e97XDWKdqFXGimwfrWqYBWEO0TAMAAAAAAAAAAAAAAAA9UKS4daDYOlCEUO9WebKbOzlX&#10;VYgx1FJsFbGewoKXSm6kePJw7Y59ncF63NuumrXYTEvZQry3XU2VeetAUUvhjPX1uQecNFzbM1UO&#10;1dK+TjlcL2pp9gHTXeJltfAlpssc2t2qWUspxpFmEWJoFnH6tHvb1WA9Ley0ANCPtEwDAAAAAAAA&#10;AAAAAAAAPVZLcXipF4J+0FCxa7Kscri37O6YKLcNFPUl6pre38n72nldIw3U4ukj9YP2PK9vxPXN&#10;VOUw3q12TZVbB2Yf1KlymXMOYWEd0znniW5OMTaL0Cru77tu1eL4ZK5ymOjmhZwUAPqWN4UAAAAA&#10;AAAAAAAAAAAAq1CM8ZyNjVYRtw3WQgj3TZTtcgkaiUc71a7JcrAWNzbT1oHi+MHiUFc/c6RepLCp&#10;VUx2896pcuZHZQ5jnTzarsY7VafKk91qvFtNdKupMneqnPO8ipwqQ5nDQC2mGDa17l9Zc7r7ulvl&#10;qaW4UwDoI1aZBgAAAAAAAAAAAAAAAFanRhEv2Nz48o6p4wZq9010vzfe3TxQDNYWuA5lzmFPuxpt&#10;V4P1uLlVrG+kB29oxEOvET1YT6eP1G/f2xlppH3tKuQqpjDeyZ0qhxAmurlThbIKnRBiziHEGHMI&#10;IYZQxFxPsV4c8txTZZ6qcrMItRQ3NtLMDaUYQwg5hHJ+fdcAsGpomQYAAAAAAAAAAAAAAABWraF6&#10;esiW5td2to8brO2YKHdMVEP1sKERixSP6jxTZd41WXZzWN9I65tpQzOdu7FxxHOcMFiMtqt2mXdP&#10;5bvGus0UUordKpc5TJa5yrnMoZNjyCGEHEKOIaYYqhi6VZ4oQyOlVu0BjdM556kqTJW5kUKriMP1&#10;NFSPB/50euPo7g0A+p+WaQAAAAAAAAAAAAAAAGA1W1dPD9vS/PquqSIW+9rVvnY13s3DtWJdM9Xm&#10;0Vs82c2jnWqim+spbhtIzSIeN1ictf5w60vPKHOoxbhnqpxeB3pfJ8fpFaRjqKdQ5hhyqMUcpleH&#10;zjGHWOZc5hBDKFJsV1WnHVtFbBT3Lx89UYZOlZsptmpxoBY3th7QtV3mEEIoYqwfZUM4APQ7LdMA&#10;AAAAAAAAAAAAAADAKjdQiz+0tXXHvk4I3aF62jtV7u9Wo52qWYSBIjWLWEshxRCn26Bz6OTcKcNk&#10;lSe7VbcKtRQ2ttJwPdVTPHN9fetAMZ+LjnWqW3Z3xrtVq5Z2T3Vzzq1a7FY55VyvpRhDuwplmUOM&#10;xfR17794zDmUVe5WuQyhlvJEGbo5FDG0y5xDHihSowhD9bi5ObuMTpVjDLUUBuqp179yADimtEwD&#10;AADMy65du6ampqa3m83mpk2bel0RAAAAALAijI+P7927d2b3uOOOS8k3EQEAAABgJUoxnLm+vm2w&#10;uGNvp4hhfQ7j3Wq8k/d2qtyePiTHEGKMVf7BR1q1uLGZWrWYYjh+sHbKutqhFnDevXv35OTk9Haj&#10;0YhDG27Z3e5UYcdEOVXmTa2iiHGsW5VVmOhW492cc56+UJVDccApYwgxhlTEKoRumTtViCFPlTmE&#10;PFhPQ0WRYl7fTOsbB2nbnixDs4ghhHV1q0wDsLZomQYAAJiX973vfbfddtv09hlnnPHsZz+71xUB&#10;AAAAACvC17/+9fe85z0zuy95yUsajUaviwIAAAAADmldPT1sS3Nfu7pnrLtzMqyrhyqHTpU7VShz&#10;zjmEEFIMtRTrKUx3RzeLuG2wdsJg0SgO14f8gQ984NZbb53e3vygkx9+1c9PdvP2iTKEsGUgDdZS&#10;CGGojLsmqxRTt8qTZRjv5irnsgoxhPSDdaZDCDHnXIUQQyhDqKqcYmgUMVe53ohbWkXzYJV0q9Au&#10;88ZWKlIcacxrHWwAWDW0TAMAAAAAAAAAAAAAAABry0gjjTQa3Srva1d7pqqxbjXZzZ0qVDmHEIoY&#10;mrU0UMR1jbS+kdY10lGdfKrM946Xk91q+0RZpLi1lWrfX5i6WcTjh4r9nWpfu6qlmEPVLkO7yp0q&#10;p3hgF/T961ynGBohhCKUOVY51Gsp5lw7ROP23nYZYxiqpc2tIllkGoA1Rss0AAAAAAAAAAAAAAAA&#10;sBbVUtzUKja1frAgc5VntS4ftSqHHRPlpipvnyhrKW4dSMUDTxhDWFdPw/U00c0phj1TVQ6hynm6&#10;Lzt//5gQQozT/5WLmGoxtHPoVrmTw86pctvA7L6wTpnHOtVIo0gxPGjIEtMArDlapgEAAAAAAAAA&#10;AAAAAABCCGGR/dIhhJ2TZZnDaLtKMWxtze6XnhFDGKzFweFait3xbt7frkIOjSLmAypJMRQpFDHG&#10;EEMIRZXHOtVkN8aQR9vVgWtf5xB2TJZFiiONtHmgGK4f3bLYALAKaJkGAAAAAAAAAAAAAAAAWAIT&#10;3TzRzZNlbuSwuVUU6cgN2FtaxfcmythI492cYmzVwvcXmZ6tlmKrlibLXKvi3nY1UIu1FEMIOeed&#10;k1WnCtsGi0YRT1+nZQyAtcj7QgAAAAAAAAAAAAAAAAAWK+e8Z6oqc26XuVWLzWJeC1Y3iri+keop&#10;too4VeWJ8nAHN4tYxDBZ5jLnve0qhFDlvH2iHO/mTa3UKuJZ6+utmpYxANYirwwBAAAAAAAAAAAA&#10;AAAAWKz93dyp8lSZYwgD8+uXnjbSSN0qT29Plrms8mAtpnjwMwwUcX83t8swHvNAJ++ZKssQNrfS&#10;UD2dNlLfMlD0+tcAAL2hZRoAAAAAAAAAAAAAAABgsfZMlVUOnSq0ihiPomM6hBA2tYoYq9Cuihgm&#10;yjzaqRopNopYzDlRkWIthcluVVZxslMNN4rjWqlRxNNH6icOaxYDYO0yCwIAAAAAAAAAAAAAAAAs&#10;SrvME93QrnIMobGglZ43NlMjhV1TVS3FqTJPlbld5RRykUKKIYWYQ8ghVzl0ytyuQo55pF6cMFTU&#10;U3zwhvqmlvWlAVjTtEwDAAAAAAAAAAAAAAAALMqedpVz7la5lkIMR7nG9PcN1VOrlvZMlTGGZhE7&#10;Ve5WucyhW4UccgghhpBiaBUphNxMoYhhcys9eEOjlhZ4RQBYNbRMAwAAAAAAAAAAAAAAACzK3qmy&#10;yqHMoVEsqnu5iGFzqxip8lgnj3erbnXws8WUixgfNFTbPFDTLw0AQcs0AAAAAAAAAAAAAAAAwCKN&#10;d3O3yiGExXVM36+e4oZm3NBM3Sp3qtCtchVCCCHFUIuxUcTxTrV7qoohjHeqMFD0+u4BoPe0TAMA&#10;AAAAAAAAAAAAAAAsykQ3lyGEEJZ2yedairUUQohzxkMIoZvzRDf3+tYBYEVIvS4AAAAAAAAAAAAA&#10;AAAAoI/lnLtVzjnEkGNY0p7pQyhiDCFUOeiYBoBpWqYBAAAAAAAAAAAAAAAAFq4KMYSQQ4jxWPRL&#10;hxCmr1PlUFZ6pgEgBC3TAAAAAAAAAAAAAAAAAIsRv//f+Vj1L09fKH6/dxoA0DINAAAAAAAAAAAA&#10;AAAAsHAx5PSD3uVj0TY9fY0UQ6FlGgBCCCHUel0AAABAf3jwgx+8YcOG6e0tW7b0uhwAAAAAYKXY&#10;smXLIx7xiJndlLy/HgAAAADWnBhjowgnn3ZGbg5tahVFDCMbNi7rFbtVCCHUUmzqmQaAEIKWaQAA&#10;gHn64R/+4V6XAAAAAACsRKeeeuqpp57a6yoAAAAAgB4brKULLnrE5nPKrQNpoLbsr1Zsl3l6ienB&#10;5b8WAPQFMyIAAAAAAAAAAAAAAADAoow0UqOIKYbJ7rG43FSVp9eXXtfQIAYAIWiZBgAAAAAAAAAA&#10;AAAAAFikkUYKIbSKOFFWy32tThXaZW7VYpHiuroGMQAIQcs0AAAAAAAAAAAAAAAAwCKNNFKziEP1&#10;1K3CZJmX9Vrj3SrGMFRLm5opxl7fOQCsDFqmAQAAAAAAAAAAAAAAABZr22BtoBZrKexrL+NC0zmE&#10;0XY1WIsphm2DRa9vGgBWCi3TAAAAAAAAAAAAAAAAAIt1wlCRYhxppMlunuguV9f0vnaVQxhppKF6&#10;2tDQHQYA9zMpAgAAAAAAAAAAAAAAACxWI8Xjh4qheqqnsHuqWo6e6U4V9rWroVqsp3jKulqMsdc3&#10;DQArhZZpAAAAAAAAAAAAAAAAgCVwynCtkeKmVlHmsHuizDkv4cmrEHZMlkUMG5rFxlaxqak1DAB+&#10;wLwIAAAAAAAAAAAAAAAAsARqKZ61od4s4vpGGuvm0faSLTWdc9453u2WeXOraBTxrPV1S0wDwIFq&#10;vS4AAAAAAAAAAAAAAAAAYJXY3CoeNFQLodut8p52zqEcaaRFtjdXIe+arCbKsLmVmkV88Pp6s9Av&#10;DQAPoGUaAAAAAAAAAAAAAAAAYMmcvr4+VeYQQgjl3nYuc97YWnjPdJnDjolqqsybW8VQPZ6+vr55&#10;oOj1LQLAiqNlGgAAAAAAAAAAAAAAAGDJxBDO2di4ZXc7hFBL1Z6paqrKm5ppAUtDj3Xy7qkyhLB1&#10;oBioxVPX1U4c0hEGAAdhggQAAAAAAAAAAAAAAABYSimG8zY1bt/bCaHbLOKuyep74+VgLY40Uj2F&#10;eKQ1p3MIE528t1N1ytyqxU3N1CjSWevr2watLw0AB6dlGgAAAAAAAAAAAAAAAGCJxRDOXF9f30i3&#10;7e00ijjarkY71b3jZb2IA7UwUKRG8YDO6ZxzFcJUmSfLMNGpyhwaRdwyUAzW4mAtnrOxMVRPvb4n&#10;AFi5tEwDAAAAAAAAAAAAAAAALIstA8X6ZrpztJtiua6RxjvVWDePTuV9oQwhFDHEGGKMIYduVeUQ&#10;QwgphoFaHKqnVhFrKZ40XDtxqHakdakBYK3TMg0AAAAAAAAAAAAAAACwXOopnrW+ftJQ8d2x8r6J&#10;cqiecwhTZe6UuZtDlUMOOYYwUCtqKTRSbBQxhDBQS8cNFscPFrWkWxoAjkzLNAAAAAAAAAAAAAAA&#10;AMDyatXSGevT6SP1Pe1qz1S5r11NdHO3ygce0yjiYC2ubxYbmmm4FqOlpQFg3rRMAwAAzMuNN954&#10;3333TW9v3br1sssu63VFAAAAAMCK8B//8R9f/OIXZ3af9KQn1Wq+jwEAAAAAa9GnPvWpe++9d3p7&#10;8+bNP/7jPz73mBjDxmba2EwhhJxzmUO3ylUIRYy1GAoLSgPAQvm/6AAAAObl9ttvv+2226a3zzjj&#10;DC3TAAAAAMC0nTt3HtgyfeWVV/a6IgAAAACgN+64445bb711evvUU089aMv0gWKMtRhq2qQBYCmk&#10;XhcAAAAAAAAAAAAAAAAAAACwcFqmAQAAAAAAAAAAAAAAAACAPqZlGgAAAAAAAAAAAAAAAAAA6GNa&#10;pgEAAAAAAAAAAAAAAAAAgD6mZRoAAAAAAAAAAAAAAAAAAOhjWqYBAAAAAAAAAAAAAAAAAIA+pmUa&#10;AAAAAAAAAAAAAAAAAADoY1qmAQAAAAAAAAAAAAAAAACAPqZlGgAAAAAAAAAAAAAAAAAA6GNapgEA&#10;AAAAAAAAAAAAAAAAgD6mZRoAAAAAAAAAAAAAAAAAAOhjWqYBAAAAAAAAAAAAAAAAAIA+pmUaAAAA&#10;AAAAAAAAAAAAAADoY1qmAQAAAAAAAAAAAAAAAACAPqZlGgAAAAAAAAAAAAAAAAAA6GNapgEAAAAA&#10;AAAAAAAAAAAAgD5W63UBAAAA/eGqq65qt9vT2/V6vdflAAAAAAArxfnnn3/KKafM7MoPAQAAAGDN&#10;uvLKKx/3uMdNb4sKAeAY0zINAAAwL+vXr+91CQAAAADASjQwMDAwMNDrKgAAAACA3vNVQwDoodTr&#10;AgAAAAAAAAAAAAAAAAAAABZOyzQAAAAAAAAAAAAAAAAAANDHtEwDAAAAAAAAAAAAAAAAAAB9TMs0&#10;AAAAAAAAAAAAAAAAAADQx7RMAwAAAAAAAAAAAAAAAAAAfUzLNAAAAAAAAAAAAAAAAAAA0Me0TAMA&#10;AAAAAAAAAAAAAAAAAH1MyzQAAAAAAAAAAAAAAAAAANDHtEwDAAAAAAAAAAAAAAAAAAB9TMs0AAAA&#10;AAAAAAAAAAAAAADQx7RMAwAAAAAAAAAAAAAAAAAAfUzLNAAAAAAAAAAAAAAAAAAA0Me0TAMAAAAA&#10;AAAAAAAAAAAAAH1MyzQAAAAAAAAAAAAAAAAAANDHtEwDAAAAAAAAAAAAAAAAAAB9rNbrAgAAAPpD&#10;u92uqmp6O6XUaDR6XREAAAAAsCKUZdnpdGZ2m81mjLHXRQEAAAAAPeCrhgDQQ1qmAQAA5uVtb3vb&#10;bbfdNr19xhlnPPvZz+51RQAAAADAivDFL37xPe95z8zuS17yEt+DBAAAAIC16Z//+Z9vvfXW6e1T&#10;Tz316quv7nVFALCGpF4XAAAAAAAAAAAAAAAAAAAAsHBapgEAAAAAAAAAAAAAAAAAgD6mZRoAAAAA&#10;AAAAAAAAAAAAAOhjWqYBAAAAAAAAAAAAAAAAAIA+pmUaAAAAAAAAAAAAAAAAAADoY1qmAQAAAAAA&#10;AAAAAAAAAACAPqZlGgAAAAAAAAAAAAAAAAAA6GNapgEAAAAAAAAAAAAAAAAAgD6mZRoAAAAAAAAA&#10;AAAAAAAAAOhjWqYBAAAAAAAAAAAAAAAAAIA+pmUaAAAAAAAAAAAAAAAAAADoY1qmAQAAAAAAAAAA&#10;AAAAAACAPqZlGgAAAAAAAAAAAAAAAAAA6GNapgEAAAAAAAAAAAAAAAAAgD5W63UBAKwSExMTf/RH&#10;f9TrKgBgGX35y1/etWvX9PaXvvSl22+/vdcVAcCye8YznnHeeef1ugoAVoO//du//chHPtLrKgBg&#10;udxzzz233nrrzG5ZlkVR9LooAFheF1544VOe8pReVwFA/2m3275qCMDq9tWvfnXHjh3T2xs2bLjz&#10;zjt7XREALLunPvWpD3nIQ3pdRQhapgFYKhMTEy996Ut7XQUAHDv/8i//0usSAGDZXXjhhVqmAVgS&#10;f/d3f9frEgDg2PnYxz7W6xIAYNn9wi/8gpZpABag3W77qiEAa8q//uu/9roEAFh25513npZpAPre&#10;WWeddcUVV2zfvv2mm27qdS3QA4ODg7Xa/f82VZbl2NhYrysClpe/elhrhoaGZtaD6na74+Pjva4I&#10;AKCfjIyMXHHFFSGE//f//l/OudflwLFWr9cHBgZmdkdHR/0hwOrWaDRardbMrr96WPVm/dXv27ev&#10;1xUBAKxoZ5555hVXXLFz587Pf/7zva4FemBgYKBer09v+9IRrAW+aghrja8awoqiZRqAhbv66quv&#10;vvrq66677qqrrup1LdADxx9//MaNG6e3x8bGbrnlll5XBCyvE088cWRkZHp7dHT0G9/4Rq8rApbX&#10;SSedNDw8PL29Z8+eb33rW72uCACgn5x99tkf/OAHQwj1er3b7fa6HDjW1q1bd/rpp8/sfvnLX+50&#10;Or0uClhGIyMjp5566szuTTfdpGUaVrcNGzacfPLJM7s6fwAADu9Zz3rWs571rA996EOPf/zje10L&#10;9MDxxx+/adOm6e3x8fGvf/3rva4IWF4nnHDChg0bprf3799/66239roiYHmdeOKJ69atm97eu3fv&#10;bbfd1uuKYE3TMg3AYhVFMdNJAmvKzBvggj8EWBtm3gAX/NXD2nDgX32tVvNXz9p04L/0AsDCDA8P&#10;a5lmDTpw2ckQwtDQkD8EWN2azeaBu0NDQ1qmYXWb9VcvPGRtmvUvvQBwRL5rwZp14P/rmlLyhwCr&#10;ni8Yw1rjC8YQVtJXDVdKHQD0r5/6qZ8aHR3tdRXQAy960Ys+8pGPTG9feumlX/3qV3tdEbC8nv/8&#10;5994443T2495zGNe+9rX9roiYHk95znP+cIXvjC9feWVV/6f//N/el0RAEBf2r17d69LgB54//vf&#10;/wd/8Aczu9/61rdmlpEBVqV3vvOdL3vZy2Z277333sHBwV4XBSyjf/zHfzwwMNy7d29KqddFAQCs&#10;dJdffrmvGrI2/d7v/d4HP/jB6e2LLrrIVw1h1XvhC1/48Y9/fHr7sssuu/nmm3tdEbC8nvvc537m&#10;M5+Z3r7iiiuuvfbaXlcEa5qwHgAAAAAAAAAAAAAAAAAA6GNapgEAAAAAAAAAAAAAAAAAgD6mZRoA&#10;AAAAAAAAAAAAAAAAAOhjWqYBAAAAAAAAAAAAAAAAAIA+pmUaAAAAAAAAAAAAAAAAAADoY1qmAQAA&#10;AAAAAAAAAAAAAACAPqZlGgAAAAAAAAAAAAAAAAAA6GNapgEAAAAAAAAAAAAAAAAAgD4Wc869rgEA&#10;oC/t2LFjYmJiervZbG7btq3XFQHLa/v27ZOTk9Pb/uphLbjvvvumpqamtwcGBrZs2dLrigAAgL4x&#10;Pj6+c+fOmd0HPehBRVH0uihgGe3fv3/37t0zuyeeeGJKXmEPq9no6OiePXtmdk866aQYY6+LAgAA&#10;VqidO3eOj49PbzcajeOOO67XFQHLyxeMYa058KuGrVZr69atva4I1jQt0wAAAAAAAAAAAAAAAAAA&#10;QB/zVmMAAAAAAAAAAAAAAAAAAKCPaZkGAAAAAAAAAAAAAAAAAAD6mJZpAAAAAAAAAAAAAAAAAACg&#10;j2mZBgAAAAAAAAAAAAAAAAAA+piWaQAAAAAAAAAAAAAAAAAAoI9pmQYAAAAAAAAAAAAAAAAAAPqY&#10;lmkAAAAAAAAAAAAAAAAAAKCP1XpdAAAAwEq3Y8eOT3/60zfddNM3v/nN0dHRoaGhk0466WEPe9gj&#10;HvGIs846K8bY6wIBAAAAgN4QHgIAAAAA06SFANBzMefc6xoAAPrYxz/+8Ze//OVH+6knPvGJv/Ir&#10;v9Lr2oEjGx0dfe1rX/tv//Zvhzpg48aNL3zhCy+88MJeVwosljkdAABYch40YHUTHsLaYU4HAAAW&#10;z5MFrG7SQlg7zOmwwlllGgBgUe68886yLI/2U1VV9bpw4Mhuv/32F7/4xZOTk4c5Zvfu3X/wB3/w&#10;+Mc//rnPfa53QEJfM6cDAABLzoMGrGLCQ1hTzOkAAMDiebKAVUxaCGuKOR1WuNTrAgAA+tsdd9zR&#10;6xKAZXH33Xe/8IUvPHyIOeODH/zgK17xipxzr6sGFs6cDgAALDkPGrBaCQ9hrTGnAwAAi+fJAlYr&#10;aSGsNeZ0WOGsMg0AsCjf+MY3el0CsPQ6nc6LX/ziA9/odtJJJz3nOc8555xzWq1Wznnv3r2f+tSn&#10;Xv/617fb7ekDbrjhhoc+9KGPe9zjel07sEDmdAAAYMl50IBVSXgIa5A5HQAAWDxPFrAqSQthDTKn&#10;wwoXvZsEAGDByrJ8ylOeMr192WWX/c7v/E6vKwKWxt/93d+9853vnNm9/PLLf+M3fiOlNOuwffv2&#10;XXPNNTt27JjejTG++c1vXrduXa/LB46aOR0AAFhyHjRgtRIewlpjTgcAABbPkwWsVtJCWGvM6bDy&#10;pcWfAgBgzdq3b9/M9plnntnrcoClMTo6emCIedZZZx00xAwhjIyMvOxlL5vZzTm//e1v73X5wEKY&#10;0wEAgCXnQQNWJeEhrEHmdAAAYPE8WcCqJC2ENcicDiuflmkAgIXbuXPnzPYpp5zS63KApfH+97//&#10;wN3f/u3fPmiIOe3444+//PLLZ3bf/e53d7vdXt8BcNTM6QAAwJLzoAGrkvAQ1iBzOgAAsHieLGBV&#10;khbCGmROh5VPyzQAwMLdc889M9vHHXdcr8sBlkDO+V3vetfM7gUXXPCgBz3o8B+56qqrZrarqrrl&#10;llt6fRPAUTOnAwAAS86DBqw+wkNYm8zpAADA4nmygNVHWghrkzkdVj4t0wAAC3fXXXfNbG/evLnX&#10;5QBL4Lvf/e7Y2NjM7hOf+MQjfuTUU089cPcjH/lIr28COGrmdAAAYMl50IDVR3gIa5M5HQAAWDxP&#10;FrD6SAthbTKnw8qnZRoAYOFuv/32me2hoaFelwMsga9//esH7j7kIQ854keKorjwwgtndj/zmc/0&#10;+iaAo2ZOBwAAlpwHDVh9hIewNpnTAQCAxfNkAauPtBDWJnM6rHxapgEAFu62226b3jj55JNjjL0u&#10;B1gCn//852e2W63Whg0b5vOpiy++eGZ73759k5OTvb4P4OiY0wEAgCXnQQNWH+EhrE3mdAAAYPE8&#10;WcDqIy2EtcmcDiuflmkAgAUqy3Lnzp3T22effXavywGWxpe//OWZ7fPPP3+enzrllFMO3L3vvvt6&#10;fR/AUTCnAwAAS86DBqxKwkNYg8zpAADA4nmygFVJWghrkDkd+kKt1wUAAPSr/fv3z2yfdtppIYRO&#10;p/PlL3/5K1/5yle/+tW77rqrLMtNmzZdcMEFD3nIQy655JJ169b1umTgCLrd7ujo6Mzugx/84Hl+&#10;8Ljjjjtwd/fu3bOSTWAlM6cDAABLzoMGrD7CQ1ibzOkAAMDiebKA1UdaCGuTOR36gpZpAIAFmnlH&#10;VAhh69at119//Wtf+9put3vgMffcc88999xz/fXXhxAe+chHPu95zxsZGel14cAhHRhihhBOOOGE&#10;eX5weHj4wN29e/f2+laAo2BOBwAAlpwHDVh9hIewNpnTAQCAxfNkAauPtBDWJnM69AUt0wAAC3Tv&#10;vffObL/iFa+YnJw8/PH//u///ulPf/qFL3zhox71qF7XDhzc+Pj4gbvzf7tbs9k8cHfXrl29vhXg&#10;KJjTAQCAJedBA1Yf4SGsTeZ0AABg8TxZwOojLYS1yZwOfSH1ugAAgH511113zWwf8YFnWlVVf/7n&#10;f/62t72t17UDBzcxMXHg7tDQ0Dw/WK/XD9zdv39/r28FOArmdAAAYMl50IDVR3gIa5M5HQAAWDxP&#10;FrD6SAthbTKnQ1+wyjQAwALdcccds0bOPvvsn/u5nzvrrLPWrVsXY+x0Otu3b7/hhhve8Y53VFU1&#10;c9ib3/zm00477dJLL+31HQCzzcoxW63WPD8YYzxwt9vt9vpWgKNgTgcAAJacBw1YfYSHsDaZ0wEA&#10;gMXzZAGrj7QQ1iZzOvQFq0wDACzQbbfdNrOdUvq93/u9P//zP7/44ovXr1+fUooxNhqNE0888VnP&#10;etab3vSmhz70oQd+9k/+5E9GR0d7fQfAbAfGEyGEoijm+cFZOSbQX8zpAADAkvOgAauP8BDWJnM6&#10;AACweJ4sYPWRFsLaZE6HvmCVaQCA8JznPGf79u2HP+baa689+eSTZ3arqvre9743vT00NPTKV75y&#10;27Zth/rsunXr/sf/+B//3//3/33pS1+aHul2u+985zt/8Rd/sde3DjxASgt8q9SsALRW86gFfcOc&#10;DgAAHNHR5oceNGBVEh7CGmROBwAAZvFVQ2CatBDWIHM69AuTKwBAKMuyLMvDH5NzPnA3pfTud797&#10;/pdIKb34xS/+xV/8xXa7PT3yL//yL8985jPr9Xqv7x74gVnveux2u/P84Kwcc926db2+FWC+zOkA&#10;AMARHW1+6EEDViXhIaxB5nQAAGAWXzUEpkkLYQ0yp0O/WOB7TQAAOFpDQ0M//dM/PbNbluVdd93V&#10;66KABxgeHj5wd2JiYp4f7HQ6B+5u3Lix17cCLCNzOgAAsOQ8aMDKJzwE5sOcDgAALJ4nC1j5pIXA&#10;fJjToSe0TAMAHDuPetSjDty94447el0R8ACzcszx8fF5fnBycvLA3fXr1/f6VoDlZU4HAACWnAcN&#10;WOGEh8A8mdMBAIDF82QBK5y0EJgnczoce1qmAQCOna1btx64e8899/S6IuABBgcHD9zdsWPHPD84&#10;K/HctGlTr28FWF7mdAAAYMl50IAVTngIzJM5HQAAWDxPFrDCSQuBeTKnw7FX63UBAAC99/rXv/7Y&#10;XKjVah242+l0en3rwAM0m82UUlVV07t33XXXPD943333Hbg7K+AAVh9zOgAArCnHJj/0oAErnPAQ&#10;mCdzOgAArGK+aghMkxYC82ROh2PPKtMAAMdOzvnA3eHh4V5XBDxAjPGhD33ozO7Xvva1eX7w9ttv&#10;n9keGBiYFXAAq485HQAAWHIeNGCFEx4C82ROBwAAFs+TBaxw0kJgnszpcOxpmQYAOHZGR0cP3D3l&#10;lFN6XREw24UXXjizffvtt3e73fl86sDE85JLLun1TQDLzpwOAAAsOQ8asPIJD4H5MKcDAACL58kC&#10;Vj5pITAf5nQ49rRMAwAcOwe+HC6E8KAHPajXFQGzPeQhDzlw99vf/vYRP1KW5ec///mZ3Uc/+tG9&#10;vglg2ZnTAQCAJedBA1Y+4SEwH+Z0AABg8TxZwMonLQTmw5wOx16t1wUAAPSf73znO89//vNndv/6&#10;r/9627Zt8/ngu9/97pntZrPpmQdWoAc/+MG1Wm3mjY8f+tCHfvVXf/XwH7nllltyzjO7559/fq9v&#10;ApgvczoAALDkPGjAKiY8hDXFnA4AACyeJwtYxaSFsKaY06GPWGUaAOCobd26tTzAJz7xifl86jvf&#10;+c4XvvCFmd0nPOEJKfmXMVhxiqJ4/OMfP7P7vve9b2xs7DDH55z//u//fmb34Q9/+NDQUK9vApgv&#10;czoAALDkPGjAKiY8hDXFnA4AACyeJwtYxaSFsKaY06GP+DMDADhqrVbrrLPOmtl961vfunfv3sN/&#10;pCzLP/mTPzlw5MlPfnKv7wM4uCc96UkH7r7mNa85zMHXX3/9LbfcMrP7zGc+s9flA0fBnA4AACw5&#10;DxqwugkPYe0wpwMAAIvnyQJWN2khrB3mdOgjWqYBABbi6U9/+sz21NTUi170ovvuu+9QB09OTv7h&#10;H/7hd77znZmRK6+8cuvWrb2+CeDgTjzxxEsvvXRm95Of/OTb3/72gx75iU984lWvetXM7oUXXnj2&#10;2Wf3unzg6JjTAQCAJedBA1Yx4SGsKeZ0AABg8TxZwComLYQ1xZwO/SLmnHtdAwBA/8k5P/e5z737&#10;7rsPHLzqqqsuv/zy448/fmBgIMZYluWuXbs+9alP/cM//MP4+PjMYcPDw294wxtarVavbwI4pNHR&#10;0auvvrrdbs+MPPzhD7/66qtPOumkoii63e5dd9315je/+TOf+czMASmlv/3bv924cWOvaweOjjkd&#10;AABYch40YHUTHsLaYU4HAAAWz5MFrG7SQlg7zOnQL7RMAwAs0L59+37t135tdHT0qD6VUnrlK195&#10;6qmn9rp84Ahuvvnm3/3d353/8S996UsvuuiiXlcNLIQ5HQAAWHIeNGB1Ex7C2mFOBwAAFs+TBaxu&#10;0kJYO8zp0BeKP/qjP+p1DQAAfanZbP7ET/zE5z//+X379s3zIyMjI3/xF39xyimn9Lp24Mi2bdt2&#10;/vnnf/SjH53PwX/4h3948cUX97pkYIHM6QAAwJLzoAGrm/AQ1g5zOgAAsHieLGB1kxbC2mFOh75g&#10;lWkAgEXJOf/bv/3bG97whh07dhzmsKIonv70p//sz/5so9HodcnAUdixY8df/MVf3HzzzYc64Lzz&#10;zvtv/+2/bdmypdeVAotlTgcAAJacBw1Y3YSHsHaY0wEAgMXzZAGrm7QQ1g5zOqxwWqYBAJZAzvmu&#10;u+763Oc+97Wvfe1b3/rWrl27YoybN28+8cQTzz777B/6oR8655xzarVar8sEFuiee+759Kc//dnP&#10;fvbOO+8cHR0dHh4+44wzHv7wh1966aUnnnhir6sDlpI5HQAAWHIeNGB1Ex7C2mFOBwAAFs+TBaxu&#10;0kJYO8zpsGJpmQYAAAAAAAAAAAAAAAAAAPpY6nUBAAAAAAAAAAAAAAAAAAAAC6dlGgAAAAAAAAAA&#10;AAAAAAAA6GNapgEAAAAAAAAAAAAAAAAAgD6mZRoAAAAAAAAAAAAAAAAAAOhjWqYBAAAAAAAAAAAA&#10;AAAAAIA+pmUaAAAAAAAAAAAAAAAAAADoY1qmAQAAAAAAAAAAAAAAAACAPqZlGgAAAAAAAAAAAAAA&#10;AAAA6GNapgEAAAAAAAAAAAAAAAAAgD6mZRoAAAAAAAAAAAAAAAAAAOhjWqYBAAAAAAAAAAAAAAAA&#10;AIA+pmUaAAAAAAAAAAAAAAAAAADoY1qmAQAAAAAAAAAAAAAAAACAPqZlGgAAAAAAAAAAAAAAAAAA&#10;6GNapgEAAAAAAAAAAAAAAAAAgD6mZRoAAAAAAAAAAAAAAAAAAOhjWqYBAAAAAAAAAAAAAAAAAIA+&#10;pmUaAAAAAAAAAAAAAAAAAADoY1qmAQAAAAAAAAAAAAAAAACAPqZlGgAAAAAAAAAAAAAAAAAA6GNa&#10;pgEAAAAAAAAAAAAAAAAAgD5W63UBAABA/xkfH7/llls+97nPfeUrX/nqV7969913f+9735uYmKjX&#10;61u3bj3xxBPPP//8hzzkIZdccskFF1ywfv36XtcLAAAAABwjwkMAAAAAYJq0EAA4xmLOudc1AAAA&#10;/aHT6Vx33XWvetWrbrjhhvl/6qEPfejznve8ZzzjGRs2bFjwpd/73vc+5SlPOcwBu3fvHhoaWo67&#10;vvHGGx/zmMcc5oD9+/c3Go3DHHDcccft3r17MTXU6/VNmzadddZZp59++qWXXnrxxReff/75y3S/&#10;AAAAALAAwsODEh4CAAAAsAZJCw9KWggAx4CWaQAA4Mi63e7//b//97d+67fGx8cXfJJnP/vZf/zH&#10;f3zSSSct4LPXXXfdVVdddZgD3vOe9zzpSU9ajnv/5V/+5Te84Q2HOWBqaurwOeamTZsWmWMe1OMe&#10;97hf/dVfffKTn1yv15fjxgEAAABgPoSHhzlAeAgAAADAmiItPMwB0kIAOAZSrwsAAABWum9+85tn&#10;nXXWr/3ary0mxAwhvPGNbzz55JNf/OIXT01NLXmRr3nNa5bj3judzt///d8vx5kX7/rrr3/qU5+6&#10;cePGa6+9ttPp9LocAAAAANYi4eFynHnxhIcAAAAAHHvSwuU48+JJCwFYU7RMAwAAh/Mv//IvZ599&#10;9p133rlUJ/zf//t/n3baaV//+teXts4PfOAD+/fvX/Lb/9SnPlWW5ZKfdgmNjY294AUvOP300z/1&#10;qU/1uhYAAAAA1hbhofAQAAAAAKZJC6WFALASaJkGAAAO6R3veMdTnvKUJT/tvffee/7553/iE59Y&#10;2tNef/31S17qG97whiU/53K4++67H/nIR77sZS/LOfe6FgAAAADWBOGh8BAAAAAApkkLpYUAsEJo&#10;mQYAAA7uc5/73NOe9rRD/fQRj3jEX/7lX37xi1+85557Jicny7Ksqqosy4mJiXvvvffGG2/80z/9&#10;0wc/+MGHOf+jHvWoL33pS0tY8Ktf/eql/Q202+03velNS3vOZfV7v/d7T3/606uq6nUhAAAAAKxy&#10;wkPhIQAAAABMkxZKCwFg5YjeCwIAAMw1NjZ28skn7969e+6P/st/+S8ve9nLjjvuuPmc5xvf+MYL&#10;X/jC9773vQf96cjIyHe+852RkZEjnue666676qqrjnjY3r1753O2efrYxz72mMc85oiHTU1NNRqN&#10;wxywadOmub/Jz3zmM5dccskRT55zzjlPTk7u2bPnm9/85o033vi6173ujjvuOMxH/vN//s//8A//&#10;kJI3ZAEAAACwLISHQXgIAAAAACEEaWEIQVoIACuJiQ0AADiIl7zkJQcNMa+//vrXv/718wwxQwhn&#10;n332dddd96EPfeigSd++ffuuueaaJSz7gx/84BKe7fWvf/0Snm2Woijmc1iMMaU0ODj4oAc96NGP&#10;fvTv/u7v3n777d/61rd+5Vd+5VAfeetb3/pbv/Vby1c5AAAAAGuc8DAIDwEAAAAghCAtDCFICwFg&#10;JdEyDQAAzLZjx45rr7127vgHP/jByy+/fAEn/Mmf/Mmbb7651WrN/dHf/u3ffvvb315Ynccff/ys&#10;kVe96lVL9Utot9v/8A//cMQr9sQZZ5zxute97hvf+Ma555570ANe8YpXXHfddb0uEwAAAIBVSHgY&#10;hIcAAAAAEEKQFoYQpIUAsMJomQYAAGY76CsPn//8519xxRULPudZZ5314Q9/+KA/esUrXrGwc77g&#10;BS+YNfKJT3xiz549S/JLuPHGG6uqOnDklFNO+Zmf+ZklOfmSePCDH/ylL33pKU95ykF/+oxnPGN0&#10;dLTXNQIAAACw2ggPg/AQAAAAAEII0sIQgrQQAFYYLdMAAMBsr371q+cO/s//+T8Xedof/dEffeYz&#10;nzl3/C//8i9nJYbzdOWVV27btm3W4Pvf//4l+SX8zd/8zayRa665plarLcnJl0qj0Xj729/+hCc8&#10;Ye6PxsfHf/3Xf73XBQIAAACw2ggPg/AQAAAAAEII0sIQgrQQAFYYLdMAAMAD7Nq166677po1+Eu/&#10;9Evr1q1b/Mn/+I//eO7g5OTkrbfeuoCz1Wq15z//+bMGX/nKVy6+zqmpqbe85S2zBn/2Z392YXnr&#10;siqK4l3vetdJJ50090dvfOMbb7/99l4XCAAAAMDqITwMwkMAAAAACCFIC0MI0kIAWHm0TAMAAA/w&#10;rW99a+7gQV8uuACnnXbaBRdcMHf8pptuWsDZqqp6xjOeMWvw05/+9M6dOxdZ5yc/+clZI2ecccYp&#10;p5yyAnPMEEKr1XrnO9950B/99m//dq+rAwAAAGD1EB4G4SEAAAAAhBCkhSEEaSEArDxapgEAgAeY&#10;+97HEMIZZ5yxVOd/7nOfO3fws5/97AJOVZblmWeeecIJJ8waf9/73rfIIv/mb/5m1sg111wTQuh2&#10;u0v1e1hal1xyyVVXXTV3/F3vetf27dt7XR0AAAAAq4TwMAgPAQAAACCEIC0MIUgLAWDl0TINAAA8&#10;wHLHXj/2Yz82d/Cb3/zmAk7V7XZjjC94wQtmjb/85S9fTIWTk5Nve9vbZg0+5SlPCSF0Op1l/eUs&#10;xp/92Z8ddPyNb3xjr0sDAAAAYJUQHgoPAQAAAGCatFBaCAArkJZpAADgAaqqmjv49a9/fanOf+aZ&#10;Z84d/Pa3v72AU5VlGUJ4+tOfPmv8pptuWkwa+4lPfGLWyFlnnXXSSSeFFfzqxxDCOeecc/HFF88d&#10;X2SqCwAAAAAzhIfCQwAAAACYJi2UFgLACqRlGgAAeICNGzfOHfynf/qnpTr/0NDQ4ODgrMHdu3cv&#10;4FTTL2I8/fTTTznllFk/es973rPgCv/mb/5m1sg111xz4BVXrBe+8IVzB+++++67776716UBAAAA&#10;sBoID4WHAAAAADBNWigtBIAVSMs0AADwAKeeeurcwfe973233HLLUl1ibGwsP9B3vvOdBZxnJlV8&#10;wQteMOtHr3jFKxZW28TExDve8Y5Zg//pP/2n6Y12u71Uv4Tl8IQnPOGg4x/72Md6XRoAAAAAq4Hw&#10;UHgIAAAAANOkhdJCAFiBtEwDAAAPcO655x50/Morr9y1a1evq3uAbrc7vfHUpz511o++8pWvfO97&#10;31vAOT/+8Y/PGjnnnHNOPPHE6e0V/urHTZs2nXTSSXPHb7jhhl6XBgAAAMBqIDycNSI8BAAAAGDN&#10;khbOGpEWAsBKoGUaAAB4gA0bNvzQD/3Q3PE77rjjggsu+PSnP93rAn9gJlU85ZRTzjjjjFk//dd/&#10;/dcFnPOv//qvZ41cc801c6+4Yj3taU+bO3jdddf1ui4AAAAAVgPh4awR4SEAAAAAa5a0cNaItBAA&#10;VgIt0wAAwGz//b//94OO33vvvT/yIz/ykIc85B//8R9Xwmsgy7Kc2T4wbZz28pe//GhPODEx8a53&#10;vWvW4E//9E/PbM+8bHLFuvTSS+cO3nvvvSs/gQUAAACgLwgPDyQ8BAAAAGAtkxYeSFoIACuBlmkA&#10;AGC2Jz7xieeff/6hfnrzzTf//M///ObNm88999w/+7M/u/nmm3uV7lVVNbP9Mz/zM7N+esstt3z3&#10;u989qhN+9KMfnTVy/vnnn3DCCTO7ByanK9Oh/sGthNwZAAAAgFVAeDhDeAgAAADAGictnCEvJF3+&#10;AAAUtElEQVQtBIAVQss0AAAwW0rpgx/8YKPROPxht95664te9KKHPOQh9Xr9cY973Ktf/eovf/nL&#10;k5OTx6zOA3PME0888Zxzzpl1wNz3OB7eX/3VX80amftGyRXuuOOOO+j49u3be10aAAAAAKuB8HCG&#10;8BAAAACANU5aOENaCAArhJZpAADgIE466aTPfvazR4wyZ3z4wx/+jd/4jQsvvHBgYOCCCy74vd/7&#10;veuvv3779u0552NW82/+5m/OGnnFK14x/4+Pj4+/+93vnjX45Cc/+ZjVvyTWr19/0PF9+/b1ujQA&#10;AAAAVgnh4TThIQAAAABIC6dJCwFghdAyDQAAHNzDHvaw22+/fe77FI/oa1/72ste9rKf/Mmf3LZt&#10;2/r165/5zGe++c1vvvPOO5c705ybOd52223f+c535vnxG264YdbIQx/60EO9SXHFOlT0vGfPnl6X&#10;BgAAAMDqITwUHgIAAADANGmhtBAAVg4t0wAAwCGdeOKJN99885ve9KZt27Yt7Ayjo6NvectbfuEX&#10;fuG0007btm3b7//+799+++3LVO0JJ5xwwQUXzBp85zvfOc+P/+Vf/uWskRe84AXLVOrySSkVRTF3&#10;fGpqqtelAQAAALCqCA+XqdTlIzwEAAAAYJlIC5ep1OUjLQRgtdIyDQAAHE5RFM961rPuueeeG264&#10;4WlPe9piTrVjx44//uM/PvPMMy+66KIbb7xxOar9zd/8zVkjL3/5y+fzwbGxsfe+972zBq+66qrl&#10;KHK5jYyMzB2sqqrXdQEAAACw2ggP+47wEAAAAIBlIi3sO9JCAFYlLdMAAMCRpZQe85jHvO1tbxsf&#10;H7/hhhue//znb9y4ccFn++IXv3jZZZc9+tGPvu+++5a2zrnJ45133nnnnXce8YMf+chHZo087GEP&#10;W/ALL3vroK9+bDabva4LAAAAgNVJeNhHhIcAAAAALCtpYR+RFgKwKmmZBgAAjsLAwMBjHvOYV77y&#10;lTt37rznnnuuu+66F77whaeffvoCTvXxj3/85JNPvummm5awvG3btl100UWzBt/+9rcf8YOvfe1r&#10;Z41cc801S/urO2YmJibmDg4NDfW6LgAAAABWOeHhyic8BAAAAODYkBaufNJCAFYlLdMAAMBCxBiP&#10;P/74Jz7xiX/xF39x++2379+//3Of+9wrX/nKK664IqX5Pmi02+2HP/zhSxtlzs0fX/GKV+ScD/OR&#10;/fv3f+ADH5g1+KQnPWm5f4fLoaqqsbGxueNbt2496PHnnXde4wC7du1a2HU/+clPHnieF73oRb3+&#10;TQAAAADQM8LDlUl4CAAAAMCxJy1cmaSFAKxWWqYBAIAlMDQ0dPHFFz//+c//4Ac/2Ol07rjjjje/&#10;+c1XXnnlfD77Yz/2YwuOz+Z64hOfOGvk7rvvvuOOOw7zkQ9/+MOzRi666KJDBX8r3EHf+xhC2Lx5&#10;80HHu91u5wALvm7O+cDzlGXZ698EAAAAACuF8HCFEB4CAAAA0HPSwhVCWgjAaqVlGgAAWGIppdNO&#10;O+3nf/7n3/ve905NTd1www0/8zM/c5jjx8fHf+mXfmmprr558+ZLL7101uA//dM/HeYjr33ta2eN&#10;zH1/ZL/Yu3fvQcdHRkZ6XRoAAAAACA97SXgIAAAAwIoiLewhaSEAq5WWaQAAYBk1Go3HPOYx//zP&#10;/7xz584Xv/jFhzrsPe95zze+8Y2luugLXvCCWSPXXnttzvmgB4+Ojn7oQx+aNTj3/ZH94jvf+c7c&#10;waIoBgcHe10aAAAAADyA8PAYEx4CAAAAsGJJC48xaSEAq5WWaQAA4FjYtGnT//pf/+vuu+8+55xz&#10;DnrAq1/96qW61pVXXjlr5N577/3mN7950IOvv/76WSOXXnrp5s2be/nLWoQvf/nLcwcf+9jHxhh7&#10;XRoAAAAAHJzw8NgQHgIAAACw8kkLjw1pIQCrlZZpAADg2HnQgx504403joyMzP3R6173uqqqluQq&#10;GzZsuOyyy2YNvvWtbz3owa95zWtmjTz/+c/v9e9p4ebGsiGEK664otd1AQAAAMARCA+Xm/AQAAAA&#10;gH4hLVxu0kIAVist0wAAwDG1adOmN7zhDXPHJycnv/e97y3VVeZmkddee23Oedbgvn37PvzhD88a&#10;/Kmf+qle/5IWqKqqd73rXXPHf+RHfqTXpQEAAADAkQkPl4/wEAAAAID+Ii1cPtJCAFYxLdMAAMD9&#10;PvvZzzbmePvb377kF3ryk59cr9fnjn/7299eqks8/vGPnzWyc+fOW265Zdbghz70oVkjj3zkIzdt&#10;2rTkt3xs3HbbbZ1OZ+74wx72sF6XBgAAAEB/Ex4G4SEAAAAAhBCkhSEEaSEArFRapgEAgPs1m83O&#10;HLfffvuSX6her1922WVzx5fw1Y/r169/7GMfO2vwH//xH2eNvOY1r5k18hu/8RtLfr/HzEFD58su&#10;u2z9+vW9Lg0AAACA/iY8DMJDAAAAAAghSAtDCNJCAFiptEwDAAD3O2ja9YUvfGE5rvWjP/qjcwfH&#10;x8eX8BJzE8lXv/rVOeeZ3b179370ox+ddcxP/dRPLcf9HgNVVf35n//53PHnPe95vS4NAAAAgL4n&#10;PAzCQwAAAAAIIUgLQwjSQgBYqbRMAwAA99u0adPcwY985CPH7Fr1en0JL/GTP/mTs0b27Nlz8803&#10;z+x+4AMfmHXAZZddtmHDhuW432Pgwx/+8J49e+aOP/7xj+91aQAAAAD0PeGh8BAAAAAApkkLpYUA&#10;sGJpmQYAAO63bt26wcHBWYM7duy4++67l/xae/funTu4bdu2JbzE8PDwE57whFmDb37zm2e2X/Wq&#10;V8366dy3RfaLnPNBi3/CE55w0MgYAAAAAI6K8FB4CAAAAADTpIXSQgBYsbRMAwAAP3DllVfOHXzn&#10;O9+55Bf6whe+MHfwuOOOW9qrPPe5z5018trXvraqqhDCnj17/u3f/m3WT+fmnv3ibW9726233jp3&#10;/KUvfWmvSwMAAABglRAeLvmdHhvCQwAAAACWnLRwye/02JAWArDqaZkGAAB+4OlPf/rcwd///d/v&#10;drtLeJV2u/3+979/7vgpp5yytLdz+eWXzxoZHR39yle+EkKYW8CjHvWo9evXL20Bx8a99977C7/w&#10;C3PHH/awh11yySW9rg4AAACAVUJ4uLQFHBvCQwAAAACWg7RwaQs4NqSFAKwFWqYBAIAfePzjHz93&#10;cN++fa997WuX8CrveMc7pt+/eKBzzz231Wot7e0MDg4++clPnjX4xje+MYTwqle9atb4r//6ry/t&#10;1Y+N/fv3//AP/3Cn05n7oze84Q0xxl4XCAAAAMAqITzsO8JDAAAAAJaJtLDvSAsBWCO0TAMAAD8w&#10;MjLy7Gc/e+74C17wgi9+8YtLcoldu3b96q/+6tzxa665ZjnuaO61/uqv/uruu+/+93//91njB81w&#10;V7h9+/Y96lGP+va3vz33R1dfffXFF1/c6wIBAAAAWD2Eh/1FeAgAAADA8pEW9hdpIQBrR63XBQAA&#10;ACvLy172sumXI87yyEc+8vOf//z555+/mJPv2bPnsssuGx0dnfujpz3tactxO495zGNmjYyPj8+9&#10;1uWXXz4yMrIcBSyfr33ta49+9KN37Ngx90eDg4PXXnvtAs65bdu2lBbyaq2yLHv9+wAAAABg2QkP&#10;+4XwEAAAAIDlJi3sF9JCANYUq0wDAAAPcOKJJ77kJS+ZOz45OXnBBRe88Y1vzDkv7Mwf/ehHzzrr&#10;rFtuuWXuj170ohdt2rRpOW5nYGDgqU996qzBue99fN7znrccV18m27dv/+Vf/uULLrjgoCFmCOFj&#10;H/vY8PDwAs5clmVnQaqq6vVvBQAAAIBlJzxc+YSHAAAAABwb0sKVT1oIwBqkZRoAAJjtpS996bnn&#10;nnvQH/3iL/7iD/3QD334wx+e/6v+ut3uxz/+8R/+4R9+7GMfu3PnzrkHnHDCCS996UuX73b+63/9&#10;r0c85nGPe9zyFbB43W53165dt95661ve8pYnPelJ27Zte8Mb3nCog9/0pjc94hGP6HXJAAAAAKxO&#10;wsOVRngIAAAAQK9IC1caaSEA1HpdAAAAsOLUarVPfvKT55xzzkFjxy9/+cuPe9zjBgcHf/7nf/6q&#10;q64699xzjz/++IGBgVrt/ueLTqczNjZ21113feUrX3nPe97zz//8z+12+1DXqtfrH/3oR1ut1vLd&#10;zo//+I8f/oArrrhi3bp1x+I3e4BLLrmkKIojHlaW5VG9VfHaa6991rOedYzvBQAAAIC1Q3h4DAgP&#10;AQAAAOgL0sJjQFoIAEdFyzQAAHAQmzdvvummmy688MLdu3cf9IDx8fHXve51r3vd6w4cTCkdVeg2&#10;ODj47//+72efffay3kuz2fy5n/u5t7zlLYc64LnPfe6yFnBQVVUd1e9qPt773vdeeeWViznD9u3b&#10;t2zZsoAPfvSjH33sYx+7tLcDAAAAwMokPFxuwkMAAAAA+oW0cLlJCwHgqKReFwAAAKxQJ5988m23&#10;3XbxxRfP/yNHFcxddNFF//Ef//Gwhz3sGNzLc57znMP89PLLLz8GNSyriy+++Pbbb19kiBlCSGmB&#10;D4nzeY0lAAAAAKuG8LCPCA8BAAAAWFbSwj4iLQRg1dMyDQAAHNKmTZs+85nP/Mmf/MnSnnbz5s1v&#10;fetbP/e5z23duvXY3MiP/uiPHiqhe8ITnjA8PHxsylgOmzdvftOb3vTZz3729NNP73UtAAAAAKwh&#10;wsOVT3gIAAAAwLEhLVz5pIUArBFapgEAgMNJKf3O7/zOfffdd/i3J87Tueee+/a3v/3ee+99xjOe&#10;seC3DC5Ao9F41rOeddAfPfe5zz1mZSytxz3ucR/5yEfuu+++Zz3rWTHGXpcDAAAAwJojPFyxhIcA&#10;AAAAHGPSwhVLWgjAmlLrdQEAAEAf2Lp161//9V//6Z/+6Tvf+c7XvOY1n//854/q42ecccZznvOc&#10;pz71qWeeeWavbuFXfuVX3vjGN84d/4mf+IlelTR/jUZjw4YNF1xwwXnnnXfeeef92I/92Pnnn99o&#10;NHpdFwAAAAAID3tMeAgAAADAyiEt7C1pIQBomQYAAOZr/fr1V1999dVXXz02Nva1r33tpptu+spX&#10;vvLVr3717rvv/u53vzs2Nlav14eGho4//vhzzjnnzDPPPO+88y688MJzzjlnZGRkkZd+0pOelHNe&#10;zBl+/Md/fJFnCCF85CMfWcCndu3atcjrAgAAAMAKJzwUHgIAAADANGmhtBAAekXLNAAAcNSGhoYu&#10;ueSSSy65pNeFAAAAAAAri/AQAAAAAJgmLQQAjrHU6wIAAAAAAAAAAAAAAAAAAAAWTss0AAAAAAAA&#10;AAAAAAAAAADQx7RMAwAAAAAAAAAAAAAAAAAAfUzLNAAAAAAAAAAAAAAAAAAA0Me0TAMAAAAAAAAA&#10;AAAAAAAAAH1MyzQAAAAAAAAAAAAAAAAAANDHtEwDAAAAAAAAAAAAAAAAAAB9TMs0AAAAAAAAAAAA&#10;AAAAAADQx7RMAwAAAAAAAAAAAAAAAAAAfUzLNAAAAAAAAAAAAAAAAAAA0Me0TAMAAAAAAAAAAAAA&#10;AAAAAH0s5px7XQMAAAAAAAAAAAAAAAAAAMACWWUaAAAAAAAAAAAAAAAAAADoY1qmAQAAAAAAAAAA&#10;AAAAAACAPqZlGgAAAAAAAAAAAAAAAAAA6GNapgEAAAAAAAAAAAAAAAAAgD6mZRoAAAAAAAAAAAAA&#10;AAAAAOhjWqYBAAAAAAAAAAAAAAAAAIA+pmUaAAAAAAAAAAAAAAAAAADoY1qmAQAAAAAAAAAAAAAA&#10;AACAPqZlGgAAAAAAAAAAAAAAAAAA6GNapgEAAAAAAAAAAAAAAAAAgD6mZRoAAAAAAAAAAAAAAAAA&#10;AOhjWqYBAAAAAAAAAAAAAAAAAIA+pmUaAAAAAAAAAAAAAAAAAADoY1qmAQAAAAAAAAAAAAAA+P/b&#10;twMSAAAAAEH/X7cj0B8CAMCYMg0AAAAAAAAAAAAAAAAAAIwp0wAAAAAAAAAAAAAAAAAAwJgyDQAA&#10;AAAAAAAAAAAAAAAAjCnTAAAAAAAAAAAAAAAAAADAmDINAAAAAAAAAAAAAAAAAACMKdMAAAAAAAAA&#10;AAAAAAAAAMCYMg0AAAAAAAAAAAAAAAAAAIwp0wAAAAAAAAAAAAAAAAAAwJgyDQAAAAAAAAAAAAAA&#10;AAAAjCnTAAAAAAAAAAAAAAAAAADAmDINAAAAAAAAAAAAAAAAAACMKdMAAAAAAAAAAAAAAAAAAMCY&#10;Mg0AAAAAAAAAAAAAAAAAAIwp0wAAAAAAAAAAAAAAAAAAwJgyDQAAAAAAAAAAAAAAAAAAjCnTAAAA&#10;AAAAAAAAAAAAAADAmDINAAAAAAAAAAAAAAAAAACMKdMAAAAAAAAAAAAAAAAAAMCYMg0AAAAAAAAA&#10;AAAAAAAAAIwp0wAAAAAAAAAAAAAAAAAAwJgyDQAAAAAAAAAAAAAAAAAAjCnTAAAAAAAAAAAAAAAA&#10;AADAmDINAAAAAAAAAAAAAAAAAACMKdMAAAAAAAAAAAAAAAAAAMCYMg0AAAAAAAAAAAAAAAAAAIwp&#10;0wAAAAAAAAAAAAAAAAAAwJgyDQAAAAAAAAAAAAAAAAAAjCnTAAAAAAAAAAAAAAAAAADAmDINAAAA&#10;AAAAAAAAAAAAAACMKdMAAAAAAAAAAAAAAAAAAMCYMg0AAAAAAAAAAAAAAAAAAIwp0wAAAAAAAAAA&#10;AAAAAAAAwJgyDQAAAAAAAAAAAAAAAAAAjCnTAAAAAAAAAAAAAAAAAADAmDINAAAAAAAAAAAAAAAA&#10;AACMKdMAAAAAAAAAAAAAAAAAAMCYMg0AAAAAAAAAAAAAAAAAAIwp0wAAAAAAAAAAAAAAAAAAwJgy&#10;DQAAAAAAAAAAAAAAAAAAjCnTAAAAAAAAAAAAAAAAAADAmDINAAAAAAAAAAAAAAAAAACMKdMAAAAA&#10;AAAAAAAAAAAAAMCYMg0AAAAAAAAAAAAAAAAAAIwp0wAAAAAAAAAAAAAAAAAAwJgyDQAAAAAAAAAA&#10;AAAAAAAAjCnTAAAAAAAAAAAAAAAAAADAmDINAAAAAAAAAAAAAAAAAACMKdMAAAAAAAAAAAAAAAAA&#10;AMBYUqZBUvIsJOsAAAAASUVORK5CYIJQSwMEFAAGAAgAAAAhAGXXrMveAAAACQEAAA8AAABkcnMv&#10;ZG93bnJldi54bWxMj8FqwzAMhu+DvoNRYbfVTsrKyOKUUradymDtYOymxmoSGsshdpP07efust0k&#10;fvHr+/L1ZFsxUO8bxxqShQJBXDrTcKXh8/D68ATCB2SDrWPScCUP62J2l2Nm3MgfNOxDJWIJ+ww1&#10;1CF0mZS+rMmiX7iOOGYn11sMce0raXocY7ltZarUSlpsOH6osaNtTeV5f7Ea3kYcN8vkZdidT9vr&#10;9+Hx/WuXkNb382nzDCLQFP6O4YYf0aGITEd3YeNFqyGKBA1pqqLALU5+p6OG1VIlIItc/jcofg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tlmfajwQAACMTAAAO&#10;AAAAAAAAAAAAAAAAADoCAABkcnMvZTJvRG9jLnhtbFBLAQItAAoAAAAAAAAAIQB6xL0qPJYKADyW&#10;CgAUAAAAAAAAAAAAAAAAAPUGAABkcnMvbWVkaWEvaW1hZ2UxLnBuZ1BLAQItABQABgAIAAAAIQBl&#10;16zL3gAAAAkBAAAPAAAAAAAAAAAAAAAAAGOdCgBkcnMvZG93bnJldi54bWxQSwECLQAUAAYACAAA&#10;ACEAqiYOvrwAAAAhAQAAGQAAAAAAAAAAAAAAAABungoAZHJzL19yZWxzL2Uyb0RvYy54bWwucmVs&#10;c1BLBQYAAAAABgAGAHwBAABhnwoAAAA=&#10;">
                  <o:lock v:ext="edit" aspectratio="t"/>
                  <v:shape id="Picture" o:spid="_x0000_s1047" type="#_x0000_t75" style="position:absolute;width:95500;height:34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4nlywAAAOIAAAAPAAAAZHJzL2Rvd25yZXYueG1sRI9BS8NA&#10;FITvBf/D8gRv7SYxaondllYsSA9CY4V6e2SfSXD3bchum/TfuwXB4zAz3zCL1WiNOFPvW8cK0lkC&#10;grhyuuVaweFjO52D8AFZo3FMCi7kYbW8mSyw0G7gPZ3LUIsIYV+ggiaErpDSVw1Z9DPXEUfv2/UW&#10;Q5R9LXWPQ4RbI7MkeZQWW44LDXb00lD1U56sgvXGPZD5Ory+71uzyfCY7obTp1J3t+P6GUSgMfyH&#10;/9pvWsF9/pRkaZ7lcL0U74Bc/gIAAP//AwBQSwECLQAUAAYACAAAACEA2+H2y+4AAACFAQAAEwAA&#10;AAAAAAAAAAAAAAAAAAAAW0NvbnRlbnRfVHlwZXNdLnhtbFBLAQItABQABgAIAAAAIQBa9CxbvwAA&#10;ABUBAAALAAAAAAAAAAAAAAAAAB8BAABfcmVscy8ucmVsc1BLAQItABQABgAIAAAAIQAgk4nlywAA&#10;AOIAAAAPAAAAAAAAAAAAAAAAAAcCAABkcnMvZG93bnJldi54bWxQSwUGAAAAAAMAAwC3AAAA/wIA&#10;AAAA&#10;">
                    <v:imagedata r:id="rId26" o:title=""/>
                  </v:shape>
                  <v:rect id="Rectangle 1006205568" o:spid="_x0000_s1048" style="position:absolute;left:8494;top:1102;width:12336;height:30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CUqygAAAOMAAAAPAAAAZHJzL2Rvd25yZXYueG1sRI9BS8NA&#10;EIXvgv9hGaE3uzHQqmm3pRSlCh60FexxyM4mwexsyG7S+O+dg+Dxzbz55r31dvKtGqmPTWADd/MM&#10;FHEZbMOVgc/T8+0DqJiQLbaBycAPRdhurq/WWNhw4Q8aj6lSAuFYoIE6pa7QOpY1eYzz0BHLzoXe&#10;YxLZV9r2eBG4b3WeZUvtsWH5UGNH+5rK7+PgDZwdHk5Pr/FNu3x0j8378OXuB2NmN9NuBSrRlP7N&#10;f9cvVuILMc8Wi6WElk4yAL35BQAA//8DAFBLAQItABQABgAIAAAAIQDb4fbL7gAAAIUBAAATAAAA&#10;AAAAAAAAAAAAAAAAAABbQ29udGVudF9UeXBlc10ueG1sUEsBAi0AFAAGAAgAAAAhAFr0LFu/AAAA&#10;FQEAAAsAAAAAAAAAAAAAAAAAHwEAAF9yZWxzLy5yZWxzUEsBAi0AFAAGAAgAAAAhAGggJSrKAAAA&#10;4wAAAA8AAAAAAAAAAAAAAAAABwIAAGRycy9kb3ducmV2LnhtbFBLBQYAAAAAAwADALcAAAD+AgAA&#10;AAA=&#10;" fillcolor="white [3212]" strokecolor="white [3212]" strokeweight="1pt"/>
                  <v:rect id="Rectangle 485609188" o:spid="_x0000_s1049" style="position:absolute;left:38580;top:1102;width:12336;height:30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RZDyAAAAOIAAAAPAAAAZHJzL2Rvd25yZXYueG1sRE/Pa8Iw&#10;FL4P9j+EN9htpopztTOKiGMKHjYd6PHRvLRlzUtp0lr/e3MY7Pjx/V6sBluLnlpfOVYwHiUgiHOn&#10;Ky4U/Jw+XlIQPiBrrB2Tght5WC0fHxaYaXflb+qPoRAxhH2GCsoQmkxKn5dk0Y9cQxw541qLIcK2&#10;kLrFawy3tZwkyUxarDg2lNjQpqT899hZBReDn6ft3h+kmfRmXn11Z/PWKfX8NKzfQQQawr/4z73T&#10;Cqbp6yyZj9O4OV6Kd0Au7wAAAP//AwBQSwECLQAUAAYACAAAACEA2+H2y+4AAACFAQAAEwAAAAAA&#10;AAAAAAAAAAAAAAAAW0NvbnRlbnRfVHlwZXNdLnhtbFBLAQItABQABgAIAAAAIQBa9CxbvwAAABUB&#10;AAALAAAAAAAAAAAAAAAAAB8BAABfcmVscy8ucmVsc1BLAQItABQABgAIAAAAIQDizRZDyAAAAOIA&#10;AAAPAAAAAAAAAAAAAAAAAAcCAABkcnMvZG93bnJldi54bWxQSwUGAAAAAAMAAwC3AAAA/AIAAAAA&#10;" fillcolor="white [3212]" strokecolor="white [3212]" strokeweight="1pt"/>
                  <v:rect id="Rectangle 1526867969" o:spid="_x0000_s1050" style="position:absolute;left:69403;top:768;width:12335;height:30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HANyAAAAOMAAAAPAAAAZHJzL2Rvd25yZXYueG1sRE9fS8Mw&#10;EH8X9h3CDXxzqQW7tVs2xlBU8EE3wT0ezaUtNpfSpF399kYQ9ni//7fZTbYVI/W+cazgfpGAIC6d&#10;brhS8Hl6uluB8AFZY+uYFPyQh912drPBQrsLf9B4DJWIIewLVFCH0BVS+rImi37hOuLIGddbDPHs&#10;K6l7vMRw28o0STJpseHYUGNHh5rK7+NgFZwNPp8eX/2bNOlo8uZ9+DLLQanb+bRfgwg0hav43/2i&#10;4/yHNFtlyzzL4e+nCIDc/gIAAP//AwBQSwECLQAUAAYACAAAACEA2+H2y+4AAACFAQAAEwAAAAAA&#10;AAAAAAAAAAAAAAAAW0NvbnRlbnRfVHlwZXNdLnhtbFBLAQItABQABgAIAAAAIQBa9CxbvwAAABUB&#10;AAALAAAAAAAAAAAAAAAAAB8BAABfcmVscy8ucmVsc1BLAQItABQABgAIAAAAIQDoLHANyAAAAOMA&#10;AAAPAAAAAAAAAAAAAAAAAAcCAABkcnMvZG93bnJldi54bWxQSwUGAAAAAAMAAwC3AAAA/AIAAAAA&#10;" fillcolor="white [3212]" strokecolor="white [3212]" strokeweight="1pt"/>
                  <v:shape id="TextBox 7" o:spid="_x0000_s1051" type="#_x0000_t202" style="position:absolute;left:4114;top:666;width:17681;height:5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hpzxgAAAOMAAAAPAAAAZHJzL2Rvd25yZXYueG1sRE9La8Mw&#10;DL4P9h+MCrutdgrt1qxuKXtAD7usze4i1uLQWA6x1qT/fh4MdtT31mY3hU5daEhtZAvF3IAirqNr&#10;ubFQnd7uH0ElQXbYRSYLV0qw297ebLB0ceQPuhylUTmEU4kWvEhfap1qTwHTPPbEmfuKQ0DJ59Bo&#10;N+CYw0OnF8asdMCWc4PHnp491efjd7Ag4vbFtXoN6fA5vb+M3tRLrKy9m037J1BCk/yL/9wHl+cv&#10;1suHdWFWBfz+lAHQ2x8AAAD//wMAUEsBAi0AFAAGAAgAAAAhANvh9svuAAAAhQEAABMAAAAAAAAA&#10;AAAAAAAAAAAAAFtDb250ZW50X1R5cGVzXS54bWxQSwECLQAUAAYACAAAACEAWvQsW78AAAAVAQAA&#10;CwAAAAAAAAAAAAAAAAAfAQAAX3JlbHMvLnJlbHNQSwECLQAUAAYACAAAACEA1Z4ac8YAAADjAAAA&#10;DwAAAAAAAAAAAAAAAAAHAgAAZHJzL2Rvd25yZXYueG1sUEsFBgAAAAADAAMAtwAAAPoCAAAAAA==&#10;" filled="f" stroked="f">
                    <v:textbox style="mso-fit-shape-to-text:t">
                      <w:txbxContent>
                        <w:p w14:paraId="6491E334" w14:textId="77777777" w:rsidR="00451D53" w:rsidRDefault="00451D53" w:rsidP="00451D53">
                          <w:pPr>
                            <w:rPr>
                              <w:rFonts w:asciiTheme="minorHAnsi" w:hAnsi="Aptos"/>
                              <w:b/>
                              <w:bCs/>
                              <w:color w:val="000000" w:themeColor="text1"/>
                              <w:kern w:val="24"/>
                            </w:rPr>
                          </w:pPr>
                          <w:r>
                            <w:rPr>
                              <w:rFonts w:asciiTheme="minorHAnsi" w:hAnsi="Aptos"/>
                              <w:b/>
                              <w:bCs/>
                              <w:color w:val="000000" w:themeColor="text1"/>
                              <w:kern w:val="24"/>
                            </w:rPr>
                            <w:t>Glucocorticoids</w:t>
                          </w:r>
                        </w:p>
                      </w:txbxContent>
                    </v:textbox>
                  </v:shape>
                  <v:shape id="TextBox 8" o:spid="_x0000_s1052" type="#_x0000_t202" style="position:absolute;left:34413;top:666;width:30001;height:5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HFvxgAAAOMAAAAPAAAAZHJzL2Rvd25yZXYueG1sRE9La8Mw&#10;DL4P9h+MCrutdgrt1qxuKXtAD7usze4i1uLQWA6x1qT/fh4MdtT31mY3hU5daEhtZAvF3IAirqNr&#10;ubFQnd7uH0ElQXbYRSYLV0qw297ebLB0ceQPuhylUTmEU4kWvEhfap1qTwHTPPbEmfuKQ0DJ59Bo&#10;N+CYw0OnF8asdMCWc4PHnp491efjd7Ag4vbFtXoN6fA5vb+M3tRLrKy9m037J1BCk/yL/9wHl+c/&#10;rJfF2hSLFfz+lAHQ2x8AAAD//wMAUEsBAi0AFAAGAAgAAAAhANvh9svuAAAAhQEAABMAAAAAAAAA&#10;AAAAAAAAAAAAAFtDb250ZW50X1R5cGVzXS54bWxQSwECLQAUAAYACAAAACEAWvQsW78AAAAVAQAA&#10;CwAAAAAAAAAAAAAAAAAfAQAAX3JlbHMvLnJlbHNQSwECLQAUAAYACAAAACEARUBxb8YAAADjAAAA&#10;DwAAAAAAAAAAAAAAAAAHAgAAZHJzL2Rvd25yZXYueG1sUEsFBgAAAAADAAMAtwAAAPoCAAAAAA==&#10;" filled="f" stroked="f">
                    <v:textbox style="mso-fit-shape-to-text:t">
                      <w:txbxContent>
                        <w:p w14:paraId="4BC635E1" w14:textId="77777777" w:rsidR="00451D53" w:rsidRDefault="00451D53" w:rsidP="00451D53">
                          <w:pPr>
                            <w:rPr>
                              <w:rFonts w:asciiTheme="minorHAnsi" w:hAnsi="Aptos"/>
                              <w:b/>
                              <w:bCs/>
                              <w:color w:val="000000" w:themeColor="text1"/>
                              <w:kern w:val="24"/>
                            </w:rPr>
                          </w:pPr>
                          <w:r>
                            <w:rPr>
                              <w:rFonts w:asciiTheme="minorHAnsi" w:hAnsi="Aptos"/>
                              <w:b/>
                              <w:bCs/>
                              <w:color w:val="000000" w:themeColor="text1"/>
                              <w:kern w:val="24"/>
                            </w:rPr>
                            <w:t>Psychological disturbance</w:t>
                          </w:r>
                        </w:p>
                      </w:txbxContent>
                    </v:textbox>
                  </v:shape>
                  <v:shape id="TextBox 9" o:spid="_x0000_s1053" type="#_x0000_t202" style="position:absolute;left:66336;top:666;width:25732;height:5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yVKyAAAAOIAAAAPAAAAZHJzL2Rvd25yZXYueG1sRI/NasMw&#10;EITvhb6D2EBvjZSUuMGNEkJ/IIdemrj3xdpaJtbKWNvYefuqUOhxmJlvmM1uCp260JDayBYWcwOK&#10;uI6u5cZCdXq7X4NKguywi0wWrpRgt7292WDp4sgfdDlKozKEU4kWvEhfap1qTwHTPPbE2fuKQ0DJ&#10;cmi0G3DM8NDppTGFDthyXvDY07On+nz8DhZE3H5xrV5DOnxO7y+jN/UKK2vvZtP+CZTQJP/hv/bB&#10;WXgoivVqaR4L+L2U74De/gAAAP//AwBQSwECLQAUAAYACAAAACEA2+H2y+4AAACFAQAAEwAAAAAA&#10;AAAAAAAAAAAAAAAAW0NvbnRlbnRfVHlwZXNdLnhtbFBLAQItABQABgAIAAAAIQBa9CxbvwAAABUB&#10;AAALAAAAAAAAAAAAAAAAAB8BAABfcmVscy8ucmVsc1BLAQItABQABgAIAAAAIQC24yVKyAAAAOIA&#10;AAAPAAAAAAAAAAAAAAAAAAcCAABkcnMvZG93bnJldi54bWxQSwUGAAAAAAMAAwC3AAAA/AIAAAAA&#10;" filled="f" stroked="f">
                    <v:textbox style="mso-fit-shape-to-text:t">
                      <w:txbxContent>
                        <w:p w14:paraId="0E0DE7DC" w14:textId="77777777" w:rsidR="00451D53" w:rsidRDefault="00451D53" w:rsidP="00451D53">
                          <w:pPr>
                            <w:rPr>
                              <w:rFonts w:asciiTheme="minorHAnsi" w:hAnsi="Aptos"/>
                              <w:b/>
                              <w:bCs/>
                              <w:color w:val="000000" w:themeColor="text1"/>
                              <w:kern w:val="24"/>
                            </w:rPr>
                          </w:pPr>
                          <w:r>
                            <w:rPr>
                              <w:rFonts w:asciiTheme="minorHAnsi" w:hAnsi="Aptos"/>
                              <w:b/>
                              <w:bCs/>
                              <w:color w:val="000000" w:themeColor="text1"/>
                              <w:kern w:val="24"/>
                            </w:rPr>
                            <w:t>Nutritional imbalance</w:t>
                          </w:r>
                        </w:p>
                      </w:txbxContent>
                    </v:textbox>
                  </v:shape>
                  <w10:wrap type="square" anchorx="margin" anchory="page"/>
                </v:group>
              </w:pict>
            </mc:Fallback>
          </mc:AlternateContent>
        </w:r>
      </w:del>
    </w:p>
    <w:p w14:paraId="59E862EE" w14:textId="77777777" w:rsidR="00080DB4" w:rsidRDefault="00080DB4" w:rsidP="00A33655">
      <w:pPr>
        <w:pStyle w:val="Compact"/>
        <w:jc w:val="both"/>
        <w:rPr>
          <w:b/>
          <w:bCs/>
        </w:rPr>
      </w:pPr>
    </w:p>
    <w:p w14:paraId="19BEE13F" w14:textId="32812C33" w:rsidR="0086671D" w:rsidRDefault="00FF5C3A" w:rsidP="00A33655">
      <w:pPr>
        <w:pStyle w:val="Compact"/>
        <w:jc w:val="both"/>
      </w:pPr>
      <w:ins w:id="34" w:author="Daniel Noble" w:date="2026-01-28T14:38:00Z" w16du:dateUtc="2026-01-28T13:38:00Z">
        <w:r>
          <w:rPr>
            <w:b/>
            <w:bCs/>
            <w:noProof/>
            <w14:ligatures w14:val="standardContextual"/>
          </w:rPr>
          <w:drawing>
            <wp:inline distT="0" distB="0" distL="0" distR="0" wp14:anchorId="2089646A" wp14:editId="50D90DC8">
              <wp:extent cx="5731510" cy="2065020"/>
              <wp:effectExtent l="0" t="0" r="0" b="5080"/>
              <wp:docPr id="25049769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97697" name="Picture 25049769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065020"/>
                      </a:xfrm>
                      <a:prstGeom prst="rect">
                        <a:avLst/>
                      </a:prstGeom>
                    </pic:spPr>
                  </pic:pic>
                </a:graphicData>
              </a:graphic>
            </wp:inline>
          </w:drawing>
        </w:r>
      </w:ins>
      <w:r w:rsidR="0086671D" w:rsidRPr="0086671D">
        <w:rPr>
          <w:b/>
          <w:bCs/>
        </w:rPr>
        <w:t>Figure </w:t>
      </w:r>
      <w:r w:rsidR="007B0779">
        <w:rPr>
          <w:b/>
          <w:bCs/>
        </w:rPr>
        <w:t>6</w:t>
      </w:r>
      <w:r w:rsidR="0086671D" w:rsidRPr="0086671D">
        <w:rPr>
          <w:b/>
          <w:bCs/>
        </w:rPr>
        <w:t xml:space="preserve"> -</w:t>
      </w:r>
      <w:r w:rsidR="0086671D">
        <w:t xml:space="preserve"> </w:t>
      </w:r>
      <w:r w:rsidR="0086671D">
        <w:rPr>
          <w:b/>
          <w:bCs/>
        </w:rPr>
        <w:t xml:space="preserve">Overall meta-analytic mean estimates for each taxonomic group (class) across developmental stressors (a) </w:t>
      </w:r>
      <w:r w:rsidR="00A33655">
        <w:rPr>
          <w:b/>
          <w:bCs/>
        </w:rPr>
        <w:t>glucocorticoid exposure</w:t>
      </w:r>
      <w:r w:rsidR="0086671D">
        <w:rPr>
          <w:b/>
          <w:bCs/>
        </w:rPr>
        <w:t xml:space="preserve">, (b) </w:t>
      </w:r>
      <w:r w:rsidR="00A33655">
        <w:rPr>
          <w:b/>
          <w:bCs/>
        </w:rPr>
        <w:t>psychological disturbance,</w:t>
      </w:r>
      <w:r w:rsidR="0086671D">
        <w:rPr>
          <w:b/>
          <w:bCs/>
        </w:rPr>
        <w:t xml:space="preserve"> and (</w:t>
      </w:r>
      <w:r w:rsidR="00451D53">
        <w:rPr>
          <w:b/>
          <w:bCs/>
        </w:rPr>
        <w:t>c</w:t>
      </w:r>
      <w:r w:rsidR="0086671D">
        <w:rPr>
          <w:b/>
          <w:bCs/>
        </w:rPr>
        <w:t xml:space="preserve">) nutritional </w:t>
      </w:r>
      <w:r w:rsidR="00A33655">
        <w:rPr>
          <w:b/>
          <w:bCs/>
        </w:rPr>
        <w:t>imbalance</w:t>
      </w:r>
      <w:r w:rsidR="0086671D">
        <w:t xml:space="preserve">. Mean estimates are shown as large points, with 95% confidence (thick black bars) and prediction (thin black bars). The number of effects (k) along with the number of studies (in </w:t>
      </w:r>
      <w:r w:rsidR="00A33655">
        <w:t>parentheses</w:t>
      </w:r>
      <w:r w:rsidR="0086671D">
        <w:t>) are shown provided for each class. The dashed line</w:t>
      </w:r>
      <w:ins w:id="35" w:author="Ondi Crino" w:date="2026-01-26T13:02:00Z" w16du:dateUtc="2026-01-26T02:32:00Z">
        <w:r w:rsidR="008E5A62">
          <w:t>s</w:t>
        </w:r>
      </w:ins>
      <w:r w:rsidR="0086671D">
        <w:t xml:space="preserve"> represent</w:t>
      </w:r>
      <w:del w:id="36" w:author="Ondi Crino" w:date="2026-01-26T13:02:00Z" w16du:dateUtc="2026-01-26T02:32:00Z">
        <w:r w:rsidR="0086671D" w:rsidDel="008E5A62">
          <w:delText>s</w:delText>
        </w:r>
      </w:del>
      <w:r w:rsidR="0086671D">
        <w:t xml:space="preserve"> no effect</w:t>
      </w:r>
      <w:ins w:id="37" w:author="Ondi Crino" w:date="2026-01-26T13:00:00Z" w16du:dateUtc="2026-01-26T02:30:00Z">
        <w:r w:rsidR="008E5A62">
          <w:t xml:space="preserve"> where the estimate of the standardized mean difference between </w:t>
        </w:r>
      </w:ins>
      <w:ins w:id="38" w:author="Ondi Crino" w:date="2026-01-26T13:05:00Z" w16du:dateUtc="2026-01-26T02:35:00Z">
        <w:r w:rsidR="00E16738">
          <w:t xml:space="preserve">treatment and control </w:t>
        </w:r>
      </w:ins>
      <w:ins w:id="39" w:author="Ondi Crino" w:date="2026-01-26T13:00:00Z" w16du:dateUtc="2026-01-26T02:30:00Z">
        <w:r w:rsidR="008E5A62">
          <w:t>groups</w:t>
        </w:r>
      </w:ins>
      <w:r w:rsidR="0086671D">
        <w:t xml:space="preserve"> (</w:t>
      </w:r>
      <w:del w:id="40" w:author="Ondi Crino" w:date="2026-01-26T13:00:00Z" w16du:dateUtc="2026-01-26T02:30:00Z">
        <w:r w:rsidR="0086671D" w:rsidDel="008E5A62">
          <w:delText xml:space="preserve">i.e., </w:delText>
        </w:r>
      </w:del>
      <m:oMath>
        <m:r>
          <w:rPr>
            <w:rFonts w:ascii="Cambria Math" w:hAnsi="Cambria Math"/>
          </w:rPr>
          <m:t>SM</m:t>
        </m:r>
        <m:sSub>
          <m:sSubPr>
            <m:ctrlPr>
              <w:rPr>
                <w:rFonts w:ascii="Cambria Math" w:hAnsi="Cambria Math"/>
              </w:rPr>
            </m:ctrlPr>
          </m:sSubPr>
          <m:e>
            <m:r>
              <w:rPr>
                <w:rFonts w:ascii="Cambria Math" w:hAnsi="Cambria Math"/>
              </w:rPr>
              <m:t>D</m:t>
            </m:r>
          </m:e>
          <m:sub>
            <m:r>
              <w:rPr>
                <w:rFonts w:ascii="Cambria Math" w:hAnsi="Cambria Math"/>
              </w:rPr>
              <m:t>H</m:t>
            </m:r>
          </m:sub>
        </m:sSub>
      </m:oMath>
      <w:del w:id="41" w:author="Ondi Crino" w:date="2026-01-26T13:00:00Z" w16du:dateUtc="2026-01-26T02:30:00Z">
        <w:r w:rsidR="0086671D" w:rsidDel="008E5A62">
          <w:delText xml:space="preserve"> = 0</w:delText>
        </w:r>
      </w:del>
      <w:r w:rsidR="0086671D">
        <w:t>)</w:t>
      </w:r>
      <w:ins w:id="42" w:author="Ondi Crino" w:date="2026-01-26T13:00:00Z" w16du:dateUtc="2026-01-26T02:30:00Z">
        <w:r w:rsidR="008E5A62">
          <w:t xml:space="preserve"> equals zero</w:t>
        </w:r>
      </w:ins>
      <w:r w:rsidR="0086671D">
        <w:t xml:space="preserve">. Raw data </w:t>
      </w:r>
      <w:ins w:id="43" w:author="Daniel Noble" w:date="2026-01-28T14:04:00Z" w16du:dateUtc="2026-01-28T13:04:00Z">
        <w:r w:rsidR="00151415">
          <w:t xml:space="preserve">(transparent points) </w:t>
        </w:r>
      </w:ins>
      <w:r w:rsidR="0086671D">
        <w:t>are also shown and are weighted by their inverse sampling error (precision). Note raw data is truncated for ease of visualisation.</w:t>
      </w:r>
    </w:p>
    <w:p w14:paraId="02218373" w14:textId="29872AC9" w:rsidR="0086671D" w:rsidRDefault="0086671D" w:rsidP="0086671D">
      <w:pPr>
        <w:pStyle w:val="Compact"/>
      </w:pPr>
    </w:p>
    <w:p w14:paraId="6AE90BD5" w14:textId="7FE974B0" w:rsidR="0086671D" w:rsidRDefault="0086671D" w:rsidP="0086671D">
      <w:pPr>
        <w:pStyle w:val="Compact"/>
      </w:pPr>
    </w:p>
    <w:p w14:paraId="54AC3320" w14:textId="0D403B05" w:rsidR="0086671D" w:rsidRDefault="0086671D" w:rsidP="0086671D">
      <w:pPr>
        <w:pStyle w:val="Compact"/>
      </w:pPr>
    </w:p>
    <w:p w14:paraId="38BB4496" w14:textId="647348AE" w:rsidR="0086671D" w:rsidRDefault="0086671D" w:rsidP="0086671D">
      <w:pPr>
        <w:pStyle w:val="Compact"/>
      </w:pPr>
    </w:p>
    <w:p w14:paraId="3A1CDF29" w14:textId="77777777" w:rsidR="0086671D" w:rsidRDefault="0086671D" w:rsidP="0086671D">
      <w:pPr>
        <w:pStyle w:val="Compact"/>
      </w:pPr>
    </w:p>
    <w:p w14:paraId="13738499" w14:textId="77777777" w:rsidR="0086671D" w:rsidRDefault="0086671D" w:rsidP="0086671D">
      <w:pPr>
        <w:pStyle w:val="Compact"/>
      </w:pPr>
    </w:p>
    <w:p w14:paraId="4C520F02" w14:textId="77777777" w:rsidR="0086671D" w:rsidRDefault="0086671D" w:rsidP="0086671D">
      <w:pPr>
        <w:pStyle w:val="Compact"/>
      </w:pPr>
    </w:p>
    <w:p w14:paraId="166431F6" w14:textId="77777777" w:rsidR="0086671D" w:rsidRDefault="0086671D" w:rsidP="0086671D">
      <w:pPr>
        <w:pStyle w:val="Compact"/>
      </w:pPr>
    </w:p>
    <w:p w14:paraId="7493E290" w14:textId="77777777" w:rsidR="0086671D" w:rsidRDefault="0086671D" w:rsidP="0086671D">
      <w:pPr>
        <w:pStyle w:val="Compact"/>
      </w:pPr>
    </w:p>
    <w:p w14:paraId="6996B29E" w14:textId="77777777" w:rsidR="0086671D" w:rsidRDefault="0086671D" w:rsidP="0086671D">
      <w:pPr>
        <w:pStyle w:val="Compact"/>
      </w:pPr>
    </w:p>
    <w:p w14:paraId="5B209752" w14:textId="6AD6780C" w:rsidR="0086671D" w:rsidRDefault="0086671D" w:rsidP="0086671D">
      <w:pPr>
        <w:pStyle w:val="Compact"/>
      </w:pPr>
    </w:p>
    <w:p w14:paraId="75FFBBD6" w14:textId="6634034E" w:rsidR="0086671D" w:rsidRDefault="0086671D" w:rsidP="0086671D">
      <w:pPr>
        <w:pStyle w:val="Compact"/>
      </w:pPr>
    </w:p>
    <w:p w14:paraId="1FD89927" w14:textId="034A4CCD" w:rsidR="0086671D" w:rsidRDefault="0086671D" w:rsidP="0086671D">
      <w:pPr>
        <w:pStyle w:val="Compact"/>
      </w:pPr>
    </w:p>
    <w:p w14:paraId="45970870" w14:textId="23EF6E3E" w:rsidR="0086671D" w:rsidRDefault="0086671D" w:rsidP="0086671D">
      <w:pPr>
        <w:pStyle w:val="Compact"/>
      </w:pPr>
    </w:p>
    <w:p w14:paraId="761AFDF9" w14:textId="1D9998CF" w:rsidR="0086671D" w:rsidRDefault="0086671D" w:rsidP="0086671D">
      <w:pPr>
        <w:pStyle w:val="Compact"/>
      </w:pPr>
    </w:p>
    <w:p w14:paraId="5D587062" w14:textId="434CF453" w:rsidR="0086671D" w:rsidRDefault="0086671D" w:rsidP="0086671D">
      <w:pPr>
        <w:pStyle w:val="Compact"/>
      </w:pPr>
    </w:p>
    <w:p w14:paraId="334BEAEB" w14:textId="77777777" w:rsidR="0086671D" w:rsidRDefault="0086671D" w:rsidP="0086671D">
      <w:pPr>
        <w:pStyle w:val="Compact"/>
      </w:pPr>
    </w:p>
    <w:p w14:paraId="032955ED" w14:textId="77777777" w:rsidR="0086671D" w:rsidRDefault="0086671D" w:rsidP="0086671D">
      <w:pPr>
        <w:pStyle w:val="Compact"/>
      </w:pPr>
    </w:p>
    <w:p w14:paraId="0F72B7A7" w14:textId="77777777" w:rsidR="0086671D" w:rsidRDefault="0086671D" w:rsidP="0086671D">
      <w:pPr>
        <w:pStyle w:val="Compact"/>
      </w:pPr>
    </w:p>
    <w:p w14:paraId="6C0B640F" w14:textId="77777777" w:rsidR="0086671D" w:rsidRDefault="0086671D" w:rsidP="0086671D">
      <w:pPr>
        <w:pStyle w:val="Compact"/>
      </w:pPr>
    </w:p>
    <w:p w14:paraId="0C67C413" w14:textId="4A11A7B6" w:rsidR="0086671D" w:rsidRDefault="0086671D" w:rsidP="0086671D">
      <w:pPr>
        <w:pStyle w:val="Compact"/>
      </w:pPr>
    </w:p>
    <w:p w14:paraId="53ECB874" w14:textId="3617FFC2" w:rsidR="0086671D" w:rsidRDefault="00FF5C3A" w:rsidP="0086671D">
      <w:pPr>
        <w:pStyle w:val="Compact"/>
      </w:pPr>
      <w:ins w:id="44" w:author="Daniel Noble" w:date="2026-01-28T14:43:00Z" w16du:dateUtc="2026-01-28T13:43:00Z">
        <w:r>
          <w:rPr>
            <w:noProof/>
            <w14:ligatures w14:val="standardContextual"/>
          </w:rPr>
          <w:drawing>
            <wp:inline distT="0" distB="0" distL="0" distR="0" wp14:anchorId="51BB78C3" wp14:editId="3650B268">
              <wp:extent cx="5731510" cy="2061210"/>
              <wp:effectExtent l="0" t="0" r="0" b="0"/>
              <wp:docPr id="240711630" name="Picture 33" descr="A diagram of a analy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11630" name="Picture 33" descr="A diagram of a analyst&#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061210"/>
                      </a:xfrm>
                      <a:prstGeom prst="rect">
                        <a:avLst/>
                      </a:prstGeom>
                    </pic:spPr>
                  </pic:pic>
                </a:graphicData>
              </a:graphic>
            </wp:inline>
          </w:drawing>
        </w:r>
      </w:ins>
    </w:p>
    <w:p w14:paraId="7DAF860D" w14:textId="098A5265" w:rsidR="00451D53" w:rsidRPr="00080DB4" w:rsidRDefault="00977BDA" w:rsidP="00080DB4">
      <w:pPr>
        <w:pStyle w:val="Compact"/>
      </w:pPr>
      <w:del w:id="45" w:author="Daniel Noble" w:date="2026-01-28T14:43:00Z" w16du:dateUtc="2026-01-28T13:43:00Z">
        <w:r w:rsidRPr="00977BDA" w:rsidDel="00FF5C3A">
          <w:rPr>
            <w:noProof/>
          </w:rPr>
          <mc:AlternateContent>
            <mc:Choice Requires="wpg">
              <w:drawing>
                <wp:anchor distT="0" distB="0" distL="114300" distR="114300" simplePos="0" relativeHeight="251668480" behindDoc="0" locked="0" layoutInCell="1" allowOverlap="1" wp14:anchorId="1CE6B1D9" wp14:editId="1A879874">
                  <wp:simplePos x="0" y="0"/>
                  <wp:positionH relativeFrom="column">
                    <wp:posOffset>-756920</wp:posOffset>
                  </wp:positionH>
                  <wp:positionV relativeFrom="paragraph">
                    <wp:posOffset>0</wp:posOffset>
                  </wp:positionV>
                  <wp:extent cx="7199630" cy="2338705"/>
                  <wp:effectExtent l="0" t="0" r="1270" b="4445"/>
                  <wp:wrapTopAndBottom/>
                  <wp:docPr id="11" name="Group 10">
                    <a:extLst xmlns:a="http://schemas.openxmlformats.org/drawingml/2006/main">
                      <a:ext uri="{FF2B5EF4-FFF2-40B4-BE49-F238E27FC236}">
                        <a16:creationId xmlns:a16="http://schemas.microsoft.com/office/drawing/2014/main" id="{278F38B4-0310-1495-5C51-901EFB9E087C}"/>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7199630" cy="2338705"/>
                            <a:chOff x="0" y="0"/>
                            <a:chExt cx="9938606" cy="3228110"/>
                          </a:xfrm>
                        </wpg:grpSpPr>
                        <pic:pic xmlns:pic="http://schemas.openxmlformats.org/drawingml/2006/picture">
                          <pic:nvPicPr>
                            <pic:cNvPr id="267357232" name="Picture">
                              <a:extLst>
                                <a:ext uri="{FF2B5EF4-FFF2-40B4-BE49-F238E27FC236}">
                                  <a16:creationId xmlns:a16="http://schemas.microsoft.com/office/drawing/2014/main" id="{2D0ACF15-14D0-543A-CDCE-98C8BE0408DB}"/>
                                </a:ext>
                              </a:extLst>
                            </pic:cNvPr>
                            <pic:cNvPicPr>
                              <a:picLocks noChangeAspect="1"/>
                            </pic:cNvPicPr>
                          </pic:nvPicPr>
                          <pic:blipFill>
                            <a:blip r:embed="rId29"/>
                            <a:stretch>
                              <a:fillRect/>
                            </a:stretch>
                          </pic:blipFill>
                          <pic:spPr bwMode="auto">
                            <a:xfrm>
                              <a:off x="0" y="0"/>
                              <a:ext cx="9938606" cy="3228110"/>
                            </a:xfrm>
                            <a:prstGeom prst="rect">
                              <a:avLst/>
                            </a:prstGeom>
                            <a:noFill/>
                            <a:ln w="9525">
                              <a:noFill/>
                              <a:headEnd/>
                              <a:tailEnd/>
                            </a:ln>
                          </pic:spPr>
                        </pic:pic>
                        <wps:wsp>
                          <wps:cNvPr id="1712838831" name="Rectangle 1712838831">
                            <a:extLst>
                              <a:ext uri="{FF2B5EF4-FFF2-40B4-BE49-F238E27FC236}">
                                <a16:creationId xmlns:a16="http://schemas.microsoft.com/office/drawing/2014/main" id="{54972522-5FBB-609B-8A8C-41B7DD563106}"/>
                              </a:ext>
                            </a:extLst>
                          </wps:cNvPr>
                          <wps:cNvSpPr/>
                          <wps:spPr>
                            <a:xfrm>
                              <a:off x="803520" y="98431"/>
                              <a:ext cx="1233577" cy="30777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20231866" name="Rectangle 1720231866">
                            <a:extLst>
                              <a:ext uri="{FF2B5EF4-FFF2-40B4-BE49-F238E27FC236}">
                                <a16:creationId xmlns:a16="http://schemas.microsoft.com/office/drawing/2014/main" id="{E0FA0F64-CEA2-2490-E791-06631C47275B}"/>
                              </a:ext>
                            </a:extLst>
                          </wps:cNvPr>
                          <wps:cNvSpPr/>
                          <wps:spPr>
                            <a:xfrm flipV="1">
                              <a:off x="4027487" y="98431"/>
                              <a:ext cx="1233577" cy="281949"/>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45097052" name="Rectangle 645097052">
                            <a:extLst>
                              <a:ext uri="{FF2B5EF4-FFF2-40B4-BE49-F238E27FC236}">
                                <a16:creationId xmlns:a16="http://schemas.microsoft.com/office/drawing/2014/main" id="{6465BE1C-88A9-AEF6-F797-730A589561FD}"/>
                              </a:ext>
                            </a:extLst>
                          </wps:cNvPr>
                          <wps:cNvSpPr/>
                          <wps:spPr>
                            <a:xfrm>
                              <a:off x="7251454" y="72603"/>
                              <a:ext cx="1233577" cy="30777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12485666" name="TextBox 7">
                            <a:extLst>
                              <a:ext uri="{FF2B5EF4-FFF2-40B4-BE49-F238E27FC236}">
                                <a16:creationId xmlns:a16="http://schemas.microsoft.com/office/drawing/2014/main" id="{45F8C32D-4A31-D117-ACD9-71F8B82AFC0A}"/>
                              </a:ext>
                            </a:extLst>
                          </wps:cNvPr>
                          <wps:cNvSpPr txBox="1"/>
                          <wps:spPr>
                            <a:xfrm>
                              <a:off x="379615" y="44295"/>
                              <a:ext cx="1768837" cy="537185"/>
                            </a:xfrm>
                            <a:prstGeom prst="rect">
                              <a:avLst/>
                            </a:prstGeom>
                            <a:noFill/>
                          </wps:spPr>
                          <wps:txbx>
                            <w:txbxContent>
                              <w:p w14:paraId="7238292E" w14:textId="77777777" w:rsidR="00977BDA" w:rsidRPr="00977BDA" w:rsidRDefault="00977BDA" w:rsidP="00977BDA">
                                <w:pPr>
                                  <w:rPr>
                                    <w:rFonts w:asciiTheme="minorHAnsi" w:hAnsi="Aptos"/>
                                    <w:b/>
                                    <w:bCs/>
                                    <w:color w:val="000000" w:themeColor="text1"/>
                                    <w:kern w:val="24"/>
                                    <w:sz w:val="22"/>
                                    <w:szCs w:val="22"/>
                                  </w:rPr>
                                </w:pPr>
                                <w:r w:rsidRPr="00977BDA">
                                  <w:rPr>
                                    <w:rFonts w:asciiTheme="minorHAnsi" w:hAnsi="Aptos"/>
                                    <w:b/>
                                    <w:bCs/>
                                    <w:color w:val="000000" w:themeColor="text1"/>
                                    <w:kern w:val="24"/>
                                    <w:sz w:val="22"/>
                                    <w:szCs w:val="22"/>
                                  </w:rPr>
                                  <w:t>Glucocorticoids</w:t>
                                </w:r>
                              </w:p>
                            </w:txbxContent>
                          </wps:txbx>
                          <wps:bodyPr wrap="square" rtlCol="0">
                            <a:spAutoFit/>
                          </wps:bodyPr>
                        </wps:wsp>
                        <wps:wsp>
                          <wps:cNvPr id="172433937" name="TextBox 8">
                            <a:extLst>
                              <a:ext uri="{FF2B5EF4-FFF2-40B4-BE49-F238E27FC236}">
                                <a16:creationId xmlns:a16="http://schemas.microsoft.com/office/drawing/2014/main" id="{1ED5D33C-ED69-A09B-F6DE-6B48F05F2595}"/>
                              </a:ext>
                            </a:extLst>
                          </wps:cNvPr>
                          <wps:cNvSpPr txBox="1"/>
                          <wps:spPr>
                            <a:xfrm>
                              <a:off x="3632381" y="44287"/>
                              <a:ext cx="2918994" cy="537288"/>
                            </a:xfrm>
                            <a:prstGeom prst="rect">
                              <a:avLst/>
                            </a:prstGeom>
                            <a:noFill/>
                          </wps:spPr>
                          <wps:txbx>
                            <w:txbxContent>
                              <w:p w14:paraId="6F90C21E" w14:textId="77777777" w:rsidR="00977BDA" w:rsidRPr="00977BDA" w:rsidRDefault="00977BDA" w:rsidP="00977BDA">
                                <w:pPr>
                                  <w:rPr>
                                    <w:rFonts w:asciiTheme="minorHAnsi" w:hAnsi="Aptos"/>
                                    <w:b/>
                                    <w:bCs/>
                                    <w:color w:val="000000" w:themeColor="text1"/>
                                    <w:kern w:val="24"/>
                                    <w:sz w:val="22"/>
                                    <w:szCs w:val="22"/>
                                  </w:rPr>
                                </w:pPr>
                                <w:r w:rsidRPr="00977BDA">
                                  <w:rPr>
                                    <w:rFonts w:asciiTheme="minorHAnsi" w:hAnsi="Aptos"/>
                                    <w:b/>
                                    <w:bCs/>
                                    <w:color w:val="000000" w:themeColor="text1"/>
                                    <w:kern w:val="24"/>
                                    <w:sz w:val="22"/>
                                    <w:szCs w:val="22"/>
                                  </w:rPr>
                                  <w:t>Psychological disturbance</w:t>
                                </w:r>
                              </w:p>
                            </w:txbxContent>
                          </wps:txbx>
                          <wps:bodyPr wrap="square" rtlCol="0">
                            <a:spAutoFit/>
                          </wps:bodyPr>
                        </wps:wsp>
                        <wps:wsp>
                          <wps:cNvPr id="776528562" name="TextBox 9">
                            <a:extLst>
                              <a:ext uri="{FF2B5EF4-FFF2-40B4-BE49-F238E27FC236}">
                                <a16:creationId xmlns:a16="http://schemas.microsoft.com/office/drawing/2014/main" id="{F50072FE-D927-5F42-503F-B5CF9FCE1A79}"/>
                              </a:ext>
                            </a:extLst>
                          </wps:cNvPr>
                          <wps:cNvSpPr txBox="1"/>
                          <wps:spPr>
                            <a:xfrm>
                              <a:off x="6875275" y="44295"/>
                              <a:ext cx="2989997" cy="537288"/>
                            </a:xfrm>
                            <a:prstGeom prst="rect">
                              <a:avLst/>
                            </a:prstGeom>
                            <a:noFill/>
                          </wps:spPr>
                          <wps:txbx>
                            <w:txbxContent>
                              <w:p w14:paraId="1F73F535" w14:textId="77777777" w:rsidR="00977BDA" w:rsidRPr="00977BDA" w:rsidRDefault="00977BDA" w:rsidP="00977BDA">
                                <w:pPr>
                                  <w:rPr>
                                    <w:rFonts w:asciiTheme="minorHAnsi" w:hAnsi="Aptos"/>
                                    <w:b/>
                                    <w:bCs/>
                                    <w:color w:val="000000" w:themeColor="text1"/>
                                    <w:kern w:val="24"/>
                                    <w:sz w:val="22"/>
                                    <w:szCs w:val="22"/>
                                  </w:rPr>
                                </w:pPr>
                                <w:r w:rsidRPr="00977BDA">
                                  <w:rPr>
                                    <w:rFonts w:asciiTheme="minorHAnsi" w:hAnsi="Aptos"/>
                                    <w:b/>
                                    <w:bCs/>
                                    <w:color w:val="000000" w:themeColor="text1"/>
                                    <w:kern w:val="24"/>
                                    <w:sz w:val="22"/>
                                    <w:szCs w:val="22"/>
                                  </w:rPr>
                                  <w:t>Nutritional imbalance</w:t>
                                </w:r>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1CE6B1D9" id="Group 10" o:spid="_x0000_s1054" style="position:absolute;margin-left:-59.6pt;margin-top:0;width:566.9pt;height:184.15pt;z-index:251668480;mso-width-relative:margin;mso-height-relative:margin" coordsize="99386,322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QgyqswQAACwTAAAOAAAAZHJzL2Uyb0RvYy54bWzsWFlv3DYQfi/Q/yDo&#10;PV6JuhdeB6kdGwXS1kjSvnMpaiVEIlWS613/+8xQlLS+HRd1UcAGvOA1w5lvTur4/b5rvSuudCPF&#10;yg+PAt/jgsmyEZuV/+fX83e572lDRUlbKfjKv+baf3/y80/Hu37JiaxlW3LlAROhl7t+5dfG9MvF&#10;QrOad1QfyZ4L2Kyk6qiBqdosSkV3wL1rFyQI0sVOqrJXknGtYfVs2PRPLP+q4sz8UVWaG69d+SCb&#10;sb/K/q7xd3FyTJcbRfu6YU4M+gIpOtoIuHRidUYN9baqucOqa5iSWlbmiMluIauqYdzqANqEwS1t&#10;LpTc9laXzXK36SeYANpbOL2YLfv96kL1X/pLNUgPw0+SfdOekKc1FRv+QfcAIpgWoVrs+s3ykATn&#10;m5l+X6kO+YBe3t6CfD2BzPfGY7CYhUWRRmALBnskivIsSAYzsBpsdYeO1R8dZVFEeRqkA2VESB6G&#10;1oALuhwutuJN4vQNW8K/Qw1Gd1B72ruAymwV9x2T7lk8Oqq+bft3YOCemmbdtI25ts4KpkShxNVl&#10;wxBwnACal8prSsAizaIkIxHxPUE7iBU4ZS8H4MeTAx1FvR4z083jC5zeuHTdNv1507ZoKxw79SAu&#10;bvnVPQgNPnsm2bbjwgxBqHgLmkqh66bXvqeWvFtzUEn9Wlq/oUttFDesxgsruPgz+BT608GGlXIW&#10;DGXW4JbeevebLAENujUSABxt/biTPekqAKHS5oLLzsMBiAoSWfb06pN2so1H8FYhETCbLlrh7VZ+&#10;kZDEEhzs1JyWH0VpTxnatMMYtGwFKDuq5IYwxTQFeU+PBoDZHRP8UGh/qWnPQSpkO3tWmIUkj/I8&#10;CkfXQvwhulvuHeyB2I4O84GboQ3uQT0PooRAEEMMF3kMjK3OY4yHENdJlrlIDTL4s+ljNt4I7TPR&#10;17JtytFjbXHgp63yriik9fVmyE3gS4enEPJbS88hHI2FSAy625G5bjnya8VnXkG4QiIj1vq3eFLG&#10;ICrCYaumJR9kDJMgGHPVRGH93zJEzkNYON6OAVbBWdGRN0ANUrrzSMptoZsECx4TbCCeKOzNUpiJ&#10;uGuEVPcxaEErd/NwHqQ4gAaHa1leQ8Qq057Kod5SwWoJaYUZZYnxFLj7q/k9CUgU5inUjCGlHvr9&#10;tAdaoVwQLw/4vVdBjvwLayDC5YpbHJAszsHHnxECUKqKuHgLgbcQGGLm9UIgjZOggA5rairmCJi3&#10;ngyAA7fPSBLGSWzdPiNpEKFXQwpyPdpb5kc09Fvm/28zPzymSJwn6Zz5v4KH/iL3nm1EDtK9Z/aw&#10;7N43uP5AwxNlRRom1u3jmBTuyTK5fZZCe+UaniTKwtwegDI9Pol+sOGZmsqhxtomDKUz+/XevhZC&#10;W41xyVXdHTxiV77+e0vxvTLXYOuP/Qfons8b29fONK6Cv142CjMSR1GBQA31eLRKjlkEBXNF+NlW&#10;SSMS5dDWQhEGs0A5vpGNSBHmRQHJCt+aYBaS24v+TbOQUZP/kVmyLE0IRMtUJEaz2JblBWZJ8ywh&#10;2YPRQgqwSjFHyyuYxZap2fO9fxgt9ksDfJKxnbj7fITffA7nNrrmj1wn3wEAAP//AwBQSwMECgAA&#10;AAAAAAAhAKpauuIq9wkAKvcJABQAAABkcnMvbWVkaWEvaW1hZ2UxLnBuZ4lQTkcNChoKAAAADUlI&#10;RFIAABOLAAAGWQgCAAAA1UnXfAAAACBjSFJNAAB6JgAAgIQAAPoAAACA6AAAdTAAAOpgAAA6mAAA&#10;F3CculE8AAAABmJLR0QA/wD/AP+gvaeTAAAACXBIWXMAAC4jAAAuIwF4pT92AACAAElEQVR42uzd&#10;d5xU1f0//tlK7713FimK0sUComKsgYiixoaaj91Yon6MJpqYxF4TNWrQ2BMRu6KBiKI0UZqUBaUv&#10;vSxtgW3z+2O/D358YGeY2Z2yC8/nH3mw95x77rn3zhD3xXnfmxIMBgMAAAAAAAAAAAAAAAAAABCx&#10;1GRPAAAAAAAAAAAAAAAAAACASkaFKgAAAAAAAAAAAAAAAAAA0VGhCgAAAAAAAAAAAAAAAABAdFSo&#10;AgAAAAAAAAAAAAAAAAAQHRWqAAAAAAAAAAAAAAAAAABER4UqAAAAAAAAAAAAAAAAAADRUaEKAAAA&#10;AAAAAAAAAAAAAEB0VKgCAAAAAAAAAAAAAAAAABAdFaoAAAAAAAAAAAAAAAAAAERHhSoAAAAAAAAA&#10;AAAAAAAAANFRoQoAAAAAAAAAAAAAAAAAQHRUqAIAAAAAAAAAAAAAAAAAEB0VqgAAAAAAAAAAAAAA&#10;AAAAREeFKgAAAAAAAAAAAAAAAAAA0VGhCgAAAAAAAAAAAAAAAABAdFSoAgAAAAAAAAAAAAAAAAAQ&#10;HRWqAAAAAAAAAAAAAAAAAABER4UqAAAAAAAAAAAAAAAAAADRUaEKAAAAAAAAAAAAAAAAAEB0VKgC&#10;AAAAAAAAAAAAAAAAABAdFaoAAAAAAAAAAAAAAAAAAERHhSoAAAAAAAAAAAAAAAAAANFRoQoAAAAA&#10;AAAAAAAAAAAAQHRUqAIAAAAAAAAAAAAAAAAAEB0VqgAAAAAAAAAAAAAAAAAAREeFKgAAAAAAAAAA&#10;AAAAAAAA0VGhCgAAAAAAAAAAAAAAAABAdFSoAgAAAAAAAAAAAAAAAAAQHRWqAAAAAAAAAAAAAAAA&#10;AABER4UqAAAAAAAAAAAAAAAAAADRUaEKAAAAAAAAAAAAAAAAAEB0VKgCAAAAAAAAAAAAAAAAABAd&#10;FaoAAAAAAAAAAAAAAAAAAERHhSoAAAAAAAAAAAAAAAAAANFRoQoAAAAAAAAAAAAAAAAAQHRUqAIA&#10;AAAAAAAAAAAAAAAAEB0VqgAAAAAAAAAAAAAAAAAAREeFKgAAAAAAAAAAAAAAAAAA0VGhCgAAAAAA&#10;AAAAAAAAAABAdFSoAgAAAAAAAAAAAAAAAAAQHRWqAAAAAAAAAAAAAAAAAABER4UqAAAAAAAAAAAA&#10;AAAAAADRUaEKAAAAAAAAAAAAAAAAAEB0VKgCAAAAAAAAAAAAAAAAABAdFaoAAAAAAAAAAAAAAAAA&#10;AERHhSoAAAAAAAAAAAAAAAAAANFRoQoAAAAAAAAAAAAAAAAAQHRUqAIAAAAAAAAAAAAAAAAAEB0V&#10;qgAAAAAAAAAAAAAAAAAAREeFKgAAAAAAAAAAAAAAAAAA0VGhCgAAAAAAAAAAAAAAAABAdFSoAgAA&#10;AAAAAAAAAAAAAAAQHRWqAAAAAAAAAAAAAAAAAABER4UqAAAAAAAAAAAAAAAAAADRUaEKAAAAAAAA&#10;AAAAAAAAAEB0VKiW0Zdffpn5f7366qvJnhQAAAAAVCZCNgAAAACInDwNAAAAgIomJRgMJnsOlVIw&#10;GOzZs+ecOXP2bsnMzFy/fn2dOnWSPTUAAAAACAQCgTVr1rRp06bUprlz52ZlZSV7gkI2AAAAAIiC&#10;PA0AAACAisY7VMsoJSXl73//+75b8vPzr7nmmmTPCwAAAAD+fwUhVJDn1gnZAAAAACBy8jQAAAAA&#10;KhoVqmXXv3//vn377rvlzTffnDZtWrLnBQAAAACVhpANAAAAACInTwMAAACgQlGhWi5PP/30flvO&#10;PffcwsLCZM8LAAAAACoNIRsAAAAARE6eBgAAAEDFoUK1XPr27durV699t6xaterRRx9N9rwAAAAA&#10;oNIQsgEAAABA5ORpAAAAAFQcKcFgMNlzqNymTp06YMCA/Tbm5OQ0b9482VMDAAAA4LC2Zs2aUCHV&#10;ggULunTpkuwJ/v+EbAAAAAAQOXkaAAAAABWEd6iWV//+/Y8++uj9Nv7yl79U+gsAAAAAERKyAQAA&#10;AEDk5GkAAAAAVBAqVGPgr3/9635bvvjii08++STZ8wIAAACASkPIBgAAAACRk6cBAAAAUBGkeGpa&#10;+QWDwaOOOmru3Ln7bqxdu/batWurVauW7NkBAAAAcJhas2ZN8+bNS21asGBBly5dkj3B/0PIBgAA&#10;AACRk6cBAAAAUBF4h2oMpKSkPProo/tt3LZt2z333JPsqQEAAABA5SBkAwAAAIDIydMAAAAAqAi8&#10;QzU2iouLW7RosXbt2v22//TTT+3bt0/27AAAAAA4HFWud6gGhGwAAAAAEA15GgAAAABJ5x2qsZGa&#10;mvrII48cuP2Xv/ylGmAAAAAAiISQDQAAAAAiJ08DAAAAIOlUqMbMiBEjqlevvt/GKVOmfPTRR8me&#10;GgAAAABUDkI2AAAAAIicPA0AAACA5FKhGjOZmZn33nvvgdsvueSS3bt3J3t2AAAAAFAJCNkAAAAA&#10;IHLyNAAAAACSS4VqLI0aNerAjbm5uU888USypwYAAAAAlYOQDQAAAAAiJ08DAAAAIIlUqMZSgwYN&#10;hg0bduD2u+++e/v27cmeHQAAAABUAkI2AAAAAIicPA0AAACAJFKhGmN33nnngRuLiopeeumlZE8N&#10;AAAAACoHIRsAAAAARE6eBgAAAECypASDwWTP4ZASDAZbtGixZs2a/bbXrl1706ZN6enpyZ4gAAAA&#10;AIeLNWvWNG/evNSmBQsWdOnSJdkTDEnIBgAAAACRk6cBAAAAkCyHQvZUVFS0dOnS2bNnz5o168cf&#10;f1y4cOGqVavy8vICgUC1atUaNmzYsWPH9u3bd+zY8cgjj+zSpUuTJk1SUlLiNJmUlJQ777zzpptu&#10;2m/7tm3bPvnkk7PPPjvZVwsAAAAADiInJ+e7776bOHHi3LlzFy5cuHHjxtTU1Pr163fs2LFTp04D&#10;Bgzo1atX165d47eyTcgGAAAAQKWzbt26uXPnTp48ee7cuT/++OOyZcvy8vLS09MbNmzYrFmzI444&#10;olu3br179+7WrVujRo1ie2h5GgAAAADJUonfoVpYWPj1118///zz//73v4uKiiLfsW7duhdffPEl&#10;l1xyzDHHpKamxnxiod5N0aVLlwULFiTxigEAAABwWIn2Hap5eXlvvvnmgw8+uHjx4oMOnpaWduGF&#10;F9588809e/aMx/PghGwAAAAAVArbtm179dVXn3766ezs7Ah3ad269dVXX33JJZe0aNEiVtOQpwEA&#10;AACQFJWyQjUvL+/ZZ5+97777tm/fXp5xGjdu/Kc//enSSy/NyMiI7Qy7des2f/78A7dnZ2d37tw5&#10;kdcKAAAAgMNW5BWqhYWFTz/99B133FFQUBDtUbKysl5++eX+/fvHfP5CNgAAAAAqstzc3N/97ndP&#10;P/10mUc47bTTnnzyyViFXfI0AAAAABIv9m8QjauioqK///3v9erVu+2228pZnhoIBNavX3/VVVc1&#10;adLkgw8+iO08r7vuulK3P/fcc4m5UAAAAAAQoezs7COOOOKWW24pQ3lqye4DBgw455xzduzYEduJ&#10;CdkAAAAAqJiCweCLL77YuHHj8pSnBgKBcePGZWVlXXvttbt27Sr/rORpAAAAACReZXqH6ubNmwcP&#10;Hjxnzpx4DD58+PA333wzMzMzJqP99NNPHTt2PHB7Zmbmjh07Yv7KVgAAAAA4UCTvUB0zZsyIESNi&#10;crh69ep9+eWXPXr0iNX8hWwAAAAAVEA7duwYNmzY+PHjYzhm06ZNv/766w4dOpRnEHkaAAAAAIlX&#10;ad6humrVqg4dOsSpPDUQCIwdO7Z37955eXkxGa19+/Y1atQ4cHt+fv4333wTv6sEAAAAAJF77LHH&#10;YlWeGggEtmzZcuSRR06YMCFWAwrZAAAAAKhoVq9e3aFDh9iWpwYCgbVr13bt2nX+/PnlGUSeBgAA&#10;AEDiVY4K1e3bt/fp0yc3NzeuR5k7d+7JJ59cVFRU/qFSUlIuuuiiUptGjx4d17MAAAAAgIMKBoOj&#10;R4++9dZbYz7yySef/J///CcmQwnZAAAAAKhQli1bdsQRR6xfvz4eg+fn5x999NFr164t8wjyNAAA&#10;AAASr3JUqF566aXlid4iN2XKlAceeCAmQ51++umlbn/99dcLCgoScC4AAAAAEMpf//rXK664Ik6D&#10;n3rqqQsXLozJUEI2AAAAACqIdevWHXnkkdu2bYvfIfLz84cMGVKeVyzI0wAAAABIsEpQoTp9+vR3&#10;3303fJ9atWrdeuut48ePX7Zs2Y4dOwoLC4uLi4uLiwsKCrZu3bpixYovvvji/vvv79Kly0EPd/fd&#10;d2/cuLH80+7Tp0+p24uLi6dPn56MCwkAAAAA/88zzzwTqqkkavvqq6/Wr1+fn59fkrPt2rVrxYoV&#10;77///jnnnBPJ+CeddNKePXvKP08hGwAAAAAVwe7duwcMGLB9+/bw3Vq0aPHnP/955syZmzZtKlnD&#10;VlRUlJeXt2zZsv/+97+//vWva9SoEX6E+fPnv/DCC2WepzwNAAAAgARLCQaDyZ7DQQwcOHDy5Mmh&#10;WuvVq/fPf/7z9NNPT0tLi2S05cuXP/TQQ2FW4AUCgbvuuutPf/pTOacdDAarV6++e/fuA5vuuOOO&#10;WL2pFQAAAABCWbNmTfPmzSPv37BhwxdeeOHMM89MT08P023jxo233377Sy+9FH60q6666vnnny/n&#10;KQjZAAAAAKgILr/88pdffjlMh6ZNm77yyitDhgxJTQ330ojCwsI333zzyiuvzM/PD9UnLS1t27Zt&#10;1atXL8M85WkAAAAAJFhFr1Bdt25d06ZNQ7UOHjz4o48+KkMYN3v27L59+4aK+WrUqLFt27bwWWEk&#10;zjzzzI8//vjA7U2bNl2zZk18LxwAAAAAh72oKlRvvfXWv/zlLxkZGRH2nzBhwtChQ4uKisL0Wbx4&#10;cceOHct5FkI2AAAAAJJrwoQJJ598cpgOF1xwwejRo6tWrRrhgOvWrevbt++KFStCdXj22Wevvvrq&#10;ss1WngYAAABAIpW3CDPePvnkk1BNvXv3/vzzz8v2rLijjjrq+++/D9W6c+fOlStXln/ygwcPLnX7&#10;2rVr169fH/uLBQAAAADRS01N/fTTTx955JHIy1MDgcCQIUPmzJmTlpYWps+vfvWr8k9PyAYAAABA&#10;EhUUFJx//vlhOlx//fWvv/565OWpgUCgSZMmM2bMqFWrVqgO99xzT5nfPCFPAwAAACCRKnGF6pgx&#10;Y9LT08s8crdu3W644YZQrXPnzi3/5Hv37h2qac6cOTG7RgAAAABQVqmpqd99991pp51Whn27du36&#10;6aefhunwxRdfLFu2rJwzFLIBAAAAkEQvvPDCpk2bQrUOHTr0qaeeSklJiXbYRo0ajRkzJlTrxo0b&#10;Fy5cWLYJy9MAAAAASKSKXqEaaonbsGHD2rRpU87Bb7755lBNK1asKP/kO3ToEKpp4sSJMbk+AAAA&#10;AFAeH3zwQc+ePcu8+ymnnHLNNdeE6fD000+Xc4ZCNgAAAACSZc+ePbfeemuo1lq1ar3zzjtlKE8t&#10;ceqpp5599tmhWt97772yDStPAwAAACCRKnSF6u7du3fu3FlqU5jXn0audevWqamlX4ENGzaUf/xG&#10;jRqFavr4449jc40AAAAAoKxGjRp1xhlnlHOQhx9+ODMzM1TrX//616KiovKML2QDAAAAIFk++uij&#10;3bt3h2odPXp0jRo1yjP+ww8/HKrp7bffLtuY8jQAAAAAEqlCV6hu3bo1VNMxxxxT/vHT0tJatWpV&#10;alNhYWH5x69SpUqDBg1KbZo1a1Y5V+YBAAAAQHmkpaU99thj5R+nRo0aYRbS5efnz5s3rzzjC9kA&#10;AAAASJa77747VFPHjh1/8YtflHP8zp07H3vssaU2zZw5c8+ePWUYU54GAAAAQCJV6ArVHTt2lLq9&#10;Vq1aderUickh0tLS4noKvXr1CtW0adOmuB4aAAAAAMK47bbbYhWyjRo1Kkzr+++/X87xhWwAAAAA&#10;JF5OTs7ChQtDtT7wwAMpKSnlP8p1110XZgJlG1OeBgAAAEDCVOgK1Q4dOgRLs23btpiMHwwGly9f&#10;HtdTyMrKCtW0atWquB4aAAAAAMK45pprYjVUzZo1L7/88lCtH3/8cTnHF7IBAAAAkHjjxo0L1ZSa&#10;mnrmmWfG5CgnnXRSqKbs7OyyjSlPAwAAACBhKnSFarytXbu2qKgorofo0KFDqKbFixcn+wIAAAAA&#10;cJhq2bJlmzZtYjjgFVdcEapp2rRphYWF5RlcyAYAAABA4o0ePTpU0/Dhw6tUqRKTozRp0qR69eql&#10;Ni1atKhsY8rTAAAAAEiY9GRPIJkef/zxeB+idevWoZqWLVuW7AsAAAAAwGHqsssui+2AxxxzTJjW&#10;NWvWtGrVqsyDC9kAAAAASLDCwsLJkyeHav3lL38ZqwOlpKTs3LkztpOXpwEAAACQMIfvO1RfeeWV&#10;hx9+ON5HqV+/fqimnJycZF8DAAAAAA5TJ554YmwHrFatWq9evUK1ljMKE7IBAAAAkGDLly8P03rc&#10;cccle4LhyNMAAAAASJjDq0I1Ly9vxYoV77333nHHHXfppZcm4Ij16tUL1bRixYpkXw8AAAAADlNH&#10;HHFEzMccMmRIqKalS5eWZ2QhGwAAAAAJNmfOnFBNmZmZYUpAKwJ5GgAAAAAJk57sCcTFnj17Nm/e&#10;vGbNmuXLly9atGjhwoWzZ8/+4YcfCgoKEjyTOnXqhGoK/5g9AAAAAIifBg0axHzMY445JlRTOaMw&#10;IRsAAAAACbZgwYJQTSeccEJKSkqyJxiOPA0AAACAhKn0Faq7du1auXLlTz/9tHjx4gULFsyZM2f2&#10;7Nk7d+5M9rz+nypVqoRqWrJkSbJnBwAAAMDhKDMzs2rVqjEftkWLFqGaNm/eXJ6RhWwAAAAAJNjc&#10;uXNDNR133HHJnt1ByNMAAAAASJhKWaEaDAZ/+OGHzz///M033/zuu++SPZ1wMjMzQzVt27atuLg4&#10;NTU12XMEAAAA4PDSrFmzeAzbuHHjUE0bNmwoz8hCNgAAAAASLEyFaocOHZI9u4OQpwEAAACQMJWs&#10;QnXXrl2vvPLKfffdt2bNmmTPJSIZGRlhWouKioR9AAAAACRYkyZN4jFsnTp1QjWV8x2qQjYAAAAA&#10;EiwnJydUU5gntVUQ8jQAAAAAEqbSVKgWFxePHj36hhtu2L17d7LnEoX09HBXuLi4ONkTBAAAAOCw&#10;U7t27XgMGyYKy8/Pj9PIASEbAAAAALEWDAZzc3NDtTZo0CDZEzwIeRoAAAAACVM5noW2fv36Xr16&#10;XXXVVTEsTx05cuTcuXPjPfOUlJQwrcI+AAAAABIvTm9ICDNsWlpaeUYWsgEAAACQSIWFhWFa69Sp&#10;k+wJHoQ8DQAAAICEqQTvUP3+++8HDhwYq9rUGjVqXHfddTfeeGOLFi127doV78kHg8EwreGjQAAA&#10;AACIh4KCgngMW1RUFKqpSpUq5RlZyAYAAABAIoVJugKBQEZGRrIneBDyNAAAAAASpqJXqM6ePbtX&#10;r17lHKRevXo/+9nPhg4d2r9//44dO8bpHRGlCv/AuUTOBAAAAABK5ObmxmPY/Pz8UE2NGzcuz8hC&#10;NgAAAAASKXyFZ8XPo+RpAAAAACRMha5Q3bRp07HHHhvVLlWrVu3fv/8xxxzTvXv3zp07t27dulGj&#10;RlWrVk3WKYQP+9LTK/T1BwAAAOCQtGbNmngMG6bwtWHDhuUZWcgGAAAAQCKFr+EsLCxM9gQPQp4G&#10;AAAAQMJU6LBpxIgReXl5B+3Wpk2bUaNGnXrqqV26dKlbt26yZ/1/FBUVhWn1ODoAAAAAEm/t2rXx&#10;GHbjxo2hmsr5DlUhGwAAAACJFL6GM5IlbcklTwMAAAAgYSpuheqUKVO++OKL8H0uueSS3/72t507&#10;d072ZEPatWtXqKYkvtkVAAAAgMNcfn5+ZmZmbMcMU/jaoUOH8owsZAMAAAAgkdLS0jIyMgoKCkpt&#10;XbNmTbdu3ZI9x3DkaQAAAAAkTMWtUL3rrrvCtDZo0GDChAlHHXVUsqd5EDt27AjV1LJly2TPDgAA&#10;AIDD1MaNG5s3bx7bMefPnx+qqU2bNuUZWcgGAAAAQIK1bNly6dKlpTYtX7482bM7CHkaAAAAAAmT&#10;muwJlG7z5s0TJ04M1Vq3bt0FCxaUvzy1uLg43ieyffv2UE1t27aN99EBAAAAoFTxWEU3ZcqUUE0t&#10;WrQoz8hCNgAAAAAS7Oijjw7VtGTJkmTP7iDkaQAAAAAkTAWtUJ08eXKY1k8++aRRo0blP8ru3bvj&#10;fSJbt24N1dSqVat4Hx0AAAAASjV37tzYDlhcXDxhwoRSm2rXrl23bt3yDC5kAwAAACDBevbsGaop&#10;VA5WccjTAAAAAEiYClqhOmnSpFBN/fr1GzBgQEyOsmHDhnifSG5ubqimNm3axPvoAAAAAFCqsWPH&#10;xnbA5cuXFxUVldp02mmnlXNwIRsAAAAACXbMMceEapo2bdqePXtidaBgMFinTp3M0jz33HNlG1Oe&#10;BgAAAEDCVNAK1alTp4Zquummm2J1lAULFsT7RDZv3hyqqXPnzvE+OgAAAACU6rPPPisoKIjhgJ9+&#10;+mmoprPPPrucgwvZAAAAAEiwo48+Okzr/PnzY3WgZcuWbdu2raA0RxxxRNnGlKcBAAAAkDAVtEJ1&#10;yZIloZrCPJ0uWu+++268TyQnJydUU7t27eJ9dAAAAAAIZdasWTEc7emnnw7VdNJJJ5VzcCEbAAAA&#10;AAnWrFmz6tWrh2p9//33Y3WgMWPGhGrq1q1b2caUpwEAAACQMBW0QnXNmjWhmurXrx+TQ+zateuN&#10;N96I94nMmzcvVFOLFi3ifXQAAAAACOWJJ56I1VCLFy9euHBhqU0tWrRo1qxZOccXsgEAAACQYCkp&#10;KVdccUWo1kceeaSoqKj8RwkGg48//nipTTVq1GjQoEHZhpWnAQAAAJAwFbRCNRgMxvsQr776akxS&#10;wvDmzJkTqqlp06bxPjoAAAAAhPLGG29s2LAhJkPdf//9oZruvPPO8o8vZAMAAAAg8S666KJQTTt3&#10;7vziiy/Kf4hvvvkm1LscLrzwwpSUlLINK08DAAAAIGEqaIVq48aNQzXl5OSUf/zc3Nzrr78+3mcR&#10;DAZDvTuiY8eOGRkZ8Z4AAAAAAIRxyy23lH+QlStXvvLKK6FaL7jggnKOL2QDAAAAICl69+5dt27d&#10;UK3XX399OV/DEAwGr7322lCtI0aMKPOw8jQAAAAAEqaCVqi2b98+VNOkSZPKOXhhYeEZZ5xRUFAQ&#10;77PYsWNHqKZBgwbF++gAAAAAEN5rr702Y8aM8owQDAYvv/zyUK3Dhw9v0KBBOScpZAMAAAAgKdLS&#10;0u69995QrdnZ2e+//355xh8zZszcuXNLbUpNTT3++OPLNqw8DQAAAIBEqqAVqgMHDgzVdN999xUV&#10;FZV55IKCgvPOO2/y5MkJOIswr3sdPHhwAiYAAAAAAOGdcsopW7duLfPuzz777IQJE0K1PvDAA+Wf&#10;oZANAAAAgGS5/PLL09LSQrVedNFFmzZtKtvIa9euveCCC0K1jho1qmrVqmUbWZ4GAAAAQCJV0ArV&#10;MFnYpk2b/vjHP5Zt2HXr1g0YMODdd99NzFnMmzcvVFO/fv0SMwcAAAAACCM3N7d///7btm0rw77j&#10;x4+/7rrrQrWeddZZnTp1Kv8MhWwAAAAAJEvt2rX/9Kc/hWrNy8s78cQTd+3aFe2weXl5J5xwQpj3&#10;NNx2221lnrM8DQAAAIBEqqAVqmHeoRoIBO67776XXnopqgHz8/Ofeuqp5s2bf/fdd5H0L8+LI/b6&#10;9ttvQzW1adMmNlcKAAAAAMpn4cKFPXr0yM7OjmqvV1999ZRTTgnT4YUXXojJ9IRsAAAAACTRTTfd&#10;VK9evVCt8+bN69Onz8aNGyMfcO3atT179ly8eHGoDkOGDMnKyirzhOVpAAAAACRSBa1QrV279vDh&#10;w8N0GDVq1MUXX7xp06aDDrVq1aoHH3ywXr16N910U3FxcYQT+Oijj8p/Fp988kmp208//fT09PTY&#10;XzUAAAAAKJMVK1Z06dLlt7/97ebNmw/aeeXKlWeeeeYll1wSps8DDzzQpEmTmMxNyAYAAABAElWt&#10;WvXdd98N02HevHktWrR45ZVXCgsLww9VUFDwt7/9rUWLFmHKUwOBwIsvvlieCcvTAAAAAEiklGAw&#10;mOw5lG7+/PndunU7aLcrr7zy0ksv7dq1a926dVNTUwOBwJ49e3Jzc3/66aeJEye+/vrr8+fPD7Vv&#10;7969Bw8e/PDDD5fa+tRTT/3qV7+qUqVKMBjMy8tLS0urWrVq5PPfs2dPqP6vvfbaRRddlNzLCwAA&#10;AMAhb82aNc2bNz9we+PGjQOBwPr160vda9iwYSNHjuzXr1/Dhg2rV6+ekpISCAR27969bt266dOn&#10;P/PMMxMnTgx/3B49esycOTMtLa38pyBkAwAAAKAiuOKKK0aPHh2+T61atW644Yazzjqrc+fOtWvX&#10;LikHLSws3Lhx49KlS//9738/88wz+fn54Qe5++67//jHP5Z5nvI0AAAAABKs4laoBgKBCy+88M03&#10;34zT4FlZWd99992kSZN+9rOfRdL/ww8/PPPMMyMf/4cffujRo0epTatWrWrRokWczgsAAAAASoSq&#10;UO3Zs+frr78eyePhAoFAampqcXFx5AetXr36kiVLYvUCVSEbAAAAABVBQUFBr1695s6dG9ej9O7d&#10;e+rUqeV59Js8DQAAAIAES032BMJ54YUX6tWrF4+Rs7Kypk+fXqNGjaOPPjpOk//vf/9b6vY2bdpI&#10;+gAAAABIrq5du0b4bLioylNTU1OnT58eq/LUgJANAAAAgIohIyPjq6++at26dfwO0bJly/Hjx5en&#10;PDUgTwMAAAAg4Sp0hWqNGjWmTp2amhrjSQ4bNmz27Nm1a9cOBAJNmjRp3LhxPCb/6quvlrr95ptv&#10;jsfhAAAAACAqI0eOvO+++2I4YGpq6qRJkyJ8NWuEhGwAAAAAVBB169adNWtWnIpUW7duPWvWrDp1&#10;6pRzHHkaAAAAAAlWoStUA4FA586dp06dWs4nw+2Vlpb2j3/845133qlSpcrejXfeeWfMp71z584Z&#10;M2aU2jR8+PD4XCoAAAAAiM7vfve722+/PSZD1a5de/78+ccee2wMpydkAwAAAKBCqVev3rx58wYN&#10;GhTbYU899dR58+Y1aNCgnOPI0wAAAABIvIpeoRoIBPr06bNo0aJmzZqVc5whQ4bk5OSMGjUqJSVl&#10;3+1XXXVV9erVYzvnr7/+utTtRx55ZKtWreJ5tQAAAAAgCg8++ODf/va3cg5yxhlnLF++PCsrK7Zz&#10;E7IBAAAAUNHUrFlzwoQJDz30UExGy8zMfP3118eNG1ezZs3yjyZPAwAAACDxKkGFaiAQaN++/ZIl&#10;S2688cay7d67d++pU6eOHz++SZMmB7bWrFlz3LhxsZ3w888/X+r2e+65J86XCgAAAACic+21186f&#10;P79bt25l2Lddu3bjxo376KOP6tatG/OJCdkAAAAAqIBSU1N/85vf5OTkDBs2rMyDZGRk3HPPPZs3&#10;b77wwgv3e+NCmcnTAAAAAEi8lGAwmOw5RCEnJ+ehhx569tlnCwoKDtq5Vq1at9xyy2WXXda2bduD&#10;dp40adLPfvaznTt3hurw4YcfnnnmmZFMMi8vr0aNGgduz8zM3L59e2ZmZhIvIAAAAACUKhgMTpky&#10;5bbbbpsyZUok/c8555wbb7xx0KBBqalxeQqekA0AAACAii8nJ+eZZ5555plncnNzI9xl8ODBV199&#10;9dlnn121atUYzkSeBgAAAEBSVLIK1RIFBQVz5syZOHHitGnT5s2bt3z58p07d1avXr1Fixbdu3fv&#10;3LnzgAEDevfu3bx586geL7dr164xY8a89957X3311ebNm6tWrdqkSZOePXuedtppQ4cObd26dYSj&#10;vfHGGxdddNGB2++7777f/e53yb54AAAAABDOtm3bJk+e/M0338yZM2fWrFnr16/Pz8+vXbt2586d&#10;O3bs2Ldv32OPPbZbt27Vq1eP6zSEbAAAAABUFsFg8Keffpo5c+bXX3+9cOHCxYsX5+Tk5OfnV69e&#10;vWnTpi1atDjqqKN69OjRp0+frKysOAVr8jQAAAAAkqJSVqhWcJ07d168ePF+G1NTU7ds2VK7du1k&#10;zw4AAAAAKgEhGwAAAABETp4GAAAAQFKkJnsCh5oFCxYcmPQFAoHbb79d0gcAAAAAkRCyAQAAAEDk&#10;5GkAAAAAJIsK1Rh76qmnSt1+++23J3tqAAAAAFA5CNkAAAAAIHLyNAAAAACSRYVqLO3YseP5558/&#10;cPvNN99cr169ZM8OAAAAACoBIRsAAAAARE6eBgAAAEASqVCNpZdeeqm4uHi/jWlpab///e+TPTUA&#10;AAAAqByEbAAAAAAQOXkaAAAAAEmkQjVmCgsL77777gO3P/jgg3Xq1En27AAAAACgEhCyAQAAAEDk&#10;5GkAAAAAJFdKMBhM9hwOEe+9996wYcP221i3bt1169ZlZmYme3YAAAAAUAkI2QAAAAAgcvI0AAAA&#10;AJLLO1RjIxgM3nrrrQduf/755yV9AAAAABAJIRsAAAAARE6eBgAAAEDSeYdqbEydOnXAgAH7bezU&#10;qdPChQtTU5UBAwAAAMDBCdkAAAAAIHLyNAAAAACSLj3ZEzhE3HLLLQdufO211yR9QIlgMLhq1arp&#10;06fPmDFj5syZy5YtW7169Z49ezIyMpo1a9amTZs2bdr06tWrZ8+eXbp0qV+/frLneyh47rnnbrzx&#10;xlKbLrvssueffz7ZEwQAAGB/QjY4bNWrV2/nzp1l3r1mzZrNmjVr1apV9+7de/bs2bdv3w4dOqSl&#10;pZVtNLFSpfP222+HavrFL37h/0QAAIBDmDwNDls7d+6sV69emA4vvvjiJZdcUoaRzzzzzM8//7zU&#10;pk8//XTIkCHJPvWKLonpomATAABIFhWqMTBnzpwpU6bst3HEiBF9+/ZN9tSA5Fu7du1LL7308MMP&#10;b9my5cDW/Pz8H3/88ccffwwEAqNHjy7ZmJWV9atf/eriiy9u1KhRsqdfiRUVFRUUFIRqSvbsAAAA&#10;2J+QDQ5nBQUFoZKcSGzZsmXLli3z58//7LPPSrZkZmZed911N998c6tWraIdTaxUuQSDwfPOOy9U&#10;6+7du6tUqZLsOQIAAMSFPA0Oc+HztGuuuebcc8+tXr16tMMWFhaGGjkYDCb7pCuBJKaLgk0AACBZ&#10;PCwtBg58Fl1aWtpzzz2X7HkBSbZhw4ZRo0Y1a9bsrrvuKrU8NZTs7Oxbb721cePGv/jFL1auXJns&#10;8wAAAIBEELIBMZSfn//444+3bt36iiuu2Lx5c7KnAwAAALEnTwPCyMvL++Mf/5jsWQAAAHBY8A7V&#10;8lq4cOGECRP22/jkk0/Wr18/2VMDkiYYDP7jH//4n//5n+Li4vKMM3bs2LFjx95xxx33339/evph&#10;9zf2Dz/88Pvf/77UpnPPPfeCCy5I9gSJjhsKAACEIWQD4mT06NFvvfXWxx9/PGjQoGTPJfbkLQAA&#10;AIcteRpwUA888MCNN97YrFmzZE8k7g6ZlOyQOREAAOBwc9jVO8Xc7bffvt+Wdu3aXX311cmeF5A0&#10;u3fvPvfccz/++ONYDfjggw9+8sknEyZMaNSoUbJPLqE2btw4duzYUpu6du2a7NkRNTcUAAAIQ8gG&#10;xE9eXt7gwYMffvjh2267LdlziTF5CwAAwGFLngZE4uqrr37//feTPYu4O2RSskPmRAAAgMNNarIn&#10;ULktWbLkww8/3G/jv/71r7S0tGRPDUiObdu29ezZM4blqSXmzp3buXPn1atXJ/v8AAAAIPaEbEAC&#10;/OY3v/nb3/6W7FkAAABADMjTgAh98MEH33//fbJnAQAAwCFOhWq53HnnnfttOe+88/r06ZPseQHJ&#10;kZeX17t37+zs7HgMnpube+SRR27cuDHZZwkAAAAxJmQDEuP6668fN25csmcBAAAA5SVPAyJ3ySWX&#10;BIPBZM8CAACAQ5kK1bJbunTp22+/ve+WzMzM559/PtnzApKjuLj4nHPOWbx4cfwOsWnTpkGDBhUV&#10;FSX7XAEAACBmhGxAIp199tmbN29O9iwAAACg7ORpQFTmzZv33nvvJXsWAAAAHMpUqJbdbbfdtt+W&#10;l156qU6dOsmeF5AcDzzwwPjx4w/abeDAgWPHjl21atWePXuKi4uLiop27NixaNGif/3rX7169Tro&#10;7vPmzXvssceSfa6Vw3XXXRcM4R//+EeyZwcAAMD/I2QDwrvrrruCoRUXF+/evXvdunVff/31nXfe&#10;WaNGjfCjFRQUXHXVVeH7iJUAAACoyORpQLRGjRq1Z8+eZM/icJHEdFGwCQAAJIsK1TJasmTJ2LFj&#10;993St2/fCy64INnzApJj2bJlv/3tb8P3ad++/axZs77++uthw4a1aNEiMzMzJSUlNTW1Ro0anTp1&#10;Ou+882bMmJGdnX3kkUeGH+fOO+/Mzc1N9hkDAABADAjZgINKTQ33DxkpKSlVqlRp3LjxwIED//KX&#10;v2zZsuWpp54KP+DYsWPnzJmT7NMCAACAspCnAWWQm5v7+OOPJ3sWAAAAHLJUqJZR+/bt93vC0LRp&#10;01JSUpI9LyA5Ro4cGb7DGWecsWDBgqOOOip8t86dO3///fcXX3xxmD7FxcV/+MMfkn3GAAAAEANC&#10;NiC2MjIybrjhhlmzZqWlpYXpdssttyR7pgAAAFAW8jSgbH77299u2rQp2bMAAADg0KRCFaC8ZsyY&#10;MW3atDAdBg8e/P7772dmZkYyWlpa2ssvvzxw4MAwfZ588sndu3cn+7wBAAAAoCI66qij3nvvvTAd&#10;JkyYsHLlymRPEwAAAAASpLi4+Oabb072LAAAADg0pSd7AgCV3q233hqmtW7duh988EH4lzbsJzU1&#10;9d///neLFi1CdSguLv7ss8/OOeecqOZZWFg4b968adOmTZs2bcGCBStWrNi0aVNxcXHdunVbt27d&#10;uXPnfv369e3bt2fPnlWrVo3rFSsuLv7+++/ffffdyZMnz507d9u2bY8++ugNN9wQ14OWXzAYXLVq&#10;1aRJk6ZOnfr9998vW7Zsw4YNGRkZ9erV69atW/fu3Xv06HHiiSe2adMmVk8nTfwtKygomD179jff&#10;fDNr1qwffvhh2bJlO3bsSEtLq1u3bpcuXTp37tytW7fjjz8+KyurSpUqybwZ/9fOnTunT58+adKk&#10;KVOm/PTTTzk5OcXFxQ0aNOjQoUP37t1POOGE/v37t2nTJn4TKOdHOq43uri4uLi4uNSm9PT0/XrO&#10;mzfv448/njx58syZMzdu3JiZmdmmTZvevXv37t37tNNOa9euXUw+20m/XwAAABwOzjzzzN69e8+Y&#10;MSNUh9dff/3OO+9MwEwqad5SccQ2S9yxY8eECRM+/vjj77//ftGiRXv27GnUqFGnTp0GDhx40kkn&#10;HXvssTHJ2bZu3Tpz5sxp06bNmjVr8eLFOTk5ubm5gUCgZs2anTp1ysrK6t69+3HHHde1a9datWpF&#10;ezUqVNST+MhUsgQAAABl9uqrr951111dunRJ9kQqsUq67K3M4r16raKFXQAAQNkFASiHdevWhf9r&#10;9oMPPijbyL/61a/CDDty5MjIh8rOzr766qtTUyN9b/bw4cOnT58e7YTPOOOMjNI0btx4325ffPFF&#10;69at9zviE088EQwG582bt++O4Se831EOnPCzzz6bEcJVV10V1anl5+e/+uqr7dq1i+Tq1a5d+957&#10;783NzS3bfU/kLdvX6tWrf/3rX0deSl1yxOLi4jBjxvaGlmrOnDkjRoyIZMItW7b829/+tnPnzsiv&#10;Sfk/0hXhRt99992hRlu7du3ebp988slBl+41a9bs3XffLSoqKvPHLK73CwAAgEqtRo0aoX5JvPvu&#10;u8s25rhx48L87tmiRYtQO8YqVqr4eUvdunVDnen48eMjOccyX6sYBi+hFrGV2L17d0m3Xbt23X77&#10;7eFvQWpq6m9+85stW7aU7SNXVFT02WefDRw4MMI7HggEBg4cOHbs2F27dkV4iIoT9SQ+MpUsAQAA&#10;wL527NgReQSxV79+/cKnT8FgcOjQoaF2/89//hNqrwQHTbFNyWK7RiiJJxLD9XKJWb1WccIuAACg&#10;nCL95QGAUo0dOzZMa5s2bc4888yyjXzLLbeEaf3kk08iGWTTpk2/+MUvsrKynnvuufBLtfY7qb59&#10;+w4cOHDZsmWRT7iwsLAghL197rzzzsGDB69YsaLUEYLB4L57hZ9wqEPsVVRUFGo+RUVFkZ/XxIkT&#10;W7ZsefHFFy9dujSS/tu2bbv33nvr1q17xx137NmzJ/IDlUjkLdt7oX73u981b978iSeeiPzKlBwx&#10;KysrzKtIYntD95Obm3vOOecceeSRb7/9diQTXrVq1XXXXdegQYN///vfwWAwkl3K/5EOI/E3Osxp&#10;nn/++aeffvry5cvD91yzZs2wYcO6deu2cuXKaI+SgPsFAAAA+znxxBPDtObk5Kxfv77UpvLHSpUl&#10;bykILcLfx8t8reIavBxoyZIl7dq1e+ihh8J3Ky4ufvjhh5s0aRJhgrGv7OzsLl26DB069Jtvvol8&#10;r2+++Wb48OF16tR59NFHCwsLy3+miYl6EhyZSpYAAAAgWnfccUep26dNmzZ+/Ph4HDHBQVNsU7LY&#10;RlVJPJGYrJerOIuaAokKuwAAgPJToQpQLn//+9/DtN5///0pKSllG7lz587NmjUL1bpt27aDPgmv&#10;ZJ1Q+BraMCZPntyuXbtXXnklVtfqgQceePDBB2M1WgIEg8Fbb7118ODBoVYrhvfQQw+1bdv2oOnY&#10;vhJ/y3bu3Nm/f/8//vGPZTvi4sWL+/Tp88gjj5Rt9zKbOnVqixYtPvjgg2h33L179/nnn//zn/+8&#10;IIIi2IMq80e64nw3g8HgBRdc8O9//zvyXRYuXNihQ4f58+dHvksFuV8AAAAcbqpWrXruueeG6TBv&#10;3rx4HLeS5i0VTQyzxB9++KFLly5r166NsH9+fv55550Xah1nqd59990uXbosXry4bDPMz8+/7bbb&#10;jjrqqK1bt5bnTBMQ9SQ+MpUsAQAAQBnceeedLVq0KLXp0ksvjclzsg4rlW7ZW5lVnEVNgUStawIA&#10;AGJChSpA2e3atWvWrFlhOpT5BaqBQCAlJWXOnDnLQqtevXqY3f/9738PHjx49+7d5TzHSy+99M9/&#10;/nP5r9W0adP+93//t/zjJExxcfHIkSMfe+yx8gyydu3arl27Rvieh8Tfsvz8/H79+oV5KUeEfvOb&#10;3zz99NPlHCRy77zzzoABA/Ly8so8wgcffDBgwIAyvK5hX2X+SFeo7+Y999wzZsyYaPcqKCjo27fv&#10;tm3bIulcQe4XAAAAh6dTTjklTOu0adNifsRKmrdUNDHMErOzs/v161eGGsWHHnronnvuiaTn+PHj&#10;hw8fXv6pzp8/v0+fPuUpp4x31JP4yFSyBAAAAGVTrVq1V199tdSmNWvWvPjii8meYGVS6Za9lVmF&#10;WtQUSMi6JgAAIFZUqAKU3YIFC8K0tm/fvm7duuUZv2HDhm1CS00N+Xf4xIkTzz///Fid5m9/+9ty&#10;5pI7duw49dRTYzWfxLjpppuiegBbKHl5eQMHDszPzw/fLSm37JprronVq0JuvPHG7OzsWM0/jIkT&#10;J4Z/+UmEvvvuu+HDhxcXF5dt9zJ/pCvUd3P06NF/+tOfyrbvzp07b7vttkjOtyLcLwAAAA5bxxxz&#10;TJjW77//PuZHrIx5S0UT2yxxyJAhZa5vvP/++z/99NODzvaMM86I1WwXL178wAMPlG3fBEQ9iY9M&#10;JUsAAABQZoMHDz7++ONLbbrxxhu3b9+e7AlWDpVx2VvZVKhFTYGEhF0AAEAMqVAFKLv58+eHaR0x&#10;YkRSZrVp06ahQ4fGdsyrrrpq4cKFZds3GAzecMMNleuxZP/5z3/++te/xmq0VatWhV9YlpRb9sUX&#10;X4wePTqGR7z88stjewoH2rBhQwwv1CeffPLwww+XYccyf6Qr2nfzrrvuKs+hX3jhhdzc3DAdKsj9&#10;AgAA4HDWvn37MK3hw70yqIx5S0UT8yxx48aN5dl9xIgRO3bsCNPhT3/600ErLaNy7733lu2Fn/GO&#10;ehIcmUqWAAAAoPxefvnlUrcXFBTcfffdyZ5dJVAZl72VTUVb1BSIf9gFAADElgpVgLKbM2dOmNbe&#10;vXsnZVbnn39+bBdFlTjjjDMKCwvLsGNubm6ouLNi2rNnT0yezb+v++67L8xStsTfsmAweM0114Ta&#10;sUWLFm+99dbq1avz8/OLi4uLi4u3bds2c+bMq666KszhpkyZ8tNPP8X8LPZ14YUXxvZC3XnnnStX&#10;rox2rzJ/pCvad3M/NWrUOPvss2+44Yarrrqqa9eukewS/i0iFeR+AQAAcDirWbNmmNbyLJA6UCXN&#10;WyqaeGeJaWlpvXr1Ovvss0844YRatWodtP/OnTt///vfh2rNz88PX/d45513Zmdn79q1q+Sm5+Xl&#10;/fTTTy+88ELDhg1D7VJcXDxlypTyn2lso57ER6aSJQAAACi/9u3bhwqsnnrqqeXLlyd7ghVdpVv2&#10;VmYVfFFTIA7rmgAAgNhSoQpQduErVFu1apX4KU2cOHHChAnh+1x++eXffvttbm5uybqo7du3z549&#10;+4Ybbgi/15IlS2L7CogDdevWLbiP8ePHh+p51113Bf+vPn36xGoaTz/9dPhH37Vv3/7dd9/dtGlT&#10;UVFRyWrCr7/++oQTTgizS3Fx8dixY0ttSsoty87Ozs7OLrWpY8eOixcvPv/885s1a5aRkZGSkpKS&#10;klKrVq2ePXs+//zz06dPT0tLC3XEt99+e98fY3tDp06dGmaEQCBw9NFHf/rpp3vvy/bt26dPn37e&#10;eeeFv0q33HJLICEq8nezW7du33777fbt299///2nnnrq+eefnzdv3pYtW66//vrwO3700Uehmir7&#10;/QIAAODQkJmZGaa1qKho9+7dsTpWZcxbDiu9evWaNm3anj17ZsyY8f7773/55Zdbt2796aefLrjg&#10;gvA7PvbYY5s3by61afLkyUVFRaF2nDlz5l/+8pfOnTtXrVq15KZXq1atffv2V1555dKlS5s1axZq&#10;x6+++qo8ZxqPqCfBkalkCQAAAGLlgQceyMjIKLXpyiuvTPbsyu6QSckqwolU5EVNgfiEXQAAQMyp&#10;UAUou1WrVoVpbdq0aYLnEwwGw791oU2bNkuXLh09enTv3r3r1KlTsi6qZs2aRx555FNPPbV27dpu&#10;3bqF2f2mm27as2dPOSeZmpp6wQUXvPzyy1OnTp0/f/6CBQu+++674cOHH9gzzMq81NR4/f9XQUHB&#10;vffeG6bD5Zdfnp2d/fOf/7x+/fqpqaklqwkHDhw4ceLEMK9TCAQCTzzxxIEbk3XLvv7661C7PPnk&#10;k9WqVQvV2qdPnzDvhfjXv/4VZjLlvKG33357mNY///nPM2bMOO200/bel5o1a/bp0+df//rX9OnT&#10;a9SoEWrHMWPGlPPlCZF8pCvyd/P000+fNWtW7969U1JS9t1et27dp59+Ovynevr06aGaKuz9AgAA&#10;4HATpg4wEAjEsEK1MuYtFV/kWWJ4v/71r6dPn963b999r1hKSkr79u3feOON1157Lfzu//znP0vd&#10;HqaU9Le//W3Pnj1DtdasWfOBBx4I1Vqet/vGI+pJcGQakCwBAABA7NSuXfvxxx8vtWn8+PGTJ09O&#10;9gRjIzEpWayiqqSfyL4q8qKmQNzWNQEAADF3KCxQAEiWnJycMK1169ZN8HxmzJjx448/hmpt3br1&#10;Dz/80LZt21AdmjRp8t133/Xo0SNUh927d48ZM6Y8M7z55pu3bt36xhtvXHrppf369TviiCO6dOly&#10;zDHHJOV9s6X66quvdu7cGar1hBNOePHFF9PT0w9sSklJ+f3vfz9o0KBQ+86cOTMvL2+/jcm6ZdOm&#10;TQu1y0E/txdeeGGoplmzZoV5a0R5rFu3btKkSaFar7nmmv/93/8NlcP26dMnfOB40DWIYUT4ka6w&#10;382GDRu+8847pX6kS/zud78Ls5D3xx9/DAaDB26vsPcLAACAw1Dt2rXDtBYUFMTqQJUub6n4YpUl&#10;nnHGGY899liYNXwXXXTR/fffH2aEUCXEYSpUr7766vCzClO/Gj52DiNOUU+CI1PJEgAAAMTW//zP&#10;/4QKBC6++OLi4uJkT7ByqPjL3sqmwi5qCsQt7AIAAOIhvfxDABy2cnNzw7RmZGQkeD7PPPNMmNaP&#10;P/64Zs2a4UeoUqXKRx991KZNm1Ad/vKXv1x00UVlm94//vGPUaNGJfiaRCvU+xBKvP7662GWsqWk&#10;pDz00EN9+/YN1WHx4sVHHXXUvluSdcvWrFkTqv9zzz137LHHhjlikyZNbr311lD5XX5+fphXgpTZ&#10;Rx99FKqpatWqjz32WPjdu3btetddd/35z38utfWJJ5743//93zLMKvKPdIX9bj7//PNVq1YN0yE1&#10;NfW66667++67Q3UoKCjIzMzcb2PFvF8AAAAcng78vXVf+z16vzwqXd5SwcUwS3zppZcOeqPvuOOO&#10;p556av369aW2rlmzJicnp0WLFvttr1mz5sCBAw/sX6NGjZYtW4Y/4ubNm0M1lbkmOU5RT4IjU8kS&#10;AAAAxFZ6evorr7xyyimnHNi0ZMmSN998s8yLwQ4flWLZW9lU2EVNgbiFXQAAQDyoUAUoo4M+YSvM&#10;upx4KCwsfOWVV0K1Dh06tHv37pGM07p164svvvjVV18ttXXevHnr169v3LhxtNO7+OKLK35OFwwG&#10;//Wvf4VqPfvssw+6sKxXr161a9fetm1bqa3z58/fd7lVEm9ZmOjt1VdfLSwsvOeee7p06RJq6d4j&#10;jzxS1mtcRmPHjg3VdNddd4XPIktcf/31odalrV+/ftOmTQ0aNIhqSpF/pCvyd/NnP/vZQfv06tUr&#10;TGupKyYr4P0CAADgsBX+LalhHsAfrUqXt1RkMcwSL7vsskaNGh20W3p6+v333/+rX/0qVIfvvvvu&#10;wArV9957r2yzKiwsvOOOO2J1ufaKR9ST4Mg0IFkCAACAOBgyZMiAAQOmTJlyYNP//M//DB8+/DB8&#10;PlrkKsWyt7KpyIuaAnFb1wQAAMSDClWAMjroc/cTHHAsXry4uLg4VOtdd90V+VC33nprqMAoEAh8&#10;++23Z5xxRrTTC7UkqEJZt25dfn5+qNbLL7/8oCOkpqY+9thj8+fPL7V1v8VwSbxl3bp1e/fdd0P1&#10;f/PNN9988826deuOHDnyrLPO6tOnTyTL+OInGAx+9tlnoVpHjBgRySDNmjWrW7duqPcez507d9Cg&#10;QVHNKvKPdIX9bg4YMCCSJX0HXWW4n4p5vwAAADhsbdiwIUxrDJ+gX7nylgouhlniJZdcEmHP8LnK&#10;5MmTzz777PLPZ8eOHdOnT7/uuusWLlwYq3MsEaeoJ8GRqWQJAAAA4iElJeXll1/Oyso6sGnnzp1/&#10;+ctf/vCHPyR7jhVXpVj2VjYVdlFTIG5hFwAAECcqVAHKLjMzM8zqnD179tSoUSNhk5k5c2aY1t69&#10;e0c+VLdu3VJTU0PFT5MmTYo2MGrdunWlCIOWLl0apjX8E9f2uuKKKyI8XBJvWf/+/Q86Zm5u7nPP&#10;Pffcc88FAoHGjRv//Oc/P+WUU/r06dOqVasEvx9469atYeq9O3bsGOE4J5544vvvv19qU3Z2dlTr&#10;0qL6SFfY72a/fv0i6RZJ2ruvCni/AAAAOGwFg8FNmzaF6RDDt0NUrrylIottlrjf+znDaNasWfXq&#10;1fPy8kptnTVrVrSHLiws3LBhQ05OzvLly3/88ccffvhh0qRJy5cvj8tVi1vUk+DIVLIEAAAAcdK5&#10;c+crr7zyxRdfPLDpj3/843XXXdekSZNkz7EiqizL3sqmwi5qCsQt7AIAAOJEhSpA2bVo0SLMAp0N&#10;GzbUr18/YZOZPXt2qKbWrVtXr1498qHS09OPOeaYGTNmlNo6ffr0aOd22mmnJew6lMeSJUvCtMY8&#10;h03iLTvppJPCZIIHWr9+/fPPP//8888HAoGMjIxzzjln1KhRgwYNiuEizjDWrl0bpjXyC1VQUBCq&#10;admyZVFNKaqPdIX9bnbp0iWSbtEukK2A9wsAAIDD1u7du8O0Nm7cOCUlJVbHqlx5S0UWwywxNTW1&#10;Xr16EXZOSUkZMGDAhAkTSm1dsGBBJIPk5eVNnz79o48++vzzz+fOnRv/q/X/i1PUk+DIVLIEAAAA&#10;8fPwww+/9NJLpT4c6tprr33nnXeSPcGKqLIseyubCruoKRC3sAsAAIgT/2kOUHbNmzcP05qTk5PI&#10;yYRZKtSjR49oR+vevXuopkWLFkU72pFHHpnIS1Fmq1evDtWUlpaWmZkZ28Ml8ZZVq1btwQcfLNu0&#10;CwoKxowZc/rpp1evXv1//ud/Vq1aFdvLcqAtW7aEn0+EwgyydevWqKYU1Ue6wn43a9WqFe3RI1EB&#10;7xcAAACHrfDVbp06dYrhsSpX3lKRxTBLbNmyZVRFyFlZWaGawn+WAoHADz/8cNFFF9WoUWPw4MGP&#10;PvpogstTA3GLehIcmUqWAAAAIH7q1q372GOPldo0duzYMMWKh7PKsuytbCrsoqZA3MIuAAAgTlSo&#10;ApRdt27dwrSGf7p8zIUpiG3fvn20o7Vt27YMBwqlcePGibwUZbZhw4ZQTU2bNo354ZJ7y2655ZYh&#10;Q4aU8xSef/75Vq1a3XzzzXv27In59dkrNzc3foOXiHZdWlQf6Qr73czIyIj26JGogPcLAACAw9aP&#10;P/4YprVfv36xPVwlylsqshhmidFmemEOnZ+fHwwGS23avXv3hRde2KNHjzfeeCNRF6kUcYp6EhyZ&#10;SpYAAAAgrq655ppQAcgll1wSKv04nFWWZW9lU2EXNQXiFnYBAABxokIVoOzCPyPts88+S+Rkdu3a&#10;FaqpatWq0Y4Wfpdo48jatWsn8lKU2Y4dO0I11axZM+aHS+4tS01NHTdu3I033lj+E3niiSc6dOgQ&#10;v5cG5+fnx2nkvaJdlxbVR7oifzfjoQLeLwAAAA5b//nPf8K09u7dO7aHq0R5S0UWwywx2uylDFnN&#10;1q1bu3bt+uabb0a7Y1paWqxOM64SHJlKlgAAACCuMjIy/vnPf5baNGfOnA8//DDZE6xwKsuyt7I5&#10;3BY1AQAA8aNCFaDsunfvHqb1/fffLy4uLs/4559/fqcQOnfuvN/gVapUCTXO7t27oz10+F1SUlKi&#10;Gq2yLLcKo6ioKOZjJv2WpaenP/nkk/PmzTvhhBPKeS45OTndu3ffsmVLzK9SIBBITY37f64UFhZG&#10;1T+qj3TSb3SCVcD7BQAAwGHrtddeC9Pap0+fmB+xsuQtsRKPhWUxzBKjzV7CvLc2IyPjwOCloKCg&#10;f//+S5cujeooPXr0GDNmzJdffhmr00yWeESmkiUAAACIt6FDh/bt27fUplGjRiXg6VGhVMwKxkNg&#10;2VsYh9uiJgAAIH5UqAKUXY8ePcK0FhQUzJo1q8yDb9++/d///vePITRu3Hi/xTrNmzcPNdSSJUui&#10;PfqyZctCNTVt2jSWF7EiqVWrVqim9evXx/xwFeSWde3a9csvv1y6dOmdd95Zt27dMp9Obm7uiBEj&#10;4hEWx+NtDIlUQW50wlT2+wUAAMAhY/ny5WvWrAnVmpqa2rZt2zgduuLnLbGSxDWLkVi0aFFU/Veu&#10;XBmqqUmTJgdu/POf/7xw4cKDDluvXr2RI0f+7W9/mzZt2tatW+fMmfOLX/wiTBRZoSQ4MpUsAQAA&#10;QLylpKSEeo3qpk2bnn766WRNrIIHTYekw21REwAAED8qVAHKrn79+o0bNw7T4YEHHijz4B9//HGY&#10;1uHDh++3pV27dqE6z507N9qj//DDD6GaOnToUOaTquAaNWoUqmnbtm3lfCPugSrULWvbtu1f/vKX&#10;zZs3z58//8knnzz22GPLcEYTJkyYMWNGbK9SIBAIs47z9NNPD8bCuHHjYj7tvSrUjU6Ayn6/AAAA&#10;OGQ899xzYVrPO++89PT0uE6gIuctsZKbm5vsKRxkegUFBZH3nz9/fqimrKys/bZs27bt3nvvDTNa&#10;t27dXn/99bVr127evPnNN9+89tpr+/btW7t27WRflegkODKVLAEAAEACdOnS5bLLLiu16fbbb58z&#10;Z05SZlXBg6ZD0uG2qAkAAIgfFaoA5XLttdeGaX377bd//PHHMgwbDAbvuuuuMB3OOOOM/bYcddRR&#10;oTqvWLEiLy8v8qMXFhZ+//33oVr79etXvmtWcbVp0yZMa4Qx6ObNm9eEsN9dqIC3LCUl5Ygjjrjx&#10;xhu/+eab/Pz8uXPn/vWvfx04cGDkM3nkkUci7xyhhg0bhmpavHhxzA8XcxXwRsdVZb9fAAAAHBpy&#10;c3MfeuihMB0uueSSxMykYuYtJVJTQ/4jUWFhYSQjhFl2VkFE/raHwsLCqVOnhmrt0aPHfls+/PDD&#10;MKP9+c9/njt37oUXXljqy1cDEV/hpEtwZCpZAgAAgMR49NFHS42GiouL16xZU4YBD4eg6dBzuC1q&#10;AgAA4keFKkC5nHfeeeE7/OIXvygqKop22Pfff3/p0qWhWhs0aNC5c+f9Nvbs2TPMgFG9aWH+/Plh&#10;Hn4/YMCAcl2yCiz809rmzZsXySB9+vRpHsInn3yyb88KfssyMjK6d+9+3XXXff3113l5eV9//fVv&#10;fvObWrVqhd/ro48+KsOxwgvzpuLFixfn5+fH/IixVcFvdMxV9vsFAADAoeHWW28N80t0WlraSSed&#10;lPhZVZy8pURmZmaopggrD6dMmRKvixUjn332WYQ9Fy1aFOYz06dPn/22jB07NlTnc88993//939T&#10;UlLCHG7z5s3JvjYRSXBkKlkCAACAxKhfv37457tF63AImg49h9uiJgAAIH5UqAKUS5cuXTp16hSm&#10;w5w5c6655ppgMBj5mJs3b/7lL38ZpsPvf//7A5c3ZWVlhdnlL3/5S+QTePTRR8O09u/fv9yXrYLq&#10;2LFjmNa33377oCPk5eWFeS3DkUceue+Pybply5YtWxjCjh07Sh2hWrVqAwcOfOihh3Jzcz///POq&#10;VauGuQKhBimzKlWqtGzZMlTrsmXLYnu4mDvcvpuV/X4BAABwCPjkk09Gjx4dpsNNN91UpUqVGB6x&#10;0uUtJUK93jMQ2fsq169fv3bt2nhMLIb++Mc/RvgAwb/+9a9hWo855pj9tvz3v/8N1fnuu+8+6OFm&#10;z56d7GsTkQRHppIlAAAASJgbb7yxYcOGsRrtcAiaDj2H26ImAAAgflSoApRLSkrKQZ8n98ILL1xx&#10;xRWFhYWRDJibm9unT5+dO3eG6pCamnrppZceuL1KlSrnnHNOqL3GjRsX4fPsV65c+corr4Rqbd26&#10;dZgVQpVd7dq1w5zdM888c9C1gF988UWY1nbt2u37Y7Ju2S9/+csjQvjnP/8Z/lipqamnnHLKhx9+&#10;GKZPhB/1qFxwwQWhmsKcewVxGH43K/X9AgAAoLKbNGnSGWecEb7P7bffHtuDVsa8JRAING/ePFRT&#10;JK8ePeipVQQbN2587733Dtpt06ZNzz77bKjWjIyM/R5TWFxcHObtH/vFgKX64IMPkn1tIpLgyDQg&#10;WQIAAIBEycjIePnll2M12uEQNB16DsNFTQAAQJyoUAUor7POOqtNmzbh+7z00kvHHHPMggULwneb&#10;OHFiu3btwjxRPhAI3HPPPbVr1y616YYbbgiz4xlnnBGm8LVEfn7+mWeeGaZDzFfvlc2ePXviNPLV&#10;V18dqqmoqOiWW24Js29xcfGvf/3rUK2//OUvMzIy9tuYlFvWvn37UJ3feOONSK7SscceG6Y1zBs/&#10;QjnoDf35z38equnhhx/evn37QQ+xcOHClNCWL18e7Zyjcvh8N0tU9vsFAABAJVVQUPDggw+ecMIJ&#10;4btdeeWVYV7pUDaVMW8JBAJt27YN1fTNN9+Ef23FqlWr7rzzzrJcrIS75JJLNmzYEKZDMBi86KKL&#10;wnT45S9/mZaWtu+WCN/LGsqaNWu++uqrZF+YSCU4MpUsAQAAQMKcfvrpRx99dEyGqrBBU/yWmSVY&#10;nE7kcFvUBAAAxIkKVYDySktLe/XVVw/abe7cuV27dj355JM/+uijdevW7X3vwa5duxYtWvTqq68e&#10;ccQRgwcPDvPo/UAgULdu3TvuuCNU6+DBgxs2bBiqdfny5UceeeSqVatCddi4cWO/fv3mzJkTZgKX&#10;XHJJ4q5saNnZ2XEaOcwT+gOBwAsvvPDII48Eg8EDm4LB4O9+97sff/wx1L433njjgRuTcsvCrHec&#10;PHnyypUrD3qVwiSPtWrVKsOKyYPe0H79+tWoUaPUpvz8/AsuuKC4uDjM7oWFhWFWttWtW7d169bR&#10;zjkqh893s0Rlv18AAABULnl5eYsWLXr00UcbN2580KVsmZmZjzzySMznUBnzlkAg0KtXrzCtp59+&#10;eqh1bytWrOjbt2/4X/Arjry8vK5duy5durTU1sLCwpEjR4Z/lcc111yz35b9Clb3E74GMhgMXn75&#10;5eE7JPeK7SfBkalkCQAAABImJSUlkmVvkaiwQVP8lpklWJxO5HBb1AQAAMSJClWAGDj++OMvu+yy&#10;SHpOmDDhrLPOatq0aUZGRskj26tXr56VlXXJJZcsXLjwoLuPGTOmWrVqoVpTU1OfffbZMLsvWbKk&#10;VatW11577Zw5c/Yuetu1a9eCBQvuuOOOpk2bzpo1K8zu9913X61atZJwfQ/w8ccfL1iwIB7RZPv2&#10;7fv16xemw29+85tBgwZ98803eXl5JVvy8vK+/fbbn/3sZ3/6059C7dWrV6/evXsfuD0pt+ykk04K&#10;s8spp5yybt26MB2Ki4vDlEmHWf4VxkFvaFpa2gMPPBBm9xEjRuzatavU1vz8/PPOOy9MSvub3/wm&#10;JSWlDNOO3OHz3SxR2e8XAAAAFcr999+fGUJ6enpKSkqNGjWysrJuu+228I9+K/HWW2/VqVMn5pOs&#10;jHlLIBA48sgjw7TOnDmzc+fOH3/88d4Lm5+fv2jRojvvvLNNmzZr1qyJ+WWMn40bN7Zv3/666677&#10;4Ycf9oYSmzZteu+999q2bfvvf/87zL4dO3Y8MNlLTU0N8+LcMMFIQUHBddddF74gtpwvaI25BEem&#10;kiUAAABIpG7dul144YXlH6fCBk3xW2aWYHE6kcNtURMAABAnKlQBYuO5555r06ZNXA/x61//esiQ&#10;IeH7DB8+vEePHuH7PPvss0cddVTNmjX3lsh27dr1oYceCr/yqUGDBrfffntcT3A/YZYKFRUVde3a&#10;NS0trV69ei1btmzUqNGMGTNiddxnnnkmfIevvvrquOOOq1GjRskFrFGjRt++fcOvKhs9enSo00n8&#10;LevUqVOnTp1C7ZWdnd20adObb7552rRpW7Zs2XuIwsLCtWvXfvjhh3379n3ppZdC7X7llVeGairn&#10;Db3qqqvq1asXaoSxY8c2adLkqaeeWrFiRckLiouLizds2PDGG2+0aNHi3XffDbVjZmbmTTfdFIi/&#10;Q+m7GYnKfr8AAACoUApCiLaQb9SoUcOGDYvHDCtp3tKzZ8/w57VixYozzzyzXr16JWFFlSpVsrKy&#10;HnzwwXhcwwR45plnevToUb169ZLTadiw4bBhw3JycsLv9de//rXU6zxo0KBQu7zxxht33313QUHB&#10;vht37949ZsyYNm3ahF/zFwgE8vPzk32pSrl04TvENjKVLAEAAEAiPfXUU6mp5V1LnNygKVnLzGIu&#10;KSdyuC1qAgAA4kGFKkBsVKlSZcqUKbVr147T+Keeeuojjzxy0G6pqakfffRRPCbwwQcfVK1aNU5n&#10;V6qGDRsetE9ubm5OTs7GjRuDwWCsjnvMMcecd955MTyRa6+9NsxjAhN/y1JSUg66DO6JJ57o379/&#10;/fr1S15FkpKSkpGR0axZs7PPPvu7774LtVfHjh2PO+64UK3lvKFVqlT58MMPw+y7ffv2m266qU2b&#10;NiUvKE5LS2vcuPFFF120cePGMHu9++67NWrUiOV1D+FQ+m5GorLfLwAAAA49Q4YM+fvf/x6nwStp&#10;3lK9evWTTz45Ttfk0DBgwIBTTz211KaLLroozI5/+tOfateufckll/zxj3+89dZbTzzxxGrVqo0Y&#10;MSKSV4Ls2bMn2ee9vwRHppIlAAAASKQGDRr8+c9/LucgyQ2akrXM7NA4kcNtURMAABAPKlQBYqZZ&#10;s2Zz586NJCeK1oABAz744IO0tLRIOrdu3fqtt96K7QTuvffeY489NubnddATSfAR93rxxRfDPKQ/&#10;Kl27dn388ccPeqYJvmVDhgwZPnx4bI8YCATeeeedMI9ULP8NHThw4BNPPBHDCd94442nn356zK9D&#10;mCtwaHw3I1TZ7xcAAACHksGDB3/66afp6enxO0QlzVv+8Ic/lGf33//+9zE/5RiqXr36Qd//EEZa&#10;WtqYMWNCvbnixBNPrFWrVpjdd+/e/eqrr/7ud7977LHHvvrqq/1aMzMzQ+24efPmZF61EBIcmUqW&#10;AAAAIJFuvvnm8v/in8SgKYnLzGIrWSdyuC1qAgAAYk6FKkAstW7dOjs7u1u3bjEcc9iwYV9++WWV&#10;KlUi3+X8889/8sknYzWBG2644Xe/+10MzyhCtWrVStaj9WrVqjV58uSMjIxyjtO0adNvvvkmzGqz&#10;vRJ/y15//fXyrM870AsvvBDmvQeBGN3Qm2666dFHH43JhC+++OKDroSLuUPjuxm5yn6/AAAAODT8&#10;9re/HT9+fPmjnoOqjHnLgAEDzjnnnLLtO2LEiOuuuy6G5xtzVapUGTduXCTpXKk+/fTT5s2bh2pN&#10;S0t7++23yzZy9erV58yZE2rd59q1a/Pz8xN+tQ4i8ZGpZAkAAAASJjMz86WXXirnIEkMmpK4zCy2&#10;kngih9uiJgAAILZUqALEWP369WfPnn3vvffGZLS//vWv77zzThnW/dx4441jxoyJ8LWrYTzyyCNP&#10;PfVUqBcFxNvo0aPLfwpl06VLlzlz5tSuXbvMI3Tt2nXBggV169aNsH+Cb1nVqlWnTJnSr1+/mFyu&#10;v//971deeeVBu8Xkht5yyy3ffPNN5Be2VH/4wx/++c9/hnkDSfwcGt/NyFX2+wUAAECl1q1bt+++&#10;++7+++9PzC+VlTRvee2119q1axftXqeffvrrr7+erOwucs2bN//yyy/LsOObb755yimnhO8zdOjQ&#10;66+/PtqRu3TpsnTp0qysrKOOOipUn7LNOd4SH5lKlgAAACBhzj777PDPSotEEoOmJC4zi60knsjh&#10;tqgJAACIIf8cCxB7aWlpv//971esWFHmx8IFAoHTTz89JyfnuuuuK3NY84tf/GL58uVlfqxajx49&#10;fvjhh1tvvTUBVyyUVq1aLViwoFOnTkk5epcuXVauXHn22WeXYd/bb7991qxZ0a6dSvAtq1GjxuTJ&#10;k5988snyBIsdO3acM2fOr371q0g6x+qGHnvssatWrfr1r39dhn3bt28/c+bMe+65J4kx6CHw3YxK&#10;Zb9fAAAAVEZDhw794osv5s6de8wxxyTyuJUxb6lZs+b3339/9NFHR77LnXfe+eGHHybgtbQx0b9/&#10;///85z+RFyjWq1dvypQpI0eOjKTzU0899fvf/z7yyYwaNWr27NmNGzcOBAKDBg0K1e2000774IMP&#10;knjRQkl8ZCpZAgAAgMRISUl59dVXyzlIEoOm5C4zi6HknsjhtqgJAACIFRWqAPHSqlWr9957b/Xq&#10;1ffff3/JkqNIZGRk3HzzzYsXL/7444+bN29ezjm0aNHiP//5z+zZsy+++OLI9xo6dOiXX345e/bs&#10;bt26Jevq7dWpU6fs7Oxp06bdc889Xbt2TfDRa9eu/f7778+ePTvCFWmBQGDUqFErVqx48MEHy5ac&#10;JviWpaam3njjjVu2bHnqqaeaNWsW1b5DhgwZP358dnZ2jx49It8rVje0Ro0ajz/++Nq1a++8887q&#10;1atHssvAgQPHjRu3ePHinj17lvm4sXIIfDejUtnvFwAAABVc9erVu3bteu655953331ffvnl1q1b&#10;x40bN2jQoKSUpVXGvKVu3brffvvtiy++WKNGjfA9u3TpMmPGjL/85S+V642UJ5988vLly88666zw&#10;3dLS0v7whz+sWrWqf//+EY6ckpJy7733Zmdn9+3bN3zP448/fubMmf/4xz8yMzNLtgwbNixU5+Li&#10;4meeeSbZl610iY9MJUsAAACQGEceeeR5551XzkGSGDQld5lZDCX3RA63RU0AAEBMpASDwWTPAeCw&#10;sHr16lmzZs2YMeO7775btmzZsmXLduzYkZKS0qhRozZt2hx55JF9+vQZOHBgVlZWeV6wEEZ+fv7s&#10;2bOnT58+bdq0BQsWLFu2bMuWLcFgsHbt2m3btu3UqVO/fv369OnTq1evg+aDyZWfn7979+5AIJCW&#10;lpaenp6enp6ampqA5YZ5eXnffffd1KlTp06dunjx4uXLl2/bti0zM7N169YdO3Y8/vjjBw4c2L9/&#10;/ypVqsTwTBN8y0o+pd9+++2iRYsWLVq0dOnSnTt35ufnV6tWrUGDBl27dj3iiCM6duzYt2/fbt26&#10;VatWLVanWc4bWlRUNG/evC+//HLKlCmzZ89evnz5zp07q1ev3qpVq3bt2vXv379///59+/atV69e&#10;rG5NbB0y380IVfb7BQAAAFGpXHlLUVHRt99+O2HChIkTJy5evHjVqlWpqanNmjXr379/nz59Tjvt&#10;tG7dulXq11GuWbPmv//977hx43744YdFixbl5eU1aNCgS5cuJ5544sknnzxw4MC95aNlsHLlyvff&#10;f3/y5MmTJ09evXp1SkpKx44djzrqqJ/97GdDhgwp/+MIK6DER6aSJQAAAKgsKkLQlKxlZofMiRxu&#10;i5oAAIAyU6EKAAAAAAAAAAAAAAAAAEB0UpM9AQAAAAAAAAAAAAAAAAAAKhkVqgAAAAAAAAAAAAAA&#10;AAAAREeFKgAAAAAAAAAAAAAAAAAA0VGhCgAAAAAAAAAAAAAAAABAdFSoAgAAAAAAAAAAAAAAAAAQ&#10;HRWqAAAAAAAAAAAAAAAAAABER4UqAAAAAAAAAAAAAAAAAADRUaEKAAAAAAAAAAAAAAAAAEB0VKgC&#10;AAAAAAAAAAAAAAAAABAdFaoAAAAAAAAAAAAAAAAAAERHhSoAAAAAAAAAAAAAAAAAANFRoQoAAAAA&#10;AAAAAAAAAAAAQHRUqAIAAAAAAAAAAAAAAAAAEB0VqgAAAAAAAAAAAAAAAAAAREeFKgAAAAAAAAAA&#10;AAAAAAAA0VGhCgAAAAAAAAAAAAAAAABAdFSoAgAAAAAAAAAAAAAAAAAQHRWqAAAAAAAAAAAAAAAA&#10;AABER4UqAAAAAAAAAAAAAAAAAADRUaEKAAAAAAAAAAAAAAAAAEB0VKgCAAAAAAAAAAAAAAAAABAd&#10;FaoAAAAAAAAAAAAAAAAAAERHhSoAAAAAAAAAAAAAAAAAANFRoQoAAAAAAAAAAAAAAAAAQHRUqAIA&#10;AAAAAAAAAAAAAAAAEB0VqgAAAAAAAAAAAAAAAAAAREeFKgAAAAAAAAAAAAAAAAAA0VGhCgAAAAAA&#10;AAAAAAAAAABAdFSoAgAAAAAAAAAAAAAAAAAQHRWqAAAAAAAAAAAAAAAAAABER4UqAAAAAAAAAAAA&#10;AAAAAADRUaEKAAAAAAAAAAAAAAAAAEB0VKgCAAAAAAAAAAAAAAAAABAdFaoAAAAAAAAAAAAAAAAA&#10;AERHhSoAAAAAAAAAAAAAAAAAANFRoQoAAAAAAAAAAAAAAAAAQHRUqAIAAAAAAAAAAAAAAAAAEB0V&#10;qgAAAAAAAAAAAAAAAAAAREeFKgAAAAAAAAAAAAAAAAAA0VGhCgAAAAAAAAAAAAAAAABAdFSoAgAA&#10;AAAAAAAAAAAAAAAQHRWqAAAAAAAAAAAAAAAAAABER4UqAAAAAAAAAAAAAAAAAADRUaEKAAAAAAAA&#10;AAAAAAAAAEB0VKgCAAAAAAAAAAAAAAAAABAdFaoAAAAAAAAAAAAAAAAAAERHhSoAAAAAAAAAAAAA&#10;AAAAANFRoQoAAAAAAAAAAAAAAAAAQHRUqAIAAAAAAAAAAAAAAAAAEB0VqgAAAAAAAAAAAAAAAAAA&#10;REeFKgAAAAAAAAAAAAAAAAAA0VGhCgAAAAAAAAAAAAAAAABAdFSoAgAAAAAAAAAAAAAAAAAQHRWq&#10;AAAAAAAAAAAAAAAAAABER4UqAAAAAAAAAAAAAAAAAADRUaEKAAAAAAAAAAAAAAAAAEB0VKgCAAAA&#10;AAAAAAAAAAAAABAdFaoAAAAAAAAAAAAAAAAAAERHhSoAAAAAAAAAAAAAAAAAANFRoQoAAAAAAAAA&#10;AAAAAAAAQHRUqAIAAAAAAAAAAAAAAAAAEB0VqgAAAAAAAAAAAAAAAAAAREeFKgAAAAAAAAAAAAAA&#10;AAAA0VGhCgAAAAAAAAAAAAAAAABAdFSoAgAAAAAAAAAAAAAAAAAQnfRkTwAAAAAAAAAAAAAAAAAA&#10;2F8wGFy3bt2qVat27dqVn5+fn5+/Z8+e/Pz8zMzM+vXr169fv0GDBvXr169SpUqyZ8phSoUqAAAA&#10;AAAAAABUDsXFxTt37kxNTa1evXpKSkqypwMAAAAAxF4wGFy9evWyZcuWL1++YsWK3bt3H3SXOnXq&#10;HHHEEd27d2/RooXkkERKCQaDyZ4DAAAAcMgKBoPbtm3bunXr9u3bd+zYsX379ry8vKpVq9asWbNW&#10;rVol/1u/fv3U1NRkzxQAAAAAKpyCgoKlS5f++OOPW7ZsKYnXdu7cWbLaJzU1dW/I1rBhw06dOrVu&#10;3VrOBgAAAEB5FBcX5+Xl7bvKq2bNmmlpacme12GksLBw7ty5kydP3rBhQ9lGqFevXvfu3Xv06NG4&#10;ceNknw2HBRWqAAAAQOwVFRWtWLEiOzs7Ozt7y5Yt4TtXr169c+fOWVlZHTp0yMzMTPbcAQAAACDJ&#10;du7cuWjRouzs7J9++qmgoCDCvapVq9apU6esrKyOHTtWqVIl2ScBAAAAQCVQ8q7O7OzsJUuWbN26&#10;defOncXFxfv1qV69eu3atVu3bp2VldW2bVsFq3Gye/fuGTNmTJs2bfv27fs11a9fv02bNvXq1atS&#10;pUpmZmZmZmZGRsbu3bs3b968adOmkv898D2r3bt3P+WUU+rUqZPsM+MQp0IVAAAAiKV169Z98803&#10;ixYtOjDwOqj09PR27dr179+/ffv2KSkpyT4VAAAAgMNOMBjcsWPHvotJ0tPTq1evnux5HUZ27tz5&#10;1VdfzZgxo6ioqNQO6enpNWvWDAaD27dvP3CxYIkqVaoMHDiwf//+ngcHAAAAQKmCweBPP/00f/78&#10;RYsW7dixI/Idq1Sp0rFjx6ysrK5du6anpyf7PA4RwWBw5syZn3322Z49e/ZurF69erdu3dq0adOm&#10;TZtatWoddIScnJy5c+fOmzdv3xuakZExcODAgQMHZmRkJPssOWSpUAUAAOAQUVxcvGHDhq1bt+67&#10;sVatWo0bN/bMtsTIzc394osv5syZs1/aUL169SZNmtSqVatWrVo1a9asUaPG7t27t2/fvmPHju3b&#10;t2/cuDE3N3e/odq1a3fyySe3aNEi2ecEAAAAcOjbsWNHTk7OqlWrcnJyVq9efeBzx2rXrt2iRYuW&#10;LVu2aNGiefPmih7jZM+ePVOmTJk8eXJ+fv6+25s3b56VldWqVauSeK1q1aolD3cLBoN5eXk7duzY&#10;tm3bsmXLsrOzN27cuO+ONWvWPPHEE4855hgBKQAAAFBx7Nq1a/Xq1Qeu8mrevHmNGjWSPbvDxdKl&#10;S8ePH5+Tk3NgU1pa2n6rvLZv315QUHBgz7p165500kk9evTwKoJyysvL+/DDDxcsWLB3S7169Y49&#10;9tiePXuWoay0uLh4+fLlM2fOnDt37t6FfHXq1PnZz37WpUuXZJ8rhyYVqgAAAFRihYWFixcv3rt4&#10;br+VWyXS09ObNWtWsoSuU6dOVapUSfasD0F5eXlfffXVt99+u++LHRo1apSVlZWVldWiRYvU1NRQ&#10;+waDwY0bN2ZnZ2dnZ69atWrfpKJr165Dhgxp0KBBss8PAAAA4BAUDAaXLVs2ZcqURYsWRb5XRkZG&#10;z549+/fvL7SJrdmzZ3/++ec7d+7cu6Vdu3bdu3fv3LnzQV+PsNemTZuys7Pnzp27Zs2avRvr169/&#10;5plntm/fPtmnCAAAABy+du7cOX/+/JUrV+bk5GzatClUt3r16pWs8uratWvt2rWTPetD05o1a8aP&#10;H//TTz/tu7Fu3bqdO3fOyspq1qxZtWrV9qs4DQaD+fn5GzZsWLRoUXZ29rp16/ZtbdKkyZAhQzp1&#10;6qROtWyWLFny7rvvbt++veTHpk2bnnDCCV26dAmz4i5Ca9asGTdu3PLly/duGTJkyHHHHedOEXMq&#10;VAEAAKiUduzYMWPGjG+//XbfNVsHVaVKlV69evXr169OnTrJPoNDR05OzltvvbU3IwsEAt27dz/x&#10;xBMbNWoU7VA7duyYMmXKtGnTCgsLS7akp6f//Oc/7969e7LPEgAAAODQUVRU9MMPP0yZMmXt2rUH&#10;ttauXXvft6Tu3Llz165d+/VJSUnp3LnzgAED2rRpYz1TORUXF3/22WfTpk3bu6Vly5Ynn3xy27Zt&#10;yzZgMBicP3/+f//7373LPVNTU4cOHdq3b183CwAAAEiwDRs2TJkyZc6cOXuXA0UiNTW1W7duAwYM&#10;aN68ebLP4NBRXFz8n//8Z8qUKXu3ZGZm9uvXr3v37o0bN448OMrNzV2wYMGUKVO2bdu2d2Pnzp2H&#10;Dx9etWrVZJ9lJTNp0qT//ve/JcV9KSkpxx133KBBg9LS0mI1fklU+Pnnn+99a/ExxxxzxhlnxPAQ&#10;EFChCgBQofzqV796+eWXa9SosXbt2or2ir+dO3eW/BY0e/bsOXPm5ObmZmRktG3btqTQa+jQoW3b&#10;tk3isoZVq1aVPPz7ww8/HDp0aLKvFhBfmzdv/vrrr0tNLRs2bNioUaO9Dw8reTnnhg0b9vvlNzU1&#10;tWvXrscdd1zTpk2TfTaV3ty5c99///2996Jjx45Dhgxp1qxZecbcunXrxIkTZ82atffGHX/88Sed&#10;dJL1cwAAwEFV5IQtIGSDQGDPnj0rV65cv379pk2b8vLy8vPzU1NTq1SpUrt27QYNGjRv3rxJkybl&#10;fzA84a1evfqdd97Z91UVqamp7dq1a9myZcuWLZs3b16jRo19+weDwdzc3FWrVuXk5KxYsWL16tX7&#10;tmZlZZ199tn77ULkdu3a9fbbby9ZsqTkx4YNGw4ZMqRLly7l/7+DoqKimTNnTpw4cceOHSVbjjnm&#10;mNNPPz09PT3ZJw0AAJVeRc6gBFCwr/z8/D179hQUFGRkZFSpUmXfZ3KRACtXrvzyyy9//PHH/bZn&#10;ZmY2b978wFVeq1ev3r17936d27Rpc8IJJ3To0CHZZ1Pp7RdDpaWl9enT5/jjjy9zsldQUDB9+vSv&#10;v/567+PtGjRocMEFFzRs2DDZ51ppTJ48+fPPPy/5c506dYYNG1bmh9aFl5+fP3bs2IULF5b82KFD&#10;hxEjRignJoZUqALAQWzfvr1BgwYRdk5JSWncuHH//v0HDRo0fPjwctZmVGT5+fk1a9Ys+XOrVq1+&#10;+umnyniIimbOnDlHHXVUIBB4+umnr7/++kQeukuXLiW/c37++eeDBg3ar3Xz5s2/+c1vRo8eHX6Q&#10;li1b/u1vfzvzzDMPungoqq9VGN98802fPn32/njxxRe/9tprDRo0yMnJqWjJL4eS4uLiLVu2bN68&#10;effu3YWFhenp6VWrVq1fv369evWsnEuAYDA4c+bMTz/9tKCgYO/Ghg0bHnnkkS1atGjevHm1atUO&#10;3GvPnj1r1qzJycmZN2/evuvnUlNThwwZcuyxx6p7LJvi4uL//ve/X3/9dcmPNWvWHD58eMm/JMXE&#10;hg0bxo4du2bNmpIfs7Kyhg8f7m94AIDKSMJWKglbPCQxYQskNmSLU8IWELIRN7t27Zo3b97cuXNX&#10;rlxZXFwcpmfVqlWzsrKOPPLI9u3bC21iLhgMTp06dfz48UVFRSVbqlat2rt37759+9auXTvCQXJy&#10;cqZMmTJ//vy9t7JWrVrDhw9v165dss+v8tmwYcObb765efPmkh+PPvroM844I7YVpPstPWzVqtXI&#10;kSNVFAMAhyQZVKlkUPFglVe0rPIikYLB4IoVK5YsWbJ8+fKNGzfufWxTiZo1azZq1Kh169bt27dv&#10;3bq19Cl+iouLJ06cOGnSpH1Lltq3b9+9e/eWLVs2bNiw1L+CgsHgpk2bcnJy5s+fn52dvW9T3759&#10;Tz31VA/eKrP9Yqhu3bqdcsopdevWLf/Iu3fvnjRp0uTJk0vuddWqVc8999yOHTsm+4wrgW+//fbj&#10;jz8u+XNWVtbPf/7zUlc/xkpxcfHnn38+derUkh+bNWs2atSojIyMZF8GDhEqVAHgILZv3x75P8nv&#10;Z+TIkc8++2xM/vO9osnPz9+bDbVu3Xr58uWV8RAVSnFxcdeuXbOzs6tWrbply5bIH0uTnZ3do0eP&#10;QCDQpEmTlStXluHQa9asad68ecmf8/Ly9vv15p133jnvvPPCLxjaV6dOncaNGxe+PKk8X6t9TZ8+&#10;fd/sctWqVa1atQoEAr/97W/vv//+8o8P+9q2bdu8efMWL168cuXKfWsj98rIyGjVqlWnTp26d+9e&#10;q1atZM/30LR79+4PP/xw3rx5e7e0b99+wIABHTt2jDAvLsmgp0yZkp2dvffX4fbt2w8bNsxdi1Yw&#10;GHz33XfnzJlT8mPz5s1HjhwZk7/e91VQUPDee+/tvenNmjW7/PLLPc8SAKDSkbCVSsIWc0lM2AIJ&#10;D9nilLAFhGzEwc6dO7/55psZM2bk5+dHtWOjRo2OO+64Hj16eDBcrOzYseO9997b+86KatWqDRo0&#10;6Oijjy5b2LJ169YpU6ZMmzatJGdLSUk57rjjBg0alJaWluwTrTS2b9/+/PPPb9++PRAIpKSkDB06&#10;tF+/fvFYGltUVPT5559Pmzat5EeLzwCAQ5UMqlQyqJizyqsMrPIiMXbu3Dlt2rRZs2Zt27Ytkv51&#10;6tTp2bNn3759Pcgp5nJzc9955529f9elpaX16NGjf//+TZs2jXyQjRs3ltzQvav1mjRpcu655zZq&#10;1CjZ51f5LF++/I033tizZ08gbjHU4sWLx4wZs/cQZ555Zq9evZJ93hXarFmz3nvvvZI/d+7c+fzz&#10;z09Msjp16tTPPvusJNTt0aPH8OHD1eoTE/4hBwDi6K233mrZsuWCBQuSPREqgVdffbXkgU/33ntv&#10;5MFlIBAYO3ZsQUFBQUFBYWFh2Q79+eefl/zh9NNP3y+4fOutt84999y9weXJJ5/82WefrV+/vqCg&#10;oLi4uKioaOPGjZMnT/7Vr361d5fFixd36tRp+vTpib+GLVu2HDFiRCAQ+NOf/rRs2bLET4BDVU5O&#10;zltvvfX4449/9tlnS5YsKbU8NRAIFBQULFmy5LPPPnvsscfeeuutnJycZE/8ULN69ernnntub6Vi&#10;ixYtrr766ksuuaRTp06RRyQpKSlt2rQZOXLk9ddfv/dfWZYsWfLss8/ufYcAEZo0adLe8tQePXpc&#10;fvnlMS9PDQQCGRkZ55577kknnVTy45o1a959910P2wIAOKxI2IhcEhO2gJANSlNcXDxt2rSnn356&#10;8uTJe8tT09LS2rRpM3DgwHPOOeeiiy66/PLLL7vsspEjR5522mnHHHPMvi9m2bBhw7vvvvviiy+u&#10;Xr062adyKNi+ffuLL764tzy1bdu211xzTb9+/cr8LLA6deqcdtppl112WZ06dQKBQDAYnDRp0ttv&#10;vx35YujDXEFBwVtvvVVSnlq1atVf/vKX/fv3j9NqsLS0tJ/97GdnnXVWySq3NWvWvP/++0I2AIB9&#10;yaCInFVe5SeAIuby8/PHjx//+OOPf/XVV/uVp1atWrV+/fpNmjSpX7/+ft/ZrVu3fvnll0888cSE&#10;CROifbYaYSxevPi5557bW57apUuXX//61z//+c+jKk8NBAINGzY844wzbr755p49e5ZsWbdu3fPP&#10;P793wRIR2rJly1tvvVVSOxq/GKpTp05XXnll/fr1A4FAMBj86KOPDofXqpfZkiVL3n///ZI/t2vX&#10;7rzzzkvYg//69+8/bNiwkj/PnTs3Kf8lwCHJO1QB4CDK/xiwqlWr5uTklPw39yHD0/Via9euXQ0b&#10;NszLywsEArm5uSWLOSJRWFjYtGnTTZs2BQKBpk2brlmzpgxHP/bYY6dMmRIIBN5+++1zzz137/al&#10;S5fu+5C8jz/++PTTTw81yLp160455ZS5c+eW/JiZmblixYomTZqU2jl+b3iYP39+t27dSk7q66+/&#10;9lwfymn79u2ff/753g/2Xg0bNmzQoEGNGjXS09MLCwt37ty5cePGkm/ivnr06HHqqad6M2dMbNiw&#10;YfTo0bt27Sr58bjjjhs8eHA5Q5lgMDh58uQJEyaU/AtNenr6pZdeWvKQTg5q4cKFb731Vsmfjz32&#10;2FNOOSXef+XOnTv3nXfeKfnziSeeOHjw4GRfAwAAoiBhK5WELbaSm7AFEh6yxS9hCwjZiJEdO3aM&#10;HTt234eCtWzZsnfv3kccccTev5pKtXHjxjlz5syYMaPkGx0IBFJTU0866aSBAwf6NJbZ7t27X3rp&#10;pXXr1gUCgdTU1EGDBh133HGxejntrl27Pvjgg71L+Xv16nXmmWe6WeEFg8F33323ZD1lenr6ZZdd&#10;1rJlywQcd9+QbciQIccff3yyrwQAQCzJoEolg4otq7zKxiov4mrp0qXvvvvuvoWpderU6datW7t2&#10;7Zo3b169evW9H7BgMJiXl7d69eolS5bMmzdvv12GDRvWtm3bZJ9Npbds2bJXX321qKgoEAikp6cP&#10;HTq0d+/e5f+Oz50796OPPtr7fs7zzjvviCOOSPa5Vg579uz5xz/+sX79+kAgULdu3YsvvnjfpwTG&#10;3K5du956662S/xioVq3alVdeGdfDVVL5+fnPPPNMbm5uIBBo1arVxRdfXObHCJbZ559/Pnny5EAg&#10;kJqaetlll7Vu3TrZV4VKT4UqABzEfiHL6tWrmzVrVmrPYDC4e/funJycr7766o477ti4cePeptNO&#10;O+3TTz9N9qlQcd1777333XdfIBC46qqrnn/++ch3fPLJJ3/961+X/Lls2eW2bdv2RqWbNm3aN2Q/&#10;8cQTv/rqq5I/v/zyy5deemn4oXbt2tW9e/e9643OOuusDz74oNSe+32t8vLy9nuqX3n069ev5Ik+&#10;4cNWOKiFCxe+//77e0siU1NTO3Xq1KNHj/bt21evXv3A/nl5eUuWLJk7d+6iRYv2/p5VrVq1n//8&#10;51lZWck+m8pt27Zt//jHP7Zu3RoIBGrUqDF8+PAOHTrEavCcnJwxY8Zs2bIlEAhUq1Zt1KhRjRo1&#10;SvYZV3Tr1q37xz/+UfLwyKysrJEjRybm34omTpw4ceLEkj+PGDGi5B+rAACoFCRsJEASE7ZAMkK2&#10;uCZsgcofsu3cuXPx4sXLly/fsGHD1q1b8/Pz09LSqlWrVr9+/ebNm7dv375169YWPsbV+vXrX3vt&#10;tb2L/Jo2bTp06NC2bdtGftkLCgq+/fbbL7/8smTZWSAQ6Nat27Bhw9LT05N9cpVPYWHha6+9VvJS&#10;mvT09AsvvHDfhcsxEQwGv/rqqy+++KLkx0GDBg0aNCjZ512hffPNN//5z39K/jxs2LCjjjoqYYee&#10;MGHCpEmTAoFASkrKyJEjxdcAwKFEBkUCWOVlldd+9uzZk5OTs3Hjxp07dxYWFmZkZNSqVathw4bN&#10;mzfPyMhI9uwOfcFgcNKkSV988cXexVpt2rQ5/vjjO3TocNAYKhgM/vjjj19//fXeuvqUlJSTTjrp&#10;uOOOkxyW2bp160aPHl0S6DVs2HDEiBGhCuDLYMuWLW+//fbq1asDgUB6evrFF1/cpk2bZJ9xRRcM&#10;Bv/1r38tXLgwEAhkZmZeccUVMbwjoeTl5b344oubN28OBAKNGjW64ooronrl+OFg3LhxU6dODQQC&#10;tWrVuvbaa2P77zsRKi4ufuWVV0pC45o1a1577bWlLouFyKlQBYCD2C9kWbt2bST/dZ6Xlzd48OB9&#10;X3y/cuXKxDz8mEpnw4YNjRs3LvnzTz/9FOG6kKKiopdeeumqq67au6Vs2eVHH3101llnBQKBnj17&#10;zpw5c+/2lStX7n0iTps2bZYuXRpJ7DJ79uyePXvu/TFU1r/f12r37t3hH5kflYkTJ5a8WK9BgwY5&#10;OTkxHJnDR0l2+d///rfkx5SUlKOPPvr444+vV69eJLtv2bJl0qRJM2fO3Pvb1kknnXT88cfLLstm&#10;165dL730UslT3OJUQbpvBWydOnWuuOKKmDwB9FBVWFj4zDPPlGSIjRs3vuKKKxL2N20wGHz77bfn&#10;z58fCAQyMjKuvfbaCL+VAAAknYSNeEtuwhZIRsgW14QtUJlDthUrVnzzzTeLFy8uLi7+/9i78/io&#10;qvv/4+feWbIHAmSBsAZJWAVkX0VWBUVFUVBExdalLv3axW9b++vy/fbb2n5b+7WttqXuG4giVBSU&#10;VVEWWSRsAgkQtkAIhOwzmeXe8/vj6O2UJWRCZu4EX88/eJyZ3Ln33DuZCfOe8zmnns1SU1MHDhw4&#10;ePBgRsZEwvHjx1999dW6ujohhK7r48aNGzZsWOOW66yurl68ePGBAwfUzZycnDvuuIMi1bBIKd95&#10;553du3eLCK8vIaVctmyZ9Yf7hhtuGDBggN1nH6NKS0v/+te/qgB5xIgREyZMiObRpZTz58/ft2+f&#10;ECIhIeGxxx6zZQwcAABAJJBBIdIY5cUoL0swGNy5c+f27duPHDly3hjK4XDk5OT069evR48ejUtF&#10;cFGmaX7wwQdbt25VN1NTUydPnpyXlxfWGC0p5d69e5cuXVpdXa3uGTRo0OTJkxno1QgVFRUvvPCC&#10;upJpaWn33XdfcnJy0x6irq7u5ZdfLikpEULEx8ffe++9Uai3bNbWrl1rDYO8/fbbo7bwbGlp6Qsv&#10;vKBqlXv06HH77bfbfSViyLFjx1544QWVDc6YMaN79+529aS2tvbvf/+7mmhy+PDhEydOtPvaoHnj&#10;vzsAAEREYmLi0qVLQ+9599137e4UYtRPf/pT1Rg9enQ9waWUUq3QuGjRokcffbRFixahwWWjvfTS&#10;S6rx4IMPht6/YcMGq/3YY481MHDp27dvz549rZvLly+P3nX82ujRo7Ozs4UQZWVl//jHP6LfgSak&#10;nvSqqiqv18vMMlEjpVyxYoWVy7Ru3fpb3/rW1KlTG14Il5aWNnXq1G9961utW7dW96xevXrFihU8&#10;iY0gpVy4cKEqT1XLO0RigdPU1NRZs2apYViVlZVvvvlm/WNYv+G2bNmiylMTEhJmzJgRza+INE27&#10;6aabsrKyhBCBQMBalAMAAACXKxI2NJy9CZsgZIsNlZWV8+fPf/HFF/ft23fRj/ZVVVWrV69+5pln&#10;tm7dSmjTtMrKyt544w1VnpqYmHjvvfeOGDGi0QMxU1JSZs2aNXr0aHXz4MGDCxcuJLoJy/bt21V5&#10;qhBiypQpkRuFpmnatddea719LV26tLy83O6zj1GrVq1S7zxdu3YdN25clI+uadq0adPatGkjhPB6&#10;vevWrbP7egAAANiMDAoNxyivptUcAyghhGmaW7Zs+b//+79//vOfhw4dulBMYRhGYWHh22+//ec/&#10;/3n37t0EUE1OTZVllafm5eU99NBD3bt3D7eyVNO0Hj16PPTQQ7m5ueqezZs3f/jhhzxl4TIMY968&#10;eao8NSkpadasWU1eniqEiI+Pv/POO1u2bCmEqKure/PNN1UNJM6rurr6008/Ve1rrrkmauWpQoiM&#10;jIxp06ap1+OePXuKiorsvhixwjCM9957T73D9OzZ08byVCFEUlLSTTfdpNqbNm2yCvWBxqFCFQCA&#10;SGnduvXMmTOtm6FJUD3y8/PnzJnTrl07t9v90UcfXWiz6urqefPm3XHHHV27do2Li2vbtu2NN974&#10;6quvNuJ/h1LKLVu2/OhHPxo0aFBqampycnL//v2//e1vf/DBB16v99Kvg9/vX7FixQMPPNC3b9+k&#10;pKTk5OTu3bvfe++9//jHP06dOtWEF7ygoOC3v/3tddddl56enpCQ0Llz53vvvff111+vqalp9D73&#10;7Nnzv//7v9dff32bNm3i4uJycnJmzpy5aNEiv9/fVN0+derU3LlzVfuXv/xlPVv+4Ac/SEpK6tq1&#10;67Rp0/7yl7/U1tZe+tH9fr+Vqk+ePDn0R6FzQ/bt27fh+7z//vutti3DGnRd//GPf6zaTz75ZDAY&#10;jH4fLlFpaemqVauef/75X//617/73e+efvrp3/72t7/5zW9eeumltWvXMqYn0tatW7d+/XrV7t69&#10;+wMPPKDS8HBlZ2c/8MADVoKwfv16a7exQ0q5devWH//4xyNGjGjVqlVCQkK3bt1mz5791ltvNcmb&#10;zKXbs2fP/v37hRCapk2fPr1Dhw4ROlB6erq1/kZJScmWLVvsPnVx8uTJP/3pT9dff33btm0TEhLa&#10;tWt37bXX/u///m9hYaGNvfL5fGvXrlXtiRMntmrVKsodcLvdVi62c+fOkydP2ng1AAAAEAURTdhE&#10;04VsJGz1uOwTNkHIFhv27t3717/+de/evVb/r7jiismTJ3/7299+4oknfvaznz355JPf/e53Z86c&#10;OWzYsBYtWqjNvF7vkiVL5s2b1yQvVQgh/H7//Pnz1YsrOTl5zpw5l57naJo2duzY6667Tt3cs2eP&#10;lU7EiFgO2Xw+38qVK1V75MiRAwcOjOjhdF2fNm2aetINw7BlfPNZYjBkO3LkiFq/VNf1yZMn27KQ&#10;Tlxc3KRJk1T7888/Z/AZAAAAo7wUMqj6McqryTW7AEoIUVlZ+dJLL73//vvWr6vD4ejYseOQIUMm&#10;Tpw4efLk8ePHDxw4MDs726qTLC8vf/vtt+fPn+/xeOzu/mVlw4YNmzdvVu3Bgwfffvvtam76xklM&#10;TJwxY4aVnHz++eeff/653af4b2I5gFI2b96shvG43e4777zTWtqhyaWkpNx1112JiYlCiMrKSqsC&#10;00YxGEApn3zySSAQEEJ07NjRmgQwavLy8oYMGaLaK1eupOpb2blzp1quIz4+/qw/6LbIycnp0qWL&#10;ECIYDMbCqwnNmsbrHACA+lVXV6emplo3S0pKMjMzG/jYF1544Vvf+pZq5+TkHDhwIPSnSUlJ6r/+&#10;t99++2uvvWYYxv333//iiy9aGyxbtuzaa689a5/BYPC3v/3tz372swtNvvXkk0/+7Gc/c7vdDelh&#10;QUHBzTff/OWXX573p263+w9/+MN3vvOdc78d9/v91vxGHTp0OOvULIsXL549e3Y9ierNN9/84osv&#10;qgmNGncIIcSRI0fuuOOOemKy733ve7/+9a/rWeQt9Fg/+clPfvGLX5SWlt58880XKidLS0tbs2ZN&#10;WInehfy///f/fvWrX6mrXVtbq4qjzuv73//+008/Xc+usrKyTpw4EdbRP/vss1GjRgkhsrOzjx07&#10;Fvqje++99+WXX1btpUuXWqN/Lmrz5s2DBw9W7f79+3/xxRfnbnPWy6qurq5pl+ArLS21XqfnfR3F&#10;rJKSkhUrVtTz2y6+nrZt/Pjx0S8MaxKDBg3avn37rFmzQt/uYseBAwdef/119SmpX79+U6dOvcTh&#10;QaZp/vOf/9y+fbsQQtO0u+66q55JNKPsxIkTN9xwgzWV4FlcLtcbb7wxffp0G3sYCASeffbZiooK&#10;IcTo0aPHjh0b6SNu3rz5gw8+EEIkJCQ8+uijKsqMPinlf/3Xf/3iF7+40AaTJ09+8803rdG00bRm&#10;zZpPPvlECJGenv7QQw/ZMn5OCLFw4cKdO3cKIbp163bnnXfa0oezmKY5atQo9TOOIYAAAIAASURB&#10;VOVHZWXlpXztAQAAcFmKtYRNNGnIRsJ27rG+UQmbsClki3TCJppVyLZp06Zly5apSEfX9YEDB44Y&#10;MaKeD85Syr17965evdoaX5uRkTFr1qzQSxrjYjZke++999Sva1xc3Jw5cxr+bt8Qn3zyyZo1a4QQ&#10;mqbdfffdnTt3tvt0hYj5kG3lypWfffaZEKJVq1bf+c536nmHbEKlpaV/+9vf1F/Y2bNn25WIxmbI&#10;JqV86aWXjhw5IoQYOHDg9ddfb8vFUT15+eWXDx8+LIQYMGDADTfcYFdPQhGyAQCASxRrGRSjvM5F&#10;BqUwysvSjAIoIURxcfEbb7xhFZq2atVq+PDhvXv3jo+PP3fjmpqaHTt2bNiwwXpZpaWlzZo1K3Jl&#10;e00uZgMoIcTRo0dfeukl9e46cODAKVOmhLt06nlJKZcsWaJeC7quz5kzp3379nafqxAxH0AJIWpr&#10;a//85z/X1dUJIW644YYBAwZE+oj79u2bN2+eEMLhcDzyyCNpaWm2nHhsBlBKWVnZs88+q14m9913&#10;X+RWhqiHx+N55pln1Dq3t912W+ja3TayN4B64YUXjh49KoS47rrrrApeex05ckS9zzscjkcfffS8&#10;/9lrcoFAICkpqSFber1eh8Nh6xVCQ7GGKgAAEdSmTRurXVVVddZPA18LBoOmaU6dOvWin+SrqqoG&#10;DRr005/+9ELBpRDif/7nf7p3796QDGvx4sV5eXkXCi6FEH6//9FHHx0/fvx55ycL7f+5P5VSfve7&#10;37355pvrn/Bv0aJFnTp1Ut/Eh3sI5cMPP+zSpUv9s7g9/fTTV1xxxcGDB+vZxjqWYRgrV67s0KFD&#10;PasdlpeXX3XVVWqK60sRDAZ///vfq/acOXOiMzQklPqILoR46KGHzvpRenq61Q5rQvrQUUFqpp/o&#10;y8jIsBau/N3vfmdLH8JlmuaaNWv+/ve/h8b0mqalpqa2bt3aytaFEFLKL7/88rnnnvv888+b3XQz&#10;Z86c2bJlS/0vaht5vd5Fixapq5qbm3vp5alCCF3Xb7zxxm7dugkhpJTvvvtujKzIceLEiby8vAsF&#10;l0KIQCBw2223/elPf7Kxkxs2bFDlqampqSNHjozCEQcMGKC++fB6vR9//LFdJ/7ggw/WE1wKIZYu&#10;XdqjR4/oT65ZW1trzRY8btw4u8pThRBjx45VwVNhYaEaRWe7//7v/16/fr36v4TdfQEAALjcNHnC&#10;Jpo0ZCNhO++xvlEJmyBks9u2bduWLl2qIp02bdrcf//9kydPrn/Ej5oD7sEHHxwzZowau1ZaWvra&#10;a6/FSG5zUTEbsh05csQazHrjjTc2bXmqEGL06NF5eXlCCCnl+++/bxiG3Wcc6yHbmTNnrDBn0qRJ&#10;UXuHzMjIsJYc+fDDD+v5axtRsRmy7d+/X/3JdrlcV199tS1XRtE0bcKECaq9bdu2srIyGztjIWQD&#10;AAA2YpQXGVT9bM+gCKBsd/z48VdeeUV9inQ6nRMnTnz44YcHDhx43vJUIURycvLw4cMfe+yxUaNG&#10;qQCqvLz8pZdeKi8vt/tUGiRmAyghhGEY//znP9W7a05OzuTJk5ukPFUIoWna9ddfr5YTVMsSEEA1&#10;0Jo1a1R5alZWVv/+/aNwxNzc3K5duwohDMNYvny5XScemwGUsnr1avUy6d69uy3lqUKIxMTE4cOH&#10;q/aqVavsygnPYmMAVVpaqspTXS5Xk0yf0SQ6dux4xRVXCCEMw4jamupnzpwJNIzdlwdhoEIVAIAI&#10;Cg1uMjIyLrSZaZo/+MEPli5dWv/ePB7PgAED8vPz1c0rrrhi1apVtbW1pml6PJ7NmzdPnDhR/aio&#10;qKhnz56nT5+uZ28ffPDBzTffbN383e9+V1JSYhiGYRinTp16/vnnrfn51qxZ88QTT4R77m+++ab1&#10;iXfEiBGbN2/2er2maRqGUV5evnr16mHDhqmfVlVVDR8+vHH/iVy1atV1111nfWh54oknCgoKAoGA&#10;uiabNm2yplU7duxYjx496o8vleeff37ChAl+v18I8dhjjx04cMDn86kdLl++3HoeTdOcPHnyJX5e&#10;+uKLL9THciHEtGnT6t/4D3/4gzxHYWFho49umqY1f17oL4OiZt2zDq2KxBoiPT3d6t5ZM/ZF0113&#10;3aUaa9asaXjn7RIMBhcsWPDJJ5+ogXQOh6N///533XXXT37yk+9973uPPvroD37wgx//+MczZ87s&#10;1auXCtSCweCyZcvef//9GPnQ3kB//etf7e5CfVavXl1TUyOEaNmy5c0339xU1Xe6rk+bNk3NLFVT&#10;U6PWebCXaZrjx4+3vlv65S9/eeTIEfVFWkVFxbx581JSUtSPvvvd7+7fv9+WTtbW1qrlHYQQ48eP&#10;b+CssZdI13XrD8eWLVvq/0saIR9//PHcuXNVe8yYMZs2baqpqTFN0+/37969e8qUKepHJ06c+O53&#10;vxvlvuXn56u/jx06dFDjQe2SlpZmzbb4+eef29gTZdOmTfXHzQAAALgUTZuwiSYN2UjYLuSbk7AJ&#10;Qja7HT16dMmSJaqdk5Pz7W9/Oysrq4GPdTgcY8aMmTlzphpUeurUqXfeeadZTAkXmyGblHLZsmWq&#10;3b9//0hMh69p2o033piYmCiEOH36tJrk3kaxH7KtXbtWDaPs2rVrbm5uNA99zTXXqMUHSktLd+3a&#10;Ff1zj9mQbdu2baoxdOhQ6zfELu3bt1cDwU3T3LFjh72dEYRsAADAbozyUm0yqAthlFfkxH4AJYSo&#10;rq5+44031C9bSkrKfffdN3z48IYs6eZyucaNG3fXXXeptWdrampef/11tZxgjIvNAErZuHGjettM&#10;TEycNm1a006wrgZ6qQDq1KlTtg9Kif0ASl0oq4D22muvjc6U95qmTZo0SR1rz549tkxwH7MBlBCi&#10;srJy9+7d6kKNGzcu+hfHMmzYMLVAS1lZWUFBgY09UewNoKxXSp8+fS40wYEtxowZoxp79uyJzrck&#10;xcXFdp80mh4VqgAARFDo8mtDhw690GYffPDBH//4RyFEfHz8n/70p+PHjweDQSmllbspM2fOtD5A&#10;Tp06dc+ePWPHjk1MTNQ0LSEhYeDAgR999NGvf/1rtUFFRcWECRMulKwdP3586tSpqu1wOHbt2vXD&#10;H/4wMzNT13Vd19u0aXPfffcVFhZa8eUf//jHC02Ad15er/fuu+9W7WuuuWbt2rVqtjBN03Rdb9my&#10;5TXXXLNu3brHH39cbVNcXPzKK6+Ee3lPnTp13XXXqbau6/n5+b/97W+7devmdDrVNRk0aNCyZcv+&#10;/ve/q238fv/IkSOtrPBCSkpK1A7XrVv3zDPP5OTkuN1utcMJEybs2LHD+lRw8ODBeiamaoj33nvP&#10;avfr168Re7iUD/NffvmlmpkpKSnJmovOMmbMGCtECwQCQ4cOVTP3NBfW5yUhxKeffmp3d+pjmubC&#10;hQv37t2rbubm5j722GM33nhj165dXS6XtVlcXFxeXt706dO/853vdOzYUd25devWDz/80O4zaKj1&#10;69f/9Kc/tbsXF6Rm/lPtqVOnquFTTSUhIcF61928efOZM2fsPdmPP/7Ymlp1w4YNP/vZzzp06OBw&#10;ODRNa9GixYwZM4qKilRJrRDi29/+ti2d3L17t0r227dv36dPn6gdt0uXLj169BBCmKa5ffv26J+4&#10;9cfx3nvvXb169aBBg5KSkjRNc7lcPXv2fP/9960vFJ9//nlVUx011rSyw4YNa6rpJxvNmmDvwIED&#10;9k7YWVVVNWnSJHuvBgAAwOWtaRM20XQhGwlbPb45CZsgZLNVIBBYuHCheoV27Nhx5syZaqhfWHJz&#10;c2+77Tb1a3DgwIFNmzbZfVoXEbMhW2FhoVr2Jz4+fvz48RE6SmJiorXzdevW2ZsJxHjIFgwG9+zZ&#10;o9oTJ06McpiTkJAwevRo1VaD4aIsNkO2YDBo/SfEWmbWXlY3Ln1FqUtEyAYAAGzHKC9BBlUvRnlF&#10;TowHUEIIKeW7775bW1srhEhJSZkzZ07btm3D2kNOTs7dd9+tXqdlZWXWJF8xK2YDKCGE3++3lvib&#10;OHGiqnxrWikpKaEBlL0r+MV4AKVs375dlbT17NkzdHHmSMvIyLCSDWtWiGiKzQBKsaKe7t27hy61&#10;HX1ut3vw4MFn9cou9gZQgUDAGo5orc0QI7Kzs60lWI4fPx6FIxYVFanGvn37ZL0aMh8EYgQVqgAA&#10;RMqZM2fefPNN6+aECRMutKUKL7Kzsw8dOvToo4+2bdv23P9Offrpp1bO1adPn4ULF6pp3c/yox/9&#10;6IYbblDt/Px8a/L4s8yePduKNV9//fVevXqdu03Hjh3/9re/WTefeeaZhp/7e++9p6blVg88b76m&#10;adpvfvMb60z/8Ic/hHuFH3vsMevD/5IlS/r27Xveze6///7/+I//UO0TJ05Y8W793n//fav0JVRm&#10;ZuZTTz1l3Vy8eHG43Q5lJbZJSUlt2rS5lF01wrvvvqsac+bMOfc5SklJ+b//+z/r5r59+zp27Hjd&#10;dde99957Uf6o3Di9e/c+90xj07p166xxQmPHjp05c2aLFi3q2T49Pf2ee+6xPrRv2rTJliK6BvJ6&#10;vfv373/rrbcmTZo0YsQIu7tTn/Xr16ukrHv37jk5OU2+/5ycHPUlgZRy/fr19p7ss88+qxpPPPHE&#10;eb9aa9269UsvvaTaH3/8cVlZWfQ7aaWrgwcPjvL4Oev19eWXX0Z54ZSysjIrMP3zn/983hP/1a9+&#10;ZZWvX+I6P2HxeDzqSyyHw9G1a9doXpbzatmyZWZmphDC5/PZMg+iIqWcPn16zE7jCgAAcBlo2oRN&#10;NGnIRsJ2Ud+EhE0Qstnqs88+U5/IkpOTb7vtttDp3sKSm5t7zTXXqPbq1avV+0lMaRYh28aNG1Vj&#10;yJAhSUlJkTtQv3790tLShBDV1dW2lD5aYjxkO3jwoFqSJTMzU6UoUdanTx+Vbu3fvz/Ki8PEbMh2&#10;6NAhNStfVlZW/V8ERE3nzp3VCOmSkpLKykq7ukHIBgAAbMcoL+uBZFAXwiivyInxAEoIsXPnTlVI&#10;43A4Zs6cqXKJcLVr1+6WW25R7fz8fBvHOVxIswighBD5+fmqYDsjI+NCbyaXrn///uqVXltba+/Y&#10;vBgPoIQQUkpr9OOgQYOifHTriHv37rX+nEVHzAZQSmiFajSPe15WHwoKCqI8GC+U7QFUUVGRmn0j&#10;KyurXbt2dnXjvDRN69atm2pH53fV+hUNd9IHxDIqVAEAiIiampqz5lmZPHly/Q/55JNPLjREQEoZ&#10;OrnR/PnzzxtcCiE0TQsNHH/4wx+eu01BQcGqVatUu1u3brfffvuFujRr1ixrgr0XX3yx4adv7V8I&#10;0aVLlwttFhcXd8cdd6j23r17LzQX4HkdOnRo/vz5qj148OD6L++vf/1r62Pe//zP/6iEoh7jxo2z&#10;5u0710033WS1QydQDFdVVdWxY8dUe+TIkdFfjM76VZkxY8Z5N3jkkUe+973vhd7z4Ycf3njjjSkp&#10;KSNHjnz22Wf37Nlj7xT19UhNTbXmQVywYIGNH2vrd/r0aeu3aMyYMaNHj27Ib4Ku69ddd91VV12l&#10;bi5btiwGh80JIV588cXExMRu3brNmDFj+fLldnenPoFAYMeOHaptTe3f5Kw979y508bZ9aSU1jdb&#10;1kyo55o4caLV3rVrV5Q7WVtbq7J4h8ORm5sb5aN36tQpMTFRCFFWVnbq1KloHtrKd4YNG3ahoZwu&#10;l2vYsGGqbf0diU7f1Htply5dGrEiTSTk5eWpho0T7P3lL39R728xO3soAABAs9a0CZto0pCNhI2E&#10;zULIZpe6ujqrJPK66667xNUSRowYoYZB+Hy+DRs22H1y/6ZZhGxVVVXWSM0hQ4ZE9Fi6rluj8axM&#10;L/piP2Szhgb27NnThgskRHJycseOHYUQhmEUFBRE89AxG7JZKZaVa9nO6XReccUVZ3Uv+gjZAACA&#10;vRjlZbXJoC7E9gyKAMpGpmmuWbNGtUePHn0pNUV5eXnWcK/Vq1fbfWb/plkEUIpVEzhixIjIvRg1&#10;TbPKdG1ZnFOJ/QBKCFFaWqrKYhMTEzt16hTlo6enp6taYq/XG+XC75gNoIQQPp/v0KFD4t/LDm2U&#10;np6uavtra2uLi4vt6obtAdSJEydUIzc315bvs+pnjdKMTpa7c+dOIYSu65FYCht2oUIVAICm5PP5&#10;CgsLn3rqqczMzC1btlj3P/HEE6mpqfU88Fvf+lY9y5Ft27bN+lZ4zJgx9Q8maNeu3ZgxY1S7sLDQ&#10;+h+tZe7cuVb7v/7rv+r5b67L5bI+1lZUVJSWljbwOnzxxRdWu7q6up4tX331Vfm1807CdyF//etf&#10;rfYvfvGL+jdOSEh4+OGHVds0zU8++aT+7eufgS90vpZLSR+OHDlitfv169fo/TT66Op3Q9f1gQMH&#10;XmizP/zhDytWrDg3gF63bt0jjzzSs2dPl8s1YcKEv/3tb19++WWj56BKSkpyh6khy/dZqyB6PJ7T&#10;p09H+Qo30Jo1a9R169q169VXX93wB2qaNnnyZPWFR11d3WeffWb3qTRvBQUFaur6du3aRW56Kmvn&#10;Pp8vykOyQtXU1Fj1sfWsFpuYmGh96xP9YGjv3r3qK4ecnBzre4io0XXdmrnNWso1OkpKSlSj/kpp&#10;63ujaF6cGBw/F1qhast3VF9++eVjjz0mhJgyZcpPfvITu68HAADA5SNCCZto0pCNhI2EzepAjIRs&#10;EUrYRAyHbPn5+WpVxuzs7EsvwNN1ffz48aq9devWmB2yGbOsMKdbt25q5q+I6tOnj3q7O3jwoJp1&#10;PvpiPGQzDGPv3r2qbVeFqhCiR48eqmGVy0ZHbIZsUkorFo6dhE3EwDRwhGwAAMAujPJSyKAaglFe&#10;lm/gKK99+/aVl5cLIVJSUi59ZdFx48apoODw4cPHjx+3++San/LycnXd3G53pBOPXr16qSfr2LFj&#10;lZWVtpxvjAdQihX7dO/ePay/Dk3F+k1glJflwIED6n2+Y8eOUUhrL0rTNAIoEVKhmpWVZUsH6te5&#10;c2f1TnL8+PEorMG+detWIcSVV14Zg8W6aDQqVAEACE92dvZ5kxSn06lpWnx8fG5u7o9//OPQ+dva&#10;tGnz85//vP7dPvLII/X89O23327glso999xjtdeuXRv6Iynlyy+/bN0cN25c/bsKnV1JzYAeruef&#10;f74Rj6qflPKFF16wbl5zzTUXfcitt95qtRcsWFD/xn379q3np2632/rM5vF4wpoUMFTo5+HoDxB5&#10;//33VeOWW26x5lA8r/Hjxx84cGDLli0PPvigw+E4d4OVK1c+9NBDvXr1iouLmz179tatW8MtEzIM&#10;IxCmhgwRC81k1YxQsaaqqkr9Gmiadt1114X7QcvpdFrTQG7dulUVWMaUOXPmyH/3q1/9yu5Ond+B&#10;AwdUo3fv3hE9kLX/gwcP2nWyVVVVquFyuepJvkzTtCLO6M9TtX//ftWwa/ycdVyrJ9Fx0003qRfL&#10;U089daFtAoGAtURMAwcTNwlrJr9YmFpPadeunZqDsLKyMvpLSXu9XvX/qNatW8+fP/+8fyIBAABw&#10;IbYkbKLpQjYSNkHC9rXYCdkilLCJGA7ZrNUAhg4d2iQjGHJycjIyMoQQXq/XCotiQbMI2aw3N2va&#10;r4hKTExUi3NKKaO8NoIlxkO20tJSr9crhGjTpk16erotl0iEVKg27s9fo8VmyOb1etV41sTExNBR&#10;8raz1lA9txwiOpeFkA0AAEQOo7zCRQZ1IYzysnwDR3mpRd6EEEOGDLnQksgNl5SUZBU579ixw+6T&#10;+5dmEUCJkDe3bt26WTWZEeJ2u62PzFFONiwxHkApto/ysgIoRnlZjh49qhqxM8rL6knopA9REyMB&#10;lFXVHFPZoMXlcnXo0EG1Iz1bhGmaahXi/v37233eaEpUqAIAEJ4LhSwXmlcsPj5+w4YNF52Epv5B&#10;G//4xz+s9vDhwy/aydD/sVkfb5Tjx4+XlZWpduvWrS86LuHWW2+1QochQ4Y08CqFzgn0s5/97PXX&#10;X2/alc2Ki4utsxg+fHhD5hYKvcL1rzbpcrni4uLq31vox/hGZ5fqv9dK9D9v/O1vf1ON0KT7QjRN&#10;GzBgwF//+te6urpt27b913/913k/uBqG8dprrw0cOLBnz57bt2+P8hmdq1OnTlbbxmrAeuzevVu9&#10;NPLy8tq0adO4c1Rrcvr9/tDfqJhlyzRpDWEFH/XMNtckrLkq7Ro5J4TIzs5W7+r1VzWHTlcWnZGF&#10;oSoqKqzeRvsC/ftxrZ7Ejt/85jfqT09OTs65s59GiJRSTY2m63qLFi3svgZf0TQtLS1NteufzTcS&#10;Zs+erXLDFStWRD/fBwAAaO5sSdhE04VsJGyChO1rhGx2qaurU6sBOJ3OplqKUNM0a3KxmKpQPVcM&#10;hmzWzFadO3eOzhGtA1mHjrIYD9mslT0yMzNtuT5KixYtEhIShBBerzfW5liMfshm5VdpaWkxtTKA&#10;WgFJCOHxeBq9jFKjEbIBAICIYpRXQ5BBNQSjvCItNgMoIYRpmlZM1KdPnybZp7UfAqhGsOruopNB&#10;WYmBddwoi/EASrF9lFdWVpYqOKyqqmr0+3yE2DLKS4TEUI0blRoJVk+iP8RLxEYA5fF41IslPj6+&#10;ZcuWtvTholJTU1Uj0muoWuX3TfW3FTEiFv/rAADAZWPUqFHFxcXWREoX4nA46gnLvF6vldMJIRoy&#10;13Xox+/PP/889Eehc4yNHDkyQid+1113nXWzR48e8+fPLy0tbZL9h05JNWnSpIY8xKpgEULs37+/&#10;ng+i7du3v+jemiR/USOolChX+5SVlVmzu40aNarhD3Q6nf369ft//+//FRQUVFZWrlq16rHHHjv3&#10;w9LevXv79es3b968aJ7UuUI/XVuTD8UU6ze5V69ejduDpmnWY2NtBsFmxDCMM2fOCCEcDodaKCNy&#10;MjMzVSJ25syZ6I/1aTgp5YMPPqjaGRkZF/1D1uSsDMJKPaIsPj5eTbVYW1sbI8+U3+8vKCi47777&#10;rCl7Fy1aFLWhbNZssikpKTE1fi4lJUU1ohxfvv766++8844Q4qmnnmIuNwAAgEhrkoRNNGnIRsIm&#10;SNiEEIRstiouLlbjZdu3b1//4iFhsQYJhf5q4aL8fr/6YB4XFxe1V6JVeBn63h5rbAzZrKjErnjN&#10;Yld6cyE2hmzWFYjBOkyrS5EefHYWQjYAABBTGOVl3SSDOhejvCItNgMoIcTp06d9Pp8QonXr1k31&#10;1Ftx1qlTp+rq6uw+xWbGWtYvOrXiWVlZZx03Btk7ysswjNraWnGxVV4jStM0FUCZpqk6Yzt7R3mJ&#10;mIyh7EqfRMwEUKdOnVKNrKysmBp9F8p6miKd5Vp/6/Py8mpqaubOnXvjjTe2adMmKSmpf//+3/ve&#10;9/Lz85t2zhREBxWqAAA0sdTU1EmTJv3qV786cODA2rVrW7VqddGH1P/BzPpfqRAiKSnJ6XRedIeh&#10;HyrOKloLvWnNB9/k+vfvf++994bes2/fvpkzZ2ZmZrZt2/b73//+2rVrPR5Po/cfOlNabm5uQx6i&#10;67o1DELU+7/nhjxlTSJ0ZvfQvkXBqlWrVGPEiBGNPnRqaurYsWOfeeaZM2fO7Nu37/HHH1d1d5Y7&#10;7rhj69atDdmVx+ORYWrI+pOtW7e22nZNY1Y/K83v0KFDo3diPfbkyZN2n1BzZU2flpaWFun5/3Rd&#10;V1+lmKZpFWHGGsMwHnjggbVr16qbf/nLX6I8LWJodnnR6U4jxMourbVD7XLkyBG3261pWlxcXF5e&#10;3osvviiE6NSp0+7du6+88sqodSMGg0vF+isWzafp0KFD6mvaESNG/PCHP7T7GgAAAFyemjxhE00a&#10;spGwKd/whE3EWMgWoYRNxGrIpqYbE029PqQ1eVksFz3GIGudhFatWkVtbI31PmMdPdbYG7JZ2WP0&#10;3xvPYpXI2huHxkLIZuVXtj8p57KlkJiQDQAAxAJGeQkyqIZhlJflmzbKy8qIrErFS6frOhlUo4XG&#10;UFE4HAHURdXU1KgqMnunvCeAOov1pzN2YiiHw6GWqff7/aryPzpiJ4AKBoOqkZCQYGM36he1QuIj&#10;R46oxqJFi9LT0x944IH33nuvrKzM4/Hk5+f/8Y9/7N+//4gRI44fP273JUF4qFAFACA8x48frz9S&#10;qays/PDDD5988smcnJwmOWJo1Vltba27Yc77cCHEgQMHrHYT5ibnev755x966KFz7y8pKXn66aev&#10;vvrqpKSkqVOnrlixwvpvd8M17ixC51rz+/0X2uysAC5yQucajPL0UeqjrxDigQceuPS9aZqWm5v7&#10;9NNPV1VVff/73w/90U033dSQaWwiFIuEfpArLy+PxCEukQoCNE27lDn2rNkN7S2ia9as+Qij8+Hf&#10;Oko0o5aGO3ny5MCBA//xj3+om9OmTbv11luj3IfQFR7ILqWUgUDgrDs7depUzx+ySIjB4FKJ2sxt&#10;Fr/fP27cOCFEUlLSkiVLopzsAwAAXDain7CJJg3ZSNiUb3jCJmIsZIvcx5PYDNmsobFNO5VSXFyc&#10;euHX1dXVs0ILzmK9G0TzZWgdK8ohSQPZHrJZiRZrqCqxELLF7Bxwwo5p4AjZAABAdDDKq4HIoC6K&#10;UV6Wb9ooL2s9xqYdLGHtzev12n2KzYw12io6r0RGeV1U6CgvGy8FAdRZrIQnpmIoAqjYF7XnqKCg&#10;QDWef/75Cy0nvmHDhi5duuzatcvuq4Iw8BoDACA80f8f6lmz0AUawDAMa3vTNENH0lRWVlptq7At&#10;Qhfqueee271796xZsy60zZIlSyZOnJiVlbV06dKwdh76f9+kpKQGPir0ssTCJ43Qj53R7I/H4/no&#10;o49Ue+LEiU2458TExN///vdW5CGEOHbs2Pr166N2amcJjaEbEZFHmpRS/U46nc5LqcFzuVwxe47N&#10;hfXm0JDpSy+ddZRYe8pM05w7d267du3y8/PVPffcc8+CBQuiXyNqpbp2LaB61tFjMGVeu3Zt//79&#10;f//730ftiNbfLHuflHNF/2l6+OGH1Sy/H3zwgVoSGQAAAI1gSzLThCEbCZvVvcidewPZlbAJQja7&#10;RS7PsXYY+tuO+lm/GFEbGSwI2S4mRhI2ETJglJAtdp6UcxGyAQCAyxWjvBp+ocig6scor0iLzQBK&#10;RCyDitlYI/apZ0TX9ei8EnVdV5FOrD1TMRJAiZiJOwigQkkp1Z8tp9MZzcD2ogigYp81c0qkn6Pd&#10;u3db7RkzZmzfvt3j8Zim6fP5du3aNWPGDPUjv98/fPhwe9cXQVjs/187AACo36V/QgjNLkPbUfg4&#10;2rNnz9dee62ysvKf//znjBkzrFK6UGVlZVOmTHnzzTcj3ZnQ2exCJyC0S2gfojnaacOGDapxxRVX&#10;ZGZmNvn+77vvvry8POvmypUro3ZqZwn9bY/BAR+apqnfgUAgcCkZljWXXiz8VjdT1ltTdKYrs44S&#10;U0/Z7t27e/Xq9cADD6gXjtvtXrJkyUsvvWRLSmVN3mbvysAxMplcp06dpJSmaXq93oKCgt/85jfW&#10;b84Pf/jDNWvWRKcb1jeF1vygMcLqT8O/y7wUS5Ysef7554UQTzzxxNVXX2332QMAACA8TRiykbAp&#10;sfDB1q6ETRCy2S1CeY41dkfTtOjMZXZ5sF6J5y4REDmEbPWLkYQttAPRSW8uJBZCtphN2AQhGwAA&#10;QNNhlFdTIYNSCKBsZ70QmrZWx9pbLPx6Ny/qGTFNMzqvxGAwqNYWjqlnKnYCKBGSJMTIKC8CKCGE&#10;pmmJiYlCiGAwGFMluwRQsc+abCXSz9G2bduEEA6HY+XKlfPmzbvyyisTEhLUmOpevXrNmzdv8eLF&#10;asvq6uof/vCHdl8YNBQVqgAAxLrQwpghQ4bI8IWOpAndW9Q+E6ampk6dOnXevHl1dXX79u37y1/+&#10;cuWVV561zZ133llRUdHAHbZo0cJqN/BRwWCwrq7uvNfBLqFnEdq3SHv11VdV46GHHrrQNlOmTHF/&#10;be/evWHtX9O0hx9+2Lr5ySefRO3UzhJ6VVu3bm1XN+phTct0+vTpRu/EeiyTPDWaSmREtN4Vq6ur&#10;VSMhIcHuUxdCCK/X+/DDD/fu3dt6sd98880nTpy4/vrr7epSYmKiykxrampCv4SIMuuZSklJsasP&#10;Fk3T4uPju3Xr9qMf/ej48eNt2rRR999///0qCo806++mdVlihPWyjcLTVFJScssttwghrrzyyl//&#10;+td2nzoAAADC1oQhGwnbudfBLnYlbIKQzW6pqamqUV5e3oS7rampUXPJpaSkRH/BgebLWqMgmnV3&#10;1rGso9sr1kI26zVie5hjzXBvdclG9oZsVn5le9nwuaKZhRKyAQCAyxujvM5FBnUpCKBsZz31TZtB&#10;WXuLhQ/LzYs12io6iYf13ssorwuJkQyKAOossRlDWb8kUfjLHssBVNR+DRohas/Rxo0bpZTBYHDc&#10;uHHn3eDGG2/8z//8T9WeO3eutZAPYhwVqgAAxLq2bdta7aKiokvcW7du3az20aNHo3wuuq7n5uY+&#10;/PDD27dvP3bs2GOPPRb60/nz50fuLM6cOWO1c3JyYmF0UXZ2ttWurKyMzkGDweC8efNU+8Ybb7zQ&#10;Zi1atAh87fjx4+EepU+fPlb7xIkT0Tm1c4U+6e3atbOrG/WwenXw4MFG78R6bGyeY7OQnJysJtir&#10;rKyM9DKqPp9PJWJutzsWvkTZsWNHdnb2c889p2526dJl/fr17777bqtWrWzslaZpKiYzTdOu9QRM&#10;01QJncPhsGqYY0Tr1q3feOMN1d6/f3903mat4NL2QY1nidrgOSnlpEmTAoGAy+X66KOPbJl4EgAA&#10;AJeoCUM2EjbxzU7YBCFbDLCG9TTiwtbD2pu1fzREixYtdF0XQpSXl0dturGysjLVsDfIUmIwZLOi&#10;Emt8nl1iahq4UNEP2WJ2DjgRxcFnhGwAAOCyxyivJjkLMiiFACoWpKenq8bx48ebqqaorq5OLUjg&#10;cDhYkCBcVgGzFQ1FlLV0RCwUTsdgACWESEhIUHMrsA7BedkyykvEZAzl8/nUyExr7YrIic0AyhqC&#10;2PBpPqLPKmmOhaGtjz/+uNUuLCy0uztoECpUAQCIdaEfIEtLS9UM7o2Wk5NjtfPz8208r+zs7Gee&#10;eebnP/+5dc/q1asbcRZbtmxpyEP27dtnta+++mobT9zSpUsXq920s6zVIz8/PxAICCHS0tJCL+NZ&#10;BgwYYLW3b98e7lGSkpKsto0T2Ide1czMTLu6UY8rrrhCNbZv3964EDMYDO7ateusvSFcmqZlZWWp&#10;dqS/1LH2n5mZafuXKAsXLuzbt696pTgcjr/97W+FhYXDhg2zt1eKFRdGc3hxqOrqahWbxuaSKaNH&#10;j7bal/69ZkO43W5VyO3xeAzDsPsC/EvUBs8ZhrFjxw4hRCAQ6Nixo/scoZXMKSkp6s5JkybZfYUA&#10;AADwL00YspGwiW92wiYI2WJAVlaW2+0WQpSWljZhemCNcujUqZPdp9icOBwONUrPMIySkpLoHLS4&#10;uFg1rKGidonNkM1aL8LeClUppeqApmmxMKrpLFEO2WJz8QohhJRSdUnX9UjP1kfIBgAALnuM8qr/&#10;LMigwkIAFQtSU1NbtmwphPB4PMeOHWuSfe7fv1+NE+vQoUOM1E01I1YQ1FRPR/2soxBAXUjoOgR2&#10;FUMGg0G1BILL5bLxfexCoj/KS8TkUgRWIBaFKuLYDKDS09PVPI+X/l/EyInm03RRGRkZ6msgEcXX&#10;Di4RFaoAAMQ6l8vVr18/6+aRI0cuZW89evSw2itWrLhoUdy8efOs/5Rv3bq1yc/uP/7jP6x2w/8H&#10;mZeXZ7UXLVrUkId8+OGHVvuWW25p8hNphJ49e1ptazBNpL399tuqcf/999dTc3XllVda7bfeeivc&#10;o4ROa2dj2WRoDhWbQ8pyc3MTEhKEECdPnty7d28j9rB161b1mbBVq1bt27e3+4Sasc6dO6tGpCdb&#10;2r9//1lHtMuaNWtuvfVW1R4yZMjx48cfeOCB2Am+MzIyVOPAgQO2dMA6ru0R83nFx8dbiWp0lpnV&#10;NE196SJsnTb1LH6/X01XqWmaNewyCgLnE1q4axiGdb/dFwkAAAD/0oQhGwmb+GYnbIKQLQY4HI7Q&#10;2d+aZJ+BQGD37t2qnZuba/cpNjPW78bBgwejc0Tr7c7eX8uYDdmsYfFHjx61cbqx4uJiNdyqZcuW&#10;sXBZzhLlkM0a11VWVhZTqdHp06fVbH2pqanRnK2PkA0AAFyWGOV1LjKoRiOAihHdu3dXjW3btjXJ&#10;Dr/44gvVCH11oIGsAVfRGVBkJV32DvSK2QBKadOmjWrYNcrr4MGD6k9kenp6DK5DEP1RXkIIa5RX&#10;I9bWjhDrr2eLFi2iedzYCaCcTqcaEmma5qlTp6J5ERrOWp46FmYb1DTNWr86Bl/aOC8qVAEAaAYe&#10;eughq71ixYqLbl9QUGAFjr/5zW9Cf9S6dWsrNPH7/RetxXrllVes/3w3cFDOO++8Yx39okV3ofUk&#10;Df/gkZaW1qdPH9UuKSm56JAXKeXcuXOtm7Ewd5T49xx5586dUTiilPIf//iHat922231bDlkyBCr&#10;/fnnn4c77f2aNWus9siRI6NwauelpkFS6plK0EYul8u61MuWLfN4PGE9vLy83JqTcuTIkXwGuxTW&#10;+9uuXbvUWJxIME3TWvPW3mGOVVVV119/vWrPmjVr3bp1VkVojLD+VH355Ze2dMA6buh7daR5vV7r&#10;D+hFq0CtpMyKFCPNeiMtKCiI2jWp38GDB9UYx+zs7Li4OLu7AwAAgGagqUI2EjbxDU7YBCFbzOjb&#10;t69qfP75536//9J3uHXrVq/XK4TIyMjIysqy+/yaGet3w6ryjaiTJ0+qQTzx8fFt27a166xjOWRL&#10;S0tTM695vd5Dhw7Z1Q0rZIvmoNuYDdncbnd2drYQIhgMRq2WuyGs9alsn1cRAADg8sAor7OQQTUO&#10;AVTssMrOt2/fXlFRcYl7O3bsmHoVOBwO66WBhuvUqZPT6RRCHDlypLKyMqLHKi8vP3r0qBDC6XR2&#10;7NjRrlOO5QBKiZ1RXlZPoiBmAyila9euqrFv376LznARHVYAZeNsCLazvneInfUhQlVXV6uOuVyu&#10;WPiKxDRN60J16NDB7u6gQahQBQCgGbjhhhus9n//939f9APDz3/+cytwnDZt2lk//d73vme1n3/+&#10;+Xr2U1ZW9tFHH6n2wIEDrdmd65ebm2sdff369fVvrJZ/VIYPH97wa/LYY49Z7b/85S/1b7x9+3a1&#10;xpoQ4tZbb7XmDrdXt27drPaWLVuicMT9+/eXl5cLIVwuV+j8eedKTU29+eabrZs//vGPG34Ur9f7&#10;zDPPWDevu+66KJzaeYVeVWsqnVgzfPhwldpXVVW99dZbDZ+HyePxvPnmmz6fTwjRtm3b0Dk40Qjt&#10;27dPS0sTQtTU1FhFpE1u165dMbLm7e9+9ztVET18+PCXX345dibVs3Tp0kUVHJ48edKamitqvF6v&#10;+j5A07RoDp6Lj4/XNE39Aa0/tA1dZiFq48asrzCtxNB2Vk+i8DQ5nU5ZL1Urq9TU1Kg7rXkEAAAA&#10;ECOaMGQjYfvGJmyCkC1m5Obmqun5a2trP/nkk0vcW21t7ccff6zaw4cPZzK4cHXr1k2FOSdOnIjC&#10;8BprsZGePXvaGG3FeMhmrfBj1+hAKeWePXtUO5rTwMVyyGalWLGTsAlCNgAAgKbGKK9zkUE1AgFU&#10;7MjKylL1VIZhLF269FJqvQzD+OCDD1S7X79+sbBCXbMTHx9vDV+JxGLRoaz95+Xl2ThteowHUEKI&#10;7t27qzS1qKiorq4uykc3DMNKNgigLNnZ2YmJiUKIM2fOWH9VbWQYxv79+1U7Cgt7xGwAZU22GDtr&#10;24aynqOcnBw1F0CE3Hbbbaq6+8UXX6xns9AENdZmr8CFUKEKAEAz0LZt29mzZ6t2cXHxwoUL69l4&#10;69at8+fPV+0BAwac+3Xy7Nmzk5KSVPsPf/hDPZU/TzzxhNX+wQ9+0MDe5uXlWR+D/+///q/+UGb5&#10;8uVWe8qUKQ2/JnfddZeVpf7xj388cuTIhbaUUj7yyCPWzV/+8pcNP0pEuVyuUaNGqfaWLVsit2yj&#10;5b333lONWbNmXfTzw9NPP221X3755Xnz5jXkEKZp3nPPPVbQMGDAALsWiqyrq7MGQk2aNEnXY/T/&#10;vW63++abb1YZzeHDh1955ZWqqqqLPur06dMvvviiWiXA5XJNmzYtZk+wudA0bfDgwaq9du1aa96y&#10;JmQYhjVWcvDgwTYOczQM4w9/+INqv/XWWzEYXAohnE6n9fcr+kPo9u3bp96TO3fubP3FjAJN0yZM&#10;mKDab775Zj1bWlPGtm/fXq2GEQWdO3e2yoYvfVrQSyeltFZzjWYh8YWEvqh5TwYAAIhZTRiykbA1&#10;/CgRFf2ETRCyxQxN08aNG6fa69evLyoqavSuTNNcvHixuuCZmZn1j/vEeblcrt69e6v2Z599FtFj&#10;eTweq0LVxpn7Yj9ks8bk7d27Nzpvj2cpKSlRw6mTk5OjOcl9LIds1n8nCgoKYmT9itra2mPHjgkh&#10;nE6ntbyGjQjZAADAZYBRXucig2oEAqiYMmHCBNWrgoKCjRs3Nno/K1asUGcaFxc3ZswYu0+ruRow&#10;YIBqbNq0yev1RugoHo9n8+bNZx0x+mI/gBJCJCUlqcJLwzAuuhx3kysqKlK/Bunp6VEbQyViO4AS&#10;Qui6HlNLERw6dEitxZKZmRm1hWTrYVcAZS1q8uWXX4ZWycYIayRe6MQckTB69GhV3f3MM8/U85/P&#10;J598UjVGjBih1gFC7Iu5/8MBAIDz+uMf/xgfH6/ad9xxx4Xmf9q+ffvo0aOtm+f95BMXF/fss8+q&#10;tmmaY8eOVf/1P8tbb71lTU+SlpZ2yy23NLCrcXFxjz76qGrv3LmznukADx48ePfdd6t2ly5drPKw&#10;Bh7lueees24OGTJEVeud6+c///m6detU+7bbbrNmDY8F1gx2gUCguLg40oezrtisWbMuunHnzp2t&#10;dEMIcccdd/zv//5v/WV7ZWVlkydPXrBggXVPaLseSUlJ7kZ5/PHHL7RPazof1flIX9tL0blzZ2sG&#10;zWPHjv31r3/dtGnThT5/+ny+tWvX/v3vf1dTW+m6Pn369GhmK5exAQMGqO91Tp8+fdGZQRth/fr1&#10;6ruipKSkq666ysYz3b17t/qCYeLEifYu5Vo/6+1648aN0ZxgzzCMTz/99Kw+RM3DDz+sGi+++OKO&#10;HTvOu8369et/8pOfqPYvf/nLqFU7OxwONS2osG/ljVCHDx+ura0VQrRs2ZK3QQAAADRcU4VsJGyN&#10;fgqaXJQTNhGrIVskEjYR8yFb9+7du3fvLoSQUr711lsnT55sxE6klB9++GFhYaEQQtf166+/PgbH&#10;QTYL1tqzu3fvVgVvEbJmzRq17EDHjh07duxo1/nGfsiWmZmp1hqqra21JczZtGmTanTv3j3KL6uY&#10;DdkyMjLUILyampqIvkwabt++fer/GF26dHG73XZ3BwAA4DLBKK9zj0IGFa7YDKDEN3WUV2ZmplWi&#10;vHz58u3bt4e7Bynlp59+alW3Tpo0qYELHeNcOTk5ah3Curq6NWvWROgoq1evVu+32dnZXbp0setk&#10;Yz+AUqyJ0j777LNIrAxxIVLKtWvXqjajvM5iTXuxa9cu2ydK27Vr11m9+mZq166dGuTm8XiiX85d&#10;v2AweODAAdWOdIXq5MmTVWPHjh2h/0UMNW/evEWLFqn2r3/9a7svDxqKb9cAAGgeWrVqtWLFCtUO&#10;BAIDBw788Y9/fPjwYfVxLhAIFBYWfve73+3Xr5/H41Gb/f3vf7/QxGazZ8++9tprVXvHjh1XXHHF&#10;ihUrVJmHaZqHDx9+6KGHZsyYYW2/fPnyi07GFuqXv/xlYmKiav/85z8fOXLkqlWrKioq1OecYDB4&#10;8ODBJ598smvXrlZvlyxZEu6nrzvvvNPK/kpKStq3b//cc88dP35cHaWurm7r1q2TJk367//+b7VN&#10;dnb2Cy+8YMvTdyGhEwp+/vnnET1WSUnJwYMHVXvYsGENecjjjz/+4IMPWjefeOKJDh06/P3vfz94&#10;8KCVdxuGceLEiTVr1syZM6dNmzYfffSRul/X9TVr1uTk5DTkQIZhBBqlnjhjw4YNVvuaa66J6LW9&#10;dFddddVNN92kJjnzer1Lly59+umnlyxZsn379qNHj5aUlBw5cmTbtm3vvvvu008/vXr1ajUAy+12&#10;z5w50675Cy8/brd7/Pjxqv3xxx837dcJxcXFViQ6fvx4ewf6WK+O5cuXN/B7gkgvfHFe3bp1a9Om&#10;jRCitrbWChOjYNOmTVYtcfSXTJk0aZKVxPXt2/e3v/1tcXGxeq8zDKOoqOj73//+iBEj1Abdu3e3&#10;vgKMDitQXrdund/vj/LFCSWl/Pjjj61e2bgoMQAAAJqdJgzZSNhiRDQTNhHDIVskEjYR8yGbpmk3&#10;3nijKveqq6t7+eWXDx8+HNYegsHge++9Z9XRXXPNNdFc6fEy07p1aytLef/99yM0B/zRo0e3bNmi&#10;2vb+TsZ+yKZpWv/+/VV7xYoVKlWOmuPHj+fn56u21Y2oidmQTdM0q2PWNHk2Mk3TGv3/DR8gCAAA&#10;0LQY5XUuMqiwxGwAJb7Bo7yuvvrqrl27CiGklIsWLfrkk08avpRuMBhcunTpqlWr1M1+/fpF/5Py&#10;5SR07crNmzcXFRU1+SEOHjxoTS4wfvx4GwelxH4ApVx55ZXWyhDW2rNRsHv3brUut8vliv5StzEb&#10;QCldu3aNi4sTQpSUlNi7FMHp06etwv6Ymnsi+jRNs35RLzSDiV12796tRgNmZmZGesHSnJycqVOn&#10;qvYjjzxy991379u3T8XXhmEcOnTo4YcftmasmDhxYuiULohxYXwIAQAA9ho5cuTatWsnTpyoZkV6&#10;6qmnnnrqqQtt/PTTT99///0X+qmmaYsXL54yZYoKPo4dOzZx4sQLbfzmm28OHDgwrK6mpqauXLly&#10;+PDh6ub69eutuq/zeuONN3r16hXuBdE0bcGCBTNnznznnXeEEH6//+GHH7bmJTpLx44dN23alJyc&#10;3JhLHzHdunXLysoqKSkRQrz77ru33npr5I5lpYrXXnttQkJCQx6iadpzzz3Xp08f66qeOHEiNM28&#10;kH79+i1cuLCBwWWEvPbaa6pxxRVXNItRZf369cvIyFi8eHFpaakQwuPxbN26tZ5PoR06dLjpppta&#10;t25td8cvK/369du+ffuhQ4cMw5g/f/59992nBjheooqKivnz56tgukuXLv369bP3NEN/rxo4Ls2W&#10;edQcDsekSZPeeOMNIcTGjRuvuuoqVbAaUbW1tVbd4/jx41VOF026ri9durR79+7qqfnRj370ox/9&#10;6LxbtmnT5uOPP1aV7VHTs2fP1q1bl5WV1dbWbtiw4eqrr47y9bHs37//0KFDQgin09nAL+QAAAAA&#10;S1OFbCRsMSKaCZsgZIs9CQkJs2bNevHFFz0ej9frfeWVV0aNGjVq1KiGDMY9ceLEe++9d+LECXVz&#10;4MCBI0eOtPuEmrcJEybs3bvX5/OVlJSsWLHiuuuua9r9e73ehQsXqqiqV69eNq5fIZpJyDZ06NAt&#10;W7ZUVlZWVlauW7duzJgx0TmuWppYnW+fPn2ys7OjfOKxHLINGTJk8+bNpmkWFBQcOXLExnWAhRDb&#10;tm1Ts/UlJydHf7Y+AACAyxujvM49CzKohiOAikG6rt92222vvfbasWPHhBBr1qzZv3//tddeW/9n&#10;XillUVHRsmXLrHWD8/LybrjhBqbhvkQ5OTm9evXavXu3lPLdd9/99re/nZqa2lQ7r6ysfPfdd61Y&#10;gwCqIeLj48eOHbtkyRIhxMcff9ynTx9VsBpRgUBg+fLlqj1y5Mgm/B1ooFgOoIQQbrd7xIgRq1ev&#10;FkKsXr26e/fuUe6AZfXq1WrkZPfu3bOysmzpQ+zo27fvypUrg8FgUVFRWVlZjAwANgzDGjMZnTkU&#10;5s2b17t3bzXFwKuvvvrqq6+ed7OOHTuq/zqiuWANVQAAmpNRo0YdPny4/qnC+vXrt2PHjscff7z+&#10;XcXFxX300Uc///nP69lm8ODBe/bsmTlzZiO6OmzYsH379l10XqJu3bpt377dmuwkXE6nc8GCBXPn&#10;zq1/QcLvfe97+/bty8zMbNxRIkfTtCeffFK1FyxYENEpzOfOnasac+bMCauH3/nOd4qLi++6666G&#10;bD9+/Ph169Z98cUX9gaXFRUV1uzjP/3pT23sSVjatWv3wAMPTJ06NT09vZ7NsrOzp0+fPmfOnBj5&#10;dHo50TTtlltuUQFZdXX1q6++Wl5efon7LC8vf/XVV6urq4UQSUlJ06ZNsz1l3rt3r70daLhu3bp1&#10;69ZNCGGa5rJlyxo+/WTjSCmXL1+uZg9t27atXbXEOTk5BQUF9c8YN3PmzIMHD0b/75qu6+PGjVPt&#10;9evXq3l5o09Kac0tOnTo0OhHzAAAALgMNFXIRsIWC6KZsAlCtpjUpk2be++9V83qbZrmJ5988uc/&#10;/3njxo3W0i5nkVIePXr0nXfemTt3rlWeOnTo0ClTptie2zR3ycnJVlXq559/bi1O2yQCgcC8efMq&#10;KirOOpBdmkXI5nK5rJHr69atq6ysjM5xQ9evsFY1ibKYDdlatWpl/WVfsWKFLcNGlUAgYI08Gz16&#10;dP3/DQAAAEAjMMrrLGRQDUcAFZvi4uJmz55tLZl49OjRf/zjH6+88kp+fr4aF3TWeW3evPn5559/&#10;9dVXrfLUq6666rbbbrOrSOwyM2XKFDVcpLq6+rXXXrtQEhiu2tra1157raamRgjRsmXLyZMn23ua&#10;zSKAUvr376+KD+vq6lauXBmFxGPt2rVVVVVCiBYtWljzLERZzAZQytChQ9V0D2VlZdu2bbPlEhUX&#10;F6sVXDVNs0adfZMlJCRYvzDr1q2zuztfyc/PVwNlU1JSorMccWJi4q5du+r/f84dd9yxd+/elJQU&#10;uy8PwqDZmHcDAIBGKywsfOedd5YtW/bFF194vd727dv37Nlz3LhxU6dOzc3NDWtXZWVlb7/99rJl&#10;y9atW1dRUZGWljZw4MDRo0fffPPN3bt3v8R+SikLCwuXLFmycePG/Pz8I0eOBIPBNm3aDBw4cMiQ&#10;IdOmTevVq1eTDPrx+XwfffTRypUrP/zww0OHDmma1qlTp2HDhl177bWTJ09Wg5NiU1VVldW9FStW&#10;1D8Nob1qa2s/++wzFU1u3bpVzaudkZHRt2/f3r17jx8/ftCgQU2y4OSle+WVV+655x4hRHx8fHl5&#10;eXx8vN09Co+U8uTJkwcPHjx58mRlZWUwGHS5XC1btszKyuratWsUlpH8hisuLn755ZfVdwnJycnT&#10;p0/v1KlT43Z1+PDht99+W6WWbrf77rvvjv5yAc3d6dOnn3vuOVWbOmjQoMmTJ0duqOjatWvVvHFC&#10;iDlz5ti7fIFpmlu3bp0/f/7GjRu3b9/u9XozMjIGDx48duzYW265pX379nZ1TEr5/PPPFxcXCyEG&#10;Dx5sSxafn5+/ePFiIUR8fPx3v/vdBk4ZCwAAAJxXU4VsJGz2akYJmyBki5ja2tpFixbt37/fusfh&#10;cLRv3z47OzstLS0+Pt4wjJqamlOnTh06dCi0Ts/tdk+ePNmumaouS4sXL87PzxdCaJo2ZcqUcFfv&#10;OS+fz7dgwYIDBw6o3d511132Dp9tRqSUL7/88uHDh4UQHTp0mD17tsvliugRT58+rZY1FkJcc801&#10;V199tY2nH5shW01NzTPPPKMi6JkzZ1qDm6Pss88+W7lypRAiLS3tkUceYYQ0AABA5DDK6yxkUFFA&#10;ABU5UsqNGzeuXr36rCrl5OTkFi1aOJ3OQCBQUVFxVsFkQkLCtdde27dvX7u7f1k5duzYK6+8op6I&#10;Nm3azJo16xJ/qysqKl577TX1enG5XPfccw8DvcJy6NChl19+WbUnTpwY0apRa+yQEGL69OmNWNy7&#10;CcVmAKVs2rRp6dKlQojk5OTvfOc7iYmJUb4yL7/8sprJrn///jfeeKONlyJ2HD169IUXXlDte+65&#10;p3Pnzvb2JxgM/ulPf1L13lOmTBk0aFA0j378+PF33nln8eLFW7dura2tzcjIGDZs2NVXXz19+vS2&#10;bdvae2XQCFSoAgAA2Oyhhx7629/+JoS45pprrOIoNJqUsmPHjseOHRNC/P73v//+979vd4/Q/BQV&#10;Fc2bN8/v9wshNE0bMWJEuFPI+/3+Tz75ZP369eoDl9vtnjlzZpcuXew+s2bp008/tRbMHDt27OjR&#10;oyNxlC+++OK9995TbbsKL5uLoqKiV155RbWjH/KePHnyhRdeUC/PCRMmjBgxwu7rAQAAACAmkLA1&#10;ueYYskkpd+3atXLlygYuFKlpWq9evSZMmBDLg1+bo2Aw+Oabbx48eFDdHDFixNixYy+l+K28vHzB&#10;ggXWgrc33nhj//797T7L5qSkpGTu3LlqDri8vLzbb79d1/UIHau6uvqFF15QS92mpaV95zvfiXRB&#10;bDO1evXqtWvXCiFSUlLuv//+6C8FcPz48ZdeekmN4r3lllv69Olj9yUBAAAAmgcyqKbVHAMopbKy&#10;cu3atfn5+YZh1L+l2+0eOHDgyJEjo1wY9g1RUFAwf/58FXokJibedNNN4Vb+W/bt27d48WKv1yuE&#10;0HV95syZ3bp1s/v8mp8lS5Zs3bpVtW+++eYIVWUXFhbOmzdPPe/du3e//fbbI7fgQXNnGMZf/vIX&#10;tTxm586d77rrrmhOUvbhhx9u3LhRCOF0Oh999FFyeMuiRYu2b98uhGjduvWDDz5ob4JqDc5s2bLl&#10;o48+yjR2uBRUqAIAANjs5MmTWVlZqn3w4EFq2C7Rp59+qgrYkpKSTp06xdp6aJzjx4/Pnz9fTQ0l&#10;hEhJSRk2bNhVV1110cka6+rqvvjiiw0bNlRXV6t7UlNTZ8yY0a5dO7vPqbmSUn7wwQdbtmxRN6+/&#10;/vomWXkj1J49exYsWKA+Hffo0WP69OmRG6V3eXjnnXd27dolhHC5XHPmzInajGUej2fu3LlqjGNG&#10;Rsa3v/1txjgCAAAAUEjYmlzzDdkMw9i9e3d+fn5RUdGFvgpPTk7u3bv3wIED27RpY3d/L08+n2/+&#10;/PlFRUXqZvv27adOnZqRkRHufqSU+fn5H330UV1dnbrnuuuuGzJkiN3n1/yELitx1VVX3XDDDZEY&#10;t1dXV/fSSy+dPHlSCBEfHz9nzpxGPOnfEHV1dc8++6zKkLOzs++9916n0xm1o9fU1MydO1el39nZ&#10;2d/61rcYxwkAAAA0EBlU02q+AZTi8Xh2795dWFh49OhRVdloSU5O7tixY25ubo8ePeLi4uzu6eWs&#10;sLBwwYIF1pK2ffr0GT9+fFiFcJWVlStWrFDDYIQQbrf79ttv79q1q91n1iyZpjl//vyCggIRsULf&#10;0LVzO3ToMHv2bMYO1a+oqOi1115TBb2DBg2aMmVKdI4bulzEtddeO3ToULuvRAzxeDzPPvtsbW2t&#10;EGLUqFHjxo2zqyeHDh169dVX1a8HU0Pi0jl+8Ytf2N0HAACAb7Tk5GRd1z/++GMhRG1t7dSpU+3u&#10;UfN25513Hj16VAjx/PPPN3kZG745UlJS+vbte/r06bKyMiGE3+8/cODAxo0bS0pKvF6vw+GIi4uz&#10;5osKBAKnT5/eu3fvp59++v777xcWFqoFHoUQeXl5s2bNatWqld0n1IxpmnbFFVeUlpaePn1aCFFQ&#10;UFBdXZ2Tk9Mk83UZhrFmzZply5apEaudOnWaMWMGM4Fd1BVXXFFYWFhTU2Oa5v79+/v06RPWIsON&#10;YxjGvHnzSkpKhBAJCQn33HNPUlKS3VcCAAAAQKwgYWtyzTdk03U9MzOzb9++w4YN69y5c9u2bdPT&#10;0zMyMtq3b9+1a9errrpq7Nix48eP79atGytXRI7T6ezdu3d5eXlpaakQoqqqauvWrdXV1enp6Q0c&#10;bCql3L9//6JFizZv3hwMBoUQLpdr2rRpV111ld0n1yxlZWU5HA5VM3zixAmv15uTk9O0c7RVV1e/&#10;9dZbx48fF0I4nc4777wzOzvb7vOOXU6ns2PHjjt27DBNs7q6urKysnv37tEpEw0Gg2+88capU6eE&#10;EElJSbNnz77otIwAAAAALGRQTav5BlCKy+XKzs7u06fPiBEjBg8e3K9fv/79+w8dOnTs2LFXX311&#10;r169srKyojkh0TdT69atu3XrVlRUpIqES0tLN2/eXFFRkZSUlJqaWs9nbSnlsWPHPv744/fee0/N&#10;t6X2NmvWrI4dO9p9Ws2Vpmndu3cvKiqqqqqSUu7evVvX9Q4dOjRJ6CGl3LJly8KFC1VamJ6ePnv2&#10;bCrALyotLS0hIaGwsFAIcfz48eTk5CistHHkyJG3335bjcfr37//uHHjmB8tlMvlSk1N3bNnjxDi&#10;2LFjXbp0sWWB2aqqqldffVWNdM3JyZk4cSJPEy4Ra6gCAADYz+fztW3btry8XAhRVlZGMVuj7d+/&#10;X0271bFjx4MHD1Jmhkskpdy7d+/y5cvVy/MscXFxTqczGAz6fL5zf5qWljZp0qS8vDw+tzeJYDD4&#10;2muvHT58WN1MT0+/9dZbMzMzL2Wf5eXlCxcuPHbsmLqZkZExZ84cxmM1UGVl5dy5c9Vcbu3atZs5&#10;c2ZKSkrkDhcMBhcvXqxmrNR1/a677mIyWgAAAABnIWFrQoRsaBJSyq1bt3744Ydq0JgQQtf1rl27&#10;9u7dOycn57xJgpTy5MmTBQUFO3bsULOVKenp6dOnT2dBzkshpfzwww8///xzdbNdu3a33HJL69at&#10;m2TnhYWFixYt8ng8QghN026//fbu3bvbfcbNwPbt2xctWqTa48aNGzVqVKSPaJrmP//5z+3btwsh&#10;HA7H3XffzaBbAAAAIFxkUE2FAApNyOfzLV++/IsvvggtjWnRokWXLl2ys7NbtWqVmJjocrkCgYDH&#10;4ykrKzt+/HhRUVFlZaW1saZpAwYMmDBhAhWPl87j8bz44otWuNelS5ebb745NTX1Uvbp9Xr/+c9/&#10;7t27V91MTU297777bCnqa46klO+///7WrVuFELquX3fddYMGDYrc4Q4cOPD222/X1dUJITp06HD3&#10;3XdTq38uKeW8efPUgsPx8fF3331327Zto9mBYDD40ksvFRcXCyFatGjxwAMPMKcnLh1rqAIAANjP&#10;6XT279//9ddfF0IkJydfffXVdveoufrhD3+4bds2IcTixYtzcnLs7g6aPU3T0tPTBw8e3KZNG4/H&#10;E5pLCiEMwwgEAoZhnPWoTp06jR8//vrrr09PT6c8tanout67d2+Px3PixAkhhMfjyc/PDwaD6enp&#10;jVi90+v1fv755++++65Ve9yjR48ZM2Y0cBEPCCHi4+M7dOiwY8cOKWV1dfXu3bs7deoUoSLV6urq&#10;119//cCBA+rm5MmTe/XqZfcFAAAAABBzSNiaECEbmoSmae3atevTp09FRUVZWZkQQkp55syZvXv3&#10;btiwIT8/f//+/UVFRUVFRQUFBTt37tywYcPy5cs3btxYVFSkah2FEG63+5prrrn55psjOjfWN4Gm&#10;aV27dq2srCwpKRFCVFdX5+fnp6amZmVlXcpug8Hg8uXLly1bFggEhBC6rk+dOrVPnz52n27zkJWV&#10;5ff71XpBRUVFNTU1Xbt2bdq1bUPV1dW99dZbanEGIcTUqVMpJAYAAAAagQyqqRBAoQk5nc68vLxu&#10;3bpVV1efOXNG3enz+UpKSgoLC3fs2LF169ZNmzZt3bp1x44dhYWFJSUloQsS5Obm3nLLLQMGDKCO&#10;rkm4XK5evXqVlpaq56KiomL79u1utzsjI6MRteiGYezcuXPBggWqlE4I0aFDhzvvvLNly5Z2n2iz&#10;oWnaFVdccejQocrKSillYWFhhGIoKeWmTZsWLVqkosLU1NS7776b5SLOS9O0zp07f/nllz6fLxgM&#10;7tmzp1u3bklJSdE5umEYixcvVoPxnE7nXXfdxYwbaBKsoQoAABArrr322o8++sjlclVUVDAbTSOU&#10;lpaqBRUnTpz40Ucf2d0dXIYqKioOHDhw+PBhlaD5/X51v9vtbtWqVUZGRqdOna644gqmZ4uo3bt3&#10;L1myRM2yJoRwOBx9+vQZNmxYA9dTPXPmzMaNG7dt26aCMCGE0+m89tprBwwYQDlxI+zatWvRokWq&#10;TtvpdN500029e/du2kMUFxfPnz+/urpa3Rw1atS4cePsPm8AAAAAsYuE7dIRsiESjh079tlnnxUU&#10;FJim2cCHJCYmDho0aMiQIbyWm5CUMj8/f+nSpVY41rFjx+HDh+fm5oY7Is3n823btm3jxo0VFRXq&#10;nrS0tFtvvTU7O9vus2xOTNOcP3++Wi1BCNG5c+fp06dHYixaWVnZvHnzrNVLhg0bNmnSJLvPHgAA&#10;AGjGyKAuEQEUIqekpCQ/P3/Xrl01NTX1b5mSktK7d+9+/fo1cNARwiKl3LBhw6pVq6zlHxISEgYN&#10;GjRo0KAGTkXn8XhUabE1akjTtFGjRo0ZMyZyM3xdxrxe71tvvXXo0CF1s8ljqGAwuHTp0i+++ELd&#10;bNWq1cyZM9PT0+0+75hWVlb20ksvqTerlJSUe++9NwqVol6vd8GCBUVFRermjTfe2L9/f7uvBC4T&#10;VKgCAADEipMnT7Zr1840zaeeeuo///M/7e5O8/PYY4/9+c9/FkIcP368bdu2dncHlz/TNAOBgMvl&#10;IvOKsoqKinfffffIkSOhd2ZmZmZnZ2dnZ7dv3z49Pd16UqSUp0+fLv7aiRMnQj8FZ2Zm3nLLLRkZ&#10;GXafUzN29OjRt956y4r1BwwYMGbMmCZZ1cTv92/cuHHt2rXBYFAI4XA4pk6d2rdvX7vPGAAAAEBM&#10;I2G7dIRsiJyamprdu3erOeBC16kI1apVq86dO3fv3r1r166NWFQBDXH69Ol33nlHLaaqtGrVaujQ&#10;oVdeeWVD1jQoLy/fvHnz1q1bQ5/EK6+8csqUKXFxcXafXPNjGMayZcu2bNmibrZs2XL69OlNWOgr&#10;pSwoKFi0aJGa9U/TtAkTJgwbNowJ+wAAAIBLQQZ1iQigEGlSylOnTh0+fPj06dNnzpzx+XxqlFdc&#10;XFyrVq3atGnTqVOn9PR0Ph1H2vHjxxcuXFhWVmbd43A4Onfu3L59ezXQ66wKSa/Xa43yKioqsiZZ&#10;E0KkpKRMmzatS5cudp9TM3ZWDJWYmDh69OiBAwde4urBUso9e/asWrXKeqJzcnKmT5+ekJBg9xk3&#10;A6WlpS+//LLH4xFCJCUl3XTTTd26dYvc4SoqKt54441Tp06pmyNHjhw/frzd1wCXDypUAQAAYsgz&#10;zzzzH//xHy6Xq7y8PBKTZF/GysrK2rRpI4Qg+QW+CaSUBw4c2LBhw4EDB867gZUgX+gzb8eOHYcN&#10;G5aXl0eB8aWrrKycP3/+iRMn1E2XyzV06NARI0Y0ZETjeRmG8cUXX3zyySdW4WtycvKMGTPat29v&#10;97kCAAAAaAZI2C4FIRuiQ0pZVVVVVlbm8Xj8fr+u6263u0WLFq1atWLcUnQEg8E1a9Zs2rQpdJyf&#10;pmlt2rRRowPbtm3rcrmsH3k8nuLi4mPHjhUXF1vLVigpKSnjx49nWrFLtHnz5mXLllmLDPfu3Xvs&#10;2LGXvmZCcXHxypUrrSUR4uLibr311oiOcgMAAAC+OcigGo0ACvhGCQaDu3bt2rBhw8mTJ8/9aVJS&#10;kjV2yzTN2trac7dRc6v169fP7XbbfTaXg7NiqJYtW15zzTV9+vRp3CC6oqKilStXFhcXW/cMGTJk&#10;4sSJTD7YcCdOnHj55Zet2QCHDBkyfvz40Gy2qRQVFS1cuFCNx9M0bfLkyYMGDbL77HFZoUIVAAAA&#10;ANBclZaWbty4cefOnaFj6erhcDh69OgxdOhQah2bViAQeP/997dv327dk5CQMHTo0B49eoQ15WRV&#10;VdW+ffs2bNhw5swZ684OHTpMnz49NTXV7rMEAAAAAAC4rHg8nq1bt27atOmsotMGatu27bBhw3r1&#10;6sWAsyZRVFT09ttvqwUThBC6rg8YMODqq69OTk5uxN7KyspWrVr15ZdfWve0bt165syZahQ4AAAA&#10;AABANEkpDx48uGHDhv379zf8UZ06dRo2bFhubi4rEDStw4cPL1my5PTp09Y9bdq06dmzZ15eXrt2&#10;7Roy0Ov06dP79u3bu3fv0aNHrTuTkpImTJjQr18/u8+v+Tl+/Pjbb79dXl6ubmZkZNxyyy2ZmZlN&#10;tf/y8vIVK1ZYUaHb7b711ltzc3PtPm9cbqhQBQAAAAA0b4ZhnDx50lrGobKyMvSnycnJ7du3V4s/&#10;ZGVlRWKCMShHjhxZuXLlkSNHQu9MS0vLy8vLy8vLysqKj48/N8T0+XxlZWUFBQX79u2zFmJVWrdu&#10;PXbs2J49eza8xhUAAAAAAABhMQxj165d27ZtKy4ubsg0cElJSZ06dRo8eHCnTp0IbZpWZWXl6tWr&#10;d+zYYY3k0XW9c+fOeXl5ubm5aWlp9T9cSllaWrpv3759+/aFrlzhdDoHDx48evTo+Ph4u08RAAAA&#10;AAB8o9XW1qrxXUpdXV3oT91ud3YIprOPHNM08/PzP/7446qqqtD7k5OTc3Nz27Ztm5KSkpKSkpyc&#10;nJSUVFdXV11dXVNTU11dferUqYKCgrKystBHxcXFDR8+fNiwYaxz22g+n2/p0qXW+hCapvXs2XP4&#10;8OHZ2dmXslu/3//pp59u2LAhGAyqe1JSUu644462bdvafca4DFGhCgAAAAAAmoaUsrCwcOXKlaWl&#10;pef+1Ol0Jicnn5Vd+v3+c7dMSUm5+uqr+/fvzxIcAAAAAAAA0WGaZmlpqRodePr0adM0rR+5XK6s&#10;rKzs7Oz27du3aNGCwtSIOnny5KpVqwoKCs66PyMjo0OHDmpooPpXSlldXa1CtqqqqkOHDlVUVIQ+&#10;RNO0fv36jRkzpkWLFnafFgAAAAAAwL+RUp41asjtdpM7RVMgENi8efOnn37q9Xobtwen0zlw4MBR&#10;o0YlJSXZfTaXg507d37wwQehldudO3cePnx4t27dwnppSCkPHz68a9eu3bt3W0+upmkDBw685ppr&#10;EhMT7T5RXJ6oUAUAAAAAAE3JNM3CwsK9e/cWFBTU1tY2/IFut7tr1655eXk9e/ZkUj0AAAAAAAB8&#10;Yx05cuSTTz4pKioKLRVuOJfLlZubO2bMmPT0dLtPBQAAAAAAALHLMIxDhw4VFBTs27fvrOnPLiQx&#10;MbFbt255eXldu3aNi4uz+wwuKxUVFcuXL9+zZ09orV9SUlLHjh07derUqVOnzMxMXdfPfaBpmlVV&#10;VWVlZfv379+1a1d1dXXoT7t06XLttddmZmbafX64nFGhCgAAAAAAIsI0zeLi4n379hUVFVVVVdXU&#10;1JybQiQmJqakpHTo0CEvL69Lly5Op9PuXgMAAAAAAAAxwev17t+/f9++fYWFhT6f76LbJycn5+bm&#10;5uXl5eTkuFwuu7sPAAAAAACAZkNKWVpaevDgwcrKyurq6pqamurq6tra2vj4+JSUlJSUlOTk5NTU&#10;1I4dO3bo0OG8RZJoKmfOnNmwYcO2bduCweBZP4qPj2/RokVcXJz7a16v98yZM2fOnDEM49xdpaen&#10;jx07tnv37ixQjEijQhUAAAAAAESDaZoej6e6utrj8cTHxycnJycnJzscDrv7BQAAAAAAAMQ0wzCO&#10;HTtWXl5ujQ6sqanRdT05OVmNDkxJSWnTpk3btm0ZagYAAAAAAABcBmprazdv3rxt27bKyspwH9ui&#10;RYvevXv36dMnMzOTwBDRQYUqAAAAAAAAAAAAAAAAAAAAAAAAAAAxpKKi4vDXysrKzruNrustW7Zs&#10;1apVRkZGjx492rdvT2EqoowKVQAAAAAAAAAAAAAAAAAAAAAAAAAAYpTX6/V6vX6/3+/3+3w+v9/v&#10;crlat27dsmVLh8Nhd+/wjUaFKgAAAAAAAAAAAAAAAAAAAAAAAAAAAMKj290BAAAAAAAAAAAAAAAA&#10;AAAAAAAAAAAANDNUqAIAAAAAAAAAAAAAAAAAAAAAAAAAACA8VKgCAAAAAAAAAAAAAAAAAAAAAAAA&#10;AAAgPFSoAgAAAAAAAAAAAAAAAAAAAAAAAAAAIDxUqAIAAAAAAAAAAAAAAAAAAAAAAAAAACA8VKgC&#10;AAAAAAAAAAAAAAAAAAAAAAAAAAAgPFSoAgAAAAAAAAAAAAAAAAAAAAAAAAAAIDxUqAIAAAAAAAAA&#10;AAAAAAAAAAAAAAAAACA8VKgCAAAAAAAAAAAAAAAAAAAAAAAAAAAgPFSoAgAAAAAAAAAAAAAAAAAA&#10;AAAAAAAAIDxUqAIAAAAAAAAAAAAAAAAAAAAAAAAAACA8VKgCAAAAAAAAAAAAAAAAAAAAAAAAAAAg&#10;PFSoAgAAAAAAAAAAAAAAAAAAAAAAAAAAIDxUqAIAAAAAAAAAAAAAAAAAAAAAAAAAACA8VKgCAAAA&#10;AAAAAAAAAAAAAAAAAAAAAAAgPFSoAgAAAAAAAAAAAAAAAAAAAAAAAAAAIDxUqAIAAAAAAAAAAAAA&#10;AAAAAAAAAAAAACA8VKgCAAAAAAAAAAAAAAAAAAAAAAAAAAAgPFSoAgAAAAAAAAAAAAAAAAAAAAAA&#10;AAAAIDxUqAIAAAAAAAAAAAAAAAAAAAAAAAAAACA8VKgCAAAAAAAAAAAAAAAAAAAAAAAAAAAgPFSo&#10;AgAAAAAAAAAAAAAAAAAAAAAAAAAAIDxUqAIAAAAAAAAAAAAAAAAAAAAAAAAAACA8VKgCAAAAAAAA&#10;AAAAAAAAAAAAAAAAAAAgPFSoAgAAAAAAAAAAAAAAAAAAAAAAAAAAIDxUqAIAAAAAAAAAAAAAAAAA&#10;AAAAAAAAACA8VKgCAAAAAAAAAAAAAAAAAAAAAAAAAAAgPFSoAgAAAAAAAAAAAAAAAAAAAAAAAAAA&#10;IDxUqAIAAAAAAAAAAAAAAAAAAAAAAAAAACA8VKgCAAAAAAAAAAAAAAAAAAAAAAAAAAAgPFSoAgAA&#10;AAAAAAAAAAAAAAAAAAAAAAAAIDxUqAIAAAAAAAAAAAAAAAAAAAAAAAAAACA8VKgCAAAAAAAAAAAA&#10;AAAAAAAAAAAAAAAgPFSoAgAAAAAAAAAAAAAAAAAAAAAAAAAAIDxUqAIAAAAAAAAAAAAAAAAAAAAA&#10;AAAAACA8VKgCAAAAAAAAAAAAAAAAAAAAAAAAAAAgPFSoAgAAAAAAAAAAAAAAAAAAAAAAAAAAIDxU&#10;qAIAAAAAAAAAAAAAAAAAAAAAAAAAACA8VKgCAAAAAAAAAAAAAAAAAAAAAAAAAAAgPFSoAgAAAAAA&#10;AAAAAAAAAAAAAAAAAAAAIDxUqAIAAAAAAAAAAAAAAAAAAAAAAAAAACA8VKgCAAAAAAAAAAAAAAAA&#10;AAAAAAAAAAAgPFSoAgAAAAAAAAAAAAAAAAAAAAAAAAAAIDxUqAIAAAAAAAAAAAAAAAAAAAAAAAAA&#10;ACA8VKgCAAAAAAAAAAAAAAAAAAAAAAAAAAAgPFSoAgAAAAAAAAAAAAAAAAAAAAAAAAAAIDxUqAIA&#10;AAAAAAAAAAAAAAAAAAAAAAAAACA8VKgCAAAAAAAAAAAAAAAAAAAAAAAAAAAgPFSoAgAAAAAAAAAA&#10;AAAAAAAAAAAAAAAAIDxUqAIAAAAAAAAAAAAAAAAAAAAAAAAAACA8VKgCAAAAAAAAAAAAAAAAAAAA&#10;AAAAAAAgPFSoAgAAAAAAAAAAAAAAAAAAAAAAAAAAIDxUqAIAAAAAAAAAAAAAAAAAAAAAAAAAACA8&#10;VKgCAAAAAAAAAAAAAAAAAAAAAAAAAAAgPFSoAgAAAAAAAAAAAAAAAAAAAAAAAAAAIDxUqAIAAAAA&#10;AAAAAAAAAAAAAAAAAAAAACA8VKgCAAAAAAAAAAAAAAAAAAAAAAAAAAAgPFSoAgAAAAAAAAAAAAAA&#10;AAAAAAAAAAAAIDxUqAIAAAAAAAAAAAAAAAAAAAAAAAAAACA8VKgCAAAAAAAAAAAAAAAAAAAAAAAA&#10;AAAgPFSoAgAAAAAAAAAAAAAAAAAAAAAAAAAAIDxUqAIAAAAAAAAAAAAAAAAAAAAAAAAAACA8VKgC&#10;AAAAAAAAAAAAAAAAAAAAAAAAAAAgPFSoAgAAAAAAAAAAAAAAAAAAAAAAAAAAIDxUqAIAAAAAAAAA&#10;AAAAAAAAAAAAAAAAACA8VKgCAAAAAAAAAAAAAAAAAAAAAAAAAAAgPFSoAgAAAAAAAAAAAAAAAAAA&#10;AAAAAAAAIDxUqAIAAAAAAAAAAAAAAAAAAAAAAAAAACA8VKgCAAAAAAAAAAAAAAAAAAAAAAAAAAAg&#10;PFSoAgAAAAAAAAAAAAAAAAAAAAAAAAAAIDxUqAIAAAAAAAAAAAAAAAAAAAAAAAAAACA8VKgCAAAA&#10;AAAAAAAAAAAAAAAAAAAAAAAgPFSoAgAAAAAAAAAAAAAAAAAAAAAAAAAAIDxOuzsAAM2Gx+M5ePCg&#10;dbNLly5JSUl2dwoAAAAAAABoTvbu3RsMBlW7devWbdu2tbtHAAAAAAAAQOzyer0HDhywbnbu3Dk5&#10;OdnuTgEAAAAA8C+alNLuPgBA87B58+bBgwdbN9euXTtq1Ci7OwUAAAAAAAA0J+3bty8uLlbtxx9/&#10;/Omnn7a7RwAAAAAAAEDs2r59e79+/aybK1euHDdunN2dAgAAAADgX3S7OwAAAAAAAAAAAAAAAAAA&#10;AAAAAAAAAIBmhgpVAAAAAAAAAAAAAAAAAAAAAAAAAAAAhIcKVQAAAAAAAAAAAAAAAAAAAAAAAAAA&#10;AISHClUAAAAAAAAAAAAAAAAAAAAAAAAAAACEhwpVAAAAAAAAAAAAAAAAAAAAAAAAAAAAhIcKVQAA&#10;AAAAAAAAAAAAAAAAAAAAAAAAAISHClUAAAAAAAAAAAAAAAAAAAAAAAAAAACEhwpVAAAAAAAAAAAA&#10;AAAAAAAAAAAAAAAAhIcKVQAAAAAAAAAAAAAAAAAAAAAAAAAAAISHClUAAAAAAAAAAAAAAAAAAAAA&#10;AAAAAACEhwpVAAAAAAAAAAAAAAAAAAAAAAAAAAAAhMdpdwcAAAAANDM+n+/Pf/6zdXPixIlXXnml&#10;3Z0CAAAAAAAAmpO33nrr6NGjqp2TkzNt2jS7ewQAAAAAAADErkAg8Mwzz1g3x48f369fP7s7BQAA&#10;hKBCFQAAAEC4pJQ1NTXWzWAwaHePAAAAAAAAgGamrq7OCtnq6urs7g4AAAAAAAAQ60IHrQUCAbu7&#10;AwAAvqLb3QEAAAAAAAAAAAAAAAAAAAAAAAAAAAA0M1SoAgAAAAAAAAAAAAAAAAAAAAAAAAAAIDxU&#10;qAIAAAAAAAAAAAAAAAAAAAAAAAAAACA8VKgCAAAAAAAAAAAAAAAAAAAAAAAAAAAgPFSoAgAAAAAA&#10;AAAAAAAAAAAAAAAAAAAAIDxUqAIAAAAAAAAAAAAAAAAAAAAAAAAAACA8VKgCAAAAAAAAAAAAAAAA&#10;AAAAAAAAAAAgPFSoAgAAAAAAAAAAAAAAAAAAAAAAAAAAIDxUqAIAAAAAAAAAAAAAAAAAAAAAAAAA&#10;ACA8VKgCAAAAAAAAAAAAAAAAAAAAAAAAAAAgPFSoAgAAAAAAAAAAAAAAAAAAAAAAAAAAIDxUqAIA&#10;AAAAAAAAAAAAAAAAAAAAAAAAACA8VKgCAAAAAAAAAAAAAAAAAAAAAAAAAAAgPFSoAgAAAAAAAAAA&#10;AAAAAAAAAAAAAAAAIDxUqAIAAAAAAAAAAAAAAAAAAAAAAAAAACA8Trs7AAAAAKCZ0TStRYsW1k23&#10;2213jwAAAAAAAIBmJikpyQrZEhMT7e4OAAAAAAAAENMYtAYAQMyiQhUAAABAeOLi4h5//HG7ewEA&#10;AAAAAAA0Y7feeqvdXQAAAAAAAACaDafTyaA1AABik253BwAAAAAAAAAAAAAAAAAAAAAAAAAAANDM&#10;UKEKAAAAAAAAAAAAAAAAAAAAAAAAAACA8FChCgAAAAAAAAAAAAAAAAAAAAAAAAAAgPBQoQoAAAAA&#10;AAAAAAAAAAAAAAAAAAAAAIDwUKEKAAAAAAAAAAAAAAAAAAAAAAAAAACA8FChCgAAAAAAAAAAAAAA&#10;AAAAAAAAAAAAgPBQoQoAAAAAAAAAAAAAAAAAAAAAAAAAAIDwUKEKAAAAAAAAAAAAAAAAAAAAAAAA&#10;AACA8FChCgAAAAAAAAAAAAAAAAAAAAAAAAAAgPBQoQoAAAAAAAAAAAAAAAAAAAAAAAAAAIDwUKEK&#10;AAAAAAAAAAAAAAAAAAAAAAAAAACA8FChCgAAAAAAAAAAAAAAAAAAAAAAAAAAgPBQoQoAAAAAAAAA&#10;AAAAAAAAAAAAAAAAAIDwUKEKAAAAAAAAAAAAAAAAAAAAAAAAAACA8FChCgAAAAAAAAAAAAAAAAAA&#10;AAAAAAAAgPBQoQoAAAAAAAAAAAAAAAAAAAAAAAAAAIDwOO3uAAAAAIBmxjCMPXv2WDezs7PT0tLs&#10;7hQAAAAAAADQnBQVFdXW1qp2SkpKp06d7O4RAAAAAAAAELtM0/zyyy+tm+3atWvVqpXdnQIAAEJQ&#10;oQoAAAAgXIFA4J133rFuTp06lQpVAAAAAAAAICxr164tKipS7dzcXCpUAQAAAAAAgHoYhhE6aG3K&#10;lClUqAIAECN0uzsAAAAAAAAAAAAAAAAAAAAAAAAAAACAZoYKVQAAAAAAAAAAAAAAAAAAAAAAAAAA&#10;AISHClUAAAAAAAAAAAAAAAAAAAAAAAAAAACEx2l3BwAAAAAAAAAAAAAAAAAAAAAAAIAmYJoBw19h&#10;BGpMs06ahhBSaA6HI0F3JTvdLXTdbXcHAQC4rFChCgAAAAAAAAAAAAAAAAAAAAAAgOZMmj5vScBb&#10;EvSXSymFEFIGhTSFEELomv5V+YzT3dKd0NadmKVpDrt7DADA5YAKVQAAAAAAAAAAAAAAAAAAAAAA&#10;ADRT0u854a0+aBp10vQbgRrTqDNNn5DyX5tomqa7HY4E0/QH/RV1NQfjk7u4E7M1TbO78wAANG9U&#10;qAIAAAAAAAAAAAAAAAAAAAAAAKD5MQ1fbfnOoL/CNLxBX7lp1AlN0x3xDndLXXOpAlRTmtIMSsMX&#10;DFQKf4XuiHe60zzGXp/neHKrProjwe6TAACgGaNCFQAAAAAAAAAAAAAAAAAAAAAAAM1M0F9Re2aH&#10;YdQFfaeNQI3QnK741rozWdMcoZvpXzekMA1/bTBQ4fee0J1JLmlUnfo8Ke1KV1wru08FAIDmSr/0&#10;XQAAAAAAAAAAAAAAAAAAAAAAAABRE/CV15RtM4I1fs+xYLDWGdcqPqmDw9XirPLUUJrQne6U+KQO&#10;rvjWpuH1e4qNoKfmTH6g7rTdZwMAQHPFGqoAAAAAAAAAAAAAAAAAAAAAAACIKimladQJGZDSEELX&#10;dZfuiBda/Suxmabh99ed8lTs9VTuMQ1f0F+u6Y64xPa67m74oR2uFpqeEKg76fccdydk1ZbvTGkz&#10;wOFKtfuSAADQ/FChCgAAAAAAAAAAAAAAAAAAAAAAgIiTUhqBqkDdqYDvjBGsEdL8959rDleS053m&#10;jk93uNM0TVP3mobPCFQagVrT8Akh66oPVp0uNY06I1CtCaE7U/ye47ojwelK1p2JQmgN6YnucLsT&#10;2vq9JQHvSS2xXW35zpQ2QzSdKhsAAMLD304AAAAAAAAAAAAAAAAAAAAAAABEkJSm31viqz1iBGqE&#10;kKZRZxp10gxKGRRSCk3TNIemu8xgbdBf5as9qjvi45I6uOIzfLVHaisPB+rKpAxKMyCl4as97Pem&#10;S8MnhNQcCcLwatIpZdAM1mq6y+lu6XClNKRLmu50J2b5PcWBulJNd3qr9ye26G73dQIAoJmhQhUA&#10;AAAAAAAAAAAAAAAAAAAAAACREvCVeyv3GsFa0/AZgSojWCukKTRN05ya7hSaLoUpDb8M1gophdB0&#10;Z4LTnRqoOxUMVDpdLf0BfzBQJaQhhaZrmpCmpjmEpuuOeKHpUhoy6BdCaLpLd8QH6gLBQJU7PkPT&#10;XRftmKY5nXHpAW9J0F8lRHFcYnuHK9nuqwUAQHNChSoAAAAAAAAAAAAAAAAAAAAAAAAukQz6q4xg&#10;jRn0SDMgpalpDk13BnxngnVlQhMB3xkz6NE0h9OZrDmTdGecJvR/e7yU0vQZhtcMVHurDkoZ1HV3&#10;oO60YQhNaJozSdNdpuEVultIQ3cm6I4kTdOEEKrA1TR9RqBa0926kD5PsTs+XXcmXbTTDmei6UoK&#10;+sudrpS6mkNJab3tvowAADQnVKgCAAAAAAAAAAAAAAAAAAAAAACgMaSUQX+533MiUHdKyqAQQghT&#10;moYQUgoRrCszDa9p+kyjTtPj3PEZzvhWZxWmWjRN0xzxuiPOb/g03SkDnmCwVtPcup4shNA0pxBC&#10;Gn5hBoWQDkeC0LSvHih0zRGvO+JNw2caXiNQ5XAm+etKXXFtHK6Ui56Cw5VmBGqDgWpRV5pgBvQG&#10;LL4KAAAUKlQBAAAAAAAAAAAAAAAAAAAAAAAQtqCv3Fu9P+ivlNIwg7VG0CtNnzRVnaowgjXSDEgz&#10;KIXUdbfucBuBKmkGnfGtdN19oX0G6k6ZQY80g0LTNUeCENIwvFIGjWCNwxEnhJRmQGhOoTnOfazu&#10;iNN0lxGsMQI1DmdSoO600HTHxVZS1R1uzZFgBKqd7haBulNxie3svq4AADQbVKgCAAAACI/T6Zw0&#10;aZJ1Mzs72+4eAQAAAAAAAM3MwIEDc3NzVbtly5Z2dwcAAAAAAAAImzSDnsq9fm+JNANBf4URqBFC&#10;arpbdybquksIR8Bfrulu0wxKKTXNIYU0/FW67pbSNGq9Lneqw91K+3oRVIsRqDQCNabhlaZPdyTp&#10;jjjTCJhm9aihXXRngjQNoTvaZrhCClylNINSBqU0pDTVXZrQTGkEA5UOZ0rAW6ontdcutiyq05kU&#10;8J2WMhj0naFCFQCAhqNCFQAAAEB4nE7nsGHD7O4FAAAAAAAA0Iz16tXL7i4AAAAAAAAAjWcEa2vK&#10;8k3DE/SVB/2VQtOc7lTdlWIVjhqBKmEGhDQ0IR3uFpruFtKQpt8w/Zrp150JQb80jTpXfKam/6uw&#10;RZqBgO+MafpNo053xOuOOCGE7nC5tJSrrmyv6U4ppSaklIauO6UMmoZPmgEhpBBCSinEVxWqUmhC&#10;aNIMBP3luiNBSiMhpct511y1aM4E4ROmURcMVNl9dQEAaE6oUAUAAAAAAAAAAAAAAAAAAAAAAECD&#10;BP2VtWfyDcPr956Uhs/hTnW607SQ+k8pgwHfGWkGQgtNhebUdKcm403DYwY9Ug8IIX2e43FJ7TTt&#10;q9qWgK9MStMMeoXm0hwJ1g513aU5E41grTQNKaTQdMPwSjMghRBmUErTqk0NJYUQ0jQNrxCmt3q/&#10;Kz7T6W4hhHbek9J1lxSaNANm0CuEvNBmAADgLFSoAgAAAAAAAAAAAAAAAAAAAAAA4OKMYG3tme1G&#10;0OP3npBSuhLbOkJKSZWg74yQhmF4NM2pq59KKYUppCmF1PQ4TeqGUSdN0+FK9nlOxCe2E5rDNHxm&#10;0GMadVJIpzPxrApRTXdresAwqoTQhOETmibNoJCG+pkmnELThdCEpgkhhRRCHU5KaQZMIaWQQnMZ&#10;wVp3fIamu857arrukNIQQkrTCF3ZFQAA1IM/mQAAAAAAAAAAAAAAAAAAAAAAALgIKY3aMzsMw+P3&#10;nhBCuBPa6Y6zqz2lGTCCtabhk1LqDpdheIQZlKqU9KwNjVpp1mnOJJ803UkdjUCVFFIaPt3h1jT9&#10;3KNrjgThLxfSlEKTQa/UdF1zCs2haWdXswpNCOHQNIfUXaZRJ6UpDJ8RqBQi1ecpdidk6Y74852f&#10;JqRUp6lRbgMAQMPwJxMAAAAAAAAAAAAAAAAAAAAAAAAX4a0qNII1AW+plOZ5y1OFEEagSkjTCNYK&#10;aX61eKkppTCEkKr+Uwjx9WKnumkGtWCN3/Qbhk8IUwhTCKnr5y0fFdLwakIzhRRCmkJ36HHn1Kae&#10;TRNC15ymCArNaRo+IaoczmS/94Q7oe15ilSlKTRNCKHpDruvNAAAzQYVqgAAAAAAAAAAAAAAAAAA&#10;AAAAAKhP0F/p9xQH/ZWmUeeKz9Qd7vNtJf11p4OBKmH6NM1lmn4hza9+oumapkshNCGkKjIVUggp&#10;Db+UpjQNTdOlNHTdKcR56k5NwytNvymkEEJIqeu6aCDNocmgpmma5hJSGIFqhyvF7y2JS8zW9H9V&#10;2EoppTA1zalpDk2jQhUAgIaiQhUAAAAAAAAAAAAAAAAAAAAAAAD1qas+aJrBoL/C4Ux2uJLO3UCa&#10;Qb/3hBmsEWZASlOKoK5pUnPoukNKXS13qmpPv65AlVIK06gT0pDSlELTNCFNYRpehzMhtE5VyqBp&#10;1ElpaFJIoQlNSGkKaWhaQ4piNCE0KU1Nkw5XihGsNYI1TldqoK7UndjOOoo0fUJKXXfr/35oAABQ&#10;vwZPGgEAAAAAAAAAAAAAAAAAAAAAAIBvHiNQE/CVBf0VQkhnfKtzN5CG3+89bgSqpRmQZkAIXddd&#10;QovTdZcQX5WnnkPTNE13xGmargkhpCHNoBSGafqCgWppLb4qhBH0SCmlGdB0hyYcQgq1/mpDeq5p&#10;QmiakFIIIaXpcCYLKY1grWn4gv4qazPTqBNC6I54p6ul3RcbAIDmhDVUAQAAAAAAAAAAAAAAAAAA&#10;AAAAcEF+7wkhjaCvXNfjzGCtlFLTdKHpmubUHG5p+P2eEimDRqBGyqCm6ZrDpWmOhuxZ03SpOaQM&#10;CuEQwpCmKaRPc7iNQJXDlaJpDtPwCWlIMyCEpulOIfzSFEJKEVLCetGDCKE2lpqm644E0/BIMxD0&#10;lztdKULTpZRGsEZ3JghNd52v/hYAAFwIFaoAAAAAAAAAAAAAAAAAAAAAAAA4DyPoCXhLak5vCfjL&#10;jUC1cKUE6gJSCGtVVFOapuHVNd00fEIzhXALERBCb/ghNOGQMiA0IYSm6W4hA6bh1/Q4I1DjcKWY&#10;Zp2UphCmprs0zSGFJoTW8DVUhRCa0ORXG0shhO6IM02fYXiduisYqHK6W0rTJw2/Mz5d05zOuDZ2&#10;X3IAAJoTKlQBAAAAAAAAAAAAAAAAAAAAAADwb4xAlbe6KFB3Ssqg33/GDNSaZkAEav9VGqrpmtBM&#10;0y+ECJoBKYSmWVUqWhhH0nShCSGkkFLTNE13m4Zfmj6hxxmBaikMKYNCaEJzCCE0zSFEUAgppdHg&#10;A8iz+uNwJBjBGikDRqDa6W4R9J3RdKfDlexObKdpYdTWAgAAKlQBAAAAAAAAAAAAAAAAAAAAAADw&#10;FWkGPVUFAe8J0wwa/sqA74wZqJGGX9Mdmu7UhC41oUkhhGkadabhF8IQQmp6vJBBIU0pZDj1qULT&#10;NCE0IaUQQkqpaQ5Nd0vTL2VAmkLompCmpjnVPqXm0DQhhC6ElDIYUhN74dOR1mqrX1WfarpLCN00&#10;/JrmCvrOmEadKyFD05zxyZ3svvYAADQzVKgCAAAAAAAAAAAAAAAAAAAAAABACCGMQHVt+Q4j6An6&#10;K4P+CimlrruEKzkoPLrucjgTrS2lDArTr+tO0zQ14RAyKKUhhCalIU2/0N2a1tBKVU3Tv1oTVZpC&#10;OITQhNClGZDCFEEhpNAdmjSlEJqmaVLoQggpNGkGha5pmkMIIaQhpakWYhVqmVdNCKkJTUhpCE1X&#10;R/nXEXWXlAFpBv11pS53K4czOT65s+6Is/vyAwDQzFChCgAAAAAAAAAAAAAAAAAAAAAAABGoK6ut&#10;2GEG6/x1pdLw6a4Up7ulGayVPkMTMrTCU0ppBL1CSlMGNd2l6y4hTcOok9IQUkppiHCKVKXQhJBC&#10;aFIGTFMKaUoppZRCGkJoQggpTSFNTWhSk0KaQtM1oQuhyaDP1ByaJv/VLbW/r/8RUhMyKITDMHya&#10;7tMccbrmEEJoulMG6oKyxuFMdMWnO90t4lM62335AQBofqhQBQAAAAAAAAAAAABEipTS8NYZHq80&#10;DCGF5nQ44uMciQmarl/6zgEAAAAAAAA0oaCvvKZ8uxn0BrwlQhOuxLYOR4IQwvy61jN0YymDQgZN&#10;GdSE0DSnEEJouqa7hemX4qvFVIXpE3pcQ4pUNU2XQkohhRTC1ISQQppCmEIIIUwhVJWpplZHlUJq&#10;mpBmUEpNE1JIQ0r9rO79q59frapqapouDZ80fVJz6Y54aRqm6dP0eIczSXcmJKVdqUphAQBAWKhQ&#10;BQAAAAAAAAAAAAA0MaPOV3f8ZF1pmf9MhTSMs3+sae6WqXEZrRPaZTqTk+zuLAAAAAAAAABhBGtr&#10;yrdLo87vPaFpTldCpq67vv6hmm9OC60BlYZfSiGkocpTpZRCSE3TpKZpUpfCFNIQmkOafk2Pu2jt&#10;pzSDX+1cSimCQmiapmnCIYUhpDq0ripdpWkIIaUZFEIXwpRfVawautCE5tCE9vVqrJqUUkihiaAQ&#10;uippNc06oTk0TZqGV2qmEJrDmag5XMmt+uuOOLufAQAAmiUqVAEAAAAAAAAAAAAATSZQWV2z/5D3&#10;RKmQ0qjzGZ460+8z/UFhmkIIoWu6y6W73YbH6z9TUb3vYFybVsndOse1aWV3xwEAAAAAAIBvLilN&#10;T/ku0/D5vSWa5nAnZGn6v+pNNM0hhBCaLqRpPcAw64Tpl2ZQ6FLI4Fd3CyFM46uqUWEKU2iaZsqA&#10;rrkueGghpeH/as9SqlpWTXNoX5WYml8vjiq1/8/enYdLktVl4n+/50REZt699uodWppGGpqmQfaf&#10;4IAwDAMODDPuguLwODMgis6Ag7LJiKgIg86gI+PyMI+ij4oMiIiNyKos3dIN3TT0WlVdXevdc4uI&#10;c77f3x8RmTfr1q3qW9VVnVVd78eyzIiMOHlO3gKfioo3XvFmBoFAqq7VQW2qVPWnZgoRmJN6EDEo&#10;TOCcwInLBCFqKZZDnLgUMHG+MXGZT6fG/RMgIiI6XzGhSkREREREp6Yoig9+8IPDzWc961lXX331&#10;uCdFRERERERERETjp2VY/ead3b37NYRyaaVcXtUQALg0lTR1iTcRqMa8KFc7mDfxPp2e0jLkRxea&#10;u3fMXPPoZKI17kU8RD7+8Y8fOHCgen3ZZZc9//nPH/eMiIiIiIiIiIjogpZ39oRytewfNtXG5CWj&#10;8VQA4lIAIg4WDaqxr2UPVphFE4EZUOVLAYENAqWAmKmhFFUTL+KO/9wqnmpmhghUzakepoACvvpw&#10;AzTGv/jYLeKcqQJ2/bWXPOrK7QJXfZbIMJEKmAHRDBABBBarSYkAVhjgxFUhVzMVSFUDO+6vn4iI&#10;6DzGhCoREREREZ0aVd23b99ws9PpjHtGREREREREREQ0fuXSysKNt8ROr1hcLhaWTC2ZmsimtiaT&#10;LfF+/dFqsdcrVzrl0kq5tJLOzZhqMb84d901zd07xr2Uh8KRI0eGF9larQsll0tEREREREREROcm&#10;1aK/em8s2xp6SXNHlUcd5XwGcSJJDKtmAYChNI1mUSAY5EOBYd3pWki1KkfV2HOuJW59SNViARgs&#10;wCAuqVKsBsDUoHXoFDDDgUMrgzGt29sBODgvJoCirk6t5prUiVmDIcKsfktcHX8V5wAzZ1bCAqBF&#10;70DZP5I2L4grk0RERGccE6pERERERERERERERERERPSg9A8eWbzx6zHP+/cfjnmeTk1m27e6LD3h&#10;CU785ISfnNCdW8r55XJpJbQ7zYt2Lnzl5tlrHj155eXjXhAREREREREREdEFJG/vMQuhWHC+6ZOp&#10;jQ4REa+xbxYsKmBmATCIAIk4GRxV/R8PDQaDaZ02rUKq2hekbiT+qloCZhoNChHAQXw1jJnBtNoE&#10;HKBYq2aFQES8QCAAXJVohThAqsSsmUCimMB5wDmf1Q2u4pyk4hsiPoZuDKsauprOrs7f1Jq+EuIt&#10;FlUEV1ziXMMlEz6d8QmfMUdERHRCTKgSEREREREREREREREREdHpyw8fXfzqLaHb6+0/CJHWJRcl&#10;k5u9Ycv5pLFzWzI7nR843N13oLV7x/Kt3zZgiiFVIiIiIiIiIiKih4Zp3r0/lh3TkLR21KWlx4qh&#10;HUPHTM0iEEQyEW9QMV2Lpw4IYOLFoomDWZU3hakBUFGLIgkAg5oGmBlUUBWcQsSLOI0K56ERFlGl&#10;VWGDhCoAgfhj5ykQGSZaxWeIpZmJ8yJOfMO5BpwT+DqnWi88OtdQDWX/gIZ20bkvm7xkWPoKcVLn&#10;Y+F8K2vtzCYuOkF8l4iI6ILGhCoREREREREREREREREREZ2mcnl14atfD71+776DkiatSy9yiT/V&#10;QXwjm7j8kt6BQ72Dh1vAyq3f9q1m66Kd414cERERERERERHRw1+Zz5uWMayKy5xvHn9ALFfK/lEB&#10;TAvAARDxplq9azDBcSFVEYNU/alrwVJTs9LECQLEw6LBYPVBIs4MThwA8Q3EHM6bRTMVqY6qxx78&#10;WvdxHhZg0QALPRHnXAbnqx7U40O3GguNXYgX5021zBedz0K54pPJY8aV1PmmS1oau/32nrS5rTl1&#10;ZZLNjvuHRkREdA5hQpWIiIiIiDbHLPT62s/7nW7o9MSJJIlL+XcKIiIiIiIiIqILl4W4eOPXtZ/3&#10;7jvo0qR12UXiTzmeWnPSvHhX//5DvYNHJtJk+ebbstkZP9E8zdGIiIiIiIiIiIhoc8p8wUw19pNs&#10;y/EFqjF0ynxetdTQFZdVOVWzYABgBjjIxuOKFwtWVZvCBplSg0Ub9pSO1KKamYhq7IskcIn4hsWi&#10;mo5pgAzHEIhs8JkGiDMLMBOI+KaIc77pfOu4QzWGXgwd0yhOxBSSAMHMOZcl6YxLWgDU1KyElho6&#10;sVwpxSXptFks+/PZxEWtmaucy8b9oyMiIjon8G5yIiIiIiI6mXK107//UDG/WCytWIwA8qLo7T9Q&#10;vSvilm/+5urkXPPiXen05IP6JCIiIiIiIiIiOt+sfvvu0On2DhyGoHnJrtOPpwIARKR10a7u3v39&#10;A4ddli1/4/atT7lu3EskIiIiIiIiIiJ6mIvFksU+zI4vUDUty/4R01JDR1zi/WQMK0BmmsMiAAHM&#10;IBtmVM3WfgdQF6rWmdPBqcOoqdX/AwUCYhSXiM9MS6gCkCp4OjK4HTOyDT5IAEA8DC6dPD5Eqlpq&#10;6JipaQkAFl067VxLNTctxKUx9pLmdlRdscOvIeaxXA3lSihXkmwOsJAvTG55fJLNjfunR0RENH5M&#10;qBIRERER0UbMegePtO+8t1xagVns57HX16LUMuRFXi6vAiLeiXf9w0dXv3XX6rfvTudmph71iNbu&#10;HSe44khERERERERERA8rsdvv3LOvXFqJ/X7z4l0uTc/AoE4aF+3s7tlfzC+Kd/mR+caObeNeKBER&#10;ERERERER0cOYxdBRLQwirrHuvaJ/yCzGsgPxLpkUiPcT0dqQ1BANNhI3PXZQU5jaSEVqlVAVAOJg&#10;trYJiDiDSLXf1EwhHlpCIgyAAgKIrPWwGkyriOwaEcAJzExFvPh0g3hqLGLoAKaxCzORRFwD4tQK&#10;iJjFWLZFfAwdn4y2NYjzTeebiW4pi4WQL8ayk7V2rc7fNDl3TdbaNe6fIBER0ZgxoUpEREREROsV&#10;i8sr3/hWsbSiRVEsroTVjmkUiKSJS71LEnEOplYGzbV/6Eg725tMT2pRlEsrnbmZmcddnW2ZHfci&#10;iIiIiIiIiIjo7Grfda/FWMwv+smJZHLiTA3rG1k6N1MsrWRbZtt33MuEKhERERERERER0dmjsagK&#10;RZ1L5NhmglguWyw0dADzyaTU8dJUXNPQhzloMMAdV2ewFk+tek3rSOra24PW0yp56gERcSLOql5V&#10;i7BgVfpVABERBxGIq3KtEIF4iK/Gk7XsqkC8WAlxZrouOGux0NgxLVRzmIlLqrc19qt4K0xVu2Ue&#10;VfPGxCU+mYK40XWJS7LmzphMh/xI3t2ftXZ1l74BgCFVIiK6wDGhSkREREREI8xWvnV3UHDV/gAA&#10;gABJREFU5857tSjzI/NluwPn0qmJZGrKt5riHQBXFMn04BFxao3tW5OpVrnaLpdXkqlJK8P8F746&#10;ddUjpx/9SJapEhERERERERE9XGmIvfsOlMurGuPkti1yRi8ENbbOhaWVYnFZ0qRc7aTTkw9+TCIi&#10;IiIiIiIiItqARVSZ0mPTmICV+ZJqaVo6PyEj77qkhaDQUkVNo8Yozg+vEB4XTxWBVA2lAACByOCt&#10;+gQTkerEQeeqATCFCMwBChismoADqgJVrbpVRRzEO3GAq+agUWEqMFiA1JEZtSKUy6alWQlABj2u&#10;pvnIJ1aTLGKJondY3EKSzSbp7Lpvxict5y4u+weL3sGstbu7dKtzWdLYMu4fJBER0dgwoUpERERE&#10;RDULcfHGW/qH58ullfzIPESy7Vuz2ZkqmLoxJ36i1dy9sxG1WF4pF5Y6997X2LF19dt3l0vLW550&#10;rSR+3MsiIiIiIiIiIqIzLz98VEMsV1Z9o+majTM7uCQ+mZksV9qNHVt7+w+mj/mOcS+XiIiIiIiI&#10;iIjo4ckGoVCBje4PxQosauxDvPhjLgAK4JNJ0xIWRdTMYEFNRMTMYAqp4qlSdZOamQjqbGr1meum&#10;UIVOh8OLCBwEqlEQ6kSrVIlWG0xaYXX1KSwaqpSroKpUNQVgpjJoSY3FUlUVCxjgTCDi4JLqg+ox&#10;xaDRtDSzUCz5dCrkGsvVpLHNJ8c8RE9ckk5cXHYPFr1D2cTF7cWvz+x8mnPZuH+YRERE4+Ee/BBE&#10;RERERPQwoCEc/ccb+4eO9g8e6R8+6idbE4+4tLF17mTx1BHiXWPr3MQjLvUTrf7ho/2DR/qHjs7/&#10;000awrhXRkREREREREREZ15+eN5CjP08nTkrBafJ9LRpjL1+cXRh3GslIiIiIiIiIiJ62BJJAIg4&#10;s2OCozGsmgVYcL4pG53o0xkRZwagakxV02gWMWhPtSpRWlWVwgxa1ZYCDjLMmwrEi3iRBC6BJOK8&#10;iB/MzWPQrVrVsgocDPW5Fs1K1WCmZtG0UC0H3azVWgxAKNuhWFYLpgVgJl6cd77hkpZzafVxUu10&#10;iXMNcYlzCUw1dEK5orFf9g6V+dF1wVqBS5u7AFf2Dpn2u0vfHPdPkoiIaGzYoUpERERERDDVxa/c&#10;Ui4u9+4/FDrdxo6t6dysiJzqOC5JmhfvLBdX8qPzFiOAxa/csvWp14njw3GIiIiIiIiIiB5WisXl&#10;2OsDcK3m2Rg/mWiISOz1y6UVU+X1JSIiIiIiIiIiorNBXCoi4hILwWxQSqqlxUJjAYgcVw1qMI19&#10;xMKsirYqqkQqbPSGM8FILWodf1WYE+eqEKmZCSAiIk4kqfpPAZiFalhBHKRCRRyqHCnMYCouEZeY&#10;RZjWjakiItG0hLg6ImsaimWNfdUcpibixLtBGlZO8HVU1aziMu9bMfZi2Xa+iQKmIWvtAmTkWJ+1&#10;dha9A2W+CLiyfzRtbh/3z5OIiGgM+M94RERERESE1dvvyo8u9A8eiZ1ec/fObMvcacRTKyKSbZ1t&#10;7t4ZO73+wSP50YXV2+8a9/qIiIiIiIiIiOhMMtXY6WpRiIhvNs7KZ4hzWRrzwsxCpzvuFRMRERER&#10;ERERET08iTjxLXEZzMyKaqfGHgCzUly27jYy1TIWKxb7aqVAgTrVahDAAQKr+lEFEKtfr30aAJgJ&#10;HMSJVKdW0dREXAJxZsHMTCOsCrg6WTvXAIgIxAGAqaAeAnWJazANFnPTMpadkM+Hsm0xRxWlRSKS&#10;iMvkRPFUABCrel9NxaU+nRafaezF0NHQLXoH1zWpOt/0yUwsVkyL/upd63poiYiILhBMqBIRERER&#10;XejyIwvtu/YUi8vlaruxc1s6M/Xgx0xnprIdW8vVdrm43L5rT35kYdyrJCIiIiIiIiKiM0bzwsy0&#10;DJIkZ+9TJE2sDAC0l497xURERERERERERA9baTbnfAOAxX61R2NuplVV6fAwM2joaWibRY2FaWkQ&#10;iHdIRZwM8qaQtYSqDF/X7aoCEYgo1CyaYZg7NaiZmRYGhQXAIM7gRhKhZoCZmgZYBABxBqt2D49B&#10;FZqFmkWYwaLVGVrvfCa+IXKyEI0IpJ6SmalAvJ9wyYRpGUNHQ6/sH13/7TW2QCQUS6FcDTlvkyMi&#10;ogsRE6pERERERBc0U13+xre0KPMjC8n0VDI7faZGTudm0qnJ/pEFLcrlb3zLVMe9ViIiIiIiIiIi&#10;OjM0RACmKk4e9GAnJt5MAWgI414xERERERERERHRw5bPtogkzjdi2a72qBZVClTEV3sMsNiJsW8W&#10;THPAxGXOZc436pbTOikqECfiIA51ZlUGuU8BDAbTMOhHtSp1Wr/WwkyhVfrUS33x0TAsSjU1CwYz&#10;KDRWHaoiXiQR8SIO4gFnQBV8NSigdU+reIjf3NXM4VF18NW5hktapoXGXixXh9/S4HDns9lYdsxi&#10;0bt/3D9MIiKiMWBClYiIiIjogtbdd39od/LDR8VLc+c2kTN2T6GINHZvFy/54aOh3entOzDutRIR&#10;ERERERER0ZlRdyGc9Y+x+kPO3DUrIiIiIiIiIiIiWidr7RBxPp3S2LdYAIBFgwKoG0fNtGyrFmal&#10;aRDxzjXq3lQMwqgAzLB2/5kJqsyqDfKoQBVTFZhVOw0SFFFhqqUNjxQvIjAz0+oKocDVCVirfgHi&#10;IF5cIs6L8+ISSOokEZdIHZNxgKCKz9aVqLlV5aunzrmG+KbG3CyEfH5kRQCQpNOAxbJd9o+e9kcQ&#10;ERGdv5hQJSIiIiK6gJl17tobe/3Q7TW2bxXvz+zw4ny6dUvZ7pTLqyu33hG7PTapEhERERERERE9&#10;DEiSAIB3elav9kQV5wC45AxftiIiIiIiIiIiIqIhkSRt7fLpNMSFcgmAmQ6qTcXMYuyalaolLIpL&#10;IMnw8XUiEEkBq/eYAmqmMLUqTTrMqQKDiCkEg85Vg5ghlqalaQSsjqfCDFXUUwCp4rL1IFLFU2Vd&#10;GYPI6KPuBFAxEefrWCyimQ0+5eRsZJA1zrcgLoauWSyLxXVfoPMNjV2zGIrlcf88iYgeJm644YZs&#10;4MiRI+Oezpn3spe9rFrdq1/96nHP5cFKxj0BIiIiIiIam3x+MXS65eKyS5JkenqTZ2Vp+rM/8KPD&#10;zeMLLExjaHdjtx97/ViW5dJq7PT600fKdjuZaPnJVjo329i+pbl7p0v5VxIiIiIiIiIiovOPa2Ti&#10;nEtTK9tmJmen41TL4BsZAD/RGveKz7wf/dEfffCDEBERERERERERnRHNyUeUvYNJNhfyBZ/MjL5l&#10;WpgWpgEWIanIBo+TE/GqVWkqzGyjTxBAhg2rBtha72pVqmoCG+ROrcqRijir2koN3strf/JZECfi&#10;RdyGlyQNgCmkeiXmRCxaVcEqVTGsA0oYNlxFPRsYIAaBuHULcH5Cw6pqjnI1zbaMHuB8K5TLgMVy&#10;OW1sHffPk4geJlT1G9/4xg033PCVr3zlxhtvPHjwYFmW27Ztu/7667/ru77rmc985jOf+cxGozHu&#10;aZ4VeZ7/wA/8QFmWAH7qp35qx44d457Rmfeud73rwx/+MIDf+73fe81rXnPttdeOe0anjx2qRERE&#10;REQXrt79h0w1dLrJzJS4zd5HKCJu5NfoDYjaz/v3H+rctbd/8Ei5tBzaHe32YRpWO+VKu7tnf350&#10;oX/gcPfefUtfu+3Q33128cavl8ur4/4aiIiIiIiIiIjo1IhIMjXhsgww7edn4yMsqhala2TinW81&#10;x73iM88da9zTISIiIiIiIiKiC5pPJ7PWxUk2Ky4r88NmdYBULWjsmUWzIJI4t2GwU80ga9WjdWPq&#10;SFB1GE+V6rVApIp3GsQA2DCtqlqaBgAi3ur6U1SPyXPOOSfOwTnZ+Kl5Fg026FwQMa3n4BzEQwSm&#10;Zmpa1sHXjYYAqpzsBrfTOZeIJBpzmMZwzG1v4jOYmYZYdsb9wyQ6TX//93+fjfiDP/iDcc/o/HPb&#10;bbcNv8AnPOEJD2aoGOMf/dEf7dy58wlPeMLP/dzPfehDH7rjjjtWV1f7/f7+/fs/+tGPvvnNb37u&#10;c5/bbDZf97rXLS0tnZureDDe/va3z8/PV6/f8pa3PPTL+Z7v+Z7sTHvmM585+hFXXXXV933f91Wv&#10;X/7yl8f4gC3f5y7+QxcRERER0YUrP7IQO10zS6enHuRQVobe/Qc7e/eXK+3Q6ZVLK8Xicmh3Yq8P&#10;EYNZGUK7Wyws9Q4cbt+9t7vnvvzoYnff/Uc++6XFG78ez86NjEREREREREREdJZkW+f8RFMgods7&#10;G+PHbg8w32qmc7PCACcREREREREREdFZ1pz5DuebWWunWYT2AGdmGrqAmQbAiUs2PtMUdkyoxgCz&#10;OlsKoIqM1mHTAYFUSdXBbhsMVZWwCtYyolXedbhlG88CtvaWiDhf7YMZtIrGeqAKqZppuXHXa51c&#10;dScqWRXfgEWzEMv26H7nUgBmQWN/XD9Bogfps5/9bDniyU9+8rhndP75+Mc/PvwCQwinPc7Bgwev&#10;vfbaV77ylcOI5km8733v27lz50c/+tFzbRUPxj333PMrv/Ir1euf+Imf2L1790O/nPIsOH4Cv/mb&#10;v1m9uOOOOz7wgQ+M5ds+I/gveUREREREFyjNi9jtxV5fnHdZetrjmFm5stq5976w0omdXrG4HHt9&#10;OOcnJ5LZmXTbXLZlzjebvpklM5OTV14+8YhLmzu3ifP5kfnOPfvyowvd+w4c/vQXe/sPjvsrISIi&#10;IiIiIiKizWrs3C7O+YlmWO3YCe4JezDCatsliW81mzu3jXutRERERERERERED3/OZRNz14hrpM2d&#10;qqqhL2amhWlpsCqBeTwzVS2HvamAAE7gRIDRVtUNK08hAKwKllr1YjBO9Y4IzKpOU7fxCGsTGU3J&#10;1vFXA6DA4MMFUnXAWjSYWdhoFK3rXk8QxxWXAqJaVk2qo99f9W2YnccNeHSB++u//uvRzUc96lHj&#10;ntF5xsyGacMHY8+ePY961KNuu+22zZ9SluVLXvKS973vfefOKh6kH/mRHxm+futb33q+L+ckrrzy&#10;yhe96EXV6//8n//zZjLJ5yYmVImIiIiILlBluwMg5oVvpniA63cnUxye7x88EvO8XFqJ/b5vZNmW&#10;mXRmyjcbLvHV4+9c4i0oAC1Kn2Xp3GzrsosmH3lZMj1ZLix3770vrLQXb/rGyq3fxlm4nZGIiIiI&#10;iIiIiM64xo6tLsvS2Wktitg9w7UAWobQ7iYzUwBal5z+g7GJiIiIiIiIiIho89LG1onZq30ymTa3&#10;G2K0vmk0i078hjeYVWWkMBs8w65Kkg5TKoKR4lMzNdM6iFoVm1odRhUZ/O6ciFQfpRoEWmdNATsm&#10;Dnr8RBQGiBPUY8lw3LpKdTCnqhzVFBbXj2mARYgXQGTjRK5ARBLTACCO1KUOKl5tJJdLdD4py/Kr&#10;X/3qcPPKK69stVrjntR55qtf/eqBAwce5CDtdvvJT35yp9MZ3fna177261//ervdVtUY4+Li4he/&#10;+MWXvexl68593ete9zd/8zfnwioepE9/+tNf/OIXq9cvfvGLL7vssvN6OaMuv/zy43e+853vrF7E&#10;GP/Df/gP457jaWJClYiIiIjoAqW9PgArg0uz0xvBzPr3HyqWVmK3H1bb8C6dnfFTE3DH/UXDOdNY&#10;fdzavjRt7toxccUl4n3vvoPFwlL77r2L/3zr2ejcICIiIiIiIiKiM0ucm7ji4mR6yqVpcXTxzD53&#10;LD+6CEG2Zba5e4dvNce9ViIiIiIiIiIiogtFY/LSidlHp42t3k/AoJqbqclGhaIG08JMDYOcp0hV&#10;iVpt1L+qzKrIIMI5zKgOThrsRpVvkRSobjZTswAHWTtowymbaYQZquipeBmMunb4aBJVqnpVNaDq&#10;O7U6PRtVCzOVaiInqXxwvuprNS3WRjUFIHB1ApbofLNnz57RzZe85CXjntF5RlVf9apXPfhxXv3q&#10;Vx89enS4uWXLlttvv/1973vf4x73uMnJSRFxzs3NzT396U//i7/4i8985jNZdswNwC972csWFhbG&#10;vooHI8b4Yz/2Y8PNd7zjHeNazuc//3l7cP7hH/5hdEDn3G//9m8f/0GPf/zjn/KUp1SvP/zhD//j&#10;P/7jQ/uVnxlMqBIRERERXaA0BACmCn86Bapmlh86Uq52Yqcbez3XbCQzU5JsfH1NRKrcqen6R9m5&#10;Rta6/OJkZio/upAfme/tP7jyjW8xpEpEREREREREdO6beuTlkvjGjq0x7xfLq+veNTOLMfb7odML&#10;3V7s9TWEzVz2Cd1eWF3Nts6J91NXPWLcqyQiIiIiIiIiIrqwNCYvn9x6vTgvrlEnTrUwjesu7qmW&#10;MKuymnXtaVWmagapg6nOpSIecAIRuKphVcThuKpVEQFEAdPSoFX+FWYa1WAwAxRidZK1/h1mWhUn&#10;QLyIHDtm9fuGpabOYNBgWmjom+amRfULMLNgWsZiKZQrGntqQbXU2I+hG8t2KFct5hrzGDqxXBmG&#10;VBWhnoY7zboIovG66aabRjef85znjHtG5xMze81rXvP1r3/9QY5z4403/smf/Mnons985jNXX331&#10;iY7/7u/+7s985jOje/r9/hve8IbxruJB+sM//MP77ruvev3EJz7x2muvPU+Xc/To0X/5L//l6J73&#10;ve99u3bt2vDg3/iN3xi+/sEf/MEY47imfdqYUCUiIiIiukCZDi+9nU5CNSyvlivt2O3FPPetpp9o&#10;yUmeGzd4Z8N7EEWksWt7tnWuWFwu5pc6997Xu+/AuL8eIiIiIiIiIiJ6AK6RTT/6ymRqMpmcLA7P&#10;a14AsBjLpZXe/oOdu/a079rT3Xt/b/+B3n0Huvvu79y9t33Xnt7+g8XikoaN/3HdYswPHvFZlm2d&#10;m7j84mxudtyrJCIiIiIiIiIiuuA0JnY3Ji91LhG4KjtqVprmGnPVYBpVS7NgFg0ma3eFWZ02rRKn&#10;zkNExInzcImIhzgM46n1UYOdAGBSZ1y1aj01VHWnQBVKNQPUTKsQqVppFgERl4iIuAxyTEBG6h7X&#10;YzKqVoVd695UNYtm0TSoBjNFtQdRNVjsh3Kl7B0J+UIMHY19rYOspVnUmIdiJe/c12/vKfN5LbsA&#10;nEt9MjHunx7R6fj0pz89unndddeNe0bnhxjjF77whWc961nvf//7H/xov/IrvzK6+SM/8iOPf/zj&#10;T37K0572tJ/8yZ8c3fOBD3xgeXl5jKt4MDqdzmte85rh5rvf/e7TGORcWI6qvuhFL+r3+8M9j33s&#10;Y//jf/yPJzr+Wc961pVXXlm93rNnz+/+7u+Oa+anLXnwQxARERER0fnIJR6AiIOecmFpzIv8yLzm&#10;Rez3fbPhWs2TxVNRXRwUAOI3fkqOiGTbtljUfH7BNbPlr38r2zKXTPFqHRERERERERHROW3ykZf1&#10;Dxw21e6e+zr33udaTe3nMLMYLQQL0aJWd6eJEzgn3ltRhna3OLLoJyeyrbO+1RyOZlF7+w6aauvS&#10;i3yrOfOdjxr3+oiIiIiIiIiIiC5EZtH5pktapoVZFOchKVQNERYNVbCzqksF4KowKQCpStTEr7ud&#10;TFAnVwfjAxYFAhFU49R9p8P2UwdYlS4Vser9+tNgg0CsjDSypiKyvj1B6pCrmdWjD7KvkKod1gwm&#10;cBCBapWbFUlMI1CYwap1GUwLoCqGFTODRY19WARMXAoLWnbMedXSp9Pj/ukRnY6PfvSjw9fOuUsv&#10;vXTcMzpHlWW5sLCwd+/eb3zjGx//+Mc/9rGPjaYQH4zV1dW//Mu/HN3zC7/wC5s58a1vfesHPvCB&#10;0T2f/exnX/ziF49lFQ/Sr//6rw9nsnPnzmc/+9mbOescXM473/nOL3/5y6N7/uqv/sq5E/aMisgv&#10;//Iv//AP/3C1+TM/8zOveMUrJicnx7uKU8KEKhERERHRBco3GwAk9RrCKZ1oZvnhoxpj6HRdkrjJ&#10;iQfsYLWoVTbVeX+iY0SksXOb9ov+wSO+2Vi+9Vtbn3LdAwRfiYiIiIiIiIhorMS5uesfd+Qf/sll&#10;WX5o3haWXCPTMkBj9S6cq64LmamVJfI8AuKca2SmGjqddGoy27nNJYmWoX//QS3L1iUX+WZjy5Me&#10;77Js3OsjIiIiIiIiIiK6EGnoAOJcZr4FQLVwkpqLAg9ALSIWAjUxcV4g0GAwwCAOcJu450sNKuKs&#10;youulZyKqwOpdQYVMJiICFAdOcjCYq0edVD0iuE7g/edIcKqGKzBtIqlYi3JKiIO4mFRxIlLABnE&#10;ZB2ggNWtq1J/hEgCgSnEpXDeLFootMr0Sqvo7i97l6XN7SKM6tD5pN1u79+/f7j5rGc9y5/4Vs8L&#10;2U033fSkJz3pLA3+rW99a3TTe/+YxzxmMydecsklV1555d133z3c8/nPf/4kCdWzuooHo91uv+Md&#10;7xhu/tIv/dJJIp3n8nJuueWWX/zFXxzd8/a3v/2qq646+VkvfelLnXOqCqAsy9///d9/7WtfO+6l&#10;nIIH/lEREREREdHDkp+cAODSVPPilE6MnW7s9WOnD4OfmtxMhNSiivcAJEtPcpiINC/aDtX86GJ+&#10;eL6YXxz3l0RERERERERERA8gdntalqHbk0Ya+/1iacVUk8nJbMtcumU2nZ1OpieT6cl0ZjrbMptt&#10;mU2mJpH42OsXi8ux2ytXO909+/MjR7t779MytC69yE+2tlz/uGzr3LhXRkREREREREREdIGKoQsA&#10;kjqfuWRSxAPw6axPpl0yIXDiPATiEiepSCq+IZIKHGAPGE81syqYamZSVaMOiRiciAMEEIMAUv1m&#10;EBMBqiJWJ+LX8qgWTMvRT4BFs6Aa6+ZUU7XSLJrFKqcKkZHTIwCIN1OrSlbrwyCSiKTiEgFQzznA&#10;AkScS7yf8OmMT6ch3rTUmKvFon9o9ciXQ7k67p8h0Sn49re/Pbr5whe+cNwzuhDdcssto5vXXnvt&#10;ZvKZlXVdozfffPO4V3M6fvu3fzvGONwcFoqeX8qyfMlLXjK651GPetRm6nBbrdarX/3q4eab3/zm&#10;cIr9Q+PFhCoRERER0QUqmWi5LPWtppalhrj5E4uFJYtRi8K1GlUDxgNQNY0u8eK9S9OTH+uyLJ2d&#10;KZdXLYT2nXvG/SUREREREREREdHJdPcdWPinf7YyCMTyMp2eTqcnBRb7ucUAO+4E51wjS6enkrkZ&#10;38xiLy8Wlor5pfadey2EiSsuSaYmtjzp8c2Ldo57ZUREREREREREROc301Dm8/32nu7S7Z3Fb3QW&#10;bu4sfqO7/K28sy8US4Py0o1prDoPNMm2ivM+mTSLGjviEnGpiAgcxHvXFJeI8yKJCCDOzMzsZLMy&#10;g8VBE+qgrxRiJlIXoa7tdOJMUOdTRZzz1cdBBOKABCKwaKaqIca+aQmLVQLWzIAIQ/VaNA47Uatv&#10;Z9CPGg0G8YCJVJWtsSqDFZeIOBERGQRiLZqpaZ1fhTgBAA+I8xPON6Ah794fypX20a+W+fy4/wgQ&#10;bdY//dM/jW4+85nPHPeMLkSjNbYALrvsss2fu2XLltHNPM/HvZpTVpbl2972tuHmC17wgnWLOl/8&#10;9//+3/fsOebm54985CNJsqli7Ve96lXD10tLS3//938/7tWcAlaHExERERFdqESyrXOh3QUQV9tu&#10;y+xmTop5Gfu59nMASauxmVO0KAFImvpWczPHp1tny+WVYmlFkiR0e8lEa9zfFBERERERERERbaC7&#10;9/6lm28L7W7/wGHxbvqxjy6XlmO/r3kZu71ypS3euyxzWSqJP+ZMg5jAe3ESuj0Y0pkpiNMQdz3j&#10;yenczLhXRkREREREREREdL4yi2XvUNE7GIrFKixqFlClNEUgvipEFXFpc3va3J02d8ixtadmpqET&#10;y5UY2rAISIw9wGLoaiycz8zMLAr8sIVUREz8oGhUAX+CuRmqRCgwSKI6GCAmMINJHVuV4cPvxByg&#10;gAg8JHEialGgMBVxEF/VpQJVe6vYIHpajyBrcxydCI7daRogrnoFkUGJ6wgREW8Wq/EFzjSISwZf&#10;b3DJpPPNtLG9zI/mnf1Za3d74ebprU9MGudlwoouNJ/85CdHN6+55poHPGVhYeF5z3ve4cOHd+zY&#10;sXPnzm3btm3btu3Zz372y1/+8nGv5nylesyDA1ZWVjZ/7r59+0Y3d+zYMe7VnLJPfepT/X5/uPlT&#10;P/VT457R6bjzzjtHc7YA3vjGNz72sY/d5OnXXXddmqZlWbeC/9qv/drzn//8ca9ps5hQJSIiIiK6&#10;cLUu2tU/eMQ3G8VqO5mbWXepcUOxvQpDzEvXSOurcidniP1ckkS8S6YmNzMrlyR+ciKstBvbt/YP&#10;HJ76jivG/T0REREREREREdF6/cNHl275Zmh3+/cfcq1G6+Jd4n06PVEsrhQLiy5LtSg0L2KvH3s9&#10;QMQ5SHWDmVms7hKD+KSxdS4WQcvgGlnSyEK3x4QqERERERERERHRaTDTvLO3395jWpoWMXQ09FQL&#10;rKtLFed807lGKJa6S98ExKczPp2sMpkauhp7oViNoW0xj2bOZQKnVgpENdfYBQRm4tNjRpXELEIc&#10;TA0qx95aZgBMB/HR4Sm+Omy4f+S9wYliUu81J16cF4UZIAZTszg4xwCzkW7WQdgVZjj+tjirP2HQ&#10;pyoOUFMbTOlE99F5QTRTCMyiaRQnGrqQRFzm0xmfTolvlr0DRe9AY+Li9uLN09ue7NOpcf/RIDoZ&#10;M/vbv/3b4ebMzMzWrVtPfsptt932zGc+c2lpCSPNn6997Wtf+tKXjns1Z9f1119/kprot771revS&#10;iadkXWnql7/85c2f+5nPfGZ08+QZ47O6itP2P/7H/xjd/O7v/u5NnnjuLMfMfvAHf3B0z6WXXvr2&#10;t7998yMkSfJv/+2//dCHPlRtfupTn1paWpqbm3to5v8gMaFKRERERHThau7eIYlPZ2f6h47EXp5M&#10;PHDHaej0NASYuka2mY/QMliMyeSkOJduLqEKIJ2Z6rU7sZ/nRxaYUCUiIiIiIiIiOtfEfr50063a&#10;6/cPHHKtxsSlu+tnmYlkW2fT2alicblcXnWNDGoagoVoqjCDGZxzWSbeuTSBcyKS7ZrSItd+GfvF&#10;0s23pTPTydTEuJdIRERERERERER0Pinzxd7yN2PoxtAJxZLFHCLONZJ0Gi514k1EDKYhhnbIFzX2&#10;ABNJxaXoHxZJxSWmOSAwjaGrsWcWxBUqmUhVfxpgVodCBVCnlotLBqWsAkmAYDCYGqTqSzADoFVK&#10;tio0repNh/FUQARQEakSpsM4adWpamtxUogHxLnMEExLxTCUWvWwDmOptpY+rYe3QU61jq3KyKgA&#10;BiFeMShMqtUcT6QKx0p1nTOWHfgUMJ+0nEuSbA6Ac0nWuqjoHci7BxqTl3SWvj697SniNi6VJToX&#10;HD58eLS78kUvetHJj//IRz7yb/7Nv1m384//+I/XZfMuQM5tovTlxNbFSrvd7p49e6644oFvoL37&#10;7rsPHz48uucZz3jGuFZxevI8/8QnPjHc3L179wPGpM/B5Xz0ox/96le/Orrnz/7sz9I0PaVBXvSi&#10;Fw0TqgD+5m/+5nz5T9YY/twQEREREdE5QhI/ecWl6cyUS9P86Lw90PFmFvuFlcEAl2zqeTex1xPn&#10;XSNL52bgHrijteJbLQCx1y8Xl2APOC8iIiIiIiIiInpILd9ye8zz3oHDkiStiwfx1AHxvrF969SV&#10;l7cu3p1umU2mJv1EK5maSKYnk5mpZHoymWglU5Pp3Gxz986p77iitXvHxKWX+EbaP3BY82L5lm8a&#10;rwgRERERERERERFtjpn12/e0528KxVLRvb/sHQIsaW5vTl6eTVycNLYl6YxLJr2fEOdjaGvsi0ud&#10;y2AWQzsUCyFfLPqHit59Zb5Q9o+U+VENXcAEzszEeZ9Mpo0tPptzPqvyqDAzLU1LjbnGvLqgJy4B&#10;3OCAaFVpqoU6/1nthwhE4ERcHT4Vqf4XqCKmI/eY1SfK4PRBGaw4q7Kug2Pr8GmVPjXYIAeLYQy1&#10;CpeutbTWEdQNLkSaAvFEX7XBRDwgsAiUIXScb4okaWPbsDZWXJK2dgNW9g7HstNbvWvcf0aITubW&#10;W28d3Xze8553oiPN7G1ve9u6eOqWLVtuvfXW8yVEdy677rrr1sUpf/VXf3UzJ/7CL/zCuj1Pf/rT&#10;x72aU/O1r31tdPMlL3nJuGd0yvI8f8UrXjG656Uvfelp/CCe9rSnjW7+6Z/+6bhXtlnsUCUiIiIi&#10;uqBNfccV3T37Gzu29u4/FBaX0y2zJznYyhIwi9F5P/qwOphVT5mrnzM3eEd7uYWQTE+Jd9lJR15H&#10;vHNpqnmhIca88M3GuL8nIiIiIiIiIiKq9Q/P9w8dKY4uWhkmrrhE/AkeiyySTE0M21AtBFOFAc65&#10;ZOTiUnWsk+ZFO7v37s+PLIj3/QOHWxfvGvdCiYiIiIiIiIiIznVm1lu+Pe/uj+VqmR8V8UlzZ5JO&#10;jvaDVgeGfDGUy6ZRY8+0NEB86pMJi/0Ye3Wg04JzmUuaZqqhY1CYmYUYus43nG85SUtbgBUGrfoO&#10;YNEQoLnAQdwgugkzhSlERBzgRMTMULWZmkIcNOCYgGh1lmGYVa3yqOJgJiJSNZdKNUCBwYEmgqqm&#10;FTCDiK1lXQdrB0TMRr4SsepMsUHnqtTfmJnVNasR8KNXMQ2AqQAQJyJA1Fg4l4rLfDrrksnRr9u5&#10;NGvuKHqHQrki3X2NyUv8sQcQnTs+97nPjW4+5SlP2fCwoih+4Ad+4MMf/vDozic/+ck33HDD7Owp&#10;3B1KJ9JoNF73ute95z3vGe75nd/5ne///u9/znOec5KzPv3pT//Zn/3Z6J6f/umfnpqaGvdqTs1H&#10;P/rR0c2TxKTPWe9+97uXlpZG9/zv//2/T2OcRz7ykc45VR1+MyGEZHOVQuPFDlUiIiIioguaa2TT&#10;V1+ZTE2mU5P50QXt5yc52MoIIMZ4pL164PDh++8/sH/fvuVDh4vFpXJpuVxcKhaWisWlcmk1dHqx&#10;2w/drssyl6XZti3i/alNLE2sDABitzfuL4mIiIiIiIiIiGpm1v723VqUxdJKOjfjGtkmT5QkcVnm&#10;GplLk3Xx1IrLsmzrXLmyqnnRvuOeh32N6tGjR/cPzM/Pj3s6RERERERERER0/hnGU0OxWPaPON/K&#10;Ji5J0ql18VQzLXoHQ7GkoR/LFdNSfDNJZ5JkWmCAiSRiARbEJXAekvpkRnxTJIGpxb5ZiLGvoV2l&#10;PQfDu7UiUoOZVoFVAAatq1IhgIiIAYDWraoCwAxWdZ1WL6rLgQLAosGG7akCgXhAzOzg4ZUDh5YP&#10;HDxy4NBKt9sHIJJInSOV6vBqGKknheGoEAc41ElUg1l1rI1+WfVqqgZWW6tsrb9HBQxVUWoVuAXE&#10;pRCkzW3H/3RcMumSiZAvqMb+6j3j/sNCdEIf//jHRzcf9ahHHX/M/Pz89ddfvy6e+upXv/of//Ef&#10;GU89g375l395cvKYNPtzn/vcv/iLvzjRv5jccMMN3/u93zu6Z2Ji4u1vf/u413HK1jWFPuEJTxj3&#10;jE7NwsLCL/3SL43uedvb3rZ9+/bTGMp7/8QnPnG4qaq33377uNe3KedBiJaIiIiIiM6qyUde1j94&#10;xFTj3v29/Qdbl13kso3vLFSNFmLe7vzZlz4v3hkMas/+jsd8586L6sfZiYiIuYiy0LyAc67RcFl6&#10;SgWqFXFOywBAQxj3N0RERERERERERLWw0i4Wl8vFZRHJts2d2cGzrXPF8kqxsOQaWTG/2Ni+ddzL&#10;PYv++q//+p576vvSHv3oR//QD/3QuGdERERERERERETnmbyzN+/uD/liKBZ9OpM2tx1XnQqzWPQO&#10;WCxi6JgW4jLnWyIOgMa+xr5pgAW4hsBgEeYt9iDOuUzNzNQg0BKiUUO0tlWR0jroOUioVneP1W2k&#10;IuIxyFNVqVQRqVtVAQxaSkcmiTpbWheZxrWFiKsCraHUP/nLr8DMzAD9nmc96gnXXKYG1JFXoPrk&#10;4UcMg7Qigw5VqatiMfy4YV8r6kjrSJOqmBpEqrirWbWKqgUWUJEUiBAnkqwLug4l2baid18sl4ue&#10;b05/h09a4/4jQ7ReCOHLX/7ycPOqq65qNpvrjrntttue/vSnr6ysjO78oz/6ox/7sR8b9/QfbiYn&#10;J7/4xS9ef/31McZqj6q+/OUvf+Yzn/m2t73tu77ru2ZmZgB0Op1vfvOb73znO//yL/9y9PQ0Tb/4&#10;xS+ed5nhsizvvPPO0T27d+8e96ROzVve8pZh6ymAiYmJ//Jf/stpj/aUpzzlxhtvHG5+8YtffNzj&#10;HjfuJT4wdqgSEREREV3wROauf1wy0WpdcpEB3X0HNC+OP0qLon/oaLm8YiGYqoZgZbSoFqJFNVNT&#10;tRi1LGM/D+2uhSjOaVHGfpEfnjfVU51V/dinh3tdBhERERERERHReaR33wGYlavtZGZKvD/DoztJ&#10;Z6dDu2Oqvf2Hxr1WIiIiIiIiIiKic1colvqrd8bQDsWiz2aTxraNQpJW9g5ZLGK5alo6P+GSyTqe&#10;qqXGnlk0CxAvPhWfQZxpYRY1dAEnIiJO4EQSi4VpbhbNSoPCrApnikvFZSIe4sR5ES8uFXg4D5G6&#10;x9TUNMDioNNUIAJxIg7iUH3IoN3UhjFRDEKjpmZmCKbRTEeqTRVWQhSmMJjI4E4zGW1wHWRSHSB1&#10;A2r9WYMPWXd7mshgIlVkF2ZmGqWuVjURJy4Tn0FSiIOpxv6GPyPnU+9bsVwFrOwdHPcfGaIN7Nmz&#10;Z3TzxS9+8boDPvzhD19zzTWj8dSZmZmbb76Z8dSz5Nprr7377ruvueaa0Z1f+MIXnve8583OzoqI&#10;iExNTX3Xd33XunjqJZdcctddd5137aMADh485r8enXPT09PjntQpOHTo0G//9m+P7nn3u9/dap3+&#10;IwnW/RA/97nPjXuJm8KEKhERERERwTcbW5/6xGSiOXH5xeJcd8/+YmnVhtfezIrFpe6e/bHb16K0&#10;EGEKEfFOEu8amW81fLNR/S5pCkCclySxEKCqeVEsLnfu2Re7vc1PSaOKdwDO/J2ORERERERERER0&#10;uvqH50Ona6rpzNTZGD+ZnjKz0O7mh48an1xGRERERERERES0ETPtLt2usSj7R52fSLJtVdXnOmU+&#10;r7EfQ9ssumTS+cagLVQ1dMzUtIR459IqsulcCohpaaZVkam4xCyalhAxi6ah7gsVJ1JFWKscayJw&#10;VWwVgPhmvQnAdNCYKsOGUpjBtG5VNau7VUUgiXOuOswAQOvJ1KlUA4ajwaqRTQEzMRkOMvpZMuhE&#10;XWttdZBjSlzrLavGN1Or6ldNzQCzYBYEatV4viG+IeK9n/TpNDQCOFFCFYBPp02Dxl7RPzzuPzVE&#10;G7jppptGN5/97GcPX5vZm9/85pe97GWjB1x33XX33HPPtddeezYmc8stt2Rnx8/+7M+O+5s+BZdf&#10;fvnNN9/83ve+d/OnPOMZz7jzzjsvu+yycc/9dKwrUP3O7/zODf8/2jnrHe94x+jmxMTEj//4jz+Y&#10;AR/zmMeMbn7hC18Y9xI3JRn3BIiIiIiI6JyQzkxte/qTFr70Nbn8kv7Bw/nhI7HdznZs9VnaO3A4&#10;tLuaF7HdsRDhHZxzg+Do8G+CpqZFCVWXeJdlcJJMTmhexG5X8zyZmuzddzDbsTXbMrupCYUgWQrA&#10;NRrj/m6IiIiIiIiIiAgAYp6Hdid2+3DOtZpn4yNclrokid1e7Oex00umJsa9aCIiIiIiIiIionNO&#10;0b0/hnaZzwskbW7fMMujoReLFY1909Ilk86lo28BZloCIiP7AXE+1ViYBRiABFCYGswMIjLySDmD&#10;GUY/WBwswiLEm/bX9lSNpmaDaOsGRa8wQJyIAIlziWlUlKIBgJgOU6aDI6tzjiHDyRggdcS0isua&#10;SJWDNTHAVf2o6/tmRxpVpToMJgJYNBjEWZ3EzaQqdvATziVqpUUzCydJqIqfgDgNPQ1t0/LYb5to&#10;/D796U+Pbl533XXVizzPv//7v/8jH/nI6LuvfOUrf+/3fi9JzmISrSzLszFsjPHszfmMU9W/+qu/&#10;+uVf/uXNn/LFL37xJ37iJ37nd35nZmZm3NM/Zd/+9rdHNx/96EePe0anYH5+fl2B6rve9a7Gg7vt&#10;eefOnaOb99xzT4zRn/NlP+xQJSIiIiKiWjo7vf1Z35Vtm2tdsru5e0fMi8699y3d8q1iYTm0O6Hd&#10;QZK4VkOSBKPX+AwWVfNC+znMXJa6RiZpks7OuEaWzEwl09MwK5dXY57nR+bzIwsPOBNT07L0WQaR&#10;ZLI17i+GiIiIiIiIiIgAIKx2AMQ8T5rZWXp+tYj4ZkPzHEBod8a9YiIiIiIiIiIionOOmeadPRp7&#10;GrpJtkXchmkxK/OjZlFjX1zDuWzk9GhaVG2o4o6/0OcE3iyYAaKqBUTMVMQgibhhM+poKykAiAjE&#10;wcw0mAazaKYibmR6AkDECZxARn9BROBFMp80RZyJCVyddllLtNpwDAByTJ+qmAzaYUVgUNMqUwvx&#10;Aoi4aj/qbthq2PqXYO11NbhWdazDVG2VrJXqrjmBRQ2roVyxWJpZXUV7AiIiPtPYN7NQrIz7zw7R&#10;eh/96EeHr51zl156KYD5+fnrr79+XTz1d3/3d//gD/7grMZTCcDS0tIznvGMl7/85fPz86d04p/8&#10;yZ9cfPHFn/zkJ8e9glN24MCB0c1du3aNe0an4Nd+7ddGN733r3rVqx7kmMfHjLvd7rgX+sCYUCUi&#10;IiIiojV+orn9mU+evvrKbMvs5CMuFRPt9YujC+XiiplJ6uvLemoWo8WoIca80LwwNUlT32xIkvhW&#10;K52ZFl//dcNlSTo7I2kS2p3Yy4vFpWJ+8eTTiHluZr7VTGemxPGvLURERERERERE54TY6wOwMrg0&#10;e9CDnZCkiRYBQOj2xr1iIiIiIiIiIiKic07I52PohWJZXOLT6Q2PiaFjWmrsAeKTYxoCNPYNMAsQ&#10;Lxu1r9aZUgsac4GDaZ0tlUHUs86F6vCUKqgJmJmaRbNYJWCtDnkCsCrdCYg4Ly6pflVJUZFEnBNJ&#10;zIJqATOYQsTgRmKwx091JGUqArgqIjs41EytXo7UOdjhfOucLQwiJsO3BLJ2erWzysWac4ACEVao&#10;FqrBtNSYm+YaOhrzk/y8nDRUCwAxngcRI7qgtNvt++67b7j53d/93c65b3zjG1deeeVtt9023J+m&#10;6Ze//OVXv/rV457vw9/hw4cf9ahHfelLXxrdmWXZG9/4xltuuWV1dVVVVbXdbn/zm9985zvfuWXL&#10;ltEjO53OC17wgv/zf/7PuNdxau6///7Rze3bt497RpvV7XZ/4zd+Y3TPG97whlbrwbbyTE1Nrduz&#10;uro67rU+MN7qTURERERExxDnph995c7nPF2cg4OkiUvTZGbKpanlpcUADWZmUa26nJd418h8q+HS&#10;xDUb2dyMn2iuvx7oJJ2Zco1G7Ha1n+fzi6F9ssttod0REd9qZtu2gIiIiIiIiIiIzg1aBgAWI/xZ&#10;/Idm8d5MYWZlGPeKiYiIiIiIiIiIzjl594BZ0NjzyTQ2ipgCiMWyWTQtXdI8NttppiU0AqhKQTcg&#10;AvGqJSwCagKRFIBphEHEV8WipmpVJFUDLJppFVId/Bp8nOlaSNXMLJoN39UqCCriTBIgmgara05F&#10;JHEugdSXIgfnyGA5g0WJQ9XLWkVoq1ipVRlUFaiZifiqTHWwOgcMcrbVkVatpT7PTGCiBpg48SLe&#10;SSYuE0lFPABYMC1M+2aqWsZypegdNt34eqbzKUwBtdgf958domPccccdo5sveMEL/vzP//zxj3/8&#10;ysoxfb9lWT760Y8e92Qf/vr9/pOe9KR11akvf/nLjxw58s53vvPxj3/81NSUiIjI5OTkYx7zmDe+&#10;8Y0HDx78pV/6pXXj/ORP/uTNN9887tWcgn379o1u7tixY9wz2qw//uM/VtXRPa997Wsf/LDHZ1yX&#10;lpbGvdYHxnplIiIiIiLaQLnShki2ZS728mzbBJyrLslpUZYLS857wCRJALgkcY3MZZlvZHBykjGT&#10;qYlgFjq9NEn6Bw9PPuIySfzxh5laXOkkU5Nw0rpo57i/CSIiIiIiIiIiGqhuHTNsWK0AMw0RqhAR&#10;J9W1o9OwNvjanWpERERERERERERUsZAvxNCFmUunNj5CC425xhwQcdnoW6olYGYRcCInvNdLxJvl&#10;BmcwkYYgAt4sAipwhupWMoMGq6OeVu8Z6TyF6SBHuhZYhZkhAAkE1bVEVPFRM0M0U5hWiVMIYGIQ&#10;wNVZVgBVVypM1qKqQF2WOkzC2mBlpmZOzCCAAiJSDQsTq5tUq0rYahlSlbwOvgKpkqUGcSIi4iEA&#10;fH2CaZ3O1dIgMaxq7GXNnS45vj3PoWp0tTjuPzxEx1jX1fn+979/7969Gx75gQ984Od+7ufO9nyu&#10;vfZau4D/XeAXf/EXRyttAbzmNa953/ved5L/rs6y7O1vf/sTn/jEl73sZaP7X/7yl99+++3ee5wP&#10;Dh06NLo5OTk57hltiqq+6U1vGt3zkpe8ZPfu3Q9+5ON/cOdFhyoTqkREREREtJ7FuPyNb2k/LxeX&#10;m7u2NXfvNFXt51qUGmJeFJKlFgK8c0mSzk6ls9ObHDmZmiyXVsJqO52bzY/MNzcKoJYrbY2hOTeT&#10;TE6kW2bH/WUQEREREREREVFNqn8Ud6Kxfia0RQ2dTuz0Yr9vZbSR+89ExGWpbzYlS12WAlI93Uxg&#10;VkaNEWbinHgvaeIb2bDtQdUAgciGTzcjIiIiIiIiIiK6kMWybRYs9sRlzqUbHxO6AExLcZkcU6AK&#10;02AAoFUt6kkYqogpnHemVawUqhESh0lUs2F3nIy8sLrpVEQGUdaRkKrCnFkATMQLvMDBxBDW4qnD&#10;gCm0KkY1Gz4+zyDVxiANOxzc1qagVl2MNFhUU8CJAOJEHMSLJKZ902hiUg8sQJVrdVVsVeAEYiKo&#10;Ptu0bk+tP2EQrNUgImYhlqs+mSz6B9PGVp/OHvtNWn3ShZu8o3PUJz/5ydHNE8VTAbzlLW/56Z/+&#10;6TRNH3hQOi3Ly8vvfve7R/dcddVV733ve08STx166Utf+trXvva3fuu3hnvuvPPOz33uc895znPG&#10;vaxN6fV6o5vJ6T7/9CH25S9/+fDhw6N73vjGN56RkY//oZdlOe7lPrDz48dGREREREQPpfbde2Ov&#10;3z88L941d+4AIM75iZafaAFoafCNLALVTYTYxF+A1wiS6YlyuR17PQjSLbO+2Rh931TLhcWk1fKt&#10;5uR3XL6Zv10TEREREREREdFDwzUyAJIkFoLmRbGwFNodM0NUDcFitDq5ahbVopnpoHNA4ERELCpg&#10;4r1LE0lTSZPq+o+IuGYznZ5MpqesLF3iAbhG4/TnSkRERERERERE9HAUQweAxkJc80THaOzXfadu&#10;fWDELFS5U4g7yafUbZ8WIc5iARGIWdVFamawYXspgOOKUkc3XdVNOhpSNeigAdUAgUtMC5hVnasi&#10;dTmqDfZUda8isT676jUd7WU9jquCpcP4qUTAQwSSOJcAMAjEiSoEdQpVXJXmNRnEbmWwUNv4UwAT&#10;EXEpJBEglKs+mSj786aWNOZGD0MV2HXetAzlciy7GvuwCIg473zLp5M+nRkNwRKdbWb2t3/7txu+&#10;lWXZNddc88///M/DPZ1O5+Mf//j3fd/3jXvWD1sf+chH1u35wz/8w82XoP7qr/7qaEIVwP/8n//z&#10;fEmohhDGPYXTsS5RPDMz89SnPvWMjHz8jdPnRR0uE6pERERERHQMi7Fzz77Q7sZ+v7l7Z/U0uVHZ&#10;zIx457JU+7me+t8MJUlcI4u93DebxcJS6+Jdo+8WRxc0xNYlu/1Ec+Kyi8f9ZRARERERERER0Zpk&#10;agKAS5LiyEJod6AW80Lz3GJ1c5iIFy2jhoCo9Q1kCpjWd4MB1fPORGDVY8+cuDR1jYbLEleG2OvJ&#10;kflYlOn0FIBksjXuFRMREREREREREZ1bNPQAMwven7DM0LSoIqbHJ1RR9ZQCJ6klMFPTAqiDmmpR&#10;DKiKQ6vyUgPWn231qSYY1rauP6zOnYqsvWdQxNLEYFFEbBDRNLN6AnWlqgPcus86Nh+LYSC12h70&#10;twJigBjUwQuqeG01E60+qVqamaxf1NpgtnFC1eoUrnOJ85MIHQ1dJAjFAsQl2czwZwZIKFe7K3fl&#10;nb1mw/pZBUQgVVpYxPlsrtG6KG3tZFSVHgJHjhzpdrvH73/84x//d3/3d4uLi9/5nd85uv8Nb3jD&#10;S17yEpaOnCV/+qd/Oro5PT39tKc9bfOnT0xM/OiP/ugHP/jB4Z6Pfexj417TZjWOfVzpedEXury8&#10;/Od//ueje37+53/eOXe64x3DbP3/xzkvemXPzOKJiIiIiOhho3/wSNWA4bIsnZ7c4AgnfmJCnEiS&#10;WBm0POWQatJqAoj9PLS7g/sXAaBcaRdLK9nWWdfIZq+5Ws7Q39aIiIiIiIiIiOiMSKcmY14US8uh&#10;0w3tXrG0HLs9cS6ZnEjnZvzUhFl1I5WHEwGgZjGaKlQRI6JqGawMGhWq1V1tFmLodMJqp1heLhdX&#10;QrdXrrTLpeVyeTWdmRr3iomIiIiIiIiIiM4tZqWZwuwkJaimoe4jXR8YsUGq8oQhM9XSNB80mhrM&#10;pH7wnDNxMBhERGzdsDbIcIrJsXlOM0j9rgFVPFWqStH6fSsHVwtHuxRssEYBvNWTHyUjvw9Xd/y2&#10;WFXhajBV1WBaok7ZGmAQE5G6urU+TTD4vJOH8eoYsIhIIiIunRJJNHRVy1DMa8zrH0YxH8rVkM9r&#10;uVr254vu/f32vXn73ry9N2/v6bfv7bf3FL0DZT5f9g52lm5dPvT5/uo9dYCW6Ky59dZbj9/5mte8&#10;5qabbtq1a9djHvOYa665ZvStb33rW1/72tfGPeuHrc9//vOjm//iX/yLU407vvCFLxzd7Pf7q6ur&#10;417WpuzcuXN087yY9vEB4Fe84hVnavDjS2VnZmZOa6SHFG/4JiIiIiKiY/T2H9SijP1+Ojt9okuR&#10;Lktdlrk0gXOx09MQT+0zvHNponkBWLnSrvaFbi8/dCSZaDW2b5247OLm7h3j/iaIiIiIiIiIiOgY&#10;nT37y/lFGGKex07HZVk6N53MTEkji71+bHcsBM0LzQtEhRmck8TDOTiBODhxiZcsdd5LmooTqJqp&#10;SxJxTsSLk3JlVXt9Uwsr7YWvfl2L8+BR2URERERERERERA+ZYbXacY2fwwMUVTepbNxzunEdKGBm&#10;GnPTaKpmWkVTRaqGTyciMDURqfZXKVPIcDY2GAUQG6k5Fejg86qDxFA1oyaQKuRphljFRNfWaNX8&#10;nbgEYqZxZNoy8utEBpOHiKtLSg0KKCzG2MUg/2nHjyMj/9dwMqYQD0BcWh3v0ilxXkPHNJb9Q7FY&#10;zTv7QrEKaChXQjEfyhUTJOlM2tyWNHemrZ1pc5tPp2AWiqW8c1/RvT8WS73Vu1aP/FMoFs/uHya6&#10;sH3uc58b3fTef/SjH/2t3/qtYVvj2972tnWnvPWtbx33rB+eQggrKyuje66//vpTHeTqq69et6fd&#10;bo97ZZuye/fu0c3Dhw+Pe0YP7D3vec/o5uMf//jLL7/8TA2e5/m6PbOzs+Ne8QM7D2peiYiIiIjo&#10;IWOq+dHF0OkCOFlJhSCZnChj9MjEu7C8msxMujTd/Ae5RhbaHQsxdnvYMhva3f79h1wja168K52Z&#10;nnnc1ZsfioiIiIiIiIiIHgLtu/as3HaHiYR2R5xDkvjJloiYaljtWAhVPypEJE0shKofFWbiBN5X&#10;R1pUWID3otFlqQFWBs0LSbxLUxV4n0ZF6PaS6cn+oaNHv/DVrU+9LplojXv1RERERERERERE5wQR&#10;XxV72gnTk3Yq4w3OMTUtqmioQQfpTKnbVq2OksIMDgIZBmUBB5gNpiMigAmkmobVgww+BBCz6hhY&#10;hAhMFeYgMIOvjtKqABbiBU7gVItj46nHfB3HrdgGHa2DVlc4QOt5mJlFCEyrAtV6KsfEfQdLs5Hg&#10;7YbfGGAiHuJF/HByPpkMxYqGtsYkFKsiorEvLvXJRNrc7dKJ44pt63XDYgidWK4UvUPON9Pm9tWj&#10;N7Wmr2xMPeLkVa5Ep+fjH//46OYdd9zxyEc+cnTPv/7X/zpN07Jce47k//t//+/AgQMXXXTRuOf+&#10;cDPy36i1ubm5Ux1kenp63Z7z5b86LrvsstHNQ4cOjXtGD+DIkSM33njj6J6f+7mfO4Pjd7vddXum&#10;pqZOa6SHFDtUiYiIiIhoTbm8ajHGbs83MvH+ZIc6SWemxDs/OSHeh5VO7PaO/3vyiUiaALAyxG4/&#10;PzLfu/+gazVal12UTE1ue9oTXeI3OQ4RERERERERET0EevsPrtx2R7myGlbaLkuzLbMCszKYWbnS&#10;1jLEvLAySJpIllkIpqYhACaJF1/fMydVpSpgMZqaFkHE+WYmaWIxxrzQogz9XjI7lUxNWoi9+w6U&#10;yysL//TP8bjHRRMREREREREREV2YxKWAgzjoWmzMLGrsx3I1liuxbKsWMLVBTei6Adaym2un1/HU&#10;OoYKB7iqKxWACQzRqniqYNieCnEiXsSh6j+tDx8Eomz42qraVBsGR2FVTaqpVj2rBjMxMzWLVrWn&#10;Oi/ixKVq5XC440pTqwCtE1n7BQhEhi+qDxtEUAUiZlaFS4cR1BNFuGTYEAvZoJBWAyAizrns2Hec&#10;Tydi6MXQ0dgOxTIgPp3NJi726ZScJMIjPklnGhOXpK2dpmXe3R/Lld7qXb3l208vdUx0EiGEL33p&#10;S8PNRz7ykeviqQAajcbrX//6dTvf9773nb1Z3XLLLdnZ8bM/+7Pj/spPZthbO7S0tHSqg4QQ1u05&#10;L2KNAK666qrRzQMHDox7Rg/gk5/85Lo9z3/+88/g+J1OZ92eVus8eJArO1SJiIiIiGhNWO0A0Lzw&#10;kxMPfLRzycy0y7J0dip2erHXj0WZTLYkSR7w2UvinDgX8yLmucWYbZtrbN+azk5vfeoTXSN74I8m&#10;IiIiIiIiIqKHSmh3lm7+Zuz28oNH/eREtm2uWFiSfh46HXHeQtSigKpkifNJ7OemZjECGGZTh0QE&#10;3luMFqOIaFH6RubSxJzTotBeKUliRTlxxc5kaqp34FDvvoNymSx8+ebtz3yyOD5/mYiIiIiIiIiI&#10;LnQ+mQDgXKpaauzH0NHQtdG0KqChZ1ZqLAKAKqsJwBSAxtwsAqpaCpw4b2aD9tQogIgHzExHqk9l&#10;GHat4qmj9a0iHgaDGqwOpFqdBjWDAU7MrIqv2lrkE6hqTGUwuTpSO0y9wolkpgXMYDqSdz0Zg9bT&#10;hIhIlYNF9fkGiAEiTkyHhxmq9sJjWmmrnTqYa7WuYz69+g7FpYCISzTmZsFMAYWZamEWTKOIh0ia&#10;zjmX+GSTUTHxyZSbbJX9I2X/iGkAIOKaM48+X+oQ6bywd+/e0c0Xv/jFGx72n/7Tf3rXu941uufX&#10;f/3X3/zmN5+9vNxoZesZFGM8SxM+I0TkoosuGk1mrqvo3Ix9+/aNbs7MzJwvCdWrr756dPPb3/72&#10;uGf0AP7wD/9wdPOKK644s8XCR44cGd289NJLvT8PWn/4b3hERERERLQmdHsw0xBcuqnH2Yh3zd3b&#10;k6kpPzWRTE+LIay0w0o79vPBhbwNmGrs59ovYqcLoLFzW2PHttYlu7c948m+2Rj3d0BERERERERE&#10;RCPMlr52m+ZF78Bh10gnLtnZ2Don3ieTE9ovY7dnRYmoLstckmhRwE4YT62IiPi6SRWqGgIA8Q7O&#10;mRrMLGosg5toNi/epUXRO3C4XFpZ+ead4/4iiIiIiIiIiIiIxs+n0wAMVvYP5537Y7EUQzfGbixX&#10;Q7kciqVYLKn2q8xkDN1YdmPZjqGjmquWBq0CqKalWRlDX2PPTGERAoive0dHIqiAVrtktCJ18K6I&#10;YFCjWpeoyqDwVMzBMAisYtCyamunDtpcbbDbDDCIF5+hynxarA4+vsUUcsxE64hp1fIqDuLrE0eP&#10;UDWtylyrXlery1RN117XEzSYVYlTWDQNqqWZ1W9oABzMzDSWqxq7GnPTwrTU2DMtYYpq8hpjzE1L&#10;02C22SpUEZ+1dvlsNhSLoVjqd/YV3f3j/qNHDys33XTT6OZznvOcDQ+7/PLLn/GMZ4zuiTF+6EMf&#10;Gvf0H4ae97znjW5+4hOfOL4T9eS+8pWvjG5+z/d8z7jXtFnrOlTvvvvuczlR3O/3b7jhhtE9P/Ij&#10;P3JmP+Kuu+4a3TxffpTsUCUiIiIiojUWQpUsFX/Cx9l475541WOGm9u3bG1u214ut4ujCy5LNC9i&#10;L4+dbuxAnJfEycjDezQqYqxuUoQTl2bp3EwyNTn3xGtal+zmY96IiIiIiIiIiM413fsOFIvL+ZF5&#10;mDUv2gVxEDR2buvuvR8CzUsAvtkQ7yxEi2oxwiCJP8mlHhGBcxYVoigDvDezKuYKU3Eudnuh3U2n&#10;Jxs7t/UPHS0Xl7v37Ju49KJ0dnrc38cZ85jHPGbHjh3V6507d457OkREREREREREdH4w05DPa9nR&#10;WMBWzBQwwME5kRQmZuWgd9TMyrr31AQYhDzNYGYIMIcq1mkGgSAdXtNzUmc/DRCzkW7Sehb15omv&#10;AQ6aVG0QWfV1VtVGW1a1LjKVY4Y1UzE1C4ACBnFiJs6ecM3Fg1nItq2Tg4iqyTEVqDKMw5o4MTWp&#10;F2j1MsVMICbDtRiwFr5dF3mt+1RFHCyaRYMDzCyKODMTcaoB9U+hKm2NNnIixMFKCIreAeebSWOr&#10;883N/aglybaqatk/ahrb4UaNXZdMiCTON30yKS4d9x9GOo99+tOfHt184hOfeKIj3/rWtz7/+c8f&#10;3fPf/tt/e8UrXuEcGxPPpJe97GUf/OAHh5tFUfz93//9um/+JFT1ve997+ieV77yleNe02bt3LnT&#10;OacjpTgLCwvDf0A51/zzP//zuj2b/zFt0je/+c3Rzac+9anjXvSmMKFKRERERERrTLW+uCgnvHyQ&#10;+ORfPPkp63Zmc9Pp9ESxuFIuLbtGZlGtLLUMFqOWYe2apHPivWs2fJqGbt80Ztu2bvmuJ0xcetG4&#10;l05EREREREREROuZWfuOe2OvX662Gzu2uay+5ymZmoSqS7z2zSAK8wYtg5mZmnj3wE8icw5mpirO&#10;aVGYmjjnGhlgptFCLI7MJ5MTycx02unl84vJ9OTyrd/e/ownjfsrOWPOl1sKiIiIiIiIiIjo3FH0&#10;DnaXvgkz1cI0jxp8Ou18KpIAMFONXViEeKAEqpymq2OpIiIeZhATqdKhGARcATizCDjAmcmwm1Sq&#10;YOdIhtMGUVAZ/la/kEFKc/DJ1fFmEBGLVVLVYFV1qlmUOmJa9a8O7jAzBURjv3ptgBMxIHHuOc/8&#10;DsCqB+BBxGzYdzqYVVXTKq66PCniDCbmDLpWjCoGGFQgVp01vJZZzbSexjDNW41paqYQgQWDivgq&#10;7wotBp/oAIEWBo86v6qAQkQ1xLIjLjOo9vIknfHZ1ge4gmoaQyeGjoW+hk5ervhsNpQrWWvtLjuX&#10;TKTZ1rS1K23MHddtS/QAPvaxj41uXnbZZSc68nu+53ump6dXV1eHew4ePPjZz372RLWrdHq+93u/&#10;d11K8yd+4ifuvffeJNlU7u/DH/7w0aNHh5tpmr7gBS8Y95o2yzn3vOc975Of/ORwz759+87ZhOrf&#10;/d3frdtz7bXXntmPuOWWW0Y3n/CEJ4x70ZvCzDoREREREa1x3g8urumpniveN7ZvmbzyitZFO9OZ&#10;aT/RSqYn07mZbOvc8Fc6N5NMTyaTE+nsdDY33dyxrbFtzjezca+biIiIiIiIiIg2kB86GjrdYmFJ&#10;vE/nZob7Y6fnsszU4L3LPIqgeQEzi1o9pOwBRxZAnIOZxhiLEs65RiZpkm7dAnGx09MQwmpbRLKd&#10;22HI55eK+cViYWncXwkREREREREREdF49Nt7OovfiKFdliumpUsmxKXONwbx1BjDqmmpWpoFiIjz&#10;Aifi4RKIFzNoAAYR0ipyOprOhMEUiK7eJ4OIKIbHr5FjTwcGYVETgYhYlVk1qxpUhxFXgdT51rrE&#10;VGSt9FQgYqZVWyksGMw5DwjgbPChA67OwFYJ2jpdKiLHPD5PxAPDtgYd1KJaNQsZ+fh1w1fh2ioN&#10;K+IhHiKm1cRgGmFRINWPwLlUxNd33Fms4rZSXwP1zjdFGmZFLFY09stiuewdgMUNf8pmocyP9jt7&#10;yv6RWLZVewZRzUP/aNE90Fu5I+/sLXoHQj4f+kf6nb3t+RuXD30x79xnp36/H12wOp3O3r17h5vP&#10;eMYzvPcnOjhJkv/23/7bup3H7zkjrr32Wjs73ve+9437W38Ak5OTb3rTm0b37N+//6d/+qc3c+7e&#10;vXt/6Id+aHTPO9/5zlarNe41nYLv+77vG908vqf03PFnf/Zno5vbt2+fm5s7g+Ob2ac+9anRPUyo&#10;EhERERHR+cdlmXgvIhbC6Y0gTpLpqdYluyYf9YiJR1zavGhXc+e2bPuWbPuW5s5trYt3T1xx2dSV&#10;lzcv3iVZKmkCwGdMqBIRERERERERnYt6+w9aCLHTy7bMjt7XVSytmCqc862GzxqSJLEotAww3Uw8&#10;dZSFKCKSeEl8Mj0lTvxEU0NpZSgXl83MJT6ZnQorqxa1u/f+cX8lREREREREREREJ2Fm9uBHGdLQ&#10;zTt7O4u3zN/38cX7/663/K3u8u0aOs41RTLAovYBmIVYrppGjTksOknFZajCmaYwiLjBZhymOq2K&#10;n4qIuMFONTW1UEdGrcqTWpUsrRZYJVEFMoh91jOtlw8Mgp8OInB+UOIqMKlOdVWzq5P6qzIncIPx&#10;IdWwZmZa1cKaBlhYC5eulbQOiltN6xmKbJCRcb6Kn9ra/EerX4/58Q12yyDFWx3gUPfNjhxWlabK&#10;Wq7PLFa1rvUHSVIdICIuafhkRlyioauhHWMv7x4wPSakamYhX8g7+0KxoqEfypVYLmvoClRcBkBc&#10;Cpj4ppmFcrXoHco7e4reoVAsdpdvXz3yT2X/KIg24Y477hjd/Ff/6l+d/PhXvepV6/b84z/+4513&#10;3jnudTzcvOlNb7r00ktH97z//e//0R/90W63e6JTzOwTn/jE1VdfXRTFcOdjH/vYn/mZnxn3ak7N&#10;c5/73NHNj3/84+Oe0cZ6vd6tt946uuelL33pmf2Io0ePdjqd4eZ11103PT097nVvyqbafomIiIiI&#10;6ALhJ1sAJE21OM2E6pAAPstOlD41My3KdHoKgJ84n57VRERERERERER0oTDLD8+Hdtdg1WWcioYQ&#10;uz3NcwiyudnY7ZuZeG9lMDNxZqYQJyceFwZVre7UEidwTkTS2emqpMA3G7HXj3kuaaJF4RuNbG6m&#10;XFoJq+3egUOzj3+MeD6ImYiIiIiIiIiIzgUW8qWyWAjFsoauagFTQMQlPpnw6UySbUkb28T50xi5&#10;7B/pt/eEYhlAKJaL3kHTPIaeuER8AoPFPixqsRKTqBZhaloAEJeJOMAjRhMHU0ABJyImCSyulY4O&#10;qkfrqKdUO6tEqxgAJ1AdxjRRRTNtWDY6cglwGO2sfpORk0TMtGpVFRM4ZxDnnGmEBMAgCnirsqbV&#10;1cNqbtWgpiZy7MeYmYpFiMBGKl5FAC/HXZcUiDmPWMpaNNXW0q3HffP1QWaD1lcHiwatv6u15Rug&#10;FgvxGQCzCJhZrJtXxYsIJB0Ee6O41PlJk0JjV8s2UhS9g9nkxdUXZbEo+odVC9NcQw8wcanzTUgi&#10;4hwsFssQEUnSbE5cZgZYHstOLFeLbsclrbSxrb3wtcbkpa2ZR4vwCiqdzJe+9KXRzWc+85knP37H&#10;jh0vetGL/vqv/3p057ve9a7f+73fG/dSHlYajcbnP//5xz72saOR1P/7f//vRz7ykde//vX//t//&#10;+8suu2xqakpEYoxHjx79/Oc//6u/+qtf/epXRweZmJj45Cc/eZJS3HPTVVddNT09vbq6Wm1+7GMf&#10;MzMReXCjnnn33HPPuj3Pe97zzuxH3HLLLaObr3zlK8e96M1iQpWIiIiIiNaks9Oo7gLs9k75L3hm&#10;mhexKC1GmAEi3rk0cVkmyfq/7mpZWoyu2fCtpsvSca+biIiIiIiIiIjWK5ZXNITQ7fksk3TtX5Zj&#10;pweYFqXPUvE+mZo0Vc1zExEnZoZgImoiqH7VDFZVH1h1l5c4BxELUbyXxI/e0OayVPMCQGz3fKPh&#10;ssw3GqHdTedmyqWVbNvcuL8bIiIiIiIiIiK6oJmGvLMv7+7X2AdMY2FamIX6pinnY7ni8sVc9onz&#10;aXNXa+oRLpnY5OCxXO0u3x6KZdMilCuxWA3FklkwLao+UgtdA8yCQc2sLJZFqmSmiMuqO74EMEmA&#10;qnpUq9CkACYeiCPBTqsKQqtkqQlMVZxU934BqJKZ1W1k1QW+YW6z+iAzQ10uahuHV6v3qtCpiIgT&#10;8U7SiD7UwSJMDFqfaHpMcLSKidowWmoj48XBAW6wHHfCm93qIO5ws46FGiDHpFUHAVZTgcDExGBx&#10;8PUIUKVrE7NqAlEEqoVzmVk0izAdxlPFpbDBPDFoq/UNERdDJ4YOEgn9o0lju8Vu0T9iGjR0zIJI&#10;6nxT3NolWYGIyyyW8Iihk2SZCCCNpNHw2ZYY2rFYzLv7k2xL9ednaut14nhLHp3QJz/5ydHNa665&#10;5gFPedOb3rQuofqBD3zgN37jN2ZnZ8e9moeVK6644rbbbnv6059+4MCB4c7V1dW3ve1tb3vb2x7w&#10;9ImJia985SuXXHLJuNdxypxzP/mTP/me97yn2iyK4r777rvsssvGPa/1brrppnV7nvzkJ5/Zj/jb&#10;v/3b0c0XvvCF4170ZvHRCEREREREtMZPtHyz4SdaGoIV5WZOsRCLxeXuvvvbd97b2bu/f/BwfmQ+&#10;P7qQH53vHzrSve9A++49nXv25YfnYz8fnhU7PQDJRCvbtmXciyYiIiIiIiIiog2E1S4A7eeu1Rjd&#10;H3t9U7MYJU2BOmvqskyciHOSJJJ4iJiZRbUQB7/UolpVIOCdSxI455LEpYk4gZnV97EBgCQJzCzE&#10;0OtXe1yrGXt9APnC4ri/GCIiIiIiIiIiupBZ3r1v5fAXeqt3hXyh6B3qt/cU3f1l/0golkKxEsql&#10;sn+06B7od/YU3ftDvlh07ls+/I/d5dtVH+B2LDPrt/euHv1K2Z8v+4fyzn2xbJsFlzQhTpLJtLUz&#10;ybb4ZMYnU95PCABEWIQWpmGQQq2JSwSuzoxYrEKcAkB8FQatd9SPlKv2WB3DhKsjnXVwdFBtavUu&#10;gZiZmZpFMwXUDDYIeMramNUYVf5zUEsqCQTOpSIOwymbGhT1ZwwKVOsBh8/Ck8G8DaZr8VRxAoFF&#10;26ATtc7QjqxShsPIIDprUDvmVAOq+aBuQ62Duc45X61IxNcBVIsac4uFVfFUl0CcuEzEC0zqYtiR&#10;i58udckEtLTYi+Vq2T9a9A9bLGK5ahZdMumSydF46vAsQM2Cht4x+0WSdLoxcalLpkK+UPQOhmJp&#10;9ehXq0JdouOZ2Sc+8Ynh5uTk5Pbt2x/wrKc+9am7d+9et/MDH/jAuFfzMHTFFVfcfffdP/MzP3Oq&#10;Jz75yU++++67H/vYx457Bafpx3/8x0c3b7jhhnHPaANf+MIX1u25/PLLz+D4Zvb7v//7o4NfddVV&#10;4170ZjGhSkREREREa0SkuWtHMjUhIuXy6skP1qLsHzzSuXtvfmQ+rHZCpxdW2uXiSjG/VMwvFvNL&#10;xcJyubwaO93Q7haLS929+7t794d2x8zK5VXfakrim7t3jHvRRERERERERES0gdjtwUxDcOkxj9uP&#10;RWEhAHBJfZuUxQhAvPfNpksTcU68r9OniR/+cmniksR5L95LmvhmwzVS8c7UAFhcu0nLpykADcGK&#10;+j6qpNkwUytD9eAzIiIiIiIiIiKih57GfHX+n7tLt4diOe/cV/QOmvZ9Mp1O7G5MXt6YfERz+hHN&#10;qUc2px6RTVySZFvMrOwfzTv7QrGUd/atHvlSKJZONLiZ9Vfv6K18O5Srefe+WPaSxtasuVPEV82i&#10;STJZZSvFeXGpSyZ9ulXMAVKlOs2iajEMWgogLhURiAcADWZ1LBPijqk5tRoMIlWi9dgu0yqeiips&#10;KoCrkpnV76iTnBgEX8XqMbVqeTUbxmMFksig77XqUwUGY9cHHZ8yrcKx9SDVBOrDzcT5tZVotDVq&#10;Vn16VFWB4ph613qyw8pZGcnWiDiIc+IFYhZtmF4VN/y2qi/HNKoG0xIQgZPq+Xy+IXJsVMeOaXd1&#10;LhPX0NjXmJe9/apFDG1AfDLtBi2464hLATENqjk2ejtr7kiaO2LoFd0DsVxdnf/aoL6V6BhHjx7t&#10;drvDzRe+8IVywvbhNc65t771ret2vuUtbynLTfWg0ClpNpvvec97Dhw48FM/9VNp+sB9yFddddXH&#10;PvaxL3/5y7t27Rr33E/f4x73uNG05+/+7u+Oe0Yb+NznPje6+cQnPjFJktMdbAN33HHH/Pz8cPMX&#10;f/EXN/Mfz3OEmNmDH4WI6ELwla985SlPecpw87Of/ez/9//9f+OeFBER0ZlXLCwd/cJX+wePlO3O&#10;1CMvF7/Rc23M8qOLxeIyTGM/135hGgGRxIvz4mV4BVBjtBBgBohrZL7ZkMQ772NRti7Z3dg2t+v5&#10;3y2Oj84hIiIiIrpQXHrppfv3769e/+zP/uxv/uZvjntGRER0Qsvf+Fb7znvbd+1p7tqezs4M97fv&#10;2hPb3dDtZlvnqgqFYmFJi2Bl6VtNSFWFYHVjqg7rF9Zu0KpbEwAAmpdm6puNZHrKZfWdFmYWFpdd&#10;o+EnW9NXPQLiYq/f3Xf/xKUXTVx+8banP2nc3w0REREREdFD5Oabb77uuuuGmzfccMNzn/vccU+K&#10;iOgCFUOns/C1WHbK/Ggs2+KzJN3iksmTh0cs5mWxpKEjPsuau5xvTMw9NmvtPv7I3upd/dV7QrEU&#10;8gXxray5U5wveodiaMdiWVzmk4njptTT2NXQBawu8JQU4pxvDCdlpqoFzFDlFcWJONNoiMPQKQxm&#10;JlK9K4CHxUEaU2Gxvr4nTgxWX9sbpjRt8EEARGStq7XeD4iJQcU5gffJ5PBN01xjNAsQgVUFqqiD&#10;rtUnYv1o1fyrDxs2pkqd0R3sq2O0Vs8fMFMRGS53MKaNThLD0lhx5pyDg3hATAuY1l8v1v+wB62y&#10;vi5llcT5xtq7Wpqp8w2fTIrL1p0Yi2XVXCQBTFzDJ1MnTyKFckUk8clEY/IycRuH1mLolv1Dzjez&#10;1u6sdfHklmtO6w87EZ0rQgg33njjZz/72a997Wtf/vKX77///jzPp6enr7766uuvv/5pT3vas5/9&#10;7CuuuGLc0zwzPvjBD/7Yj/3YcPPw4cM7dlxYFThveMMbfu3Xfq167b1fXl6enJwc96Q260xGdYmI&#10;iIiI6GEg3TKbzs1oUYSVdrm4nG3fsu4ALcre/Ye0KLSfh24PZpKmyUTTZSmOu0bmAQBWhlgUmhea&#10;5y7LNEQRgdnkIy5jPJWIiIiIiIiI6BylNritbO0CTlU5YPWtYsNbyTC4iQuo7+QSSfymHuw8vBNs&#10;5NHKIgKpn7asqs676jFqpmZBNzMqERERERERERHRGaSx156/KYZO0T2oWqaNrT6d3UyzmfhG1toV&#10;Yzf0j+bd/VlrV3fpVgDrQqpF72B/9Z5QLId8waXTWXMHALOgsWsxN8AnzXUjG8wshxnEiwHOzIJZ&#10;CXios5GqUucy08LgYQpTq2OlYmYYBDcHVaJm8CICCEwhoxlRgUVDXSJa71u7pifDCGg1t0GS1QRV&#10;qaqYmXhnUIEbHOaAEqgqWwFxa0McW3havxaplgOIahAYLBrU6sbX4VejI9carS5KteNvbRtGYVG/&#10;KyLwEOek4ZOmwKv21YLBgLrudRCdrSdURU2HX9HgmOFnr/usdT8/mEVoFOd9MvnAf5zEVZ9lFgUb&#10;J1R9MoHmjrJ3OOSLgKTNbRvGoYnofJEkyVOf+tSnPvWp457IQ+Hf/bt/96pXvWpYzPvBD37w9a9/&#10;/bgn9dApiuK9733vcPMtb3nLeRRPBcB7wYmIiIiI6BgiMv3oR7osS2anisWlWBSj78Zev7t3v/b7&#10;YbkdOl2XJOncTDoz5RoZTnyNTNIkmZzI5mZ9qxm7vdjputTnR+ZjWZjZA8+JiIiIiIiIiIgecpJ4&#10;OAdAdS0UKvVNabbxpaBTv9IzvDok6/7tethlUN0htu7ONCIiIiIiIiIiooeKaWjP/3MM3aJ7wCw0&#10;Ji5KsrnNxFOHvJ/IWheLpEXvYAzd7tJtoVgevqsx7y7drrEXigWfTGXN7fX+0IGZau5cIsdFP0zL&#10;6nlyIs4lTSeJIBGImGrMVXPVaGZmJuLENUScOA9xMDNo1VkqUIhAvIiDOIgXU2ioWkPNIswMbnCx&#10;ztUnmlWlrQDq8Ko4ESeu2qyypABgJnV0EyYQaBzkOas1jDy7rro+KAKRwbXC6hl5g+9ZnLjU+Za4&#10;VFzi/KCStL5yqINC1+Hj9MwGr23dNcb6tNF8rRPnAV/nTKGmhVqBqknVTMSNnFJdIBU473xDXAP1&#10;Y/6OuxPOdLCu45I7VtYpY1ORxPDAD+ZbSwSf9I47n0wl2WwoljT2e8vfNg2b/4NKRDRGzWbzTW96&#10;03DzHe94R4zxQYx3nvnEJz5RDG7Yds697nWvG/eMTg0TqkREREREtF5j5/bGjm2N7dvE+/79hzG4&#10;mhh7/d59B7Uoy+VVjSGZmkymp8T7zY7rxDUyeO/SJPRySdPuvftXv3nnuJdLREREREREREQbcFkm&#10;zok4C8fcw1RVKKithUuPuVHsVNV3d62/SctsMKITAKYKQLyTJBn3F0NERERERERERBeW7vLtMXTK&#10;3iGz2Ji42PnmaQwiLskmLnIuK3qHNOadxa8Po4P91bvMyrJ/RCRNWtuHl9pi6JlFmIrLjh/QtDQz&#10;QEU8ROAzuBTiDAJxMIWVprlpHmNuVtros+CsfgidQeoUp/iqaBSAQc1skJ+ESHUp0FClTKucpIzW&#10;GYisVZ6uZTirN4Yh1TorqsG0KgKtuk+PqTsFpGpdrUpZBW7YVyripErSDtZfP91uWGg6mjgdGVLq&#10;oKttdAXThglbwPukKX7CiTMLMfY1dENYNi0HQ478qgO40bSAGKrArum6oQETOMj6blWYxdBDlUp1&#10;YnAWi+rbUQ2mpWphWpqFdQ8FHH4ZJ//D5rOt4tIyP6pa9Dt7T+OPKxHRWLz+9a/Psvr/5S0uLv7D&#10;P/zDuGf0EDGzn//5nx9uvvWtb52ZmRn3pE4NE6pERERERLSeiMxd+xjXyJoX7bSi7N1/2My0KHv7&#10;D2pZliurgKSz066RndKdh6ZWrrSdd9n2renUVOz3i4Xl9l17OvfsG/eKiYiIiIiIiIhovWRqAoDL&#10;Us2L0f3ivTgnMOiw/tRJlSO1UytRNQPUqgzq6HPQzAwa4VxVRADAyhKAS9Nk4nTu/yMiIiIiIiIi&#10;Ijo9Zf9o0TsY8kWN/bS1c8Ow6CaJuLS1WyBF/5DGXm/1LgAxdPPugVAsm4a0uX20K9VibhYAiEs3&#10;GM5iFXEUV1eXOpc43xCRKiop4kUSkUTqKCoETiRxLqnLVOsUKAbhz1ScR3WWS0USwKEaW+puUxOB&#10;OHHu2JCk1XHTtcuDMrJogbjq483MLKrmMfQ19mGhysAO86WC6gl5VQ7WrPoNdSZz+D2olmqhTnhW&#10;+VJxI+mY0X7UkSltcKubVIOLOOczEe9EAAcoLFgsYGpaWlX9OvpLo2kwi8OFm0WDHRNSrdpixQnW&#10;P3RPtQDULAAOcGZlDJ1YLMdyWcNqDG0NnRjasVwNxVIoVmLoqgaYDb72B7hpT0SSxjaLRQydvLOv&#10;igQTEZ37pqen3//+9w83X//61497Rg+Rr3zlK3fccUf1enJycjSter5gQpWIiIiIiDbgJ1pzT/hO&#10;32o2dm0PnW7//kP9+w9ZiGG1LSLJ7PQpVKdWVMPKKsySmSmXJtOPuTKbncmPzofVzvKt3y4Wl8e9&#10;YiIiIiIiIiIiOkY6NwPAt5qx1x/d77JUvANgsb6xSRJf3xqlemqfofUtdOL9MXdVxbox1aVptVv7&#10;uXgviU+mJsf9xRARERERERER0YXDeit3mBahXPbZrPcTa29oGcvVMp8veoeK3oGid6DoHSrz+Viu&#10;Dlo3NyDik+ZOi0UoVvLOfRq6RXc/oKFYdsnkaDurWax+Ae74bGXVtznoQ1XVUmPfNDcNdXzRoLE0&#10;i2YBEHHe+cz5THxDXEOQiiQQB8CqVlJx4hLxTZ+0XDLhk5bzTXHewUvVsyoiPvMuE1elXlNx9Qh1&#10;p2j9qwqLyrEpShuERs2gZtGsmpuiys4CMDWoDUtRB5WrdWq1CtwCqOKddVJURURcKi6ti2TXvmgH&#10;OJgIxAZ5VVv/NQ4n6USqpKhqzM2CGcygGGRunQAeMvrLQRzMYAoNdTbVbPijN8Paz8L5dQ/2My3M&#10;zExFAA2mJbQ0LVRL1UJjPvhVqAazUmMew2oMXdNogNswsXws51vis1gsm5ZF//BD9Z8XIqIH65Wv&#10;fOVVV11Vvb7llltuuummcc/oofCGN7xh+Pp//a//1Wq1xj2jU5Y8+CGIiIiIiOhhqXXxrtjrr9x2&#10;B4DOPfu0LAUws3RmpurE2Dwty9juwpDOTDuftC7Z7bK0sWu7hbJ/6MhEI1v62m07nv3U6nl+RERE&#10;RERERER0LvDNRjI1GTrdYmk5drt+or79zjUb0ukCYiEiSwG4xKsTiFhUSU7huWY2TKimx/zLtYYA&#10;QJLENRsAzCx0er7VBJBunR33F0NERERERERERBeKsn80hk6ZLwKSZlsAmMVYrsSyXWURB7WZVQJR&#10;IHWaVFzq0ymfzoisv1zmk1ZMJkKxlGQzvdV7Q7EQQxcWfXrsha+qgdNMZKNbqiwazCyYBgBWpzBt&#10;8D8KMYGDiCCBiACq6pwTE4iZczCFDXtFnVTxTjO4xLuG+AwayvwoxJmVgBdJnG+sfb6paQFTGzSs&#10;1m+IAAKxekprxaqGKuk6CJ4CEKuOhZlJ3ZNqgNZHwerRDBh8jaqlmcIizCBu+OUMRhq8hAzWZiIA&#10;nNRrHPSyyki7KszMYLHqdK1+oAIR8WpxsDCVOnlbrxMAxFXLFItWf30xhi7EiZlZhDhobhEh5M4J&#10;kIhLIF41qBbQAHiDwSIgpqg/QpwM87wWBsW0ziyallq2NfZdshaW3pCIJOl02Z83LcvewcbERQ/5&#10;f3qIiE6Hc+5DH/rQk570pGrzv/7X/3rDDTeMe1Jn15133vkP//AP1esrr7zyh3/4h8c9o9PB+7+J&#10;iIiIiOiEJq+8fPox3+EnWi5LNC/K1bb4BP5U4qlmsdMNK21UzatZ2rxkd3U3oYg0du+ESH74aGh3&#10;OvfsG/dyiYiIiIiIiIjoGK2LdyYTLfG+WFod7kwmmhCRNNGisKrUIE0BiPcWI+wUxrcQq/ZUn2Wj&#10;+zUvxHvxrrqOpHmuZZlMTboszWZnxv2tEBERERERERHRhSLv3m8aNHar+GjI5/PO3pAvaujG0A3l&#10;ciyWYrkSy9VYrsZyJRZLoVyOoauxG/LFvLM35AuArhs2bWyFxViuFr39MXY1dMUlPmmMHmOm9f/d&#10;6F4t08JiblVOVetC0Sp4KSJ13FRgqnUDZ+yb9mPsx9jVWECDaYCZmVaBT42FaUCVgYzdWCyHcsUM&#10;VYmrT5oiNpgSAIg4iIfzIk7Ei0vqXzLYI24QFq0aVFGXmIobxFirPQ4i4gYdq1CYHhP6rQpa6+9i&#10;dKUj8VQzmNraKVVOuAqsCsSLJOITcdWERaRuhR35toMNs6+wamlYm1nVWavH/yBERMRBEgziylWO&#10;1CwYtO6M1QArNZaqeQxdLZc0dk0LAIZYZWYhTnzmfMP5zLlUXOpc6nzmfFNcQySp1m4WACt6B8t8&#10;fiRiW2WVC9PCLAzn5vwURGLohGJp9GdHRHSOu/7663/8x3+8ev2pT33qzjvvHPeMzq63v/3tw9cf&#10;+tCHvD+FR8GeO9ihSkREREQXLg2hXFwuVzux17eyqmXwrpGlU5PpllnfbDzoTzjvicj0VY/s7zvQ&#10;SVLx3qWplWW5tJI0G9LITl55ajHGfm55YQbfavlWU7Jk4uLdrrF2u6FLksaOrf2DR0K7275rz+Qj&#10;LpXz829WREREREREREQPS61LL1q9495sbqaYX4p56RspANdqife+kYV2BzEiScQ7SRJRsxAsREk3&#10;dYVHQ4SZJF6cl2TtX64tRgvRt5oikkxNACiXVsW5dGqydfHu0fvGiIiIiIiIiIiIzh6zGPL5GNoA&#10;nEvzzj6zqJpr7MMUcOJS8X7Ym1oHFDWYlbHMId75RjCLoZ02dzrfHI4sLnO+Ecs2xMFEY9/55kg/&#10;Z33UYB7rJxZDx2LfTE31mNjnMMkJEVOBh0tgBpQwNSgUEIEJxIl4QNXUiYM4cR6AWYDBIOKcxmBW&#10;injnWiLOEExL+MZIi6gYNr5YZ3XKVAbp3JHG0rW6V7FBVBQmIjZ432TtGqCJJFXFKADT8v9n783D&#10;LDmqO+1zTkRm3q2qq/duLS1oJAQChLBZzDLCxnjAA2bHHx54zNiADGNgjDFeYGwWyzZmEM8Mi1mN&#10;sc2qYSwwA8bDZsCSEBICCSEJba1eq2uvu+UWEed8f0TeW7eq97VaTbw0rZt5MyMjIvNWV0XFG78q&#10;4xRxeVobQ5WMigMrduj2IgIi4UidCcANauKPZAASsOhtWKwCHGTkPojPYvWXWNZUEG/VLl3WDdJc&#10;CRAQ1JI9KwAAji1IFRWLSIAE4Kt48M5ERBjpBOYCXQSlONMlVa+sVJFlJ1BEqq50HSlil4s4Z7o6&#10;XgOBQCDwAOG9733v5z73uTRNAeDNb37z1Vdfvdo1OlVMTk7+4z/+o3/9ohe96HGPe9xq1+g4CYZq&#10;IBAIBAKBQOBnDrY23zuV7d1fzi/6kAdxzq9whkioq/lz0ViztnVz/fytulFf7SqvaneVxuZ5vHbc&#10;tjtqzZiIcJbbNJM0I60p0qgUqMEwq7CwgHVsjDgHgJTEul5DRXq8Vdu4AdVKqTUaa5Xz7XJ+Ubca&#10;2d6pxrZzVrvFgUAgEAgEAoFAIBAIBAKBCt1s1LduEufKhU4xM1c/d7NPGNDjLbEOMbNpHo23AEDV&#10;ErEWFbG1Sis4okYqIsaiIlSk6sno8S4rfIG61USlXFnaTi9eNwGEzQedt9pdEggEAoFAIBAIBAKB&#10;QCAQ+FnBFosi7GwqzKaYEbbO9kEcUoSqQRStOB79/ykBABbDtmCbMhZKN8tsUsfrRhVB0k1bLKAr&#10;AVjEArUARNh64VBERCz7lFQZlTbFmZ6IdT43FQGAgNRBR+MEGLj0JqdPE63KQEQkEQdIKOw3EaNK&#10;EhUWsexK8VGlg4YhRcKlsEUaSCiIKAf6s5WeKl4ZBQQElKE2ioDeXRVEQABhQC/Zgt8mRBl4rQSV&#10;8DkoFgDE+bdwSeAVkKGgiQA+6xWroFYRQDVq/yIiy+Dag1MAGAQA1VBPXSoOBjPjBABluUcqAs7P&#10;QBxUZuQyAEgRUQwACAIAzE5cCSBekRUhr9QecVE+EUYQVBGiRtLWdMAAkd9MAJxUqbNY5b5iKa5w&#10;ZZs5B6C4tsnZXjBUA4HAA4hWq/X3f//3L37xiwHgf//v/71jx44HP/jBq12pU8Lb3vY2/4KIPvSh&#10;D612dY6fYKgGAoFAIBAIBH6GYOv69+7s79jFxnJRmm7fZRkXpddTPYhIcaTqddtPTbffu3tH/dwt&#10;Yxc/RDVqJ3DlBzD55LQ4tv0s2bIpGmuV8wsl4b/d9lMxlp0Txw/fvPXciXXLzkEkramWqDgGQlWr&#10;xRvX6fohOhAxnliTT89wUaZ79gVDNRAIBAKBQCAQCAQCgUDgjGLsYQ/J988kG9flUzOm3Y0nxgEg&#10;WbvGLHRUvWbTVEqDcURJjGmOUSR5wcZSfLjfRIsAlwZEMIpRKUqSpbesc0WpawkQRmvXCEA5NYeK&#10;onVrals36bHmavfHSeO73/3uzMyMf71ly5YnPelJq12jQCAQCAQCgUAgEAgEAoFTggizy9nlIA6A&#10;kLTSzSXL8QzGmQ4AuHIRREQU2xSQKGoRRkc8lzCiKBI2zqXOdEk3bDEHwjpZWx1ACYAI5+CYXQll&#10;25XtgTNZBW6yy4SNiHUIiJoosi5HccwlACOSP2okNrQCEVkExCESgINKcFWACJU+6gQAZdmsOahc&#10;VEKMHDsE5sr4dIiESIIKxIpQdemhdCpLWarL9dSqXBkeC4iAQCxMgCKASD7ylQSQSFVyKYiw8/Ip&#10;oPNhqI756//200Fb8ZKLN287dy0gighWkioSoABjJc8OIlRXMhB0q57G4W4AwNG+HEl+9S9F2Jun&#10;vue56vxhQupQtGUQFEIUHpTnD3RAKK7SXKtw1oMEsy5DfLYtIKACAHYGkdgVjg0AIWao4kEEqwgI&#10;M6PPmSUtAiAm7+9S0VjSOAeOvLJgIBAInCm88IUvfNKTnnTdddcBwBvf+MZ/+qd/Wu0anXympqY+&#10;8pGP+Nfve9/71q9fv9o1On4eAN/YBQKBQCAQCAQCJ4V8eq596x0uy223X84vuqJARKol0fgYxhEp&#10;EgBgYWO5KEynWy62Selo7bg4l01Oj128vbV925HXKzvryPfPcFFyWda2bIzGx/SaFiws3vOdGTbW&#10;D65dcO550XhrsPAcAhESAQIQRa1mND5G9QQP2296rIkzs6bbo7mYy5LieLUbHQgEAoFAIBAIBAKB&#10;QCAQqNDNRuvCB3Xvus/203JmjpJY12uodTQxZkSwKEw/jaMxQFLNunR7GGkxVhShokOVKdaCY4wj&#10;JFLNxtK0KBHb6xOhatSisZaqJeXsgs2y+tZNpPX4JRetdmecTO67774dO3b413meB0M1EAgEAoFA&#10;IBAIBAKBwFkGu7zMpkw+60xbRkxIj9INnayLapuiZO0Za82xy2w5zy5DFYnNESOKmngstUWKNI07&#10;02fbBy22XABSOhoHAFSxADjTczYDsd4CFTYgPJAngV0hwCCOXYnofIKrAAgAUSRsK6N1paAKMtAe&#10;RRwCAQ6dUgAkH5QKlVgpIoy4zCsRdojI4rVMQXECEbBDisSJcAkUV84qACAO0lar0gavqxRTqQRV&#10;BCREJSIoIMAw0FoRSYCQNFJMCMJWvMnJZlhHEBGWO++e8mcAwNbNY+efO4H+LRARIKxyTqtSwSeU&#10;uoN0ECACDvJhBxKqeI2UEYYDm1j1wUBQBajybL2ICyA+vbXqLoRh2ysXWAEMUmdZjIiIMCGIkKAg&#10;4uB4ELZICRwUcSCMqMUVoGIAFrb+NiMhkla64ZNah+0AsezzeLkUtuzyvL+L5mrNtY9ACnPzAoHA&#10;AwNE/OxnP7tt2zYAuOaaa+65554LL7xwtSt1krnyyiv9i4svvvh3fud3Vrs6J0QwVAOBQCAQCAQC&#10;PwOIdH96X/fuHVyU+dSMywuVJLXNG3Srdah5ciLi0swsdovZebPQSTat69x+dzEzv/bnHknxkdfA&#10;OxMQES6NWAssoIiiiKJj//5fpJhfcGkGAKpZBwBE1K2mHm8BC1sr1kXjrWh8XNgJIClCrSmJVS2h&#10;2hHE1CGoSNVq/irlfLu2ZeNqd14gEAgEAoFAIBAIBAKBQGCJ1kUPKmbmhDnbvS/bu79+zmbdqCfr&#10;17leqltN0+6aTqrHmxRHFMcg4Bz7ZcgOOvjGxoqxqBUppeq1pTErEdtLxbEeb6FSycZ1ttMr5hfi&#10;NeN6rDX2sIfoRn21eyIQCAQCgUAgEAgEAoFAIHBknE3z7n0mnxIRdgW7zGtyIgyIiAopcrZvTa/o&#10;71FRs9Z8UNzYcgZ6qqZsm3xOxIl1pOpKN4+rGKSoxbbPNgVNtpgjSkglzuVsuiwMYoUtikNUAISo&#10;kGIvlAoIclmphgBexQQQIj0IAq1E02XerPjITfGSKqJakcrgzVIU9nZldQ4MQk+9DCoMIogKkEQE&#10;uESKgC2qWFzhJVUAFBEYhqYCemlzpCbiE0296lkFhyIKIBJW1wMEJMIIKfbVRIpASGwBQACuOghl&#10;JGBWcKl8f2VB9CIsVpmupBDIH3GQW1LVcjQj1Z8vo3mwvrhB1+AgJJVBYDQnFhFlNHwVyQe6InoT&#10;2IooAAFxAOwNV0BZypSV6qLCJVJygGwswgYARSygEmcAGJCI6iDO32i2KcXRUkwtAKBWSoOqsU0t&#10;d9j2XBGZYrY7e2Nz3WOUbpzCj00gEAicPM4///yDfx0/W3jf+973vve9b7VrcXIIhmogEAgEAoFA&#10;4CxHmBd/dHu2d3+50C5n51Gp+jmbVbNxeHkSEXWzoZsNVxTF9Fw2OR31UxCZu+4H655wmarXVrtZ&#10;B4etK2fmitn5cqFte6k4N/ouxZEeaybr1sYb18XrJo5GH7X9TKxzeUFxRGr5jw+EFEcQR/GGtfXz&#10;t55gzVWjVswtgohpd4OhGggEAoFAIBAIBAKBQCBwRoFE6x736Nl/vxHO3Zrumcz37E82b4zWtGpb&#10;N6W7J3WrYXt91+vrVku3GsY5BbHLi4NKqlwasQ618jqralTjbALg+hmXpWo0KNLJ5o22nxZTc7rZ&#10;SDatr23Z2Ny+bbW7IRAIBAKBQCAQCAQCgUAgcEQk6+7Ie/cDW2s6znSErQASRYialPbJk850XdkG&#10;RFKNiCf6pl+kexsTl5xR4pyIK/q7RZywQdWg49RTAQAQQOmmtcy2j6jKbFpHDVu2ma2ABbZ+tpqK&#10;xhDV8jMV2x6IoIgAAwow+0lfwiUAVjaisFdRoYrwHM4ZQ4SVeurgDfKyKwgCiIhlW/hUUQYQscA8&#10;9DIRtYgDtogahFEl4nK2mS95UM4y2XUof+Jwp7CANzPR968PIwVEQCQ1EgHKTsQAIgKyIIJIZbMO&#10;DUxcdi30aqnvDv8WoU9wrWq1wm6SKqW2slKrfVAZqEtX8smovhypBFWvSvHQZcXqLoigoACgQgBB&#10;wqpbGJBEjG+vCCPh4EoiMkhyHXQji0GIcKTXhnIyor+zOBSYAbR/PkGRs9lBPz5ImlSCquY4L9K9&#10;cX1rb/amsY2PIxVWAwwEAoHAyYROvIhAIBAIBAKBQODMRaR9yx3Z3v3FzFwxM6dbzcYF5+lW8yiz&#10;PQFAJUnjvK3JhnW20093T5aLnbkbfsjGrHbDVmI63YUf/mT6a9+Zv+nW3r27sr1TxcxcPjWbT05n&#10;e6fyyelieq6Ynsv27O/edd/cdT+Y/sa1nTvvcUVx+GJtPwUALg1F8VHV43jBKAIQNtZfMRAIBAJH&#10;z9e//vV4wMzMzGm++gte8AJ/6SuuuGK1eyIQCAQCgUAgEAicQiiJ1/3CY6LxVuP8c1Sznk9NZ/um&#10;KNK1TespiVWzwaU1nS4I6LEWKlK1BJC4KNlYX4I4dnkh1mGkKYowinSrCcziHBvr2l3OC1Wvq3oS&#10;T6xx/TSfmlWtRv2czfG6iYnHPPLoB/QCgUAgEDhDCAN3gUAgEAgEAoGfNYRNd/bmvHufK9t5f7ct&#10;5hHjqLap3rogaZ4XN7ZEtU1xfUvcOCdpPihpnqejNeyyor/X5NOmmOvO3FDmp/s758NQ9HcJG3YZ&#10;ACpVP3BwSkBEDLvMmZ4zHWvatly0ZduWHbZ95mLEFAUAUKoJgM6lbBaLbIpdLlwgAGKsohYirdRT&#10;AYgiACLSAg4ARQCQBJDZ+ZhTEQdIsqJeQ1/U+5+HhHz6qG8Js6kKFDcShSoAIuBAWLj0hqSw9RKn&#10;+AzPQbTpCLisMqMaKFth56NfAdHnleLAahEBYStiRATEeQMUkRBgMDyIQwUGwSexYvUSKl1WQMSL&#10;pf7IJU/VX2Kgp/reQQJEQALvfAovt21hWTgtVv0hwFLlqRIM+q+qDxKqBJEAlQAIsAgPmjw4RgaN&#10;hcoC9m2EqvPdUlVdOXIjYLme6tNnIwABdsylHORGgAgLoFJ1nWwQtmW6z7msN/dDYXvSPiqBQCAQ&#10;CIQM1UAgEAgEAoHA2U3vnp3pnsliZr5caCfr1kbrjyo4dCWI8boJiuN831S2bz8SLvzgx+ue8Jgz&#10;ZFac7aed2+/O988Is+30TKfHeeHHr0hrIAJCNMLO+UhVRFSNRjTecmnWv29X80Hnjz30wagP/qOB&#10;GAMA4pyqJae0FaiVvxCXZ5z9GwgEznw6nc63v/3tb37zmzfccMO99967uLhYq9Ue9rCHXXrppb/y&#10;K7/y1Kc+dfPmzSfrQt/4xje++c1v3njjjXfccUdZlq1W6yEPecijH/3oxz/+8b/0S7+0ffv209z2&#10;oihe8pKXGGMA4NWvfvXGjac7hvqv//qvr7nmGgD46Ec/+trXvvbSSy89zRUIBAKBQCAQCAQCpw3d&#10;bKx/8mPnb7wFFZmFdjG30N+xOxof0+NjIICItp+axY5qNdRYy3X7KonZGDHWGot+HhgiJjH6aAbm&#10;cn4RQMQ5Ka2IUBy5LHPG2m6KGuP166KJ8WhizbonXEZanXD1A4FAIHDWcgaO2kEYuAsEAoFAIBAI&#10;/OzBrujN3exsz+QzzvRQ1+J4K6qDr4mPCICxTtapZMKVHVsussuj2qb+/K0wcUnc2HpKqihsTceZ&#10;rrOZz7RE1KQS0k0dT9DyqgrbordLxAg7JL0ihFPEsStESm8ZCjCI+DRS3zbnLLiSEQA1qZgwBkRE&#10;QlVzZlFQizCiQiSlx4ULxIg5E2A8IIGMVOKcAxEBH7WqAAGEQXgYYYoAAA5AgSCIE5FBECguEyyH&#10;9QcQ9hrqwN6UgU3pVVDfLACf3YoigAQi7DJAQtQIwjLMSh2WCktRpkuvB0dV4a4oUOWXooAQeONU&#10;hBEJxIpYH7QLgETAQgCIiCwMwIOnx2eXkgABsq8rIg3kUgFAYAs6BvFGq6vyWkEAHAgAKhALgAKM&#10;A0m3qrOwgAUhQPIRr1ilo3qdd9hpCIiDoNSlW08UI2lBEjYAWsSIWASCwQBpdaL4IoYtqhJfBVik&#10;RIhAnIwazgKARGrlFD5EEiARi6CES1S1lfdanH+odNTEeKJMJ8tsPyKl7TsaE2FZwEAgEAicNIKh&#10;GggEAoFAIBA4aykX2p2f3ms63XJhMV47EW9YeyKl6Vajds7mfN9Uvn8GEPv37Gxd9KBVbqFI9577&#10;e3ftYGvLuUXT7ggzJUm8Ya2q11QtBlw2ZCnOcV7aNLO9fjY5RVrH6ybEcbZ3/5pHP7y2acNBruAc&#10;+PXYTvFoFCkFAMLsrxgI/IzzzW9+85nPfOZw88Mf/vBv/dZvrXalzlAmJyf/8A//8JOf/OSK/WVZ&#10;fv/73//+97//sY99DACe+cxnXnXVVZdccslxX2h6evqNb3zjgRfK83x2dvaGG274yEc+AgAXXXTR&#10;hz70oac97WmnrQfe8Y53zM3N+ddvfetbV7z7S7/0S9dee+3JveLjHve40TIvuuii5z73uV/84hcB&#10;4EUvetEdd9yhVJg4HggEAoFAIBAInLWoWrLhSY/t3HlPf8duPdYs59um3fUhAGysShJXlKbdRUUU&#10;x+Ksjw8Q5wQASaECKUqMIwRypQFrxVp2AiCIaFMLgKgIlaI44nJarFW1ZPqb1yXr1yZbNta3bMKg&#10;qgYCgaMjjLCdOLfffvtll13mXz/84Q+/5ZZbzsBiz9hROwgDd4FAIBAIBAKBMwMRAXAijEBICuBU&#10;zf8Rcf35HznbLdP9zIVO1qto/GjkNwTS8QTphsmmy2wyrm3uL96OpKPaSVvkRURcuVike00xI+yn&#10;Qrkq9nMktlRF40lja9w4x+8p8ylmwy5H0iIMMIy1ZHaZcAkCIk7ACfOwoQKjKisKEqGwWIacdB3R&#10;a4ciXCAikhbQSBqQkBS4TNxBDENSibM9QAVsABErK5UAZaCYsgBi5ZSO5G0iAY5Koks9AuBApBI+&#10;q8p6l9VrnAjCCAhAVcSoeG/TX1G8tUsU+bJAWNgul3gFVjIqsqK3U333+HcQ0Cey+hxXBBJEEPaj&#10;lBLbAACAAElEQVSppMLeBfUxp4KIAgBIREpYBAGlKkYQhgmoIhZRVZ8DYBEQr5ICgFhfcwAQXFZv&#10;9C0CAXGCiEhSWcAs6HvUq6ZSFTw4a6DxOmFGIECNYAG0sBVwIIiIg+etanN1owAH0/xYvDfrLAJU&#10;7u6ggiLIrkBUgGr0w4WkhUsQZi7pQEOVLZIGAMIYVRw1Npt00hTzABjXt5zED1ogEAgEfsYJhmog&#10;EAgEAoFA4CxFpH3rHVyWxdScbjSSE9NTPbrViDeuLWbmdbPRvfu+2jmbdLOxWu1jYxZ+cFsxM2c7&#10;vXxmThxH461o7YRKokOdgkqpZl0168mGtS7Lyvl2Pj1r2p3a5o3zN/yodeGDxh/2EFgxNIwEflDw&#10;FDfHj9chIhKN7hTHwA6VAqKwZlvgZ4fvfOc7fmV9z2Mf+9jVrtEZysc//vFXvOIVR3PkV7/61a9+&#10;9at//Md/fOWVVx7HNKx//Md//M3f/M2jOfLuu+/+5V/+5Ze97GWf+MQnTsN8rx07dvzlX/6lf/3b&#10;v/3bW7ZsWXGAMWb0WTopWGtX7HnPe97jJ7rdfffdH/vYx37nd37nVDc8EAgEAoFAIBAIrCKoaM0j&#10;Hto4f2vnJ3ej1vGGtbbXd720xJ5td4AZmF1Z2n4GAESEilQUWWvF+nQCtGkm7KeK+SQHAAABBAQ/&#10;Dw0c+1yIYmbednrJxvWm188mpzv6zsa2c5sPuUDVkhNqQyAQ+BkgjLCdOF/5yleGfXjgiNCZUOwZ&#10;O2oHYeAuEAgEAoFAILCqeCHTFDOmWGTX904mACASqYZOJqJkvU7WI9KJXQcAxJm+NW1b9oruvaZc&#10;cGWbxca1TUo3jmmeD1GcNM4ps/1lPhXXt/YXfjK28fFKn4R5WbZcTNt3OdMRcWz7zqbsChiNpkQk&#10;ilHV2BXOdPLufUnrQbXm+WU6yVwCM6lE2LIzSCJi2fVBhNmC2MH5CkEhIQAOTEUGYBEBcSwOgJA0&#10;2z4Agk/sFAdUExFEQlQqGmObIkXsClLJcqVUhIeZogLCwq6a34UIgggCiCJemWQZZJX6ugGsnHDl&#10;ixIY6qmIQCxVoCmiEmEcno4wyBH1JzoAqLRYEB+m6lVPRDUMbl2up2L1t1QSrEgVzApIIj591PdU&#10;CeJAWIQBgIEHKaPAAN5IHX3IAQCYhZ34nkEQwaHzCV7sFPbOKAAu9duwVsMKj0jFWG0Pi5LhJ8hf&#10;ERAEpIpxXbqeVCGuAgIOBQV55Fq4VGtmQKyGRX0rfM9XN2VgHVcSMlcurAgiVZItCIoVVIgaq3qQ&#10;+BBacVUU7ejtBkbSiApVBABK1SWesKato1ba/un4yflSEAgEAoFAMFQDgUAgEAgEAmcp6e5J0+kV&#10;03OAUNuyEU6S3BhPrLG9rJiZU81G96f3rf25R65K61xezH3vZtvp5VOzptPVjXq8ccNh3NSVIKpG&#10;o95o2F6az8ymu/clG9b17rnfZfnEZZeMOqIYaQBAolMdbSrW+Qu5oujdfX8xv+j6qUuzwUpzgIp0&#10;o65bzWjdRG3jOtVqBmE1cBbz5S9/eXTzwgsvXO0anYm85S1vGc7xOkre+c53/vjHP/7CF76g9TGM&#10;h7zxjW98z3vec0wX+uQnP1mW5ec+97lT3Qkve9nLhq/f9ra3nerLHYrt27c/61nP8s/t7/7u777o&#10;RS9av379alUmEAgEAoFAIBAInB6i8bH1T/w5s9hJd+3LJqd4fCzesM52utnUnO10EQnZgYg4Fues&#10;MwCDOAc/v8vPnUL/f0FAUIOF/4lQKQQR65gLsdb2U9y3P9mwNp6YYGP7O/e2LnpQ6yEXjI5iBQKB&#10;wArCCNsJIiLHOiZ2mos9k0ftIAzcBQKBQCAQCARWCREu0r1lf5ezGQizy5mNiAVhQETURF1r2kV/&#10;D1GcNM9Lmtt8uOKxwi4v+rvLbD+7AgDY9IpsP7uMXaGiljMdZzpIkYpaKhofhpQeAaS4vqVI95l8&#10;GhtR1r6jue7nTmR2kAhnnbuK/h5hY8tFZ3sggipWUYtIAyhEZGFhK65wpuvKNqlExRPcubtI9zrT&#10;ZtMHiggihoJdwbYvYkRY2AAIokJSVarnsBH+byQAQgSQSMAKO+FSUHnDUwZOKUhJ0RgA6HjCsCXl&#10;HHedy5RqAAi7krn0/qewk0HeqYjz5igIyMCIRfASKSD4AThvlgIcoKfKwHQFAAACJCBFbMX7o0gg&#10;LOKWmuIjW2V4ylJRKE5AkGIUzVAA8+AYGekMGAiQlWM6GNOr6ikgAA7Fx5byQNr0JuvQ3oQqIBZE&#10;RhJPBVjECXjNtTpy6U0fcisOBAS4uhR6i1hkqKX6/IalHFQBVFjdpirwdcmThYE1O1x2z1+3uiM+&#10;3ZWrKF2sDGEB8UdVXSEMMHKnhIeds9RviAiESIIi4gCxSrIFBwKCBCICDkkhRYgASCAOQIu4ZYYq&#10;lwCIGKFuDO+IStY62zPFPFJi8qm4vvW4P2WBQCAQCAwJv7QLBAKBQCAQCJyFiIj3LW0/TTasQ33y&#10;1sNGTDavF8dmsZ3tm7L99PS3joty7vofmMVOunvSdnrJhvX1c7ccg546gm41mtvO061mPjNXTM9l&#10;e/cv/vAnIEtDXj4kFuOIy5O8kvcKXJ67NM/27u/v2N2585501958crqYnS9m5oqp2WJmrpiZz/ZN&#10;93fu7fzkrul/+97st2/o3btTTt6q7YHAmYMx5qabbhpubt++vV6vr3alzjg+9rGPHainvv71r7/1&#10;1lv7/T4zW2v3799/zTXXPOIRjxg95stf/vJR5ip43v3ud6+Y6LZ27doPf/jDe/bsMcYwc5ZlP/nJ&#10;T173utetOPHqq6+++uqrT2knfOtb37ruuuv861/7tV87//zzT+nlhmzbtu3AnX/1V3/lXzjnXvWq&#10;V52emgQCgUAgEAgEAoFVJ5oYH3/kQ8cffqGKE5dm7Fi3GtG6iahVV0lMcYSRxiiiJEJFiIhKURJR&#10;LaFYU6RRKyRCHVGSqEYtmhivbdlYP3dzbcuGZPOGaN0ajCMApDhWWhezi+m+/f0du8uFdvfOe2ev&#10;vcml2Wp3QCAQOEMJI2wnzk033TQ5OXnGFnsmj9pBGLgLBAKBQCAQCKwStlzoznwva//UFPMmm8r7&#10;O8tsvy3mnOmxy9mmplgos6miv6tMJ005n3Xva09fV2b7j+kqzCZt/7Q9dW3eu98W8yafLno7087d&#10;rlxwpiNi2fat6Tibsk1tsVD0d9tyYXmo5qFBiuqbRZwt5k2xYIuZ4+4N4bI7e1PR32PLxSLd42xf&#10;R+NJ8/ykcV6UrFfRGhW1SDd1NBYla+PGlqR5QVTfJCAmmyqzSZNNF/29znSUSlQ8DqhBHLtU2AqX&#10;gEAqRoqO7GIgIGpSMaIGNsxO2AozoELggeYakapFyXpERaomrrCmZ8s2u1TYCFt2OYgdTOgSAPGi&#10;qQADytAfFRnEty6ppISjcaxeTx26pkiIiEjDPFYA8lkCSAoAAAVBPDAQQb11WdmY7ERYuEQvty6p&#10;yLikWZICJEAFREQKSSMS+D8iIOzNWvFarLdnK/W2+oPeDhX2OaXD0FNZOkB85ujAO12Kcq3iZ5EQ&#10;EJBgKPWiAqCBelplxWKlifqaE1GMqKFySgdaqz9u6Rp+KT4EQEBC0kQKUCGqSigVJ2yr3kWpOoQ0&#10;Ig0m6MlIZC5WPQOIqJA0VBGpiKgRFVT1QajybFnYiStABIAG/bOUQiEA7HKkCJGUbo4+lSqeYJsJ&#10;l0V/z3F/ygKBQCAQGCVkqAYCgUAgEAgEzkLKuUXbT8uFNiql14yd3MJVHOuxZrnQiddNZLsnxx72&#10;kNPZNGGe//4tptPL9uzn0tTO2axbjWMrQYSNEcvgV9QjijasA63KhbYfOqNasuYRD/UH61YDiVQS&#10;l71UmE9FMIUwl7ML2Z59bKzVSgDMYkeYwa/CRwR+UM9xVT2lVKvh0tx0e727d7QeckEzJGYEzi52&#10;7tw5uvmc5zxntWt0xrFz584VU6kuuuiib3/721u3Li3rqJTavHnz8573vOc+97kf+9jHrrjiiuFb&#10;n/nMZ571rGe99KUvPeKFbrzxxje96U2je/7zf/7PH//4x5MkGe6p1WqXXHLJe9/73te//vWPe9zj&#10;FhcXh2+98pWvfM5znlOr1U5FJzjnRlXbK6+88qCH/fu///sJXujb3/72L/7iLw43iej973//gYc9&#10;6lGPevzjH//9738fAK655prrr7/+iU984qloeCAQCAQCgUAgEDhzEJF8crp7xz02zTgvuDS21xfn&#10;EEE1GtRq2m4f+6kIs7EIgFpjFAGCWIdKAwAQ6CRRjTpFekWeAyCqWkJJzGnu8kKc02Mtn12Q75+2&#10;3Z44N/Od7697wmXx2jWr3ROBQOCMI4ywnSDM/IpXvOKMLfZMHrWDMHAXCAQCgUAgEFgNRKTo78y7&#10;97IrTDHHNkPSOlpDqo6qNowhFRHhkm3qXN9k05YWo9qG/sJtpphvrHnYaO7iobDFQn/hx8yFMx1b&#10;toUtkgYg0jW2GVGNoqZP4BQuHReAilTNFuxML65vRoqPeAmiSMcTtlhQ8Zq8u0MnG48jRpVd0Zv7&#10;gbO9Mptmm5JuxbX1cNgoV0RUuqV005quLeZt2UFEY/pJfZPSY2U2JVUcpbcQNcAx1QoBlSAAs6Ag&#10;agQWZqQIEFU0DgCk6yoaYzbMBiQHVANd0xdAAJWFCADVW1WmKEL1XxEBFkQUACCRSj4d3H4WBhiU&#10;WUmbqupeH/8pDpCQYhGH5ONCGdgB+mv5EFES5EEYKft0U3alsBVgb1MCADPvn+ru2DV/386F2fl+&#10;EutmM2k14mYzGW8lF23fsGlDcxAK6tvIIjS41d6rRUREUJV4K4I+PRUFBhapb4kIog8prUzQkW4H&#10;r+5aRIXC4mVP32qfdDq42PK7Vf2FSIgIIgx2NPJh8DYhoFS6r3dJCQaxtQhKAAAZWEAcwCBpFQhB&#10;eKk0f/t8tOxAmkUHPiy36qIqyRYRAAiqINehtUvMJaKqEmlHom7Z5QBCKgGKSC2bYaiiMVvMW9NF&#10;itllpMLCXoFAIBA4UYKhGggEAoFAIBA4C8n2TopztpfG69YcxzDlEdFrxky3Z/tpuneydfH2U3GJ&#10;Q9G5/e5ysZ1PTnNZ1s7dohtHNTwkIpwXttt3We6K8sCFCZEIWLLJaSACgHjdRH3rJr8/mhi3/VTm&#10;Fmw/i8aaR3O5w9WEWYxlY4EZAFyaFYsdELD9TASEeyqJ9ZoxXa+rWgKRHvasiIgxLi9cltteatpd&#10;iuNk/UTH2HT35MSjL4nXT5y2uxAInFJuvvnm0c3ROUYBzytf+crRzYsvvviHP/zhoXIwEPFVr3rV&#10;9u3bn/70p4+W8LznPa/ZPNzXNGPMC17wgtE9v/mbv/mJT3ziUF/zL7zwwltuueXBD34wczXc3+12&#10;P/jBD77hDW84FZ3wiU98Ys+eaiXLxzzmMZdeeumpuMrs7Owzn/nM0T3vfe97N2/efNCD3/3ud19+&#10;+eX+9W/8xm/ce++9Sp28DPNAIBAIBAKBQCBwhuGKcvFHtxfTsy4vytl5m2ZIpFtN1airWoKRLqbn&#10;0LEDcHketVqURGyt7WdSGPC5DkQqqeuxFqpDTn9ERNWsYxTZXt92unpsDJ1Ea9faxXa6c2/9vK1z&#10;19+8/hceE6+bWO3+CAQCZxZhhO1EEJHXvva1P/7xj8/MYs/wUTsIA3eBQCAQCAQCgdOOiGSdu4r+&#10;bme6ppgFIF3boPTYgd8kIyKqhFSiZEJcaor5MpvU8QQACJfNtZceXlIt+nvT9p3MhcmmhUtSDV3f&#10;qHStTCeRNYCQbtDAQRUAYMMuZ9sXLChqFuneuLaZ9JEX4lfRGlu2XbloKXamo+NjW55MxPXmf+RM&#10;r8wmmUtd26Sj1lGfjToaJ9Uoevc60wVha7qoGiAOsUopPXY91VfLgRCiE4DKTxRB0iCgo7HBDdLi&#10;ckTFbLz9SxQBKmArYFHY52eK2IHbudTZ1aMgQIggCIiAyOIQCBGFEcAN0zXFj8cN9dQqWZQByCe+&#10;AkbsMuESBYC8hDlM/GQYJJkigLADZAAnICL4gx/t/uJXb7/51t07ds7lhT1MfzzkQeuf+LgHPflx&#10;257w2AvWjNUBBZcSTLHSU1GBl2eZEZdCS2XosAICIJH3PXHggFZ6qwwk3ip0FABJV+mjeCiJZmCt&#10;LnuiBAaxqcNLCCCKj2yFKkYV1YrHwgulggJAvgIiAmBBvEYcITgf+oqoqtza6oro1eMqNPaADyYi&#10;Aijxkqo4ARBhHH0Y/E2tAlS1jtesXB4QUOkG2z4k600xnzTOPeZHOhAIBAKB5YSgoUAgEAgEAoHA&#10;WUgxO+/SDEB060SNyoOi6zVUyvZSl+YuzU5fu2bm+jt2l/OLtp/WNm88Gj1VWMxiN925J929r1xY&#10;tN2eS1Pb7Zt21yx2zGLXtnu2l7p+JuzEut7d96f375m/4YdcGl9CbfMGVa+R1rbbG5TJYh0by6UR&#10;Y7g04vhwdRDhvCim59Kde3r33N/fuSfbtz+bnO7ec39vx65ydj7bu9+lOSJE463mhQ+qbdqgx5o4&#10;oqcCACJSHEfjY7XNG5sP3lbbsgkRsslp367Z63/QvXuHiEAg8MDnW9/61ujmZZddtto1OrO48cYb&#10;v/71r4/u+drXvnYoPXXIL//yL//+7//+cDPP83e+852HP+Vv//ZvhzPJAODSSy/9+Mc/fvglCbZt&#10;2/aXf/mXo3ve+c53noovTf1+/7Wvfe1w86qrrjrplwAAZn7Ws56V5/lwzyWXXPKa17zmUMc/5SlP&#10;2b59u3+9c+fOD3/4w6eiVoFAIBAIBAKBQOBMoFzszH7nhnz/TD41m+7ay0VZ27Shuf2C2paN0XiL&#10;4si2u6bdcVnu8pzqNTXepFpCUURKgVJsrThGImA27Q4be/jLUayjNS0BtJ2uOGt7vfr5W0Ak3b3P&#10;pdn8939kuv3V7pJAIHBmEUbYjg/n3LXXXvuUpzzlgx/84Blb7Jk8agdh4C4QCAQCgUAgsBoUvR1F&#10;f7ctF00+Q6qeNM/T0fjhv0lGRNLNuHGeisZssWDyaZPPpos/OXDJ+6WrpHvT9h1se2W6F4Dj+ta4&#10;sUXpOrNll4srAJDUUkQqAiBFFI2RboqwK7vCpsyn2KZHbBEiKd1yNgXhMpsSYZPPpO2fdud+0J76&#10;98XJby3u/7f21Hd7cz/IOneZfBZk2bSlrHOXM90yn3JcRvXNx6KnVhBpHa8XVMKlsC3T3Yia2aGK&#10;EEHYHcdtEp+iCYioAXzWqQiIilrePzTFnC0XkCJhg6iIIgAQYZDKuRQQ8XYlLPcQl/74VFF/AgGQ&#10;lxSZLUsuYkdSO730KMJOxAk7L3MiaSRFuqGiltINpWqA6KNTq/NGHysBGSSm7trXfu9HvvtLz/3A&#10;r7/yHz71+ZvuuGvq8HoqANx7/9wn//cPXvOH1/z8L//Pl/3XT197w/0iAiAI5J/QYeatVNGv/vVB&#10;6lGlyHoTFQkRkSJAjRRXbqewAAMqgKpYYSsHfdq9zVql07KIE2dEXOWXej9W/I2E5T1Ph/rQLdsv&#10;bvAk+LRUQlQIeqmcwUlS6awHMWZHDxs00AHIsGR/JTZ9ACDdQJXoaPwgJ1Nd2IpYWywexyMdCAQC&#10;gcAKgqEaCAQCgUAgEDjbcHnh0tymOSqlkvjECzwIiLpRd1kOAOVC+/S0S5jbt93FZVnOLkTjLT1+&#10;5PFT18/SnXvy6Rnbz2y3X863Tbfn8kKcQ0LUGhUCAhtj09S0u2KsOJfvn+nds3P/V77JRQkAtXM2&#10;A4Aea5q5hXzP/v59u3r37TTtju10bbdnOr18/3Tv3vv79+3KJqdtpwe8bPzOdnrZzr39XXvLhbbp&#10;9l0/s52eWWjn+6fNYsf2M5tm4gwQoiI2Lr1vV7nQXjF2vLL7CaPxVn3bubUtG7k06c69ZrHTvfPe&#10;9q13QpBUAw98vvSlLw1fE9F555232jU6s/irv/qr0c3XvOY1559//tGc+Pa3v52IRsspiuJQB1tr&#10;/+iP/mh0zz/90z8dTbDAq171qtHN6enpHTt2nPRO+B//438M559t2rTpqU996km/hO+i73//+6N7&#10;vvCFL4z24QoQ8c///M+Hm7/3e7/X74c54oFAIBAIBAKBwFlIMTs/d/0PTKeX7tpr2t1k3drm9vOj&#10;iXGkaqYUF2UxM8dF6bKMajVVryGiWGc6PS6NlCWSAkVclrbXd1lh5hZsL10xprQCVCoaawqA6fal&#10;NGa+3bjgXCTK9u53WbHwg1vFHc/UwEAgcLYSRtiOEmPM1NTUjTfe+Hd/93cvfvGLW63WU57ylOuu&#10;u+7MLBbO+FE7CAN3gUAgEAgEAoHTjslns+59znRsMa+i8ai2BfHI3yF7EDFKNuhknTM9U8yV2VTR&#10;333QI20xny7e6Wy/zKaRkqRxLulqFWl2OQCwWCQNgCKOXe5s35qONW1XttllgChsbdkWV5b5tHB5&#10;xLqpqAXCzvbT9p3tqe/05m8pejvLdJ/Jp00xZ/JZk88W6WTevb83/6PFqe9mnbvZFQBgi4Wiv9eW&#10;C2yzuLZRqSNHth6qc7RuAiCbHjvjTJcoQogAiLlkVwhbYSc+DfWIVKohg7crRXwYJ4qQqgOALRdc&#10;2WaXs8soanqrkDACccw5sxGxvhCp8k4BhpGio9UG700KeLuSHYiP2fTi6mCtHmFhK2ylEiYBkRAJ&#10;gEg3iBIvGAMSggJBEfQHIBACebcSEBHo7vsW/strP/vUX3vf//zwd3btXTiOrhaB62/c+Zu/+9kX&#10;/tY//Nu194nA4Fr+XRZh36KDNNcrssK+YdWbqH0A67LpZ0umJ1buq8gBSrb4zgMREK703cGNq0TY&#10;YX6ryFIdqg7nYajqSOtkkEArAy0Vhs1BihAjJALAyhMeaVuVirvcca28WbbCFip1VsTfUGHmQsQC&#10;ALtcxJBuIKooWX/Qnlc6BgDhkt2RvfGD3TgRccJG2B5Gbg8EAoHAzw76xIsIBAKBQCAQCATOKFw/&#10;BQAuS5VEcNgVAU8EjCPp9kHE9Y5njOY4SHdP2l6/mJ5DRcnG9Yc/WETKmblysSPW2X4m1gAR1WKK&#10;I9LRgQurCbMYy2UJztl+Kgjde3bC//vO+idcpsfH2Fiz0DG91JWG4sjlORelCPhRN9tLbT8lpako&#10;bbeHSNGaVrR2QqwtpmddUYp1Li+4KKu1AJWqAlpZgBkRQRAAXFZQFNms4Ok5s9CON62PDhuBi4jR&#10;+JhuNrPJ6Xxqho0BAGG39rJHnLr7Hgicanq93t69e4ebT3nKU45mftXPDmmaXnPNNaN7VsxIOwyt&#10;VusFL3jB5z//eb/pnPva17727Gc/+6AH/9//+387nc5w80UvetFDHvKQo7nKunXrHvvYx950003D&#10;PXfeeecwoOCk0Ov1rrzyyuHmn/7pnx5m8tlxc+utt/73//7fR/e84x3vuOiiiw5/1vOf/3wiYmYA&#10;MMZ8/OMff93rXnfS6xYIBAKBQCAQCARWkXKxM3/jLa6fpXsmAaB+3hbdqC87QiTbPyPO2X5KWqtm&#10;HYy1RWk6PXCOrQWoVvYHRHEsRSFa80LbZTnFkUoSOsSYHmoVtRqm23NpBgjRmvH6uZv7u/blk9Oo&#10;VffOe8cf8dDV7p5AIHBGEEbYjpKbb77553/+5x8oxXrO5FE7CAN3gUAgEAgEAoHTjohNF28XLkw+&#10;R7oZ1dYfRyE6nhAQVyyQStLOPTrZoPQyq1PY9BZuEy5MPk26FtU3j0ZkCZcAAuIEyZqOT/gUEQAe&#10;dQIRkbk0xZyKWkUKtdYFh46FBAAgSpiLor+bdE3YsuuzzQ9iwSGSqik9JlwW/T21se1ltk/Y2HKR&#10;ojGljzk9daRkQlRAml0BzoE4oASxyswUNoIWUfkaCSCgQiQYLuG28k4xDPrF9xUIADKSZs6c7dli&#10;gblglyElpBsAwDYVKEEIuGQxMChh0KeDFE9vTA6us/RfZBBEREBvtCLgCqF1VLD0/iUiRUPDGSmC&#10;qsFCwwYu1cHmpbz/Y9/+8Cf+3brD5RAcPT+6bd9v/7erH/XwrX/ye7/8xMdtR0QRAWEcyJ2jPTqQ&#10;TQfPAYqIr++wz2XEUPVtdIh64IgqAIZq9pv4bhr0iQBgpZXKsKOk0kSrvh+JNkVEIC+d+jcPYmsO&#10;5VR/3eqijKiRgJmBFLAVdojKC8ACglUNEJY+U1WFV97xQR8JW2dSYQPCpJtEsY7Xkqotfxodu0xc&#10;6VzhTLfoszM9UgmphorGo2QtUnTouyS2WDTFrC3bzvaEB0m5SErVdbxGJ+uiZCNSGIcJBAKBn0WC&#10;oRoIBAKBQCAQONtwWQEAYh2tmB53UqE4FhA21g0Wwz61iPTv3emy3KZZsmkDHnY+jbDL9ux3eeGy&#10;3KU5Iupmg2rJYU5BIkxiSmLVcOVC2/UzI5Du3lfOLWCkKYpcXgizWexQEjsQEUEkQPSjc1wYlgIA&#10;UGsVx8Iu2zcDwBTHLs3YGMDKj0WtXTdFpcQ5QFC1hJ0TUCqKUStm5m4XldatRr5vyo6N1TdvADrc&#10;kDQqapy7OZ+dL+cX/VibqtXGH37h6bgpgcAp4K677hrd/NVf/dXVrtGZxQ033DC6uWHDhm3bth39&#10;6S996UuHhioAfPrTnz6Uofqud71rdPNNb3rT0V/lBS94wehct3vvvffkdsL73/9+NxIN9NKXvvTk&#10;lg8AxpjnPOc5o3suvPDCP/mTPzniifV6/YorrvjQhz7kN//sz/7sNa95jdZh9CkQCAQCgUAgEDhL&#10;4KJcuPEWl+Xpnkkkqp+3laKV3/Dbbp+LwvYzBKBaYttdsZaNFWPEOWFBQrHDH2pEWKQ0qEhSBhEx&#10;FlJS9UTVagdOU8Q4olri8oJqcT4z17zg3NrmDfnkdLnQ7u/YXT//nGj8BOYdBgKBs4UwwnYWcyaP&#10;2kEYuAsEAoFAIBAInD7EFgummMu695XppC3nARApNsUcUY10E49xYXcdrRWX23yOVD3v3tNce+no&#10;u1n3HuGizKYAVFTbhLBsHRZhwy5nV6D4nEnnJdWRI4Z/oYhzps9sAKDW3DZYxuyA5okz2RTbAkCY&#10;C3FORQ2drEWqKRUJKEQQtsyGOWfTN/m0LSOdrOvN3+LKDoAgUJSsExF2OXMurhQ23gwEQEBNKiJV&#10;U6pxqDogRgKM4pgZwAIgsgFSIq5yBRkEGX2GJwxcQiAgfTBPVUREgAEQgBAVoAMhEXEmZedALNsM&#10;KR7qwUo3RGJbtgEEkWQp8BOX/kYY2sIICFXWaHWYoCCAiFeEAYB8FicO/U4vQY7WkQvhRHyGKiBi&#10;hJiKFzJxyQYFke9+b8d//8t/Ob7Q1MPz4zsmX/rqT77+VZe//lX/YVBdb5AigOBgxFCgyqL1bi0M&#10;J7GJADgZiKDDvFlAFBAQh6gQNYADUYKuikutemX0qR3tGqyuhtXVlt5GRKCBv0pLT/yyEoaPByAi&#10;oBY2IABIIgYgJorZlYIKwQk4kJXPpIhbclMPGdrrP2kMUjI4oki4BGjpaHx4gDM9Z3tsM7/J7JhL&#10;cGgLKfp7EP26gRgl6+LGOVFt04rs1jLdV/R3OpsBCLtcuOQqPRURiSm2poPpPiQV18+ptS5YYcYG&#10;AoFA4KwnDDUGAoFAIBAIBM42xFkAEMfHOt56TFRjiSIjM+pOIeX8ou2n5UKblI7WjB22+S7bM+ny&#10;wnb7bAwliWrWj74rUKl4Yk25sMjG9u/dGa9bCwBAyNZSpBEAiKJWXY34rnqsEa0dBxY2hovSpn1e&#10;7AACIIptqyRWzQbVEl8Hl+VsSjZGHFMcCTOwqCRGTfHacQHg0rg0M+2uqicgkBZl/fwthzdyATHZ&#10;sA4ByoU2at275/543Zra5o2n4b4EAied733ve6ObT37yk1e7RmcWt9566+jms5/97GP6Uv/Qhy6L&#10;0/n85z//yU9+8sAcg3a7ff311w83169f/9jHPvbor/Inf/InRzMn7Pgwxrz97W8fbj7jGc9Yu3bt&#10;Sb/KX/zFX+zcuXN0zxe/+MWjnK/2ile8YjjRbXFx8Zvf/OZ//I//8RT1RiAQCAQCgUAgEDidiMjC&#10;j37i0jzbsx8ADqqngkgxvyjWcVECou31hUWsdXkBIsKCRKjIT2jDQbFiHbAIsO1nFEcUaddnLkrd&#10;aqJeOSikGnUpjUszVMr20misZbu9cm4hGh/r3b1j7c8/arX7KRAIrD5hhO1s5UwetYMwcBcIBAKB&#10;QCAQOC2IuKK3q+jvZi5FXN7dwS5jmytdZ9sXzh10AElFYzqaOPoYQ0TQ8YYy2+NMp8xUrdVXUdO/&#10;5Wxa9PfZsi1s4sY5w4DNYY2c6TibijA4A+izOjUiQaVuekVQQNjniAqXgGCL+Rwwrm8htXLBfWFb&#10;ZpPCpYgRsUo1otpGnUws1db/TVqRVlCXaEJcbop5k02JOAB0rqdrW1256ExPxFWxpcIgPAh0JXHK&#10;QacEVLquojWkaivmHrDLXNlxbKsMUgQBB0BIMYgDYQAR8I1C9A4hEoAAMwABRcMCRYTFgjgvJQIp&#10;BBQgRBFx4nIEcC4FJBpJrxUAtjkiCSoQVyWGChxEf608TgREYAuIXt1EP3lr2C4BJI3LokcBvTor&#10;AuK8espcgBWlmwAIqGSgslIlggKzXHnVv37809+Do2btRN057vdLx3I0x4vA//rId3502573/Plz&#10;1q6pAaD4Wvi/pPJxRyJM/XYVmlqZqCNWKAziY0UcCAiyT4hFQa66VUYMVd+Zwx3+sR6NLcVKlMWB&#10;kjpQaasnf/ntAUAAHnTk4HQEAAZBQAYgoojFCAMIDw4eqK7CAASjbmp1T5c9sjIIbxUUFGFmImRx&#10;ZTapa5vEFbacF7YiTrhkNiBOAIRLFgZyRX8PIHpHWnzcsW7Uxy+KahsBwBbz/fadbFN2uTNtZ9Mq&#10;1rZKfF1yaEnVVNQStmW6rzb24COmJQcCgUDgbCIYqoFAIBAIBAKBs49qlTg5peMbS6NSp2MYJdu7&#10;X5hdP43WrjmMjiUs2b4plxem0xNrVaupkvhYr4VaISlncgAsZuYojqhWq5+32aU5F6Vpd20vXbFU&#10;HCKCQqUSlcTlYkfESGFEgGINgEjk6yzWuTQX68Q6jLTfg5FGRbrZ9Av1qSSmOHJp5rKcjYMxSXft&#10;a2w75/CSKiLGG9axdeXMvKrXFn94+6anPYni6DTcmkDg5PL//t//G918xCMeccRT5ufnn/70p09P&#10;T2/cuHHTpk3r169fv379U5/61Be96EWr3ZqTz2jKwVH2zyibN28e3TTG3H///du3b19x2Iqk1pe/&#10;/OUHWqyrxTe+8Y18JLv71a9+9Um/xD333DM6lw4A/viP//iSSy45ytMvu+yyKIqMMX7zXe96V5jo&#10;FggEAoFAIBAInB3k+6aK6bl8Zk6MrW875yB6KoDNCi5L20tdYSiOxFkxVkSQSJhRIR2g0CAiRCjO&#10;ASASinPMDEQkkWl3VaOuasmKYSisxZzmYrlc7OixZrJhff/+PWaxnWvl0kw16qvdVYFAYJUJI2xn&#10;K2fyqB2EgbtAIBAIBAKBwKnH5LNp+w52BdvUmo4tF53psisARIwF6AIAokKKnU1tsRDVNqpo/CgX&#10;fSYVkW7Zsq3jiTLbV48u8vuL/m4QdmVbRc0DEhGlzPY7mwlbECeERBGgOrg/iYQAIppdLq5kEWd6&#10;JUzGtU2jWiYIez3Vmp6wQxWraAwPm8SIiKjrsTrXlQt5f4eIE2aT7pN4TNiKK0Xs8njM4ZmKKHbg&#10;2KaoanGyAVUMPsE1n3Y2Y7YDGRUQEFARaiQlEoE4EYOiBNnbqgggwggsgoBK2CFqBBRxAALivEFK&#10;iOAzPLkAUCBO2DrpA4CKWjgyCsa2z2KEDYhDSlCciANwiDSIUq2sTUQUAQAn7ENiBQQRURAISKCS&#10;hBEI2AHpA/vP+7AC6OvDgGK6SrdAHIISMAgkwohonfzhW7/4T1++5fCP04O2rX3m0y6+aPuG7Q9a&#10;9+Bt68Zaia9FUdp+v7zr3pnrb9x53U27br1t32Gc1W9fd9+vvfTjH3zXCx718C1Vi0Eq37OyQv0f&#10;AiRAQGARAGBgARpJnR1kmgp6jdUh+MTfoXpaddLoqnowFD6HUwMHPqzIkvfro1NFGEEAFQDgyKdA&#10;Ki2WwbFUF/IPzCCUFUTYAsWIhBAjloxYCdUgIoPMWOHBLceDCp9eM/aKNIJGJFQRCIvtO2DTvhMp&#10;QQS2uYgBQCSNlACAE1G6gaoW1zczG7a5KRZtsUC6oZN1bv6WuL4JKSn6u4VLk8+yy5G0jtagqiuV&#10;LEUQizCX7HK2fZPP2mJB19ZnnXtMMdeceOSBInogEAgEzkqCoRoIBAKBQCAQONvw0QpIBI5P4WX8&#10;oB7REeI9jwYR0+3ZTs/2Mx8uioooinSrocfHdKuBiMXMvO2lIqJbzcOUVMzOuTS33VSs1WOt41M0&#10;uSjFWLFcjbshqnriemmycX0xPafHmtzpveTRT4jGGn4IrhYPJFgR0+sv9YxfBJDZ9lINQEls+ymI&#10;sDGgCAC4NKgVaU1JQslSVRFRNxuste2lptONxsey3fsb284BOtygOSLWNm9I8yKfnFZJ3L3znjWX&#10;Pvzk3vNA4FQjIv/6r/863BwfH1+3bt3hT7n99tuf/OQnLy4uAsDevXv9zte97nXPf/7zV7s1p4S7&#10;7757dPO88847ptNrtZW/uLrnnnsONFS/8Y1vjG7+yq/8ymq3e4n/9b/+1+jm5ZdffnLLF5Hf+I3f&#10;GN1z3nnnveMd7zj6ErTWL3zhCz/72c/6zW984xuLi4sTExOr0l2BQCAQCAQCgUDgZCGOO3fc47Lc&#10;tDvJ+glVO/ikItvtclHaXh+IuCyABbVCFnYOBFAd3CNCRCASx4AERKi1WMt5QXHk0hScU63G6PGq&#10;VuO04KJgrdg6iiPdapjFTrx+bbpn/9hDH7zavXW0PP/5z7fW+tdRFJZaCwRODmGE7ej5uZ/7OZFD&#10;TgV+29vetkKGXN1i4cwetYMwcBcIBAKBQCAQOJWISNG7P+vey64wxSzbTNg4lwkLVsYjgYiAiFi2&#10;Bl3GGDnb0/GapLHtKMNUlR5j02WbmnymPu4NVTH5lLN9EaeiNSsqVWZTbDPhQsT59EXEIywig0ik&#10;auwKEHamQyoq86m4vnXovpb5tLBxpgfiSMVIGioJEI5UMpCuEdVsOed/IrH5HJAmVKQSRA2oYJAu&#10;CuBAHDvjbA4uJ4pJOHd7o2QtqYbJp4RLtqmIRSBBQcFBUCojKEQAVCjEbBAAkES4sg19jKcwIAI4&#10;QULSCBqQhB2KAEWISsSICJISdgIsbJUeG82nZZcLlwM9NUJUwlXhAjJ6JAKICPg0V/QyKop3N8XH&#10;aXozU0QYqjjWAyxiYAAkL6+KExak2NkeCAARCgIoAFcW5X97yxf+5Rt3HOoujI8lz/6Pl7zg2Y+8&#10;7JHnHHjTEKGW6Fqin7jugic+7oLfB+j1iy9/7c4P/t33du9dPGiB+/Z3XnLFp/7xb37j5y49t3pK&#10;Ff3mSx5bPRKCjUYdaKiDEqJI5YT6aW+yZJwCDDNI/WcFkCrzc1C9pSjaym5FGXixfhcOQnjR33Tw&#10;ybQEgCAOxAkoYIMEla1aXc4CIqKSSj3lKnqUXSUwOxkJieWqniJYKbICQl5uXv5lwVerCoBFn+Hq&#10;/6MiHa8RcWxSk/eRNNg+ICHFpBtEsa+aiEVEQE2qTrpJABADCFvTdaZd9vfqeNxkU84VKmo500ZU&#10;UW2j0i042N0llZBKIF7DrrDFnMmmne4DcHf2ptb6n1M6rCp4MhFhtj1nU/GxyahJ1VXUOuIX4UAg&#10;EDilBEM1EAgEAoFAIHC2oeo1AKBI82Ad6FMBlwYASSvVqB1nESLF7Hy2Z38+Pcul8XvEMYgAIRL5&#10;0RyVJNHaNcX8ok1TUooOnYlq09wsdlyesylVs3GcemppbS8VALEOIqWbdVTK9vqoVLnYiTevL6Zm&#10;4/HWeLePhvVYc1TQtXnOhRFjwLFKYiCS0nBRUhLbXqqsE2vZGBEgADEWlaIoojjSzcaBNaEk1ki2&#10;17PdPiBm0zO1zRsPP+iMRMmWjdnufeVCG4maD7ngoCUHAmcs09PTo6vsP+tZzzr88V/84hef97zn&#10;rdj56U9/esVEpbOJNE1HN491/u6Bc+NuvfXWA4MCrrnmmtHNxzzmMavd7oqiKL761a8ON7ds2XLE&#10;GZbHype+9KUVQbVXX331sfbzs571rOFENwD4l3/5l7P4mQwEAoFAIBAIBH5GyPZMuiwvZucx0vG6&#10;iYMeIyJmoWsWO8KMwoBESYxELsv9tCo8dNKdD1kV58gPiNViVxouDfqpdwC62RhOwUJEjDWXRppi&#10;e2k8MRatGct6fdvP8smpB5ChOj4+vtpVCATOQsII28niFMWTnkixZ+yoHYSBu0AgEAgEAoHAKSbv&#10;3pv37nemY/JZ5hIASUXO9gCMsAVUgCOiHYiIFbEo1opzpl9rblPxkUchlE4sKmczsim7nFTNmS67&#10;0tk+UuQTF4fYYoFt6mxfhJEiEHtUUa0AgOStWhC2pqejMZNPxY3zEJUzXbapsymLU1GTTR+AAIDo&#10;qHwHWy6yy0VAxAEXQJFSNaLairlGiACgAbWihISFC3aF45J0wxSzwKVgzLYHwkrVnGQgTqoCBIFH&#10;CyIViwiIBUDAyjH0qapStZQACBCApZJH2Qo6L5WJlCKOXQ4ASEvzwUScc7k3HhF15aOiRnGVa7pC&#10;VQSpnEYW8HmqOFKYr3jVcgYhAIYRjU1goGsCICUAIlyyK1HF4kpAQlQilBf2NX9w9b9de+/BHx5F&#10;r3zZ41/7yic16sfwQ0qrmfx/z3v0i37tUf/81dvf/7fX3b9r4cBjstxc8cbPX/P3Lz//nLUAgIhr&#10;1zQQFQCC+IZUDUZEFh8xyrgkp8qIWkoAUEWYLj0Vw2kkQz0VvZbqjc/hNBNEqgTnwf+9JCoiiAig&#10;ZURSBULvCooICCNqQAJx1R4EEB7KpV4mHn1IRRyOVA/Rj5HKoGJVfZdNgUHySb/obxk7JC0IIiw2&#10;AyLEWKnG6KdJ2AEAkiIVjZaj4zUqGrPFfJHuE3FI2hZzcX1zXN8CRyFAkkqi+lZnu7aYK9PJqL6l&#10;N//D8Q2PHX3IA8eHCJfZfpNN2XJBZGV2CyLpZF1c2xzXNx/NnQoEAoGTTjBUA4FAIBAIBAJnG3qs&#10;CQCUxGW7OxgDOvm4oqA4AsTDh5oeFBEp9s90fnqf7fbEOdvruzR3eSHGymAYCQEx0qqeqEY9n53P&#10;J6dcmkdrWodqjoiU07Ni2aU5JfGhgiyOUDEW2+sLsxiDhKQ1iOhW07S7tp8iEbLUNm8opuZwHG2v&#10;bxa7qp6oeh0QxDlOc3FOrMNI+SRbSGIpSy+plu0OKs3GgoAAY6RJa4wjPdaCQ9wiirVuNW2357IM&#10;EGyzEY21jnD36zXdapYL7WhivHfPzolHhxjVwAOJn/zkJ6ObT3/60w91pIi84x3veNvb3ja6c+3a&#10;tf/+7/9+ySWXrHY7TiGt1rIvAv1+/5hOL4pixZ4VfQ4AZVmuSGrduHHjare74kc/+tHo5nOe85yT&#10;W35RFC9/+ctH9zz/+c9/4hOfeKzl/MIv/MLo5uc+97kw0S0QCAQCgUAgEHig079/t8sLl+W1TRsP&#10;NbvFpVm5uCjWiXMQaZXEiMjGCrNYBwA8yAutBrgQkXA4Yw6JxLGIgLWgE0piKY0YywBQgFPkl6Xz&#10;UBS5MgXHLstgYkw16kjk0tR0eq4oVRJmOwUCP7uEEbazlTN51A7CwF0gEBjhAx/4wNe//vWjPx4R&#10;x8bGHvKQh1x88cW/8Au/sG3btlP02+3AaeYzn/nM1Vdf7V8//elP/93f/d3VrlEgEHgAU6b78t79&#10;zrTLbJq5VKrGrrRlX7gUEUBFKhnIdVAlebIDtiKlE0eK8/7OyG2Kawcf1REunc3Y5cLGma41bXZp&#10;Z+b6uLaZbQHi2GUqWjZhiV1uy0V2hXCpqM5iRayIO5r4PgQQJBBBihHY2T4imXw2rm+y5byIFS6U&#10;qiMoAEFUiEqAjvivo7M9W8wJWxBGJARC1MIlqMMlNyISqjpRYl2fvW2LyNxFjHTcYlcC5iCjUqDA&#10;Mv8TEBEwwoGICDhwDtkCiIiAGFTx4BwemKqCQpVIKQ6BnOmKiknVAJWzKYAIG0AC1MMLCZJPP0Bx&#10;MIxRlSpYFbz3OBx5ExhRGGUYDSooKMsM1SpHFLGShwGBYuFSXCnC6LVX0n/8js8fSk99zKXn/sWb&#10;n3Hxhcf5M5pS9PxnPfI5v/qI93302vd99NoDD5hfSH/79Vf/n7/7zfGxGgAgUKWn+soLgk8JFn+r&#10;GAAFBcBPGxw+uVUGqSAO7ucwG3WpLwbPqN+JIl5LFe9/VoYoSlVeZb9WCiyCEhiRVFWCACIGAJA0&#10;onZeZgaRgdUMPvkYBGHpjrAwVLoxICAILDnJMvgU+VBfX0b1X0KKkUjYiAhzCS73fcIIBEhAbPsU&#10;jQ/tXJYSUSMg0cp8DkQiipESLhfYpioaZzYrPNrDfrJQR+OIkcmmymx/AthfuK257jFnzDe6Yk3P&#10;lYvOpuxyYQsIPoZURy0VT5CqnzFVHdRYpEz35t37mEvhclBzI8LevkaKfEK1yWez7r21se1JYyvA&#10;mdWKQCBw1hMM1UAgEAgEAoHA2QZFUTTWsv0UFtqcF6Nz104WwmKzPB4fA4BDpUYcCptm7VtuL2YX&#10;uCjL+UXb7QsIRRHVamo8wkghorCwtVKUrp+ZTo+Lko3lvACRbN9UsmkDabWy2G7flaVNU0BUxxcc&#10;KuB6PWDmogRE1Loa1RJRjZrrp2xMMb/Q2r4Nlc73T0dK2TRzWe7ygpJESiMiYgwqomg4PAoUx1wU&#10;XJTCLHkpCD43FRWpWqIajcOPhFAcqVrNZTlFUTkzHzWbRxx2jtdPpDv32k4v27t//BEXkQ4/9QQe&#10;MHz3u98d3Xz84x9/0MPKsnzJS16yIjHgsY997Ne//vU1a9asdiNOLRdddNH1118/3LzvvvuO6fT9&#10;+/ev2LNv374Ve2ZnZ0c3t23bNhrs0Ov1rr322q997WvXX3/9Pffcs7i42Gw2L7vssic/+cm/+Iu/&#10;ePnllx9rasEx8aUvfWl08zAzLI+Pq666anFxcXTPRz7ykeMo58EPfjARMfOw2tZaHb4aBwKBQCAQ&#10;CAQCD1hMp2c6PdPuIJFec/Dlw0Qk27MfWFxpkEjFsVjLzoljceyn9w1DJgSlmozlABGBEImACJiB&#10;GRCFGRVBFAGAGCuILs1R6+GgE2ntANg5KUvwrmut5rICAEy7ozZtWO0+CwQCq0YYYTtbOZNH7SAM&#10;3AUCgRGcc865YzplYWHhpptuuummmz71qU+tXbv2D/7gDx71qEetdjsCJwozD5+EY30kAoFAYBRn&#10;07R9J9u0zKaYDWLiTE/EAhBSAmJAYJkXigiAShGoiLkUV7LLRRwWCyImrm/FodkI4kzfmkVxJQCI&#10;OBFmscLG2X7Z38+utOWCK9vOpioaG62VLeZEmF2GFKNK0HQFyGdCHp3WRQIWEZFiZuNcDoAmnxE2&#10;tuyCOEHjbCqu8HqVLWZQ1ZRuIB78e1e2mclnmK1IKYCkasBW2CKScHnk5EYkpcYcLwiXLAKAFNUR&#10;NUJBqBgQkIQd+ATLQ7QPEQUVCODAYGRXAjhEZJsDIogbZG+Kv03+LoCwIAAbRhA2gArEChsAIIyW&#10;27C6Sg0VFhBEBB8YCwIiAy8VQQARB/mcMMznHMiMIoje44VKrK30S8RocCECjJgNAIsAAP7zV3/0&#10;xX/58UEb/qbXPvWK33wCHVkiPgKK8Pd+5ymXPXLr7//p/2138hXv3nv/3Gv+8JpPvO//iyIlICgM&#10;QD6aFkGYLRH5SEkRQnHe4ax6GGBgnS43jat3l3Xx0j2qtmHwVCMgEpCIk6qoYfnDlFUAUCAWfNpt&#10;dTcZKQJApAgdsbiBOTwsAQEQUQ3FUXJGKpGWAACBvXcsUn3AcelyUNmtqAiJKIIq85XZpqhi4RIQ&#10;FTVESmaDCp1LlW6Cv7VsQSXeLWc2iHr4+RU2ppwDEEAFgMxGiTX5dFzfegz3VNexvrnI9ptiFpCK&#10;/u5aa9sJPicnCLu86O8usymfXQzimC1UPUyIukACAKWbcWNr3DiX6NQOJhx9tfsLt9lykV1miwV2&#10;uQAqFSElipQICDBwacsFW8yTrut4bbp4e5lNNiceSep4Yk5ONSLCNnW26/+FAkCiREVNFY0fzUoH&#10;gUDgjCUMMgYCgUAgEAgEzkKSjetMp4tEtts7FYaqSzNg1q1GNN46prTSfGpm8Yc/cXlRzM6bdhdJ&#10;xesm9JoWHWJuhIhwWea79xe9OZvlqJTt9jkvals3jbZLRMzColgnxujGcS7ixaVhY9kYEKFaIsaI&#10;H7MSUUnMeVFpou1ePDHevOC8fGoGCKWWuCznfuqKUpgBgLQWO1guTsQX4osFAYojVU8ASTcblBzV&#10;II5q1NgYm2aoddlux2snjnB8kqh6zXS60cR4sX+mft4xDI0FAqvLV77yldHNCy+88MBj5ubmnvrU&#10;p67Igrjiiis+8IEP/CxMJHrsYx/7D//wD8PNm2+++ZhOP9Bo3bNnz+H3DGeBzM/Pv+Utb/nQhz60&#10;4viyLL/1rW9961vfuvLKK6MoesMb3vCnf/qnK7JeTxaf+9znRjcf/ehHn8TC5+fn//RP/3R0z9vf&#10;/vYNG45nVrdS6jGPecwPfvADv8nMd9555yMf+chT0SeBQCAQCAQCgUDgNFBMzwKA7aW61Vw57iTC&#10;RelKU84tmIWOyzIQBlAuLwARmMU6EQaBkRlgMJjpBYgoIOC8kqp8jCoq8IYqIkAcgQiXhohcL6WJ&#10;8SoLQisAFOu4MH6WmIoj0+kCgOtnq91hgUBgNQkjbGcrZ/KoHYSBu0AgcPJYWFh4y1ve8ou/+Iv/&#10;7b/9N6XUiRcYeP3rX797927/+nWve93Tnva01a5RIBAIHBtZ525mW2aTzmZK1Z3tAoDSLUFg0xM+&#10;XEIeUcyAwgbEWtNGFZXpZNw4B5HY5aaYFVeKOHaFsAHwdp8VtmxTC7NDd4hdYfI5EKvj9Uiabcqu&#10;YJcBAKkGAjAQohIxK32/Q+DVSqxyGhO2OQCZYh5A2BVEka+SgAhbIWvLDmDPApCqHRhvKOJMMSNs&#10;2eUiSEgICKR9kqS4Ao5oqAIAWPAOp1iv/gobEYDKG/RJlgxAKyxcqSJMGYSrMS8REOdfAbAIIhGA&#10;j1q1AoxASBpQgYhI4bM9GRw6B6hFCgAWEaIIlg/EIZKgwqVLqCrr0/81TEz1mmUlV8ogUBUHb8lA&#10;iyUQAXHezQNUo+1CUggszgLS5P6Ft/zFPx/sPsKVf/KMl7zgspP4wP/ikx/yz5/8L6/+g3+6467p&#10;FW9df+P9V/3Nd/7k957u3VQQHuTDCgKws9Vjj1VXjHaeSNUf1RkjDir4fsDR3uORwxDR377BCwAQ&#10;X74caLkigKACcVDloDoEQlRIMbuc2QxOGPRgdedwmJMqgwcJABVp8QKzn4CHBICIiEJAyCLVioBI&#10;iIgU+XYDgLAVEeACQJASRASJBEpgy1Xsq2OXi1gUQOIy2199MilWqka6aYpFEWbbJ4pIN5zpOpsC&#10;oDNtFR3Dwl6k61GyzhZzSrfy7n1xfQupo/k8nnzYlVn3HpNNijDb1Nl+lZ66nCqJNMqc7efdHbXW&#10;BUnrghGxfxWwptub+6G4vMxn2PaBoijZQFHzILUS52zfFItluk9FLQDuzt7YWneZik7VYMhxwC4b&#10;SMLFsN7DjxCiimob4sa5Ol57psXYBgKBoyEo5oFAIBAIBAKBs5DauVsAUbeaptMTxyde4ArMYpsi&#10;rRr1+rlbjv6s/s49Czfeajo9n/CZrF/b2r4t3rCWDr10NyKqJNFrWtHEGGntSmPaHVcU2Z5J20uH&#10;h3FRuqL0M//wWIzZUVyaiWOxDiON5NfqG4ycIlKtJtaKc7bTAwCMdP28rfWtm1WjrseaFMeotYgA&#10;IBvLZclFyUXJpRFjARCIAFAQAVHVa/Ha8aPUU30vqHpNrBVjzEJHRI54RjTWdHkhxubTcyd+uwOB&#10;04O19vvf//5w86KLLqrVVgr2t99++/bt21dMnvv7v//7D3/4wz8jk+cuvfTS0c2vfOUr1tqjP/2z&#10;n/3sij0HZqju2LFjdPOhD30oAHzhC1/YtGnTgRPdVmCMede73rV58+bPf/7zJ73txph77rlndM+W&#10;Lcfwb9AReetb3zoMTwCARqPxpje96bhLW5FPct111530DgkEAoFAIBAIBAKnjXJukYtSnFPNut8j&#10;zKbTzfbs791zf3/X3nTvZD41Y9KUS+PHl8RYLkqxdji/BJGQEMn/jYh+4X8RFhAGEbHOL38mIsMB&#10;PQTAOAJEKY045/KR/AR/OoiPNqBIC7OwcFGudocFAoFVI4ywncWcsaN2EAbuAoHAKeDf/u3f3vWu&#10;dx3Nb0UDR8SNMPrlNBAIBB4QONsz+Ywt5kzZIVVztgeIKhrDZbF+h3N4CCNEAiAQ64pF4dLk07ac&#10;L7NJtrmzPWc6wiVSRLqlojWkm6TqOp5QyYaoth6QhHPmgl1mTa9I9ziXWtMRYWFDqoaI3mrzrpTI&#10;Mfz6vhrYUZFw6UybORcuQJjFMpci1q/Y7991pu1s6mzfZPtNNsm8NP5jiwVm62wfgZBib/0h+Po4&#10;ESty5K//zqYiwsKACsCBiLMZ+NahAkT0zgW7kfozc8muYDbA1ofQClthI8IgzgczVg0FBnFSRW8q&#10;n6hZGZOISJowAVS+vSJOxMnB7qxP44Qq/tSBD1D12mI1BIcICETeqfXK46C/B09LlVjgKwl+TteB&#10;WZFEkQiytW986xe7vWLFu4rwqnf82snVUz3nnbPmE+//9XO3jh/41t9+6ob7dy1idVMIYJAYutRG&#10;HnwHhUvNBUD0U+AYgAFkJPYUAARRIeAgQNWfO0xeBfChslDpqQgKK8kaRoJYR+4R+qJY2AI7QGQ2&#10;bPvO9v1TPXJlXlEX8Q9tFX5LAgRICDRy4wREBFi8nurzb5EAtU+erKRX//iJIEWV5kcEQOwK4ZxN&#10;17mCuRQBkZLFWtt1ts82c6ZnynbR323y/c50RYR0A1GRqguXzMYUCyLHFg6vojWoYlPMidiiv/uk&#10;PzBHQ5lNd2euL9O9pljIe7t8hiqqepRsiBpb4sY5ceOcuL4lqq0nlbBNy3Sy6O+xpp117+vO3GDL&#10;9qpUGwCc6fXnbmbbL9K97FIVjUfJBqRI2AibFc8eoFLReK15vk7WWdMv+vuc7fXmb2abHuflTyrC&#10;Jm3f2Z66Lu/tNMW8yWeK/u68tyPv7si79xX9XWW23xTzRbq3N3dzb+4HznRXu8qBQOCYCcPrgUAg&#10;EAgEAoGzkGjNWDyxhktjOl2z0I43rD2+csQ6289cnnFuxFphFgRwbLu9eP1al+a1czYfZVHprn3t&#10;W++0vX4+OU1RVD9vC8VHvSQYIhBRrFWSuNKYdlePtbJ9U/Vzt+hmHQBsLwUBLksVx8cZoFoYYSfW&#10;AiJVs3CG0wcRAFQSuT5yUTqt2FiKNADosaYea5btju32EYGUonqCgMNflyIOVuZjZhEUoFoCRHCM&#10;laQkxjRzeYFx5NJMNxuHP141GwBzNsvLuYXjufGBwGqwc+fO0c1f+7VfW3HANddc84IXvGB0z/j4&#10;+He/+90V0ubZzYrpU865733ve095ylOO5tyiKA40VMty5cTlmZmZ0c3169dfddVVf/AHf3D0lUzT&#10;9MUvfvGrX/3qD3zgA0QnbWmw/fv3j24S0djY2MkqfGpq6v3vf//onquuuqperx93gStiIr773e9e&#10;ccUVJ6u2gUAgEAgEAoFA4DRjOl2XFwCgajVhNvPtcrEtzOKcX57MZRmXRgojIn56HoCPf8AqzAAH&#10;M7hg8Pdw2MknAIggCgAJMzL6sINBtANipKU0wuyyQtVqg2KqZAN2QhqA/PQrZnMMUyEDgcBZRhhh&#10;O4s5Y0ftIAzcBQKBw3L11VcfuFzCEBExxszPz99+++2f+tSnRr/WXX/99ddee+1R/gYkEAgEAmcr&#10;RX+fCJfZfkWaXQaISrcqD20YUnX4FQ0QECMRg6iZS2dTZ1NEBQhsMwAk3UCKcShDsngTT+m60i0d&#10;5w5Q3AI7A9BVumnS/cLGK2o4yCZVOjGu8BcCYa8OHhFEBLbsSgAULr0+iKgJIwELSKgSwoR0ImxF&#10;rHDpuESKRZjTvTpZr6NxZuNsV1wO4kjVWIw4ABEgACQQB6BFLOLh5mgxGxAnYhERVQ24YC6RsBJK&#10;ARCUgPM9z64gFQk7n3Ra5ZH6W7GUzLn8pggPAk6rmEykGAEYGIaDZIQIETsQcMAOkECMCKyISUQA&#10;oBi4EFAgtpqgVZmVo8mcBOAGo2e4tBtA/KJxICAWgQBVZfYeBAGQT37+putv3Hnge3/1p7/63F+9&#10;5OQ97MvYsK75t//rxS/6rU/2+svMWOf4Xe/7xgff/etQWaMI4IbG7bCNg1au0LeX6aQjoacoIoAC&#10;IoAg7HDp81DFlspg+tzSmYIgIuiDTw+cBUcixt9YYYuoWIxUwaorqjVUZ6GqSfXMIaHy91uEl+xZ&#10;73V7A7bKd/X5t0tOUJXCKiKkBuq4iBgQ53OJEZwvjEj5ZwC8GVsZjyj+qeYSKKo6ViXABbuMKHKm&#10;o+NjmIqJCDpeZ7L9zvaLdG99fPvRJC2fLEQk796b9+5nl5t8RtiQbqpojdLJQauhIgARdqkpFk02&#10;7VQnqm3szf2gMfHwuL71tFW7qjzb/sKPTLFQpLuFLVHipONMZ1nvqljphtLNpU8xoo4nSNVMNlWm&#10;++LGub35W8Y2Pn6Vk2DLdn/hx+wyW3ZsuQjikBRRHVSTUImIiGVX2GLOlvNKt0RsZ6bdWHNR3Dg/&#10;hKkGAg8gQoZqIBAIBAKBQOAsBBFbFz2I4igaHysXFrk85uQEl+XZvqn+fbvyqelyvm26Xdvv237q&#10;emkxO8/GcFHaXn/2Oze0b/upy/LDl1bMLbRvvcP202zfNNVq9fPPOQY9dbi4GgAoiibGkMh2emJM&#10;PjnlCgMALsvYWhA5hmDS5XBeCIs4pkgPl11b9tM9IkURm+pyyztL9FgT40iPt6JWU9Vrql5TtUTV&#10;ElWrqUZdNeqqXiOtfTQG58cTZEFJwsYKs+32jtxjWqMiznOXF8dx9wOBVeHmm28e3XzqU586fC0i&#10;f/Znf7Zi8txll122Y8eOUzR57tZbb41PDW94wxtOpGL1ev3Xf/3XR/e84Q1vOMpFxN/znvccuDb2&#10;gXvm5pZlL7/3ve8dnegWRdGb3/zmO+64I8syZrbWTk9Pf/vb315RKwD40Ic+9LrXve4k3pQVOQwP&#10;f/jDT+Ig7JVXXjm62Wg0fuu3futECnzYwx42unnttdeexK4IBAKBQCAQCAQCpxNxzuUFGwNELsvT&#10;HXuK+QWX5WaxaxY7Ls3ZVRERw0leItV0MGEB8X/8VL2D/fiGiESIKAJVhqrjwby+ClIKCNkYYHZF&#10;NS8NpZrTh4QwUrTfDAQCP5uEEbazmDN21A7CwF0gEDgsh1fiETGO4y1btjztaU/7yEc+cvnll4++&#10;+z//5/907tgiqgKBQCBwlmGKWVvMC5csDMJDPRUAKgsUCeAIAaGjpzjTZZc502GbImkVjxMluEzT&#10;coMkRg0AiApIo4qUqiGAP92avnM5kl4qGYiUj1FFZjMsS6pMSx5JtgQYpHkyW3aFiIMq5hQBkJQ3&#10;4gQpQkDSNURFKlG6qaI1pGrCpTNdcaXNZ025YMsFEGaXI8WoYr/cmVTmJ1WhkyMZqiKWXe5s39me&#10;M11ne872ne362FJEjQAAvg4O2XlFEEAAFYBPqgS2mYipkk6FARGRBmNS1YprPtkScaAvymBBNxiR&#10;ipdeDG4RyMAiExFhH8e68oYiUuKvMehmP0omgxXiCNHnrOLodUZugQzqoxAJ6WBxCMLscmPM+z52&#10;kB8Z/tPTH/aCZz/qVDzzQy7avuFv/sfzlFr5rdS/fOP2m360a9gVUjVMBs1casiBbcIqX3f0iRcQ&#10;B+iG8aSDrvBHEbAXj3lEBUdcylOFQbePlCgsYqo8VBEA9rm4MNBQvTi+7BRgH2krYgZDq7RULBLC&#10;6Me0iopFRERCUogRLjm1MKwtYoSVeloIswCj/0AAIKBSNVKJTtbpaEzrMR2Nq3hCRWOkYuBSXC7i&#10;UMCaHrscAUg3QBxzacvOwYd5Dw2pOlDkTFe4NMX8KX1ylt8Lydp35r37nWmX6SQAxvWtcX2z0rXD&#10;WbKIpJtx45yotpm5LNK9zvT6Cz857QGw0pm5Pm3fnXfvYZsBaBHjbN+Z7vBrF7uMbd8WC0V/T5nu&#10;G81KJVWL6luE2WRTzvayzt2nt/LLMPmMz0Qt0r22mCOVxI1z4sa2qL4pitepaI2OJ6JkQ9I4N2lt&#10;09EaZ/tFf48z3bR9V9a56yhnhQUCgTOBYKgGAoFAIBAIBM5Oks0bko3rko3rgCifnAHhozxRjM32&#10;TaW795l216aZWeyYxbbt9mw/dVlm2l3OC3FsFjsuy4vZhf59u6a/eV33znvlEL8g5LJcvPk2lxf5&#10;vmlVTxrnbUZ1bN+HY6QBAInEMRJFa8ZQken22Nh8ckqYOS/FWgBErY+p5EEVha319V+q20BRHe7B&#10;SIlzwOKKZc6nzTKxDkRULaFaopp13Wr4eFXVaqh6DYnAh6kSimNxVtzR3o4hFEcAIsa6rDjiwYhI&#10;ccylAR8wGwg8EPjWt741unnZZZf5F0VRPP/5z//zP//z0Xf/y3/5LzfeeOO6detOXX3MqeHE51K8&#10;4x3vGN286aab/vEf//GIZ33nO99585vffOD+A1cun52dHd2cnp4evn7mM585PT39F3/xFw972MNq&#10;tRoiKqU2btx4+eWXf+5zn7v99tvXrl22TuTf/M3ffPnLXz5Zd+Suu+4a3XzoQx96skqem5tbkcPw&#10;13/910mSnEiZmzZtGt3csWNHmEYTCAQCgUAgEAg8QPGRpGItp3m+f9rluVns2F4fQFSzGa9doxsJ&#10;IAgz+slViKQIiZBwMKNLBrMB5ZCzlxCrWXwiIiLOyeiKQgioNbCICPuBKZ+8SgiA4Cf9OwYAJEK9&#10;movBBwKB1SWMsJ3FnLGjdhAG7gKBwElCKfXGN75x+/btwz1lWf74xz9e7XoFAg8YRBzblF0uRz05&#10;JBA46Yg4U8znvV1p+660fUfa/mne22nyOWF7HKWxK9mmppirYg9VbTQBDwG9XgjLDcyDgIhAIoyA&#10;II5dIWIBiXQLV0ZMsggjaagcSCAVoff0EJQeQ1TO9gCcuEyWOwhK1YF8FKewy9mV7HJxhXA5+FOw&#10;y9kVzBbEiQCIFRDhEkiBECBgpd5ZQI1IpOojEiwgIqmaisYRydk+u8IW866YZy4BhFStipFEqkJN&#10;hzqosIh1tm/LRS/ZsivYFcwlu8LXk10hbAVERJAQEIUdAAozIrE4QCSVDGM0hZ2wAxBEhah8+OaI&#10;JUkIKFWq6iCHFRBEvDfLLhMRHAiOwzvrU1jRG4niQETYHGhnIXqVd0myE3EDsxH94JpP+ax6oAp3&#10;ZREeepIIhIgH1VNFmF0p7L7yjTtm5/sr3t20ofXnb37GaQg1fPLjH/TbL33cgfuvfM//830iwAOd&#10;dCRAdbmdCwAgPlRWAZCPCB4klWKVN+sLQ6rOXXrqfFaxV2BHPOfBKOiguwYL9wkIW2ELQ1cWfUAr&#10;eScUUFWfXZ9cOhCYUUCYRRwOzkRSI+G3NPBhRwZXfUos6lE9FQBEbKXrIiKSsK0eIbEgAkT+TEQE&#10;1KTqy7+qAKImioFi3wnMJYhllzmbIihAJVyCOLbLwy2OBCKqqMUuAxBbLJzyR2dA0dtRpHttsWDy&#10;ORU14sa5pOvHUudm0jiPKC7zKWf7WeeuMps6PTW3ZXtx8t/SxTtsuehcLszCKbsCfKAuIgiIOOdy&#10;Z7q2XPT52GW2v8z2i1T/4pBKotpGdrkt22W615kjh4KcCkyx0Fv4sbNpke4F4ai+Na5vIVU76Npe&#10;iFon65Lmeahik0/bcqHo7857961KzQOBwHFwXPPXA4FAIBAIBAKBMx5EXPPIh5mFdn3rpnTP/mxy&#10;un7OliOeZXv9bP8MWGezjPMSQDCKVJJQpICUFIWFlMaalMTxWIuZ86mZYnY+2bCue/eOfGpm7c8/&#10;SreaK8rs3nmvy/J8choJ6+dsGRnGOlooigAAlaokWEQ91rTtruunSFTOLYqwOEZFcFzjf2wMgIhz&#10;MCzBr5jmB8gGK/uSUg5AmLkYWe9QhPNCrIWBSXsg1VC4CCoS5wA0G6vUMaTIghdlkdhYNoadJXWE&#10;n2VIa2/Sek81EDjz+dKXvjR8TUTnnXceAMzNzV1++eW333776JEf/vCHr7jiitWu76px8cUXv+pV&#10;r/roRz863PPyl7+81+u95jWvOejwpXPu/e9//+/93u8dtLQNGzas2DM/f/D1Gv/rf/2v73//+w+T&#10;fvDwhz/8hz/84fbt20dzWV/2spdNT09H0XEGXI8yOTk5url58+aT1aXvete7RjeVUq94xStOsMzx&#10;8fEVe9I0HRsbO1l1DgQCgUAgEAgEAqcNcU5YitkFm+eK2WU5EumxFkWRnyXleqlYC9XEP5SRdc98&#10;ZgMwVJIqVlNoDjGEhUggrspc5dKoWjKcS4ZKCRixTgi9qgogqAgjH20BbCxpDYiq0VjtPgsEAqtG&#10;GGE7izljR+0gDNwFAoGTByK+5jWvedOb3jTcc+211w4XXAgEAgciIracL7MpW8yxW1rqmnQjrm2M&#10;6lt0FP6NC5wmbNkp0t0mmxZxMNQFcWAeIsW1DXHjfB1P4FFP7GGXssuFC2BGikitXHyZUDt0AADi&#10;jjAZCRHYsTAgARvASEQOrIc4AyBIMVG9SpukGgAgaWErGpVucVGKlAIAXADUlzxARFJNxwsiAr4T&#10;gBCHhiYOFDtEYHEOEAQIRIgUUIxkRARBgC2QItJIMarkYE0hisbY9tilKFbYACCiHnS1QuRBXmU1&#10;aMQuEy4EANgJuBUhB17aFGAEEnEgTtB7jA5QUARQoTAAiTgkLex7SVVNEycCMligzVdxmTOM6N1b&#10;n7MKwgKC4sTlAuL7RfzKbUObFQBQQVUZBLGIB/vhBVU1DCc+FRNAmNFXdVjU6J2W6l5UrwEpOoie&#10;ysxSAjgB/sRnbjrwsn/91v80MV6D08J//a0n/u8v3LLYyUd3/ujHe66/8f4nPf5BwD6bV4YtGsSa&#10;4khLvbOKiAoBvQI9GLqssklloBIjaEBhZkQEYQAWQQQBrJTY6nNRea08iE8VEa7+HtWJcZBzK+w/&#10;TpXGvFRRqgJaK911cMsAgJ23EP1DhjCIPh02UwRIg/DKjz473xhCBWxFrA8x9iEVVbAxEgAppf0H&#10;fAXMrgrkxQgRhI2gEACDEMXscgBxLiN9kDFYYeMNcGHjNWlveiJpABG27ApnOqfn4TH5bNa9z5mO&#10;LRdUvCZK1h0uN/UQIOmovtXk+00+jajSxdt1NHbQtp8sRKTo78y79+b9PdZ02faQtNJ1pAiqkOeR&#10;g0FErDgjXDou/RoBRT+PaxtJNwFARU12LVsuqmgs793fXPvI09P5AADC1nRNMdeb+xG71BbzSFrX&#10;NpOKZCms+BDdjjqunWOLWVssIKq8u0NF43Ft4+mrfCAQOF6CoRoIBAKBQCAQOGvRrcaaSx++cPNt&#10;tc0b8qmZbN/++tZNhxmTLefbxeycGGt7fWGmpKYaCXo/U8DluUszihPdakTjY7UtGwHAZXk5t5BP&#10;zdhOT7Zumr32pnWPe3S8bmJYpun00l37yoW2K8v6eVuPNT3Vo2oJIqLWnOXVELZSqtmwvT6XZTm7&#10;ICjAfHx6KgCwtX6lPIyrHxB8SAUqolHpVFH11mgCKos4J84hEtIhWjccDEQCZhARawGOzVAFRFTk&#10;w1elsNA40s8yhH7ITsLi34EHAr1eb8+ePcPNyy+/nIhuu+22Jz/5yZ3O0uBsFEXXXnvt4x73uOO5&#10;xlnE+973vq9//es7duwY7vnd3/3dD33oQ+94xzue8IQnbNq0SSnFzDMzM1/72tf+7M/+bPTIDRs2&#10;jOYtnH/++SsKN+YgWvujHvWo973vfUf8ZeEFF1zw13/916NzRxYXF//5n//5hS984Ym3et++faOb&#10;B7q1x0eapu9+97tH9/zRH/1RvX60y0YeilartWJPt9sNE90CgUAgEAgEAoEHKPm+KS5KLgpwTiWJ&#10;ataXIgIc2ywTxyKCpAYm6tIMMAQcTIOrZnpV7x1CUq2W/xcWZrZ2ODaFCKhIuFr7rAohUErF1fw8&#10;zgpKYgDQzRP9iSYQCDxACSNsZzdn7KgdhIG7QCBwUhnNUAWAFSssHJ48z7/2ta99+9vfvv/++51z&#10;/+f//B86xG9vy7K89dZbb7zxxjvuuGNqaoqZt27deskllzzhCU941KMepfXxzyl1zt12223XX3/9&#10;bbfdNjU1hYibN29+xCMe8aQnPemRj3zkoepzqKLuvvvuG2+88a677tqxY0eaprVa7Zxzztm2bduj&#10;H/3oRzziESfr6+0ZePXAUWLLTta5y5aLIOxcKq7wZiCiJpuy7ee9nXF9c338ogO9vkDgJMKuqIL1&#10;hK3pshvE3HmQSCWk6sJlmU1Hyfr6movV0dlNwsbZnjADCKn4wO96UcXIhaAScSDRYb4vFiCBEpFY&#10;GL2tByJskJa8RxEQLhA1Iqmo+qaRVAKokCIfnAioSMXWlABOhNkZGixPL2LZpZUmCQDCgAyMVS5l&#10;tZcBgFm87AZikSKgaCkHVASJkGJETbpxqAYhAKkmQ59tCkjCpY7WVhWmmMUJoLBF0iIsrkRSIui9&#10;WQDyAa2DkgTY+IBMQUG2lSwKIiIsTOB1UwRwIOCNRKQYEPxdFvHN4RF1EAY6biXmAqIAAxIAISlh&#10;I8DCDoCRVNX7I4IioF8Gzkuq/ioKl0948xIsAgKigPOe62g/D2/rwHP0b/qDqq5lNkS0/EcqFilB&#10;WNj98Cd7b/nJsh92AODxP3f+5U988LF/UI6T8bHk9Vc85R3v/vqK/V/5+u1PfNyDvN4pXoMctlJG&#10;gkahWlFveCNg0FECRKj9Z8G/5+8IgEIUHNySQUk8eLaXEkcFfFCuf1gsVDrmwMpEDeJkcCKi8h/A&#10;QfbpYPgURRhGbsFAcgbBQbPQL/jnP+mVnOqbyQB4gOzHg4cPvZ4K1aeewAu01ZcAAkoO8UWDK18X&#10;FXk7XSwzIIDyIcls0S3PUBVxtmtNR1xZPZziRdkq1xdQAYAznaK/G4Fl7aVIp1ZiErZp+w7hwuRz&#10;pJvHp6cOn6CotrnM9pXZVNI8r7/4k7ENjz3u0o5QbZGsfWeR7rVm0eTT4krASMfr8BDzXREQMQId&#10;AdSdT4Q2RulmmU3pZL2O1wCAjtc623ema/Jp5pLoGGdsHju2bBf9PaaYEbYmn7Zl15kOICiKbTFn&#10;izmkiHRLR+PVF8CDdztEtfUAbIo5pCRr3xkla6ug7EAgcAYTPqWBQCAQCAQCgbOZ+rlbbJp177wX&#10;QPKpuXTXvtrWzRQfZGE5s9AuZuc4L20/BUXRmnHUg5+BBWwv5bKgJNbNpm40apurXzipeq127hbb&#10;7RXTc+muvfXztszf8KP1T/r5aE31u/zePfezdeX8YtRq6sbxzhtAVLUal8ZlwqXxk+0wjlBrl2bY&#10;JLbmiItLHQY/iRBgacDLr1botdjRegBUY9LDXWxtVYI68tWR0K88eHzWKGolpb+cPYpWyZGPCQTO&#10;GO6+++7RzWc84xmf//znX/ziF684zBjz0Ic+dLUru/okSXLDDTdceuml+/fvH+788Y9//PznP//w&#10;J1588cVXXXXVs5/97OEen6QxijvYF6jPfvazRzltYsXq5gDwnve856TMddu9e/fo5saNJ2d1wE9/&#10;+tOj8REA8LrXve7Eiz1wqtzi4uI555xzUuocCAQCgUAgEAgETifdu+63acpFKcaq8XFVXxZeYbs9&#10;EBDHgEgRsXGIVaZANUtnuLL/0qwdWQpZPQAEEETxyQTGilLVtEAAIAJjQUCs9UWgVqpeAwBxzGUZ&#10;j69FpaI14xAIBH4mCSNsZzdn7KgdhIG7QCBwUomiaOPGjTMzM35z9+7dB/4W+DOf+czVV1/tX//+&#10;7//+f/gP/wEAfvKTn7z97W/P8/zw5Vtrr7nmmk996lMrvsLcf//9999//1e+8hWl1Etf+tLnPve5&#10;hw+afte73nX99df71+985zsvvvhiEbnuuuve+973ZtkyY2Hnzp07d+78yle+snbt2re+9a0rFNyD&#10;4pz713/913/4h39I03R0f6/Xu+uuu+66666vf/3rAPDwhz/8la985UUXXXRgCbfccsvb3va2YWnD&#10;/e9973s/8IEP+NfPeMYzXv3qV5+KqwdOD0W6L23fKVzaYsGZnhdpgBQIiKRQLgKSjtYAsC0Xmmsv&#10;1fHEalc5cHZiy4X+wo/ZFbZYsKYDwqhipceIIql8MMMut+WCLRdUNCbirGk31lwS1zcdTflsUwHv&#10;MR7MKUKNqBFFxIkYH7Ppk0grN2xJlXTCAiSIgBh7V5PFKhg1VAsRp3QLUFG05NDqqGXFMaRs+6hq&#10;Ig4QhFnYMmekIgBkLthmIt669OGcWoQBfQUIAKqUUBEBAwIIDECAwK5AVD6CslqijCLSTQQUEGAr&#10;wgLDaEpEIgQFpJRqOtsHtiIwsE8BVQwu90mn7EoQBiRhC0g+Z/WAuVUogODjXpEABIRFGFCBsDgj&#10;OhFnAHAwV8oiakBdBZeK87JupSoOMzMHhUPlFnqpUBABKUIRECvghnohLotPhYFgiAIIwoIIXAKq&#10;QVKr70gHIpVZK4BAA9cR7ts1f+VV3xje2NHQ1AOfoYH9iCIAKFBlhTIA3HH39IEnvPwlP3+qP1Yr&#10;+M8vvOzvPnPT7r2Lozuv/uIP9+xbOESjDgpWt178p6Pa88uXP/RlLx6sYEUK2IG4gc4KAECILDy4&#10;QQzD1NRqnT7/PwKopt4BA5ICUgjAMsjF9YLo6EDpElKpzKhBWEQGeadLFV96ICiunkNhASviAJZF&#10;7ApAdbp/GmS4CcAOwE/dA0BBFeGhZtYNumgQpKyBQcSCIHPJIiROeGkNKWe6ppgHcSKWXSliVsQU&#10;DyBmgy4rsun21L/Xxh6cNM9HPJ6oj6Mh7+1gl5fZDKCO6htPUChFpLi2uUj32mIOUZXp/rix9aTX&#10;WUSyzk+LdK8tFspsP4BCignV0fUSKlUjip3tOdMj3bDFHCKqaBwpQlVztqfjCZvPnYqaD2Gbpu2f&#10;mmIOhJ3tWdMx2bSwEbFIiTUd9F+KKRI2zrR1vEbFaxAO1UDUyQZ2hSlmSCV5b1d97Mg/SgQCgdUl&#10;GKqBQCAQCAQCgbOc1oUPQoDOnfeijor90+n9e+J1E/G6NTAya8H2s3xmjovS9vsYRXqsORyR5KJ0&#10;/UxEVKOu6jXdbNS2bh4NeUDEaHyMklq+dzLdPdnYds7893+04fInqCTmssz2TZl2B1ii9etOpBWq&#10;1bBZhkSuKCtDFVE16rbTZWNcUaA6ge/tmcH/DrJaBxDEOVQKECgZ+dXj8sGvpXOrAe5Dj4YsDcAi&#10;AAALMMOxg4DslwZ0Rx5hFBaf6bosBjYQOFO54YYbRjc/+MEP7tq166BHfuxjH3vjG994qutz6aWX&#10;ypmteW/cuPGnP/3pf/pP/+naa689ylOe+MQn/uu//ut3v/vd0Z0HTr1KkmTFngc/+MGXXHLJUV6l&#10;2Wy+6lWv+uhHPzrcc9111xVFcWCxx8rU1NSKC514NzLzW97yltE9z3nOc7Zs2XLiJSu1cqXDbrd7&#10;4sUGAoFAIBAIBAKB00w2OZ3t2ceFYWsBSay1HSNcLbcvLC7L2FoRQfX/s/fmYZZkZZ3/+77nnIi4&#10;W25VWXsv9L7QO9Kyy9gDKGirAy0/UBYZRBABGwRFx0YfR1HUUZxHZlxQtmFzHJemQQRBYAa7kW5o&#10;lobe6e7aK/e7RMQ5531/f5y4N29lZmVlVWZ1VXWfz1OdfSNuxDknTkTc5b3v9/2qKput75W6XKJa&#10;PZS+OQCtkBgkVfqdCDMSiXPYLzaHRBISGb1n50IROlWvAYBdaAuIbjbSTWOoTlRiUyQSOcWJEbbH&#10;Nqds1A5i4C4SiWw0rVZroFBdEWYeqC7De80dd9xx0003HbXlQ4cO/cqv/MqSV60leO/f//73/+M/&#10;/uNv/dZvnXHGGatsNjwG7/0f//Eff/7zn1+l5ZmZmTe96U2/+7u/e/HFF6++2S/90i8dOHAAjsZd&#10;d9315je/+YUvfOHLXvayFUd4pJEPT90J6j1yoik6D3fnvsuuW+YHAEAnI0q3gMximofredd2dta7&#10;dlLb2p66vbnpKp2Mn+yBRx5r2PxQe+ZO9rnt7RdxSrd0MjrsSjpAxPlyztl5th1T29qd/YbIxWn9&#10;aFVCRIQdCAMQ4gpGcwiAuobWCWoQJ0IiAuxkIMRDBBZEZHYILMxICZIS8SKM7Bb9IMWz7wVHU5OO&#10;DVKARDwgOrsg7FgsshXxAAIiwiU7tsKIFMwnhS0AkkoBULisvCKFATwACBD0BbQhSBRGi4ACDgEB&#10;SECIDKmG+JK5rPqq/qskc8HLUQCJNIAK3pUsJUEdABEIVQpeWCpfZRCPZIjSI9f9r3SEQQYmICAM&#10;4gEBwLMvgg1scGFFMEAaKz9OBNQgSioXTx46TQhL+sOBtyqQSr3rv0+JAKogI0QYEqpWmkgU8MBB&#10;U9h3WB1cHpVxa3XCURBJAWK77T7/f+89Edf89q0j//FZj3Z1BmPUTzz/iX/8Z18aXlmWG3OMZ+wc&#10;emsIAU/hvsAyTHvf9BQEhAaewCheEBEVoRZgZouIIIyElb9upUsOl1bf9gEJhSWsH7jdIiJQcM1F&#10;FGCp7g/sd1+JXAe2vWF4GoJI1TODIKjg31p9whFBCLJSAaTKSzf0goTAKHgEHSnI4jXWz/dDjcLC&#10;FohAXFBHB5dUmx9k1xNx4W/QcqIKNsXUL2UoIp69Beix6wGIt3O9+Xtsb199/LI1ekofE8K26Dzi&#10;bVu4NPVtq+U0rhkko82oK2eUGc3bDyb1bRtuo1p2Hyk6j4SKBqgSRdrbeaJjMERBJGVG2LXZdVGj&#10;LaaQElKZ1nWbT4k4W06fIIWqiJS9Pb257wo7W854Ow8izCVSwuxINUin1c3FlrlgUKQzV7C3HVPb&#10;SrRycRxE0smEzfd71ym7j2TNs0+cqjkSiWwI8RaNRCKRSCQSiTzGQcTm+U8Yv+qJZqRZP3uXHmkW&#10;0zPt+x/KD0xxXoRfzIp9B8R51+4O5Kni2fdyOzPv2h1QZEZbqpYl46O1HVtXTJ5Tqant2o6A+e79&#10;rpvP3XkXAPT2HgARO99WtUyl5piHPoRpNRGQslSsFVdFiFArVIqtBRFgPv5kl8U9EYKBqgBqjUrj&#10;UKaCMAMAEuJwSfKqVBuuEnWpZqyqCBgC1ccz1EF1x7VEeMTaYABLG5FfEomcaD796U8PLx4peQ4A&#10;brrpJmvt0Vt8HDAyMvLFL37x4x//+FETs0ZGRv76r//6S1/6UqvV+ta3vjX81GWXXbZk47GxsSVr&#10;Xvva1x7TwF784hcvWbN79+71H++SouNab4D8/rbbbluSZvHLv/zL628WAJb/vBev20gkEolEIpFI&#10;5LRDnJu78zv5galyZjYUOPPd3OcFFyWXlovSd3vsnHgO6YbCDKqyxhhO9w5ODACV/LR6ALBSFlRl&#10;vopEICDM4jwc1hCAiLcWRChJKTGUJiLi5uZVllJiajs3QLoTiUROU2KE7bHNKRu1gxi4i0QiG83c&#10;3NzgMREdWU5TsXfv3rXIUw8cOPC6171udXnqgJmZmde//vXf/e5317Jxr9f7nd/5ndXlqQN+/dd/&#10;fcnL5jBFUbzpTW9ai0B0wN/8zd984hOfWPv2q3Bye4+sHVtM9+bv9q5d5vuJkrR+hk43oUqGbxbS&#10;NZNNpvUdAFJ093ifd6a/wT5fR7eRyFK8ne/M3MmuW3b3iEhS226yzXhEjY3W6aakvgtQlb293na6&#10;s3fZYmr1LqTS4QRh4sppNoQaKUHUIuxdT9gKsIgXdiAe2Il4EQfCXLXAlboMpK9zAwH2rgOApOpK&#10;paRHAACEXTFddB52xWxVTUyYXU+4BPZhd2HPvseuy77HPg/yVESFSEQZogYgIA1IlQdpNZiB+2Tl&#10;Qwqogu8qkRZhb+e97zLb4IPKPhefCxfCRXjMXEJ4istgeSoCzGU4HBWMXgEBGIQRiShZ9f30sLlF&#10;RERVjU08sAMRRKKgEKR+6AtAhIUd+0LESZAaykDsuuIZqyJiCIxIgLraThyA42A5C0GbKiIMHHxW&#10;oX+MDsSDcH/RA3BfXhu8T3FwDCfosn/pC69SJ6M23H/8gRMriw0Xs4TpBRiIlgdy4cH1g+gHpxZJ&#10;I2lKWqhSUqkgIBKg6kdKfSXOBAxmuf10OQ7OuAAcZOZ9G9ukssbtS7hBWMD3z7sTdtUgw17AICES&#10;i8KOuWCfe9etLpKgGBdBDKraYCCskFIiAoCgFD8Cg4PtHykCqGDRbEFY2AGAd3nR2c2u613H2wUB&#10;Id1QyZjSdaIEMYhUEZEQFVGidR0pRVUDgLK3v+zts+XswqHbXDGz4Se06O4R8a6cJZUptWEKWJWO&#10;IilvZ73r2GJ6Y8fsbbs3f493HVfMKDNCmFQae1LH1A4CkG4iae86ws729oMwqQwAxJfedjZ22AER&#10;6c3f0529y9l23nnY23llWkljJ6kMSREpZZpEqVI1pRsqGVW6iYjsOs4usC/Kzm7vjvghTZk6UuLt&#10;PPvSbfS0RyKRDSe6CUUikUgkEolEHhfUdm0zY63ZO+9CpZLx0XJ61s3N29k5JMVFyUXhOj0AoDTx&#10;7Y44FvYAgFrrRpMSQ1qnWzfrxmoxC0pMun2y98i+8tA0Eub7DxUHp7m0XJbJtsl1jh+10q2GCPte&#10;7ns93WpAiOKkie/2QECE0YOIHPVHyhWQqg5fqLrG1qEiJFS1w7Sd4oNCVeGwK2nojnAVW9Qgc0XC&#10;QXQbjktLu3h0azhGLp1p1AFANTa+1loksrGIyD/90z+t+FSSJJdeeukdd9wxWNPpdG655Zbrr7/+&#10;ZI/6lAARX/jCF/7ET/zEN77xjU9+8pNf/vKXQ+YWM2/fvv2yyy571rOe9dznPvfKK68cOAN86UuH&#10;VdZcXqh7YmKp5fVVV111TKO64oorlqx5+OGHzznnnHUerHNuwyfwD/7gD4YXR0ZGrr322g1pefmb&#10;0XJzhkgkEolEIpFIJHJKIzL1b3csfOee4lBIEkJ2HjiHfuUyARDrKj/VoEj1LAAIEqrjLxpD9MuW&#10;VVROqiLBLXW4FNkg6wlDHf9go+rRqGpHABCWwlM9I6PNyAgiunbXF2Vt+xYyJtu25WRPXCQSOTnE&#10;CNtjnlM2agcxcBeJRDYU7/3U1KJg6bzzzlt9+6mpqfe9731Hbbbb7f7iL/5ini9mfp933nkvf/nL&#10;zz///FqtBgDz8/P33Xff+9///vvvvz9sICK//Mu//Jd/+ZfLX4GX8Id/+IcDVe3VV1/90pe+9Iwz&#10;zggm1fPz85///Off+973DirYFEVx8803v+hFL1qxqY985CMzM4sqhcnJyVe84hWXX355s9kkImbu&#10;drsPPvjg3/zN3wy/s//Zn/3Zs5/97Hp9vT8Kn9zeI2tFuDd3F/vC5gdRpSbbvkqCBFKa1HeW3T22&#10;t4/qu3pz321MXHEsnUUiR0TEd2a+wb4oe/uQdFLbvqLH6RKITNLYYbv7ynx/Wt/RnflWa8v3EyVH&#10;2h5BKhGjiLBHWjnnn1TKrt3fzAZnz35eDVJlqjjwVRUUz+KJPSoNACLsXRuElWkiaZ1NIiL7ns0P&#10;Cjvmkn0eNHKIqhJMIgBQXwXngzASkQRE2FXjRCA0QFrYC3jAoOj0BCjBTpQ0BmtH8QCMSMHnkH1B&#10;ZPryy1AUXy+mCVVRKM/iEB0KCwAICxfsNVEazk5f4BfGirCGQvh949L+/0RBcChFEGZSiYAgaRAn&#10;XDAQysAE1QUxISAJMPYNLAUAgIbOxeDiYRGPqJAS4VKAAYXZoxSMSfBNBQmuszKQvFZjQwUDBetg&#10;3Fh5ygKIAIew2wm68p/5lCecoJZX56Lzt5yxY/ThPXPrb2opwakYYHBtDVZjpR9mAKwsSIFFCBBR&#10;vAAQJaRqwR9VQIIEFIAFCYQX5cogIh4B+8JTBBHEyhYVEYEUghKxUu01dAarjWhItioAvvJ4wKBi&#10;xXCP9D11MaiVw22JFETVhKQBaBCmRTli8l1QlgKAyKItMAICGWELAMKliLf5/vDqIcJK1VGlq99m&#10;DIwASqXKNMmMuGKq7DxiatsWpu9oTlxh0k0beFbL3j72ubA1tYn1t7Y4M0CkR3w5a1Iue/s2cMwi&#10;0p27i9na/CCqzGSb8/aD/VN1zF/YEUDphrPz3nXQKFtOm2QcAESccLGBEzIgX7iv6DzkyllXTJPK&#10;TDaJZNjnICxsQ9mCw0ZIhlADl973vJtXumnzfVjbFpS0yw+ITMMXswBsiymTbT4RhxCJRDaKqFCN&#10;RCKRSCQSiTxe0M3GpqdcU+w7uHDPA5QmwOw63XKhY2dmfVFyWaos5dIiEWqlTIrGoCJS2oyPJOOj&#10;a1FF6notGR8tZ+bMWGvhu/e5Xu57PQBQtezo4zsayaYxt9BRtcx3e2ITNAYAyOgQ8hSuoqJ4HJkE&#10;/UMTEfEeRNAkSIqSw+Lg4hwggiJKFos+klYAAIRiV1eoIhCBdQCAQ7Xljg3Pwb6VzFG+yHBeiLDK&#10;Mt1qVCOMRE5hDh482O12l6+/7LLL/vmf/3lmZmaJivJtb3vbj/7ojx7nffRYhIiuuOKK5RlmK/K5&#10;z31uePGss85assH27duXrDnzzDOPaTzL/RympzegjF96uCP0+p0N5ubm/uZv/mZ4zVve8haijal4&#10;utwre0O8IyKRSCQSiUQikcijg+/lM1/95vS/3+nm267TQ63EO1QkIJQmhCgI4NmLiJUq4S8UUENc&#10;/ELAgwxARJSQfQVVPtcgy2o4GUoWzR6IUERYQrSqUqiGBC0vIqLqNVSUjLVAuDg4pdJUt5qNc87A&#10;GAiKRB6vxAjbY55TNmoHMXAXiUQ2lHvuuWd48fLLL199+w9/+MMD3emP/diPPfe5z52cnDTGLHmP&#10;+8M//MOFhYXB4itf+cof+7EfG95mdHT06quvvuqqq26++eY///M/Dyu99+9617t+53d+Z/UxDOSp&#10;b3vb2572tKcNPzU6Onr99ddffPHFb3nLWwYrj6RQdc793d/93WDx6quv/tVf/VVjFn+YVkq1Wq3L&#10;Lrvssssu+8xnPvPud787rBeRr3zlK8961rMGW15xxRX/8A//EB6/7nWve+SRR8Lj17/+9c95znNW&#10;PIoN7D1yQim6u73r2fwQokqyrUf9OIeoTLal7O1x5SwgpeWcTkZP9kFEHgvk7Qe969n8ICIm2Zrk&#10;qQEESmrbiu7usncgbST5/L31sUuOvLko03DFFACylGqlnH9h510bUIO30C8VJkB0mBzIo2BQMiKK&#10;iEMQYceomEt2PQBRpgloTLaFKHHlnCunhR27rohD1KSboMm7NopnX1ZqVREBQKBBYAiABZwwD8lu&#10;EUmDaADPXFa5Q8E+tdLLIQAw5yAi6BDClh5RI5kVJjYcIWgJNpXgQpU0Yce+w5SRMt51K8tWREQN&#10;AMIlUnLkvC+EpRpWARBBAEERQQUiHlUNhEWceAsIAlQZwFaywEpV2JeThjJuHBRmA3WWCCMIoCJM&#10;kDSalitnRBiRQbxACeJZuFLewkAMHFpGBIaq16GzDQiosFIih9jaETO41kOSqAvPW69Dw/GBCP/x&#10;By547//6ygloW/oX8FBn1VRDEGb2/RREAFBYpAQAQBLXZfYcoqHiUCWEOojAAT2zByBghqC+7l8D&#10;CADgBzatggqZBSlY/g67tvYjpSG6Wt0LAkHUPVAvB0mqA6DFiCsKBoU7kQRrV1I4lBwIMHQJrTDb&#10;KojI+8r2/npQAi6ox105r5OWdx0Q0Ka1ptfAoARGhZRo0yKV2t7+src3qW3vTN/Z2vwkZVobc0a5&#10;9HaBXQeAcOMMVAPKNH05413XFdPH6SOyErY45Mo5V0wBQFILFRj7JR6Ps0lUquHdAvscSlR6BMJ1&#10;OpDWbxxlb1/eftDbOVdMK9PS6ebqhd0XACDsSKXL90JEUKkiw27B27YyTZsfSGo7cSXPWKKahxn2&#10;hbcLRxtOJBI5yZwEp/VIJBKJRCKRSORkgYjZ9i2bn/HkzU97UuOcM9Otk6S1HmmS1mZ0JJmcSCZG&#10;zVhLtxqqXk9GW7UdWxvnnJFMjK1FnhpIN40hYTk1W07PurkFLkpUREO/XR03lCRmrKWyDJVy7S6w&#10;QN+etB8KAyiPK++BqiA0lyXnhYhwUbJ3dm7ezbd9u8t5yc6LdaQ1HC64RaVQKVIKhGXYRpVFnJfS&#10;cmnZOiRECuUSGQiBjjl+IgDiPWgCgGGJ7Iq4ThcBVT1LN42vf+YjkRPNt771reUrX//6199+++1b&#10;t2696KKLLr300uGnvvvd737ta1872aM+LVlYWBjOwGi1Wssrf5999tlL1jQajWPqRSllDn/ZL8ty&#10;/YPfsuUwI6DhAzk+br755iVrXv7yl69/nIHlxhEjIyMb1XgkEolEIpFIJBI5oZQzc4e+eFv7ge/Z&#10;uXk7O4+IqtVQzbrKUkRCCNmDKMyIiAiIVTZhcATo580EgWk/WHRYbK2fWSPLNTKAocJ/VeA/NMMw&#10;cIUQEOdQKzImmRgHovzAtFiXbtmksrR5zrFJlSKRyGOJGGF7zHPKRu0gBu4ikcjGwcx/9md/Nrzm&#10;qLrHIE9ttVr/43/8j5/5mZ/ZuXNnkiRLcuXvvvvu2267bbD46le/+sd//MdXzKdHxB/5kR954Qtf&#10;OFjzrW9963vf+95aBv/2t799iTx1wAUXXPD85z9/sDgzM7PiS+XevXu9X0yaf+tb32qO/CP7dddd&#10;d9lllw0Wv/nNbx5py+EjXUXtf4J6j2w4ZXcP+5x9rpPxNWoCSaXKtJydE/Flb8/JPoLIYwHmsmg/&#10;5O0C+1wnm1eU06wGkskmha0rZ4vuXu+6R95SKd0EJETFvlyuLBLx3rVFvLBF0kgGVQKICCzsRLiv&#10;gauMHAEUgBIJIRlmn7NdQCRlRpCStLZV6borZ10xFYRAAqx0k0yLKCHSStcQiVQCCFXMpy+WRDSV&#10;IFM8CLMvhwYpIE7YIhCpDEATGSAT2kRSSAoEBBgAhR0AItDK8tThuUFEUkgmvLaLeGFm1/a2K+yY&#10;cwAJ8lRALcKeC2YHcsT2qrEG2INw8CyVEI8CH2wDQjRLmEVcJfvFyqZ1QDXZIiIswCAs7IV9UNUC&#10;EGGCpEg3SKWkG0gKUQHqgeVmX2Va+WlW/yqDTQRS0H+DC/rDKjAXLFtXqkqzIVxywVatT5rw5OIL&#10;tqy/keUMbhCogpyEgDjsuysQhMHQX9UXerKICJfic+YShIUdewvBaxcTIA2LcU5NpJA0kSZlkBIQ&#10;U4lExQsQgA+aagj+pVgNqLr6+ppSEQ/SN1AdOohBzT+l6ki6uvKrQ6tuSeYS2PfHj31r1hVA1JWs&#10;WviwWwYBUEl1m1tvOwCgkrXJUwFEHKBCDK8DQJQkte2IOvidtqfvFHFraeeouHIOALzPSWcbXpgM&#10;USNp9j32xQb6kRbt7wlb7zo6Ge2fvsph97gtkZE0UsK+ABBXzkL1IrXB5R3ZF93Z77Dv2WKaTMtk&#10;m4e00LaSfx+5U0Qi1QQE7zrMzhaHVtxMKQMAwpZ9vrHjj0QiG04sgxeJRCKRSCQSedyBiMnEWDIx&#10;NiKy95bPIQIXNp2coCxFRDSajDmqBvKIEJnRlp2dN2Mjdr4tzpFJjrOpZSSbJ1y7q1sNO7vg2h3d&#10;agIikCIAYY9KubJMjtGvtdKRFqU4J27wG52IZ/ZllQ6IhbBwWepmE5EwTXrFUJAl1VgYAJDSCgBb&#10;x9aBHFaQj60Xa8V6AAGurFCPDedAhIwhY47iEyti59uqUUOibNvJqd4XiRwTX/ziF4cXlVJ/93d/&#10;94IXvGCw5jd+4zeGswEA4B3veMff//3fn+yBn3585zvfGV78yZ/8yeXx6OW5bszHXGF0OIkBAOr1&#10;DajLuG3btuHFAwcOrLPB//bf/tvw4mWXXXasvhOrUBRLY/Gjo7EidSQSiUQikUgkchpQTM1M3/o1&#10;38u7D+z2vQIUmdERVUs9ovcMhGwdqQQBgPsC08oSNchVg/FpvzkZch9YtFFdnkOFi3JVRKR+bbN+&#10;Ck4oSC8MzJ6UUrVMpYkZHylnF+zcfLppXNWykUsvwNPNAi7P88FXTqXUEgu+SCRyTMQI22OeUzZq&#10;BzFwF4lENghr7Z/8yZ/ce++9gzU7d+5c4+3/+7//+8u9pgcMq17PO++84ffHFXnpS1/6qU99qt1u&#10;h8Vbbrnlta997eq7PO1pT/v+7//+VTZ47nOf+4lPfGKwePDgwVZrqU3W/fffP3j85Cc/+aiv0j/4&#10;gz/4jW98Izxe/2vvye094L0/khF3WZZBgnUcb3+PJdgXLriiIZFurn1HpVu+nGfXs/khGdkwx7PI&#10;4xbb2yfiXTlLKiV9PB8pSWWkG66c18lY2d1dGzn/CJulpFKlMg+MIux7pJpD16941xFh4RIAkQwi&#10;ird9URuHfwIwSODpF78PIRcPqARRmSZSktS2EiXeLrhimrlg10U0yjSGgzhEKWhk1yWVsesJsACg&#10;oIAmQkHV79EjAnNJZIK3JAgDEqIBAVKJsBu+DdmXfZ2gR1SkUmEnbHNHcDRlFrMT9sIOABAdkAeZ&#10;rZSuiIiCSAJFmC0AASAiE2RyQ414YQfiAGkxloUqTBGAgBSCgOCJtHDJwliFw8L3CwkWmDhkGzbk&#10;yCmLldcAkbTSCaIok4B34eQ4KyDC4oVtpUTtnzAElH4LiBhGHoSvKD6oZQErYeqAwm6M0m8Jl12y&#10;bf2NHDdbJo/hZX/tOO97he1LUhe/MIpIXySMGKKZw3aWGKyAh040EqIfCJUrJae3IoyEpHDomhcA&#10;9LYEcCyC4SYiRCKQIHzlcLIBQIQBAYGqCxIWBauVirW6YiVI2UkpYRHxwg5JA/jKXDdoX6VEUuEp&#10;Iqu0R1q5bJO3zMzCFhGGRfjC3vsCUSFY0lirj+Ha3PJEmH1JuiaApGr9OdOmtrXs7rb5ASTdm7+v&#10;Pnrh+s+pdx0AEC4pGdvwCwYRERPmMnQU1LbrHnDXlbPOzgOgMiP9jnT/JVvweI1USWWe55lLcfMI&#10;hKiRNiyLNdBbuFfY2vwgkjHp5sPi/iL9+girjR9JKWy4si2+xwDs8xVmFRUAiPBGyZgjkciJ4zT7&#10;lS4SiUQikUgkEtlA3HwbmMU61aqn2yY36ncIPdIqZ+bcQsd3uqj18agxjwASZdu3dB/eq5sN1+64&#10;dkc3G4gApFCYksT3euwqp9OjIs77bo+tZe/Fs3gGBCQS7xF1kJv2Ow6VDoGttZ1u58ChP/uXTw2i&#10;B//h4svPTRpsXTkzR4kRFmAW5n5iYZV1KJ5DrMCXFhBRK8rStU8OFxYASWtVrx3ltHZ6bG06OUFp&#10;km6eWFvzkcjJ5JZbbhlevOeee57whCcMr3nBC15gjBn+Tfof/uEf9u7du0q2QWRF/vEf/3F48frr&#10;r1++zVlnnbVkzcGDB88444y192KtXZIfsCEJZEvGsH///vW0dvDgwa9+9avDa9785jevf5ADut2l&#10;tX6bzRPyi1EkEolEIpFIJBLZEETEd3v5voNTt37Nd7r5gUOu2yOjBUClBgAoS30vR62ltOAcaC1V&#10;iglWnqj9XCckFGEYfCtiBkKAkAXFVf7eYtQpPMKqnDpiCE+F5xBRREI2FgByWQAL1RIyJt2+xS20&#10;iwOHdDfXTgUAAIAASURBVLORbBqvn7mztmPryZ7FY+ajH/3oAw88EB5fcMEFL3nJS072iCKR05gY&#10;YXvMc8pG7SAG7iKRyPooy/LgwYO33nrrRz7ykWCIOuDGG29cy+/XL3zhC1d5O5uenr777rsHi697&#10;3euO2qZS6oYbbnjve98bFj/3uc/93M/93Op7veIVr1i9zSVi/rm5ueXbHDx4cPD4qU996lEPfGxs&#10;bPB4uUH0sXJyew984hOf+M3f/M0jPXvVVVcBwB133PF4Fql6uwDBFU0dmysaUjLkeFaiiuWBIuui&#10;7B1gXwhbXdty3IlGyoyy63jXLXsHjqxQrSOSTsd9t0u6zq7D0Btc/+xy4aBpRKTKQBtVIuKBnWCQ&#10;rnFwTQQAAJS+tFJACKlyawRM67sQUdjaYkrEsushJaQbKwyJEtDEroPkhBmFAQSBgxIWAFiEgJkd&#10;ILEviRT0DVERFVAivjcsuBL2QWEbkotIZSCMZITL637sDx/ePXOyz3Zkka2TrfU3ctxsOzEK1Q//&#10;7zs+/L/vOInHdVrzdx/6pSdfc95athQuEJEoVbqGtJjWSGSSbEvZ2+fKeYBH0sZOdSwVKFaEfSHi&#10;QQRPjE4KlRFXAsBG+Xna/CAAeNsm3Rh4nJIy7BUAAFs43s8tiApQCYcqAIQqUSu9sB833vVsb5+z&#10;c8Iubew80huigKz+TomoSaXeF0ipLWfS2vZlLYRPvwjHK9aNRCKPGlGhGolEIpFIJBJ5/FJOzwKA&#10;6+Wm2djAMpmUGFTK5Tk7R0SwcQpVAFC1LNuyKT9wSEvNdbp2QUAEESBNKDGcF9zNsXW0wxHwvZ7v&#10;FSIs1ost2YWCgohaqTRFRZW2VEREwHlvPRJxUeh6rZiesbPzutVArYCF88L2GAR8acX7fmLhoCwc&#10;DqSqwgIi4pwkxndznxeqlqksO3r0QIDLkhIDhHqkueqGUE5NU5LoZqP5hDMgVj+NnPI452699dbB&#10;4hOe8IQlyXMAkKbpjTfe+Lu/+7vDK9/97nf/zu/8zgka1Z133vmkJz3pRLT88z//80scAB5N/uqv&#10;/mp4ccUMg2azuW3btn379g3W3HvvvVdfffXae5mamlqyZnn+3HFw/vmH/TC5d+/e9bT26U9/esma&#10;5zznOesf5IBOp7NkTa1WO66WIpFIJBKJRCKRyIlEpDg009uzL99/iHt553u7OS/s3AILA4rv5iJs&#10;5xbQGJUmql6TdheUZ+tIKRhUJgtGApXwFAEAkYQYuG9/yiF7BJFQGIL3Q+gdgrMqBn1rZaC6wjiZ&#10;vbPimYxGTdm2SdfploemdaNe274l2TQ2etkG1NePRCKnLzHC9njglI3aQQzcRSKRVbnhhhuOmKst&#10;sorU8PnPf/6Sl5cj8aM/+qOrPPu1r31t8LhWq5177rlrafOaa64ZKFTzPJ+bmxsWZC5hdHR069aj&#10;1IvJskwpNfCyHhi0DvPCF75wieH56gxrStfPye09skaYgxGiIzo2qQYiImoRDwDsC4oK1cg6EGFv&#10;59n3AJHU8RioBpROLSr2Pfa9lS3jABBJmRHlukpNASCqWpB3gq4jMHMB4AEYMRl+r0FUoBSwE7Eg&#10;gqj6kRdGICCF4lEQUQESqRQBhB0qY4tDIt7bLqIi3ThStg2RpmTElSC+6JcgC06QwSsPJAR+hBFJ&#10;RBAEhEnVUdeBSz/UlIiwz4M9JQJVQSHSCABkTvapjizl5GZgbTmp+tjIehDx3uWkM0TUy3xNSddJ&#10;N1w5o0wrX3iwMf7EdXfnghHxCbJMR0ARBgBhv+7GAABcOSNcgnilFr+bI2WAHUBi8WodjSMlEpS0&#10;lCBqnYxv4FSUvb3hPVHpOi77bIaoqlMgR6+uQjqTsmBfIBKzIzpM4xamGknRRnvARiKRDWcjc+Uj&#10;kUgkEolEIpHTC9fuiPfiPWUb+fUVEVWaSqjF7hlF1tvi4ZixkXTTOGWpbjbEOt/LhUVlGSiiesbW&#10;cmlX25/Fzi/4bs7Wca/g0jILKUWJASRKEtSq0pcSoiLUBAhkDKUpae17PTvXZufs3IJb6Ni5edft&#10;AQg7C8zCQolRtVTVUsoSSg0lhtJEZQllKRKiUiLCZenzQqzznZ6dWxB/lEgEF4UwqywlY3S22s9F&#10;dm7eF2W6eZy0rp+1a2NnPhI5ETz00EPDiz/yIz+y4mave93rlqx517ve1ev1TtzA7IlhkHxwfNx2&#10;223JEFdcccXa9929e/cjjzwyWHzqU586MbGyzfLLXvay4cUlzqtHZYnFQaPRGB0dXf8ZufDCw/Kt&#10;h0ueHwd//dd/Pbx41llnbaxhyJLMjF27dim1nrB5JBKJRCKRSCQS2WBEpLdn/4F/vXXq327vPPBw&#10;cWBq4e4HioNT+f5DrpuL9ZwXbEtg4dJyXtj5BS4KBMTEAKAUZVCoIgAiAQIC4FAMDJGAEAAg1C4T&#10;qUxWKz/VfnqQAAAI93OGhgxUQzNhqFxacYKEaLSuZVIW5aFpM9Kq7dhqxkcnvu9K3NAKcZFI5LQj&#10;RtgeJ5yaUTuIgbtIJLIqzOyPwCry1Gc84xmvfvWr19L++Pj4KtpRAPjyl788eHzllVeuMVN/x44d&#10;w4sHDhxYZeOLLrpoLW02GouWTes3HbXW/u3f/u06GzlNe39cEwQhodDRsVL5SQLA49eENrIhsO+J&#10;sHCBaBDXE45AolR8CQDsukfayGSTpDJUdUAilZGqMZe+nPeuJyLCDgAFQYRFvLAT9iIemEEYEZES&#10;UhmplFQSXEwJdeW5qmqkm+JLEXHlIdvd5/JDLp9mn4t4b+e9bXvXY7b9SmOLCIBAuBMRMASEZNja&#10;ru9zJyAciuUzF+w6Uhnp9aNFPoe+nyrpWt/lFUhlAyPBSCSQpvGSOE0R7zpIRCojXV9Rja+TCQDx&#10;dr7s7WdfrrM/RKo+J5xgTfX63gIW8XYh2LEOT04oE4CYCJeyBoXnEQdJWsQLl4gGAE1tcgNnwOYH&#10;2OXCjpIVoitIBgABVSgRcpRxAiIlwuE9cWktm/BeSZQoffyFISKRyKND/K0uEolEIpFIJPL4hYuS&#10;rQMA1HrdjR0GJXpgJcrlekMny0k2jWdbNqs01SNNYPG9HudFMtZSWYpK+05P+AiyWM/l3IJYx2XJ&#10;ZSnMSKASQ7UUFZHR4nmpotZxcKggo5NN47rZAM+cF1wUdnbe9wrX7rD3pLRKk8rpYqUfhMQzKoVG&#10;k9EhRsOl5bIU5+zcgrgjBiOExfdyMhqNTsbHVvm1iUtbHJzWjbpuNloXnkNJLKkYOQ24/fbbhxd/&#10;4Ad+YMXNzjzzzCWGn977j3zkIyd7+I824+Pjw9l43/zmN9eekPenf/qnw4u/8iu/cqQtlxTJ/vCH&#10;P1weyyv5Bz/4weHFN77xjRtSmnFJrfT777//uJMR8zz/zGc+M7zmp37qp9Y/wmHuu+++4cVnP/vZ&#10;G9t+JBKJRCKRSCQSWQ++m0//2+0zX/1GeWg633ugfd9Dvd177dyCeA+IeqQRQkwgIMJcWt/LubRc&#10;OgAP1lFiRGSxSDziQEo63AsiVf4Z4UuRCDCDBJFq33ahWilBuYqHK2REWITFeUFErQCJTCIsvnTZ&#10;ti3Ztsls2+Smp1xDZoMje5FI5LQjRtgeJ5yaUTuIgbtIJLKhZFl24403vuUtb6G1FWE5qjp0WDa/&#10;RgNVAFBKDcv45+fnV9l48+bNa2xzPTMjIu12++GHH7799tv/9m//9md/9mfX6Vl9GvUeGYCUAACi&#10;4mN3LRP2SGrQSCRy3LAvIFxRuN5wRBAOAQDzET/WJrWtAKiTUUTSuk4qU7oJCN62mXNhC8DgS/aF&#10;cMlimQt2OfuucAmASJpUqtNxJINkgpoUkZBMeErEOTtT9vYV+T7v8+BULOzEl8yFcM6u7cs577oD&#10;dbeI83aefV5ZpUqof4+AiKSRNGL4R0EnJsDMRdWmbwt7QGTwzIUIAxKAoEoRCYBCL0gJqfoJl5dF&#10;TisOHOqc7CFEjhkB8LYjwko3EJROV/7QSMqQqnm7ACA2P3CMnSwlvP7AxnmcLoHZBwk90gYEpUU8&#10;+4LZAhIMKfOJNOqMdCoAlQnqcc4GiXgRQWVMtnkDPUiZS2/b3ncBSdEKwuMguEXUwmuqTYNkADhM&#10;yJKnvO8iKaRELfPgjUQipxrx57pIJBKJRCKRyOMX8b4qk7lBWQiLIIkIEqFWPrfiGdXGVIcR56uk&#10;QGvRaL+wAERI5Hq98tCsWK9qqet03fyCGW0tOS5htvNtcY7zImQcgiIyBrVCpdhp8J5LC96DVoMp&#10;8qUlpUApVc9QK9RKjzUBwOclErJ1bF0yPhZGhXnuy1JlyZJIsXgGZkoTcZ7SjIsSCVFpLq3PC0oT&#10;O7egR5rLEwpFxHe6wqJH6mSMHm0e+Wxyvnc/IWZbJ81oq352NFCNnB587nOfG1686qqrjrTlO97x&#10;juc85znDa97+9re//OUvX2OOwmODM844Y3iRme+7774LLrjgqDu22+13vetdg8Xx8fHnPe95R9r4&#10;mmuu2bRp09TUVFj03n/gAx941atetZYRHjp0aEle48tf/vINOfYtW7YQ0XBJ9enp6cnJ4ylweMcd&#10;dyxZs+TSWj933XXX8OK11167se1HIpFIJBKJRCKR4ybff2j2jm/6vCgOTtv5BSSVTIy6TheQ7Oy8&#10;aTVUs+67uXgnzpHRoJQ4L96J86g1KuLSotJsHbAX6Kt7CIEFDreyISLmvkyVEFhEuK9ZZUbEvqhV&#10;WJCwL3JFEAYRYQEB0EiK2FrUCkCSzRO1ndvI6NZF5zbPOXPjw3qRSOQ0JEbYHiecmlE7iIG7SCSy&#10;brIsO//88y+88MKrrrrqkksuOSYl57Ax6XK89zMzM4PFD37wgx/+8IfX2PKw2L7dbq+y5cjIyIbP&#10;iYhMT0/ffffdDz744IMPPnj//ffv379/w3s51Xq//PLLj1Rf9ZFHHvmv//W/wrLCQI83SNUAgFTC&#10;vhCRtRebEPYiFqkZXChP9nFETncEAASENiYgEUSeR/THI5UltW0A3tt5EdbZFldMEZD4nngrIXgC&#10;Aof7nCISIIkwhPL2AoAKkZkdCCNpRERU3nVEHDAIIIAXqSxPq/EIsAQ5qwIv1hdKZ4DkXQ+EhS2I&#10;ACCRxn5fIAJIoQyZCIAIkkJQgMDsED2gFrYAAuIBFSABMJBCMmHcA69jUulb3/gjCwsLICLAsGjB&#10;NyiU5gFERABWeGFEVEGgiyvJXCUMAARQIVDQx7Lr9TsKQlkCYBBh4X4BNkJERLOsKSfVsavlL0sC&#10;AH2ZnFQth3lTgAaDPk0cCCMQkkEkAREJYTfoH13fJAGofwUCIgoIDL0vVAeLtHvv3Hv+6ksbcoEO&#10;0+1uvEPD2jlwcOFENHvtNWe+4DmXDK0YzOewJzAC0lp8IIf2lWVrlj6BiEgGgQBg8SJfvOSgb00s&#10;S8ZT7Q2D+x6xKiAYTCmG913cGKrtMWwfuiaVrRpcFfa5CIM47jsgizAiESWk0rPOXP1rL7PtsHil&#10;64g6qU3SkSWdSjdtfkDY2mIqbawr5Y9UDYAAlYhdTztHnhUbXrI2xM+zUm8KI6olH2yMmShdTpR6&#10;XyClodDGscLsQTyqDESy5tkbOA1sOwAgXCIlK15FSAYpIeU8F8zlUcWxhIorye5hLzXCnl1HmxYA&#10;mGwjPWAjkciJICpUI5FIJBKJRCKPY4jCd3uEDf4hR4SJFKaJSo3Pc9/r6WZjXQ1aZ+cX7EKncmQV&#10;EOYQ7RURQsQ05dK6Xi6lBSJgZud0s1E5moqIZ9fucGm5tABCWlNiUClAVPVMZZnv9Xw3B/JsnVIK&#10;EIJgFYkwMcpoVat+qpHSAQAgsPMY5pBFN2rWOkoSLkouHSaLcV4RYGuBkLTGWibOUWK4tIBIWcpF&#10;yUVBaeoW2makhfqweArnJZelqtdRqWzrpiP9yCQsvT37ubS1XdtVloxf/USMGUWR04Sbb755eHGJ&#10;AnOYZz/72a1Wa2FhMey+b9++L3zhC0cyhXhMkmXZJZdc8u1vf3uw5o/+6I+WmKOuyC/8wi9Yuxh9&#10;fve7362P7J5NRL/3e783nNz2xje+8YYbbmi1Wkft6Dd+4zeGF5/2tKetRUC7Fojouuuu+/SnPz1Y&#10;8/DDDx9fots///M/L1lz+eWXb8ggB9x5553Di1dcccXGth+JRCKRSCQSiUSOj+7De+a+fpfr9vK9&#10;B8T7dNNYMj7O3pXTs1wUAkL1DABgkBCIgISYaBDN1olzwohasfOkNVuHzCAECsH3laiHdYhV2C2E&#10;4AirxEsR6XeCCEgoSCIC1gsKDrIqg96VhZ0HpczoSDIxWjtje7Z18+ilF6wz2haJRB5LxAjb44RT&#10;M2oHMXAXiURW5WMf+1iWnTQ5XLfbXbLm+Eyeh986l7PKDy7HgYh86Utfet/73nfgwHodtE673s8+&#10;++yzzz57xae+/vWvv+lNb3r0h3SqoZNWcFb0tiNc4Jq1puw6IKJ03aQTwVctEjlugnUqIvEGJBoF&#10;GSSsbsdaGznX5vt1OmF7B0jV02xrt30/Cw8EiX19GlRrKolaKCImwtbbBUAKAjaovFsZuAARYRbx&#10;iAqREEVIEyYQJKuVNJSFrYBFNM52ARxC0H0FeSeQSkQEARAw6FR5sZ6ZiDAgIqZICGxF8iEjAQy1&#10;yxDNUDSpr8pE+E8/+lQBEZ+zL6qmhEU41LoX4epwgoUAAABWAjwRJERUgAkdQdMlAMKlCBMliEol&#10;I+JL9j32hYhFNAhKQIRLAe4rPxFRLVG5C4D4QsSL+GUvL5VocEhEWmlKkQhRIRkExZwzWwQBNKQS&#10;7JsoMjv2RX/3YdlkNYEIIR8MJKheBRBV0LB9/RsPnwiF6re+exLeHAfsP9hefyPLueDczS/9T1f1&#10;Q5hL5KlhqglRI6L3FoNqGyDcHgiH61iXSEkrxbUMFM6AGgUkqMFREDUSIZpw0kUAhAEciwf2QUct&#10;gohDUdrFG1sQRQbDwYFIFZgdhL2qAfR3qm49IlQMREhIidK11Qs3iHi2beaSfS7h1hZBZUilyowg&#10;HuH+EhF2zF0Q0bqBZHS6ifRqsVzSGQCw73k7t85zqkwTAEilvA7r0SNOCDBzoc0YIpLaCIVqVaFg&#10;WVgdgHSmTEMARKx3HWWax/oZRsSL7wIgUqJ0UyejGzgVA89tVOmRtlGmJVwiavb50e1bq3uLAQ7z&#10;XPV2FkSUGTHp+IaogiORyAklfteKRCKRSCQSiTx+oSQBpQCALa+7scMQ51GTrmeqlpHWbqFz3E1x&#10;afN9BzsPPFxMzfh213d6dna+nJ61s3N2bt4ttKsQl/PivK5nutnAUE+qk5eHZuzcvJtfcAttOzfP&#10;eSHOIaGq1VQ9Q61VLU3GR1QtAwRVy1ApSgyI+LLw1vnCApJKDWmlRxqDQ3OdnoiAhNgXiIjrdABQ&#10;N+uoCI0W58U6qVIOQawFFjIGiEyrqeo11GqwGaUJIHJRgme70AFeDOJzUfpuj5JEZakZG1X1laMM&#10;7Hz34T2+l2fbt6h6bfTKS2OGYuR0odPpPPTQQ4PFpz71qasUxtZav/3tb1+ycvmaDeHyyy+XE8O7&#10;3/3udY7tpptuGl58z3veMyxYXZHf//3f/+u//uvB4llnnfXiF7949V1++qd/evv27YPFTqdz/fXX&#10;O+dW3+sLX/jCf//v/314zfvf//4NPC/XX3/98OJyR4U18rGPfWx4cfPmzWNjYxs4ThH57Gc/O7wm&#10;JrpFIpFIJBKJRCKnAvneA3Nfv8sudHqP7AWi2pk7k00TQOjm2yDg81IlSb/mV0hqwqEMOqBEU5qA&#10;gDhHSgkzaiUI4hyyICIQYuXdsUgIH1Vph0oBYZU2OcimQwobISEoRCJQCrVCrVARJVrVM12vpWOj&#10;ptUcvfSiyWc+edO1V8XgTyQSGRAjbI8rTs2oHcTAXSQSOTIn16b7+PSoyymKYpVn1+5jeVSmpqZ+&#10;4Rd+4V3vetfqAtEkSV760pf+2I/92Eb1eyr0HlkbmNS2KN1EVK6cWaOjrIg4O0uqhpQk2ZaTfQiR&#10;0x6lawCAZMCX67Q1Zl9SZcRXW2UzUlnWOlfppjKtMj/Q6z4ECMF3EYEQDZFB0lj9TYKoSak6ogbx&#10;woWIk0ruiAAkvgRAZidcAEjlkgoEAIQqOCz2i5ZppIRUAkjMpfiesGOfBzUmIgGiCBIZpASQABUE&#10;G8DFry9e2ArnIK7fLAISCAAEZSwioLBndsJOxDNb5jJYrSIgqZpKRknViBIkTSoJRqOIFA6/r8w0&#10;SFmwGK3MJQXgyKaXCECUIKCwFRB2PVJZpaoQFAABRiIAAQwWlxXDp1xAwphFfNDkDf0Li07YC3Df&#10;6lQqEWlwmBUvMEhXwyXvp0Q6OE/CovyYBppIBALUoTVEhagRCbA67BNkt33nt/eeRCfvh3fPnpiG&#10;gygOBsFKQAr2puFyrfTJIhhuluqTj6ocI6qdByri8ICH1lS9SLDhVQZJI4ZzxSAibPtyaw/iKy0r&#10;KUQYCEKD2plCEDVoFBGk0qgLIgAoBI2oBmrz0CmikkH2XiAUDBQR8SCefb769YKoQCUsHinEjUWw&#10;MmpdUS0pIMyWXZt9G4CUGUGV6GzyqNpIRI2ohC37knld3qfKjCApUjXxpYhbT1PLYdsDEdI10i2k&#10;DajS0ndGDQbLS9HJJkKldBNA2C2sYri9HGHvbRtEkBIindS3buxU9F2FmY6sR9OmBahI10C8P7pg&#10;GCtBdVXfEgCAfW7LeZWMIJl0Qz1gI5HICSJ6qEYikUgkEolEHr/oRo2MRiRfFAaaG9gyl6VKU91q&#10;gohuNe3snHiPR06LWRmRcmq2nJkVZp8X3CtCcUEyhpIEFQGDeFa1DJOktmWz7Xbt3IKwR6MJCQi4&#10;tMKsahkZYxc6gAilpcRQlqo0oSQBGopvIqpmXebbpLUvCgCHiaEkQa30SKtfpwpcuyPM4j0gklbs&#10;PFsHLL7bU806ZWkVR7UeAEErcV6cR2NQkW7WgVDVMmAByAWRSyvCZAyXpS+tQnTdnm7WRYSL0nd6&#10;aLRuNnSjlk5OrDhJvpfnew+I59rOrbpRH7vsotr2+KtS5LThnnvuGV784R/+4dW3f9WrXvUrv/Ir&#10;w2u+/OUv33vvveedd97JPpRHj+uvv37z5s2HDh0arLnmmmv+/d///dJLL12+sbX2jW9843ve857h&#10;lTfffPNR63kbYz75yU9eeeWVgzWf+9znnvKUp3z6058eHx9fcZdPfvKTS87gm9/85nPOOWcDj/0H&#10;f/AHhxdvueWWYcuINdLr9b71rW8Nr/nxH//xDRwkABw6dKjTWSzNcOWVV67FyCISiUQikUgkEomc&#10;UOxCe+aOb7lON9+7n9KktnPbIFTlFrpsHQhTVhUyRx1SnRD4sKwXVERZwkUp3lGa+LxARaHcWEip&#10;AgAAFsGhFKVQ1l9CnbPg1oGAqFBYkJCMploNRIBZmEMKX6Vh9aLqNQHWrUb9rF3Nc87c9JSrT/ZE&#10;RiKRU44YYXtccWpG7SAG7iKRyKnKRmlHmTe43POKzMzMvPa1r83zFZLXsyy78MILzz333HPPPfec&#10;c87ZsWMHIv7TP/3TY6b3yNrJmmeX3T06nbD5QW/ndDK2+vYi4ooDwj5pbCVVS2rbTvYRRE57kBJS&#10;GVHmZV7EIh7NFO4ICDvhEk0LUSl9lDpcWfNMV84yF2VvH/tCxAFIECiSMkcYKBAaES1iha1UilBd&#10;uY+KA/GAikALuL4HKRzB+IoADQTjR/GAhFKpJVGw7+BIoFJkL+IAsHIyrcSUhKiDsi6o11AcoGEu&#10;vC8RRLCyiRTxCCji2RfCJQBWmltKUGWgMgAR9s4uAGqQEskAECAiJUHJydYFdSggIDAI9qNMRzyb&#10;7AtgJwDMKijESGUipQBVBwsglZEpCTCyk6BZFT+kgJW+KBYPWzN4GP5HKtSEE2BhRkIGF8Jl0tfv&#10;HjY8RFIp++C1W9lgCjIIAiASVcJUEPaF9CWvKCSwMSUqljA9092zb37n9pET0fhR+fz/vf/ENBzm&#10;nKurVTAkyMlhz0K46UQgKLERBYQFYdGkdJGBkyohEVR+vxIkr9K3VAVSAMzsEFDEAVRx2rAFwCDQ&#10;WkmbgUhAAQqwr9aHrpEAiYbEoggUlM/Yv//6GtRKBS3iAQmEmUtC5blUR/DAFAD2ufhcmwYAeNcF&#10;EeEChJkLZxfCfYd9B1oWB+yDwTLpRhBGmmwLrdHzHDWzAwDhAsisaZcVm0Ey6ST70hXTrlww6fhx&#10;N7Uc79pImlSW1DYmO5GC5J40W7/89QpJm9rWsrdPmaZ3bW/nla4DmqN9yBf2JXMPEEk12HWSbMuG&#10;OL4ePs/hosXVHMWRTDph84OoMvE9RlrFSbUvS0UZ3Hdsy95+ImOSCZNNmnTTxh5CJBI5EUSFaiQS&#10;iUQikUjk8UsyPgoAqpZx96hVmo4BcY5Lm4yN6noWtJ3lzFw5PXckjeWKsLX5ngO+KDgvXbcHwpQY&#10;ldbJmEFA0i10UCvdrJuxkXTrphQ2CXu30CmmZoNjqm42uLS+V3BeIqKIqEY9GRs5TJi6OG4J8U7v&#10;3aACHxmlR1qDuIbPc3FerIUqVRFRKRBh6wBBuVQ36hJ+okRk66C0CIDGkFaqllFSxY9UowaIvtcj&#10;RC4tFyUqEs/sHBTAieGi5LKkJNHNhsqy2o6tsCy2ws6Vh6btfFslSW3XNkrTsSsvqe/aDpHI6cOt&#10;t946vPi0pz1t9e0nJyef//znf+ITnxhe+bu/+7t//ud/frIP5dEjTdN/+Id/eOpTnzpYk+f5E5/4&#10;xNe+9rWvfvWrL7744izLRGTPnj2f/exn3/SmN83MzAzv/sd//MdPfOIT19LRFVdc8b73ve/lL3/5&#10;YM2///u/b968+a1vfevLXvayJzzhCVmWAcDc3Nw3v/nNm266aYn5wDXXXPPOd75zY4/9/PPPb7Va&#10;CwsLYfHmm29e/Re1FXnggQeWrLnuuus2dpx33nnn8OIrXvGKjW0/EolEIpFIJBKJHCvCPPPVb3JR&#10;9PYcoCSp7dyOqspbEs9clmJtyHgJK4N4FQnF+yprqg8iqjT1eSHOkdbgPQODIlQgDoAZBFBEgHHg&#10;QBAS+RBAGIlIERKJCIioJKFEqXpdQm4dESoCpRCwnJ0jRcJgGq3meWfpkebY1Zce22FHIpHHBzHC&#10;9njjFIzaQQzcRSKRUxVjDkvu/6Vf+qVnPOMZJ3tQKyMiv/EbvzEsEEXEH/7hH37mM585eG1/rPYe&#10;OSZIZWnjLJEH2OeunEFE0iNHfM8VscUhth2TbUJK66MXAJ5MW+PIYwaTbmLXtYhsF+h4BTPedQBA&#10;6bpOJ9ZwZWJ99KLe3LdJZey7wWixcptbfTdEEM2SgzBSIuIQlYgTLpEyIiXsQABD2AYAjnA3oXhA&#10;hL4MLeg2QZQAozCggjAWUiAKQFA4qPKCVg1QkzKASqEGVK6c8a6LIAI2aGKFQwCJBRFZBECAEEmE&#10;kS1jT6k6kglHXek0kUAZ4BKEEIlUhpSw7yErAQfSN0Fd9TM5IiIpEMssUlpUmU7G2BcgSnyX2VfG&#10;hpUxqaAwswPgMGIcEp9WS32P02W+lH19KXhANdAQBjmfiGAwXV9+JYggEATnTtLs84HbZ9hLBERc&#10;33IQQZjFnTAXVbj9zkd2br/kBDW+CtMz3X//2iMntAsBQUDBcC6HRKeIElSXAABApPpOjwTAsqhM&#10;HtapIiAS6b51qgg7EAZk4LCDIEh1PwkDIIILV05flirhxpTBTSmeBfrmqANdbHB6PfyyweqGFhCs&#10;IrY4NDBCkNApiBexwCWspFAV8ey6Ig4prVSRlLpiGlGRSoM6WsQC8+JMoUKVIhlAjUAqHdVmbO3f&#10;i5EqH1Hh9Uqsk/r2srdPmQbbeUlHETbm3V98ya6j0wlE3LiaF0i6jnYBQYQLXKbmJZUltW1ld5/S&#10;I+w73nUAFOkMKVk+swIibKVyujak6yKsdJNMU5nG2saz9nEbAAhm3atspkzLuy4AePHsuqAFKT3S&#10;5zYEAUAihYjCRdndh4hJbSvprD568caOPxKJnCDi161IJBKJRCKRyOMXMz5KWulm3ZcFl+VGNWsX&#10;2gCgG/V080Tr/CeQ0Wa0ZWfnlnchEor3LY0M+rzoPrTH93I333adDmplxkZ0q0nJojxVrOOyVFmG&#10;SEFqCwBIyoyONJ9wRvP8J6STmxFJN+q61RDvuSzZeSR0ee6Lgq0V59k5ttb3CtfulLPzdm4BAHS9&#10;php1ylIiFKx8MMJwfS8X74EZiapaa4iolDgHAr6XA4BpNXUtRa0QQbwXEQTBJFG12vAxqnqmmw3U&#10;SmUpaiWehZmLkouyODTDpdWNum42dL1WO2MbEA1Pmu/l+f6D3QcedguddNN4/aydZnRk01OujvLU&#10;yGnHpz/96eHFFV1Al/Crv/qrS9b8xV/8xdzc3Mk+lEeVpzzlKcvTyN7znvdcffXVtVoNEYlo165d&#10;L3/5y5fIU9/2tre94Q1vWHtHL3vZyz760Y8Or2Hmd77znZdccknoCBHHxsae/vSnL0l0u/LKK//1&#10;X//1qE6txwoR/ef//J8Hi2VZPvLIMf8Mc/vtty9Z86QnPWljx7mkcPgP/dAPbWz7kUgkEolEIpFI&#10;5FjpPPCwW2jn+w4CSLZj60CeCgBclgIi3qNWg7gTEqFSSAQCi6GhAQiUJhBy84hAEwIBKmUUKQWK&#10;BKGyvqiSqAZBJEKtqr9GExEZrWp1VUt1LVO1jNIEtUZELkvw3lsHIvWzd6laNnHN5SpN13a4kUjk&#10;8UWMsD0OOdWidhADd5FI5FSldvjvs9PT0yd7REfk7rvvvv/+RW+0HTt2fOADH3jNa14TKpOuuIts&#10;nPzm5PYeOVay1jkm3WSyzUo3bD5l8/3iV8jE8L5b9PawXdDphDKjWfNsk02e7LFHHiMk9e2ApHTT&#10;2QVhdxwtiLAvZ0nXkcwaZU55+0GVbBK2iEYnowAC4kWcyMo218GSlH0pUiIqpATAIyqpvCKxH/GR&#10;vi5uoK1c3pSwOBEWEASqBJhBLEqKDx8AYiX7JGWQDKJWKlWmoXRTqRqSES5EgqAyiPsYKl/KsKdC&#10;0oAaEESccMFcCnvv2t51gjGgAIB4QA3egmDoBSlFRKUaiAoAAQVEhD1wKcIrvmSH6mkYrEfZCqDS&#10;TdJNk24SLkEERID9QJ4qwgIsUgo7AQbxIj4I6oJJLFQS3r48NRzUYpqXVF6s7BZViMDVXCIu13SI&#10;iIgFVKgy0nVEXbnFBhtMLtl12HeFbaUH7p+LE/ce9dG/u3P9jRwHn/3ivcwn5KgG0VAM0t/FuRtI&#10;VaHviIuISg5XoSKow3XFGLxviQypjFRKKkUkQBJhERbwwUY1XPmVpeogdxAJUSGqIMUWQRxoXwUQ&#10;PAhDcGQNYVes3IwPP6T+eIRFPAKFASCpauWgpCCIcClchst4ALMLdp0CTLqhdJ10Pa1vQ0oAFFKi&#10;VKZMS+mmNqM6GVfJuErGdTKmTIt0XemmSTelzTNMMn5sZZsWXYiPrdjTcnQyoUxTJ2Mi7PKZdbbW&#10;H53YcgpQaTOS1Lat1Rh2LaM1Y0rVAID9yg4rpLKksZN0SrpJugEI7Dq+nPW27V2Pfc4uZ9/ztu3L&#10;OXYdASDdINNUOjO6STpD1NqMbtSAA8H9G1UiXKz+wTjJtpDKlG4iGXZddu2V37nEAwCSQjKunCm6&#10;ewApqW0nVWtMXEnqOB3LI5HIo0xUqEYikUgkEolEHmuIZy4tl6Uwr74lEmXbtuhWExHt7PxGDaCc&#10;ndf1Ghqd7diabB7PtmxKN48DUb7voHjv2t3i4FTv4b2d+x7q3PNg+94HOvc82L73wc5Du/N9B918&#10;23W6vUf2cmnt3AJbpxsN02oG54rFY2RxnS6SUrXMjLYoOfxLOKJpNprnnpHt2oaKfLeHSgmLrmWI&#10;xL3Ct7tuvm3n5t3cgptv+25XrCOtdbORjI+mE2NmfDTdPG4mxsA5Ozvve7mI+LwEFnYuBNMWe9MK&#10;ANg6tlY8g4hQpWvV9YwSI4BirWt3uCiHkxopTczoCCUGjcFEI4JY53u5WIuKANA0G8mWTeK9Lwrf&#10;7dqZuXzfwe4DD3cf3uMWOmZspPGEM5JN4/Uzd04+89p00/hJvOoikeNARD71qU8NFhuNxubNm4+6&#10;17XXXrtt29LfqP7iL/7iZB/No83b3va2v/zLvzymXT70oQ8dhz3CDTfccOeddy6f81V42cteduut&#10;tzYaG1yAMPDKV75yePEzn/nMsbbwf//v/12y5swzz9zAEYrIe9/73uHGzz///BMxFZFIJBKJRCKR&#10;SGSNsHPtex907Y7r9tLJTWQOk+WwdQAg3i+JPqHRYY34FSJsSIgm5MMJAQICJYrSFFODREAkgCEv&#10;RQbGDiGFmxCTBI0Gz6gUICwZDwAAi1toc+kQqX7WTtOsj139xGTT2MmeyEgkcioSI2yPW061qB3E&#10;wF0kEjklQcSdO3cOFpd7NZ86/Mu//Mvw4jvf+c6RkZHVdxm2PD2te48cK4jYGL/MpJtNtsVkm9kX&#10;RfeRovuIyw+5cs4Vs7Y4VHYfsd19IJzUtulkLG2ckbXOPdkDjzx2UGZUJ6M6GQcAV04dh2TdlTMC&#10;bNIJ0vWktuWo27Pvld1HvF0glSX1nUR1pAxRCXvxBfuCuWR2/X+WfSk+F7YAgmSCTA4g6NMEkZAS&#10;EM+uFPGIBMFtdcgCcpjgZygStJpAqAEAUQkAQPBjPIrh4UDm512bfY4gdJipo4BgtRkSoiHSRAmq&#10;DMmAiHDBbIVLV84LlyAeRERcODpEIt0IOjgkg5QiagREVIAk7IVL8Tn7QsSKOGEn4phL8QVzwcIA&#10;hEhEGpAQkaVEDB6nyBBmRXDRtRaHdIwYirNJJTTFRZkoLiofg3ElIAVFroAIB+9NBgiyVRRBRLVk&#10;3oRtdVCotBlRZoTIAFCQIEo4NeKFnYgP3oMQCvasV993RL78le/dfd/BE9X6kbnlM989QS1L35BW&#10;cLDCC7CIBD9VYa4EnJWI+vDJXVwUQIJKIF2dIABAJEBF4eSKF2FgP+gTqmu/fwcGj+B+m4PCfyDY&#10;N1gNslIZ7IIr+O4uxnIRAEgjGaIEUQFpQOqHa4Pimr0vvOsyF+x73rVdOctuQcSTqmkzQioz2aak&#10;tg1QCxeAgKTJjNZa5yb1HSbbopMJnY6bZMJkm0x9W9o4M6nv0Mno8uv56OdCuHo5ovVWlULE2sh5&#10;SIlKRryb9663/kuF3QK7nkk3Iem0+YT1NzggOGmTyrxrH+kNhcgktZ0mnSDKtBkh3UJKBUS4YN9j&#10;7rEvAIRUqkxLhROXbjLZDi8l6UbVy4aClJLKSGXCXrhYdVNMattI15RukK4LO2/nvesEdf3ggJmt&#10;iDCXrpxzxYzSzbS+k3SjtfkabVobO/hIJHLi2Pi6gJFIJBKJRCKRyKOMiNjZ+eLAVDE1U8kg+6gs&#10;NSNNMzGWbZs0rebyfRtPOKP7yF4zOmLn5s3YKCVmnYOxM3NiXbJ1UmVptm0SEUcuvbCYmk0mxjoP&#10;PFxMzep6DUDYemFfRbQQAAnzwmtVzsy5uQVQxKVDjWa0FfSfS47XtTviOTybbD5CBAGptm1SZdn8&#10;d+4DtgiIivRoE0JmIfNi10RAISqldatpRpuUJOXcfHlgCpXy3Z7v9nyvEOdAWJjx8PriiIBKifcg&#10;5BYWgEGEVZaZsVHOczSakoSLgovSBRdZRFQqlHITkWowjoEUJgTCqDVbqxp12+nYTme4L9Ja1bKk&#10;UdfNBhKmk5taF54zsJCNRE4vDh061O12B4s/9EM/tJYfCojoHe94x8/93M8Nr7zpppve8IY3GLPe&#10;V7DTi5/5mZ957nOfe+ONN37sYx9bfcsbbrjhj/7oj7ZvP06b5csuu+yhhx760z/907e//e3Dp2w5&#10;T3va09797ndfffXVJ+6on/jEJ5555pkPPfRQWPyf//N/Lkl9Oypf/OIXhxevuuqqjXWNuOeee6am&#10;pgaLv/Zrv3YCfwGLRCKRSCQSiUQia6D70B4ubTk1o9LEjCyLj1VZhkKHf3SnJOG8QK3YOdJ6+ed6&#10;0to7D32vDbEOEhOMUitJKlf6VMTKnqPKoCpKFhFmlaVAtCTQxM7b6VkuStWop5vHs+1bxr/vimzr&#10;0fVmkUjk8UmMsD2eOaWidhADd5FI5FTl4osv3r17d3h82223icipee9/85vfHDy+9tprx8bGjrrL&#10;BgpuT27vkeMASTc3XdmbvzdvP6R007k2u45zHRAfPBhJpZSOK91ANPXRC5L6jpM95MhjCkSsj164&#10;YL9i0gmbH0Kc0+nY2nd3dsGXczoZQ0rqI+evxS2w6Dwswq6cJd1IalsltbxQsq3cO6USTPqBJg4Q&#10;EYLekgCQVAqoRTz7HgABGUQFQsIFsyciRJS+NeqS4YiAsANxlbQVVUgSAvCEWoQBUNgBqZXeXqTS&#10;2iECgLdtEcdsQTwojSwsTJXe06MAECFA5fQYBoIKlIKgKfWCpIWtoIhw3xiWlGkMRHpIBhGIjHce&#10;CQGIdCoSPCpZmPvmkUHZpyB4YIoDYaSUfQ9BwjgRSQC0UkH/GaSkKH01ICJIpUeV/mAXFb44kLNK&#10;sAqs9IVYubGGZ8ICgFSi0iGrABEQcQAcJLhK1wEgaHFFxHsOZySYtiIpAArSSRERsJdeuO2rn33T&#10;YCgAOCSpBQAGRBABJESNYRgcvD3DoQGSRtI3f+pb/+V3/mHJSX3fR2//r29/7om6u1biq19/5Av/&#10;7/4lK8/cNfZD/+EiAHj69599yYVb+0d3+ImAylAUAasTgSh9UWp4Pk00gAxfvQKAwggggrJoLhqE&#10;1cPnqLI/HbasRQh3R/8sIgIAkWFhIFq8AsPVgIjVKezbmgIDqKUKRSSkIetTgP5OLKhgWB8+GEl1&#10;flEACCiYT4oIiKvmRAQEBTwICzhXzpPKwg2OKiXUSAYQlW7qZDzoRRGYXUFkAMQkI4BIKoNjVqEe&#10;keAYjNQAwA2xJzXp5qS2BUDY92y+n+o7kY4/4ON9t8ynlG4o00ybZ4dbcqMw2WYkrUzL5gfZF0qv&#10;fPiIGIxqvV3wriO+EoUuedlGSnXSJNNCIGfnQVibpk5GN3bMYTwmm2TXtUjetY9y1pCS2jZXzDg7&#10;h5SEAgHehRTfoMoWdjkgiS91bdxkk0SJSTfVxy4hlW7syCORyAklKlQjkUgkEolEIqcxwtx9aE/n&#10;gYdcuwsiPi+4KNk6YUYAUETGlLPz6sDUwnfuM6Ot5rln1XZsHSpgBmZsJNuySby3C+18/8H6Gev6&#10;ZYKty6dmdKOu6rXmeWcHo1HUCo0uDk4hkZ1v+04XlMJBXJgQBlEkAbYWAMU7ANRm5Urevt0Va3Wz&#10;QVpn27egolWGpLPENLJyKgeNeqSp6zWq16Sw7D2wRyQgDCJSXc/ImMHkJKMjKsuKA4dQkbjMdbq+&#10;U4r3VYg0+NOGSoDeC7NY55hJOd1q6nqGWqk0Sc49AwGL6VnuKKnVxHtxjp0P+lgRQEA0BrOMtBIB&#10;38tdp5O0Wmqs1Thrl1grzMCChKAU9b07KE3qO7fVzthuRmKJrMhpzOTk5HGUUwWA17zmNa95zWtO&#10;9vBPCXbu3PnRj370z//8z7/whS98+ctf/upXv3rHHXdMTU0ppc4777xrr732uuuue97znjcxsd5a&#10;gMaYN77xja973eu+/OUv33LLLZ///Oe/+93vzs7OjoyMnHPOOd/3fd/3rGc96z/8h/9w3CLYtYOI&#10;v/Vbv/Wyl70sLN56660HDx6cnJxcewvDaRYngmFvW6XUS17ykhM9J5FIJBKJRCKRSGQVRKR93/fy&#10;A1Pl9Jweafb27AcAICKjKTG6XqtiVMsSEFEr0ApZxHlxFpdLthBQa7A2ZDuB82x7qFSV4SSDnLZg&#10;QoAiAo5FXEiXA0SxDrQW71ErERHrOC9ctyfO6ZGmGW01zj1r8hlPNqMx/hOJRI5IjLCdOH7913/9&#10;13/910/xZk+dqB3EwF0kEjlVefrTnz5wdW632/v27VvLq+LMzMzP/MzPDBY/9KEP1esbnNS+hIGM&#10;FgAuuuiio24vIrfeeutjo/fI8YK1kfPT+s68/QD2DogJtreLX25JpUltW9o8iyg52UONPAZRZiRt&#10;ni0LD7AvXTktICYdO6rWVES8W3DFFOmGTieS+naTHf3jooiUvX3edUC8TkYBAMmktR0l7pdyVsQj&#10;GlwhbwgBFamEKAFA7zp9WRsQKqSUfQGoEAWAmQWD7FOcgIJK0SiVVak4CZpG1ICIlBAK+1IAABjR&#10;iJQgDvAwSUIwiewr+si7TnAuBWEkgwDcN2UFJBQnACCIREuKKYRy+yDEvgD2zAzgEbWiFCr31MWY&#10;FSIhGQGplLmUImUgHiqL0eWTRIgaoFaZu5J2vhRwiAYAiRBQCfu+V+qwvBAOd5yVSh5ZmV5KFRMb&#10;aD77p0QQ+5rGSrwqAqgQUeHw9SMOxCFqREUqw/7cYjgFVTsSLAKQkmqiEBGQPWljx0cVhpCdDJSN&#10;skzAiX2bTgREEQljRlCkNJJ58U88+Y/+x2enZg6zFvi7T3zzjT/7tC2bV3CJOBGIwG//t88tX3/B&#10;OZNZpkGg1UzHR2uDi+WwWwAEkMLEMnscnB2AytRhcUKCRWkwy600o5W16rAbLnDlP7oYiEBEksrd&#10;tBJvL7bXHxJSgs5V10NQrgZ5at8odSh+Omi5r32WajMRDCHV6lIZCFyHpOn9azWMXEFfDI0Q/F+N&#10;iAbxAD5IkQE8ICFpnTQRk8FolWko3RryMpWydxBIKap538MT8MYqXIAIUTqsOV8n9dGLXTmf1LaV&#10;3T1lb4+p7aDjEql637O9A0qlSW2LScezDTVQBQBESmo7hK0rZ3w5TWr7KgVlEJVOxnQyBuK9L0Bs&#10;uGqQECipzHLDlAr7cpZ0DSlN6js3dsyBtL696DysTMvbeZ2MIa4uTEOdTijTtMUMA5LKRLyIA2ER&#10;YbGIWpmmSkaS2g6dtGqtc3Q6eWrW1olEIqsQFaqRSCQSiUQikdOVfN/B+W/d7bo938vt7Lxrd6uC&#10;Z0RIBCLhCywAoFKm2eCitHML7XsfHL3somRibNDOyKUXFIdmsi2be3v35wem0skJrArWwTF9yxXm&#10;fM8+BMy2bjajrcbZuwAg33tg9uvf9oUlpco8BxB2XinSrSYZPYhCigh479pdKEtfliCikoSdtXPz&#10;ql6jWlaFxDy7dkec140GpUkyOaHrtdVH5Xo9ShLUSryX0vpunmyeUEOHvwoqTeq7trt2p5yaFeu4&#10;lvlujwBBvPhBlTgQ6wFCnE1RmuhWg1KTTIzpkVYYdn3nNnbeL7TDySLmJR0hEmWpqtd0s5Hv2YdE&#10;eqQZHGjFOWFGIjRGN2q62Ug2jelmIwYgIpHIgJGRkRe84AUveMELTnRHxphnPvOZz3zmM0/u8b7o&#10;RS961ateZa0Nix/4wAduvPHGkzukAWVZ/tEf/dFg8aabbmo0GsffXCQSiUQikUgkElkHPi+6D+3u&#10;PPDw3De/6ztdn5eUGs4LAAAkVFUKGnj21oY8qOHdEVHXas61USu2HpVGWhqNQa3YWgSR0qEi8MLe&#10;IiEShWJkwj6U6xfm4B6BoWgZCxCxc2hdfnCKlAKlUITZA4AZHTGt5sgl5235j8+gDfWOi0Qikchj&#10;klMkagcxcBeJRE5JLrnkkuHFj3/84294wxuOutf73/9+7ytLrgsuuOBEy1MBwBhTFJUT1OrO2IFb&#10;b711LZudFr1H1gPpen3s0troxb6c9a4rXAa7SNINnYysxZoyEjluaq1zvG0DACD4coZ9brLNq8if&#10;mK0rpth1STeS2hadjNVHjy6JBwB2bfYluw6gQaqs5ChpYTmjzYh3bVQZkZZK94iAWJmdDt0CwhaE&#10;g0YtjJl0XWyJlAbPUvYFCDOXQRt2eJCIUACAiHRfsRZ0fB5RAwqAYnZUWbYOugzuoARIwla4ZLaV&#10;PBVVX10JEur6IyKQAIgwSsmoEHFo/KEEPjJbCPpVRCRNqj6koKsglQmXAoTCgEKqhpVez4EIA1fa&#10;PiJEJYKIKFx4sQJavCVVI2oI9MS7SkdICgSFHfRlgUsMC8MIQfqKQUSoHDs5aAuHt8fg1ykDySgQ&#10;KQAcHIgICJcAjKiBNFKKQ86EiNT3zJRwGhEVHT4JiAhAAiJAAD5IMqXaflFhK0HdKABIAhjy5JAU&#10;VEpOAKA0xZe86No/+bN/GW4/L9wv/+Yn//KPX/To5G3d8s93fe2be5aszFJ9/jlbKm/U/hFBX5A7&#10;dPFgdSUiI1YC1HA9QaULPUwNjYAAXKl9h9W8EubOH2ai21d9hlp9fdnqwAqVWDyJAA7Uy301aSVe&#10;rW7XwVkL+1PfY3dge4vhGKubYPHyw3A1kVr6ZhcsUlW4GjWIEy6BEhxcHqgRtIigePY5ACAqANLp&#10;JiKDKlmiMxQRV0yx7ybpJuZCk3auk2y0Iaf3veDLqpPxjWoTyTQnrlyY+vektr3s7S27u5NskvQx&#10;fREWV865cgYpSWrbSDfqY5ediJTFrHlm2d2t0wnbO+BtWydrqNiIanVbVFfOCPukto1ULalt2/Ax&#10;A4AyIzodF3HeLth8ymRbjjo5SElS2yrsvOuw7wmXwg6ExZWoazoZq49dWBu5UJnRmBoaiZymxJ/0&#10;IpFIJBKJRCKnH+L93De/231oD+dFfmDK5zkqpUebplHHNEVF4TuqiIj33Ctcp1sutMu5ed2os900&#10;9f++2jz/7OYF54TNdLPRvPCc6du+BojdBx8u9h6gLAUERCJjVD3VjYZq1I42JO7t2celre3cRkky&#10;ftWlArBw173tex/0vTzfe4C9N2OjwCzOu07Xd7pQr1NiBnXNBEk8o1JIHhWJsOQFGeM6PbJON+ts&#10;ne/0AES3GpSYdPNEMj561LniMkR4CY12nR4aU+w/VD9rzZWxEHWrqZuNzvf2+NIyFWQ0gUYTvkoI&#10;AFKWqFrqc0BCypJ062YzNrIkSEBa0fioGR8VEfEMzomIsJAi0HpwygBA12u23UnGR2vbJhtPOONk&#10;X2uRSCRyypFl2a/+6q++4x3vCIu/9Vu/9cY3vlEpdbLHBQDwqU99qizL8JiI3vjGN57sEUUikUgk&#10;EolEIo9H2NqF797f/d5u8T4/MOXaXTu/gIB2bmFoK0RFoYCa7+ZcFiKi6rXD0rKMpsSIADJzWaos&#10;WZLwhCjAwuyRULyHfpYjEFWF34hQuP8UAiECiJcqs1EkhPWEhRDRaHSg62m2fWvr4vM2P/1JMQ0l&#10;EolEIqcXMXAXiUROQbIse8ELXnDzzTeHxc985jM//uM/fsYZq/0I+61vfeuzn/3sYPHFL37xozDO&#10;Cy644Bvf+EZ4/IUvfOGnfuqnVvk6sH///t/7vd9bY8vD7czOzj7KvUceHRBJpxM6nTjZA4k83sDG&#10;+GWdmW8CAKnM5VNl9xFSdaWbpNJgiykiICxceNt2roOIJtuszIhJJxoTlw+c7lbHlfMAwL5Quo5D&#10;bpw6GbPFFFIivgA01BevLkfEAYiAD46mIgzeIVil6qhqiErEAwADAjBSMnAERURmG9RypNLDBowK&#10;xAGpIDoFkUoF1xephjYBFaJi3xPhoGgNjQSZqQRjUlGkDIgQJSAiwCDu8EJqAACICgmELQAgEKna&#10;cnkqBJdR0IQkADIQWyIGq1W1dGMQEOdzEQEpEbU2LWHnBzPHNhTsR5JFDXAlZRwYV4a/0veMldCh&#10;MAS5Iw55aVabIoCE4v7IIooUVFJLXx0gGUSFlC5RoAm7SgbZ77zv87nsbUsEkQUqNezQ0xieWzRW&#10;FQYkQgUSfCBEBFCqMN9P3/D97/nLzzt/mBXBv/6/+//X/77jpS+86vjvnrUxM9t757s/v3z9tdec&#10;lSQqXKh9Q9G+iWnl3VsJcxFQMFicSj+XkIZsUYfdZZdcc8HWV/oXKkIlNkXAfpIbEqJGJGEL7AQs&#10;MFdutOwBgxo5NOSFg8S0fzZCbLSvX8X+CRVgACWDAYbzES4qQgBCCBpUBgDAIG82A0VuGBizRQEk&#10;AyCAJkjEByLVftMoQECqv6hJ15a7jouAK6eDQybpJvuuiPNlW9JNG+V0GmC7QKoOSEm2ZQObVabZ&#10;nLiqPf21pL7D9g6Uvf2k6zqdWIu/OvvcFdPsc2WaJp1UptncdBWpE2LMTirLmmf3Fu7zuu3KKaUS&#10;VOl6GmTX8eWcTsaQkvroBRt7soapjVzgilmTTtj8kLdzOhlby15IWiejAKMQXmd7ezXptL7LZBPN&#10;Td8XfxSIRE5rTtTLTSQSiUQikUgkcoLg0k792x3dh/aUUzPdh/aIc9nWzY1zzsy2bFaNOmm1GJBF&#10;JK11q5Ftm2yec2Y6OeF7effBR8rZuYW7H5j56jeEWZxfuPv+9r0P+k5PvAeAcm6+mJrx7a7rdG27&#10;Xc7MdXfv7dz3PTs7L8sjoAAA4Muy+/Aezots+xbdqI9ddalqNua/8Z32vQ/ambnuw3uBqH7GjpGL&#10;zs22blZZakZbgOTabTu/wKUNMS7f7YEIW4taqTSlNEEiLq2U1vd6xYEpv9AhrZLREZUm6ZbJZG0+&#10;qGKdeAYEXa8Dgu/0fFG4hc6xTToiIqhaSrXEjI/oVoOMJqNJGzJaZZluNnSjruqZbjZUYnDVlkgr&#10;ylJVy3SjRlk6fMoAgLJEvBfvXSfWnY1EIpGVufHGG5OkCnzPzMx8/vOfP9kjAgAQkbe85S2DxXe8&#10;4x0jIyMne1CRSCQSiUQikcjjjt7eAwf+5cud+x8qpmY6Dzyc79nPZYmIqp6pZkOPtHSrpVtNVc9A&#10;kS9K1+n5vBAGn5d2dp6tGzSFiKrRQCJKEmDxeSnDqVoiPi9BRJiFBZVGrVBrQBTnxXOVI0aEpJAQ&#10;FSGRCKBSlCSqlupWU6UpIgqzzwvb6SajrdpZOxtn7xq97EJgOY7Dj0QikUjk5BIDd5FI5BTkpS99&#10;6bBa/q1vfevu3buPtPFtt9329re/fbC4a9eua6655lEY5Pd93/cNHu/fv//v//7vV9xMRP7t3/7t&#10;ta99rXNueP2SxWE2b948ePx//s//2bdv3/If/U9c75FI5LENIjUnLquNnK/MSNI4QyfjwoXN9xed&#10;h4rO94rOQ0X7e0Xne2Vvn/c9k4ymjTOUGc2aZzcmrlziUrgK7HsgIuyWCDJ1MqpURroOSOw6wkd8&#10;LRL24X8U1KHA7HuCQKahdD0bOac2cq4yI6GpIIwkSkilpGpECaIJFotLjj20CUFLqRIAqtzwKvGd&#10;A1QDfZ2wBSDoHwJWLYiIACBRqsyo0jUgQ2RIZUgpUtL/l5LKiAxQgmREAICC9+PK50VpACRKBNDb&#10;tsBqISZ2PWEP4gGQdFbZXQIAoLAFECSNQR8LiKSCfysgIWkkjaQQFSIBKEAE4f5EBTNVCMcYJJKL&#10;Z0QABIOZJiGxgGcvXIRZQkoRNYaTezjedwFJhPvzv+jFunj4QXQKIsGHExcNP/uHRsFlVwDDY4Aw&#10;csFBg5ViErZtGbn+h69cPm+//d/+5YGHpo/1ljkmitK95s1/u2ff/JL1Z+0av+ySHf3rCIIVqgxO&#10;M/blniE0KTzkXAqwKE8dTNpgDoekv31NKAIFx92wFiFk0KngbUuUVFMnIuLDrAWVLwCLOOHwz4p4&#10;QEYc1ipTJV4OOnbsny8REd8XMMuwFhmBEBFQ9U2SAaBSDiOGc9pvPIh0kZSuIyokA8Lii+UfgRAQ&#10;UYt4AeFgCj2EsCvzPb6c0+m4Tiey1tlJfZc2IwDs7QJsHM62hZ1ORkhlam0Sx7Wjk9HW5idpM5rU&#10;d+h0E/u87O4ue/u9bfcdiQ8/anGunC+7e8ruHhFnaltNtsVkm5ubr6EhQ+MNJ2uepZNRk00iUtnb&#10;F8Tqx4d3vTI/QCrT6Xha326yyRM3bG1aWetsZUaUabli2tn5Y9pdQGzvAHOZZFtIJfXRS6I8NRI5&#10;3YkeqpFIJBKJRCKR0wlxfurWO+zMXG/PftfpJqMj6eSmUCBsdZAoGR8zrVZ+4GC+/5DPSwA48Lkv&#10;g7DvFW6hw6UNIlUE5Ly0eYmJRkUASEarWprvP0Sz89n2LSpdrIYl3pczc3ZmDpWq7dqu6rXRyy+u&#10;7dg6/517O9/bXR6aKaZndKtZ27Y5VCJMNo2rWpbvO4hacVH6Xu4W2oBESvleLszCQImWECAjAs++&#10;KACRjAaTqGaDsjTbNqmytRbKEh/iuYCaVK3mu11xWTk9q1uNY5p5di5MDhlDhGQWv0qoLKE04dKJ&#10;dwAgzMfU8tIzpQ0AiHW+m6+nnUgkEnkM02q13vOe97zqVa8KizfeeOPXv/71kz0o+MpXvnLPPfeE&#10;x41GYzjpLRKJRCKRSCQSiTwaiMx/5972vd/zvTzfd5CtVfV6Mjbiermdm1f1GiVmaGsTchJ9ae3U&#10;DFsLImKdnW+bRo36oSckNM26XWhTmvii5MJSYhBRBKS0wCLMKICaUCOSZmuRSJiFPTADIRCJMBIB&#10;oiBionViBEnVMymd8w4ss/OolEoz2+km1vmiOPTF25AomRjLtk1mO7aodF014yORSCQSedSIgbtI&#10;JHIK0mg03va2t/32b/92WOx0Oq997Wuvv/765z3veVu2bDHGiEiv17vvvvs+9rGPDb9qIeI73vGO&#10;RydN/NnPfvZ73/veweJ73/vee+6556d+6qe2bt1KRN77mZmZr33tax/72Mf27dsXtjnrrLO+973v&#10;hcd33333wsJCq9ViZqLDNFSXXHLJ7bffHh4vLCz87M/+LAAQ0fOe97yf+7mfO9G9RyKRxwGYNc8y&#10;2WS+cF/ZUzoZEy7Z58JOQBAQSZNKkVIAMNnmWutcZVrH1IGIExj4JR6GybZK7xEwTW/bzrW1ruHK&#10;TqpVGg8LCDNKiaiUbiJqU9uCgIDKZJuxmHEgAKBMa/DSz1wGd8klbwZYSRiZRChpedsGlQhbESfe&#10;B0dQIg1IIF7YAwiSGUg2QTyLAwFAAhSgTOkaQPBkdSIOhAW4mkOgYFZJIN61kb2IC/+WC30FRNiS&#10;roOw0k32PW8XlG6uaCEo4oULkL5tKRAAICoJKkEQJCPCSEa4RNIiAOhBGBAFCIedUREEFIgD8UAa&#10;pPLerLw5K2lgmEdE4GCkioIMHoGRBVAjmSB2Vbq+3CGW2Yp4ERe0iMKVfBEPOyJm8Yu9IQBQX8la&#10;aR0R+1JVpEWHVVQgnoMdK4KwE6xE0b964w9//kvfnZo5zAshL9yr3/S/P/Cen9y+9YTUvmGWt77j&#10;lq9+/ZHlT/3S63/gnvunhg8aEUSw70MKAojMwS0VFg88SFYr1a7IwLd06ZUdlK1DO2I1lQICXJnS&#10;iiJUIgJiRViCC2ulTQ3XOCJRsNaFystWBmdKABAYBAEoyFr7txgPbFX7J0sBBGNhAlQw5NoBQBC6&#10;ZgdKLV4GAgCMoAEQVZ1QsesCobAVLgA1kMahTSsXZXbedQdu5CLs7bwrZgHB1LYo3UzrO2ujF9l8&#10;f2emrXTDlTNKN1b0MT5WBMSXU6QyUrWseeaJ+OSpdKM1+eR84b6i87A2LWfnvZ23ecciImpEgxQE&#10;8yxsg8weVWKyzcq0EHVt5Ny0cQbACf5IjFQfe+LCoa8kte1lb2/R3Z3Uth2HJtbbhbI4pChJatuU&#10;adVGLzqxwwaotc7x5XyYQJcfErY6Hcc12Ciyt7bYL96a2iTpem30YmWaJ3q0kUjkRBMVqpFIJBKJ&#10;RCKR0wYRmbnjm3Zmrrd7v+/2sm2TZuTY4raoVbZ9q52eLaZmXLsj3ptmg63zRUFJ0jjnDN8r7cIC&#10;eHadrjgHgqiIrWVr0RjN9d73dqfbt+hGzfdy1+7YhQ6y6NFWunmC0mT8qkuzbZP5voPtex60s/PF&#10;9EwyOppumYCh6Imq1xpnn1FOz5azc5QmYp0vSt/tsbXsHCJKUS7GwAjJaGFBJEBRaVo/a+cxxmIW&#10;9aIqS3yv5/Mi6GNpSGp79Mn3XBU2BCDEszZvGTzVTDOAEJELIc11GVwgIQAIc7C0jUQikciKvOIV&#10;r3jnO98ZEsvuvPPO22+//eqrrz65Q3rb2942ePynf/qntVrt5I4nEolEIpFIJBJ5fCEy+/W7ug/v&#10;KWfmyoPTaHRt1w5dz3qP7IVuSDZaKaCEoFLDrTp0e75b+F6ustR1uopF1av0F0yMajZ8u6PShMuS&#10;8xKNAhbxnp0XZhAB70EEFARD1H4uFosDQC/9xC4yGrVmFiSwswvALCKISMawd76bK4B8z37fyylN&#10;VJa6bq84ND3/7XtqO7c1zz9bN+prnY3ThJ07d2pd/V6/Y8eOkz2cSCQSiWwMMXAXiUROQb7/+7//&#10;p3/6pz/wgQ8M1vz93//9kZxCB/zar/3ali1b4FFhdHT0JS95yf/6X/9rsOaLX/ziF7/4xSNtf911&#10;173yla986UtfGha99+Hxdddd94Y3vGF4y6c//ekf/OAHl+zOzMM2Yieu90gk8jhB6Xpj/LLaSGHz&#10;/baY9naBfRGeQkq0aep0wmRblD6+yMYy08fBE6RMbbvt7UXT8q7rXRexqNxHhwJBIiIsIhx0cYga&#10;VUqUmNpWoipxSJtRV84rXfd2QXyOR5NFDTR/goJAyrTYdoRARAmXzBaRQByIEvEiNoi7hJ0IizAg&#10;CBokCSI9IjN0UBqPpG4QjwBIKrjCsi+VXibj9AUIK9MCVACoSHnX8XaeVLZc61UZsbILxpiAJADC&#10;BbAFBBBVSQSFBYAoA7HCAMggDMCCh4tUAQQVDAwwSQHzICYnEBwxZUj3CEJAwUsTDSkDQKRSVNmi&#10;lFGcsGNxIJ59Xtm9IknoQmRIFQnCLFKCQNBF9uWpMCRPHYw0/C/oNQX7KV/BLDSoaNnniDVCtXlT&#10;8/d+4z+96g3vXzJ7Dzw0/ZP/+UMffM//d+auseO6sI98dQm867//682fvmv5U0+6ctdzfuBC6+6q&#10;tgNoNbNqkiUoowErZ95qnqWSnYZZkXA6lgRKRRbX4OKfIEfFyoU1bCiCAOx6oHR/DQfVa3WpCC+a&#10;uyKBMCKKCAKCVMpuXOwpTD4CQnVOAQiVgIgAAQBz2AERATjomsNYQw1BAAZAYA+k+sfiAYL2WyMA&#10;UoqavOugIg7yb+8EFaKqhNOIACTihEsRx2zZdrxrg7AyDZ1sQjL10fOT+hmIaLKtynxPxPnOw7Y4&#10;ZLKt6xeUunxKmJPGJqVrSX3nxl5LAxBVbeSCpL4jX3gAqmoChXe5cCHsmB0AIhKpOiUJqRqSQVRp&#10;Y2faOIvUo1Q8Uelac+LK9vTtSW1H2dtX9vaqZFQnY2tRewKAsHfltLcLSteSbKsyzebEVbistMGJ&#10;mN3G+OXt6a8BoCumXTnLrquScaUbR7o8hJ23887OIaqkvp1UVh+9MK1vf3TmORKJnFCiQjUSiUQi&#10;kUgkctrQfeDhfN/B/MAh1+3Wtm/RreMpm4SIyaZx2+7ke/ajNuXUbDI+Utu5XTXriAjjkHSa+YEp&#10;1IpLy3nB1gEIO4a89O2uypJiZk7VM5UmSJS0mmZ8lBKTTk6MXX6xqtd8Uc5+7du+lxcHpkyruUSe&#10;WkGYbB43E6N2dt7Nt9FocQ5ERISSUJcrFK3rRzIZxHtVq7EtOS9U7RjqYyGpqhURQFRp4osSpG7n&#10;2+nkxDG0E8YEiIhG6R+5+tqlWwzCdeurC7sYm1if0jUSiUQe2xDRRz7ykWuuuSYsvvWtb/3MZz5z&#10;Esdz7733fv7znw+PzznnnEFaRiQSiUQikUgkEnl0mP/2Pd2H9xSHpsvpWd1qZlsnqypgVerbUOIV&#10;izALSz93CskYVlalzKXj0pKIhx4gDGJQKk0Q0S10KE25LDkvxDNIqP2PAiIi4A/L8K4sHKpS/iIi&#10;qAgQubBIKOjDyjAwJNJpnZlRKUEQ77m0vt0VmCZjzOgIO9fbva957lnNC56AjyFLouuuu+5kDyES&#10;iUQiG08M3EUikVOTF73oRVu3bv2DP/gDWcOPsEmS/Jf/8l+uuOKKR3OEN9xww1133XXHHXccdctX&#10;v/rVL3jBCxDx7LPPfvDBB1ffeMeOHT/0Qz/0yU9+8qT0HolEHleQStPGmWnjTAAACCactKJ15zE2&#10;mwSxJYBb4VlKktrOsjioAIUT9jn7rrgeUbBbJAFhn4uUIIwUPBsNkjH17QN5KgAAkkknbH4QVco+&#10;R1RIBioRI0Ll+riUwUoEVKbJXLDrCSCSDgfOPhepRJXA4Q2IkDSSAgDxHsgAMPsu0shRhW4Y5gE1&#10;gBN2sEy1JSDicySDqE22BZHK/IAyil2XfY+5IEpRJX25lzBbYCcggBoAWFjsHAgDGQIjXBBpEQ6C&#10;W0QAMEB9w0vxIL4SqS4aW6IEL00k4EVHAVkUpg4dDSkRAVTBBZR0A8lgNdsiXLIvQLwAgLCIBH0v&#10;LrYTvFmdsEKlAII8VYJl52LuFchh+VdLctiwkhmDeAQEMgIingEFEcXlolNE9R9/4JIX/8T3feRv&#10;v7Jkwnfvnf/J//yhD/zpT553zuZ1XucD5heKX3rHJz7zr/csf2pspPaum56vNV7/vEsGiWzVjAVB&#10;p/QPaPFQhzxJ8bBLOYhPw85DOrqhB1XRP6zErSEzDiopKXtGQEFAQEAKIxnYs4brK5zJsC/gohfr&#10;oglE1R1J33UXgKpxIQpwJY6tzlFfc1udYBQkDDaq6BGGFaoISKQq4TeSUckIux4BiKhwSwY/XhAE&#10;sIDkbYfZysIDQaqtdEMlo0SJTkZrIxfqZGRwhddHL1w49FWTbrb5QW9ndTK+ntPty3lv53U6jpTW&#10;Ri440XJKpZuDagJlfojKuUrQOwSR0cmYySZNtmVDTGKPCZ2MtDY9qT19R0o7bX7IF7Ns2yoZ07oJ&#10;R343EXbeLbhyDkB0Oq6TcWVazYkrHzVtLZJqbrqqO3cXAJCu22LK5Qc8KdINUhmiRlQCAOxESu96&#10;7HsgoEzLpBNIpj52SVLb+ihPdSQSOUFEhWokEolEIpFI5PTA9/L579znFjp2biGdGD8+eWrAdbo+&#10;L4DIzS/oZgO11o36IAanGvXG2bVydt7OzHFigIWdE+fZWe4VvihVvYYi2ZbNZrQFiMn4aPP8s9Mt&#10;m0O4auE793JZ5vsOYmKyrZNw5FJhSJRMjCUTY66Xc16KZ2JWtQxEEAkIUClUCo0GRN/u+G6PElMc&#10;mKqdtfMY6o8pAkIAYM9KAyYJ5AVb67u9Y5s1wipYdgSEOSQIklpXtIhDiBYR9aNQxCsSiUROY66+&#10;+upXvvKVf/VXfwUAn/3sZ++9997zzjvvZA3mN3/zNwePP/KRj6j1vRdEIpFIJBKJRCKRY6K3e1/7&#10;/ofK6dlyejYZG00mJwZpVUgUMp+4tJLnbN1welyFgBRlSOQSBLYOEaGbo1ZkqkwmSowZbdl2m0S7&#10;wgbr1L45qoAgVIlYKCKIIQWLxQcdLKIiVBoQVSMFz2wtAKDWKktVPVNpCgiul3O3R1oDQG3XdkRw&#10;na6d7xSHpsqZ2XTzxMI9D+QHDo1fc9ljz0w1EolEIo8xYuAuEomcmjzzmc+86KKL/uRP/uTrX//6&#10;Kps997nPfdnLXtZqtR7l4RHRTTfd9PGPf/xDH/rQkba5+uqrf/7nf35ycjIs/sIv/MKb3/zmo7b8&#10;2te+9tprr73lllvuuuuuhYWFR7n3SCTyeAURNyZFX+kGAKAyA1/WpT2RTrLt7OZcOYtkRLywlUqB&#10;xoBBZKcFBUEBsjI1nW4+TJ4aOjItdl0A8MLedUjXiRJA6ovoDtOoIuJA3ze00gAUiBpJI6AyLWfn&#10;gK0wkEpClTIAEEAiA6gYEEQQDYhn112LxyySQWEBEHEIWsQPJG0i4F0HAEjXSaXKNAEgre+0+UEE&#10;FEnZ5+x74HtQGUh6YMtcigiCFy4IEJUh3QAQ9oWQYS4qBSkoqCSPBpCAraACYRDmah5w0TkTfOWV&#10;WqkaYZmFqVQTi4hIiDoYYFZ6Sbbed0UYhCt9L/TtUoUFAQcGqgAgwFxKvy8QjwgExJWZJ1fdLf5d&#10;OqNQySABSGOwikVmzsMZZV8SKiDz6295/v+79d6Hds8s2f/AofZPvOIDv/T6Z73khVcpWq+d5l13&#10;H3jdW//PQ4/MLn/KGPU//+Anzjqjr4cMitAQnETBIR8E7F+wAjJslFBdJ0FVOjQXlZ51WMYq/YYO&#10;r+vR98OVSh4MlSqVFqWDUonSw9/qLAyLUREWJbNBv4rQV2/3e1EIAOIPEzYHd1io/ohgP41PQASF&#10;RSSYtQJwkDoP3+MIpHQj3AXCFkCLsHgOoWNCEmFErUxTJ+OkUgDUppU2z0pqW5dcNjoZy1pPyBfu&#10;Zy5cMQOAyowen5OqKxdcOUW6oZPxtLHLZJPrvH7WyKCagIiwz9nn4S5D0qRqSzyoH32UaY5MXtuZ&#10;+RaEV9FyxuWHHE4R1UhnRAZJByW8sA+CT+ECBJRp6GQcyaT1XbXR8x8V99RFEKkxdqlJN/fm7yaV&#10;se9522bb8eX80i0p0cmY0i0kbdJN9dEL6TgNxiORyKkIrqUmViQSiUQA4Ctf+cqTn/zkweIXvvCF&#10;ZzzjGSd7UJFIJPI4Yvbr3+48+Ej3wUdQ69qZO447EiCeOw8+zHlh59rsrMpSMzqSTE6kE2PLN/ad&#10;nm13fC+X0ga7BzffFu+T8dFkYnzi+6+q79puRha1sq7TPfC5L5dTM8Wh6dqu7bpeW8uQ3EK7t/eA&#10;nZ1HpXSrsfJGzOXsPBmtW81s+xazZoFucWi6nJopp+dULVX1GgiU07MqS3Wj3jzvrLX7nXYefMQt&#10;tF27Y8ZGcKX0hXJ6VqWpatSa5529Hi8LO7eQ7z/YPOes5rlnjl5+8XG3E4lEIo8H2u321q1bu90u&#10;ALzoRS/62Mc+dlKGsXfv3h07doTHL3zhCz/+8Y+f7ImJRCKRyCnNrl27du/eHR7/4i/+4h/+4R+e&#10;7BFFIpHI6Y3Pi4Of+7KdX+g9sk+PNNKtk8M5NPneAyHuREaDIvAszIvGqlXBfQQW9h48C0iI/Kha&#10;hlonY63h+mu+0y1n5ri04nnIcQCAEBFhkIW26OUgIsFMAsloVEo8oyJKE92oU5IMJzgJgJtbAGYz&#10;NmrGRrKtlfeCL4ri4IzvdnW9nm2fVLVs07VXmbGRkz3xkUgkEomsRgzcRSKRU5kDBw7cdtttX/va&#10;17797W93Op1arbZr165zzz33qquuuuKKK2q1Nf3GfeKYm5v7whe+8NWvfvU73/lOr9fbvHnzOeec&#10;86QnPenJT37y+PhSn67777//fe9735133mmMOf/882+44YZ1Wr+e3N6PxNe//vUrr7xysPiZz3zm&#10;B3/wB09ER5FI5BSEfTG3/4uumHJ2IW2ctYp0SoDZdpxbYF/gkDqAuWDXZS4BiNDodEwl4yZd0fmQ&#10;i+5e8bl3HWFLKhNB4R77HFARmaHOmLlESogSZVoQdJWuCwDKNBG1yTaL2KKzh31PxCtVA6S+GlMj&#10;oHDhXRdVDYQRkX1Oqn5Uxz9h613bux4Ak24o3QyjEhH2PeGCdAMpTevbSWWDvbxdcOWssBVgYSvs&#10;RDz7AsSxLxEJKSGVqGSsimGl466Y9j53+RQAAnik5DA7XBEWC8IiAMAgPDgFlVIUYChAhkN/+6sQ&#10;kTQAiTAAkTJIhswIuC5zISLCNuhLEQlQiXhhB+LDniIi4kGCPBZDz8H1kwY+rkH+uPR6oeFLSECq&#10;wSMRmcFhClthW3mI9k1Kv/3dPS99zQdn51d2RLji/2fvz2I1y678Tuy/1t5n+IY7xTzkwMwkkyyy&#10;yGINKlWXWhLaDbvV7iqpbbVgAy0/tNtooa22DVuADdiAIbnlJ9vQQz20Wm60pQdDZQmtgmD3g9G2&#10;YaiNKlVJVWSRRbI45RhzxB2/4Qx777X8sM/33S9u3IiMyCQzs8j1Y2bkjfuds88++5ybw+L67f+X&#10;rv/t/81f+OKbVz7ce3580v793/yX/+nf/92uj+ce8Hf+47/4l/7NL60KknlZ+DSkVJUIAIkK6RCj&#10;qivrVIfsUiUd7l3pSVuX891m2TdrxFAZUk83n/3qACg0O8ag7PeqRBAROZDLiqlqXL8ej78GZzN1&#10;c0LrcF/koElUSFUJBCXlbOPm9kU6HU0VxOTZV4Ab0pJdzVw9TflWFZU+C9vEFbuSyEnqfLlb1Fer&#10;yQ1fXSjqK85Pn/Z3G1VdHv1R39wP7cMUZlxMi+ryi1mdqqE7SOGY/aQcXfHVhemFn//oidM/Sahq&#10;aB80J9+X1Ir0EuYpLTX1TxxI7Cr24/w3XldsjXc+78vdT3Lmkvrmdre4lf+JoBJUc/4zgXi98UFR&#10;X6wmr/hy75P1gQ3D+JFjGaqGYRiGYRjGnwBS0y7fvxuOZxLj+MbVj/Ifpv3+ocYU50vyXG5tx/lS&#10;+hAOj8q9czb0cpORm4wAQFVigorG1Ny+x3VdXb7gR/Wmngpg8db7mqQ/PPbT8XPqqQBSF6DQJFyV&#10;Tz2I2Y3qtGw0pv7g+PkNVa6qnEcqMQ0b7jmnKSk09cHV1fOOU/rcnqgxgZkUmpKK5MqfJNEk5DwX&#10;xUfRUwGkriNm8s5ZGoZhGMYHMZ1O/8E/+Ad/5a/8FQD/+B//47fffvu11177+KfxN//m38xfMPPf&#10;/bt/95NeFcMwDMMwDMP46WL2nR+kPrT3HnJVnNFTw9FJ9/BAuk5FUtcPHxFAvGovUwCaBKqaEgCI&#10;gpIKUtO68Sg27VDjUg3zhbS9yLCpPzGDGKsd+gdJNV+Ah5ABTcKFZ+8VqjFp7Mk5cs5Pp1ye/f+p&#10;CXCTUTyepbalE5KLe+wdAFdVo5tX48m8e7i/fPf26KXr+7/zBxd/9ReLnY8708kwDMMwnh8r3BmG&#10;8WnmypUrv/Zrv/Zrv/Zrn/REzmdnZ+fXf/3Xf/3Xf/15Dn799df/1t/6Wz8xVzcMw3gSdpUrtlW6&#10;2B+nOPfFU+shBHbFliu2FKIpQOOQMKkptA9SWKY0J18C8H7ytKtVo2tdc8+BUmoktaoEJCCXgE51&#10;R1VRBRMTe9UkqVXpQd75CbEv66vsR5Ja58fQBFBONN0kpZ7IM1fkCpVIKpKWgBJXzxCWiAuAiZ2m&#10;BBncP1XVrKe6EXPpq71NPRWAK7ZcMU1xKdluZQEQcaIJRHHQU4sdX2w5P81pfipJJIJINa0Kapvz&#10;IEIJEkheZAZkCDsFzrqpORITADERqSQFQKxEkGxjkqpoajWPIFE0EoioALkhtlPWgw+ptgQCF1DR&#10;rMhmw5FIARXNsaJE6/TO09xOhebkz6x3DvcDIvJrRZC4EFlHsDqQQvovfO7yP/xP/93/wV//h48O&#10;Fk8+mj/81t1/+6/+/b/861/+d/7il3/hKy89v3R2dNz85//Xf/H3f/P3F8v+acf8z/6DP/uX/s2f&#10;PV1VImKvkgDNGbBElG+fMESqbj6C9TroKmGVVr9dRagOT03Bg7dLWL9dZ0NYNx4zQfNyQwLAqwfE&#10;zIWiQOqglMXTYamJsA5pXYmzOZF1+JKYuCAqVHpGUo1DcCrlF301BRpyXIetBzWmqMQOKuwqArF/&#10;7Efg8ZeX4WpIz37qimlR7qmEGOfV9JXJ7herySsf+MiIaLz7pbw+xEXsDvvUFdUFcuPnsQ1TbGK3&#10;r9L7ctdXF3y5O73wc6annoGIytHVor4c2vvd4nbk0uMCVFTj8OYTETniIgvbvrpYTW768uInLnwS&#10;u2rySjl+WeI89oexn4m0kJjTs9mPfbmziuo1DOMnEDNUDcMwDMMwjD8BNLfvQTUcHvvx+PmlyifR&#10;lMLxiXSdSiq2t8g7cl1qW66KtFj66eSpZxJx4QGgRHX5UvvgYVw08x++O3715lrIVJHmzv04X2hK&#10;5d7uC8wqBBUB9Nlup6sradrUduSd9D2X5fMM7ic1QFwUqWmhAmLyTkMEoCHiuRfT1XV0S00S5wuw&#10;w2npEwAkRA0xEoHQPdz321Muyw9T8hCVZePqGkC5t/PCpxuGYfz08Zf/8l/+1V/91d/+7d8G8Df+&#10;xt/4J//kn3zME7h///7f+3t/L3/9G7/xGxcvXvykl8QwDMMwDMMwfoqI80Vz+144PNKY6htX1tUY&#10;jbG5+yA1rYqkpoOIAlxX5Nwq+eAxVBTRadcrVKIQs8aUlg0UflQrkOYL7YN0PWIiVfIO3kFU40pP&#10;zSNniABoSlwWXJWahB2nmLDqeYuzud+eDtW2Ddh7KgppO63r/uEBjyoNQUJUUYJSUYSjk/i9t8av&#10;3Hz0z//gyp//lY9SJzQMwzCMHzdWuDMMwzAMwzB+JFSTmymcsKtTf+iKCeEDVC4Ck6uA07JJ7A6y&#10;x0jkiStyT+84IleNrofuEQDlIsVGYqOaPUBeeweiCQSVKOiQWoBzAipxUY6uEpfASvCDnuOeaYIm&#10;cjWYq9HN0D0AIJEkNaTJ+THw1I4j9iPteyVSjaoR6iUuVSO7Ebnalduu2Dn/xvzE+UkxBIT2Il2U&#10;DuR8uct+Uk9f3ryoK7dSOCEqVEJOyjw7HAFgcmXOOxVJQwxmfgLIW8MNtiSxy9/PoimRY3YgrxSh&#10;QSHQpCqSeuKCIHQmsRYA6Zkkz/wcQERKa80065REw29WDmW+MV2fejoW8SqU1OHxx8SuVOkITlfr&#10;R5DPf+7K/+0/+6t/9T/8h3fvnzy5xEn0H/3Tb/yjf/qNV1/e++/+Wz/7b/w33nztlQven/O6quLt&#10;9w5+51+8+9u/9+4/+523lk14xvv8H/57/8r/9D/4s8P0shUJiMSVYasEVhAIirVHnf3bbHISwIAS&#10;1rJpDp4lBqnKSvUcXu3hIQ7f0A0/+WyU6mptNV9LISAmArEfZpDTUPMMKWUTOH8HKko6pOAOV8r2&#10;qssbAebDTqdyms07SLYKWv8JKDSqCBGrBPLFs/8uodJDk/NTZu+rvdAdMBdEnuh5xSIinlz4Ch1/&#10;DwC7OnSP+uY+ucoVW85NVi/82aumuEzhRFJLXJTj6+xG5fj6eOdnTE99GkRcjq6Xo+sifewOUziR&#10;uBQJgALMrmQ/9sWOL3fzW/fpgYjyjgnV5KMPZhjGnyQ+XX8zMgzDMAzDMIxzae4+SMtGYqyuXPoo&#10;44STuaqmpuOioMJDlcsyNY0mibPFswzVDYrdre7wMBwd+8moe3hQXx2m1O8fSd/Hk7krS36R9jgV&#10;gQgAPDt9lIjKUvoAIM6W5cXnMlSJnR/VGlNqmtQFV1cg5E3VNF/0uWaYUtf1h8caU+oDFx4iENWh&#10;2EcaI5glRk2pPzjqD49dXRV7O8V0gmd4qqpp2cSmlbaTPmhMkmI4OvGTsYRQ7O2U21vlpb3q0t5z&#10;6riGYRg/hRDRb/7mb77yyisAfuu3fusHP/jBZz/72Y9zAn/7b//t/MXnP//5v/bX/tonvR6GYRiG&#10;YRiG8dPF4u33JaX+8NhPx3nPLwDS9ctbdzXGOF9K14OIq1JiJOeIzy/UEJMrCyGSPiAmESEAEdK2&#10;cbaE49SFLIuCGSLkGKssBvKOmF1dDWGqgIpI35N3rqokRPJeuo6Yua4kBOk6rqo4mxc72+TOVsPY&#10;+7BY6qODcHxS7G7nINZczCIi8i7OFrPv/KC8sB0Ojq/+679aXv7kN4Y3DMMwjHOxwp1hGIZhGIbx&#10;I6EcXW9nb/nqYr+8ndoDX7946xQX0EjkVWJR7X7AwcRFfYX9OHYHRD4RpbjU1Kv0ikiD+phADCTi&#10;mrhkrkDki21f7WGtxg0VGzqj9gGQ1AEgrryfELuivobmPgBNTlIT+xN2VR7znFvhMpEjcgpKYS7S&#10;E5j9lLnw5Y6vLjzDbl3fH8AqiRTkKvZ1Obpy5iwCF9WF0D4icipBNT5V3lMBhIiHNaEcwikghyGH&#10;kwAaLF8oyOUiVz5YwQSnSNAEKFILPzqrp+J0CYfV1LwT3OAmqubwVJzuXjeEqg4uJpQUmr86vcUh&#10;XzQX+J5UcEnJqQpxqRpzNCgRXnvl0j/6z/7dv/o//s133z982gq/+/7h3/m7//Xf+bv/tXP8ys3d&#10;Nz5z4ZWX9mKSxbJfLPrFsv/eW4/uP5h94Gs7nVT/h7/5b/0b/9qb66xUrFrehtscQlEVmkNh1y5x&#10;Xo28ALxewI3d9Tbe0iEzdVME3VwNwuapwyRolcuKbA/TOhZVElg3D6b8P2WQI3LsSgAiPVKvmz8d&#10;qgIiJFYHVZBTCfmmzn+NT/9UVQWBVFQBdhCJ4cT58bkvrUIlLokL4sIVuwCpBJAD8Cx3/bwpjHc+&#10;78u95uS77OoU57E/ju2jiEfkSuaSyGdTWjSp9Co9VMmVRX3ZFVPmst7+XDm6bqXd54G5LEdXMbr6&#10;SU/EMAzjAzBD1TAMwzAMw/i0IyGG41lcNkTkJqOPMlQ4OI4n87hsuCxk/xC5Ya7roZAQ3NakmIzx&#10;HIWPYnur3z/SJN39R2tDtds/hGpqmmJ3+8WqJ6ta0geew4WXrtOYYtOW5wyjGlPeLm74DsDeFztb&#10;sWm4KKTtuMrRprp53WfPLZzMukeHGpOmpJK0jyJCzMRExCDSmPIOjJpSaprUtlyWmlJqu1DX9dVL&#10;XJ2drHR9f3QcZwsVgUJj1JRUJLWd9FHrJCk1t+729SG9ewtE9dVLk1dvWsehYRjGubz88sv6PH9L&#10;//HwG7/xG7/xG7/xSa+BYRiGYRiGYfw0oiLN7ftxvlCR8sJu/qZ0/fL9OxpiOJmriJuMua6k7TQm&#10;jZHK4hkDsvdQFQJH0pQ0JWHqD4/hiZQkxtW+Z5Dc2yUCAhGRc/kLABKihghmV5UqQoXTvocq1xUR&#10;5QpVWjZc+K7f9+MaYHJE7EBIXa8xSEwqQiFqkidbGKGa+tg9Ekly7//5z8av3tx68/Xq6iWrGhmG&#10;YRifQqxwZxiGYRiGYXx0iHi88/n5wTd8uRv7I7jKF1vPf7pIEOkA53ytlJ7THXB+6twkhhMiLxKJ&#10;WFLP7BWs6AHHrnJuzH4EYuenvtyhs14lIwuQZ/6VWKNIz64iopx3SkTF6Cr3h7E/Ii4kLSU1OWiR&#10;yYOLtUI5yJnsNAlACkCSL7fIFb665Pz0OXqvoIoUDlU64gJEvthlVz95GPsJ+1okABESlfGk76ea&#10;VIOqINuFxDTEchIRqwqIoSKilAMziYmI2OfSmkIBJvaaSBGzagrpldzZVMl1qxdUJWGIChXKsZy8&#10;clBP35kcOLBWMnUlbtIZ+XKV84onl47I5RuEKhGIK9UECTdv7P3WP/j3/uP/0//rt/7Lbzx7qVOS&#10;t987ePu9g+d/Xde8+caV/+T/+Jdff2VXdZWgoLSKGlU99WtPs2E3/kJ5LVdhqvl7vBJZh3xVADT4&#10;pXl9V8OeSqpnLOtVWi2tLzFYsOsDFKoSQErs19IrqYKIiHK4qGpWl3X1Rw5jzTprUg2QpCqqaZBP&#10;T5/Mk693dnGHeUFVVUR6QpHCnF395LstcQGA3Zi49OU2AJXArgLg3PhFH1M5ulLUF7r5e+3iPeen&#10;KiHFpaRWUq+6zHdH5IgLV+45PyYuiVw5vjnaeo24eNHLGYZhGJ9yzFA1DMMwDMMwPu3Ekzly8Gld&#10;fchWM9H++KQ/POoe7EsISEkT573nNG/V1fUAmvfvdmVR7u4Uu+cEOGxSTMb9/mFqmu7gaGOeM+l6&#10;VXWjF9RoibGxhduzDiw8AI1RujZ/RyWlZSddl9outZ2m9ORJVPi0bMEsXS9Nd7pj3ActpsbU3HuY&#10;lkvtY1wsNaUci8HMqEumoSiXYqLCu7r04zE8Sxek76XruCxVdPHu7erShXJvO19O+tA93I+LJVSl&#10;66ULEuP6xlPbEbvU9VR2ze17AFxV+ulE+tDee1jsbG3/zGeryxc/zDtgGIZhGIZhGIZhGIbxk0U4&#10;PJEQ4mzhypKqEoCGuLx1N2/3BqDY2SLvNCbpOvJeY1TvnxajCuR4iAIK0QiohqQhKIiSE1V2pDq0&#10;hFFMAkA119DIOyhUREKAKHnHRZE/0iSahAqvKUnM/XPQKEkCOQ6iXDgCSYwah7qWxqgAFwWY3ajK&#10;G6VpbhITkZRU27RsNCVpOi6LcDyrr1za+coX3Kj+4FUzDMMwDMMwDMMwDMP4k0ZRX6nGNwCohtg+&#10;hCZX7DxPD5WmLrT3GOxGV1R6BUL/sHQ3n6v/isiXO77cYVeFbh+YqyYiQJl9Ra4q6ivOT9iPzvVC&#10;hyBQcirdaSqlaoxLEJMbuWKavTgAROSrC+zHoXtExKpJpNMUEnoknE2wTD2RJ2Iuppr6JG1dX3Z+&#10;+lwLojG0DyU27OqsK3Kx87SDXbGtqY0aAFKJeFxSVVWVoKqqQkQgt7r8KqiAnEIhAkQFEXG29QC3&#10;MQYggZ2X6BWRQFCV1JKrCLxxRxsrMMiNIHA2YHMnGIFVZfPqeWHzNXQ4hobB1lGkokPm53nPEIBK&#10;Wg3IBFVyBNrbdX/nf//v/JW/9Mv/67/9W++8t/+87/Fz89/7t7/6v/1f/rfHNeer55zQ7NOu7h2P&#10;97091nGnp5/pKseUaMhTVSXJw9F6mEEEHbRVYKWzPjbs2XzVoflu+N5pXER+VVTWCalZfHUAgZyq&#10;irSQtNrMaJ1xuz4yyaqpcf1cdGj203Ofk66tWfb5DYJ04EJSo1DnTvsYU1yqBPYTIlfUlwFSjSqB&#10;yx3igv2HCQ4h8vXW69Xklb59EJr7sT9STecdxr7cLUZXyvqquamGYRg/qZihahiGYRiGYXzaicsl&#10;AA3BT154py4Acb7oHuxLjNJ20vXS96rKYbUVGhQiKpJE4NhPxl1K/dFxdelCsfPUHQepLAGSPqTl&#10;clUDQpwvpQ8AuHyxMgr5wVBV0WfXSokZxBpFk8RFE2fzOJsPW8WlpDFKSGeqY+QcOQ+CdJ2GEI6O&#10;uCzJe+Tewacjfd/cuichxvlS+g7Olbs7YbFATNIHFoUbYjGgylVJzFxXuZFRdZTaTps2HB37ybh7&#10;tJ+6rr56qT846g+OIZKaNnUdVMk5N6qp8OxcalqAip0tPx7XL13VEFPbpkXT7R91+0fF1kT6sH/8&#10;tdGNqztf+QIXVqsyDMMwDMMwDMMwDOOnmv7gEKpp2fqdrZxH0dy9ryHGk5WeutJHs3eaUtQQqCyf&#10;ESaxEUoAYlLR3DmoBCGGDO1rUBl6qERBojGKKERAxFVJjrkoyLnUtBKCiiDEPDhEVBWqKgIVTUmj&#10;G/Zcyw7qqreLy8JVhatXfYqrGTLgJ+P+4FhCTH0/+/7bo2tXVKQ/Otn7hS/Z1maGYRiGYRiGYRiG&#10;YfxEMtr5QooNoMCj2B1IbH19gbl82vEKSf1J7A+JfDm+RuRVo2rsl3dD+7AcXX6euNFMMboi0hOX&#10;sT+ERldsOT/x1UVf7jzrNGLigiUktNAEcprzG1VcMSVyvrxw5gx2dTV+KYVFCseUnDpAk2rKTqbm&#10;vFAiBZyriUpXbbGfpu449oeSGlftOVc/7b5UY+pPYjgGqBhdid2BQiGJnh4nwFxxsUWxza6pSlQS&#10;Zr9SN0P2ZWnwTh+7eQBEXrVTAJRby3J6arFKBABUmFghqkJMRLWmTrMxmTqQh/OUo2jBIBLNviuG&#10;IZ1TkQ1zcq1EEoiJHDkPFWhSBUHyvPKAIGRtdSgHQvmcDFUoGAgrRTQRHDsPiUSFavwzv/yZ/+q/&#10;+J//xv/5//2f/F/+WQgJHxki/Np/64v/0b//r37us1dzHOkQeaorA3Pj4Wzkna7XfP31YyYp8o59&#10;5EAESQADj0uqg25KKyeU1pfGY5c4s0Z0WszckFRVBZKIT1NviTg7zJp61QiVTZd49boMc16Zq7r+&#10;aCXcnvuiDs873yZUQI54eD9BCrQCsBth0FM7diPmsqgvZD88hTkA9mNf7j3/3xPOeXbsq/GNanxD&#10;VVJcSFyqBNVExMQlu5ErpmeTgQ3DMIyfOMxQNQzDMAzDMD7tZO1TU3q2UXkOqt2D/f74REOMy0b6&#10;oCJwzMSurtZFFemCpkSFh0iczck5Pxm39x+mZVNdvXxurAQxsWNNaUiB8C7PM7fTcfFi81xlStB5&#10;CahPXpskBD1Jy3SLiFPXS9drWompzLnMtF4B6SPQ5l0RCZCkMl9SVXJZPnbk46S+b96/KyHGk5mm&#10;5MajHGDrJaWmRYzSB1eXKqoxUuGJyY3HpxvJEflRrVUVZ4s4X3CMSHLycJ+qUrs+LhsouCrdqCI3&#10;rJXEmNrW1TV5V17aY+/hvRvV2NuVGOPxrD88DrNFubcD1f7w+MIvfaXY3f7RvWWGYRiGYRiGYRiG&#10;YRh/wggncwlRVdyoAtDvH6W2i/OFiq711IybjCRELgrpg8R0fvFKISFqjKsd+k+boXKLE6VBTgWR&#10;iuTeKJUEaGqEvOOqZOfA5Mcjrqr+8Ej6XkLI3XKrU0BE6pmSgEDMECFmTUlFBzuVSFVT1xGxG9U4&#10;L/7CT8dxNnfjESn641lcLuvrVw9+9+u7X/3i6KXrn/STMQzDMAzDMAzDMAzD+BFDxNMLX10cfRMg&#10;dnXsDvrlbedG7KfsR1jlbSpEUy9xkeJcJbli6qtLztWTCz+X4mJ59G1fXYzdft9QWV/C8ySpAgCV&#10;oyvt/F0QqUI1kat8+cFNO+xGKj1AKj1xLXGhGtmPiYuyvkR8vsXgiokrJiK9xEallRSy1JeHVCTm&#10;shhdrSevTPa+sjj8ZvLTFGaxPwrLu5E9uRFzTeyHAFJNSTqNrUgHhSumvrrAXDg3TqkLzV2RzvH5&#10;kQnsawrMvlaJTE6VVYKkHuSQRcQc8Lrh3engVWalMyL7pnBQJWbevOUhxVQVIE3EjqhQUEpdrsYp&#10;BPlaxEMUqiogyKYu+1UWquZq3spfHExO5iKvsEpMqQcNW84RdOU7MiCrycg6oWET1eEjEDmuiD1R&#10;AT+S2EFFNVZl+b/46//N//5/56v/6J/+/j/5f3zzvVuHH+71Zqa/+Be++Nf/h3/ms69dVmC4W9WV&#10;67v6UgcdU1VPU1IHOxTQHLJ66p3mSiYRnf6AsCOJSitJ9Yz2uV4bWo25ccBalN04Oh/A+TVQSD5I&#10;NUFpFXgLEKsqNGbRd/UyA/nNyU7q6fKvnyQBBBVaua54zFOlzV+JHIEFiVQBIS4VSTVCSNAqCBJU&#10;I7sxu8qXO26IDtYU5+xqIl+Orn64Z3cGIvbFFoqtjz6UYRiG8ScOM1QNwzAMwzCMTz2Se+L0uQuj&#10;AKCi7Z37cblMyzY1LZj8ZJyYUtef2VQNDAhx4f10CkJaNuFk5uo6t+WNXrr2FJNzqP+s99LTlIaS&#10;0QtNFOCyBEDeafwAQ1VFpe2gwkWhgMYIVSo8lxV7z96Dn6wVKpJojFT0abaAiKaEPqSmWb5/t756&#10;6cmoWAmxff+uhhCPZ6pabG9RMfyHgxuNpO25LKXtUtsP9VPvuSq5OhtqSkzF9iQ1XVws42zBzuls&#10;AQYXpZ+MN7skIRLnC2LnxrWfjP30scove19e3Ct2t/tHR+HwOC2X9fWrj3779/d+8cv11Usv/j4Z&#10;hmEYhmEYhmEYhmH8JJATSgG4spQQ+sMjaXsJwU8mZzZ6I+fcqE5NQyIaghLOHKCi0vcQVRFNAoCY&#10;c4RC3rofTLmDTZU2t+Yf4hkcEZHGxOORn4zBJF0vbS99gEJTyomscJzbuAhQgsakKeVYCBBx6QFA&#10;RJJCFUkkhnA881vTx+pIAAAuCrDTrnfb0/LShXh80rx/t75x5fBr3wLz6MaPpqHKMAzDMAzDMAzD&#10;MAzj0wOxm+z9XDt/u5u/w36cwkkKs9Q+AAAMO9qrplxpcX7iRzvElS93J3s/y6725Y7ERTt/F0Ds&#10;9rtlX4wuPyOFdY2qxn6uqkSlL7dS6lR6iUv2k2ef6IppCifERYptop6g7MfMpa8ufuC5zCWXJbAZ&#10;06oAdc1d5rKoLpXjm66Ybl3+5W7+bjt/xxXTFJcSFykuRWdPrFzlyz1XbBG5otobbX8+tA+a2Q8D&#10;scYl/FMMVTcCEXMVRZhH0JaIVaJogoRhSkQry1FJQYBAoJRbqshV0ESDXKoqQuxWqxqH4NPBvHQA&#10;wJ40IYuW7EmhGqFJFKohX4iJAAeoig5KZNZcN6VKcqoyyIvsGapJdZgWoJqtzVXHm4JJpQdX6443&#10;HWzYqJqdWAdikCNXAiCORIWkLqWWiK9fmfxP/kd/5j/69//M1755+7/4v3/jv/yvvjObd8/zSm9v&#10;1b/yi6/86i+/+q//2c/dvL6dk1GhUJKVkDmUIomGDNjhiZ6bKUqnUun6wOGnY3VjBCg50gSwkuDx&#10;wNLNl36jt3AVZ0p03sEExaq3cCX9ElTTahyCJpAHZPjxHOY6NPkpgVaX28x+XYXjYvWGnCsRD884&#10;7wvIYFEBCBLZlSJQDSqC1LGrnZ8SF77c9dUQXyxxqan3o6vERVFbD55hGIbxUTFD1TAMwzAMw/jU&#10;4xgAMavI856i2t69HxfLOF9I33NV+clIRVPTEEj18XH0dFsxLgsuitQ0qWlzomlz+974petnnFMF&#10;VBI5JqJ1Cih5lw+jx+tFH3x/o5pAXPjUdHi6iCt9iPMlJEkSTcIEV1c8qtk9K7KViOAdecd15eq6&#10;3z9MKWmSuGjcpGvvP4yLZX318mafX3vvgYQYTuaqKHa2aHN8gtua6MmcnEttR865UUHe+8n4aZfn&#10;qsRsoSHEvifiYmfqt6aby6OqcbaAqN+ekvfVU6RTcq66etFtTdq795fv3xndvHbwL/7wwi9/tb5y&#10;8QXeJcMwDMMwDMMwDMMwjJ8UNMa1TdrtH6pIXDbsC67O6Sx041pjhEJUpQ8MkHND55OodD1UJSao&#10;EhM5BggadSiaOWCoeeWAAiICMTGBGTqIrFwWGqKKEHE4nmlKkmRwU5lBgCho1TBHpLLq3nPM3g31&#10;NOeYVKNARPrARRGOZ8X29IxSC4KrytS0UEWM41duNLfvN7fvj25eO/rat1xdlRd2P+nnYxiGYRiG&#10;YRiGYRiG8SOGiEZbr5ejq+3srdB6X+6J9Jpalag5XZMcu5JdDbDzk3rrtaK+utba6q3PAmjn7zIX&#10;oX3YL2+7YssVO8zFuZdTFQnzGI5UYllfYlfF/qSavhq7/b65z27sq13i6inaHNjVWZVUaYlLV+4S&#10;+6K64IoPzl899+5TXGpsivoykavGNwAQuXrr9XJ8s1vc6pu74icFoJpUIlRARMTERRYCy/pSNXnZ&#10;FbuUUy5nbzk/Tmnh9OK5t0Dk2I1UElNLpOx2NDUCsJBQ0qySKgGyDrnMgiKBiQt2JUDkJ0hREFV6&#10;1QARogIEaKJhGzcAnINYCWD2KgHsSYnYQz0gktqcmkA5XhRpbZfmvjcautWUsuQJ2WxdYy5Eo0qO&#10;9Mxj6DBfygqoQEml18FcFUjOF1232Amg0CRxgbytXeoVChXRlL1XIvzil2/+0s+9/L/7X/2FH777&#10;6K13Dn747v7b7+y/9e7Bo4NFXfnJuMx/bE2rNz975Vd/6ZUvfP6adzk+dFA5B8nzNK2U8tLqsMud&#10;buSjnvliyF4lGmJWTz/VpHCnkiqRkoduruH6iW88fUDzNTd+IJ74CRme2dlTiIalBqCixKRJNxd8&#10;w3YlVQXl3F0angsN8apDLOwQHUvnXHs9FGFYSACiSiIRWVmXSK4i9uSqorroVummqtq3B+RK5yf1&#10;9BWiZ/UfGoZhGMbzYIaqYRiGYRiG8WnH1RUA8l5CfM5Tuv3DuFjGxVL63k/GnEdgyjVA5E3l1ru+&#10;iQwVJh4qNm48IufifBlncwDtg0f11cub40sXVJXLwk1G6+oUF0WWRTUKFfyBk9QY47KVtpM+hPlC&#10;2i61bf9IqfTEjjxzUQy9d6pp2aS2U9EUIoGoLqq9bbgX+/d5LgsuS02JnJOY+kcHxdYEimXb1dev&#10;uFENoD84Sss2LpaaxG9P6Qn9lb0jIk2JCw9AYqr2dp+aGqsaT+bkWEVVhOtSYlKRtRCrSeJsrkmK&#10;7QkXvr5+hf2zbsqP68mrN5tb95r3745evn70+9+4+Ku/dCYGNi6W/aOD7uA4LZZr05i8d3Xltybl&#10;3k556YIfj15o6QzDMAzDMAzDMAzDMD5trPujNKVwMk9tBxU3mT5t5zS/NQkncwakD9IHcsJloarS&#10;9SoylFCcW23fmaIymAAAgABJREFUj1WjGnFBUKiqCoiU2JNjco7LAkREpEkk9NL1qMpwMidGansN&#10;vYpyrsiJ6OmW/3n3N6UcxkBEeZv/FURQYnIM1dR2XJXhZF7sbJ1JUuXCp0YlxNS05Nz4pevL9++2&#10;d+9zcePwD/7o8p/7ZS4/OAPEMAzDMAzDMAzDMAzjTxzOTyZ7X5bU9c292B2kMBPp80dEjv24qPaK&#10;+oovd87ssE9Eo+3POT9ZHn+XXJX6oxhOUn/CrmJXg0sij1zKkSCpldRChf2oqK+yq8rR1XJ8ozn+&#10;Y3Z1DCepP+qXd4hL50fsRqBiFeMpokFTl+JCUgtN7EYKBbior7qnBJZ+MCqhfUSudMVWNXmJNqxa&#10;dtVo+43R9usxzFN/lOJCYgskgIkL58eu2PblLvFpS5IrttmPXbGdwjyFmS/Pl2Z9uSNxSVxK6pyr&#10;2I9JqhhPIAwIkSM6jUFdbe7GRI5dxW5EriAwnCLMhQGJqkMqqSqIHbLmSptVLwcEaC7BjSB9ikuo&#10;MDnNUiWdXm6wHLPhCAJIhypeAqlQOHWPyTOTSMgdcjokvw6jqCQlpRz1Sblop0QQoXVLmEpU5M69&#10;vBGdqApU1pZsfsMU6j1/4bNXv/DZa8MF1jbsaQyoZvWUTm8jf5sAGaJTcSqUDvNchaQO6Q/EGIRV&#10;0kES1sejU9eXBGlSeNr4WIe8082Q0sfetsEIfuxbm/1xpIPRSptRFjQ8grUhPKxv3hQQKgo5eyGs&#10;1di1jEoA00pM1Q0Fet3tiJW9Cs2etOjqdxAh0ryNIHGhkrKUXFSXXXGaXZy6fWgoqhvMZTV5+UP+&#10;VBqGYRjGBmaoGoZhGIZhGJ92cj6nKwvp+uc5PjVtf3AkTSdd58ajrKcCAIGco5QU2JAklVThHIDN&#10;MFKuSq+Ii0VqWhD8ZOynpzUaaRoAblQXu6cFSjcZUZY2++CKp/+btmg4mYWTeWrb/FtNCSKSEkRT&#10;27KWubcvUQNirgrto0qSELUPUOW65KpUdi+Q0zosjQDwW1uIsbw4CUcn4WSemra4sNu8f7e+cdXV&#10;Zb9/JH0vfe8mYz5zFwrputS0KuImI4jm2lucLfx0Qv4cKTfOl5pS6npyRK7QlFR8Wiz99hRDKuwC&#10;QLE9paKorl15HnGUvB+9fGP5/p3m9j1+5ebh73/z8p/7ZfJeYmrev7N87044mQHQEKXvJeYtAEGO&#10;yBeuKpf+DoByb2f08o3xS9fPtDYahmEYhmEYhmEYhmH8SYG8I2YA/fEMUGm70/3Ozj+Biu1pnC1A&#10;0MASQmoTRBU41VPXPWeacxJWOQqAJgGBiImZi4LLYt0SRZ6ZK+n61Hak0BRVRGXVEyZD31XupBoa&#10;vnKXl+ZcgUQ4LdEM/V/M8Iyk0vWuruJsXuxsb3aFkfcAaUrS9wDANLp5dfne7ebOAy6Kk2//YPer&#10;X/ykH5FhGIZhGIZhGIZhGMaPC3ZVPX0V01cBqAo0AUTsgA/oJyrHN1y525x8L5Dz5W4Mc0nLGE4e&#10;j4sEudIXW+yn2V8d77zpq8tE5C//6Xb2djt/zxdbKS5SmMdwgv747GWImKtydD3FmaZWpCMunKvw&#10;YenbB0Aqqqvsqnr62nmHkC+2fLH1PKMRUT15ZRmX7EaxP/TFFHROBxG7EbtaIanvJS6dn4IdgYg9&#10;qYIKyvrhoFomhgOX7CvntjZyWYmLKWKjAJRVepFA5KCJcmLqRmWMCEpONYoQ6YzI5d3jVHoQD+mv&#10;mjNGaaje0Sp/dHiCK/dUgqgQF0RM5FXTIEkSk0ZdO5lZ88wmZy4KDt/XwTDFYIQSICJAQk4EPVVP&#10;13c6FBQ3jU2cBpEOGZ9ZM83Lo6tY2CH4VGm4tfWdDJKnnpYiiYbYWPJEpCqkUIiuddbNAFWsvdik&#10;2Oy1k815Pv5To6og0rXCqqv0080jT+9Zh0etw6XXV9e1dEqrbfs281CHNRwCNUhPb4+J3cZ6OiBh&#10;WHCskneVNi+03mtw/RdicjUBSgLA+amkxdpQTXEew4kvd9nVo53PZzXdMAzDMD4i9o8TwzAMwzAM&#10;49NOsT1l792oDvOFxPjsjE0A7f1HmiQuGy5LV9ebH3HpNUYQNKWsJqqoKpiZnDsTBMp16WJKTctl&#10;0T3Y95NxPkBVw/GJq2vyvrp8cWOeW66uiCg2rZucZ1qq9gdH/dGJpqQxSddLCLn/DwoNQVU1pqEs&#10;RkTM5Di0LZKsO/OYiLwnZqIXFlRj0wIotiZcV0iJiyLOF+Fk1t1/5Kfj1HV+a0slpWVD3rtqlTKh&#10;kBi1D6nroULeF1vTnKehohpjnC3C8YmrKzeqwaezkraXvpcQIMJVBaLUdhqiEKTrpQ/S9+Sc35qy&#10;d9W1K8XW5DlvhByPb15bvHe7ufuAvDv51vf89tbse29L36emDSfztFhKPD9xl4vCT8bSdv3h8fx7&#10;b219/vXxyzfw4otpGIZhGIZhGIZhGIbxyeJHdd5fLJ7MNUQVcZMPyqAg8lvT1DQJLTtObasxQQUA&#10;OYfNnfhVSXXoe0pKQ28YAQpHm3rqMDCDHEvTiuTOMVk1m+XGOqV1g5iqqtIq+kAVSKqIIIbjVQ4C&#10;ADA7eJauS13vqIyLpZ9u3CABzJpEVTVG8p68q65dbm7d7Q+OQTT+zM1yd+eTfkqGYRiGYRiGYRiG&#10;YRg/doj4XMHyaTg/nl74auyPu8X71D5U3QGgGlVSHo3Y59qOL3eq8c1ydG09PpEfbX+uHL/ULd4P&#10;zT3np4CKBJUwJGqSI/LMJYiI/ah8vV8+UA19c7dv7m8O9ZyoamwfSlwW9WV21Xjni5tpqB+acnyj&#10;XbxX1Be7xe3QPfTVlXN7sXx9SRa32Y8lLlJqmYuVhcjMHgANLqFABOyZvePRmaEIxH6s4iUuFUTk&#10;iBwgknpoUgattniDqiJBkhKIS3a1hBPVfDlSESKvECImsFIOMgVAWf5cOY25qicKgvQgT+yVPLRX&#10;CIb6HWUdljhXAJUAkeCIlQCQklvppAR2OY6VEKCqYFLJiam5tJgLgKdZqZC1cklZoh3szHW0qA5i&#10;Zp6I6qYjOqiep8a0Km1GmiqIc/zDasXyp+vPh5RVrA4ABMrAkIK6sk51sxqa72JwdWkdgkpA3mJv&#10;5ZZi4yawzrPVU8GbeBUtS6srkkJJNyNbT08hEDbWZ/0WDInEg7nrVFMWiQfj9bHjCcRZIQYUkrIT&#10;y1yyqxQk4USlT3FRqIBY4iK0D9mPfbVXjW+Uo6sf/afJMAzDMGCGqmEYhmEYhvEnAKLy4l5sGjzc&#10;j7NFufesxrI4X0jfp2UDIj8Zn2mV46pKTUfeS4jkPTHl8Acw83mpp24yktDHxZK8CyezYmcbQFo0&#10;qevra1fI+9G1K+uDq4t78x+84+o6LZa4tHdmqLRs2vsPJUTp+tR0miJAXBSuquAdM8e2Sk0nbQsF&#10;l4WKiCQ0/aqMBnI8lOeIuChedBWzE+vqCkz11UtcFv3+IRG58ag/OErLVkLsHh5w4SWmYjKK86Wq&#10;QkTTUDXjsnB1RYXnwleXL/npOM7m7f1HhXdx0aS2S23HVeGqknwBaFw2mkRjosJnH5iclxBURLqe&#10;68qPx1xXVBbj61dOo26f86UofH31cnPnXvtgf/nenerqJY2p3z9MXQdmPxmX4xFXBfmCHEMBEQlB&#10;+j4t23A864+O3aiuLu4d/eF3lu/d2fuFL7tx/UITMAzDMAzDMAzDMAzD+GRx0zGXBYC0aHJr0rkF&#10;rrMQ3HjERRFmCwKBSROBoJK7l9Z9ZJmhm4kca0oQBTuskhXWqIiGKClpzmrIuQeMHJYBPBExgKEJ&#10;i4beNagoSEhVPes6d4CZmLgopA8SIgCtStq4RyKC5NMlj+zHo2Jrqz84LHa35t9/58Kf+rlP+ikZ&#10;hmEYhmEYhmEYhmF8SvHlji93VFPsj1N/nFIDjapC5NmPnJ/4co+fknrq/Gi886Zufzb1x6E/kLiQ&#10;2IgEAESefe381Fe7vtwjcmH8aHH4h+Xoat/c75a3i/oKP3eYqkoM3UOJTVFfdMXWaOuNor74nOc+&#10;GyIe73x+vv81X12I3T7xsS93nzyMufTVXuwOlKOmRjTmaW0GnypEJeSOLuKS+Jy2LgLABUAgz84R&#10;McCaWpGsmMrpvMgrKXMBopRaEEFESYkK9l6lhzI0KYkO+8ltepOkq9hOhZImBQNxlaCQr5J/ZQzV&#10;OZCSQlSVAFGBEjmGKmiV/6n5JiM0qQpUQAQwaQK7lV25jgwFsjc6LM5jazBM7rRamO1YoiHElTZU&#10;z9NDTt1U8DoyVOnxKwxqKDaDCmhYEFVS0oQcFpoP27gQIRuerMg666DmEkg1ZUl1PfnBnqWctLo6&#10;Pj86kD52x7RKalUdFg3DMTqIxXkfPoKobni6ZzYHJCKwquggqerwBPMkhzqso8E6jkpgVzGXRJ4A&#10;4UKkZ61SWqik2B8y12V91Ze7o53P/0h+mgzDMAwDZqgahmEYhmEYnziqKk0X5gvtg0JdWbjx2E0e&#10;20xudPNqe/+hG9X90cmzDdVwdKJJpO/daLSZ55khx1wWUNUYpQ+uKjRGco4IvI4MfewE8GiUFgsN&#10;sT88KXa2IdI93HdVWWxPp6+9TN6tjy0v7ZH3fnvS3n+U2s5tKJfdo4P+4EhjiotlvqKfTrgsN8tJ&#10;fjzSLqAspetVlMsCgSQpYlKRvBoaIpwjVa5e0FBVjfMFMblxXWxN3agGUF25VOzsdAdHRNQfnWgI&#10;5Jx0PZWFEiEJCOQclyV5x4XPZmy5t1PsbOWSmd+ajuuqe7APIozq1Hap66XrAdIkmmLuHSTV1PVQ&#10;RRLEpAquimJ7i7wvdrfqSxfAL7Y54rBi0zEVxeLt94vtafj+21yVXJaja1f81vjsbosEsHPeuVFd&#10;7GxDtJ/N+oPj5a27xdZUU3r4z/753i99pbp04aO/z4ZhGIZhGIZhGIZhGB8P5YVdEJFzKfRERN7h&#10;vJyHc6HCs3daFrFJ5JicG9rG1q1jIoggAhGTY/KOvNM+5HYppAS3KouJStdDVWNanU44zSQ4Q261&#10;UgDEtG7EyqmqCkIQKMFT3vofAHlHIrksFpeN35oCqjFpShIDgVLj46Ip3LBFWnVpL87m4fCEnEvL&#10;xo1Hn/SDMgzDMAzDMAzDMAzD+PRC5IrqQlF9mJ4ZIvbVnq/2nn1YUV8a735pcfitany9b+73zR1f&#10;bPtydxU/ej4KSf0s9ocAitFV5yf11mvV9DM/wnsvqov19NV2/q5KH7sDAK7YeTJJ1Ze7mjoAKWqK&#10;yzy708NUNPUgIi6ZHLvx+bejKcUFoEW1S1T4cid2B1ETaSTyZ1JhZVWjIypUWkCZSuYSALiE9AoH&#10;TcPmbZQjSdfTXidz8iBGDmLqOrdzSC5lKlY5qAlC65IdlCBZf1XNmboEQYJGRR6NVJmQE3d9XgqR&#10;HpqGwVfLsyFrrq4KnGaRqmb/c5VPylnpfGxrPMj6mzpkr+bq4ul95bLiY4udbdGNHFQMPqlQXhas&#10;El9XEungeYKIWEVBPJihAj2NP12JuJuZrsN8aXBadcOVBdPKXl3lzdL60llPJXIKWeVXEA2ptU+Q&#10;pzdIqmvHODcU6nBFLolIWUgTANVhUz/mQuJSNfbNPYJzxbSoL7tie3Lh5+iZP4OGYRiG8UKYoWoY&#10;hmEYhmF8YoTZYvnurfbug9R2Zz7iqhxduzx65Wa5uw2gvnbF1VV1YXd5+15/NCt3t84dUGNKy1a6&#10;DiA3esoefuOR9CFnL6SmB0Dew7vTprozx1dlWi5T11Phpe+7hwcaY/3yDa7KyRuvbh5JzKMbV6Tv&#10;6eFBODpx1y4DgGp790GYL6Tp4rIhJj+dclmcU0kicpORzhfkvcYogMY47JfmXW68AxTOSQgq+gIF&#10;IkWcLzVJsT0l56rLpzVlrorR9ct65UJ3cDL/7g+QIohcWRQ7mytMrirduPbTSVZbY0q/9+1vrj9+&#10;4+bLl/au9/tHcOzGo2z/hpOZhKQpkXM5qJaIUTo4hoK857oYvXTDleVz38ZZ+qOZdr2m2D06cGVR&#10;Xb1cXbn4XG2YTOXOdrG9FY5O+ocHqWnrG1cPfvfruz//pdGNqx96PoZhGIZhGIZhGIZhGB8n1YU9&#10;co6rUmNUwFXPGz0BQGPKJSZ2jusSoioC0WEP/ty1RZJDL9y4ImKNMQ0NW5CUnHPI6akrPVXTOqNA&#10;SYGNAIcnLj/8ddVvRUNMgmruqAM5dm59Nhc+pZRCoJQkxHWTmnQ9iEHL9t7DvKmc39oqdrb81iQc&#10;z8pLe8tbd7fefP2TflBP5Wtf+9rR0VH++uLFi1/5ylc+6RkZhmEYhmEYhmEYhmH8WChH14iL5eG3&#10;qnER+sPYn8QwYzf2xZRctanJqaqmTtIihhlU2I+L6hK7crT9uWry8o98YqPtz66kU8TuQKXz1aUn&#10;tb1idEWbewBUQkpLiMA5qAJJJYKIuQQxu8mTgqsCmlpJLYhcsUXsy/oq+zHIKTF6JS6Iq5W1yCCn&#10;/ZFKIKimJcBg0Gr3fyJeS6qqgmx4AkorSfWxIE4mRNW0ngyRW0edqibAAYLVjnIAAw7MUIFGVRDl&#10;24SkngGoaPY2s4zKDiBylUpP5HQwJ2kVdjokMjwe8sqbKi0BqnHwOvPdnRYUCZoIDHIr91VF8bt/&#10;8N7g2RK99srFa5cng+MKGW5r2DiPsrhLOQJVVaGkomBVXaWtcs4dffyJr81TJi6H7fZ0/dHp+ENV&#10;c4iEJRBDE63zY4fwWQLxEKA6BK7mbfnW1x1E480Zn7v1HxErgOFprtJziVWFNCkRNBIVBFYkDMG2&#10;+VBWCak/JlfV09dcsVVUFycXvkxkJpFhGIbxo8T+uWIYhmEYhmF8AqS2m33nB83te5IkLRZx0Ugf&#10;NEYA5BxXhRuNUtMu3r1dX7u886U33Xg0fePV47bz41G/f+CnI/bn/KtsXDYKlT7kwM9zL02O3XiU&#10;lkuIaNuR92DyoxE9LWKCwGWhfYDq8t3bqlpfu+zqaverX+Ti7Bwmr7+yfO9OubvTHxyl3W1Xlc2d&#10;+3GxjPOldB2XpZ+Mn0x2XcNVySFAISrSdSBSEWLC0PAXINCUUBZxNi+2tzYTXJ+KIi0b6Xs/HlPh&#10;66uX6YmlI+fqi7vd3m44OFBRvzUpL+y5UUXM5NyTi5lS+p0/+sb6t1vjydU3Lo7GI+lDPJnH5TIc&#10;z7gsVJRc4apqoxWRUBQaYrG75Ufjj6KnhpN5/+CRxKhRVMVvT6H6vCkheSpE5d6OG4/au/ebW3dH&#10;N64e/sEfkff1lYsfelaGYRiGYRiGYRiGYRgfG+RdffVSe+8BQNL3LxQWKl0PhaZI3hEzGITHCk1x&#10;2ZAwoOT8ECBAtE4CQBR4XY2jEhNUiUlzNxWv2qpUz174tN3tzM0QEVQUomCilFCVmyepqPY9FY5i&#10;IscqAlUJkYiTCLk5FYWGmNq+3z/kupIY0rLp7j/6NBuq3/jGN95+++389ZtvvmmGqmEYhmEYhmEY&#10;hmEYP8EU1cWty396efwdEPtyJ/XHMcz7OAdA7IY8VRWViPwtP3bFDrvKFVuT3Z9xxfaPZ1402fvy&#10;4vCbAMhVsdtP8ZYvd125TY/tvUbl6FpoH6bUsMaUGk2BKOaZMhcg59yE+LEKm0JVekkdNBGXzo+J&#10;fDG6yq4GwFwRAPZQZS5Oz8qhrFDVRFwQCNJjo3a3klQDEanokPCposPucrpSHRWaFDLMJSuUxExO&#10;oaQKTaphJZAOIieGlFIisJLmL1UFEAUPYa0qtLIriUso1sLnWuZUFeKhrvjUpaecFkv5onmalGNd&#10;AdUI1Rx5eqqcKv3e778PSD5rMvLXLo+hqpQt13W0aU6LzXvh0amTC0DjafjqkDR7ZpKPJb8SEeAU&#10;QsRQUSgNS5plW0+rpkNVgepqwbOdOlyXiFRkY9TcPujwxP5+dJowexZVBYQAECtAyKud02+FJCmp&#10;kgMpJL97QQCVIBpVE3Hl/NQV2/XWa/X0tae2ShqGYRjGh8UMVcMwDMMwDOPjpnu4f/gHf5TaPhwe&#10;9YfHKsLOU1X6yVhXOajhZE4P9ovdLU3SPTrY/bkvjj/z0vK923L10vLd2+3dB6Ob1+kJ1VPaDqqa&#10;0rMjI1xdaYip6cA8ZJPys2ouXBSh6fqjEy6K6RuvFttb2z/z2frKpSePLLamoxtXIRpOZt39h1yW&#10;cbGMs0XuEXR1jQ+q7fjJJCRBTKpBUyQQSkeApgQQlQ6iGqM6F2fzYmcL/KxCHlTjfCl970YjHlXV&#10;hT2/NTn3wNR2XDgwIyUQx/m8uriLFyxFcVmUl/ZK7C3fvwNAY+JRzUWR+xfJM7FTSeHoRKOkpv3Q&#10;r5B0fXf/oYQ+zhaurlSiRomzBa5cfNE5u6ocvXSjvX23uX1/9PL1o9//5qU/98t+Mv7QczMMwzAM&#10;wzAMwzAMw/jYmLz+ytE3vsNVmZqGVJ/3NEXqOglRRakgVaXHG59ynio5hsi6bjakATATQUVSiFAZ&#10;9NShzSrnPNCQg7q+2MbQp3M8p4QztHLlxjGNEZ6Rq4V9zNPSkLvSCjAxO01C3rH3IJa2k7Yldm5U&#10;i0g8noXpiZuMJcQnt5kzDMMwDMMwDMMwDMMwPn7YVdMLXw3dfjd/J5D31UWVTlInElbJkExFwa5k&#10;VwPk/KSefqYYXfux2nREPNn7Sjt/q5u/49wodPux24/9ofMT9iPmisiDSBW+vBDDPIU5MaCS8y5V&#10;RVWdLwEViUPSpyZoUomAEhfsx0SeXV2MrqyDK8mXIGIqRZaqspY5JS4UCk1EnsgPyu4TcyZXqQSl&#10;7IPKysk83TZOkR4PR9XVqSVBVQJyJilkcCmHwp1mExIAk9dB7JS8t9zgoBJTll25xIbQSSCQVw1Z&#10;eVVN0E1BdHXUKlx1wyPNv1fVqNkXVckpqcNJokoK1Y1o0PWvmpNN1/VGXUuqqxsaJqCr66+GJXLn&#10;ZN5uFFmJoOCVQEtgD0mrqNN8hQSF5uhXlVzZPL2bbMyqbAzJwzX4rJ6q61V4onQ6hLLmnxFyIObV&#10;5Vd5sKSaAJGYw1pFBdBEmoic8+MEsCvZjbcu/bIvt358P02GYRjGTzP2/8YZhmEYhmH8FCEhSttp&#10;SiDiquSq/Ph3w2pu3zv82rekaZu7DzREtzUpd7e5rjZnoqrS9eF41h+exJNFff3y4e9/c+fLn9/9&#10;6pce/v/+RX3tcnPnfnf/YXXt8pn5SwgaEwDyz/Q2oapCjrksQABxPJ5xWXJdclGcOU77EJtW2o5H&#10;VXHxQrGztfWFNyZvvPq0obe/9Gb74FF99fL8h+/k/jzpezceu1GF54FQTCdp0ZBjSAKAJEqsouSY&#10;iFEXiFH6nqgKs0WxvfU061VjivOFJvHjMY+qYme7vLT3tMumPgBg5zVpWjbkXX90Uu7tfJhnrCpt&#10;pyLkfbE1OauMMgOkkiRGaC5cvuj40ty9LzGF2YK9c1vTeDKTEFjK1PWufr513pyRd6OXbizfv9Pe&#10;uc+v3jz6gz+69K/+qRc1XQ3DMAzDMAzDMAzDMD5+yr2dcne7e3QQjo7DsqtG9TNqGpqSdEFClBCk&#10;aTUlVdWeFFGR+8oYzjGz9JE4d5t5yGPiK/vshXppOzBpEgLIOUnptMfrMdv1MUF1/csptD5AKWcy&#10;5INEJCSIaBKoaMrBCMTOUenZOY2JmLksXVX67SkA6UNq2rhYUNuqanP3vtsax9m8vLD7ST8owzAM&#10;wzAMwzAMwzAMY6CoLhbVRYnLvrkf+oMU5tmWzBA7dpOi2ivqK67Y/nh624hotPWGLy80x39MXEjq&#10;UpylsEhhtj4CyLGmHZFTOHLMVA3SJrHE9okhHbuauCRiYu/LPVc8ZgYS2PmxatJEmjryIwAivUiE&#10;RoCICxCBFHp+riZxwVSotCK5C2uQFkFMYIWsvFMiYl19pRqYS7hKY7NWR1WVcgrocEnJpxB5kX4d&#10;OkrElNNuyRNIJEBFVaFRoRg2wmOo5Gkr0jqjlc5sY0e0Fmg33NKVbQtaT4tUABlc1iHFdGMVN57P&#10;OkJ2uIiuv78qXNIwjZxB+pS369Rkzas8SLzZSCYSpdUwLqeYrtxU3ah/bqjCOW82i6MQIo9BK1UF&#10;r6aoRENp9OxCQVdrApADiKkgdlCoRiCBCMqKtFpmBoiocMWY3Cg/EVUpqovF6JrzFttgGIZh/Lgw&#10;Q9UwDMMwDOMnHE3SPXjU3nvYPTpIbbf5EXlfXdiprlwa3bjKVfkxTKbfPzz82rfSYtncvg/vRi9f&#10;d6P6ycOIyNWVq6tib7u7+3B5697o+pXjb3537xe/vPOznz/+5h/XVy61Dx6pSH39MrHbuNk07Bn2&#10;9GRRFYknc01SXtxDEi4c2KW2TW0vfQ8QOSZmqKqoZkeUiApfTCdc+gu/9JX6+pVn3KOrq52f/fzB&#10;7/2hAmnZqIqbTJ5XTwUApK7nspA+gJmINSVoAjOYyTsunDqSrpe+ZyC17TlrKJKaNrU9MRXbUyp8&#10;eWG3unThmVeNUKiKH1USgvSh3z8sdraIX9ggTW2nqhoiOfdkTyQRkWNNAkBC4vKFx+8PjqQLcb4A&#10;yG1NiIl9kfoOQFo2H8JQBUCO6+tXm/dut/ceknOLd25NXnv5Q4xjGIZhGIZhGIZhGIbxMTP57GcW&#10;b73PhZfQ9ycLVzgRoZwMQEyO2HsVSW2nMUKhIhqjpqRJQJCYiAAiFSgLYkyiBHBdaYhUOA1RVWkQ&#10;RwFmcpy1VQmRiMi5Vc/VqaK66jBDPve8idMqjyD3c2nOEiBeZbCKatuBeQh0ZVKmIVBBFA6aBETE&#10;RKst57gsqPAaYlospe3hXXvv4ez7b1/80z//ST8lwzAMwzAMwzAMwzAM4zHYj+ut12q8BkAligQi&#10;AI64+PgTFzJFtVdc+ZV+ea9dvMehKqpLKr1IUAk54JKIVVLoDyXMFFSU2wqs7E3VlcaZjdD8Bfva&#10;+S1XTHCeYsrFFoUFcyHaEWoCSWqBBFVyBbFfx2c+DSKAa0anmnKKJhEDDCJSzqIp5bhOVWhSFRoG&#10;1dUxWbjEMH9V0UhECgEckRLTEHALUhWiAgA06unkdPAzCTqopKvA0pVouhFNSsMOd4OliZVTunI7&#10;aSWWZrFzCEgd/M8hl/TURz2jdBKIiYZoViJs1DVXM2EmOGjEM6FVgisRQ6FEWd+FrlfYIauzWQNe&#10;S6R5OpormbwayhEIVEAjEYNUVaACTdC8aMPNE0g1l1Z1nTGbXyWAiYi4GN4uApGHekBJRTWoJiJW&#10;VWZPrnR+2xVTcjW7Ubd4l1wF4EO0AhqGYRjGc2KGqmEYhmEYxk8smmTxzvuLH76Xuk5jSssmdZ2E&#10;CBEQkXeuLNNi2T7YP/n290cvXdv6/Bsfzu57TiSEg9//prRdc/s+V8Xo5jVy7tmnuLIcvXyjuXO/&#10;uftg7K4d/+F3Lv/5X5E3X5t9720wd/cfLt+5XV+95Carzb2eWZKDaur7tGyh6renriiqq5fcqO4f&#10;HYDJjUYag4SkKakIVMHkiorKgr3rD0/8dDJ549Vn66mZ0UvX9Z9/nctCRXOOxNNb8Z6cJKTvVYQc&#10;E3uN6TR3IiV4r0nIMRWF9kFTSsvWlSUc5xuUEKXrpQ8AXF25cU3O1Vcv+63JB1xWVrW5qiTV1LRc&#10;FmnRfOCJw8Ptg/RBRSASTmZp2camdXUFyTsFPn40s662tXvRt0hT6g+Ope81Rr81zVUzKhw61ST5&#10;xj8criqqy3vtg/04X86+99bo5evs7T+XDMMwDMMwDMMwDMP4VJCDTyFCznFZkjttJHJVBWaJihTT&#10;yUzKYt1mlPflH+qBzFAFBEoqoqKrnqfcPqcAcqsZqcKx9oGrEkQaosZEhScVzVvLjeowm4MZMSkU&#10;TBi61043K6O1f/rsHrp8CAErPTXXLRFFUiIAIgCRI2KGqCaF6tCKlhJ5D4DLYj0UEVFZkN+SeJS6&#10;Tvow++5bk9deqa9c/KSfoWEYhmEYhmEYhmEYhnE+xN7xp6RLh8rx9XJ8PYVF7Pdjf5TCQqSDphxq&#10;SlxiruJriV05eZWIVHpJnUqvmoYMUmLigrlkV4OeJQQyj4grdpJCkLgkLqEpJ8oSF0ReJRAoq4rn&#10;xqhikFQLiKpKjtAkKgBRJFIC+dVhpCCoKHH2MxWqg9EKgazTRomIiLORC83fcKKJiRWiGgBeBXuu&#10;ztG1Tjkkgp6d4un2dlleFWwcR8OZWQvN0mnuhRPk3fVWEaJEm6qvYshTpeGD9a55m4uTZ3t6kmpu&#10;xntqK1++FFaaMQMEMCFB02p84VxYBQOSU27XlummcktgMDPn/AmBJHABFUIE5Q46gawuqvmJbJRU&#10;hxtmIhB5euLHhIZ7cVCGdIAjEvYT5yfl+DpxAUA1QQVg5hL4ZPRvwzAM46eBT8m/zBmGYRiGYRg/&#10;YvrD46OvfyvOl3G+7A+PU9MAIGYuPLFTEWm7kGYAuCjK3W2Jqb1zf+tnPjt+9aUf00Z0sz/+obRd&#10;e/cBOa5vfLCemiGm0Y2rzfu323sPua5Ovv29vV/6ChfFybe/76qyvfdgefueH4/KvR03GedqDHCO&#10;qip9SMtGU2JfuOmYvauuXS62pgDqG1fLEPrD43BwLG2vIa4raCkmSknLkrzjunpOZbE/OOK6JAUX&#10;jqcj6ToV8ZPR89yyppT/yHu6KYGcA+ct0Ehj1Jg3gGNVTW3HpfZHx1yWmkRTyruvubpyoxpMfjqp&#10;r1yk5zQtV4+dqyotl5okzObPMlRFc3Nkc/veIp3eWlws07KTPpCijxFE5ByXhasqMD1+qRemPzxW&#10;0bRsqPBUrEqoeWFT+iiGKgC/u+OOZ/3+gZ+Ol+/enr7x6kcZzTAMwzAMwzAMwzAM46MQZ4v23oPu&#10;0UE4nks4LXoQEY/qcm/Hjcfh6Ki5dU9jJCYJCqgsGnKcJVUVUZFVi1fuJWMuCkAoioS4PhIAVJGS&#10;SnZVlYigqiEQk8YE7yUJmEDZUnXQnphzCuupmbqZV7BuzNpUV9eorg+n/HXWU50jEJgoDIEIXOSc&#10;B5yW/VQRIwDyjn2x6esO12b2k3HfhzhbSNsdf/1b5Z//Fa7KT+Q5Std3jw76w+O0WKamk9XMXV03&#10;t+7F2dyNRuSfq1JqGIZhGIZhGIZhGIZhfDy4YuKKSTV55cmPZkDfPuzjHUmN82Pi0vGHrDsRUVFf&#10;7Jd32I0kLTUX+DTlyE1iB016qnfS08dhzRkI5KEiCARSVSJ+vCzHQIKKDnmkaRV8mn1NyV5mtj2J&#10;HMBgkAwSpGaTUhJIcpVw5U+CEDfCXh+f7jrwE4zsp27sbHeqnq7cWBA7clgHvaqsc1k3CoqP3X2+&#10;CtFQQtScKSoyxK+CiFhXSq1CSdNw4XNWVDeKmaxZpiVARDdTUnPp9XQCG5mxdDpHAimUwUQAedWo&#10;AKsQe1WvGgkpHzXEPKzyb1fmKa2GcUTu2S2dawM5x8oS+7WcnJ1ndiX7MQzDMAzjx4YZqoZhGIZh&#10;GD+BLN69dfzN70rXd/cfxabhsqguX/STERXFZqlCY4rLZTyetw/3+fC4unLx+Jvf7Q+Od7/6xdPW&#10;tB8RqWmX793pj05S349uXucXaboipuralebd2/3BETFPj2eT11/xW9Ojr3+LqzIcnfQHR8vb98g5&#10;6foUgiaRrmctVFWTaIwSAlTJOT+dcFlyVdbXLq8DYyWEfv8onMzB5Ee1uF5jgqqqknPErClKH/rD&#10;4/kP3qmvXJx+9jU3rp+1/j94BzHCueLiBYJKUcbFMhzNuC7dqH722krf5yjUvL0al0XWYsmzJoFC&#10;RTRJ3iJOUpK+15RAzIXnsuCVt+kn4/LCrhvVADTGuGhT20gfNEQVAUDM5JjLkuvSjUZgrLr81FVl&#10;WkL6kBbNuR2EEmOcL6Xrc30tNW2cLzXGvGjS9RKipiQAqYCIOGmIadlyWXBdqUh2Sole7DVT1Xg8&#10;yxmzfjKhzVQOQFVV0kd5Swko9nbbew/Sslm+d3vy+is/JlvbMAzDMAzDMAzDMAzjqai29x7Of/hu&#10;f3gMILWdtJ30QVOCKpjYF1QWi7ffD8ez3M7VHx4TkUK5LFlEUm6xGuoakhJyjgATQBqjQk8TDlYX&#10;RRIo2PuhiUpVUxIFVKDQlLAq6WhKRJTTIMCsKSHJ2btYpxkQVJU2GrNOrwmQrnrB1noqkUIxiLI4&#10;vzajqiGSd8TEo+ppC8lVBab+4Ki+dvnkO9/f/eqXPtbHKNLeub947044OFJVFZE+aAg5vZaYyfv2&#10;wcPm4QMAfjTqL15WkR95VdYwDMMwDMMwDMMwDMP40VKMrsYwI/apP3EfWfljV/tyN/RHpDGFGQCo&#10;kvMAMZdJ4rqh6xmBACIBUOZSVcgVSJ0OpuJjHXpEpErQrFbqhva54VqCQW7V0yUqMjiiwGayJ4hA&#10;bshLVdXH0iTWpcB8HQExrXRWWo+2Slal9eTyGeSIPIggCRAFYS2Unl2CdV4rrdJHcwMcKVzWSEHZ&#10;cV2fKNCs2hJ0PSbROlJ1uEcGCBpVE4Z9ACNotbNfrmtCKVc3V2GpGzPUVdSq5ompqvOVxEjEqong&#10;cyaqwkNVsvuqSiCQX8Wi5lnx8/fXETnRnsCAsBuv294ktQAxV67Y+oivq2EYhmE8AzNUDcMwDMMw&#10;ftKY//Ddk29/P84X7b2HRFRfvex3ts6tUJF3xfZWsb2V2ra9v9/cuV/u7gCQPlz4Uz/3ZPjAWVRT&#10;08Zlm1MauCzddPy0lNHm1j0VCYfHbjL2k9GL3pSrSr8zDUcn5YXd5ft3dnY+X12+cOVf+1dOvvvW&#10;8t1bxc5WXDZxtuiaVppWuj6I8Dpgk52rSipL9p4cl3u7xd4O8VC86/YPw+GxiqS2k67XlIC8dZoD&#10;kSbJMaHahzRfpLpevH1r+f7drTdfm372M+e2yMVl0z7Y749OiDD+zEuybLoH+1z41DSp7aXtqCgG&#10;79TxqQCpKiKIKc4W0vcaE5cFVyUxubp24xEIGqL0QUIYJglQ16uoG1Wurty4JiKuKz8ZF1tTKryq&#10;huN5ODlJTQtARZCSJs07zBERmIlbcgyCJpGuAxGSgJmcl77XURUXSz89jVHVlPqDo+WjfWk7iVGT&#10;QCQtG+kDF56IwDmUAyKSF3CoZBKR91CVvktd4K0pgbh4sXSItGwlJel6co42zh2WURWiLzTgkxTb&#10;0/7hfjiZu/EoHs+K3e2POKBhGIZhGIZhGIZhGMbzE05mx9/44/7wWPq+PzyJs0XekIscs/O51Sp0&#10;8zibpT4SoCnBOai4UQVPRAwFYpK2HTrNoOwdmKGiokgJRDq0guXPVUVyrxd5R0TkHZVeY9IQIUqA&#10;ikjXKphLB+ckBEmJiKiuNCYQNCQV2eiTO+0uoyHA9XHZVHVd0BkKSis9FUAuKCE3lzGp6JkuLI0p&#10;h8GS91wW5y+lKjEV04mE0Ny+F05mYHajmpxzdeWnYz+dPFsHVdW0bOJ8mdpWYwJA3vlR7SZjNx49&#10;a18z1eWte7Pv/jDlQuXJPC6W0vdPHtg92A/HJ1wUGtPi3dsP/j+/Pf3ca5NXbsA2TTMMwzAMwzAM&#10;wzAMw/i0Uo6utbO3XLETu32Vjrj6iAO6ck9Sr5oQF5paAMSeuACIqVDqFaSaCOf0WSlUJUCFyBN7&#10;Ii/Sg7wiQAEkPd1JLiuUOQs0+5RnUkSZwGDPrl6fkPLEhgJf9jhzEVKhUSmbnE8mCjweUaqqhGxg&#10;6pDYmouGDAJ05YvmIFVNgCPy5JxCkfphzkO3H63GJeSrD0mpSipDCmseiRgah336VE8t3JXRCuRt&#10;/IhOHVPOOauDxDvIpQnIui+Ax2ucOTp1VQDNH9MquRWr1FaoqvQAA0zkVXvVtUwLQAkAufwp+4/y&#10;Orm81CppMy5V4oJdBWJf7n3Ed9UwDMMwnoEZqoZhGIZhGD9RNHfun3z7++Fk1t175EZ1deMyuw/+&#10;Vz5X15NXb3aPDvqDo2w/Hn/jOztf/eK5jVaq2t1/tLx1t98/lD5sfkREfntaX78yful6Tu88ndi9&#10;B2nZSIyjqxc/3K0VO1vheJYWy/bug+0vvUlE5P3Ol96cfvbV5Tu3m9v34mRcbE+X790JxzMV8VsT&#10;YiaXd0SDq6pie1rsbGHVeaYxNncepLaVtovLFipUFL6uqfBn7Nx4dCKOwS4tl/O336svXzz54x+2&#10;D/f3fvErrirPzLO9cx9APJn76cQVhdsp3HjUPdgHE49qaXvp+rRYJkABZgaRDmqlDumpICo81xV7&#10;5ydjWqu2hXeFdxhBVFNSESnLtGi4qtyomrz6EpcFVq5mOJ71jw4kJY1Jul768NR8UWIuPDmXlq30&#10;vUZxkxFXRVq2EN00VMPRSffoQJOkpk1tB1VyjKLw02m5t3NaVEyiohQTlwU5VgVEJEQNIYVAzJpS&#10;WjaurnQoHT4vcbGEQkLkUfVYGvDqTvCjaN7zW5NwMgcutw/3zVA1DMMwDMMwDMMwDOPjQVWX79w6&#10;+fb3pQ/dw/0wm4O5mI79dOpG9bpapUma929rGkmcS9OBQM65qpbQaxCUzk9qOTwGMySqKBGpglRA&#10;RI4hojoklKoKKYRyNxfBOQK4LOCZQOS9spO+1xBBJCHBAczsvKQOKYGJCkfeSdfDKVRVVUWJckeZ&#10;AiCmnIOaO6OUHrvhIYWVHtNTh48A5A4tVYBU9fRTEQBcFCDyk/HTVjN1vYQQZgsiWt66W+7tSNdX&#10;Vy6tDyHnygu79fXLoxtXuTjVXFWkvf+ovXO/3z9MXX/u8FyV1cW90c1r1eWLZwuJy+boa9/qD45S&#10;0/b7h3HZEBGPRtXOlKuKvV/n0EqIxXenNDtObZfatt8/6vcPj5u2ef/O7s9/6am3ZhiGYRiGYRiG&#10;YRiGYXyisKuL0TXVlMJxaPfL8XV8tI4lIipGV2TREDnRnDPak5uoKrFHyvpiPOOTKgBJqgEAcUHk&#10;yFXOjREXSSKUiFiz8KmDMTqU7FbhoavxFMSUN5gjZq5oc2qnwalD5ClyXREu26TZ0VztXJdPPS/p&#10;VAVrEZQIqkQOwBBnSpSjWAm5zyw6LlY3mR1QBpxyGlJLV9otncqueW5J1eVq5GCZ0irQdGWOEq2W&#10;Y5gVDdELCkU83WhPRVWIdLUABAIpK5QApXVW6nBrq6cyBKGurzB4quQkzsEeIgCpRqIyr6RKT+wx&#10;1FX1sULoC6IQQAmca5/5myK9pK6oLxG5ov6QfZuGYRiG8TyYoWoYhmEYhvGTQ1wsj/7w22nZdPce&#10;8XhU37z6QgWL6tIFcq57uE/eAygv7o5fubl5gKq29x7OvvODuFhqjDlAQPqoIjldgavSL5bheDb/&#10;3tujl29sf+F1LksAKhKPZ3HZEpEfv3CAaoaripyLy8a3nbTd2oB1VbX1+denb76Wlk338CB1PXnX&#10;H50U0zFXFRWey9KPa3o83FVCaN6/K32I84WEwEXhxlPy50V6ikgSNxn78ai+eS3sHzX3Hvj5QkX2&#10;f/tfXvyVXzjj4rYP9lPTSozVSuzkohjdvJaatj84TrzUca1JNCZNCSoqQ31vFdqwkK4n74qtCVXl&#10;+c+PidgTwGUpIQJ5czrOBTIJobv3KDaNhCjLVmIAiMuCi4q8z04sCCoKEU1JYtQ+pK6XtgNBuq4/&#10;OnZVDaimpHl8oHuw3x8dSx/Sool9ByYuymyYkufHSovr124ITwUcO1eqqKYkfZ9zMFLbN+/dqa9d&#10;fmrSxROkptUYAN3sGlxfCHn3u48Mj0d6dJLarj84/uijGYZhGIZhGIZhGIZhfCCqevJH3128cyvO&#10;Fu39h1CUF/fK3Z0z9qOKLm/dlS6kRauK4uIuOSdtl7cnI8fSNImIfIGQAOLCAVARTdhMCVDJm/dD&#10;WMh5dgQQOT7d/gwAQEyuLJOI9BGqGlNaNCDSPkpM5N0QgFpVQgEi2UDN8QJDueY0hEBzhgFUVtEC&#10;RExgJmbi0yQHFYUCOaVgJbgOnWGqUFUBF568c+PROdU81by3Wlq2xCwIrixT03YxhaOT7vCYncvJ&#10;q66u07LpHu6ffOt745dvTN54lcti8fb7y7ffT12vMcZFk0NQJcasxYKZC89l6UZ1WjTNnfuuqiZv&#10;vDJ59aU8k+7Bo8M/+KPU9t2DR2E2Z+/rK5f81vTMc0QOxS0LNxn57SlEU9+rpOWtu3460ZQe/bPf&#10;2/35L9XXLn/SL6ZhGIZhGIZhGIZhGIZxDqOt10Nz31cXQ3M/9se+3P2IAxKx81u9PiQichWBJS1J&#10;OuIyN4qpAJQAB8UQ7JmTS4mJChCzq8nVyLmgQwPVSq1cy5+KzT3iVl8PQieRI3KPZQao6mk+Kq3F&#10;TgIPUaaa7VA5Y85ufE2Pf2cQO/O1FJJ9TwBDfmnOUtWkUAKpRgWQd98jwmoDvCytbkQZ5J3u8sdJ&#10;dCXk5sWgYRM/DPLnZr7rSiXVXNBUaL6r4VKnCbRExI6y+Kq62lGPdVgHOb1NxWP79BGDoCqqCaJQ&#10;JS5UepWUVWSAiAuoMJxIqxqJnreV7nEUCPlyztcqiZwHkPpDIuf8tBhdzVawYRiGYfyYMEPVMAzD&#10;MAzjJwRVPf6j70rXt3cfclWOb17Bi++nVe7tSIj94ZEb1yff/n599TKvMkIlxOM//HZz90Fqu37/&#10;MC0ahWb/kwtPqhJSWB73B0fsfbm3oyl19x7sfPVL9ZWLcdGoqvY9FcWHdgiJiKtKugAgzpdnvFAi&#10;8pOxn4zjbL546/35W+9RWdbXr5y/Vik1t+5JH8LJTJP4yZir6mmb2aVlC4Cr0k8nfjxyozoez7qH&#10;+82tu7h5bf93v3bpV39p7VhqknB0nJoWIPe4i+tG9ehmrTHFxTIuG+l6DUFPEyEIhYNorhJS5fmJ&#10;dNbzFgVceI0RQGpaX0zTctnceaApxflS+p6cc+Oxq8snXwZiArvsFesE6EMXo/ZBU0pd0ChDTGtM&#10;EGnuPoiLZVq2qWnIe789dU+f3tqVVT1TcCNij5REkELgENKyWb5/e/TSTVd9cGVNVSUEjQLgbPdh&#10;EgDkHBc/gv/A8VUFQPsQ54uPPpphGIZhGIZhGIZhGMazUdWTb3538e6tfv+w2z90o3p0/cqZ3dYy&#10;3YNH0nZhNpcYiq1pLklx4aUsw/GJ9D0U4fiE64qYqCgJUBFifswaBeAcQlht4i9wFRc+70S2mhM0&#10;JY1JRXKmgqoSE2JMiyUAjQmqIkqOyXsuvKREGvPlAKgIoJrTWWU9aG4tAw2bmjl2fDZUYdXORUSr&#10;TrLVJ0lUlR1zWXBZulH1+ImQro/LBioSosRIRCROy4KcJyauq2J7iwuvfUh9iPNF9whcluXutsZ0&#10;/K3vQdRPxnG57A9zfQ9cFFyWflSxcwAkJY0pLZtwMiOQG9fF3k7qusVb7+387Oc1paOvfzsum/bu&#10;A42punSh2N15bFWfBpOrq+ryheryhf7R0eKdW6MbVw/+5Td2vvyFyas3P/h0wzAMwzAMwzAMwzAM&#10;4+OFXT3afmN5/D0ptkJ3yFyyH3+UAVU19kcAk6uICl/uqCaRVlOrEkV6QFJMIHfaAkaOyIGYyLEb&#10;M3sAqklSq9KvklGHHFHCaie41f5yp6pqDgRVQjYvc/0ufyRhlUAKZCs1J49CGD4ndq4iTDdM1M3R&#10;swtKTNkWHdRQyiIl9DTMlEBKDKScOKoSiQtoWiWU8mDRrmNgs6k7lA+HZFPVYWc8Xeu4PFQigY2k&#10;09PZKpR0fcCwWd6morqKfc1usPLgsOZaKxENi7JpvW7ErmabF45yLi5XgACsIEg3rAxXBOeKUYpz&#10;Iq8aVR29eIOlSICC2asScSFIDkixSWHhqwvEbjT9zI/hR8EwDMMwTjFD1TAMwzAM4yeE/uCoe7Df&#10;7x+qpPra9Q8tglaXL0jTdA/2/Xg0/+G721/8HIDUtAe/+/VwMuseHoSjEzguL+4V21N6XAhU1bRY&#10;9sez9uF+f3RSX79y8Htf3/3yF/z2FIAmYf+RNuJi51IIALKTeS6T119ZvHu7vLDTPTqIy9aP6yeP&#10;ae8+kL4PJ3MVefIuHrujmGLX+7oi5nJvBwARFbvbXPrm9oPm9n1iPvr6t/f+1FfyBnJp2WgSaTtX&#10;Fk9mIwAg74qdrWJnC7nQldJQlGMmov7wSGNKy5b5eReKvJO+h2rqe50t2rsPNIY4W6gqj2tfj/Ac&#10;XXAEoCyK3e1wPEPTStPxqNIQ46Lhqlq8d0e6Pi4W0vVcVX4ylhSeNZpj5AKf6JmPVERUuS5BJCLh&#10;eFbsTNvbd0cv33iGXKqiUJUUkZJKIuIz4cCS4mnQx0en8EQkIUjTDhveGYZhGIZhGIZhGIZh/NhY&#10;vPXeWk8td7arq5fOPSzOF+FklppGQ/DT8WYZhKuivLjX3n+oXYBqWrauLrksh/YwERWByLBXmoKI&#10;VBRJACXniHEqUiokRo0xW6lQ1ZTyiSoKJg2BVBUEIiDlbFViVig5Rv5Vci8Yg4m9B6ApaRIVWYcT&#10;wLmsfZ5FT7XUjTY5zUGmxEzO5b3kHjtLNC6W0veaRELQmKBwdekmY781iYuldL2ra1eX5d7uMGiS&#10;OF/Ek3lz/+HinVvkmJilD1xXrq6qSxf91uTcgpWqaohxvgjHs+b2PVdX1ZVLD/6/v5MWjRuP2nsP&#10;qCjGn7nG5XNsP/cYVO7t+sm4vfOguXW3vn7l+BvfYe9GN699Mu+lYRiGYRiGYRiGYRiG8XSqycuh&#10;Oxjc0vZ+UV91H1ZSVdXYPZDU+mIsqanGL8P51M+YC0BVQgwnKkkRiIjIgwbnE+TYVcwVclFNOomN&#10;aoQKVBVC5GjIUBWQQBXEUD1NTyUilZW1CoJq6sAlEasKIFBdRZautEsiBURTjhbNY66uolipnae/&#10;DHGnWfiUDZNz46jsxa4NWBXSJEKroqTSEOW6DoPARjTryjVdfaFKKxl3EE5XPilWTilW4utwD6st&#10;83B6T7T6hQlghZBSvn0MK6WqstFX9mSDWbZbmdgReZVepScuRSJWUbeOSxC7YkLkiEvkOqoEuOr5&#10;+9VUFRqhQlyoKjkPECSBU+weEpe+3ClHNz6iRG0YhmEYH4gZqoZhGIZhGD8hLH74nsYUjmd+d/t5&#10;EimfBhGVly81t+6Ek/ni3Vtbb76uKge/+7X+aNbcvidtV+ztlBf3zt3+n4j8dOKnk7hsuvuPmvfv&#10;1NevHH3jO5M3XgXwPKrkB00OtN7M7Sn4yXj8yg2IxJN5d/e++8zLZ0zRcHgcl02cLzWlZ+upUI3z&#10;BRO5ce2nE65PYxnceFxfv9Leud8+2AdRc+vu+OUbAOJiCUBCeB5VkgA4t7kqGtJQL3tuK5KcQ85u&#10;PVkgHmvow8mCHBdbU3pBH5jLggsPraTtUh+gKl3XPdyvLuyF+VxjcuORq+sPfI454oOYNcljRUVA&#10;YyKAvaeq8KNROJmH47nfmTa37o5eun7a86eauj4tlqlppI8SIwAVCYfH0keo0nzJheeiABMACZGc&#10;A5Gra3xkCACz5q5NEbiPpFUbhmEYhmEYhmEYhmE8g3B0MvvOD+LJvNs/LHe3y8sXzz9Opbv/SENM&#10;TcdV7arqzOfkuNzZ6h7sqyhBNQ0tVkSA4yd3UhMmCUH6iJQ0kLIjx5pE+gBVzVKr5s40HfYjU8Ax&#10;iagoRCBJlVRkCCUYrpi7yoiYyXtyTIVDEgVI875mpCGCoEkUUTfSFYYsB5V1r9vQPyaAJhCDiRxT&#10;4Yud7ccqVEnCyVxTGtxUJhBx5anwrq6Qq1VtBxXt4+aKFTtbbjJO79yKYZ5OWohwXVFV1lcvufHo&#10;aY+MiKgsygu7xYXdOFv0D/eXb72fQk/eS9OWly+MX7pOH7agxGU5evlGc+dec+fB6Oa1o69/241H&#10;eeM8wzAMwzAMwzAMwzAM49METXZ/drb/L0vVvr3fN/eLctdXuy/aIacaQ/NApPPljkjPAPuRK7aK&#10;Yk/SMqVGUscgCXMIoELOEzliT1yA/Cq1E5IaTa2qQFLODyXyQ6OdJBrcTtqY3krsHMpwBCgkKTlI&#10;D/KqoqtQ0scbwLLkudoOj4jYZ2WTkFSFBjNzla1KBPZQGdTQ06sTEa1mpRvxqiCQqkBaDCZnzkTV&#10;DQ11NcjKikUOM83XWJmuK6E1m6XD5n06HJdrj2da2zD4qauvMISpDjmtG4GxADHyItCTnYyr7xDT&#10;+kFwqamV1OUh2FWqSTT5cofIAWA/Tn0kLlU6TT1c+XxvkqomaAJ5IkfkgQQgSYjtfdVUja+xq+vt&#10;N348PwWGYRiGccqHTNYyDMMwDMMwPlVI37cPHoXjE1WscwA+NG5UcV2F45nGtLx7/+hr3won86yn&#10;1jevVJcvnKunbuLHo/ErN11dt3cepMVy/t23pOvJOQnx+abwlNvMIiLwbP9z+wtvuFFdX7+ios3t&#10;e5tJnpqk2z+UPkjfu3H9TD0VYbbQJG5rQs7VV852B/rpuLy4E45P0rI5+fb3s0UpfQAgMWVL80VR&#10;EU2KHEP6fBAzAImxPziUEMLJIse0vqiemofiqmTvyTuAVET6IG2Xk139dOJGH6yn5skTO3IutzNu&#10;PD+VmMg5EFxdk3d+e6Iq8WQufd/cvgcVTdIdHC3eubV873b36DCcLMJ8kZZNnC/jfCl91Bg1pdS2&#10;cb7oD4/jbC590BC59ADc+EdgqCIXO1eVyh/JgIZhGIZhGIZhGIZhGOegevSH35E+tA8e+dGovHKJ&#10;nrJtWX80k5jisgGTn5xfANEkVJYAlEhjlK5/xpXJeyJebTGmEqL0UbpeRSTGQXBlAhGc48JzVXLp&#10;2XsQsXPErEP7m6qIhoQhz0ByVirxqnOrjzlk1U1GXFXEjFy2UpWYcrYqRCCqKrrWXwdL9rTDDMjZ&#10;BUxMYTaPs0VaNtL1EmI4mUmKqeskJio8OUdEXBTkXK7+rVrxRNJjxUmV1Ny6qynmfjgQE4EIze37&#10;qWk/8OkRUGxNxq+8JCmmxbJ/dKA52eG59547f1jH45vXXVW1d++nrjv8g29q/Eg1VcMwDMMwDMMw&#10;DMMwDOPHAbGfXvwFV26Xo2u+mMb+sF/eFemf83RVjeGkW9wS6cv6qiu2fLnHfpQzNkHEflJUl6rx&#10;zfH2m+X4alFfYj8mds5P2Y1opacCkLiU1IpElR5Eq+jUfJWkp6rmZkPaWm6Fgol4SD7TpCoiQTUC&#10;sjJGH0svzWmkgy+qIEVOJyV2RAzidXpqzizNAa+6KZeqrGa1moYqIACgpCqqSSF57zqoQHTVxMWq&#10;rOBTnTX/sbolHQxT3fhDANmIWj2NlYVqzptFlk2VFI7YEZGeDonTa+ggylKOV82X19OVXP0ynLta&#10;G1WJKkGh0JiTb8El+y1mL2EOjXmxnB8TEXEBiEr44K41hUqARiJP5ImrLLsqNPVHmrqivsKuGu9+&#10;ibn8WH82DMMwjJ9KLEPVMAzDMAzjJ4Hu0SFU43zpxzW/uJp4BiIqtqbdw32NcfHdt2LTdg/2U9uN&#10;blz1k/HzDuK4vnmtuXW3uftg8upL7YOHfjyOs4Wm9KEzBFLXldtbAPx08ozDuCz3fuFn93/nD+ob&#10;V5rb95fv3x29dDVftD88VpG0aMg5N3qqzaiicb7QEP10zIWvrl4+1zgtLuyF2bJ7uO/Go+W7t6dv&#10;vKopAbld7kOtPHO2fx8TOz/gHACIiyWzC7MFOfZb0w/dBudGI2l7LsvU9aTQmOA0NW2xt8MvEszL&#10;ZaEpgaAprWxblRCIQEUxhLUC7L3fmsaTeTiZ+y0s3rmduxIlBOl66QPWm+rlPsKUNCVVRQMwkXOq&#10;EpftWqD90K/WJprF2qxhW4CqYRiGYRiGYRiGYRg/Npa37oWTWfvgEYD6xpWnFnRUw9GJxqAx+unk&#10;/MqPiIRAzOw4N0dlQ5Wcyy1TQ5sY82qLfwIzOQcRiYlEwKyqmgQE8gzF8LVzYOKy1BA0JfZeRSDE&#10;3g/bk6lCVaJkhRSSAAA8RDU4R96BSGMix+RKbfvTGhrWfx3+pHWwgQLQLHyqABB2TqEqKm0HAhEr&#10;IG1HRJISMVxVgUnajpwjptPqX64s6WN7kalqc+uedF04mWtMxe42eReP5+F4XmxPm9v3xq/c4PKD&#10;O7f6oyMuSxWVPoL79v7D9tFBsTXNK8xFwWXhRrWfjF5gSzum+uaV5bu32zsPuChOvvvWzpfe/ERe&#10;UcMwDMMwDMMwDMMwDOMZMJdbF39pcfRNgNiPY/uoX9xiP/HFFrnR03ajU4kpzlM4UYnsx0V1iV1Z&#10;1ZdC80DiAnrWcSWiorrSyx32E4nzpAsupqd6ampUOkiERiIHONW835mqZgtUsd7EbRhxCBClIUIV&#10;RExECg9NUMFKx6T11nHARnGNVpGnSgSFENzwfWJSUVpX4tYuK7DOIFVREEkY0k51HXiqp9Greto7&#10;p8Q0ZL0SsRKvxhzmuTpsmK0Oy67r7w+BqSsZNruxuoqGHT5j4rXeucqN3XgEIIB0CGJV3cyepUGw&#10;pVVCbfZ5iZRUIHFQc4mJSmgCQFwV9UWRHhJTWMQwZ1eTq4gLdmNJSzBUgiYFF099i1RUegBEBbFj&#10;rsiNJS1UkcKM/aisbzg/GW1/vqgufLI/JoZhGMZPCWaoGoZhGIZhfAKkrmvvPQoHR2G+kK6HKHnn&#10;xnWxvVVeulBd2svBmM9PODxWEen68tLej2SGbjLCQ8Rl0957WF7c649Pqou7fvq8emqGmEY3rize&#10;udU+eETEKqrQtGj89vTDLNpyCRE3HvnpxFUf0BxWXtzb/eoXD7/2rfHNa83d+4t3blVXLvnpOB7P&#10;pAsqyW89dQ4SQlo0msRPJ1wV1eWLxdb5QiwRlRf32rv306JZvHNr8vorg9ZI9CGTNx0Pxarnj+5U&#10;SAhELBqpLIrtLXxQwu0zICY3GcX5kphFBUQSkyu8xnhap3sOuCpT25LzGiOKQkm1j5qEq5KI3Hh0&#10;emTh/XQcZ7NwcBiI/GSc2k5TImauKy58bmGkvKSiEoL2gUqvUTREDVFFyXOcL4rdrQ9YKlUNIS07&#10;Cb2EkLcIJGZyTEXhRiM/KkGsSVSFvc+z/dCLaRiGYRiGYRiGYRiG8QxUdf6Dd1LbxcWyunzxGRtv&#10;paaTEFLbEzOV528iJn0AoCmh8OijJiGCtB0xw/FjJQ4mco6c47IQEXWsMQGsIrkVDczIWaZMnPXU&#10;qiICnNOYkNvWvCNmqBJz7nSDKmIaviYCs6sr9h6EnJLK3klMmiIR4DxI8h5tucEsL8kqZEBISaFD&#10;d9gQo0qqSiIa4rpwpiJQSM5SIA9RiQEKKjw5z+sSog5NeLyxDv3Dg9R0cbbUGP3WlMsCQLG7FY7n&#10;4WRe7m41dx6MX7lJzyy1pUXbvH83zpfS91x66XoNgbxHTFxXICLH7H04mQHwo1Gxu/WMsuQm7H19&#10;9XJz5144PF6+/f7kMy89/9aBhmEYhmEYhmEYhmEYxscGsZ9e+Go7f6+dveX8KPYnqT/u4wJgdjW7&#10;EuxpEDWTSJDUqfRQZT8q6svsRq7YGu9+kcChecCuktSo6pmeJXZlUV8KzQP4scSlxJlzUxCpBEmt&#10;SlKNIAcqCEk3Uj1zXCgIj8mcSgQZbEoiwGF1hJIDkkoaXFFyClkFpipWPY2U5dIzW86tB1QGEtaD&#10;QjdM1GFiuir8rf3VlVdKwFo9ZSBnsGK1hnQaD0uMwbTN8QekK+F2Yz6n8wLynne6Hn4lrrIOV1nb&#10;rLoxlK665oZL6ypMVVceKz12mVyKzL9zyJmo5PIApJUiOlcTUNbXQ3vPl1spLiU1SB37irkCVFID&#10;JpWg0oEKsFs/PFUMDwgCEHMBYuKaXA1STb1qT1yXo6uu2Bptf66avPRJ/4gYhmEYPy2YoWoYhmEY&#10;hnEOEmI4PI7zhfRBAVeVfmta/P/Z+/Mo37Isrw/be59z7vAbYn4v3pD5cqqqrCmruqbugp6KVgM2&#10;bkBMssTyYskWVpvFovGysBYSQthtIwkZLywwC2EmCWi1aSHcDUJMDT3RXV1T1lw5Dy/fFHPEb7rD&#10;Gfb2H+f+IuLFi3hTvqwsdZ1PrpUZ8fvde+45597fy3jf2N/9XVp4+/Gk9mA8e/XNZmNbRNh5bq0E&#10;DwJAREarPIfXrlKe9Z98vP/U4zFn8n7ws0qsExCV549kByjLENHtj7m1De+SMWb5YbyvqHW2utxu&#10;75qFoZ/NKMvag5Ea9h/C+Gf3x6iU7pflxfP3c3z52EVAPPjKt3rmcrOx1dzaJKV83XDbICkyJ4v5&#10;BECcC3UrzqFSZnFIWufnVszy4l2uYoZ9u6XdeKL6pRuNSWsAQCII9x2CegxlTNdLLuZI3AcSgrgA&#10;GkBE93vwgN7mU+ZQ5GytOHcYXoGIEgJbS/cyBh+CWpExwiLes3OAID6g0ahI98sTBZcCwDZwCEgU&#10;Wqt7pR70Mc9OPCIIgIrQoyAiKSq0iEhr2XsIIBxC1dQ3N8uL5+8MEmHn3GjiJzN2DgAg5oEIx9Z7&#10;0aQKsI+Iqt/D3IgIZVkq+0skEolEIpFIJBKJRCLxzuEOxn46s3sHAECK7O5+bJuFSKhVDN6MKoqf&#10;VSDA1qkyP0tVY+vYuhijioqEWQQQhEOAEBABkGLuKAgCiziPioCoqy4LDASojACAD4AQ3wUilWdd&#10;fZVCjDbRmMqqibSRECSwMKOIEIp1XbUYCxW5MoadF/EQOLQWRFAr1BoRQ9MKs3gPAF3DtRj1GliA&#10;5hVpXUYDIBIp0KiKHJAABRjEepEggUUEFYGAbxtkoDJDouO99uZWWIK5uuur2h6MQtOys7rfo0Pf&#10;L5FeGLjR2E1mBsnu7Obn107dcPG+3d6rN7a5rkPbgoB4DyJsAwYWHyiEQ3crkqLMiA++rmlnPz+3&#10;ej+tAPWgpwf9du/ALC5MX31z6aMffLef2UcDt9aOJmFWsXXiPRCS1lQWZtDXwwGqtytvJhKJRCKR&#10;SCQSiUQikUh828Fi8IQpzjeT1xGVzpbY1yFUEhrvxnAsDhRRocpVtqJ0H0mTKorhk1l5OcpupHJS&#10;ZXBTYAvqZBGg0gPJg293UWPwM89jZfrBVyIs4gAVUdS4CBEEUOZRqNAJdgAAICIIGANHu1foeI+2&#10;zqSKPJ82d/Gh0ad6OMrh4TEtFBijmxRRQIH4uTdW8Mieejwe4TBhNf6buyZ1AILcGUEBEFgAUGID&#10;PgSkY7ERiEdr6JrmHWalHh/96IIoEheFnek0WncFGJEg7hhSZzqdO3YP14vHPLiCCMLd+XHi0cHb&#10;hawCEM3PUIiEVBAZIAWAwR4wWwxaE+W9x1y7DYAiBfuafR2gITJIBnwLZEQ8i8WAAirursRufYAx&#10;OhUASfcRibmRYJlbpExlC1ov9Jc/nJUX3u2PRiKRSCS+i0gO1UQikUgkEokjRMTu7s9ef6vZ2u2E&#10;FDkmOSgq1s/1n76S3dWyeObgPoy+9XJ19YaE4A7GbjztzHK3gbpXmsUht7Z68/ric88W9+fGZOc5&#10;ehofUQUPAiCRm84QEeuQr5/Hh03mzJaGdu9AmNmHbGnB7h2EyexBY1RDVcU0CSAqr1y6z7PKyxdU&#10;r9x//uuUGTeaVNdu+PEsNJYKE5oGCLu2ZyLiPDsXYx90r0dFTlrnF8/pY2mfZ6GHPTeeAoDd2c9W&#10;lwGAjD7t5t4H0bpJFGW3+9qZugYQ8YHyjM7I0HhQdL/vxjOMnfAI2Xs0OtQNZV09oib1uz7x6cPj&#10;V/qnhJeqsmDnQGu2LSCR0ag1FTnebnMNrQ3TGSqCthUkKnNVFmdZYVFrcB4AgBlIISALkDGAKEH8&#10;rAKAKtzqXb5w6NRl7+3OnhvPQISd49aJcyJ3+oeRjEJjODA3LVsHl8LDfdITiUQikUgkEolEIpFI&#10;JO6H2RvXmq3d+votMrre2I41TF08wlyIU3muhwM/q8Q7AMEz+tmxdX46Y+eBRYC7yFAAQEClQARY&#10;QBgEBQJwdHxizDsVnicVMAoEJERCUASAUc85ljaAogh8iCVQHBgVg0JUGhGAgduWTBY7r6FWYl0A&#10;hODFefEeiTDPDjVGygy3FpSSwIgYfYkSWASQjy54GF0gIEpn88ZnCAQMHGU0JEIQcR5EQGvxAUuF&#10;x1oNsvdIBIhE6EYTdr65tRnqNlQ1Gs0+SN2iVjHxFRXpft9Pp6Fp3AHqhaEqTpYDutG43drj4MN0&#10;GlornjHTpDUgSfAQWOUZGqMXBsDM3ovzoWlD05AxqlfWNzf0oF+sr/3Q93yisW0cs8yLk/dVxAwH&#10;du+gvrXpZ5VZXtJlrnql7pXw4O3/3nXcaFLf2Gg2d/x0drhAYQEEPAzfIMpWlsrLF4qL5++/e2Mi&#10;kUgkEolEIpFIJBKJxHcCSpf95Q9xeKatbrp6k/yhBsICDACI86hSVDpfycoLWXEOcC6MIJr8HPva&#10;4U7wU61OianQ2SIguWZHGQp+5to9EBFgjFma84EAKEYGQCeudd7Qbhrzjv4xXRXu1JkkCnPzbwCO&#10;B6QC0uGwcwvn/Nv5oYjEwDEBde6oPBwNj46KByCD4G1uz/lBt80OCZGI5Pf82EcgTl3C8mKBgkfj&#10;x+jT09Z0GLwKXRZrvB4KCR6fe1dUJnHyx/dEUI6ZVAGQOiUWjybfQQpRkSqELaICIKWLoz1UmbAT&#10;APENZQumuMC+cu2uMkokCFtmBxIEUdgBMAgIBBA/vzOEqLq7gIioOVQgDIBImiQjXSpVDtc+rfOF&#10;d/yhTyQSiUTiGOn3OolEIpFIJBIdoW5GX3uh2dpl5/144mc1W3vYX18Vuer12Lr65mZ5+cLCh96n&#10;7jtPEgBCVe9+7it+MrX7I7t7ACLUK/OVRV0UoBQRCnOwLlSNn07rW5u0mxXra3tf/Nrg6SvDD773&#10;3omjPK88w0fWY14A2VpEoiI3wwczlN4Gkhn23XiaLS8ioCrLZmunzHOV36+dkp1vNnYoy7Klhf4T&#10;l+/HNXpItrx4/od/0+SVN2ZvXPOTqXhm5xAwVM1xaQyIyGSUGzIGCc3CQra2dCLq8yyoLORgzNa6&#10;g3HvyiUAoCxz48mpCt49hjIKAFApjhV197zvAqG18UAqy4dIpj19VOeUVq6RLnMjMDcWCdn7WBmm&#10;iK6snrv7IGg0GcONZRYkIaPvTCVl68J0JoHZOlRKAGKM6pkOVaOwRSCUEFAptg5EqMhJK8rzUNee&#10;GQDih1QA3HjSbu9B4NA0oW5BGBApM6Q1KoofFhERZgiBneeqDlUj3mOWVbc28/W1wXuefFS+30Qi&#10;kUgkEolEIpFIJBKJSGja8Quv7n72S248ZesAkffHwsdLtRAVkTHivG8adzCOwQao7/jdrkCo6lA3&#10;7IOEECMQUCkgARFUComibCjMcz+qgDB7AAiHTfqk69EHSBQVITTmRMe6GJfK3h+WhgU+ilqQwIBE&#10;RQbCYj0ghqpG64AIQkCjTxgO4yXAOYgJrsKCAMzSxSUcVqrNDbQYJ6Cil5WdBwEJARBJKwlBQJBQ&#10;hBGUeB/qRpWd55NbiwLuYCQhoFbcWjeecmuBGbTipu0uBUhGU55TZijLQtWoPLe7++XlY1EDIs3m&#10;jhtP2Do/mrD1AEhZpspOzhJluGnZeSIU7ykzSisocmDh1oamcaOJKjIQqJr23OULtLJ64paytW48&#10;C3Ud6hZAQt3UVeNn1c4vf84sDgEAlcqWF/Nzq+Xl9cM1fsciInZ7b/LKG3bvAET8rA5VHZqGrYva&#10;OwAgIBpFWabKItRNu7OH33ip/8Tl/jNP3GkPTiQSiUQikUgkEolEIpH4ToZUUQ6fLodPM1tvR+wr&#10;Dq2IRyRETapUpq/Mwqk1flnvYltdV3rg3URnS4CnlK5pMyQ0rtkEDRysSCvCQEaEARHnDlgAFpn7&#10;LTGqbIe2UgIkQIXROyp8wtQZHZdzG+fhuQAxgZUIJBwe2415zKIpXVxqXCADdtMQiQmrxwJdo2lW&#10;AEDwqE0egCBE42nnJz2qwiPCJx5bARGRIMIAfHSSCN6teA7nubGHBt0uMfbYQuRYAuuRl7X79lBC&#10;PXa3oWsXeLhD3f4jGUQSIJGAoJkdUTbfXiXSAjBzG3NRlemT7rGfejcVbkgEQJgDQODghNu4vSIS&#10;L4coAgKoQWIArEZliIywD8KmvFAMnkj21EQikUh8+0kO1UQikUgkEgkAgHZ3f/+LXwt1a3f23Ggi&#10;ALoszOICaSUg4oOvGr+za3f3zPKisNi9g5VPfTSWBN0TP6t2fvWLoarrm5uhbszCMFtdPlmSRaS1&#10;1r0yX13ys7rd3q2u3crXlqcAbN3S93zwHmbFWG0GIBwAHo2hTqwFAPFelYv49qJZqVfKwVj3e75q&#10;yovnqrduNtdvlo9dovswqYr3zY0NYe49dlGVxfD9zzzo1VGrhQ+8Z/D0lev/v3/iJjPKTLa8CEjA&#10;LCAICIRxe8kYPeybxYWzOvTHtNXQNKFp2XrgACLM7CbTZnObjFn48LN60PPTmT0YcdM+aAUVGUNa&#10;kzHcthwC6Xv8uM7OiQ8ggoru3/F7T0Ldsg+oCLUik4lz7Dw2GFRNi4P7iWgQlphEKiKqLMR5ZjGD&#10;3u3HcJjOhJlbG2suQ9NKCOI8sMBpmb1ksgA1KiXeB+cgBMoMEulBH41GIj+r/HQGCO32rvjgpjO2&#10;LswqYSaTUZFjpk+Me/itAuAQuGpc0yBAqBs3mW3/8udWPvkRs5Q0u0QikUgkEolEIpFIJBKPhur6&#10;rfHXX/KNtftjP56wc6gVGUM6Q0RAjAZS9j60bWgaRBLnmBmYwQc4LlsJ+MmUnWPnxQcQQKJOUBIW&#10;LxCNoFqLDxA8CKCK8QKCAOKDRD8oAgLGlFEQASLMsiMFSIB9HF9k3iavS3x1DpDigIBIGsQ5XZYB&#10;VWgaBODWgkJVFKeqbagVgIDzACDezxMbDsvAYsEcwryyTETYuii4SfDCDAKoMJpmSatY4iYi4kOo&#10;akBEpcJkxlVDWQYAvm7Ah1DXEgK7AITU2gAACECERMLMziFRPD7UDRDyYT81kfrGhq/qMKtD0wgL&#10;5Rm3lvSRdoqIqLU4L6y5bo96nxFSmVORh6oOTcvOm+GgunazvHzh0GXqJzO7fxCaFgTEe3ZeQmDr&#10;uW0l+FC32fJi9ND6WdXu7I1feKU4vzp4z5NmZelRta57tISqHn39pWZrh52zeyM/mQozEKmi0IsF&#10;aQVEKCIsbC23zu7stzt7Ks/M0qJ4X711Y/DepwfPXPmfY2ZsIpFIJBKJRCKRSCQSie9yiLKsOPdA&#10;pyizoLNFYRf81LX7plg7fWRdZL3HmtmbSApEARACCFuYZ2zGhv2dcxKO2SchJpEiUoaohS0Ag4To&#10;7Tx5mSgVigBiV2IXX+70QYgjw1HS6bE0B2HsfKVKJMx9m8ednwBdvCocnyRibF53KA5CbMkHCAAc&#10;NUgAEQhyZCg9nO9RmGoX/Coo0fuKCNIZX2+bOnRN+zo3LMQ8Vpz7a++Mfj1UMI8FY3TW3+4AJB3d&#10;yACApISdiAg7mDtUCRXHhn/BHttsVGaozFDYMzccGgxO2Ckl0tlx7Two1QDQyfuFSulS2KPKTb6a&#10;letv7+FNJBKJROJhSA7VRCKRSCQSCbC7B3uf+3KomvrGhoRglhfN8sIJc2AOIM7bvQO3NwrTqrx8&#10;YfezX1r9zZ80C/cIF2Xn9z73lTCrq2s3JYTy0gV9u0/vJIh60NP9otncaXf2JDAA3NOZqXslGQMA&#10;4jw8QMLomQgH9h5JsQsPlBYLsREaMyAgdY3cVNbNrXdxTVjKxy7W129V127k51bNwpmORxEJ06rd&#10;2hGA8rGLqsiXP/FcXOZDQHlmFhfzdQcIxcV1dl6CFxYkIqXQGNXLUeuzarkkBDeauPGUrQUAYImp&#10;FHGi3Fi7PxIXNv/Fr4RZzc6BQJhWD9zjH1ENeuwcAIp1cC+HamjbLmpAq4femZMrdZ5DvPuky5KM&#10;CYpEWJj9dAYiVGSYGSQ6Za9E2Adu2y7dNM/0oO9nFfZKdjbMKj3oHyp0fjwRFm4dEFJmABEUSQig&#10;dbBOFac8dUhImRFhbp14q/IMtVJlgUYDABWZFvFVFSqajSeqKKKdmLTWwwHqeyfiklIMQEWpcyMs&#10;1bWb5eX13c9+aflTH83XVh7J9iYSiUQikUgkEolEIpH4rkVExt94efbmtVDV9Y2NUFWASGWRLS/B&#10;HSqLAgABds7P6pg2iYrceKr7JUXFKdpTrYsOVSQEQJHDXv3zgi8WIoRMY1ASvHiGWJ0W/0GErsYL&#10;AYHyHBWK89w0qDRqEhZwTgREWFiAWViOlWyxxH79iADAIRCZYK2IiOuqxDBQTCtFrU90wUMENJoR&#10;pW4AEZi7MrTDKi+MeQaEMSU1BERk61ARSExejdmtgFohImqlMs2tY+sQgPdHqJBtEOHgrAKNnoAI&#10;lAIBMoBZjgid85ZFnBfnkQiNlsASgq9Y9Uo3nuTnVgGgvrnpZ7WfzthaVRShteIcAIC6TXcirYL3&#10;4gOTk8C3rRpB9UvMjJ/M3GiiFwb1jY3e45eEud3aCa0VH7hpg7Wxvg4VUabEE5ISYVQU2tZNpgAQ&#10;JS/xvtnazc+tLj73rO7fVXb+tlPf2Dj42gtsXbu950YTRNQLAz3s696Z+rWE4KczN542m9t2dz8/&#10;tzp+4ZVmc3v54x/+zk+LTSQSiUQikUgkEolEIpF4myBiMXza25E2C86OlRmSOqP2DAlREZXMDlED&#10;YkzXFOAYWBrjVI+JhQjRhoqEaIgMAABpYCeAICxwlD8qx92XICKMXS6rwJGttBs4HtO1nIuqoYRj&#10;7k9BJACWuZkUj1JJD8+dLx6Ox5QKxmRViTqnoAAgi6DE2NIu5hWPzSNOb64vdm/jPCFWEG9b2O2L&#10;mLfIAwAROqWAsBsc8HZ36rFdiPcFUAEeliB2QbJylDoL0rlfGSDccRVA0ooGSp9ekirshC2zj7ZY&#10;RALURBmSEQFbXVW6DwDmAa3RiUQikUg8EpJDNZFIJBKJxHc7oW72vvDVUDXVtZugqLxySeWnKzto&#10;dL6+poeD5tZmde1m+fil/S98de0Hv/eoEf5pjL7+op/O6psbEkLvsYt0n5ZFpHz9HCpt9w/I6Omr&#10;b2Zry3fxyOlhzJBUoW70vUyz97UtVQsipJV4Qn3vAFUOPoxnvq65sez90TKMVkVORS4swgFIrXzq&#10;ub3Pf6V35XKzsdVsbruDsVkaqn6fjhkIJXCoKnswDnWjiry8eF4VxconP5KtLN12VRE/rfysCq2V&#10;EEgpzIzu9/SgFxNl75glY4yrXRg8QKoAS7u37w7GwszOc2vFeeFjCpEAN61nFuv1sE9at1t7oaob&#10;77O15QfdeT0cuIMxZSa0lsri7vPkuo3hGKoo4BEFCbAPEgKIYGYo03rYx1azdYCIWgFCqBqoakAi&#10;rZDosF8dMIsPsZGdyjIqCtSkyiI7v+Z29zyzm0z9tKJMAwC7LgUCQKjIhBlJoVJinYiItVCc7oum&#10;IvfTCqL0qTVlmeodVadRmZP37mCCRoeqIa1VWVCvuM/bLc6ztbpXqrIsLpxrt3ert26Wly/sff6r&#10;q7/p49ny4qPZ4kQikUgkEolEIpFIJBLfhYgcfOWb9fUNu3fQ7uwhKbO4EGZ1LKQ6HQTKjCES60LT&#10;sPOUBT+rlIAq81DV7Bw7Jz5QZqRTWuZXm18UhOcJqzF5QGK1VQxGkJiBIIKxuso7NAUVuXgvznET&#10;jpIKJIYxIIAAETAjgjCgIlQKAQVERMQ5tjEkAYQZEQFFmENjAS2SIqPRaKSjNRMCEwHzYRmYxIhX&#10;ABRAAtQaEUAp8aHrGedEmIU5VuIhESCQMbFDGWVZaFqualBKWpYgZJTS2qwsojZR3AvOo9aH2acI&#10;Ku4ahyDOS2uBiLTipnXjCWqVn1ttt/f8rPKziq3V/R7mWWgaYRacV5od3ThEUhICiGbrVHlSECaj&#10;zeLQj6d+PNWLw/FLr6vcCEuoarYWECnLVJah0YAgIhKYMqN6ZXHhHColIfiqDpOZOxi5g5FZGEpg&#10;u7u/8MH39p587DshTFVEJi+9Nn3lzVDVza1tDiFbXsxWlk5YlE955JUyiwtmccFXdbu9V9/aNJO+&#10;BN7+lc+vft/HzOLw3V5ZIpFIJBKJRCKRSCQSicQ7i8lXTXEeQIKvXLOZ9S4jntKUX0IFwiIOVaH0&#10;QNgxOxCPx9yTDDWwj4bSGA0KoBAJ1WFRlgIMCCDiQQKgmoedHrO2xoBQJIjprAAgITbKOxKhuk5z&#10;XQHZYfrp/BTslD7h+YB36ledj7QTLmMrvqhzIXZ99rrgUt9dB061mx63v+LcwUq3vwhzcfS26XdG&#10;1m5hR0s6Oeyh03ZubYXOtXvMDUyHDh2MawHho2V323i71/f+QDJI5lSJjbkSDpT3le6R6r+NZzCR&#10;SCQSiYckOVQTiUQikUh8VyMio6+9GJq2vrEBinqPX6J7pVaqXlE+frG6drO5uUlajV94demjHzjr&#10;4HZnr76x0e7sh6btXb5veyoAACBitrYszrXbu6pXjr/x0rkf/vRZcaPRvKr7pZ9VGTwCr6KfVUiE&#10;WlPGdxdD2Fq7N/LjaSyWkuAlBGFBACBkpULTAoLbH1NusrWVbHlx7fs/uf+lr6NWfjKzewfN5g7A&#10;TldDFgdxXkAoM8X6ObM41L1y+RPPmaWF7q6F0Gxs1zc22919OXLDHts6pbKVpeLi+fLSOpmjG0om&#10;dowDFIH7K9XyVd1ubLP33LShboUDEJExpHMkQkVRQZIQVJGjVu5gIsJ+OgMiO5pMXnqt99TjKnuA&#10;EFpVFqgUGcPWSgh4/IE81l8OAIAlWBfbvqneo0jOjRfxPu4qKoVZBoiqKNQwSNugUqos0ShxXryX&#10;wOx9JwsiolJUGjSatI6ZG9nygrTOTabsHPuYcWHZWtRavAcRiCESLjAwkEciFsEQ2Hk47R5J4FDV&#10;IEx5JoGFWd0RDYGIwsxVjYqwLFX/vndGwE8rJKWKwiwOzcJAl0V141YMstj/wlfXfuj7HjgUN5FI&#10;JBKJRCKRSCQSiUQCAADGL7xaX99ot3ft/sgsDtVg0Ny4JSDHvZqng4iayBi2jltLmQlVJSFw20br&#10;aVRjgvPHK6VizVa0cZKAMEfn51ElFXOXUzqvohIWUiDWgjagEAOKEPjQ5bISigDGr0WQCBABGQBA&#10;QHBe0oUYh5obYgE4phMgsAj7EAK0LSmFRiOiIHBrgQVYEICjykQIzPEkEQDvZV45xp6ROFaQISJq&#10;HaNTyZhD0UxCAGYAiEmqqEiVhR70yGQAEPujgcgpbkkE0gq0Yh/EebZORMKstoh2f2T3D0Ldctuq&#10;Xo+KXHyIUyIivEOORUXRTCvOQXmKoISK9MLAHYzbrV0yOsy6ejbVK1WRH5fFouzGISgAcR6VQqXM&#10;cGCGA3be7Y/caOwms2J9bfSNl+zewdL3fOieRtB3FBEZf/Pl2RvX7P7Ibu9RnvUfu0i5eaBBdK/U&#10;Vy650aTd3g1v3Sgfu7D7a19a+fTHUgu5RCKRSCQSiUQikUgkEr/h6S0+O7EHWbneVjddfcuUF+80&#10;qXJoBEQkKFUgEqqcVC4iCCIQgDlqc0EqASQQEUEkJEQyh8ITIiAaDhZQgQSRgKDgmMrX2VPjgaQQ&#10;tYgTIJFw3AoL875zIALAt7+BiHhblCucDGmNryMSCAISIKCEuZ8z+mNBJNpGGQE7qRDjFA6H6myx&#10;OD8NO2MtnO5oPZanivP+cyzHLal0PJn1yF6Kx5S3aGpFRBaR7nJwTNpDhNjaD0FAeH7A6VGubw8J&#10;7QGSVro0xfnvhB52iUQikfguJDlUE4lEIpFIfFdjd/ebrR27u8c+9J64tz01QllWXjxfXd+w+yMk&#10;6j99xQxP7zs1efl1ds7uj7KlhQdwys1BxPzCmn/jeru9S5mpb26Wly+ceqReGOheqRcGbjL105kZ&#10;vK0+WBKCn0z1YBBsS2UBx+IXbjtMxO0etHsHwByalls7TxbFKEyB8FxRQnYuTOvq9evT164Onr6y&#10;9gPfO3396uy1q3rY59aGqg7WxrouyjJaNLEYC5XqP/X48L1PxQAE9qF6463p62+xdexcmNWhbtha&#10;iaVyiDFGVZVFqOp2e3f8rZf7Tzw2eM8TlGUAQEVOxgBAcO6spNzbVrc/sjv77L2fziQENEb3CszM&#10;cREHY2WYVqpX6oVheXndT2a1D240Bh/s/hjoRnHh/FlPyCk3HcAM++I9VOQnU8pzCCwhCPORAoaE&#10;isQ6YEalEPG4EfdtEtpWfEAiUnSYD0ya2CmztGiGfVQqVDWf5g0GQMoz3S/NoO+ms3ZzR1jYWvEs&#10;IYgPgAjM3LYiELVDYREJiABCwgLMYh1oJcyojqmrLKFpQt0CYray7GcVKhIfQl2rXnl4R7i1oW0B&#10;UQKTMRLC6X33Trnf4KczYTaLQ9QqX1sGADS699jF6q2b9Y0NeuLywVe+ufJ9H0sSXiKRSCQSiUQi&#10;kUgkEokHpdncnr521e6P7P4oW1nMVle4aQEAEU+pR2JhH4CDdIVkwj4AACoCRWwdIbrRmLSOqlSn&#10;CyFCtHjOfaHCEkuk2PuYM4CIQPM6MC8gKMJIBMKxzou9Q9GAAFYEQFiAkEghxZACkMAIQlpjZsR7&#10;FGLrY/oBH+owIkg4L/oSJEIEiSuNrwpwCOADKgIB4RBblaFWClGYIQSIDthuMdAJMgohdCZWQABC&#10;Mhr1bYms7INYJwAcS+KIUCtUdNg6UHwQZgAAOtPGSVqJUmKdWMvOkXXTl9/Qw16oasqyroVZtODe&#10;Lj116lZg4cDeS8XcWnYeEUERaY1GH5ppu0gI771ziKgHfbM4hFMdy4QQBADm6uv8ZaPz86tmadhu&#10;7ta3NrN6EQDYuuVPfZS0gneJ6Stvzt64Znf32919PRwUF849pJ6GaJYWqMibG5v1WzfLxy/tff6r&#10;az/wSX1Hx7pEIpFIJBKJRCKRSCQSid9IkMr7Kx+Z7D6flRdsfcvWt0yxTnRb/y8OrXBAkOPmVexi&#10;SAkUIACwEyjEzwS63E4RuKPVGiJlwK2AAgkCAZBAaC7lwTyJFAERSQkLggcQgRADU6MCGRvgHXNy&#10;CgICqVNUodvSWQFjcCsSIh11oAPqetkBSfR2dkZZmDfdQ5GYzSp35KbGqx9+j3KKAnuYlXr7zmNU&#10;OufJsUKdDhlXF/2lqOBQrozT4XC4w4hKgG9LaD1rBxABHpmCF1zFoTHlOpIpBlce1bCJRCKRSDwQ&#10;yaGaSCQSiUTiu5rZG9fEB3swMcsL97QsHkf1emY4sHsHZmmhevPa4nPvv/MYN5na3QO3P0JEs7L8&#10;cDNEUvnKUrO9y62dvXn90KEqIqFuwqxi54EFtcrWlv1sRlnmdvZ1v/d2fHR2bwQs2dqS3TtArUPb&#10;3nmMBK5vboSq4bb1VQPCaIzqFaQ1EOK84Zkwi/N+WovzfjrTg974W6/Y3f3ljz83fO9T/acer29s&#10;Nhtbdu+gix3oVk3ZylJx4Vx5eZ3mAaTN1s7oay+GuvHTmd0fhboBAMoMZRmVBRKJCPgQWuunsxZA&#10;5ZlZXhTnq2u3Fj703t5jF81wYPN9AAi1vfvtFhG7vWsPxqGxYVYBoR4OYrDDnQfzPHFU5QaJzOJQ&#10;DweTb71iR+NQ1V6rRgTCqlm63wb/ejiob25JCNy04jwgAbMc6x6HiAIQWgvMwox5Ls7jozCpSmBu&#10;LQCgIioKnBfqIVFsMqfyPFtbhljt51ws6UNCQEKjVaYByVd1fXOTvefGhrqOXlM96CGSrxsQDlUD&#10;3rMAEnWVkSziGZBBgCVA01Jt9aAEAfEuNI6tBQCVZ6pXoqJsbclPq1A1oa4RicocEUHEzyphBmZQ&#10;CkRAmJ079NmevWzwVcXWql4PtSrWzx2aY1Hr8tL67K2bzdYuENU3NnqPXXz7+5xIJBKJRCKRSCQS&#10;iUTiuwfxfvS1F0PT2u09PRxkqyuI2HXKQ5TD3nDMobFsrRzvFhe7/XsvIUjgWIgW6gaIQtOiUrEd&#10;GwAgoTACgEQdiTlmA2AUdhQhwqGZUkQAUISBUGKSKcXXEUJgH0grYQEiVRSIICwAggIsDkhRZszi&#10;QrDWjyZIyD4gIhChjoVuIRo3Y9BCrHuLoanig3gfnbeoCJBEAiolgVEREgERKhQiVEpEQBhYJHB3&#10;PGBsTBYtqZRnJ2Qf8SzWCbOEACIQTwFCrY7kSmFggVNyT28DESAzKMKt9XVDRgdrlTF60IPjpXDz&#10;2yQhsO+yW7tMBhYBBgG2DgnBozgPDcQWbyrP/KwCARGREKgoBATOCNRFJAE/H/kklGXl4xfbnT27&#10;dyDeg8jBl76+/KmPIL0LSarN5s7kpdfcaNzu7meLC/n5VXh77d5UkfeuXKqu3ayv3+pdubz3ha+d&#10;+8FP3dbYLpFIJBKJRCKRSCQSiUTiNxw6Wxosf3i2//WsvOjqTVfd1Pkq6T7i3C7JFiQAANKZBWOC&#10;KOwQAFAhUmckZStAiApRzduoIVAGbDuTKgeAQ30S5/+KkarRgRlHZwQBPNKrEBFQiTDG2FOMffFO&#10;zOkwl1W6nNJ45EmpThAIUAHgYee2eJbIPOQV4DA3dX46nvxWRM6QphCjCVagyziNGa0IhEcRr8gA&#10;hwpb3AU8Xj0oIt1dQDWPSI03yCFmd15z/kU8hR6VxiUi3u6hypXuF4MnkbK3P2YikUgkEg9Bcqgm&#10;EolEIpH47kV8aLd23XiCANny0oOebpYXY2Bpc2tr8cPP3llq09zcAhE3memF/ttpWm8Wh+32nhtP&#10;Kc9C3bjJtLmx2W7vhtbethzm6o3rIGKrinb2inOrD3c5blq7P8qWhnrQR6O5bpvpjO1tNj/xobp+&#10;i1vrp1O2Do3RvQHeuUZEVAqVIusBBbXyk2mzuQ0iu7/+/MqnP0Za95+43H/iMoiE1rK1IIBGq7K4&#10;zQsqMn7h1elrV0PTtls7oWkpy4rza2rQOzX2VkLw05kbTZuNbbt7UKyvHXz5m+32Xra0EGMKQjWD&#10;peFdNsHu7tuDcTRAksnUoId0ZimVOI9KA6Eq5zG5CG5tsXWN8t6OJqBUs7WLpPTC4B6b70O7vRcm&#10;UwCJ7lM/q0mrEzKcdLZY6drUMbvxBLXWvfJt+lS5boAFFSEpfSz197DYjmPEBABpBac91W5/1Gzv&#10;SfB+MpMQSOvuNiECgCpyN51x3QIRCUclEIJIFBsFYoQFY3AHI19XFAvpkFSRU5GjIt3r5edX0Wi7&#10;tWsFhDnUtQjrfi80rYiwdYCoci3OCwu39h4OVQE/rdi2qixVmecry3pwWw4DFXm2umx398zicPLC&#10;q+Wl9XelvC+RSCQSiUQikUgkEonEu4sEdqOxm0y5btl5JMTM6H7PLC3oXnmXEyevXg1N225uo9HF&#10;+lqnehmNiKgVWwsh+Lrl1gKIhJjAySB82NxfWEQEWMQFIBTngRAAKTNHohERIguAhACAwNLlpip1&#10;SqmTHEYVoEjUmBAJGRA4IAI7j4pIoQSPeUa6K33DECgzaDSHIM4BoTiJSQJIiDEBNaYxYPTfCoow&#10;M4mAD6rIBHPwga0TZowVYMyoVdA0qxsDmBMREiCT0QBKnO98vIHRGMozrhsAEOYTeqywsLMiLD4I&#10;SPTlQmDUJC7E4IIuPVUkRj/c/Y4jAhkt3ovzzAxEqsgPL4rzUjgJEpoWZH6PDm9c/JaAvT+60tx8&#10;68cTEYAYp6AUCAMzt47y04Ssw8o7OFOVytdWUOt2awc2twFx/K1XFj/87Lflk3EEW3fwlW9y07Zb&#10;u2bQz9bXHsmwaHT52IXqrZv1rU3UavytVxef+3YvLZFIJBKJRCKRSCQSiUTi24wpzveXPzrb/zr2&#10;LrtmyzVbqEuTLZMqYomVSOgqx+5AhIXb4GsRQdRIOroWBQQkCHsRJ+KO8lElFqGFuXcUEFDwmAl0&#10;/hUiImoRZInG0dCpVogChBK1QQaMaaSHZwrExFVAOMwXRQREAEI8IXnFpneEiKhyYGFuBObN21AO&#10;Z3NM3zuemdq9jYjxuqftLiKiyDx8dZ552n1/aHG9bfw7zbadPRVQASIideehAgki4TDeFo+MvgAA&#10;wiFWVRI9QJ7KXfBuX9hlvUuk8rz/+CMZM5FIJBKJhyA5VBOJRCKRSHz3YvdHwhxmNZX5QzhIKc/I&#10;mDCrw4J108oM+yfH3zsIrZUQdL//oIPffiVS/dLPKlXmG//0l1ArCcFPq1A3bK0EBhEgImPQKD+t&#10;xIfqtavctOWlC6gezErHztc3N8nofG2lWF9Do6urN3B7140m+bmVeIyI1Dc2uW3deMrem34P8+xu&#10;ka3M7JwqC12WZmXR7o9iXOr+l76+8r3fcyg5qSJXxSmyizAffPmb9c1Nuz9qt/dIq+LieTPo36X7&#10;PiplFhf0wpDrut3aq67fig5kN56CiB723f6Igyd1+g/DfjK1ewdct6GuVZ7ToHeXajUJzM7PkJ//&#10;5lff+kr12s0br12/9tqN6+PZNB6Qa93P8n5RXl5Z+00f+/gPfvyTH3/2A+ZOY62IPRjb3X0JHOqG&#10;m5adQ0UgEIMpYqlfJDQWlSKlgnMQPZmExOK8pzzX/fLhogmEJTRtfGYoM3Ci5RvEpnVnPlEi4nYP&#10;2r19bq2fVnhq8CwhGU1FHmYVKoWKRAREMNbwCSAiM4MPIgCEkGVmcYhaA4Iqy3x1Sc0rPvP1NQ4B&#10;AAJhqBvnQixVBBbKMyQMzsdn725L9sFPKwlB9XqqzM3iQkyIPUG2sujHk3ZnX5VFfX2jd+XSQ2xv&#10;IpFIJBKJRCKRSCQSif85IiLt9m711s12a7dLNxWJRsdD56fu94pL6/0nH7tT3WLvqzev+fE0tLa8&#10;fNT3CqO6aJ33od07QCT2XnyIkaNAhKSPddUPYgOIsPdIBAgxRzSGi3YDKhIHsfxsXsUFQHS6TNSF&#10;FXTfdBOKRVsynx8g+0AaubGqyAEhanqgCAS4adh5YOma1jFL4BhjMB8QoStZQxGBEACBnafMgFak&#10;6eVbN7/21htv7e++ub/75sHO9fFBYAYAQixN1s+yhbx877kL3/vYk5+89MTlhWURltaCtcDRrinH&#10;q8JEgBvLIYgPGHurIYKAIEhrgw/iAxoFAtw6CaErKrsfCQ0RCMUHNChxHK0gJioIiPccBBUBc5cN&#10;SwgUs14BEVEpKvJojhVmCSzOcdvGjRYWVeRIOG+11p7uUGWOT05MqT2LbGkBhNvtPcoyAMjXVooL&#10;597hz8dtjF94hVtb39pCrR/tpSnL8vW15taW3RsBYu/KJbM4fPvDJhKJRCKRSCQSiUQikUh8J2OK&#10;tcHaJ6v9byDp4Cbe7tvqJqqMVCkSAOSEt1NAhL2wFXYAQCoHUswOUOtsSYQ5NMIWlAIREBbg+MVc&#10;HMwA+TDmFEFEZP4KCoBIp47GSwsHAezyTkUQPUuXVoAI0jlUcZ5TyvG/c9tr9KaqO7vIiYh07eEI&#10;AYGQMOfgBDzGCcTZdoMIAEUxE7uzYyosAgAKCsrcK3ukewIeSqKHaa7HtMJobQVGOUVclc7D2m1L&#10;56SlTIRRPKIBEEHF7IgIo4x5uBYAAGB2iAoAH4lDNbhZaA9UtkCqKIbPHNpiE4lEIpH49pMcqolE&#10;IpFIJL578dMZAARr9fBhHKSIqIo8BpmG6exOh6qbTLlpAUCVxducqspMc2ubW2sWBiLipxWAkFKU&#10;55RnCCjM3Dq2NlS1BBaW+vqGn8z6T15Wvd59XkWcr6/fEubelUuqLBY/8gE/q+rrG3o4cAfjbHkB&#10;tQaAdns3tI2fzMQHszAgY+4+rK8aAFBFoQa9/Nwq5Xm7sd1sbgPi7NWrg/c+ebcpiRx89YX65ma7&#10;tWsPRmY4KNbX4P4SLBFR9XrlldLu7tn9A3auFHHjqVkYur2R2x/nayunb8LmDjvvq1rluerfLQHD&#10;h/ALX/nSzz3/uV969UUX/KnHtN633u9Vs2t7O7/+6ot/4b//78o8/74PPfeZj3/qD/yW37o0HAKA&#10;hNBsbPtZxdaFWSXMmBmzvBjqVpwTH4C5CywVYOeAWeUZEGqt2IdYGxd8QKNBwHmvB318UNM1ix9P&#10;AACNgRBO5o7Oky/obM+z2x+1e/tct76q0Bg96J1qZxXnAQCVosyIAIQAsaYzvstMAbuSO0QAkMDZ&#10;+aVscXhnFGp5ab3Z2AYEVNqNJ9y0IkKKQHUd/iQwajksHLx9vRzqJjQWEM3CAI3OlpcObdh3Pktm&#10;eTHm91bXbiaHaiKRSCQSiUQikUgkEt8ltDt742+94kYT8cFNpqGqQ9N2PlWAmGKqylz3+346m712&#10;tffE5eGzTx+Xy5qbW+y83R+pPDsh0+ler93eY+fnpVCCilCb6EG9DaNARIjBB+G5S1aQnSOjO90D&#10;6TAgFKALRYVomLwLCMAxDgEBECRWVgEqQiIRZh9Iq9BayjPxHhUBi0AAEXEetVLGsLUSEDCaVFlu&#10;Gz3Wq6EAQGCAsFnP/skLX/u5r3/ptZ3NU2fEIjPbzmy7NZ28urv1T178GgBcXlj61OUnf/SZD3z6&#10;ytMgEtUkbm13ORHxLCF01WaEwoIEQARCMVQ2WEtiossXmEUEoEGlUat7bBEzIjLEtFn2s8osDAEB&#10;BbhthQFCEBHAbtNO3+T4riIwIIFD1UhgEUGlJAQEAgAJIZp+4cR8RDgE0hoAlMnu/sRmy0uhcXZn&#10;X/XK0ddfzNaWSX+b6gH8dFZfu2X3R+xc+fil+5Rw7x8zHIRpZff2zUJ//MKrq5/+2LdnXYlEIpFI&#10;JBKJRCKRSCQS7yLaDIfnvreZvtlMryozCG4a3MS3+8GNhb105k9EkOhZBQBAIpWjyhEo+JlWJYc6&#10;Rnoq3QMoma2wE/YId+aLEiKJhNgcTkIjHAR8tJtG4ysARLULCFACxOuSEmHsxMCTyavz/NUunrUb&#10;QfDOFnIiAsKIiIBIc10LFRIDBwE6Fs2KhzbVQ/NnN+3Ycw5JgFFYAAGOOv1FAysACArI3KQqc4sr&#10;dK3x8HDIk1ptJ4EiEiAhIFKG8Q4AACkQIUQOLGwBdberpOYLZGGPuhBApe+3qvMsOLSu3SJdmnw1&#10;K87lvYvv6NOYSCQSicTdSQ7VRCKRSCQS372w8wAg8/qeh0ERhHA41G2IcGvZeSB60CDTk/NsbbO9&#10;x9b6KfhZlS0O89UlvTBArU8mlzLb0XT25jWpAzvn9kcT68orl/KVpbtfQkTCtGo2dwChfOyiKorl&#10;T35EFTnlWbayJD746aze2OldXufW+oNJqFt2Tg/697SnsvXctqosgDBbWQIAszAQ79udPd3rTV55&#10;vbh0XvfPVFtmr71VX7/Vbu/Zg1G+smxWlx40HRQJ83OrlJl2c7fZ2DaLA3cw1otDtz8yC6eYHpvt&#10;HfDBT2aolRqcObFruzt/51//q//x+c/tzbNS75+6bX/x+S/+4vNf/PM/9d/+737sd/97v+PfLCcV&#10;t62f1dy2oJUZDlFrEQFmRmCB4JwCAKXYWghMxqBWVBTcNLE2ThU5Wy/Oh8BKjBtPzHCA5r4fbBE3&#10;mUpgPej5WY13fCLEM5IChLPG9LNZu7PHTeurSuU59cuzYnUlcGdJVYSIYBQIxMWKAHgPAJgbUhpE&#10;qCyoyJRWd96pSL6+RkVut3d9Y9A5biyLUOtAKSDs5NHAhw5VYRHn2Dq2DgBUkategUrl59fMwuAu&#10;O2QWBnZ7z4+ntshD1aje27WdJxKJRCKRSCQSiUQikfhORkIYffOV6up1ts7u7rvJDEBUlpthH42O&#10;RkTxgVvrp5UbTUjrbHlRQqhvbi5/7EP5udU4Tn1ri60LbZuvr92mloj4WcXWgghbT3lGucEzTX2I&#10;WoN4IUYmFsGYkioSmlaVBc5VynkEKsTKLOisp3dZ5zzvtKuhOkwSQEBAIvHMISAAty0IoNbsPBnN&#10;1qFSZAwgYJaBc+ABANnxsRhWmdebISD+q1df/AcvPP/rb73OIvCA3Bgf3Bh/5Wdf+Mqzaxf+8Ce+&#10;/4efeC8hSggSCIiwizWALiEBEQFFBHzoQhc4YFyeiPgAwrG1GYgX71EpNPosn6qIIAApQiK2nhDZ&#10;OUR0kymLCLMA0GkK8GHx2olxxXtUKBx7s3GXPMEMPoDR7Bzlt9lQhRlESCsyBuje0mi5vjZt6nZz&#10;RxX57NWrw/c/86C7/XCN15QaAACAAElEQVRMX7sqIdi9AzMc6LfdsfFU8nMrfjqzeyPU2h6Ms6WF&#10;b8/SEolEIpFIJBKJRCKRSCTeRRBVOXwm711up1fb6qYyQ2FXT15jX4G4LgEACEkjEqKOKZqkS50t&#10;BTfzbgSh4WCVjjkNSJQD5QAgEs2WMjd50mG7O5HAbAWQoY598RARKT+WVgoAQULNSAgCgiLzfNLb&#10;k13nTk8REYwiHcRDGEQE1KFqKgJzAyoB0uE4CABkRFwUAeVQdTwijipdrumxJnqCCHeokQKCgAjY&#10;ndUZfeOLIN1uzEdDmF+2c8AiIiJhbEpH5midAgBAqhC2SJlwy9wiEiDOrarA3AICUaZ0eWKjHhRm&#10;Z+tbiCYr1nW22Fv68D2k4EQikUgk3mGSQzWRSCQSicR3L0clYQ9cEzUfQfAw+vHEWxK6yAJ6QEfl&#10;Cbi11fVb7HxoWxDJzq32nrpyZl9/omx5QQ+enb3xltsfh7aVyXT6ypt88Vz5+MVTRQ0R4aZtdw9C&#10;VakiLy6uqzJf+eRHopsUERc//OzOr3w+P7/abGw3O3vctsIhVDVl2YliqVMG98FPp6i0KkuzMDzM&#10;ks2WF0NVN9u7atCbvPz68sc+fOrpbjQZv/iqG0/t/kG2vJStLT/0NprFBRBotnYwM2xbvbDgp7N6&#10;Y6v32KXjmxma1k+rUDcgrPun+xWt93/9F/7Zf/0v/yfr/f1e/gymdfUX//uf/ms/9w/+4G/+4T/0&#10;8d+8lJe6LKlXdLVriHo48OMpCEgrobVRUqTMoFaqLFSvdM5hYBEQFsqNBMXWxVALN57GaND7mYmf&#10;zsQHPewjkR72Yxjp8aeEvVNZBgCn3nT2vtnYER/8rCaT3cXZCwLCLLEi8FBfjHWDpBCAhQFAGaP6&#10;PQgcmoa1anf2VK889dKImC0tqDJ3oymTQq3QaAkswQlz7FgHMsXWAItw6GJAiFRZqCIHQj3oF+dW&#10;77lRSKT6pZ9VOay2u3u9XopRTSQSiUQikUgkEolE4jcsbN3e579i90d2d9/uHQBibBh3VrO2UFXt&#10;/rjZ3nWjSXHx/N7nvrLwoff1n3ocROzevp9VAKBvF0yaje3QtjFIExQhId41cxK1FueRiINHjOmg&#10;IsyAyK2lLGPnIJZiEQLHsirCe+RYxjQABEBCZGZgOZY3IEgKFEhgQGbPlGUSAirF1gEhZaYrOkPA&#10;zDARWIeEwlFznMcjCF492PnPfvmffOnG1bd/a17a2fg//7P/4T0r5/69j3//j77ngwQQ7anCDNH0&#10;iZ2pFBFBkQCgD0CISqkyF5FQtxIAmCWwMHdm4xDQGNLqZGhD4M5pioRGi/PCOswqYRFmCAwxpRZP&#10;05fjvcBjiQuxe1pgCQwIZLQEEQ4xyEFCAERhiZZjVIq0BkK2DgDRaNUr72uPCItza/XNDTeaTN94&#10;q//0lbNavz1CxPv6+oYdTYTZ3Ktb4kODWpuFoRtNsrXl+q2bj8ShKiJsnVjLPiAiGq2KHJV6p3cs&#10;kUgkEolEIpFIJBKJROKBIFWUi88WC+9xzbZtdm27BSIchHT/MEEUUaHKSZVK9+cBpBjcOLolRXI8&#10;4R3FI0vqCaKaJqpEn4ndjymt0aSKiICEqMROBZAQhQMgEGkQEWQUOiGXCbMgImKn4AF07eYQQMI8&#10;uBUAAoAAKkRENMcnFl24ACyAiDFJVeb5rHNv7FFea5QIw7FWevGNOAeBIxlU7shIPVZRisAw7xU4&#10;3xfEaKntLMHHFtkFxCISmUFwU6CMfQUAKBKNrCIsoSUyiKSyxbfzPIRQu3oLALPyAulef/mjhzGt&#10;iUQikUi8WySHaiKRSCQSiXcKdr7Z3G63dsOsCk2LSlGRZUuL+fpavvLASZjvBJgZAECl+GGthux9&#10;zGak7A7vnCIAQCLh2ADsYdYrIdQ3NsS6MJ2BiF4YZItDvFenfDJ68J4n65tbzcYWN62EUN3YsONZ&#10;trKoygKNJkJhYR+ktb6q2TnSuji/ZpYWdL+3/MnnzMLwcDSzOBy+/5nxC6+yde3WbmhaAACEe1ZE&#10;sfN+MkNEszCgzOTnV49tPebnV2dvXncH40ap8IH3qiK/Y/Ey+vqL4ny7taPLMju38nD36GghSwuh&#10;be3uQXnpfLuzX6yvNTe32s3t4uL5w2Ps3oEwh6alojhM3TzOF157+T/9+3/3je3NtzmZ49S2/Ru/&#10;+M//3md/+Sd/7x/8HZ/4vhPvqmGf90aIwCEAIJYZaKV6PVXmAIBGgw8AIMyoCBVRnnFruW0pz91k&#10;ahaH9yioYvaTir3T/T5lJj+32m7vivPctke3IgQQQaPR6FMLMe3WrsTgWSI97N3tcvOWcnhmxGpX&#10;s0dKQZFLCH5WkdH1xnb/yqWz/txAAT3sS/AAQkbHUFaxjp2LASAogoRkclSERqNSAKgHvWxl6ZRn&#10;7wxUr/TTmXhvdw96j7/jDlUJ7EZjN56Gqo4VimSM6pfZ8qLqlQ/3R0oikUgkEolEIpFIJBKJe8LO&#10;7372S+5gUt/a9LPKLA7ztZW7Cyyq1+v1en5WN1vb1Vs3igvnRt94CUTy86viAzctGUPq6Neybn/k&#10;JtMwqxGEsgyEJQQRhWd3zUcENFqsxZgBQHMvZmBREpoGEDu/pchhcdZdQlkhNv/H2PIf5ykD0H0t&#10;XXYoEIIge49IIAIMoAREKMtOlG6RVoLIIYAE6LQfaZ3/W1/+7H/z5c86Do/wHr26t/0f/fzP/sw3&#10;v/Tnfuf/+vxgITpmJcQmaIRE8+wIQADGo7I3nIedigAqApEjn6pzzOHEuoQ5ikukCbUW78V531rK&#10;DFsHSKgRmIUF6bZiNjkKp72tgSF7H0vRAIEDAwsISBcNITFTF+CwMhBBk1hPmUEi3b+77HbsgeyX&#10;KsvanT3VK6avXV14/zPvtBpf39oSZj+eqrJQ92pr+HbQS0M7GvvprL61ufDh993Lg30mfjJrNrba&#10;3X13MGZ3228HEFGVhVlZzNdWigvn6f46ACYSiUQikUgkEolEIpFIfBtAVFl5ISsvsJ/aesNWt/Jy&#10;HdAgIqK+M76CVEG6FOBgLYda6f6DXQ6AyBBl0NkyQSSQ6iGq4GfMNSKxBEQFIiIBOoEsyo6H3zEi&#10;ISoQZgQQ7qJWo/OzS1U9/JYQEcmcrIySeATOFdQT/tJjRtPDPNT5lh36S/HQ1BpPEUCcHycMgILd&#10;9OcDSuw/Nx+JAAmRkMydzl45nBUiolZm4O0IUQGisBMJgIq5AQDSJamcqHi4Z0AEgtv39oAoM+U6&#10;qWKw8j2k7rf+LZFIJBKJd470C5VEIpFIJBKPHglh+vpb01evivfifWisBA+IpI3d2Z++dtUsDhc+&#10;8J783Orbv9bbwQwHAKCKnJvmodYp3LRqUAKAWTiZt4mIqsjRKBGWEFA/zM9dzcY2O+8mU+ZAeU5Z&#10;Bvq+ml0hUe+xC3rYr954K9StKgvwPlS1n85uO0wpXRb52ooe9FCp/tOPD9/79J3OzP4zT/hZDQB+&#10;PHWjSWha3e/drfqHJdRNaFpUFGM8y8sXThxPWab7PTcaZytLzc3N/tNXTq59c8fuj9rtXQDIL55/&#10;JCVU+bnVMKvt/ihbXhQf8vOrzdYOO5ctLbL34nyzucOtFeewX0rgWK8WqW37Z3/27/39z//qo5jI&#10;KUzb5v/003/zK9ev/oc/9vu0UiAgIbDz3FoREQFdFsIinqlQVHRlXmQMNy0okhDAKABEQioybiy3&#10;VhWZn8zM4gKcsX3cOj+rAEQPB5SZfG0lW150B2PWDpomZmLEwwCQMqN7PW5tsA68ZxZEQEQJoR2N&#10;ubXCbBaH91fudmZssYh0SiIRAqhBnw9GflZrIjeZHvdOHydYG2VNNeiZXhlay86zCDKrLFO94tBQ&#10;jUqpstC9Ug/6eH+fpkNidR3buGnvFCLi9g5mb15vNnckdPbj2LkvllcCgOqVvccu9p64fP/22kQi&#10;kUgkEolEIpFIJBL3g4jsf+lrbjSpbtwKdVteOK/v0P3OQvfL/pXH6ltb9a2tUmD0zZcHzRUAYOuO&#10;t7dj59qdPW5taBrq9ykEtjYEltZhnsPZygppzc4BdtVaXUCBgPgj82dsxoc0d5zepXFe54pEAAQi&#10;CWFuqqT5W92QGEMCCCQEzHPxDpU6rpsdP5aUYgEQBsRvbNz40z//D98a7b1DN+vLt67923/nr/zn&#10;v/33fvLileinRXM3l2/sjBZbCnbVYkoBzUNNY0xDa1V+ZFKVEBBRWJAIAZAUtxYUhapBRbrIvLUA&#10;CF6E5baytLlD9bgoKgLgA/voiUUQ6e5k5wmOhuN5JgMRKkIPbD2IhLqNHevOhMXPqlDVvm7EudC0&#10;fjoLTdvc3Jy9/pYe9MzyUnFuJT+/+k4EhLbbe+J8aNviHdb8Kcsoy/xkZhaG7mCcPWheq0h9c3P6&#10;2lU3mgAAN22om2Cd+BDLEGN7O5Vlbjypr2+gerG4eH74nif18H7/HEgkEolEIpFIJBKJRCKR+Dag&#10;s4VgDxCJ2etscNcjlzk0pAoONbMherDmYiIeyCiVR+0vuCq4CSB6N0MJDAKoBBAhBpaKdAGqAtJJ&#10;ZBIL2kBEBI6co3MFUgCQhUMcXwARFeCd+hUDAHRxsZ2rFW7rGDf/pmvt181+bk89DFOVw2MRj16J&#10;zQDnY8U3BQSBIDpbIdbJUYakz0hl4HhdjJNHhaiQNKJGRPYzkQqQleohkM7XHi6cgNn5ZpdDpbIF&#10;k68q3e8vf0SZpFwlEolE4juC5FBNJBKJRCLxiAlVs/eFr7jx1E+mdm8UjiUxAgAi6UGPrdsdfbn/&#10;9JXFD773XQxTNYsLpJXu95qtHbb2lBzUu+LrloPP+z1VFlSe0tRKLwzUaAIAoW7owUtY/GTmZ1WY&#10;VRJYZQZQAYLKH8CQli0OzUc+MH35dT+rVb+niqK8tM7eAzMgolaxGkkVeXn5Qv/pK2e53RBx8SPv&#10;R0XV1RuqzEPdsG3dGFSWdXGUXV0ciw9sHbc2Dqt6JRldPnaRslOCN/XCsLm1ya1ttnfvdKhOX7vK&#10;1vnJzKwu0wM6Cc8CibLV5WZzO19dDnUtnsX5eveg2dhWg75YF6qaW4uEYVYFACSiLKM8m7j23//r&#10;f+krV1+/+/iE+NjC0hOLK08urT6xtFJqM3O2crZydnM2+dLNt66PD+4+wt/+lX/59Tdf//O/739z&#10;rjfoAhO0NoM+Li36WYVaIWGoGncw1v0eGU2ZQSRSiq2TwPGGIiLlGbdtaJ1CDFWt+ncE3rL4qua2&#10;Ra31oE9a5edWzdICAKiy4KYFAHEBlRKR0LRA5CYzCeJG4zse1GloLTeWciMhoKK7faix6xV3TNS7&#10;bVbAAoYAuuo9JFRlEapafOH2RmY4OHVw8QEEhFmpDIhUWagSvNZIZJYWzNJCtryIRGj0Q+cqAEB8&#10;jNn5uD/vBG40GX3jJbt3ICH48dRXdWja6FON20eZVmWhB/0wq6avvtl78rGFZ59+OAN8IpFIJBKJ&#10;RCKRSCQSiTuZvvpmu73XbGyHui0vrevB/aZWRlBReXm9vrlZb2z3MjP65suotXAgfSS7tdt7wuxn&#10;NWmj+yUwuwNPmQmthShRnqWsIKDW4hmQAeZd/ilmqiKIIKGwR4oVVDFhNYBSd1Q7iQh3ZVUAqAig&#10;KxrDo2sLMMR8URBGRGARFHEOAPCMVMl4IUQQwF+7/vp/8D/+jA0e7ko/y59YXHlyaeXJpdXLw0XP&#10;HPW0mW1f3tv+8q1rlbN3OX2vnv2Rn/u7f/R7P/OHvufTqOhUeyrivOZsfo/QB0EEZiFERNAKmCWw&#10;SCANoW1VtAqLAM+dviGEhiUEDgFCQAAgE1qLzMwMIByYCPEwvYE5hqcet/KK9+y9hPntm9fFIZKI&#10;ADAgxj5xIgKB2XnxHqOSJjJ783qxvqYHJ5Mu2Fq7N/KTmQgDC3svIUBgts6NxtJaKgvd69n9cXX1&#10;OmrVu3yh//QTD/ps3x27d+DrBgDUIx1WRISDWC8hCAsqBCSVZW42ixd9IIdqu707+sbLfjrj1tqD&#10;sZ/OouyGSqHRRAQiobUyrawwAKg81wsDdr6+vtF77OLCB99L72Q8bCKRSCQSiUQikUgkEonE/aOz&#10;5RZvkMpDqDUs3eVIUoUyQxEB9uwrMqf6P09HAJgdkSZV6mzBu6kyytkDtlMAFkDEucPz0HEKDF0m&#10;aiRGr7KAAAoe+UOPWUajzhnb7ZEgHup5x2cSE1zldq8pHlpLO7vpUXCrAMZmfN15CAIoR1M6mgN0&#10;l79TlUUAFiQUAESFqIhO10UFAIARNQDG7ZXQAIjOloQt6UHwM3YTRBICMsOHiDzl4Lw7CG6KiKY4&#10;p8wwK871lj6ElMrGEolEIvGdQvp/UiKRSCQSiUeJn1W7v/pFX9XNzS1f1yrPivNrVBaktYiwdX46&#10;8+OJn8yycyvw+lvctMsf//C7ZVJFRfmF88E63Nmzu6Pi4rn7P1dE3N4+aa37vfLyhVObWuVrK+3W&#10;LmkdppV5cIdqu7svPoS2VXkR2kaVGgFV78HkCSTqPfVE/dZ1Peirfq+4eI6MYe9RKTJGD3rZypJe&#10;GNxPU67y4nlUihsLiIgqVE2YVTEHAImAaN5RjFSRUVGgIjPo5+trZ3Xl12UBAL6q3cH4RJ6Dn1V2&#10;78AdjAExWxrec273j14YwK3NyWtXKTNm0Bdm1CrMaj+ZRQ1LfEClRdq4Lgm8s7f743/vb7y4cfMu&#10;w37o/MUfe99zv+3p9y8W5V0OuzUdf/Hm1V+5+tovvPHSWSmiX772xh/4a3/hr/2hP/KBx66QMUCI&#10;RGZhOHjvE340tXsHZIyfzvxkikpRkVORsTA4zy6QUl2lHSFlGbeWXQBoKc8O80LFh9A03DoAUGWp&#10;egVlWXnx/GF9lSpypwiQ2Htk7Q7Goa4pzwEUWytVEA4SuLvdAjE9VZhBjJ/OAEkVuSrzsz7XiIQY&#10;9UY5cQwHBgDSijJzqPqpIg91G+oGtfJ1o3un7LBwVDlvH5AZFaFWut9Tp3nIH5SYgyHM7PzbHuyO&#10;JYhMX3lj8vIb4ly7u+9GUwBReW6GfTIGSMWiUm6tn1ZuNCGts5UlYW5ubS1//MMPnBeRSCQSiUQi&#10;kUgkEolE4g5C1UxffsOPp24yzc+tPJyFDxHLi+erqzeaW1tmZSnsj7v6KQAA4Nb66SxUDYiofg8A&#10;gEgN+jKZqsywdWxbzPKztDpEJEUhxNIviVZTiOZGAREERFQIGIvDUJglBCACmud7CkcFBghRYrUY&#10;As8LyGJeajRPokgQEEBEQBARDBx8QKXQedAKFJ0yTQRA/PlXvvWn/sXPeg5wBoU2P/LU+37sfc99&#10;8tIVOluZ9Mzf2r71hRtX//Er3zwri5VF/tLnfuGF7Vt/9rf9HiN8ikn1UHjsclMJEZFQvFBMVQUA&#10;IkAUH9gH0ip2M2TrpFuCSGDA2CVNIGY9hHBb5RqzWAGtgAhYQABiHzdFEG9RCKFpD3MbugK+ec0c&#10;IkiYZziIkNFgAF0IzEgUnKPWstH1zc1saSE/t9qV9oXQbu+58QREQmPZWvF+/qQgEIn1rFy7uevy&#10;MQCoojALA7G+eutm78ql4fvfc2pjwQeFnQ91w22LRI+mkxqzm8xCVfuqPta7bf5ma/2srvIbKs97&#10;T1wmc+8lSAijb75cXb3B1rXbu35WIZEe9lWvp3vFSflaJFjPdeUnVbu9a3f3s+VFEGm2dpY++sHi&#10;wgP8EiGRSCQSiUQikUgkEolE4h3C5GuIRHrg211mR3Q3hUTnKxwakH7wE++mSvfv19YoHiSgKgCV&#10;zteAsmbylnB7mEV6rFSLAPkwsSC+ISJHyp90wtfcf4pd17zu4HnSqaCwBwyAGlHJXPkEYJEAUQwV&#10;nB8f2/RFfU0hREsqzx2y8wDV+VExUeFIi0TqDoR5IdxtzlgEREASYOgK3s529kqMeKUozjK7mFtL&#10;lJneY8GPgx0p3UNUAC74qa1ZmwGq3r2LNoVDaNhPg58BoMmXtFkEVOXCM3n/iYcLYk0kEolE4h0i&#10;OVQTiUQikUg8Mtj7vS981Vd19dZN8aG4cN4M+4cqBAKQVrpXyOpSs73bbu+K8wCgB/3hs0+/W3Me&#10;PHOlvn4rW15sd/fNYl/17rfsLExmvqqL9XOoVP+px089pry4Pv7WK3phYPdG2Zq7n1qZQ/ysYmtD&#10;1QASkAAg5Tn1S6QHThNVudGLQz+a5OdWkWjpYx96oNND3czeuFbf2LDjia8qIURFAoyKQCg2MZMQ&#10;UITyTPfKGKGgyiJfXVa9u9k1UStSWpxj68Q5PJZh22xsA4CfzNSgd5bB9SEQDs3mbmjaUDVS5Fy3&#10;qBUI6EFPAvvpLCYYIBKIRBfi1nTyR37277yxt33qgIT4+z/4sT/woY8/tbR6PxO4OFj4ne977ne+&#10;77k3D3b/5pc/+09f/RafFiW6N5v++N/9q3//P/jTj59f0/1S93vxc5StLVNZtJvbqBVbF+poEu7C&#10;Ttk78AHmTlRUhEqJd6CVr2rdK9l7aR17B4iqyKnIUZFZHObn1vBYPWE0c2JmQlWFuuGmBUS2lsQE&#10;ZlQKlcLMRIUrNC0gSggCwK0FIjLa18xNq/rl4WG3P5EEvuuOh+r2dnexYhLhtjgCRFVkoW6BJUxm&#10;pzpU8Vhbu9tHUzDPPn2UPGp1TwLvf/kbza0tN5q0W7sAkC0vmsXhqTMXgDCr3d5Bs7XjRpPi4vnd&#10;zz6/9LEPlZfWH/EyE4lEIpFIJBKJRCLxXQ87z00rIYAilWeUPUx+IDvvDkZ+VrO1wkJaqbLQw8Fx&#10;5fA7hMkrr4sP7faeKguztPjQ4yBRefF89dZNN5r46SwuUk2mgOSjmbCNDcU6LyVlRvdKX9UEwNZJ&#10;25DJjmdvHhsaBSH6RQEAQKDLTxU8zA0Qwei3jNY+AQkh1m2hSMxbRaW68qzAwNGVCiDCx2UW7kII&#10;JGarcjwIQISDxxCAELUmpY5XbQHSP3rxK//Xn/+5U1UvAFgfLPz4J37gR59+tmfu/Thpoo+sX/7I&#10;+uX/7cd+08+//uJff/7XXt/fOfXIn3/9xcEv/ZP/5Ed+jPRtvlkBAQHoXqNuE7VCx4AggUHPfaKI&#10;oJX4ELeLfX20gQIQAsDRtkcfrMihoXfuOw0MHCDeDUTUqquFc168B5bYZw0J4aSTFo8K+3yA2PDR&#10;OzIGM0O5Ac9uPFVlYQHY+fLiuq/qZmNLAoe6CU0DIqi16pVkDCoFCNS0YVbpxWEUmkLdusm02dpp&#10;d/ez5UVhbja2l77nQ/n5+xI270KoagBg69CYe1bFsXNiHfsAzAKARKgVGRN1MHbe7h340URAJHDc&#10;t3l3vHneLAg7Z/fHk1feYOeKS+uD9zxphv0zp9e0e5//ihtN7O5+u3uACotzq2ZxAehMI7jKjcoX&#10;zdIit87uH7S7+248KS6c3/vCV4fve3rwvqdS8V8ikUgkEolEIpFIJBKJdxckbYpzwt7b/WBHVKzd&#10;7WAgU6y7+hbgILhp8FNSPVL3Vuc4NABElCkz8O2et/siDtiDgAAqlSNlXQgqe5Ag4KXzfcYavE6x&#10;FJDuq5hvirfllc67y0UDaeCYogoeADHaRAFEorAmAIK3y39zT6kAUBfWeqhMzpNVBRkPk1YPzxQ4&#10;tLreZkyNTlkAEBTkKB0KB1Rn+m5EQuwuiGREPPsZoiZVKtNnccG3plgFJGHJynPsq+Cntp4BUnSx&#10;AhoiDaRRRIBjOaaw5dCE0CIIotLZkjKLiJSV5/PBU9o8ysyPRCKRSCQeCcmhmkgkEolE4pExfeVN&#10;P5nVNzY5hN7jF1VxetonKlWsn7Na270DyrPJK28Ul9bvUkHyjmIWhr3HL4GIn1b1re3ysYsqv7f4&#10;4uum2djWvZ5ZHA6eeeKslapeUayviQ9uf2x39ouL5+9/Yn48BRZ2jvKMG0uZQUXZ4sLDLTNbXvQH&#10;EzeeNJuGnSdzXz8EsvPTl1+fvXldQvDTWbu7b/cOQt0CAmktHA5rg7qCucChafN+rzgWyHl3UFM0&#10;hbL1x2sc7e4+t5aDzwaP7MHgpq1vbrJzsWxLWLKlQf89T4BWbmffjqYSQmhbcEFIUAAR96rZH/4f&#10;/tb10f6pA35g7cJ//EO//QNrFx5iMk8urf7kb/mx//0nvv8v/vov/sKbL995wM5k/H/4W3/5Z//c&#10;f1Xc7prW/VI9cdkdjOzBmDIjzoemFVcH5yCwr2vS2aHtUwDYs1Q11g23FgmRlO71qMgAUfd62cri&#10;nS5iyjOVGed9aC0wCwNqpbQxCwPKs6jUtd79t7/88wAQGivB/+bLT3/g8uMCIN5za4EQjJHpjLJM&#10;DU42e0Ot0XkAEObjpZbCAsyUGUA8YeemLAt1w875qj79w0bYlUweJn6IiA+qLBDwfj7U9/UIRQMz&#10;0WH96CNBRA6+/I3m1lazueNGY93v5evnSJ9pzEYA3S91v/TTqtncrt66UV5a33/+G4j4QH/IJBKJ&#10;RCKRSCQSiUQicSrsQ7Ox1W7u2L2D0LTH31J5ZpYXi/W14uL6PfUl8b66dqu+seEOxnJYEnSsqz5l&#10;plhfKx+/lK0sfSfYvdi6+vqGG405+P75C29nSuxDaNrgnNvZQwARJpOx9wBg90bivXhPWSbMSHOT&#10;alkoxDCriYhby61FrVBrPGGiE4AQQwNQgI80IJjXdgGAgHieh3OyCIIIcOiOUooUCSLpTJyLtV3C&#10;DCyx5Krr9w9dSRUAgiJEBC8xfkCEwQEQghCwCxQoM4fz/Mcvfe3P/IufPXVbCPEPPvepf/8T338/&#10;3tQ7z/1tz3zgR59+/79646U//2v/cqea3nnMz77wlStLK//uJ38A6Ei6wbnTFuio8A21Au+BSAIj&#10;C9BhmiyCIvEeAkMXxzB/ZokABAUkSAxPQEXRp8rC6FmYRURCIAQBxHi81iIgzrP3EKVUiJV13Qz/&#10;6SvfuDUZxa8vD5d+6zMfiFZh8YG9B0TMDBlthgMQ8bM61LWEACKTl14DIvHeT2fCTFmmygJvF5RI&#10;qwAggcV6VRSqKLLlRW6t3d1vd/ai5XL3c18evv+ZwXuefFsPvHUAIIHPUrSEOUwrN52FurkzE/Xw&#10;cWMf2HmVabYuRG98bCaoCTsjNAKz+CDW+fFEgteDPntf39joP3F5+Owzd7Z7C3Wz+2tfctNZc3PT&#10;V7VZXMjXlu+/JSLlprhwziwOm82d+tqt/Pzq5OXX2dqFDz/7nfCnViKRSCQSiUQikUgkEonvZvL+&#10;E7be1Gbo7Fhli3ePUSUyprzo6ltoht7POMyEHaniLmkZIl7YkeoJgITW25F3U+YGUCGC0oXWfZEg&#10;HEQYYlYBEooCCF2ruKiscWz3JjjPKZ3rdFEiO5SOO0cqSOgUyuhN5S6OFYBFIAT+//ydz8+Hwh/6&#10;zc986P0XQGIcaydfzs89Lt/gsWsdBiFI51pFOhJFYW6ZlaiXCmA0ypKIBxZEdaL3XDSUImoABKTg&#10;poBEug8AHKy4mTZDU6wp3c/6l32z6+2+lhUOdXBTYevd+LarH5sGqcLky6RKUjkimmK9GDypzODd&#10;fvQSiUQikTid5FBN/MbkL//lv/zzP//z9388Ig6Hw2eeeebZZ5/99Kc/feXKlfRrxd8Y/PRP//TP&#10;/MzPxK9/9Ed/9I/+0T/6bs8okfiNDLd29vpbbjQJTVNeWj/LtBlBxHx1OTS23d7Vw/70pdeWP/mR&#10;tzsB6+z+yE+mobUAQEbrQT9bWbr7TABg4UPvs7v75eX16tqt+trN4uI53T/TFSkifjxrN7cpN8XF&#10;82ZxOHjfU6Fp3cE4NI14Rq10rzRLw+i3HD77TLu1m60tt9u7qleaxfttXuWrmq0D4Fi7pvs9VRSq&#10;X97n6ScgY1RZ+GmVrSzZvf1i/dw9T7F7B/tf+npcmt07YO8FROUZCCCRHg4ARVgksHjH1oEIEFJm&#10;grXNxlZxcf0+gyuPAh+OL38yC20LALrM72eQe+/nrGpubrF3fjKTwKi17pWY5aooAEBdOK+Hg0lV&#10;s/NgQBU5CLDwT/7j/++p9tRM6Z/4vs/8Wx/6OL29HxgeX1j+L3/b7/npr3/xv/rcLwQ+qTS9ePXN&#10;H/9zP/m3/9P/u769ARsqla2uZCtLdjTzByM0Wg/67mDErQ2tZe/o2A/5iADMmOdkjFkYACEi6uEg&#10;W1k8K/aErfV1yz6IDxKYikzlebaydCK4w3oPAMFaYWYRjKWKmjiwOM+tRaNjvq5eGOCxukAymhuI&#10;JYBw7BmJocqoFBkDt+8rKgIkcZ6dE+9Rn/xbDBkNCEgUlUYAYOsBhIymIjtelXj/hLoJVR0ay86J&#10;DyDMPvjxBJWiTNc3NvJzKw8XHXOCyYuv1be2ms1tN5rkq8vmvqty9aDXLx+rb2zUNzbKxy7uP/+N&#10;tR/8XrOQVMhEIpFIJBKPkiSyJSJJZEskvksQ7yevXq3evMbOi/O+qrm17D2wACFpRVnmJrNmY5u+&#10;+XJ55fLwvU+e+ldjYZ6+dnX22lV2PjStn85C1bB1wtGZhmQ05Znul6Fuqmu3suXFxQ8/a5YesjXb&#10;o6K5tSnMdjTRvfI+m6/dSZcAOZ4Ii4Qg3rPzACKtE2EQ4Lnvjps2tK3KM9Uro3KiihwV+WmlKOcY&#10;HekDKEJFSAQI4IO4IMxzQQ2l+wfwsJgKD7v8x0hUAOhckQgIhMgiKKgQhOMwHBhjeKrAkUZHiIhA&#10;qtN8umwCiQoMEgkz+ACEIMINY2ZIqzd2t/9v//znTt2ZZ9fW/8wP/473rb6t7lqE+KNPv/9jFx7/&#10;j/7lzz1/69qdB/zFz/6ry4vLv+3ZDx+GHkRX7XxrOgQBteIQEISdR+piVBkhbi8IA6AgkNKI2A0i&#10;3fZ0JXTSXYSQRCMEEQaMm4rSxdvG5NVoTw0BEQQIjqXLembbOTYlMHe1b8yhaVBryjIk1LG3I6Ie&#10;9FgpN6u4sUAASCCCiszCEE91jOO8q6D3R3uYZ8WldVM39cZ2fe1mfn5t8uJr4vzwA+956B/bOuet&#10;MNLJaYj3dm/kRhMRlsDiHDsvzBB4/hRjfLyldYIgzNZ5VKSKXPV7sZndyYmxWGbKMkRqd3bt3n62&#10;ugzMzcb28ieey1aWjg60dvfXv+wms/r6TbauvHheDx9GOlNl0b9yudncbrZ24ueXjBm+/5mH265E&#10;IpFIJBKJRCKRSCQSiUeCzhZMcU6Eg5/6ZjvrXbr78UQm612y9aYCFG7Z18E7pIwoA1QnFBgBCb4C&#10;VEgZhzq4MYcGRIiMgEJkpYZIBgFAAQAwW/SzEBqEAKiAg4AgIgh2ZlXg2+RHwKhYCgCCiDAAg6AI&#10;HvXmExFAwK673OGpzvrD0rIQ5i3hRGQuhMasg+MgzAfpBjoyqXbvxxE7H6sACCBC918UjAqiEgnM&#10;gUgBUDT3CoCIA0BABQDBVzF1lkNNukSArLxAumeKtf7Sh5AM9J/g0Nh6o61ukupqQUWCsBPxCARI&#10;8zhWHb/Q2ZLOl7NinXQPEolEIpH4DiY5VBO/MQkhhDNa8J7F/v7+F7/4xS9+8Ys/9VM/tby8/Cf+&#10;xJ947rnn3u11JN4uzHz4JDzoI5FIJB6U+uamMNu9fVUWqn8ffxlGLM6vzN684fbHjVJs3X0aGu+k&#10;3dmbvf5Wu7Ubi1q63upEseooW1nqP/V4efE8nFFhQ0avfN/37PzqF3uPX6xvbtY3NnW/n60sUpEf&#10;V14EgKvK7o18Veter7h4XvWLYv3czr/+ghtN7lgcmuXF/hOPlZfX+089LiKhqtutHdLqfjaHnZMQ&#10;2Fm2gTLUwwEpytdX305ttyoLu3cAInZ/dE+HavXWzdHXXgitbW5thtaqfq938TwgVm/dkMAiEjMk&#10;UQEYAMhAgK0LTeOnM2otDPrVWzfKSxdUr7j7hYSFiADguOdQmEPdsHWIdP/97O9CqJvm5iZb5yYz&#10;ANELgzCtRBhAxPlYv4VK6X4pIUBgKnMI/A+++Gu/9OqLd47WM9lf+O2/7xOXrrz9iQEAAvzB5z75&#10;wXMX/uTP/9yd4Q+/9OUv/Zm//lf+7I//sdPOpGxpmC0OfN1yXVGZt7e2QSluW0CgPOtqB5m5sUgE&#10;hGZpQZWFHvTusqvsXH3tFgCEqo7puNHaesKeOj86yn8CdFjkh6QUKCXWsfPALJD58dQsDo8CUowG&#10;RFKKnROWmLAhgSUENBoQVXnHY4NIWrEPCiC0Tt/pUM0yAEBN7H1cG1uLRGj0g5adiQ/2YOTH02gO&#10;Fx8kBGEBEXaOrQtV4w7G+89/A4nyc6v9px7P1pYf+rPZ7u5PX33T7o/caJKvrRwvobuv50ep8vLF&#10;+vqt+uZm/4nL+89//dwPfR8+lCM3kUgkEolE4lSSyJaIJJEtkfhuoNncGX3thdC0bjyNvdgAAEmR&#10;UUhKfPB1w2EMMUl1aZGdr6/dWnzu2fLyhePjuNFk//lv+OnMT2bt7j5bi4BUFnqhj0ohIbCw86Fu&#10;mukMt3b1cCDOb//K5/tPX1n4wHvexb/VNlu7bB1bm63cu7nbnYiIH02anT0IgVsb6lY4RBseEgki&#10;Iolw7IGFCKFtUSkW4NZRL1dliQBkjFkchqoBQNCafRAObD1G8YQZQCR0bkBAJCRQCADAjJ0iCqh1&#10;9EB20QIi89wAQkLKckARZgkMIuwD8rwYq4tdBYgFYkqBUidzBrqR5iZVZgkBlALrbPD/8T/8e613&#10;d27Opy498f/87b/3IaJTT2W11/8r/6t/+y9/4Zf/9lc/d+e7f/pf/NxjiysfvHD58MbEAjNSFL+T&#10;EMR5EEGOFl6RIEAkAF10KggKAMRsB0RCEBAOEI3AGEvY5HjHPURErYMLiEFEQFACo1ahtdBJ1gxE&#10;wIwip6+qq4VDYJEQAFHlGSlSJ1q/lTm1rZ/MYtWd6vfM4gKcoUt1spsI3NEa78hyubktgadwFY0e&#10;vveph7sj3QwR5fjqROzegd07EBZu29BYCR4AkBRqhUpDNz0W6/ysPrStotaklLBAYLzdWjwfWACR&#10;8swMB/nF8253v93edaNJsX5u85//Svn4JTPss3PAPHvjmhtP7f6BMPSeuKwftv8jAABhceEcELW7&#10;+0A0eeUNvTgsL74tx3UikUgkEolEIpFIJBKJxNukt/g+3+6afM3Wm77d0/nK3Y9H1Fl5Kdg9Z8fK&#10;GOGWQxu4BSAkjagAFQKwiIRa2JLKnN0lVCKMqEgXzJ5QgXg6kbiAKkpvMVAUEAhi1mhX0QkCgNGk&#10;2rlDsTOpEkiIYhcAAPA8+3TuI436HsQefBL7yt0pGB3T1+isxR+zyB4zqcox0ywIAnZOVxEEANKd&#10;TogkzKQyFBYJAIG9m4etekAloUEkIE2ohK3JV3S2okwfyZTD92S9y4fVZaSKYvBk3n9CuAl+FlzF&#10;fsahYnbxFhBpAEW60NmyzhYRH0H9ZCKRSCQS3waSQzWROIX9/f0/9af+1Gc+85k//sf/uHoUxpjE&#10;T/zET1y71nWz/mN/7I/9yI/8yLs9o0Qi8ehpNne4tex8ubZyn2YtyjLdy/10lq0utTt75aX1B71o&#10;aNrR115oNnfEezea+tmMWytdARZiZnS/x9bavYPZ0uLiRz9wVrqgHvTXvv+Te1/4KiplD8Z276C6&#10;NkOlVFlEL584H9pWQiCti/VzZnFIisTz5OXXQ934ySzUzdxuR5QZVRahae3eweTVNxafe7/dGwlz&#10;fX2jurFZnF/Vi8O7bxFbJ8x+VoOw7vcoM9m5VZW/rTRRyjMBYevCrL77kdXVGwdfeyGGjqKi8vIF&#10;3e/B3PoLiqS1InLbEhAoN5QZttbPKncw1guD+sat8vIF1Tuz7kdYxHlaNKiUOhZMId6LiARGQnjb&#10;gUtsXXVjQ5x3kykS6YUhEgXqVC1hnms/sQQPhVAV+Vs7W3/un50S+DDM8r/0O/6tD5+/9CBTuDff&#10;c+Gxv/17/tC/+7N/Z2t20u383/zjf/i7f/C3fO8HP3z6mYi6V0CvyFYhP7daX70Rk0mAhcqCjBKA&#10;QBUaYxYGZmnh7pHC4kN9fSM0bbuzhyBU5l05oz79bw2dgihw5/OMmSEidi60rYLcRZPqfM6UZcwC&#10;3on3mBkQYOeAkLRWRYb6tJ++FIl3AMDOAZx8qCjPgIi08bYSZmBga1WvREAzPDMS+eRymO3ugTsY&#10;CUssSGXnjquQ3LbC4qdTAGHr9bDP1jab29nK0uKH3vcQSS8iMv76S2yd3dnTg75ZXnzQEQAAFRWX&#10;zldXbzQb26j17I1rg2eeeIhxEolEIpFIJN4Jksj2aEkKWyKReIcQkelLr09eeYObttncDq1VeV6c&#10;X9P9HujbeueL935au/Gk2dy2+wfF+XP7z3/D7h0sfPjZeFizsb3/pa9za+uNrVA3Ks/KC+fVoI90&#10;isITWudHYzee+Mk0W1uB19/yo8nypz5K5t359aXdH4W6BgDde3AbG0uzsemnFbcuzCoRJqOp16Ms&#10;D1WFWokPqIiMBmZhBtKIIs4HH8joMBNxQQ/6SIhEetCTMg91C9aCKBGR1gkzIAADEoLM9xMp1nEJ&#10;IgoAASIiqejEjBVegIgsLIwIqAxIIGMAtbBwa4k5AANLV6CFiF0zMrrdngp32iA75y1zzHr9q5/9&#10;pW9uXL9zb37wyjN/7rf+m5l6lLdVEf3E933m0nDxv/jX//zkfQz+J//VP/rv/p0fJ0QREYn90RAU&#10;xWRaiK+ygMz7rwHEhNtYKnfsiRcRhgACeHulGhzlKhzfD0QGQooJtsAuYIxniB5ORcK3+VpP7ifO&#10;S/UEyCgE0AuDE7ocWxf9q2ydyrPOfnxXBTVG6p7yuqLy0nqzsd3u7KKiyYuvmcWF4vzqQ9yOww6A&#10;4sN8nra5uRWs5dZGlRu1Vv2eygzc7kLn1rrGkjHcWkFSGlmErUVtQISt1YP+yYTYefgqEKk8o/Vz&#10;QFjf3Gw2tvSgX924la8s62HfHozs7ijUVdTxmpubql/ohaHu9x6y2RxicX4VmNvtPVXko69+K1ta&#10;OKXXXiKRSCQSiUQikUgkEonEtwtSZbnw3mr0ks4WvT0A0trco34JEXW+qvTAtfscCFUpbIWdSBC2&#10;8RhhL+IRjYgoygGVhFaZvjILHJrgxkjmpDgmxOIAUCQgEnRZoPGCEM2f0fIJiPPeehITVAEJ5Jhl&#10;NB5wZB/tolRjBzgAwc5gOp+AHHZni0oY4ynaHSCgoMzPPjz+WJIqYhRYO1tsbOmHgqhRQCQgZSCM&#10;pEE0AIMwSBB28XhERapAMsoMsvIiqQJJ573Lef8JUqd07kNEVCWp0rytmtBEIpFIJL6DSA7VROJM&#10;fvEXf7Ft2z/5J//k2wmsS0SOB27wHa2aE4nEbwz8ZBrqBgDoXrGZx1Flr93dAxE3nj6oQ9Xuj/a/&#10;8FVfN3Zn3x6MAUCVRba8BFoBArgQ2tbtj+z+gRn0xYedX/n80sc+dNZV9KC/9oPfO3nhNbh6PVta&#10;8NPKzypuLTctAKDWetDX/Z7ul0CksszXDdu63doNTQNEuih0WZDCWNrlDkZ2/0D3e/n51b3PPt9/&#10;71MSPAA2G1vN1o6aTPPVFSrzU/8XIyxuf+xGEwlB93tU5PnKcvbg5rcTxDoeCYGdu8thzdbOwddf&#10;9NNZfXNLlXlxcZ3mdkFUiowhrblpITDcaSNEoDwzWvvx1I0nZmFY39zsXbkU8y3vhJtaQFRRmIXB&#10;bXVU88IweNuhGSLSbGyBD34yBUSzMAQ6rCHrDujmTgoAAFECB+b/8Kf/Vm3bE6Mt5MV//WP/zvtW&#10;35HW+Of7w//X/+L3/+F/+FOVsyfe+sm/+Vf/0f/jL97zBxJdFuWVS/XNTcozP5mytUC5KgsIIbQO&#10;AELV3M2hKtJsbLnx1O0fiEi2usLOkdbBOj+ZmsWhcMzoEBDh4GPORnfmaeOhVoQQWsfWEoCf1Ycx&#10;BarMuW1Ra3YetZYQgCW6TM+yNGNslSdzp/Qpyy+d81CBNDZ4D4iqyO8s4zuLUDfNrS32nps21I0w&#10;IymV56g1aoWEIuD2R1QYyvLi/Cq3tt3Ztzv7emEg3u/sj/rPXBk++8wDJb00t7bcZNru7AFSsb72&#10;0D9zkjH5uZVmc8dPq9lrV/tPPvZIwocTiUQikUgkHhVJZHtUJIUtkfhORIR9EGYy+l0M/3x7K5Dx&#10;N16avXndHYybrV0yury8rnqnO7hQa7M01IuDUDV2e7e+fitbXQYAdn7pYx9qN7b3vvT1UNX1jQ1A&#10;LC6c18P+Xf7wV7lR51fNyqLd3mu3d7luQGT3159f+02fOL191TsJO8+t5dahUl0GqYhEReJe//+S&#10;wNX1W9y0YVaFtkWtdb9PWgMAgw0NgQBqzdah0XFU0oRaiTBbx9ahYgFw44k5DMwkUkWORot1flYx&#10;x/ABAEVACrwHRgQgrYBIQgCQzp6qFOXmTkswMkvrJATKM1Ba9XI/nqJSEgKxAJGI4DxqICaIRick&#10;IB7dRDzpdUREUATAX7t57W984Zfv3JwfeerZ/+zf+F36nfl0/P4Pfuz6+ODvfu3zJ15/aXvjf3rx&#10;az/2gY922aFEqJCjy1cAQogFb0iISrNnpHkyLaCAdMuV7uaCUiAMIjIvfDtFChOREASAMs2BSaGI&#10;iAsxpRUBUOvDCrvTBpBoThURVAQASKT6vRO6ljD76Uxi0KiKkbziq1oPemc8ml0UbBzzVIoL54S5&#10;3dpReTb6yjezz3z6LC33LkRTNxnjmqmIhFnd3NqS4P2kYu/IGFXe4TKNE7TOT2cQmFsLinRpoqFa&#10;nBPnQvCUZW481f0eFcf6G4YAUazWqt3ec6OxMFOWh7ptt/fIaLu7r/s9X9XiA7eWMhOaVgKz935a&#10;odHZypJZXHiYH0wR8/VzobXNrS2V5+NvvbL8ieceYphEIpFIJBKJRCKRSCQSiUdF1nvM2xEAMHvf&#10;7CAI6YV7/koOVZ71LnBo2U+Dmwpl0OlTzKEREaV7pHvCFkBLqEx5Lus9FtyIQw0SkE5WoAk3IADC&#10;CNF8eXc9EAGls6yKPxaJGsXYKG52dtNDSyohwLE0UTlpQj00rMJc4rtzEwiAjw1wx7Q69+z8YFRx&#10;QoIAEoQbIMPsFWlhFvYgHgCQclK5zpYQlc6Xdbas82VTnM/K84jJqpNIJBKJ7yLS//YS3xX8zM/8&#10;TFGcaZcSEefc3t7et771rZ/6qZ/a3t4+fOuzn/3sr/7qr/7AD/zAu72CRCKR+I5HhFsrIcyb9N8v&#10;sTCFfeDW3v9ZAOAOxnu//ryvmvrGBjtvlhey5UW6w4omgd1o3O4d+KvXy4vnD57/BoiUly+cOiZp&#10;vfjcs4NnrszeuFbf2tL1yehF3e+Vl9ZD01bXbvrxpNnaJUXF+ppZGMDtqooE9uNJu3dQvXmjuLA2&#10;ffn14fueoixDQj+etjt71fWblGV60FN5jkYBEgQO1oWmDtMq1A0pBUVBRhfnVh8uWfHOm9T95+w6&#10;5tC0B1/+VrTq6bIoH1s/sS5VFtxaAAzWan2Gk1CRXhz48dSPp2Zpob651X/i8qmVfG4yQyJV5tna&#10;8u0jKABAJOHTvYj3jzsYh7r105mw6MVDeyqAMJACgMNyPdQKY7WW5Z/70q9/5errd472n/zQ//Id&#10;sqdG3rd6/r/40d/9f/ynf59vt3x++eUX/9G//qXf9YOfuecIulf2HrvY3NxEGoaqCU3LbYuKIAQJ&#10;zPbMT5kw17c2m5ub0WderK1QkWfLi+3egUxnbjwLdUvZ0efLe8+tlRj6wQwsp6Y1oFKUgVjH3kPT&#10;sDFxEFSKsgwExAduWgBBrVGR7pdnFn0idSWSZwRN6IWBn81Qa1fVgGD6PUDKVpbuZ+fd/qjZ3hPv&#10;/bSS4MkYNeiT1seFSmlbAFF5YYaD/NwqALDz7mDkRhM/meVryyJi90Yrn/rI/ZfxVW9eZ2v9dJaf&#10;W32bnlKzMLT7Y7t3oAe9+tZW77GLb2e0RCKRSCQSibNIIlsikUhA/OPuYFzf3HR7B24yO2ylRHmW&#10;LS3k51eLi+sqf2CL17vF7NWrszev2939dnffDAf5+to9rbaIqPul7l1qtnbb3b24A+y93dkLs6q+&#10;sUGZKS9fuM+mUaR1fuEclUW7tSs3NgBg//mvr3zqo/f0hT5auLXsvB9PwqyevvEWuCCdEIFotMoz&#10;1SvVoE93WGdFpLm5yU3jJjNxTvVKKoujqSMhISqFSBx87IUXNxEAEEnlGbsgzodWFGRuPFVFxtaD&#10;97GxmoQgzgMLsCARKERCDoCKQACI4P72CYmwMKFxbK1C9KMpILBzwoxaifOH6wFEEUFEYI55ol0Y&#10;62H858lmZQiK/stf+ad8RxOzxxaW/i+f+R3vkD018hPf95kb44NfePPlE6//v3/tX/4b7/lAgRRn&#10;LiEAkISYFouosAtWBSCD4jxgl6faVb9htKIKIABz1+Yu1swd+XU7J6swd+cqhYSmyCUI+wBKwIeo&#10;mknrRCEHRgQRQe4CI4Sly0GN+xxTi0UwO6XNXJjVwMLWISHlBbeWfYDWQq84tdOfxFnRPRT7Yv1c&#10;9daN+tYW5dnkxdcXP/L+B70LlBnKM8ozOQh+f9Ts7ItzbjIDED3oU5ad+pRKYDedCTO3FhXh/DAk&#10;xDyTwGz//+z9eZRkWVbeC+69z7mTjT6Ge4w5j1WZNVJVVKkoIYHoxazuAkmNnoRo0Q/oWiw0oHk9&#10;REuvhQo1klDrrX5Si/eoFoJGBeJJUA+kEiCGKmoeMivnIebw2dymO51z9u4/rpmFu4cP5hGRGTmc&#10;X+aKMLt27zl3MLvh/tn+9mc4LygK7XCoRFQyOidsHSCKtcVmh8KQi9LluTiHhKS1MKta7IpSJ7Ed&#10;pBRHqpaIsS7NXJpiEKgkLsyG7fSj5YXD2vkdABLGy4vZxavFVgcIG/fdFdxyc0mPx+PxeDwej8fj&#10;8Xg8npsGEWszjwqXAGLydZNvki6CeOEojygAAKmIVKTCOWErXIgrTLkFADqe00ELgEhFttgCHYf1&#10;Mwho2Y60wd3irbBjzittR4DGSuIeSeh6MipW/faqGFJA2RFqiqPw1apOTBBEGAFH3lFChTRqCbdr&#10;ZMRqKBiPPlZ3d62LAFLpnPu2kBNhEBQHCIgagCoZUQBRGJBEjLBB1MxAFCAIYKh0jTAMaktR7UxU&#10;P6PDNqmab9rr8Xg8njcn3qHqeVNAh375jYhhGC4vLy8vL3/oQx/6p//0n/7e711v8/zP/tk/+/qv&#10;/3rlc6g8Ho/nUAQq3QFB4HjVYzLa9Fi/lrui2Pzsl22ap5euImLt3El1QJE0KgrnZoJmI7u6kl1Z&#10;SU4vb3/lKd2sB63mQYOrWtJ6y4PNRx/gbFRYJgAqDHWzrpI4vXSt//zL5dZ2sbF1SNEeKgpm27rZ&#10;yFfWsmtricDg+fNz73lbuDg3eP68btZNf2h7fdPplrsrt0hr3WwEs+1ys2P6aTA3c5vsqTBJDKCD&#10;qwN7Tz3PeZFfW0Ot41N77akAELTqptenMOCihCQ+6FojkW42TLdn+oOAsNzarvI0du2OdbY3DNoN&#10;QExO7fYMK0KtMdBV0RjQTUo24lyx2eHSsDGqXttZQSgsFBAATGolEYDCAItSQH7+9z5542jf/uBb&#10;/8Q9D96ea3Ew7z9770fe86Gf/czv7ln+//j5/8//4X0fCIPgyBFUHNXuPl2sbgIiRZHLMpcXnBey&#10;3QUBVU9UGAIRIjCzGMuFcVlmh1nZ2QYWVEo166rZCOdm3DDlwnBeIgKXpVgLRJWGx9aydQBSeVPF&#10;Wc5y1AoDveezTFoxMxuLSrk0xaBZraDqNTYGFbmswECpMKAgpEPqd6/LiPv/VBY0kkKpKj9WJXHl&#10;sKXw6DNWbHTKrQ4XpR2kSKibjX22EnFZjkGAWgUzo7sHBTpanA9m2uX6Zr6+abNcWDY/9YW5r3+n&#10;io4ubnN5UWx2TG+AiEGrcatvHcSw3czXN7k02ZVV71D1eDwej8fzCuFFNo/H4ynWNvvPvlhu94DF&#10;ZhkXpVgrIkiKQm17g3x1o/e152tnTzUeumeaXw/vLOXmdu/ZF023X2x2wnYrOjF/DGUPKTqxQEoX&#10;Wx1QNHz5UjDTKjc7FIbJmZOHZDbuMxJiONMiRdm1tXx1AxCHL1+q33vu1TkJIlJubHWffHb48kXb&#10;G4zMb1VDLhREQkUuz7E/xLVNVUuCuXaVGDk6h+ubNstsP2Vjq250uw8NAEDFMZelriVlpztadF0S&#10;RAq0EFYSDSByloNW4BhYKvUGhIEFEBmEHLC9XgcmzEhHp7xOpqIo4Lx0eSHWVgVXqEhGYQXXz0hl&#10;UoVRACeAoKDcYEy9zpevXnpq7dqehYT4f//Gb68Fr6xbmxD/wZ/49j//qz9/fntz5/LVQe8Xvvjp&#10;H3jXB3BUnUbiLAigook3dceZ2ZGdMClbQ5RxbIKMqtYER+kLo5Wq3m0igAqBFCJQGKBSoABZxqmr&#10;Y2urEwSAypsqUp3ZqvStupqIiEGAhGAd4l4nsFjHZVldfYoiJERFYi1o5fJC1fZpJsjOQtUqLjpM&#10;IkNF0dJCdvla2ekCUf3ecweGsh5MND9rB0MuTXp5BQhtf4iKgmYTDrgViIgbpsDMhQFECoO910SR&#10;iiNXlKMQ1DRFxCpJVUojju1gqGqJ6fbEOVR6ZIUFsb0BFwZETGmQIGy1qi6ZwsJF4fLS9voUBFJn&#10;vnQ1WpzX7eZxSwZVHOl203R64Wx78ML52Xc/ftzT5fF4PB6Px+PxeDwej8dzG0Gk+uzbhttPACBS&#10;ZMutMs11NKd0Habob4eIQJo5d3aAFMTJsgqaQTRvii1nusImqJ2sYk4ReCwj7hqWORMREa4SUEEc&#10;wD5ZBzs1yLFZVK4PiNdjCyoNTphlx0AIwuyqHnICghMT7OT16vEoZkGqpnOAu3yqCDjWQuUGn2ol&#10;wwoIAjCgAiIAAnZQHTiqqiccgghbpRIdtnXYrs+/J26cncYS7PF4PB7PGxvvUPV4dqGU+mt/7a9d&#10;vnz5pZdGyWllWT7xxBNvf/vb7/SueTwez2saRFRxhFoJiBiDU/joKsRaAESl6DjJEr0nn+OsyK6s&#10;IGLt7KmqxOSw3Qt07eyp9PK17Opq/a4z219+avGD7zm8cgsRVS3ZU9nj8qL35LNumBUbW0GrGS8t&#10;HDGIVvGp5fzaar66TlG4/ZWnT3zj+2tnTw1evJBdvha0GiDCxrBxAIJEFOjKMIlBoIJA1wfsbjVE&#10;9PrOlxYAKND7lisBQNnpZldWiq2OGJuc27+OUCUJhaFKHHd7LitU7cD0JFSk6zU7GHJellvbwUxr&#10;T0RkudkRkWC2Hc7P7LHnIWLQqNtuHwBsnusDdvhIym4fHLssQ6VoZzt8ZhBGRajUToOxShKXFV+4&#10;eP7Za1f2DHWy0frr7/+m23UtDufPPfbu//D0Vy71OjsXXlpb/be/9Rs/8O3fPc0ISCo+eSJoN4r1&#10;LdSk4rjY3EIAOxjk19ZuXJ/CEBUGzYbtDzHQtdPL4lyxsi7Mwk6cE+sqVyophVoDAQgBjKU8EXAi&#10;zGIBrUOtKNhVUkahFsdsDBJKaTAKoUoQCQI3zKj6/AroZv2woxJBQkBAfYCchxQ0G+XGFiqFiBQE&#10;0cIsHEXZ6ZZbHc4LO0wxCIJGfV9HtEtzYQmaCQWBbu56u1Kgo5MnVK9frG5ml68hLG995svz738X&#10;HRUUU252AMAOUlVLbjFAtUK16rC+6YZpudUR5iMTbzwej8fj8XheUbzI5vF43niwsd2vPp1dXeXS&#10;lFvbtj+smrejUlVpjDADAIVB2G6Jc9nVlfZjDyenl29iLrG23No23b5Nc7EWCCkMdaMWzc2oRv12&#10;9V8X5u2vPs1FWaxt6HotXFo47giIGMzPOGOzS9co0OXWtm434lNLx7KnTtDNRliacrOj67X+sy/G&#10;J0+oJL6JcY6FS7PtJ54p1jZdlrthZoeZsKv6ZCGijHI1qyBKoihkZpumulGPFucp0G6Ylds9l+Zs&#10;Sl2v3ehJHnkPtdJhHQgxCDjLRUae0Mk6IiDCYhkQwFgkQiKgKkwTQAAIkQgEhN0o4BQRicQ5cTBK&#10;yGQBVdknD3yHIBEqsmkOiMgCBOIYEIiIhWFknBxXa+HISgmjyIFRgur4MY73X/7dlz5941x/6R1f&#10;//jS6Vf6CgJArIMfe983/thvfnzP8v/lC3/44cfe3Q4jUCTOISAGtLcmT0SsrbJGR7mpAAAokwvD&#10;AIQUKC4ZqhhVEEQSATAOqsBPRYiIijAIgFCsY2PZjmNpCaEKSt1xXfZGSFRPiFSgxTpmx2UpIsIO&#10;gFARErmiEJHKkoqEAIBaS1FWGaT7Sr5iHSBVb93Dz6GuJbpRL7e64Ux78NKFmccfOe5ViBbnhucv&#10;uSwHZmFBrYJm45DOg1IaNoZLCyIUR/vL7AgqCrk0XBpCtMM0UCQANs1IK3YAwwy1CppNDPTk2qlm&#10;3a1vsXPAouJo8t0BElZd7bgoXZpxt6frtXxtIzAmXpg7bmhzONs23b7Z7udau6J8HeVmezwej8fj&#10;8Xg8Ho/H43lDgqTqs49nvRcALiqdmHzDZGuWQh02STVG+uF+CDtnB850hS3pWhjNI4VJ614QNsWG&#10;LbdRx0qNpCeBSeu3695OESdsRCwCAIXAbhRHinRDl7jxMLsGkYNstFL1jEOpHKNQNZSTiUu2qlwb&#10;57VW3tSxCodAo6Z7I5/qDrPqrl3arXXizuOyYK0AVN3phIiAWKy4EpTWQStpP6LDmfrc25W+yeJG&#10;j8fj8XjeYHiHqsezF0T84R/+4R//8R+fLPnDP/xDXzzn8XjePIyqo45f6KZbDbXdAwCXZtSe1qFq&#10;B5lKIkAMZlpTbmK2e9nV1bGR8mh76gii5NTS8PzlfG0DA51evlY7e+q4xzh4/jwbk6+uqzCKTixM&#10;c5aQMF4+kV64XJlUhxcuN+67q/2WB1uP3F9udsqtbdMfclkCC2qlkjhoNaPFOYrjld/8XTbGbm7f&#10;SojoTlyWk9aoVHCAD3DwwnlxznS6Qbt5UCYtIEbzM1lZUhi5LKdQ48E2PApD1IXLMorCstONFuYm&#10;L9lhZrq9cHaGgqD54L03bhvOtcutDgJylsPNOVRF7HaPjRHnVKO+8wxyaQEAg0DvLnNUtQS2u//u&#10;i5+6cbAf/8A3N8JXKfYkIPWj7/vjP/6f/8Oe5b/8X//zlA7V8eHUknMJZ1nZ6ZleX9cTVa/Vzp5i&#10;Y4B5VNqoNYUBIA5fvIiBVkkUnVyyvQEb6/LcZTmIqCTGMADH4hyXRkQoDIiwyqRlY4UZQMQxMAMR&#10;WHCOKQp2OCQRAy2lEWaXFxSFIGIHqStKikIkqkp4XZapJDmoc584BlKwI/Z2D1yWdjBEonBuxg4z&#10;1PpA/XKMS/NyfYuL0g5TCkPdqO+7ARvj8kLFIWoVLc7fuAIiBu0WaZ1dXc2urgJi96vPzLzjLYdX&#10;DJtuH5i5LA+JdD4WpDSFocsLsc4Os+Bwx6/H4/F4PB7PK48X2TwezxsJl+Vbn/mS6Q2KjY7pdIUw&#10;aDd0s6HjEJAAQETEOs5y0+vl65vldjdeOtH54pOmP2g+dN+UnlIRKbe2hy9fKlY3ql+Wpfq9GxGV&#10;qmyful5Lzp6s33WGwmn1t4NIL121g2GxtgGE8fLizclPiBgtzOaXrpg0E4QoiWlKsW4/wvlZN8yK&#10;9U3dqA1evNB+60O3eIyHk19b63z5KS7Lcn2r7PZcXlAYiKOg3UY1CiYVAHBOrOPSuKxwWaHiCERc&#10;lsfLC8XalljnspyiSMX7aUdcmRgpmG1zUQaNWlGUUhpxDqpcRwEuS3BclUOJE1QEiBhHiMh5gYTC&#10;iIqACJlFEImqOAFhRkRhFmsAUWDkXD1QEBGoPIEIIM4xIiGhJkRkJwg8Kt4iBERhGdVujd69IjyJ&#10;V2W2DpWqCrxWet3ffvGZPVOdarZ/8J0feEUv304+cO6+95y+67NXLuxcmJryt59/6rsefQcaB4ig&#10;Sa77bAFEhAWYR/3XEJBoVKVWrVYVuIkAM9jRAgQEBhFBhdfjWKsIUIXIwoURx8IC1lVpCwgohABc&#10;eX8RiJnHJ1bGJxcQAZjtMAUEcMDoJpexugQuy4UFQNS4OyQSAaJYJ4rEOtS7Cg1FREpDgQYElRwt&#10;bIZzM+ngiun18yur8pYHj9tPLTqxkK+sk9am06VafIQ9VcSmmTgW5yjQeIj6jUBh4ArhoqQ4sv2h&#10;MwaY2QEiUlLTtdre8FUiUCRFCSBygze4arVJQWCHQzsYKh4Zj6PF+WOZ/ykMVD0xvX44P5NfXa3f&#10;c/ZYp8vj8Xg8Ho/H4/F4PB6P57aDSLX2g0E0l/WeRQrZprbcNvkm4BZSQComCgBVFRAq4kQs21y4&#10;BADSSRAvkkqUrtdmHtFhu7v6h85mwjaIFydTEGoeSSg8WSiuAAEQh6gQA0YWUCAOxAHeIDFV4aaV&#10;hCkHHoqIADCMzagoICgjbVKqByPVBxFEGGFSpTZ2oiLhKNNVRt3oAGTHbu/QCatBpNLhqpVFBEkq&#10;Ry6KE3DgxAoQYrUSs7Hl9sypP0nkO5d5PB6PxzPCO1Q9nn24995dVpmnnnpq+m3zPP8v/+W//Lf/&#10;9t/Onz/vnPuVX/kVOiDAqizLr371q5/73Oeefvrp1dVVZj558uSjjz763ve+97HHHtNH5W4dgnPu&#10;ySef/PSnP/3kk0+urq4i4tLS0lve8pb3v//9b33rW+k4gVrOueeff/5zn/vcc8899/LLL6dpGsfx&#10;qVOnzp0797a3ve0tb3nLwsKxu6q/Xmb3eN5UCHN2dbVYWS87XVeUCEBhGMy24uXF5NTylKEH8fJi&#10;vrKuosh0errdmqaaw2W5K/L4xAIqNU3aYcXw5UuVkVK3G/sXfh0Aah3Ozxbrmy4vhi9fOq5DVaxL&#10;L1013T5bWzt7Aqd2jaKicGEuX1mzw3T48qXGveeqiINocX5ft1tFONNyWQ6bHTMY7okYPXQvxaWZ&#10;HWYuz7k0ULX/J6JAm+1uMNMGgHB+n1PNRVmsbpjtvggEczOHzKAadV2LgaW01vaHutU88B2CoGux&#10;6Q24LG1vMHGouqLMr62qKIoWZpPTyzudqxN+/2tf6T3zUrmxxS+56MTCTWSDcFkW65suzdmxbtZ2&#10;bm+GKRhWcaBqNXoqAAAgJK0x0NcuXPyvzzy5Z6gzrZk/du6+4+7ArfDH737w7ctnvrxyeefCJ158&#10;/ld+55MLM9N+UiaIc9nGqs5qehAnoXN5CexEABVRoFUcseV8e81sdV2Wy4UXgdlluTCT1hRFqBAA&#10;3n3yLixLQuSy5Ly4LtchICIgoSZgqSrwUBHnJUXh5L2BSgkasU7IuqzgPBcWXa+pOHJ5rqLIZZnL&#10;crFONer7fLgE2FiVRAh4YyKBiNj+IF/bJKL6/XeXG1vRwpzpD8qt7Wj+wNMlzPnKGltrBykFwUH2&#10;VHHO9oeoSNUS3aip+oF+aVWvRcuL+bW1YmMLEKMT87UzJw+5Li7N2FgAuPWS4gkUai5NNbh3qHo8&#10;Ho/H43ktcNMi2/QKG7xiIptX2DwezwRXlJuf/qLp9bMrqy7Pg5lWND+3Rw9BRAw0BQ3dari8yFfW&#10;s8vXwsW5wfPnEan50L1HzmKHae/J5/K1DbHO9Pp2kHJRVBbBCtJa1WLdbNhhOnzxQvOh++p3n7mJ&#10;NnMVIjJ86aLLcptm8dLCcd1ou/a818da4tY2VRJzXu4M4TwuCBAtzlUSXHrhSvOh+27F73o4w/OX&#10;ek8+Z9Msv7YmzoWzM6SUTTM7GAJKZTyudgmUQqUoCoXFZZnNCy6NbtaHL10CAM5LRDxIMWDrAAkI&#10;VRRGC7NclmqQinNSGlYKleLSALM4J5WBkXCUQ+AcEIIIOIFqebUOISqFRBgGXBouSqjKq5ircqkd&#10;LcPgy5cvpKYcX3IQa4THkaEigIQKUSlhnkTFggAQAOAOl+b1d831J4gICASA+B+f/grL3mqyP/OW&#10;d+nj/Ft5iyDAj73vT3zfr/wve/bjPzz95aVGq6pW2yezFAmq5FgGJIAqurYKXqgCZV0VnwtAVEWD&#10;TkrVkBC0RkJSCojec9c9ZNAZgyJVonJ1/pAqy68IE8GoLyQRgQgQVt5YQMAqnZVZHI/CIayACLuR&#10;CFcZZSu/OpcGnUOtUREqEjdys+91qDoWZhUGqBTFR8cRqzhSUWh6g2CmVaxtxidPHOsSZJevYRCw&#10;tQJASh/eclFKA8xsLSDikT+qIagodHnBZSmAbAwQgeNwbmb/zx2PLKnCAoScF3RDGjMqClpNO0hd&#10;mgEAbIMKgmC2faxDDhr1fHWdS1NsbHmHqsfj8Xg8Ho/H4/F4PJ7XCEG8oKPZYnCxSC+RrgkbZ4fs&#10;crZDx27nmogKVaTDJqk6kiYVx427wtppRHKmxy5nO0DSRDsUGAoAEJCAeeQJFRE2Ag4AABUgIGlg&#10;I1CZPhknQiti1RAPQPY3p0qlSgqKg5GbdLImTgYQnOz/aDOEUcTqeBwRBARB0iK8I1hV4HoDu8mw&#10;Uk063jFEQCQEwbGvVaRqNFf1+6Mqw9UBoDOD/tofNRberXTtTl92j8fj8XheE3iHqsezD0EQLC4u&#10;rq+vV08vXbp0Y0XFL/7iL/7yL/9y9fiv/tW/+sEPfhAAvva1r/3kT/5knueHj2+t/Q//4T/8wi/8&#10;QtUmecL58+fPnz//iU98Qin1fd/3fd/1Xd8VBIc5Fj760Y9++tOfrh7/1E/91EMPPSQin/rUp372&#10;Z382y7Kda164cOHChQuf+MQnZmdnf+InfmJPdeC+OOd+67d+62Mf+1iapjuXDwaD55577rnnnvvk&#10;Jz8JAI888shf/st/+YEHHrhxhK985St//+///clok+U/+7M/+y//5b+sHn/Lt3zLD/3QD70Ss3s8&#10;nukp1ja6Tz5nh6kYa9NMjBUQCrQZDPKV9f5zL7Xf8lC8vHjkOMnJE72nXggXZrMrK7bTPbqeQ7hY&#10;2yCtg3YzOXNyyjK4ylRm+0MRCQ81Uu5LONMsNju22zdxZIeprh9DHcjXN8U50xtQFKnk6JqenehW&#10;g9Y3bbev6zXT7U8TGBufWio7XQoC2+1P5VAVKTu9srMtzkFVauZYhCsHIbBzWQFa59dWi/UtVUtw&#10;d4lYvrohIqbXV/Xk8Mo/RIyWTnBxJWjVTXdgeoOgVT/o8qEOgIhLw5F1Wa6S2GZ5fnUVlUpOL6l6&#10;rf3Yw/tu+J1/7s/u+VfyDvJn3vouutnCypsDAX7gHV//o//7v9+z/Ef/6T++Uyfhs//gnzbCuh2k&#10;FEViLJQFW4tEiFgpciCASgFxlX4ASnFRUhhUtXGIQEo5Y4WFjVVxHMzUUKlwph3O312ltaDSdpjy&#10;dk/XYoqinX5RMQZAKNAUhnvebC4vio2OS1NdS+LlEyqJmg/eU6xvAWK52UGkcG7/e1G52WFj7WCI&#10;hLp5gD3VOtMbIGLQbFAQxEuLh5fYBs0GF0W51dX1Wu+p5+OlxUM+TWxMVUE4ZReAaUCluTAAINbe&#10;/jeBx+PxeDwez/E5UmS7FYUNbpPI5hU2r7B5PIcjIttffML0B9nlFS5NcnpJ149oCaTiqH7Xqfza&#10;erG+iYj9514KWo3D7V7Z1dXtrzzFRVludky3DwKURMFsW4UhEIKAOOfywg0z0xtQGEaLc90nn81X&#10;N2bf9VYKbqbzkdnu2UFqtnuolG42b+UUmd6ARvU8KM65YaobN981SSWxSmLT7QUzrXxl7bg95qYk&#10;vXi1+8Sztj/MV9YoCJIzyxSG4lzVTIpLq5J9xC4k1PUaRaEbpKbbB4DK26nbjYMUAzGmEgdUEqNS&#10;tbvOmG5POXZZxmVZWemqDE9UhETIws4BiTjHXJVxSZWTCQLVOqCIwhAQVByiIpcVUFWAsYBjDK/r&#10;DD/5v//qixurr8QJPJxYB9/58OOv8qQPzp/4wLn7/uDiizsXPrl65SO//ouvwuy/93/7O00dgrA4&#10;BoGR0/X6zyeIOK5zAxyHQIyyWwFGyydhDtVzCjRqXXliIS+5GhyR2QARFgaocqg6cM5ZS7CrmSPn&#10;BSBSGOpWY0plUzXqZnNbmIvNzrEcqlyU/edeVmEg1upGja1ha+lg66nLC2EBxxQGMM3OVUmqWc6O&#10;QQSJVC0+2BZuEcYlisyuKOkAMV/VEwBxaYZE+foWxceT/XU9AQCXZuVW91ac+R6Px+PxeDwej8fj&#10;8Xg8txdEFTfviRrnTL5eptds2RFhAACpigmrbm5UNelDUkE0H8TLYbwwadtnig4AsM1I13dqHqQi&#10;AEDUzAZFEFHACbCwg1HjPQBQgNV0DoQF8LpsMo4ohZFb9LoUNm6fhyNH6KhZ3o4VZKSxIUx0GNkx&#10;KQKMjaijvntWgKs01d2e2PFWk+DUSthBAKlOiwZEQMHrLf2gegqIgIqCCNiyy53p5ull2YDm/DtV&#10;MHUAicfj8Xg8b1y8Q9Xj2Z9mszkpntsXZp7UhFXfDn/pS1/6iZ/4iSNH3tjY+Nt/+2+vrh5WE+Cc&#10;+9jHPvaf/tN/+of/8B+ePXv2kNV27oNz7p//83/+u7/7u4eM3Ol0fuzHfuwf/+N//Mgjjxy+2o//&#10;+I+vra0deThPP/30X/trf+3DH/7wX/gLf2HfPTxoz3eeuldodo/HMw2DF873nn6Bi7JY37RpBlX7&#10;exk1jNJJEi7ObX3uK80H72k8eO/hNRaodeOBu3tfey5oNvL1LQh0cHAtmrDkK+tcmPj0EmrdfPCe&#10;KXfYbPfYOjtMVRTeTPkdUlBLbJpFAOVm51gO1XJrW5g5L8Kp416vTwugm3XTG1TjTONQTU4v9595&#10;MZxt52sbLk1V7bBddVmer6yzMVwazgs2do+C47ICEDHLAWe6Tz6bXrgy8463BO3r1YfFxpYYy8ZE&#10;c0e3iqdAJ6eX08vXglbT9gem21dJTHG0zzsEgcKQiwIE7CBzw6zY2lZhkJxZVrVk/r1vf+VyMG4X&#10;tSD8jgcfe/Xn/brTd9XDaFgWd/oEXIeiMFDKDlIhRAREHKc6CAAIMxIhEigU58Q60IpLM2ph51is&#10;FesQEaMwaDcpDOKlBVVLACA+eYLCoNjcDgLthqkdppDmKg5HflQEV5SAiDrQzXHlGbMdpmV34NIU&#10;ScVLC0G7FbQas+96TNdrW5/7arVWsbHJpoxPzE8k1Aqxtuz0uCjEuaDZ3Ddwho2x/SEC6mYTAx2f&#10;Xp7GSB/OzdlBmq9tqloyfPli88GDTQuI+3cEvBXkdg/o8Xg8Ho/Hc8scLrLdtMIGt09k8wqbV9g8&#10;nsNJL1wpNjrF6oYryuTMsq4lU22GFJ88ASvr+domReH2V585sTB7kJY1fPlS98lnXZrl19aFXTDT&#10;CmfbN+YKVhvbQVpudrIrK0GrISybf/j5ufe9U8URHJNibQNE7CDV7QbSzRur2Fg2xhmDgQZhYHFp&#10;disOVQDQrUaxusHGFGubr4RDtex0t7/6tB2m2bU1VUtqp5aqvEfdqJleH7XmolBxdJBxjrTGdtN0&#10;+64/RCIR2ZNdef3klEaYKxmTohDGqtrw/GXIUSxXwZgAgESCAsxICIziBIBFpIrBRCRUCIoQEbWm&#10;QE/2jQKNhHaQjryL1qI1RHgb+2HdBN/+4Fub4bHfk7fOn7jnwT0O1VcNcU5wHISrCZh3y7NQWZEn&#10;xXRQpTfg9eo6AEAiJBJmQAFAcYwBiAA4K8zAk8I5BitAAMLiAABsXpITUkrFIRABgFjnilInMSKG&#10;7Wkt6LqWlJsdl+Xl1vaxDn/w8kVxzvT6QaOBgTbdnh2kYXt/zU2YxTqxDhBg+vRmRGAWdlVYRdg6&#10;8KDEOaj8vojinDhi52i/iRBRN+rGiR2mgdb56kbtrtPTG01Ra1Kay5LLUozF8GaaBXg8Ho/H4/F4&#10;PB6Px+PxvEIgqjBZDpNlEXZl17kh20zYijgkhaiVrpOuq6CJuFdLdKYrXIo4UsnuMUNEhRQIlwAM&#10;oJiNCAAwkqp0FURACFgYUIlYECegxpILIbgdbdr2MNbTrr+KO6beswB2eFNRRBABgatE1MpsCsAg&#10;IDBKTxUQFKz2D4VGrt3KwVrNQAiokIKxOXZihUUBQHAyMsQKkgYWZmPSazqcHWx9ubnwblLHizzx&#10;eDwej+eNx2vdEuDx3Cm63e7kMREd+X3ktWvXpimeW1tb+8hHPjJNBAQAdDqdj3zkIx/96Ecfeuih&#10;I1fOsuwf/aN/9NnPfnaakf+H/+F/+NjHPpYk+1fSFEXxYz/2Y51OZ/rT9fGPf3x+fv7bvu3bpt/k&#10;IO7s7B7Pm43h+cu9p18wvX6xugFE0eK8btRG1W/OjcrdLl6NTsz3n3sZg6Bx77nDB2zcc7YqbmNr&#10;86urPDcTzc0A3SBh5EWxtsl5EZ2Y1/XazOMPT19FZ4cpAHBRHstcuhOVxGYwFGY7SI+1oRumXBoB&#10;UXF4E/NSFAn3xDoz3bwqCmt3nRZrzXYvX92s3xXfeCYrzHYvX9sU5+xgKNYiKZXEoxb7CADgBqk4&#10;pjgCZtPti2VeWtj4g8/NvP3R5PTy6MT2Bi4vqvMz1eHEUXJ6Obu6GqimHaQuzVxeqDjCMNhT7oNa&#10;ScZ2OOQ0U/Va2G6Gi/O6nsy99x23WK346vANd93fuBMVdQGpD5y99z+/+PSdPgG7QK2CmSYXJfUH&#10;qBSQADNbByLimMWOgyAARNgYRARrUSlERK1IAAONROFMM1qc3/mWDudnVS0p1jZQkRjr8sJlhcty&#10;QCJFJs10FLksZ+OylTUpSldUqapBtDAfzDRJ68Z9dzUeuLsykc6+662dLzwBABQExWbHpXl0YkHv&#10;yFUoO10QcVmOQYDhDb8TsZg0laJErYNmHXWQnF5S0VQffCSMFueyK6u2Pxy+dKlx310H+VpJ6+ol&#10;YTfNyNNQ+YQBAF/z3u99dl7EDdNyu8dZztYhoYpj3awHMy2kO1lW6/F4PB6P5xY5lsg2pcIGr5jI&#10;5hU2r7B5PHsQ6/rPvGiHqekPooX5ae2pFYjR0qIrynxlXcXR4PnzrUf3CSvOrqx0n3zW9ofZtTUV&#10;BcnySYoOsznpRk01amZru9zocGkBlrc+++WF97/7IJPkQZSdnssLEda1mxTZKjjPAUCMVVEozrG1&#10;Lt3Vb0sAOC/EGDZVy3xApSkKdBTBAc7YoFYrAG7CJjcN4lzni09yWebX1lQS1U6fmJjodL2GSqkk&#10;tv0Bl+aQC4GIKgrdMHVlSVHoBhnN3OCXE3BZjkQUBkGrAQC2P6yce1VywDhYYORdBOtk58ZClaER&#10;kTBQiAiEFAQ3Wk9RKQwDybkKP2DjQErAO2lS/dYH3nJH5v3gXfcTIt+JBl7iWEiQCBWO0lAr9rzH&#10;x7EMu7qWVRENI5cqSPWMRZyzgxSVwsrVKQzXt6sq6Eb1dQBWEF2a2SzXUYhxyGmGCCqJVKNG4bRq&#10;dqV7c1HaQTp9KKgwp+ev2P6AjU3OnS7WN3SjbnoDN8yontw4iBgLIMIOiaaPHeWyHFUGEiCpwxrJ&#10;ucr9C0hKnBMJxNhDrLC6WTPbPTccIpHZ7oazM9Nfdww1lxYAXJqRd6h6PB6Px+PxeDwej8fjeU2C&#10;SDqa1XCMTA5nUmYDAKjC3UMBBXURy4DsCqVrIJNObTvUSASkSLgAVMAM4gToerwpAOz6c0+L/1HE&#10;q1wfecdLY4/oJD21SjtFmWw4aQcHlW11vLIggFRdzRgEnQgCMjACwdiDqhAVksb9mheKAIgFscIC&#10;FIIIUgjCZXqZ6ncNO0825t95o9fX4/F4PJ43Fa+/wmWP51XAObe5uTl5ev/99x++/ubm5s///M8f&#10;OWyapn/lr/yVnZVz999//1/8i3/xgQceqErZer3eiy+++LGPfeyll16qVhCRv/W3/ta/+Tf/Zm5u&#10;7vDBf+ZnfmZS8PfOd77z+77v+86ePRtFUTXs7/7u7/7cz/3cJE6hKIpf//Vf/57v+Z59h/qlX/ql&#10;neVri4uL3//93//44483Gg0iYuY0Tc+fP//xj3/8S1/60mS1f/Wv/tU3fuM31m6tluWOz+7xvKkw&#10;/UH3yWftYJivrOtGPVle3GWA1DqYaelWM19Zy9c2kKj31PPR/GxweMN1xNl3Pbb5qS/UAPK1TbPV&#10;Nd2+btR1LUalRURMaYeZG2agKD69pOu15oP3JmdOTr/bXBoAEOuOW3W349AUAIhz1VDHmNrYUf91&#10;dTM/QU2saGKmnbf5wD35lZV4eXF48Wq2spacWr5xnbLTLdY3uTB2MARE3ajTbh8dl8YVhaonul6L&#10;lxYFpNzopBcuxyeXOl98EkSq82+HKRuDgKSnraRRSVy/63R2bQ0Q2UQuy12aQZqhUkgEhAjo2Elp&#10;XJqLc7rRaJw5qWpxvLTQftujU/r97jhvPXH7kzqm5I/f/cBrzaFaQVEYUJPCgK0FRAJArZAQQKD6&#10;S6pucwICqAgJq4hdJyWFYTjbCudnb3RcqySu3XXGdPtlZxsDDSxsDBtr0wwcC7NYa/tD1IrCIGo2&#10;VC1RcYREyenlxgN373Sto1Kz736897XnAEDV4mJ1I7tyTSVxMNMKGjUAtL0Bl6Uw74x6FhFw7PKS&#10;i8qtnagkpjCITy2r6BgVZqpWozAsO13drOerG8mppQNWSygIEJALA7fJrM1FWRn+j1czfafh0gxf&#10;vpRdvlZFeQMAMAPiqDJT6+Tkifq956pyXo/H4/F4PK8vjiWyTamwwSspsnmFzStsHs8e0stX2Zhy&#10;o6PCMJxrH3dzJIxPzKWXV0x/MLxwufngvXsULTsYbn/laZdm+bU1XYuTU8swRZwpAoRzMyoKs6ur&#10;+ZVVROw+8czMO47nCbSDYSWO0a1JNFwaEBBmlUQuY3GOjalulS4rbLdvh0NhBthRTTTuSa+SOGjV&#10;g1YD9hTuaAVEXBiXF2wd3bQMuB+DFy+6NMtX1gExObW0a2rEcKZVOIdK2zQNwzYcfDXEOgoCLg0w&#10;i7WcF7S7Bx+XpVirG3VEwiAYnr/EpRHnuCjFWrEOAEB4b9t/HC8GICIBQERUirQ6SA4V61CAoohL&#10;UxVaoSIAFOfgTng1FdFD80u3Ps5NMBvX3r585ovXLr36U7N1EAIoBDjsIyxcJTjsjFbFXUGjMjKo&#10;SnVlEZkNIoLIuLru+vrC1ftHxDGDAQTU2onwMAORcKaJRNHCEV8v7gKJtK5kcLEWg6kEsWJtk40x&#10;3b4KQ92qo8Ls6qqqxS7NgJCSeI9Jla0DAWDZp23cQefNMpcGRJCwcn1zWdIBXS9FRj+soSKxDkBG&#10;H7eDD1rVa24wZGPKrW4404KpSwlRKbEWANjYY5xnj8fj8Xg8Ho/H4/F4PJ7XNsy5sAUApL2apNJN&#10;V/ZIRWwLpgDYiFgRwYnbtPobASgELoUQxIk4YAGs8lFFQHYqYrDrMe1sALerjRrSON10J4I3iqDX&#10;HawAlSiHgkgAgjCOWQVBQKkq3QBp1EUO8AB9DxEQtQgKG3ElIAmnOphnm5X5OiAVw4tx4+47fek8&#10;Ho/H47mTeIeqx7MPzz///M6njz/++OHr/+Iv/uKkJO67v/u7v+VbvmVxcTEIgj3fuf7Mz/xMv9+f&#10;PP1Lf+kvffd3f/fOddrt9jvf+c53vOMdv/7rv/6v//W/rhY65376p3/6H/2jf3T4PkyK5/7m3/yb&#10;H/jAB3a+1G63v+u7vuuRRx7563/9r08WHlQ/Z639tV/7tcnTd77znX/37/7dYMeX0EqpZrP52GOP&#10;PfbYY5/85Cd/9md/tlouIp/73Oc+9KEPTdZ829ve9h//43+sHv/Ij/zI5cuXq8cf+chH/tSf+lP7&#10;HsVtnN3j8RxJ/5kXxdp8ZV0lcXzyBOzXrhwJk1NL6eWVfHWjXkt6T78w/753HD4sBcH8B969/aWv&#10;ASLPtMpO1/YHptu7vkIYhvMz4WwbtW4//nDt7M3Y/25TadXxhsFx2s+oqO64k1WVZYgwdRgghUH7&#10;bY9uffbL8dJCvrqeX1uLlhZxR52iHaTF+mbV1Z4CpRoN3F3F6Erj+kMKAl2r6UZdtxqIqOv1/Mpq&#10;dmUlOb20/eWnKInDmbYwi2MgxCnqIK+fE61rZ06a3qDc2qZAA7MrjVjL1klpxToYFSAKCEpZ5msb&#10;tXOnKIndMKUwmLIN/53l0cXlWx/k5njv6bvv9NEfDAJqpbQCEbYOtUKtq7I5pNF7SERGpm4i0oGu&#10;J5hmlVwn1o3imm8gaDeDdtOlmekNXJq5POeiUHMzqhbXzp2e5C0jUTDbipdPJKeXVLRPORoStR97&#10;OJyf7T35rIqj6l2aX1vLiZCUHQxdmleSJxclMrNjsZULHSkKdRKDoqDdihfnpykO3jU1YtBuFuub&#10;bGx+dfUgh2ow0wJCikKXTRX8dSRsLBsTzrYp0OpmU6ZfZUQkfflS79kXxTo7SO1g6LKcja3uz6iU&#10;iiPdqHFZppeu1s6ear3lAZquONLj8Xg8Hs9rhGOJbFMqbPBKimxeYfMKm8ezh+zyissLVxTJ8omb&#10;G4GSREWx2e4HrWa2slbb0alNRLa/+jSXZXZtjaIgns6eOkHVa/HJE9nV1WKzA4jx6eX4xPz0m1du&#10;SQC4Rf+nOFe1yUdSgAAsIsxpVmxsuyIHFleWYqxYJ8yjyiDEym8p1rosKzY60fxsMNOajImIpHW1&#10;e2IM3D6Hqlg7fOmC7Q9clscnl26MYQxm26bb142a6fbtMNX12kF+w4noASzC7LKcouh6zZNjO0xR&#10;BxQGApKvrIl1Ls3YmKo2ChWBiICgotEgwjB21kFVqVW9GgSHNHoTFjYGiFQYEBFbKyxiHdViwgDu&#10;hPh23+xCpO/YF9DvOX33HXGoCog4FsdjB6mAyPiCTpIhKt8kIKCAjGyQuyXq8SoghOC4qsAThB11&#10;eNevKRJVllcgFEBAFGOtMSBAWrvCxEsnjh3sSVWdH7CxU4ow+cq6OOfSPJyfRUTdqIezM6VsA4vL&#10;chFRtV1JquO7weFm3h3nhMVl+fjmoYBIRLg0BzlUr4ME4IClMpEeggoDVsqlOQWB6Q2PaNN5w7WH&#10;ifjv8Xg8Ho/H4/F4PB6Px/P6R0SEHQBXWaZ7XwUn4oQNc85lgSDCToSZy11NChHHyaZOhMf6GAPA&#10;LnvqyCoqk0DUsZg2ClAdq0qTAZ1MpgCZDAAIApMAVdm5BgoggYxiVCfDjXyqOG4KxzKpmpRDdCtE&#10;hQTMphIEhXPSCduhM4O8/3KYnCR1lGbl8Xg8Hs8bF+9Q9Xj2wsz/6l/9q51LjqzKqornms3mT//0&#10;T586tb/V6rnnnvvsZz87efqDP/iD3/Ed37Hvmoj4Hd/xHZ1O5+Mf/3i15Gtf+9qFCxfuuuuuI3f+&#10;7/ydv/O+971v35cefPDBb/u2b/uN3/iN6mmn0+n3+83m3i9Zr1275tz1XsJ/42/8jeDgb6C/6Zu+&#10;6Xd+53eeeOKJ6umTTz550Lna+d0zHWzNeoVm93g8N+LyIl9ZLztdYImXFg83CsZL8+n5y2VnG7Wy&#10;aXZkNB9pPfvux4vVjd4zL1AUgixUbdcREQONSlUBBa2H71PHT/mrymJIKz6qrOQgqo7ppBSFxwuI&#10;UHFUeerYGJXEx513lEqhtTqydGYH8dJC6+H7e8+8ACLF2qYrTXJyVFckzuUr62KsHaQYaN1s7NJG&#10;BGyWcZajDnSzruIwWV6sNBvSqnb2ZHrlWn51je46tf2lry38sfeMtrmJojXEoN3UrYYbpHYwhP7Q&#10;DYbgGABRKYHKniogDErpRs2lefrSxfT85aDVaDx4b7y8+Fr2qRLig/M3WYF667TiJNK6uNm3+qsE&#10;IgVaNxu6lriiBGYKw9EbCVGcFeNQaxDBQI874QEzH27UVrVE1RJhN3jxUjg3G52YjxbnmvffjUpR&#10;FOp6TTfrN1aR3khyailamOs//3J64UrQbrost4Nhsbbp0sylOQbaTowNSBRoFUcUhkCokyRcnDvW&#10;p3UnulEr1jddmhabHRDZtx40mp8FRF2vFVvbtyUQxg2GAKDrtaoc8BZHexVgYzuf/2qxsWUHw2J9&#10;i40hpVUS6VaTFAkzG+uyPF/dwPWtcLYNIsXG1tzXve14ZYIej8fj8XjuHMcV2aZR2OBVEdm8wgYe&#10;jwcAANhYs92zgyEiqkb95gZBRN2qF+ubYm250dnpUC3WNsvN7WJ9CxzHZ08dq2tYhW7Uw5mW2eoG&#10;rUb/6Reixbnpfx8UZqjaz9/ar5DCE1MlApKIuGE6vHwNWFyac1kCCCpFgQaiqkaoapTmshyzHJVW&#10;tThf3TC9frx83U2HiFXjs5trFXcQ6aVrbGyxua2iUDf26e6ERNHSQnZlRdUSl6aOUCXJ/oqZiDAD&#10;IQCKsaKIy3IUSMtsewME1PXEDjNdT1yWu6xARFVLUCnbH4jTwkykxDGIgFYEqhoVmKvgRwASFuQD&#10;u+wJCxclAKooRK2oXjOdLlsriEhEim5bo7/j8JbFk7c+yE2z1LgzogGN3yUy0kJlVEvHVQwuAKCM&#10;39UAQIGq4iJG8mm1QrUhAgAiixCKyCi1Afe9mIgE4gREkKDS3zgvQES0BhCbZYGxFByzHuCY0bvF&#10;ZseluYCo8WcqWpjlKrYU0WWZWKcbdVTjH12Eqylw8sOMgDAL89iqPTk+AAFxTtghkTBQEosx4pit&#10;PbBWcI+bV0T4qCNCVHFkh6k4Z3uDY0hPIlVngWmESo/H4/F4PB6Px+PxeDye1xOyJ9tUXNl1pids&#10;BYTZAKCwEWEBGYulsCO3FEZRqCO967rMizukLsFR9MV1lVpkR4TquGsZ4kg9qxSjXaVYMlkN9spF&#10;Mll0/Y/rs2M1YjUUoohU+SVHCeaoEIXFAgC7lHSMFNhySwX1fHCh1n7wTl85j8fj8XjuGN6h6vHs&#10;whjzL/7Fv3jhhRcmS06fPn3u3Llptv0n/+SfnDx54PfuOwvy7r///m//9m8/fLTv+77v+83f/M3B&#10;YFA9/cQnPvHDP/zDh2/ygQ984KDiuYpv+ZZvmdTPAcD6+vqN9XMvvfTS5PF73vOeWu2IAK4/+Sf/&#10;5KSCbW1t7Tgnex/u7OwVX/ziFz/xiU/s+9L6+npVwnjx4kU55jf0Hs9rjWJ9EwBsf6jqyZFt1CkI&#10;dKNu+8Nocb5Y29B3nz1yfESMlxejpQXbH+SrG3aQclGiIoqicLYdn5in6Hju0Am6WQcAikLOi5sb&#10;gfOCggCIqqF24tLcDIZiDAWBbtT2GGh1q0FhgKRcVgStY5c6uaz4md/63wb/WcL5OV0/njXXdPum&#10;26vMWiBCYUhRyEXBpeHCAABFuy6iOBbnhJmUwkCjIlWr7SlzFBY7SJFQN2rB/9w0vYHLCy6KoNW8&#10;GZ9qJRYZ47JChMU6cQ4mmQ+OUSlShONyKAoCikJUpOI4nJ+5sYLnNXKbPdOajfUdC2xEgMVa43Jv&#10;+06fBgCA//HX/n/hjvgLx/zM1cuTp89cvdwOolESL8D1gjMAcYwIQERBMMpmCQNdr+GRhkyBqixM&#10;N+oUBvHy4q1UegmzHaQuTbk0dphxWXJpSGugUY+9iauWAk1BcPTuHUAUhP/wv/8IBQFp7bKcS+Oy&#10;fF83PkVhtDDHRVlubdvtXrgwe4vXqNzu6STBQB+U2vqago3Z/NQXTLefr6yb/oDiKFlcVo3ajbcf&#10;V5Sm0y02O6Y/TE4tbXzq8/PvfUc4N3Onj8Dj8Xg8Hs8R3LTIdrjCBq+8yOYVtlucvSJN05/5mZ85&#10;6NV2u621Xl9fT9P0tkzn8bxCmF5fRDgrVBzfhH10QtXpzOWF6fZ2Lh++dIFLY3qDcG7m2DmHY8L5&#10;OdMblJvbFIbl5nY09W+XpEZRhLKjOfxNgFRV7YyslS7NUBEguSwHBEoiFUe4n6leRKQoXV7Y/oCC&#10;QISHF6/UTi9Xp0uYgejjv/PJr/7qv7vpX9JvJF9Zr9pXqSSh8MAvSV1ecFGKtWzdyF67Y7fBcdVW&#10;CYSrWigRQEIkokADYuXNo0CLdai1WCvMpNW4+Z0V58S5sf1uJIPtvArCPBHWEBFJ7ZOvKyP7LioC&#10;RAoDROTCsDUgAgKo1fqOyPFXjfvmFl/9SScs1hp3ZN5/8qn/EtDON+qOCr6JD3xkQEVAQCIQAJGL&#10;25vDsqxWrIfR5y+fB4B9qulgx2g72SGiYhV/SoiIIkBaUxQgkWrUpveum96QAqWSOPm1X0SiI9cX&#10;5uzyNZcVbEywo4WiAHBWcFlO3KSkCbRGgKrJnTCjUiAAwgu1xg+/7xth5O+FcVmhAI/PGKA4h0oj&#10;jY2+IsJuX7UQEcc3Ja5cwDiF1IxRCGnGZWmzTJybUocUYzEMAEDd7PcdHo/H4/F4PB6Px+PxeDyv&#10;NRARUUGlMYkIANuhLbeYrYgRVwjbSieVKrUCAAAEGWVXl7XJI2EArPJLcUdCqUgVarpHudrhVR39&#10;MdbKZPwX4mT4SVzqXvlL5Hrj1xsdrRO36ihwtZKjkAGnc9agQmBhIyLsMh2fcMWWM4MyvZq07kc8&#10;WlXzeDwej+cNiXeoejwAAGVZrq+vf+Yzn/mlX/qlKq5hwl/9q391mi9uP/zhDx9SPLe1tfXcc89N&#10;nv7Ij/zIkWMqpb73e7/3537u56qnv/M7v/NDP/RDh2/1/d///YePuby8vPNpt9u9cZ319fXJ4/e/&#10;//1HHvjMzMzksb3lkLc7O3vF+fPnf+3Xfu2gVxcWFgDg4sWLt2Uuj+cOYvtDYWZjgpnWNOtTLTb9&#10;gThnB8coHkXEoNW8CTPnIQTtJmql67V8bYPL8rg5qMJihmnYakAVYFgtdJxeuJxevGL6w50r60a9&#10;du5U/Z6zVS1OtDgP8Lxu1Gx/IItz0xToXJ/XWk6zT3zpc5c31qffynPHCe508/vXjkP1f/vCHx3y&#10;6lNX/L+MIxpJ7R/+9x8BAAxDLi0A2EF6UF50/e4zxfqmbtbL7a6eaZK++d/OzHaPjYmXFlQSxyfv&#10;WPDvtIh0PvdV0+1nl1dslkcL8+Fs66DQHhWFanlRt5rFtbXs0tXk7Mmtz35l8Rveq2rHzrL2eDwe&#10;j8fzKnCLItvhChu8KiKbV9hucfaKoigOUdiSJEmSpNfreYeq5zUOZzkAsDHqmL3G9lB1amNjbXr9&#10;xujyotzcNt0+IoSz7ZseHBUFM61yqxud4OzytWM4VJOIxoZJFd18fy7UlXkSwVqX56hU1aAKo1DX&#10;kkMENETEOMI44qxwaSbdvm42ssvXkjMnVRKLtRTozz/9tf/vb/76rZx8z6tPcBzV9LZzpxyqv/Hs&#10;E7dlnC9cvXBH9v/Ocu/c4g993TeMk05l8h9UccqjMkcEFC7KKv8ZIKi6It44GioChFENZWUNrnyq&#10;h/7QiIioNBurAFya39jd8kZEhI0JG3VAPEj983g8Ho/H4/F4PB6Px+N5PUIqQtIAwFxa02PTF3HO&#10;DkEcAKGKEBVbRgQRrvJRERCAxgGlMnGQSqXwwFgzRNzhPEXZ5T3dJ78UUSZeVkQBASSZnUkma0ah&#10;3q/Xm4ylIITRDuzXwgxBhKopRltNF6qBiIiBYyNihS2IQxU6O1BB0+QbYfKaL9zyeDwej+eVwTtU&#10;PW8Kvvd7v/eg7x1FhJkP2vDbvu3bHnjggWmm+M7v/M5DXv3yl788eZwkyX333TfNmO9617smxXN5&#10;nne73Z3lYntot9tLS0fkZcVxrJRyzlVPJ9kRO/nwhz/84Q9/eOpTu6vi7da5s7N7PG8quCxHYYbT&#10;RRCQ0gAg1nFRTjuHSNnt2X7KRQECFGpVr4czrVsMPUCiZPkEFyWub5Wdbrx0vJb8ZrsHzEG7Fcy0&#10;qqoR0+tvfe6rLs1cmpn+kItCHKMiikI9zOxgmJ6/PPuux4KZlm7Wg3aTi9L0+qazHc7PTT9vsdEZ&#10;tcb3eI7DbHJ0LZTntQkF2g1TAHDFgYHP8dJCMNMSY+0gzVc3aqeWYOpEi51wWRYbW7peV7Wkcf/d&#10;r/1bzeCF88VmJ7u25rI8PnkimKLmT9diOncqu3glu7xSu+t050tPLrz/XTd3ujwej8fj8dwKr7TI&#10;drjCBq+8yOYVNo/Hs5MqCVOYkW5NzkJERHEs41sHAJQbWyJih6mq1VDd0u9xutkot7btMC3WN490&#10;YU0Imo0y2gYAzvNbcahW/eNQK9MfAIuIQyLdqNN0iYIIoJIIA237A9PrB61memUlWT4hIhSFO8NL&#10;PZ5p8GLa6xIRYR4nzSKgIBISjZYwC4swg+PKuCrWYmGk5gD2uXdVYcVIJOygKoFEmObGSIFyWQEC&#10;riincahyUYoIJVHQrL/25TiPx+PxeDwej8fj8Xg8nukhXUMMBKRMrwIIu4xdDkCk64ia7YDFESJX&#10;6agj1ylW/wnK2IMquCPdFKHKWL0erbor2XTUcgzHj6sWZtU3jwIiMnKyilLqv/ved+/e8HAmY8pu&#10;n2plXgUBAuDKHcvC6nrK6xHDImpmIyK26AXxrC22RJwtt7xD1ePxeDxvWvw3u543BYeUxx3CBz/4&#10;wR/8wR+cZs3Z2dlDvKMA8OlPf3ry+O1vf/uUBSKnTp3a+XRtbe2QWR5++OFpxqzX671er3p865EI&#10;xphf/dVfvcVBXqezezyvdygIqpoJdlPdIUfRB4pwirIw0xsMX7qYr6yxueE+gxgvztfuPhOdmJ/y&#10;Zngj9XvPpZevhbPtcmvbNZvTx+ixseVWp6qQa9xzDgCKzc7WZ77MeZGvrNssQyKVxBQG4tgOUtPt&#10;qziOTy5u/OHn597z9mhxrvnAPabbD1rNcqurajWVTDW1HaSm159Etno80zMo81sfxHNHQCJhBgCx&#10;7uCVcOaxhzf+4HPR0ny+sp6vb0WLc8e9N4p12ZVVRIqXF8KZVu2u03f60I/A5UX/uZdtb2AHw/jE&#10;wjT21AoKdHzmZHbhSrG2iUqlV1ZqZ05Oua3H4/F4PJ7bxSsqsh2psMErL7J5hc3j8exkZBy9nuB3&#10;k4zi+wh3WpjK7Z44x2UZtpu3uJ8UBqjIZbnLCy5LFUXTbBXOzWRXVykI7HAY3MI+qFqMgOKYi1IA&#10;SJGqN6a0p14/BK2CdtN2+6Y3CGdaw4uXUWmVJMcdx+PxYtrrllGlICqsbP0AgFqh1lyU4ByAACkR&#10;BhYAEOdsf0ha3/iFBWoFiKhICisABFM3jtQaIBd2Ysw0q9vBEBFVEode+fd4PB6Px+PxeDwej8fz&#10;xkIHrRKVMwNEBcDChlSEKgFhZ/vCLFKCMGIA5FCciBtZSkf21MqiijucnpUzFcd6u1QBqrvAXRmq&#10;CCCjpwKjvmUjRylOFh/xReGeUNYbk1QREAlAuDLWChIyW6KpWjoiKAAj4thlREsAIK6wZfdOXz2P&#10;x+PxeO4Y3qHq8exDHMc/8iM/8qEPfWjKKrcja9eee+65yeMpsx0AQCnVbre73dFPq5O6t31ZWFiY&#10;csxbOTMiMhwOO53O+vr6+fPn/9N/+k+bm5u3MuBrcPZms3n33Xfv+1Ke5+fPn3/VjtfjeUVRSYxK&#10;kVKc5wCtI9fnokAi1PpwTyYb0/va8+mlq+LYDgZ2kHFRsHUIAIooDHStxmWZr22EczPtxx4OWo2b&#10;2Pmg3UxOLwuLHQzza2vJ2ZMUHi0KiHP51RUAjE/MB+1mfHrJplnn80+4NEsvXwOQeGlRtxo77/ym&#10;NyjWN9OLV2unlztf+OrCB98TLS9GC3PAPMyL7OpqcnpZxUfU/Lk0za+tqTgO52buvfue+tztqFYR&#10;scOUjRXHqNVYwMFRXy+iYxjcBNgYVAqJAEGsE+Zpzuf1AVjEWhEBZkBCwj3jCzsgQsT9hxVgYwGB&#10;Ao1KTd5gzzzzzG04UbfhTMutD3IrrA8Htz7IbeHuxROEU9VyiQg4Hp86mfwxKTNDxOsZCFWJmCIE&#10;FB6HyVQriKBWO8RBBEQkRKVQESolzGIsWzv6CEh1vWTcyQ5hRzwCKoVaV9ErdjCsgmuO9Vafklo8&#10;uUmOU2sOrYELZlrNh+7rPfMCF6bsbKNAtDQ//XRsbHZlRZyrnTmpomjmHW+9afP/q8bwxQviXLGx&#10;pZJYH7MGWkVhuDBbbGwFs+3B8+eT08uv/eP1eDwej+dNzrFEtmncoa+0yOYVttuFUuoghQ0AXnjh&#10;BWutc+4YI3o8d4LK6klBwOUteQS+MzoAAIAASURBVNGlNABAWu/UkVyaVc3dMLxVEyYiUhhWlio3&#10;zKZ0qMbLi72vPRc0G2Vnm60jfZN3NiTCIBDrxDEQYhjqenJz4+hWw3b7djBk58KZGVR06u67puwd&#10;MA1cGi5LLk2lLUyzSSUgCHPVhWpSUSUwLrTa1U8fKx+yMAsLgIyMdnjdnCzMICIsiLi3Eb9Mhp3k&#10;B+zRVfD6VoiIdH2ESoKbaFkCiCggV7od86rfbG/Jz33L3Ckx7dzM/H6arMCN4iLC7sI42fX3jWVy&#10;0zB5Ywgg7fOWQ6WQsAoXPYTqpkSBVnGM090TxFqXF2wsIh65iThmY4FZhK8reACnZ+Yw0NcLCwlJ&#10;a1CEiAKj8kWsTKdAYq04ZmtRK9Mb6Gb9RomPgoBZRh8HIpzuJ7dK2RYWme5TY3sDVa8hUby8ePxr&#10;5vF4PB6Px+PxeDwej8fz2kWFbZOvIaCzA6RQ6TpRKMLODkSccAkgiAGSEmF2OQCP7aPj1FOA3V8O&#10;jnXPkesUAeQonynCJI5VZGxfrbbHUbnkPlvJofrabvUNEQEFGBBoFPHKIiCop6pHIkRBEAvAzAYA&#10;mA3bVER8OZPH4/F43px4h6rHMyKO4wceeOChhx56xzve8eijjx6rzqxePyz6yTnX6XQmT//tv/23&#10;v/iLvzjlyDvrtAaDw75Wb7WONpgdFxHZ2tp67rnnzp8/f/78+Zdeeml1dfW2z/Jam/2bv/mbv/mb&#10;v3nflz73uc+95z3vedXOgMfzihIuzgOAatRNfxCxQzrspifMpj/Q9RoAxCcOrNY13f7W577i0qzc&#10;2i47XWFWYahqSaA1EIpxrizKzU652dHNuli78fufnXnbo8mZ5ZvY//ZbHyq3tuNTS+mlq+mlq0c6&#10;Rbk0+bVVLk1y5iSF4czb34KIvaeed1meXVkBwvqZ0zd2Ww9aDV2L00vXsqurtbvO9J56fu7r3jbz&#10;jrds/P5nk9PL2eVr2cWr0Yn5YGb/O7CImK3tcnOb4jA5vaRbjd/+w9+no8qApqHc7m38/mezKyti&#10;uXbXqVscbfDyRZ0k8fKiSiLT6Q0vXolPLBx0UDceY3r+ssty0+1TFKp6skdeccPU5WU42w7azfjk&#10;if2vTl6kl67qZiNeXpx951uT08sAoJS6uXSm28uV/rZjVlN22X8FWE9fKw7VX/7Rv91KaoevI47t&#10;MBVjhIXzYuQdFRl5RxEBgMKAAl3Vw5Ei0AEqEmtRKZ0koAgBBEQnSTjXFubKiV11rMNAURiqKGRj&#10;ba8PCKrZkiI3/aFL86oQcw8ISFGoaknQalAUUhQ27r+7/+xLxfpmsb7ZvP8eoFdKEGTnQBEAHFnj&#10;W7//LjtMq90tt7ZdWcRLC3RUgbKIuP4wX9sAxOTMSVVLZt/9mG4ccY3uOMKcXr5m+0O2NllevAlB&#10;NpxtmU7XdLoqjkynG87N3Olj8ng8Ho/Hs5ebFtkOV9jgVRHZvMJ2u2i1Wh//+McPevXMmTNXrlx5&#10;1U6Cx3PT6GYdACgK7WAoADf9CyTnBQBQHO1s1sbGgmOYJLXeGqRUZS0TO60dUSVxuDjPxpSd7XKz&#10;Ey9NZdHfH6l6TgkgqTCa0th2I6iUqiWm2wdEYUdh8A/+8U/9w5/+6K2fn4r+My/2n32p/8LL0eJ8&#10;ONs+cn2z3cvXNrgo7SBFIooCsY6NrWqYhJnzkp1DEVEKmVUt0c06BYHp9rgwXJaoCIOAAq2SWNUS&#10;ALDdgSsKLkqKw31yHQXYWZeVCIJKoVLiLFfXVIACjYEOWg2Kop1vGxEx2z1wzuUlIFAUcV6gIkD8&#10;P/2v/+LFjVfvH52KS93OrQ9y09wpMe3nP/yX2kltzzVla4FFqrI8kVG1HaIKNVTN2riqVpORCVOp&#10;ysAMANcty6OaOhn7liedCqvKPAJCFUUUagHgrMBAUxCEc+1qZWE22z0Vhapeq509dUgDSlcU6YUr&#10;8YmFcGF2+U99w5SuznxlfetzX0kvXKYwPEj+HY2fpunlVTGm6HS5KIEFFJLSo6JAxMrjvaf9Il4/&#10;GePMCyQgAAA2FpWy/eGNJlWKQi5LIBJrAWHKm9JIpxIRd7RL2PYHbG3UXlBxFPkMVY/H4/F4PB6P&#10;x+PxeDxvLEy+xmwELIhTKiYKAcTZgfDInkoUAY6b6iEBaIGqz+MhDdgEZK/wg9dXFriuf43XGItD&#10;iLJ3ZTlOhsfOfdgF7uhCSAgIwkgEYgGnjD0Y2WzZ5YAEYkUcAAPcUq9bj8fj8Xhep3iHqudNwS//&#10;8i/HcXzr49wcaZruWXJz+QD9fv+QV/XtsDxNEJE/+IM/+Pmf//m1tbVX/gy9tmb3eN4k6EYtaDe5&#10;NKbbL9aPKEErNzviOJybCZp1fUDqqen2Nz71BZdl2ZVVLsug1Qxm2yra67BiZ+12r9zq2TSLlxc7&#10;X3pSnKvddfq4+09hMPd1b9v81Bdq505ll1fSi1eDdjOca1OwVxoQ58x2r9zqAo1MXDPvfGvQatj+&#10;IL+2Vm5ts3W1u07daE+tQK3j00vp+SvlVgcVmW4/aDfn3veOzU9/sXbudL66nq9tFJ1u2GrqeoJh&#10;CAgo4kpjB6np9sS5oNWMTiwEzfr8+955W+ypME7eEOsO2u1joXRQFS8mp5ZdVuh6rdjs6Fb9cN9y&#10;he312RiXZoh4oz1VLLu8VHEEhMHBZX8UR+HsTLHVCWZa/Wdfik8tvXa6iBXWvry9ef/cnemCn1kz&#10;KIs7fQ6mQ4DzwqYZiLCxYq0AUBBUjeUAAEoLKFURHgVaQMSJLUvgDBBVFEIgpttVjboKA9TaFoW9&#10;sgJVOAmhAACP8lFdnot1FGhhccUFFUdBsxE06yqJKQxAa0QUERCW0rqisFlutrtlZ1slcTg30/va&#10;c8XaRlVjx8ZQdKtJNQfBhanuSJW9/xAQceZtj1SKpYqjfHVjeP5K0G6E7RZG4T4fB2E7SMutbVeU&#10;KkmSk4sqjmbe9Xi0eIzw1TuF2e5xaUx/QEFweCj3weeLVKtht/sgUqxteoeqx+PxeDyvMm94kc0r&#10;bB6PZycqiXWjpgc10+1xmqraTXYFMoMhBQGFQbjTxXQ98/AmAhP3IjCuhDlOJ6bmA3cXaxvBbNts&#10;dV2rcXO/pol1Li/YGiBCRahuSdXBMGTnkAiJdKOGt7VrGCoanR+ewn6W5sXaJhelHQwpDHWjNiqO&#10;EhBmYBZmi0O0VowlIiFERYjIRVklmlaagxjLAAA5KkVRODIrAly3PAsIj5JaR25GZlEEgBQoYCaN&#10;woyAqDUFWsURTOIxAcBa0xu6vJDSiLAKFOc5W4euuha34d11XJ5ev/bqTzrhTjlUEVEcCzMSjbJz&#10;AZBoFBZ6/ToICDrjRitUMaHOARJAZTcFVLArthcBQIQn5XmICIAEwlVsKQWaogAqA6cicQyBsLGV&#10;aROJKIpcXqgkKbd7ycEfc7PVraKMk1PLU9pTAYDiCABQ68Ozpl1eZFfXxBjTG5DWSCjGimMK1RH2&#10;/0lu8XUEEFETAnJRUhTa/jBoN3faUCkMQBEgIGIlJE51MDKe8Kgbj7AUmx0VRbpeq997Dl4zarbH&#10;4/F4PB6Px+PxeDwez61jy04xvAxYOUbDqpsX21TECRsAwbE9FQAAKoeqiBAAjFNPcWLdhNFfOwQU&#10;BJBKH5dJkmrVjw2ABSfSOVTy2Ki527iZ29gXexNHto89dby7CIgABOJGgh4FR88gk86WIlwg0jjy&#10;lQG9Q9Xj8Xg8b0a8Q9XzpoDuXPQZ3Gyp3I0UxWEeldto5tnc3PyJn/iJixcvHr5aGIbf8z3fMxwO&#10;f+3Xfu12TX3HZ/d43jwgYuvh+ze7X4rmZ4rNDgU6mG3feCcREbPdLTvdcHaGorDx0H373m24KDc/&#10;8yWXZtmlawKSnDmla/tXupDS4fxc0GqlV1fzK6vxqRPbTzyj6km0MHfcQwjazbmvf+fWZ79cu+t0&#10;udkx2z3b7VMSURSpQAOiWGfzgrMMBHSzHi3OUxTOvvOt8fIiAGTX1kHEdHu62VDRYfmrKgyDdtN0&#10;+9HCXH5tLWg3g2Zj4Y993fYXn0RFdpiZzna52Sk2t2DUuGvUuks3auFsWyVxdGJ+5vFHys1OvrZh&#10;+0OXF0ikoiiYbcVLC9HC3HFLWCZ992/PrX+s40RLC/nqRrQ4n164nK9sxCdPHPmPi+n0xVg2RtVr&#10;e1cWsMMhIKok1vXa4SG34XzbdPvl1raKo3J9KzrxGjLaPbV+7U45VJ9YfZ1kCgnYYcpFIZbZGBEh&#10;rUkrJAQAcSzWWmMRkcJQNxu6FkslHSKyiOSF6Q+hLFUU2f6Qk0g36mGzQUms4ggDXb21BIDTPLty&#10;DVhclptuCYCqXiOtAVG3mzvfY5XZE4JA1ZMQQBybwcBsdbMrK7qWCIAbdF1Rujx/hRyqIiJlSfU2&#10;IKppck0R248/ErRbvaeeU7Wk3Nw23Z7p9klrlcQYBKRIRNg5yUuXFyJMYZicXNLNum7W5971mG42&#10;jp7lNYDZ7gGAy3Ldatz0j69BrWY6XZcXZad7pw/I4/F4PJ43HW94kc0rbB6PZw/xySXbH5LWZaeX&#10;3JRDlcvSDdJwfhYQdwYMqjCoPGDi+CaG3TuLtaQUVO2ipiacm0lOLQmLHaT51dXkrjN0/PjTstuz&#10;gyEiUhSi1s4YMnZaP9gNuOGQlAZCJJQpfKTHgqIIAEhrsfbwNcVxsbLG1tpBijpQE3sqACCgIlCE&#10;AMQOhrlzjq0dueOQuMzFORBApZCIAcRYIbLDNNB6lxlPgI0VZ0dlSyIiAtYBCAoiCrAIjXyPIkIW&#10;INBcGoojYLZ5wYURazkvxDlxjIrYMQACCyCL3B7/83F5ZmOV5SYjDG6dr67cGT0NFaFWwFx9ogUn&#10;P1SMru5oPQEABiEgrLoZCghpxdbtLL2rTNpSbTj6f6TiCiIIACEwVu8x3PmpJwJjQUCMhXGsqIpD&#10;znNXlDhIgWVfH7tNM9MfRAtzpFTjvnPTH3jQqAEAhUGZ9Q/KmhbmfGVNjDX9IRKpVt32h8Ai1rET&#10;OtTWLuOYjImxXEQQEQEpitiUXJYURbY/CGZaO2V2FYROUtBKrBOcyrs/uucQwVE/8ZadLpemdvYU&#10;ReFN9N/0eDwej8fj8Xg8Ho/H43nNIiLp9rPCRtgSxaSQXS6cC5fCBoCRbui2jxqEEVDACSCCAFbq&#10;igDQzv6KI61nbDOturnJTpNqtQfjtm3jlVAAUGSyVEBwHyFKdvwJO1yycGAjv2p/EEcdJRFlNCGA&#10;uCNdphPDrIgI22ocABgfvsfj8Xg8bzq8Q9XjecW5XZVtzLehTuVIOp3OD//wD+d5fuNLcRw/9NBD&#10;991333333XfvvfeeOnUKEX/rt37rDTO7x/NmIzoxX7/rNACwscXGlsvycH6GomhkBhOR0hSbHTsY&#10;Bs1GtDiXnFmuvJ03sv3Vp12WZ1dXBKR29hSFR1TCYaDr506ml1fza2u1INj+0tdOfOPX4/GTasKZ&#10;1uKH3tt94lkkCmdnTK/vhpnt9U3VYB6RojCcndGtBoVBONueefujulGvtq3iB4U5aNaPnCho1ky3&#10;5/Ki3NquluhasvCBdw/PXx68cF7XE3HOZYUYI8xApMKAkhiJdL3WeOBudm799z/LRSnWuryoAksx&#10;0GqrM3z5UtBqNB95ID6OJ3PUw55IbkvIBjMqDQAUBO3HHtr89Bejxfl8baPsdKNDwwm5LF1ZuKIc&#10;ZWDuGhTsIBVrg2YTlTracYoUzDTKza44l11dfU05VL+2vvKdDz1+R6b+3fPP3+mjnwIB2x9waaro&#10;VCBSUbiz6AsVAWiiEoOAwiBeXkSEUQoEEVtnWMIZZfsDm+U6jkgp3ahFJ+b3OLelKLNrq+JYnEOF&#10;VTCpsLNpBkTZpavx0uJBIc+oKGy3gnbLbPfLzS2X5gDi8iK7uhq0W6/EWXFpLiK6loTt5pThyYhY&#10;v/tMtDDXe/p5JArnZ+wgdWnmspz7w5FcS0RhGMy0dKOmkhi1btx/V+Peu1C9bpRNO0yrWBgKo5se&#10;BKMQAKoA5zt9QB6Px+PxeF5VXkcim1fYPJ43DPW7zwxfvBDOzeRrG3YwnChLUyIi+doWKApmW8mp&#10;pZ3NlXSjTmEAgFwUME1vo0NnkcLQTAIAqp4ca9v2Wx8qNjvJqRPpxavZ5Wu1M8vH0ujEcX55hY2l&#10;MKQw0M2G7Q9sfxC0duUZTjcW2GHKpdGtustyVUtMt8+3YHa9kerkUBi4vDx8zXKzw8bawRAIdat+&#10;0D9AKo45KygIbGmQq4iAcfolIhIBAoWBY+bSKCKXZpOhxFq2DgDG0anXXapIVJlLuTQgIpXpVIRL&#10;C1RgoIXFZTmAiGOX5+AcO0Ec++tAhBkQBPBORKhCZs3LnY377kTHt9yaT11+6Q4cMwAFwSg9VYEw&#10;V5dylJ46CYoYRTHAJEAVAg2FqSzNcIO8U60KI7l+JJUhkjgL1qGu7Kl6lxBHJNX7aEdfD1QKteay&#10;lCSyaaZvuOEIc7G2QUEQzraTMyePdaNDrXWjbgdD6HQ5L/ZtU1hudLgwZjAEAN1uIJGKQmcdEIox&#10;okI8OEZ1VB9Y7aeMSgSBEBBQIVHEecGlQUQ73HVo4hxqRUEgzrn+gNrNI9tECjsAAEJ16G3HpXm5&#10;2QlaTZXE7UcfmFL683g8Ho/H4/F4PB6Px+N5XWDydWcHtthC1CqeZ5syF7boISkQh6hxH/slAhAg&#10;g1Q+0kkntp1/guxQymC8CMYxqeORsOrXJlh5UHGUbyrCUBlVqzzWg6yn4zUO9KbuTHadtEZDQKxs&#10;peOpBIABjpS4BYlg3GcOhBEVogJ43dRxeTwej8dze/FfmXg8rzjB7p7lP/7jP/7BD37wTu/U/ojI&#10;T/7kT+4sX0PEb/3Wb/2Gb/iGe+65J47jWxj7tT67x/PmpPXWh1xRAoBKomKjk168SkpRFAAgl4at&#10;RaXiEwvBTCtanJ9526P7FmMVG1v5ynq50ZHSJmdPHmlPHYFUlb7lK2sUhYMXLjQfvu8mDkFF0dy7&#10;Hy873eGLF/LVQOYYAIQFQapO54gYzs/U7z0Xn1jYWYPi8lyMAYBpdpjCsRtqZ9IOYv2es7W7Thdr&#10;m8XaRtnpuTwX61ArXasFM614eSGYaW1/+al8Zd2lWbHRcXvrg1E3alyW5jNfajxwd+uh+6YMU1W1&#10;cTldlk+z/iEIAJcmaMcAoGpx0Go07r978MJ5VxTlxhaIhHMzBxXhuWEGAmIMhcGePbfDlMtC1WoY&#10;6mhpYZr4DtVsyOa2HWbF+uYtHtTt5fcvvPDj7/8m/apHRcnrxKFqB0M2hksjzmGgbywbFQFXGgGg&#10;QAetRu3syZ3b5tfWSCubZaADHQYgIs7Z7iAntdO2zUWZXrrKxtreQJh1vUFRKCBirB0MTbenG/Vs&#10;ZS1yLpxtH7SrCBDONHUzya6s5VdWAMFs97NrK8nJ5dt+WkxvgEqpJA4Xj2e31o3a3Ne9zXT76aWr&#10;+dW16/ec6037AACCmVbt9HJy9tRtrNN9dWBrqywR1Df/mRplaziuank9Ho/H4/G8eXi9iGxeYfN4&#10;3kioOKrffUaYTa+fr67XouhYv4iZTtelaby0SFo3H7xn50vBbBsQVRzZYRbOz97KTrosF2Fdi4NW&#10;47heKYrCua972+anvpCcOZldWRleuBKfPKFrU9lcXZbnK+suz1UccVk2H7y37HQRwXQHptcfW3Cn&#10;Q8QOUi5LlSQqiVUYVR4/s92Njvmb9SGEMy0kUrWk2OhUiaP774tzpturgkmDZuOQ/giIqJKkipAF&#10;ud5KTliQrnvuKAxdXrC1gFAZgNk65ErG5JFvUREAiGNSBIooDEhpAQDnoLRsShAREGcMb3d1HAMA&#10;GyvM4KqaL8RAASCiiCAYC4R3xp8KAAC/c/75O+JQ/czl88VRAbmvEKiViqOqtxo4EJbJ24tLy8Cj&#10;+jmEqoYPlQIkBKyyc3FnosO+41eVdVrBzkYbRHvvSJVbtbJJ71wcBi7NQcBl+R6HqgDkK+tc2tq5&#10;UxSGzUfuP+6xR/OzpttDQDcc3uhQ5aIst3suL8Ra3WogEQBQFHGWk9ZcGnAM6tBqP0Lg8dnhkUSG&#10;I/EfKAy4KNlaKECiEAM9OufGBK0mF6VqNtxgaAdD3WzAoYh1iIRI1dcB++IKk11dpTCITizEJxbi&#10;07dfV/R4PB6Px+PxeDwej8fjuYMUw4vCpbNDHc6qsFkMLyNqkVScRSTEffRnRARS4szIqymHt5yt&#10;WvWhjA2ilaF05GwdqaWV2CqAVXoqAAAhjsqncMc4cNBj2fF0sjd4w8pjg+rYjCpVJioAsBwVoVp1&#10;lSOs9k8YRIhCpWu3q+Wux+PxeDyvO15nBc0ez+uRJNlVzLG1tXWn9+hAnnvuuZdeut5e+tSpUx/9&#10;6EdbrcOyxW5LfN9rYXaP580JEs2++/HBsy8NXrwQNBt2kNo0Y2MBRNXisJboRp2Uqt93rvXw/QeZ&#10;JwcvXGBjzXZPz7ZUckCpK7MZpm6YibHsHAKCVjoJg1Yz39i0vcHg5UuNB+5GdcxohTHhbDt89+Ni&#10;XdnZtv2hK0sQoDDQjVo42963oGSsWBzvhN1Y1oVE8fLivumywrz56S+Wm518bdN0exQE0eKcqtWq&#10;SkEuSztMTbc/PH8lWpwbPH9ejG0/9vA0+6GTmIJAxZHp9cVYvAWLmuSFMKs41vXRjrUevs8OhtWr&#10;5WaHS5MsLcB+/kxXliAszDtrH8WxHaRijaolKonCuZmg1ZhmTygIUCnOc5cXXJbTbPLqsDbs/+75&#10;577p3qkuzW3k6fWVtWH/Th/9Ebgs56JkY8Q5DAPaJx1FxFhkBqWIKJi5/s+6S/P82hqXxvQHSBTO&#10;NFGhS3OX5YAI26DjqMpEFeuyKytsrO31RSBoj2JYEBDDIGi37GBo+0PdqBXrm6SUPvQtR0rXz550&#10;g2HZ6Yp1xdoW6TBanLuNp4WtdYNBMNMCxNqZmylTC9rNdvuh1lsedIPU9Acuy8VYQKQw0PVaMNM8&#10;pE7uNQ4iVXov3sJPccKjsXaGhHg8Ho/H43kz8HoR2bzC5vG8wWg+dG+2sp6cXBpevJJevlY7vTyl&#10;8dJs94qNraDVDNrNxgN374kljOZnUSndrBfrm64s1S38ome6fVRK1ZJoaeEmNg9n23Nf97atz3+1&#10;dvZUfm01u3xNNxvh3KyKDjxMNrbc6tjuABTpZoOLMmi3gpmWqiXppatBu2n6A9sfUBipeoyHt/0S&#10;YGPsMAUWXa9RHIUzLQGw/SEA2GF6Gx2qqFQ4P+vyotjYsr1+cECXK9PpCYvLcwwCPOpaUxLhMAWl&#10;AFGs5dIAAAiDui6XISFpJdaC1lKacTLq2GinqSq9EusQARWhUqR0lR0AWilNkKNYI6UB44DIphkS&#10;odaolSCAdahwXPZUhQgAKrqeVfCq8/GnvvT9b3/fq9/x7Y62e5PKnjpyHcM4OwFAUEZValAl69Io&#10;CMJZVAiwJ1ni4AlAcGRpJgxQmIlwV4nd9TVvKLRTCkDEObdbdxWAYnXDDobxiQUVRzNvf1RFx74X&#10;RcuLwwuXVT0pe8NwbnbP9wjFRgeYXZZRGE76GCIhxZGwADkurYrVIUePRIAsCMAsoyRanHyVUH1k&#10;xFjQymW5Dhog4oZpdVcMZ9uuLFFqdljph/WDJhIRtoYCDQiURPuuw0WZXb6GhLUzy7qetN/+qC83&#10;9Hg8Ho/H4/F4PB6Px/NGgl1uy21n+oCowzYg6WjOlttIJK4E1AdqOKhERgmoh2qCk4DTkQEVhAAF&#10;pMosdSA4ETgBpJLRYBybOnoIKMgg0wgzu7JS9wtcrYqQlCBXXlXEqqBJ5Kj2f1XUKqICYUAStkgK&#10;VaSCFng8Ho/H82bFO1Q9nlccRDx9+vSVK1eqpy+//PKd3qMD+e3f/u2dT3/qp37q8PI1AMjzW43v&#10;e43M7vG8aUHE5sP31c6d6r9woVhd1/n1jFCKwnhpoXH/3bpeO2jzKmnTdvuAEM7tU9QlzKazXXZ6&#10;wgws7BwwAyAqckMFADzM8rUN3WrkK+vJrXUcR62ixfkpq9YoHkVeiDFwVKmZKwwAkNYUH6NAp/vE&#10;s+XWdnZ11Q7TcH4unGvv1EVUEqskDmdnirWNYn2z6v6uW836XaenuWzR4pzLMlxD0xuE8zM3fdJM&#10;b4CIqp5cd+ghzr7rsc7nnwAACsNifWuQZtHCrG419+g6YkZZiFTVA4m4vKhiXXWjTlEYzrSjhWmN&#10;f4hIgebSAoBNs7/39/7ezRVJm24/X90oO9sqDNX4rSvWml5fWLgoAYDC4KCUjLVe9+Of+YM9C3/p&#10;yS+8+g7VX3ry8zcu/D++5Z3z9SYAAI76xQEABZrCgOJQxQmFGqauPbSDocsLzgsMA3BOWFArYAEE&#10;sXsdp6He+zERY12ai3NiHQb6RnuqAEhpxTpQhCy61VDjvCaxNru6ysaa/gBJ6VajshpSLRYRl+ak&#10;Vb62UUtiCnR2bZVLY/sDEQnazT1WdlQUtBq2P7SDVCPmq+u1KKTDa+kQk7MnuSzL7Z7pDSnuqCTe&#10;Ex9xK5itbREIZ9vRwtye+uNjgYi6WdfNmx/hNQjFYeVpd6W56d9F2RoAQK1fv05dj8fj8Xg8N8fr&#10;RWTzCpvH8wYDtZ579+Mbn/p87czJ7PK19NLVaHFeN+uH1L8Iu2Jty/T6QbMRLy3ESwuNB+65YViV&#10;nFpiY8rNjtncVidP3NzuucLY/jCamwHE2pmTNzdIdGJ+4f3v2vr8VynQZadbbm2n/YGKI12vqyTE&#10;IABEYGHrOC9cmro0B4Rgtq0btfzqqoqjKhqUwqB+7nR6ZSVAdFnuspzLkqJARSFqvbf/nWM2xuWF&#10;OIdK63YNtYrmZ8P52XKrK86BjJSc20jtzHKxvqmSuNzu7etQFRHTH4gxwhxMoRVU3kLSGgMFAHaQ&#10;Iu3X5E5rsY6tZWNBpOq9hFpX9l0RrkQ21AqRKAx2qztIUcjMiE6YxTECIilQCE6qUi7YqXRVQQKI&#10;qOjDb3335qC/czkgACBqhUqJddXko+WyY4RRkZhUdVkAgLQ35VOEq0qt3zv//HObqztf2kgHv/3y&#10;s3/qvkdu7+U7nI108MmXntmz8ES9+Z2PvH3H4eP4QARkZ48GgXGp27hiDccLq6fXXZHsGJhBBJVC&#10;TUgkLNowczlq+yCjocdxDqMRCVEEhF21iBDZuCoP4shyOhEAFhGmKCAiYSYKxDoW2P2GqSyvsLfe&#10;rgrptU4qE3UFS76yZgfDaGEumGk1H7p33z6MRxIvzqkoCtpNe3XVDNJgh5blCmOHQ5flIKJ2hzOr&#10;JObSkAScF1yWGIUH1zcqMRYRq2DY6irsVAgx1JI5Ng7QsLFSlMIctJuoKTl30mz3i40tDWKHmen2&#10;g2Yd9lOGxTlwTEmASu3bMsD0BsXaBiqVnFlWtWT+ve+4CTevx+PxeDwej8fj8Xg8Hs9rGZOvA4Cz&#10;Q6XrgAQARBGiqtQxASdCuG+0qDASiXPjxFNGqTapXKB7Ek1HwagEKCgIVYM3BJGxW3UiFAnu7YM/&#10;sqru1NMmT3ensu6VM0fxJGPtDEfrooCgMAgI4FgfFAQ5PA1WxAEAIlWTMxeBnkNUOrqdMQkej8fj&#10;8by+8A5Vj+fV4JFHHpkUz332s589/MfWO8iTTz45efze9753ZmbmyE1uYy3gnZ3d43mTo2rJzOMP&#10;gzzkstzlhYioONK15MjSmHKjIyJ2MKQkIbX35wpXFPmVVbaWi9JlhTi762VECkIkKNY3VS1Jzpy8&#10;RYfqsQhn28XaJhKZ/lDVj6g2s4MhIqkkCmdnphy/7HTTi1fKzY4dpvHSQtDevyAYFUXLi0BUbG6p&#10;OOw//Xxy8sQ0QRzJ6eXs6qqqJ+V2N5xrVZLQcRHnTK+vmw0k2nnykWju6x7vPf3C4MULupYUa5v5&#10;6gZtbutmQ9UTFceVmVCcCIuwiDWuKLksQYTCUNcTVCpanN8ZmDkNqJQ4BwBi3E/+5E/exBEBQLHZ&#10;2fzUF9JL1wCkdvbUZLlLs8oSaftDcZaiSNX2D/F4YeXqly+8tHPJl1cuP7Ox+vDC0s3t0k3wzMbq&#10;J57/2p6FJ1szP/Ed34MTfQzAFSUiBu1m7a4z4QG5H4dgtnv56kbZ6VIYqCQ22z0Vh8KgksjlBReF&#10;imOqxQf90GKHGTBzaVDRzhzdMcKlBesw0MAMUUBRqMb5A9m1dbHW9oeApFv1SRImIupGzVhn+2mg&#10;dLG2qZLIZbkdpuL4RnsqjDfTzbrpDexgSEplV1drd585/GetoFEP2m0x1vQGtjfM1Xr9nrMH+ZaP&#10;BedFud0PZ9uodePBe259wDcYQbMBiCoMb6XImPMCACgKdesNZd/1eDwej8czDa8Lkc0rbB7PG4+g&#10;3Zx/z9u3PvuV5Nzp/NpavrKmtqNgth00ans0GTHW9Hplpy/M0cJcODcTLczNvuuxfW9W9fvOZZev&#10;hXMzxcaWbjZurndSsbaOioK5dnzyxK20SQpmWosfem/vqecBMWi3TK9v+4Nis3NDX3lQURQuzFa/&#10;pIczbQx0sbI+KRDCQNfPnc7XNwBBxaHLCleUXJRVxzokGjWgdyxjl2bV6Yy0jpcWKpluJBSIVL7N&#10;20h8akk9/UI4N5tduWa2e/uIV9axMa40gIjB0RqdywoACeZmJC9Us2Y2t11eiOM9X8AiIRByXiIh&#10;O1f1HquKnYQnp0IhIkXBPpKs8KiaChEAWACcxQImV2dXPRZz9VxYvvet7xqfapysR1qhUhSHAMhF&#10;ISyVIlepLmKsjA2WhOM6LkWoNe7dqSoyVP743ff/+V/5X/fs8i8+8flX2aH6//78H2TW7Fn4Z9/6&#10;7r/wjq+v9ncUtbBDD0RCIEJEdg4RxdiqYg6JoOoNN0ppEAAEIgo0ArBz4hxIld5JIICEIiDOicjY&#10;5YpVEZzw2OY6KrNjABARtJbZASpEERaQqjwOgWjveRYBZmBXfYgoDCkMkIjLkpHEGFcwhSHu3A73&#10;el4nHQYnnymX5fnqhpQmPrEQzLTqd5+90Ug/LYi1e864oqAwNFudnQ5V2++DgCsKisK9yhuiqte4&#10;N8AwkNJAaSDU+wfJIgIhCIlziIREqHdlriIiaiXWSqBcfyjCqpagVvHSCSQVzs0AQLGxFRCZQVp2&#10;eypJVBztmYrzEhApDHWzDjc0aszXNu1wqGtJfPKErtXm3vf2N1hTOY/H4/F4PB6Px+PxeDweALDl&#10;trARthSOxGq2Q9I1ZwdIIYAIG0Eh2qdODAEBSUCw6oqHIrLTNzpabewmHa1WbQKjvmujtasAVazs&#10;qoII1deBVWO+yo+KcN1lel3LmWg6uOPVnZPDjjUn+1f1sqs61o0TIxiQ6OCUCIFKs1UAgEQiAuJU&#10;2EJUQbxwpy+jx+PxeDx3DO9Q9XheDf7YH/tjn/zkJ6vHg8FgZWXl5Mmje5l3Op0f+IEfmDz9hV/4&#10;hVrttqV77cukwg8AHn746LA4EfnMZz7zxpjd4/EAACCqWrKnl/nhmN5AWFxZRq3GnpdsmuVXVsVa&#10;0x+Ic6Q11ZJRMoCIMLMxXJTiWJwrt7Z7X3l65vGH97efvQLEyyf6z70ctJtlpxfMtdXBQXxsjO31&#10;g3YLEOOT03aRHzz3slhXbm0HrcZB9tTxWcfoxDzneb6+peq14cuXmg/de+T40dKCrtei+dnhxSvF&#10;5vb0UaU7KTY6IBLOz4Qz7b2pEYitRx8IF+a6TzxDUejSrNzume1u2dkWZnAs1ple3xWlWMdZXlVo&#10;qSSmOKIkSZYX6fgt5EcyEsC+xtEpCVoNYKYwMNs9cDzpiF+5oPNrq0g0CvEoShWFNArxuD7Cf/fB&#10;P7HHoQoA/89PffJ//o7/M70qte8C8E//6LdvXP6tj71T12qVgIZEoIjSbPSxjaObmIhqMSBQqLk0&#10;qp5QGLiiDGbaCKLrNUfospyt1Y3ajR9MLkpxlo0FBNyb7AHimI0RFgoDUoqt1bUEAFSSAIDtDVyW&#10;2TQbpRnccLl1s2a2ezbLAMR0e+Icl6Wu11AffH9A1M2G2e6ZwTAgKre60eHZwojR0gKXhStK2x+o&#10;KCw3tqKlW5UIxXF6bY0CHc7PJKeWovnZWxzwjUc4PwsAql4zna44vjlXsO0PKAwp0Dd36/N4PB6P&#10;x/O65nUhsnmFzeN5QxLOz85/4N2dz3+VAm26/XJrO7+2ViBiFCqtBREcO1OKsQCoG7VoYY7CoH73&#10;mdZbHjxI6AiajeTcaWG2g2G+sl47d5LCY8gpIlJubLksT04uUaBbj9x/i8dIQTDztkfr95wbvngh&#10;u7YWzraFmYtSrBWWyhVGUYhESBQtLTTvvxsUlb/7R0AEdkdnOsJ4aTFoNcvNbSBStUSsZWOrWNRR&#10;NVEYKK0wCFARKhXOtILZ9uREsXMAAJUP7baCRI0H7nH5M7peLza2VC3ec85tlgOAGEtT2FPFOpfl&#10;FEUqCqLTS6bb53qNnWObQ1kyCip1/eqzCLMIggAGWqwbdWqr2v4rhYQUhkA3qk/ChRllclYORgRx&#10;LGIBBEcZp5O0TgEBVCjOAREwV0uAAElVOQSjlM/SUBRSGHJZIih2XEWqTsJUK/8sCAgC8n6i2ChO&#10;QB6eX377ybNfvnZp54tPrF39rRee+pb7H729V/AgXtha/4/PfnXPQkL8pvsfuR6PMDrbVXUZjnzj&#10;iBRooojzQgjB8fg07o5XRQFmsVYAJiZPYRYBBGELCCiERAhqlNNarQAgI/9qVf8mUJXfVW8JQDsq&#10;i2MQYAAAx0A4CX0Q4UniQ+Xx1rWaqscA4IYEkAshl4bzArXCSQu5cfLt9feQyOhImF1Zlpvbtj+g&#10;QCfnTqk4aj54T+PBe2+l60f97rPDFy9EC3PZ1RXT6VZSs4jY/pCNARGK9lEvKdC6Frs0Y5HKHqxC&#10;fWPpICKMIn/HGRd4Q7M81Jqt46JkgXC2reI4nJ2Z2P7DuRnSOl/dCLWyw8ylKec5xVF1QwMAYHZF&#10;oeMYEK6L+SIuL8x23/YHQBgtzoez7aDdnHv348f6DsXj8Xg8Ho/H4/F4PB6P5/WCswPmEgBQjVRT&#10;5zIQhxQiEAAzGxDLjpGCXWqSgIytqKMUVAEEGTlSx+Ll6K+dCajCACPNTpgRR739ACpZEyv9E0Wu&#10;R6viSLpDBJl4V/G6tbUa+HrU6uTVcYDCKNR1JKviaKWJgFbtKjtGgxjsL5kJAwgiARCIiFgipcNW&#10;VDu1f8asx+PxeDxvDrxD1eN5NXj00V3fwf/7f//vf/RHf/TIrT72sY+5qg4D4MEHH3yl7akAEARB&#10;URTV4zRNj1z/M5/5zDSrvS5m93g8NwfnhVgLABjs+qGCyzK/usrGmN4AQFSjTuEuVQJBURhALXbD&#10;vOx0bX9Y1rrbX35q5p1vfXUCcIJ2M15eFMe2P8yvrianT1Kwz89F4lx+ZRVJhfMz0Yn5cGaqmEou&#10;TbG+abo9EQgX5o9cHxHDhdnsyqodpvm1tWkcqojYfPi+zheeCGdaZqurklgflQS7B9Prm24vmp+l&#10;IGg+ct++pz0+MR9949enF68OX7ygagkXJltZNdt9qYICmMcqDYFWgCiOgUWcc3lxEw5VMA5DDQAU&#10;Hu9nVBExnW6+sl5ubtvBIL18zQ5S0+11nzK6WVNxrOs13aipOKrddaZY2wQEikLOC1cUrigAibQe&#10;5XiI/Imz9y02WuuD3s4pvrRy+d9+9bN/4W3vPfZBHZ/fv/DCF65e3LOwHkb/l2/+VlWLdx41O1ZR&#10;AADTZHrcCAWBCkOJDBelGKviiMtSjKEk0Y0EEFBrO0jNdk9FkarF1yMmBFyWVwkbGOidbx4RFuPE&#10;OiBUcYhEqDSiqDhSSYxagUix2RFjuShUkuxbaYpKURRzXtgqpNc51HrfOrZdWxHqemIHQy5L09kO&#10;Z5pAJM5xaUBYnKBCJEVBAIoQUdfiYKbF1hVrm+V2FxUFs+1pEowPRDi7ugLWJmdPqThqveXB2/m2&#10;eKOg4iian+XSlJ3tstuL5maOOwIXpU3zeHEeieLlabsGeDwej8fjecPwuhDZvMLm8bxRCVqNxQ+9&#10;t//8+eFLF4N202W5G2auKNhYEUEinSRqNtKNOmoVtBqtRx+MFo9orNN+9P5yYys5tZRevJpdXolP&#10;L6vpFBUBKDc6Zacbzs3oZr31yAPHlYYOOcyZd7yl9dhD5fpWsbXtBsNRKCiRikLdqIdz7WhxvvoN&#10;mo0FANLapPmeXGuVxMmZZS6N7Q1smnJeyq5m+YBK6STWzbqq13G3LVOsJa2rQW77dazddTq9dFWc&#10;S89fya6uJmdO0Q51gsuyaq5H+qgLwWx7AyTS9UTXknBuJmi30otXXJaJDYSZjUPjgCq7IlZimiCQ&#10;0uAcCAsDaEJSVQIkBcG+Tfm5tCDC1gEAaI2ESMhghQUFhBkJ2dpRbgCzCIB1ADCyBCNWDkmoZhFh&#10;58SxALKxFAYURVyUhMjWieNRdRaRgAhz5QcEcgC7NBxhFmYZ+2b/3GNft8ehCgA/9Qf/+e3LZ5Ya&#10;hzXvuy0IwD/7o99hkT3Lv/ORt59uzwpXR4QigESo1MjoSzQKQQWAyvRorAAi8CSztnplXNaGgFQl&#10;rAoIOK4yUUez0mRtun6KnJsUteE4xXVcrCfjmrmxf9SNS/QYKjMyICIRECIii0OtVRJX9lQAUPUE&#10;tbLDVBGxtWKtWCcAwAzjRNzrx4AoLFwaY5ycv4xE0fxsODdDUTjz9kfjpVsVWCjQzYfu6z75bNCo&#10;FxtbVEtUFIqxbAyXBpHoALc5xZE4AcgZUIxhEdz9PcJo/5USliqxFoiQ9vuoOCcOKt+pbjWihV2d&#10;43SrUYvDfGUdiMRELstdmrk0R6VQKy4NsGCgKQjEGJNmtig4zdlaJArm2uFsm7Su33uu+fB9t9Jd&#10;0ePxeDwej8fj8Xg8Ho/nNYuIOJsJlwKIOCqgEi6FLQKqsMU2JQARJWyEC0GFOCobYxAQHglbkwFB&#10;JlmnE1fqRB7bUW0GAJX2Nolc3fm6VK3fcGQ23Z22iiQAiLJj2a6td7lhd8+HEy8rIADKaFel8sYK&#10;CooT54BCRNqzvbAFQEQFpMTlAKiCWUQdNe6605fR4/F4PJ47iXeoejyvBnEcf/u3f/uv//qvV08/&#10;+clP/uk//afPnj17yCZf+9rX/ut//a+Tp3/2z/7ZV2E/H3zwwSeeeKJ6/Hu/93t//s//+UN8Yqur&#10;qx/96EenHHnnONvb26/y7B6P55VDeFy0tKsnluQr62yt7Q+QUDUbdFAyKpKqJzhM2VjTT7Orq9GJ&#10;+drZU6/OzrcefaDc7MSnlrLL17JLV8OFuaBZv65JiNhhWqxtCnNyellFUXtqv1m5tS0idpjqWkzT&#10;RT2oWg2J3DA1/YHLi2kiMeOTJ+LlxaqVe351LT69pKfu3W77w2J1Q9dq4fxs7dypQ3IIkah+95na&#10;uVPdrzy9/eWnEAARnLHATsb5DFLVUiEKOy5KJMxX1023Hy8vTu/3ExYuy7BRQ8Tpm9CLSHZ5ZfDC&#10;eTsYCgvnucsLcc5luVhne30R5rwwvT4SBe1WODcTLy8G7Wa52bGKVC3h0rAxYh2Xhk0p1gHA9zz2&#10;rv/p07+zZ67/6XO/974z9zw4f2LKfbs5LnY7f/93f+PG5f/XD/2puUZz9xljEEatK3vtTcyFiLrd&#10;dEWJSrks180GkuLSUBTqdovipFzboBntstzlhStKCjSGAQW6co2KsYBYRRYIc7UQHAMiBpoCDUi6&#10;UXPDjHSAWgWtJgBUyQkuy5HokDJTVYs5z+0wrVJEglYDprCuYxig1jbNAKD/wgWlFY99CLtWU0on&#10;sWo24sVZzgvOcjMY2t6gWFlLzp2+uQsnjrOrKy4rklMnKIln3vHWmwu2fTNQu+dssdkJmg2ztR02&#10;Gxgc73fSfG0DldLtZnJ6eZpAG4/H4/F4PG8wXhcim1fYPJ43MKhU6+H7GveeSy9dza6u2m5fdpvi&#10;KAiixbnk7Ml4cR6m6MKGWs9+3eObf/j55MzJ7PK17OLVcHEumGkdvqUYm6+u2zQLZ2eihbnauVO1&#10;u8/c3iMlreOTJ+KTR8ggFGgVRxSFwk6MxRuEIAqDcGE2hFkQYWsr4aVKrUR1oGjG495nt8t2u+uc&#10;I86+860bv/fZ5PRSevlafvlafObkRMET64ClciEedgkcm94AAIJWA7WOl08AACpKzpy0w1Qcc2lU&#10;FDE7cCyO2ZRQ2TkRpRqcEB1jFYwZHKjtCItYJ8zAgohISFpTqFGRy4pRpRUiIlbBqMIyDgQgBECt&#10;pTockVFmKCIpYsuCDA5EFBKpOOLSgLVVGgGMLZOI49BVh0xu9BTGrkxEVFSFjn7jfY8sNdur/e7O&#10;ne+XxU/+t0/8v771z9Ar3JHw5774qT+6/PL/n70/jbbsuO4Dz713RJzpjm8ecsJMAiAJgAMIcRIp&#10;sSyqrbJd1baqWrLUlpcnlVoelqvtsttuq/qD7O7VtrvLbbuq1yp5krS65FXlki3LXl2yWxZdEs1B&#10;BAiSIEHMOb15uNMZImLv/hD3vXw5vJcvgcRExm9JYOZ7995z7jk3E8id8Y//DV/MjPnZz3wOjUE/&#10;TYqiQlRKZektrzZSKGgINym8QTjMkIIAkAh7RAJF4DwQHrY4SLi303ZaD4TCgOynT+cjnz6aDlR5&#10;mv49+FAiHpQ/yOEXw/+hIgBEDSpLbqj8pTRJjHHjCSCA1uy8NLUw+7oREbHu8OTFea5qYTatIluY&#10;070OEuVnV7qPPKButyvcKRX3nC2vrAuzf+VSdWW9OL/qywoA2Doy+rjfDxFRtzJPcNgHK1VNWoPW&#10;R5o0gJsGCRFJRIBZWI6GVNk6dg4QAImMVlmS3+r3LkqS4vwZOxg223totHjmphHr/LjkpsHEuOEI&#10;FZVX1gGAtFZFnrYK3S4AMVta6Lz3ftNt360PbRRFURRFURRFURRF0TsPh5QpIh1sh2dBRMSH2ZnS&#10;LWbNrkRFwk7EifiQHhVxIH6aLkUEQbmWExUACbMvQcFr+xwejHdCNDTEQsPPw+Zt00ZTxINaVoCD&#10;yGkIrV5rTcVr8VRAOJi7HT3QYab1+mNPe1PxID8LggJ+2rPKDlABN4Aa6cjqJmEARjLhCJ6dMm2d&#10;9LP2PaTu/paLURRFUfQuEvf4jKK3yI//+I+rI+st/sJf+AuXL18+7sFf/OIX//Jf/suHPz179uyH&#10;PvSht+AkP/KRjxz+eH19/Vd/9Vdv+TAR+cIXvvDTP/3TzrmjX7/hp0fNz88f/vif/bN/tra2Jjft&#10;Zv3mHT2KojcPahVqFcVfW2hjh2Nf1X5ciohqt0idGNEUIa1UlnJV+7IafvslYb7dYe8O3SpmPvR+&#10;3cqL82dQq2ptY/zSxerqRr2xVV3dGL98sbyyjkoV51d1q+h/8H263TrlK4eAHDeWstP2iCIipQk3&#10;FgDC2p3TPKX/2CO6087PrFBiyktrze7+bZ8lLM3WbnV1Q2VZtrqY9Hu9973nNk/xvPfVb0wuXaU0&#10;EceUpfnqYuc993cfeTA/s5zM9HW3nS0tJP2uynPxzg6Gbjj2k3Ly2mU/KU95BXxZCQjlqe62UZ0q&#10;1mv3h1uf/+Le09+oN7erqxvjF1+ZXLpab+2Il9Ds4avaDYbN7r7dH/qyanb2xi9ftIORyrP87Err&#10;wtlktqfbhW4Xup2jQjQGjQaEH3v8qZvrHRzzX/m3/2JQn+ruvD77Vfln/tU/vfkQy93eT3zyB2+8&#10;L7UFQDJGFfnrbh423Q4qUnkmzom1ZHQoP+GqTvqd4t5zutNWrTyZ6ak8E2Y/nti9QbO168uK61o8&#10;h1+5XDXSWBBAYyhLyRhK02SmC8zCXuUZhpQpgB0MxXu2lrLshNApEgKiOM/WQvit5jRC4cR4YveH&#10;dnfPjiduNHH7I7s3aHYHdm/gBiM/mvhJ2ewPq6vro5cuUZaYTocSwyLllfV6a09OdaTr+KqevHaZ&#10;qzpfXdTtVv8DD2eLty9P/p6VLy+YfjddmAPEydV14Du45NXGti+rbGmejGk/dO/b/VaiKIqiKHp7&#10;vPOHbHHCFkXf9Sgx7fsvLHzyyeXPfXr+k0/OffTx2Y88NvfUBxd/4GPLP/SpmQ+9P1ucP008NTCd&#10;9uxTT+h2UVw4o4qs3tgqX7lk9wdHp22BiHDdVOtb41cu+qrOlhfThdn87Er/Aw+/7snAG5fM9sNe&#10;Y7eZAiGSMSrPVJ6pLD1h+CPO+bpRRY5Kmf6bUr+pW8XMh9+vijw/s8zOTV695MYHbdLM099aj7uk&#10;Alw3dn8AIqbbJq3z1aXDwQUZrYtcd9uYmLCBF6WGEkNaASEgktZkjCoyUpoSA4RkFCmFx0xJxNrQ&#10;ZQqIoUsTFQEiJQdhxbBaSynUChBQESIhKQAgrSlNVJGR1khKrr01QkRgBhGxITMMqGh6UxBRhSPB&#10;tbSkMDjPzosICKAi1IoUAQASodZaqz/9qf/o5vP/4uVX/+HTX3gzbuKhf/3CN//+lz9/89f/yIc+&#10;PptkSAREqJSIgAgi3DJ7LCBsXXi7GBaqHa5bg4MfMIAAEgJfa15AQkACUoAkIbvLLNaBc4dr5pBC&#10;ABUPXgrDPThc9haOCaHTldS0k0GmIVUkBdfu+037fBHqTsv0upQmZBSSUmmiEqOLHI1GpVApNBrT&#10;hBKTzPSSpflkbqZ1/szip5+aeeLRuxVPDR+c/hOPqizNzyyL9+Wlq76qQQDY32Z7MkRV5LpVoFKU&#10;JUiKreOqZutAWER83QBLGDCqPAPEadexCDvnykqsI1IqTQFR5bk6cYxvup3Wvefy1SXT6+gipyJD&#10;rXS3nc72i/OrrXvOtS6cbT9wT+u+89nyQrow27r/wsKnn5p98rEYT42iKIqiKIqiKIqi6LucHMQ1&#10;D2ZfIh4AQBgOSkSJUpV0kRIkTSpDMgLC3AC7UKA6LUgNMdMQMJVrszY6DIoKyHUHFgA+aFcFREWk&#10;iRLCMDhFQAVI0xcTACRAFVpV5bqoKx3O3+DaFw/dWIV6DAREBAUAIF6ERRyzvfZEtgCEqIAS78aE&#10;SutWki2m7Xve7lsYRVEURW+z2KEaRW+RVqv1F//iX/z5n//58NPxePzTP/3Tv//3//7Pfe5zi4uL&#10;xhgRKcvyxRdf/JVf+ZVnnnnm8ImI+HM/93NvzfqSz3zmM7/wC79w+NNf+IVf+M53vvOH//AfXlpa&#10;IiLv/e7u7tNPP/0rv/Ira2tr4TEXLlx49dVXw4+ff/754XDY6XSYma7/O/5HHnnkd3/3d8OPh8Ph&#10;n/gTfwIAiOhzn/vcn/pTf+rNPnoURW8eVeRkNCKFaGVg9wbiPDeNKvLbNoiG5gTdLrium61dlWfV&#10;1Y38zPJbc/7pwtz8xz6886VnKDFuNHGjEVeNeAZFKs/STku3WypLZz78gWSmd/qXFedARJjDarBT&#10;QkVhTVizN2BrgUVlqe60T6jHpMTMPfXE9u/8Lpxbqde36s1tuz9M5/qq3br5XxzC4kajZnuPrTW9&#10;brY4Z3rdmScfw9tFiHd/99lqbbPe2G729lWeFYtLYemSeN/s7FNq3KQSYTRaGa3yjKvaTcrGDky3&#10;XV5ey8+sqOL224PZwQiV0kWeLc7f9sEAUF66uve157huqo1tNxqjUrrX1Z2WzhJAarY79dae3R+y&#10;dzrLvW3caIxU6XZRrW34SZktzVOapAtz6cKc3R+Wl65SkvB4AgIqy/r93l//0f/9H/2Fv3PDQV/a&#10;3fqT/+KX/+7v/c9m89PGlU+v8f7P/3//p4uD3Zu/9ae//4eL/LpeWRHxdY1Gh1Vor/ugqMjM9MQz&#10;6tpNSpWnULN45roBADI6P7Pkq8ruDlCRFJmwiHV2fyAeARG1ClFSJEIiQABESowqciQCz25SkjGU&#10;mHRuBhDFez+puG4AUKW3y28Lh7z6qf61LuDL0pe1gABL6GgV58nosAwRCUFA2LO1UNcAgFqrNBXP&#10;AIJIqBRqqq6u+/EoWZxXWXqa//oS5+udXbs3JKOLc6uUZ733v7c4/xYVQb9bIfYfe2Tr81/MlhfL&#10;y2uTy1fz1aXb5tIFoNnctnv7yUxft1vdhx84fWt0FEVRFEXfZd75Q7Y4YYui7x2oVXI3IpRJvzf/&#10;ySf3vvJ1VMqNJs3ObrW+hevblCWUJEgkImwd17V4j0im103m+qh1970PtO4/f/o07JshW14or6yr&#10;LLP7Q93rvPHfZpv9IQKaTitdnMM37TeidGFu5kPv3/3Ks8WFM9WVjfLymm4X6dxsyJECTNdjXUdA&#10;pnE4i1qbTgu1zleXVH7d4Eu3W2yd1yVppdodcd4OR+Q9O49EaDSlqel1uKq4anzTcOMooVsOAEWE&#10;mYHDKitBVABw+Eg0GhqLIEBIacJ1A0qFElQEAK1UkkyTlZ4BQITFe9Q6vIh4L8ziPYpGRA47FCCG&#10;3KmIgCACMAqGVlFEVAiHYVqFwkKogUhExPPn7nn43z7w8L954bkb3sXf+9Jvicgf/eDH3oyP6dNr&#10;l/7r3/z1m78+X7R/4rGnxDMiAvtp2hOAnUfPpG+82mKdeD+96QTT1oTwUzlcLieIJMxIBP5gcZ3I&#10;tOIcBQCPxIBRhAGJlEKl2DqcNtPKQSsETG9EKLkFBADSavpdEfEMLAAszrFnlacASDfVFE8/DFrp&#10;ToubRJynJEFFptM6+gn2kwrSJJmb6T58//z3fSh8DO46XeQzH/7Azn/4an5muby81uxuhI/raX5b&#10;oCw1RrvRRBCFlVgv1rlGgFkAlDEgojotLisk5MY5OwGlEICUQqOQCAS1UpSYae765FNtt3S7xVU9&#10;evmS6XWSmR7lWeu+86QUaaWKXLWKZLav28XbmP+PoiiKoiiKoiiKoih6SyEBAAKJHG6eeFBGeiTn&#10;iUBKt0Qy9jX7SVgsJiAcxpJHt35DpFBGioKCgAzTRtRpqer09a5rQJ1+ASkRbiS8FhIAIaKwm2Ze&#10;Eae1qgf/HzbyC92nCMjCCCgieN0+dOHHh2/q8F3KdDwHCMAH546CCsSDcCh3Zc+oUmAHIEhGRMCX&#10;IKKSLqqss/gkYvxrtSiKouh7XUyoRtFb56mnnvqJn/iJf/JP/snhV371V3/1uB6DQ3/lr/yVxcXF&#10;t+YMe73ej/3Yj/3yL//y4Vc+//nPf/7znz/u8Z/97Gd/6qd+6sd//MfDT7334cef/exn//Sf/tNH&#10;H/mJT3ziF3/xF294Oh/+Vf2bfPQoit48Ibep8syPJzI/gyGBVh0k0LLbb8HurQ3b/Cf9vitLca5a&#10;33rLEqoAYPrdhc98bPzya+VrV1y7OPotlWetC2da954/bX/jATImZPZuLrs4gVj2ZTV+6TWuajq4&#10;dKR1trrYefC+40KeKs/mP/7h3d99Fol0t91s7ZRXN5BI5ZlKU1CEAOwcN9ZPKhFWWVosr6o8y5YX&#10;+o8/SuY2/zU4eO6Fam2zWt+y+4Nktp/Mz17bYUwp3c6FPU4qP6l1OwcAQKA8NYl2g7EdDE23U15Z&#10;a104e/JO+WKdG46SmR4gnubuj156bfCN5/14Ul7dAIBsYc70O3BkypPM9u1grNstuz9gZ02vK866&#10;cWkHQ5VlACDO52eWANFXdb2xDYi+bkhr1W+FLoKPPfK+P/Kpz/7D3/qNGw79nZ3NP/bPf/m//ZH/&#10;fLHVuaNPxcl2yvFf+jf//Om1Szd/6yP3PPB7P/DBG4o0pG6AWbVbpLV6Yzm9ZLbvBiPdLuz+kMsK&#10;QMD7o5lzlWVqJRPv3Wjiy8pNKjcao/IAirJkOpRThFqT0ZSYw3WcdjQGQN0uVJqGzhM/KQWEGxuy&#10;tSedVujVZAEKjQhywmow8d4Nx+w8eM/WTRf2JUYXhWrfeHFEBJilsb5u3HiMZalaBeWpG47T9owu&#10;cmEpL15RWWZ6Hd1uHbtCtKrtYOj2RwCQzHTTuRnKsv4Tj5wyYv09znTb/ccf2f3dr+erS9XV9ckr&#10;l9KledU6ds0fN021vu3LMpnphYKg4p6zb/ebiKIoiqLo7fQOH7LFCVsURa+DLvK5j39o8sql4Xde&#10;0e2C68aNxr6qfVWDZ0BArXW7UHlu2gUQpQtz3UcfNJ23v9MvXVogo02/W61t+HGprx+v3SnxbPf2&#10;VbtArYuzK2/qmWfLC3Mf/9DuV54lrZu9QbOzN371kljL1oln8X66VIqFPYtz3DTiPSDpVkFZSkmS&#10;ry5Oi0yPML1Os7ev0tRXtSoyVApYQlJRAMgYlSakFbVb1nmChOuamyakCm88RedRhJkP1nNNizTD&#10;N5EICcULiEz3GkuMWIdKAbNKzOE0iRLjK0alxHl2nrQCRAEEFiQBz0IELMAMCGEPqWmc0gEiAyKK&#10;AAIColKktRCi8+wdJoaU8s4BexH+P33ih5+5cnFrMrrhffz9L39+bJuf/ein727U79+98p3/82/+&#10;S8u3iCP+l5/8PZnW4rxMS1MFQYAUIkrTsCc0+jD/zM6L9QfhUkREIARhATwSTwUBAGYkEmbAsIhO&#10;hCUsrZvCsChOpsnVg2ZaJBQ+CLseuQoCiITgvYggi7AghVV3iFoJs3gWdgAonqllTo6jc12TMabf&#10;Teb66dyM+Onub0g4ubyGRPnKYvc9979J8dQgnZuZZr/PrQ6++R07GAEznC5qjkqZbpsb68oKkdiT&#10;1I0AkiJhQQCxFhDD/pLgPYhQniIRKqXyFJR2+4MQ7D7N4cJsWWVJfnbFdFrzn/jIDWnzKIqiKIqi&#10;KIqiKIqi7ymIhKQBFQgLMAKFyVjYPu+mByskTawEmYVDghSAQQCurQlDQAzzNvEODiKjB6FRnD7m&#10;gEz3cQtjNwsCMq1QoKObvgFMy1kRDpOlYSM5wMOALBIIH7MMCY/0px48IGz7d9D+CoASJnGoBBiE&#10;RTySYl8hACCJeABCYNI56bw7/xFSb2gwHkVRFEXfHWJCNYreUn/oD/2hpaWlv/k3/6bcvP32TZIk&#10;+at/9a8+9thjb+UZ/uiP/uhzzz331a9+9baP/ON//I//yI/8CCLec889r7zyyskPXl1d/eEf/uF/&#10;9a/+1dty9CiK3jzJbJ8Sozutan3Tl5Uucl9WAMDWUqJvX+AgwrWl1ABCujAzubLuxmWzvXuaQ99F&#10;pFXnwXvbD9zjRmM/Lrlp0BjTLm7ZRHoaIU1KieGqPuVTfFlXGxuoNTlX7+yK9SCCRutW4ZumvLzW&#10;e/97i3O3LmakNJl96oOTVy4Nn39JtwpfVm449mXVTPbCv24QiVJj+h3daassVWnaefj+/OzKbd9d&#10;vbUzevHVZnff7g/Sudlkrn/DA5KZvhtNKEu4qiRPDlsQUSnT69j9oRuOTK9bXt04oVVSRKqNLSRM&#10;Znvp4vxtG0HLy2uDbzzvBqNqbZOyNF9dvMWyKqRseaG8eFV3Wm44tsOR6bRMr+smpa+qsEqpWttM&#10;F+erqxvsnB2MkNB020fXS/3ZH/qPP//NZ1/cWr/htV/b3/lj//yX/voP/v5HF+/OQsln1i79V7/x&#10;q5s3rd4DgPNzC3/rD/4E3VDGy+wmFRlDWiezvTe4kT8iTq9Vq2WHQ7GOWcTfuLYv3FPT6/iyEmeb&#10;vf1vrV3Rkodh4ursXL84MmgTcMOxOG86bVQ6W1kIX/ZVDSLifajhPQFbB4gCgkBhMSgoPO6RbjSW&#10;kKr1DAoxT6GxSEe39Lvu/YJSmCvMUnHeT0o3HKHWSOSrGpOkc/95OxjZvf1qfRPWNylJVJqAUqRQ&#10;BMKBuG5CY4bpd5KZPhqdryx2H30ormM7vfzMsjDvPfNcYc5Ua5vllXWVpabbVkWOSYLTthAffkNz&#10;owkSZcuLptsuzq70Hns49ldEURRFUfQOH7LFCVsURa8DErXuO5+fP1NdXptcXrO7+zfnrFSWpksL&#10;xfmVpN97u893irRq3XOOrWt29urNbVXkSK//j2zN9i54SedmdKeVLb3pm0Al/d7Cp54afutFePVS&#10;0uvawbBa3/KDMTfWDoZhznkAyWiVZZQmSGj6vWRu5pbvlNJEFwUw+7p245KyFECEfRjSIeHhAi3d&#10;bdvBkCDhuvF1oxIDmo7WETCzyDTWGLKpR4dgOK17FfEi6FWRi/OUmOnWYEf/4IxAieG6AX0tpIoK&#10;xQkICPN0qdn1G4QhhiZRlMNeViIEAUXSWHEejSat0CTknQcAgV6W/dxnf9//4Z//8s2X5R8/8x/2&#10;qvK//NgPFiaBN8wz/70vf/4fPf2FW373j37kkz/03g/AwWxBPIOIAJIIaoXaiHNSNUgIioBQrBMJ&#10;haUIKLdYcocIOC1jEObpfQSBgwuHhGHpmoQXCcv2cLrvGiICEbBHhGu9DdM1bnBpuDuuK/GChK00&#10;Ozc7j0dCyCAijoEQbpe6FOe5sarIETHpdQERtUJQAMDWct1ki/OklZmdeePX/2TZ0sLsR5/Y/dIz&#10;yVyPG+tGYzcY605BxsBtf29ApCTRiG40BsukNSUakHSnRVqHRYpsrRtNxHu2VrzXeU6tHBElfAxD&#10;PPjka8XcbO82u/sqy/IzS7ooZp96Io71oiiKoiiKoiiKoiiKlG55NQAA8Q2q7KBV9RYzHRHPfiLC&#10;zJ5Qg07E1yJegBHVDat6RHjanXqtQXW6Kd9hVlWAEBimsx0RsdeypgcnEHbSY+bnXtgAmA7nVpa6&#10;s/3sIMIqR872MIl6/aZxNzsoYwgTP5luFnh4UBJAEM/sDs5cIxKpBMQr001b5/PeQ2/3rYuiKIqi&#10;d4SYUI2it9qnPvWp9773vX/n7/ydZ5555oSH/dAP/dBP/uRPdjp3s5/tNIjor/21v/ZP/+k//aVf&#10;+qXjHvPBD37wZ37mZxYWpmmTn/3Zn/3zf/7P3/aVf/qnf/qjH/3or//6rz/33HPD4fAtPnoURW8S&#10;JMrPrnDdNNu7zfauzjO2DgCEmRJz26f7sgZhlWUqTahVICJb6+sm7DH/Vr8XRNNp35XqiXRuBol0&#10;u1Vv7bJ1t+0p5boZvfQqNw49i/Vc5JQliMRNU21s4fZuvryw9/Q3gaW4cOa4k2/de644tzJ+7Up5&#10;6ao9XE8TluMcXEzT7xbnVotzK4dR0pOI7H/9eW5ss7WjO20ze4uFjyrPdKsFLLaxbjDWvc61lXmE&#10;utO2+wM3ngChHYxM99bX1u0N3HiSLc6T1t2HHzj5pOxwvPfMc35SVmub1MqL1cWj1ak3nFuyNFev&#10;b+l24UYTuz/S3ZZu5Z7ITyZ+TADgy4qtc8MxAtwQTxVraVz9jT/wYz/xj/5uZZsbXvzKcP+P/M//&#10;+A89+sH/4iOfaie37wo+jmP+H77+lf/mi7/pb7XIrNdq/3d/7Gf7SXHDrwY7moCIauUqTXSve0dH&#10;5Kr2tWVrgTmM/1BpSoyZ6fLOnm4Vzdaun0zM8b2sYh0ANNb95gvPHf4y/4FHH+sXB9FiFjccs7O6&#10;3cJEZ0vzh3Ui3NhQLHzbT2AoKsHDAaEwwK26TJ1zg5Ewc90ACKUGFAEDAwDzzTnboxARjaZu29eN&#10;H5fcWJVnKJwuzqPWptfhunGTksvK1404F1oskIgSY3odlee6lQNiMjfTefDedGH2dX8MvmcV51ZV&#10;nu199RuUJnYwtLuDamMbAEIrL3gONSWkdTrXNzM90rrz3vvb951/6/8FEUVRFEXRO9M7ecgWJ2xR&#10;FL1upFVx4Uxx4Yx474ZjNynFe0SixOh2i/L0HbhlT+v+C5PXrmTLC5PXrtTrW+ny/Os7STscN3v7&#10;yUyf0qT7yINvzZ/+yOje+9/Tuvfc+KVXy8vrIVBq94mdpTwnQkBEpVApQEAi0+2Ymd7J4750YdZN&#10;SpXnfjIJ0zlhQUBQBAB0kDINr+YGIwAUa7mx4IgSE8ZrAgLM05ZOhaQUKMKjXZThlWUahkQiUBC2&#10;66KbdnNDRSG8ehBSdRA2RBMRz0Aiod7zSOZWGEQAFJEclCWIiBepGmBGo1FrSlLvGggVrISI+H1n&#10;7/vxx5/6pVtlR//5t7/2hUsv/x8//tlP3/PQG7m1a6PBz/3mv/zylddu+d3f8+CjP/N9PzB914ig&#10;FYhI4yDERImAvcpS8V6c99aj98IMLHLYHHstRQpAGMpQ4SCmKwCoFSpCAXE+ZFBDFwQIIEGozA1h&#10;VBAAz6BV6GUVpullPfLZfmbt8qW9HRAGgfOz8+f6s3BtbiYABzcFgZuGm+S4qXvY3ktlme628frP&#10;p93dR0TdaWXLi6RPMRZ+w9K5mflPfbTe2nHDCVsLwm44QlKUJpQYvOU5CIhntpbrWrxHomS2j8l0&#10;hz6Q6bQQCBAVO9fs7QOzG5e+rtl7VWTT+o1pfvgYwnZ/1OzssfPJTC+dn9Wd1uyTj+tW7LiIoiiK&#10;oiiKoiiKoigCZTpU7wIi+5pUhmGEiCRsjz5MBLybCLOwJSRUCQAIEoKA8I2JUBGZfhGuZVMBABCP&#10;LAa71mAKIOABEIAR1eHjRYRZEIEZfuM3nz88xKc/cf9sfyXMU4/Us6IgHL+R2XU1qohKhBFRQges&#10;AEzHhUenTOGtgYAiJJ3MsJso08na97b6DyPGPE4URVEUAYTC9Lf7HKLoe9TGxsYXv/jFp59++pvf&#10;/OZ4PM7z/OzZs/fff/8TTzzx2GOP5Xn+xg/xRuzv7//Wb/3WV77ylW9961tlWc7Pz993330f/vCH&#10;n3zyyZmZG7dYfumll/7RP/pHX/va14wxDz744I/+6I++wVaKt/fox/nSl7705JNPHv70t37rtz75&#10;yU++KVc/it5VfFlt/P9+x+4Nyqvr6ewMANTbu83OLhWZPvG3MrHODkaUJrpd5KtLut0av/SaahXZ&#10;0vzy576fzO0Dru9kO196pry8Nn75om4V6fLCScvyRMYvX6w2trmqKEuzs8utMyuHAw6um2pti+s6&#10;W13UnfbCJ580vduvq/ZVbfcGbjxhaxGQEqOKPJnpUXoHHQXl1Y3dL3+tvLLuJ1XrvrNIt169JM6N&#10;X73MVW0HIzRad64rnvVl5Sel6XVVkbfuOXvz0+3+sF7f0p1WtrLYefDeznvvP+GURGT7t79Sb2yP&#10;X71EWhXnV4+Lpx5qdvfqzZ0QQwUQylKdp76sfVnponCTUmWpryrT6WAyHRWJ935ScdOg1qbd+srF&#10;l//kf/93RmV5y9efL9p/7qnP/OB979V0mzO58cS8/7Xnn/2HT3/hynD/lg/QSv3jP/NffXD1vN0f&#10;AuI03yvixiXXtW63VJrm51dVdqp8rBtN7GDoJ+W0fUVAhKd1DkhhZMdVI87Z4UgIdV70P/Cew2Tp&#10;dWe+N6g3toYbW//gS58/XI75A48+9siZ8wAgztvhGJh1u0WpSefnkiPZ5smrl+xg7EYj0++eHFJ1&#10;o4kvKzeekFKqyEy3jTf9niDe2/2h+BBPBcoMIgGACHBZodGUmGS2f5rrw841GzuAkC3Otx++f/H7&#10;v8/u7VdXN+rtveNirrrTzhbn8rMrx0Wvo1MS50YvvDp++SI7J9b5smJrhRmR0ChKU5WliJguL3Qf&#10;fiCuF4yiKIqi6JbeyUO2OGG7pbNnz16+fDn8+M/9uT/3t/7W33qTDhRF0Vumurqx8+WvNbv79eZ2&#10;MtNL5mfvNKTqJmV1aY3ytDi7Upxb7T/x6Fv/LsT7enN77X/5fLO52+zsJf0OaI2KyBhKElVkushP&#10;mZutN3ea3T03GLlJiYjcWGDB1JAxZrZ33cVhdqOJb6x4L9aGulTUCgh92Yh1wIyJQUJK0+kqLxFx&#10;XrwTz6E3ErVK5ma4rn1VA6I6ZgYYajZDs2h4HVKESgkCeBbPqK/1G4j3IoKKQnMAex+CmkhEaQKI&#10;pDSzB+vYOkAJa8ZE2LP8Xz//r//Hr3/luIvzqQsP/NmnPnO+d8e7fV0e7P2Dp7/wa88/644pFP3A&#10;yrn/93/6k6m+bogkYRczJABQWRJ6aFERiLDzXDfiPbCgovCWAQ7HZQjCoT4XlfKNBfaAqNI0pEbF&#10;eWE+2I6NpmWt00pVAAZAmSacicJdO2xVPehWxV/7ztev7O4ICLBcmJn93EMfQKNC2FK8FxbUCoSB&#10;lEoTMtr0uzd/CP2k8mWpO22Vpa17zh2NgHJjJ69eMr1uujg3/8mPvJX1y3tf/cbu098YvfCKbhWA&#10;yFXNdlo0Ea4JYGgBlullFAYA1FplKSUJEiZzM8lM75a/6Lhpqqsbvmq4aXxZhY80O2d63XRhJl9d&#10;vvYBEBHvuardeOKGY2HWRZ4uzFGa5KtL/cceRh1XEEZRFEVRFEXvAs8888zjjz9++NPf+I3f+MEf&#10;/MG3+6SiKIqi7zZNuT7efbaZXAGApFgFgGr0CruSfamT3mEolLlmNxHfCDDSdFNFERZuRDyIAOnD&#10;gY4wA7AIC0joKgUAAAKEowlVAQGRo0M5AEAy18aVwiIeBazzf/cX/r1AeLp85hMPfOCR5cOXRTws&#10;RBAJsdXpt24YMQkcrJxDNAAg4gEYBQERkKZVrtMwqxwkYBFRkc4QjdLtrHOvTvrdhSdv09EaRVEU&#10;Rd8zYkI1iqLotGJCNYqOM37ptf1vPF+tb9n9gS4yN6manT1KkxOiRGKdHY6QyPS6ul3kZ5ZFZPzC&#10;K8lsP52fXfm9P/Bur8izg+Hmv/sPzc5+vbWdLswlM8cu/Wl298cvvWYHI0pMtjDbeuAevD7rKCLV&#10;pTVf1617zmUri3NPPfHWvIWdLz49uXR1/PLFdG42meuf8Eg/nkwur3PTuOEYFelO61r4UMTuDkJy&#10;NfQlHn1fdnuv3tnVrSJfXUoX5uaeeuLk+x4WO1ZXN9xoUlw4c5qeXgCww3G9vsnO+0k5jTImhuuG&#10;nSOt2HrdylWnBZ7FOV9bcQ4QVJ6pLMPE5KuLz772yo//3F/aO6aeCABm8+JzDzz6Iw+976G5xZNP&#10;RgAu7u/++9de+MWvfWljfOwLEuLf+IM/8R9/6Clh5qoWEdPrHMZTVZ6rIksXZpOZ/m0P5/aGze4e&#10;Wyss0jRsbVg8d+RRiIpQaTRKnLe7+xSWu830Tb+bzvZvqDWwe4NqY2u4vvUPvnxdQvXhlXM8KX3d&#10;IJHutEjrdHHO9K+reB2/fNGNxm40NjM9PDHT6wYjX9V+XKJWqsh0p33j7Rax+0N2jqsGAFSWHP3w&#10;+EmFRpMxyWz/lDPAZn/Ak0plWfd9DxVnV+Y+9iEkEmY3mrjxhOtGnAdCMkYVmem0bhnfjV43dq5e&#10;26zWt+z+0E3KsIuhylLTbSdzs9nqoi7e5t1boiiKoiiKorsoJlSj6LvS/jeeH7/0Wr253ezum24n&#10;W5q77c5ih+z+sN7YoiTJz62YXnf+Ex+mty8ztv/1b49ffG300qu63cqWF17nq4hMLl71ZVlv7HDT&#10;sHeIpFo5pYnp3LjXlQBwWflJBSFK5xywgIgP8VRFqBQZDaGXkyX8qRm1QqXceIKIoCjpdbmxvqyO&#10;7agMx/LMjQ2NA2wdIqBSod9APF/rhg0pVkRQapo69Q5CpSoRaoVaC6FUTSggBUVIKI5BBIQF4P/x&#10;O//2F2/VpHroA0tnfuSh9/1H9z/cSW6z/1rj3dfWr/za88/++ne+wcf/vfY9M/O/8Id+aiZvXX9t&#10;RZzHgyJc8R6VosRQmlJq7O6ArWVriQiIwpUXEVRq2mTrGRUBERJxY8V7MlrlGSoKr+6rGpjZ+WnN&#10;AgsiTD/5B2lVREStAFA8CzMIC0uo5EWiX3v+2cv7u8ICwue7sz/8nvejVmEqFY6ORJhocR4AVZaE&#10;weDR98iNdcOxShPVLrLF+aPjOBGpLq/7qmrdey5bfusGy8HoOy8PvvXi8NsvYWIg5IRZ2DpxTkJ1&#10;bbibiEiEilBrMjpcbdPrJjM9PLHxVUTs7qDe2QVmrq0bjnxZqzwNs0RUCgiBRZwLs1BUSrdbptdR&#10;WaqKvPfoQ6//F3gURVEURVEUveViQjWKoih6C4j4/bXfsvWOq7eT4iyppCmvejvydqB0G8kAgAD4&#10;Zk/ECzdI+mh9KPuQUPWAhNPhsAj7a+lTOciFAh6JkgJcS6iGEKtMtzkDFUo1BADYCYgIeOf/7i/8&#10;rwfPw8984v4PPLIiIHjtlenaG5oecfrgo+/1SEJVARKwDz89OLfp80N7KwIAKgAh1EAGURX99yjT&#10;7c4/STruth9FURRFU3FP0CiKoiiK3qjWvefq7V0AAOZ6e5dri0RwTPFgWLjjJyUqMt0OJSYsBGFr&#10;RYSMoSx9t8dTAcB0O617zwEA13W9uc3WZQszNy/LE+8nr172ZYVamW47W1m8ObaHiNnKwvjli83u&#10;Hmrly+pozvNNIt7XmztuOAZA079Na2tovq3Wt0wX3Whs94YqT1WWQtgIP024qkHAjSfhzEXEjyfN&#10;1q5vmqTfSxdmk7mZmY984Lb3ffjCK9w0djhK5mZPGU8FANNpqSyp1zeRUPLMVxXXVkR8WXHoKyDy&#10;1iEIAKBSKs9UniKS7nXS+VlU9PiD7/kff/5v/ud/9S9u7u3e8hA75eSXn/3SLz/7pftnFx6ZX77Q&#10;n72nP3ehP5trM7HN2DaTptmYDL985bUvXX71hGBqMNvq/N/+t3/4yTP3hHgkGQWO2Tk3moBn3Soo&#10;S5OZnrld44Gv6nptyzf1QS+lAxBUChNDRIAUljUCT5ckQlML8/QuEAF7u73n9ga619bttsqzaf9D&#10;+CfidHwnIMxuXNrdfQBQearyHLXKlhfeUN3l4e51eHC467myYu+5tgBC6U2/adz5byFEBEkqwvXG&#10;tm4V45cvtu+/gESm244tqW8B0jo/u5KfXYEw3g1FIu/+fxdEURRFURRFURR97+g98iA3DQCgUvXW&#10;rq+qdGFOFfnJZapiXb25bUdj3SqylUXdbs199PG3MZ4KAK0LZ8cvXzT9brOzb/pdlaWv51UQ8zNL&#10;k9euqCLjphHHaAgAb/lqCKDyDBPDZc11o5QS73xlEUQQhQEViOfp8qoQWVQKEFBrZR0giveurPCY&#10;Kcp1x1KkspQbCwCkSELkFfx0rVVIpYZmAxZQiOwFEKabnQkKAIAAgvNsHQgDiyCiZ/EACHLQb/Bn&#10;nvqBljH/3Zc+f9yZfG398tfWL//ff/s3PrRy/t6Z+Xv6sxd6s2e6fccc5mnjpn5+e+PLV159eu1y&#10;493J1/v7733o//J7/pNudt3+VgIAnkOwFogoMexJGssudJQCagKPZAylKaBAo8Q7sA4JkVCcn+ZI&#10;tWLnp6vo6MjlRaA04apGRWJ5Olg7nAAjQpi8EQILEqIiEQEgAH8w+8LDz4AgTi8gowAAMxBCyAMr&#10;jUhhAzVfVSpLD08jxFNRa9UqdLt1w25xbm/gJpNsaQG17j764Bv4ZfF66E4bAMKgNT+77CalG419&#10;WYWP381Ia1Xkul2EztXbvj4iJrM902vb3YEdDLlpUCnVLpJeB40B5lBUi62cjFF5RmkCAKbXad17&#10;Lj+zfPL2eVEURVEURVEURVEURd+DEFWSLzFb1+y6Zi/JF0nl7EoAYrYqJFR9LSLCDgABr9tfDEkD&#10;swCCsAAi4nS7OREMQ0U4uv3cLec/4YEIh88MsVXxoQ4VQ8nqtVcSDCnTaxvbiQADIAIeeeTBKrfr&#10;jnvwA2bA0MlKCIpUMs21Cgt4EEekkQyiJpV7uy9sddphX3cX3hfjqVEURVF0VEyoRlEURVH0hiHO&#10;fPB9O1/6GgCg1uMXXmHnhEVlGRoz/bO8gDBzY7mqhT0liW4XZEx+djn0bbrhGAFVK08XZt/u93N3&#10;dB950A3HAIBaNbv7fjQ2vY4qctQKBMQ6N540u/uh2UCY0+UF3bl1EC6sMXKjSbowV2/uFOdX3+yT&#10;t3tDYfaTUqXptULU45leBxVVa5tGKT8pfVn7ssZEkzFIBMJirRuOVJb6qrLDiVhLSZKfWdGtPFtZ&#10;nHni0dsexQ7Hdm/Q7A6AKLl+rdVtkTHZmRU/Lu3uPiqCArixvq7FOiRCo1WWoiLSGhQhomq3ktm+&#10;Sq+VZL73wr3/7G/87T/21//rb7368gkHenFn88WdzTdy5R+/cN//8yf/5GK35/aHflyCCDeWGyt7&#10;jErpbhuNTmdnzFz/hPWdIuL2h/XmNjvvxxO2FkhRkVKS0DHXWUSA2Q1GXDeAYTM5BIWUpW40sftD&#10;BKQ8JWPYOj+pxDm2VpinKxSdV1mq8gwITaedLszdsuIAiY7sdXei6e8bMl0vSNe9WfHMZS3OAzMm&#10;+obvAhwNuJ760gugJkoSPyndcDR6/qX8zPLrXIQavTExmxpFURRFURRFUfSuhDjz+KMqSUYAKs/q&#10;9a3y8prKUt3tmHaB14dOhdmXpRuM3XAMhNnCnJnpmX537snH6chA5m2hO618dUmY3f6oXt/Oz6/g&#10;6/pTKipVnF+1wzEghVeQxrL1qPUtX5CUwlaOifbDsXhGBDAGmVGRyvOjIw4khYkOUzuxjq1Do8U6&#10;UARh/HKbMwNKjXjlhdELasVhwsMS9jIDEGFGQPAMFGKTIgAoIMwScqqKQqgSCVErPNhwCojAMwAg&#10;wp/48Kf6WfG3f/s3muO2MgRovP+dSy//zqWX4fUixJ958tM/+aGPaXPTfnbMwoKKEJESAwikFTOL&#10;dULkRiNUGjxTojFcOa3YeyASZhAUAdQKEIAIwU/jjtcPm5CQ0sSPS0Q8KGSQawOpsDseCAgDEACQ&#10;VmwdIAKIsBws4UMgQJ7Gf8GziFDIISsiYwBBiICQnVNKcdNQloIA17Ubl6iV6bZUlubXN4K60bja&#10;3DGdtul1Og/eYzpv9RZsyWwPEVWe272BCOhWEfazC39NECZ701uoFCXJtJn2DqFSyfyMnu37uiGt&#10;KUuysys3/AJTWWq67WRuJl2af+uvQxRFURRFURRFURRF0btI2jpfT67opOeaPfaV0i1X76Ay4huB&#10;HAGFm7AxG6K5cVaGJGH7NnEQhl8iIVkK1xpTb7nLXihNBTy6pGy6bCxM6q59GUkhkMBhOaogoCCB&#10;8LUXC6FYQASU60KqcH1KdlreGppXEYnQAAAiCnsRBwCkMkCFqJES8RWgDnFYUqkyt6n9iKIoiqLv&#10;NTGhGkVRFEXRXYBKzT752OCb3wEAN5k0mzt2f1jv7JExSBh2xgoDBNTGtAs0Wud5trIYYmzi2e4N&#10;VCtHpbKlhTd4Mu8QSDT75GP7X/sWAJhOu97erbf3YHv36ANUkSXcdeOJ6XXT+ZOiuZQmbjQGEV9W&#10;b8HJu9EYALi2qn3ajb50u1VcSKv1LSCkPOOq5sb6ZgICvqzZMY0mbB0iqiI3C7O63aLEdN77QHF+&#10;9TTr/Or1zXBipl28juVKiKjbhW4X3Fg3HtudPZWn3nrUCol0Kw/9varIdKu4ZVz23tUz//pv/73/&#10;9n/+p3/7//OLddO8GZf9D3/s03/hf/OfGG3AeTTaDUbip/ULqihMpwAB0+2AIruzHzocyGhMDB1d&#10;gSfSbO40e/tcN248AQDVKlSanpzVRERQCrXSrQITo3RYtKe5qtOl+VDey1XtJyVb68tKvAdm1AqM&#10;RiLdbatWrltFMts/oeMXjQ6rJMXzbTLJ09aIsJcd3vBgX1UgItahopujsMICAEh0R00IYZWhyhIy&#10;pt7c0e3W6MVXe48+9Gbc6CiKoiiKoiiKoij67oTYffShZLa//+y3VJba4cjuDuqNrXoDUClKDBIJ&#10;i3jHjQMQUjqZ7ZuZLmrdvu985z33v76I2l3XefiBan0rXZ4vL681m9vJwtzrDqmaTsvu7KHWlBjK&#10;Ey5LLis0moxGrXC6YEuYvVgWZ8V7QDL9Hhrt9ocgIiKqyAAQQ6OmUteuEgsgqDQREO+ZG4cI4v1h&#10;0DScBRAiIhAd3eQLFZFSohCJiL04EAFUCkTEeQzPIhIRCHHZ0I0qggJACMwc5r3h0iBO/xcAtLDz&#10;4hlAfvR9H/7oufv+xr/7V1+8/MqbcadmsuLnP/sHPnL2HjyY7Rx+S5jF88G6smsbnKExwsKNFREM&#10;0dmDuRMqAkQgAusEBLVCREoSYYbp61N4r9fdZUJQBKFAFUBYDpbbIYa2BxFgFCV48FU5CBJPR3/h&#10;NoUN40LWFxBIoSJMksM1e6R1OG1fNZQYN55wYylJdLtFaZKfXYYjozA7HNdrGypPs+WFZG6m/dB9&#10;b8b1Pxkliel33aRsdvf8eHy4OSMS3fVd4fx4goryM8vZ8vz8pz4q1kr4ECqixLy9tcxRFEVRFEVR&#10;FEVRFEXvIsq0k3wZRLwd2norKVZRpSTe+1p8A2REHIsHBMRbtRegAakFFYgH8TAtRYWDzd0OydHa&#10;gWmA9DDFOs2aokzDqWEeh3LQmBpGdBKSqAACjEAw3UIuPEDCd+RgeClHQqrTPfiQQkcrEUIYI1Ii&#10;AsBOxAkAoiLUiEiUiIj4CaLWpsN+EvpUq9ErRe89b/cdi6IoiqJ3kPj3MVEURVEU3R1I1Hvfe7KV&#10;RVQ0qBsg8pOSEjNdc4OIWpHRQERaJ3MzpjfdREpE6o1t8JzOz5pOO12af7vfyt27Jkr1Hn8kXZof&#10;futFylJh5qoW5wEBtVZZ6qu6BqA0pUSfvNDtMGsnty2fvBu4sQDA3hlzqv9cFBY/KX1ZhdkPlxU7&#10;C0RKGwFi71WaqjxtnT9DaQKIlCate8627j1HN5cbHKPZ2eO6Ee91u/VG3holJkn6IMjOl2Wt8iLp&#10;dVr3n0c6RVWs1j/7B/93v+8T3/+X/v5/8++++pW7eMEfP3vPz3zysx+95wEYlxbK607YaPEsdW0V&#10;mqKwg+HNT0eldJHrTksVebO9G7p5fVmi0brVOu3iTgFunMpS1crz1eV6c1ucSxZmxTrdaZl2Sw5m&#10;deMXXvEDjUphYhAJtTL9bnHuDGoKlbmAtz4iJQaVAkBxHpKTbj0SwcHyPLj+/IXZh19HImhu3I0P&#10;AKb1C4inqf+99rKew4czWZqvLq/Zwah87XLnPffFFWxRFEVRFEVRFEVRdEeylcVkfnb0wiuTVy6Z&#10;boet9ZPSV404J8yISFlmukblWdjlKl9ZbD90n+m+g4oNdZF3H31o/2vPpbMz9c4uECVzM68jpNrs&#10;DdxorLttX9WkyPR74pibmhvnJ+WNj0YkY1SeUZIAoum2SSlfVb6sqchveWz2HgBUq+Cm4dqyr4VF&#10;piuujrQKIE5/EsoqtT5Y6CVoFBqjKOOm9lUtAuIZQYCmy7PC/mHCAIhh2ZgIgPPTMgMRIQDnQ5z1&#10;oPoASWvWAo6B/fnezN/9fT/2r7/97N/67X+zW03u1j1Ktf5PH33ip574+GyWkyIGAO9RqYOYKIvn&#10;6XSIiI5MOBGBEs1lHdK/cH2lLWoltZ8mbxFRK1Qkzk2vZ3gkXXc3xDMiykFSF4RDM8Q0fXywCI8Y&#10;gMIxhbQSkZAHBgFhni6ym14+BAEQJnP9lnNKAVhxznsvzgGhbhWUpTrPs9WlwwGgADTbu832nsrT&#10;/Myy6XZmP/yB1xexfuPyM8vN7j4lptndV+3Wm3cabn9AWqsiy8+uICImCbzNZcxRFEVRFEVRFEVR&#10;FEXvVnn3QVttmWyxmVx15ZZOetbXSAn76mAC5RHVLcsSEBHIAFsBEmbAg2BqmJEhHcwVQVAOFn0d&#10;2WsPDpKnodQA5HCLvOmXprOzgweEmlUBAZ5uoIchn0rTQx8mU/FaQhYBDk8MEeTgH+ybEHkN2VRA&#10;ACEEZG4AiFSBKkUyWb5oqy1vB83kcta+QOrYLocoiqIo+l4T11tHURRFUXQ3pXMzS5/7NKXp+KXX&#10;qitrbJ3qtFBrACCtVZ7pTku3CjhcjCLSbO3Y4TCdn6M06Tz8wNu1XOZNgoj56lK2vFBv7dYbW3Yw&#10;5KpBIkoTM9NNer3tLz1db2z5UQmHG37diq9r0hoQVX6XN5i/pdPnYNk5u7NvB0NhBoGw1hC0IkXi&#10;PAsDO3EetFdpkp1bTWd6yVz/dazqs8Oxr2sAUOnduALC0y3TxAuGZOZp04wXlld/6ef++r/87c//&#10;v/6HX372lRff4Ik8+eB7/4sf/OGP3v8eBBDPYV1a6Ef1VdPs7ol1QMQCGtCNxuK9TEswEBBRUVhZ&#10;KNba4YhrG4oyuKooTfWpK3ABgJsGQChNVJbpdqGKtLy01mzu5GeWUKn+Rx5TRrtJKdYhAl9ew8SQ&#10;UqiUeLb7w8nFy4cvhUqp1KgsV62csvTwXqs8AwTUiq1VcNJ4DpUSmY4O6fqYNDc2fNJA3bollZnD&#10;IkI6Xb4apleeUSlSWhe5SjO7PzC9TrW2WZxdeYO3OIqiKIqiKIqiKIq+15DR3YcfaD94T3V1o1rb&#10;bHb2uWmOPgCJTL+bLc7lZ5ZVkb/d53sLxflVtz8AAGFudvbYuXxx4YZo4glEpN7csXv7Sb/nJqXO&#10;UzAmW5hzw6GfKCkEZFp2imEkSIREgICKdKed9HuUGF9W7BxABc6DvmlyJeDLSqyzw5Ew+7oWEWCW&#10;upk2mh50moYFWIgIQsDiGotEgMLOoQgxe1JsG3HucDEWACCpUJoqLKQJFfnaIqLAQRhT+GB5FwsT&#10;yLWAKAAQoGgCRnEMID/84KMfP3//f/+7v/0vvv3soC5PeRlvKTPmP/vgUz/xwY/NkAFEYQalCEC8&#10;Z+dRK2AWFqQQT0WV3hhVRCIgEmtBgKaFDNNLCizCjEqJiACEzfUOOmkBCW/+DEwHeiHdKgJMiAIs&#10;4fIghKGvhIYH8R4QUClSCgDEu1DpEM6CEQEREFFrJPR1TUaj1qFmAphFmCtPWmGaml4HicxsL52f&#10;PTwZX9X1xravKtPrZotzpteZ/egTlJx2i8C7Lj+7PPzWC8lMv1rf9GWtizdluZ4vKzcp04U5VBRH&#10;eVEURVEURVEURVEURW8QqbToPzzefdZks7baBlKoDEnueeDdGAAATlrliKgABcABgbCbPn4aR8Ww&#10;Dx4cWZp4WKB6sAHckUTrwQK5kBuF6bZwfnogQAl1qogSttubUgCIEBYHgoSc6sGsjoUpHOjwRNAD&#10;A4AHQCTC6R54Psw4BYmoQJUCoEl6Kp1BQG8nrtlXpteUa1n7nrf7jkVRFEXRO0VMqEZRFEVRdJcR&#10;0cInPgLM6dzM5NJVbmwy209m+zdnybhpqs0dP54kM71ktte+/0L2ri1QDTOO41KXSJQtzmWLczc/&#10;y7QK3yrs/tCNy+PyhOLZjyam0waAo0uO3jykVThtYX/sWwawO3vN9p4wc934uhHnru02duTNh0Qu&#10;ICJzfmbp9ZWghvpZBIRTxw5PgggIiCShb9PzHT4bf+Tjn/qBs/d/68Xv/E+/8/lf+8bTm6PBHb1C&#10;pyg+9fiHfupH/sD3ve8D4rwvS181bC0wi4h470YTQQlFuyICde1AdJahMUQ0HcOJiPfSWFfXMAZA&#10;EudAhK3VRaFad7K+U8CXFSqNWoXSEiSVn10tL10tr2wU51cHX3tu/lMfTWb7ItLsj/ZeehWcd85T&#10;YoDZV7UfTcK2dSE3y5Vy4wp2dskY0+8kvR4Q6jxDREqMn1TADHR8uatW4hwqBcwquW4doTQWhEHk&#10;2HbTaWMGoD7t8juxDgDQaMpTRDTdVrW5zdbGhGoURVEURVEURVEUvW6kdXFutTi3KiLc2OlsRxEm&#10;RuXZO3yXOkTsvf+97DwAoNbN1s6orNL5Od0uTj5zEfFl1Wxu+7pJZvrpwmy9taPzbHJ5DZXKz66K&#10;864sua6lcewZhIEUaUVJovL0uq2+ipzrBgC5sepoQjWMYurGjybiPZANIxRgOWgdEJmu55qu0AIQ&#10;YQFvWSAUfk63byMRL+IasVaYQVAIEAmNRhBhERZUFCpVw3SXEAVD7nT66iAiwkAooUxV0UE6FoGQ&#10;tHjLINhN8z/3fT/wM09++t9ffOHXn//65199wfOdTeQuzM7/0MMf+PEPf7xvUrZuWuka8pzMjCDO&#10;c2MBgZQOp63S5JZlDqAImrA4bbpbnHhma4GF0kQ8TwtQ/TQbPI2QIiLdGBWWUJoKYQEbCbIwAyHC&#10;wbo4Cc/24j0IAKF4D0SH3wXAULhKON23DoQBtHjvbA1YIdH0EQBIqLKU0kS18mxxng7yt34yafaG&#10;bjQmrfPVJd1upYvzMx983+l3cHszkDH5+TNsXbOz12xsqQtn7vovfAGoN7dJ66Tfzc+uUhq7U6Mo&#10;iqIoiqIoiqIoit6oJF/ydlCNXhVhV++iShGRVObsPkzHbXTC05E0MADYMIc8qO0gBARUKF7wcIYZ&#10;Nnib9qOGbtPpF6evhSACqEA84I27x4UXBCQUEZSwokzQY3gpAQBGAQAUBBFBRAI8yNfiQYKVkNR0&#10;bCWMqIASQo2kkQygAkRtOtr0kKZL0ZTp2GqdfWWrzZhQjaIoiqJDMaEaRVEURdHdR2ky+9HHd77w&#10;dHHhTLW22ezsucFItwvKUtQGmMU5O57wuATCbGnB9Dr56lLn4Qfe7hO/Y9zY8SsXq7VNN5oAs8qz&#10;ZH62dc9Z0+uc5umImJ1ZdpNSJUm1uVVkZ+gWfQhSb2wJi5npmX5Xt+6gFfN1C+FGMoZre8sHiOfy&#10;yrqflNw0flKGsgJVZKgVkppuM8bC3nNVi3NuUoJW1caW/fwXe489kq8u3dH5iIhMl9ndnUVModcX&#10;6KDs4Q7XwwGAeO/r+r6ZhT/7/Z/7M5/5oS9vrn/htRde2t168dKli+tX+VYltFmSPvnI+z7+gcc/&#10;8YHH33f/g1qpg5NRutPWBx+ZZnu33t4jrbhu2DlhJq1BK9JKdVu3uAACwsyNtXv74pw4BqNF2A1G&#10;ptM6KQV6BDdWvNftNiplutNTQcL8zPLklYvl1Q1KzPC5F4rzq/tf/7bd3XfjUkDCsxCRq9pbi4gi&#10;Yds58QCASMZQmnJjm+39ZH7G9LuqVYj3flL5qlHH1yaI9wCIRov3R7fNAwG2TjwDAtAtam/ZeRBA&#10;pVBp1Kd67wDgmwZJoSJd5ACg2gVsbvtJ2WzvnVxuHEVRFEVRFEVRFEXRbSGiShP1rkuOIc488ajK&#10;0hG8qoqsXt+qrq6rNDG9rm4XeNPOWWHHMTsY+rIiY/IzK7qVF2dXOg/dP3z+RTK62d3X7QK1Mp02&#10;dNq3Pb5pF3Z/gEZz01CRIQCwuEnJdQMivqp90yAieC9uGn2EwxEXC4AAIQCFHCQAThs9meGwtsAB&#10;gweQsH2bgCASKhTrBABAgAiIQrkAAKBWEJ6ILOEQcFBoEPKx4WXUdJYizOJDT2wIgmKi9Q/c//Bn&#10;3/vYUNz/8vzXv37l4is7my9vb+6Xk1tehOV298mz9z554f6PnLt3qdsTImBh61ApVArYAzMIg1ZS&#10;O5DpKjURRiCVGDhmqIMAiMTsUYStA2HxDIiUJqhoWqdQW24swXSfuOmyNXXTuInl4PMSumcJiYRZ&#10;mA+W6/kwKxWRcHqoFAKAIjSaspRKHa4epYaMIWNAIQoIobCIZ2ARZNSagMR5JNKtPJ2fZWvdZMJV&#10;4ycle09Kp/Ozpt9ViWm/5/72vefeCUOtzoP3lpeupotz5eU1u72XzM/c3ddvdvZ8VeerS2RM56F7&#10;3+63G0VRFEVRFEVRFEVR9F0i6zzAbAEAUdl6W9ghaURi3wAg3W7uhKRZBHx4BQjr2w7Wek2TqYdL&#10;whAIMEwvGYQPpo4EEqpX8aAz47iDEiKAeAljP0CAsAfcQc8qHFSPSBgghqRq2KTPIWmkVOkWogZS&#10;eOQ9EGVkCq1bgNetUiNTQI3sJt4OhBukd9voO4qiKIreHDGhGkVRFEXRm8J0O/Of/Mjul59FIl9W&#10;dm9gByPZu9YzqZIkmeubmR4q1XnPfe0H7nmHNyfcrLyyvvfMc2KtLytf1SBCxtjhaPLa5da957qP&#10;PIinCAe2778wefVStrI4ee1KefFKtrKgsmuxPXau3thyo0m2OE+J6T784Fvz1kyvCwAqT5vBKOwf&#10;dvS77Fx5aY3rxo3G3DSotWm3QKvrH4ZAoLRCEclTynJwfvLKpWxlcfcrz3JjW/ecPf35ICIqAkQR&#10;ufl8XgdKDAAQUajCALrjF/RVEy4FIBKpTzz86A9+8pPJbB8AGmtfWbvy2tpVAGjlRTvPO0Wrleez&#10;3Z468SMhLNXVdTeecNW48QQQVCtHrRERlRLveVyqm4t2EVARIKAx4hnQAzPXlgTs3lB326gVnIzF&#10;TyaoNaUm6XePXg1UlK4ulRev1Nu79dbO6Dsvg1LN1o4vK2BBIkCkLDX9TjLTm74LERRh57lxbBtu&#10;GlRaFVm9seUGQ93rutGYEuOrSmXpra+8iC9LSgwQAaFvrE6mW9CJ92El5bT/48bngTgHREhE2Wln&#10;f8Ii1qk8Q0DdaQEAGUNK+bLmpvFVrfLslC8VRVEURVEURVEURdF3FcTuIw8mc/39r31LZakbjprd&#10;QbWxBRtAWofZBSKyZ7aNWAcAlCTZ0oLptilNuo88mJ9dkcaOXng5melXG1t+XIaN4U6DihyVCseV&#10;uhEANy6BWZz3dc3WAYCAkFKUpSDAzor1Ioww3URMWAD8kbcT4qUIhx2rYc6GKBQWbwkKhv2/pudA&#10;gNOOUQEERECTCLM4P11ZdvDI6bZlhMAioXDVszALh6VmoQVBAQJqhSA9k/zo4x/90Sc+CgAgsDMa&#10;vryxtjMeZUS5Mi1jCpN0kqydpIAIiKjQ140AoAgqhUaTVmwFmNlZVExKgQ5Hh7CNmq9rREJN4TYd&#10;xjVDrWloUGXPUNeoNRpDWgGRbuWUJG4wAgFuhBsrPI3XIuKN816ZvvkbVschUWhJBRZxDAKAQkYj&#10;ERp9rdcUiYxWWYpKiQglKWlFxqgsUe3CV7Uva2AfrqGIAAuQZ++bvaEcXHoyRrWKtNPSRQ5ExdmV&#10;znvvV1n6dv/iOfgIJab73gf2vvZc0u82O3uUJbrdulsv7icTu7Vruh3dbrXfc987511HURRFURRF&#10;URRFURS92yFi0XuYKKlGryClttpw9U7YrE3ES+gaPYaIiDgUJ0gADAIYsqlyOK7ksJleOJKAgACG&#10;rfQAriVREUNO9SCzisedKgAIKBBBIgEkpMPC1TDeFAEADyBIBlGrtIdo2FfsK2U62rSVLpgZEcOO&#10;i0gGKTlujSICksq9n2iZtdV2Uqy83bcriqIoit4RYkI1iqIoiqI3i8qzuU98uLx0dfT8yyrPQISd&#10;C7u8o1aoFCKmywud99xvOndtVcpbprx0dfer3/CTslrfYhuKRhFAECmZ6wOAr+rZD73/thvVk9Ez&#10;H3r/9he+mp9bqa6sT167orJUZRkQctP4UQkI2eK86XfbD96b3u095o89qzTRrZZrTWBv4EcTfeQG&#10;CXN1eY2r2g5G7J0pcsrSY9+mgK8bNEa382Ru1g/Hk0tr+crC/rPfIqPzM8t3cEpJEloaxHk0b/Q/&#10;YlWWTheKgRPvSd/xC4abLt6DZ8pSADjMMSbGPHTuwkPnLtzRCwpzeWnNl5UbT7iuw9oyALGNpTQR&#10;51Se+rLCxNBBXPPac0V8WQEziKgsA0C21ldMaWIHQ9Npn3TFBNx4IiymU5DRIWR7lM4z3W5NXrmk&#10;261md4AIgpivLqk8F++4sTc00IYFf5QQJQYg57pxZeWGI0oSEGHrEJUqct6zblLq9i06gf2kAs+m&#10;1/GTErOM61qKfNqA4X14w7fshhXvgYVSg0SnL2bxZQUAKktUK8fDYts0DbfYjcuYUI2iKIqiKIqi&#10;KIqi72XZ0kLymZnxS6+NX76oO2221k9KX9ZinVjLAqhI5zn1kxBuJK2K82daD9wTphOYJq17zor3&#10;dm9QbWwV58/coofzVhAxmenVzqPSdneAhsQLN1a8D4WfiIBEqlUgobCgc0AIQkgUxkTCAsKHcdNp&#10;kerBAq8QcQwxVdIqLPZiZhAMDQNAKMwgAloJh/5PREVIJNqDFQA5XCImIcXKIiCh8xNkWoMgiKgU&#10;gkzHwloBgFjnPaMiQCXO9pR5bPmsOD89Yjjda2cu7GTarYAI4LmsxTESAE1rS1WWAiJqDcLifdjI&#10;TLyXxh25pgcv7P3BURCUCs9VWaKKPMw5dbdl90cE4BsrTXXwSLohiXoYE73F7QMAREEJV5KMpjRF&#10;Y3SRTcOuSgGhylKcKDjYoY/SJJntm343mekBM4twWflJ6SeVgIj3zc6+bhWqVRRnl0PeNYRmdavI&#10;zyzl51Z1cdoI9FsmP79ab26DiK+b6spGN6hKOwAAgABJREFUdm5F341pmy+r8soGZUm6OJ8tzrfv&#10;Pfd2v9EoiqIoiqIoiqIoiqLvKoiYdx/QSW+8901SidKtyeDbIIAg7GtEjWQApxvcTXOkwiIMwAAA&#10;qIlQhAUBUUF4pgjA4QRSDgKkoakgbKLnZVp5qkFCZjXsH3ebAgoEAUREQlSI5qCjVWB6GAYQUAmh&#10;Il0QGgAA8YhEqJTuKtO6XQXEdUgXrtoStrbejAnVKIqiKApiQjWKoiiKojcRIhbnVvOzK3Z/2Gxu&#10;u0nJVQOKVJaaXiddnD99iuwdxY0me197zo0n1eV1Sky+uqyKHBF8Y5udvXprJ5QYjF+51DrFyph0&#10;fnb2ycd2v/L14p5zbn9gR2M7GIIAGW1muqbfI6M777mv/eC9b+qb8mVVrW8127t2MPKTst7aqbd2&#10;7N7AjybZ0rxqFbrdQq2q9S1fNW44FvZJp403pSWPYufEOd1qIVE604OZXnllrby6WSi198xzptc5&#10;/Zb5ut2idB8AuKnpDSdUAUC3ihq2gYir5nVEXkNUUpwXYEoT0voN5RhFysvrvqzccMTWqiJXWXa4&#10;VxwpJUQqz9g6Pxpjt3NDLSpbB8xsHSCiUQBIirhuuG4oTexwZG56yiFfVtw0uihQq2xp4eawsXjv&#10;y5obW+/sIUJx9ky2utB4r1qZn5ToWRorjo95Y0BpYhLDdeMnpd0b6E47TABD4JZvCtyKtb6qVJpR&#10;mqgiF2ubuvbjUncKOFz2d6seXWGRxqJSqEi18tuGww/eHXNVU5oA0dF0LirFtQ3n8/pvaxRFURRF&#10;URRFURRF3xVI685D97Xuu1Cvb1ZXN+rtPW6aGx6DWqdz/Wx5MVtZvGF41X7ovvLyerq8UF68Uq9v&#10;pqtLpxpbAJh+t9ndBxC2VhzgkcQmgiApyrOwNAsJQzwVnAcA1AqcnwZHUaYdn3itfACvlQ8IIqki&#10;Z+vEM3o/za2CoICIAAHYUC+gpkfxgoiiKIxoJLxGaFRlgWudq3gw2iJUREkizpExIIJaiVbcWK4b&#10;YQlRWBQE4OmSNiLxAgQAgCKCQDDtekUBJASjyGhABM+kNTtHidHtFhCKiDjvq1oQwWgRAOZpxWs4&#10;KwAgAu+EhRCQiPJMZel1yWFE02vbwZi8ZyJgnkZnBa4LqZ54I4V5ejuUQq11qzi5QVeYkQgQVJ6G&#10;iRkBQJ7BbB+YfVk1w5ErK9NpJzPd4twqGa1auW63k9meKnI83TTsrYeIvccecaNJfkbKi1eqi1fT&#10;lcU3uGelH0/KKxtodH5m2XRb/ScePeUwMIqiKIqiKIqiKIqiKLojJlvoLX5sMvgOACXpUlNviq8B&#10;QLgRbgDV0amUACAQkkFUIiIAhFrEEaUCAuIBnDAgoCABIAAjICAhhtEcTUOr0/zqdK0YAtxmEjc9&#10;eHicmuZdD58hXoQBNaIilRGlB193iBoAUJnbvfiNlC4cAPvKNYO3+xZFURRF0TtFTKhGURRFUfSm&#10;Q8Sk30363bf7RO6a0XdeZuuqq5uYJvm51cMtulSa5CuLTWLq7V3dKobPv1xcOIN0+1aEbHF+8dNP&#10;Db/9UnlZmZne0W+lczOd995/c7PlXVRv745feLXe3BYRbizXNTeWnfNlhYhuPCk3d/R4ghvboBRX&#10;FVvLzup26+R4Koj48QSVojQxvS4QAkC+ujy5eLm6ulGkyf7XvjX7fR885dqpZLZXb2whkRuVunUX&#10;SncpNYCg84ytE+cwucOwtAiwsLWUJJQY0+u8oVuwse3L0o3GbJ1ut+gguS0AYRmeznNMjem07f7Q&#10;Dkem0z6aOOW6FhZgRmOmDQ2ElCaHIVU3HB3egqN8WfmyVGlKeZrM9tXNHQvM5aU1cVa8Z+uS+Vkq&#10;UlQKvFdZxo0lAV+xG0/AMxxTAIKIKktJazsahU5Xri2mKVrnRuOj6Vl2zg/HqMPqupaZ6ZUXr6g8&#10;82XJNiGjp+0WN7VTiAg3DSBSYkgbOuXdFPCjCSDoItdFfjRjjITAEk7pjdzZKIqiKIqiKIqiKIq+&#10;a5BW+Znl/MyyiHBVu0kpzoMIGq3yTOfZcRk5Mrr3+MM7/+HpdHGuWt/C9a1kaf40E7HQtSnOA4A0&#10;jlIjzOIZQIAUJoaODIhIa2YriMKMgCIgeFhBcNAWEP6JCIioSLxnAWUUN44S47kGQGAGgBDXRBZg&#10;OUjEAimFgHKwIkxC9jKsExMBEUQQ9sICKMCCiKAUaUVJgoo8e/GO0oTyjOsGpAEiYB9inNMVYwwC&#10;giwCggKACEqBCBICkTKa8kycF+vEs8ozSAABSFJxXkAwXDOjyWgREevY2mk16zQ9CwAoWrgBdB4V&#10;UZboPLt5bgaIup03ZUlGCRN4Fuu8AGqFSiEi4OEyNzw6rhIRYBaWw1sIROq28VQB8R61BgCV3rQR&#10;HpFqFQbRDUbZ6mLrwpnZjz7x9vwyeF3I6Nmnntj6X7+Un10tr6xVV9d92UsXZl9HqlZY7M5es7NH&#10;WZKfWdHtYu6jH6TkjhcRRlEURVEURVEURVEURaeEZFr9R/LOvd4OWKxrdgEVCrNYEBFBJAVAGCpM&#10;AQAQKVEqZTdhbkBA0E83xANAUoCKgEQcIIF4EQFURAYAmK1wWKwld3aWAqGF9eiQViTEUy0AERmk&#10;hNTBjE68CBNpQAqHvkNaAEWccCO36lqIoiiKou9BMaEaRVEURVF0Z4S5XNtwg5GwL1ZW8KbVS2Zu&#10;xg7Hdndft4t6aydbnD/Ny6o86z/+SPd9DzXbe35SiohKk2S2/4aaOW/Hl9X+s9+u1jfFebs3sMMR&#10;TxsjERUBkbeOveedXS4zlaZsLTvP1pnOtRTlMZcJ3LgUz6bbRqWS2YPYLWG2sjR55VK9uYNK1etb&#10;2fLCaU41W1oYfvsl3W654RgWZwFvn/s9GTeO0lQVmTSuWtvMz63e0agIEd2kBBaVZaiU6fdO/9wb&#10;uOG42R/4ScVNo1vFTRdWABEU5qtLk4tXdLftBiM7GJqDhLCISONCp+vRqodrIdWmQUzdaKy77etu&#10;0KTkqqI0Ve1Ct1vp/OzN51aubfqqdoNxCH+iIj8pYW4GAABBt1tuf0hpggB2MNTX52ZvvGJamW7H&#10;DkZ2ODLdtp+Upl3YwcgORqbbRq3YWj8cA5HptCkx2dICKjK9Dghw07jhOOl3pzPEgwqO6VsR4LoB&#10;EUpTINKd4va75gEAgK+qkLUGovSGX6cHlRqo1KleK4qiKIqiKIqiKIqi7xmIqPLsjqZ22eJ856H7&#10;hs+/JJ7rrR32LltaRHWbAVezs8/Whf26yGhunDADhPVUWl2/RRcqBehQkTgn0yeFKgIM6U9hBpDQ&#10;SRCqU0N4VTxjyLUSyeF8LKRDCcQzTEtNGQoFYWMvnM5nQoMB4pGFX05EeLp+TBGFPKemcIZiHQiA&#10;YwAkrb2rAQC0IiIQEecFBQUBYdqVSkRaM3tgoHS6TxwSCbMfl9w0lCTiPCCIiBuOTbd9eCaIiIk5&#10;zC7KwTQphH7t/kBsaGwAEcGbx0ksbjjGJElDk22C3FgkFOvEOkAEQkSSUNDKIt6DHBwFpycP3gOR&#10;ylKVp3AyYWChxJDSmNz6b/DFOgAgo+nNnBi/SVSWzn/swztffBoJ662dZnffjSfZ/KxuF6esPxUR&#10;P57UmztsbdLvpQuzutOe/ejjqnj3XY0oiqIoiqIoiqIoiqJ3HVJ51r4HSdcjBDLsxihW2AlbEAYU&#10;AI2oCA0qA0DTNW/CIgyuDov9CDWSBkBSGanUu7GwZbYgnhmRNAKFffdEOIzsEMIw86QJkoAACgDB&#10;dd2pINwAMKBCMoCadHH4LWYrgKgSpYpTFLTeCBEISUI7qzjAuIFaFEVRFMWEahRFURRF0R1y41Kc&#10;95NSJcktqxoRQLeLZmcfAOz+8JQJ1YC0zpbu4PFvRLW+uffVb/i6abZ27f4AAFQrT2b7Kk/RGEQU&#10;kfLiFTsa290hN1asY+vCpl9sG26SEzan95MJ17UqcjQ6W5o/GvOjxCRzvWZ7n2f7oxdfPWVCVXfb&#10;ptP2VW0HQ7s3vKFp9k5xY91glK8sudE4Pb9YbWxXV9ez5aWb88bHceMJ1zUZjQrThdnbLig8jjBX&#10;G1tinS8rlaaUXb9Ybdq1AKCIEpOfXa4urUGv7QYjOxxRluoiF+cBRJiR8IbzR0JKDNcNWwsIXFtK&#10;DQCIYzcei3Mqz1SR61aRryzefG52f+hGYz+ZsHOm17WjkVjry3paAQGAinS3bQdD1S4ghFRbBSXJ&#10;cVM7JDLdjt0fuOFEd1q+rFWn7YcjOxigSaRpUGnTbVNiirMr4ZKmC3N+XOpO2+4P7GB4uJhPDkaD&#10;wsy1BRBKUyTSnRacorUYALhu/KSiNKU0Sednbvgwi/PhBMjEPzFFURRFURRFURRFUXQXtB+6N+wN&#10;h0rVG1uT1y6nC7OqVRy3uMqXVb29y3WDKJSmbL2wne7HrxSlN01gEMhobqzItNQUCcPCLwFAYYAw&#10;ZoLQayCeAQkJxbOwgPNINI2ehu4DgMMkKoTjWg9hVIIEKCAAwtdtJCcy7VMFAEQkAsLDqUtIqLLz&#10;bMdkDDuPRCpNAJGZwbMw4zTcioAiSDSte1Ug3pdVaE+lLEWlSGsg5KpGpcQzEolzdjg2ndYtE4/X&#10;XWetQpEsCAvzLR7OYoejsPsepUnR7di9/WZnH5WiJBHvhVlYpoWxMg2pHr7l6bGIBIASA4SkbzNi&#10;EucBkBKj263jPhJc10iEWut26234BL9hKs/mPv7h/a99CxB1u1VvbJVX1ylJTK+jO60TLpE470Yj&#10;uz/0dUNJUpxdVUWWryz2Hnskzu6iKIqiKIqiKIqiKIreMsq0SWWojE76qn3e1bveDUFExDE3wg7E&#10;s3jgKjxehEUcADCAogTDdnpkSOWIBABKt70bEwAzgjjxHsmAACCBuKPBUTk5RSoCAkgYduWDMKfk&#10;RkCITChoVbp1+BoCwFwTagSkpA2vC5IS9gDAvlavp4U1iqIoir7bxL+ziaIoiqIoujPiHAAI8wnl&#10;iqR1CA2GB78DjV+5NPj6t11ZVVfWxXnd7ySz/RuWASFivrLEr12mWbKDkS9LQBTngEgcu+FIt4ob&#10;E5UA4NmNJ2ytynOVZ8lMT3duXDJl+r1mZ2D3BpQYN57oVgG3g4it+8/b4Ui3inp7V3fbr7vcUkSq&#10;jW0gTBdn8/OrYi0g1utb5eWr2cri7ZeLidRbO3YwoiQRpSlJTLfzum9Es70nzrvxBIlUK7/xWNNm&#10;VKWMAQCVpvm51fLyGvbIT0pf1U1tUSsQABa4VUoWFaHRYp0o5ScT0h1XVVw1gKg7bUqM6Xaypfmb&#10;1+1NCz0a66ta5Rmlhko1TcNaezjzC82oaLTpdd1o7EZjNI1u5cfdHSTUnZbdH3JVhw+PahXN9r6M&#10;ByrPdKeFaZKfWcaDtWVIlK0slpeumk7bDkZuUoV5IoTljs6xdUhISYpEptPC0y1K47pxowkZrVuF&#10;bhXJbP/GB1gbilDUKT6cURRFURRFURRFURRFt4WI3UcfUmky+NaLlCb1+lZ5ZV3lmel1Tae4LucJ&#10;AAD1xrZ4Z0cjFECFUnvUBJ5BRBHdelGWUgIWEIGv5VEBAJhl2nQawqsQ1mhRYkJ7atj7jJ0LXakY&#10;Gk1FUAQAkSj8r3dOaYWIqEiYAUFY8MgQSJjDajBAQSQRIUXcNNMAJwA7B9YBAjcWAFSaoNaAoEAB&#10;ACCI8+IdHPS/AuK0NhYAWNhaYQZAUMgHS824alRqhD0Zw9a5wVh1WifvQ4cAZExolxXPN07GmO1g&#10;LN7rTouMyZYXQYSbRjsvjaUslelpAACgVmFfP1SEYd80QlQKlQLvmRmVOjjWsUREvCejAVH3jl0S&#10;5yeVynMASG+aZb1bkNb9Jx7Nlub3v/G8yjM3Gjc7+/Xmdr25rZKEspQSg1qFzRPFMzeWq8rXDQCo&#10;LM1XFnWnrdKk8/CD+dllPF35ahRFURRFURRFURRFUXRX6GQG4FVSGbuJTmZMNq9lxtuBt2NEDQrC&#10;uA5EQi2DAHo/RnbCDQCQypBSvH4QqnTLOyAAERK2wg2G8SLA0RHoiWMgAZEw6wMkERFxwh4RiRJE&#10;QpWTyq57AtcgjLqFZJR63WvDNIiHaVNrFEVRFEUxoRpFURRFUXSHVJoAAGrtx5Npa8FNfNMgERLd&#10;smT1bTe5eHX/2W+54bha20Bj8gtLKk1v+Ug0Oj+7Ul66anodX1VhfRgict1Mw6WAlE3fo3jvq4ar&#10;GhB0u0VpYnrddGHuFi+rlGoXdjhKF+fqjW1976kGPcXZlfFLr4mdH796qbq6kZ15nYuQ7N7ATybZ&#10;0jxqPf/xD1Vrm8NvvYiKqrXNySuXkrl+0uvBLRexidjRpNne5aZJ52btcCjOqTQ57mNwW+K93R9w&#10;3Yj3utO+RUzUOQBErSidXmRKTHH+TL2xBQiUGjcu/Xgi3ovzqJLptO16pLV33tcNO+cbS1qrLFV5&#10;horSxXnTu3W8ttnZFef9uESlwtI3VCokZn3TqCL/7EeeOnzw6sysGtWhtsJNKrs3oCShNCFj4Fbn&#10;o/PMTyogFOfFs0oNFJk468qymOvdcDFVnmXLi9XVDd1p2cGY6xqRvLXoBUFIKzIGiXS3jfpUoWU/&#10;KX1ZkTG601J5mt3UHyves7Wm3yWtQ041iqIoiqIoiqIoiqLojUPE9oP36l53/5lvqiy1g2Gzs1et&#10;bdTrRHmmMoPaIBEIN3vDZnvHjSbiHGWZzlIk7cYliKPECLNUDSoCrej6bcIwLP4K6U3PSHhYaAqI&#10;oVV1GrAM5aiIIZUqIsA8bQFFBOCwQRigABISgPeIGpwHo1EptA6IxDOo6UIxYWbnQQQIQUBEkIWt&#10;A4Fpq6qI8EHDKgsazdaB86gVaR2GSMIMLAKCgCIM/tpbExH0IiJeZFpVSoRKgbAbT1SWeWtNUbhJ&#10;KfsD3S7QnFRcQKlBAFAk7ugxgBvrxhMAMd02GpMuz+t2AQC0ZXSeWWtRkW73xLN4BvZsnRtPCEBE&#10;KE2mPbShh6HxQISEKj12RPzYhfseWFr1ZcmNm12c13muslvPaX3T+KbJZrpk9HEDvXcFRMzPLGdL&#10;8+OXL45eek23W2ytH01cWflJaQfD626T1pQmaaejOwUZQ4lp3Xuudc+5w2LeKIqiKIqiKIqiKIqi&#10;6C2j0xlEpXTLVlvMDVGCqHQyo5MZEceuEm6ErYifhkuRyGfsxuwrRETKbrnETukWs2FXoiJhx2xF&#10;HAgITrfdA7n2YCL6gU89dPjTM8s9AAAQAAJBEQGpAYBII2kAVLqF1xecCrC4CtEgaW16r/tqIBKz&#10;A4DwzyiKoiiKYkI1iqIoiqLozqg8U1mqW7kdDP2kvEX/J7MfjsPXk3fefvbNzt7eM990o0l5dUMX&#10;ab66DEQnPF6lSXF+tXztKhkjngUEENl7nnhKNFunixwQxXvxHgBVmqgiB6J0YTaZOXaIo4vcDUfc&#10;2GZ3v3XvuVOdOmL/sUc2//2XsqWF8up6tb6ZLy+e6olH2OG42dwxnbbpdTsP3ms6bdNpq8Tsf/15&#10;StN6Y7ve3Km390yRU5GTMaSImcF5X9ZuNGLvKUmKs6uUp5Qa1Kpa25S6wWOWjp2A66Za33TDsR2O&#10;4CA2CYikFBKh0agUNxaVAsSQEZ1eBkXp8oJqt5rNbVQaAexoIuykceI8EIVCjOmKRBFhEe/FM4JG&#10;rc1MF4l0q0gX5+iYhXrCbPeHXDfCXnc605QpoVgGAPFilHrsgYeue86sNNt7ze4epYmvaq5q1zQA&#10;SEaDIiSFCAIIwsDMzvmq5qZReZ6fXUYiO54kvQ57dnsjuzdUWaaKjLKUjCZSlCXJbL9c29BZUk8m&#10;7BoQwFSFZX9ojG4XeOLHePq+nHfjiThHaapbhcqz/MzyzU90ozJ8RM1sP1YxRFEURVEURVEURVF0&#10;d2WLc8lnvm/0nVcmr1w03Y4vKzca+7Kyu5UIAwCI2P2ReAcsutMx3RYAiB/rXosnFWklAuycOA+1&#10;9WCBCBUhAHsv/qDFNPw/CxICIiJCSHWyAKJI+C6HXfbEM7AIC1JYOYZhVRUqmjYeMACIeO9FlFZI&#10;iIpEBEDYeUQUFhGZjqQOug1EGOyRrlcEEA7ryQQBvIdwVla8cwDIzl07+ZCpVQQIiCiAxMLeow6j&#10;MwVh5OU8EIqAq2qVGF9Wpt9xw7EdjChJVJ6jPmZkpBQclMH6ulFZKs77ScnWotam3UKtspVF3W6F&#10;h6dzM6W1lKZ+UpExqBUqAtCUpmydIIZW2GubtXkPLJQaQKTjE6r3LixxY91wpPJcFVkyP3PcI93e&#10;EBF1p52tLMG7f2CFWrcfvLd13/lqfau8vNZs7ZgQFRYRzyKMSKhCWBpQqWRuJj+zlC0v0um2qIui&#10;KIqiKIqiKIqiKIruOkRlskVha3HH2wGl80e+pZVp3/wUAWlGrwEqdkPhGtWtqwKIEkqM9yUAECr2&#10;ExEPAoAMEnaHCwNDIMIPPLJ67fVZpgFR4WmWFTWRBkAkQyq/obJVRMSXDKJ1TpSQef07wQn48OJE&#10;cTO1KIqiKAKICdUoiqIoiqI7hpifXfFVTdt79foWnVu5LuYnXF7dYM/5bF+3W0m/+3af7nXY+b2v&#10;foPrplrbUHman1kGvH2uj4xJFmbtaOTrRpkEtULP3DTcWNJihyNdFKiVylJKEiDUeZ4uzp2w9AoA&#10;KEsBgJvGDcenP3/T7/YefWj/699O3Vy9uT1xnK8uIJ1uWZJIszdoNndUkWXLC+n8TOehe8N3igtn&#10;Ta+798xzZDTXjd0fuNHEjq47MSRSRZ52O7pdUGK6jz7U7OxNXr5Y47YdjtJTJ1S5buz+0A5H4r3d&#10;G3DdcGPJGK6bsOKKCRGmEVNuGt1pI6AurhvPIaLptHS7cPujSVVTYoGZjBYAYBZh4CMPJUKt2FpU&#10;CpVSWZYtzZ9cDeoGI2H2VYVak9GHLzX936Mb0x05p2R+RvfazfYuIkmeiXVsLVsntQ270x08kFAr&#10;3SrYOd1pA8Lc933IzPXHL75q9wYyP2OHYzca2939sFby6DF8Y3WWu7oS68Q5SBPVbqkkgdutyhPn&#10;fVVxbRFRt9uUGt1u5cuLtyzLdcNpB2y+PA9RFEVRFEVRFEVRFEV3G2ndffiB9v3ny0tr5eW1Zm8Q&#10;vi7MwOyqGmDdjcZAlMx0TaeNRgOi3R9SlupO209KqFGMBs/iWZjFuRBbBRERQYWHIVEQEBBSSogw&#10;pEYPxyFyEFJFDOFYZgkhUlIEhMIS9vYSEXBOvAcWnlQh4yqhMZVFiEL1q3gJvazTQ4d0qQ45QwRm&#10;YA6LyUjp6cIy52VagyDhfEQEEZEQtcZr8yg4fFkRUUqDBhAj7Nk6EBHnhZABuKpNr+urypcVNw0Z&#10;Q2lCxtwwBRLrKNFIJCx+MPJVA94Bkm4VlKWUmHxl6eh4U3fban8ALNZaNxqbXmd6PggqTTwzoBPn&#10;UCXhJLmxqAiITp7CifduNEGlVZ6Zbue4B4v3djDU3Q4SFedW3u7P712DSuWrS/nqkjC7wcgOR25c&#10;inXiPSpFRqsi152W6XVOszldFEVRFEVRFEVRFEVR9GbL2uea8qo2HWsHOukj3iaKgoAqnZVqUyhh&#10;XyEZxONW+qFShVDi7QhRIZGAiHgRFgAEj2FrO7i+U1UEQBAJkJBSIAWASAmpDG+1KlJ8xdwoVSBp&#10;nc6/keoCYU8qAQBSd9xsEUVRFEXflWJCNYqiKIqi6I61779QXrqary5NLl6ZvHrZ9LuqyBHR143d&#10;3WfrsuV5SpPuow++0/azH73wspuU1domIGari6eJp04xqzxTWQWEiCTek9G+qgFRZQmlRhU5Eul2&#10;y/Q6J6+7CsgoABDn2do7egute8/5qh698AoqVa9vTl65nCzMmXZx8qX2ddNsbrtJabrtbGnBzPRm&#10;P/LY0aeYfnf+U09WV9bHL12kNEkXQZxn58AzEKJWIYes8qy4cKZ1zzkyWhf55NXLutOy+8NkdgbV&#10;bS4mV3W9vevGExDgpvFV7UYTcU5EBPG6LCYiEgkziPiqUmnCjaWbQrCIaPqdtFoARY3zqPXx1wBR&#10;KWA2/a5pt257g9xwLM6L97rdOrJm8aDy4vgrTcZky4sy7+xg5IZjrpvpbFDC0wGm/a4gAn44UkWW&#10;Ly92HrqX0iRfWWy2dyevXq7WNpOZHoiwtdw4YQYAJCKjAbG6slFdXefwyUHw44lYR0aj1jfeAhFx&#10;nq3jphHvAVHlmcpTJJXMzxxX8Ovr2k2qdGEOibKVOy7pjaIoiqIoiqIoiqIoOiVKktZ951v3nefG&#10;Nrv7bjT2VS3eT169wjMVW5uvLGarSwBg9wYAIN6rNEVC3S4kz7hpuG7E8zTfKSIliPeIQlpDyLsC&#10;CAAxs2dgBiS+FlCVaUY0LOPiabspIJAmQEJFlCTT+Ktn0Vo8o1JAhFohgBCKF2EPAEAATq69MCKg&#10;ICEShqVgAgIHh0BEOPg6eBbv5KD0FURCeSqSunF9GAISgkjI2SISIKBSpAi8+LL0VaMKYs9KWGeZ&#10;SlNf11w1bjQOwzFUhGq6AM5NShBmy4DIzoP3Sa+n8hQQk9leOjtz875m+fLi+NVLutO2+0M7GJlu&#10;O0wXVZ76qiat2VrxDIqksSCAxpBWdPzGdsJiByME0J0WJSZbnDvukfXWrrAkM71kpmeOGWq9qyGR&#10;6XfNO2y3xyiKoiiKoiiKoiiKougGynRNOifinR3aastkS7cNeSrdYTUAEGcH3o6U6eAJSxZRARLp&#10;AlCJr9g3Ag5FDp4i09kjAACCsCAgakAiSpA0kiHKjnt95pq5QkpRpcr0lb79EseTiAdUAIAUE6pR&#10;FEVRBBATqlEURVEURa8DJWbmIx/Y/p2vti6cqTd3mp192NkL31JZWiwtqyLvPvxAtvjOKmDkphm/&#10;dNHuD31VZatLpO7gPwVDiwIAUJroIgcRdp6yxI1L0hq1Ls6uquKOpjYUXheYT/8cYbZ7A8oSyjNe&#10;36I8c/vDycuvqTxL5mZ0p3W0WgEAxLOblHZ/6CcTUipbXjTddrowN/Ph96O+8e0jYn5mOT+z7MaT&#10;Zmun2R9xWYn3QKTSRHdaydxM0u8e5lrNTM/0u9xYNxg1O7vpwtwJp91s7tj9oTD7svJ1HfolUJEw&#10;EdG1QgYREQFm9l6sQyKxnkXGr102vU46P3dzDhY1kdGUaFXkKkvFs3gGEQFBREQEpVCRNM4Oh8Ds&#10;yjKBmRM/KOLKihsLgJSYo+8Cw8q825XWotbJbD+Z7YtnrmturDh/GDRFoykxKk0nV9bFOSCqt3by&#10;M8uImM7PpvOz4ny9s9fs7PnxxJcVOwcCpDVliW4Vcx/70N7T3xh+68V6cwe1Iq25blxdT+8hISCC&#10;gAhPM7GAobKV0gQQdbuVLsxdK4a98XMuzeYukjK9Tn52hZIEoiiKoiiKoiiKoiiK3mSUmGxpHpam&#10;s8R6c0flGSUmmZvOcEJNKIgcjoZQkcozlWfCIs4Le24acY5BCAGTBAkBgR2LdUA4LTuVgxZTAAAJ&#10;+6MBS6haRTxY3UUKjUatwoFQJSAg1vq6QUKgg5FRYrhqBJQ0TjyHNWEAEA4dpokiMh2lhYMcbmE2&#10;/aKIMCCGE5h+62CB2a2gCCMAsMDBkAwBQSEVuR+XXDcgotstShOVJjgkybOwR15o5uTGTtOyZUVp&#10;oosEjQFEPylBfNLrmLl+2KjuFsc2Ol9ZLC+v607LDcd2f6g77WlRapZ6EfDONw0pJZ4xMUio2q3j&#10;luiJ93YwAhHd7ZDR2coiHFMT6ieV2x8mMz1KTOe9D7yRYocoiqIoiqIoiqIoiqIoeoPy3oOu2THp&#10;rK22vBtqc5tNxxDB5EvN+LLSbW+H7MbKtACOCZH6EoSVaZPKSHfq0SvsJ8wNgCAoQDjatSDTyaAm&#10;ypVpAarjB2fifSW+QkqULki3THri8rnbERERj6gRNd5uKV0URVEUfY+ICdUoiqIoiqLXI+n3Fj75&#10;kb2nv4lap0scFj+hMWQ0pUnv0YfyM8tv9zneaPLaFfG+2dlTeaZbxR09F1EBAOC1JkwymrQWz8JM&#10;ifFVdUcJ1Wm7wpHigpM1O3vjVy/Va5vsPAAIM+WpHY5QkbDYvWG9tUuJ0UWuigxJiYg4x84BABmd&#10;zs+afpeM7jx4X+uBC8cu5BLxjUWlstXl/Lw6eb0XInYeus/uDXSv0+wOdKetblWJ4Ku6urrBjfVV&#10;5ScVAFCaqCz1VQ1VLc6j0Xitk2G6DBBqEa1AKWD2wzEUGQi4SVWsLN5QvEAmmXaueg+IqFVYPnjj&#10;2RoFgOwcV/XJl9pXFYCIdajVdc20oSUDgFIDp4OKVJGrIr/ld3Urqzd3xHOzu3/01wtqlS3OndAa&#10;oYtcnKc0qdY2MdGmlYuftnlMF1kiEiIQkVJoVLg+ut1KZnsnh07daOwmk2xxHpVq33/hlG8ziqIo&#10;iqIoiqIoiqLobuG68ZPSlyUqdbh32DRKCgA3TauQEBMNoIGFtUPrQevDICtpJUqBd+w8YCgpdSIM&#10;HDY3AwAEQgQEFkCY9pcmCamb+ksTA2GQZXQy25+erXVub+CcF3uwDx0iIE4LUeG6MCrAtbeAYYsx&#10;56chVbnhbYEwA91YYyogB02rcsO3iIiNBs/ivNsfIqJK0+K+c244dqMJV9VBLhcAwE8qQDT9ru62&#10;k17H7g1lru9HExHBEzf1U60iXZ6v17awi3Y4svsD3W5RYlSecd1gksi4ZOcpS0krVeR0qzEdiPi6&#10;8eMSEXWvQ9pkq0vqmKpVdq5a28DEJHMz+ZnldP4NrZyLoiiKoiiKoiiKoiiKojdI6XbavkeGL7Mr&#10;bb2NaJTOT34KotbZYlOtKdP2duTsSOnWdDniEexr8TWpHFHrdE7plm92be1RGMLsknSIqDJ7RI+Y&#10;ICWIRusWHL/MT4TZTUQsUkq6oP8/e3/SZMlx5Yme5xxVtelOPntMAAiQAIckk1MyM2t6Jb3pRdU3&#10;KJHa9deofX+Blt7WuqVFWqREelGL1y3y5Em/qspiZjKZzORMAojJPXy8g02q55xe2A0PjwiPESAD&#10;DJwfgGDA3a6Zmt0rQoeG/vXvy1DufsaHoBoBAMmTswJVY4wxZs0SqsYYY4wxr8mPR9v/6i/649P2&#10;3oO0qlXYl2W2vVne2L8yIvjGNXfuc91KjMXu1qvutT90TiI54EuVpwiuLNJiKX2K8+XF0rSXITEB&#10;APlA5QtyrXG+nP/sl93RiTKnxSqtam47ZQZYL+eStkPnXJkDEredpOQnIwqB8irLgisLKvKhH3X8&#10;0ftPR3NVtT8+be8ddsenaVk/LN4ECt5PJ8Xudnlz/1kZy3xvu9jbURZe1e29w+rdm090nKZV3d49&#10;lJTSYqWcKM9dVa7zqCzrWtGn3gtNrCyYZeidn06g67lupOv9ZFx/eq+4vufHj+7CFRkAoPea+HnP&#10;ERGIlEVVJaZnlYgCgPQRAITZXQpzqqqyUJ4j0rN6JF4V5TkASN+nxeqVXhhmk+rdG0MBr3Qx297g&#10;rpeu15j00npGJBoWCLqy9KMSXvSZ15i6gyNXFmFjOv7g3csP2RhjjDHGGGOMMeaPIy1XACBddHl2&#10;MZuB+LAdQJ/5QtWLFOtjX0cE8J68B2ZlERHgdb5TARARkZAQUNB7QARmEIargppICKoIoCJIBAA0&#10;vARhHX99qvr00b/KRUsqAKgkBmG9qE7Vx9oPAEETIxI8PtWGiAqqAHjVgyDnVBSD57ajugEEKots&#10;c5ZtzkBV+ih9lJQ0xrbti93tfH9n66++P3r/1uKXv1v+6nfxbN4dHktM5fU9fPbUWZhOkKi9dxhm&#10;07RcpcWSQnBV6UYlH53CEPpVpTynp0KnqqqJuW40JQrBj0cYfHnz2rPiqcrS3jlQkerWNT8qZ9/+&#10;+uf8aTPGGGOMMcYYY4wx5tUV4/dTdwoq0tyL7QEW+/SikKrzZV7sd+2BCxNOS44LciVSfrGeS6QX&#10;bpAycoULE+dHAODzbeFOpV8Xa0hUIAJAEECHGAi9e048VZWlVe4AgPyIKCM/CsUewqutnHyaxBoQ&#10;nSv9Z+tiNcYYY94mllA1xhhjjHl9iJjvbOU7W296IC/GTRvny7RcAZGvXjl6h1kAAAqO+3h5wRiF&#10;AEja99J7jek5i7eeHE/dICAVWZiOn3mQ6vI3Hy9+/huJqT8+jfOFqro8C5MxBQ9D+Sozxz6dLuNy&#10;qRzRexe89ClMxtn2JnoXphPKMwpBuv70f/7DEOMcEq1+VEmM3dEpt52KDClQSQkUkAiDd/Nlf3w6&#10;//mvi2u70298zU9GTz4WxNmff6M/Oy9u7Def3m3uHlS39gHXK+fSqm7vHEhKcb4EUD8ZXxRfwOXu&#10;C3pspZ0yS5/QO3TOVaULHoLHPKTFKp4vwnTc3j0obuxf5Ccxz5CIgk99r8zP6aQlR0OyV1OC5yRU&#10;UwJVULm8BFD6HkApeFdmrxpvfhaXBQCQmLhpX/W1029+2B+dFtf360/upGVd3rqOjkBVRUEEEJHw&#10;iQf7fJq4vnMPEcvre2EyGn/0wedyj8YYY4wxxhhjjDGvZJgnkRgv77OGRMMqK1V55itl/S26auoG&#10;AcA5dE5lSHgyIIEqBQ+ZJ0WJkbxTVVVSFrhygzLEoYn0osKU6wYe9heA02FzNFC5mD66mEhUUFUF&#10;VRAEAlUGUVDVx0KtCIjwsGxVYkT16OglJ6OQSAGQCBG5bTH4/vDIj0oKHhApzyjPAKC5d+jKvHrv&#10;Zr67PfrgHUScfP0DAFj+6nfofXvwYPnx7Xx7I2zMnnVdPx5V79xo7h2iI2m7VDfp+HR4/i7P1+8R&#10;XtqWTlVFJCZpO2VGcn48oiyjIi9v7D9rIzlJqb1zX/pY3rzmymLzB9++PLVojDHGGGOMMcYYY8yb&#10;gkijze8sj3+cwbW+ude390Ox6/z4+a8iX+XF9b657/xUeCVco3TkSiAv3Cq3SMH5EfkyFDvDS1wY&#10;kcvJjyStgDKQHqQXACBPSOQ8+TE8HTdVVUjCvWoEhSH1iuR8tuWzKXzmeCoAcFqRKwAp5Dtv+t0w&#10;xhhjvigsoWqMMcYY86XQn54DQKobf9Hh+SooeApBQoC20z5h9vDHSAQKXmJyAKlpQxi/5AnTqqYy&#10;R6Js++qNxFTk7O9+1tw9iPNFd3gMomFzGmbTp1diBQDY25U+xvNFPD0XlXxz5sYjV+R+c9YfHKmI&#10;ikrfa0zr2lIiAO1P59y2mnj4ImUBAMk7IAQWYQYAcj7MJsrcHhxNPnp//OH7TyxNc2Wx8b0/O/2b&#10;nxTX95q7h83tg+LGHjrHTdvePZAY43yJjsJ08mQSVa9oltDEHCM6whCG/s+Hzz+EjWmcLy9CquW7&#10;N4Z2BQTwo5EkhlUjXf+sulcAAESQYX3fs+s2AEBkWAV4+U6li0gOnfPjl32LX+JTRcPlJKVXfmkW&#10;Nn7w7eP/48flzWvN7XvN7XvFzX3yHh0+0a3xMiSm5s49TVzduk5FvvnD79AXsgbZGGOMMcYYY4wx&#10;b71hnkRF4NIMHgYPCIAE/MyEqsKTodBH31JQZmBREU0JRFQUgXWdAlVGAAVwhKzoUGJU0aenEFGH&#10;StaHodPE3HaSGACoyKXtkFBFQWGYbQPFiwGAKKgMBaqqCjKMdOgcRRh+96gxYT15pcygAkTrTdnW&#10;96YXO8Q9ZphrUsXggBwva9rw3eFxeXP/4pA4X6bFMt/ZwuCn3/5omP5CxOk3vuqr4vynv3BF3h0e&#10;dQ9O+pPzsDnLJuMrt+SjIq/eu9kdHrdNh8OTQoTMS0rknCKk+ZJXzZCJVeZhozrywY0LyjJ0lG1t&#10;hs3ps0KwadW09w9Btbx13VXl5ve/nW1t/LE+g8YYY4wxxhhjjDHGvAC5fLz9/cXRj/PyRt8exOaQ&#10;fZ0V24DPW3NFvsjHt2JzCIgqUbhJcQHAqkquJDciV2Tl/sUEJ6JH5zE5RFDpARRdDoAADAoqUeIC&#10;gGA9QQcqqsAqjAgAhC4jyhEduSLk2+jyz+XeVZJK58I2orMOVWOMMeaCJVSNMcYYY74U0nIFANLH&#10;8FQR6EsKk7H0ERC56yh79GMkeid9BAWN8SVPxU0rbVfs7aB3xd720weo6unf/mN777A7PO7Pzl1V&#10;lfs7zy9opSzku1vZ5rS5f9Q9OO4Oj+rgfVn48SguVtx26/IFAACQlNJ8BSLKrKoYvC8LKLLy+v5F&#10;PYUyc9OlxbI/OevPzvPd7cUvftufnm/98M/x8fhisb8z/c7Xz//h5+WNvfbe4eqTO8Xudnd4LInj&#10;YomOwmwCV60208tBUQWJUROjI5dlGPwT7xQShdkkni/iYhmm0/buQfnuzSFIGWajuFhQFrjtXVnA&#10;82olFAAUnpdQVX2Ynr2oeUisMbqqAkQ/fs3Pz9PWw1R9QWL2GbLN2eb3v33y45+WN681dw/qj+8U&#10;1/b8qHzV86TVqr13BAjVreuuKrd+9F0/+fxSuMYYY4wxxhhjjDGv5GKa5NIMzxB0JO8kpWet8Lpy&#10;QkhFNSZlhmG7NH1YZHqxd5oiMCsAIkrTUZ4BESTQmDB/cp84BR0SlUNQlJtGVTRFdA4zr4k1JVQB&#10;IhBRVVVBXv922BNNAXD96oezT0gwbJR2cQMICrKuhBVRIABVTejckHlFQHxWT+x6agvCuIpnc25a&#10;IOSmHbaBS3XT3X/gqyrb2hi9/062Obv88urdm2Fjdv6Tf0bvQtP2J2fx6LQ/OqEs82VBWUDvAAlU&#10;JLHGyE0nXU9ZIO8AKvQevfOTcTw7T+dLwShdn1Jyee6KDL3H4JEIicLGNGxOyT2zOrU/Po3nC5dn&#10;xfV9V+Yb3/92cX3vTX8ujTHGGGOMMcYYY4x5DLlysvOj1cnfA1Lqz1J/2q5ql81CmD4np4roQ3nd&#10;pXlsj1WiQlRVRAeaVGrVvG8OEVF1mCSMHJcqnSqSy50fifSggr5CANWkkkBFJep6xhERHfkM0BN5&#10;ACCX+2wDXYX4OVSnDjjVAOB85fMtRGtBMMYYY9YsoWqMMcYY86UgXa8pAejzc57PEWaT7uTMlQXX&#10;jaSc/Po8Qx8piGjilzmPqvbHJ+hcmE2qW9fXBQiPW/z81+29w/bgKJ7Ps62NfHsTXm6SCL13edb3&#10;kesGAHoEKvJ8ZyvfnlFeUObBkTb96s49VxVpvhRhREJAZdHIzZ37YTop9naAEJ3z48qPK9mO3eFx&#10;e/CAmwZUT/7mJ1t/+T18vKhz9N4tRDr7h3+uQmjuHix/8VsF0JQQ0U/HVw5+WHenAAoCrBKTilLw&#10;GDwG7ydXvAoRw3Qcz5dpuUQ37Q6Pyhv7AEBl6fJME0s/56ZzVfGsR7+uuaDntYwirRf5DSsVVZXr&#10;BpBckYXZGD+/clFlBQAgotf9TBbX97Z++J3Tv/3H6t2b7b2D5s69MJlkOxsUwsu8XPrYH53E5coV&#10;eXF935f55l/8eb6z9XndoDHGGGOMMcYYY8yrWs+9IK4jmgAA4PIMkSiEVNfK8sTE1PqFRIg4zObA&#10;UFTaJ2VWABBRkYfZV9V1RFQBUFVBVBWA1hlRaTtAVGYV/2SN6qXJJWWRPmpiUMDMIyARiSNVXYdQ&#10;hxMSAQuoDKNCACC6OA8M10R8ovYVCVUv9k4TFUUiYUZd1yG8YIM2BXSO8pzbjsq8Pz0ry2upbtq7&#10;B5iF4vpemE2m3/zw6VeG6XjnX/9F/em95a9/78pCU4qLFddtXK6GlO8Fco6KPJts+cmIgqc8C9MJ&#10;etefnMnedn963h+daOK0qiVG6aPPsjCZ+NnYj65eDKeq0nZpvozzBQDk25vZ1oarys0ffueJJK0x&#10;xhhjjDHGGGOMMV8Q5PLxzo+a+a8AwPlR7E64P+P+jFzlwohcAeAuz4apgkqv3DLXAABILkyQAgD6&#10;MAIMoFGFdZjCREJfkatSf4rUqkTy4zzfQgrMtcRapAWSp0elgM5l5CtyY3IvtYrslXCck8uRQlbs&#10;vul3wBhjjPkCsYSqMcYYY8yXgjLruqnyNfcDw+DDdAzDYqllnT3qBR2aE1RFXuY86XyZ6ra4tove&#10;jb/6lacP6I5Olr/+OJ6ex/N5tr2Vb2+87D2KtHcPUt0goTJLH92o9EWRbW748cNm1MTN4RGISt1i&#10;CMX2BiJx23HbydnclTkoSNsVN69dxCYpC8XN/Xg6746OQRQQz//x5xvf/dYTV6/eveHK/PTvfpbF&#10;GM8Xab6QmMJkpIkhXFXsQKgKKiJtBFUgckVAIiryix7XK94FojCu+vky1Q0g8KpxoxIRs+1N7nrK&#10;M25bzANdlftVkSEPfGUq+NElvAdCgPU6SO2jxOhGFSBlWy/7XrzU+5USAKB3Qw3I6ymu723/ix+c&#10;/u0/UvD9yXl/choXyzCuwmxCVXn1gj9Rrps0X8RljYT57na2MfWT0eYPvxOmk8/xBo0xxhhjjDHG&#10;GGNelctzAKDguU+PvoroRqVyghql74dG0Ceg94CAhMoCKNJHUFURZYEhLzpERhEhJRBVFUBEIkBA&#10;UUAEVenj8BtllrYbLqQi61MlARR1qn2UmFRBE6N7uMjMEQopCiIAIRIBoKoAAsj6LgDgUYx2uPrV&#10;EAlVFBBAERSUBYhUFZ1HRHj29mu4jr2CqwrpOml7piaenncPTigL5a3rYTJ6evu5y1eu3r1RvnO9&#10;Ozxqbt9vD4+GXfnWT1IFkcDRMHJ0Lt/ZKm9dK67tXtyL9H1aNd3x6eLnv+HVivuU5ituG17VGhPX&#10;jcszdB6JFACYJSbpe64bSQmJwmyabc3Q+/LW9dm3P3rJjdiMMcYYY4wxxhhjjHkjEKmafT0r9+vz&#10;XyAFlchxwWkZmxUAABKSh/VudCKacNjJjjKfb+VhgujI5S7MhGtJq6FQ4XGOKBOJqT8jV5AvAcDT&#10;FMJUFQCScATg9XwjIFBA8s+bQPxsOC5U+lBdI5eFYu9NP35jjDHmC8QSqsYYY4wxXw7k1g0DV8zj&#10;vKxsZzMtV248SvNlXNZ+MhrOCMPaL3rxzE5q2u7BkR+PwnQy/up7T7d9qsj5T38ufd8+OAmTcbb1&#10;shUBKtJ8eo/bLi1X0vdU5lQUmpKqtg+ORqN3hqVy3eGRxJQWSwUNs8mwdMxVhStzXjXctBITTMbN&#10;p3fLd65frABDxGxrBoTd4REdnwJAcW2v2N95Ygz57vbu//JXt/+f/2/KA3lPIahoWiwBAJxDR4gE&#10;Q0eFCNedxKgs6BzlGRChJ19VlL1g2RkG74pM2k6LrDs6LqubiOhGla8KEI1xnharMJs8Gc5UUBbK&#10;MgB8fmfpMAB0ThMrS1rV5IMr8mxz+vkuieO+BwCXZe7ZidyXkW1t7P7bv5r/068AMWxM+tPzeL6I&#10;yxUiUpFTFtA5QAIVTcxdr32vquR9vr0RNmbo3ei9W5NvfvWiFtgYY4wxxhhjjDHmTXHjCgAoy7hu&#10;VPVihifMJmm5oixw07kif7pEFL0HACSSPmISBVVmGEpHiR6bKUJ8WFCqwy/oCJ3DEEBEmZUZEKWP&#10;wnyxD5oORazMGiEtV9x2ygIiWOSgsA7HDgFUZiVC50AVwWlKgABI67pURFRQgScLWp+8HwTU9T8I&#10;KqrCCKgiEALC1TWkAOuRDI8CQ+C205RS0+bbm8X1vTAZbf3V912RP/9dQMRif7fY31WReL5Ii1Va&#10;rh5N5QXvRmWYjMNs+nTSlbIsy7Jsczb56nurT+4sf/173mglprRYcdOk+TI+tc0fheCqIqsqPx4h&#10;Yb6zNfn6B5/vVnHGGGOMMcYYY4wxxvzh+GxjuvuXsT3qVp9ECj7fUonCrUpUTcPEHSI58kiBXIHo&#10;EcnnO8X4PZ+t1weqinAzvASBAB35EjFwf7Y4/jGgpjh3MiW6WNEHAN79EVd8KUjqT8kV5Kp8/D6S&#10;LTYzxhhjHrH/XzTGGGOM+VIYcnoIKCm9/km8z/d32nuHblTyquaF+vFoXZ1KhC9KqKZV3d49pCwU&#10;13azzdn4w/efPqa5cz8t6+7wGB3leztXdmBeQbW5c5/bLs2XkpKrKlfkCprO5mlVB+fi+SLbmKa6&#10;jctVqhthuYinriG6cYVZSMtVnC/CdNzcvl+9cwP9o7rRbGMqXd8dn/nxaP6zXxZ720+vBUzzRZhN&#10;4/mC286XJRBqTBKTMiuLaEQARUQiKjJ0JF2PjtB7X+Z01eLCK7mqlD5y3aJzvGr8uELEfH+P29t+&#10;PIrzZZqvwnR8eamepgSg6J3LwvOvctHUkdpW5wsEdOOKsizf2XzO8+em5baTGDWyqqyXNnpHIXNl&#10;fuW6Sa5b8h6Dzzamr/Q5fBqFsPHdb43eu7X41e+G8gqum1Q30nZct0OBMBKic5QFN95wVenKAhGL&#10;63vjD98P0/FnHIAxxhhjjDHGGGPM58KVBeWZK4s4X2hM+HAvMz+qKARXFtLPuWldVT7xQiQE50Cj&#10;sgDpUECK3l0xveYIhNe/VwUEIAeIFByA00TcsMSECJqSDOWloMgCCJpAAFS6YWM4BNAYmYWCB+cA&#10;IwCu6wqEAZ2mCKLoPAwxVhVQBYWXmALDdR8qACAiIbAAKLAIM8FV26gNCdWLWUpRUOG6hjzPpuPy&#10;1rUwm2z95fdeGE99/KlStjnLNl92E73HX4yj926N3r3Z3n/Q3LnfHhypzABAmTXxMKeKjsgHIAQA&#10;V+Tljf3y1vUwm3yOnyhjjDHGGGOMMcYYY/4oMBS7odjl1KTuKPWnqZ8Lt48dgUiu9NnMZZtZsYsU&#10;Hv8uOT96+rw+3wz5tipzXKbuLCt339Qdcr9QSaHad74sqptvahjGGGPMF5MlVI0xxhhjvhTCuAJE&#10;DF67/jOdZzKWPvXHJwDAq6Y/XyAiEgHCc8o/VbQ/Pomncyqy8ua1MB5t/ei7VyZaV7/9hJs21U2+&#10;t/N0BcGzdIfH3LRpsZSU/HhEeQAABHRVkZa1phRPz8NsEo9PgUXazhUZXYqeXqAshOkkzhdxvgwz&#10;bO4dVO/cuHxAvrvFq7p7cEJ51tw9KG9ee3L8H9/RmLjtR+/e8NNpXCxl1XDb6lPVtZo4LZaAqIjZ&#10;5uxl1uVdQESXZ9x0wBLncz90awSf7+929w79eDTkbP10fLEGUWIa2lOfXr/45Mm9oyzjtpOmgzzL&#10;NmcYfHF9H/CKtyOt6jRfpuVqfYMsKjIsTwREdDQ06yKRH4/CdHxxdVVNq9qPKgDInpN9fRVhY7r1&#10;o++mVd3cvt8eHsXzxZWNwYgYNqb5/k5167ori1e/jjHGGGOMMcYYY8wfCiLm25u8qhEwLVeXizTz&#10;na3m3gHlOTcdZRk+NbuFiMIMoJoEvQPnrpxwQsChs2CoJaDgEZGCBwCJrCkCESKrKACoCoACESCC&#10;IySkLCizqioLIAAjKIgIOofOSR8BVBMDgirDOq6qoAAEIAqAQ5YUXzQdhgiqgIRIpCxAAIqgqjFx&#10;3WLw6AiRLk6jLAAACiqa5kuJCVTROTeqkFz1lVuzb3308vONn+M7WlzfK67vKUt/dh7PF1w33HbA&#10;DIjonKtKP66yzZkbVS+7W58xxhhjjDHGGGOMMV9UzpfOv5OP3gEAVVaJKgkQER1Shvg6E3TF9Gux&#10;O/bZLPVnzGPnytc4yWckHFN/Sn5ELi/GH8Br3YgxxhjzFrOEqjHGGGPMl0LYmAKAK4u0qoeVYa99&#10;qmxrhqrdySk5F5crXtUYgsTkiuzpg5U5ni/j2bkmDhvTfHfLT8Zbf/U9yq84OM6Xcb6M5wskymYv&#10;W2uZVnV/Pue6lRj9aB1PHWCWIbXc9Rg8L1epabjtAOE5uUT0LkzGcb5MyxoQ+5OzywsBkShszroH&#10;x9LH+tO7TyRUpY/d4XFcLBHAz6bkfb61AVsbKqoxSYygoqLgiJzDEJpP7qRVnZYrTQnDq/1kPixG&#10;5K7HVaPM6BwAhMkIeKs9PPZQpWWdzhduXJH3oCBdT8ED4hAKfT4k4roBQMoCBV/evObyJ+PHaVl3&#10;RyfS9yDCXdQYJSaApxKhiOQ9ZUETx/nCFXm+s+WqMq1qZQ7TcZiM/Hj0wiG9PD+qJl//YPL1DySm&#10;tFylVa0xDY8Igw/jkR+P8Kp8sjHGGGOMMcYYY8wXQXnzWnP3wFVFnC/C1sbFLJ6fjPx5CaoxprRY&#10;+dn48gZwmlhjGhpKFQGu3BxuOBKG1CgowLqi1BE6J12vLKqqQ3gSQUERCVSBBQjJEQZPwSuiioIm&#10;AFBVSKyImhiFVRUBVUUFYbgQIigAIoio6npDsZeanMR18yogEKASKAAoEiozAGh8eBQiKEhKAABd&#10;B6BD36zLszhfoHflrWuTj95/A/HUyzfjKN/ezLc/n53ajDHGGGOMMcYYY4z54kN06Bx85oVaPkyy&#10;8hqAcqpjc4DVDaLss570Vahy395HpFDsuDDJqmuf/ZzGGGPMW8YSqsYYY4wxXwpuVLmy8OMqzhfc&#10;dp+lOhIRs51NzEN7cOQV+q4HQF6u6tv3XVmg9+gcqGqK0kbpewX1oyq/sUlFXl7fm/35N5/Vtto9&#10;OAaAtKr9ePSy24ypdofHmpib1uU5PZ6SRUTMgnQ9QNWfzEFB+h6Df/YKPQAADN5VJde1dKE/PgvT&#10;MfpHPzaH6bh7cJIWy/4ok5To0re641MVSYuVq4rLX0dCzAM9FfL0k5HEBNhw2/lXTKiiI/ROYlQt&#10;uG79ZB3yDBszQOwOjtG5tFjF86UrMnROhV1VoHNu9Lw95Ljv+wcnaVWjc2FjIn0s9nef+LRoSu3B&#10;UVrVw2MfmjHQe1fk6Bw4Wrc9qCqLcNKY0qqGVYPe8arujk7Qe4isqt3hEWXh/Cf/7CejbHszzCaf&#10;Y1MEBZ9tzrLN2ed1QmOMMcYYY4wxxpg/gnx32+V52Jw1d+6nxTJMHu3jVlzbXX18x09Gcb5I86Wf&#10;PgypKqTlClRBBQgJEESU6OqeUgVQGVKd6JyqACJ3PYgos4oCInqHiBKjig6lpwgoSZxHVVXVdXjU&#10;ISBpSsoC+uiv4TUI+CiJOmzcpvDwmw/H8KImVQVVZiSk4ABJmFV12P0NaQjKCgCoCAJgFiiEfHsD&#10;iBDQjUrKAmbBFTmvGpfnb/q9NcYYY4wxxhhjjDHGvI5y9nWO86zc71d3+uagqG7+MVtMY/MANIXy&#10;Brl8vPmdF85qGmOMMV9CllA1xhhjjPlSQMTyxj7XDTrXn56V5WfdxytMxq4slr/6HeVZtjF1ZeHy&#10;nNuO60ZFEQG9pyxk000/GVEIriqn3/qwuLb7nAhiPJtLH5XZPzdF+dhLzhcSY1rVSOiuagfFEKDt&#10;NHFMS0JSEZ+9OJ3rilz6nuuGsqw/Oc/3th+d0DlX5ly3qhrPFvnOo96D/vhURaTrw/bGSz3DjWk8&#10;nbsi56bVJOhfbdYMMy91B6KpaS4SqgAQZlP0vr1/GNyE6za1rXY9kAPCMJ1ceSplSXWTzheprpGo&#10;vL6XVjX3vfQxrWo/fbQOkuumuXeoKfGq4a4HxKGPAq7qoMAABJkm4abhuuGmUQVyDgilj2E6Tssm&#10;Nd3qt58MFbKuyMub10ZfueWql/0AGGOMMcYYY4wxxrxl0NHog3e461ye90enYVxdrLVC78sb+83t&#10;e2EyjotlOl/48QiD57bTxBwjkgcHIKKJMYn6K0KqmhhUgdC5AIiAyG2PhCoCCujoYnM39B5SUhYk&#10;BEc0hFFTUhUQBVXldUB0SJIqACDiunkVAJC8H5pL11WrwqqACoCgCqCK+KI+VVFEROcAkfJA4h/u&#10;QIeUZSo8lLJK14P3Ls/DZBQ2ZsNWfehce+9Q+h4AJKY3/cYaY4wxxhhjjDHGGGNeE1EYbX138eBv&#10;Qnmtb+727WH2mRdAvgxV5f5EuA7FHrlitPEd8tVnP60xxhjz9rGEqjHGGGPMl8XoK7eWv/0k25x1&#10;RyfctJ+lRnUtMTk/+sotcq64tiuJnz4EifLdrfLW9fL6HryoHjOt6mHFGOUZvJz+9Fxj0pT8aHTl&#10;3mTkHAMos8QEWQAAdC/xMzCCr8o4X0jXxfN5trN5uXbV5XlaLAGAVyu4lFBNi5V0vYL6lwtYUgh+&#10;MlIVbjuuaz8Zv9L2as4HgVaYte+f+JYfVdV7t/oHJ4AIRLFPSJjmq94HbhrKMyRCQhWQlLTvuYsA&#10;SsHnO1thY4rOTb75tfbuQX86746O/WTsxxUAxPmyvf9AU6rPzv9ff/8/KHgKARB/9MGHX92/fsUQ&#10;WVLdSN+Drj8NwIn7pCpDxSsQtfcOAACd82XhJ2Nu2tVvPylvXpt846ufw0fUGGOMMcYYY4wx5k/Q&#10;6CvvrH5/O9/faT652z04vbx7miuL4sZ+e/cgzCZpvorzpSsybnsVARbMAgFIH8GRsgALuMdCqpKS&#10;iiARee/KAgil7QBBUwJA9B7p0cE45EjXAVGiqgAFZYaYRJOKwNCkCgrDYQBACEgooohIBCJKOADv&#10;IMrQyAoKADrkVBGeHVJVBUQgRELKAhIBroeFjvxkhEQAKl2MqmE08mUx+uBd9A4u3YOKAoAywxfP&#10;f/kv/+Xu3bvD7999991/9+/+3ZsekTHGGGOMMcYYY4wxX1DOj/LJN/7v/7f/q3DHcYGU/et//dff&#10;/PoHf8BLqqb+mPu5zzZcGJfTD0Ox/dnPaowxxryVLKFqjDHGGPNl4aqyunUNROL5oj04Gr1346J+&#10;4TWoanv/CL0rdnfKd65v/uDbqW7SYsVNo4mRiLLgRlWYTtC97FWkj5oYAB5bRvZs3LQSI7cdEj0z&#10;1DosqhNVZlD/6CsvgsGTD9x2VORpsQqzS+2j3gkzAEj/WPdCWtXSx+G1L3nL2c5mWq78qEzLFXed&#10;K/JXeA+GAgoW6eIV9+19cX3PjavlL3/nqiJMJ348oixI13HdKq/7JQAAvfej0lcVVYXLs+rW9fGH&#10;X/Hj0fk//gJ++0lardr7h9W7N6Xru/sPpO/TYiUKp6lHidA1ANClpwagwG3LdQuqkpKmBApASFkQ&#10;TMCAjlxRhFGV724hOWm7VDdxeYDOZZszZWnuH06/+WH13k18UbDZGGOMMcYYY4wx5i2D3s3+7KOT&#10;//kP2dZGd3JKeXZ5bsqPqvLW9ebuQdggrtu4rDX2KoqE6BwioCrEBKDKCqBAqKAgqsIgikQUPOV5&#10;mE0ksbQdDmlRABUGJEQEQBVRESBEBUB0Re6rUhNLTAIIiQERQFARANERIMCwxZsIkEMF8l6YgRmI&#10;EGmIogIOcVYAgCGnus64PjFRqaqqoIAOhzwtOgfDCcgpCwBojFjkoMBNQ967Ig+b0yfnFVWHzO3l&#10;7ee+OE5PT+/fvz/8fjqdvunhGGOMMcYYY4wxxhjzhebz7ZNzTN1KJEman5/eFn6HXPiDXEy5bw6E&#10;W59v+mwzr27ko3fe9AMwxhhjvrgsoWqMMcYY8yUy/eaH7f0Hxf5Oc/t+c3BU7O++XvxPVbvDI+n7&#10;8tY1zPz0m18DAF+VL9kd+kwiQ2wS4aVWjKXlClSlj67Mn9U+OtygDk0O65O/7C1TkaXlShOn5eMJ&#10;1YfZTgC9fLz0cWhjIPdSCVsAoBCyrY3u+JT6yKuGvH/JdO6jW4uJm647OQNmBUAk8g5DoDwjh/3J&#10;eZhNyuv7ClBc2+XlShKn5YrrJtXNMFqNUVNSEQ9K3sXz+ep3nxb7u9Ovf7V7cFJc26s/ubP6/W0Q&#10;Uea0WKF3WVnhc4K+onG50j4O1bWqSs5hcIoEMSIilSVwUlRV7Y/PqndvhtkkU+WmTWfz7ugkns3z&#10;vZ3zn/68OzrZ/P6f4Us/T2OMMcYYY4wxxpi3Q3F9r3rnBgBw13UHR0jkJ6OL77qyGH3lVnv/CBAl&#10;RuYkfQ+OpO2QEBAB1/NWykkYcJgSUwVH5D3lWbazgYC8WIJzgBG9A0QV0SS6jo8qIKJ3IIqISKSi&#10;fjoG0e7oBAFU13NRSASO0DuXBekTdx2IgHMKSp6URVmABJDQkSZ5cnJOh6ZUXTepDtlUAARVQkCk&#10;4C/vB4eOlFlFJSbK87hYqWiYjSn4bHvziceozEgOACj8YZapGWOMMcYYY4wxxhhj/oh8NgOA1J1g&#10;cAja13dCtedc9fleRbiL7YGqhHLf+VE+ulVOP7KiBWOMMeY5LKFqjDHGGPMlQnk2+/Nvnv74p9nu&#10;VvfguCfK9nZeeeJEtXtwHM8X+c6Wq8qN73zTlcXnMjx0bmhaEGGiF/+kynUrMQEoPnuF2cMFbYgO&#10;hyoGFRnWpb34cYUAABITN+1j5xQZWhcur41TVWUGUUSCV5mNyrY3U92AaORFnC/DdPwyIVXpeu77&#10;1HQUk/QdPvBDDnd9aQRQ4KZFwOr9m3462vlXP0Ki+S9+U//+NiJicBQypaQiONRcAHDTKjM3XX++&#10;WP3+tsvzfG87rery+v75z34OrCqM3ofpuOP07JFpnC808TqvS+TyDAkBVLteWTB4Cs5Px9z3cb7M&#10;NqbtvYPq3ZuIOIScs7ZrD46bu/ezjRmoHrfd1l9+jzJbRGiMMcYYY4wxxpgvl9l3vp5WtYo2d+41&#10;9w4L3vazycUqKHSuvLmfFqt4vgAiCh6zACIqCsKgSoCCCkCgogCggISUBSryfHMDCHnVgKjGhD5Q&#10;8BIjACrwcBJEUAQUAR80Jm47Taws3LbS9yoCCIhEWUBCzMK6pBQBkUSFEJEQyQEwkgoziADowxLV&#10;ix5VABhm1gBRFRFUEQAQh4QsOvfk1N9wIVVlTsuVxujHI/K+uLb3dFGq9NFVJQC46vOZwDTGGGOM&#10;McYYY4wxxrxZPpsRZX17EIo9dCHW9yWMfbaJ9HksMFOO3SmnBaLPqxtIeTX7ej669aZv2hhjjPmi&#10;s4SqMcYYY8yXS3ljP57Pl7/+GES641OJqbi2+/IdlcrcHjxIyzrf2sy2NsYfvFveuvZ5jc2VBQUP&#10;ABoT+JdIqHa9JgZAes7BzAAAjoiy4TaV+WV7SgmR3NAvKjFeNC1o21OWAYCvHu2+NlRJDGUUqvpK&#10;W6aV1/fqT+6G6TieL+N84SdjCs+4I1Vue24aUFVRYBZVZelPzh4VuiIikcSEqm46bg+OwtbG/J9+&#10;2R+fCXOqm3i+kL4HAHSOQkBHgAiqGmNc1j2cIaAblWE24a7TlNqDB2406g+PQSWMK33OnTyMp3LX&#10;qwgFT94DgopK36soZYG8c2VBVYF5Fs/nabkCwv7k7KLjgoq8eu9Gf3TanZxKjABw8jc/2f7r71uT&#10;qjHGGGOMMcYYY75U0LmtH/358X/7O0Ro7z9oD498Xed7u3R5aoswzCbKokQUvIpcPgMxa99LwuHr&#10;6DwS+SIXZmTkplNOoII+A1UkUk6gikgYCEARETyhiKhAAgHAlECUnBNiQI8K6D1llzZxk3UVqrIg&#10;kTokH6RPiAAKyqwg60ksVFBUeNj2ig9n1BABYfgyeoeET8yzrf9VhJuWsuCqivIs2916OoOqiSWl&#10;kGfkPRX5m34/jTHGGGOMMcYYY4wxnw/yZV7ddH6UVzdSf576sxRXPpv4bBPxNdeYqUqK59ydA6jL&#10;piHbRJePt77rs403fbvGGGPMnwBLqBpjjDHGfOlMv/E1iQwA6H13eLT6/e18Z9NPJy8MVcbzZX90&#10;osLF/k6YTat3b06/9eHnODA3HlGeAYC03Qt7WTUmAFXmdS70GdZ36hwFp6yAKDEOV3kZ6ElZAED6&#10;dUJVRbntwsYUAMLG5PGDPRIp6FDx8PI3jt6Xt67Xn94Ns3GcL9N86ari6ScgMaZVDUlURFJSFmVB&#10;JHDkygIIAQBUJaa0apATZBnXrcuzxS9+u2Ah50QEQF1ZFnu7blSid0+/6dy2vGrifNncPaAsy2YT&#10;rpu0WGDw5ByvGu2TZFdN5CnE5WqIp4KKyzN0BAoSk8YEiMNXXFlSmQMAOvKjKi1X0vb9yVmYTfBS&#10;0jjb2cTgu4Oj5u4BAJz95J83vv9nr5T7NcYYY4wxxhhjjPlTR1m2/S9+ePo//wEQXVl0D07q338a&#10;NqbZ5mzYzEu6HgBA1Y9HriqURZlBRFVBRXpmACQhQvJOFSk4bntoO00sfZSUAJAgKgAgUvBY5Aqq&#10;oug80brpFKlXVVfkAEDBcceUZ+g8x15ASERFVRUAlBmG36ioKibBInOFE2ZNEdEJAKAMra6AOqRR&#10;QRFU17NbiOgeplaJ0Lknp/4QVJX7iER+PKI8y7Y2ss3Z008vNQ0A+KoMWzObVjLGGGOMMcYYY4wx&#10;5m2CFKrZt/Jqikg+TFN/muKc45L8yPkRufIlpwRVVbnjtBJeqrB7WMcaiu1q9k1yxcucxBhjjDGW&#10;UDXGGGOM+fJBnH3n667MF7/4rSuL7uCoPTii47MwG/vxGPPssbkZVeljWqz6xUJjcmVR7l1zRT7+&#10;8P3xR++/Ug7zhfLtjfrj2y7P47IOV60qe2xcQzmqKhI95zCJEZ1DR2G20Z+eUpZJ38PLJ0iRQCMA&#10;DDlVAEiLlar4yShsTIcm1Qu+KvosAIDE9PIh2AFloXr3RnP7fphRWtVcN9L1flThUCqrynUrbaui&#10;0kcQAUL0DgEozyjP1h0RoqluNCZf5G68ObwwnpwPawSR0I2q8fu3/HTynJG4onBFkW1tpFXTH58s&#10;f/sJqKoAiPqNkbKkuklNw22P3qGji7k8blrto8SoIi4PAMp9DyyggN5j8EjoR9XlJ0NZhr7nuqE8&#10;60/O873tyyMJswkAtgeH3dEJIGbbm6P3bn6Gz5cxxhhjjDHGGGPMnx4Kfvuvvz//xW9Wv/7Yj6vu&#10;6DSenMeTc6pKP67SqobEAIqOAGDYPW29u1mfAMCXpatKUCVySkOTqUriNF+gCIpQ8OAcEgEiiCgg&#10;eYeEKjoUm4KCOofMGAIggIIjcuNROj0HVWh79gzDNy4lVEFVYiQR9Q49kXfqCUS17TQBKivg+lUP&#10;Y6owTGB5B4iaEhICwBDEXVNY31pi9M4VOeV5sbv1rIlEXqzIe8qzfGfrTb+NxhhjjDHGGGOMMcaY&#10;zxmSqza+lY/ebRa/ASQXZimeSVzFuABEciX5iigDJESPuF5kqCCgopJEkqaauQYVQHK+dOUmUebC&#10;tJx+LeQ2qWiMMca8AkuoGmOMMcZ8GSHi5MP3s62N85/8M2WB66Y/Pe+Pz7vjM0SizAM5AABhiUlF&#10;ANCPymxv141KP6pmf/7NfGfzcx9VvruNRH4y6o9OpY+UheccrOu1bqDPKVBl1hhdWSJg2JympnaJ&#10;pev4JTpaLx7U0OjwsPxB+5NTV+SuyKt3bjxxsBtVw5i57V41oQoAFEL17o323gNAkCzwqonzBXrv&#10;8pz7XvsozNpHQKQsgHeaWIEBEYk0Ju76oTTDlbkrS/TOFUVarbAq+7NzZXFlQVloD44L5/yoeuGd&#10;+3Hlirw/W6TzhaSU720LJwoh25zyagWg2kcFAMK0qtN8lVa1CmufwJP0ERQAAZ1D75GQssyNyifj&#10;xAh+VMbzuXRdPF9kO5tPHBBmY4ldf3LuqnL+T78qr+2+xoM1xhhjjDHGGGOM+dOGOP3G14pre/Of&#10;/RK9l+3NNF/ExbI7PEqLlbQd970q4KpR1XX9KJErc8ozdM7leb637cpi2N2Mm0baTla1OiZHVORI&#10;JCmBMCAhorJoFBgSo4iAiKrCrIsVOa+qlHlerJQZREUUYkJcX1ZVQNczaQCqItx26BwFh94BEYWg&#10;AAyACIikzOsXigAAqkJiRQBVcA6IAElFYahpHeKvCOjI5RkGX71z/VmzfMqcVutd8Mob+2/6LTTG&#10;GGOMMcYYY4wxxvxBuDAeb3039WfN/NdIHvId4VZSzalO7dGj45AACEBA5dLXvAtj5ytyJQA6Pyqn&#10;X/X57kv2rxpjjDHmgiVUjTHGGGO+vPLtzd1/+9f1J3eWv/69q0pl4abhptMYhzVhEEIYVS7PXVWg&#10;c64sRh+8O/rKrefXlr42ykJxbVdi6o/P+pPT4trecw5ejwEvVrxdQZsOAKnI3Lgk77LNWdt2lGVc&#10;t5SFxxoYnnkKXc83IQJAf3IuMVb7112eVe9cf+LYbHPW3LlP3nPdhtnkxSd/+qacK29di2fz7uiE&#10;QhjCtN3xKYgMy/vIOcw8IAGLxqSqEhOoSt8D4hCdBUdhMqY8645OuO24rt2oclnOdR3PF2E6bu8c&#10;FDf3XxxSBYiLpStzrmtUSctVmE6QnB9XjtkV+Xp1IAsIpFWtnCQyEpJzQIREQIQIGIIrCsqu/k8P&#10;9A69566nIh8u8eRT3d7iZdsdHvuqnP/81xvf/dZrPFhjjDHGGGOMMcaYP3XZxnT7X/6wPzpZ/vaT&#10;LgvZ9qamtPr4TjybS0oUAnkHiOiIvAdHCOiqImxM/agapraA0I8rP6647VLTwnwpIaPMc9shoipo&#10;ispy+aLrpKmIigAKx6gikgI5p8zKgggqCg7RESiggrIogAKggooCMCBKLxCZsoDeaUpEpCzoEYNX&#10;FhVFIhVRUBiiqgiaGACkbddDQUBy6B0ASNe7sljHbp+hPz0HhWw2zXe3XnKvOmOMMcYYY4wxxhhj&#10;zJ8on22Mt38oaRW7o9g+4Dj3uqWSVJMqqyRQVuWHfaoOySF6pAAAzo9CsRuKXRemlk01xhhjXo8l&#10;VI0xxhhjvtTQ0ej9d0ZfudU+OOnuH3ZHp2lVP3GMH1XZ9kZxfS/f2foDZVMvjL/2lebuQbY5605O&#10;w2z6nNVj6AgAgAhiuvIATZy63hc5EmWbGwAQxqNY5CqiMcXFkLd8wYySiAAhAKBzaVn3x6dhNnFV&#10;OfnG154OuGY7WwDgqjKtahV94cmfJWxM/WTUn5z1p3OJibIgbaesRCgq2MX12FJCRBChvHJFRlkG&#10;CL4qs+1NQGw+uStdz6sGs+DHI0SkbBLny3i+CLNJe/ewfOe6K/Lnj4SXtcY0DInbLi2WYTaRPo6+&#10;8o4fVdJHSQm9uqqgzEsEUqAiH24cvafghxaO51+F8oxXtbLwsn46oYqI+f52/end/myOzk2+/tUX&#10;DtsYY4wxxhhjjDHmrYSI+e52vrstXd8eHHXHp2lZa0zS977MMQsIiFmgPPNl6cYV+as3aJM+Dr9K&#10;YmVW5mETNCAk78ARIgECAAKAqmgfpRdJAiCIqDFyTOiI8gAimkRhmApDFQAFEFnPiyGAgiZWBHIg&#10;XY/eoSNVBQEVAUfoHJKqyLARHSoAITqHRBgCIKx7XIcZJyQgBEI/HlH+zDkijSmenPvpGIMff+0r&#10;b/p9M8YYY4wxxhhjjDHG/MEhogtjF8bF+CsifWwfpP5MuRfphDuV9aI7JE8uR8rIFT5MfL7j/Iub&#10;HowxxhjzfJZQNcYYY4wxAIjF3naxtw0AysxNKzEBAHrvq+KlukY/J2E2KW9dA9W4WLb3Dqt3b+Iz&#10;FtKh94iIjqQT0GG93CUqcbFEIlcVYTJeJ10Ri+t7q4/v+MkozpdpvvDT8QvykywYHABIH/sHx67I&#10;i72dYm/n6QJVAPDjyk/GoW7jfJFWqzAZv/4b4ly+u43OSdty0wKAq3LyHkQVAFRVBFVdkVMWwmxM&#10;3vvJKEwnlGcqWn98WxKnZU3B+/F4/XCIwnQS54s4X4bZpL13WL1383m3r8ptKykBoMtzykKcL+Ni&#10;FZDSySkVORU5ACiLKws3qmS+dKPKj0r0Dohefj85FwIDaEypaa8+oCx8VcXT82xjWn98Z/L1D177&#10;wRpjjDHGGGOMMca8BSjPqndvVO/eIOcWo9/BbzHf3QqbMwB4qTkZZm661HZEJF0CUXCE3qMjfHKW&#10;DRBJkVQUCUAQFAAUiYAQFEARPWliSYzODWWtiDDMYSGSIpJzDw8gSLqeOHKkSRABaFg75gBAUwIk&#10;9J68G6ae1vFU59A5Ch69j4sleQ+EvnrG3naqzeEREOY7W/n2Zra9+abfLmOMMcYYY4wxxhhjzB8V&#10;UZZXN/Pq5qMvqYhEJI/4x1sMaYwxxnx5WELVGGOMMcY8Bp3z49EbHMDsWx91D07KG/v1p3ebO/fK&#10;W9efFZGlIqc+MqimiCFcfF1F42IJomE2Ru+y3a1HLwmhvLbb3j3003FaLOP5wo0qCv7R0j1VZQFV&#10;VQAQSckXGddt9+DIl2Vxc99Pxxs/+DO4aqkfIlbvXE+LJWVZPD0fmktf+zlITP3RKRCho2xrA4NX&#10;5vXYRKTtKMv8qMp2toprO3Tp9vuTU4kxrVaA4MfVY6sKCcN03J/N03KFRN2Dk2J/55kD6KOqamR0&#10;DggRnB9Xab7kpk0cNSYMHgCQSGJCQHIUpuNnJYqfxxESSUrErImvPEO2Na1v3091U9++N/7o/c/y&#10;YI0xxhhjjDHGGGPeGm5UUgjoSBK//IRJPF9wXQOzMKNzmGfknrmLmYpK3wOoCgAoOa8EygqJ0YMO&#10;kVTnhi5WdA4QQBFAAAAUhoQpei8yTG0No1REVEIQBhxyraqiAIjekffZ7haFq/4gW1RjcmWBgK4q&#10;rxxwfzbnVV3s71Lw029/3eaRjDHGGGOMMcYYY4wxgEQuf9ODMMYYY95a9NlPYYwxxhhjzOeI8mzz&#10;h99xZVHe2Jc+1Z/e476/8khXFug9IEofL76ozGm+gCRhMkbvy+t75B9bzebHo+LGnstCmE0RiRfL&#10;eL5Ii2VarOLJeX9yFs/ncb6Ii3l/cs6rpj86jYslIoXtjWw22f7rH1yOgz6hevcmep9vbXDbpcXq&#10;szyH7sGRivCyRu/dqKQsuLLw48pPRq7I0btsc+ono/Lm/uXxSErx9JzbTlNyowqerkglCuORpsRt&#10;m84X0vXPGoDECAAqjA9XKFIIlGfctMDC9brvVFMCFe57dA7ca/73BToHLBcXveK9ripyPi1WXDe8&#10;qj/LgzXGGGOMMcYYY4x5a4TZFABckXPbvuRL4vkini80sbIAoSueF08FBe56VVEd+lIJvSNy6AgB&#10;JDGAIiAgPCxBZQAERIChbRVg2D4NgZxDRyqqLKqkquhIAYRZmSUxACAhAFIero6nAnDbAYDLMzcq&#10;r9zVLi6W/YOTMB2H2WTy9Q/CdPym3yJjjDHGGGOMMcYYY4wxxhhj3nKWUDXGGGOMMV84+fbm5g++&#10;7UZV+c51EGl+f6c7PlXRJw4LkzEgUJZxF0EBVLlp49kCRMN0jFkor++6qnr6/H48Km9dd0XuJyMk&#10;x6smni3i2TwtV2nV8KqOyzotVrxqlFkBXFmocDxfaEzN3QNlftbIKfjxV9/107Eriv7oROWZRz4f&#10;d11a1ty0quLGj9+CKtcNek95lm3O8PEMajybq6jULYVA2dVJWswCZRnXrYp0x6fPGsNwmyp6+RJD&#10;N0VqOklRYwIASQkANCUK4fUrKQjXNRzPfrZuVHLdAMBzxmyMMcYYY4wxxhjzpZJtTpHIVaW2vcT0&#10;wuO567uDI2HmPiIROQ/Pmc9RkL5HEWUFAEQCWh+MRBeRVAUFRCQk75EQVFTkypMi0RBSBWEABFUk&#10;AhFNMrSnAiJlHunqP8JWEW5bygI4Chuzpw9I82V774GrimJ/t9jbHn3tK2/6/THGGGOMMcYYY4wx&#10;xhhjjDHm7WcJVWOMMcYY80VUXN/b/svv+fGoeu+mn47749PV7z7pHpxw86gOgvLM5ZkrcuUUz+bx&#10;bM51Q1nwGxPMs/Lmnp88syTBFZkbVdL3645QRBVZ/62AgMOSOwoeEYFFE4Nqd3I2/9kvD/8//7/m&#10;7oGqXnnm8Vffc1VR7O8oc3v/wbMOe754MgdV7jrKc7pcB6GQlisV9aOKgs+2Np54YTpfSt+rCpXF&#10;c/KivioBgNs2LVfPqi2FIRKsenmdIhJRkUvXg8LQv6qJNQmoonfwuhAQhgclz3xcVOSSkjKn+Wcq&#10;pzXGGGOMMcYYY4x5a6Bz+d62n4wVNM4Xzz9YAbr7hyosbUuOKHPPn7lSFmV52G5KF3NEOhi+qABJ&#10;QBWcA0JwDr1HRFUFVRWBYWO5i0JVInSoIsACiZUZiIAAQBEBvQOkqwelwKsGFHxVuqLwo/KJ73dH&#10;J839Qz8qyxvXss3Zxg+/8/qbqRljjDHGGGOMMcYYY4wxxhhjXpp/0wMwxhhjjDHmavne9u6//avz&#10;v/8ndC7bmPan5/HsvD89QyTK/NDSwE0XzxcaOXUxTMZ+PMLgXVkU+7vPahAFAO769t6h9D0iwRBH&#10;DQ6DH1baIQIocNcRej+d5Lvb+fZGWtVpsapv33NFnu/tnP74p+WN/Y3vfhP9kz9Ro3Mb3/2zk//2&#10;t/nedntw1B+d5Lvbr3TjKppWK+l6UKUif2zkTSN99KOKvC/2d5/ouEh1I5y464HoBXlRR5QFbntX&#10;lWm+yrY3rjhmODkCPL4q0OUZLJaSErS6To2qAMBnSajq+krwnNaO4Q2VPqa6fu0LGWOMMcYYY4wx&#10;xrxlylvX2/sP/KhKZ4t8awb4zB2K09mCuz6tGkDCEJQZYgJdz8o8SUFiVFUQQaJ10JRV9PGmVlUR&#10;QVVgdVWhqhojBK/9wz3RWEQBEPTSmVVVhdE58g4QVBQAFFBZMNMrk6XS9dL3vqrAUb732GybtF17&#10;cMxdm23M8t2tbGtj6y+/S97+HNwYY4wxxhhjjDHGGGOMMcaYPwb7kzljjDHGGPPF5aty61/8oL17&#10;sPzV76nIVYTrlttW+ggiAOCnY+WkqUyrGhCpKvPtzTAZPSfomJZ1e+9QOcXFSlNCH7LZeFiypsw6&#10;rLVrWwIN04kri/LmPhK5qsx2tnix6o5P60/uZJszUI2L5fZf/8A9HiIFgHxnc/zR+4tf/Fb6NERq&#10;w/bGy5Y2iMTzhfSRmxaIHhWoKnDTctO6oqAiz7Y3XPVkUwTXDahqTFTmL7ycyzPpe40pLZ+RUCUC&#10;AEQaAqjKMhwviaXrpO3UOdVz6fs4X7KvMLQuzygL8BrtFCJAeHHRKw2ZZGXRmF76vMYYY4wxxhhj&#10;jDFvueLarh9X2fZm/cmd7mSeXznPA6Cq/emZxCR970aVtL2oKoCKoLtiQkYTDxNNCoqgIArDvm7D&#10;TNFF3hQBAVQEAKRpwTn0AVU1Maisw6+EiLh+DSIAINB6OgjRTUeQGESl7zkm6aKiC6LrySIAGPYs&#10;W9WUZVTm2ebGMB2nqtJ28fQ8LWv0rrxxzY+r8vre7Ht/Rp9hJzVjjDHGGGOMMcYYY4wxxhhjzCux&#10;hKoxxhhjjPlCQ8Ty5rXyxn53ctbeO+yPTtKy1kutntnmrDs48tMR122YjMJ0/JyzpcWqvXcoKcX5&#10;EkD9eIRZuAhzonMIIF2vffRlSVnId7bwYWYSEf107CdVd3TWn55x05W3rh3973+z86/+wpXFExea&#10;fPh+WjUAAKrdySnHWOzv4DPil8MaO64bbjtl5lWTmpabljLfn5wiETiniUHElYUblWE6ybY3rzhP&#10;00liAKXw4p/zMQQAlD5K1+u6CuMxw0nQkXQx8kJTAgAVBRFQQVFEwb5HVmBWFul6jT0gUpb5sgBH&#10;LxzDBWUZKlgpe+bI12+TijK/9sfJGGOMMcYYY4wx5i2DiJOPPkjLfwzTSTw59aPy6f3UACAta4mR&#10;mxaQKM9AVTkBoia+IqGqIJwkJX24rZgiDBvG6fqisP69Dr+qMrMKApJGAEBPiH6YxFNmQATn8GLE&#10;hMIMCpgFSIIhcNMqCyCoqnZd++DYZZkrc/BOE/OqQe/8eERFHjamaVVz06ZlLX2PzmXbG9nmBmZ+&#10;+s0Pq/duvuw+cV8AROQe7k9H9AqTacYYY4wxxhhjjDHGfDldzKfBxXIyY4wxxnwBWELVGGOMMcb8&#10;KUDMtzfz7U0AUOZUt0NgEr33VbH8zceLX/y2OzjqT87QuWxzduU5Ut209w8lxjhfoiM/mTy9/E76&#10;mJY1heCqMkzGYTZ5aiSU7265smjvHTaf3C3fuX7y3/9u+1/96MlQKOLGd785VENQ8O2Dk7rr8r0d&#10;f7n4VDUulvF0zl0HAJpYU1KWtKqlj8CsiUQSgCoLqFIWJKUQQrG/c+UNSt8D8/BYXuKRAnovKSmo&#10;tL2rngzZUp5pYm476Xoqck2szMMdBfL/l7/4NxQ8ZgGYpU/KzE2DzpF3Itp3vStyVxXwMvOAqipC&#10;PkckCuE5Rw3PH52VYBhjjDHGGGOMMcY8UtzYzz6+oyJcN+29w+rdG0/Pn/BiCSIao6tKRHRZxnWL&#10;3mlMKh7psTkcFdE+aWKAdV8qAgKhqiDixYQPrv8BVQEFUICUxCEoAigVwYUACNJHTQkdYfCIBKjK&#10;iqrSRWladURFjogCCIiAiM6BaqrrtKpBVVUpeMIszhcBYfW7TwAAEV1V5lsbbjxCR+XN/ek3P7wy&#10;mvtF9h//439800MwxhhjjDHGGGOMMeZPRgjhP/2n//SmR2GMMcaYK1hC1RhjjDHG/IlB58JkdPkr&#10;4w/fT/MlAKhq9+BYYsx3t5/YI00Tt/cOJaa4WKJ3fjp+chM1BWm7VDfonZ+MXJHnzwiCAoAfV+Wt&#10;a83t+82dAyQ6/8k/bfzwO0+cEIk2v/9nrsyXv/6Yirw9OGpu3/OjKtvepDzjZd09OJaUNLG0HfcR&#10;VABgaK5QVVVFEYlRRQGBvFdVdCR9rD+5m+9tP1ncqiLMwgKIL7k/HHniLgKAxN7BkwnVeHqeVrUO&#10;DRhNi4joHToHRKjCbU95oDwHVaSeu86FICLSR8CE3gOo9L0fj/BFha7Sx6H31ZXPXUTICQDQPS/F&#10;aowxxhhjjDHGGPMlhIgb3/vW0f/234sb+82n95o7B+XNa09szRbrRvoIAJRnAACOKAugyilpjDh8&#10;caDKTbveqgwRETF4UFAWUFRQhKennhBAkRAQQYbNyJwy46hEJFAQJOl7jQmJQARUFVRVIKkKqygi&#10;akqAiKCgIgkQVFkRFcmh964siv1dCh6DpyxzeQaIlIXyxrXRB+/4UfWm3wRjjDHGGGOMMcYYY4wx&#10;xhhjvqQsoWqMMcYYY/7kIeLGD74tf/MTAEDv+pMzabonMpzt4ZEmTssVAIbJ+Iluz6G5VGOkLPPj&#10;kSuy8tY1JHrORV1ZFNf3mrv3uwfHgFjcuV/euv70yKbf/DDb2jj7+39yRd6fzePJef3729J2CoAI&#10;0kdJaVhORyEMq/16PkMRRVBQ9J6cA0IQQSLpYtKVivCnd8NsUuztXNyIsgIAqAK9VDwVAABpiMUq&#10;y2NfF23uHaRVDaLaR1UlQlcUF4sP9eJ/VJEICBERHLosUxGNSWNkZspCnC/9uKLLaxyfIn1EIvTO&#10;VdXzDwMAyjI3KsEYY4wxxhhjjDHGXOKrcvMH3zn5H39f3thr7h40t++WN65dbBwmXQ8iEhM6dzHl&#10;5apS+kghSB81MXoHAKDATSeJh+pUIMQQEBEQlAURVRVQ4YmQKsK6QxUBhpipCKiTPgEiqGqMCKDM&#10;EuNwleElCorDX57IOcozQKCQcdtJiopA5NB5l2euKAAxbG2EUeWqMmzO8u3NbHvj+TN4xhhjjDHG&#10;GGOMMcYYY4wxxpg/NEuoGmOMMcaYtwESbf3ou+c//TkA+LJsD4/qT+/6URU2Z64qpa7TcsV1IyzZ&#10;bPwow6mgnLjtpesB0Y9HlGe+Kosb+y+zuM2Pq2xroz8585Px+T/9Kt/fpav6Qov93b3/079c/PK3&#10;8PvbLs9Wv7vNMXLdaOKLbKqycOp01YCytJ2KIJDLMnQOEF2RubIEAG47bls5i0P4VpquuHltuKiu&#10;c6NXtlg866EhAICqyqWEqmh9+x43bVqtJCV0RC4H4Ys1hvDECkRPSA8XKTqHRJhnyiJ9lK6jLEvL&#10;lVel4hn9qCzSR1fmCBim4/Xbwsx1w12vfVQWFQHCdL5Q0bRconOq+pI9scYYY4wxxhhjjDFfEvne&#10;9sb3/uz0739W3rre3D1YfXy72NtxkxEiSt8DgCa+PHmFjlyZc6PILDESESBy3WpKMEwWEZIPF5Mw&#10;SKiiw55lT+z+hoDruSlRIETvARREeFUDERIhIvdR5eEOa4CgoCA4pF1TEmYAVVHKM3UybHmGRJoY&#10;HWGWZZuzfHvmJ6OtH33Xj0dv+mEbY4wxxhhjjDHGGGOMMcYYY9YsoWqMMcYYY94SSDT7829mmxvn&#10;P/vlqCr60/N4Om9u3wMiblpInFY1FTkoSJ9UGBJzTCAMiK7MXVGgo2xrM9veuPL8qsNCO0XEi0V4&#10;2dZmWqy6wyNXFqvffzr58P0rX0tZmH376348evD//T/QO1ClEGhUYfDKAqqqioToHbpcWZVZmTEE&#10;l2dU5Oguqi0KKnKuG24ajQkmo/qTO9Wt65RnRAQACKSSXvKJ6VCFAfgo7ana3D3gpk2LpcTox5V0&#10;UWKUluXSEkZ9GGhFBPJBoEUiFdGH+Vh0REUmXZSupyxLq8YjUR6eHkNqWgBwReFGFTqK5/N4vuS2&#10;BRjywwyiCqqqvFhSnrUHR/N/+lVz96C6db1676Z7VvDVGGOMMcYYY4wx5sunvHUNvTv98U9H791s&#10;7h029w/dWZ5vb3EfQWHYBezy8a4spU+UAbedNK2qDlNV6+kiRLx8PBGIDpWoeEWN6nqqCZEAAJBA&#10;RZmBWRQRFQhhaEwlXO+wNoRd19Nuio4AAR35UUVFRiFkm7Mwm0ji7uikPznlpimv7x/97/9z66++&#10;l23O3vTDNsYYY4wxxhhjjDHGGGOMMcYAWELVGGOMMca8TRCxevdGsb8z/+dfA1G2OUurpjs+jcen&#10;3HbKjA5jjA+PJgqesoKyAIh+VOW725Q9lqJUlrhYSV1zHzXGYZ0dAmLwlAVXFX48zna32rsHaVmv&#10;fvfp+KvvPat8tTs6mf/sl25UwulZmIzdZAQi0kVVefwWSGLSxJpStjGDp06GhH5cSRbSchXPF2E6&#10;rm/fq969gd4jEjgclvTBy1SMru8G4OGYu+PTVNdpuZIYh0ZZdE4XCb3TmNS7dZb14XrD4RkiETgH&#10;fUSBiwEjossz6Xrpe8IsLVfBTy+ituvrpyRd78ocENHT6refCLMmlq6XGJX50aHM3MWhpqM7PpUY&#10;eVUvf/378p0bk69/4PLsTX/0jDHGGGOMMcYYY74Qimu7O//mL09//FP0Ps2X3fFpfeeedlFSVGYE&#10;hItsqQKoUJ7FtgVVSawiw+wNIiHhenOzhxARCFUAVFX0sfAqKAgAKBAhPMydrgtXZZ1ZVSBH6JwO&#10;wVRRAFQWRFTVIRELiOidMruiqN65PkxwUfDl9b04GXX3H9Sf3ClvXT/+b3+38y9/GGaTN/2wjTHG&#10;GGOMMcYYY4wxxhhjjDGWUDXGGGOMMW8dyrON731r/NH79Sd3mjv306oOG1M9PsNR5csCYOh/oKEy&#10;Ap0Lk3GYTejxlCN3fTw+jcsaVFVEU1IWVUFFIERH6Fxa1t2DE1+WABrPzv246g6Pi2u7Tw8preqT&#10;v/kHbtrmzn0XQvH+u+QdDAURIso8LA1E54CIPr4TF8u0XKkwkrv6HrMQppM0X8b5Mswmze371Xs3&#10;KQvYOgBVFvRXv/AyZR4WHQ7lqNy0/cmZtJ30vauq4YFQCOSDKiiLdNHlGSDoOqqLw1UwC8TCGCWl&#10;xyK+CJRn3HXSR1dgWqzCxqWFg6ppUSMRhcBtB+cgfeSm1ZQAkIKnLEPvkAgA02LpiPx45IqC6yYt&#10;luR92Jwpc3v3/vTbX69uXX/TnztjjDHGGGOMMcaYL4QwHe/+279a/vr3y19/7KfjtFjVd+7zcild&#10;H1WxaQERQEFh2MCMvB+2HZOUlIW8A+eUGZ7aAA2JVBgJVRRUAGk4jz7cLu3iFZp4KERVVlUBRURF&#10;F4agKyACDRHZCACI5MclIKH3IAwI3LbN3YPyxv7FLmxhPKJ3Q3v7fvPpverdGyf/4+93/5e/Itu2&#10;zBhjjDHGGGOMMcYYY4wxxpg3zRKqxhhjjDHm7eSrcvqNr00++uBe/b9KTK5us+2NdcHpuj01uLK4&#10;Yh2bSHd0Es8WqsJNJ30/lHkqABEJAAwlpQCA5PJMWaTv06LOd7fa+w+eTqiqyOn//Kl0XX37HjpX&#10;vHON3Do+iojgHLrH0qSUZ9g4GBKkzw6aond+Oo7zRVwsA066gyMqcmwaANAYXyahKimR9wBAWQYA&#10;3eGRsqRVQ1nmivzhZcCNSzlLlAXpeo6RQlBhJMIhUgvgilzaHr2XlFD8YwUaCJRl0nXSR0KUtqOH&#10;Z07LWkVckaXlyo9Hab6UGNE5P6oozy53wGpMKuxGI1cW1fvvkPdp1cSz8+7BcTybF/s7Z3/3s/74&#10;dPadbzyrwNYYY4wxxhhjjDHmSwWJJh99MHrv1vJ3nzaf3pWYEKGTUxcCZuHh1BYiEXqH3knT9Wdn&#10;hF5JAFFTAlUAhCdmmBDRkbIggqqAysOvD1lXAABFBBYgJEcSGQBBFQHginkbBVVARO/R+TAdo/dc&#10;N9y0ygIAzd3D8ub+xdEuy8pb15tP79a371Xv3Tz923/c/uvvX55EMsYYY4wxxhhjjDHGGGOMMcb8&#10;8VlC1RhjjDHGvM3ScgWA5ChsTKt3b77weO769u6B9JHblpsWFDB4X+QY/KMcqaqqakzSR247bjsK&#10;nvu4/M3H4PzG9771xDmXv/44zhftvUNQLW/uk3vBD+GuLHC+RCSJ8flFEOhdGI/jYsF1AwhhOkEi&#10;dI77SENb7DDexMqiIg9XH8I6yclCpUfnKAtpvuSu51UNiG5UXa7IGFKjabXCEDRGUQBWDE4BMfjh&#10;AMqCqmJi6SMV2eWFgUhIPkiMypLqNsvz4X2Rvkfvue1cUcTFEgDdaDR0tD5GIa5qJOeKPMwmQ6TW&#10;j0o/KlPddIfHze37YWsDAKTtN//iO0/EfY0xxhhjjDHGGGO+tCjPpt/46uTrHyz++dfH//3vuW6B&#10;0D2aNUIKjrLMlUWaLyC4/sEJeo9EXDciCiqSeL0Z2aMgKAICyKMKViRSRFTR4RAWJFy3sAKoKiLo&#10;EGIVvdjaTAGUWRXIETnyo3KYaHKjEoi4rtMSAaA/Os12Nh/dURaKG/v1p/e6wyMkqm/fq9658aYf&#10;szHGGGOMMcYYY4wxxhhjjDFfapZQNcYYY4wxb7N4tgAAblo3Kl94MDdtfee+xpQWK+VEWeaq4orE&#10;IyIiYp5RnoFIalpuOul6XjWr336y/PXH46+9d3Fsqpvlr34X54tUN8X+3tBW+nyuKgCBsiB9P/RI&#10;POdgzLwrCm47yrO0rBGQ8ozrRlk0JemjxLgOpsLDLgsEAJCYNCX03lWVMvenZ5pYYvRV9VgJKgAA&#10;UJE5ZtBWQLXrVZWKzAWPD8fmqlL6OPSsaowYwmODDA44SUzOETetpiQxovfDALjt0Ds/GT99XQBI&#10;dQ3MfjpG77Ltrcvf8lXp3rvZPzjuT041RQA4/fE/bv3oz606wxhjjDHGGGOMMeYCIpbvXM9/87HG&#10;yG03ev8dFQHAR2FR5u7oVPtEWebHI24a6XsCXEdMWa4+KQIAqIKCIqICIKCqkiN0NGzx9nC7NAJV&#10;ANUhvDq8ihlEERGIqMioyC/O7cocQLluxLv+5MyNykupWnBlkW9vdscnYTqZ/9Oviut7w45mxhhj&#10;jDHGGGOMMcYYY4wxxpg3wv64zhhjjDHGvM3SaqUiklLIwvOP5K6v79zXPsb5EgD8ZEwvegkAAJEf&#10;VS7PuwcnaVVTWZz93T+6UVle3xu+v/rNx8rcPzj1Zemno5cZM2WZyzONibtOuv7y+rwruaqUrk+r&#10;OngHRJSFNF90D44peBUFEWVRFRB99BoETYKOJEZu28UvfydtpyKA9KzLuaoEVeg09Qiq0sXLSwPR&#10;kasKrhv0ThMrEvrHkr3kPfe9xhS7OeWZK3JuO/KeY3J55scjuCpVym0nbeeKAkPId7bQ0RMHIGK+&#10;t0MhtA+Oh+jt/J9/Pf3Wh6/7eTHGGGOMMcYYY4x5C4XxiEJwVREXy2GXscvf5boBUOl7DJ7yQFlQ&#10;UW4aFUGHiA5UL80rwRBOVRZQBQRQVWZQUAV0OGz3psK6DqkCoIKqsgKi9ENsFRUVgBCV8syVT24t&#10;54pCE6dVgyG0B0ej925e3pIsbM3iYtk9OHZVWX98Z/zV98AYY4wxxhhjjDHGGGOMMcYY84bQZz+F&#10;McYYY4wxX1jSxaHtAZ/bpaAszd0DjSnNl0gYNiYvFU99CL3zoxKQ0mIVl6uzv/tZXKwAQPq+/uRu&#10;PF8Ip2xnE1+629PPZug9es9NC/qioxFcVWpKGpM0bTxfqoD2cYh3Sh9VBZEw+Iu/AXBYIyh9n1ZN&#10;Wiy5aeP5AgEAn32VUYXkEZGKAgil69J8KTEOaxRdkVMWKAQkkhgfq9dQAERg4bZXVT+upIuU55KY&#10;svCseKq0Ha8ayjI3Kv1k4qfjZz2AsDnLd7bifNGfni9/83F3ePx6nxZjjDHGGGOMMcaYtxNisb/j&#10;xyMETIvlE9/kpgVRZXYhAAAguCJ3eU7Bo3s4oeQdOkfOkfcYPGXBjStXleQduIt9yhQUVURVhVll&#10;CK0+DKqqgojK8FUFRAQBRI1JmFUeb2pF8KMKEHlVS9/Hx8eMiNn2Jnc9r+rV7z4FfeH0mTHGGGOM&#10;McYYY4wxxhhjjDHmD8USqsYYY4wx5m2mKQ3doUTP+9G3OzrRPqbFUgH8ZIz06j8nE1GeoXfdwZF0&#10;/fnf/0xV23uHKtKfzV1ZXG4cfaEwHVPwripVJLXtiy+eZ4AYz+ZpuQIVZRZmiQlCoCJ3RU55oOCH&#10;v9F7AHV5cFUZJmMiSquGm3Yom43ni8fCpZcfpgqouPHIZSHb2vCjkTKn+TKezbluJCYsC/IOswyI&#10;pO8lRk4sQ1a26wERCF2eSdv5yUhjQqIwuSqeqsCrJq3qIb/qq7LY33l+vjdszvxk3D04ka4//+nP&#10;h1iyMcYYY4wxxhhjjBmUN6+hc35c9WfnoI9N/ki/3uIN/DprSpkHBPQOVNF7yoLLM1dkVGTDLBN6&#10;hwjoyRUFig57niEhEmpi7XsQBRFQBVEQxSFDiggPN0hD0WFfNhXRvo+n8/TETm2EviokRo2pPzl/&#10;4nb8ZETO9ecLbtru5OxNP11jjDHGGGOMMcYYY4wxxhhjvrwsoWqMMcYYY95qREMA8jlVCtJ28XzO&#10;TavMYVyhe70fkhUR/bhSgO7wqD+bN5/ea+4eStdL34fp9JXOhYT5zhYFT3kmdaspvejiqom57aRP&#10;0kVAdEVOziEqEj5+IEjfgwKGQN75ydhPxxS8qmrioYg1nS80XRFSjYulAmazcb6/U1zfc2URNmZ+&#10;PCbnuOnSYsnni5RY+h5ENAnXndatpoRElGWuyBGRsoDOSUwq7McVPJU71ZTi+Zzb1pWFn4z8qCxv&#10;7D9xF1c8McRyf4e8aw+PUt2sfnf7td5EY4wxxhhjjDHGmLdTvrsVJqOwtaEs3eOBT4lp2LAMH7ah&#10;ovNIDp0D1edvBKYAoAqISITkAQBwnTwFgPXMD6IiKCIgIBIG7/IMHemwIZkoN52kxKumP59renQ5&#10;yjNE4raTvue2u3xdBPCzMa9qEO0Ojt700zXGGGOMMcYYY4wxxhhjjDHmy8u/6QEYY4wxxhjzB4Te&#10;D4WoKs9cS9ednKoINy3lGWbhNa8kAIToXLYxjotlaNrFL38rfZ9WNQD6cfmq53OTkZ+XINrHRVys&#10;wmz6zJSmaJwvAECZVdUVWRiPuGkFQPukgPiw/gKGUlkWCgGJ/KgCBGVBR+SdACgLd53LszhfhNn4&#10;YlUiAKTFCpL4yQjJlTf3KctkYxbPz+P5kvIACpqSsqgIFAW3raQ05GaHy6InygI4UhFV1a6nPMfw&#10;2H+PSB+l7SRGIOcnE8p8mEzy/R14UTx1jSjb2WzvP0irevnbj0cfvPM6XbjGGGOMMcYYY4wxbyXE&#10;8UcfxMUqTCfx+MxPRi7L1t8ayk4B8GIrMQQqc2UGIk0JnINnTM9o36sqEiAgeAIRYAAFQAQFRRzO&#10;iYCgikjoCIlUVRXIOyCkkKmw9hEcg4Z4vgijErwfgq8UPPcRFNJi5Yr88qX9aNSfnHPbdsenb/rh&#10;GmOMMcYYY4wxxhhjjDHGGPPlZQlVY4wxxhjzNvOjEr1HROnjlQdITLxspO0B1FWvnCO9oMJDnjNs&#10;bXDT9idnAAAi3LQuD5ejni8JEfNru/zx7TAdxfNFmi/8dHJFSFUhLpaaWGJSURccOueKXJhRAVQl&#10;RgJF74eb1ZjQO/TOlcU6ICoCAMOiQPRe+shtT0VitS2ZAACAAElEQVSe5sswmwIhqKZlLX3vRhVl&#10;Id/fpSwDAAo+39nOdra5aaVuUttpHzUlVaVRoV2UrlUkFdGUQEH6qDGmPiEhOu+yXBOrCrBISton&#10;VUEiX1VU5Ogo39320zHiy8VTh7d7OqGTs/7kzI+q9v6D8sb+5/hZMsYYY4wxxhhjjPmTVlzfy7c3&#10;lYXrprt7WL5zAx0BgK4LTx/j8kyaloKXrpeUKFzxx8oqwn1EQmVVhwQqIgCARAoKBPRo+zBVgSHm&#10;qgDKDAhIhN5RcAqkfZIuah+RiOsG84yGsbFI1/cAmpIfV64sHo2wyACQ2y4tlkOc9U0/YGOMMcYY&#10;Y4wxxhhjjDHGGGO+jCyhaowxxhhj3mZ+PAIAyjNp2ysP4OVKVaXrMAuvX7kpqiyUZ4josuBn0/74&#10;1FUlt710vRtVr3dW8r68ca359F6YjONiGc/nfjIi/9jP8Nw0GpP0UUUo+PU6P9EwHkVZ6lBM2idg&#10;QUBlRu8oC5Rlrlqv51MdliAqAKEjyjPpOuk6zPO4XLmq5OVKWfyooiLPd7bCbHx5AAjgywLK4mHp&#10;xvqEiCiJu6PjNF8NQVlpu7RsAFRVKZO4mD86CRFm3mUZhYCEYToJ25vkXz3WCxBmk+7BicbU3Llv&#10;CVVjjDHGGGOMMcaYC4g4+9634v/234sb+82nd5u796ub14AIiYY9wlRkyKwOR7uq1OUKvdeYlOjR&#10;twCGg7nrh4LUoS1VEgMAOAcsIPrMxCgzKKB3gIDeS2RNCVSBEFnW1+JGvCdCQFQR6br+XPHTuxRC&#10;tjUL0wkgAhIGL31UltS0/jPsPWeMMcYYY4wxxhhjjDHGGGOMeW2WUDXGGGOMMW+zbGuGiK4s4+k5&#10;iMJTHaSpaVVYRVxWvNYVAAAkJgAl76koANGPR/3xSVqsNCWO0b960vKCK4vi5n579zDMJmm+iucL&#10;X5aPwqUxcdNJYmWmEEBEVWBYTeidn47TYkUAEoHbHkApyyh4CmEI7j5u/WSQkLJMul5iDylJ02Hw&#10;fjqm4POdrbA5AwBRvfPg8OKVm5PJuHyUwr1oPSXvymt7up36s/M0X4r3cblCRE3sxiNybn2wc+gI&#10;ncMsZNOxn06uLOV4SX4y6R6cpFXdHZ2q6itVsBpjjDHGGGOMMca83XxVbnz/2yd/85Pixn5796D+&#10;5F55cx+9W6dPReBSDJWyjLIICiwifU95jg/n1pRZ+4iI6pzEBIgoAoDoSB9uh3Yx3QRwUdKKqgoK&#10;QyYWyUnXg6qqgoiKDlubIbMSYWIJDkVVVPqILPF84auyjbE/Oc/3tv2oIkfKDACa0pt+tK/j/v37&#10;7cNt9cqy3N+33daMMcYYY4wxxhhjjHkmEfnkk08u/nV7e3symbzpQRljjDEGwBKqxhhjjDHm7UYh&#10;hI1patr+9CwtV346fuIAaTuNDAAUste5wHCSvkciDN6PSgCgzJNz3HYgAqCv0QV6mR9V5TvX2zv3&#10;cYPSquGmkb6nIqcsS3UDIhojOELvNAoIAAA8bDH1ZRn7XhOvxyCiLJgFUAFcLzccMpxD9yoAKCgg&#10;AqK0PThHWcimY8xCsbcTHj69GOP/43/9rxcj/D//5b/4zlc/fNb4Mfh8dzvf2YrLVXPwAERVRVlE&#10;BBEFEFVQHQJ6AGWRGDH4186VkncUAteNppTmyzCzWUhjjDHGGGOMMcaYR4r9nY0//+b5P/wz3rze&#10;3DtYfXwbySERACgzXt44DMGPqpjY5Rm3nXQd5RkiSkyaGIhcFlLdEKKKKCJ5AkB4GFDVpyOqQzzV&#10;EQxBVmZQVRZQBQQkAkJClCFu6pCQqAiIqKronMYU5wvywY3K5s79bDZFRBUBAB3qW//U/Nf/+l9/&#10;97vfDb//6KOP/sN/+A9vekTGGGOMMcYYY4wxxnxxMfN//s//+eJf//2///c/+tGP3vSgjDHGGANg&#10;CVVjjDHGGPPWK29d60/PKcu603M3GT1WqqkiKSkzIsJrZyJFpI+uzAHAT8YAgIiYBV2skEhFX/e8&#10;j7giL9+72d1/AIiSZ1K3vKp5sZSYVBRUMQREUEAAVQWNkZmlj8oMRGE2liSgSnlQFl7VvEJ0joID&#10;IlBQZlGFJIBRmdelFkRISMED4ejdm5SF1x6/9H13ctYfnWpKQITkXBaUed2MkRhEQTQJS9fD2Tl5&#10;HzZn2WwCRK9xOSpybjsASMuVJVSNMcYYY4wxxhhjnlC9e4OCP/3bfxy9d7O9/6A/PeemBVXpExX5&#10;Y4cS+uk4nS+oyLlruW4ACRExePQeERFRQFTBOYLH59fwUkZV1wFVJe+ACESQSFlUBBDQEV6aBULn&#10;IDGwKDAwAQIAUub9ZAIi3DTxfOHKogfgus23N9YvMcYYY4wxxhhjjDHGGGOMMca8CZZQNcYYY4wx&#10;b7nyxrX5P/8625y1Bw+kbtyouviWsACAqgDRY8nVV8F1CwCuKPyoooctE+jcuvxBBT6HjCqQ98XN&#10;a2mx7B+cSPCaUn8yVxaJCR1B2zGCMoOAaJuY0XsKnorC5QGRaFRR8GmxUBYdwqsxSR+HlgnpI7Ao&#10;izKhc0CEzoGIxOjyDL17rD3jVUji/vg0ns9BNC1XmkRRkEj6HojQ0TpSyyx9HKo1KHgqcokpnpxl&#10;u1thMoZXfGsohLRYAcCQUzXGGGOMMcYYY4wxTyiu7+38m788+9ufovd+PFr88neSmNsFgGII6BwS&#10;AiGIqghmXhc1CqiCqqD36MgVmbIoAIgAAeBjG43hxS8wVKdetKQSiIJDTayquJ4gegwiKqGqoion&#10;BtBh4g4RsMgoD7xquGk0JWXpTs+Lm9fQW0LVGGOMMcYYY4wxxhhjjDHGmDfDEqrGGGOMMeYtR1kY&#10;vXdLY4qn5+2D41FVXCyYexR8fN0QqabEXe+KHAiz7c2Lrz9cNIcAKCl9LjeCiGE68ZNxWiz74zN0&#10;C/SOACgLqgoAKooeMAt+MnZlDohIFCbjsDmlLAMA2N2Mi1War7hpVWW4cVVB56XvpesoePQOkTDz&#10;LstjvVIREOW69qPRqw6Y67q590ATc9Ny23LdIiEghaoMm7Mnn6SqMmsfpY9psUTnXFXJ/QdxsSr2&#10;d+lVVhmiw/WNxc/nyRtjjDHGGGOMMca8fcJ0vPNv/mr1u0+Wv/59Wiz70/P+9JzbDmN86lh0Ra7J&#10;DXlUZQFVSaxdD6KAiICP+lIRAUARQIdfdGhQRSIkBwDgUJOAKnr3rD3j0DmNSUWQUYdoKwAMvyK6&#10;cYXBp2UtXUdZaO7cpzx704/TGGOMMcYYY4wxxhhjjDHGmC8pS6gaY4wxxpi33/jD9+vb9/L9nebT&#10;e+3hSbG/s/4GEgAgksBrRRlV06JGQleVYTJ2RX7xHVGlEFSFsqB9fJ2TP8OQU1UWbtp4eqbeU/Aq&#10;ogqYGJ2jLISNqR+VvqqoLJAurfNDCtNJmE5UVPpeun5Y6kc+pMUyAWDwYTq+aJR1nHPdqkhavEpC&#10;VVVi6o5O+uNTjSk1LYhgFsh79U5ZMPNX3hd6D95TVWrXc9OmxYLyDBSa7k5x87rLw8s+IkCAoZnD&#10;GGOMMcYYY4wxxjwTOhp/7Sujr9w6+fFPT//mJxKTxuSnE1AZkqWICETo3LAfG4BqZHTEXR/nS+2j&#10;clJFRFHmdTZVH5amCujDelQkAkT0DlSV+fnx1IuxqQiCQlIoPACuc6oAAEB55kS4brjvgWXxi9/O&#10;/uyjN/04jTHGGGOMMcYYY4wxxhhjjPkysoSqMcYYY4x5+1Hws29//fTHP822N7rjU8pCNnR4EgIR&#10;EIIIqAK+SqRRIS5WKhJmE/Qu391+7Jt9dGWe6sZVZWpaHdbzfX64aQAQiPx45PIMAJSlB/VV5Ufl&#10;6Cu3nv9yJHRFfhGpzbZmy99+AgDcdkNWdP3cssB1ozFx3bzEA5G4rHmxSnWblituGkmsfQQCyjLp&#10;eunjsI5QE4PCs/KjCIB5hlmQpktNq2kepuPm07vlrWuXM8DPIaIIiITg6GWON8YYY4wxxhhjjPky&#10;Q++3/vJ7XLftweHqt7fJOzcaD0WpQDhsiOaKwpU5Oqcpdcdn+P9n786DLcuyuvCvtfY+w53emHNm&#10;jV1V3VA907QD/ABRREQkwDYCWwRUIIiQNoxAwlkQEFGRCFojEAdCQ4SQQDsIEBTtIUCGppue56qu&#10;6qrK8eUb73SGvfdavz/Oy5cvh8qhKqtfVeb3E9XV95x3zr777Pu6M99++7vXeKJ1k0wpRGIzJU5q&#10;l+aUrJv6YWNhU2Nm9o6dIzNTNTV2ctO5MmY266KyxsKXUrJXkDyzpKpp9tSz5bHDxeryQY8lAAAA&#10;AAAAAAAAvExZ0lTXGmK3g54rcsnzg+4UAADAXQIJVQAAAAC4J/ROHG3Xt4hI29Bc3GDmbGmBmV2R&#10;a9MSkcYo2a1W6SSzOJ1bCH44YO/KY4fZu8tfjElDyBZHlpIfDeNsrm3ocqR3itatpUhEe+9rMTKR&#10;ZN71ytttjb33gz6ppbpJde0H/d0viBCLxaQxWkrs3HVvN9V2Y6vdGpsmS5pmszirLEaNiZmZnDbB&#10;YiSRrpE4r0jYlaWUzzsmzOz6pWQ+TGdhe5Itjqoz5wf3n+Ts5j/CWAzdZbeYaAUAAAAAAAAAuMcx&#10;8+Ljj8XprDx+uN3czhYX/LB//Su9L48eikujOK81BHLOCWuMxCzOEZERsSZLakq74VLvebe8qllS&#10;liuqod6gT8RkSYmISK6aFDIzbVopCxbRea0hjD/x2cNf9Udubwc6AAAAAAAAAAAAuKtZSs3aRr22&#10;0W5sxXlFZvu/KnmeLy3kh5Z7x4+6/m0vugMAAIA9SKgCAAAAwL1i4bWP7U0z1Wvr2ob88Iorizie&#10;WtI4qVwvMRE5xyL7E6dXsaRxMrOU/GAgRV4cXr0c6SQiojifE5Ef9H2/x3nGzGkyu5MJVdMuMkp0&#10;eT2fNi2LY+98v/cCmsxXluJs7soi1Y0VRff4zMxOLCYi0ja43jVjYqRNW5290FimTZvqRts21S2R&#10;UVL2XjJHxhZj15olNUpkpm2wlLhu/KB3g9ApZz4bDeNkGsbTbHE0P3ehf9+Jm1bY0LqRPCMiPxzc&#10;sTEHAAAAAAAAALirFUdWe6eOkVmq6vr8Wv/UcXn+zb84qusV2rR5t/ubiMXI3tHuxI3XpiVKlpQc&#10;k6qJUEqmRmTk3C12iZlVkzhnpC6/Yms5i9FS8sOBFCWxNRc3Jcuq8xd7x48c9EACAAAAAAAAAADA&#10;wUt1M/v8M7Nnz3ZziWlep6axEE2VzIhFMi95FifTem19/KknikPLw0cezA+t3HRxGgAAAFwLCVUA&#10;AAAAuFewyMpbXr/5gY8Ss3g/P79Wnb3AwnE2t5S0DaZxb4KJmSnLXJ7JlclSrZs4r4g4Gw04z4pD&#10;K/ny4v4LzCzsTFyeS5H37z85f/aMH/TbnXG+ukh8C9UhbkFXO8JUWWS3w0k1RNcridgvDF9Am65X&#10;+uGAzFLTxuksW1wgJiJi57p8qWm6+h61OJtr22oTwvbYUiInRCRFZm3gLJMi7ypdWCQpCsm8EVnb&#10;atOmqpHMS2ZhnFyvdL2Snmdmj71zo0HcmcbpzDO3G1vFoZUbD05qQjEaspNscXRHBhwAAAAAAAAA&#10;4F6w+LrXhO1J78TR+bNnZ6fP9U4e873r1w3Q0BKRaXJFwSwkjaqaEQtbTKZqSU2ViEjN2CglMjNV&#10;ZrGQTJj5FiqpGrERiTAJ+8u/1zazNK9ZnOR5vrJAIu36prZh9vSzSKgCAAAAAAAAAADc4yyl6eef&#10;mT75BYspjKdhPElVTV21hixjJ0RMGmNda0pEJN770VBDbNa3ikPLC699TTZCXQQAAIDbg4QqAAAA&#10;ANxD2LvlL3/9xXf/ThhPRSTM5toGDZHMLCZLiUWoWx4nzKrWtjSvfL/H3lsIsapJVbLcD3vsfHn0&#10;0LVx0FTVqarLo4fFu4XXvKrd2MpWlsKzZ8LONFtauCNPocmIiMz2Up3dJJorCz/s8y2XobhKcXg1&#10;zatsNAjjaZzO/HDQtW9mRERq+y82tTieWEwaYprNaGnVj4YpRIqqbUvEu/FUNW1bEpbMS5Gzd4nJ&#10;VMnINKU6SZ6leWWqftB/vpCqeO+G/TSdadOErZ1sYSj58xakjdMZkflBP19euvkyRwAAAAAAAAAA&#10;uES8X/kjb9z4nQ/27ztRnTlXPXeuOLycLS9dO2djUcmIzEjY5YW2LRFp03QTUxYTqdLuDJaRGpmR&#10;GREZGRORmhHv7r/2PBM4RmSmRsRMnPn9E0faBovRDwcski0vMHHY2Ao7E8mzOK98v3fQAwkAAAAA&#10;AAAAAAAHI0xmW3/48TiZhp1Ju7GlMbq8KA6tun4pZXHVVKemmGZ1ms3D9k7Y2vGLI0up3Xr/wpc+&#10;1n/gJIqpAgAA3DokVAEAAADgHhLG0+0PfyK1wQ377dY2qTEzd+vhiEiVxDGzpWTRqA0szOKaeU1M&#10;Ls8ky91wwJl3RVEeP3ydnKRpu7YhWZYtDPv3n5QiHz76YJzN/aDfbGz50ZDdHchM7tV53X3PmFLT&#10;urIg4WJl6QU3K5kvjx6qzq25fi/N52nGbtg3Mt6tpnp5xk1TjDsTSyk1LalyWfjFEZnZZKYpkaoU&#10;2W48tWmJWPKcnfODvpmlecXOW4xSFBqCtoG9EVE088+/+ZzkmWVZnNdS5O3Gdvk81TDMLIx3C9iW&#10;J1AxAwAAAAAAAADg9vh+b/WPfdnm+z/McqK+sN5c3AyTWXl4Vcpi/3osI6MugcpsZikEIiIzbUN3&#10;AQszMRHvXsvc/RcxmRkZERkLd6VW2bmrFnsZEaVERizMzLK/gGpKOptL5iXPs9UlcZ6I3KAfJ9Pi&#10;8EpzYd0/dN9BjyIAAAAAAAAAAAAcgObixuYHP6Z1U527mKrK93rFscM32NJOnJeFYbYw1BTD5k7Y&#10;HsfprDx6aOfjnwk746XXfwkhpAoAAHBrkFAFAAAAgHtFfW5t60Of0Latz6/H+TxfXiImDYGY241t&#10;bdrUtJaikKNu9ZyZhaQW2YnkObFIv3C9Ml9Zum41VDNr1ja0Db1Tx6Qoho89RES9k8emn3+2OLI6&#10;/8Lp5sLF4viRO7C5WldZgpnMyChO5yzs+qUfDqQsXkzDfjTMm7bd3CazVFVmymrGTEQslwKxavWZ&#10;NUspNQ2pSZH7smDmVNVEZiGSCDmxpN2SRClyduJHAxJmYvae1SxGS8nlucZooSu6QUnYDfrX7Rgz&#10;u0FPtyepaoglXw2SZ9detr+Abe/40Tv53QMAAAAAAAAAcG/ww/7qV75l+0OfIBE/GjRrG/Pnzrqi&#10;zBYGbtiXLKMuaUpMRjqvTI2ZUwjW1UoVlswzCzuxpGamIbAREbPw7q1mZmZqzEbEFhO5K4upqpoa&#10;OSE1ybLL68BM42RmRH44kCLPlxb3+lxPZxpCu7k9QEIVAAAAAAAAAADg3tOsrW9+4GNxXtVnzqtZ&#10;79gRNxrc4lI9cb44vJotLtQXLlZnL+QrS0RkSZfe9DgqqQIAANwKJFQBAAAA4J5QnT63/ZFPxVlV&#10;nb1AZMXRQ9niAhNZSmFnwiLNxU32TpuWRTjb+3sym6YuTslSsFJx9JC/XorSzMLmdtiZFKvLrt9b&#10;fN2rd5friSy97jXrv/vB4vBqvbbutsfZ8uKLfBZ2wiLsnNZNmM4tpWxhyM6VR1Zf/EAVh1ZItSVi&#10;4TirUtP6fklE7HcToc3F9dQ2qWnJrEufds+fmlZjIjOXe22TxUjSVU+VbDRk77rbfa8MMbJ3FiI5&#10;J5lXIgtRmakm9l6K/LodY+c496muXa+Mk0m+unLtNe3F3QK2vftPXjfCCgAAAAAAAAAAN+WKYuWP&#10;vnn+9HOTzz7lB/0wnoadcX1xgy5uiHOS57Ft4nSW5hV1adOkRsROiJnUyEiKnL1YTNoGZjZVIiK6&#10;tJaLmZmJrAu1MpMlJTNyjolM1ZLuxlkds3PcZVdVw3hqSbOFoThfHj+6t6WaKwsi0rqJk+lBDx4A&#10;AAAAAAAAAAB8sbXbO5sf/HicV9Xpc+zd4MSxF7B4TPKsf9+J5sJGu7lNat2Zxde++qAfDgAA4BUA&#10;CVUAAAAAuPvVaxvbH/lUmM7qsxcky3snj+5lUNm5fGUpX1nKl5eqs+dTVad5TWauKEiYRFiEmFJd&#10;myk5rs+t9U4dd1eWKu2qp4adcb60kK8uDx481TtxuYBnvro0fOTB6ZNfSFXd5WD9aPhiHoeZOc+4&#10;bjRG0pSNhpz58ugh9nfmr/fFkUPsXLOx5Z3TtY1UNzyZpTZI5uOsCjuTNK9IVfJsN55KpElJ1VIi&#10;tdQGMmLvJMvYid8XTyUizjPxGRmllLQNUubsPZlZiCYSZ/M8y0iuv/OcK4rYBg0hjGfXJlTbjc3U&#10;tL2TxyTPRo88eEeGAgAAAAAAAADg3sTMg4fvL08cnX7+merZM9niSNuQqipVjYZA0eJ0pqpsRixS&#10;ZJLnFqMlJSIys5TYCXvHZhQiMZMZmdEVBQeYZbeeKpOZClEi5i6eys6ZKYsjJnbOYorTman6haFk&#10;WXniiCsurzDjLGNibUOcVWaGsgYAAAAAAAAAAAD3Dm3D1gc/nuq6OnOeve+dOi77lqvdrvzICjlp&#10;N7e6NW/58mLv5LGDfkQAAICXOyRUAQAAAOAul6p6+8OfjFVdn70gZdE/eYxErr0sX10ipmZ90/V6&#10;3QI73+tJnnelHaTI43gaxtNscaE+v9a//yRfaiTOq/biRmraYnU5X10ujx9ZuGbjtNGrHw47EzKr&#10;ktbnLuZJ86WFF/NQvizb9U0L0Q/6rlfmS4svMvV6zWgsS1nOnzkjRe7Kwojqs+cb79NsbknjrGbv&#10;2DkyIiKLKU1n2rTatCLC4jjLWFjy3A/618ZN3bCn21GyXNtW2yiZ5yxLqtoGJxLnlR/2r9sryTNi&#10;thA0BI1p/0xinM7bjZ1sccEP+gtf8sjzFWIFAAAAAAAAAIBb58pi8fHHRq9+uD5/sT5/sd3Y1rY1&#10;s+bshTbPNEYLyfULl+ececkzbYM2TVc6NdXdBmeOnZCpEZkRmTIzMV2qp8rExERmRqQUiZi7W1iE&#10;jLopOAshTucski2MJPPFscN+cMX0ETOTE1M1VVIl98LXnwEAAAAAAAAAAMAry/hTT6R5VZ+9wMT9&#10;U8f4RcRTiYiZ89UlS7Fd33JlufPxz+SHll1RvJg2AQAA7npIqAIAAADAXW78yc9pXdfnLrD3vZNH&#10;rxtP7eQrSyzSrG2wlzidx+mMXS1lIXnGIn5hGLYncTJjJ+3Gdr66FGdV3BnHeSVZ1j913PV7/QdO&#10;Lb3u1XRNlQYWWX7L6zZ/78NEVJ9ba9bWta6LI4dZXkg9B40xTibatK5XkrAfDoojq3d83Pygly0O&#10;LQbplfnKksvzeu1inM21brRtLcYUU3dlnM5i1qekzMJFIZljcW7Qkzy7bsvsnB/04mzO5i1EZRLv&#10;Jc+0bjVGath65V511qvvzbyG6IhSVcmlUG6az+uzF6RXlEdWy2OHe/efvOOjAQAAAAAAAABwzxLv&#10;+6eO908dNzOtm8lnn0qzSop1CYG8z5cW5VI5U8mzJJKqSkS0Ddq0u5uXCVMiFjY1M6OulirvhVSN&#10;jEht90phdo6916Yhs1Q3RCZ56Qc99r48fsQPetd2kplNjYhMlZFQBQAAAAAAAAAAuDe0m9vz5862&#10;m9upaXunjrO/AwEZZi6PrM6rpr6w5nrF5NNPLr3x8YN+UAAAgJc1JFQBAAAA4G7WbGxV59aajS0N&#10;qX//CZabrE7LlhakyOvzF9k5bUKq6zSbpxntlW5IVWWa4vYkbGyZsGRZeeRQtjiSPFt47av7p44/&#10;X8vi/eofe9PmBz5GzLK53axvpXmdH17JhoNrE63Px9TieFKvbzJRvrigKWmI+dLopRg6jSnNq/LE&#10;0XxpcfDQffXaeruxlY2GbdKsLDnLiYyImNkPBr4sUwjUBiky3+/dtISplIXERERqZiGqmWQZObEY&#10;yftUN9ddaEhE4lxqIxFZiERkZnE8rS+su7LonTiWLY6W3vg43/J4AgAAAAAAAADArWNmM6vOXiAy&#10;Es5Go9Q0Gtq9hCoRuX7J3qXZnIUtJg3RkpLt1kxl3i2Yaqq0N4VjRMzdFJkZsRkJa1NbTOydFEW2&#10;sMCZ9/1eceyIPE8BBFPtCq4ingoAAAAAAAAAAHDvmD7xtMXYbm5nC0Pf7734BnexFMcOz589027t&#10;kMjw0Yf8oH/QzwoAAPDyhYQqAAAAANzNpk8+YzGF7XG+tODK4lZucb1y8OCpdmun3dqRIrOk1gaN&#10;3Vo6I2KtGhkNyLv+qeOuLNhJ/74To8cevmksk71feesbx596gohcv9esrdfn1kKeZ0uLftS/8eI5&#10;jSmOJ2F7rDH64aA8vNruTFg4bI+bje1er3fHY5lhY5uI8qXF8sSRpTd+abs9DttjPXPe9cp8YfiW&#10;V38JmRIxMR85dpQjOSfqJF9auMXArR/2oxkRKbOFmFTFe01qKWnT0vMkVMkJkZGqhqgxthc3w2Tq&#10;B/3e8aN+NFj5I2+SDD/jAAAAAAAAAAC8VMafekJDaC5s5AsLGgMRxbp2/V6XDu1Inkm2kKo61Y1z&#10;zlQtJU5d4VQjIyIj7nY/IyLaF1U1IrKkWrVExt5LWeRLC67fy1eX/Gj4vDNgaqbK3rH3+3vyMvf4&#10;44+fOHGie33o0KGD7g4AAAAAAAAAAMDLmoh8xVd8xd7hsWPH4mRar220WztElK+u3Nm3c2Xhh4N2&#10;aydbWpw9/dzia1990AMAAADw8oXV2wAAAABw10pV3V7cCNtjIspWlm7jTuZ8ZSlbWozTWZxMU1WL&#10;avcVH1PYGUueE3N5/EjvxNH+yWM3zaZebtjJ4uteXRxZ2fn4Z11ZxOms3dyu1y7yRZay8L0e5569&#10;ZydMrClZiKlpta61bo3M9/vl8SOuV2YLo5Wv/LLtD3ycvavPX4yTabZwJyuppqYNO+NseYG9Gz3y&#10;EBE1F9a7iG/v5LHy6KGvf+TBy1ebTp74QppVlvTW68ESkR8N0kyIahPRNqS2JTWN0XmnIV43a8os&#10;RKQphZ1xmEzZqDy8mi0v5suLK299o+TZrb87AAAAAAAAAADcljiZ1ufW2s1tTal//4lmfctUuW7S&#10;rPKjwRWXMrt+z5VlaloNQc3MiPfKn6qSXYqqEnWboO2WV01KwsxEIlIWftgvTx3LFkY33p1N25aI&#10;JMuy4SupjsFb3vKWg+4CAAAAAAAAAADAK4Zz7uu+7uv2nxl/+kkyCzsTvzB8KQob5MuL8+ksTmf1&#10;2QsLX/roK2h3PAAAgC8yJFQBAAAA4K5Vn79oZmE8cYOeeHe7t7NwtjDMFoZEpG3QEEjVjNh7ydzg&#10;wftGjz5UHn0hxQ3Ko4fz1ZX5089On3rODwfatHEyi1XVbm2b2dXdYHG9Ij+07EdDybzv9waPPNi/&#10;/wQzx0cfmnz283Fn2qxtuF4p2R3KZ5rW59bYu3x1uTx2OF9dIqJ2YyvVjan651nnZ7f1Fpe4QY+9&#10;i7O5E9EYtWm1DUTEIjQYiBfq5vWMyMxUU9OkprXtie+V5Ymj+eqyy7P+Q/ctfMkjmAEEAAAAAAAA&#10;AHhJTZ96zlTD9jgbDV1ZFIeWdF65fpnmlbb5dfYOE3a9wuIgVU2qKnaOhS8FU5mYzIy7yqmX58Qi&#10;EZmRK4p8dWlw30k36N20Y7GqiMj1Sr94JzdxAwAAAAAAAAAAgJcvs9nTz9bnL8bJTPKsPrdGwuy8&#10;yzPXK/lOBFalLCTL4mSaFobt1k6xunzQzwwAAPAyhYQqAAAAANy12o0tbYPGmA9WXmRTkmd7a+ws&#10;hGZjm4zaja0XllAlIvFu+OhD/Yfur8+er85caDa2cjMi0hAsJlNlYhKWzLP3RMROyiOHeiePlccO&#10;79UpHT7yQHXmfHHs8PyZ0/WZtf79x+lFpzSNqDm/bm3onTomeb7w+GNEZGbtzjhVDRH5XnnNLUzE&#10;zExmZsa3U0aViKTI8yyL8zk1TMxaN2TUpWEvXcKXukYWE5m5fq84sloeO5wvLy6+9tXZ0sKLfGoA&#10;AAAAAAAAALgxS6k6eyFOpqaarSwSkSvLbHFkZtqEOJ1ni0N219kkTrJM25adI6brpFivpNGneSXe&#10;Seb9aHgr8VQiitO5Kwt2Uhx6sdOAAAAAAAAAAAAA8DLXbu3MnzkzP3128tmn0rRKTRNmFdOciFmk&#10;W2smWZYtDLPFBb79yhZ7mNkN+nE8IbN2fQsJVQAAgOeDhCoAAAAA3LXCZKp1Q0SuV9zBZl2vILLU&#10;NGE8fZFNiXf9+0/27z+pIbab23E8idN5alpLiYjYO1cWfjjIlhby5cVra4SyyPKXvW79//1B78Sx&#10;6sy5+ZnzvRPH2L2okGpz/mKYTMsjh1y/t/SGL/H9HhFZGywmDa14f20IlpnFSRIhMjKj20yoEhEJ&#10;++HAeppm8xCCZF7y3I8GFpOZ7hbVYGbntA2pbny/1zt+ZPWPvTlfXb7dQCwAAAAAAAAAALwA7caW&#10;xRjHM1cUrsi7k8XhlTivstGg3ZmE8TRbHF07hSV5RjNm7yzEm0wdGVGMREwiZpYvL95Kx7RtU1WX&#10;h1fZufLI6kGPEwAAAAAAAAAAALxUwngy/uTnmvUtU23WNuJkFiczI6PtnUuXMDth7yXPtA3t5na2&#10;uJAfWuYXWvjB9cqwvaNtiJMXu1YQAADgLoaEKgAAAADcncwszioNgYhvWpzhtnCWEZGGkObVnWpT&#10;Ml8ePUS3X5E1Wxguvem123/48fL40frchflzZ3snjr6w5zVN1dmLaT4vDq1kSwujxx7unTjafUnb&#10;logsKbvr/wQhRSZ1k4gsJs5f4HQeO/GjgbZBypy9zxZGGlpLSmrETMKSZ2k6d71y+MiDS1/2OtTE&#10;AAAAAAAAAAD4omk2tkwt1XW+si84KlKeODp/7my2MAzjadieXKeSqrBknsxSiBYiZ97MyOzyBczM&#10;bGbatqQmuScyPxxYG6h/8xqq7dYOi/jFUe/4Efb49TcAAAAAAAAAAMBdyFSnn3t68uQXLIRmYzuO&#10;J7GqLSUSdkXp+yUxk5kltZS0bbVpWMSVpamFybQ8etgP+y/gfV2REZG2IUznBz0GAAAAL1/4FR0A&#10;AAAA3KVUycxU2d3hGpviPBFZUovxoB+SiKh3/Ii94Uu2P/rpnjtenb0we/ZMubrslxdv/bHNLM3n&#10;zYUNS6k8ejhbHA0evn/42EOXxzKm3SGV67fqyl6c1URsMdGLyQMzExM75/u93qlj1/Zz/tRzbthj&#10;J7dYQwMAAAAAAAAAAO6IsDPRpjEz1yv3n3dF3jtxtD5zIVsYxck07Excv+fK4opremVqWmLSprEY&#10;iK6aYjJTMzNmlrIgImYW51JdZ7Rw416luok702xlkUUGr7r/oAcJAAAAAAAAAAAA7jwNcesDH202&#10;tsL2uFnfJLVsacGNhnFnYmnL9Qop8qtusTamuo7zOVW175fzZ07ny4v5oWXJMuLbWE/Iu2sFk4Vw&#10;0MMAAADw8oWEKgAAAADAC3GHY68vTv++E5Jl2x/+hDxwqr5wsb64ITuTfGXJDwcsN+ypWZzX7eZ2&#10;qipXFL2Tx1xZjF7zqsGrHuB9M3HshIiImUyv24z0S9okyby2rfQKvp1ZvCv7040tX7cFrRtNsej3&#10;XK90t1BAAwAAAAAAAAAA7pQ4nWsbiIjzqxd7dXuNVWcuZEujOJ2n2TzVje+VXORMZCHGeWUhmJmp&#10;mUYWMaNuJsiMyJSJSZicUAhclqSqSbu3uxHT5sJF9i5fWeqdOJotjA56kAAAAAAAAAAAAOAO0zZs&#10;/P6Hwva4PrcWpjM/7JdHDrH3zfrm7mqzaxmZKTGbkrZVms05z8J4Ul246Ad9Vxa+3/cLA7lmqvM6&#10;mInI1Cylgx4JAACAly8kVAEAAADgLiVCzCxiyeyOBkpNExGRc+xfRn+dLo8dPvT/vXXrQ59g7+J0&#10;3m5s1efXWMQPB77f4yKXLOuin2ZmMaamTfMqTWaaknhfHj2ULS64Xrn0xseLQ8tXj6XPiIid0+fZ&#10;Cs71SnYiRR6nM0qJXujImCoRkTCJXPvVMJ52T1QeP/LCQ7AAAAAAAAAAAHD7tG0tRiJm5679quuV&#10;gwdPVmcvELO2eZpXcTqz6YzUyJSMjchiIjJVE1PrJnfMmHazqmxGSSnPKam2bZxOfa+4QX/MrD6/&#10;oU3onTomebbw+GMHPUIAAAAAAAAAAABwh5nq1gc/FrbH1enzsarLI6t+caGbXGTi66wKNEtVk+qa&#10;zEyNVInFLOi8NifaBGujDvqpaprNLd/v5avLrlfesAdGRCzXnxcFAACAzstoST0AAAAAwB3EzL7f&#10;C1lGZNYGzrM71XJqAxFJ5m8yOfVF54eDw//fW2dfOD357FN+2E9VHcbTNJ2H8WTfqJDZ7tZxLOL6&#10;vWJh6Ad99m7w0H3DRx+S64VLXa8gZsl8ux3CZKZ1k5qWYjRVMyUREa8xWUpmlKrKj15owQpNXcfk&#10;ms9LY4rjSba0QMz9+04c9GADAAAAAAAAANxLzCypqbHw820cxt737j8ZtsftxpZkWZzN42RmMVpK&#10;pkZEzKxkwmxm3B07IWFicUzdhmWmyVKypNqGZmMrP7KajYbX7U+zvhknk+LQiuv3ll7/Ja68UZwV&#10;AAAAAAAAAAAAXonGn36y2diqzq2lqu4dP+JHg70vsXfERMx0qbqptTHOZqZqMWlM1BVL4C5cqqrK&#10;MdpspiGwd64oLGmcV9nCqDxyiOT6056WIhGxE8nu2PpDAACAuw8SqgAAAABw1/ILQ7e1Q0RaN3IH&#10;E6pVw8RS5H5h+OJbu8OYBw/d17vvxPzZM/Nnz7peSUdJ26BtqyGSqhmxE/Fe8kyKnIhcr+yfOt5/&#10;6JQrnncZnxExWbszCVvblCJ7ZzGZqpmxkTGzMDGleW0xhroxYz8csNx2mVMNiYjZu2s/r3Z9k4jy&#10;5aXyyGr2Mhx5AAAAAAAAAIC7lxExMzOT2g0uY6J8aSFfGM6ePWvbO+zEEpGIZMLiiIy6ZWGqZLZb&#10;dkCYvRPnqAu+GqU2WIjaBsmy+tyatTFbWdwfizW1+sLFOJnmy0v5ytLg4ft7J48d9AgBAAAAAAAA&#10;AADAC6FtqNfW283tNJ2nqtYQWZgz73o9Fp499Wxq2jidFUcP7Y+nEhFnnojYOUtKRGlep6oyNW0D&#10;qZKw5BmJdGvYjMia1pJKURCz5Fmqm1Q3rleSUaqb/sljXYPXdC8SkeS5G/QOeqgAAABevpBQBQAA&#10;AIC7VrG6XJ9bE+/DdHYH06RpOpVewSLF6vJBP+L1iXfDh+8fPnx/mEzb9a12aydOZqmuNcTuq1IU&#10;ftDPlxfz1aV8eZH4RlHS5uLG+NNP1hc2tG40xLA1JidE11mMqDGSGpnF8dRCkKLwg96NG7+6hRDY&#10;O2J2/Stm9NJsHsaT4tAKezd87OGDHmAAAAAAAAAAgHsLM7N35MTIyJRYbnBxs7mtbStloTFJnkuW&#10;GympEZnkmTbBTElNkxKz5Lns3+aMSXJvMTJzqptUt83GJpHmqyvd11NVNxfWUxuKw6v58mL/vuOL&#10;X/roQQ8PAAAAAAAAAAAA3B4zC5vb06eerS+sk5mlpE2rIZoqE5ET9r5Z20hVHXcmfnHkeuVVLXTl&#10;GcS71LRxVmldW0zahm7WkZ3QFfOORHludaNtcEXOzmVLZRdq1RCy0XD27Jn+/SeuLZSaqppZJM9Q&#10;UwEAAOAGkFAFAAAAgLtWeezw+JOf86Nh2N7RGMXfgb/9prpJTVsePSTeF4dXDvoRbyIbDbPRcPDQ&#10;fXtnzIxvOTKqIe58/DPVmfPatnE2DzsTUjUzP+yLd+SEWIiJzEjNUrIQ2+2xmVmMZEZGbQi+3+tm&#10;A29hcNVidP0+M/t9U4oaYnX+oiuLfHmxf/+JfHnxoMcVAAAAAAAAAOCe4/o9yTwRpTa655/tCdvj&#10;dnNbqybNK1cWfjjYXQdmZkRMZMw6m6e6kaTaBqsbdY4zz5dyqqzKzFLkRJZmMzZrNrbJZa7I2q2d&#10;OJ1JlvXvO+565fBVDyx8ySO3tT8aAAAAAAAAAAAAHLgwmY0/+dnm4qbFFHYmcTJNbXvVNRpiHE8t&#10;RTJm4vkXzuRLo3x1hd3u9nniveSZNplOZl1lBQuRnZM8o+tOGZqRsLUhqaa6kbJgJkua6lmq6mw0&#10;nH/h9ODh+9m5fXdYnM6kl1tKbjjQENm7W199BwAAcO9AQhUAAAAA7lquVxaHVzSEdmsnbO0Uh1df&#10;fJvtxjaLy0aj8uTR/bNRrxS3PkEWdiabH/xomlXN+lbY2iFhP+xZv5fmc/Gec7+/URJi76jIi8yH&#10;nYk2QUMwraSXx6m6EGXQu+lbp7ohYlfkbtAn2Z1JtJSqM+eYqHf8qB8OFh9/7KCHEAAAAAAAAADg&#10;XuSHA8lzItK6fb6EqtZNc3FDmxDncykKP+xf/tqluSEmcoM+ex9ncyeiMVqMVicSZudYRJMSEYu4&#10;XqFRw2QqbRt2Jn7QlyIvDq3ky4uSZ0tv+NLy+JGDHhUAAAAAAAAAAAC4DWY2f+bM+JOf0xDa9a0w&#10;npiR6/fKxZGUheQZC5uxpVifPmdtG7YbctLujF2vbM3idF4eP7JXT9UPBmk2t5iIjIzYO8muiaca&#10;maqGSKpEZtYFWUWbhkWImcVpCO32TqrqNK/7D93nB704ncWq1sm83tj0g742gZ0jZvbOD/r50mK+&#10;ulQePcR3omYGAADAXQB/IgIAAADA3Wz4yIP12ka+tBC2xn5h6IrixbQWp/M4m5WHV8nJ8FUPHPTD&#10;vYTaje2NP/hIqur67AVt2mxpIV9dDls7zeaW1k2cV1k2uu5Wc1LkfthPruZGUtPovKEyNyNn6oeD&#10;G1S0MLVUN1LkJLxXJVXbtjpzwVLqnzouvWL5La/DpB4AAAAAAAAAwIHIVxarM+fF+1jNs8Xhda4w&#10;q85ftJjibCY+84P+DVqTIs8zH2cVMZP3lpKlZCEakcVkZFTVponFaYzaBj8csJP+Q/eLk/6p4wtf&#10;8og8fx1XAAAAAAAAAAAAeBkys/EnPjv7wuk4ndUX1knVLy7ky4uSXbEkjJmYvMZEIlLmfjTUpk3z&#10;uTaNHw3mz53rHTvsF4ZE5EeD2dPPskhqGilyybOr31FN20CqZkZqZkpqZtYlWskTmRERGWkbVNVS&#10;nHzqc+ScH/RZOOxMNEQL0UKsL6yzMGdZ2Jm0mzv8zGkWKY8fGT58f7a0cNBDCwAAcMCwvBsAAAAA&#10;7mb56nJ59LCpxumsPnexf98JdvLCmrIY6wtrriiypYXBg6duvMbuFa3dHm/8wYfTrKpOnzfS3qmj&#10;rt8nomx5od3ecf1enE61aaW8/ipA1+uZGhmRkNYhVbXkOTPFydwvDJ5ncCnN5kTk+6Xrla5Xmlma&#10;zKq1dWHp33fC9cuVL39DtjA66LEBAAAAAAAAALhHFYdWiMgP+mEyJVPiqyfZws5E2zbO5kTsRn3i&#10;m7Uo4kcDS5qqWtuWvSMjVSVr2Dnxzg+H7MTTME5n7Ji9z4aD1T/6xrt4Xg4AAAAAAAAAAOBuZWY7&#10;H/vM/Nkz7cZWs7HlemV59PC1mdJOrGoz0zZwlkmeSZ5ZyON0HrYn2WhQnV8ribKFodYNiZgqE8lV&#10;tROMLCVtg5mRqqkREQuTF0qJnWMnUha7PTOzukltiCGSNFLkcTpjEYuJs0xD9JlPVU1qmmLXvCsK&#10;vzDUEKoz58sjq6MvfSwbDQgAAOBehYQqAAAAANzlFl/36nZruzx+pDp9rjp7vn/yOMlN18ddTVOs&#10;T58n4vLEETfoL7zmVQf9WC8VbdqtP/hoqur56XMk3D95cm8ekJ3LV5ebixvSZHE2z7xnf724L5Mf&#10;9CMT1cTiUt1o25qq6xnP2F1vBaE2jbat7/dZXHF4NdV1u74V55Xr9XrHj0hZrLz1DcXq8kGPDQAA&#10;AAAAAADAvcsPB9niKFV1uzMO42m2eGVZALN2c1vbqCH4QZ/lVjeJYyd+2CfrW4waIs2r5MSVheS5&#10;Hw3YOcm8Hw7SfN47foTJfL930CMBAAAAAAAAAAAAt2325DPzZ8+061vN5la2uFAePXSDi1Ndk5HF&#10;5Hpld4azzC8uxMk0TGbZaFCfvyjet5vbknkykzzXlETd7sykkYZgMZmqqZIROyHZXTVoqmRGRmTG&#10;wkZMMRIzs5gpxZS0dnmmMYn3xZGVfGmhPHZkt2emqWlTVcfpvLm40a5vZosLllJ9cXP02EPDRx9i&#10;vu2liQAAAHcBJFQBAAAA4C7neuXSGx/f/MBHy+NHqrNr8+fO9U4eYX8bfxNObVufuWAp9U4ec2W5&#10;/GWvu63bX0nMtj70iVhV1ZnzRNQ/dUKyK540X1qIkymphZ1xnEz94vD6yw2ZfL+fnE+zue/3YlVb&#10;iMnUQjQSPyj3X6ttjLNKskyKnHPfXNxIVS3OlUcPZ4ujbGG4/GWv80PsMAcAAAAAAAAAcMAGD5wM&#10;OxNXlu3Wjl8Y7V9rFaczjVGrmsXtVh64LUycefEu1U22MPKjQe/EMT/c3enMzOZPP9du7rh+rzp/&#10;sXf8yG23DwAAAAAAAAAAAAen3dwef/bzYWfSbG5lSwvF4dUbX29tNFUiY3d5cRoLZwujMJ6EySxb&#10;kvmzZ4jJYmLvJfOpabQJUuZMfDmemrSrm8p0eTKTmc2MicyM1LQNpGaaiIyNyHsmspiImZ1o1eSP&#10;rNC+TriydGWZLy9pG8L2TtgZh/GkOLw6+exT7eb28ptf93yFYQEAAO5id+nCegAAAACAfcqjh5Ze&#10;/yXbH/1U7+Sx+tyF2RfOFIdXsoUh3WzHMjML2zvt+jY76d93wvXK5be8Ll9auLW3feWZnz7XrG82&#10;axvaxv59x6+KpxIRMZfHj+w89cz/efqzcV6xiOsVr7v/4ftWr9nTjsmVuWQuzeaOC23E2qAxhq2t&#10;VPU4E+e8MVFKcV4TMTsOk2nGI1dweeSQXxiJd4NXPTB69EF27qAHBgAAAAAAAAAAqHfficlnny4O&#10;Lc9PnwvbO/ny0t6XwnhqSTUG3++/4PbTvCIz1ytdkbvB5VqpzJwtLTTrmxZjdeb8XZNQfe9737u2&#10;tta9Pn78+Fd91VcddI8AAAAAAAAAAADuPFPd/tintW2btQ3X75eHV2+6bE81kSoR0b7yCUn1f3/s&#10;Q2SW5hUxP37fgw8sr2obsoVhaoPkuTaNNa15tz+eeqO1Z6oak5laVDJjJ2p2qdDqbs/Zuzie5itL&#10;194teVYcOZQtLdZrG/WFi9305sbv/uHKH3njXulXAACAewQSqgAAAABwT+jff4KdbH/kU5Kfqs9f&#10;rC9cDFs72fKiHw72b7S2x1IK42nY2tEYs+GgOHpIimLly99QHFo+6Ed5qVhK408/meZVGE+KQyvP&#10;N00mWVYcP/LU/1kzVW1aIrp/5fB1EqpERMTO+dFIQoi+SmrEJFkmjohFQ9AQtQ1dzFWKvHfqeDYa&#10;SJ6zk96pE8NHHvD9HgEAAAAAAAAAwMsDiwxf/fDOxz7th4N2fdsP+pLnRNStCdO2JWIuXmB9AA1R&#10;61bKgr0rDq3ylWvUsoVhs74ZJjO5uGGqLPLC3uVl5dlnn3366ae71ymlg+4OAAAAAAAAAADAS6J6&#10;7lyczJoLG8RcHjt803gqEZHabkh037Vm9tTaOSKypNq0J4eLJ4s+MUuecZHH8UTyPDWtzWtiIVUW&#10;puvGU5lJjcy0CcREKbEROyERlmQpEbEUGYuQGRk161uu33Nlcd2eSp71Th4N2zvtxa15jL2TtvH+&#10;Dx/6irdIhkqqAABwD0FCFQAAAADuFb2Tx/xwsPWhT0jm43TWbm7XFy7yhXUucl8W5D0zk6nGqHWr&#10;TWtkvt8rjx1x/TJfXlx+82vdXR2YnD97Vpu2Wd+ULMuWFm9wpSvLbDQMk6kUubZtms7jdO77PZLr&#10;zR4ySZ7leZbyPOxMWISMfb9Ms5qdZosjPxxInvVOHfe9MltZKo8d7h0/Ijlm6AAAAAAAAAAAXnYG&#10;95+onjtrSefPnK7OXOjff5KdpLoxMwuRvdvLjlpSC0FjspRI1cyImJlZhL2w95Jle7NJppomM3bi&#10;+2U2HOwvoNph712ep6q2mMLOJF9evK1uAwAAAAAAAAAAwMEwm37+mVTVcT4vjhwS727pLubdcKrZ&#10;pXaIVE2NiFiYnWgIpkpm7B0zu0E/TWbMbESWIrOQkxtkYS0lErGkTMyZEDGRkampiRd2zvd7RhRn&#10;8yzzzYX1/gMnn7+znC8vSZbXZy9Up88T8dYHPrb6x958S1lcAACAuwISqgAAAABwD8kWR4e/6o/M&#10;nn52+vln/XCgTRun81RVcTbXmIiMiTlzkuf5woof9iXLXK8cPfZw/77jd/eEkZnNvvBcmlepbsqj&#10;h1lu8rCc+2xxFCdT5kLKXJu2bVspClfm7K4/jShl4dpgMbEXbYIb9MrFo35Q5ivLi2/40nxpwQ96&#10;d/cgAwAAAAAAAAC84jEvvfm167/1/vLE0eq5c/PT5/qnjmnTElEKyXmJ81rrRttgmsj2biIjZmFm&#10;JmZqyFTJiJ1InrG4VNXElC0ucJYVxw5d952lV6RZRURxOkNCFQAAAAAAAAAA4BWh3dyJs3nY2mHn&#10;soXRLd4lmWMRUrO6iXVrMZlq1Kh1011gZhqjNi0xW0rsvStyiynVNXG3BM0oKYlcuyBNzciUSCgp&#10;M7ETIjLV3UlLYXZOMu9HQzMN2+M0r9hJnEz9aHiDPvthvzxxtD57oTm/xsLjzz618JpXHfTwAwAA&#10;fJEgoQoAAAAA9xZ2Mnzkwf6D99VnL1Rnzreb26a6+zWzvQkpdq44tNw7dbw8dniv8sNdLO5M4nQe&#10;xlNxzi8Mb+UW9i5bWojTuSuLbGkhVbXWjdY1i+PMi3e7E3xGRGZJLUZtgjYN9cpseTB69cPi/eix&#10;hwePPMAIpgIAAAAAAAAAvEL4fm/pza/b/IOPlCeO1mfPV8+dU7M4nmo1NxFT6woXdP/ef6MRMZkZ&#10;025SVUg4VY1pEuekV8TZjDPXrG36hZHrFVdNGUmWhzghszibH/QYAAAAAAAAAAAAwC2pz6+RapzN&#10;s+WFm1ZN2GMhhuks1Y3GyN6TqplpipbSvovIYiLhdnNH8syVpcXIWcYhmvdMRKoaEzOTMDMbE3d1&#10;WVWZiEyJhURM1cy6bCp5MVXJvBQFMTGL6/XSfG6xbDd3bpxQJSI/7BdHVuu1dbc9nj75hd7xI9ni&#10;rYZyAQAAXtGQUAUAAACAe5F417//RP/+ExpTHE/ibK5Na6rsnCtyN+hnC6Nud7R7RH3hIpnF6Sxb&#10;GN1GXpTZjwblkcN+0GcnNOhp02qI1obYNFdfK871CmJzvVK86504uvj4Y67fO+hHBwAAAAAAAACA&#10;21MeWV1+0+PbH/pEXBzNnzmb5hWZahuImMhMd4OpzETdoi8jom4BGBMZmZmakRIRkxGxmllF2XCg&#10;bQjb4zCeuLzIDy27QW9vqoq9EJEltZheWLcBAAAAAAAAAADgJaIhxsk0TufathYTMbNzrlfMnzsb&#10;55WZ+cHgVtqJk1mzvpnmlbbBzKxu2e/OB5qp7W2KZ10dVWXj1LREpDFq3RITOS+Zo5RImLoN9aJa&#10;Nw95qRkiIyNyRIm6JCo5ZmYjY3Hs/d60pCvzVFWpbtg7bVvJ8xv33y+O/GzerG/64WD8yc+t/LE3&#10;o3gDAADcC5BQBQAAAIB7mniXryzlK0sH3ZED1m5sp7ox1RcQGZUy799/IlV1GE/jZCpdTVrdVyhD&#10;hEW6HehYWIq8/+Cp/n0nEE8FAAAAAAAAAHiFyhZH5FzcmbpeHsYTbdoug2pMLELCIkJEakQpEnW5&#10;VN29mbnLsjKzGTMzibB3qW1MNXEleWa9lM42vt8vjh0W7/be18yuqJMAAAAAAAAAAAAAL5hZs7Hd&#10;rm+G8STOKwuRmCXPfL+XLS3kh1ayxZtUO4izeXX6fL22HnYmdDk+akREzGY2feILqaq0jfFQLXnG&#10;zj1vX2Kqz1+M87nFlKpam4bMiEkyT86xsGkSfzn/ws5TVxk1JW1aIyIzS4lFxBeUeWtajZFsdzJy&#10;N91qSt1/M3UL2piZnZCIZN6SWozERHvlXpklz7VtifpxOs9XbpJQZebiyOr8C2ea9U32Lmxu56vL&#10;B/0xAwAAvOSQUAUAAAAAAArjqTYtEbl+8cJacL3S9Uo6ekjrJtWNtsFSMlUiYhHJMs6965VhZxq2&#10;tiXLwmRaHjt80M8NAAAAAAAAAAC3rTp7Yeejn9K2lbJo1jdJVZxoTEbGLF1ClZhMjZISUbf2y4iZ&#10;jS8dEjMxu8x3K8SYSHxGzFLk2rbaBilyUkvPNOWxI37Q6+5iYfb4HTcAAAAAAAAAAMCLom2YPvVs&#10;9ezZ1DRklprWQrCkxMTOSZZJkRORH/QHD93Xv//EtcnSZmNr+sQXmosbRJTmVZxXWjfaBo2JyIi6&#10;2UCO44mGSETt+mZY3/ILw3xl8dpKpGle1efWNMY4q7RpWMT1+qZJ68bMRK6TkmVHLExG7BznmdWN&#10;pURmJJKqmpiZiEVIVS+lUomIrKuzQExkZExMzEYkTljEYiQRItr/vJJl2jQWU5rXtHLzsZUsy5YW&#10;2q2d4tDy9PPPrCChCgAA9wD89g4AAAAA4F6nbdAQtA3iHIt7ka1JWUj5vDFXl2etmYWYZtVBPzcA&#10;AAAAAAAAANy26ZPPjD/9RJpX1bk1C9EN+mQUJhPqSg0wmyopmeluLrVb+8W7S8KsS6p2bTEbkStz&#10;MtI2pKZ1RW4x5ksLsW60atoQstGwPnO+OHqIQmJmdk7y7KDHAAAAAAAAAAAA4BXLbPaF05PPfl5D&#10;jJNZGE/SvLK98qeXsIgfDrKFYZzNZ089u/DaV5dHD3VfSvN655Ofrc9ftBjbrZ04nmpKzCxF7ga9&#10;zHl2YmSkFmd1UE1NQ0ZhayxlbqZhPM2XRvnqCjvpGoyTaXXuosUYJzNTdb2e6xWaUtyZsPeWoqlj&#10;kat7yK7LmZqq886cMzOLiWLqQqiXsqgk4sgxEZtqN1/JxOQdmZGRqTKRhZhSIrVug7wrirVmjogs&#10;Jm3bWxzjbHkhbO2EnYlkmTZtF/cFAAC4iyGhCgAAAABwr9MQiMhSYv9i46k35133XtqGg35uAAAA&#10;AAAAAAC4PdOnnh1/+okwnjbnL0qWqTOXWVSVLDNJRMQi5sxiIuPL8VTpIqlMTERCXQ0Fs26BWFcu&#10;VYpcmzY1raM8zio/Gliex+ks7Ez8aFBfuMhOOMuIyA8HBz0MAAAAAAAAAAAAr0ga4taHPtGsrcfZ&#10;vFnb0BC6gp+u15M8YydErClq06Z5naazMJ64siyOrG7+wUcGD923+Phj1ZkLOx//dGpDu74VdsZE&#10;5IaDcmHo+iXx1SFSN6hTXRGLxUBO0rxKVe16vdYsTufl8SOuV8bJtD53UdsQJ1MWyRaHexlRzjIx&#10;SylaiFxcs29dF3Blst0SqcbM1k1KJiMi6ja821sRZ2aqzGxG5EWc685ZUktKZqRsqj7P2HnaV7WV&#10;uduYL2mMZEZ8nYKuVxHvXb8XxtN8dbk+f7H/wMmD/uQBAABeWkioAgAAAADc6ywpddNtdPPpsxep&#10;q5BhqpbSQT83AAAAAAAAAADchvrc2viTnwvjaX1+zQ/67FzaacN0xo6lyC1E0yR5pk002p35YRFi&#10;or1JJ+EOdfHVlCglI6dN64qiC6lqiMSkTSZF7hdHcTyNk5kfDdK06p08QkT50sJBjwQAAAAAAAAA&#10;AMArT2qazd//cNiZ1GvrYWfiiqJ/8pj0e3xl5NK53OV5NhrakdU4mbbrW9WzZ/NDy2Q2+dzT4l2q&#10;6urcGiX1S6N8ZWl/udGrdIVPWZicyxaGGlKaz+NkGqczNyjjrPKLI60qiylOpuycXxjyvmio7/fa&#10;EDjLrA0aIjm5unEmZjEzVSXbXQXHxLuFUpl3U6kiRGZJjYyJmYwvhWmZmb0z7UKqiUQ0xKv3yGNi&#10;ZtJu2z3jW0ioEpEbDuLaRQuxWd9EQhUAAO56SKgCAAAAANzr2Al10227VS1eQmZGRCTyxajXCgAA&#10;AAAAAAAAd0icV1sf+VSq6vr8RTfoZytL1XNnU1VbjH44TPO5qlpKpkZkLGKm4hy53QmnS6u29i3e&#10;YmLnLCmlZOy1baXMOfMWojlJs0ryjJmzhWEYT8POhIjCdDYoctcrD3owAAAAAAAAAAAAXmEsps33&#10;fyRsj+dnzqeqKQ6t5CtLN76FmbOFkR8OmrWNen2zvrDOIixMZlIUxanDrshv3IL4rGtI2xB2ppYi&#10;mRGRNq3WjeRZc3GDnZiqZJkfDa4qr8De+X4vzStVtZB2F55dfiRlEWImVWuDqZJZtzqNhW03TUqm&#10;SsKUVMl218d1T7H/jUTISKN2t2kIznpXdeZ219X5ftkQxaoK2+Mv7kcNAABwAJBQBQAAAAC410nm&#10;iYidWNTbutGSWojt9rg6e0HbYCGQEQmzCIuQE1cUrl+6fq/bD4+IKKXuvdjjhxEAAAAAAAAAgFcG&#10;M9v52Ge0aepza5Jn/eNHq7MXSDVVteSFFJnF3JISB21aYrakLEyOmZhuUFGAmZxYTJSikdMQxWcp&#10;Jg2BnaS6cb2SmLPRoF7btJSYxUI66MEAAAAAAAAAAAB4hTGz7Y9/OnSrvOqmd+KoH/Zv8V4WyY+s&#10;xum8Xt9iZiIrDq/27j9xK6VEjUybNs0rbdrdfqQuaGqWUpwGYjYycUJ53pVRdYMee7/XuCsLjak7&#10;0LY1VRbuNsIzs25NmmSZpqQxsV0qndp1lNTUmEnbwCwiYqYk3ZQlX9VPM2UnXQ7VUkrzyg16+x7D&#10;RHi38VsjmWcWbUOqakuJHco5AADA3QyLwgEAAAAA7nWcZZJ5zjJN0ZJ2JVVvwDSlqtGmtRSJKO5M&#10;Qm9sSS0lot1irMRMzMlXtM1MLEXuBr18aUHbQMTivd+bwgMAAAAAAAAAgJe35sJ6c3GjXd+ylPqn&#10;jmkIcT5PVUNErl8SkRR5qmsitqTETEzk3K2s1eIupJrU2Cgm8l7yTJvWkqaqcWVJTGbEwkSS6ibV&#10;ddiZZIujgx4SAAAAAAAAAACAV4zmwnp1+nyzsRXnVXn8yK3HUztxMjVN4iRO5340MFWLkbPsJndN&#10;Z83ahoZoqhqjqXYlWJmZREjE6sZUichIU1VL5tmbjaecZX7Y362IwJyNBmFsSsSaLKkZS1c6NRkx&#10;S+aNiFIis90iq5fmJZnZ1LpKquSYhYmFVK8pjmoWExGxd0xsRBZTqhspi24dnakSGYsT74mZiLRu&#10;YlVbGzQEUyU1EmERyb3kueuVUuS7fQvRzFLd+MHtjTkAAMArCxKqAAAAAAD3Omb2o6EbT4ko1c0N&#10;sqOpbtqN7dnOTprPu0iqJQ0749DrFgV2s3d2RdveiffchlQ3YWsntdH3CmLORsODfm4AAAAAAAAA&#10;ALg5M5t87ilt27AzyVeWJM+bi5tklJpGirxbpMXesc/IajIjU878rZYSICJhNjZVEtEQJctI2GJk&#10;JxqC5FmaV+ydy0rSxE6mn39m+c2vPehRAQAAAAAAAAAAeIUw2/nk5+K8btc23aAktbA9JiYWx3nm&#10;ck98o3oG2rbt2oa2wVSlyFWV1JqLm70TR2/wjs3GZru5YyFq01iIzELCUhYsuxOHqW7Ye2oDMbPz&#10;ZGQpWUzsHRvFnYkfDjjbTbtko2GczpJGdmIppZSYWUOjmigyd7lTMyNjYjIiJjNjsm4lm7GIGXtH&#10;SVWV9lVQNbOuKgM7x8xSFBaChuCcS1XdRXl3L/CORJq19TCZ7RZy0EslYc2ImZnZORImIvF+N8rb&#10;RXC76wEAAO5eSKgCAAAAAADlq0vtxhYzp9n8uglVU23Xt8L22FTTvEpVQ2bExM5JWfrRkJ2wOGIi&#10;IzLrNqXTNliIqW6oronFlWWqKmvb+sJF6aOGKgAAAAAAAADAK0C7uR12Ju3mDgnnK4tEFKczDYHM&#10;XJHvXca+q2lApNQtArtFTEwiFhOpWiLKPTtnIZKRtoHMtG19v895xkRhe1L5C4uPPyb73hoAAAAA&#10;AAAAAACuK05n2x/91OQzn2/W1i0lcpwuXNx/ATNLWbhBPxsNJbs6XWJm9YV1TSlO55xlfrGMO9NU&#10;1ySsbZD8OmVUjag+fzGOp6mu07xmFikL02RtJNudN7SkpEaqJEJMpkm8J3EsrCGyKuV5mEz9cNC9&#10;hZmSsGlXzpSYyJJaMgrJ1Ix597yRkZkmZjZiJmKR3cKqztmlKcvLRRhULWkX1iUidp5UWZzGpDFS&#10;w9TvdU9KRnFeaQjaNNoEDUFDJNNrH59ZOPOSZxpimExcUWaLo/mzZ4k5VbWFSGTsvJSFH/bzpYVs&#10;aWG3WiwAAMArGRKqAAAAAABA5ZFD0ye+4Ab9OJ3lR1avWkAYp7NmbUNDTHWT5lWKkYTFeXaOmFyZ&#10;XzHbyNTN7zGR846IyEhj1KqO04m2UYpMq3bz9z+8/ObHi8OrB/3oAAAAAAAAAABwI9Xp86YaJ9Ns&#10;aZFELEYNQdtALOwv/7rZYiInFJiETbUrGnCr79FdrGrCGlOXULWUtGm1bSXLpFfky4upCWE8yVeX&#10;qjPnBw/ff9ADAwAAAAAAAAAAcMDSvGoubrZbO3E606bVGFlEskx6JTO122Otm/mZ82F7HOeVZD7s&#10;TEjNyLooJTth57kNqarb9U036OfLi35f4YE4naWqTvOazNywz8yS56luXK8XdibF4ZWr+mNm7dpG&#10;HE/TvEp1LXnuh/2uhcRJQxBXMJHFZGamxk6I2WIyVSbirHBOrA3aNFLkcTpzg562YTfdqkrMpLYb&#10;Ou3CrmqmqSuocKkTRGYiZMwszCyUjIhoXyHT3eqmasRExqaJnbMYd5tQTVVDqnE2d/1enM7ITMiM&#10;uJ3vEBmLc3nG3rFzxNJ1xLqSqjFaG2Pbks1S26ZZFaezOJ3mq4dIk6mSGYmI9+wdEbF3vWNH+vef&#10;yFaWbmNCFQAA4GUGCVUAAAAAAKB8edH1y3xxNJ/O4mSajYZ7X6ovXAw7EwsxzuaWkuR5Puq52ypS&#10;wSSZZz+wlEwp1W2YzcJ4svn+jwwfe2j06EOEyTUAAAAAAAAAgJcns/r8WpzMzMwvDIko1S0RWUzi&#10;/eVCqWoWU7fgi5xYSpYSOXcba6qELRkbWVJxnpgtqYba93t+OHBFXhxaidNZdW4t1U29toGEKgAA&#10;AAAAAAAA3LNMtT57YfaF0+3WDhFpiNq2uzlPZjMNO1NtWlJNTRvGUzK1pFIW5BxlLF21UTVT1bai&#10;iojFlbklTbN5NhwUR1bZuVg31XNn46yK0xk7H7d2iIjUUtO0RNoG1ytdv8dyeQ4wjqftzjhVVapr&#10;6ZWuVxKzlEWqG8kzbVoLkb23lHYDpcJMbMKmyiIWo+QZFbk1rTYNi09V7fJcU7KYNEUyIy+c2Ew5&#10;91zkLvPatJaSqnU5VTYjJiO6FGoVIrOYiNmYSNX2qqjuzV4yW1KjveCrkZrGFMbTsDU2U8my1ARi&#10;kSJ3ZdHVdbgKO6LMExUWU5fstaY1Yktp/vSZ+bPn/GjAzl2+XsT1Sj/oa9POT5/LlhYWXvPItaFf&#10;AACAVwQkVAEAAAAAgIh58OB9aV5LnoeN7d2Eqll9bi1MZ2lep6omYT8aSp45s7/61V+3d2vub+3H&#10;ihBNNV9e4MxznlXPnS2OHJp89qmwNV5682slw88mAAAAAAAAAAAvO3E60zakecWZ7/Ys0xCIyFLa&#10;P59jMRKZqfKlk7cbUmXmbtEYqxKbmVnbsvdu0JcsK08cJWbX7xNRqup2c5vMXum7nv3Fv/gX06W6&#10;DW7f0jQAAAAAAAAAAIDnY2bN2vr4E5+L8yrVTRxP43SmMe591do2Tisy0xDNjJnIiJJKmfnF0bVT&#10;amZmMWrdpqpJVePKwlKq1jdclplaHE9S3VpSdqYhEhEZmVqqG1KrTp9j7/xgkC8vSFlYiM3ahrYh&#10;VbWUheuV3dwgi/h+L87m7J2G2GVTTY2FmXYv6OK1FMkyz8ycZWlekTUkYqEiLyLi8+K7vuJrNCQL&#10;UfKsKMpyeVHrxoisblzmSFjbSCmSdvlXNuPu7djUnJAaMZsqiTB1X+IursvMdCl1akZmRiFYCMRM&#10;Rkk1WxhlywsscuMPaHehXZeSNSMyC6R58r2SiYsjh1yRk2lqkzVtrKp6bZ3WNrKFobZhY3vcO3F0&#10;8XWvkTw76G80AICXhf/7f//vn/2zf7Z7febMmcOHDx90j+6wb/3Wb/21X/s1Ivqu7/quf/fv/t1B&#10;d+dFwSpwAAAAAAAgIho8cHL65BeKwyvVmfPt1k6+tFCdvRBn8zSdp6ZxZeH6vW6OkpkHRXmT5rpZ&#10;zhC7xYimmuqGiIjYj/p+0E+hrk6fS/OKzDY/8NHVP/qmm87fAQAAAAAAAADAF1nYmRBRqmvXuzQd&#10;lLQrQED7JnO0O6nK3rMXbVoiZylZTOSERG6eJWUm7pKppE2klIhIyoK96506JllGROxE8kzrxlKK&#10;88oP+gc9PC9Kv//K7j8AAAAAAAAAAHyRaYzjj392fvqcNm1zcSPOK2bxw37W67kyY5+Fjc12a+wG&#10;FCczZmInlsw0mSaJLmyP/XDAVxYS6OKg0uVR51U7ntJ24ixLZprUUrIQ2YmFuFd51FStUUtK22Pf&#10;Ly2mMJn4QV9TspTSdE7euX5v/9Z1UhTcBjEyNW1aYiZTY0eqzMTEdKmMKiU1YW1bFtE2sCo55zLP&#10;3ptRT8mYuF9I7l2/L5m3NohzJsKZZ+fIyBxbm5iMSM12t8YzYnJOkpoq7eV0RViEmK/aZY+J1IKZ&#10;kXa3svMZmVkbucyf/+OxMJlajBaThmiaWETKUjLHzKlppMjb9c3+fSekKF2fiKgg0rYN40nYnoTx&#10;NF9eJLOwPV5+y+uzxdFBf7sBwC05ffr0b//2b7/vfe/7xCc+8eSTT25vb2dZdvz48ccee+ytb33r&#10;137t1375l395Wd5swe3LwHg8fve73/2e97znAx/4wKc//em2bYfD4ate9ao3vOENb33rW//En/gT&#10;Dz/88Be5S03TfNu3fVsIgYi+7/u+79bjqa+gD+Wf//N//q53vYuI/v2///ff//3f//rXv/6ge/TC&#10;IaEKAAAAAABEROz96NWv2vn4Z7LhoF3fDNtjDSFOZ9q0rtdzvZJurSiFhZjqRttAZN2MJJmlNpIm&#10;zrymaGpxMmORFMPsmTPt9nj4cNj52GcW3/Alt1hSAwAAAAAAAAAAvjjidE5mFpIs7G7bb6a7ZQf2&#10;z+SkZERExMIsIkWhTcvMltSSkirJzXOqzGSqaiZm7Bwxi3O9Y4eluLzqS7Ksq9UQZ6/4hCoAAAAA&#10;AAAAAMCtS1W98f6PxPGkWd8KWzvsXXnkULYwom7Wzaw6fzGOp6luUlVJnvnhIovbLbKaVGPg6MJ4&#10;6of9/RNueyxGCkG8pDrobM4iXWSUnUivEOd2LyOjJlhUybyZxtmcZpWUuYYYxhNhMdNssHD1MjCm&#10;bNBvw5iFkxprMjMmMmK79P6kpJTIjITYSFPq6pqaiEYVZ9oGSsreSealKFxZUFcD9tJ0JROxYwtK&#10;XQCWuzqp3RsZp2jELGIpERE793wFFczMumwqURdhNSNTjbOZN5NecZ1bksbx1FLSNlhK5IQlI03s&#10;neuVkudhPAk7k2xxVJ0+33/gBPvdII/keXFoNV9Zate3wtZOms/L40fXf/eDK295Q3F45aC/6eCe&#10;8573vOfP/Jk/s3f4sz/7s3/1r/7Vg+7Uy5SZvec97/mbf/NvfupTn7rqS23bPvnkk08++eSv//qv&#10;//AP/7CIfP/3f/8P/dAPrazc4f9Rp5Te8pa3fPKTn+wOv+VbvuW//bf/9gLaWVtb+4Ef+IGf//mf&#10;v+p8Xdfr6+vvf//7u9qejz766L/9t//2a7/2a784I0xEP/IjP7KxsdG9/qEf+qGbXv9K/FAeffTR&#10;b/7mb/6VX/kVInrb29726U9/2l36A/cVB0WKAAAAAABgV/+Bk/nKUnHscKqb+uJ6GE+1aX2/7/q3&#10;FE+1EMPOJIwn2rQaYqrbVNXatKluLAQiIlU2SrN52Bm3WzsUkngXtnbGn35i4/c/NP7YZw56AAAA&#10;AAAAAAAA4AqpbTUmI+uqmBIRs3Q1BrqFXx0z62Kr3ZdY2JUFO8dO2LvdqGqIlpKpmpnR7r3WLSFT&#10;tZQ0KXXrxrKMnZPMZ4sjya9YLcfOdQvILMaDHhsAAAAAAAAAAIAXRZt2/ty57Y9+av3/feDCb/72&#10;uV9/77n/+Z4Lv/lbF3/7D7Y+/In5M2fivOquTHWz/rsfDDvj+elz7da2Xxr1HzyVLS3QpU3h6osb&#10;cTxN8ypVlZSFXxiyc8RETjjP2AkbadNYSnE607rZ3w0jSrN5nEw1Jm0DE7M46sKZZt1GcnsXMzGz&#10;sJBkPhv0s6UFV+Rat2Fji0IM87kl5Wu2qktVE8YTM7WkTF2m1CypqZopmXazhKSqbdA2drvUceZI&#10;iFQtRq0aSip5JlkmRe4H/f3r2YxMQ0xVrSEZczdXadoVQe0Sp2RRU0oaI5lR94bddOXVM5ZkKXXX&#10;EJNk3vVLcaJNazHF+VzbcM0HaV08NTWtpSRZ5rKcVNk5ZpI8Z++yxRExhfFUY6jOre2fXCUiFlcc&#10;OVSeOqYxzZ87m6bzzQ98tN3cPujvULjn/NZv/VbY5y1vectB9+hlant7+2u/9mv/1J/6U9cmIa+l&#10;qu985zuPHDny3//7f7+z3fiJn/iJj3zkI3ufV3xBvzf5L//lvxw9evTaeOq1nnjiiT/5J//kX/kr&#10;fyWldGcf5LqefvrpH//xH+9e/7W/9teOHTt24+tfuR/KT/3UT3Uvnnjiif/wH/7DSzGYXxxIqAIA&#10;AAAAwC5mXnrT493smDUhTqau37vurm9XM4vTeRhPtA3ahlTVXSSVM8/es4iUuRv2s6WF4uihbGnR&#10;j4auLExVQ9AUw860Wd88/3//3/rvfNBUD3oYAAAAAAAAAABgl8VEptQtR+s4ISYipiumcXZLClzG&#10;JHkmRc4i7Bx7x07MzJJaTBaShqghWkgWkyU1MxYmEXZOvJMyd72ShMld8RttvrS8jDCJBAAAAAAA&#10;AAAAr0xm1qxtbL7/w+f/z29vf+STs6eeq06fqy9cbC5uNOub9YX16vT5+dOntz/26bV3/87G7/5h&#10;dfr8xu9/KE7m1XNntWrK40fLI4f21/+M42nYHqe6TnUtvdL1e3slTLkjwkVGLNq0ljTOqssxS6M4&#10;mcWq0Zi65KoUmR/02LkuQUqqlq6di+Pd5p1zw362OFK11LQUExGF8XRvDZi2IWztxNlcQ9Q20qWS&#10;p91Wd5fCorulVC0lU+tSo0SX8qWX5g+lLNg71y/9cLAXT2Uii900YzRVi5H2esu7w01GTEZmortB&#10;VFO1mLqN83ZnLLtDMkrJVLtoLot069+kyMmJtsGSxunsigExCpPdeCqZSpFz5swSmbFz5Fw3w8nO&#10;+dGATONknuZ12Nq59hvD93v9+0+yyPzM+VRVmx/4WKrqg/5uhXvL//yf/3P/4SOPPHLQPXo5Onfu&#10;3KOPPvq+973vtu5KKb3tbW/byyK+eJ/61Kf+4T/8hy+ykR/4gR/4ju/4jtu65ed//uff/va336mn&#10;uIFv//Zv33v9wz/8wze++BX9oTz88MPf+I3f2L3+G3/jb+yVjX3FQUIVAAAAAAAukyxjcbvLAUVS&#10;1ejNtvCxmML2WOtGQ9S6sZTYeykLV2bUlbNw4vLcZd4PBkTETiTP3KCXLS1kiwu+3yeydmMrTmdb&#10;H/zY+m99IM0xswYAAAAAAAAA8LLAwpcqpu4uupI8o66W6f6MKMvugq/9e/8zsRPXKyTPxTsWEe8l&#10;811a9fI/3knmxXsWJmHJMz8cdIvbiGivdmtHTalbe7evbgMAAAAAAAAAAMArRbs93vidD268/8Pz&#10;M+fbi5uzp5+bPvXM/Mz5em29Wd9s17fqtfXq7Pnp08/Onn6uubhRnbtw7jfes/Pxz86/8Jw2obzv&#10;eDYa7G/QQqzX1rWNaV5JUbheuRdPJboUBCUiIylyki6kmuJ0bmpGFKZTbVsLwdrA3rmi6IqvsnMs&#10;bGpEpG24ouan6W6ze7VSzaTwXWhWQ9AY487EUkrTS6VZm1abllTZe/GevesmAFmka0qJ6FJ6tNsN&#10;z6JqjJYSM7FwN7voF0au39uLp1rSWNUaE5l1QVYmZt/FSh0TX7rycueNdbfCqql2RVxVyZS6kqpt&#10;0BC7ZCwLs3ecZ8xETC7PSVjbQGppNt9rMM0ri1HbllQlz9kJGWmIJEIiriz2Pg7x3vV7Glpt23Zj&#10;W8M1tViJJPP9+44zUXXmQqrqrQ994qpqqwAvnRDCBz/4wb3Dhx9+uNfrHXSnXnbm8/mb3/zm9fX1&#10;/ScfeOCB//yf//Ozzz7bNI2qxhgvXLjwq7/6q9cWof2BH/iB3/zN33zx3Wjb9hu+4RteZCM/+ZM/&#10;eVU4c3l5+Wd/9mdPnz4dQlDVqqo++clPvuMd77jqxl/6pV/6pV/6pZdohDvvfe97f/d3f7d7/U3f&#10;9E333XffDS6+Cz6Uf/bP/ln3IqX0Pd/zPS/NoL7kkFAFAAAAAIDLxp/8bDfDKJkvDq0wc9iZxHlF&#10;zzPVpW0IOxONKTWthcjeSVlK7olIm9CdcUXOufejIfHVt7N3fjQoDq+K92Fn0m5uTz//zPrvfCCM&#10;pwc9EgAAAAAAAAAAQOx3F5bt5VFdkROReKch7q3s6iox0NV1VPcaESly6RWSZ+ydeMfu8j/iHXsn&#10;eSZZ3q1OM1IyZe/Ee76yhirFJF1yNc8IAAAAAAAAAADglcPMJp99av3/faC5uFGfvzh7+nSzuS15&#10;Vh5e7d9/YviqB0aPPjR49MHRIw8OHjhVHDnsijxsjyefe7o6c6Hd3KrX1qXMfVlc1Wx9cd1iitMZ&#10;O+cH/SviqURd3JSESY25C6l2MUtNs7nOK22CtcFi4sxz7vet7zISYSJTIzMLce+0qbHwbuNERKQx&#10;sTExcZaRmTatptRc3IhNoyGmuiEzyb3r5ZJ5FmEWFul2rOteMNHlPCkZ7ZWAFdktueq9XxxK5i/3&#10;L6a4MyEzSqnbOY+9Y++YhVTJzJjJiHb/sztzySa2W771Uh1YMjOypLs1Yy+9MzvP3l8eDybJczLT&#10;EDWEbkAsplQ3GpIllTzrJjM1RVKTzLOwu/LzkiJn79OsMtWweZ0yqt2T9k4dtxibtfV2c3v+7JmD&#10;/s6Fe8Uzzzyz//DP//k/f9A9ejn69m//9vPnz+8/80//6T/9/Oc//x3f8R333XdfnufM7Jw7cuTI&#10;n/tzf+4P/uAP/ut//a9XtfDN3/zN0+mLXR/7t//233722WdfTAsf+MAHfvAHf3D/mbe//e3nzp37&#10;3u/93pMnT3rvmbksyy/90i995zvf+cQTTywtLe2/+Lu/+7vr+qUqRZNS2l/Z9cd+7MdufP1d8KG8&#10;7nWve+tb39q9fte73vV7v/d7L8G4vuSQUAUAAAAAgF1xOp8/d67d3DGzwSMPubLMlkauKLSq2+2J&#10;VvVVW7JpG+JkZqratGQmRc65JzNtQ2oaU+M8kzyTPM8WRsT8fO/L3vnlJfEu1c3sC881W+ON3/1g&#10;nCCkCgAAAAAAAABwwHy/15UysHZ3CRp7L1nGeUamFi+dFCEmYqb9hVWvxMy7SdQid71i7x8p8i65&#10;Sma79VpDImLJMte/YoN2M0tNy7knIj/oH/TYAAAAAAAAAAAA3CpLaeuDH5t87qmwPZ49fTpOZ/nK&#10;0vDh+3snj2XLi64s2bluHzgSkSLPl0bliaP9hx9gFm3asDUmllQ389PnLF2egkt1E6fzWNVk6oeD&#10;a+sHdJFOFjFNZMRMkmddzDLNqzidW4wWE+deMs/77++WiQl31UYtpq6eqpmR2W7K9NLucpaSmZER&#10;eydFbmZpWmlIOqssRPEivZy9vxxCZSIido69Zyd7lVSJmJhJHIuwE2IiIxY2IhbuSpvuvWMYTzWl&#10;3fquzvFu26YxmiqpkXUhVCZmJr5UocGYSJn40rOY0e6VXRds90YzZb4ibtNVVbUYySzVDRHFWUVm&#10;FkO3GR8RkWpX1IGdXDuHycxu0DPTVDdhPNFL86tXf2pFnh9aDpNpnM0nn/78810GcGd96EMf2n/4&#10;NV/zNQfdo5edD33oQ+9617v2n/npn/7pv//3/767FNe/CjO//e1vf9/73rf/ZF3X/+Af/IMX043f&#10;+73f+9f/+l+/mBZCCN/6rd+6/8x3fMd3/PzP/3xRFNe9/pFHHvnoRz8qcvn/EieTyc/8zM+8+CG9&#10;rv/0n/7T6dOnu9dvetObXv/619/g4rvmQ/nJn/zJvdd/6S/9pZTSix/JLzIkVAEAAAAAYNf8mdNk&#10;1m7tZKNhsbLYf/CkGwz8sJ8tjNhJnFdhaydMpqluNEYNMU6mpqp1bWTsvala3WrdWErivSsL8d4N&#10;+m548/WCknspCxYhTdPPPZXm9cbvf7ibyAMAAAAAAAAAgIPih30ikjzXptl3ciBZRsypabszvLvQ&#10;je35E6o3ZkRmyiJkRDFJ5knYjwZXXBOipeR6pSsKKfKDHhsAAAAAAAAAAIBbYqob7/9IfW6tvnCx&#10;vnDR9cv+g/cVh5bZuxvfqFXFmeM8k8ybahzP0ryuTp/bm4VrN7dNVetGyuL6rQnvhieNumgri7B3&#10;FkNqg7ZBuzjlde7t8pxMLN3bddvVWUzUhUvzbF9Htct/MjOxsLGpWggak3gveX5F9pX31yUlFmER&#10;ESZmYmMn4qTbJs/lGQl3CVJtWw3hUtcsji+VVSCTPBfniFiTakxkZmpdCdV92VfaLZ3KRETSRWGv&#10;eEphFuJLFVa70qox7s8D06XEr8akbdA2WAwaAhlJ7rs7tA1EzFnG3l8xRHsteM9ZpnVjajco4ZAt&#10;LUqet+tbGsL8GZRRhS+G9773vfsP3/jGNx50j152fuRHfmT/4dd8zde84x3vuOldX/3VX33VZe98&#10;5zvX19dfWB/m8/k3fdM3vcgH+Y//8T/uRUCJ6PWvf/3P/dzP8fMXoSGi+++//8d//Mf3n/mJn/iJ&#10;q2re3BGz2ez7v//79w7/1b/6Vze+/q75UL7yK7/y4Ycf7l4/88wzP/uzP/siG/ziQ0IVAAAAAACI&#10;iDTG+bNnw3hqmrKlBSJi53onj5bHj0i/zBaG2eKCKwqKmmbzuD1pLqzHWZWmc42JjCwEi9GIOc9c&#10;WUqWSVlkywuuLG78g2un2x+OmKTItapmz56Js2rrDz9OL8FPsAAAAAAAAAAAcIuypUVmdv0yzWuy&#10;3cVY2cKQmFxRaNN2lRPYOSJmcaRm+oLmc1TJiJyQkZlKWYhz/soaqmk2JyLf6+WrS7cy4wQAAAAA&#10;AAAAAHDgzGz7w59sN7aqc2thZ5IfWilPHJWbZVM7YXtsUS0EvzjKhgMNIY6nqW6qMxfITGNM07nW&#10;rZG5Xvl8jUhRsBMS3ivFKVlmapTUQiAizq+snrpr9wwLk1FXRpXMLEX2jpjcvi3kLoeUmCxGIyMi&#10;U2Mnpumq6ULm3XTo3l2q2r3crWTa1ZLtru0GKqmZpVnVBUrjrLKUduOpRdGlRomZ0m48lS9lZa96&#10;XxPaLdPKbMwsbLulVXn3iu6Nu38bmZk27RUhVWZ2YikR7fbHYmLviNnMrGnNTIqchf1wQESaksWk&#10;Me3PcbkiN00aY5zMnu9TY+ZidSk1TZxV82fOvBQxMICr/Oqv/ureaxE5derUQffo5WUymfzKr/zK&#10;/jM/8zM/c4u/qvjRH/3Rq8788i//8gvrxnd/93dvbGy8mAeJMf6dv/N39p/5H//jfzxfxdH9vud7&#10;vmf/4dra2tNPP/1ienJd//Jf/su6rrvXR44c+eqv/uobXHzXfChExMz7u/S3/tbfms1mL6K9A4CE&#10;KgAAAAAAEBFVp89pjGF7xxWllEV3kpmz0XDw4H29Y0f8aOAGvWx5IVtaZO+6yhgk4nqlyzMpc9cr&#10;XZlLnrmy8IsjP+yz3MZPHLv7w4XoF0ZpXtUXLrab25Mnv3DQAwMAAAAAAAAAcO+SPMsWF/ygb2Rh&#10;Mt89WeS+3+8WvaV5RUTEJHlGXojIUnoBb2RJu0oFpomdkzzLlhf3l1Mws7Azdb2SM18eO3zQAwMA&#10;AAAAAAAAAHBLZk8/V5290KxtxOmsPHqoWLnVzdcspTSvtW2J2JW5lLkfDTTGOJ2lqmo3tuNk1kUo&#10;XZbfYJmWK3NiliwjVY2JiKwLX6ZkaqamdZvqNtWtNkFDtKRktC8mSsTclVFNdUtG7D07v7t4jMh0&#10;tz0zs6QWImlXrJV3y5leWYaURHZb3ktdGpEZmV07MkzMTojIolpKcV5ZiNo0GiOpSp6zMLuuUKoZ&#10;mSVlIpIrS6R2b8TELMRddlXEOxbHIpdupe4Zuh6SMAlbSmambWspWVKLSUOk7jGTpqrpQr/sPZlq&#10;3aoqibMYNKawvRM2t+P2OOyM4844bG6H7XGYzOK82g3ohqB1a/q8s6l+NBTn43gSZ/OwPT7Ib2K4&#10;B0yn0zNnLlfr/cqv/MpbiSzeU37/939//+GpU6de85rX3OK9i4uLf/pP/+n9Z37qp37qBfThN37j&#10;N37xF39x71BuZ4Hunl/7tV8bjy//X8rb3va2V73qVbdy48rKylve8pb9Zz7zmc+8gA7cwHQ6/bEf&#10;+7G9w3/0j/7RjZ/xrvlQOt/yLd+yd3sI4ed+7udecFMHAglVAAAAAAAgIpo/cyZVdWrabHnhqsk+&#10;ZvYLw/59J4YP318ePeIHfRIhIhZxvULyTIpcikJ6pV8Y5UuLbti/xX3+riJ5ZikRsyuLOJ2F8XT6&#10;uafTvD7osQEAAAAAAAAAuHeVJ4+6XilZFnYmeyeLQ8sk7PqlNo22gYikyLkrIBAT3faG/kYxsTgL&#10;kYT9oM/OZUsL+69IVZ3aJlscsUdCFQAAAAAAAAAAXhnivJp8+sk4mbXbO8XKcra4cOv3pnllZNq2&#10;nPmuHKjkmR/0tG21btrN7bgzsZRMkxTZjRpidr0eO2En1rYaYqpqUzVVMiPtspfRUtIYNURt2lTX&#10;XZlQYiKzfWVUI2eemCXzcToP2+N2Yztsbad5pU1rMaZ5rSFqiERG0uVajS7Vbt3tjpOuV6ZGXSVV&#10;M6IuFbvb4SuuJyIRMjNVrZs4m5Oahcje7TZllyKmtHf7Xgu2m1LtSqN21VGNiEyY2QmzsDB1dVzV&#10;yGy3hqs4do7MNARtQ5xVqWm1DRqiJrWYUlVr02jdmJm2McxqDYGMSBOJkKqGqG3QJmjTatPuHtaN&#10;VnWcTLWNcVqZapo3N/jo3KgfZ3Myay5uHtC3MNwrPve5z+0//IZv+IaD7tHLzvve9779h9/1Xd91&#10;W7d/4zd+4/7DJ554IoRwWy1sb2+/7W1v2zs8duzYT/zET7yAB/kX/+Jf7D/8wR/8wVu/91u/9Vv3&#10;H37+859/AR24gX/zb/5N2rcL6l/+y3/5xtffNR9Kp9frfe/3fu/e4T/+x/84XvkH6MscEqoAAAAA&#10;AEAWY5zM4mzOLH44eL7L2PtscUhkftAX7/OlheLIar6ylC0tZAtD3+9J5umW9vi7PskyItK2NSJf&#10;lu3FTYtx8rmnDnp4AAAAAAAAAADuXf2Tx1gkX15MVZXq3fVSUhb54oIrS/Y+TueWVLKMneMsIzO9&#10;zV+Za0hmRsymyfd6nPni8Or+sg9G1F7ckMxno+HgwVOMvdsBAAAAAAAAAOCVYPKpJzTGem3d9crs&#10;0PJt3RurmtQsJblUrZSIpCgkz+K8spSa9S0LkYj2X3BdrizIO3beosaqtpBIrct8dqVBd/8dk4Wo&#10;3aGqxtQVRt2tUNrtTGdmIaa61rrRNnQBTk2JkprabvC1C4UqkZmGpCl1YdQO75ZG4K7o6W6BUzMm&#10;uhQkvWL9mZmxMAtbTJZSqupu+rFbaUZEuhsoMiImkb3I66X7d992r/nduqqqLLJbf5W5y+ASGbNQ&#10;V/s1JqKuDKySqoWgMVqIFpOpWkxqqjFpCKmqKCYioqRmZm13WTRVMu0ewWLUptW6ifNam0CqqWma&#10;ze363PluB8Dr8v2+qaambTe3vkjfsnCvuqoW5Vd8xVccdI9edt773vfuP/zjf/yP39bt19b2PHfu&#10;3K3fbmbf9m3fNp/P9878+q//+oMPPni7T7Gzs/N7v/d7e4erq6tXlUW9sb/39/6e7fOOd7zjBYzk&#10;8wkh/JN/8k/2Dr/+679+efkmf27eHR/Kfn/9r//1vdfb29vvec97XkxrX2RIqAIAAAAAAIWdiZlp&#10;3UiRddvCPZ80r1PdpKomJtfv3dlusBPyTttAZm7Y1xTb7fH89Lk4rw56hAAAAAAAAAAA7lFS5P0H&#10;TmaLI/G+WVvfW9uVH16RIvPDATPF8dRUXa9kYfbOQty/5uzGuuVZxGwxSlG6QT8bDbOF4f5r4tZO&#10;atri8Cpn2eDh+w56SAAAAAAAAAAAAG4uTmbVubV2c9uSlkcP3e62/xqipbQb9txXilPKkozCvNLQ&#10;prYlEZKbpEKMzLFoCCTMSS0lMzMmFmFhdk4yx96xF3ZMZJbUUiI1NuvSqqa6G0hKSkzd+jFtWgvR&#10;khKRcfc+tlvOVI26mqSaLCZt28u9YWLnupzq3iyiEVFX+vSqeCrZbnFVJ0SkbbCYNCb2rsucmloX&#10;GSViccLMzF1d1i4aetVI8G77tts4i7D3XUB195RejtqaaleEtXt0JmYnJNxNalJSUiVVMjPbHVUi&#10;kSJz/cL1SlcWUhZS5K4sXK9wvVyKTDJvqhojxWghhMls/syZsLVzbV+pixYTadPEyewgvoXhHvKb&#10;v/mb+w8ff/zxm96yubn55je/+dSpU29605u+/uu//u1vf/s73vGOX/7lXz7oR3mpfPKTn9x/+PDD&#10;D9/W7QsLV9fQ3t7evvXbf+EXfuF//+//vXf4d//u333Tm970Ap7i/e9///7D7/zO75Sb/QnyRfPu&#10;d7+7ruu9w+/7vu+76S13x4ey3xvf+MYsu1wX/aqCty9zL5fvJAAAAAAAOEDt9piIUt24XnmDy8ys&#10;2dy0ENK8Yu+tm0+8o1ye7+63p+aHg7A1JtXqudvYlwgAAAAAAAAAAO6s4SMPSpYVR1ZT3YSN7e4k&#10;i/ROHJXM+9HQzMLOhLrlXFlGzNq2dgsTR0ZmbTA1U+PMFauLrizKo4f2X5OqulnfzEZDPxwsvPph&#10;VxQHPR4AAAAAAAAAAAA3N3vmNKmF7bEfDSTPb+ve1LRheyeMJ6mq02wWp9M4ncXpLE4mcTzRENJ4&#10;aiGlumHnbtyUqcbxNLaBhU2VmC/VE+2qifKlwqXMLCxOvGfvuKub2oUzQ7wU4DRTtRCJWPJMykJ6&#10;pesVvleKOGahriUR4m7urytNqhpiqhu7NGPI3hERC5upmV2KthIRX11cQa27UpxnJ7uFSVW7FojI&#10;QjAyU2Vh9p6FiYWZzehyNVe6lH01IzK+lDjdfbq0OybWhVe7y7QrxGokTMxkxESqSmZ8qejr7sWX&#10;YrUsjr0QqcZEeu3nwMTCzknmXa/gPDNiiylN56lp6osb1Zlzl4rB7uOERbSNqW5Mr9MowB1hZvuD&#10;dgsLCysrKze+5VOf+tSrXvWqD3/4w2fOnPnIRz7ym7/5m7/4i7/IzN/yLd9y0E/zkogxjsfj/Wdu&#10;Wt7zKtPp9KozV9WLvoHz589/53d+597ho48++qM/+qMv7EHe/e537z/8uq/7updmwF6In/7pn95/&#10;+FVf9VU3vv6u+VD2897/hb/wF/YO3/3ud99WaPZgIaEKAAAAAAAUdibaBlO9doWfmaW6aTe2qufO&#10;TZ/4QvXc+WZjR5vWmjZs7zSb22F7HKdzbVq6lVWHNyXSbTJnKWWLC5pinFfz0+fsjjQOAAAAAAAA&#10;AAC3z5XF8NUP++EgWxi1G1txVnXnJc97J49JnmWLIxaO4yk7x8ySZ6R2RWGE52EhahvITLzLV5a7&#10;BvfXfEhNqM5e4Cwrjh4qVpf7D6GAKgAAAAAAAAAAvAKYWXX2QpzOTDVfWrj1G+O8qk6fmz9zOk0r&#10;bYMlTW1MdZOqJlVNqlttAhGlGFPTpHltId5o1ZZZHE81RGtaSypFznKpfikRdbVGr729C10y7wYy&#10;9zKZzOydlIUrc/aO5VKWhy/9Q0RkxEwsJCJd3FR3C7Fq3WhKRMROSIRFyIh1t47qXsD1ct+JTBMx&#10;mRoxGfFeNVfaLcGqlpSSElFXZJWdYyfEzMJdSna3811NV1NTNVLqasM2wUIg090YKl2KpzKzMIsw&#10;M18am64irF1O2e72kJ3jPJM8ZyaL2pWfTU2jId7gUxbnxDvOc2KOky5+XM2fOZOqev9lzExOTBMR&#10;2Q0bBHgx1tbW9teu/MZv/MYbX/8rv/Irjz/++FXBuV/4hV945zvf6W6WmX+FCtcEyPv9/m218NGP&#10;fvSqM0tLS7dyo6p+8zd/c0pp78yv//qve+9f2IO8613v2n/44mt+3ilN0/yv//W/9g6PHTt205j0&#10;XfOhXOWq/wH+xm/8xh1p9ovgzjw/AAAAAAC8osXJVJuWiGRfQtXM4ngatndS05KRpZTmtbattoGI&#10;UghMTMIamWLUholYitz1S5YXvhXO7jZ4qppSMeixc3Ey84N+mld+cHs/PQIAAAAAAAAAwJ0yfOi+&#10;5uKGqWkb6nMXeiePuV5JRK5X9u87UZ0+z4ujOKu0abpVX5Jn2obUtN3arGuZWWqCtS0xuyL3C8Ns&#10;YdQ7eXR/zYdU1f8/e38erslZ14n/78/nvque5ay9L+l0FiBhCwmbKBkBRy9HcbtQcBtFuJzBZRy4&#10;BJf5gl5EzB/IOOLFoqg4M4z+BlAvFHCCMjKoCMgWMLInENL7cvZnrar7/nx+f9z1POfp06c7nXR3&#10;Tif5vAzkVJ1a7qp6zsGurne9B8dOElHrqr1+qj3/tCdf+OurjTHGGGOMMcYYY4zZQmGtK0VZdXuc&#10;ZdxsXMgqGmNxeqla6yBKHBZxMJAqVYYqM9fdZKoqgqgaJWUp47Aol9f8dJvzbOMGVcNaV0OUooQK&#10;NzJyLqpqKUjZS1JVIEaNgskbb6PMaJ3bTCHV1LGaekrPtvmNO6LRFiQEdl7LChnYO868iJBjDTGN&#10;AqTgVH+qSDFUUVUlhopoiKqqooAQsZYVnNMYAago8agZFiBmgDSG9XhqIjpxfEpIdW8MQEOEEkGh&#10;gGd2DnW/KtUVs5pGQqPtMCAgEDNndSSHvIMoRDREOEYVhIj95mm9+gQzuWYLnqRfVNWan5nuHz3R&#10;Ht16HZ9B1AFhK3gwl8sXvvCFycnv+I7vONeSqvq6173utttum5y5bdu2f/qnf3riE5+41cdxGbVa&#10;rYv8GfzTP/3TDXP27dt3ISu+5S1v+eQnPzme/J3f+Z3HPvaxD24MZVnefffdk3N27dp1OU7Xg/C5&#10;z31ucvL7v//773eVR8ZFOds3f/M3T06++93v/rEf+7FLtfHLyhKqxhhjjDHGmNFtRIBcfasudPvF&#10;6UWpKq1CLEopS6hKGTSKiAxiIAlQVdGGzzLnwEzeQTUWpWvkbqr1IJ8XHL/fLgQArt2K/QGAYmHJ&#10;EqrGGGOMMcYYY4wxW4Zo21OfvPDRT+OqPYPDxweHjzf37fYzUwC4kbevvWp4/DSItJGH/kBi1KoC&#10;kYYgdTPD6AE6URWFBK2iRiHvXKvJjbx91d7Gzu3j59gUCMurxcISed8+sM9NtXY86xZ3YU/yPVz0&#10;er0Q6t4D7/3U1NRWj8gYY4wxxhhjjDHGXDLl8goAGQzddPtCHqOSohwcOyllFQfDukjTe2YnVeUa&#10;2YbCAFUFIQ5LgkpZcuZDp+uaTTfVmlwsDoZSBSlLFXGNnFLLqIKYoWkbKSXJQN2pCgAgMEAEERBp&#10;ym0CILq/LNAoJaoCqgesKbtKREoaI4G1rJRAzpF3CBDEOkdKRICEUO8uZXEBCMCQEFS1WwzTkqyx&#10;6TNfJ03rR87qAxCpV0xHOB7y+CqMjrw+k6IgggoAJeI64wpASaGqlIKuMQKpYRWUDss5TRnaUZMs&#10;MSkRpWZXBspKgM1DqqNDBsO3WprlVadbrXWz2ZnB0ROtq/e7Rj76ZNTJWHqEVlOaK8FHPvKRyclv&#10;+qZv2nSxsix/9Ed/dEMJ5zOe8Yy/+7u/m5ub2+qDuKLdc889GxKYN91004VUbn79619/xSteMZ58&#10;xjOeMTn5QC0sLExOHjx4kCf+x6Xb7X70ox/9v//3/3784x+/5557VlZWpqambrnllltvvfV5z3ve&#10;c57znCzLHvAuL9j73//+ycnzxKQvlSvkopztuuuuY2ZJ/0MGvP/97w8hXKqC1svqYTBEY4wxxhhj&#10;zENKdHhyoep0NMTY70sVwMyNnLMsDgopijJU/79//dTozpo+77FPePzOvSqiZRUpkE9v2qvczNT4&#10;FXEXjtLdySgaIgDXaoZOV2MMa92tPi/GGGOMMcYYY4wxj2qcZ9ufdcvixz7TOrh/ePTk4PjJvD+X&#10;79pGzORc68De0OkWp5co836qHTq90O8DJCFIFYgpFSCkTYkIAa6ZcyP37fb0Dde6Vv3wnKrGwbA8&#10;vRyLoZ+eau7d5afaO551i5+Z3uoTcIn9xV/8xb333pu+vuGGG378x398q0dkjDHGGGOMMcYYYy6Z&#10;0OlrjBJj1rj/166FwXB49IRUIXS6GsU1c241Y38QhyVVFURxRkAVRETeE1cAoJCipMwDQxXx01Mp&#10;JqohxsFQY0QUzrM6hjqq4qwrVJlBRN5DBXrGDlQERGAmUXWMGKEKhVTBuXzjAaS2UiYIUUpxkqKO&#10;q9bT7J1I1CDwFIvKNZmzLEZBnYBVVUGa0rozNI0ERCkyGqL877s+WW+X6d9c+7gn7dqnUYkAZRAB&#10;qiHWW4uCFGVNI1GdbHklAhHDOdVIAhFdH6uIxMiOU+A23dIkQFUgkmpniSmdHEjccCaICOwgsU7J&#10;lpWq0tkP0YmkPC87B4C8y2ZnqrVu6HSy2ZnBkePtg/s5y1RUQiTvyfG56liNuXh33HHH5OSmbZCL&#10;i4vPfe5zN7StvuxlL3vrW9/6sMjObSFVffGLX7xh5q/8yq/c74ohhOc///njSWZ+3/vex2e+sOAB&#10;OXLkyOTkTTfdlL5YWlp6zWte87a3vW3D8mVZfvjDH/7whz98++23Z1n2i7/4i7/+678+PX1Z/rLm&#10;3e9+9+TkzTfffDn2MnblXJSzOeee+tSnfuYzn0mTIvLlL3/5yU9+8mU9IZeE/SIwxhhjjDHGrNMQ&#10;+idOSFHGwSAOCmJy7bZr5ukOXez1MbpHOVqDQESZT7fhtAxaBY0Rea5rXT/V4gdYbUHpHuFo+5xn&#10;AKSsQre/1efGGGOMMcYYY4wx5tHOt1s7b33G4ic+R0TF4nK1tBp6vWz7tmx2mpj8zLSfnqrWutVq&#10;h7zz061qracxShU0BGh6kI4Jwo4py1yr2dixberaq1KjgoYQOr2y05Vhwd639u/x01P5jvltT32y&#10;azW3+tCNMcYYY4wxxhhjjHkAYlFIFQC4+3vFvxTl8OgJKauw1gXBz06nVgDyHihBJBIdNqYTiTkl&#10;VZUAz1oFUQUQuvAzUwDiYEgKqSo4Jj8Rnkn5VVWAwEyOXTMH6mhoeipMYkzRSqiScxBNMVAVSQ2l&#10;tFkaZ9RXSlDRqCCqa0pBBFUFs1eNiJG8k6J0jZw4xTQJoinmOsrJaqokBRF5V8dEVUFEddaUoKqi&#10;oz5ZUZFR0lUhCgDMIGImFdWUCE3dCSmQSgRNLakgImLSqHUsVkRE2fO4CbZeK50QAo+KBHV8fGee&#10;CBqHVAmxCn7DpoD6HBIwakYlx9nsVFjrVmtdPzc9PHaydc0BqSpAOc98u13vRbVa6xaLy2G1U3V7&#10;UpRSBQLIO85zP932s9ONHdvybXO4gOZeYwCEED75yU+OJx/3uMc1mxtvyH/xi1/8lm/5lrW1tcmZ&#10;73jHO87O+JmzveENb/j4xz8+OYeZX/CCF9zvir/xG7/xlcODTVEAAIAASURBVK98ZTz5P//n/9y3&#10;b9/FjGT80szkhhtuAPBXf/VXL3zhC2OM51+3qqo3vOENb3nLW97xjne88IUvvLSnqKqqe+65Z3LO&#10;3r17L+0uNrhyLsqmvumbvmmcUAXwsY99zBKqxhhjjDHGmIcTjbF/+LhGqTpdDYEbTT/VnLxXpaLr&#10;twHPQsTUyDWKVpUUBWVZ6PWdiGu3HsAYRAEQE3kPgL0HoCFKWW716THGGGOMMcYYY4wxcK3mrn/z&#10;zNV//TKIspnp4tRicep0ubjkZ6f99JRrNrK5mWxuRqsQ+oOs1y8Xl0NvqFUlVaUhAALnuNnkRpbP&#10;z7l2c3hyUWOUopQQALhms7l3VzYzTZmfueH66esP2qNUxhhjjDHGGGOMMeZhR0Os447nrVbTGAfH&#10;TkoVxvFUGkcWvScCOVaRlNg8Y83xlCr7TClqFQQEIA48517KSkJQwGUZnbFuCjrW7aTEbjybRhlI&#10;rSpV1SjERM4BUYXqBKmIVpEaEwelkBglRkRJa9dZVRVonVpVASiCSB0hKkIkR3FYQiKRU0QQQaCk&#10;xKxQ6Cie6pg2uz1IqVg1Fbam6Cwmw62jBK9jYlKJRKRpydHq6UjrtgYmKJSUFFCoKDE0CjhtBxpj&#10;XcRaX1Ai7zWEVK66yXWtQ6pBo1DdGZuPr5kqIIrMATTZjErO+ZnpsNaJ3QExh+XVtIZrNrP5mdgf&#10;9u47Mjh6Ig6GAKSspKq0CqmslZjJO84zzvMO4Bp5c9+e9rVXZTOXpe3QPJLcd999k5Pf933ft2GB&#10;v/zLv/zBH/zByTmzs7Mf+chHnvKUp2z12B8G3vjGN/6X//JfNsx885vfPDU1df4V77rrrttvv308&#10;+Z3f+Z0/8RM/cZGDOX369OTkjh07/tt/+2+/9Eu/dOFb6Pf7L3rRi372Z3/2rW996yUsDj1x4sTk&#10;JDPPzMxcqo2f7Yq6KJvaUCH7kY985GUve9nlOyGXiiVUjTHGGGOMMQCzqIZOz7Xbsd/XKG56yjXy&#10;M5ZRAAq9ny2RY+I8lpWWlQAYDMHsLrhJdfKWGQA4SjPTE4rGGGOMMcYYY4wxZsuRd/NPfVJz/+7V&#10;z3+FG3kcDKuVtbCyVi2vEhFlGXtPjlVVRf30FJyT/pAy7xoZea9RiDm9GS12+2Am51y7lbcart3i&#10;LCPvpq45MP2Ya3jD7SljjDHGGGOMMcYYYx4uLuy1a8XpJSnL0NkYTwVAjuEcOdEQNQqx0yiamjlF&#10;08231AEaB0P2DkRSVcQU+wMNmapqCOwc8SbRVlVlR/VeJimkrFRUQyRCPR4iIoA5zReAcp9CnhpF&#10;qgqi44pRENUPmCnWU6NQjQJmiKZCVQ2BADCTI03xUoaCMHp4DETEfEZZ65mntE7CUmp31fUH25hG&#10;8dT62MmxRoFqSs/SxPqpQDX1vxIAThWtCoEyEAWgVAqrUKimjZN35J2GkIKvm19pArHXENJGNMRU&#10;2AAAMQIg5zjzGw6KvON2K/b6UubF4rLLM5fngBYLy4MjH1WR0OuHTi/2B3KOwkNidu2Wn56Kg6L3&#10;jcPNvbtmH//YVKtrzKbuvPPOycnnPve5469V9bWvfe1v/uZvTi5wyy23fOhDH9q+ffvlGMxdd931&#10;jGc843Js+T/9p//0xje+8XJs+VyKonjJS17yrne9a8P8pzzlKT/7sz97v+t+13d913iy3W6/+93v&#10;pot+m+fi4uLk5Jve9KZTp06NJ7Ms++Vf/uWf/MmfvPbaaxuNhogsLS196Utfeutb3/pnf/Znkyu+&#10;7W1vY+a3vvWtl+pcbShQfcITnnDxB7upK/CibOrxj3/85ORHP/rRy7GXS84SqsYYY4wxxhj42elq&#10;eU1C1NUOOfKz05xdxB8WiFwjk6LSslIg9gb1DbULkBKqYGLngYm7lLCuDGOMMcYYY4wxxpgrSHPP&#10;rsauHYPDx7tfv8+1mhANg2EcpLrUICEQEZhcq5nNzbh2i5hDtweoazZdq3n2I3qc5/mO+dbe3c29&#10;u2iiOsAYY4wxxhhjjDHGmIcdznyKd+o5koQAQn9QrXXioNAoG+KpAIjINxtViCCKwwLMpEBKY6qq&#10;KJBKSpFe/U9EGiX2h9xqSlmR45SpTIlTqKQHsTRGFYHWeU5yrKIaI0RUVEVS+6uqgklTqYBoXRzq&#10;FKIaRYala+ZSBQ1RVVNotu4jJYB4oklVFUoKEFSECArSmJ4QY6hAiNgRq4RYZ0UBVSUmnJmtrW8o&#10;rs9Lx5O2XgdUR3FTIu/GwSFiVhFiUlGIal2oShAdb1ehoPos1pnT1KQqMWVg6+gskSo4y0AAE5QR&#10;oorQpl2CNN61SBXYubS6hAgmYuL8jDf0aZB6d6phrQtFtbqW79ze+8bR9rVXhbVuubyqMbL3fnqK&#10;W03XyMk7MBORxighSlHG4TD2BsNur2DO5mc1xuHJhenHXDNz4/V06QoPzSPJhz/84cnJW265JX1R&#10;FMWP/MiPvPe975387kte8pI/+qM/8v4yJtGqqrocm43n/lV8ORw6dOjbv/3bNwQvAWzbtu3//b//&#10;d7/toy9/+cuPHz8+nvzzP//z+fn5ix/VwsLC5ORkPPW7vuu73vnOd07uxTm3a9euXbt2Pec5z7nt&#10;tttuvfXW5eXl8Xd/7/d+7/nPf/73fM/3XJLT9dWvfnVy8oYbbrgkm93gyrwom9q9e/fk5L333htj&#10;dO5K/4szS6gaY4wxxhhjELt9KQoNQRX5/PzmaVIC1l8id7+IG1ksKqkqZo7dHs3PXtDrgkQAImJ4&#10;Hk2CmC8qMWuMMcYYY4wxxhhjLgNibl9zVevg/mp5dXjidLGwVK1104NoGxbLt835bXOtPTtcqwXm&#10;WBQyGEoVNAp7x3nmp6Zcq3GBzRLGGGOMMcYYY4wxxlx6qlWnW612Y7+vIYKZ88xPT+XbZjckCS+E&#10;b7c48wSSosL05stUSyuIEgdD18w3fTiK8hyxoyIaBCR16ed4uCBOM0S1CspERCoah0NK+dKorBgl&#10;U+sYJ1KgFBBRjjF0eqmttA6+RoGKyjhfmlZVEoBBxEpCjiUE6YZxjWqKa5Km4CfVpasqKQVLINAo&#10;rioAJB2cqpAQZV4lhVdJmQgMpE5TaIhKREygyYfWaHwCVEcx3TocO7HQhuJY5zRGYmhMbauUql5H&#10;BbMKrdOnICbVFGdVUWKICKKOxkDkOA2BnIdUmpK354g2kSOANErKD5N3EIEI5xmIuJGl0lopS6mq&#10;8cVVVRkWcTjUIBqin5nu33dUY/RTU9m2Wb/Z6//IOeeca+TZ7LSqSlFUy51qabVaWWvs3N695xvF&#10;wtK2p9/k261L/4NjHube//73j79m5gMHDgBYXFx8znOe88UvfnFyyT/4gz942ctettXjvdKJyFvf&#10;+taXv/zlZ3/rwIEDn/rUp3bs2HH+LfzDP/zDH/7hH44nf+zHfuz5z3/+JRnb0tLSpvN//ud//i1v&#10;ect5nu99whOe8NnPfvb666+X1EADAPiJn/iJU6dOZVl28QObTH4C2LNnzyU53rEr+aJsanZ2dsOc&#10;fr8/MzNz+fZ4SdhD3sYYY4wxxjzahf5geGpByhIilOV87j8xEtPoT6F6AaWm5BpZHJRSlqBG7A39&#10;9P3c4VJVKSvOPAiu1QSQ3sNH3nHjAd/nNcYYY4wxxhhjjDEPASLKt8/n2+cBqEjoDaQoNEQihO4g&#10;dHtlt1t1usXicu+eb9SreJdNT2Xb5ho7tzd27SBnL+83xhhjjDHGGGOMMVsmdHq9bxweHDspZQWM&#10;MpxE49hhvn2+ffW+1lX7znMjS1Vjr191ejIsNMRyZa1a6xIj9Pv5jvmzl49FGfqDOCwAcKu5yQZD&#10;DJ1eCo5CRQXEjhyDKHVmMikxE6AiKQeqqqqCoAogAEQSAyZfKEeA1JFViAiUQKnnFEwKgkgdSwWp&#10;AuN8K4GJwYSodfUooDGoghyTcxDRtOXxY2XE9eppwIpxcSuI0tfKgIIcqTJYCZq6T1VH0VjRunC1&#10;Hm8dnVURSAqpglKHKvFkvaoEIe/GM4gIzmkVUlZWoRAFjztbRwtROvCUTWWIaJT6BBADIObxp4K9&#10;i6EidqmW9hwhVSIiSVndGOGcVBWYyDvXbEpRxsFQRVQUUVRE16tuVUJJ7EK3JyG6ZqN11b7mnh0X&#10;8o4/InLNptvXlB3zw1OLw1MLodfXGBf/6dPbn3VLNnelZ5zMQ6nb7R45cmQ8+ZznPIeZP//5z996&#10;661ra2vj+VmWffSjH33mM5+51eO90t19990veMELvvCFL5z9rec973nvf//7p6enz7+Fbrf7/d//&#10;/ePJbdu2vf3tb79Uw9u0n/amm25685vffL/1M9dcc81v/dZv/fIv//J4zsrKyvve974f+qEfuviB&#10;HTt2bHJy586dl+qQccVflE2dPaROp2MJVWOMMcYYY8yVrvvVe4k59oeUZWCM7r5tgpwDBaRX8F1Q&#10;oQVx7qWoNAQphmg3wOd73FCjaIyu2SDn0gvbpKgAcJ75qfZWnydjjDHGGGOMMcYYcz+IOZuZklaj&#10;f9/R3jcOx/4QqnFYSFFKVaVn1IiZvA+rnWJppXfvYc6z1oF909cfdJs9h2eMMcYYY4wxxhhjzOUT&#10;h0XnS/f0jxxXkdDtxd4gDoYSQvouEXMjd62mFGW5tNL56r2zT3xcc9/uySSPqlZLK/0jx4cnF6Qo&#10;x/MlhOHJ07E3kIUViPqZqWxuhpwbLxDWOlDEouBGfna4UctQdbp1QlIVzKQgUmKHURMqEdEolqlR&#10;iBlEKinROoqlipJ3dUYUQIxKDJJ6ARllRik1nwLMUAFQpzdVFQLQKBSqSEWoCjAhFZwqNEQg7VTX&#10;nyubSKvWZaqpDVVVJHWrpmsQibPUUKqiKlKfJVUo6sLSOt0q9aZJ660rCKO90HhnqgJihcjGZ9UI&#10;qQhVFeMBo07oIvWj1n2nKqlpFqp1KWx6oI4n2lwJ5D00QEhFwGc0va5jRhSIIJKUJUS5kQMUixIS&#10;NYpWod4XExGDAdUoAQqISKncBOdZtbYWh8PWvt0X3vTAeda6ak9Y6xanFvuHjrUO7F342Gd23vr0&#10;bPZKjzmZh8zdd989Ofnv/t2/+4u/+IsXvehFGxarquqGG27Y6sFe0aqqet3rXnf77bdv+t03velN&#10;v/ALv3C/KVAAL33pSyezwX/913/dbl+yR2djjGfPfNe73sV8QW8R/bmf+7nJhCqA3/md37kkCdXD&#10;hw9PTu7ateuSHO/D4qJsqtXa2Aa0srKyf//+y7rTi2cJVWOMMcYYYx7V4mDYP3K8WusSczY3Ezrd&#10;WBTnehyQvCeu3xR4oRFV58iLhgDvw2B4/qCpVhVAnOd+qv7zVRgMOcvIuXx+dqtPlTHGGGOMMcYY&#10;Y4y5P6r9I8c7X7onFmXsDaq1Tuj20gNe5BxGlQ5aPwZBvt30szNSlP37jkxdf83M466dfErPGGOM&#10;McYYY4wxxpjLpzi1sPzZL8ZhUS2vlMurKkJZ5ttNn2XsHRRSVTIsq+XVcnnFtZqNnduXP/Ovrf17&#10;5m9+AnkPoDi92Pny18qVNY0x9PqxP5SikDpwSKHTkxCkLMullTgsysXlbG4m276NvQMQ+wOpKqi6&#10;swKHKZ6qIiny6lpNrSpV1RARA5yrw5+OwUTOaQgQ0RCBumF0tCVKmVX2DCC1dAKon/tKsUymevEU&#10;L1WltJW6W1VBRMSpuzXVD6TVSUDeEXNaC6Iisc57iqZQK6AgEBOcq1NAAomBUkpUQQoVURFikiBQ&#10;1RBF6rRt3bKgqOO1MnFcGIVUx3NGu0uHphKhiozW00epF9czQkwHX5e1ap3RhYrK6KjrrVG9q5Tf&#10;VYBo8qk59j7GCMeIUYOQ3/zeJrmUHBYpJV1ujRGqWpYaBUScefjRKVINvSEBSgQCtxrsOHR7XJR+&#10;ut0/dKy5f/eFlz0QUTY345qN/pHjg0PHWwf3Lf3z53b8m2ek9ghjPvGJT0xO/v7v//6hQ4c2XfLt&#10;b3/7q171qss9nqc85SmqevHbeYh96lOfesELXnD06NGzv3X99dffcccdN95444Vs573vfe9f/MVf&#10;jCf/83/+z89+9rMv4TgbjcaGOdddd90Tn/jEC1x9amrqP/7H//hHf/RH4zkf+9jHiqI4e7MP1MmT&#10;Jzfs6OIP9uFyUTblzvqbsk6nc7l3evEsoWqMMcYYY8yj2uDIcahWy6v59jmJkbNMhuW5Eqqc+UgA&#10;sYrSBb01CUh34kKUGKko0W6dK9qqqlJU5B2Y/PR0mhP7Az8zDSDfsW2rT5UxxhhjjDHGGGOMOR8p&#10;ypXPfWF4ajH2B8XppVgU7H02N+un2tzMJ6OnKipFEfqD2OkNT5wqF3y+Y5vGe4fHT217+k3Z7PRW&#10;H4oxxhhjjDHGGGOMeYTr3Xd09V+/HAfD4fGTWkU3M5Vvm+NGvkmdmkjV6ZZLq/3Dx/L5OaiGXn/b&#10;027qfPXrg6MnpKzKpeXQ6akqe++aDTfVAjtSJe/KpWWNUq6s+rKkLAuDYnhqMZubce12tdaVogQI&#10;Z8YaNcQ6njoswOTyHEzKJEUJ5zRGBKmTn0TkHXuvEuv20lGYclQoKlAALOmFcSLp+ymYmXpTlZgI&#10;qb0UomBSBTGPgqYgYhDVLa+ONdTR1hRPrW/6xQgGEZDippSSsUKglKEl58gxVGNZpSjoKEurIIYq&#10;NXJiQhTEmKpYUx411a7W4yec8eCZjr6evGI6+peSQlEFeEfMKqKi5FmVOMu0qqg+g3WelghIz8MR&#10;E0ldH5taHNJ/i6baWJ4cA4HzXIYFnNMQNcZNX8BX7ybEdB7SYjIsoMqZh/fjTSpUBmV6wR8RwTuX&#10;59xokOPQH5QrnWxmanj0ZHP/Hj/9ABr8uJG3D+4fHDo2OHKCDl61cufndzz76XRhrYnmke2DH/zg&#10;5OS54qkAXvva17785S/Psmyrh3xlGQ6HL3/5yydDm5Ne//rXv+pVr/L+goJ7S0tLP/zDPzyePHjw&#10;4G//9m9f2tHOz89vmPNzP/dzD2gLP/qjP7rhYI8ePXr99ddf5MAGg8Hk5AWesXN5eF2UTZ39/4pU&#10;VfUQ7PciWULVGGOMMcaYR7X+0ROxP5AQWvv3FKcWudkIna6UFeeb3Eog70FE3tUvzLuwGlUwgUlD&#10;VO+kCptuGYBUQWPw01Ng9lNNAKHXV5FsdjqbnT5XaNYYY4wxxhhjjDHGXAlCt7f4z5+NvcHw1EK1&#10;1uE8b+7bk81s/qJrYnKtpms1dfu8DIpyaXl48nS11mnt273wT5/a9vSbmnt2bvUBGWOMMcYYY4wx&#10;xphHrMHRE6t3fSl0e8Pjp8j71tX7zvdsEnM2N5vNThcLy+XyaizKZlEc+t9/1di9o1xarZZXlSnf&#10;NutnZzjLJp+nyrfNd0XYuWp5NfQG0D6YOMvCWpfyTKpKipKA0Om5POdGllo6Q7eH1J7K5BqNFL8k&#10;Zs4zLSshp1VUEWJWVec9CACj7jytF05dqQqCKlQgoFQHWuctGUwkUaEUo9bVnQAAURBJlLRBYgaB&#10;HKfva4yjTlFSUbAiRm7knGcqQjFKUQEEFYCICM4xM7caAElZqkiKsCLlQJV03F8K+GZDilKYECKI&#10;yDFENAVWkdoPBFBiBjOiTKRVJ3tNRw2ydc6VEEliJIAcEzE5QoqkegagaV9p9fUzSOnROB2XyqZI&#10;r4IAdW7ymTli4jyTsoJjjQJsElJVhYoSE5ilCpx5KUuAuNkgPuMBPBmWUlWAEhHlHqljNkY31cqz&#10;rOp0q7VuNjs9PH6yffAqPqt99zw4y5pX7R0cOjY8cYocd+++d+bGxzz0P3rmiqKqf/u3f7vpt/I8&#10;f9KTnvTZz352PKfX691xxx0/8AM/sNWjvoLcc8893/qt33rixImzv/XsZz/7ne9858GDBy9wU6r6&#10;whe+sCzL8ZwPfOADef4AfsYvxPbt2zfMeepTn/qAtnDzzTdvmHP48OGLT6iGEC7VMT7sLsqmzn42&#10;2zn3oLb0kLLXHhhjjDHGGPPoFQfD0OmFbp+Y3VQ7m5/lPCN2MihG75M7E4HzUd+FyIXviL1LL+GT&#10;cvMX+aiq9AfkPOd5Y34uvZEuLK9xlrlWs3Vg31afKmOMMcYYY4wxxhhzTqHTW/joZ0Kn2z90NKx1&#10;Gzu3t6+56lzx1ElE5NrN5lV7m/v2SFH2vnE09PrLn/qXwfFTW31MxhhjjDHGGGOMMeaRKXS6K5/7&#10;YuwPBsdOuWazffCqC3p1PnFj147W/j2h21v94j3lytraF+8ul1ey+dnp665u7Nzh8o39q1W3J0UZ&#10;h4USaRQFtAqh1w+9frmyGjt9qYJEkaIMvV61vBYHRegPNMZYVgBcnk+2g5Jz1MyJGFQHRyEqZRGK&#10;UmMAkabYZyr/BOqsptapy9HM9MSXppgmdNQUmpZJ31OFKqnWPaIY5VfrJZEyq0SkIaqqFKWqkmPO&#10;M848Zx5EUIFz7Bw3cwBSFBDVEFUUCmKAGCk0C4WIhgAQ5RkRsXNQ1RhVtI6eqtRFpiByjp0DAUz1&#10;mOvy2Po8gUb/KKDQGOvyWBB5RzSKxQIqUtfDEpH3xExMdQctcR1W1dEuRFRUYiRsDA6Rd5R5YibH&#10;KiohjHcBQKNoFCKkYK3LvZQVQNzMz4inikpRSBnSYcI7bjTq65Ge03Oczc6Q46rTlRAHx05CN33C&#10;75xcs5Hv3hl6/Wq1073nvtDtX+YfNXOlO336dL+/ycfgpptuOnTo0P/+3/97w/xf/dVf1Qf4qXsE&#10;e9/73nfjjTeenYScmpp6z3ve80//9E8XnoQE8KEPfejDH/7wePJ1r3vdE5/4xEs+5n37Nj6I+4AG&#10;ic1aWJeWli5+YI30627kQfeFPhwvyqbO/kG7yF7Zh4YlVI0xxhhjjHn0KpdXAYT+wLVbRJTNzaSH&#10;AiVUsSg2XcU1G+kup4pe+O0GYgagMeo53nUkwyK97I0zn22fR0rPDgb59jlyzhKqxhhjjDHGGGOM&#10;MVesOCwW//nO2O/3Dx2TGFsH9uXb589+wfN5EFE2MzV1zQHybnD4WOgPVj77+XJpZauPzBhjjDHG&#10;GGOMMcY80qjq8p2fD/1h//AJyrPW/j2pIPQCcbMJaBwOy4Wl0Otn2+Ybu3ds0pkZwuDw8eGJUwCk&#10;ChBViYiR84yyDACl5GOMGqMMizgsJYTQ7VUra1IGiHCegc++w8bKICLKPGcZN3NVaFFqCBriKEmq&#10;SE91KYhSFjQ1qUJFIahLUMepThqtBB3f0qv/XSdWRUOUGBBiikQSETGTdyDSGAFIWdYbyzNAUedb&#10;iRwrUYqwSggqQkQg0hRjofQfkjS8GOuqWCZKLakSNaZxjlpSCRolJUtRD2WiAHaz6w0dCVFDkJAC&#10;q6oxQrTO8RJpjBolJXKJiJjqDwbVJ2y0NUhRxLLckA7lzFOW1acF0BA1RhWpj5qZ2BEAR7EMUKE8&#10;SwNLA5AqxGEhVSAmQNmxbzXTMaqqRqlHwJTNTgMUuj2pqgdxBzWbm/btVrGwJFXofOVrl+JHyjyM&#10;feELXzh75i/8wi/ceeede/bsefzjH/+kJz1p8ltf+cpXPve5z231qK8Ib3vb237gB35Azmp5ednL&#10;Xnby5MkXvOAFD+ivSAAsLy9PTt522235BfjRH/3RybXe8573bFjg1ltvnVzg2muv3bDfqan7f9Po&#10;JOdclmWTcyYrRh+03bt3T052Op0HsZGH6UXZ1NmlsrOzsxd/ni+3h0GI1hhjjDHGGHOZhG4fqlJW&#10;2fQUAHIu3z5fLC5zUcXegDN/9v1T8o6zjByrCkRw1gKb4/X7ZYqN75FT0TgoOMs48/mOeWJS1eHJ&#10;Bc6ybHamfXC/a+RbfaqMMcYYY4wxxhhjzCZUdeWzX4j9weDICRVtXb3vQd/Jocy3D+4bHD4xOHqi&#10;ffCq5Ts/v+s5z+I8e3BbM8YYY4wxxhhjjDFmTIpycPxUubDUve9I/xtHQqcnVZXPzXa/fohz79ot&#10;N9UeZwLPY3j8JBFDRKrQmJ+N3R52bd+wTBwMB0dPagihP5Ci4MwL4PNMygoK18w1BCkqIlIizjx7&#10;LyHUTaRALEv2WeoD2EDLiqJyqwl2lHnEGFXJOQ2BmMAMVYgSKaIAgCqICaQqaQpEJClmCgIpKZQB&#10;TZN1ADXtjOpQqIqClEAiqio0LikF2LHEqDESnITImUvFb8QAOaiASIsqpUOhIGKo0ngfKdRKVIdq&#10;YyTvyDl2IlUAkYrWG0yZ2BjrPtMYgXRko+s1zouux0kFIK0TpoAKiKUKo/iuIpUuaF2TSkRwfEZ+&#10;aZSbVYBU6qBvCJpyslG4kU9eJs6cMklZAdAoEtMhEzkmJlGkiK9KJM8oyvrYRKDQ1IsLVoCYqdVE&#10;GgqlYUiKuYIAZj/VCt2eFGW5vJrNzz2giDURNXbt7N93pFpZG3g30+v7qfZD+ZNorigf+chHJied&#10;c3/1V3/1vd/7veM5v/Ebv/HCF75wcpnbbrvtve9971YPfIu9853v/Lmf+7kNM3fu3PmBD3zgGc94&#10;xiXZhYicnbS8EBvaRzcEHc9OqD6IvcQYJyfb7UvwO2Tv3r2Tk6dOnXqgW3j4XpRNFWc1DM3NzV2S&#10;o7isLKFqjDHGGGPMo1ccDDREQCmv/2iQ79gWegOIVitrodPP5mZw1n1X124CIGaNArrAP3FRfZMO&#10;CtHJN/ypauh0AXVTbc5zPzcLoFxclrJsXbWXG/n0467b6vNkjDHGGGOMMcYYYzbX/8aRYmFpeHIh&#10;llX7IuKpCbFrXrVncOjY4NhJzvzaF746/9QnXcwGjTHGGGOMMcYYY8yjXNXpdu/+xvDYSVWVsux/&#10;/VDoDkKvx408DIbEzIWLwwLLq5xl+bZZPztLvHlOtVpejf1h6PXJeW6yFKU08tDp+Zn1DrrYHwyO&#10;npAqhE5XRV275ZpNKavQ7XFqEy1KyjNyIlUFhVaBGg3nnIQog4GKAhCJVAXO3KhlFKqQokzdquSd&#10;n2pzsyEiurAsURRE3tG4cjNETU2lCggEAhCpEqV+U6pzlSmTKoo6K1mnOycPnhhQUlVVgabE57h5&#10;FSAaPUKmCJUSSVURM5xLkc5YlON8LHmnoxbWM3Yy6nTVlNVU1RiVncYqPW9G9dJKmSeCqhJIVaHK&#10;zqmkA0DdhpoirCCARgejqW5Vo0zkVwGi1MVKxOTcObv1UoKWqD5fqTY2RnKsUVLTQxpnGhKA1NFK&#10;zCCCiEbRKJqemhOACFElhPXCWqaU3VURAOScSEAkFdEQ6390hZjJMTlHWQZ2cTDkRl6tdfJtDyy2&#10;xI3MTbfLldV8+1z/0LHZJzz2of+pNFeIO+64Y3Ly7rvvvu66M57V/N7v/d4syybzde973/uOHz++&#10;b9++rR77lvn85z//4z/+4xtmft/3fd873/nOB9pH+tC75pprNsw5ffr01VdffeFbqKpqQ0rz4MGD&#10;Fz+wDWM4efLkA1r9YX1RNtXv9zfMmZ6e3upB3b8H8L4EY4wxxhhjzCOMViHd2OKJKtTm3l3knJtu&#10;awyh11+/KzdC3pH3xExMKqJ6QftKzagAcOYfUEOnpyH6mWl2rrl3JwGh26uWVvP5WT/Vnnn8Y61A&#10;1RhjjDHGGGOMMebKJGXZ+crXQq9fdbqNndtdq3nx22TvG/t2S1mWiyv9I8fLpZWtPkpjjDHGGGOM&#10;McYY87CkMa5+4asL//CJ/qFjxeJy797D3XvuK5dXQ7+vomCSKsTBsOp0y6XV0OmG3mB4crF/6Egc&#10;DDfZmsTh4rKUlZSlazf91JRUlUap1jrjZaQoB8dOShWqtQ5A2dyMazVB4Ebmp9rkHDdyKLQoyY3i&#10;pKJSVSJRYwBIRVUEIcbBMPQGsV/EwTAOhrE/gERu5OSda7e42QCAsgIzCK6Rc7vJzZybDd9uuKkm&#10;557YkWdVJQWlp7bG2VIVlfTPKN1JdEZEk0YlpwoQgXminJSgING0Zir2VIkaYxgOQeBG7psNN9Um&#10;7wnQGCBCjsc1pzqKp67XntKosFRVyhIKSKxzwkTkuI6oxpgOIz3wpqJKIO+IGCBICqjqePR0Rh/s&#10;eqp2NA5Nm0+lrBNJ180QAyBi9hllnriOnkpRxKKUopSy0ipoFGLiZtNPtTnPCSDnKPPkGKKoI6zp&#10;vwlMoJRuRX3dAUSRKmi/jEUpYXSZYpSqkqqSoorDIvZ6UlahP5RhETrdB/GjkW+b0xhDrz84egIX&#10;+PCfecQJIXziE58YT1533XUb4qkAGo3GK1/5yg0z3/SmN12+Ud1111355fGLv/iLFz+8siy/53u+&#10;Z8PM17zmNe9973sfFknI6enpDW2l99xzzwPawuLi4oY5Z6deH4THPe5xk5PHjx+/8HUf7hdlU71e&#10;b8OcVqu11YO6f5ZQNcYYY4wx5tFLZfTmtokbjJxnjd3bOc9cqyVFEc76ow4AzjyYyTkAUlbp7X33&#10;a8OL5lQ19PpaVX6q7bKssX+3azZDfzA8doqbjcauHc19u9sH92/1STLGGGOMMcYYY4wxm+vde1iq&#10;UJxadI1Gvv2Bvar/PHyrmc3NlMsrGkL37nu3+iiNMcYYY4wxxhhjzMNP6PVPf+RTva8fKpZWevce&#10;KheWKc/89LSfm6Xc5/Mz+fxcvm023z6Xzc1wqyFBQqcT1rpxMBwcPl4sLuuZyb1yeQ0isT8g57jV&#10;5EYGkJRl7A/S81cqMjh2UqtQrXWJ2M9Nk1/vDOBm7memyDvXbBA7CQKoiorEOCikKLUKEKk7QEVU&#10;REKQEKSspKxUIhQSAuV5HU8FYllCBaLwzESpbwDEEGXH3MyJ6vBnfSQpFYs6xEmJI3KOmOpZk094&#10;bXyyjOqCUkCiaBxvlVJNKAHcaJD3fm4mn5+F6CjaShpERUap0NGK6xnVuvkgPYcmVdBY165y5omY&#10;sqwuVKjbUjX1lGqIIqIqKfda95yORgUGqK4/JWZyvu6ETSFVprTf9ASdRkE8+xm49VNATJx7zpzL&#10;PGcZsQMBzoGIGplrNVyr6VoNbuScOTCRd26qRY4hUl8BYjBRnnOeuzzjLHPNnNsNP9N27SYBCFFV&#10;UyRVQ9Sq0qh1O2sUqYKUpQyLOCigghjLlbViYVnK8n5/HDTG0O0VC0vDYyf7h44VJ06HTq9375He&#10;vYdX7vpSubisZ3ZOmEeDQ4cOTU5+3/d936aL/fzP//yGOf/1v/7XwWBw+QZWXR4xxosf2xvf+MYN&#10;5+01r3nN7bfffs4S5gv2ohe9SB+4D3/4w5MbecELXrBhgckQcvLiF794cvL973//AxrnZz7zmcnJ&#10;qampublL8HdDN9544+TkV7/61Qtf9xFwUc52+vTpyckDBw64iRaiK5bf6gEYY4wxxhhjtgx5B2YA&#10;EnXyjy/Z3KwUVQmAKPb7QeGnp8b3GpnoMXv3qWjsDyAy02hKUXIjr19cdy6a7jmiXkw1dPtalq7V&#10;4mae79qWTU+Fbm94/DTlWevA3mx2Zv7mJ178nxKNMcYYY4wxxhhjzOWgIr1vHAmdnlRV+6q9F7/B&#10;SfmObWGtWy6vkvdVp5fNPFxfdH0e11xzzfil1/v27dvq4RhjjDHGGGOMMcZc0eKwKE4tlssrodOL&#10;/aGEABHyjhsNP93OZmcaO7fn2+dSCLNa6y7+852xPxgeOxUGAz/dbuzcznk+OHqCAFIFUewPJEZE&#10;QZ2bhAJhMAzDYTYzrVCE2Ni9o+7jVA2rnZQU9TPTBICZvNMqqGosStdslIvLUlZVtwcgm51OD0pN&#10;4jzL5mZDt8cEChxCBAUSVY2qqQC0zl/W/6UQjQQiJlIolJ3TsgwrwU214Z1WMSU5eSIKq4BGAbGK&#10;EjuCKKX/A2HUlTp+IotAdZmnI1UNUVUgdah1tJSOg6k0an4lpJSqpO7Tem4UGRau2azWOohSp2eZ&#10;yHlI1CiqClUiHm1z3HZKSMnMEFKvLDGTd0QEx5xnGqPGyKrX79qTdqQiM3kTUBKpM69U96cSEUhV&#10;UwCWQERMYB7VpRJUKR1L2r2oihJBBaRBnVt/Yq1Olo4LZomYKfNQaIxSVirC3hOIm01iInZQjcMC&#10;GhWQogTAjZwch+4AUBD7ZmM0yNFORLUsVSFEpJqSuwQFMSBgx967VjNdBRVBjFIFxKiqMiy6XzvU&#10;PrjfT7U3/cEJnV612gn9QeqXTW2xUNUQQlGS59W7vtQ/dIy8a+3b0z64P98+v9U/6+Yhcuedd05O&#10;Pu95z9t0sYMHDz772c/+2Mc+Np4TY3zXu9710pe+dKuP4KFWFMWv//qvT855/vOf/5u/+ZtbOKQN&#10;qcULedr2hS984Rve8Ibx5Dvf+c4//uM/zvP8Avf4p3/6p5OTr3jFKy7JI74bOlS//vWvxxgvJJP5&#10;yLgoZ/va1742Oflt3/ZtW3hEF84SqsYYY4wxxjx6uUaeelBx1guiGrt3gKlcWiFC6A3CWtdNt8kx&#10;gMz57775GQA0xGqto1GkKGVYcJ6Rc9jsz1MKFdV021WJEGPo9DSKb7e52cjnZrP5uXJhuVxa4Waj&#10;dWBvNj21/Vm3cGZ/YDHGGGOMMcYYY4y5QhWnFqWsqtU1znNuty7txtl7Nz1drXYbO7cPj57IHv+Y&#10;rT7cS+9cT/wYY4wxxhhjjDHGmHWqg2Mne/cdKRdXAGgIsSi1CillB2LOHGWZa+Sdr37dNRqtA3ub&#10;e3ctffqu0O0PjhzXGJv7dmcz02ljoTcInW4cFCnKqKKQujazTm861iqUi8vca8iwFKC1ZyeAOCwk&#10;BClKsBs/0UTOaVUBkLIi5mp5TYaFhuBnpuF406Mhx9ncTOz0q+EaMWmkuqVToTpu/+R04Clayd6D&#10;iEFKqmUVY+TMa6fL3gGiUcgxJh/YigJVhRJoVJdKWodklJiIuU7PbsjNEMEDIcVP69ApUt4VSFtS&#10;VWKuWz0x2gbX3arkSKESKgBSBYioCDmGCojgHMW6I3Sc+1UQoIha16KCACXH7D0InNVPo5H38N7l&#10;+l1PullEUMVYVum8IR0XkYLqpCuByKU4ahowOSZmrbc//mSlrCzAIE3nTMFEMar3lJps13O6o0Dp&#10;eMo7ZpaiADTFlV2zoTFWq12NMQ4LxKhEzKyhzrICIEcqSm4inhpFylIlqgiNLvr6eBQQlRgd6i5Y&#10;YgfvWDUOCgkhDgseDodHTzZ278jmZyevZ+h0i4Vlqar66b6q0hAx6q2tRwXIsGzsGvjpthRV//Cx&#10;xo5tM098XH7mpswj0oamx6c+9annWvK22277zu/8zsk5r371q3/qp36KmfFocscdd1RVNZ7M8/yd&#10;73znw66C5elPf/qOHTsWFxfTZIzxT/7kT376p3/6QtZdWFh417veNTnnp37qpy7JqHbv3s3MMlHm&#10;vLS0tGvXrvtd8ZFxUc72pS99aXLyWc961laP6ILYA9/GGGOMMcY8evnpNjkm52JRZmd9t7FzOzEX&#10;C0ueOPT6srLmWk3Xao5vkJF32exMWOtSsyFlKWVFLlKWbVKmKiAFMSuRFmXoDYgom52mzOfbt/FU&#10;a3DoaCzKfH62sWuHn53Z8axbXKu51afHGGOMMcYYY4wxxpxTcWpRo8T+MN+57XL8fX82Nx06ndgf&#10;Dk8uzDwSE6rGGGOMMcYYY4wx5jxUtTi5sPbFu0OvL0VZrXVDtyejIErq/lzPSTK7VjObnQ6DwakP&#10;f5xzH/oDUrSu3ucaDQBShfL0Yrm0LEUK7FV1bel4d+OviADE4VCjxOEQqs09O2N/CECqivPGuFqU&#10;mOt8a4zl8qqqhsGQs5zz7DxHFfuDWBaUZYhCBCGCgpnrGlIFcZ1QTRFKIkrPa6kilWfKsCTvJESt&#10;AlRpokAVCqmCioJTDyfYOwkRNC5oTYd4jrt5TOC6VjRldkcrAErrKxKNykXrICWBVQERBKhCVTVE&#10;qKgi9ZdCFRI1tZpyiuVqvYPR6QQBxFBl7ynL2J/VlEBE3jtAnUgUrUJdN+oceSZRjZK2rCpnPMCW&#10;8rCp1nVM6tZSpOQnQUXTqUMICoJqvZFRDhYY5YfrDwBx5qUMJBIHQ3auXF6TqpSyqpckSsFUjRGj&#10;NK5UFVWAY3YORFKUqqpB0vaJqP50p7Rt+hgoYlG4RmP9hBBR5lPhauz22fvhqQUAKaSqIQxPnA79&#10;gYYY+wOpKoA489xqknfETEQSQrXW9a0mN3KNcXhqgU4vZrMzGkK5tNK+9sDsEx9Hj7L84aPNX//1&#10;X09OXn311eda8tu+7dtmZmY6nc54zokTJ/7xH//x0fYSxje+8Y2Tk29605tmZx9+WW5mfsMb3jAZ&#10;SX3FK17xwz/8wzMzM/e77m/8xm9MTt5666033HDDpRrVd3zHd3zwgx8czzl8+PCFJFQfGRflbHfd&#10;ddfk5M0337zVI7ogllA1xhhjjDHm0SubmwXgWk0ZDDddIN8+T8zF6UXOfOgP4mAgZenarfGNVPLO&#10;z82Ebo8JGqJUQYcFOUfe0eS7ANMb9URRlkGVs8xNT7FjPzsbB4NyaZmzrH3VXjfVbu3bPXfzE609&#10;1RhjjDHGGGOMMeYKVy4tx8FAoe5SF6gmrtkk4jAYhE5XqmD3i4wxxhhjjDHGGGMePaQsV/7lS8MT&#10;p+OwKBeXQ69PRG6qlc/PulaTMk+c4n+qIUhZxf6g6vXD8VNSlBCNZQWJ0zdc5xoNVa1WO+WpRRWR&#10;qpKy1CjqwN6DCcQpEqiiUEBVRSRERJE4BND/xmGtSpBLIUPO3CajFQ2drhQFVFz7fC/lD91+LEoN&#10;QarAjuGbKEqk1jhiQIm0fuaKgCDjqlEiIgK8c45jWWlViaTeUVVVJgJQ14TGCCgExATHRKBUgpqO&#10;UVQJ53rbHIFADFKlcW9qGlodeFVJQco6Hkx1ptKRY8RIzpFzrtWQKgiglRJBYkSIqed09AjZevS1&#10;LndN6U0iIlCenRHFPNdIVVLNK6DkHQEpW6tR1rOm61dIRSpNZ2xSismO/pMSpKlqlQiUeQgAVRGo&#10;1HHNDc0N3iNEqQKJDjoLgGiIdThYBXUIejSYtPEQUsRXQtQo4JRiVWJW0Q0HrikPLaKisSi4kU+m&#10;i4koBbBDt+eB4tQieU9Mg2OnNITQH0hRELNrt1yjsWHkBE9M5J1rt9rXXBWLqlpdrVY61Vo337lN&#10;Vculle3PvNlKJh6per3eoUOHxpPPfvaznXPnWth7/+pXv/r/+//+v8mZr371qz/2sY9d8oE95SlP&#10;0Q0/p1eG1dXVj3zkI5NzfuInfmKrB/Ug/eRP/uSv/dqvHT9+PE32er0f+IEf+OAHP+j9+f4W5h//&#10;8R/f8pa3TM75X//rf13CUaUxjCc/+9nPPu1pTzv/Ko+kizJJVT/0oQ9Nznm4JFTtrQbGGGOMMcY8&#10;emVzM+y9b7diOXp529nLzM+2rzngp9t+up3NzgAInW61tBp6Aw0RADnOZmdcq0Xeu2aDMq8iUpRx&#10;UEhRSYgSYiwKCVFDRexcq0VZJmWpqtXqqobQ3L1z6toD2ba5+ac8Yf7pN9njhsYYY4wxxhhjjDFX&#10;OBUJ3X4clkTkmo3LsQti4kYmw1JVQ7e31UdsjDHGGGOMMcYYYx4i1Vr39D9+cnj8VHFqcXDomBRl&#10;Y9f2qeuvae3fm22b42aDnEOdySTOMz/dbuzeMXXtgda+PVJW1VondLucZcXppeL0UnHidHFqIZZl&#10;ubKGKpJj9s41c8o8OUdMIAKImMkxecd55tsN12yqahwMpCiL00vFiVNaVgAmC0tVJQ1Dy1JFYlGS&#10;82c0mk5Q1dDrx6LUqtIqsHfUaHCeEzOI63AkE4iImZiJmJjqBGWMUNUQpSjjsEAUBSGKRlEVrSop&#10;K6mqWBQyGGoIdf+qdyDSukqVQZQaRyFRQ9TJNtFJzBjFKoG6tpTz3LWb5BxSkLT+BtejpVHzZ1pL&#10;ofXYtO4CTVFQEYwzouONp7GB6kgaMWfZ+eOpCsSqXA9qTpSlposIEDHVtbGqKlFF6niqnhlS1cmZ&#10;ClHoaJBEAHGe1R+2NIc21s8SwJnXEGQwQCy1qpDCqEzp40SZp8wTU8pUk2MiSh2zUgVVkSpABJu1&#10;laoqM0AEhoYAESkrHdf9pmZXgptqU5aFbl+qqn/oaP/wcSnLarUjRelarWx+1rWaG4O14y7YdF0A&#10;18iau3e2rz/op9vF6cXBkePl0srCP33Kbsw+Ut19992Tk89//vPPv/xk5Wby8Y9//J577tnq43jo&#10;3HnnnZOTP/iDPzg1NbXVg3qQsiz7wAc+MDnnwx/+8Ld8y7csLy+fa5UPfOADz33ucyfnvOpVr7r+&#10;+usv4ai+/du/fXLyjjvuuN9VHkkXZdLCwkKvt/6795ZbbrmQhtsrgT35bYwxxhhjzKMYUXPvrlgU&#10;dGqxWus2dm7bdCnOs9aBfWGtOzy9mGVeykqKUoaFDIfp1XfkHDn20+04LEiViFVEY5Sq0kLS69+I&#10;SZVBiEXhWs1setpNtbKZ6XT7sn1w//TjrnONfKvPiDHGGGOMMcYYY4y5f3EwVFWtKs6yy7cXzrM4&#10;KACEXj/fNrfVB22MMcYYY4wxxhhjLrtyeXXxnz8rg2H/6Akpq3z7bGP79rPzdWcjojgY+umpOCzZ&#10;aSwKZa7WjhATEcfhkLznqZZWQYpSReqq0nNtLHPetWJ/GMugKx1uZKHXh2rsD4gYBCWSYQWGqkoV&#10;UoL0PIWTMixlWGgIGiJnHplLh0TeayzBhBg3xhSZEaKIUlVpCHWvoEwkKlMCk6BlRY4ggCqYkJo5&#10;19OYRI5VANGUyFUogiqljlZeT4RqbaI9lYjJNRsaokahtEhqdE0dtqpQIEpKhCogVZCyTONU0Tq5&#10;SnXhKY0TqjyaH2NdMSpQRAnBUXa+Kx4iicr40EYjGg2YQaRRqG7FBVQlCo2DqaNe2vExA5SCtfV3&#10;x9FXIsq8xpiCvlyHac+k0EoQoqSzTWDvN3y0tO6wTWMkco6gEkRTZDdd6E1KI8chXiJ2GtP5J0RB&#10;6rocBaTZOdfMq5VOtdoBQM6pCoizuZlz5aXHJ0BBOnGm2bvmvt1uql2cXBgcPt46sG/xnz+78988&#10;8zK9o9BsoU984hOTk7feeuv5l9+1a9f3fM/3/J//838mZ/7Wb/3WH/3RH231oTxE/vZv/3Zy8j3v&#10;eU+eX+zDrouLi1uVPLz55pvf8Y53/NRP/dR4zqc//emdO3f+yq/8yotf/OLrrruu2WwCWF1d/fzn&#10;P//a1752Q6Xn05/+9Ne//vWXdkiPe9zjZmZmOp1Omvzrv/7ryd/tm3qEXZSxu+66a3LyJS95ydaO&#10;58JZQtUYY4wxxphHtdaBvf0jx910u1pZa2yfP8/dPT87PTXVqlbWqrWu5BlUpaikqjRGKavxfUkA&#10;qpJe3UfOcZZpFJXIjczljdbB/dn8rGvk5ByAbGa6dWBv++r9bNlUY4wxxhhjjDHGmIcPqQIAFcH5&#10;nuS7WOS8xj4ADXGrj9gYY4wxxhhjjDHGXHbVWnfpE5+N/X7/8HFAWwf2+nbrQldWrdY6UpTE8HPz&#10;sSjD6hpQJxD9zLSbakl/GKMAuL+EKgAQO/JeqyCVSFmRY4gE74gYKRA7HJLz1coagqhEQDnbPJ0h&#10;IYR+X0PUKlDm1TGqKFEgohKhCoEqEGIaL5gxbgGNQYXADJFUiFpXeTIDopJqTYEoSkSElPZkkMb0&#10;BNfocIjAXHfGpkhknSAVjOtUCSAi5yAKSSWozFmmIlJVAFKOM8VTARCPQqrjhGUIAoWoyiiWiXph&#10;ACSiQEpyAsTOwTNiOntQESKHKFEKzrLN05UKqUKdok3VpuuVp5NHSnXqNc1AXVK76QbXe2HXp6Gi&#10;KqIhknOIkQCJQhzjsEhx1rRRiSIqUFFVApE7K56qqqLETlNRajoBAKCpTDUtBJyVUR1HcJmJicAS&#10;BayxrFzTUf0Z9ki9vkSu3SxOLxGTRnFTrXxu5n5y3aMALJ8Vu81mpznzg6MnBkeOtw7uX/rk53be&#10;+sz7/XkxDy8f/OAHJyef9KQn3e8qr3nNazYkVN/+9rf/9m//9tzco+Llkh/5yEc2zKmqaqsHdVFe&#10;/OIXN5vNH/mRHxnPEZHXv/719xs9veWWW/7hH/7B+0ucRmTm//Af/sMb3/jGNFmW5ZEjR66++urz&#10;rPLIuyjJhuTtd3/3d2/1iC6U/e+EMcYYY4wxj2qNndv9zHRjxzaVWC4vn39hci7fsW3quqvbV+/P&#10;5udcu+lnprL52XzHfDY/l81M+5npfH62sXN7c9+u5t5djZ3b3PQUZ87PTDV37Zx/+pNnbnzM1DUH&#10;ph977fzNT9z97bfuet43Tz/2WounGmOMMcYYY4wxxjzMjJ6dOv8brC/WRHvDVh+wMcYYY4wxxhhj&#10;jLm8pKyWP/UvsT8cHDlBRO2rr3oA8VQg9AYqEouCnOM8Y+/SNqWqQETep0pMEMA8Gd3clKpKWWkU&#10;iBIBIloFiRJ7AxkWMixCfyBVSDWYVadbrqxJWRFvns6I3T5ENYU8Y9BhqVXQGFVkFKRUSkFTVYmi&#10;UbSMmqKYohol9XCSZ/aevCPn4ByIQQQFRBUE78FMjlP0UUOog6YSNUYNQXW0O5G0ayIQM3tHmefM&#10;s/fsXJqEd8SpoFSkLEeNrIQ6VzkqWa2TnwpViKQuWU0ZVAKlEY7PaqovxSiTCU3FqymECSaoSggq&#10;KmUlZdjkQxKjqmqMVPe4Quvq1olrF6PGcccqaJzLnUyibrirmb5FtD5gVQ1RylKgGqICiAJJG48q&#10;IkFiVWkMqAJESes07sbPUYwgkGP2Ln086upUrXOuxDwqu9X1Kleopg2Oh8oEgsZIqlpVKgIFOSbn&#10;wARFHBQgjsNCRSSEcm2tXFopF1fKpZVqZS10erE/TOHeegcSARATNouZuVazddVeqcLw2KlqtbP2&#10;5Xse9M+1uQKp6t/8zd+MJ6empnbu3Hm/az3rWc/au3fvhplvf/vbt/poHiKf/vSnt3oIl94P//AP&#10;33XXXWdf1vN48Ytf/IlPfGJqaupyjOelL33p5OTf/d3fnX/5R+RFUdX//t//+3jy4MGDj3vc47Z6&#10;UBfKEqrGGGOMMcY8uhHN3ng9N/JsbqZcWpXigt4h5FrN5p6d04+5ZuqaA639exo7t+fbZv3sTDY7&#10;k83N5POz+bb5xq4d7Wuvbu3d1dy3e9vTb9r+rFsOvOC7dj/vm3d881Pnnnxj++D+B3QT2RhjjDHG&#10;GGOMMcZcOeoGA2YRudhtnYdoXUlhb+g3xhhjjDHGGGOMeaRb/dcvh15/cOykqrSu3sd59oBWj/1B&#10;ShVyI5cQY384agoFMcdeX2PkLAMxe7de8rkZDVGGhYQIVRVJIUMlIFVnOuIsq8stVaUKsT/QEDTE&#10;crUj5caHr+KwkBClKDUEABpVY5QQNESNglHXKDhlOgERjVElqghEoEIAeSbv072yyZHWsUaAmCiO&#10;imEdk/dQpCxlnRoVTWnOenmiOhSaMqIAHHOec7PBraZvN1PnKghSViqqMYKJmDe8sU5HeU6IAKmU&#10;VUclq7RhrAkRIR2IQkKEjtOhRN4BpCGqiIZw9snUEOpr6rg+YwDpRLIziopCJRWrEjvOPeph13vB&#10;qAO2rp8lEDExETOYKRXYAioiVdBBkSpYVVWroEE0an2NomiQ8cv1BIqUOh6PVtJQHYg4z9Ku68ta&#10;f5pGQxofQcqqyrjhlEYnnNgxFCoqMUoIICLHnOeqWnX7cTDQqkyVtjIsZVileLZUQYoyDoehPwhr&#10;nWp5LfT6E5lnd67i3/R8YOj3y+XV/r2Hq9XORf+ImyvFwsJCv98fT373d3/3hbyJkplvu+22DTNf&#10;+9rXPjJaK89vOByWZbnVo7gsbrrppkOHDv3u7/5uu90+/5K33nrrZz7zmXe84x15frkKaZ785Ccf&#10;PHhwPPkHf/AH51n4kXpR7r777sXFxfHkr/3ar13eF8VeUpe4V9cYY4wxxhjzsNPYu6uxc5tGib3B&#10;8PjJ9sGr0l22+0fEjfw8DajVWif0+42d2znLZp98Ix4+f1IyxhhjjDHGGGOMMefhmg0A7L0Mhpdv&#10;L1JVlLnx7owxxhhjjDHGGGPMI9Xw1OLg2MliYVmKsnlgL2cPLJ4KIBaFhggonIv9AVS0qpBlAKSs&#10;XJNjb+Bnpl0zjyqoglSV48aG0ksFtAwaQirqRCqZBNVtolGgqlHBSgRuNJD5bLpdLqxIVakIhxA6&#10;Xddqcqs5jpTE4VDKUsoKjhCjitbloo5A0AAiSr2vcVhICCm+qKqUmkqJFCCFktZDBCApiah1qJUA&#10;BTlK5aZEo8ETqaZ+1VGAk1KadKJ0lEDMqkpRRCvOMgKppnhk3fmpox7adBJIVUXTm+UIpFQHU0XB&#10;ROS8aqSNxaYp45mGlA4kpS3B3kFTsa2AiD2n8CdSolaUmMahU6kiVKBQIkg6WlZREgWTitSJXBml&#10;dt04KEugdDXraQUjdb3Wba7r6V8iVkRoGqmARy/RUyLniEmhGiIpROvkMtI1giIKqcD5NJgUMaXM&#10;k3MIgZg1hroxdTwUovoY6+teR4gBYLKVl5hIIQKCRnHNBkDkXVjthG5Po2oUEDREsIoW40bf9Wyw&#10;YzgHERmWKkLegcg1m+f6mfKz077bKxeXs5nptS9+dce3PP3y/QYwD6Vdu3Zt+AG9QD/zMz/zMz/z&#10;M1s9/C3QbDYf3Bm73L71W7/14geWZdkrXvGKn//5n//4xz9+xx13/P3f//1XvvKVlZWV2dnZ66+/&#10;/pnPfOZzn/vcf/tv/+2+ffsu9+EQ0e233/7iF784TX7iE584ffr0rl27Nl34kXpR/viP/3j8tXPu&#10;x3/8x7f6gB4AS6gaY4wxxhjzaEdE8zc/8dQ/fKK5b3f/8PH+sZOtq/Zc/Ht3Yr8/PLHgp9r59vnp&#10;6w82dmzb6gM1xhhjjDHGGGOMMZcGZxnnOedZemE/+0v/986qKkXp2i0Abqp90dszxhhjjDHGGGOM&#10;MVcq1c6X7payrJZXs7lZ3249iG3UjZEhUn8Yej0NESJwjogkBBXhqoJj12zEYcl5JkUpVeB84r6W&#10;QqtKQoRISkuS45QFretYRSEC1ViU5D1555pNznPXbBBRGBZSlJRnGAxV1bVbRBSLUgaFpi7QqEog&#10;x+vRwdScyQQiOEfekWoKRhKleGoq1VSpAo2bP1G3gcK51PKaSkFFlJAaRBl1vDL1k47CkAR2jpxD&#10;Si3W+9JUpwkmKIuU5ByYiIgbeRwWxCxRUqkosVMRMEFSSJUArZOiCgbg3SgxS+vRSIWqoG5PBSlp&#10;alsVrY+IzyhcJedUo8aASJquAlF9pCoqKecqo+ZUTcWkCkJMPa4CoD7JApGQosUAdLI3d5QgImJV&#10;VcioorYeWDqBCjATOU9MEqJKBDmIkEKj1k2sKdKbTquKCqkEQMFMzsExOQcCeQ8NGlGHl9bTsqiv&#10;t9bHUpfKuo2NtWDSqAhCjtJ1DJ2ulEFDlBCJUrZW4BxnnvNMSamuck1twIKyihTIOQ2BMh+HpWud&#10;7+WAjd07+18/VC6tkHfl8mq+be7y/zowxmyBLMue85znPOc5z9naYbzoRS/66Z/+6XEx75/8yZ+8&#10;8pWv3Opz89Apy/J3f/d3x5Ovfe1rp6amtnpQDwBf/CaMMcYYY4wxD3eu3dp2yxNdq9ncuyv2+4Oj&#10;J9OtugctdPuDoyddM2/u251vm5t5/GO3+hCNMcYYY4wxxhhjzKWUb5t1rSaAy1SjqlWQEFyryXnm&#10;HtRTicYYY4wxxhhjjDHmYWF4arFa6xYLy2DOdz7gl+ArUHW61fJaWOtpWaV4qoZYV1KmStIQpAph&#10;pVOtdNJa5H2aOc5RSggSImLUKMTE3tWhUK0bLck5KLQKEOHMk3Pp/hgc1ylEJi0rqYIMCxkWAMJa&#10;V0PQKKppm54mWzFHWUpyTAROidM6k0hgrtOeqSg1lWh6R96x9+Qce0eO2fs6ziqiUQiKlN4EiBhE&#10;SnVPKJBynYqUVyUiZnaOMkeOVVVD1CgSQhwM08njRg4FOSbHGlVCIOa6VBYY5UVR952mvtAzemlT&#10;BFaojqcSOZeCl2mllDxNAc7xChLrEGeqIZUqpHMIkVGqVFPqEkBdyRpFq6qeP1qiTsamAC3qRO76&#10;P/VMjDtdU4xWRbWO3Y4zpMTe1YllQFMRbupfnYgM13Ws6fRLhCozg5nzvM7heg+um2mheuaJGp9S&#10;BZS4bnxVFYhojPU/ks5JVLCUJVSkCnE4FBEiUJaRd3Xhr8hoTETM5BxnGTdzbubkWKtKQiBAiqJc&#10;WjlP3R97l83PVKtrKtK/7+hl/k1gjHm0azabr3nNa8aTt99+e4xxqwf10Pmbv/mbsizT18z8ile8&#10;YqtH9MBYQtUYY4wxxhgDAM19u2efdEM2O93at1sGg8GhYzL6o84DVSwsD4+ddM1m68C+bGZ62zNv&#10;TrfnjDHGGGOMMcYYY8wjRr5zOzdy9r7qdC/H9kO3RyA/1W7s2rGxK8AYY4wxxhhjjDHGPIL0Dx2V&#10;KsRuP5+ffaBPGYVur3/v4eHxU1IUEoKESopKQ9S6M1M0Sp3ZrEIsSynLUdhPwKxVkKpShcaoVQUR&#10;FSFHOHMYlHKkTKmMEs6pqp+ZqoOjzhEzEVJqVKsgIYb+MKx1pSjSYFKmdHKbqcA05RLJOYWKCDS1&#10;j45aUkEgHqdkVUHM7D1lnhu5azU5y+qKUcS6JlRVR+nT1FC6HqJMpaBnpX0o7YwIUAlBilJjlCrE&#10;YSFlpSqjcCkDpFHqQCrV5Zx1RWvaFzMABdUdraJQJaLUE1v3xzKleCeBVJScG9WZakpjQgQqdXJY&#10;lZIsnWQCUf0FACKhUUhVRYNABBiFZlXrRO6mAUxdr1GtJ0U1RqhC0vkfX3xVEc4yIiLnIPV2Ry23&#10;mOi2HadU0/USbmTrtzYJnOfp8qQrtfE6jIkC0BA1iMSYkroqAglQBUirKpYh9IdSlOmMgFM+eD3p&#10;e/ZRU0qrZpkyQCRVgGi10hkcO3mekKqfn1XV0OkOjp+q63aNMeayeeUrX5nnefp6eXn57//+77d6&#10;RA8RVf2lX/ql8eRtt902Ozu71YN6YOwxcWOMMcYYY0xt+vqDs0+6wc9Mtw7sS689KxeW8UDKVMNg&#10;2L/vSLm07OdmWgf25vOzO579dNfIt/rIjDHGGGOMMcYYY8wl1tq3m4iy2ZnQHWgIl3z71WrHtZvk&#10;XWv/nq0+VmOMMcYYY4wxxhhzuUhZDU8uhE5XAT8/c+EraoyDYycGx07GwTCsdWNRahTSFIMkdsze&#10;s/eUOc4ceZdimFJWMixUFaoagsYYh0XodEO3L1VdqaqiiKIi49heHZYMMTWIQsFZNk6ccuZBABNE&#10;kGdwrGWlIZRrXY2iIjRuzpwUBQowg5kcIwqi1K2XzHU5aKo59Y4cg5Diu5xnnPl6TuYBAKRKdTUo&#10;EfF6vLJGdZumikKhE8+DqYiEoCGO20frcKOIhqAhQBUpd5pqOVPKdP2kTEQtFRpFYoTKOC6bBkPM&#10;5B0xaYwaBMREdcq0TgunpaNAUz8qiIA6fKuqgJyVuCRKtbRwjDqIWu80RUdTmpU45WPXT8JEM+1E&#10;nnP92EWRzk9KCVPdsSqR82xUq5taWGlcxDqqkVUAKY4LBdhpdcaN07qbF2kAqiLjdK6qgupt1J9P&#10;EYhAVEVT1jr1u9anKwYdlc1ChGj0AaN6GOeMnIqQkm81KPMaY+j1Y69fHD8Vi7JaWRueXOgfOTE4&#10;fLx/+Pjg2InhqUUZFHAudPsaQrW6dol+7o0xZnMzMzO///u/P5585StfudUjeoh86lOfuvvuu9PX&#10;U1NTk2nVhwu/1QMwxhhjjDHGXEGmrz/o262Vz32B86xcWC6XVsqV1Wx+xs/OuPzcQVOV0O1XK50w&#10;GHCWta7a66fazb275m95Emf2hw5jjDHGGGOMMcaYRyDXajZ275CqKpdXyqXVxu4dl3Dj1VpXqqq5&#10;e4drNhq7LuWWjTHGGGOMMcYYY8wVpVxagWro9l2ryf5CHzSSohwcOS4hxN4wFgURcaMBjbFf1F2j&#10;oxJUQt3tqaLgOl2pZaWi4ywfBKp1aFMBEiiN8n2iIGhVwXvOvEJRVIDWIUwiAJxnAJFzWgUWdXke&#10;B4UMC1UgRmCTeGqq9yTHRMSZB1TKUEcrmZEKT6XePpiJoCFqFCKSKnBen6g6+6qTMUgat3HWUUaq&#10;g5T1v1IQdJQOHaUrdZyUXG/4JNIoYEKIKYJLIBUhIso8QtQYARUoo65FVRUQsXNAVE0hW4YjKGmM&#10;KWBJdXhUQYSoGqKSgFJxqNbZUSaMGmBVlUhV6qGm0lJVqdtLiUEqJFBdT+UqJhtr14OkOsqmph0R&#10;6vJYHfXBIoVj672CwOlsiCASZxl5RRXqLUzmlxUgBTGlkTOpKkQ0QL074wNARI41KDGpqKpACePm&#10;2zoOm2Koo0rU0YeRmKGjNG+6cKSoE61CE5c+nbkzelnHPztVBSZy3rebxFx1+1IU5dKqO7XoWk1V&#10;gShER4fDFVPsDarlFd9uFQtL+fb5y/F7wBhjxl7ykpe8/vWvT3HNu+66684773za05621YO67H71&#10;V391/PXv/d7vtVqtrR7RA2YPixtjjDHGGGPO0Ny7a9dzvnnlri+Rc9n8bLm0Ui2vlUurnGXcbLpG&#10;Rt4RO1VBVAmlDMvYHyqUs6y5Z2c2O8N5NvuEx7YOXkVEFz8eY4wxxhhjjDHGGHNlmn7stcOTC9n8&#10;bLm85menXbNxabYrUi4suVbTTbWnrj84fprQGGOMMcYYY4wxxjzylEsrKhKHRWPntgtcJQ6Gg6Mn&#10;pAqh05UovtXgVjP2BjIsoIrUBbqxQ5QU0CgaI3lfN3PGUZWojvtACToOa44oyKV0otMQFKQxSlGp&#10;SB2DJOI8g2qsgoTAeUaOparStsC8odFUVTVGMCE1izqWEFUFIkQg7zSIaopVptAmEQDnNEQVQQjI&#10;XJ0jFU3VpmcMN0U5RQEQp6BiPZZR9JI0xHoso+rUlGPVVDo6Pg9ElBKVqilzWhe0qoJS7jey0nol&#10;aR2BVaRIMERFSCCq6SrQOD1LjmTi/Ou4jJTqRCmNhjX+7sRFqr+VsrQhQIV0HMokEEQiMde7o7Ma&#10;RdcPmuqRc0Qc7Z1Sh2sKjgpAiAJAQgATMdfnXGU9nYrx8RE5R0RI3bBMUgXXmGiGGMdigRRSTduh&#10;+uyNcsQCcuvHTcTg9C2GCojIEbGTKozqWyEhTuZyN4+nlgGi3MiJmRuNOBxqCFIF8k6KIvYGOOte&#10;LLEDQaowOHF68WOfcY3cHgs0xlxWzPyud73r6U9/epr8lV/5lb/7u7/b6kFdXvfcc8/f//3fp6+v&#10;v/76f//v//1Wj+jBsISqMcYYY4wxZiPXbm5/1i3FyYXOV7/OjVxFQqcX+4M4GIROZ3JJYuY8z7bP&#10;+am2azXJufbB/TOPu44b+YPduTHGGGOMMcYYY4x5eMi3zzf37kr3joYnTk9dsx90sWlSVS1OnJYQ&#10;p67a69utqWsPbPVRGmOMMcYYY4wxxpjLKHR7UlaAXuDjRnE4HBw9IWUV1roA8tlpyjwA9l6oUALq&#10;8skNCbpUVgkCaQgpU8iOx1WUkHEBZl0pul6SSSmzKORzPzNVLa+qQmMMa71sfjbFAF2rKWVJmdcq&#10;qPcqoql4k4igk4NRlZSMJcfExFmmdcZSVZQ8AwTHkLg+mDLAUd2wGSOIpIqceyikrHS9YTOFOQFJ&#10;/6qzpuTrsOi4KFUljgo76+BoqjDVlGglIufqKOwoMsrs1CmiaFSQEnMKqdYVqSLsPHtGlkHSVkXK&#10;CsoqAmZKkWAdhWYJTND0ZrqUU9X1/6qrbVXrwCeNil1H0WMdhZBVVUOEjMpR10+0khKigKnOmmJU&#10;mbteFZuusEJwtnpLWnfwpjZaKcrR16qKcc/uhoCwhqg0SgVHIZDKqDE1Rg1RYxxXp44Gm1p7UxPr&#10;KCSr40hvHWeFpj2PdstMTCrpYyXEpCFCFZ7PGhYASIgaAmWeHFMjr1Y7EFFARDAM7L0wZ9PT5Dwx&#10;AFIRiMQqyLCQYVGtrnGWrdz15f6RE9ue9mTXal7uXw7GmEetpz3taS996Uv/x//4HwA+9KEP3XPP&#10;PY997GO3elCX0ete97rx1+9617vcGa8beNiwhKoxxhhjjDFmE0TU3LursWdnubg8OHJieOK0VBUA&#10;qGp6aR8RMaf3rhGRn5tpXbW3ddVeZ9lUY4wxxhhjjDHGmEeNuSffWC4uN/ft7h8+Pjh+qrV/70Vu&#10;sFperbq95q4d3Mhnb3o8PTz/Gt4YY4wxxhhjjDHGXKDQH2pVAeA8u9+FNcbh0VNSVdVaB0T53Ay4&#10;fmMa55n2UNd4sk7m81QFUep0H4GUUjq0zjhWdWCViIhdClLW3ZuiUAVTXRwaJfaHlHmKwpmXsqxW&#10;1/z0FHlH3nGeQxFDlGGhABNkXF5aj0ZVVKOAQN4TwTVyEBAVohBNYwAUMaqm8SsRVEVD6kwlVUUV&#10;JEod4JSYDo0yr2WFcQ6UQC7FUx0RgVSDEkNl3EeqquuFqCoAQMwg1BWgAFKEVaFRyBOB4BxYNUYJ&#10;kQAVIcfkHcRxq0meyTnEWG89imoAUZ3UJSLPVKdVgVFb6LguFumY6/ylgiZyqqNuViJSFYDIpaRo&#10;ipnqqJKUQQQR0fryj/LHqWN0Ysspwpqir6O0an3IBEpBVkZdP8tMqvWRar1fZlIRHV2netP1kQJp&#10;KwqEqFAZKthBJNXnapQ6IlsPSGly74JR6e7oc5mSqFFUR5+mUV1tqgeur6ho3ZErCr8xnyohalmR&#10;Y848iGVYqIiUJUTZOwjXjwISce5HF8gB4GZDm81iaVlFy+WVwbGmipz+x09u/6ab821zW/37wxjz&#10;iPWmN73p3e9+d7/fB/DqV7/6z/7sz7Z6RJfL8ePH/+RP/iR9/cIXvvCZz3zmVo/oQbKEqjHGGGOM&#10;MeaciKixc3tj53aoVp1etdoJvV7R63/knz8OYnLONfMn3/yUa5/0RM7sDxfGGGOMMcYYY4wxjzqu&#10;1Zy/+YlLn76ruWfn8OTp4fFTjT276nqHB0hVy6WVcnE5m5vJts1NP/aa5u4dW318l9GnP/3ppaWl&#10;9PXOnTuf9rSnbfWIjDHGGGOMMcYYY7aAhjCqxOT7W1SHx05JqMJaj4j87Ho8FQCYXJ4LDwUBMhFP&#10;FVERaJ3MJErx1HpFqis6R4lEKDlHo92JRnKOHJHzGmIU4TzXGIk5RVI1hGq1w43ctZp+ql1WgRt5&#10;7PWhKftIGIckRVUECmKCc8TEeZ6CiHXhqioxSxTEOF4XRPXJQQqRaoppKlTLCiKpRlSZOQU9U7ix&#10;3qySq/OxICLHGmVUDKvjZs60/dRWCgI7h3ER6aj4lBSpBbRe0jstqpQUBaAAOybHvt1yrSZUpahi&#10;t6d5HkVSxScxI9sYmlRo2nsaInjUAVt3m4IUYBJVgkqEavzkkfsUmsZ+3fzOPdOz9Vmqq0YJANLZ&#10;UCHCaIg62iFGdar1yElHQVwCpZCw1qndOtHKxLnXEMm51HM7/jRiFJAlGnWW6rgpdn0xqRRVXD+r&#10;aTApYprCrOtFqUo6OopRSJXYEbOmXavSeh4XNFHjSpySxnWh6vgbo5+yKGXFzJznKkokGkXKEkTc&#10;yMlxnV8ViYMhN/KNFcRM7J2bmuLMx16/f9/R1lV7Fz9+545vfmq+ff6y/n4wxjxqTU9Pv+Md73jR&#10;i14E4M///M/vvffe6667bqsHdVncdttt6Qtmftvb3rbVw3nw7CFyY4wxxhhjzAUgymans9lpAMPh&#10;8K73v2f8nQM3WTzVGGOMMcYYY4wx5tGruW/3zOMf0/ny16BanFqUEFr7dpN/gPeLRIcnF0Knk83O&#10;NPfsau3bPfP4x271kV1eX/jCF+6999709Q033GAJVWOMMcYYY4wxxjx6pbDf/QVUq7VuGAxCdyAS&#10;s7kZchtXcK1mtboGZo0iqkykIimWqTLKZJ4ZvUuNlARKmUgVBdcBQBUBgRyTY25kKl6KUooyxRdd&#10;q0Xe8XQ79odxWEhRkPfknYYAZqkCkDo6BQoKMYUi60ZTxy7P10teU4BWVDWmDGQKSBIREcOjbljl&#10;NFyqF5YK64Wjos6thzyZ2Lk0W2NqR0UqjE21pEBdz1lHYesCUoJzm14eKKkIePReulg3fgKpwhNI&#10;ravMAKSKoddXVQ2BmTWdzCgUo47Tv2l9VdU6y8vepxBqCrTWEVIopC4pJWgUvevkkfHqs43WnqkZ&#10;MKWMabpkddqTCUJRNY1Y1ytS6+MedeamQwAJQQXMo5Tp6MNBRPUJJBUZdZlGAMoEBQRMBObJzt46&#10;Cqt1VnWUjwVSUte71M2bIsSpEXZ0wHUMNX1NxIBKFchxyrKmc1XnbNf3SKO2VaQPcjrhKVSsCqkq&#10;hMiOOc/rKxajlBUcc57XqV7PsSIJwTlGCMjOLDRWBcDMfrrd2L1jePRk//Cx9tX7lz75Lzu/9Zl+&#10;qn0pfxsYY8zID/3QDz372c/+2Mc+BuBVr3rVe97znove5BXn5MmTf/iHf5i+fvOb37xjx8P4za32&#10;HLkxxhhjjDHGGGOMMcYYY4wxxpgHb/qx10K089Wvk/fDE6e63zjS3LHNz81eSJmqqsbeYHh6AVVs&#10;7Nyeb59v7tk1/7Qnb3xPvzHGGGOMMcYYY4x5xFFVEKdko0YhdudeVMqFZa2ClIVvt3iz96ORd+Q9&#10;RdHURMpuPZ6agnl1THHjfafUhqmqRNAo8A4iKppCsJRlAIiJm7kUpVYVeR+HxcwN18ZhqVFAFIfD&#10;OBhqjBpFyioFQVXHOUuQdykSSZln5ybzjBJFQoDKOBupRMSOPddjddA6wiqkqoK6MLOOdzJx3bVK&#10;TFBy7SZAGgIxFCkBC6R+Ulpv90xJyNTqCl7vlT3znFJakZSgoiCNMbV4pk0SCCJQBxBnXkMMnW4d&#10;gAS41VARLUN9fREnQ7AS6zhlndB0TiOBIwTg1AdbpzVH5aejf60PD6PO1VFWd/0/ymlGnUFGaiIl&#10;qftyicZ9s5qqS9MWlZRSuDhlaAlxWAJgxypSr8ZEzBJjSrsyMXlXf54lpWxT9nk8JgAAM5iJCJ5V&#10;BBpV9IyoKYhoVMpa99emQKlQytnWS+j6p3jygqZpUhUlDylL8l6rAFXKPKcE9egjSo5pFE+td+1Z&#10;qghFHJb+zIRqqmaFI/beNRqtq/cNDh8fHDnevuaq5c/8685/88xNPzyqGvuDarUT+wMJgYg4z91U&#10;O982Z30YxpgLQUTvete7Dh48COAv//Iv77nnnsc+9pH2btPbb789fXHjjTf+zM/8zFYP56LYb3Zj&#10;jDHGGGOMMcYYY4wxxhhjjDEPHhHN3Hi9azVXP/9l18yHpxaHpxd5edXPz2Yz0+d63kglhrV+tboW&#10;i8I1Go2De1yzMXXd1XNPugEWTzXGGGOMMcYYY4y5UkkVipMLxeJy6HTjYCh1PWPmptr59vnG7p3Z&#10;zNQ5V1YtllbK00vF0nLsDqQs+4ePVWud0OkNvM/mZvxUm5uNs9erVrsSQugNyDnXbJ5r867V1CoQ&#10;k4qqVESEFE9lVpFN7jmNko11fjVVjMaY+ieJmTI/fgtbitiFMiBGlTg4diq1R6oIRIkZRESSQoDr&#10;208hRsfkPHt3ZsISEoKEABGI1oFJIvZuQ+SPiOCIwKqKKqQiTWJWiXWppmNSISIwQZQanr3XGFVE&#10;I0FTmSqNx1NHMtMxC6AxRW2Jqe5KJVov50wFpSGmqk9yLmUmwSm0CaiydwBVax0VkbICgRv5eDwI&#10;qE9USI2grHWsVEYJUiIiFSWwQiCptjQV1gqN4qPjctV6MlXFxnq5UXnpeMgpeUpE0LqiV0F1uDOV&#10;1J79ETpjFwqIghSqCiXnOM80RAnjclpOpbWTlwlKGiIxVEZbTCWoKTpLXJfiAlBVZtrwmUj9ro4B&#10;QgipyVVHnxAR0BlBXRr1puqoi9hBRUPUGClE8p4bOTFxo6ExqqqUFZh5ssU3bch5qqLGKKOdrv+U&#10;hAAQsUtpbc6y5oG9g/uODU+cJud6Xz80/dhrJzcVh0X/G0cGR0+E/qDegiiNzjwR5dvnWwf2ta7a&#10;e3YTsjHGTLr66qtV9eK3c8V685vf/OY3v3mrR3FpWELVGGOMMcYYY4wxxhhjjDHGGGPMxWof3J/N&#10;zaz8yxfJ+zgYlksr1cJyubDEecaNhsuzVBEgIloFGQ6lqBTqGo3Wvt1+Zto1G3M3Pb65d9dWH4cx&#10;xhhjjDHGGGOM2VzV6XXv+cbw+EmNojHKsJAqpGJJ9p7zbHjiNL54dz4/N/WYg619uydfQ6Yx9g8d&#10;6339UOgPoBqHhRSlhhj7QykqKatydU2qUCwuuzzPts9lM9Pj1VW1XF6VEDQGN93GuV9uRpnnRi4h&#10;kEJVVDSVZ46/jxQj3HTdOr8pGkHOkXPkeMPL1wggxxCJvT4RpCyhkCroeKAio17P1H+Zjl1iUZEX&#10;DQwmIk7BRkSRokBM2UIiZmViduNM7GaDJE1hTgIxgXwaj0bRulqTJQpHIefIO4KDQspKqlC3bRJT&#10;nWakeswp/JPaPIVAEcSjGtG65jTVqFLm6iZSlxK/pHFc0Eqh04WIFCUAbjTSsRMIuScmKQMRaYwS&#10;hEiV6nOEcR4WICap6ugm6pCkEng0ctT5Uh03lNLElaOUwE2J2bNCn3WJ7CgkCVWoSDoZm1AQSAmk&#10;mpKmCmLv6lZSUaiSc0gh2sn1VDXG1NxLgI62nwLMGqPGiLqVVDdWwqIu8q2vNBHlmYSgQTA6R6kI&#10;ONXZQtaD0Km3FUQQUSKIkGNido2cnHNTLQChU2gZAOVGvskPEadUsJBIvakRqQJ5B4Jr1elxl+f5&#10;rh3FqdOh0+3efW/74FWcZwAkhO5X7+3de1hjDP1B6PRkWEhV1R9OZm7kvtWKw6JYXO585WuzT7qh&#10;uW832fsKjTHm4c8SqsYYY4wxxhhjjDHGGGOMMcYYYy6BbG5m57d+0+Dw8c7d97pWU0MI3X7oD2RY&#10;hE4Po6e92Htu5PnMtJ9uc55znk1de2DqMdewt7+/NsYYY4wxxhhjjLkSaYxrX/5a/97DEmO12glr&#10;3VgUZy9GzmXTU1KU5cpqb9vc3M1PyGamARSnFlf/9cuhP4j9QbmyFnv9UZySYqjisJAqyGpHipLz&#10;TBshlmW1tNrYs9O1mgCkKKSqpCgpdT+eG/tMHLN3UoZRryZGnaFpiOc4wJRcFVEFmJkdNtuXxIgo&#10;SoBo7BdxULhWyzVyyjw5R0SxKKrVjg4LKKUcY9o6iaAat7gSEWQ8qBSZZCLH7NwFXQ6tM7BETERw&#10;rCJ1fSgAEYSI1C8aolSVRoGqyjiLSXXUsy4M1XF/rNYlq1IXqGrd10lEIAYzOQeClqWKKqTOsYqG&#10;wYAzr2UFVW42JiOHBIL3TCxlRQSIqogGhQomujpVRWMcV7vWmVJKDaNUZ1LraKmO06nAejsp1ltf&#10;Jy6rqgqI60Mj4rQQkapMnpNN0HgjAAESIlwlMdanjgnkVURFidOHTDXGdKoJABPpKONbN6y69BGq&#10;PxWjVPTErrAhR03eQyuNmlYYVc6mn0pJp62+6GkVJnZOR+FVBdj7OBjG/kBDlBDIOS2DMpOj+myM&#10;LlMqH04/7+Nct4poiK7VBCj9PCb53HRY6xQLy35munfvoZkbH1OtdpY/86+h169W1sqlFQmBnXOt&#10;ppueIsdQaAixKMvllWJp2bWajV07lj/zr639e+ZufoLdGTbGmIc7+z1ujDHGGGOMMcYYY4wxxhhj&#10;jDHm0iCi9sH97av3DU8uDI6eKE4vZlVI31JRgmL0bBM5zrfNt67a29y/255AMsYYY4wxxhhjjLli&#10;xf5g8ZP/Ejrdanm1WFxWEd9qNXftcK1mSmaqqIYqFlXs9atOt1xdy2amNYSFf/zk7FMeH7u97j33&#10;SVEOTy7E4ZC9z+bn/FSTG00waYi9rx8K3V4cDl2ex7KSouQs06m2HD6e79yWb5+PvQEUUpbcaJy/&#10;bpFzn8oqAUAVTHX+MvVnMm1cfTwpo9pNIiICw53VM6kicVhQHZ6ERnGthms3U2xPYwyDgfSHEiLq&#10;+G2KUirVkVKCKnGdDqWUCBVBypk6R5vHU7Wu8EylrBhVnipISf0o0AkiT5A6TilVIJ9pCBqjqmqI&#10;aSvEBOI0HGIiZjAjdWbquE81xXVJFeA6RquoB15vMPW+jhs/QxQZasFQcO7BmxwGOXbNXKqoITBz&#10;RIWQtgxSkTIdYD0MOiOwmc4hjQtd6xzqerZ0tLTWJ2y8zHoJrwgoBTKJvUtNp8TpdMoo4UrjU74+&#10;WWdiU+spaVFx5qGQEMi7uj82SH1tgkBRR0aZRgMdjzANgVNgeH1vosTp41EvO1miS4ASgxUCpI8T&#10;E6WocPpsh6BRQelqUn2jlUhDVFUpSqgiipSVikAUDAmBiLQCiMg79r4eDDNCQMq+ZqOfjGGZalf9&#10;VGuijhggauyY7x89Ebq9/qFj+fb55U/fFQfF4PipOBz6dqu5dye322f/uGqUqtOtllb6h47m83NQ&#10;Db3+9mc91TXOFz43xhhzhbO/5zPGGGOMMcYYY4wxxhhjjDHGGHNJETX37mru3aWqYa0bev30kn4V&#10;4cxzs+mnWtn87BmPNBljjDHGGGOMMcaYh5yGGPoDqSqIknfcyH2riYkYZ+j0Fj7+mdgfDI6djIOh&#10;n243dm7fUC5KTJTnnOfZzBRkR7GyVi2uhN6guXfnyQ/8vWs2AAxPL7F3zT27/ezUZEyUMu9aDY1R&#10;ypIyn0+1pChDfygra366XSwsaQhSVBoCVDm7//gD5xm6mtpBlbluy4wKpOigAnH98FN2cVToCiJV&#10;pVFT6BlE46CAiIIIoGaemjBlUHCzIYNhGAyh0BA1BKjUlZ+OU9IxpRaJGQRiRio11RQsTDlJpTPr&#10;P1OeUOscZh1eVCikDjcqlOrNKAjkHDFEBMSQGAd9YtaoKgIoEWsq4Zy4bqC62HOc46WUUU2rMI1K&#10;SOt2VY2RRietfhtdinCKAAwRpPjlsELmyZ1164+Ic8+Zi1WkKtQnnQlEEB2lRImYx22u69nRUVtr&#10;neQch1RHOVCdyIOCSOtk60SMlQACe5d2S95rjCogSpFRrO+sXms9t6oEKHi9khecZSpCzpGykqQE&#10;bJ13TUngUW6WRkHX0QdJiGh8XevBi6a1xyW7OsrZUj1ySuFdEIGYm4100kglhkhMqgCRazZSNrWu&#10;mg1RY6xrXaOoCBE0RqTILxGYUWkMgbxn79MJ01FJbzrYOCw4z8lxNjez4Xq6dou9r9a65P3pf/yk&#10;igyOngDQ2r/XT7fP9RNKjvP52XxuulhcLpdWpSxVdfmTn9vxLU8nf0EdwsYYY65AllA1xhhjjDHG&#10;GGOMMcYYY4wxxhhzWRBRNjdz9tNLxhhjjDHGGGOMMWaraJTi1MLw5OlycSX0Bxu+S8z5trl85/bW&#10;/t3k/eI/3xl7/f7h4xJjc9/ubGb6frbO3Ng+n81MD4+d6n71Xsq8hkDe5zu3t/bsxGYvLMtmp+Og&#10;IOfiYEiZV4C9C/3B8PSiy7JyaUVFiFhDBF3I+87GLadg56CqMdbNqATiiXBgSqUyQanOQxKTCpjq&#10;Gsz1U4ZQlCnpByZqNlzu47CUGMFcLq6AoFXUUEHTNh1Saad3pAomVBEqoxwpgVljpBAB1OFMEY0E&#10;x1CF6ChMm3KYo/QkJmYmokqqokREotxuoKg0hT+DKAlAxKTCUBmdnA3nauJUEI1mOY1RRtldqACk&#10;AlLRFCglEAAiMCsBUeujgEqMDNVCyDvKsk0qb1OLKROEwATmlAqte1qZiQBwnZWEqmhqHKUN8dqU&#10;0R1FVEex0joLSjgjnlp/Hs4cDTkHVkRRWo+kjppM19OvdYNrasIVJda6h7aKGpRICaSSKlZRfwBG&#10;8VQdh4KJ6ul0Mak+f6rpQ5eCxKhrcqNMDnscfB1FWJWIyDlFlEo486r14asoJKoqRKBQFfaOva8D&#10;tAF19Dr136oiRE2RaQ0xSv0+QR2V5ab4elly5jVEMKvIhhpVPzNVLq/GYeGnWqHbJ8ftq/bRBSTJ&#10;QdzYuYMbjeLE6eGxk0S0+q9fnn/qky7gB9wYY8yVyBKqxhhjjDHGGGOMMcYYY4wxxhhjjDHGGGOM&#10;McYYY8wjnJRV9+uH+vcdkbLSEONgEIeFlAEiqkpM5D3nWej1i4Wlzle+Vi6tcuaGC8uIMnX1fm7k&#10;F7gjznw2OzU8vRCXV4nZz0xn2+c2jacC8LOztLBM3lerHSlKOIdULgqKw4JC0BDJMUBhbY28d60m&#10;Zxlo811rjHAOVSAijZGcA61nBs+Ino6jgwQSpOpUqRSqozzn6LxVFWJQkdS9yVkGgBxLGSQKeVYB&#10;RMgx5V6KSqNAIkAgqtN9jjVqHZcVBhSq6hw51rKqM6giGiVFF1VlPYY6CoQCKZSpdQYzBRfTSJlE&#10;FUWAd1oFSOo8VfYezJCoZ/Snjgs8z3ESATCT1MHIlJIkJnKcLoREUR41ejonEuqIq2dEFYnkGAEa&#10;xTVy8Fl7iaKiYKqTlqoalD2TW6/QpHRCRIihUaEQkYlaU9RJS9LUcKpEUCGQqm56VHWTLZ2RsSQi&#10;eEdp6wJKZawTn47JD0q6RhIUzHX8VWJqN02NsrreeTq54zrOi1Ef7WjPOoqnyjiHnIK0gIwvUh22&#10;1voQoYBoHBbkHUTJMee5hEBEcTCUsiQiTS27jkkUrv6w1aPjMxtdVRFFo0CVgBgCEWkVwlqPPKto&#10;HBbsnRQlN/LBkeMEcu1WNjftR0l1bjZD97hrNoadbjYz3T6wj/wDyChlM9MADY+fLBaWQdTcv6e5&#10;Z+eFr26MMebKYQlVY4wxxhhjjDHGGGOMMcYYY4wxxhhjjDHGGGOMMeaRS7V339HOl++RKoROt1rp&#10;hMEAADFz5uE8MUE0DIZY6yqUnCPmOCxifwDo9A3XX3g8FYBWoVhYco08dHsAcZ6VJxf81fs3jURK&#10;WWqIMiwAjcMCPJFoVJVhBVIJgZ2T0pGohkDO++k2eXfWjiFVqEOnzmmIWlUpBwgQOa6rIwHUkUom&#10;RipZVVG4VB85UVIKqKiWlQYhEDnvGvmopZP+/+z9ebRs110f+v5+vzlXU83uTt9JlhtZbiS5gTg2&#10;BmwDgeSaJrnD5CaPNwjDL3khEBIebV7gxckYLyMJScCYQe67hJDY9xIw13AxEEISkxAH2yDLlm01&#10;tiVZOtLpdr93daubc/5+74+5qnadffZpJB3pWPbvExvvqlq11pprzbVqn4z9rW9bLBkCWkNZiobi&#10;IYXAEpOGAJhYAATvhQWEgUXAx9QpWYOIbAgCC7MIA8a+0rZhU2CvOHRWyjktAkWBNpwZQ4mIAszS&#10;MLZjFERq6zT3TYW9Ys+rnD4QCKFNoE7f3qaGAdgHAEDC2CgbtwXxKTJAIkEksDCTNaFpTHp5SFUg&#10;OBcPQDwXEgIggNl/NpEIEGcVuNS+G9pSUwEQkQCAMeE5LXa9clSIgCgCCCLMcTLs25AIIIQ2/Sr7&#10;399Wo8azQiSIaEh8AJHA0varXln0Optp00zsXgo1BlmZJcjevuD09OyFU9uq2L0+WBFhFifIbPKc&#10;UovGpIv9emMbiMA5AUBj41RnDjEKHd94QH8uIlgDzBJYxIMIswAAWcvBc+2gjcSKH03QGkoSDsEX&#10;BW3tZEcP214XEbiuIQQRyV557BnFU+NoTDdLer16Y9t088FDX8yOHcZrBKeVUkp9udKEqlJKKaWU&#10;UkoppZRSSimllFJKKaWUUkoppZRSSin1lSnUzeAzD1frW35S1Btb3DhK0+zIIdvvUpLsT40y+6Ly&#10;o8nk6QvinIRglxbr1U1gSZYWbnCL9caWMIdJabsdCRyKEg35cWEXevuWbHaHzcaWiLAPwBKTlpim&#10;aAgQESQUdayIBADxXrxHYygVNxjZXoeybD5sKCEACIoYayXimIEENCCBL1uYBSBME4kiLODn9mxa&#10;1clVzXG1xlCWxBiqBGbnAUCCByKTp9MEJaAxXDfxvWQMIkJihQNaI16EeZaAbLOm8/831mqKABEc&#10;ENTbSy4CtkWbMcZJhMLCPsQ8oogQYQxVSuC50UwhXiOeKj6ATPtmKcZfEUSEp9lXa2KjbEyYxv2q&#10;gv/S1trZnc0ntzef2tk8u725XRaZtd0062VZN80W884rjhz/2lMvuef4qcSYuGMQQjxoBxefIgoi&#10;EgISAMN0kxBjse3Pe+dLYnj1wOMmICKIJIFxfxoWhcNssb1DFFfaJlNR4nEWIWMwsUJGQiDvJfB0&#10;DgkIIDBgbC6Ftr13eiZlriwVeDoQaWcDALYdp7NYabve6emTWXMsAqAED5gkC303mpC1vnHTfK7M&#10;pgmIAMvciA46yEQAwM7HXePGgQAIIyJlCRpj+10RER9CWYWypCQx3U55YTVZWmQXQCBUjV3s2U4O&#10;N0BEpG78uPBlGeoGmEHEDUejL3ypvLDqh6Pu7afTI4c6J49S+gxS8UoppW4tTagqpZRSSimllFJK&#10;KaWUUkoppZRSSimllFJKKaWUUl+BQlFu/ckDfjSp1jfdcGSytHP6hOl2rlpUSGT7XfE+XV5oNndY&#10;mKuaranWNti59PDKdRsOuXFuPAllLSLJQp/rJpSVhLzZGcwnVEWk2dpptne5dn4yIUsMiU0Tbhxw&#10;wCRmCJEyy97HlkqTZxKCeB+qQEniJ4UJbLqdWSZRQoA2bBrjgtPMIQGQQdPmMtuXYu9lu6wAoARG&#10;BDC0N5a6YddWnmJiKTEAICzcNDH/ioBkL0tXxmAsGiMs03AjUJpyXYMxwtwmS5FEBBHaMGKb9UTE&#10;WIwqVx7nNjIaB7H3MyIhGoMEHGJTq2AbrQQgAmEJjLPi1FmDLB2QUhUQCNwGFKGNTYKENhoZAiBS&#10;YhAJiEAEvGeWT5x74vceffCPnny0CR6u6SNffAgAMpu84dTtbzpzx9vveOVLlg6jpatNqniCYqMv&#10;xfDprEwUAAhEEPcSnHBw7na+ETfGYmm2RRFuE7mxlnZaWTstmd1rmxUEFERgiUWmJktCJZgkQRxw&#10;2DtHFJtw42oQCeeLcOfO9VxXLyEaQmOhzVTHsy8AACzT9lqJPcBtIJYZTQos9eY2EEnwSAhxDYEB&#10;wiyFO0vtiuw/OnsXQmBEZBEUAILYf0tZisbYxT4l09gRS6hrLms3GJlODiJ+NGbvAdF0OnA9IuKH&#10;o2ZnyE0DAuI9+yAhgAgw+9EEECdnL4hIeXFt+NAX85PH+q+4I1nsX3fNSimlbjlNqCqllFJKKaWU&#10;UkoppZRSSimllFJKKaWUUkoppZRSX3ZEBJgBMfYcPlOhrDY//ik/npTnV7lussOH0sPL198oQLOz&#10;G6pamG23x8E3g6Hp9gB2QSA7eujab3eDIQiEqooJN+rkoaq5qoMx3DSzXsRme7fZ3uWy9kWB1trl&#10;RXHejycEwI3jqqEsAUQ0FgklMBBKYEqsGCPOceNQBKACRNNtyxvbxlQfhBlYQGJRKQIiCoOHgIgs&#10;l401Zg/bTs5YfBnAoDBz4yQEJBIJaKzJMoidl86JgISAbf8kCgMaAAAJLI0jmwAIEEjwwgYJkZDS&#10;lJsGEWVa/jmtIZ0maXGvahNQRHjWyxqnwmWLTOOGMZ4KMO3MbIONKAIY32EMsIgIsxCxxIJPAMCD&#10;ZlRMSArLrP8zBiOn6455VeokhHB2ffU3P3f/73/xwc1i/IymZe3dnzz9pT95+kvv+/gffvPLX/U3&#10;/uzb7jp6cjb0GQQQZkBAIiCS+rL4KxKRSeIFIiDTOtd2l9tksMy3iU7/G1jYkbUCAixxE3Fh3EvA&#10;yizuioRt0+ksCC2CzIBAWcp1g4iC1E4jaU8rAABNQ8JzVxbMOmBnLamICIhksM0btynnmIMVADQ0&#10;zZkiGhMLVBGBnZfAs1uEyTNhEe/bMYqfP5yzn2LoV4RnI50FuttjGGJ3rkVj7EJvL54KAISmk5ss&#10;80UZypLrmn3gujG9zmWLHcRPynpji5smdrFy46Zdr4SEYIxIzZOibhoJgbI0Weyz89XFtc7tpxZf&#10;/QpKkmc0x547EQlFGYoytstiYm23Y3tduF5EXymlvjppQlUppZRSSimllFJKKaWUUkoppZRSSiml&#10;lFJKKaWU+rIQqrq6tN5s7bjhOBRlrNgka0yvmywtZEcO5SeOzgoSr4G93/7TB/y4KM5dEu/z0yds&#10;75o9h8xuVPjJxI+LZmubGy/eozEIwC647R0uMj8phEN27Mg1mlT9aMKNAxGTZwCAiJQmoXamC2FS&#10;xoSqn0yarR2ual8UJsuo10FEzFLDHIqSELluQtVQmoBBIILAICLBQ2KQELOUGyfOC2IoS7SG0hhg&#10;E/FBvG/zhNaQMUgggcWHmOpss6j72jaxTRfGplBhARa0BolEBJlMnsY3SAgSGEKANp46FwIMzE0D&#10;hCbL2HmyhuuaG2fyFADQECYJON9uixlAuE2swtzeYNuvCQA4i0VKW7gKMeKIe/HRaQByL5Qb61KF&#10;QTCwJFkSfEAkEBYWAWmDr1d2tAJA4DasiCCIOBekBEQgpMQC4Ggy/v/d999/7dOfYBF4bv7wS1/4&#10;wy994Rtf+sq//rVf/9qjpy7fHxEWNCQhXB6qBCBEIrRxcnoIDCjTCtpZy+pc3SrGhtTp8yLs3N4x&#10;Z0BEMCQsANyWmxLEptl4nNt1IMY6XxQQFiSiNBHvZXoKse3QhXjwEHEudyzAHEtu23MUK3bbEOzl&#10;s7Ht1kWyhMaICAKwDwgARBIYrQUica7tXCUDRGSREeIca6cxMJEBAAQUCRwEeG93pulogflDhQiA&#10;3LgYyZ6P5s4Ovu13gzVudyieJTAIor3qHUlEms2dZmdXQgiTkp0DRMoyyixZO5uHDgEM2W4nPbTM&#10;dV1vbjfbu+mhZWGu17dWvuaedGXpOU62GyHM1epGeXGt2dxmt78TGK1JD610Tx/PTx67kZuwUkp9&#10;9dCEqlJKKaWUUkoppZRSSimllFJKKaWUUkoppZRSSil1izU7g9GjTzYbWyLCjeOqZueEGQDREKWj&#10;Znu3ePoiWtO7/XTvZbebTn6NtQ0e/IIbjsuLq+J858yJaywsITTbu24wEmYJIRQV144bJwBQ1TF5&#10;JwC+LA3z5IlzYVxkx4+aXufKnCo7x96zc4g0S3BRknDdSGBfVsnKknCoVjfEeT8pKU2p352txXRy&#10;QAyTkvKMm4brBo0BitlQgMCzvBwlCQtw4wjRjyfp8hIgcN2EoorRPjSGkoTSRGonEmIjpkwLVDFm&#10;CKHNNEpbpioACAIgbdoTAcAaCIgUO1JBnBeJyUmMZahx59h5dh6JKEvQmHSx70cTShJuHDeOkiQ2&#10;uaIxwCwxncjSRgMRBRDbwk/Zq/Fs60tnLZcIIGgMGgJmABAWCQwIMfco0+hjDJcKM4owARIKADAC&#10;CAoKC5CgDxJLPtv/IkgQAQiCKCCEIhLjmjFlSYRpQsb+tye+8E/+y4fXRsObOPM/+uSjH33y0b9w&#10;591//21/oZvEll0RFkAAFgEGZPFhrhN1NmVi4SfEitHpc5fX5Mbc6L6gZbvM9DmM533aTRuzo208&#10;9fKU5jQEK8xtgNkYZAYQQCMcplNJUATCdE4JgMQwZ9xhjB22c4nauf9hFmaIqWYiNETWcO2QUJjB&#10;GJitnwiCFxG0yHVDeUaJFSJuHAIwC4CwD4go7ToJYzB1/iDMFc22VzQzGsuN86MxJontd6/scDZ5&#10;xmnSVBMQEQ5XC6wLS3VxzU+KUFWhqJDQ9LomS68MSKMxEgIaY/IsO3oo1M5t79Sb2340zk8e3/r4&#10;p1beeHd+8thNnHVX7KtMnrowfvxsKCt2PkyKUNWxSDmeC0oSyrNQVPX6Jj38aP/lL+m99HY0z6bd&#10;WimlvvJoQlUppZRSSimllFJKKaWUUkoppZRSSimllFJKKaWUumW4cYOHvlheWBXvm92hH47Zx/o+&#10;bIs6p2lGk+fJ0oI4Xzx9of/Kl/VfdjscVGdarW+W51frrZ1QVp1TV42niogfTuqNLQmB6yZUtQTP&#10;LoiwiFBiYv5KmBFAgviiNFlWbWxzCKbb7Rw/gsllkQSuGwAQ7zGxe6E+awBAOIhzANBs7IpnPy7Q&#10;kJmLp0Ymz8gYP54gZuy9eA8+CACKMDMxt5EwBEqTUDM3jgCa7V0g8mUl0DZdmixFY7huYiCvrQUl&#10;is2jbVMozNJ6bSSxDR8icghEKIgYGAAkBECUtsqVEQHJxOiaiITaIQAZQ2kCxtjFPhqyvY6fFCgi&#10;zrMApYmIIKIQtUWdANOdgTaeOp+jFBARRJZpLBMR0FokAkJMEm4akCAMQAgCMdMYI7PYRmdFANgH&#10;iqWpMVBrDAKgIRCQwHszISZC9xpmBREQSECASBCNoW1X/+Pf/43/+sWHn6er4D8+9tAjG5f++bf+&#10;zy87dHQWnhThmFOFaWssSExMTw9Y+zQi4fSsti/M51kPuEjminTbo7c//SpzAVWMp4Cn64W9UwYA&#10;CMbE2HAb8owngAUgABBQ2307rbid/Td2uk4nKYswgwASAhEiorWUWEABQhASH4Db7UoISCQICCgh&#10;IKLUDeYpGjJ5FqoaENEaQBTnY8WuSGiHh9OZt9eRC4CEhIgU46yhruMMcLvDZKG/70oHADAGUVgE&#10;AUJZH3CAWaqLl/yk8pMJ1w2lqel1ka6SZiUS52fnwmSJOXksWeqXlzaKpy90Th3f+dSDy19zT+f5&#10;Can68WTn0w+5wSgUZb21G8oSAGLEnVILiOI5VLUbjeuNLZNn6aHlYeOKpy+uvPHuZHnx+dglpZR6&#10;cdGEqlJKKaWUUkoppZRSSimllFJKKaWUUkoppZRSSqmvdqGqq7VNtzPwk4KbBgTQGtPtpMtL2bHD&#10;dqGHiM99K1dqdgY7n3owFGW9teN2BiKQ9Ltp/5DJM0yTdpPC3HhfFH40qdY2mq2d7Oih4SOP1Rvb&#10;K2+8m9JkfoUiMnz4Ma4btz1Ilxdtv3vwhoWr1U0/GotzflJKCGit6XXJBa5rYKEkQWtmi7MPXFWh&#10;cRJCA5CyTKoqP3Fsfv0cM2aBKU1nT7YFjMzsg4TghkOua+FgFxcOPKSY2GRpMRQl1AjWhqbBshYR&#10;9OyrmoyZJfuAhZ2XENBQstA3loJHYKA0ifFUEYk5UjIEZGI/qrCAxC3LrEMTQIABCYWFDIrEsQgI&#10;oCERQQTxIRaoxjhijNKJF0osZSkSUWpNvxfHS3lmAgNUDCjOhVrmiihxmpmNB0dkFsKUy6KrMbKK&#10;hICE1iARWQuE3LTluiAsQS5PKc8iiIAgwMIQBARjeBeQ0mQ6LpE2Eintf9q3Y7tpYARCayixZzfW&#10;v///+sDqaHDd+dyxyUuWD71k+fCZxeXAXLhm4pqiaR7f3jg33Ln2e5/a3fre3/p3/5+3/0/f9orX&#10;xiJYbHOeILHetp26IMwCMouszgaO0+gxXF60etClO2up3T8BY22sCGCbJ52tAAkxHi/ai8KKiCAH&#10;QCRrAbHN+sZctwCSAEu7tmkrq0iM2UrcCwjT7lxEtISIQEhpOs1zIiWW2YFBYI6LTlO1iAmJZ/Ye&#10;jYFZYa8hSiwYEh/QkDDHGuHZCkXmulPb/C2StYIAXgAREdl5CUxZ6oZju9Dbd59BAERCZPaBOYSq&#10;MvleEl5EqvUNX1R+POGmsb0uZuk1bqFzL+xV4Jput3fHmfL8pfLCauf0id1PP2S+7mvSlaXrTsJn&#10;pFrf3P3Ug6FqqrUNPykoSbKjh5KFPtr9eSsO3o8KvzssL66ZTp6fOLr5sfuXX/eazpkTN3eXlFLq&#10;RUcTqkoppZRSSqlnJk3Td7/73bOHhw4dutV7pJRSSimllFJKKaXUi8yf//N/vq7bYoE8z5/bypRS&#10;SimllFJKKfVcNdu7o8fONhtbIiLeh7qJbZloiNKkurQOn38sWez3X35Hfvr4zc2p1pvb2/d9NpRV&#10;eXFNGpcsLaSHl69MRgESZWmapenKsi/KZnOnvLSeTEoQ2fz4p4685Y2U7SVCq4trfjypN7fRUHr4&#10;4L/tkcDlxdVQVn5SclW1zZ/WImIIZbvM5bk+sgbyXBoHhkJZOQC78wpSUQAAgABJREFU2C8vruXH&#10;DydL0xZBju2gMv/ONgwqAgBuMBKRUFZoE0quHmcgNP0u5Xkoq1gCCQFAgBBidBBitNCamPczeS4A&#10;mCTYeEisiIS6BoEYT0Vj2rOGAGhiMygAtHWUIDEMKRILWmMTJggIcOyZDcLzhZMiAcQDogARWmM6&#10;GRDZToc62fwgTK8TT4gQcuNi7Hna7ikASJaASJhREEjaIs2YS53GRdEQIFKSUGLRGPZB6kb2ijfj&#10;7EDhaT0ntkHN6fsB2mzkXj8opil4z87FglIAnJa6tpWccfwca2VDeHRn82/95vu3ivE1ZvIrDx/7&#10;9lfe/Y6X3nWiv3i1K2R1PLz/4tOfvPjUR88+NmrqA5epvPupj3z44fVL/6+v+2ZCEhFARELL8p2v&#10;ep2IIAAgLnW64gPE0K8AxP7UmPvcmx/xRArOJk1cWi7bIhIBooiAcHvEsM0GS5zSsVhWYhS1XQMz&#10;UwjiA7sAIkAUpxkaoiwBQVeW4jwiCgvGSKhA3BOZbkHa52NgWoAIySAB2QQTc9leGkJDACIcRATj&#10;BIilvp5B2grcEAI7D4TgGQ0Bs0mz0DRICBLTu9Mu2jbei+3lSYhk2muVSAJjYtAYEea6pjT1o0my&#10;eFmTavBeAMBQPMJ+MJlPqPrR2A/HoSi5aUyvS/lll8YBdyRhbJuMLxs4GtM5c6o8d6m8uNZ9yemd&#10;Tz949BvffK1bxzNUrW7s3P85X5TVxTUWyY8dTpavmoAlY9PlxXRpwY8m1cZm8dSF/OSxnQceEubu&#10;7adu1i4ppdSLkSZUlVJKKaWUUs8MEd1+++23ei+UUkoppZRSSimllHoRO378+K3eBaWUUkoppZRS&#10;SgEAsHODB79YXlgV75vdoR9N2Ll9yyAZ2++GqnbDcfLk08uve02y2L8pW292hzuf/KyfFOX5VSTM&#10;bztpO9f/Kivb7djb8mZn2GxuF851T8v2fZ85/JavmfWdFk9d4KbxkyI7ehgNXbkGESkvroaijOM1&#10;nZw6+V7ydvaD7H8jGRPQIwCmiTC7wcj2e/XaFpBJFnr7DttsJSIx80mI6IcTdl6Ybe8qza7zq7Bk&#10;F7rAHQjBF2W7c1lCc/lXtIYbT2kCRKbXDUWFZLlpkCiWTKI1eHmDJsL0CbP3vHiHAMICiCKMSG1I&#10;FWchPhSQtukUBAhjWScQmm6H8myuInWP6XXQGj8uTE6hqrlxwAFmZaVESAREsXITAsfQKU4zlkiE&#10;1ppOHqsv2XlxXpglMOC0f5VFWA44W3EbIggoaGIIl4XJB3YOjWnjmzI913HAbUFtW+wKLA9vrv7t&#10;3/33w7o88BwlZN71mjd856vuvfPQ0eue0BP9xW9/5d3f/sq7x039Gw9/+v/43H3DujpwyX//ufty&#10;m/zgn307tLWfiIQnFpaBua2fjfvuuY1Dt32kbfEsYtuDCkhtTylOj5BcPrPjqTWEAsLYFpMK7DW4&#10;ztKtAuIDiIgIeA/MHFiYY/gTiZCI0gRMTLgyETFiW9s7f2EhorQ7NMtNz6YhgKBNMdk/lxAQ0yRU&#10;ggYgMPuwt/vTsUsQjNOSSDi0Hb+BkQjzTAKD9wgIloAFgJkDCkpshkXau1fsRcqFspTrhpuGssyP&#10;JnZ5Ic5zYQbn0Rr0AIhcN240Mv1cnJcgzKFe3WAXQlnYTsdcL54KALHrFQDwivQpGsrPHC+eulBd&#10;XCdrR1/80tLdd113hTei2R3sfOpBX5Tl+VVKbO/U8X09sQdDtIv9bjevLq5XF9byU8d2P/d5k2fZ&#10;scM3Za+UUurFSBOqSimllFJKKaWUUkoppZRSSimllFJKKaWUUkoppb7quOF4+77PhKKst3bczkAE&#10;bK+bHFoyWYo2ARAJzI0LRelHYzccJf2eeL/5P+5bfsNrO6eu8/1TfjypN7bdcOQnpXgf02u230sP&#10;LWdHDqE13LjdTz3oi6q8sIqGuredPKA69WoQ00NLlNnq4np5cQ0QBw99cfn1rwGAUFb11o4bjhHx&#10;aknaen0rlJUfT4Lztt8zc/2r0FZKxrwiA1xe5IiA1ojzmAJmKYr48QQJ6tV1k56mLAUiCUF88ONx&#10;KCsQBgBh4bpBYyhLQJw0DgApuYEkWESIeYaNw8QigO102wbFmEI01GzvojHcODEGDAJD256KeGU8&#10;9UAcgoTYtMkAiAJgkIyFRLhxIABkgBmJJMYjp1FVJDLGsgumc9WtUJYm1oZJIczCDA0LcKz9ZO9x&#10;1ujZ1pxK7DFtU5GEZO2V8VQkRGNERHxAAmG+LKDaBlzjzyAoSAhgyCI3jtkhkQQXG2nRULto7Pac&#10;pl7j4X1o7cLf+t1/X7jmwKH9mVMv+X9/w7fevnQInqF+mr37DW/5K3d/zYceeeCXP/3xA9f/K5/+&#10;2JnFle969etm7a9y+TGeBj9lXz8q4vScI01n7SyWHOPSs4LZac8q7OVE25rTttcUAAQJASkmwCUw&#10;MqMxmFhKE3YefBARTKxJU0AQkNA48KFNxobQ1v4SojEgLGG6t+3u8bRmOHa2ArtGAlGaxvO+BxGT&#10;hMvysjguzQXL2xZeFmGYnkEIHNPhMREtgZFjGyyjxNERIJGdu9JxOotEELENqdYN5pkfF8lCX0DC&#10;pAAiMsQAEoLbHflJIT4AIQiEoghlHaoaEAPWHAKlCWXpgSluAAAWCUxZioj7bkftRWRt58TR4sKq&#10;2x1Ozp7vvfS2G4m4X1uom+37HwxVXV5YpdR2zpxEY2787WRt58zJ8sKl6tJ6x9qdBx469va30EE7&#10;r5RSXw00oaqUUkoppZRSSimllFJKKaWUUkoppZRSSqmvar/4i7/4kY985MaXR8SFhYWXv/zld911&#10;15vf/Obbb799r3dOfXX7tV/7td/4jd+IP3/Lt3zLD/7gD97qPVLPUqjqemPbDYahqCR4JEN5avu9&#10;9PByurQIesl/RXCD0dYnPhWKqry4yrWzSwvp4ZXLYloAYMFkabLQk6OH3e6w2d7xZy90Th3b+dSD&#10;EkL3tlMHrFekuLA6eeJpNxgBgDjPzgkzIKIxlCZIhMZ0Th3npvaTorq0DgCdMyeeQTx1tne9Xnbi&#10;WHVprd7aAcT85LH8+JF6cxsA/Hhiep0DA1d+PIlzmxtne90r82AxiYc07ZO84lVxHgKD82Z5UUZj&#10;N5okS6a8uJYdO9Js7bjBkL0HAUpitydICBICO+eGY/FBQjBZegO50cuOqskyQEBDoa4pTYQ5xjVB&#10;RHzwvhARAUE0wg4AhAVTe914qgBACOADAIhIm/wM3KYcBdEY9oEQhGIpJ6O1gCAuxCQnM6NzbjBK&#10;FheADt4cGrKLfcpS8c47AI5JVJg1mM71e05fAgQRCSHUjYigoX3xVIi5RkMSGJFi8vKykcXa0Dac&#10;iSZLQh2zqUFCACIERGtxthezNlWWOAGGTf3j//m3DoyPLuedH3nLN/+FO1/7XO6G3ST93tf92W94&#10;ySt+4j//X0/ubl25wD/+6O+fWlr+M6fvaA+jxF5XFAQiAmEWQZlmNePJxun/HHwuplWqAkAYi1IB&#10;RJjnwpMCRCAcO1QRAI1BY9CaNhOLgNaYLKUspSQVV0OFccIICzcNMAuzsCAKw3R3rEUiAGIIICIs&#10;sehVGBARCImMMMeQJwJwXWNiaf62ICDeC+Ks1TWOB2Z7zhwLUUEAqO1VjWln8aGdMIQSGETiyGM+&#10;mS5vWkbAaWoa4rsoTbhq2DlCYOckcKgdJjZMSiQUz0EaYtvsDgAAWEJZxTw2JQl7j8zifShKShPT&#10;ya+813HTAAilqel2rvYJa3pd2+/W27t2aWH8+FPLr3v1M51vwlxvbNVrW83uwI+LanWj2dl1wzEC&#10;5CePhbKyve4z+nxHws6pE5OnL1SX1k2WDh55dOUNdz/TvVJKqa8MmlBVSimllFJKKaWUUkoppZRS&#10;SimllFJKKaXUV7UQQgjhGb1lZ2fn/vvvv//++3/1V391ZWXlx37sx+65555bPQ516zHzbC4900ml&#10;vhyISL2+OfnS0/XWDgBICOw8MLfhosQCgO12ui853bvjzLPIE77YueG4Xtt0g2EoKw5MibX9brqy&#10;nJ88+gz6ML88hKre+tMHfFGW5y6JcH7mpO3m11geCdNDS8lCr7y0Vpxf7Zw6vvvZz5s8y44evuwQ&#10;7Q53P/uIG465qpvBKEwK9v6y9QBSntmFnh9PyvOXgEh86N524lkfwGShx+VSsz1IFvrDhx/Njh1u&#10;tnfFB25curx4wBtY6vUtcT6UFeWZybMDBmtMzNNK44TliqRfjNWxCIOIXei73aEfTUJRusGQ0oQb&#10;Jz4ItwE/ABTvBYCrJiY/2Xlhpjy70b5BEfGe8pQbh9aG4bgqK0oTjBlOAPYBQgCA4L3MsqY30p0a&#10;07Ox7hIQEDGxCCiBAWKIkUAEkWNYV0QAERGFGRDQWEAE5lA3BlI3HCVLi9fYKqUpoAWpYz0lyhVL&#10;zFd6xgwii4jnmFmNgdNpPHU6MwkE2izx5dWpgBCzjjGIyM4jIYdpB2xcODAYalObCCKA03gqIP6z&#10;j/7B+nh45UBOLSz9r+/8K6cXl5/dpN3npcuH3/+Xvvf/+9E/+M9f+vy+lwLzj/3H//MD73r3S5YP&#10;A7SR2zZAKRIHP21SjZnctowUCWH/mZgGU0H2+mZj1rNtr917IrbzxhwpIAIL5TY294aqBmtMliZL&#10;i2gNO++HDgmFRZi5diDMPsQzBYTE05VMi1vRkHhGlOkF0k49IAQyyAzM7AMaA41nkfbmIBKqBkQg&#10;sAAgokyzzCjc1rESArcHJF62RCgA4oNgQCJhRkThACxAMX2L8Xq//EjNDqnMphkmVpwXa91gFDOu&#10;AJYSyz4wBxQGIkSiLOHGU2JD7dAYJBTv4wFGY0WEG0dpanrdvRuLgC8rtBYNJQsH1z5H6eGV4qkL&#10;fjguL6wuvvZOuuFPYQlh8uS5yRPnQl1L4FBWoSzLC2tcN6Gu7ULfjyZ+UqAx6fJisrJ8lXjzAdBQ&#10;58TR4tzFZnsXEBdecYe95hCUUuor1Vfdv4uUUkoppZRSSimllFJKKaWUUkoppZRSSimlbqKdnZ2f&#10;+qmfevvb3/53/+7fNQe11X35+zt/5++cO3cu/vxDP/RD3/RN33Sr90hHpG4BP54MPveFemuHG+cG&#10;Iz+ZcOPmF0BjbLdjF/u+KCdPnFu8+5WdU8dv9V5fH3vfbO+6wYjLin1AQ5RlyWI/PbxssuwGV1Jv&#10;bo+++ESzvQsAXDfsHIggGcqSwl7EB6l726n+XS+98RXeWiKy+5lHuKzK86si0r3tFKU3FJXExHbP&#10;nCouXKourXWT0zsPPHzs7W+evXdy9tzgoUe5aer1LT8pgCjp9dJeTmkKSAAi3oeqDpOy3tjykxIR&#10;Q1XZboeSGwtqXkV2ZMWNxvXmNmVpdWndjwtuGgCgg05HMxiy835SgEHb7VxlnEBpyiwATnzA9LLQ&#10;ASLAtF5VQqA0MZ2s2d4lawWEjBUWtAYCmixBY4SFRchaIAJCrmrxAQn9eGJ8ML2r7AMAALBz3Dgu&#10;61BWMdcaylICiw9c1YDU5vpEJHCM2wHzNGoJEjxaC1fPjAoz+BAXxmk89bLBEgHHKkxBlOn4AZgR&#10;ERFjyJbrhpuGIPXjwi50Dx5L49xwHKoKRGbNpjEKOV0rxtrTvYDgtNpUnJ+FV9FYuXxIaAhAhKe5&#10;Vp7uZxwUEcRhIsqsRVMEWCQEEBaJGdcAEktKEQhR5A8ef+QPHn3oyoG8ZPnQ//rOv3Kst/BcJu0+&#10;3ST9x9/8nbcvrfzypz++76VxU//D//q7v/I/fx+2ccx4HPbqZmetqNAelvl4qrQ9onunXGAuftlO&#10;YxY008ju3upiie409DsNDAMLphaI0BAAUJxgRNC4UDGKcAgQa1cJmQMAAjAACgvQrOUV245cnm0U&#10;YVqIKogYOPbcggNGImNC3YAIew/CSNTuEktbAyuMiLNSXkQQ3ttrAQAWCR4IJMR06zSXyyDAQDhX&#10;ITt3ROeSq2iteM9VJZ4xsZhY8B6IAMFYyyyYpabXoTThZghESEhpgtaIAIQggdk5dA6MkRC4aexC&#10;n9IEAEJZAbPt98hau9C7xjwxWWY6uRuOkuXFem2zc/rEjcyuZnt394GHfVH6ceF2B6GoBISLKlRV&#10;KCtEDFXJVYXWmjyvQ3CDUX7iqOl2bmTlAGA6ebK40OwMkpWl8RPnnkW5q3qRkhCa3aEfF9I4EUZj&#10;TLeTLPZNt4PPpIxXqa8MmlBVSimllFJKKaWUUkoppZRSSimllFJKKaWUeq7+6I/+qK7rv/f3/t6L&#10;8S+S51tkOfawvch95Y1IPd+qS+u7n3k41E29se2HY0AwvU6ytGjSFAgBgBvHde3HhRuNTZZmx47s&#10;fOrBZnN78e675oM9X1aa3eHkS09VqxsxhcXOg7R9sLEHMj2y0rvjtuz4kWvcuIR5+NCjk6fOc+Oa&#10;nYEfjeXya8qkqV1akBDKi6vLr39tfuLorR73Adh7PxyHshJmNMYNRtXaZr2xxc53bzt5g/HUFmHn&#10;9PHiqYvlpfVemoy++MTSPa8CgNEXnxg9+oQfTaq1DQDIjh5Olhb3F/Flqe114fCKL6vR5x9zo1JC&#10;SBb6xbmLnTMnY1jr2SBKDy3XG1vcuOLcRa5qdh4ADlyh2xmwcxKC7ffg6ufdZCnXNVoj3os1+waC&#10;iDFZJ8zAEqoaBUNZgyHTT9LlxVBWoarFMxhi52I3qclTtNaLeF+w80AGoAKAK0OqwsJVFeoGmEWA&#10;y4q9Rx/AEDBLCDFmiMhgzd4uEQKzsMSuTUCUIAzhakWLIiLex7Ro256674AgxiOARCBeJEb+ROLn&#10;izFoCAwiYGyOZecBgZtk/5EXcZOCJ2VomrZ8MmYHjUG8rOqzzcfG/5nmJ9sU5jRmGatQBQlmUc3Y&#10;Czrb2lwfKFkjGCthJZaOQmKRBbyXdhPTpKLMNYuKrE3G//S//8crD9qdh47+4jv/yqHOwSnc5wIB&#10;/ubXfsPqePh7V8RiP7d6/g+/9Mi3vOxVAIBEIoyIwAIiMr/bba0qtnNo/pAc+HM8EfHHwCAA7Xvn&#10;jnmbH0bxQawFjulTQmtmWVlMLIQQA6XMDCJgLICwZ+Aw3UORwCBe2tgwSkAkaNt6QWDuEkNEsASe&#10;21cbF9CBQKxmBUQ0BCJoTPwahVglCyDAgjKbDiKIMKv+FREA5HZmxUsEQEACCEogCYyEQIQ4V+6L&#10;c0dNRIKwc2gNMGPw1O3absdXlR8V6FwMxse4eJy6aA0IiPcSGJgRQFggNL4BNCaUlclzzDOpG8oy&#10;TGx25BBc77do2+/VG1sSQr25fSMJ1clT54cPfjHUTbW2EcqK0iQ5smI7eXVpHayJLdBIxM5x3fjx&#10;GCtre93y/Gp69FC6snSDszdZWXLDkR+Ny4trS/d8+f5WoG4KEalXNyZPX2w2t/d+I5reLgDAdPLO&#10;qePdO87YG845K/UVQBOqSimllFJKKaWUUkoppZRSSimllFJKKaWUUnt+4zd+I8/zq70qIs657e3t&#10;Rx555Fd/9Vc3NjZmL33iE5/42Mc+9vVf//W3egRKqWemPH9p9zOP+KKsLq5J4PTwcrK8iJdXIptO&#10;DrCQHgM/GjebO+W5S+nhZQAIdXPoa++9bqjmBcaNGzz8xfL8qoTghmM/nnBVz4oEEZCyxPS6MZGb&#10;HlpeuvfVyUHNdezc1p9+1m3vNNu7zfYuINqFnu11KU0Qib0PdRNGk3pjy+0O8hPHtj/52aV7XtW7&#10;48ytPgAtYS4vrBbnLrnt3b0eRZHiqQu+KENR5sePmE7+TFeLZLLjR8rzl9zusHj6Yv/Ol1Zrm6NH&#10;n3C7w2p903Y72YmjV0tFtry3/R5XDXPwkwKNKS+sdm8/hc+2iNsu9JuNbT8aNxvbbWcmwP58rEiz&#10;tRvngwQOdcPOkzGY2iu3i4klm4BACEEah1l6eWvnNNAo4kZjCMzCwmzyFJAwS6Gq0RpxHhxCYEwT&#10;RDSdnJ1HQ5QkwizOMQhAhcZQns52MtRNKCoRlsDgPTvfZjIBIDAiorXIIsLCAs6jIcFp6SMiIraJ&#10;QBYEkMACsUl17kgAALP4MO2bBLR78dR2qrQdqW0akAOCsCCCxMpNitHEGCZFa5AlpnnDpKQk2Yv2&#10;MbvhmOuGq1pCmFadgrQ9mFe/dcSxxJHJZa+IAKKgtElCRAAgtCiBmRljujJWvQYGQJRpJtEQMQuL&#10;IO7Va0r7X8S9dOvPffwjo7rat0fdJP3ZP/+u5yOe2o4Y4Ke+8c9fGg8/dfHpfS+97xP/9Rtue0Vm&#10;LYi0xbYgEqTdZ4RYSysxNQ3TOtkryUEP4wEVQZ7mO6V9P8aGXhEEEO+FGQ0h4nxftEmtH08EQLxH&#10;QkCCENr2W9677UBbdNtmRdvM8PTVK74mANGSBG4jzbMUMSEwALaVp2gIgdpVcrsVvGx00ylOhBCb&#10;VQkIsY2XgzCICEIApDhjBLG9dcSu15g4DYF9EA4xGywg6fIKdjMEsMb40QSTBJjDpIRu3sZxDbHz&#10;4nx7TUlMFEMb2WUHxvhJiZMCEmv7XdPt2MX+dSeJ6eYAEMqq2Rled+HJk+cGD33RjyfVpQ0k6pw4&#10;Zhb7CBBqx95z0yARpgkCGGtMnrNzfjRutnYwSZrdoe11TCcHIkospanp5LbXOfDj3mSpyTI/miRL&#10;i832bnbk0M2/PNSXh3p9c/DQo35SsHN+NAlFGeoGAgsIImKSmE5me91QlJMnnu7efnrhVS97Zt+C&#10;8eIiEr+dgbIUrXkxfk+Tuok0oaqUUkoppZRSSimllFJKKaWUUkoppZRSSim1h65ZfISIaZqeOHHi&#10;xIkTb3vb237u537uox/96OzV9773vW95y1vMs40YKaVeePXG9u5nHnHjSXVxjdKkc/spSq5aZYkA&#10;yULf9nvNxla9tcPeA8DgoS/GFs0vE83ucOf+z4WibLZ2m52BCJtOnq4sY2LRGBBm531ZuZ2B2x7Y&#10;xZ74sPk/7lt+3as7p0+ASLO9W65uuJ2BG42Lpy/60cSPJxx80u/nx4/apf4se2kSazo5LC+GsqrW&#10;Notzlzonjw0e/ILJsy+HJtVqbWP40KO+KLlu/HgSyoqdBxb2wY9GsWXUFSU/eS47dsT2nlnRme12&#10;bLfb7AySlaXRF75UXlz146Je30r6vezksauFNDh4Py54Utabu34yCVUF1sY9TJYXy0sb3TPXrwQ8&#10;EFljOrkvylQklPX+FB6z2xk0u0M/GIWq4qpGa7iqEZEJoQA01nRyyi6b+abX4YGnpG0HpXRfyFMA&#10;gOtaAnPjECQWEkoIiEhZCiLeeS5rShMyhjoZGoOxbg4RjUFCcV6I/KRIEouGhDmMC3ZOArNzwAKI&#10;EhgNASASUppSYgFBfAhNgywSggQWESBCBAggMeyXWHQ+5uE4MO2FVEVEJMTIn2DMJSbmss7DmO9F&#10;BEMAgNZKYDLEzCKMgphYICRr59+FiZUQxDkh5KahLAUACcENJ+JcKKqYBYxh0jZOKRIbOq92WmPS&#10;VOJb5pv64mvW0PxMQwBAQpQQkAgI0RhhlhDarlRC8p5hL7opKBi7NImwDTeKIFwaDf7wiS9cuT8/&#10;+dY/d7K/+Oym6A1KyPzzP/eX/u+/9e8ujgbzz18Y7n7o4U/93+59UzxiAgiIgDw7RoIxaRkP6uVX&#10;wN5BnmujjU/itHO2TabirC4UEBAJANGaWAoqDQMRZQkSzX9MCCAwgwByLFHkGMWcna+9VtvZ8xjn&#10;Xns1AACHgIbw8iA4kWEJ7EM7Ua0BYSSMOW3xHhBFGI0F76WthG1bVBEhXjjTdcUxk7DERDoSsg8o&#10;gAjCAsIS2sMiATDGaT2E2OMaI6uGhAMgmF6GWTIbFCUJiAAlMY8NIsBBWIBImIV5Lj8OiCQCwhzD&#10;q0hEiQ1FlawsCfN120cpSQGQGxeKQg5I9u6p17eGDz/qR5Pq0rrp5PnJYzitXOaqBABxHhM7HQVw&#10;XYeyFgEJIdQNWct1bbodShM0Bo0BBCRKFvrJoaUrf08w3Y7bHQJAszPQhOpXJAlh8NCjxdMXuG7q&#10;zW0/KQDQZJnt9yixgCghcOPCuHSDERmTHFoW5mp1Y/mNd2dHVm717t/cYyHlhdXy4lq9udOWigNQ&#10;mubHDnfOnEyPrGhU9auTJlSVUkoppZRSSimllFJKKaWUUkoppZRSSimlng1jzI/+6I+eP3/+iSee&#10;iM80TfPggw++/vWvv9W7ppS6Iezc7gMPh6quLq5RnnVPn4DrxWMAABGzY0fQ2npzm2wCANmRQ/nJ&#10;Y7d6NAAAzfbu1p8+EIqqvLgmjbNL/XRlmdL9WZoUQAK73d1me+gnZefksZ1PP1SeX3XjSShKYPFl&#10;1WzvNJs7oarYedPtAEK9uV1v7SQLvfTw8nwnmOnk3dtPVRdXq9X1jj25+5mHj77jLfMdgy80kcHD&#10;j06ePMdVXW1sh7JERMoy08kRqdkdCHMoKkxMGE2gy+WFS+mh5WeaKUpXFosLq25c7Hz6oXRlqVpd&#10;pzzNThwcTw1N47Z2/WgiIsLsJxOuGwlMRgApNE62B35SAHPn9PFn16RKndTtjABAvENDAMCeKaEw&#10;KcrVDQmB68aNJ9w48YEAJMzCooRWJHiskmShO7sE0BrTzUNRxnZQBkBjhD2wsHPCEspKmBGBWdBa&#10;QhAOAIl4b7p5qKq2LBIRrbGdDgCQsQCAhBICJXlg4caZnEJRmm7HjUbgmZ0TH4CQ0jRUsxpPMXkH&#10;7dy+UR4rEDmwOIfMbVot1oUiUGrZeWEBEAmB4zdQMMe8IBIKIwigISASkGm5ZaxKRYBpkM8QWiMC&#10;Aq4N6hGiMZhclsVABEysNE5YQlVTlkpgNxyLD6EoYzQxxlMRUITBtEnGqyd59mKWGEs2Me6hAAgg&#10;AUgbu43JP0JGL00T46mUpRALPJkFZFqoG5PFOB2HFeGY/gUkEBFmAvw/H/40X1FA+k0vvet/euXd&#10;z/XavAGLWf53/+w7fvIjv73v+V/+9Me+69Wv73c6ZC2AiAuMCMAEKIaAGSGmRWV6PuCK9C9eUaI6&#10;C6m2pafTYy8ACARoCImEhQMjAhEBEeXZ3opFQlECgDALQsxg4/T/SWx4FYl9pIg4LU9t60Sh7YAl&#10;YBEJEKPFs7Vj25AbT1N7+gwBIiU2BI+IEpibBubqdBEEkATQWCvTmbJX6iu+DYIiIhlgBkQ00Da+&#10;thMMBAADo7WYWCTkxiGJBASDZBMiIyG095mmQWNMrwM+UJ412zuhbMR7MCQ+xH5aNIhzV1lbcwzt&#10;EeC6kU4nTMry3KXOmRPXvgEiIVnDzktgcR7Tg79Rgptm9zMP+7KqVtdNJ8/PnJi/0LhxcbYbawGA&#10;axeKQphjW6wwA3OISX7nKM8QMWaVTbyuB6NkZTE9vDKfp6UsEWF2zo+LF+AyUS8wdn77vs8027v1&#10;5k6zvYuGsiOH7FI/fqhdRiRUdbM9qDe23GDUOXls+08+vfT613TPnLzVg7g56s2dwec+7ycFN85P&#10;CmmcMKMxlKWhKIvzl7IjK0v3vtr2nq+2bfVlSxOqSimllFJKKaWUUkoppZRSSimllFJKKaWUUs8S&#10;Iv6tv/W3fvzHf3z2zMc+9jFNqCr1YjH6wpdCVZWX1tGYzqnjNxJPnUlWlti5ZmvH9DqDhx/Njh1+&#10;dsHCmygU1fZ9nw1FVZ67CID5bSdtJ7/awmgoPXzILixUl9YmT11AQ6NHn8yOLIeqCZNCmJudoQQv&#10;tUNrxDm364DIZBkw+9EkObSYHj40y/wgUX7qRPn0xWp13eTZ6ItPLt97a3plRWTnUw9Wl9abrZ16&#10;a5esyY8etosLMUwFAKGsuNsRH0yecePcYGS6nWZ7V3x4RtWv1O0gktvZDWXFzoFA5+TxaQ7wsv1p&#10;tnbc9kCYQ1Vz3QiHUNZt+acPAADMXNUAUK2uc9Nkxw4niwvPdOCYJCIsIcC04JG99+NJvbElPvjx&#10;RHyQwEgECWCWxdxb7NgUH9AaEmh2R8lif9Y0aDp5DLL6EKSqASDWikoQAGHvIYYtAZGZRYQZ0fmk&#10;JmYIDIZMmrSVnvHAxGynYfGBmSlNuKrZexGRxokw1w2wYGrJmFDWEji+0XT24qnTKYcmy9h7FEeG&#10;ANu2RgFAFmgcE01jqCIA4gMTozFoCBE5BCQjHBARAsus3DL+RAheuHFoCI3BxEDj5gKHZOYS2ntT&#10;wpgATrwXQvHsJxMJHMqqDc3Oil5F0JBADJzGuOm16uYQY8pvmq+M2T4fgIUFYkYuPscugHB7HyOi&#10;zHLVALP40AYdAQAxng6Mqw4AhsgYNMSNB5HS+d/+/Gf27UM3Sf/+N3zbC1aK900vu+ve46c/t3Zh&#10;/slhXX3kiS/8xXu+RgAoSwEdNk4YBSAGj3EWwD04ngqXx1OvCK8iIOI0pdnOBZxONvAMgECIhijf&#10;i9+Huoklw+0aGcAgtDcCAcErzm/cEMAsBIzTswwggVFQiPbilMKIEC8y8R7IYEx1Og+xQ3jaSxwH&#10;jmQ4eAAgFMDpauardokkMBDEeLaIoCEAAW7LTWPlacw8AwgaAhY0VrxHC0S2rUyM25U2j23yLDuy&#10;0uwMTZaHohZh8BxDsIggIuI8TJO5s5kdh0aJccMRCKcrS+X51e5tJ6/zWYxtEa6EAJBAjAf7ENPm&#10;ccyjR58MVV1dWgdr81PH9+XAhVlifhvJj4u2C9r5aV7XUJKwcwBg8ozSzHRSbjy7xo8nMKlMJxMQ&#10;Pyk6J4/HtmQAiHdd8UEa9wJcI+qFJCFs3/eZZmunvLjmJ0W6tJgeOTT7pWI/RNPJO6dzX5T16kbx&#10;9MX81LHBZx5BYzpfHl9l8lxMzp4bPPQoV3W9se2LAgDIWiCCEHg3IGCytCAhuD/+5KGvvTc9/JXV&#10;HKuuRxOqSimllFJKKaWUUkoppZRSSimllFJKKaWUUs/ey172svmHjzzyyHXfsr6+/slPfvKBBx44&#10;e/bs9vZ2lmV33HHHvffee88997zmNa+hZ5KRA4C6rh988MH777//8ccfP3/+vPe+1+u99KUvvfPO&#10;O9/whjfcdddd5nlOzYUQHnrooU984hMPPfTQ2toaIh4/fvy1r33t133d1919993PaDghhMcee+yT&#10;n/zko48++uSTTxZFkef5qVOnbr/99te97nWvfe1rjxw58rwO5BZuXb3wQlkVT19sdofcNJ0zp55p&#10;vhQR82OHJ0VVr2+aPCuevth76W23cjwiOw88FKqqPH8JALq3n9rX8XggSpN0ebneeIIbh9Y0O7vZ&#10;kZVkeRGYBcAPxpAkydKCsLD30jShrEJV2W5HtiQUdX7qOE3TjEiUHT9SnLvodofluYuLr355TOy8&#10;wEaPPFZdWq/WNt1gmCwu5MeOwHxqVIRdIyEIoul3DYufFKEoYtqKEnvjgQpEpDx1u0O01u0Os2OH&#10;rzzgwqG8sBaKiuvaFyUIYGJtNwMB9l6cp04GIhBieLWWEChNhTmUVX78GcRlIRaEAgizSZOYAWs2&#10;t0NZcd34cYFEptcFAG4cCtA0WoNgQJK4MyEwZakbjpOlvUBvbEVDESEUHyAEaTsnIfZ6CgsSsA+A&#10;ICzcNLzrKE1st28NBtdQknBVu+HI9ntIRFnKMTDpPWYpGiPeSwhijIQgIjZPBTBUDTuPhMJi8pSS&#10;gy5PBEqsMIMIkgFCaRr2QRCApc0oEkFcoI0ACgBgYlFAggcWgRi0gxhvlFnSEQlCAA5SN7FQE4hQ&#10;WARYAoZAxhwQcjQUM71uNIYQuG7EhxhHBEK0BkIAYyQwEQkzzmKQV4ZUp5FZgBhnxMsbPkGYxTFS&#10;uxvCjIBANK7rcVPDaEBZ1h7baV8uWQQyMA1FAgB7j4hoDKZJrML7j1/43Kiu9u3Ld91173Leea4X&#10;5w1DgB9+8zve/eH/Y9/zf/D4w29+ycvREJVGAotnCUFiLlWkzQ+3I8MrD6lBOtrtXbaZ2Q8C07O/&#10;144K0lYNC6KIICEImG5nPu7oh+MYq57OyFkj62W3nSt3RqBNF7fJ2NhzalCYwYe2PTWGOxkEBJkB&#10;AUEkcLyRCYtMY6IAQNaANcAAIe7LVQLF0ysCoI2hCjNZ0+ZRRdi3kxKRME1AAAjjWyhJ2sMsEBOe&#10;flKCgOnkJs/SQyu219vZ2ALCNiaMxBxm2e+5Yz7teiVCkVjH6odjbny6vFilyXU6yUUAIRTV6LEn&#10;/XDsx0VMkwIAGmN7HdvrjR57khvHznXOnLoySRirlUHAjycAwo0X7wGR0gSn1zURhrIOtWPn2fvY&#10;LisC0lShLHBgbbfjx0X3JWeShd78vrUnRX0FGT78aLO9W15c85MyP3H0Br9CwnY75iWny4tr1cU1&#10;PH1i94GHk37Pzs+WF5vi/KXBg1/0o0m1ug5E+dHDdrE/++WZm8YNxm534CdF5/SJ7fs+c/itfyZZ&#10;7L9gu+dGk3pto9na8WUljcfEmjxND6/kx4/axT7iC/YdC1+9NKGqlFJKKaWUUkoppZRSSimllFJK&#10;KaWUUkop9ewlSXL06NGNjY348Ny5cxKTMAe5cOHCz//8z3/hC1+Yf9J7//DDDz/88MO/9mu/1uv1&#10;/tpf+2vf9m3fdiN/RxtC+J3f+Z1/9+/+3VwjFQBA0zQ7Ozuf/vSnP/jBD+Z5/v3f//3veMc79q3w&#10;s5/97D/8h/9wtp7Z8+973/t+8Rd/Mf78bd/2bd///d8/e+lnfuZnPvGJT8Sf/+k//ad33XWXiHz8&#10;4x9/3/veV5bl/Mqfeuqpp5566vd///dXVlbe85737AvxXm0s/+k//acPfOADRVHMPz8ejx999NFH&#10;H330Ix/5CAC8+tWv/ut//a/feeedV67hWYzoJm5dvRgV5y4Ks9sZmF7XdvNnswqk9NBytbYRyqp4&#10;6kL3jjO38C/gywurzfZuvb4lPnRecvpG4qkA4Aajam2DssyPxlJjemjZ9vvZ0cPluUsQWIK3/R4g&#10;okFjUshSYQ7j0k8KbByAlOcvdc6cpLnKTdvpNINRsrJUXdro3n7qBT4I9cbW+Imnm52BGwyzwyvJ&#10;oeV9MS0RFhEJTDG2Smj7vVBQqCo01Gztmm7HdG50MqCxoawoTdGadGVp36sSuDy/Gqraj8fcOEpT&#10;083bLMeknO4YIiEQkQA7BwhuMGzfz5I/k761GBhDRLu06EdjJKrWtkye+nGBiU0WehJCQBCQK3OV&#10;lFgxhuuG68bkmR+Nk6VFAQlVxUXV1m8GRkKR2DIJbeAzRvJizIwZWFgEDSEZkGBXDud56oZjttZP&#10;CrczNJ0cE4sIaI04DyxgSSYNGBTv0RiTZuyDeC+B0ZAwU2LpoMLSvVEHpixFa02W+vGEixIZABGZ&#10;KbWABkC4cQAIhhAJELlpJHBM+sF8mmwW24sPnGcQBAAiJINEwmAMApI0LlCgxO7Vw0ZEELx4ZvEI&#10;yM4JggRGRLQWCdEk3OZFAQmFYRpSFcD5HJ3ANOTYZgL393/KLPeIgDHsGh/++8/d97/d99+fy3W0&#10;f54D/OW733gTV3gj7j1++utue9nHzz0x/+Qnz5995/vf96zXecfy4Q/9L3/j8pEBALTR5WkLKSCK&#10;MAgCi0iANhoKAIBEs4ZhAPBFFepGAoMIWIMiIG0/Jx747Rx7xagxrolICIjx4moXsRZEgFlEIITY&#10;6dqGpgU4BESE2BzbVue24VgRwcCX/z54lV3AmEq1ANCWH3oma+JKABATiwBCwI2LVb8ogNa0l227&#10;IuS64bo2nQ4ayo4cAoBmZ9fkeZiUMWHb3ihii3E7QTHeghBp7mjEkDlx3TQ7g1BWaG129NDBAwjB&#10;jQs/KfxgjFkqdR3qRnwAaetP3SAJVd1s7brByPY65qCPwpjnD3UTQ+MSGK2hJJnukkhg9j5WTKMx&#10;woKG2ssQEZDYOTf01DTDhx/Njx/Jjh2BeCu5fIaorwDV+tbkqQvN1o6fFDceT43QmO7pE8W5S+Wl&#10;9V6a7H7mkSNf/7Xw4oxK+kkx+Nzn/aQoL63bbp6fOoZ02VSnNM2OHkqW+uWFteL8pe7tp3fu/9zR&#10;t735qmWzN48bjoeff7xe3wQArmp2LjbGY2Lrje3RF59IDy0vvvoV6aHlW30Uv8JpQlUppZRSSiml&#10;lFJKKaWUUkoppZRSSimllFLqOVlYWJglVK/hd3/3d//1v/7X115mMpn8q3/1r/7gD/7gPe95z8rK&#10;tar8iqL4sR/7sfPnz197hVVVvfe97/3jP/7jn/qpn9pXpjof4zzw+X3B1xDC/EshhJ//+Z//oz/6&#10;o2tsfWdn54d/+If/2T/7Z69+9auvvdiP//iPr6+vX/cYfv7zn//RH/3Rd73rXd/7vd97jT2/wRHd&#10;3K2rLxOhquu1DT8uOASTZ9mRQ+nK0oF5gOrSRihK9r5z7Nm349rFPm5uu8HIdPIwKWz/FrVjiYwe&#10;fTKUlRuNsyOHTJbeyJtCUVZrm9w4P55QJ49tgX444kPLoapiqI/Sy3pQkcgsdKmxfly6wThZguri&#10;Wue2k7Norlno+fVN8b7Z3nnBEqrC7CdFqOrtT3zaDcfV2qZd6ieHlq8MDHPjuaq5qtgFGIza9khr&#10;KEn8pMQkqTe2urefvsHthroSH0Iok34/VDVZS2nSTjaRanU9VJUbjsV70+tSls72B4mmRaQMQACA&#10;1qD3aC0ChLKcVn0m2ZEb7XSVEBAQjcmPrExGY24cN404R9bahT4gTEseY95tPySkLOW65qYhTH1V&#10;QWCua/ZBGgcI1MmQJUa2IHC7JmacFnzGilEgAkAJAdMEfUiWFk2e1RvbmCRhMvGTEkJg9hJEQpBJ&#10;CcYIB2AEBDSG6xoAYo5XmJEM5RlcJc4jAtw4QCRrKUtNN+emMSyhruM7OLDp5GSRUhtKB4Zi3E48&#10;CwdgAGy/UaLN+yHGA0XGCAvgNJkoACBkiNtmS8A0Eee5bgARiWJ6UEQkBA5BvBcREOGYIUXAxKIh&#10;SlMIAVkAQUTIGIAwC6mCxJjiNCQ3jZ7Gly+7iVHb+dlWWRoAQjQWCTGxNz0g99bbX37b4o3Ow5vo&#10;W152176E6k0gVzyWvZAnxLQwIQABcNuqGmPdSMDCPoThGHpdShMR8aNxTJMCgTEmToBY/CssSIhX&#10;bjAGMgGQ2jnfPhkYDSEhGpL4y8rcrzSzMDIhgjWIAIHb0t/ZHYfjcBggzuqrp+AQY+krmmmprw8c&#10;AhHFrCwiUpoAEVclO0ZEFrB5vrcrCOJ9aBwlienmydKC6Xa4btxwzM5JCDGAigDCEHP4iCBASICI&#10;83dmEcEQhEVAIPhQMxJOnnxaQsiOHW5rZqf8cFytbobJhLJMAhdPPBUPFRIhkYhAYAGJd11xnjv5&#10;5Oy5ZGUpO7xy2RVkbShrYJaaAYHSZHbVSGBxLn6VAQJw4PgrL1qLbcAWY2ScvedxMHlarW5w3QAC&#10;h0CJNXl2kyetunVEZPTIo1w3zdZuurT4jOKpLaL85LHJ0xfq9S20triw2j1z8paPqtnebbZ3Q1UD&#10;ou120iOH7ELv2t+xMvz84+x8dWnDZFnn9HE4OIUPlKbdMycnT12oVzcosZOnzvdfdvvzORQpnjw3&#10;fOQx9r7Z3nXDsVz+j0Eksgt9dr7Z3u2/4o7FV738RZoQflHQhKpSSimllFJKKaWUUkoppZRSSiml&#10;lFJKKaXUczIYDGY/E9GBf+D7gQ984EMf+tANrvCJJ574m3/zb773ve89dergfFcI4Sd+4ieuG0+d&#10;uf/++//Fv/gXP/mTP3mzhlyW5T/5J//kvvvuu5GF/8E/+Acf+MAHOp3Oga/Wdf3DP/zDOzs7N771&#10;D33oQ4cPH37nO9/53Adya7eubi52fvT5x4qnL8aSTBBGY0b4RLK0sHT3Xfuqk9h5Pxr7okQk0z14&#10;csY/c0dzrbgXIppuJxQlANRbu7cqodpsD/ykcDsDMja5oszzKqPj8tK6eO9HE7QmWVxwozFXleRZ&#10;szNoo1aGrvxTfkTELEuQ3GjiRxMAbDa3s6OH46s2z2oArp0fFzeyG88FN644f6le3Wh2BsLsx0V5&#10;cdUPJ+wdElW8Zhd6tt+P5YRc1fXWjhtP/KTgxrMPGOOFGHNUwM77SYGGQlFebUpEoXZuMPSTol7d&#10;CHUNLGiT8sIqACCS6eZ2oS/e+3HhxyX7kPR7dHlmGI0BIgAQFjQAMa4GACyYWJPnsdPVbe/a3o12&#10;uoa6wcQCol1awCwFRGkcEJmVxWn/41wU8yBISEnCjWMfwmBE1saUFxiiNMFpk2ooq3ZiIIIPaKhN&#10;kcVAZmpNkqI1XDWcptXFtc5tp/LTSXH2QuwsZWEIIs6JiLCAdyAAwkKIPjamJhwCACEAGjPrltw/&#10;gQXEOWCmLAVE2+tMM3xExgKHOEiuK4AUrUUbwJA4H/N1Mf4JgAKzgCLE+BkSgUCMC0KbUUVhaesr&#10;CZEMIFCeifPsGnZubw0iEITjkUYixNlXI5C1iCjxWCHGEkw0BoBj0DfGGtvQrMjelyrMThfC5bFD&#10;AREABjAxPkdZGiOON/dC+8677r25K7xB3/CSVxDi9VtBn7Ur14wQT8S0wzYGmiUGEwWYArpxEcoK&#10;kcAgVzX7AACxjxQRY9oTaXo2r9zmLJ4KOPtwQSKIH1toQAStFXZIxIFjThLiVYCIhsBaiIXGzEhA&#10;iMIca0iFA0AsSm6n9sFwmsUFoDTh2gGhBA5xhhuDBtESAAIZkCCBKbHsGpOlIgKI7LwENllmF3om&#10;z/NjRwCg2RmI9348iUcSArMhsmZWl4oH7wuKMQABkYBAWEJZCUu9uR2qqnPqRPyWBGGp1zbcaBy/&#10;jEBYbLebrCyZbtdk6WzOiwjXzeiLT/i6CY2DcYHCIhImRX7qOCXtFy5ICFzXMdFquvksnsqNF+8F&#10;BALPWqkBiQyZTjb3aSgiAo5D04SqFh9qDibPxHOzM7S97vM1Y9ULrl7bdKNJvbkDBtMjh57dSihN&#10;ssMr9cZWUtXjx892Tp/AWxSSFJHy6YujR58IVQ0A4sMsJ58sLSy++hWz3+X2CVVdXVpvtgfCnJ84&#10;erV4aoSJzY4dqlY3wqScPPl076W3PU/jFZHhw49OnjznR+NqbVNYkoW+7XcpS9EYYOam8ePCDcd+&#10;OMqOHBo/ftZPipWvuedWHf+veJpQVUoppZRSSimllFJKKaWUUkoppZRSSimllHr2QghbW1uzh694&#10;xSuuXOa//bf/ti+e+h3f8R3f+q3fevLkySRJRGQ0Gj300EPvf//7V1dX4wJVVf3Ij/zIL//yL/f7&#10;/StX+Ju/+ZtPP/307OHb3va2d73rXXFtANA0zfb29v333/+BD3ygruu4zMc+9rGHH374ta997U0Z&#10;9c/+7M/OcrlvfOMbv+d7vue2227LsgwAhsPhH/3RH/3Kr/zKrLC0ruvf+73f++7v/u4DV/Xrv/7r&#10;8wHRo0ePft/3fd+9997b7/eJiJmLojh79uyHPvShBx54YLbYL/3SL73jHe/odp9rDODWbl3dRKGs&#10;tv7kAT8aNzsDNxiy8wCASLbf5cZtffxTy69/TWeutypMihhliZmuvRWJuOHYjyahLKdzGE2e2X43&#10;WV7c1+cWmTzzo7Ewh5jMeX5w46q1Dbc7DFWNxphOlh4+lB1eicmccnUdWPykSFYWb/Av75vNbfHB&#10;jyZAmCz2Y+IujMbifTsQEbx6CAHTxPa7fjzhunY7Q7u0YNIUAKBtvwzs/fN3NMT70aNPTs6elxBC&#10;VYdJEeqm2dwJZemLyuRZKEsJMXG6na4ssfdudwjMoay4ath7Ccy1tJkpIjIGAPxwRNY2g1HnaqFl&#10;56uNLT+egAg7H7NJwhyqKiai0Vr23o3GYThBa7ipbbdDV1TaojVAGENcMItAE4IIIFCWCnPb6bq+&#10;1X3J9TtdBSAUZUxGpStLeydu1gIaU3AAiCTsBQQPyouhMUCBG4cAzAyB0RpK7V6xJzMSUZ7F/DaL&#10;oDVoDACCMCFSnps8M3nmRuNmOEoWF8aPPolpgsZQknDdwCz4HYJgm+LDNgkGwswhkDFCxKG5Wj5c&#10;BMR78SF2k9peNyZ+0Rg0jIRgU2kaNAQC4lwsNZWqQWOEIR4HgGmCcFpPCYBoTTxoAoAG0dqYRxUf&#10;QuEFgICwPaoiIQAgEsXwbcwFArU/TJtRJY6CGwfkySZxtDFSiDFzSBi7N0EiBomTcy6iGuOpB4cq&#10;kYyhNIHnJ3Rz7/EXqAx5n5W8+/oTZz596dzzs3q5IjIZ6zHjdKBZQSkyxNZhFJQQhBnICCGEICwg&#10;goAcmFCACBHAGgltSHXf+WpnextPvfwLTYwB8cAsAOIbQJAQ4gwBADLUXszWAiIQsuc2WobTvDXH&#10;aRND6G2p74EfBwjAACDC3qMYjtWjwu0BaDwnVsAhITALEUoQZgzMnsWHmNW1S4t2oWfy2KaIIOIG&#10;A7c9kMAi8dpCMuZGPo8QERBFGI0lQglBvHe7Q7SmOHexc/oEJUl54VIo61CUfjhGRLvY7545mV7x&#10;dQwxQ246mXiPhtAaPymwdrDQK56+2Dl9wuQZiITRqD07hGCnAfvaMTPEuG/by4rM7f1CWNDg3HYQ&#10;UjKGuKoFQeqmqRrb6zRbO5OnzndvP4VWs1pfCYpzF9l5P5lkhw89l/B/urzQbO+63aHJMz8YJcuL&#10;L/xY2PvdTz9UrW2Gomx2BqFof8tFY2yvy43bGjzQv/OOxbsOaBmtVjcAwI/Gtt+hLLnutpLFhWZj&#10;x43Gptfxo0my2L/uW56F4uz5yZPnmu3denPbdjvZsSMx0N4yZBJret3k8HKzsV1tbLFzADD6/OOL&#10;r7nzhT/+Xw30rqeUUkoppZRSSimllFJKKaWUUkoppZRSSin17D322GPzD++9d3/V2O7u7nvf+97Z&#10;w06n83M/93Pz5aiIuLS09Na3vvUtb3nLv/23//bDH/5wfL4oin/+z//5P/pH/2jfCp1zv/7rvz57&#10;+O53v/sv/sW/OL9AlmUnT578ju/4jj/35/7cj//4jz/11FPx+X/zb/7Nz/7sz8afX/e61/3O7/xO&#10;/PkHfuAHZnWsf/tv/+1v/dZvve6oZ/HUn/zJn3zrW986/9LS0tJ3fdd3vfrVr/6xH/ux2ZNXS6h6&#10;73/7t3979vCNb3zjT/3UTyXJ3p8XG2MWFhbuueeee+655yMf+cj73ve++LyIfPKTn3zb2942W/JZ&#10;jOgmbl3dWsK8c/+DbjAqL6yGqjLdbr68BEShafxg5MdFfurYzmceMd3OrEk11A0AiPeU7qUHw6Ss&#10;1jfZOfGBnZPQxlTEuVBVzc4gO3IoWVrYt/XYnic+cOOej9Fx04wefbJ46oIwSwjsPFIMzj1FWbp4&#10;18s6t592u8NQVSJiezdU4irOu8EoVLVwSBYX2khWYgMAe491A4Zgr8PxYJgmlCa+KClN3dauOXkM&#10;YBr6QzwwzXtTNFs7O59+KFS1G4yanV1uHAJSlrD3IIIISBiKMhQlWkt51mzvgggmlqsGADCxRMjO&#10;Y5IiIbBICDG3ICJ+NAaEzomjVyY0/HBcrW22mdiqAhbxHFtYKU3RGAmBmyYUAAwizGNHiaUsu3II&#10;lCQIJRrDgecimLNEIthet3GDUJRoyE+K65byhaKUEGy/Zzo55VmoawTAJEEEPylMv4sRERCCBwgi&#10;CIiwf5gIaIibRogwBMxSvCyeKuI8WoOElOSxYZWsjQ2E3HAMbpIxaE2y0G92hvX6FiUWjREQYMY0&#10;Tbs5iwCDr0suGoAAzDDLsRGhMaGq29LFgxJBIsBNA4HRWrKWsmyWAaYkER8AAAyRtTFPi4kVYamc&#10;BJbAiAgGAdtuTGiDggiIlNgY+ARCIIOXRdcFrCEi8YwG/aSIzY1tmM2aOAQBgcZJPNjWiIh4DyDi&#10;AyCCIeambeqMF4vBeLmgtRKC8LTDU2AumArtwvumZFu1igKAz1s89Vhv4Uj3eQkX3Yivu+1lNzmh&#10;eq3AJCLRtLs25hLbHGtbOdrGgYFDAN+eo5hKRhZBARZBQKJ4N4g1p8AxDSrtmZ7FU4naG6zMgtIo&#10;oV0+lnTGu6iIIBEgSmARAedjPhpn+U9DAoxAs80BoQhgYLD7M95xgMgMIIIEIMBtU6vEVDUIOB/L&#10;FYHbmC6zoA/gCxChJDHd3C72bK+Xnzwad9KNxs3uKDgn8XK2VkIAnkvgXxsheAERMIRAaIw03g/G&#10;yWK/PL+KBrnxfjTmxgFgstg3WZpcpbE83gGEGa1NFvrcNH5SuMHQLi6U5y91bzsVqpoDiw9AhADg&#10;gxjDdSPMsToVaa7e9pqfg2gIkwS8xzSBqhEfQlW70WTz4586/OY3XhaWUy9CErhe3/LjCQLaped2&#10;G0RK+n03HMHxI+Xqxi1IqIrsfPJz9cZWtb7pBiNKkmR5ibJERLiq/Wjih+P06KHxY2cBcPFVL9/3&#10;bjcYiffsXLqyfIMbpG4nFGV87/ORUHWjyfDhR/1oXG9uJ4sL+YmjV90Ta7MTRylJ6u0dSpLxl57K&#10;jh3Onm0jrrqG5+v3fqWUUkoppZRSSimllFJKKaWUUkoppZRSSqmveMz8S7/0S/PPXJla/KVf+qX5&#10;v25/73vfOx9PnUdE7373u9/xjnfMnnnggQf2JWAB4Mknn/TTcsI8z7/ru77raruX5/lP/MRPzB4+&#10;/vjjZVleudh8wxU9k1DZ3//7f39fPHXmla985Tvf+c7Zw52dndFodOVily5dCiHMHv7ET/zEfEB0&#10;n2/5lm+55557Zg8feuihqy15gyN6nrauXnjFuYvN7qBaXee67pw60T1zIllZSpYW8qOHu3fcRlla&#10;XVznuhk89MW9i7FNDbXleADgdoflhdVQVn4wdoNhKCpxTpwLZeWGI7c75LKq1jbq9c39m4/zTSRm&#10;1W4uNxxtfPS+yRNPN9u7xdnz4y89VTx9YXL2/Pjxp8rzl9zOYPdzX9j55GfdcBQzt/OB22toBkMR&#10;CWVFSYqJnY4DkYz4AITAjMYIB7h6RhURTbcDAjGT05ZqNg0AUJKYTv48neutT3zaDUbFU+ertQ00&#10;Jj95vP+Kl+Snjtt+F5PEdDrJylKysmR7XRFxWzthXPii9DsDNJSsLJmFHqUJEgEHNISJoTylPIs9&#10;luxcKMpqfWt+oyLSbO6Uq+tcN253GMqS0oTyjFJjspTSxHZzu9BLlhfTlWXT6YSmDlUl3gOCH4xi&#10;1PkyhsAYtAbaBGO7nTaPGGsA85wbJ4H9YHTdw+J2BmSt7XW6Z0760QREKM8otabX4aaRugEBdp59&#10;kMax86GsuKpDWYeiClXDzsu0TxRCAAHwAQBMmuxVrcZcKCIlCdpk1tgZrymRtl4VEDCJPboCwux9&#10;KCs/mQCAXewnK4tmoZ8sLiTLC/mhQyZPY50sEgESWQPCoaqFWXyQ0CY1504EiA9c1RCY0oQSS3lm&#10;+93ZPsagJhoD3lNiYzwVABAJEQAktpoiYNt3Gt9IRHlq+h3KEkoTTCwasy/JKD6QMZimaCnUNQCE&#10;sg7eU5qYXsf2Orabm26OxgISEpI1sdYVkMhaNCQgsXEXYiMl7UVR2503hpLYRguACIhAhER7swJi&#10;2+z0VYx5SUB5ntKpAACvOXrieVv39Z1aWHruK9lHZr8k4PQxxEMaZ9j0jAgCogBKbPeN+U0AQDSJ&#10;BYMxizNNb4uwADOISAgQQmzghGlBd7xW2s0Sxv5S8aGd5/E/zMKhfTIGUA21odbZbzKBBSTOH9xb&#10;OZIhjLXM8f8KgAD7sD9dGW84IQiIxHB+4yUwIIKxSEjGEBEgQLwGObQfbczxZyRjOrntdvMTRzun&#10;j7ffRMBSnl+DwNI4RDSdLO6eiAhc62sOZtraZxFgjpMccyvCzXDsdgf1+rYfjtl5SiylCXVy0+nM&#10;PrkOOMGzg45AWRq/V8INRux8eWG12dkVH5DApAkQsfNSN8ICgdvc7w2magEAgBIrAFw3YND0OghQ&#10;XVh1u8Od+z/3fPxKoF5IbjAU5lCUlKb0nEtxbb8jwqGq3c7uCz+W0eNn683tanXDD8bp4ZXuHWey&#10;o4eSxYV0aTE/frT3stvsQq/e2HK7w/FjT9abO/veznXNzgMApjd6HExqY1w8VNXzMqIvPM7eV2ub&#10;ptPJjh+59sKImBxetgv9amObnRt9/kvX/gYW9exoh6pSSimllFLqmamq6md+5mdmD7/927/9jW98&#10;463eKaWUUkoppZRSSimlXkw+8IEPnD17Nv585513/tW/+ldv9R4ppZRSSqlnyTn3C7/wC48//vjs&#10;mdOnT99+++3zy+zs7PzxH//x7OH3fM/3nDx58hrrRMQf+IEf+NjHPtY0TXzmgx/84E//9E/PL/PE&#10;E0/Mfr7zzjvxWoVgcNtttx05cmRzs83UDQaDTqdzU4b/1re+9c1vfvM1Fvi2b/u2//Af/sPs4cbG&#10;xsLC/vLJ+bG86U1v6nav0xP4zd/8zQ8++GD8eX19/TkO4dZuPfrSl770J3/yJwe+dPHixePHj8dt&#10;6R9SX1vx1IVQVn5S5MeO2P5l55Gs6Zw6Pjl7rtnepTRxu8N0ZQkA2twakXgGAD+aVOubXDd+XCCi&#10;7XUpTdtwkQA3TSgrNxqbTqcBQGPSwyuzTbQpFKJnFGu5EX5SbH3i035SlhdWuWlst5MvH6HEigDX&#10;dTMcF+cvJYsLwlxdXKM8Q8QDOycPWPNozM6BMHUua/hEQyICsYfUWqgq8f6qQaCYqUst143p5H44&#10;TlaWfFEiEWVp+jxUhJXnL+1+5hE/LqpLa0jUOXVidrolluIyxyOARJhnJrDYxhc1CJs8l8AQgkkT&#10;Lko0hr1HkXgLRUKTZRJYfBAXmq2dpN810+ZStzOot3e4qv2kQGOS/iJa43aHaJP4dubQHndCSq3J&#10;Ml9WIp6dRzJ+OE6WFmZZNYjh3jwLIaAhdoGMjfHJuEwMnlGehbLixvlJEWsMrz5PSj8psqOH0Zju&#10;HWearTZbYhcWEEFccMMxUgEIMQXXVnoa+b0vfG63KgEhBujQICCJDxICICDRXgegAIcALDF4aTqZ&#10;sMTICiKiNTEBS9YgEXU7woGrBkS4cSJCqaUk2VcnK85x47hxbbQVBJDaykLmNkdoqM0FiYhwm+hE&#10;JGsAgZIEr/haAS4rCYF9iD2W0DabTgOEsciSUFhilA3JzMKfbSnllUeahX0ga+JZ4saBcDv/Ezt/&#10;ath5CSGWZLZtlbEAMxZuthvFtv00xk5x/poVmfveBIgVl3uxybl9i+9q43xk0mQ2wT57/qmbeNG9&#10;8vDxm7i2Z+pob+G5r2RmWFe/+uAnAS5PokY4iwFf+WkbC295LiSMbcdpXEl75OfeOw2zTiOXc4HY&#10;fea3Nr9LhPEUx03FAKfEWRdbcwmvWOPehQPCezOMCAGlja1ynJbtLQUBkLCNQyMZE6++uB6JK2lv&#10;Pggi8RqxvW529Ag9+fBsw240ccNRKCsJTIlBY2IYW1iumOFXJcyxyTg21aI1lKVc1hw4rsDkHXYO&#10;jYmhU/OpvWv/u7/5W1cW2k+ceP9ERJim7tEYu7jgBkM/GoP0QlkhItoECJEgTFwbVRYhQwfdaa8Z&#10;AEdARPbeZh0ypnv7mWp9s7y4DojDRx5buvuuZzdX1ZcDPykBgOvGdG/CP50wSwGAmyau9oXETTN5&#10;/Ck3HLvRODt6OP4afNm+kclOHAWAan3LdDujzz+efv3X7v8HZvxl6cYy5wAwu6Nd+x+qz44vymp1&#10;o9keAEt+4siNbAIRs6OHw6RotnYpSZrt3WzuN3l1U2hCVSmllFJKKfWMsX6/l1JKKaWUUkoppZRS&#10;z4GIzP4/2fSvzJVSSimlXoyaptnY2PjTP/3TX//1X68ur4X5kR/5kX1/IzsfTwWA7/iO77ju+rMs&#10;+0t/6S998IMfjA/vu+++uq6zuWDPzs5es83Zs2dlmrC6ml/5lV95Po7D933f9117gRMnLiteGwwG&#10;Vy6zsbEx+/nrvu7rrrvR5eXl2c9+r3jwWbq1W48efvjhn/u5n7vaq2fOnIn7qf92uAZ2zg1GfjwB&#10;Irt4QJwJrUkWFtxoBHC02dqJf5ofGz4pTUJZSQjV2oY478cFJjbp9+bDhLGEjdLUT4pQlkhYb+2Y&#10;Xtfk7VUZW+MosbZ3c+LfLZGd+z8Xyqo8d1GEu2dOmPkQdb+bHFpudgZuc0dCCEXFtbvhI+bZeW4c&#10;Iu2rBZvdT2y/60UAMdSNTa71N+eYJtwUwiGUlV3qu9E4WegBQHbsOpVWz5TbHe5+9vN+UlQX16iT&#10;dU4dn48EtxWgMkuLgQQOVQ0SGwuNBC9s3HiSLC1QmoKABC+Ng2xaE4qAxogIOyc+VOtbvTs6gBgm&#10;Rb25zVXjJwWlqe33AIHLWkIwnVwah9bEorDZ4Y0ZREpTEQ51Y7LUjSbJUn9+OCbLuKoxSaSqxTmx&#10;BkSwbRNtc6pojDgnkoW6mc23/WfTh3ptw2RpurzYfclpk2dtZatIurIQagfjIsYm0RAwx1djteH/&#10;/sAnHtu6OWF79ZUqf87Ngc/FkW7vJq5tu5z83Mc/cguHo54n7/iaN+0lVKdfPxGaZvaJhoZsv+9H&#10;Yz+eiA8AQlmGqZVdhwAxyo7GXBmm3fsd+yq/aQuLxBAyIqVpsrwgAPX6RrO9CwDZ0cP59dod1Zet&#10;2AkvIVByE26DaAwAimeefgnRC6a8tMHeu+1dk+XJVb49BBGzY0f8pGh2dilN/LiIv8tFlGfxOxpC&#10;4033hjYaGh+P29V+e3kuqtUNAPCjsV3o0RVfVHE1ZI1dXPCDIRw/Uq9takL1ptOEqlJKKaWUUkop&#10;pZRSSimllFJKKaWUUkoppdSev/yX//LVAp/z3zZypXe+85133nnnvif/y3/5L7Of3/KWt1y3pTP6&#10;xm/8xllCFQCeeuqpV77ylbOH802ko9Hoox/96Nve9rYX+CgtLS3Fes9ryPPcGBOmdXDj8fjKZd71&#10;rne9613vuvHtzmdKn7tbu3V1s3BVAwA3ntIE6eCLF7NUBiwhhLKOz9huh9LE5Jkbjur1LQnsxwUa&#10;Shb6B/elIdhe1wv7SZmmabO50znTZrB9UZo8B4Bk6Wa2hhbnL7nhuFrdEObO7adMmu7fI8Ts0DIh&#10;Vhtb7DzUNSVWQrhulSvHulHvMTFXlvCBIQBIlxb9eGLyPJSVZOk1alTJ2gAgLoS6qTe2gSVdWU5X&#10;lpKlm1l+KIF3HngoVHV1aZ3yrHP65L5zPa1ORZn25nFVg0gs9qQk5brmuiHM/LgwnTw0DpNEGocu&#10;wNzoKLHCEsqK8tSNxkm/V61tivd+UmCamIUeAIgPvigpTU23I9ZwCFLvRaGEGQFABBOLaLluuHGE&#10;wFVN8zkNBNPryHBMiWXnIcROTsK5QCBaI84BADdXSaiyVBfXJHDnzAnT7Szc9fL4rjg/gAVBxHs0&#10;JM5xCJhYk6exYjS2kd7Ec6TUTXek23/uK1FfVdAYMpYTC3UNzDD9QKTUxk98NIadt/0+WCvMQCQ+&#10;4EFNjwLTbz1AOPC3i1gljTTroSUASJcXuKrqzR3b6w4f+mJ2ZOWm96urF4bEf/QJwM1oAUWM7dkC&#10;LNf9dqGbq9ncZudC02THjl5ju2jI9nt+XMBxaDa35xOq6fJiYS2laRgXsHz933VFJBSl7XUBILmB&#10;5Z/xiLZ2uG7Y+6x/Y3nZqaTfc7sDX5T11s4zeqO6ETfUl62UUkoppZRSSimllFJKKaWUUkoppZRS&#10;Sin1VYKZw1VcI576Dd/wDX/jb/yNfU82TXP27NnZw2/8xm+8wX04efLk/MOnn356/uGrXvWq+Yf/&#10;8l/+y9/8zd9sXthCnn37cDW93t4fNz/30lHn3G/91m+9kMP88tm6uoaY/UDCmPE7mASI8QAz/fNp&#10;xOzIIdvvAkC9ucVNIxxMr3utyB5C/Gv7UFW+KGJtJjcuVJXpd9GY9NDyTRxXcfZCqGo/KdLDK1fG&#10;U2fs8qLt5lI3SBSqhuv6umtm5yAGKS+PzQiLBEZjEJB6nWShbzo5GvLjybWOrTECIMxuNGl2h9nh&#10;ZUqTGJW8iSZnz/lxUa9tImJ+6tiVYaG2DJYIQgABEAh1LSGACCYJEGCeAIg4J86BiM0zNAYNBe95&#10;GqQHYUCKQV/xwQ/Hzc6AvffjAgwm/R7GeOpwjES237W9jl1aNFkqIjH3CwAxfBJ/REMY1xbYFxVc&#10;XoZMSWLyHKxFa9g5FgFEyvbONRK1gduDjj8HX5y/FKo6P3XMZNnKG+5u+8q6OQBgmtRrW6Gs0ZCE&#10;gFlqOjkIcOD2syxwTGAp9WWr8jdaDa1UhIjUyylJAHDvtgwA8d4owM4Ds4BI3WCSADMaAiIOQZhl&#10;/q7IHFeIdEDwSnzgugZAk6VoyGQpgIj3AJAdO0zWVGubviiLpy/e6kOinqW2OpWQ52rSnz1hEUEi&#10;tOaFjKcCQCgraRwAmDy99pKUpRICMIeqmn8+O34EEJPFvi+KfZfVgfxgKCEkSwu217X9m1mF3Y6o&#10;qtl5AMA0fUZvpDwBAHE+fruNurm0Q1UppZRSSimllFJKKaWUUkoppZRSSimllFLq2cvz/Ad+4Afe&#10;9ra3XfnXxru7u/MPr2xYvRpr7crKys5O2+5y8eJlf93+8pe//NSpU/NPvv/97//ABz7wTd/0TV//&#10;9V9/5513Li7e/LKafY4cOXIji5nnVhslIpPJZGdnZ2Nj4+zZs7/7u7+7tbX1fA/ty2Tr6sZRnpE1&#10;Js/caMyNozS5cpkwKU2aApFd2Gvk65w5UV5cM2nmdgZoDZAhe70/riaiNOHGmW7HF0WyuNBs7yBS&#10;sriQnzjadlfeDFw3ze7Aj8aIlC5fq4wUEZPlpWpzJ2Zj3Lgw1+1qjjlJ2V+hya4BEEoS080RIDt2&#10;2BelXei7wcgNR7bfO7BJFQGQiKtahLMjp9PDK93bT2VHD92sQwEAEnjypaf9pPBlmR8/euBpQmvI&#10;WkqsnwZTQURCAMIYZ0UkspadF2t9WSaLC+S9IEjdSO3YMhoDAmgo1qhy4/ykDFXNdSMh2IV+zDv5&#10;SYGIyWIfre2cPOaLsqprtAmXFWUpIs5in/EzgRIbQmDnjKFQNaZzWRUq9TqGOfgQE1DceLgsCiXz&#10;Z2zuBIqfFM3algh3Th+3ve7y61+THl6OryaLC0gEzvuioODYufTQMjCHqkZjQlmBZxHZv1Klvvxs&#10;TMbPfSXqq026sOCHY0qTUNWmk+8VYCKiNVzViCjOsQ8QAlDsSAUIQQKjoMRO1FihSQiIV36bAzsH&#10;gYHIZCkSGWPi52ns0Eai9PBKtbYRinLyxNPdO868wIlEdVOYTgcAKElimflzFGoHscu323mBB7L3&#10;tRnXFWe+CPBl7zBZ1j19AgI3O4Pq0nrn9lMHxrbbkTZNtblje13Tyfsvf8nzMSJunHAAgL3vnbnR&#10;ARICSmBu9OsPbj5NqCqllFJKKaWUUkoppZRSSimllFJKKaWUUko9M3me33nnnXfdddcb3vCG17zm&#10;NVfLYW5ubs4/XF5evvFNHD9+fJZQXVtbm38JEd/znvf84A/+4HwrqYj84R/+4R/+4R8CwNLS0tvf&#10;/vY3velNr3zlK7Msu/GN3rjnIwQrItvb248++ujZs2fPnj37xBNP7Bv48+pWbf07v/M7v/M7v/PA&#10;lz772c++/vWvf8GOwIsXEmXHj4a6wa2dan2re+bEvgXcaOyLMj92BInyY4dnz+fHjth+zy705JJw&#10;UZtuDjcQIUFjuGlAQJz3RemG4/TQMhq6uX+F74sSALhuTJ4BXufv702nQ2kiLqA1fjSRI4eukRwA&#10;mEYnAecrNEWEqwbJoDGx8AqN6Z4+UZy/lCwt+NHYDUeUZSZL0dq9AyXATcNlCWSSfi8/eTw7vLJ0&#10;zw11LN+4an0z1HWzPaA0sUtXzeuaXpedA0Cu6pgWFpbL0gvWgvfiPRICs13s++GYBMQ58YEbBwhI&#10;SGnK3ov37BwGClUNZATAj8bsHCWJ7fcosZ0zJ9Fau9CnrV3b67jBKBSl6XZm52uWACZruXESmJv9&#10;CVUEMJ3cjSeU2BiCcoMhZanJMzQGROLJmo1CRPx44naHoaxMnndOHKUsXX79azpn9pq3kShZWgh1&#10;LYH9pEyWFkwnj8NvtnYBEQyhCwLwa+/6fwBI3OE4G0QYpZ0kSITGiDAiUppQmgKh7ff2QuACbjTy&#10;gzEQAovt9zAxYVKGpkEBzNK2exAhlDUYMmlilxfJGGDhqq42t8V7JKIss/0uGkOJjbPLD8ehbriq&#10;MTHiAiUJJjZdWQK6ziXKjfOjMfsQ++KEmZ0HEBAAYxCBrKU0aadHYK4bYZbAc6V2IoGFGQABgbLM&#10;ZIkERsRQ1ZjYtlVPIFQVWhv/w2XFZSXMIhIPKaVWWIBFmBER9ufTZC8C1GbFRQBQACgetP0jFeZ2&#10;ILNLeBY1ny4sCAD4r+//H790//+4WVff6nh4s1b1LGwWNzOhesfy4Q/9L//P9ri1c4kQRKYX60Fn&#10;CiDGDhEBUQDImnjRsAvxFios8fpBQkAka9kHYAYEEQARJKLECCKIxPJtsmb+CwLiJIxbERFEBMJZ&#10;FJ+9FxGYtThaImPjTV5AoO2+JiTCNKG5L0rgwH40iRsAiCsUYUFrYmso+CAxyS+AhEgoc/3U7DwI&#10;CwsgxqEhobgAiJRaMNakicTeUYHs2CE/GLNz4rzJM2GO/wEW9h5EgEXiESZCQgCc3nimByGE2DAJ&#10;CKbTid8y4Isy3iLEOerm2eGV3ktvp+Q6MSjTzU2aSidw43xRxvLzCK0BERGJ/dLsAxnCLOXGCQAi&#10;CzP4INNLDMnEXGs8lcA8O7mUJJgYNMYu9P140n6eTj9U7WKfNreb3aHpdprNnZv7rQ3qhZEsLQCA&#10;6WQuXkfPTSztNHk2/1UpLwyTZ/F+ws6b/Fr/MJTaxY9+umKx/l0vK1fXO6eOl+cvFecudU4dP/BK&#10;DGVVXlwjovzE0WSx37391PMyojRBaj/Hn1kskllAYr/987FjX+X0mCqllFJKKaWUUkoppZRSSiml&#10;lFJKKaWUUkrt+Y3f+I08z2/KqvYlVJMkufH3zkdAy7Lc9+rJkyd/4Rd+4ad/+qcPbPUcDAYf/vCH&#10;P/zhDwPAm970pne+85333nvvc6wz3cdet2rymRCRP/7jP37/+9+/vr5+E1f7oti6uin6r7ijvLiW&#10;HztSrq4X51ezo4dNlgCAsLjdQb25Yzp5srTQfclpytK9tyEuvubO8uKq6WTN9oDCjc1qaoMr7Jwb&#10;jEyaZodXumdOJksLN/T2GxMLuyTwdaM4cZfQWABAtBKC2x6kR1ausXhMQiKhzHVkiffive31kMgu&#10;9NoV51n3zMniwmqytBjKKlQV1/W0UA5BWAKDsAgkva5dXOicOLb8xruvk4995uq1DQmByyo9snKN&#10;hGK6tOAGQ5NnoaoJ0hi4nM+bIQIaIyEAJNw408ntYj+MC0ZgIi4rBAxVjTaR4IVFQkBDYVKiNWEU&#10;kMj2epSnJkvzU8cpSQAAEbOjh8uLq6abh6JEIjAYJ4kwt4faGEAngcV7YLksZsnixxPKUptn4r3t&#10;90JZh7r2dYNE3DggClUdJmWoa2lcKGsRpiTJjx9NlhZMN1954z3pytK+Q8E+wDTTSEkCzKFu/HCM&#10;MY0WWAgQSQSwTVQCxPjdfG4ZERNrkkQ4iPOhqilL/Whi+13KUhDw40IaT1kqPggGP57EnjbxAQxB&#10;42Q6P2OvYJxmvqi4qkNTiw8Q83iEoaoRMSAgEuUpWovOxeArEHHwxhpuGrpmtAZY/LiQwNI4MIbS&#10;ROpavAcgBsHAYEhAZi21aAitAQ/xXIOJIVUERGARELIWmNEmAI4bDwh7PckIiCjMGDN9wcf4HbSX&#10;lohngJgMBGGZi5nLLGcKMcbcZuHiSQAAEBGcJof3Zi9hXFlcYhpSne0OMACywE2++ODzG6s3eY3P&#10;xM3vUJ1VCca7H05vgsJwUDAYBES4PTVEyDxdAwEAYBtCRUEBiWFObprpe+O5jZ2E0/irBfGBfUBj&#10;9no142U422TcLnN8jIgQpvuJAIASGBARAYIIM1JMtBqwl88ZaGcpAJIxwkFY0Jh2r30AZgkMCGhp&#10;X2A01izHKxrne0SJ4/6axAhzzN5TasO4QEPgUEJwRUlEAgBxCHF72B5M8CyEiCgBgZCmv53GTQkz&#10;WivM4nw8AibP0BpIbFyDH0+uvOPth5geORQurpo8C1XFSTLL1aMxgAjM7BxBAsyQWESkNI0fgkAE&#10;e4FhEA6AEMoqjgAAgBATS9YCoskz083jHSMe/NnHHyLapYVmeyAhVJfWNaH6YmTyzPa6vtdtdod+&#10;UsxHnZ8FNxqbLENr8xd8MqSHlqvVDbLWD0fJ9Be8Awj7ySRWvKaHlve9aLudlTfcvf3Jz+anjleX&#10;1ounzqcrS3ahh0mCiALAZeWGIzcYU5p0Th83nXzla++F56c9mPIs/nosTQPzv9hfT6gbAKDE2s7N&#10;+ce+mqcJVaWUUkoppZRSSimllFJKKaWUUkoppZRSSqk9dPOyVXVdz37udDr4bP9I98BdOn369C//&#10;8i//yZ/8yQc/+MGzZ89e7b333Xfffffd1+/3f+iHfugtb3nLzRrasx7Llba2tt7znvc8/fTT114s&#10;TdPv/u7vnkwmv/3bv32zNn3Lt65ulmSxv/iqVww//1gHoFrfLJ46h4klIq6dgCQL/ez4kWRpYfFV&#10;r9j3xvz4ke6pE9WlDbQTX1Sm06Hr/qU7CwCKcLO1S1nWOXPcdPKF19x5c0eEMf1oiEO4/tLMiJAs&#10;L/mySvq9ZnvX9Drm6n98H7M6aIzMSvlY/GiCxlCeJssLOBdopzzr3XGm3tgGBPP/Z+/Pg21LzoNO&#10;9Pu+zFxr7fHM59yp7r1VtwaVVFKpNJRsSzYG6yEbbD8/Qzt4YMzUGOxgaHgE8PrBw93ufsbuRuF4&#10;hP0H/eQAY2gaiLaJhrbpNh5ksC1rsmZZVaq56s5n3NNamfl974/Mtc8+d741qsT3C6nq7H3WXisz&#10;V+5dN26c3/l1Km68hCBpVGSoKAAJcGy6nd6996y89x2v4ofDnGZnL05mAmJu6YdQVdpeF1i4brIs&#10;CgDXhHENQYhJf4IOIKLpd6l29fYuWUNFgUQAwo0XZmwAiITZlB3Tqcg5JCxWlou15UXpwva7xdJS&#10;IyAxxsmUnEMANCRRwLVDIEq2lYSArSslgcNoJMzFcEDOVSc2/d4+EJluh5uGGy+TGRiI46kvD9Ba&#10;cs4tD22/azoVWdO793Tv/rOLycR8M30IozEIoDUQub6yTcZyXTNziiWCISISFgghWXqQ9DmQNi9J&#10;ycZERDSIxoox3DScJNXRxMTItY9NkyupFkBIGi/ei8yNP05OHgjmRGRk9gFEuPG5NcoACNz4vO0N&#10;oTHphRIiGiM+oLUSgoiwD7c2VON0lsQzIKTCIYIQAVISPnNzMjJ7T2RSqpSci5HRkIQoIQhi0gPR&#10;GmAREXIWhEFAYgSio9sbUUCaEGaNREZLiCgIwMKRiQgkOcICyfdrtyIiIOQjD4u1iMkJTMczAIHA&#10;NZdLo5unU+FQKJYUAwWEBe38VeH3rl4KzPbV1s7vkC9feZX9WLn2E2FBF2YRicnGXFQ1AQAIERFM&#10;koRh/l3hdMvyOwfn+vFh1BaBKLU3ARGsxShgjMSYRW4izDpo+6+5whx5PgYWaQu/gMxAxDFSemgI&#10;CNEYKBwK5JCvCIiwD1kxRQJCiGkPCfuIRtLgU3z1yIowp82fXpgCs3OfVgABQWIEQAFGaznMODI2&#10;PnoPzAIAIQrx3AUGTD68tLlaSAY4IAAjRwbC9AmZXV5i8SE5sYiIhbO9nkiMo4lwjJMZ3NZQBTC9&#10;jhv0QYBDCAdjO+zl3ylgDBrDkSGy0LxnC4iAzoI17AN7AQQ0hGSQEK3NByAlGRgAqXCmW+X/VgoI&#10;M5kCAXHhA9kN+s32bpzO6qvbr+42Vl43Oie3wmhM1jY7+6/EUOVZHaezanMdicqtjdd5FtXxzf0v&#10;PelWlurLV8NobPs3llTrq7scQrW6ZbudYnl4g/Mc21h57JHdz37RFEV9Zbu+ulNf3UEkNJQbyEjF&#10;6lKxumy7ndX3PvoKnd5bUKytZOf2YHxXTdo4niIidTruOgVXeeWooaooiqIoiqIoiqIoiqIoiqIo&#10;iqIoiqIoiqIoiqIoivKaI3J30sju7u78617vxj9JbIx5//vf//73v//SpUuf/vSnf+3Xfu0LX/jC&#10;DY8cjUY/9mM/9qf/9J/+3u/93jd6JY6ws7PzQz/0Q7PZ7PpvVVX10EMPnTt37ty5c/fdd9+JEycQ&#10;8d//+3//dXN15dWld+40IOx/6clerxMOxnFWC7PrdW2/Z6qyXFtZeffb0d6gJLz0rkf2vvCE7XXD&#10;aBQOxiYE6nSQbqpZsm9EwO8duKVh957jKRJl7qbgdCfYfhcQqSr9zh4wwy31sDCZAoBdWaJexw36&#10;YTqbvnSxc+r4zUZlygKR0DmeTCUyEvr9EQDYQY+sLdau7a+iMdWxjWJ1ye8ehPGEvV/8Jgdv+73B&#10;g/cOHrz3tdBThTmMp1w3iHhbf7jcXIuTmR30mqu7MTTZGVscLqIACMui+hub2pSOip4Iu34PiJBI&#10;WCRELK00wS0NyFo3HLjl4Q13Ubm1xjEAQESKsynXARAhRmFO9hciCYc0nWRhxVkdJzNAdMMBOVud&#10;2LS9ru11uWmavYN4MA4yoapwS0Pb73VPn5hfyy0NOiePdU+foJt0uetLV1L8UEJEQzxrYpwBQMow&#10;IiJwDgOSMdmtExARlNaeJARASMFVcekZU5axruOsRkNhPEFjcsFMBInEe0h50qzVJeMOBBgYhBkE&#10;BJGDBwAyNpVd0RCHiM4iorAIR2k8YKDCCXOqkgpHAABOduu1fiFAChoH9iHsj5I+jc6KD5AqwYQI&#10;CIGBCA2RNSIy38OH0dccwBQkg4YQEU1qmUKYzsgYECFzVL5AkBC5iamNSYVzy0txVvNsBnUDBhGI&#10;EIQlxRhb3TR1VgVZJLclEZNdmuVGSfdCMHUy6XDKWSOGuciaY6rS5jIJ5+HNV4smhqd2rjy4tvnq&#10;nvZOYJFff/bJV/ec2fPMYdNrvikguXqblVQBEMllXTLZKxYBEA6S1OX5C+c51IXrtPlQAQ6R0i0q&#10;C649IkqMEjl/vDPnonUqP6d3H/L8lLgwfmEBiQAohOgsIqE1QCR1w4dSK0g20lPLV/KvFbAGWABE&#10;Qkhac3s2WHRjk58JABIZATCtxnwMRBJZQpQY0RowBMxhPCVDHGLydIWBrMmh1zYPLCKQ2qQCgJyW&#10;WkRAEGJME0UiKkvb63JTsw/obLE8BERhigDsIy/88pdb3WjEcnM91o0b9P3ByO+PbK9rqhKNQUIA&#10;SaHUHLadL1p61yKCNalMbgp3qJYbQmMoFVkX/pAgIQAIWoOFO1LtLgskitNZGE248fOOq/Imonvm&#10;1OjJZ4vV5dmlK3E8MS9PuRSZXb6KxrilQeeeE+k/na8nttvpnTkJzGE0nl24XB1D2z8yEQHw27vN&#10;9m6xvGSqcvDQuZu1Tzunjpl+Z/9zX0Fny821MJqw9xAZraGysN0uEFbHN5ceecjcunn+yqi21ve/&#10;8BU76Dc7e8Udv7kkxmZv3/V7SFgde7094f8cUENVURRFURRFURRFURRFURRFURRFURRFURRFURRF&#10;URTlNaGqDhuGs9lMsudwR7zwwgvzr0+dOnXrgzc3Nz/0oQ996EMf8t4/++yzn/rUp37lV37lpZde&#10;uuawf/yP//G73/3uM2fOvNELkxGR/+a/+W8WBVFE/EN/6A99y7d8y7333ru4el9/V1dedRCxf+5M&#10;ubk2fvLZ6YXLEkJ60i0Pe2dPVSeP3ezdVywNBm+5lz/XcFOjsXHWxLqhqjRFAeZoMpE5Tus4moCx&#10;ptfpnztju52V976juIOe291CzpWryzyrm+3demevvM4aPUTEb++Tc7ZT9d/x0PSFi52Tx6YvnJ88&#10;/1J1bMPdsJSFaHodDiFOpnEykxgksh32ydrq+CbexIaloig310pYSwHS5CWiNeOnn7fdTrJYX4s7&#10;y96DCMeI1t72A5Scq46tT89fMv0u7+xBZMEICzZInp0IplKlD3E8kci23zdlUZ3YoqqM0+lkVlNV&#10;xtHUDnqxrntnT1FxGzm2Or45w8uAgM42fk98I5Fj7U1ZJO0zqaDceInMdSPCVBS210VrOie2TLcz&#10;X+dqY41XVyZPPWc6Zbm+2r33nurYBllret1ieXDbkdRXd2cXLvndPVOVcTrNIlzqdGY7KyuO0hYN&#10;U9E0xRJbSU2AGQA4hGzZsQCLxCghoDEgIiGCNcZaqgpXLMXJ1O8dMPhc+5S2JilZuQQRICJr0JLt&#10;dciaMGswzgAk31yxwszec92gMZDd1FbyFBZhxMP9yY3nWcPeAyRJ1UuIgAAxRSBBYshpSjS2W2FK&#10;B8eY1mQuc2LqN5psJIIIOofOSt1wCGl9clMyHIrN7L0EBsSUbHVLA9MpOQaMDkNE59BguteAACzZ&#10;fEshSmbAvMK5g4ooKLk6C5LkWBAB4Ow/Yj4W50KkzK1XQcw2IDoHr7Yn/p+ef+oNMVS/fOXCpfHB&#10;a3HmvEFxvlMBDrunKfIJAoxA6Rikw30nkQ89V+FrLfh0R1r3eP4WAwCOEUVSqloaLwCILCFyDPPQ&#10;Li4Ocf5fHxThnBwFaTXldIU2tY0h5nQqz6Ou+SFgngtaKyz5xYhgCBdmnOR0IDy8tCHACCnKepgA&#10;BhBBwvTmkhCRBYhEInvOvrS1GBlErvmvCSKiNSIpL4zYfvLkb4qAQVOVplMV68thf8S1F46HS4oI&#10;MXIIwAJ0+12Ohjqnjk+ff8nhIIwncTzhWU2Fy3qyCDJD+xsHRGB+cjTGFA4MFcMBGLpGOr4ebjwA&#10;krO2/RifLxWVRWpEx8lUDdU3I6Yqu2dPSYx+72B64XLv7KnFyPwd0mzvxemsc3wTrR08cPYNmcjw&#10;4fubqzudE1vTly5OX7pgel036FNhAZBntd/bj3Xjlobl5lrn5LHq5NYtTlUsL6194D31pavTly42&#10;V7bjrAYARDTdTrm13jl57Ib91VcX2+tWxzYkst/bry9d6Zw6ftuXiMjs8lVgKdZWiuVhqQ3V1wA1&#10;VBVFURRFURRFURRFURRFURRFURRFURRFURRFURRFUV4TNjaO+FrT6bTbvaP2TtM0k8lk/vD48dv/&#10;3G3COXf//ffff//93/d937e7u/vbv/3bP/dzP7e/vz8/4F/8i3/xt/7W33qjFybzla985amnnpo/&#10;PHHixE/8xE8Mh7f6sea7TdF+zV5deY1wg/7yY29bFkkNVVOWNyxeXkP//rNxMuW68QcjO+hx3fC0&#10;5ukMkNCapKVwjBA51jUiFSvDcnM9dVntoHfb8788umdP1Vd33KDvt3dtt2M6N7amm+3dWM86xzfJ&#10;2t69Z7onj1/5zU927zkxPX9x9tLF0OsWq8tUldcIum5p4Pf2hcXv7dtexy310brq2ObNrrIIEmHb&#10;MvU7exKjW1myva57DUxdAABuW5F3hh30q8gzuRyn0ziZsfdIiNYiUY77ISAIxxgORtx4JOOGfXSu&#10;3FpPVTEhQ1VZnTzWXN62/a7s7t9WCgUARKyObfhOVV/ZLtaXm6u7UjfS+Bhj20hkmM4khJTgs50K&#10;rTGdqjq2cX0NNezsiXD3nhNuebj+/vfgLSO6i0iMe5/9cnN1l31AEjQOTCAi9gEAQBiYUm8TEFFE&#10;UrwxOWtk0m9SaIumDAJcN/nqhGgNIXLj07eo69zSYB62RUOmKiXGZLhlEVZAfCAkQQEBTP6bcxIZ&#10;CocIkHqMTpIfh4aMKdkHSQNO52CWEKFwwAJJMfYhjKcSgyRpNrJ4n+aChBJilmyzVwpIkDRsbhqI&#10;i+uV5Ty0ZnGPpRYrJEG3lfoYm6ywsrCIxJikPjS2WF2h0gEAWSfYpPQruQKJktbLIYBIUptEGDjH&#10;OlvzFJKnh4iCkNqZ0rqrgNkbnst8cz1RZC5LpgUkWHAJXy3+1Rc+9QPveNzc8SZ8tfjVp7/yGp49&#10;103zsgMAwKFNCpykas56KFkE4MhZ9pa2ZDs/FUAbtG0ruYSA2YfPsqgAoHBdkxRYFJj858VhZOkY&#10;85Dmg+K5oUzttfPVpfHMAkTMnD8q591djrnL2g4pB5yJJEQwhmx2L49sFwQkQmPSXo1cZzG7nVw+&#10;PNd6Mf8yiHwhQaI8AUMSWSTiNb/oIU8N03ZiSS3TCCyCQMbYfnfpHQ8D4rh+jn0APnxVMskBgEO4&#10;Q9uTrOmePjk7fxEQuHDplzKwb1pxPYIQ+yBp9USAkMoCidBZO+jlevmt308iXDdUOEC8/s8DZEw2&#10;VGe1+qlvUgYP3jc7f6k6vjl57sXpC+c79xxHugtJ1e+P6qvbbjiwg/7gwfvu5E9ZrwVo7erjj23/&#10;zqeRyO/uNzt7s/Gl+XdNWXZObNl+r9raWH704dv+QiVErLbWq611SLnmEMg5uONfw/SqMHjLufri&#10;lXJzfXbh0uzilXJr/RaXFxF/dTfsj8qNNSrc4OH7X+fR/meCGqqKoiiKoiiKoiiKoiiKoiiKoiiK&#10;oiiKoiiKoiiKoiivCevr64sPL1y4cN99993JC8+fP7/48MSJEy/j6svLy9/+7d/+B/7AH/ibf/Nv&#10;zlXM3/7t376rlOtryq/8yq8sPvz7f//v31oQBYDF5Omb+urKawviXTkA3dMnx0+/MHjovtETz4Tx&#10;1HRK2+uy9xICR05vGSLDIZqycMtLplOtf9O7Bw+dQ/MaKlvV8c1ybUWYuW6mL1woN9fdsLf4I/US&#10;ubm63ezuu6WhHfT7D95rygLKYv39793++GfQGr+7X1/dmTz/EjlnulXy5USYvedZHQ7GiILGoLVU&#10;lJ0TG+bOFPrDAfhQX92x/Z6pyv79Z1+jDxa0FlL7tC1e3ha3PERrwmgCgHEyZR8wJhsQ07A5MhkW&#10;a023Y6oSja2ObWQ9VaTe3iFrXbcDywMQSHLpnTiiiFgsD22v63d2pfbBGJ7VwkzG5Aifc7bftb0u&#10;IJiiKFaX7bB//XnCaNJs7xZLQ9Oplt76wF3oqSI7n/q8390Lo7H4YIcdtCQocTxFQ2gMMIswLC4k&#10;AhkDBjnZa4YkRgRCSxAZrSHn0Jl0c7nxgIDWSIhYGHJ2rqcCZHsSiahwQASRRVgaL4jADISmdFSU&#10;7L34IIRxNhMBtEYaD5FhIUxHzjKiND7/BwuBYyQfU4s1TiZxVguL+OyRpvAjJDXP2rQWHGJy9pAI&#10;BLjxfncfrZHIaS+hofyGElgoXqYgpKT7LpHnIuJhcxUBkymbZF9XcF2jIbSGChvHgNaID+mcVNg4&#10;i2iMhCgxoqHUsRQBRBRYUP/yGREIMaVc28PawGUeh0C29RAFANA4MAgsKbV5bnnt2+57y3yokHzF&#10;dovkuma7YwHxGgHvCxdfPL+/t/jMpfHBrz3zxLfd99Ad7sNXhTqEf/fEF6550hKdXlpNK7bW7Q3L&#10;zl2dc7PXb+8fAgjOfdT5NpgvBQrIgjvsI+feJ4OAIGZ3ETAHRSW/qD2PwDy6mn1tydleAY4BJgER&#10;kUwyPIGSPS8LN+qIiQqS0qVIgEKtfC1CgOIDICASIKaRiHDOkyK0WrgxnVJC4BAlRERCQwBIpcuK&#10;bBop0TWbAa0BL4IgzGDMwjIhCAjH3GgVptRVZkFLAJKSzRKjhAhEaPCGomebg0UBQSIkMt1OnMzs&#10;sJdWjpkP70t6YybH+45BQ9Wp42F3r76yQ86xD+xDjDNhkSCEuciaPiHTZ4LpVHf+RwieNSJsq5Kc&#10;u8GrzKFVe1d7VfnagZxdedcjV3/rU50Tx6YvXpg8d75zfCv9SoLbIFLv7DVXtm2vW22tl5vr/XOn&#10;38CJmG61/oH37n/pq+NnX3ArS9x49gERqbBoLRWu/8C9/XvvuVt1E4nwDn6Lx6uOG/QHb31g/wtf&#10;Ee/rqzsSQrW5ju4GjqSEOLt8NRyMiqVhsbLUu+90ub76+g/4PwfUUFUURVEURVEURVEURVEURVEU&#10;RVEURVEURVEURVEURXlNWFlZWXz4mc985g4N1U984hOLD8+cOfOyx1AUxV/6S3/pr//1v54exhjv&#10;POX6WvP5z39+/vX73ve+5eXl277k6aef/vq4uvI1BRKtvucdV/7jx3vnzkxePB8nM2RGa9AaAoQY&#10;Y+O5bsCacmOtWl/Z/APfVB3fes1Hhbj8rkeu/MbvdO45MTt/cXbxUrNT2H6XnAPm2PgwGkPkYnW5&#10;XF+tjm/278vmg+1317/58dHvfXX89PNuaeAPxnE0DqOJxIP5fE1Vdu850eztc91wCG55eLd6KjBP&#10;X7oIiNXmulsadO6509TzXa+DNeQsOcsxCsc7bJfZfq//wNnRk89IiBICFS7LhyyIiM6aqnIrSwDo&#10;hv1iY4VM/rn6sDeK01m1tYHWVCePN5euAkCc1bZ7py4cOVturruV5dGTz8TROIynwiKAZC0Vzg37&#10;bmloBz1TlTd8eTgYzS5cpk5Zbq5Vxzaqk8fufK1GTzw9u3DZ749i49E56lVxfwQiZA0YA8yQVbkF&#10;QTEPmqwh9gFCJGuTVZvmQqUzZQFE7AOyQIzAAoYQUZi58Ycxw0XNkhDIQAAkwhgFkZzDokBLxhSx&#10;brhuqCzTDRVE8REMLbqSZA2LQLLvAAGRvY+jcQQUjjmyioDOojXAwizCMq+3ptuNRNnZYwYO7Bka&#10;T86Sc2kKC+omSGSJQWKUGLMfiPOMKaS+K+aeKUAyY0EAEZi5adh7U5am10XnSCT4wCGSs4BIznHj&#10;51XJJMTm2ObN2sD5TqWVxNZSTvlWQEuHWisiOQMA0BqR/5eHHvngA2+TGAWBiJCIyiIlMblu2Adg&#10;zklWxLREQAStA/uFiy9+/7/4n64Zzr/4/CdeZ0P1f/78Jy6ND6558uHN49946r5kVH7g9Lm3bp5A&#10;hCxiypHSsixu77TWciQoenTlkybZ5kwRQRApn5UQD98z6byG0DmJEZiF8zKCpMJqytneSMhsd6Y0&#10;ARHzDiMyhjiyxLZTijCX0tNl80OhFPk01kQB8o0A5uhxfouk+GqeC0obZiVDzmWxvHWSJQS0hhtP&#10;ZXGLX7VA1sYQkEgiAy1kVBGBozCDCAiSM0hpvaLEiNYQGWFGayVGma/SkXecHFq4CGht+mSWyLNL&#10;V7qly76oiAhjW6PFuUt8NyCAW16yg4Hf3/d7ozgZS4xCLDGgMaaqcvbWGCoKU5VAd2zoRQ7TKRUF&#10;OlusLt/ggHlY93VPECuvIsXq8vK7Htn95Oc6p47Nzl+aPPtCsbpcrC7BzW9rnM7qK9txOnPDQbW1&#10;Xqwur7777W94txOtXXr7Q/0Hzs4uXGqu7sZZjUSmUxXrK51jG/n3O7x56N17TxhNAICcm128Mn7m&#10;eTvs216XyoKs4SjS1OFg6g8OQKRcXytWl6pjG8O3PvBGD/zrljfZBlIURVEURVEURVEURVEURVEU&#10;RVEURVEURVEURVEURXmzYIx5/PHHf+d3fic9/IVf+IXv+Z7vuW1mUET+7b/9t/OH73nPe8xCWe7p&#10;p5+e66YnTpz4qZ/6qdsO4/jx18oce4W8+OKL86/f8pa33PZ4EfnYxz729XF15WsNO+itfsNj2x//&#10;TP/MPc3ObrO7DzGCCMeIiKZTVcc3ys11UxQrj72tOr75+ozKVOX6+9+7/fHfRUNhNPa7B35nr3WW&#10;jO13i5UlKovu6ZNLjzy0aD6QNcO3Pdi9957xU89NX7zAKdQpIszY1v/QmHJjjb33O3t+exetKZaH&#10;dzgwiTx98QI3TefkcSqLlcceee3KzIjolob+YAwAcVKn0umd4IaDamvDVwfN9q4kV5CQfURmUxRm&#10;0C3XVt1Sf1HJiONJffmK7XXd0qB/7iyHEA9GiBgn0zs3VPMtcLZ335np8y+Zfi/sH4TRxHQ7bnmp&#10;f9+Zm+lPwrG5vNPs7dtup3Niyy0Pl9/5tjtfWL93cPCVp/3efqxr2+1yU3PdiEhqGFJpUVCYhQWF&#10;D8UwIiRKQ0Jj4niain8SGY2hwiXZQ0KMkxkwiw9oDaIVH0SE62bBUM0BxnkKkkPgdEVDSEhJhEOk&#10;spBZklQL9h6dlcZjFDBHJkvWxhhzmtUgWhvG0+QQCgBaawqXrsi5qZg7qJJ8PwR0BslAZEDgEAGZ&#10;rGknfk0sEtAS2oLrhkPy7lojDttqqnNICEgAEmcNAgMCFk5CiCGgsyDAIZiqDN6TMRICWJuqs8gC&#10;IQCAhNDKoZC1yZvd4Ry3zMYjInKMIEDWphhymjRZY7oVJAtXRFjAEDQBQJBFiMgYtBYJY93kMxtK&#10;a5J1P85RWUEEgIfXtt6+dfJzF19cHMunL7zwH5/76gdOn7urd8HLZmc2+ZlP/9b1z9+7vJ7vfmsp&#10;ChnMeVtJK5XvZntb8/+Tlplv61F7FBeemT9PSf21OXwK6XoCiGgMGiRrwBoOAVkkMqBgSqhKOt31&#10;3trcGQVgToIyElBuRCNEmL8Nc7I4cn5IiLaQGJBZ0vQ5AhLMU6KY54ztHxdFBKm9y9bmhC+IiKAh&#10;IJIYOUQ0wHVjyuKmTiYCWgsShEViBGvnk5svJh4a1JjiycmkNlXBTUAANCKcLr4QcE5KbYrHMpuy&#10;oKpEQ2E8dpZmFy6bouC6AQDxEUs6nBQAmTv6PQXXTsVQsbLshsM4nVFV+b0DaRAAqCyocGjt9QnZ&#10;2yDgD8YAaHsdU5VuaXCDQ9r+NtqXM2bla4fO8U16/NGdT36eCldfvlpv79S7e27QM92uqQpyTkRQ&#10;hBsfpzN/MI6zGVnbOb5pB/1qa33lXW//2tkDpip7Z+/pnb3njR7IKwURl97+kO119r/0ZK/Xaa7u&#10;+oOR3zvyqw2QyPZ75doKOts/d2bw8P2v3Z9XFTVUFUVRFEVRFEVRFEVRFEVRFEVRFEVRFEVRFEVR&#10;FEVRXis++MEPzg3VnZ2dz372s48++uitX/Lkk09evXp1/vA7v/M7F7+7vr4ec7oNnn/++dlsVlXV&#10;rU84Go3mXyNip3N3ntVrh3Ouruv09WQyue3xH/vYx+7ksDfF1ZWvQYqVpY1ved/+l55EQ8XaCtcN&#10;ew8C6KwpC0CsNtcGb33ADfqv56hMt1r/wHvHTz8/evJZ2+8BgMQIgKl6Zwf94VvOlVvrN/yBe9vt&#10;LD3y0PBtD4a9A793EKcziRGITFXaQa9YWQLA7d/53boqp+cv1ZeuxGldba7i7eSfMJnW5y8JS+fE&#10;lu11Vh57mx30XtNFKNdX6yvbZGw4GN25oQoA1dZGnNXF2krYPxAR6lQwq7Eq3NKwOrG5eCtFxO/s&#10;1Vd2TFVWxzeLlaX+A2eb7b3xU8+ZXjfsj4q1lbu1Gkzpuvccn75wgcsSpzWHGMeTenfP9bvo3OLZ&#10;4nTmR+OwdyAs5dpKsbZSLA9XH38nubv4af/9Lz4hPtSXt22vC4jcNMlQBWZ0NlcWDaEBgBvfYiSk&#10;ysVJjQjsg7UGIDtvYTwRZvYeDVHhQCT6IJHZh7ndl0uMRFl3ZAEWiBEByCT7a179RKxcnDbiA1Iq&#10;QxI3DZXFkdIgAjnHdQ2ESEaYqSzidCYhoiFg5sYnsy6FT4FZAIAlhyWtBUIsHHgvdSBEIBQWIOHG&#10;E+L16UiuvURGQg4CAklnFZB0JFVlmkGcNUkORCJblQIgTRAfYmQDhZ9MkRCdlVlknxuzVFgGgSAC&#10;KEksRGpnuShMHrEnk9SIKBKjQG6qpvgk+9CuEQkLUp5O8iOZBRjFe2ABkz40jIS8SnCY6GxF2XmD&#10;FBEJ/9ij7/vc//G/XrM4/+2v/+L/8l/82ZXq9Wiw/0+f/E8T31zz5LuOnz7WH8z7mW0vV0BEUFAA&#10;AYFwvqKSZkRwVD+VhX8efpnWuc3mJvGSIPmcwsICkGqqiNaQNVnMJpLGZz2YUAAAk3wq897n4jsM&#10;kqCZnVgBSG1SFOY0egHJn8CRkRDJIBEWjoyJ05hqsam2mmxXMgSAgkgphGsMOQOIAiLTWmLOJoNB&#10;bgKwoAAaAkQwJr1rEDE23pTFzeRMsjaGiIYkRAkxb9EY5xsmVYXzq4mQBZjK34SwAACAAElEQVQR&#10;DbCYqpDIEiJABLjRFURExHRKKpztd9Eav7sfRpO0CGgN5k8GJyIQGZ0DALQvv0caDsZoqHfi5PjZ&#10;F7lu4mTGPphOdYuQ7I0R8AcjidEN+mhMtbVx46OaQGUBAHf7Ow6Ur0HKzfX1b3l89zNfRGOKleVm&#10;dz8c8SEPo9imKlNeHq0dPHRf/77Tb3g99esVROyfO1Our+5/6Uk0ptxci9MZ+wAxgjFkjelUgFis&#10;LA0evr9cW3mjx/t1jhqqiqIoiqIoiqIoiqIoiqIoiqIoiqIoiqIoiqIoiqIorxXvfve7y7Kcm5Af&#10;/vCH/9E/+kdlWd7seGb+yZ/8yfnDlZWVxx57bPGAfr/f7XbnquSv//qvf+hDH7r1GH71V391/vVb&#10;3/rWGzgTC8/s7u6+bovz4IMPfu5zn0tff/SjH/3+7//+WwhgFy9e/Imf+Ik7PPOdzOi1u7ry5sVU&#10;5cpjbwsP3ju7cLnZ3o3TGYiYqnTLS9WxjRsW0l4H0Jj+/Wd7951utnebnT2uG0C0narcWDX93m21&#10;SUR0y0N3kz7q6nvfsf3xzwBis73bXN0ZTybF0tAtDxbLogkB4Mmk3t6PkwkVRffUJlXl8jtfj6Js&#10;5+TW/peftEt9v73H6+HOvU20pnvq+OT5l9zSwB+MeTTmJthhHxBcvwtJjwohjifN7j433g0H5eZ6&#10;sdRfee+jSFSsLdtup1geTl44H/b23fLS3Y6cyqK653jz+d+z/S51KlMW/spOc2Ubicg6MAiR2QcR&#10;RkQ76Bery1S47j0nho88RHfTW/N7B/WV7WZ7F0Q6xzZml6+iNXE6RTq0TO9owNax8RIZAdhH6gAa&#10;w3UjIYgPAIBJzEvxw8hgWTim87c1SJIYQEBiTMlWMiQE5NyRKyGhs+IDWceeqXBcN5xNuQVF05Bk&#10;4VJMWSahzvQ6ACCRRRi8AICktmS27wiZkYgKi4VFwZA8PUspvykhgjXceFOVi84cN15iTM3MFGkU&#10;FkAEYUADIhIjWiPA0vi0CFi49N8bLJ0Ew76Js5rKAhARIU1QjMmCa+EiM2BOl4pI6sECUtv5lFYZ&#10;nc8fgEWi5MsRJpMS5mlZABDhWZ3bntYgISaFz7MQYWRhFu+h8RJCNi2Z23Zr66bOLwcgLB8895YP&#10;d/tXJ6PFO7Y9Hf/3H/2l/+EPfu9rLVr9+jNP/KsvfOr65//K+771N59/6lAtTTXdpHwmK9kgkkFr&#10;gCXt4eyvptxniqBmQTV5lW1zNedjMR2BSCKCwsIEwICteCbpJYdvKDQGDOfL5CsmQRUEuG25tguW&#10;BNWsp7ZubYzAkG6fiICgxGyBppgqOkPWQCvPSmRETPcxf/gjEqGwIArECM4iIjIElmzYEkJKmDJD&#10;1noBk6QaIsdIABxu/rmKkN6eYEhCTFsk/xPz9j/iOifhFkSYEQwaQkMgLjd+c0Y2D54bj86Qc1QU&#10;Sfq1/V44GPGsTkFgKos4rZP0DiBoDVk7t7vvFhHxu/umLG2v1z11fPrCeQkBCP3+QYpF3+l5IoeD&#10;kUS2/S4WttzauPFrmbnxdtBDIqOG6tcFttdd+8Z31xcuj558hsoCttZ5VsfGSwjpVy2Qc6ZTojFo&#10;TPf0if79Z01VvvLrKrfGLQ3WvuExvz+qL16ur+zE2Ywbj9baTlWsLpdb6255qOnU1wE1VBVFURRF&#10;URRFURRFURRFURRFURRFURRFURRFURRFUV4rnHN/7s/9uZ/+6Z9OD3d2dv7G3/gbP/7jP97t3qBC&#10;FmP8B//gHzz//PPzZ37wB3/wmh+oRcQ/+kf/6M/+7M+mhz/90z99/Pjxd7zjHTcbwCc+8Yl//s//&#10;+fzhH/kjf+T6Y9bX15977rn09c///M9/4AMf2Nraeh1+kPe9733v3BG9ePHiv/k3/+Z7vud7rj9M&#10;RD72sY/9xE/8RAhh8flrHt7tjF67qytvdmyv2z93Bs6deaMHcgQkKtdXy/XVV/m01q4+/tj+l54A&#10;ANvvJcux3t4xZUFlgdYlJ0q8j9M6uYjVxppbHppOtfKuR4rXJUhlup3q2IbE6Hf368tXquN38QFF&#10;ZdE9fWL64kWL6K/sCgLXTSAcP/W8EEJkYQYA06m6J9dNr1NurK686xEqCgBAxN79Z8Jkanvd2ZUd&#10;0+vdVdQ0EXb2bK9brC1L3VQnj0kIYTLjumYfQAStNf2uqUrb7QBRsbw0ePj+cv2uV3Xy/EvC7PcO&#10;3HBgl4Z4dccUhT8YZfmR7vjzHIGqMo4mgpjSkQISpzNhkRgX069IlJZOQjZUgRCNQcMSQJg5BIkR&#10;EcAYYy1eNwZyNsbIPqArhJlKx7Mm1g2VxTX3V0QwsgijIbe6BALceLRJk4M0BvaeJSTxj5ylTknG&#10;Mgf2HgnJOGHmEAEQUJLpOg+cpjNISEoto6GUchUJkJzS1B1lBjBcx7lIOn85AKAlopLrhpvGlKVE&#10;QWuFmZuGyjJPHxENCTNmSZXTPxEoTyU5q+2sDx+mWqgIIkAUEc4TJ+EQMFmvIhICGoPOonWpNMuR&#10;IQRAAgThdLbWykREolQKbS8NgIBEBZm/8L7f9//51X93zS37tWee+Pkv/e73PvzOu92fd86Xrlz4&#10;f/3K/ybXPf+HHnjbW9aP/ebzTy0WZtOwRQSz8klJDQbCZJkCswjPxdR56rMVVvEw/pkuiclZFUx+&#10;MsR0oewNiyBhKlG3QwAonDRCAMycr0C5fpuWVLLGCVkPFklSqQi36VREa9M2w8gSGQ1lPbVw2VRH&#10;QDLCkrRWAMi6ctqJiEiQiqnceFMVgodZV7QGIoMACCyWQhERDElkQQYfxJqbfa6iIXQWfBBkYQZm&#10;JBIBRJqvzGIhWSSZ1XzoACPMG795vSNz0wChKQu0Zh7HTrs3TmdUlohiqjJO6ziZQRLgrX0lvl8c&#10;TWJTd45vmk5pBz0AHD3xlOl24rQOozE1jel2buPzi8RpHaczQHTDPjpbba674Y3L6mEyFRDT7RQr&#10;S0fq0MqbGUSsjm9Wxzf9/qi+eKXZ3vWjsTRehNEY0+24Yb9cX622NvBufs2E8spxw74b9vsP3PtG&#10;D+Q/X9RQVRRFURRFURTl7kDE48ePzx92Ovr7vRRFURRFURRFURRFURTl7lhdXZ3NZunrlZXX42d5&#10;FUVRFEVRlDeWD33oQ7/0S7/01FNPpYfPPvvsD/zAD/zJP/knv/Ebv3Ftbc0YIyL7+/tf+MIXPvKR&#10;j1y+fHn+wre97W3f9E3fdP0Jv+M7vuOf/bN/FmMEABH5O3/n77zvfe/77u/+7rNnz/b7fUQUkel0&#10;+tWvfvVf/+t//elPf3r+whMnTrzrXe+6/oRvfetbP/Wp3Cs7ODj4wR/8QQAgom//9m//i3/xL752&#10;K/P7f//v/5mf+Zn5w5/5mZ954oknvv/7v39ra4uIYow7Ozu/+7u/+y//5b+8cOFCOubMmTPPPvts&#10;+vorX/nKwcHBYDBgZjr6o/93MqPX7uqK8uYCDS098lB1bGP/C1+hwkkI4WAcJtM4rSWMQQAIyTk7&#10;6Nle1/Y6aEz3zMnBg/ct6nmvNYMH75tdvFKur84uXfH7B8XS8M5fS0XRO3Nq9PRzQFiur5I1xfoq&#10;sCQXkYrCdCoqHJXF4MH7umdOLmpavdMnJ8++KCGMn3lx9tKFzqkTi4rXbWn29pu9/XJ9pVhbWXnP&#10;OxBxev5ic2UnzurD9Ue0/W6xtto5dexlZ77qi1fieCrCbmmAhG44iE2DgBICmjv3UwEAkChbc0QQ&#10;OR6MJUYJARCPZF0RgVO/9FAnpLKQGAExNl58tvvIELobizpkLTceQdAYQKCy4KbhWUOlax3RbE6K&#10;iDSB+l3b7ebwZ2SJIVmX7AMASIzpdlPh0FkAgQASIjqLxkhdozESIhAAgzBDAEnqrAh7LyISGQnn&#10;LhkaI+wBUFjIkkSWGDl4JBQWKty1v0KCcB6DpcKJCBWOZw3XjamcQHJcAYmQUEQgYq5QplKr5B5s&#10;G9hs1zlLqkDGCAhESb1NZAGk9B/9vJ/TosVIzqFzUjfZtCRpK5SABiVJkkjZUJ17m0npjFEC/N/e&#10;8uh/eOKLH3vh6Wtu2Y/9xr+3RN/90E1/L8Yr4cJo/7/6pX89C/6a5wtjfujxb0WA9W4fWtG0NNmF&#10;md+DbPGmdUAAFk7J00P/FK55SZp3sjwPv5Nd3XldNq1zm7wFlBiR7PyiVBTcePAekLIDnL6Bbeg1&#10;3cHsFSMQtl+nswMwkyVIbVdDAIKEh2JzuxuhadJ9QsIcam1PgMbMhWrxzDG0G5jRGPEh7aJrP12I&#10;5jtHfMTipnoRWcss4ENW04UhJ46zJnyonmZlVVAEGOD6z0vJSjkQmrJEQ27YXxRcbbfy+wfcNOgs&#10;IJqqjLMaQ0jb1XSql7e7JHJ9+aqpSjvo9+69h30I44lbXhLv3VKfp3WYTnn3gJylokBn8y7KLxYJ&#10;gRsfaw/CVBS210VjqmPrdtC/2RX9wRiNMZ2q3HiVf7WE8rVA8iHf6FEoytcQaqgqiqIoiqIoinJ3&#10;lGX5F/7CX3ijR6EoiqIoiqIoiqIoiqIob2K+67u+640egqIoiqIoivK6gog/+qM/+sM//MN7e3vp&#10;maZpPvKRj3zkIx+5xavW19f/7t/9uzdUlXq93l/9q3/1wx/+8PyZj33sYx/72MduO4wf+ZEfuaFL&#10;+YEPfODnfu7nrnmSmUUEXkuWlpb++B//44uJ19/4jd/4jd/4jZsd/8EPfvDP/Jk/8yf+xJ9ID2OM&#10;6esPfvCDf+Wv/JW7ndFrd3VFeTNSrq9ufMv7ZpeuTp5/qb501cV4/TG2161ObPXOnHzZjtDLxi0N&#10;+udOj558NkymzcWrZIzt9+785c3uvsTYu+80Fa5YXSZrktMIAFQW5epydWyzOr5xg3oe4spjb7v8&#10;0d/pnNyavnB++vz56tQxuoMwmoj43b368rbt94q1le7pE53jmwBQHdsAAPaB61qYkYzplLep9t2O&#10;OJ2FyTRMpmiIygIA3MpSvbNLzsXp9Fod7zbDBm4aMAZB0FlTlWE8TUIaGnvjMy18rpqyjJMpInLT&#10;oAAQgQgVxc3GgNaA9xIjGjLdTpzMqCy5abhu0BhyVvxCrRrR9rpzkRAtoS3SUiNBOAjpGCodOUfd&#10;TtjblxAAAK1FBCoc1z5FIwFaKy8ELBw3AQSSW3vkXiAAoAgQARKx93EWERCIUCLcaBugIXKOvZdo&#10;wBAiUllw3cSZR2chCbcIaAyIALctVmeFeV70zRVKPJRUkQgNASJEQUNAiCyCkgaMh3Ipp03F3gtR&#10;LlsyA8fsWOZblque13QdEVGMwSR5ivy9b/3Df+xf/f/269mRuw3w3/76L068/2OPvPuVbNrreWb3&#10;6v/j//hfr07G13/rT7/zG48PlkDkex9+Z27Azndd+oIQAUFSMJWFs/+JczsUD9uowoLJN83/QAA8&#10;6m4KCswNUhAATL1bABBEkHCkOIoIaA0gIoIk3VokudNZfU192vnqy8KbRrJBi8ZSYdj7NAW4/j1D&#10;eGiDp9t3uEUg3U2JDCShnhGRcY5FEBFDSKY34rWKKgKAoVQPhhhB7E0/LRDAEKYoK6BEzjsmLTMz&#10;mPmBCIR5gsxAR94mwiLeS2Q0hgqHxthhH675o6k1SCbWjSsL44oIGOsmjid2aYiI5m4++Q+vCzC7&#10;eEli7Jw8Zqqyd+5sOBiNn37eLQ3CaOSGfQ9IVRFnNc+aMB6395Xym0vyfKkoTFWiNaaqqmMbt/g1&#10;DRxCHI3d8hAAqhNbL2PMiqIoby7UUFUURVEURVEURVEURVEURVEURVEURVEURVEURVEURXltGQwG&#10;P/VTP/W3//bffuGFF+7k+LNnz/7Yj/1Yt9u92QHf+q3f+tRTT/3CL/zCHQ6AiH78x3/82LFjN/zu&#10;iRMnvuM7vuMXf/EXX/+V+b7v+74vfelLi6HXm/Hn//yf/87v/E5EPHv27DPPPHPrg+9wRq/R1RXl&#10;zQpitbVeba0Lc9gf+dFYGs8xkrOm03HD/usvpi4yeOhcs70HIpMXLsxeulSsrbi15dvLl8L15e1m&#10;d98NB9XWevfU8aV3vhUAIEaOkay9rR1qB/2Vd799+xOf7Zw8Nn3p4uTZF6qNNTvowc1jp+LD7NKV&#10;MJ64Qb86tlGsrSy9/S2LB5Cz5F61n+QPowkAcN1QWc2Nx3J12W/vgjEcAvqQLM3brRVw3QCLKZzE&#10;4Po9NIYKG8dTiRGIRK6b9MLvMRARCVFiK38yIyIQwS0brmiMRE5RTzfs+4ORKUsOgX1gH9JJksSH&#10;1lwbsBWJdSN1wz4gIpaFhJh6v7FuUmcVjckWnTFoGQJAqq1GEWKIIGwlxuQ0oqXrZ5csPg5BRFCA&#10;CivMgER0c+02RvbemBKdhRBSG1bqRoRTyRIAJDIQkrVoTWpdct0AgkQWkVxORcyJVARhBkAkRGMA&#10;EZAl8OFFEcEYIEmhVxCEEFikDYQmkRcPb1mW764jxnQ5ENjsDf72t3z7f/1//sL1R/2Pv/nL+/X0&#10;zz32TeZVSoj/n099+Ud//Rcnvrn+W99y5oH/8j3fnPXSJJXOM51ZIkZEBCRhgZxNPeym5sVpVUrh&#10;dj0IkdtDr7uH6RYdnoIhr2S7qcQHnNuJAuIDEoFBiBEJEY0kmJFZ2uFIHkzrds49YUNoLTlrep04&#10;a4CZ6ybWjSmL+dtHmIEQuN2Z1w0biYQjhACAWBRIQAISYowRb/yKvDqAICxIOSt905sUI1qbYrzC&#10;kvYqIqZK6jzhm88pDItt1ZSSDUFCBEQqHFqD1rpB//rPh+R1x+kMBKhbMkdyLk6m4j1Vxcv55BSp&#10;L10No0m1tU5lsfzOt5I1bnnolgZcN37/AIzrnj3ZXN1FJOlUEll8EI5JCaakiFuD1gKCKYtidcUO&#10;biPK+qt7AFCsLJUba7bXvZNhKoqivKl5df5AoCiKoiiKoiiKoiiKoiiKoiiKoiiKoiiKoiiKoiiK&#10;otyC4XD4D//hP/xTf+pP0S11jk6n88M//MM/+ZM/2evd5mff/+yf/bM/+qM/ur6+fttLf+ADH/in&#10;//SfPvTQQ7c45od+6Id+5Ed+5PHHHx8MBq/nshDR3/t7f28eJr0h73rXuz7ykY9813d9VxI6/vJf&#10;/st3cuY7mdFrd3VFeVODRG552D11vHff6cED9/bO3lNtrb+xemoa1ep7H3VLw+6pY3bYr69uT597&#10;MYynt6g9h4PR6JkX/e5BsbpSHdsoN9eXHn0YE9aa8k7jpdWxjZV3v90Oer0zp6hw0wuXJs++6Hf2&#10;uPGLVxeWMJ7MLlwePf18nM6qzfXq+Ga1tb72+DvxVRL5bgh7DwASI7nD6biVJSoKMgaJxAdpmltn&#10;sSVynNXATGUBxlBRUrcy/R4AobOACJF5NuPGS4ggDMKAKCgCID7E6SzsHYSDA7SGqtJ0qqSnIh6x&#10;WG90W5NzKBIiOuuWh1g6ctaUBYhgskk5x0XjdBZSMPZg7Hf3m+3dOJ6IgB30zLBvyoKKAq0FRAkh&#10;nXbRuMPCojVIhNamYXMT4mQqMUqIAAAiwnw4YmZAlFSMjExFgcYACzoHgHKz3CQCOQsi6bRuOGg3&#10;G2V9F0SYQQSJ0sFoiJylopjvExFJ6dRU4MxBTkNoDFpDZZEdx6P3FBHJGjQoMXJkYDm86QLCDJwm&#10;CAAA1+1JYRZuC59ESPQHzz38hx98+w1n+Y8++Z9+4Bd+9ouXL7zC3dvE+OHf+g//z1/+NzfUUx9a&#10;3/rvPvh/Nakfm/RUyKqltJInEgESJC9SckNVRAQEKX13fqcwR00BcLFieqM3xOEhuHAQooiwT++C&#10;dpuECMxoDSKStVQUqQ5KRCY9dBaJJDnBiERExqBzVLgsPbqCqtItD22vWyz1KcWQEcKsZu/z1WNs&#10;k6Uosth4bW1aEWBhFjQECKbfR2fREASWyMAs6RZLer+lvSGYFFkRSO+1myCRJTJZg4hoDQBkudoa&#10;iQzCHGJ78sNVFREJzE2Idc2zWmJMZWa01nQ6bmlwM32dnAUQCZ5rX21tsPe23xOWOKtj7e9uhzHP&#10;zl/ye/vl2qpbGg4eOldurKWt0L//LJWFG/T99i4gVcc3e+dOV5vrbmlg+13T7dh+1/a7ptcxvY4d&#10;9Mu1le7pk90zp26rp8a6bvb23fIQre0/cPZlvTMURVHeZOCt/6CpKIqizPn4xz/++OOPzx9+9KMf&#10;/eZv/uY3elCKoiiKoiiKoiiKoiiK8mbi1KlTL774Yvr6r/21v/bhD3/4jR6RoiiKoiiKoiiKoijK&#10;G0DTNJ/97Gc/8YlPfPGLX7xw4cJsNltZWTlx4sQjjzzy7ne/+4EHHjB3ZkwlROSll176xCc+8eST&#10;Tz799NMXL15smqYsy9OnT997771vf/vbH3vssddZOn157O3tffSjH/3kJz/55S9/eTqdrq+v33ff&#10;fe95z3sef/zxlZWVaw5+6qmn/sk/+Sef/exnnXMPPPDA933f9z366KNv3qvfjM985jPvfOc75w9/&#10;+Zd/+du+7dteiwspypsICWHnk5+fXboSRuP68jZ7T87ZXpeq0hROEIGZkzA5GkuMpizLzTXTqXpn&#10;Tg4feeiVmKJ+72Dnk58L40kYjZvtvTibAUDSHdNlxUcAQTJuaVCsLpG1/fvPDh66D25fL31FTJ5/&#10;afd3vzh+6jnT61Zb+dcWiMjoyWeaK9txMgPnIHiQlCE1WRxNeqOIMEuIwAyESZKksuC6dktD2++F&#10;0bi5usMhUFFICBKzmCcxCgBZQ0WBhgCQnKGypKKQGMWHMB6HyQyYTbdzqzAjS5zVVBZUlW7YT8+F&#10;WRN29iRGKlxMEjKh7XbQmNyhJEJj0JmkAgKR7VT+YBzHE/berSzF/XGsa64bqha0TxCIzI3nECBm&#10;V1OwNRHbZckWIwJHTstE1lJVkLWAmEunIWJZ0M3mJRDrOqUg7aBP1oTRJE5ncVazD8neQyQwhIU1&#10;rkjqooQYxlPhZP8SIokIgiRblaxBY7BwZAkE43QmkUWYrD16ZZHASesFACAEzvHPtgmL0IqSSMki&#10;zvuTQ0g2LCK0RijXPvztX/75jz7zxA0nSoj/xdve9UPv+eZ+Ud7tvm1i+IUvf/Yf/+5vXxof3PCA&#10;zd7gn/zRP7PZGwIk71Rg0X9MNw4x7a6Uu4S5upnmcKP3e5aQJfu9ggve6uFBcvhPSA1fzB3S9qK2&#10;U6GzKX6LREAEgOI9toXkpMsCC/vAMYIPQkjWmm6BmHeyROa6obKgsnBLg/mNCAdjiJxVWER0Rpog&#10;zOwDEuZ7lGwgQlys44KgtVSVrtf1B2PxDfsIwiLXdGXbW9wuChqDzpmquNl+BgByhcTAjQcRqkoA&#10;IGvjbMYhSoiIkFThJMAiEZm0LJDlamMAgYriNp8JACLit3dNt2t7Hep2/PYeWjLOsQgKFOvLbnkJ&#10;b/e5KiI8mc4uXWUfqs01tzzsnT01fOSh+QtF5OpvfrK+dHX87AvkXOee40fOKdkkT7b2nW9sYZk8&#10;9yIwd8+e6p48tvKed9z5axVFUd68qKGqKIpyp6ihqiiKoiiKoiiKoiiKoiivEDVUFUVRFEVRFEVR&#10;FEVRFOXOUUNVUW6MyPiZF/a//FUJIRyM/P4oTmeHZUgAAEBjbLfjhgPT65iqHL7twc6JrVfhypHH&#10;Tz83+uqz3HjxIUynXDcSooigIXLOVKXpVIBYba0P3nL/XLl8TZmdv7T9ic+On3mByqJzfHP+/OS5&#10;l/zBqLm6k8Qw8Yd+aXIUs6cHAIRkLRqDhlKrMIxGbnnJdjuxrv3evkRGYySEudTKsxrJoDNuOEBn&#10;yRpARDJuue+Wl8LBePLMC/5gHCdTtMZ0q5vpZCLC0xoLZ8rCLQ9FRHyIozEgml4n1E3cG6X0YrW5&#10;htZmSzBNAsl0K9vvuUFPEKfPvRgm02Z7D60V77nxEgJaC4RZzmMWBkCAyBJju2faRVgcISKICABZ&#10;m5w62ymK1SU/moXd/dg0IELWABlIfiMREqE5VP7YB/HBdCpTlWgN102YzOJsJpGT95gXhAioVR9T&#10;41RYRBAo+ZftfiY0xnQ72DYn47SWGCXmdGdey8g5lCqymFfNuVGR9owICIduKgIaI8xpAGk/zC8t&#10;zCHGv/er/9u/f/KLN9uBlXV/4N4Hv/PBt7/nxGm6Ax97ezr5pSe/+LOf+diVyehmx/SL8h99zw88&#10;tL6Z3FphyaFQRJRWFZ0rke1mSvczjx0R6Tr1FNqzJYsyPaas7R49Vd4YnAVVPPxWCo8awrIQZgQ0&#10;VZn2zNxMXjxZnNYSAzcBjQFCtJQvh4iAHDw6Z8qyWF1eMEY5jCbivTCLDxKZfUCQtIMRUDitgiBi&#10;llSJgEh8SG9G06k4eJ41KfG68K4/QloikXweU1XkzDVSvfjI3lNZIAKzxMmUXI6gsg9xOo3jqTBL&#10;jEgGEFKqF61BZ8k5TKuLZApHVZkSrLel2d41RZks9HJjzZQlOQuGZhevhNGYrHUrQzvoX2Not6sn&#10;cTxudvbirKai6BzboKocPHhv/8H7rvkg8gejKx/9HX8wmr54wQ0H5db6bcXXWyMis5cuxvG0c89x&#10;N+xv/L5veMPz44qiKK8P9pWfQlEURVEURVEURVEURVEURVEURVEURVEURVEURVEURVEURVFeDxB7&#10;997TObE1evq56XPn7aAPIuyDhJA8q6RFAYDtdrpnT/XOnLpDJ+r2VzbUv/9s7957ZhevzM5farZ3&#10;46xe/K4bDsqN1c7JY7bfe93WIxlQ5Cw3/sjz3SpOp+QcpqIjIogT5hwGBABAIMRkKiJmvZaQp7O2&#10;U5qKiEjO2UFPYkzaJzdeDGHhjHNu2CfnsCxcr0PdTvK7ipWlOJnG2UwKxz7wrEZrk+153c3MX6SU&#10;a5xM2Xu01g565FyxvDRpvAShblmdOA7MSVFEY0xZYOHmOhkKY1H6S1ckRJ7V+YTMECMyMAskxTEF&#10;RQGYkABbixMRQZLHKod1TSIEESBAQhGQCBJjkholMgugTcuDiFGSq2qInAEkJBIAbjw3nkon3FqR&#10;ICgAlEqcAByB277poVOKArLoy4rA3E2db7Zs2IqkdLAwg0AOjR7NmCHkuR1ZcWbJjiQKh+Svgggg&#10;AguIIKVRgUX80d//XV1X/PyXfveGO3AW/P/+xBf+9ye+sNUffuvZB+5bXjuzvHZmeXW92wcAH8PY&#10;N5Om+erOlY+/+OzHX3r2ye3Lt97Sp5dW/8cP/ZH7VjdyGfXoPNKXeUUQr7HTgeaB4HY61286hKSn&#10;SkqoHv12Mj+ToIoAdN2rQQSAOQjEGRqkohABN+yFgxESSQix8QTAIkk5Zh8gctqTCCihvQsIAigs&#10;0PjIEkZj2+um8SORHfTEhziZClFyjyXG5HpK3kgCSICIyQ9PtzItCGKczqQt4i6UZ+WauWT1Ny0F&#10;E4cgIaA7fLcKCwef9HW0Vg7GiIjGJvXaWGM6ZbAu6foQGY2B9DYzJkn7aAw5izd6+98CJOIQpK47&#10;J7aK1eXevff07r1n99NfQGPiZNps79aXt+vL21QUVJamsEAkLBICNw3PahGhwlVbG27YN1W19OjD&#10;8770Im7QX3rkod3PfqncWKsvXwWEamvjLkZ5zc4Rqc9fCuNJdWzTdKqlR9+qeqqiKP/5oIaqoiiK&#10;oiiKoiiKoiiKoiiKoiiKoiiKoiiKoiiKoiiKoiiK8maCymL4lvuHD51rtvfqq9vhYMx1wzGStVSV&#10;btAv11fs0uAVBvFuCBrTObGVoqxZ12RGa01ZwGtwudti+l1ENGUZJ7sgPK9K2l632d6lwrH3xcqS&#10;MHPdsA8S4lxUQyR0lpylhcGLD2gotUNhMj1slhpjOgYAwmgMiMXKcrG2XK6v3nBUnZPH/N6BxD0Q&#10;BkDxIfqA1iAREB36lgwiAjFGZtjbByTT65qqpKKojm+Mn34BkcBwuTQslgc3WwG/u19f3ZbAKAAg&#10;zFFCREARAYmcdU2Z1zURkWDe2ARggVzRlNwaZUn2IxAKCzcBEP1oLEk1TPIjs3hptcB8NhGWGNGY&#10;5NchMyCKiMQIkYWFkISAnBERiCKQbeF5z3NBw5x7hUKAwJJFX2cBIXnFWUeU7N9mPRXaWiaiiCC0&#10;9VEiAhEkxCzEikiyGUEka7ECQHmhhGGe3CTC//r3fcdSp/uPP/Wbt9iKF0f7/8vnPzl/WFobmOM1&#10;Bunt+Lb73vL//tY/3C+rw4kAzLVqRMxtUxGwRmLWdAGOpl+Tx9mmT9Map5mm25weQCrVsggt2K8i&#10;C4LqnKMPW9tTGDmyEQ4HY649hyAhogAjCIPECCJw6IQDR0HOM8llVmEGJIpxMuPGm05pOp1c/UWk&#10;qhLveVYjoCACEhqCGIARmAEBCdFaMiY53imlmz8EENGSBAHMrq7knqnAUfN3vkcgBCACH2JkUzgA&#10;4LoBQCockkkOfNreptuZn8AOesJMxsS6BhEwhqwxVWkHfSrcXd39wwWOnFajPLbulgbDhx9AQ+vv&#10;f8/k+fMHX3nKdDvigx+N43TGs1k4CGm9yBgqnFtZsv2eqUqypnvmVP+Be8nd1JzqnjkZxpPRV58F&#10;kfrKNvvYObbxMn6pAXs/O3+ZZ3W1te6G/eFbH1gsWiuKonzdo4aqoiiKoiiKoiiKoiiKoiiKoiiK&#10;oiiKoiiKoiiKoiiKoiiK8iYEsVhbLtaW37DrW2vsG/wz+WStWx6GyVS2d/xo4gb9/HxVmqKQKnDT&#10;xLoxVWm6HQOtnZhtteuUWhb2wVQlAJh+F3b3EDF7gACQBNC6sVUFCG4wuMXAOie2AKG5wuw9lYVE&#10;lhglRIC2IJpGEiKAkCtsr0tlCYjF6rBcW/G7B1w3ptcJo6kd9EA4TOpY11x74ZgyjQjiD8ZJX4zT&#10;mYQIzOQcC4AwxJTIRGCeV0Xx0C2UJKoCIhIhESTLMzIaRCSOEZmBWViY2RSF6ZTUqcLuHjdeWBbC&#10;pIAiSQUEwlS8BBaWiAKQLFBniAhAIDIiIhFDRM5JTGxLlim+iiKARkRAOKu2MQIAhBA5UlGgMYAe&#10;CcVHIASReRYXJE8KstyZ/4WIIkiFBRYJMUuSCMBJxpRUbsXs8+Ki7JkEx7/8vm99/z33/fcf/cVn&#10;dq7eyc6sQ7irnWyI/qtv/OD//R3vzT5lsoTzFwKSpFloTVGEFAhdnDjKgtUqAoAcZW6Wyvze55xs&#10;O0XBudmbY7ayUJsFyfoqQr41aUEg5WolhDhhNMSRgUWYxbd3LQ1bDou46ZpImEutSCIEwBI4Ym2g&#10;CCMOowlacySEiwCEmLRXIDQWIEpaHGuoLMQHCTHtusMVEsnv3HTVPIz52s5Ls/kSSdiWyOnIHIhG&#10;pLIABBEGESoLbhrqlEfsXQQ37Pu9A1OWsZ5xE5IR+rLj1Txr4nRGzrnhoBgOVh9/Z+45I3ZPn+ic&#10;Oja7cHn6wgVzdZtDPLy58zuGWCwPqxNb3VPHqChue7nhw/enEi9aW1+8Mnn2hWJ9zQ17d/4bB/zu&#10;Xn1lBwCqk1u21x08dK533+mXN3dFUZQ3KWqoKoqiKIqiKIqiKIqiKIqiKIqiKIqiKIqiKIqiKIqi&#10;KIqiKMqbler4ZrOzR8753f25oYqIbmUpNg05F6czKlySMCG3G28sX8W6BhCqCtvpJE8VjeFQt6Ki&#10;hPEEEalT2n6PylsFEt3SwO/uwzr67V2JkZwFZ0UEmGVu3zEjgKlK06lMp+OGfbeyRIWLk0l9Zdv2&#10;OhKZqtjs7vn9kQhDMuiYAYR95MmURdj7JKbaQd8uD8P+CI2JkykIQxRJsUrCVM0UEBQR4Ww8oiBS&#10;8mWFRZgRUBBEmJxhH9LE0VmwZDodAODZDABjXaMxIADCwsmdFGCAyJL0RRYABEPobKpcsvcSo0QW&#10;FpEIAkgGCCFGSDlToOzZIc2rl+lWAlF6IVniuqaiQDLsgwAAczY5FxxMaIXN1oQ0yVpN/mE6fK4v&#10;5pcsaJiAeFhgRQABFBGBd508+z9/3w/+7O/+1kc+8RtNjPDq8e6TZ//6t/2ht64dSxozEqI59Bsl&#10;Jo9WFubGLNSapXMHtZ1z9nSPLMghIkfqym1EFnl+miPvDsRW0138fha8RQQhRokxXyrdfmwV7KT+&#10;prcctv4vS2sQMwIIEhgDAnE6EwAkAkjTl1aXBQ4BRNKNQCJhSZ4zCvCszmZs5MMgKjMIICEYCyFI&#10;ulkyb8fmibWSap4gOZfOI5LtYtPpgIgwkkEz6MfJ1HSqG3x2ENphP+yPyJXiJ8JR/N35yXllmeN4&#10;ynUDRHbQpapY+6Z3pw+iw9tBlCrWwhz2R3405lkjHJEInXP9rlsa4F394gDE4dseNJ3q4EtPmqqs&#10;L16ZXbzkdwq7vOQGvSzH3ggOMY7Gzc4ee2973XJz3VTF0iMPdU+ffBlzVxRFeVOjhqqiKIqiKIqi&#10;KIqiKIqiKIqiKIqiKIqiKIqiKIqiKIqiKIqivFnpnDp+8HtPFatLs4tX4nhiet30vFsaNDt7ptfl&#10;3f04nph+D29dBRRJ6UI0xi0PkYicY9vATIQjGsONl8bbXpfIFGsrtxkWYnV8c/Lci2556PdHOcbI&#10;nGOPrXeHAKbbqTbXOieOASEAhP3R7OJlKgs76E2ePy8h+P2RKQtuGvYxVzAjc92IiMQIiMY5MCZO&#10;pxSjG/T8wZixFmRgBgEwbS0Wk4aJKNl4BEGQCBEZJBt9kA1GCYwAYiirjrWPZma6lSkK4HxdAABB&#10;MIKcapkMQQAAOEuMSGiKEgipKtBaf3AAABwiGkRrkgbaqpeIRCAphypImE6SVEcUAUIR4RDRGK6b&#10;1OeE+bCzbSjzW4mtpQmAqQornOVP4TYiiijAkI6dN0iTe4mERzqe2Wssnf3z7/nmP3jurf/f3/oP&#10;v/7MV1gEXhnvO3Xvf/meb37P6XvBGHKWmcGQRAaSVrsVEAZOuiZB2yZFSEbpQutUDougaREAUPIS&#10;tGHUXGKVNH8GQW7d5XmK9dr3xeKuhuz8zrukOaebBFQBRBQBia2EmvccAAC1Zrgkk1VaY1VEBJwF&#10;QvCRQ0RCiIEKB4ZyDjcmcZQhcgoRA1Hev40/DPBmP5qz40qE6UgWEZ4XcttJ4qGkCtlrTR47+wAA&#10;ZA3PatMpTensoAcIZE2sG/H++mVCQ25pUF/ZRmPQWRHwu/umqqgqsht/a1jibBZnNQikRqvpdgdv&#10;ecD2ezf9gCFyy0O3PHyFOzDdu/65M8XK0u5nvkiFC6Nxs71XX7rcXL5iOpWpKiwcWRJAEJAQuanj&#10;rI7TGkBsp1NtrZtuxy0Nlh99q1savPLxKIqivOlQQ1VRFEVRFEVRFEVRFEVRFEVRFEVRFEVRFEVR&#10;FEVRFEVRFEVR3qyYsuidPSUx+t392cUr3TMn5/3Jamt98vx50+vG8RimM9vt3PQsAmE0AQHT61JR&#10;2EEPAEyn4roBQK49OonjCTlHZelWh6YsbjswKovq+NbspYtu2PcHY65r2+lQv5tzpiJh/wCJbL9b&#10;rK0AofhQX9n2ByPTqWyv63f2ybo4nsbpTEIga01VgiWI4sdjdFbqBo1Bg8IssxlaCwLsPTkHhIgg&#10;WSIFEZ4Lg1kSZMGcOkWJkYwRS1mdRUyVSwEiawAkKalxOqOiwLKAukZjhCNVFTC3ZVSGCGAQ4mKY&#10;FNEaN+xL5GZ6gMliRQBjsy2cKp/SdkBT3ZRFODujgIREIpKtVxEJQZAA5geA5CjooewKcyEznZOM&#10;hJAuJzFHUvN3uXUUCVKydW4wyhH7FNEQtD7m6bX1/+Hb/8jl0egXn/jcv/29zz21c+VuN60l8/6z&#10;9//px77pHcdOAoAwIyKIoDUQQJIDTJRaoAsDYZhLpIsyalrD+XPz43MxeH5kuzht4xTnWmr7YH7r&#10;FqfeXiXpwq1TmndSvkuYaqVJikYAkCSrHo5kPlbE+VWzLQwg3ue2cfquMSJgnG1vkzAGCCAEGEFA&#10;kAUsQeRcTIVk7yb3FcnQ3AtFQkHEtJjz2R2ty+ZbHhlEJOZ7wSFS4dBaO+ybsiiPb05fOC+RQ10L&#10;8w3ioghkLRICkul3xfs4ncXpjJzFwpF1aK99iQTm4LnxqblKZWE6FTfeVFX/3nuqjdW73VevhGJ1&#10;eeNbvmH8zPOjJ5+x/R7XTTgYh8m02dk9+l4ARDRVVa4t20GfCmc6Vf/+s70zJ+HWvwJAURTl6xc1&#10;VBVFURRFURRFURRFURRFURRFURRFURRFURRFURRFURRFURTlTUz/gXunL16ojm1Onntx9tKl6tSx&#10;5OWZTlWsLTdXdiDGOJ1FAepWNyypxtmMm8Z0u2io2lxPT9p+z+8fkLNxOsUpojG23zNVVazdqTlm&#10;+93q5NbspUvFMoXxNEwmMJ2aosTCCouEaPqlgHDjm+3dMJ4iYbm+xk0TDsbF6vLBE09LjGjI9ntU&#10;FgAgzH58gADsA1lLlQNAYZEQxIcYIhYuTmZojIQAlIOoAFnea/U8QcTWVsykMiYICjMQMTMRIiK6&#10;Qjiy98aYMJm4QR+tRRaZRQmBnE2qXpw1ACAhoCE0JCECAhBxjGFWS92AMDMDEQqgMKBJI7lWtQRE&#10;AokMAGgQDYEhTOops4gIcxsCbR3U1JLNZ0taZs58IhIgSIyCkHRJRAEyC7Oee4oIKHNXU6Jcp9sh&#10;EgGixAiRkczmYPAD7/yGP/no+758+eIvPfnFz1968dndq7uz6c02AyG+ZePY46fuffzMuXfde66M&#10;IDGKCFKOprIPpipjZDQk3nNkpJSZnVuqCO1EDsXRBXlwccRpHkfn0L6wnbnkHOu8dooLyqtgezAm&#10;a/QwzQptthQBKemLwrG9WN5mIoBEN4vMIqbMLbfnJAEhZxFQYpQYEZEbj6VDQDAEEQUBowAhGZu3&#10;LHPu5ZKRENPYkBCOZEsRKHdVszc7n0X7RX4qRomQ7jIaQkSyFgBMt+qeOg6IttsR72EM3DSmU133&#10;GdKIsFsaknNUulg30mGuG64bHk/iwhbK69u2lJGM6VSmLMCQqSopAxpCZ4v124WaX23QUP/cmd7Z&#10;U9MXL05eeMlv7xUiAMA+SIzpcwOtQWvTHSzWV7unjlcnNu+oE6soivL1ixqqiqIoiqIoiqIoiqIo&#10;iqIoiqIoiqIoiqIoiqIoiqIoiqIoivImhpxdfuxtV3/709XxzelLl2YvXKhObKaSarm6zN4DgADE&#10;2Uw42l73iMAmEKezOJ1SWZpOWawsm252z2yvA8YIQJzMqNsph30qi86pLbybVKDtdbtnTs4uXAIi&#10;CVWczmJTQz3jukkBSRPj7OJlcq5cW3ZLg/rKDhCabmd26YrtdaHf83v77AOVhYiE0USYufFASG3H&#10;FQmxcGINN56nM4DWDnQkIaY+JyLl2QoISPuMAHOSFFPIVCKDQWBGBDAGiMgZYeJZzd4TgsRgOpWE&#10;gNaID2IMEkqIwAzMAIjWpHMhUXJHw/4BGcuNz23bGCUKYOsK5jncePWQkKpKQpAQkzfITRDJrVck&#10;BBbBtoN6GABFRABCJOIQEZPhie0V5ahtuTAIXAixHvnOvCKKYC3EKCzQFj8f3jj28NZJBBHh/bp+&#10;Zm/72f3tnemktLbryl5RdF0xKKt7Vzf61okAWUPGcfTtHEnS6iFKZLSGpx4QgVliO5JDrfRI2XW+&#10;iXFBtj06x/a5uQic1FVBEMHsnUpKsOZXEYrMPdhk+c7rsu3/0tSTuSoiIiiCgMlqFZFcZ52Xe+dR&#10;3IUhZbU1O9SASBKZjAFjIMRkHWMUMEjGMHhEEBEiQkIqS/ZeQhQWRGq92RzaXcjyAgAQEXPMTdck&#10;+bZDOLR8RYAQkdBZcpacS/6wHfRS4BQA7KDnD0ZkHdeNqarF2YhInM7QOXS23FpzS8M4mTY7e2E8&#10;Nd0KInMIOTXc7lUiQkNoLRpCQNPrFCtLaO34mefL5VU0VG1t3PnnzKsIGtM9faJ7+gT70FzdCQfj&#10;MJlw44EZjUHnbL/rBv1idRmteeWXUxRF+TpADVVFURRFURRFURRFURRFURRFURRFURRFURRFURRF&#10;URRFURRFeXNTrq8uv/0tu5/9UufE5uz8pckzL5RbG7bfBcRqa6MWBAA2Jownjd+3nYqqMgmBcTxh&#10;701VmV7H9nvlRu6jikiczGTWiPdYOCKkwnVPHc+a5d1AheuePun3R832LloDArGuJUTTK6kse6dP&#10;ml6HnAVE4eiWh+Fg1OzsuuVhsbw0fuZ5U5VxWkunkhDEe/EeRKgqrpUoiUxZhjiVEEAArQFAspZD&#10;BGGgrAEKMwKhITRGQCSwxCjMACCAgCAsCIDGIIIpHCQD1hoJEZyLs8b2uugcCcTI3DSmLDkEEREW&#10;NLkyioRoEJG48SDCIQAglQ5CZBCQCMxiCG5U2BSehy5BACBGclasBRGuGzAEIiBt69IZiNwWKQEA&#10;MQmWyZ/M3qIAIBgEQRQGBsiG8tzqnOubOS2aREckErk2pooAYIxABJbFQTMAIS51uu/s9x+75+wN&#10;dwKn1ut1HGZUmyY9ZB8AARgA5VBPzVrsNau2MAWc/3veM82G69wXTSsjc6UTAIlaL1dE5KhJuiC6&#10;ykLyFpLhnM8oSbbO5uqhKisgZI1EEbjWGhWWfB8RkFAAIMV7YyRrxKCwoAh7T6bMr+MsI5O1SJj2&#10;gERuryiSpGVAiZyfxzxfIASWuR2KMF8ByN8FQSQgMt3KdrvoLFnjd/d5VnPh/MHYDfu210UyVJVh&#10;NGLvqXCHnxWjCYjYXscUhR0OAMB0O51uR2IMo0mcTOOsZh+O3jskZ01Vmm7H9rvpg6W+eAWR3NKg&#10;2tog9wYbT+RsdWwDjr0xoqyiKMqbCDVUFUVRFEVRFEVRFEVRFEVRFEVRFEVRFEVRFEVRFEVRFEVR&#10;FOVNT/fMSQHY+9yXu87NLlyevnTBdKpieWh7verYOha2ubrrnA3jSZhMZTRBRGYhS7bfo7Jwg351&#10;bAMA4qwO40k8GMemoap0NASWOJ2ZXgdfgTPmhn037POs9geT6QsvmW7HLQ/LtZXumRNu0HerS+Tc&#10;zic/x7O62dkrVpeLtRVEtP0esMRZE8ZjYBEWCZGcbZuo15DdThFJgUtAJGskgrAA5eglWkIiqkqJ&#10;UcALR4mcAqRIhJj0VKSiAGrbodZKiBIjNw30urbX9WGfCsd1E+taWIAZELLSKQCGAAmrAkbTZCeS&#10;c2SMIAJzEgsXE6rz8WeHkHBuWHKIxpo0GUg6JXE2LY2hwgkLxCAhcmQRRkbMcVMQySdEg2QdhyiC&#10;IAzchjRT/7NVHK+Jqsr8YRrNYpbTGJaYv5VMSwBAEgSkG96ahTkueoqHbq1IjCKAJi0OCTDQoS06&#10;D7y2d1oQcN4OlTy6wypqfs38xal3SnNxt5VdkVJcNoVpD+/D4bxxPtTDJVq0dhGB5wcgtHVeAAAW&#10;QAHIZunhixb82OyRAgowMgOhRAEyCDn/m4u1IkCUNikYBAFgBgCk+Y0GBECipC6nOwvSyrMgmL5g&#10;EGCYd5ANISFal65lex3b61GV68SmqsJkIiH6vX037ANisTKsOeLUxMmUnEtrw3XDTWO6XTSm2Fxf&#10;bCyjMW5p4JYG+TZFFuH0vkw69+LO4KbxewduZYjG9M6ducsPGEVRFOUNQw1VRVEURVEURVEURVEU&#10;RVEURVEURVEURVEURVEURVEURVEURfl6oHfmpOt3dz79BSoLv3fQ7OxOz19CQCodFYXplH53P3ci&#10;Q+DIaA0wxskMreGmGT3zgvgAIAhInao6tumG/TiZctNw45vdfdvr2n7vlYyQqpKv7th+t3vPCbc0&#10;2Pj930jOAYAwX/613+a6qS9ftf1e0lMBoFxfjeOJ7Xb8/kEWQQnB3bjjKpEBsrwpHAENEmaHD1mY&#10;JUREACAggtTqFABAkPRCQMriHJUF0oJoRwiEHKOxRkJAZ22vF0YjKlyczvKlCSVGiQwgEhER02JC&#10;qlmCCAgSGWujeBCUyEdqnZATnlkwNSTMwAyIuaoagjCnQiwgJqVQfKCyEMzJTQgoyIiUlMgFnRIl&#10;xrmwCvNU6DykCUdl1ORTtlZlNj2P+oRkTWTO9VGEFCZFyAnXm+4AEYlRapAYQVhYACIACgsIA4Iw&#10;z6VNSB4ygnASWefmaLrAQgf1yBVl4d+SO6Jk0FA6jGPEPOy5JIlIqWuaY62tISyHw4Z5kvWa2cni&#10;kUgIQMKSRVhub4HMM6pyeCOSN3vYYhUUAOEk00pkJImzBhHJuRxiFebaY0HtbSIAAWEQSWVgKgqJ&#10;EZgR2nvMgmkAMaZh5GshAhFZS2UhzOIDCMhC55bKAiZTrptojYSI1rjlpfQ54PcP4nRmuhU3Poyn&#10;pnCmKt3yku1WN731iGgNwk3evCKzC1fAULG2Um1tFMvDu/lcURRFUd5I1FBVFEVRFEVRFEVRFEVR&#10;FEVRFEVRFEVRFEVRFEVRFEVRFEVRlK8TirWVzW/9hoMnnh4//YJbGsRZHceTWDfcNMJsB31TlTxr&#10;BIGclRDROdvrpPinJaKhpbIwnQqNocJ1z5zsnr3n4Atfmb54gRs/O3+pOr5l+92XNzYRqS9eCeNJ&#10;dWyDqnLpnW9LeioATJ57MYwn9aWrQFRtbcyFQypcsbpcX92BAxTfiAgVDuHGAqQwS5IYLUFMXVOk&#10;0gkz+CDMSJjdTmae1QAgcR4OFUQDhGgMFhavcyyRSGIEAQ7BOEulM7ETRmMRSc8jkACLSJYdhcR7&#10;TuKloLAACxCis8QsgCIxlVfno896KiIaRKJ5BpPrBgCyoZpsw2RMRhaW1ppE4FwyBYFUhZW5Fcnc&#10;yqYiAiC5fIo5JLqwoLlGutBTRUwS5fWLjobEB0nfJwQiEOEQkQgNHjmrCCRDGECAc/eTBUQkyrz5&#10;iQKAAklzNYREaIwIIwP7Bjgrl+l2tcNtRw2tbXtNeDXfPmy1VkFpDd0jU0IkIxwPX55WadGMXdhr&#10;eVayYLGmdC0iGkOI3DTtoZIiq1kKPRpQXdhp6ZsCAhgjGiMiHAIAUq9CY01ZiA8SI9c117VA6t9i&#10;0qvbEwA5kxTutFuAGbhtzyJIZGBO7wV0Dg2ZskybIMWH26RtevshFY69N9CJ06kd9NFQub46u3jZ&#10;lGWczkA4zGpjne33bLdTbqy+vE8GAKivbMfZrHPiGFk7fOTBl30eRVEU5fVHDVVFURRFURRFUe6O&#10;EMKnP/3p+cOzZ89ubGy80YNSFEVRFEVRFEVRFEVRlDcTX/7ylw8ODtLXS0tLDz6oP3GlKIqiKIqi&#10;KIqiKMqrCVo7fPiB/rmzkxfOz85f8rv7R6yzZMpZa4wBa7jxEsLha4lMr1OsLleb6+XGGhoCgKVH&#10;Hw7jCYhMXrwwe+liublmlwZ4i07mjZDI0/OX4mRSbay54WD48P3V5tp8QOOvPhcn0zCdVsc20kXn&#10;FGsrYTIlYxhAQhTnQOCGjmpuYKYgphGJDCTsgyldDBGJUk6TygJaURApxCaKJE8T0BgsHMw9vdy2&#10;TDlPkhAFACIDgARm7yVFKdOacm6iCggCSsi9SmAAFAkhTsF0KiSkooh1jdaIZ2ABAWZGQKRcT4U2&#10;3yqRQQSIAFEiizAkB1ey0gmIEIIQQduPTccnIxSSrZn6n5xfl2qdAPOBtqt5wxuaZ4fX3BTIHdaU&#10;oEVABENkDIikcYoHICJCmc8iK5AADAB86Ly2kmc7ZwRMzmq2N8m6GPwXL12A1sU81lta7R7RpFEW&#10;uqm5irowI0RhBkIEFBaZL9312wgpJ0wB0GDeGCmfKnOdV0Dm5ivA3O/M2yuXWsFYiBEQkAzkgC1c&#10;U4JNiurC1RHz6JJGK5i6o0S21zFVKZH93gElOzTywphg0TJNA0AiJIAjzVKJs4Ybn8VdZqzKw+W6&#10;EamuDCJxVttBHwDc0iCMJ8AQptNmZ8/2enbYN1VRndi628+EOc3Ort/ZK1aXbb87fORB2+28vPMo&#10;iqIobwhqqCqKoiiKoiiKcneEEP7dv/t384ff/d3frYaqoiiKoiiKoiiKoiiKotwVH/vYx55++un0&#10;9YMPPqiGqqIoiqIoiqIoiqIorwVUuP59p/v3nZYYw3gSpzMJEYmoLGy/R0WOl4qI+MDegwgaY6ry&#10;elORrF193zuv/tanuoiz85dml66Y0aSztY7ujpQEEQmjcXN5WyJ3jm3aYb9//9neuTPzA+qrO2Ey&#10;bXb3yZhkwV1DubE6O38ZjcHIEjyL3DBzeqT8SQTMwCwikRkQTKcCRFMWACCRBQQRozBJEbkGQRHh&#10;uoajNi/kqigCgggDMzPjrA7jKYgk7XOe48z6p0E0FgCypJp6pSwSIs9qdJasNWUR6xqIJAYQQUEw&#10;CMlvJBIR4ZhsRmEQiZg8U0lKI8E84okALMhBJLu0IijCmBRKkVQrBYBskgK28VFEbL1KaEOpC0XX&#10;xWpoFiYXvs2tmovWSOR0dnQOQsiuZGRh5jiXKKWVJwkR0VhAgAAiDMDQGsKHgxQA5sgCBAQYhP/j&#10;c09KK7K+/8z9K70uXielpo4qpskBACEC5fAsIUQGY+Y75IY2ZWsqIxKhodR9nQ8MALI9i5juQloM&#10;yRnZPNN8KkJhREIRAWMwRhGGefO2/ZdIRKBkvebZpOAqIRoDIGjIdLumU6XVtoNeOBhT4eJ0BlGE&#10;UiI17wpAlBBv+MYUAQkBWJAIKSm9KI0XZ9Da6yKx7YIYk94v3Pj5ZnDD/uz8JUQi55gZDXVOHb/e&#10;Yb4jRJqru/X2jhsOyvXVzqnj3dMnX855FEVRlDcONVQVRVEURVEURVEURVEURVEURVEURVEU5TWB&#10;RUZepoGjAAtEgcDCIldncezZGbQvtyqgKIqiKIqiKIqiKIpy56Axbjhww8GNv4uIhZsLqzfDlOX6&#10;+9+z/fHPAKLZ268vb4+fed4NB3Z5QEVxs3ZidlO397iuTVV1Tq1TWS699YHefacXD5tdvALMcTxx&#10;K0s3PBWH6Ib9OJ1S6QBJvJdZRGvRGKSF4+eWHWJSDTnG7Co6y96Tc+z94WlFpAkS49xMFObofZL9&#10;MOU8AQBREAFAAsdZzT5w4YCZvRcWNEaS3gqYpU9BiREJ5xpo/iezMKcrEhmRpCVmrxFFAI0QArMw&#10;57KoAKAgEFqTnM8jaVBpfUkySAicqpsgPBdn29UgAmzty6Rapo5o2zXNticuFkiPOIvCAhLAULoK&#10;cCtqtpYs+wCI6CwSALMAgMRcfOV5cLRd5xjTGBafnvdYgTDLm8IQQRCB+bCzmu7o0Xvdrofggi6M&#10;AiKMCCyAIsIAJFn0BZAbOKqprZreNUTOSsyKM7R909RJBTKYbgSiREBu7WEBkbkCnNaNIS8TAJK0&#10;GdjssgoCtk4qtCcXgRRizcnfcvFNQYWzw17YOxBro/i2nSuS1OU0WnftrCDG6AMKoDXoynS4ALD3&#10;3AT0URBzspWOiKbpoeQ9yf5g4nf342xWLA/ZBwBg7yWy3913q8t321DlEOqLV8J4UiwvlZtr1eb6&#10;8qMPv+wQq6IoivJGoYaqoiiKoiiKoiiKoiiKoiiKoiiKoiiKorxqRJYDL/sN7zV80DDL4U/yCQAL&#10;iMjVWbw6yz+LZnf9F7ebtYrWKmNJf/pKURRFURRFURRFUZSvXci59W989/7vPTV+8hnb7zXbu373&#10;oNnbJ+dst0NVQdaBIRGBENn7OJuFyQyYqSiqYxtuODCdauWxR4q15WvO3FzdCdOZiNhe94aXFu+B&#10;MKmwIgyGOATxQXwAotSEhCQQioCIxNh+3QY8WdAaiVF8aGVCkRgltEfOYQYUQALKmmQrWKYOKgBz&#10;DAEA0FpyGGcNCAgZIhQQIgvJ6IsinM8sCJB8yRAQQAIxBSocdRz4RnyQCAIIIUBoW6U8D3KmfOuh&#10;kZlHJZxnRwSWkMiUjn0M0xkwZBE0GYapxpmfgGyEIhIAxyiRMYukyVPNcdaFo9MCRgCUyG3ltL01&#10;hCjJyxX2ntJMRSBGmGunhJI80WREG8pyKKKEAFEO7dN07cOKLWaVlnnhAJh/LdjaqDkJipADqgJA&#10;IgwCknaGCBJKkCyR3ijAK22MVESAEADRGAgBsmCaXF8ERLTmUIuVIyPKtnKuyApCsmMJCCHykase&#10;FW3nJwBAFEFnyZDM997Rd6JbWY715WSZIqJIGjZDTF64TdtNWICFhVGADKGzSITOuX6XmcNoQojA&#10;zCFI40WE6wadxbpBQ4CECBJZIsdpA7w3qhthpsJVWxtu2EdD3Hg0Znbpan11xx+My/VV2+vAnSim&#10;LM3efnN1BwSqY5tu2O+cPLb86Fuv8WMVRVGUNwVqqCqKoiiKoiiKoiiKoiiKoiiKoiiKoijKq0Ad&#10;5cVRuDiNkUUAmih1lDpKwznMMP8xwu0ZH3g2CIQ4DnxpErdn8asYViraqMxqZdRUVRRFURRFURRF&#10;URTlaxTE4VvOdU9u7X3xCTSmWFsJo3EYTfzBWPb2rzmWiqIY9u2gbzoVWdu9957BA2fRmGvPKRIO&#10;xlw3CEhVeePrpqYoCHUqci6MJ0QIznGIwFFCyBpfjBBZRFBSthSSIylJEkyRT0IEkhg5Hcx86Csi&#10;ICI5KyySeqREkOqjIhJZIAJHYQQEJALvBRFAkBAJqXDoXLJeEVEMgPfCSScFhBwdTY1PMgYRgMgU&#10;RRQACdlBbdOpchg0FRGGwO13mXM3Nl2aENEUDq0FACoApyg5SZoTsER0M/EPrQEB4QiHoc+F7y5+&#10;lZTVeVg2tUYFIC7eJuHGIxGwAIKwCAJZA4jIAhhTFBStnZ+GAy74uNkdRUCgw+uLCMfsFS/kYwGy&#10;UgsCjIDzeClmx7edi7R/M8fJYUWQ6/uprZ5KbaVVQETI2vnCtHlVQrrx395hPrFICO0A0u+vQ2QB&#10;IjACMdvReTPMFzb9A0HykyIikXnu8s6nzd6z99IEjkHm+5zyZkn13VjX8y0NSGQtWoOIaIzpdtBZ&#10;QCQitzTguonT2hDFyOmmsPcSwuG6sHDdAADZrhsO7KBnOhVZ0z1zqn//WUDY/fQXAdENevWlq9OX&#10;LpiisMO+HfTQ2us1YBHhWe0PRmF/LBxdv1durFHh+g/dN7j/7B2prYqiKMrXHmqoKoqiKIqiKIqi&#10;KIqiKIqiKIqiKIqiKMorYuT5xVG4MmMWGXuZeK45/UihFIa6lhCEUiACARE7Biwii3iWsZeXxqEw&#10;2LXYRL46jY7w9MAe61n9gSxFURRFURRFURRFUb42sYP+2vse83sHk2dfnJ6/6IYDAJAY2QdgBkQ0&#10;RM4l38wtDTonj3VPnyR3Y3+BGy/M7H2S6G54TOseAgCgNW5pID7EWQ3oAUw6QgSg8UIRQkTK8cm5&#10;2IfWJGVOAKRpcnkS4UgPFBAQmYWMARJglsgwP0tKrWZbEUQYiJAQiUQEjaGyAAAkC85KZGHmGEFY&#10;AAhRRBAJLQEARwYRCYzEgAQAQAiB56FOkLYDKm3RdCHjSen4JGAaQpf1VAGRJgLO26uYrU8WJLmh&#10;/oeAYKj1M9Mxcqh2zpOnAgKcm7R5E5j8V12IAMAQUuYUWkkyFVMJCVhy4ZYIrSVrqHB5wzQe56Fb&#10;BGBIR8IRA1RAOEVy28VJ/7pmc8y3COb1nKdSW49TRDCnRVPmdS68LuipiGiMhJidVGGyhpt4aLwK&#10;A5prFvFwWUSE03lZBESwNZMBRBAJDEpkaIVhhBSBTaMRAUGWfMO9FwQhIz5IjBIj102sG2AWH2PT&#10;IAsYmidw52IuIKCz5AwkzRcBAMk5Kh2WxZEOLaKpSiqLOJpw06Bz5KxbGkpk4Jj/fjPEAOCWh8Xy&#10;Urm55pYG3VPHO/ccJ+fSSVbe+47pC+f3v/iE6XbCaOx39usr2/WVbTTGlAU6B4TIwBKlCdw0woxI&#10;dtAtVpapLIrl4dLb3+KWh6/GJ5OiKIryxqCGqqIoiqIoiqIoiqIoiqIoiqIoiqIoiqK8TGaBv7rn&#10;d2pmgZHng4ajQGFw4LCyVBDQjX7yr+OoY1MdAlZKWilpEni3lt0aSoNLJX11z58fh3NLxVJJdz0m&#10;RVEURVEURVEURVGU1wW3NFh6x1uW3v5Qs7fvd/bDaBxntcQIiOSc7XZMv1uurZhOdevzcAo2psjk&#10;TUCTvoVzFRCdtc6CgITAIUKMKXnKdZPVQEPAnGxBspacSyYh1zWwQIzCAkhIkIOfSUAVICIAQCJA&#10;RAMiAiwAwiECAIggERoSFkh/wZOuhbmBOR8wGpLIQAFCTCIiWmMrx4gwbThENBSnMzQmG46I0JZF&#10;k4U6VzdlQZJNoiom/ZYIycz7qBIihwgsctgblaS5cmSy5iaLm6ulWWqFuRALOZraHpYbopiuS4s6&#10;MRoCYchi5vzZJIWCxCgiZA0CkDMAICGwDxI5qaF5fijXDS67o4cl0XzI4ZFtaBYAoFVbsZ1YVmpR&#10;AESwrZUigLAAYvsgRXGznoq4oOimtUyeaZZkUUIURDTtCmDyXkHmOnFOwSKQQARgBkK0BhAlMpq2&#10;ocqxnX6e2jwaCwDJdGVhDJ4PRn7vAI0B4bRuSAhEECMRcUw7EzCL0AiRwRqqCnIWDZG1t8iTIqCE&#10;aLpdu9QvBn0qC64bjmkjSZzVhrncWB08cN/q44+a6yrHiNi950R1bHP89HPjp1+w/Z6EGCbTOJ1x&#10;0/BkIiwICIRUOLc0MJ2O7XaA0A37/fvPVie2UNOpiqIob3LUUFUURVEURVEURVEURVEURVEURVEU&#10;RVGUl8Plafzqnm+i7DU88gwAHYODgkpzFz9TRQiDggYFBZZJlLGXS5PYsbhc0ueu1msdc9/Q3dUJ&#10;FUVRFEVRFEVRFEVRXlcQi+WlYnnplZzhtoeQNYCARNCGOtvXAjpr2jqrhOj39jkEYIYYRQAJs92K&#10;IAJc18IiIQJkrVQCpp4mAkoyOpnRGDSExkiMEBlQhDm1LhEQC4uIRJQKq0lhTcHNa1w7JARGARQQ&#10;REJEZpFk5IqwD0gEDk1RyWQKIhIFJem4CADADCCIREQCIjGmQiYAJlMVAVCkNVRFfABmEQYQpBRh&#10;JRARZgThAEm/vG75kVvDMoubbVkUD5Xg5O7OHU+RGNGaBSUXAClLlknqJBREYGHmNGxhBjIShdlD&#10;iCLpRiTlNVdf0zyEGQkheaQAiIQQ231yNPGa7FNcUHjTashR2TXnZ+GaJ7Pri4IpN2pMquweOYRF&#10;WNAQEoEIGiPMwiwhCubgrcwv0XZu89OtN5tFYkOIyCECAjCnTZcjsvNJYX5xezaJsyZtCeEaAcAQ&#10;lY6cRefIUGy87I/T8XmFWqdXGg+Fm8dOb0aczoSjGw6MtdWxzaMBW5i8eMF2qmpzvX//mev11MN3&#10;qLODB+/rnzs7u3Rldv5Sc3UnzuobHmkH/XJjtXNyyy0N1U1VFEX5+kANVUVRFEVRFEVRFEVRFEVR&#10;FEVRFEVRFEW5O6LAV3ebS9NYR7k6i0Gkb2lQkKOX/zNVlnBIOHAw9rxb84VxHBTEAns1P7zilkrz&#10;ss+sKIqiKIqiKIqiKIrytUwy6NAYieFmx2DhAACt4RBu8bckaExyGiXFU61JEmmupzZNqqcmPbXt&#10;lHJKZEoSSgGFBZAhABpDhQMAEAjjCSICIDlrOp2568iNl7pJbUxuvKmKa8eTdUQQA8AMHkQklWYR&#10;AIlQRGIAQghtRpUFCbKKigiIYAiTA8uSW5s51AkSY7Ib2UcQkcgpnwqIYggEUFhYhAU4ADMjIiIh&#10;MgKwgHAbCm1zowCA7Yok9TKtYUqMAoBILqOy4OHfhl3712LCSbvE1mpFYOYYYCbCMY8/iawsmPOp&#10;SY9FSRNJ80+XuOav3UQOg7UL3xEAlFb3vDbIikeekpyrBUgqrgAQcASiQ0kVEZglRkhRXDJUFhIi&#10;hIBEWV4VBhGIfI0TmyKpIK1xaoiqEgA4zEA4LR1KW2jFdoluYNFCitCmu4KGwBoAMJ3K9HsowLt7&#10;VDhuGhARICEkRGDmWU1FEUdjiEyd8mYuKNc+TmemLNHZYn31mnWWGHkyLVaWEbFcW7ntexkNdY5v&#10;do5vigjP6jCecN1wCIiI1ppuZXs9cuoxKYqifL2hn+yKoiiKoiiKoiiKoiiKoiiKoiiKoiiKcheM&#10;PX9px88C79Z84NkRHqtM8SplThGg76hrca+WA8+TwBsd8/nt5sHlYqOjkqqiKIqiKIqiKIqiKF+H&#10;kLNUFFQ4iSyRc/L0KKYsgQit5aYR5rYaej3ZtBQBpHlTEgGJQ5CYwqqSUpnp6DZjmYRCyOnOyIDI&#10;3htTAkBqZgICIFJVLkqE5FxyUwGBm4YKtyBtAhIKACKxBOTsgEpkRABrJLIIoxA3PvmJyVoV5lbv&#10;TK4ptM5km3slFBCIWdTkxlMhEILEdpypsJqUyXamSX5FQRGJ1ywbLpiRIiDAWfVsn0FMIisiSGt6&#10;Xnsj5iVRyTZouhO5PJvsWomCMRu2Wcfl1s0EJGpTqAsnZQDEvCAL9dQbgnBdPbU9Ho++SFoLNyVp&#10;WRCZ0+JnSxMRADmEvCuIqCyQEAsLznIIEBmQEUgk3a/DgCog5pXBFMW15CwQgI//f/b+5EmWLM0S&#10;+8733atqkw9vfvEiIueqzhqypmx2odEAKOAOFK4gxB/AJff8f7jiisIVKBSuCSGAJsFuNNBV6Orq&#10;mjIrMmN6k082qN77HS6umrm/KebMiMw4v4x4z93M9OpVNXNJiet69ESpjBY2bntI3qK6hyM/vGvX&#10;jxJm8NbvSiM8dzGMuFyno2VeLTkW1sqxkGE5WUo+62IssRu87+pmA7fX1p/GbiiXa8sprZb5aNWd&#10;Hr/0gvH8gmQ+Oerv3fZZj8/MzNJinhbzz76JiIj85lJCVURERERERERERERERERE5LNaj/EXT4ZN&#10;icfbGCqPer81M8dXE089cLPbczuq9vE2PlzXe4v0758N25LfPcpvqjsQEREREREREfnN1Z0cjecX&#10;AMp60x2vXvuavFyglLpG7IY3Jd/qdjB3cEpO7ss/AQPHgghGa089tG8azGiHyk2Dm5mTBRGtGdWS&#10;x26Y4qIpvRyONfh8xlJahDK2u7SYX68VmXlKEfuazeSsYd7ShoAbKxnRmjRhZimx1nYI+9CjTZFd&#10;208YBGgBTulFIlg3OwRZw4CAGXndgsqpInS/l+lY9/nV6TEzZ+sRBRDxmhWoFkDdBylJGI0M2/e9&#10;xs1U7T4OOkWEp7rSllTFdcJ0SpOSgf3TBpvKbPdvhzHC6gux1NYse/0NcOiAxY161EPu89XDmUKo&#10;N54wgkEYrYKEhZMFRKtLTX1/nT02eJfRgQRL5W7Xel+nPZqZuyWHGSPQGnHNOFSW0t4+EHbopIXZ&#10;VLe6/xjuz8y+U9XM3JJ731t2DmMMg0UiwYjuZJWPVjEWRkspV6ZkntI8xW6IYTQAV2tznwqB9+eo&#10;rDex3XrX5eNVms/mb91/+Q2PGJ6e5dXS+2753Xc+zw+0iIh8u/iXH0JEREREREREREREREREROTb&#10;YFv5F0+HbeVHm6jBB8t0Z+ZfeTz1oEv2cOnZ7ONNvRzjZxfl784LyS8/soiIiIiIiIjIN8rs3p00&#10;n3lK5erqTa/pjo/gbl1Xt7s3rZDEbseIFvWEG6K2ECqCABlhjpsdpwAw1ZNOiUibmlSdQZIshTWi&#10;1JaZ9L5/dSnIDGlfrBqlRHmhoNRyIgkDQUSYmyXfd7u2vtaKiJaqNTPPecpnGmBGcmpw5dSnSoBB&#10;AubW0qF1LNFaNHEjdMmmxTynQ+O+K9W4701tbZ/ucPOu89Yu63Yd7tzPE/thp1gpCQai9aYyxrIP&#10;V+6bVPcBYLjt05h22Nzc9gFbgvthgzBYytZ13nc+n3nftVQwXzrjuPHPFFe9Lkm1/YNm+2dfiLQC&#10;rzxu+1ZVkFPYuBS4e5faOFFKDGMMYwwlxsJSGftaWveWpIW7Ne7t3ZzqbAHWGmVkVJDTGX7lcwQz&#10;mLdtb8zTvcttnqwV5j7vrcsslcMQYxnPrnw5z8uFJZuqbkuNcWTQ+96SxzAyolyuGQGAwdjsxudn&#10;sd2l+TwfH6X5fPHuW6/2Eu8eP0ON2b07ebVcPHrwlf7Ei4jIbxV1qIqIiIiIiIiIiIiIiIiIiHy6&#10;XeW/fbzbFH60rkE+WKQ+/crrTJPZg6U/2cbTbQQBlGW2Ryv9rl9EREREREREfqvMHz04/6u/ycdH&#10;4/Nz3quW06uvSUdLzzkt5uX8InZDms9eegFrsFbWainBDBUtRkjSALb8ZkovFWqaG8Z9XyX2CU43&#10;VICMUq2GTUlO+OsmBsC67EOKUkDGdud5edgJDYwwMwZhhuSHCVgLx05pzhu5RHfUMPPWnYlDGWyL&#10;nO7TuZzKSg0MTPWohPvhBfsm0utY6ZRwbcO22k4SnMpTWSrcLRnKVLm6D28Ch7/36VQjGQBrawol&#10;YypZbbHQaWp2GMGA1hZr7Yg5tcGaGaYg7SF6Su97T+l67sNg47g/OVO36r4k9lDEiv2ImB48pECv&#10;07ZvWs2bKkz5Yrssagm4GRjkWPaNp7D9S9ACxm0XKVm0WDP3IWEwaO4ItvPD2t6gFjLmCxWuL3yU&#10;A5zaaj0nS4ksrBVmLMW67F2mW+xG7AYa6sVVvnVc1hvzAGhuUaqVCjMkAxmbnfUxPjuznFkqQO+6&#10;fLywnLrjo9nDe6/GU8vVZnx+1t8+9Vl/8oe/C/uVL4SKiMhvLv3WSkRERERERERERERERERE5FOU&#10;4F8+GTaFH61LJe7/WuKpjZvdm/uzXTzfRXb7u7Nx1flJ719+ZBERERERERGRb4h8tOzv3uZYxufn&#10;w9Pnswd3X32NmfV3b8WHj73r6nrjffdSrI5jAcAa5m59rlcj3M3AUpAzI64Tmze3CgJmbiQPLZwG&#10;o1lrLrUuW0qMsJzx5gUhn894VQkwom53h1ZV7oYpk9lClTWQXoi5tnyl7+OUJFkr3DzndtggLaGV&#10;qaLWqXHU3dxaFtcKo7YqUrMWTKVd18y2xtXDnlpp6uE4W0CURNAMiOA++XkdTyWm5OaUOKXtByTA&#10;cTRzxPWQIPYp1VbQaiAQldFOLPelp24Mxr75dV/0am6s9eZZYo3pnbHDO2iHgOqhOhXWoqM2ZUSv&#10;H8cL+Vrss6z7DC4NRhK0Q262RV/DgAgYIozkoZ52f+pavpdBM7PkjH0vblQks+mEt3iws4YlhxtL&#10;nbZ9oan2+gPRzgnaZyY5AEvOEohgKciptQT7DHUYuRtI4GrT+mZZCkHvspmxBmsYEKUayVLTUU6L&#10;uc96S+5dN7t/Jx+tXv0w191u8/6HaTab3bszf/Rg9uDel/jhFhGR335KqIqIiIiIiIiIiIiIiIiI&#10;iHyKvzsbr0p8vKmVuDf32a8rntqY2e15KqxPt7Vbpr96Ovzp/dmvLSIrIiIiIiIiIvJrcPy73x+e&#10;POtunYzPz7vTY5/1r76mOz0Zn11wFXF2Xi7X3cnRzWd5nd40BGFuiS0QyFJay+UrQ3LKDYJmhkBr&#10;tuT1U8lyZq3e5evM5+tYcut77gZLzlLqYKnvGTXGAnOzsJQAMALWijlfyUwe4qmA5wyzFnNtOUNE&#10;wAwRNMIcgOVs7myZUoMF4AY3wiyIFllFkDdbRqdy0xeCkWY29YS2jK61+lQjkBwBItqJbc8e+kgJ&#10;thAmI24eSEsCmxvcD72jbDFgcJ9z3Uc6GQDM3ZLDjDVQw2AxjN53aAHjdqLscMZsvyfiEL61lg51&#10;RNhhei8kbK8jqTff/0Pg9nBerhtQa5kSpzCf+m8P25FBRhxyv6wB0NBaXsFS2eK6QbijBaRbENl9&#10;qlQNmr88H/IQ9jVznw7BDG6MMPco4V0CYCmlDjGMLGXcDd73+XgBABHlak2zdgIB2G5gMM1nqc9p&#10;ucjLRXd6nI9fk00FUNab7S8/9JQW77yVj1a3/uQPTAWqIiLyiXRTVRERERERERERERERERERkU/y&#10;fBcfber5ELvKe4s0z1/Dr9oNuDtzNzze1G3lXz0b4hOviRQRERERERER+c0yu393/vBef++2dXnz&#10;yw8Z9fUve+ue55SPVhxLubi6mRpl6wIFAIthtORpMXdPnnMLWLJURuDGBlGqGTwnc/eUrMVBW1Nl&#10;cP+UpXkPfHpIz/vOWojRHTXqZlc327YnS8lnGcnNvYUwp2zljf5P1mCpgLV4qs/6KV6Y3Pvss87c&#10;PGfvOu+ydznNOktuZojrglEED0tXjFfiqdMTr5u9uZmRYI3pbLpbSi04ilY/26Ke0+a80Si634eZ&#10;ucHMkk9zO7w3LTQ71dXuJ3M9cSKlllNlkLWy1iiFBGt9IRt8sxn1ZjfsIVvqPtWxwnAIAl9vuY+q&#10;Xv9z4xzgukUXh0Zd0NvJBOFm7u3TguR2o/l26qptb1nOIKeZk+3DbGm64Zy573O8N94dkBHkjfCw&#10;22F8g5k72DLM5XrG2S2n2A2MCkM6Ws7u38knR93JsedkOeXVMi0X+ejIcvJZn+bzox99b/HuW2+K&#10;pw5PzzbvfeA5L7/zdlot7vxHf+qdivFERORTKKEqIiIiIiIiIiIiIiIiIiLyRpX4D8+HMXi+i6Pe&#10;519fc2lyuzdPhXi6q+dDfLiuX35MEREREREREZFvjtM//v00my0ePWCpm/c+nKKSL0rz2ezhPe+7&#10;tFrGMJSLK8YLgUuCMY4AvO+96/LxCi0zmRMA1ohSpgBk61xNaWorJWjGWmMsBrPkMLeU0mo5VY9+&#10;2u3CzM1yMncz866LWmKsLdHp85n3veeEtA9hlkru85FkS8aau+cEszTrr9s1iRhLbHYgfD7zWe+z&#10;mXdd3Q5RCus+1mhtVy9mLl+Np37SAbywiZmZO7J7l828RU+nDlUzwgjwEDJFa091z6klfl+T6eWL&#10;u6l1Omlm2IdZr0OqERwLakVw6o/9hEOwQ9rzejrYd7Xut7UXv37DSC0O627e6lMJIhgkUSpLZdRp&#10;Ly3tbFNVbAujtr20EloYWpmtBTy9EN5p58fMyAADjPYxvs70tmJb9xuHaDAgAlPWtx2nmSdGtIrZ&#10;vJgv333UHR+l1SIfrVijrDcA8mrhfQ8AblHKaw6bLJfr9c/e2z1+0h2vFt99Ox+v7v2Lf5pXy0//&#10;2IiIyLeeEqoiIiIiIiIiIiIiIiIiIiJv9POLcVf5dBvuuNV/bfHUpk92q/f1yG3lP16UUIuqiIiI&#10;iIiIiPwWSfPZrZ/+JC3mi7cfxG63ee+XMYyvvqw7Oe7v3UnzfmpSPb+IcR+6I1EqSJ/1ljwfrxj0&#10;rrPkSO45W05mFhFRKmoAZKmIiGEkYKS1YkwDzC2nqRbVHGYvZT9fyzwB8L5nKVPclDQyyhi7ES3z&#10;aWbJQXAcUWNq8mzp1uSWUprP4NZaOWMsdbvlWNrjllN/+zQtZpZTy3Ay4kbI00javuP0OrH5QraT&#10;eNNh8PDifTkp2do7rctMjjRVixpg3jKeNHNO+dg2ur2aTeW+y3WKWYKMAGk5tfMM2KHe1tzNrSVv&#10;624gwODNrOYLs8WUBd3nXvePHJ4zn87P4ejbMfKVSbZ/3dzdrOWTr2tgp2mQrBFlX+s6nbB96nU6&#10;UmtJYXOnW3sbokSUyloZcaPIl2jdq6QdPhs3QqovhXKnHCwQ+/A2a8QwWM5tc5ZKs/mjB7N7d9Js&#10;1t8+8a6r683w/JxR63aHiJh6fafNy3qze/z08h/e2/zyAwYX77w1f/Rg/uDu/f/sz/PR63tWRURE&#10;XqK6bRERERER+Xy6rvsv/8v/8vDtu++++3XPSERERERERERE5FdlXfiLy3Ixxq7y/tz9s3RNfAZ/&#10;/Of/4nf/8E/a18vV0efa9qizy9HOdjFP9v5VeedIv/cXERERERERkd8e8wd3T//0D57/m/9l8e6j&#10;7S8/vPr5L+Z3b+dbJ/bisszszi0zGz5+aimVy6tyfuG5i3Goux2BlLO5d8crS6llAs09zWdRK3cj&#10;wKkiNRlg3nVTO6gZasQ4Eq0eM8wTDJaSpWReCDDC0if2hLkBjHE099TlGEYzs66DgTVQ9+HRKaO4&#10;T1VO8VciOQwxjiQRMQUgU7IumbvlnI9Wltxy2l2tLaUYRrPrQOYUYeTNDtXP2GtGcCr+5JQ8BQDW&#10;ajm3gT0lViCR0V7bulR9n4idWkRRK3J+eRHtxo3WpuJYs1af6rN+n9ukHaaaHKyI4P7gcvL/zQ9/&#10;fJjkg6PjKVFKwGHmJGGc4ret3pVtb/t6Vb5YEnudaN2fPLRzZfuMqQG2z7Gy9aIiAjBzsJQbo+9H&#10;8BZSraB5i9S6oZqlBLAlUfHiPefM7brm1g3mLOP0Vtora5FmCBK0CCDFWDgWuOdZV4fRUopxrOtt&#10;Xs77O7fScrH76AncWeexHcrlOoZh9/Ssbnbd6THMGNFqbAHLq0V3/04+WnmXj3/8o+X337WvaCFU&#10;RES+DfSbKhERERER+XxSSn/yJ3/ydc9CRERERERERETk1+H9q0LibBeLzhbdZ7qa77N453s//MLb&#10;mtnpzB9v6qbwvcvycJmy63IxEREREREREfntsXz3kef87F//xfJ7724/erz9+Ik/O+tun3bHq5aW&#10;bPrbpz7rt7/8KB+jXFyVy8uoAcJSIiMdLZEzIshgDRK1FNRqbrDO3A2AWZr1U7Gnm3myLiGibnas&#10;tV5tyBpjMXfvMscRZqz1ExOqRI0Yq3fWelB9Ma/rjXfdPvGJffcmW/slyZYE9K6DAQRroEVN3Q2t&#10;RZOs4Smbe+wGa72sXcZQWrb20Mk5dbwG21BTuJOvdpq+Mu198hNTMNHIFhm1lu9tU0JKrNUMJA/B&#10;SiPN7EYCFYh4qfJ0qie9kZ1t+Uuf9eZet2F+nSUGYDC4s5XcEoC5+48fPGINRsDQ2mJxc7ippJXT&#10;BLB/YJrBdeUp0B41vJjkvZnJbKWm2Gd+jfv4aXu2xvRmtbMWMbWhwszNWl+so80bbp6cNa7ztzfe&#10;kijVrsO0NMZUNWt4TW3s/g1ljbodEGE5eddZTv1iXrcDyHJ+kZdzAGk+W3737XJ5NTw9qymhy+Xs&#10;Ii/nablIqyUAc/Ocfdb7fG5uPutX3//O6gfvetd9pT/QIiLy208JVRERERERERERERERERERkdcI&#10;4uNNXRcGcdJ/ZfHUL2+R0DnOhlhke/+qfOdYF42JiIiIiIiIyG+V+Vv37/+v//zZv/4Ly6muN8PT&#10;57uPn+w+fuJd57PecjJ3VEYpMNbtjjXy8RHcy/kFazBYzi/NjcHY7lgrSXNrbahwd3dfLVLf4XVF&#10;kZbzeHaB7OaJpY7nF973AC05awW7VwOfjEBEjC1jadZ3yJ5mc9bCruvunFowSpkCli1zaTasLVlL&#10;eoanRIOZBQmQtaKCZpYc7mYWtVqtcAMQ24FA63eFG4dozZzmzn0402yfCwXAGz2rsBuJVR5Cs2YG&#10;g7lPPZ+HZOc+NTq9JmcO45TPvJnybBMKIt3cZEpetqhw27mZMQAzy7nFfVvmlmEv7KslVK/7Ts3c&#10;WKNFRjGVpbbQpu0nB04NpdPs7foU3HyD9+dk/9zhWHmdUr1+j9tj+/bb/Wixj7/u07fTdzVa4Bk1&#10;0GWWmhdz6zKI9tazleW2lK2Zz2ccS/uIstaoFSQMrWD2NT8bJEul1elnIbl3XT5akVG3u9iN5Wp9&#10;8zjy0SofrWIYhydPN9tdXi3z0Wr+8F571vsuH63626ezB3f7u7fVmyoiIl+MEqoiIiIiIiIiIiIi&#10;IiIiIiKv8XhTS/ByjC5Z/026OsvMTnt/vI1N4Qfr+u5R1tVjIiIiIiIiIvJbJh+t7v1nf77++S8u&#10;/8M/pOUixlKv1nWzrbuBmy1IM7Oc82o1u3c3zfrh/CJ2Y3d6HLtxePbc+85nPWqMERjNAJ/PzGA5&#10;e9+neY83L6d436VZz7F431nfmVnshrobwWCpdbfzLrcUKIIkGfuAaErWZQ6jp9yfHBFWLgbLycyQ&#10;zFPfxifJUsrlGkOBu5FEYkuHjoW1TqFHg0VLY9YXQpZmLdAI0nMmYCkRFcEIGgkDCbgbSByKRl8J&#10;avL62dbFau7mxlLbbgAgCH8hODqFXTnVmLaNeWMXrGFuMY7XDa5TEarBaOYwmMOSH94Cz7mWaslZ&#10;Kmu1lPbvhLG0I8Y+2DklPK/bWFvQdGqR3ZfH3jxKg918xPaHNnWsTlHU6c9DIPbQQAvQgLhZt0q+&#10;8NnZn2FryV5r/bDBsGGEW0QktDixA6+ps7VZx+IxjghDa6MlGYxSDsWu19W77ZOfUivpzcuFz2cA&#10;QDf3GIvXynG0vn/pI52Pj/LJ1fJ77x794DsnP/kxSMvp+lSLiIh8CUqoioiIiIiIiIiIiIiIiIiI&#10;vMYH6zIGd5V35umbFgFddp52sS5cZG4qlvrlv4iIiIiIiIj81jGz1ffeXX7n7e2Hjze/+GB4/DTG&#10;8urLvO/mD+7N33k4u3v78u9+/uS//f8BKFeXeT4jrA5Diy3m1dK67PnTI3kcxxjHfOvEc8qLedTK&#10;CL/alIsrWsRunHoyD7N0Q59bvLMlDPPJEp4RlRGt9XQ/NGM31M2WNcpmu+/ynMozW2K0pRFbjpJu&#10;CPfk1nVTdygZ49i6WM1tass0wIxG2+cYW8Wptahl++ZGKyr2iUcDpumZWZpWwMyMRrQgKmFt4xuH&#10;cPMdggFu1iKkLcbJfa2o71tAzVANEcQUTGWp03mbxoH3XewGJGcN2BSINbfpeCqBuh+cuBG6nVKw&#10;hz5U7ie2f95enfC0EWFmU7ssX8i1vlA5SyPjhR3BiFejsNP4LXHczjqJihiKJTeg5YensfeNtXBv&#10;XbgWwRqWE2pM75v5voS2BVUNDqBacnNPi3lazA+frhbYZi0A6m7wFxOqANrPjufk85n33VfxAyoi&#10;IjLRL6lEREREREREREREREREREReth7jfIjLkW5Ydd+seGqzyLYpAfjTbV0e6bf/IiIiIiIiIvLb&#10;ydwXjx4sHj0gWS/X5WpddwMiLCXvu3y0SqvFIS96/Ls/GJ8+726drv/hHy2nxbuPrv4WZb2um90n&#10;96YeMKJcri2lvJj3t09m9+/W9WY8vxxzBhnDWLdbwHzWtzgn9gFP6zqf9UHG5ZV5MjcGQJpN7aMx&#10;jHW9iVIRUTdbRiAlM/OcKgOV5hYMC8DIFt+c4pPkOCJn7xJgrIE0pUZZKtzgDkSLsE6VoWZ2KEid&#10;QpX7PKXZ1A+6j4+am7nfaPe0F/KXfLE0dN9hai3/6clm2d1jNx6qX0mYuZm1kKq5ByrcUANmaH2n&#10;hptvhyW3LmMsIFmjve8386hkXCdCeT3R/bc3Y6jTPGEtwQu0ObUaWGvvGaeNzK6n8UIva7SEb4vd&#10;2n5A+H6PfLGv1dqZTOYGd9a6z+tWFNSr8C7zUIS6L3E1vHBefdZ7zu3jHaUg+c1+1+kr0rsuzWdp&#10;tXj5JyV5DCMAvi7IXbeD5wz3tFp+FT+XIiIi1/Q7KhERERER+bKmW/GJiIiIiIiIiIj8FjkfAsCm&#10;xDx9Qxe/FtkuRw6Vz3bx7tHXPRsRERERERERkV8xM8vHq3y8+uSXnfzhj4enz+ePHmze+2D7/sfI&#10;bp4AMmjp05Z5guX8kmR3cuRd7u/dgVlaLdNqOQfKxdXVz97zvitXG5A+X1gyc0dOhwLS2GzQ8pY5&#10;oZRDc2m5XMdux4gYCscRLY7Y9fnkqJyd21iIQLSkq5u7AYxocU0GzJ0sqNX6bkp4unnOjGAEam29&#10;ngCvKzXd90WqZJDXfaFmLV1KmjmnAO2NM+OGAHCjqZR2uEKMJIJTttXN3PNsBjPWgBkjYG5RLbul&#10;nGY9rFWJBisZwTL1iGIEiRph7pYS3L3L0VKdqKyVtQI3phEttGtwa2emBXCnStQXGlABRmuAbZ2w&#10;YOtu9euXxEv9pzeyoq3llMaIF3tZD9nXG1+88PF0y2nKnZqxXVaHabbxQi/r9W7ZmmpJSwkR3nfe&#10;5TqM2ML6rnXJTiWqZiSDO0v+QjHvYbDUPucR5ZWEKhmbTVrMAfR3Tr/Ij5+IiMibKaEqIiIiIiKf&#10;TyXPB65LbArXY2wrh0o3c0N2c7BPftzZrXk67ty/mdfuiYiIiIiIiIiIfJqrwiBK4KT/hi5yzZKZ&#10;YVN4tqslmLUYJyIiIiIiIiIC5KPl6R///rN//Rfzt+5vPvg4trsWTGUplvpP2JCllosrRnQnR57z&#10;/NGDKR94GPl4tfreO5v3P/JZXy7XiPDVyl5akynVUoKZz+Z1uzMzRoxnF1EKxxJjQQTcvJ95l9Ny&#10;YYZWGcqgGSznQ1XAtHdv8c4wMpBsO5BxaPs0d7QR9l2jAOBmbpYMtFZ3ah5TrnXqIzUzYytpjUpM&#10;7aaWHNbqV2H7AtKpi7QGDQiy1tYxajCYe5+mvKa7kWxR2RaBjWCQtUSpjIo27ZgSoCCn5GrQSoXB&#10;cvY+x7B/vB3RoS7V/ZDwbHPDCx2q0xPTJtdZUL5clHrYgIdNXtwctu+b5c2Reci7Wnvc9udhigWb&#10;+1RjW+uUoT3srbXbullK7SFrDwVRK/enG2Z1LOZmbcI1LLfX7yfZgrVT5+2bPsfYv9c3PpWbbZQy&#10;O16l+SwffUrGW0RE5PNSQlVERERERD4TkudDfLSpjze1EgAqUYJjsATM4AYD3CxZPEv2j5fFDSd9&#10;uj33t5b5U+8/KCIiIiIiIiIi8o1yOcZQCaD7piY/3WyWbFN5CpwPcWeevu4ZiYiIiIiIiIh8Iyze&#10;eSt2w9lf/vXC/ervfz6eX7FGDKPPXp9QZTC227rZmVt3emw5zx89aIWTL8nHR/NStx8/yWbl4opn&#10;52m59L7bl2oyxtL2ko8W49kZzWK98Zw5jFEKSDP3WWc5pfncZ/34/MLcWGMqCH2FmTG7BVkDLHBH&#10;BMlDRtHMkY1jQd0HL1vE0ZMREdVI4sWIZkuHTtHKVjZqAFloZkhubox2Xtr5gVklccjBtkgmAJao&#10;sbWUzBNroDW2GixI1rrdmhkiWlq1naFDXWmL5gJgmzBLLaVViU61qMQUJLWpR/RwVqYNb56yQzz1&#10;xhOE2atnlXij9pS3POq+m9Vt2ncroDUHiNi3uOJQmkrWwpjOL6ay2mmgw+Bm1hKrrToVnlq2lzDW&#10;irEgeQwjkrNURr4ZgWZEe8f3ydXXOLw1N43PzjzlvFou3n1k9g1d7RQRkd9cSqiKiIiIiMinCOIX&#10;l+OH67qtDGJdYl041LZmCABumJYfcf3ILNks2bby+c7+8aK8s8qPVkk1DiIiIiIiIiIi8huB5Hrk&#10;EDRD9w2++1rvdjkGgF3llx5MREREREREROS3x+qH37Wcz/7ir45+9L3zf/c35XIYz88BetdbdjMn&#10;gAjWGmOJYQTgsz6vFpbS/NHDvFq8aeTu9incdh8+sVupXF6Vy0vLOc1n3vcxjCC979OsT4sZSewG&#10;llLHwlphZil531nytFik5bxcXCEixmLJ4cZSeV2bec3Q2gMMNVjqFNfc/2+KcU5tpwAAghEotdWQ&#10;xqFUs7UQtE7UQ+Xq1AMa5NTjidKqU6NdEzY1gLbNp8JQTr2gERFmNBBkRYSZtxQla4Vb2xwtRusB&#10;AgFzg7nl1KYMkq1tNcLcYyz7owbcGQSjHapNB3gjlHozpPrC5WvTeZjaUM0YND9sy+vg62sRZnYo&#10;LG2tsmaAuSVvjayMypFT2LO9I6VGi7CynadWQtv6ZPeHWiqSM6I9ZslbN2zqOzOLUjiODAeAUgly&#10;LDbrrucVAffWN/u6abfUsVl6oWG1rLflaj27fxfuq++/++v8MRQRkW8JJVRFREREROSTPNvF356N&#10;2xKbwqsSm0ISfbJVZ717MvZpWmdra4+VKMSuxLbibIjnO3SO01kqMb53Ob591L17pD5VERERERER&#10;ERH5pttUVHIIZjP/8sP9yrghCAKDEqoiIiIiIiIiIi9afvft7tbx8//p3+0eP/W+G54+r5tdC6Pe&#10;ZO5pPkvzGZLn5XL+8J51n5Kz6E5PvO+3739kyWM71O22XF7B1hwLYKgVKZXzdTm7rMOu7ka4ec6p&#10;6ywnuOejpfcdxxLDEGMBmRbz2A3wxFpbUPPVnbYyVYzBIEGLsLKvDJ0io4aI9ifdUOuhUzQIyym5&#10;WUokEYFoMcopqTq1r4YBASAAa6FQ4Lo7tM2qxV8dZo7kIA/hUhgYQYYFCLY/PSe4t5xmsLZDgVlr&#10;8jSbcrNGRo0YyyF16l0GSQRiX1BLTnFc8o09qG26JMxoU4vpFBENtj7S63Tu60eYgrU3i0/RembN&#10;WryWtSLgydFSo+ZobbNBGKbcKltyt3WaEgRrTIW1yeHT+bQue85tZ953TCmG4fCuBEdLybJPx1/D&#10;uwyYvy6hymDreLV0HXJmjd2HH3vf97dOVt9757XNwCIiIl+SEqoiIiIiIvJ6Q+Xfn48fb+oYfLqN&#10;XWUyHHW2yt5fZ0xfuCNdu1tfByxSAhDktuJ8iMeb2nKq/3gxfrwpv3+7X3Xf5Ov6RERERERERETk&#10;225bAkAJfMPXsdpCXQ0OoYSqiIiIiIiIiMjLupPje//pP8vL5ZN/+a/qdgcyHx+h1qkT1N2Swx1A&#10;Xi6627c+oTr1JWkxX33/O7unz8bn5z7vOZa62Y6bnedUrjbWd+PZeV1vWGmg5z4tZjDzWZ+XC7gB&#10;qJstSJZiOVly77oYR9BYo83t1Z0aDJ5Yi5GwAG3q5sQ+dmmGFvAM7utFOQ0WgZQBmBlSghMRDExJ&#10;UVzHOEEabJ+tnPZs5pYSYJw6Ts2SW0psu45gDbSdc8q90gzpOi3JaS5G8qWjM0xZUpi1ClZzZ4Tl&#10;5IYYYtqjt+TnoZm1bfvCQNMhH+KvLbjbJjnVzNpLGxyQ3AdYYYcN2+uCbHuHR6lTyvQwbA3uv6a7&#10;44V6W94YrSVyLSWYWXLLeTqow46S+6yPYWSpMEOw7nbJ5+bGUg2wlLzr4K/piIhaLDkM1nWHI9q8&#10;/xFLWXznbZ/Pjn/vR1/hD5eIiMiBEqoiIiIiIvIaz3fxV8+GsfJsiIsxHLi3SItsn6v91M2WGcuc&#10;1iXOBz7e1D7Z/UX6nx8PP7rVPVikzzOYiIiIiIiIiIjIr48dVsI+14rYr10yAxDEGF/3VERERERE&#10;REREvpHM7Naf/sHw7Hl3erL+2XuWPR0tUQMAknvfpfk8rxaWP3+2wm12705/59b4/KJcXJardV4u&#10;ulsn3elRf/fO5r1f8lYdnjxDzsiWlos0n10HC2vEOMZYAbTKVuuSRasYra8NqRI0kjX2jactptly&#10;jwYYES9kN9tG2Gc2HayBILK3DlOkhAREgJxCqREwa8HWFqrkfgdwM3NGJWjuIJD8sPsWeWWtLJw6&#10;TgEYjdMhMAL7ClMQhgBeuHiMETx0m059p2ANM5jbFC4FpgirXR/cjRzpoffUpmTuvv4U+xAvP9tq&#10;XzsZ13u5PqustRhhOZmZ5cxaONZ2wK1hdR9ENXhMqWFcz5OAu1lO3nVvmoq5p9mscheltKRubHc+&#10;61mqpWRuPutfN2lyrKnvAKR5387p9pcf1fV68ehBXsxv/ekf+j65KiIi8tVSQlVERERERF72dFv/&#10;3bNhV/h4G5U86vy0N/986dQXLLMvEreVT7bx/lW5t0h//Ww436UfnnZfZlgREREREREREZFvuXZR&#10;XyWGqg5VEREREREREZHXs+THv/ejutnOHtwrF5fzB/den/H7YoO793dOEdGdHPd3b6VZf/KHPx6e&#10;PR+fn8Vu9Pkszecx7Hz2Qu9lHUYArNVSOtwrzfu+7oZpveflkCpRI+IQu8QUyDSY+fRt2KGp9IAt&#10;vdraQxGEoRD7nRrQKmQNYK00B8IOuVMzkCTcgGCwAJhSpq9c8zXt14BoHaZEAE6QJFnD3OAJEQAQ&#10;hL1QZ8qIlgQ195ZQZRDR1rxo1xHTQ+p0/0dyAIzWANuaYKeM7XVE1fbbTWHT162ktQLVluYlrveC&#10;/ZgEYWZTPNX7znKKHdFOS/vXvIVIAbIYIsiYzqYb3BGc/vzki+YMPutIolZPTkbdbAF435knn70m&#10;aBq1gmFdti5719XdsH3/Iw7j/K0H+fjo5A//yfzB3a/qMy8iIvIS//JDiIiIiIjIb5OPN/XfPRu3&#10;hR9tKsCHi3R75l8+R2pmi+yPVjm7fbypZ0N8sK5//Wz8ug9XRERERERERETkt4JuBCciIiIiIiIi&#10;8maLd97q796ePbhrOa1/+SFL/QoHL5dXw9Pn/Z3T2f279/7TPz/9k983T93JMdzmD+/lowXMWsLw&#10;gOPIIMgWsJwY0qyHTylH1mCpU6SyBoNg7JtTpxgpXshbviZ8OWVQPU3PkyBRK1tS9LBltPFbCtPh&#10;Ce7XJa10gq281MwtOVrcFWjpU5YaY2ENsOU794nSGjGOLNXcLCUkt66bMqXtxfu9gy1l2r7lNE9O&#10;daztLzKmgOuNpth9lPdmbtZeORN2o3b1NfHUw3gGe3mhrVWfEiDczXNuLaaWE6dg7Qsj7ccytKpa&#10;t/0ObcoSk+14P5m5tw9Dq2dFAGSMxbr82m1jOwLmfZ/m8+1Hjzc/+wVrXbz7VndydPL7v7v6wXe+&#10;4IdbRETkM1BCVURERERErn24Ln/9fNyM8fGmJsPDZerTV3lpWzI8XKSjzs928WwXj7f1H84VUhUR&#10;EREREREREfmCKgggGXpXRFVERERERERE5I3M7PZPf5Lm8/mjh6h188sPWL+akGrZbLe//Mjns9n9&#10;u4tHDxbffbucX47nF8OzM3NfvPsWzNJ8HrvxZiw2Sm1hS0vpxYkizXpLbilZcoJRaowjI8BgK/E8&#10;5C2BFhFtf796zFNrKwnQ3GHGKeVKRhzSlS1l2spOrVWnAtz/BTOimrnl1GYIGgxksFTWyggy2gxB&#10;TrWth6FbOWqQZO5nadbBHClNkdeWGY3Yh1Hb4bQjwo2Qqk1/tjbY/ejTX21zm2bbmmWnAz+MdjN3&#10;+rqMansNDw2q9sLZnYKr2S25z2ZTrrjU6zyqTTnW69Pvtm9WvU7OwqwFcV+Jtr7uQ5vcu2xmqAFj&#10;WszNrW534/Pzut5wGLFP+bJGbLZmNl5clmfn5eyiu3Wy+v53upPj2//0j45+53tfyUddRETkTfLX&#10;PQEREREREfmmuBjib87KeozH29qZ3V96+tLVqa8yw+2Zu+FsF9nw3mVZZH+4TF9+ZBERERERERER&#10;ka8KDxe6fVqbwdcraACS21d7pzkRERERERERkd8+aT67/dOfPP3//pvF2w83v/hg/Y/vL999y/KX&#10;ilSMF1e7Dz7yWbd4963u5Pj0T/7AzLbvfwSyXF7l46M0n3fHRyBityuX6+70GNaSk8Fgi1O+zOCz&#10;PsaKcTS3GGvrFCXg5jCYg7RpnP1wh7rRaTw3wFqzKIMMmrXdGYIIwsEIAr6vMyVpU2EpbAqZGtga&#10;St3nPWp41zGibndTuNSMuBEZPYQ5eT25Vo5qTjPU3da6zvrMYTQk1ooaMANvJDZv9JnuB2xlpN4y&#10;oGQbfTp2EIBNq3ludqhwPSzrBQFOQdH9pF5Ea3vB/jWHwQG70YnqXe9dPkwzSmn7NTfSwECQftiB&#10;mTtZgTbnKf1LvlwD+wkspbobzOBdbyn1d++wltgNdbOruG7ljVI4FJ/P0qzrH9zpb51YzvOH905+&#10;8uO8XHzpHx0REZFPoYSqiIiIiIgAQBB//XwYazzZ1t7xYPmrvaLtpLNS7fkQ2e1vzsZZslsz/7rP&#10;gYiIiIiIiIiIyGSRHUDn2NVfX0T1lTaHT1eDAFwdqiIiIiIiIiIin8Hs/p1bf/oHz/7Hv1y8+2jz&#10;iw+ufvaL+cN7+Wj1BYYiOTx+Njx7nheL+dsP89Hyzj//sxZf3D1+2jKcbeTZ/bvlap1Wq3JxUa82&#10;6WiB2LeevnlFx7uE5HW7A/a9oWYEETgENdHykzQgDkNN+VIzeLLkrNXcWgAVpBnohghWwswqw8BD&#10;f+lUPRpT8+i+FNRzspz6u3dit6vDYKVwJCJ4SIIaXoh+2iET2sKlxmDsRuTkhKWUco6xICXWyn0R&#10;KHAjVmo3OkkJOKxLiAAMpbY4q7mTwX0+1WAteWvmQLycAD1M9cYTfKlZtcV3X9rSpqhqyt2LLyeC&#10;iIDBcuY4ThnXqPQp4WturC++xwZMAVV+luW8fdOve9/NHz3ojo/Gs4uY9SBYK2tFkHML/ysAAIAA&#10;SURBVBG8vErHq+7keP7OW/3J0ezB3dWPvje7e/sLfLBFRES+ACVURUREREQEAP7+fNwUPtkGgHvz&#10;T4qnjsPuv/6//J8P3/70P/nPf/Dj3/+8uzOzO3Mvm/pkW5PjPzwffvpg9quobBUREREREREREfkC&#10;5glu6NyuxtcXK3xJ/83/87/++P1flOAYuPPOd//0P/8vyr4lwgzJ0Ln1yebJZp94K7kacIMBne7/&#10;JiIiIiIiIiLyGSzeectSevav/u3qe+9u3v9o88sP89Fqdu+O991nHIFkvdrsPn4S49jfPp3du9Od&#10;Ht/5j/4szWft6fHsoq43BsuLOQDLaf7g3uaDj9JiXjdbS27X+/qklR8aYLDkLIHk+25OgtZiqVOW&#10;cur+nEKi1pKWrcnUzHJiDcY+8tl6PqdRpjrS67ZSvJzPbEnLqSi0z9aleFYsuQ37OKu7AYxoA5lj&#10;3z7aSljNc4KZJbAUlho1LFXLybqOZTQ6y9jO21Rzup/ozTJVMw/Y/+3f/RvWGqWA+KePvvs7dx/e&#10;2Nn+XASB+lmW87g/MO7Pnu2P+fpPEgaz1NK9xgDStHndl6O2alRLRJ1Ka2tFTgZrYWFO9a3gy7v/&#10;lPnFMLLW1HesYV0G2d291d+7Xdfbsl7HbohhZI3h7Mxn/ezBvfn9u3f+xU8XD+/7rP+iPx8iIiJf&#10;hBKqIiIiIiKCZ7t4/6qcD7GrvDf39Il9CyTPnj09fDsOuy+2UzO7t0gfruuzbfRu71/Vd4/0Xygi&#10;IiIiIiIiIvKNYGZHna8LAexKzPNXGQCtxMfPzt778HELpfrRrU1h8LpD1Q07Yyp2BmTHKvtx769d&#10;tBvJzg3AJwdZRURERERERETkYP7W/Xv/6T979q/+reU0Pj/fPXl29Q/v5aNlf3rsy4W9+Sb7rDFe&#10;XJaz87obvO+X33k7LeaLd9669ce/Z3m68KmsN4yIYbQuY7+gk0+OuvWmjVDW68Q50Oo0PymnyGEE&#10;yQhLyVKaQpskSSPYlpam8KjDDRatUnQa/BBdTQlO1GDUw+DW+kRBmxpap/LVfXPpPg0LwGAM7nbj&#10;szNyWsOynAyMSjvEStn6S1s41trIBOFuZnAzt6iBWlmDQRurJautI/SQFCUB2j4y2yZnZuaGWT7b&#10;bghyGBkcagFiOoEtjYtDZLdFe28EV998jomWMG1HceOgzVr6tL2JBn8pVMoa09lIPu0zOQhLzgiW&#10;Cne4w9ASrCBYivlnWmZkjRhGkN53lp0lzFOUwnG0vk/LeVrO2yt3Hz9h1MWjh93p8b3/7M+7k6Ov&#10;9odFRETks9D13yIiIiIigr87G8bg2S5W2Za/xraFZHZrlh5v6rrwvcvycJE6XUgnIiIiIiIiIiLf&#10;DKvO+10AGIn5VzRmEGdDXI6xrSxkJYLYVq5Lq8QAAOIQVWV2dG4l4mKMo85Pe795hWSQu8qT3g04&#10;6VWiKiIiIiIiIiLyWXWnx/f/139+/ld/e/UP7+WT4/H52fD8fH15Ze5pPvd5711nKZkZGSwldqXu&#10;tnU7AEzz2eLRg3x8lGaz4z/4ncU7b90MtcZ2ByBKeamUdf7wHksFUS5R19sYyyfnJxnBGqxhgCUH&#10;gBZ03C8iRSmsdepNzQ5PLAVTBpXXecv2bQRJuF1nYq+H4vT19HqHASQBN6cZQEagolxtCCDC3Hyx&#10;4DC4BWvAYO6M8P0Mp/ismRGIQEre94hAqXRjCRhgiBL7XYHXodmWkrUp2wmjJ3dngNfFqtwfpYG0&#10;6+/2x0y+tqV0Wnbj/pCxL0qFtf8RRAvW8nCWzNyuby+3H4gR+4bV9j3N3czoZu4tiIsIBJESSEvO&#10;Gq15FYd38VXBKIWlwsznM3NLiwUiYhwB1M3O++t+1PHZ2fDsrL99mo9XJ7//O4qniojI10UJVRER&#10;ERGRb7un27opPNuFG27Pf93XsS2z9W7Pd7HI9vPL8qPT7suPKSIiIiIiIiIi8uWtOnNDdgyV+CpW&#10;rbaVTza1EkNwUzgGDEiGWbKTzm5cXggCNViIMTgWunGeLBjrwrtzP9SlbgtILJKd9J5dt34TERER&#10;EREREfkcLOfTn/x4+d13Lv/D329z6u/erlebsl7X9XYqC7354pTSrJ/du52PVt533nWrH35n9YPv&#10;evdyIiNKBYCIQ6vqfghbvP1w88sPYajJ67MzBEkyaK9b2ImxEIdnX3jB1DXamk73EUtPzrIvHyXQ&#10;qkEBkqy1vZ5ky1tOWwVJTtWjbmYtBzuFQFvc1FMCIyJYaXWEGYxm2RzoMsYCMkrFS4cwJUBh7tMu&#10;IiynlBOji2GIoXCflaW7tbZSAGhxU3vhiGsNstbKUrE/uHZKQdKMgE/Nq9d1rDfzudxne43Xk5vS&#10;udfVqdwHUwkSFnCDmbnD8HKBKmlA8HCjuZb/NSRPsz52IwFzciyt8NZSgsHgLGUffX35jLXm1RZh&#10;tS57znDPR0vvu7rdcbcDGcN4mMDw9Gx48rQ7Pprdv7t4563lD77zq/6REREReRMlVEVEREREvu3e&#10;vyoluC48nbnb13Ad2+2ZfbiJyyE+sPruUZ6pRlVERERERERERL4BTvsEjIvsl2O9zS+7dHY+xNkQ&#10;JbgprIQbep+uhUtmL12RZkB2y8A8WSF3levCbFxk/2hTb8/8qHMAmxLJ0Se7M09f99kSERERERER&#10;EfmN1J0c3f6nf1TXm/V7729/+dF4cdkeZymMYNDcLbmlBMCS93duL959a/HWA8uff0HGbfHOw+2H&#10;jwHkYSyXa5YSu8Fn/cshVbLVb5oB6bpygPunGISZpcRazR0AazXbF5A2Zod4aktftkLQQ3jT3Czi&#10;RoHolNQE2V5pbubGut+QYIS50RDD6H3H6gZYDQaBfTNp6yQ1gwFuqG3WtP1OfTYDEcMIMwQ9J9aA&#10;u7ekZw3sNzf3NnlLbsktJ5hhHFvUFi3aCqClRa8bVl/It07R1TaLVuuKVkjbDvRwuvZnjten25Ih&#10;TcWzdmiInQ5xGg8AI2CgmSc3szTvo9R2gO42ta8GGdECsDGW9okiD2/ovnW2ZVMNPpvl5aJFf/dv&#10;cXAc23u9+/DxeHnVn57MHt6b3b9760//wL6OC/9EREQaJVRFRERERL7VNoXPdnE50gxH+etZpZpl&#10;X6S4GOO496fb+mil/04REREREREREZGv3yLb6SyNwYvBrgqPuy++evZsFxdDjMFNoRlWnc2SfcaL&#10;xrJZzhgD28rLMRbZnm4jiOPOtsF5MgC3Z/5ZhhIRERERERERkddKy8XxP/nh8T/5Yd3thqdn9Wpd&#10;19sohRGWkvddXi3z8aq/fdqygp/AW3LVfcocvsRs/tb9tFxwLCyVETEWkJYcKZl7i6pGBAhEEDY1&#10;eJIg2R43WPKW3gzAksOA8tLuCGCKp74asLz5InBqGW27adlL85aAbXNGbaFPWjLQWCoyYhitz9wR&#10;yVCmGOaNhKwdzhVJu9FJez2JqHBvEzM3uFmN1uZqbnCHG0tF0FLyzi0lM6tjaXWvBljrsCVpgVqn&#10;EwWzwxFd53HtUKzK/Q3j7Eael4RNHarTqTC3CLq1007WCrcAzOzFil2SNHczTGcM8JxYCpKbuye3&#10;rmMNjkPdhRkYUXc7c58O1sy63LLQgHnfpcX8ZgR6CjCTUaOcX+4+fsqo8wf3ulsni0cPbv30J5/6&#10;sRQREfmV0pXfIiIiIiLfau9fFQKXYyyzJ//a7qO27PzJNsbgk208Wn3dJ0VERERERERERAQA8HDh&#10;ZzubJbsc4ih/1kzpS86GuBhiV7mt7ByLbIbPO451jmxYF24KmfF8F7tqNbCc+Tz74mu695yIiIiI&#10;iIiIyG+ZNJstHj34MiP4fAbAc67b3Zte050cpX/yg7O/+OtUax1GS4kMDGMLksIMUaMGIsw9SgUO&#10;+U+zNCU/WzjTx2LJ4R4cWUrLWQJGAJ8WTwUwhTan6tN9n6o5bB+1xZSObTWkLSMapbaQKnaj9b3V&#10;CicrwWBYS4DiMOxhT4cva53yoAE3azNkEBEALGVzsy57lwHUYbSINJ+l5SLN+robYMbplT5VmE7n&#10;xivD902wdn10+65UM97okDU3xr50dv/3YUADGYTViJgGiUANBAmwtZ4GmaaSWLhZSoekaIwFwTSf&#10;W/a0XLDUGMcAnTCzlstlrTCznNqGlpP3nfe9pdfFTYm6G+Lxs7rZ5MVi9uCtNJ+tfuf7xz/+odpT&#10;RUTka6eEqoiIiIjIt9qzXd0UBnH0JSogvrxFNjOsC8+GKMH89WVlRUREREREREREDu4t8t+dl6Pe&#10;n2zqEJilzz3CuvBsF0NwW9m7LTLwueOpEzNbdVNI1TIuNzzubZHtrWXSVWgiIiIiIiIiIt8Qebkw&#10;d++7cnGFIN5wHZR33fLdR7uPn+weP2OtPptNFakRCNYIRItCEm4Gg+8rSQ2Ws+VkZjGMMPO+n/pU&#10;g6z7ktVW8slPiqfisFBFAhaku7eIrN8o8Gx9oa0mFG6AeU4tpGo5sdbU92W7M5teN41rgBle6Bqd&#10;RKkkwX0ZKcmgGeCphU697w4NohYVcNaKWutuYClTOa1N+2JrNyVJupm1eVjLu3IfS90Xq2J6DJyO&#10;C7E//sMSm8G4j7hOWVW2p1kKsb/7HEnSahC0nA3XJy1K5VgsZ8ueV8sWWgaxe/I0913qe8spSkVE&#10;DGObvCX3LltKIBBthiSJqFFq3e7qZktGd3S8ePthPlrl1fL0j39/du/21/15FxERAZRQFRERERH5&#10;NivBTeFQ6Ybev/x4X5ybzZJtCk97PtvF/cXnv9ZPRERERERERETkq+aGB4s0Bp8Zznb1/uLzZUEr&#10;8XRbK7kprT0VXzieumfLbOsxLscwIJiS4+2Vfu8vIiIiIiIiIvKNYdadHperNZ88K5ttXi3e9ML+&#10;zul4dt7fOR3PL73rzI1jaZ2nvokWjbQuTQtKZpZ8aulsjacEa7WUYMinx7hKsXt+SKIypmJQc3/z&#10;ktRUPtq+cDeYmZulG/FUcEqEEmZu+8lMIdWglcqcPKdg2BT6NBJGoNbrveynMHWl7qfHGtOT5p4T&#10;zHzWmxtI1ohaY6jmYQySsRtAgtGGjFKNRERL8hpgbmgJUpo5buZjSZqZIaZzNx20mdvUO3s4FVP9&#10;6vWW0xfuU7spyQgGEaTR3Bi1NdmCiFI4FkvJ++x9P8VTgbrZmll3cpyXi+X33ilX6+HJs7obEKy7&#10;IYahbnbA9o0fq5y705P+3u3Z3durH3539YPvvr5qVURE5Oug31SJiIiIiHx7XY0EMAT7ZF97zcIy&#10;29NtVOK5EqoiIiIiIiIiIvKN8WiV31/XWzN/uo11war7HNs+29Yg1oXJsMxf2RVji2zrHQwEmMxc&#10;/akiIiIiIiIiIt8ks3t3hqfPzb1cXn1CQtVS6u/e3n38JM1nsRvyycqOViBrGUuJwEgLn81gMPPX&#10;hExbDam7mcPN3ODu2VqgdKpjhTHYGkRf3pj7v/f5TMI8v3KDtmDrH4W92AdrZm6sATfUAGjuUaqZ&#10;wRxTl2kgSBK10ixaq2utUQprmGGKpprBDYTl7F0mInZjS64yAgzSUaKMW0Zc50WJlmJtR2EAfFp/&#10;awPTnFEN1vKorRj1hb99X9Pa2kr3p/Q6njoNdGiF3dfYAkiOsZABtp0bgjGMAFq1rHedd10+Wk2T&#10;LbVutj6bWU793dswy0erfLQqV+tyfmmXV1zMQLBW1nbIsP0eLae63QHb7vT45Pd+996/+OnNCLGI&#10;iMg3gRKqIiIiIiLfXhdjABgqj766y+O+sM4NwBjctnVDERERERERERGRb4BFtndW6T3yauTzoc5z&#10;Sp/tXm+7ynXhtjLI4+6rXH8bAtlIWA0Mlesxll/p+CIiIiIiIiIi8mXMHz24+A9/n49W5eKS9+9c&#10;xxpf0d8+rVdrEGOt48VVPjryPntKlt2qm+ETejJZCgyWks262OxiN6TFHEDsdiyVU6wUNpWA8qXN&#10;p4CoGSJAwMyTv1pywGjpz5bpfOFZcweDJSwDQAt3WnJ4suQIGjxKMcKsBUWJFjptAdZWOlrqVPTq&#10;BrcYBtYgiGg9pQHCjOgSh3pjv2z3b7MIWMugWkvbwlp96hR+BWEpgYC3OCthBpvO7fQasxaavXFs&#10;eDnTy3Yu9qeIRt44KxFhhu3OzHw+8y571+Xjo6ntNmK8uDK3vFrk5SIfrw6j5tUyr5YI1u22rrd1&#10;GDiOrNEaX+HehhrPL/vT4+V33j76ne8pnioiIt9ASqiKiIiIiHx7XY4xBoPo89ffs5AMAGpwqPyy&#10;Y4mIiIiIiIiIiHx1vnOcn2zjzpwfrOvzbdxdfKaLwM6HIDBUzpL7Zwu1fhYluK2cJZtaLoBfXNXf&#10;vaWEqoiIiIiIiIjIN0U+OepOjmM3jOcX49l5f/vWJ7x4/ujB+h9/2R0fjeeX5eIyrxaWu0/dBdm6&#10;OjMAlhpll+ZzSx6ltniqkXAggsQbI7JTDpOI6+9f3EtrCDUAeHWFq3Wf1iCBCAbNDUSadZYzg6zV&#10;aoW7uaf5vA1TNwQqaZZzaz215CBYo262lhKm9tc2H/PsSO4peaoAzK0lb+FmZteVqu2kwAAQYfB9&#10;XyoBIJkRnpw1pmRuzoc47pSDbSles9bOOlWt4lCgCgCoFTm14zUQbu30kmSp5oaUQKT5PC0X0ybB&#10;cn4FRj45tpznbz14zRvhlpaLtHxD3W5wPLtIqxWA2d1P+iyJiIh8XZRQFRERERH59hqDLQ36JQOq&#10;BMbKIUgiABJBEuaGzpHdsiH7p+yjVU9UQglVERERERERERH5Rklmv3Oa/+2TOOn9bBfLEov8KYnQ&#10;SmxruxcbZ+kri48GsS5Mhnm2zr3UuBziY6s/OMmfuv4mIiIiIiIiIiK/HmZ29DvfG88v8tFqeHqW&#10;j489v/GWZ5bS8p1H6/fe706PyuW6XK09ZwYPpaOvxXEEYG4xjm6Wl0tfzPLRql5e1c0Wu52ZW3YG&#10;USrwShdra1A1AxBjtBgnp7bU652w1te0id7kbhGsFaSnBBgYoLW5IcxS8lnvfZePViBJsgaL02ua&#10;zwhErfDEYUcCNRg0A8yY3GrADSl5ToyYTsYUK7XrutdWoLr/psVMiZiOjwBoMEuJpcKMgJEIIgGw&#10;NqWpaLaNY/tBbp4QkkE4ooYFWxcrSYBRack8eXu/LLnlNLWnlloursjojo+8y4tHDy1/7gbUcnlF&#10;Rj5e9bdPve+/+s+riIjIl6aEqoiIiIiIgF/o6rVKlsDTXX3vsrxwN7r2J2l2vTxphs5tmW2Z7bVX&#10;y0331OP0T9IFdSIiIiIiIiIi8o1xOktvrTJQtoUfb+uDuc0/8a5v6zFIDMH81dWnElwXAlxm79ze&#10;WvjHW14VHvd8sq0Pl/rtv4iIiIiIiIjIN8Xi7YeXf/MPMYzrn703fPxk9tZ9e/MqkXV5+d23N7/8&#10;EGax7cp6U7c7YN8S8NJ2BGuJYYRZDGNeLfPJkeXU37k1u3dn/Y+/NDOYgbSUwYKcWCsjLKU3zMHM&#10;jG3oGztBaxbNzho2pTFfjzVaLNPMiBzj6MnNLEqBmyVP81lLZlqEJWetUw8qCQJjaW2lZJg5PZvR&#10;auznDEuZZXejWPXGXPctp7CpBtWIm8Wq3G/AdlYMZg5rvakGN0YAZBDYl82SZEx7suvdWUvJ1pgu&#10;dANg09qfpzR1zBIAytWmy10Mu7remlt3cuxdnj96kJbzz/tBIjk8O/e+T/PZ4p23flWfVxERkS9H&#10;v6MSEREREZHPJ4hd5VDZ1vw2hdvCStYAb65TAgAccGv/WHEO1Z7vMEu2zLbs/KUYqhuiLdIFkyKq&#10;IiIiIiIiIiLyTfL943wxxP0FPtrg4215sMizNy9hbSorGcT8K1rmIrmprMQquzvuzpO7LbM/20UJ&#10;Pt/Fw+XXfYJEREREREREROTA7OQnP37y3/2r/t6d3cdPfDHvb5180stTWn7n7eHJ8+HpM591rDU2&#10;26gR6w3cp9BpK1WNiFIA8z7n1aK7deJdN3twN6+WAFiqJTd3GFiLdR3GESmxVtaK14VUzaz1jTJI&#10;0szYwrGVlhxmlhJIvJJQJYBaW+upuZtZWi05jnUbsRs8JwS972Hus6n5cxqDU/KTNWopZkAQpJlH&#10;0FEItGEZAfcYx1a/+sLcY0qk7hOoUy9s6541TGfLpjZUeOtATRkgkoNABEs9HJcdShfMrCVXzejt&#10;UVq7rI1mDssJKaVZz1pZStSge57PANTdLobRIobHTywn7/u8WlpOi7cfpuXiC3yOYr2tu+38rQeW&#10;kxKqIiLyjaWEqoiIiIiIfFYlcDHGs6uyrQyyEkFsCreVydClaQ3Q9jePIxCBYJRAAChwZzZU2q7a&#10;810c9X7a+2FxL/bVqdm/7kMVERERERERERF5UXb7wzv9v32ye4D04ZofrcvDVe799QHUobJG2+or&#10;2DXJTcFILJJltzszb+HYeTbssKs4H+LrPj0iIiIiIiIiIvKC2d3bRz/63uXf/qxutruPnlhO3dHq&#10;kzfp797qTo52T56VqzUAbrZIydwQ3FeYkgxLKc3n3uX+zq3+zq3+9ukU+CwlxtFyhnua9XW34zha&#10;l1EKkFgrS4WbpXRjnyRoPl3wxVotJ9Rg0Nzg7jkzKksF0fKr+83IWkEgJwsCZn3n81mN8Fkf213d&#10;bK3vLHtazPBqdyujDmNstghOeVUHSCNZCWBKnxIIso4MsgavG1T3na/7eOr0YKs9NSNh4P5xEIxK&#10;OmG05AZjrS31CrZSBmOFOac21wjQLMEMlhKDsGg9qzAQ8JTMzBezunVPlaVyLARAxDhard513e1T&#10;77u8WMzeuu/dF0nuMLj96LH3fXe8Wn3vXe+7r/tDLSIi8npKqIqIiIiISLtX3CcJ4tmurgu5L1Bt&#10;q3HJME920tv+ZnQAQKDUqLQAgqgxJVYDLBWbINySYWZWyPUYpzM/6jzIIJIjuyVTgaqIiIiIiIiI&#10;iHzj9Ml+cnf2b58MD5b5o3X9aF3vzNKye3ktqwSDqKQbbq6bfTFBXI0RwDJ753bS21E3xV6zwcAx&#10;uKus+7u/iYiIiIiIiIjIN8Tx7/1oeH4OcvPeB7tffoSHd7vTk0/exLo8f+u+z7rNP77PUgkecokM&#10;xjCYe5rP02K+/N47h2xqE2NpL8urJRhpNovdwLHA3SwsZ0awBlnM3dwBgABhKZPVPLGUGArMLDnc&#10;PSXrMwbCyRogYUYSEQzCYDmZGX3qUDWz7ng1Pr+AGWEIIuiz2fXRmYGIqDFWL5VBMACbIqoMtD5V&#10;M5hNadFawXZ3NoIkw9zY5g2YeQvZ4rqdlfv90KIVvQbMwmgwWLQdwgxBm4K/U86VsT8jMBhBt+xp&#10;PoM7DLEdWKovZqnrrO84FtYAAzVYa63VcrbknjMMPuvMbPHWg3xy9IU/P8OTpzGOy3cfpfns6Hd/&#10;8HV/nEVERN5ICVURERERkW+v3i0bAAzB/s3Xr+0qn2yjBHeVu8qhsJ/Nklnrh+hzmi6zIwsxBEu0&#10;m9BFW66Ldv+8/WjJjUAE18CmsnNcjHHU+50+AUhmM11JJyIiIiIiIiIi31TJ8PbK/+fHxQ2XI/9+&#10;GHu3RUZ2T4bOr1e3gviE/tTU9V0/XZyX8ht/cV+D60rCVtm6ZLdmftxdj2pmXfIxCGBbYtV9FYWt&#10;IiIiIiIiIiLyFTH3O//sT578d/8KwOb9j7YfPq7b3fz+PfinXB/VHR8P82fdKetmk0+OAXA3lM02&#10;zWbd6bH33eKdt9Jy8dJWLBUAIiznvDoazy/c+hgLx7KfkFlOrMEajDB3RsBgDkPHWqaiVHdzt5ys&#10;7wyAO1FhYARJtGxqcnOHwfseEVEqAEZ41yM5gbScs1YC9fLSF3PL2cwYEcPAGqg1MIVRzWE5o3Wd&#10;BtrJMTPrsrX4aWmlpug9m6HFR1O7Yq29dupJbWdh+temGtb21FTgQAJTSetUxEpyGhP7zW2/aU6W&#10;sved5Wx99ju3hifPPWeY5aNle3GUUs4vrFQOI9x91rEySkmLeT5afZl4ajm/HJ6d9bdvpeXi5A/+&#10;yRdrYRUREfn10P9LiYiIiIh8ex11nt3cMMQbX3M2xNkuglwXVqJzrI4W//v/4//p5mtIDoEhGERb&#10;hKzkzVpWQ7t/XlsAJMwAI0hiW60EhxrnO2ZHMvSftgIrIiIiIiIiIiLya0byyTY+2tRn20pglvz5&#10;UNzgwFWJTbV5is6RzAAUcqgsZPfmla5/8b/7rz5tj9jUGAPJsOosu92Z+zK/nEF1I2EAKiEiIiIi&#10;IiIiIt803uW7//FPn/4P/xPMhifPd0+e1atNf+9O94nZRcsprRaMWjfb2O5IchxT3+fjpeW8ePvh&#10;q/FUXHeohieHW3d6Uq/WAJgSS7nOrxoIA8lSyQAsgpa85VcNYATMPGe21lJOBaoMmvuUTQUsJeuy&#10;uUVE6zFFjfH8EsHZnVsxDGk+A6xuNuX80lKCWexGBhF1HxltF5I5a6AVomYg9k/VYEpmoJmZZ8f/&#10;4c/+Y6A1q+7zqFNO1WxqUr0Oo6JFUPfrcxaA7dOohPkUZTUzuBmA1q5qrUHVkQAz9DnfOrF9Ua0l&#10;tz7n1fLoe+/WYYhhjFLycjE8PWNfYjdY7vo7R8PTMwCxG1jD0he5qVy5XG8++DivlrN7t5fvPlq8&#10;+9bX/UEWERH5JEqoioiIiIh8ex33DmCWbHzd9WuVeLypu8ohuC00YJUtv3JRXQluK2swgMpphdCA&#10;bG2trt2o7nqhjQRgBIIWxhocAoVMYQR+cTU+WKSv+8SIiIiIiIiIiIhc+2hTf34xbgsLsR5jUzhU&#10;EiiBQjgwVg6VbugM2Q2GsWIMVCI7P+8d2QgOFbsaAObJ+4Tsdm+eDu2sNxmsrcgpoCoiIiIiIiIi&#10;8s3kfXf3P/7p+V/+NYC0Wuw+erL94KPhybN8etwdrazLhwDkTfnkeHj6nDXGs/O0WOTV0uez1Pfz&#10;tx963712RywFQYDmU79oOlr6fFavNuGGrmOtjIixoAawX1EywA3ureMUgHmKceQ4IqVpbgZzB8Lc&#10;pnrVnG2/6mVmBKKUenGZ+i4fr7zvlt99m8Hx2XOf9bEbytVV3ewYwbEggkC78drUdbCfgLX+0iAj&#10;WAOsONyyzczcWsvrvi6VrfN0Oor9Atkhl2oGgta+c8DdpwQqp01bnDVa6ar5dDc4mgFBc2IocbVJ&#10;q+W0E3dEAAhDPr7OGHenJ7vHT+pmV9frcnllKXOsBGM3pOX8c31aSI5nF7uPnuTFfP7oYX/n1skf&#10;/d7X/REWERH5FEqoioiIiIh8e62yAejcLsbAjTvGAQji400dKtclxkDnWCR7aTGU5LZyDARZAq2H&#10;NRl8f1+512qDtIVNwMJRg2PFEHTH1WD//tn4YJkeLvVfKyIiIiIiIiIi8jW7GuNvz8bzIXaV50Ns&#10;CgHOs5/MvHd07ttanw8slbuKXbAGa9BoQ0QrYdgUDMZFtmSfnlMNYowYKgLo3ObJ3GzV+a3e0hti&#10;rpzW2ZA+XwxWRERERERERER+fcz99I9+b3b/7vlf/nWaz8rVenx2Nj5+Njx+6in5fO5dRpoyolEK&#10;d0PZDrEbLCdj5zn7fNbfuTW7exufsMpk+wvAbtzMzHLKp0csNXa7GEZGtIBrjCV2gyGZu897y9lT&#10;tuR1t4vdCGaWQhJm1nfuHtsd3BG0rvPuRgMBwRpRipFpPu9PTyyn2cP7rSS2v3W8e3a2+/gJAO9y&#10;7AbkxNJqW1so1a3LBsDNc7aU2txQCsxYK8cK8DqAamZoIVXCDEE4ptjq6+/hZu2FaLWxU0kqDqeJ&#10;N14BwnOiG4KMgghElN2OEfl4BTNLqYV4MVb01/vobp8w6vD0uZmVqzVLoXsGYhwTPkdCNUodPn4y&#10;Xlzmo9Xi0YPu9PjOn/+JZ/U9iIjIN52u+RYRERER+fZKbstsm2LnAzYRizTdcI6Y4qlXYxRykb13&#10;vBBgBQK4KohAJQsJWDakz1kHAcBh7paM24JgbGpcFft//3L7J/dmPzzN/hmu2xMREREREREREflV&#10;+GBd/v6sDMHnu3o1MhluzXyVXwiLHnlaZD7bhhvnwBi2qyxBg1UyCpHRu12NnGe8qUw1gLFyDFYC&#10;YGe2TJbcZm63595/Yva0BOZpug/d133CRERERERERETkk8zfuj+7f+fqZ7+4+ruf59WSpZardd1s&#10;YzeMmw2CBM3Mcva+m98/8rfubz58XLc7ltLfuTW7d+eTx7ecWyMpGa88lVJephVYg7WyVl5cpeUi&#10;H63SvO/v3GYpMYwxjGm14FjK5RWjZ1SOlREw81nfGlBjGGD9FBONYA1GAJbms3S08MV88eiBz/rD&#10;lLqj1fD0LM3n4/mlz3qSpW4BGAyWvMvWdZZ8ak8FAHiX6RbDiJxRK2tMvak0GIHWjkqQNKBy+vZw&#10;sC8dvIOc6lRJ3qhcNRgPe7VpWDiMBribG2vEbjRgPL/MJ0dwQwkAUcrN2KiZze7dMU+7x0+6nIan&#10;z7ndlYurOD3B6fFn+nAEh7Oz4clzkPP7d7vbp/3dW3f+2Z96p8iPiIj8BtD/XYmIiIiIfKvdmaer&#10;wuS4HLhYAPt46q5yXaISq+z5lYvbanBdWQNjkEAyT4YvEyYlLHl05iV4NkQQf/l0dznUP7g363Vp&#10;nYiIiIiIiIiI/HqR/NlFee+ybAqfbCvBW7N03L3+dmrJ7N4ilcDZUK9K9G5D2DnDwwIcK0swuw0D&#10;e7eZt5oHBBDBAIJTa0M2LLJ1bgZLjluztMqfsjIWQInIXXLDTCWqIiIiIiIiIiLfeJbS0Q+/u/r+&#10;u7uPn25+8cHu8dPYDa9/pXt3+2Tx7qPds+e7j56MT8/SfJ6Plp8wuOcMwJKzxpteY8nNbdxsLaXu&#10;9DjNZsvvv9OaSxvW2q4DG54+H5+f71OpY4xjuVyTZK11vbHcik/duoygRVjOszt3lt956+ZlZKyx&#10;ff8jRK27XVrO09FyfHbmZmEGN8spLeZ4dVnLYDm5O4dxCp7WSrJlZQFMBaokgu3bfTnqy2OZGVr2&#10;lYCZG2CtxYEWIAGDuZMkYdMuDifU3R1RY0cj6sUVbbpI7uYZO+jvnPqs333wUT5ejRExjNsPPopS&#10;8vFRWs09vSa8w2DsduXicry4Yq15tZw9uOtdd/Q73zv+8Y/M/Vf+iRQREfkqKKEqIiIiIvKt9miV&#10;f3FVjzs/G6IQ2fB4U7eF6xIlsMj2mngquS6sxBgEkB1f9uK3aWXPOrdl9k3l5RiV7NzwZPije7q4&#10;TkREREREREREfn1I/t15ef+qXAzxbBczt7uLlD/tNmrZcXeebtEvhrgcOSQbwSGQDJUYK5NhS4yB&#10;7ABgoJu5ITvcWjAVDi66tMyYJ7PPcEO4oRKwWbKjTheriYiIiIiIiIj8xjD3+cN784f3SNb1plyu&#10;63rDWhnhOfusz6tlPl5ZSiCf/Pf/2lNav/f+9v0PZ2896I5Xbxy2y23wKbf5OiTrxRVLzccrz3n2&#10;6P5LYcvDt7N7d/o7t8azi3J+WXe7hEU+Wo3Pz1lrDGNrVW2JzxiL97m/fdrfPX2p5WB48jTGUi6u&#10;AOTjVay3sd0RsOzmCQZGWHr90pa52axnROwGBmEB3GhL5fS3TX+2btV2NzibvnADzNxBEHUKo6bk&#10;AEkiENECp2YGROtkZQ0YYICZddmAGEaMYwUAeN8BsJxeO+e8Wvj33o2/+3ldb/s7pz6ftZwqAO86&#10;7zvLCe5GskaMY2wHguaej1b97VOf9d3J0clPfjy7e/vr/pCKiIh8DkqoioiIiIh8q82S3Z17DZ4N&#10;cbmLlLAp3JQYY2pseOn1lbwaGZzaUzu3L19xGkAAncPARTY3rAt2Fb+4KrNk//7Z8Pu3u89yQZ6I&#10;iIiIiIiIiMiX995Vff+qnA/xfBfLbPfmCZ95aSqZ3ZqlWz0+SvX5rpYBADs3I4JsV7W1rlS3dpkb&#10;zJDMescy27wz/+w7AzaFbuiTnc7SZ99KRERERERERES+Icwsr5Z5tfyEV9z+Z3/85L/9V4t3uP3F&#10;h9v3P4rx9uz2y0HQxltCNaW6272uTxQstVxesUY+WnrfzR7ey8vFJ03Pvb992t8+Za11s41hzEer&#10;3eOnPq+x3SHCZwtfLev5ueUMg+fu5uZ1N4zPL+p2x1rz0VFsduPFJcw8J7h738VuiHFMPnvjkpjB&#10;kvt8RhK1ZUfdDIwKmJHAdKDT4R5Cq8RUdtoubjMYDTASDhzOXsu7Tt+ZWwupGhj0lAww97aQx2GE&#10;O8fSTnKrq30tzymfrGCWj5bd0Sofr2I31PWmbncxlhhGRphZOwPdnUVaLPJyDrPu9PjoR99bvP0Q&#10;ulJORER+0yihKiIiIiLybff2Kj/e1FX2s6GaWwkOgXlC/0r2lOC6MMgxAKBPX8ViGFkCBrhhltxg&#10;82Q1YgyMlT+/KNkwz/bDk+7L70pEREREREREROSTPd3Wn52PlyOf7+K499uzL9JNugmW4FhhBgbM&#10;kYEKVDICOxgLV8mXMzvufOZf8OZsJNZjLLIbcPcLzVNERERERERERL75vOvu/PM/e/r/+R/NbPvh&#10;4+Hx03q1nj24l2b9S6+0lNKs51jqdhvD6LPrC65IxnZX11tz606OvOv6B3e70+PPOAdLKR+tAPR3&#10;bs0e3N384gOOpVytYxj4fKhj7RZzz9n7F/Ip49PnZJSrNYBytQZpKZl7lDK7d7tcbQ4hVe+6T7hv&#10;m7lNza6EJQfJMCD2IVzipUwn9xWyBIPtTnE0A2lmJM3MzFrp6j7VOu0JDEYARtLcpphrdkTiMBKI&#10;3QAzpE9ajovtkFeLxaMHd//5T8vV1fbDJ+PT51HKaw7NLJ8cze7fWbz9Vj45UouDiIj8hlJCVURE&#10;RETk2+64s6Pex+DHW9QSQWazWXrNateuIIIlQKD3r2Y9rBIEOofD+n3Tw7Kzy5ElsK18f12T2zLZ&#10;Wyv994uIiIiIiIiIiPwKjcH/cDYOlc92dZntVv+5F8CuxjgfOAaDLASJQkTl4dqygcxB0GaJmxGb&#10;UlbZTzvL6XNHTC/HqMRRZ8vOV52uXRMRERERERER+a2V5rO7/+J/9fxf/wXM8mq5++jJ+me/6I5X&#10;3a0Tn89uxhrz8VHdDeYew9ASqgzGMNTNFhHe92m1tJxmD+93x6svPJnV997dvv8R3DjOhudnLGO9&#10;2njOu8dPvcvmCUAdhs0HH9f1Jna7NJ95l30xK2cXAFLOPuuzWbm4tK7jOIaZ5/wJIVXPqUYAYClT&#10;HJXTy29uxJuPtHZUTkWr118d8qtmAHHdwwoA5sZKGEGaT1fIGcy6rowFEQBQ4xOipDGWGIbu9Nhy&#10;6u/emt2/s/r+d0CW9aZebeowsFZz95zTapGXS8sJIiIiv+F0hbeIiIiIyLedmf3opPvv1zUB60o3&#10;rDrDKwt+JbALViKA7osWO7yMqIQDbjbLZoeVPtgy42Kggc92cTqLf7go9xYpu660ExERERERERGR&#10;X5V/OB+HysfbmoA788+3BDZWPt3VXUUld5UlQBJmbiSQLQxeDVE50opxt6sdzA1nzg+AVeerzjq3&#10;ZOjT6+8fdxOB8yHmyWbJ3llltSuIiIiIiIiIiPx28y7f+fM/ufy7n1/81d+m1WJ8djY8Px8vLr3r&#10;0mqRFnPve88prVb4+Inlrm42ljxK5VgAeu7S0cq6nOaz+VsPvO++zGQsp8V3HpXzy+3HTyzl7mRm&#10;Xfb5fDy7YMtwAnWzjd2OpabFor99CjeD2clxXW9pBOB9l+ZzYBskxxKEd28OqZqhVpAkjQDjhadu&#10;1qDefLwhAQRoMAYBWgKmMKpNmdWXlteIVqN6c1wzD1bAWGsrYn3tTMvFFYDuaDW7d8fcD5PJq2Ve&#10;LX/1nxQREZGvgRKqIiIiIiKCZWcE3MB287hXlvpIbipJlilQ+lXslRyCgGVHMvQvDprM+mRj0A0f&#10;XtWjzv/xovzg9EutjYqIiIiIiIiIiLzJuvDDdb0YogQeLpN/nsznuvDJtkRgWzkEzNAnHHXpaowR&#10;GMLGmJbUkqG2q+iA0ioagtmssK6LLbO1/WbHItsqe+d47bVuz3dRiQdznyd7sFDNgoiIiIiIiIjI&#10;t4DZ0Y++t3j08Pyv/mabUnf7Vrm8KpdX5fxyfH5+eNV4fhnDGLthjEjzWVrMfNZbSp5zf/dOd7LC&#10;V3Szs3xyNKu1rjdptbTky+++Y2aswQgzbN77cMy58CIfH3Wnx93JMRmbX35IBtK0nJVWi5ZoDQPH&#10;Uhned6+uhsUwslS0wtP2PxgOsdSX4qnt3/1X+5ZUGKxFVRnBCHNv58HMSJrta1SDU7cqgBrX7aoE&#10;QDNnLXCL7S4t5q+eE5Ljs+d5ubQuL9599PV8TkRERH7tlFAVERERERE82dRlQuUUE12XWOUXrsEb&#10;AkGMAQOyf+H93ECOAQK9w80W+TXrnvPkJSKZbSqf72oye3SU559WHyEiIiIiIiIiIvIFvHdZgjgf&#10;YtV9eoXpTedDPN9FCWwKA5y7zbITGCuDKDSCbP8CRAulwgEzc0MNDoBXjsFNsVmy7OjcxuDFwM5t&#10;mXHc+83VuvXIiyFOZ965/fC0U3+qiIiIiIiIiMi3R1rOb//0J+XHP7z6+3/c/PLD7uQIQAxDDCNr&#10;ZTCvlsOT57XrWEo+XnnKaTnrTk7S8cq+0oWkKHX75Fl/5/binYfHv/+7/elxubwq6w1qjRrD83MY&#10;zf3kxz+AJwDl8qpteLM+IR+vyqUBoFkMY2x31nWe0iEXWocBNRjBIAjz1oM6IV6oYmAb/DqeemNv&#10;+0JUA6OGBy0nuDEA7mtUSWJ/wzgDANZqOQGIWgFYnxk093Jx9dqE6vj8LGqd372Vl4v5w3tfxwdE&#10;RETka6CEqoiIiIiI4IN1LUTn5kY3uxp5OcZRt7/sjRxqW+JD9q9mobIQAXRuZlhmS68b1A3ZUYLZ&#10;7eN1nPb8h/Px9273X/fZEhERERERERGR3zZj5cfrcjlGECf956gkPR/j+S6G4KZEcjtOCeCuxEAE&#10;ESDZ4qkg4DY1qQbgBgN7N3MrZAkaPDkrYdFuFcfOvTjHwOXIW7O06gzArsSTXcyznfb+cJnvzFWg&#10;KiIiIiIiIiLyrZNXy9Of/Pj0D//J8Px8ePxsPL8ol+sYBtZKM++7utkNz88sd8sfvOv5VxIb2X30&#10;sQHzh3f7WydHP/qumc3u35meevx089776802Hy1bPPWTjuVoWVOq6427cxw5jNWK5WxuMY4ItuSt&#10;uVnKrAELMN443Avx1GtsV70RATiDcJZqyRG11agCNNIMMIM7giRZw3IiwVJg5l1mjRjGcrWe4e5L&#10;u6i7cXj8vDtapcX86He/b/6VFEGIiIj8BlBCVURERETk2+5qjPMhLkdmx/1ZerqLVWfrkZdjLDtL&#10;ZiMRQCUNcONrl/A+B3Ikgsg2tadmf+OA8+SXEQ7ugmdDuGF3ws9VYSEiIiIiIiIiIvKpHm8rgauR&#10;84TuM185ti7xfBtjcFOY3ZcZNbgpDCCClQjAHB5wR6kkzGFmaI2q7hZEcstmbhyDEdYluNky21Bt&#10;JIeCZFhkPNnWix06x9lIADO3s4HHffwvT4fsWGZfZjvp/ROW2kRERERERERE5LeNWX/7tL99+tLD&#10;5XL98X/zL/tnJ5sPPiqX6/7WyVe+5/HiqlyuZ/fvWted/vHvv1R6UK7WAGIYu+PVZxktLWbe5XJ5&#10;RTfWYCkxDiwVwHTvt+RogU+bHmmNqPZijeqndy8YzIyEMeCOGnaoUY2gmZmbG5IzKkhGAGApCPqs&#10;t5QspRhLjGOU6vk6fMtat+9/CLfZw3v97dPld97+ys+5iIjIN5YSqiIiIiIi33Yfbtrld7HItupS&#10;dv94XVadX5W4Klwk7GqwZUr9y/ankhwDBDs3N5u59Z94zZwbsqESndnZELdn/nRbH630HzIiIiIi&#10;IiIiIvJVerKtQ3AMnsw/az61BJ9uo5KbEp37ImGo2JYgMBIkDMzuboBhDGRHJSrpgAMVIBmwdhWb&#10;m3WOMTAG4CyBRfYFbAxuSlwMIIJEIXq34962lUcdP95UQ8u41jark94fLPP9RdJN3kRERERERERE&#10;vrXy0fL4d39w/ld/my+uho+euHs+OfoKxy9XV7sPPsqLRX/7dPWD73Snxy+9oG52IFmr5e7wIHn4&#10;6jUNqJZTd+sktru62dGd2x2cLJWkuSHIaCtg0yjXqdSXBnpD/8LN19ONQWMQvg+18vrplPava0t4&#10;5FgsJUuel4s6jKwVQOx2npdtoyh1+8sPOJbFu2+l2ezWn/0hvux1diIiIr9JdGG3iIiIiMi3GoGP&#10;1nU9MojjzgHMkj1Y5o82dZVtU3g1RiGMAJC+3K4qUYIG693MME/2WdpQc7JNYU7YlhiDT7fx6DPd&#10;WU9EREREREREROQzCfJ8iF0hgHn+rJeOPd9FJdeFZtY71wUlWGElCKDdoA0AYDC09Glql9IRh6ve&#10;bl6L52bZWQJB7Co657S9oQTHaFfMYQw83/H2zB9vr7c2Q+82zzYGz4f4h3N7tEzvHGVVqoqIiIiI&#10;iIiIfDutfvS97YePQW5++eH2g4/nwFcVUi1XV9tffuTz2fydh93J0cmPf/Tqa1hKax+dik8BAGnW&#10;AbCco4xvGtznM5/NxvMLGwYWws1TNjMe4q0kAEZMkdL942/IpQKHutX24jZUACADsIowGGDWcrAg&#10;ETRvl8sRQAwjzLzvLGefzVhr3Q0gYhixAoC63W7f/5i1Lt55mJeLW//0J3m1/NW/wyIiIt8gSqiK&#10;iIiIiHyrbQpLcFOjc+v264F9soeL9PE23GI9YihRA/sw6Re4po01UAnuuyDcbJksfbbL49o1gWZW&#10;guuRz72WoC6tExERERERERGRr8q2tlAoO0f6bOUGu8p14a4ygotsm4IAxkCAbuheWbwyQ58wBgAY&#10;pkvdKmCYmhrayxKmcTxxUwBwFyjBSpBoq3cGHnUpud+de3IgUMgxOATOhnq2sz7ZSe8l+OG6/uC0&#10;u7/4cvedExERERERERGR30Dmfvef/9mTf/k/Amgh1Vmt3a2TL9PtSbJcXO0+/Njns8U7b/W3Tu78&#10;859afsPqE9s0bkyp6ywlTyl2O7Sbsb1OjCNLgbul5DnBHAxjG9E49a/aFDeNiiBee03bjc7Wwx8g&#10;p3LUaWckCDNLDjPrM2uwVtCmLWoFmeYzmOXVCga4TyNHsNTh2fPx2bl1efmdt9NifuvP/nD+4N6v&#10;+b0WERH52imhKiIiIiLyrXY5BoChcuZmN9Yfu2SPVulsh12tvduGDNgu4EZjffqLnx1eeXzn/uLo&#10;5LWDkwzus6lAdrhZNizyoUHi07lZMtZgNrsY43Tmz3ah6+pEREREREREROSrsikBoBBd+qxrVudD&#10;kNxVdm67ikqOAYLZb1509xLrnDWsgMns7P1f7HYbA9wwXx7dfvCWATCYIYLbgiCTWQAk3C07siEn&#10;K8ESDPLZtt5fpj7bbH8BXtDXhRcjH29qn+z2zP/9s+H5Lv/wJH/Gu8WJiIiIiIiIiMhvDcv5OqT6&#10;/kfbj5+Uy3X/4F7rMv28Yiy7jx6Xq3VeLuZvP2zx1DTrX7/rlFoAlTWuHzRLs1nsBgBRivevmwZZ&#10;Lq9Yg2OxlLzrYAASgCDfe/aEwRiGKHF3uTqazdgaUMmpQ5WE2T6beiOYenMPMLtZrHp4NCfUMDOa&#10;kYEIEHRLs5klT6uFZW+HASKGYffk6fD0DGR3+2R293ZazG/92U9m9+98ze+6iIjI10EJVRERERGR&#10;b7XLIYIogePulWIH4NYsXY3c1ZrMsoFAEMNQ/uX//f8KwAwG/PF//r/97h/86f6WcwQsyEC7OR0A&#10;ONA5zMwNM7c+4fMWsWbHUDFL2BQGcTUqoSoiIiIiIiIiIl+ZXSWAEpx/toRqJTaFuyCJApBTOWr/&#10;4j3gXseSIxGF+Jv/4f/1+Bc/d4MBD77/Oz/9L/6r1gNBkrQKOlBbI2vyztAnmyUzoATXJS7HWGX7&#10;aF3fWqa8T5+62VFnq8xt5fMdP1zXk96Jsi7xB7f7z56/FRERERERERGR3w7XIVWz8fxy+PjJ5ufv&#10;9XdudbdOLH3W668YMT4/H548h2H+8H53etydHt/5j/7sTfFUAGnWm7u5s9Sbj/tibldrwGJ8fUK1&#10;bncgYxzh5n138yqzYPw//vLfkGSpYPwn3/vdP3r7OxZk1JtxU5KvWQUztFDqfv3OYNODLc5KBkq1&#10;5CBBmnvUAGm0GEdLHrshhtGIOgyx3RHIXC7eetDfPrUuz9+6f/pHv5fms6/7DRcREfl6KKEqIiIi&#10;IvKtdlU4BgH0r2tRIBngLHlldIba7jS3X55rGdQxpmv4DhsBMCAZ3Nq98CwZ+mS94/NmUxs3I2iG&#10;GgxiiC8whoiIiIjI/5+9P4+35Kzqxf/PWk9V7elMPXeHDCQkBAiZGGVQ9AcXmRFFlOuAiMDXARQc&#10;gsC9hEFFEUXgimIUREVUrohBRATxEjEmyGAgEUgkZiA9D2fYU1U9a/3+qH1Odp8+w+7x9On+vF8n&#10;6f3Uqarn2XX61clevdaziIiIiJYWrSoOhcpIwatOYQByQ3QXkdzMHWlYtTx1nkgiCCrVBnAiqKJn&#10;1TdLQ2luDgcU0kqkFiQdit0lKq1UO6W3Sx9LZV/PtjUPqz0VkUYi9YBDfZvJLTd3xy37+1dsqrFI&#10;lYiIiIiIiIjobCNJsunxj5z7r7vmvnFn0mr09x7o7z+YHzgUWo1kfCwda0J0yQvdPHa65excOdt2&#10;eDo+Vtu6SdO09aALxh98oaiuMGloNQFomlqeH3a8UYNAa5n1+96sL46nOazb92gw11q2ZKKZiDgw&#10;X11alZyqi2EQ4bv/Ih/OVJu/ZnBUBiPRQQNWqfqmxuqGYmUpcKRBNSQT45IEmFXnIaikSTY5Xtu2&#10;ubZ5Y23ThrEHX1jbzNapRER0VmOFKhERERHR2cvd5/KYRweQLrUpXnS4i7knKmOpOpBHj4pQZc/B&#10;3ZEoEsFCtFCAhdChChJBooel0B2DhasdiO75YQWxREREREREREREx8XdS0MeMZdbHn2QayYQIFUk&#10;KvVEA3wh6tUtLbrnEQrJozuQBj2GAJgAQSUI6kGaiZijMC8BFYhDgXqCZiJH1s0GkVaCucI7pQn0&#10;YM821hdnBIpgQ11riezvxb3dKBJuO5Bfvrl2fIE6IiIiIiIiIiJaf0R1/JILG+dsm/7K1yWEbMNk&#10;MTtXzsz15vb0VSVNQ5ogTUKSAIhFiRitKGOew0yTJN0wkYyPhXot2zg1ecVD0vGxVWdMJ8YAaL1W&#10;zrVRFXYCAEKjHmqZl9H6fev1Q6M+fJX1++5mRQmVlSpgB71P4e4icMF84apUDVEXzqp+caCqakV1&#10;kgwumK9TFbi5u6iIiMXoVeWqiGhIJsayjZNuQx0V5jqumkyMjV184dRVD0vHW2v94yUiIlp7rFAl&#10;IiIiIjp7RUd0lI4gUEhpKNwUooCoqHsVsvMqjgcIUAuiqWQqVYjPBalK1XtBBuWpEEiiVQ/VE5Pv&#10;NriLuzuiIzdWqBIRERERERER0QnQLmxPN37zULm7G7ullYbMxIEqla3KQxM4YKlKM5VWqgGeR++W&#10;bu4ADJ6pHE/ZpwAqkqqUjl5pCkRIIi6AQEpHttTNVaSRoFN6PzpgWcBYukTSXjMRqeu+btzbhQD/&#10;NZ1fMpWt9VMnIiIiIiIiIqI1kLSaGx97VW/nnvZ/3xsO1HzzxtjtlXNtywsrCuv2ihgBiKokiaZJ&#10;NjGejDVDswEg2zDZvOABzXN3YLR8sNCoh2YjaTaK6Zk4VIkqIunGDbGfa5rGXq712nAb1ThooGqa&#10;pVh+HhHxquT0/tpXH7weXt586tugcaoIIBoW8uDuP0+qGlUDJIoqBDCHINRryVhr7EEXeDSP0c0g&#10;0rtvr2Shee6OyYc/mOWpREREFVaoEhERERGdpdx9NrdD/Tide7d0a5d+ROGnwzuFl74o4ldtIVdt&#10;I4dGouOpjjjpsdH5aQ1eGnuoEhERERERERHR8Zor7O7Z8kAvOtAuvVt6Hj035LboRA+CIFKqFybT&#10;/VgP0jf0SwPEgETkmLdpk6FfHOiW5kDhroAERBMAK+zVlqrUFL3oQXCwb/WgyVJRukaiG+vY37Pp&#10;vgHYWI+b6mGtHz8REREREREREa0BEWmcs61xzrbY7fV27ul8a1dxaGbhu24O+HDz0nRirPGA7Y1z&#10;todm/Wjnqm/bXM51RLWcaQ/3Sk3HW/m+VBt1m5m1fh7qtcHsZXSLXkaISFgxfiXV3m6AOVR8UIMK&#10;AFARUbh7VbB6f5EqHNUBn4/lDS457HIRTYOLoDR39xg9xt6e/fVtmyUJAGDmZZFOtkS16hNLRERE&#10;YIUqEREREdFZqB99T6fc043twqdz6xZeuPdKiQ6/P1g3eFGYlwYHZnILgno4MW1Rj0rVqsLM3bEG&#10;0xMRERERERER0RmkNL9rttzViaX5bG5zhRXmpXtQiKCVqsznrDkQHdG9cM9LKDwLUkSbKbx0ODyI&#10;hGPdum2h8rS6QT+6OQqDQJIgZm7uRUR0L6xKs4MAIlBBEEkUQaSeSCy8U/q4ynS+bOlpK9XcMFNY&#10;I5FvThdTmYbj6fpKRERERERERETrXGjUWxed37rofCuK2O3FTi/2+rHbg3to1kO9Hhr10Khrlh7z&#10;FI1zt7fvvCcZbxWzs9nmDcNxtGxqwvJC0yx2upokVfGnlyUAN5OgK6eIiapHE1F3FwjchipMZfCL&#10;DOJ7Pr9PnFT/OO4vWsVC11UdHBaBhpAE80JUqwrVYnomNOpVPWrR7jo8tJrZhslVymiJiIjOJqxQ&#10;JSIiIiI6i3RKu3O6OJS7u/dKny1sNrfCYA6BB0BV4TB4Va0azXIXM4dIae4qc6V7Yeaug6DdqeOQ&#10;qmdFbS2qZImIiIiIiIiI6AzQLuxrB4tOabO5zeTm7s1EN9fDnk7ZN+lHC+JSRb0EGPyFusC9cBTm&#10;/eileWFuDnfUUsgxhsjc3Rfy5cy8X1p0OKDiRYQ5zBHhbvfnzaHKmau6RESoeKZST7RdWB69I5gw&#10;pMtUzE7VtFvagb5lQe5rl+eNH3tyIRERERERERERnTE0TTVN04nxE37ndHIim5q0vCimZ4tDh7JN&#10;Gxe+lUxNhLk23PPpmXKunUyOi4iVEQ64Q1ffE05URAWAleXh5akLwTqBQARiBhEHROc7ry5xOwgE&#10;7hKCiFiMENFaJiKx29c07e/ZlzTrkiTl9KymaajXatu3nOKfFBER0emMFapERERERGcFc9w7V94z&#10;V0TDTG7t0qJBBKlqEC/dJ7PhTd0GobjoOpPHAhLdS5cyehCYoTAokKgPtp07ydzdgSpoGFQyVqgS&#10;EREREREREdHRO9iLXztU9Evb37N+9GYqU1lIVADUEo2l9aJEQ3JkCpxIKkhVovmh3KvyURWUhvSY&#10;QmTmqOpMqytLBwRFdEAM4j6ogI2Auftw3twg386DQAXmkOgO9KNnQab7cXNj6dYNAkxlYV8vdku/&#10;rxPPGUvCKYnsERERERERERHR2UlExi55YH5oOp0Yz/dPpxMTkiYL32rs2Nq+61vpeKuYnotznWSs&#10;6WXp0QDICBWqgypWAao+DCIYapc6zz26iEBVVCToILbmQ7vBASJwCNy9jADcIhyapSKSTk2Us+1y&#10;rp0mobdnf23zhrLTqW3eKCLNB2xf6wdMRER0GhnhP95ERERERLTOHerHL+3t3T1bzOV+X7ucLawW&#10;ZEtDz2mGRiJBZblWDwoPIokgiNREgiA6Coe5G5Ab4kLA7mQyAIC4KxBUMmXyHBHR/T71qU9l8/bu&#10;3XuKZ//e7/3eauqXvexla/0kiIiIiIiIVnKwb7cdyLuF7e7EwnxLQzfXB+WpAOqJBBEFClsx3iXQ&#10;+VCaA+bIDX70IbJqEhl0evDo3i89OhwerXoxmCtRqQXUwuDfmSJVBIE5CkMePbq7ox+9W1qn9Dwu&#10;u5hmKqnKTG5F9AM9W+sfCBHRaYQRNiIiIiIiopOhtm1zbdOG2paNUOnu2jP8LUmSxvatkiSh1bA8&#10;L+faVkY3g1TNTlchIqIK98GObjIoN12oPnV3NxcFVESgIQhkQHXwJVK1XR0UqgJwtyJCVZIQGnUJ&#10;mow13Tx2e+Vcu79zr6imUxP1B2zXWrbWT5eIiOg0wgpVIiIiIqIz3H3t8qv785ncdnfi/l7Mgmxv&#10;hs310Eg0qASFChxLJ9KJSJBB/M0UiUqmooA5SnN3Lw290h0nt07V5/9drYc9VImIFvT7/R/8wR8s&#10;iqIoipe85CVbtmwZ5ar9+/f/1V/91cte9rLHPvaxGzdurNVqGzdufMQjHvHjP/7jv/Vbv/Uf//Ef&#10;McYRF/Drv/7r1ex/8Ad/cMstt6z18yAiIiIiIlrabGFfO5D3ou/pRhXZ0Uoah3dKbSUCIA1SGFYI&#10;duVxECsTOKoGp+6F4ShrVD06qkS7ICgNhaGqSq0qV8N8HaxKdVoVDasy5URFEpUsIFUIUBgKc4HP&#10;Fd6LPlustJSxVPrRS8Pe7qif+4iIznjHFmGbmZm5/vrrX/WqVz3+8Y/ftm1brVabnJx87GMf+9KX&#10;vvQv//Ivd+/ePfoCGGEjIiIiIqIzlYhMXH6pZml9+5bY7fX27BtOUQutRm3ThlCvJa2m9QvPczcb&#10;RN9GVG3zVlWZatVH1TEI7w22iIMIQlh9qdX9YgRcs1RCCI06AEmC1rLY7Xs/7+07UNu0QUIYu/iB&#10;a/1oiYiITi+sUCUiIiIiOhOY+3Q/3j1b/Nd08Y2D+X8ezL+6P79lX//Gnd0v7+0f6Nl97Vi6b6rr&#10;lrqmQ/vMZSpVvedyKWmJzofvDABEkCiCiADRYe6le7twO5nNVKvMvOioBRFgLGWFKp3h/umf/ikb&#10;8r73vW+tV7SOxRivvvrqhYf5Az/wA+txihW86U1v2r9/f/X6DW94w6rn33XXXc95znM2b978ghe8&#10;4A/+4A9uvvnmgwcP5nl+8ODBL33pS+973/t+/ud//qqrrmo2m7/0S7904MCBVW94ySWXPPe5z61e&#10;P//5zx+9tJWIiIiIiOiUKc2/diDvRdvbjUFla1OP3AAtUaknkikA9JdvQ1qYm8MHrRcAwBzuVefV&#10;UeNjsYqzQRRwoLCqowMAqCAoRMQHWXErZOSJiqQBqVbLEHfvlHZghdUDzURE0CntUD+e1IAe0Zpj&#10;hG053/Vd35WdaE94whOOc1XrK8K2c+fOH/mRH5mcnHzOc57zjne848Ybb9yzZ0+e5zMzMzfffPN1&#10;1133Az/wA9u3b3/6059+2223jbIARtiIiIiIiOgMlo6PTTz0kmSsVdu4oTg0kx+YHi5STTdOZZs2&#10;aL2WjLXczIvCR45ZWVkOSlRVRQTuUHHAzdyjOEQFohoSGbHq1Q0OCUFUkrEW5i8KjToc+aFZN0vG&#10;W60HnpuOt9b6uRIREZ1eWKFKRERERLSO5dF3deJ/Hshv2tX7yv78rtny3rnyvnbc2S53tYs7DhX/&#10;NVPu6cb72mWnMDPPDaUfFnFLVYIIgGhLR/d00BQCsSpRBQCIIIioDJqpRvdOeZIrVB3R0UhEBVM1&#10;fpChM9xnP/vZYsijHvWotV7ROvbWt771y1/+8sLDLMtyPU6xnDvvvPNXf/VXq9c//uM/vn379hVO&#10;dvd3v/vdD3zgA6+//vpV75zn+dve9rYtW7b84R/+4ap//fNbv/Vb1Yvbb7/9uuuuO2Vvn4iIiIiI&#10;aET/NV30ou/vmQBbGyEsk5E2kamKpIp+9CVDZXk0B8yqBqdVgwY4EOHuXhpGVDqCDPo3FAbzweZx&#10;AVCRQWnqfImqrpI/JyqSBcxH6tArff/y/VGDSqJSvcHZfOQVE61DjLAtpzgJjj8gtl4ibAD+6I/+&#10;6JxzzvnTP/3TVe/8iU984rLLLvvlX/7lUSpOGWEjIiIiIqIzWPOB5zbPOyfbvCGdnMj3H+jv3b/w&#10;LRGpbdpQ37FNa6nWahDxorR+7r5y5MqtKN0cohKCJEHSxKsiVcw3VlWFiAbFCNWp7m5l6YN96SRp&#10;NSW5v+2qqHgsvSySsaYV5filD1rrJ0pERHTaYWI3EREREdG6VJjfOV38+57+HYfy3Z14KLe93Xjv&#10;XPmtufK+drmrHe+ei7u78VA/Hupb6a6C3DCb2852ubsT2+Wg3igLAiAIluutEETgHqRqBzF0kkBF&#10;quOFIbp3ipOU0+aFuYgDmMx0Q33ZJEKiM8bf/d3fDQ8vvvjitV7RenXbbbe9/vWvX+9TrOCHf/iH&#10;F15fe+21K598zTXXvOIVrziq+5vZT/zET/z0T//0ykWqF1100TOf+czq9U//9E8vdJwgIiIiIiI6&#10;HUz3bW83TvetMN9cD2H5wFI9SCOReqIC6cYlIl2lwwEDEoWqCOCCIOIOA+Ki6NkyCnMAiYrMX2IO&#10;AVRcdbA4r9q0AgJUYbHVSBoQZLCX3IF+XGE7uXqQPDqAk7rlHNGaY4RtHVlHEbbXve51L3nJS47q&#10;/m9961uf+9znrlpzywgbERERERGdwURk6sqHNnZsrW/bnG2cKg7NdO65z4v7Pyil4636jm2aBE1T&#10;CcHNrJtbP/doOCKC5e5WRriJKgCtpaGWwU0gbg63qiRVBBoSjJBm5tG8jKi2glPVLNNabXi+YrYN&#10;iKQpILXNGzRN1vqJEhERnXZYoUpEREREtM5Ex92zxRf29O9tlzO53dcu72uXB3sWHeOJbqzr5noY&#10;TyVVZAoB6onUg5SGTukzufWid0vb3427OzGPnulwheoSSWkqSIOoiogcWcUqIokO+jMU7t3SlrzJ&#10;cb7fqodqqmgksokNVOlMVxTFv//7vy8ML7rookajsdaLWpfyPH/605++3qdYwWc+85l//dd/rV4/&#10;+9nPPu+881Y4+QMf+MDb3va24SMhhNe+9rVf/epX2+22mcUYDxw48IlPfOJxj3vcomvf8573LPRw&#10;WM6v/dqvVS9ijC996UvX6pkQEREREREt4u53zhSF+WxurURqySoZaVM1VUEjkdLQO6JIdWEHtwAA&#10;Mt+VwWWwuRtWLfmM5uZIh+Jb0THomjqULWfuAoiICjBKlwcAkCyICIroefQDvVja0qtJdBBw67JC&#10;lc5cjLCdYueff/4xX7uOImzXXXfdQrfVBa985StvueWWKsJWluWuXbs+8pGPXHbZZcPn/N3f/d2P&#10;/uiPrroYRtiIiIiIiOhMJrLhkZc3zzuntnlj45xt1s/bd96T7zvo8yG4pFlPJsclyyQErdclTdzM&#10;+rn1etbPvYwWB19e7QFU7esmgCOWJURFRWuphAAIBG5uFldYkbt7NCtLNxNVSQJENE0lTRYCcm5W&#10;zLa9KJOJMQmajLesX4yySx0REdHZhrndRERERETryWxuX9jTu3u2nMltVzse6MVEsLGu57TC9maY&#10;qutYqvWATnQAhaEWZCLVZqLjmYylkqrk0WcL75TWj767E9ulBUGqUlWZLqkWVACVpRtBqEiV1hYN&#10;uSE/0Y1US4MDLjKeqQAb62GtfwhEJ9ddd901PHzOc56z1itar37hF37h7rvvXu9TLCfGOJzW9pa3&#10;vGWFk3fv3v3iF794+MhjHvOYPXv2/Mqv/Mpll13WbDZFRFU3bNjw3d/93Z/73Of++q//WvWwkNEv&#10;/MIv3HPPPStMcfnllz/mMY+pXn/kIx+58cYb1+SxEBERERERLTKd+1xhM7mLYHKEjc9Slamapiq1&#10;IP2IfGjDtqrZqTkAV1UVVB1PDVARAA6v6lSXY+6lIwhUJAgciO6YL00VLDRQdR8c9DBidSoGd0hE&#10;APQjSvNDy8TpqntGdxao0hmMEbYV/Mu//Isfn3/+538evqGqvvvd7z7m9ayXCNtdd921qGr0kksu&#10;ue+++37nd37n8ssvryJsIYRt27Z9z/d8z1e+8pX3vve9wyf/+Z//+Z/92Z+tvB5G2IiIiIiI6Awn&#10;MnnlQycffmk6Md564HnJxFj/wMG5O+/u791vvT5C0CRJWg2tpSHLNE1Dva61DCFx99jPrdOLcz0v&#10;I3w+VOdWbe+mSRKa9aTV1DQNjUao1zUEAF7GmOdeRjc77CtGK8vquIhIEiSoaNAkkSTIfL6EFUU5&#10;PetlmYy3QqOWTIxrklhZWre31o+SiIjotMMKVSIiIiKidWNvN35lf94ubFcn7utGAbY2wtZmMpZq&#10;ovdnsB3oWzR0SxeR+v1ZbBJEGomMZ1J1gZjNLTef7ltuqDLq8mX6Kig8CKoOE0ueEoAgKB3m3iv9&#10;xG4UV5pHc4G3EqkF2dWJO9vl7k65vxcP9mP3RE9HtOa++MUvDg+/8zu/c61XtC7deOON73rXu9b7&#10;FCt4//vff++991avr7766iuuuGKFk1/1qleZ3Z+XfPnll99www0bN25c8mQRed7znrfQO2LB61//&#10;+pWX9Ju/+ZsLr1/4whfGGEFERERERLTWdnXK6OiUNpZKkJHKPcdTbaVSD5IqutH78+Gw6HDA5+tR&#10;EwEgWrVRdQiqFx6XCVVF88JcBYlKMui56u7Q+xflAOBuDkFVxSoy2poHBCJQEQe60TuF9+MSi6nu&#10;6Y7IqBqduRhhO3n27dv3tKc9bfjIO9/5zm3bth3b3dZRhO0nfuInhoeXXnrpf/zHf+zYsWPJk0Xk&#10;pS996ac+9alFd2i32ysviRE2IiIiIiI6s4lI68LzNn/7Y2pbN9W3b2k98Nx0rFUcmm3f/a3ON+8u&#10;uz0vCo8GVW3WEBSAu8FcBNCg9VTTRJKgaappomkqWRrqNUnTkNWSyfHajq3ZpqlkrK61TLNUkyAQ&#10;t+hF6VUKWvXlLiISVNNEQpAQtJZpmgwWqeJlLGfnypk5iKSTE5plje1bs6kJywsA5VxnrR8kERHR&#10;aYcVqkRERERE64C73z1bfP1g3iltdydG98113dbUerI4R60T0Sm9Gz2aNxPRI5LYBJKpjKWSCDql&#10;d0oD0C48ESltiRap5l443FE63L3qkjqI17mbu7k7kKiIVP1OvXeC2qiae6e0dhUhdMwW3insv2eK&#10;/5oubj9U/OeB/Nb9+Rf29P59T/8bh4o9nbhkyh3RuvOZz3xmeHjVVVet9YrWn06n8+xnP3u9T7GC&#10;drv9Mz/zMwvDt7/97SucvHfv3j//8z8fPvJ3f/d3WZatPMVjH/vY17zmNcNHPvCBD/T7/RUueeIT&#10;n3jRRRdVr++6667f//3fX6vnQ0REREREVCnND/RipzB3jGdh9As31kM9kWaimUqv9G7pqDZumy8f&#10;BSAiVTdUAcy9qgv1+dMOv5+X5qVDRVKVRBBUHIjztxqc5ABggyJYAJ7o0ZSnVqsCAARBHt2BmSXb&#10;qM43bmWuAJ3BGGE7Sczsmc98Zq93f6+Yhz3sYT/5kz95bHdbRxG2z3/+84vKTf/xH/+x0WisPMWT&#10;n/zkV7/61QvDXq/31re+deVLGGEjIiIiIqKzQToxtunxj9zwqCtqWzbVt29pPej8xo6tyVhLVa0o&#10;PS/KuTnr9GAmSQjNRjLeSsbH0qnxpNXUWpa0mqFekyTRELReTybGsg0TyURLs1QAzdJ0ajLbtCG0&#10;mpIkkiUSAlQhVUQvaJpoMihMlSRoLQv1TIJ6jA6HufXzYnrGipi0munUhNaz1vnnJBNjmiRelgCq&#10;OlUiIiIalqz1AoiIiIiIaHXfnCl3tsu5wg/2Y6qyua5LJqi5+3TfonsevZ5oWD6HTUWaKQpDtzRz&#10;U0Vh7kBuqAU4UFi1cxzms9jcrErFcxO56JFPqI6KSHPT9twAuADRPZoU8JpCj6rDw+Fy88K8NOTR&#10;o7kKBDDHzk40VAFDKEQEmUotkU7pezoAMFkL540lk9lR9pcgOp1cf/31C69V9dxzz13rFa0/P/ET&#10;P7F///71PsUK3va2ty0kAm7duvVJT3rSCid/5CMfGR7++I//+HnnnTfKLK961asW5czdeuutj3jE&#10;I5Y7X0Te/OY3/9AP/VA1/Lmf+7kXvehFrVZrrZ4SERERERHRbOHm6JReCwhH14sUW+phXy8C0Ihe&#10;9Fi4ABABfCHslCgsQgXRYT6oYhWB4/7SU3cvDA6E+e6pzVTmCjf3cx788C0POA+Q0rw+uVFE3N0c&#10;KhCR5FjrR6u5DOhHF6C0xZWuBgGgIkdfAEu0bjDCdpL82q/92s033zx85G/+5m9Uj/EPrHUUYfu1&#10;X/u14eFP/uRPjhhhe+Mb3/iOd7zDzBbu8/rXv75Wqy13PiNsRERERER0lhCRxo6t9e1bioPT3ft2&#10;93btjd1eGGt2791VBAWQjI+JCESqQFuoZWFsTFuN/18zACi73Xz/oW1pQ2uppumR99cszTZO+uRY&#10;OdO2PHczL6Obwd3dRRQhiAIQuFlhcLdeDoGhCFkjNBqhXoNItmEy2zQlqgBcpOr9YGW51s+PiIjo&#10;tMMKVSIiIiKi093uTrmzXU7nNt23ZiIb67pc8Wcvemnej66C2uopZpIqNNV2YXBxIJp3HdG9NFTN&#10;HhxuDnNUjRXMATg0feAjn7hw96owVQABHOhHN8ccMJEdQ46b54ZeaQ5x98I8jw6RIJKI1BNkqiru&#10;gyWJuXdLmysAIFWpJ1I6pvtxPNPzxpINNWWdKq07c3Nz3/rWtxaGT3ziE0M4ih4vBODv//7vh1uG&#10;qupCBtg6mmIFc3Nzb3nLWxaG/+t//a+VswD/z//5P8PDl7/85SNOtHXr1h07duzcuXPhyDe+8Y0V&#10;KlQBPO95z1t4GkVR/NEf/dErXvGKU/ZkiIiIiIiIFpnuR3fk0cdrR9+MVLC5EQ71Dbklim7pvejm&#10;cB+uP5VUPTcJ8OgA4Kj6rEoQd0dpqHZbSxUqkikaiZbu5oiOcy+9PAtwl9zcHAaHQwAVqBxdSe39&#10;y55ffACK6PUgndIXhekKMwGCoH7MVbBEpzdG2E6SW2655fWvf/3wkTe96U2XXHLJsd1tHUXYOp3O&#10;oj3grrnmmhEnGhsb+97v/d4Pf/jD1TDG+I//+I/PetazVriEETYiIiIiIjp7iEi2cSrbODX58Etj&#10;p9fbd2Df//s3TUI+M5tOjGmWappKmoZ6JvMf7R93+ZUAitl2b+fu4tCMYqUgmoSQTI17WcZOz8vS&#10;HTBzs+rfFr3Kdps/G5KloVbLNkyJSjoxnm6Y1Gy4/HVwrhzrVk1ERERnMP7XkYiIiIjotNYu7JvT&#10;Zbf06b6Npbpp+fJUALOFmXtpyAQYLYktiLQSdbcienTvRuuUVprn0XPzwlD1bUgEqSJTBEEQVEls&#10;QaqWDoCjyquDw4DSvRd9JrfSfKRFAADMvV14t/ToyKP3o1XlqfUg45leNJVuayQbajqZhala2FgP&#10;m+q6pRHOaYUdzbCxromiXdjOdnmgZwd7dtuB/Cv781556jJaiE6Ib3zjG8PDpz/96Wu9onXm0KFD&#10;z3/+8xeG27dvX9QFdF1MsbJ3v/vdMcaF4UJHhSXleX7LLbcMH7nyyitHn+uJT3zi8PCb3/zmyuc3&#10;Go2XvexlC8P//b//d8mtQ4mIiIiIaO10Si/cHaNs5bYEATbUdHMjZEHGUs2COBAdRfTS3Ab9FpAq&#10;RCQIqvJVA0pHHpEbHEgEWZAg0kykkSiAKl5VxdwAEQEE7m4GEQQVhaRVA4djWjMAdwQRA6J7t1wc&#10;oCsiqtLUxrFVwRKd9hhhOxmKonjOc54zfOTiiy/+5V/+5WO72/qKsN10003Dw82bN59//vmjz7Xo&#10;5h/84AdXPp8RNiIiIiIiOjuFZr11/jkTD724+cBz07ExTZPalk3p1ETSasgRO0/pIK4l7qvkhomI&#10;pmk6OZ5OTYRmPdQyTVOtZaFRC416aA6+JAmShFCrpVMTte2bWw86v7Zt8+HlqYB5VZsqCXfCIiIi&#10;WowVqkREREREp6/o+NrBvB9tfy/WgmyoyQpNQQtDr0RuAJCFo/hffRWISHSUBjjyiMIggkSRKbKA&#10;RCWoqEgiCKpBRQTmAkBFVCSoJCphviy2NETzwrxders089XrVHvR5govHYV5UUUORUUkC5KqbG+G&#10;+jIJcyKSBhlLB9Wq46l0SruvXe7vxUN9+/K+/GCfRaq0nvzbv/3b8PAJT3jCWq9oPXH3H/zBH+x0&#10;OgtHPv7xjz/wgQ9cX1OsrCiKN77xjQvD7/7u796wYcMK599zzz3DwwsvvLBWq40+3fj4+PCw3W6v&#10;eslLXvKShdeHDh36p3/6p1P2cIiIiIiIiBbpllaVg6ZHEytbpJnIjmYynmmqkqkEgQiiozDkhn5E&#10;aXCHOQBxoDSUNqhczYIkKpmiury6YVXdCiBI1XDVzeCACFREgTTg2MpTMXSdCgAvDfnhW8i5ez96&#10;1T11PGO2AJ2ZGGE7GX7lV37lrrvuGj7y0Y9+NEmSY7jVuouwLdoA7lnPetYKf1NzpAc/+MHDww9/&#10;+MOrdotlhI2IiIiIiM5arYsvkBDSyfHi0KyXcdnzQgpAgnocNTFMQkiajWRyPN04mUxOhLFW0mqG&#10;RiM0GlqvSwjp+Hi6cXLsovOzyQnRJWpQrSg0TQCE+lHkXRAREZ0ljiVYTEREREREp8adM0W39P09&#10;A7C5EVbOeZjLzYE8eqIYPTuiMO+V7oAKSh/ksIkgFSxxF5FEUJgEILobRIfS5UQkAAovgWol1eFZ&#10;81pAffmeDJ3CCkc0L90BJCpuKMyDSCaYynRytGw5FZmqhfHM53KbLbwfy831cOv+/vnj6Xlj4ahS&#10;RojWyic/+cnh4WWXXbbqJQcOHHjKU56yZ8+eLVu2bN26ddOmTZs2bXrSk5403IXgLPHBD37wH/7h&#10;HxaGr3nNa66++uo77rhjfU2xsk9/+tO9Xm9h+P/9f//fyufv2rVrePjoRz/6qKbbv3//8LDVaq16&#10;yVVXXZWmaVEU1fA3fuM3nvrUp56y50NERERERDSsNMSFWtDjoIINNTXHvm4sTIIiiLi7AdXObCow&#10;SIweBVVQzRwKJIpGqosCW+ZwBxzmiA4HBB4E5hD3NJFjL08FBvE4kSBigujuLqUNmqYCyCPMUQ9S&#10;T6TGHqp0hmKE7YS74447hks6AbzmNa952MMedmx3W3cRtn//938fHo7yO2rYtm3bhodFUfz3f//3&#10;RRddtMIljLAREREREdFZK5uazDZt8KLMD83kh6ZrmzcueZpmiUAkBMuLo51CRCQJWOiD6ihn5yQJ&#10;yXgraTW1li19mbvlRTreApC0mmv9nIiIiE473BWViIiIiOg01Y++u13O5NaPvqmuqyaM9aNHdwdq&#10;ozWFcHi3tE7p0T2PcPdEIEAQmHvp8xl2hxMgFQBedX2osugWnSkLfVkN/ejRvB+9XZgvtYZ2aYWj&#10;NC8dCklVzTw3V0EtoJHqOWMBRyOITNbC1kYQyO5unCvs7tniPw8Wo7RyJVpb7j6cmzUxMbFx48aV&#10;L7ntttse9KAHfelLX/rWt7715S9/+ZOf/OSf//mfi8jznve8tX43p9quXbte9KIXLQwvueSSN7/5&#10;zetuilX9zu/8zvDwO77jO1Zd8/DwwgsvPKrpbrzxxuHhJZdcsuolSZJ83/d938Lw05/+9KFDh07x&#10;UyIiIiIiIqpE90FA6ETEhVRQD8iCNBOtB8mCpCrJ/FemUk8kCBKVetBWIolK6ZjLrV1at7R+9H70&#10;bum5eW4e3avd4lJFloiKJCpQOc6VuqMqUxWBStXZFeXQTedKV0Ejkc31o4u5Ea0XjLCdcO7+whe+&#10;cPjIueee+6Y3venY7rYeI2y33377ord/VNPV6/VFR1Ytx2WEjYiIiIiIzmbjFz9Q0iSdGCsOTMdu&#10;b8lzRERrqSQJ4F6UxzOdFYUVRdJsSNDa1s0rnOYxhkY9NOvLVrESERGdxVihSkRERER0mrpvrjRg&#10;trBGIo1klf91d/fCPdqoTSHMfa7w3BDNc3MAWZBaEJFBp4WqZHTpIlVBLaiKBIHAo3mc78+Aap85&#10;gTtUEHTQmrUwLx3twoarVB3eKbw0L8yjI1EkKoVZ6VCRqpPDBWNBj6n3aRZkW1PriRzo2YGeHejF&#10;O2dKZ5Eqnd727NkzvHn/M5/5zJXP/+hHP3rZZZctSk764Ac/+M53vjOEsyvN1Mye+9znxhgXjnz8&#10;4x9PkmR9TbGqfr//iU98YmG4ffv2VTMs5+bmhodbt24dfboDBw7s2bNn+MiIDSIW/db9+7//+1P5&#10;lIiIiIiIiBaoHFNcaRlBIAIB4KgFaSY6nupkphNDX42k+re0Up3ItJVIFgSO0lFVqObm7hBAVTKV&#10;NEgQaQZtJEhV4LDjaKAKVB1ZBUDVibWKhS1E5KKjU8SxVAFsbZxdoQM6ezDCdsJdf/31i5qI/uVf&#10;/mWapsdwq3UaYet0OsPDo33vR/7FxC233LLqVYywERERERHRWSvbsrG2eWN962bJ0t7OPVbGJU/T&#10;RkPTBBArjrqN6v3MY7sjIdF6Ld0wqdmyn/iK2bZAQqNR27TxaCYgIiI6W7BClYiIiIjodFSa7+qU&#10;7cKiYSJb/f/bC4c7oo9UnurwdunmXkQvHUEk06qyVFIVAAqISHSUy1d0ZkEE0Kog1hHNF8pPq+y3&#10;KukiVUkU5p5Hj465wuJ8Nkan8NJRRERzhZshN3cMekc0Ej23laSj9YNdkopsrulUpnOFTee2s13e&#10;147HfDeiU+DWW28dHj7lKU9Z7kx3f+Mb3/g93/M9wwc3bNhw6623LmpocJZ497vfffPNNy8Mf+u3&#10;fuviiy9ed1Os6stf/vLw8DnPec6ql7zoRS/yIa9+9atHn+69733v8LDVaj3kIQ8Z5cJv+7ZvGx7+&#10;xV/8xSl+UERERERERJWqphRDJZrHoxYEkCCIh9cayeHloIliMtPtrTCRaSPVepBWquPpoIR1PJUs&#10;SFAJQBbQTGQ8k1qQWtCq62lpx7fFmg8qXAVYqM9duOOhXoTIeKYb66GZMlWAzkyMsJ1Y/X5/uOUp&#10;gOc973mPe9zjju1u6zTCNjY2Njxst9tHNWO/3190ZNHv0iUxwkZERERERGctEZl6xGWhWW+cs9Wj&#10;9XbtXTJclo63INAstX5+jDOZF7Nzbp6MNTVJahs3LHeiu8fZdmjWJQn17VvW+gkRERGdjvjXTkRE&#10;REREp6Od7TI6ZnOvBRmhQBV5BODRkKzWGcLh7aIqT4XBU0Wi88l6QBBo1QUVHgTREZfP4MuCpCoi&#10;CCoqMKA0RPf5hqqD5Lcgkqo4kEc393bh0b0fvXQvzCMgAoM4ALhAsiATmW5tnIA8OREZz2Q80+m+&#10;tQu7c6bY12WRKp2+brjhhuHhYx7zmCVPy/P8+77v+6699trhg4961KPuvPPOhz3sYWv9JtbAN7/5&#10;zZ/92Z8dfhTDw/UyxSiuv/764eEKGZbH7/bbb//lX/7l4SNvfetbVUf6Y/nCCy8cPvP6668vy/KU&#10;PikiIiIiIiIAQCPRaju28kRUqFaRqqASl6khraJoCklUMpWpmu5ohnPHkm3NsKkeNtR0qqYb6qGV&#10;SCNIPZFmoqkO2rKmAoVXkb3yOApqDYM4X1DxhWpVAYB+9HbpE5kGwXljp7RjIdGpxAjbifX2t799&#10;UYPZRZuajW79RtguueSSRW/kqGbctWvXoiP33XffqlcxwkZERERERGezUKtteMTloVarbdsUO53+&#10;7n1+REQu1GuSJlqrudmxFKk6itk5L2M6MSZJUt++Bbps0p11ejHP08lxTdPa1k1r/XiIiIhOR6xQ&#10;JSIiIiI6He3vWS96YT6RiaxWdAqgMHfAsEKsDAAc3ik8OooIA1JVPfzmVU6cCBQSBEFQ+kpZcUEl&#10;C6oCFQkqKg6HAeYw94jqtSuQigPoR0TzmX5sF96Pnkd3d4EkOug10UhkKguTtTBZOzGfVkRkqqaN&#10;RA70rR/9G4fyfjwROYlEJ8HHP/7x4eGSDQT279//iEc84iMf+cjwwZe97GU33njj5OTkWr+DNVCW&#10;5TOe8YyFoar+7d/+7YiFlKfPFCNa1CrhyiuvPEkT3XTTTY985COHj5x//vkve9nLRrw8hHD11Vcv&#10;DM3sa1/72il9UkRERERERACARiJVheoJCQepSCIIAocs2eg0uguggkSHr0ItSCuV8UEPVU1Ugoo5&#10;5ruuAgBEGomKIEgVWDuWFVaJeipQgcANXgX+gsDM9/ViqpjIdFszjI+yJR7R+sQI2wl04MCB//W/&#10;/tfwkTe+8Y2bN28+hlut6wjbox71qOHhF7/4xaOa8ciK1nvvvXfVqxhhIyIiIiKis1y2aWr8IQ9K&#10;J8ZrmzcW0zO9b+3yaIedIVKbmtQ0kRBit+d+NAE196o8NRlvSZo2dmwNzcYKJ/f3H9Q0ScbHWg88&#10;V9biwywREdHpj/+BJCIiIiI67ZijXXo/ugjqYaT/aXcfxNlWrmbtll66F9Gt6sywxMmiAnOkKhBJ&#10;VKpOqnm05QJ5AqQqqSJgoU4VUuXqRS+iF4Z+9MLF3c29F70X0Y8WDUGkFiRVRHMVTNbCeKpTNd1U&#10;P5EfVQTYVNdUZV83Rsdds9xonE5HZVnefPPNC8NLLrmkXq8vOue222676KKLbr311uGDf/zHf/z7&#10;v//7SXKWNj954xvf+PWvf31h+P73v3/Hjh3rbopRFEVxxx13DB/Zvn37Cbx/jHH//v2f+tSnnv70&#10;p3/bt33b7Ozswrc2bNhw4403Zlk2+t0W9Sf513/911P/xIiIiIiIiMZTUUEa5ERtWJYlUsXTltzQ&#10;rTRUkbxaWDZCp4IgUIEDi4JtiUotSCJQQWl+DEWqVdWrChKValitVgV7e+aOzY1QD/LAifQkPXCi&#10;NccI24n1hje8wez+9N9ms/mLv/iLx3ardR1hu+KKK4aHH//4x4+qnemHPvShRUdG6aEKRtiIiIiI&#10;iOisN/agC1oXnpdtnGrs2Bq7vc4993lx2MexdHJCEk1aDY/ReqO2UbWizA/NeFEmY03N0vr2zcl4&#10;a4Xzi9m52OvVNm+SEJoXnrfWT4WIiOg0xQpVIiIiIqLTzlxh7t6PPlr/1FHl0QtDaVX3VOgy7Var&#10;DDqDB0GmkqikCkByQ1w+M05F0iC1UHVeFZlv15ApUkVQSQRJkGyQn+cARFBTCBDda0Ena1pT2VQ/&#10;Yd1TFy1vY02jYya3PZ1yLrfjvyfRiXXXXXcND5/97GcvOuEjH/nIZZddNjMzs3BkYmLiP/7jP370&#10;R390rde+Zm655Za3vOUtC8OnPvWpP/zDP7zuphjRrl27hoeqOj4+fpz3vO2227Isy7IshJAkyebN&#10;m//H//gfn/jEJ4bPedrTnnb33Xefc845R3XnRd0nbrjhhjV5aEREREREdJabqgUAjSC96HZUXRSW&#10;UR/EvlD44sCaAdGRqlRNU1e4SRYkqcpcj1hRLSCopALAi6MvUo0OFQEkVZiLORIVVRzox9x8Uz1k&#10;QR88laZ64gKORKcZRthOoN27d7/73e8ePvL2t7+90Wgcw63We4RtUaVojPHf/u3fRpyx3+8fWaGa&#10;5yOlTTPCRkREREREZzuRicsePPnwS5OJ8cZ55yDG9l339vcfxELUTCXbtEnSVLMsdrtexlVu6B7b&#10;3XJmVkTSyXGtZbUtm9KJlT4YWl709+xPmo1kvDX+4AtD7Si29iYiIjqrsEKViIiIiOi0M5MbgDx6&#10;lpywdDF3r1LxoiORKlltaVVRrDvc0UikmUgQZAEqKB15lc+3fHpcopKIBxUFEpVUNRFNVIIiFamq&#10;VSHqgAoMriKtNExkmqpsaYZWerIy5LIgrVRncouOO2cKPxFZiUQn0Be/+MXh4ZOe9KSF1+7+v//3&#10;//7e7/3e4ROuuuqqO++8c9H+/SfKLbfckp0cr3rVq07UIvv9/tOe9rSFYbPZ/Iu/+IsTWdZ/SqYY&#10;3aL2Dg996EOPfyXuXhRFURTD3TCGPfWpT/3whz88NjZ2tHd+yEMeMjz83Oc+d6qfFxEREREREZAF&#10;mci0lYo72sUJiAU1ExFBGqQ0j4cHl4poAFKVRrLKp7VaEBVRQXFEBapAmomqSKYq8MIsjl6l6nBA&#10;AYEnItXNVdArPY/YVA+NRC6ZSidr4VQ9fqI1wAjbCTRcUwqg2Wy++MUvPob7nAERtkaj8YIXvGD4&#10;yKte9aoR/4rht37rt46MvC0Xi1uEETYiIiIiIiIRaV143sZHX5mMNRvnPyBpNfP9B+fuvLs4NFPt&#10;7pZNjoVGPRlrikg51/ZlPnC5Wez28kMzsdcP9Xo6ORFqtcY527MNkyvM7tF6O3dDpL59Szox1rro&#10;/LV+HkRERKcvVqgSEREREZ12ZnMrDObITlxDg250h5cGme+SugIBfP4rVRnPQiKSKlIFgMKQm0dz&#10;DGVgmHtpKM3z6IUjmleNI0p3g7ubiiRBEtVUAXeHmLlDWqnUgzQT2dFK6quu7PhM1RTw6b5N53aw&#10;zzaqdHr5zGc+Mzy86qqrqhf9fv95z3vem9/85uHv/tiP/djnP//5jRs3nrz1FCdHjKvtWDmyV77y&#10;lTt37lwY/tVf/dXU1NSJfQinYIrRfeMb3xgePvjBDz4Fk37yk5/csGHDr/7qr5ZleVQXbt26dXh4&#10;5513nsAfPRERERER0ei2NUOqUk9ktjgB25WpSCMJicDd+6VHH7RmdXg/IlMI0EpW+Sv4ZqIAUpXS&#10;lpwCrVRVkKkopHQUo7V/LX1QkpqoAF5EE6BdWBBsaYRWqhdPZVsbLE+lMxwjbCfK/v37FzVQ/fVf&#10;//VarXYMtzozImxvetObhof//u///id/8ierXvXZz372ta997ZHH6/X6KJMywkZERERERFSpb9u8&#10;+QmPrm3ZWN+xtXXBuaFe6+3Z177z7t7OvcXsXG3LJkmSZHzMzcqZOfhQ0M3c8qKcbRcHZ2KnqyGk&#10;E2Oh1UgnxpoPfEAy1lxhUjfr3rfL8qJxzjat1aYecbkoS2+IiIiWxf9MEhERERGddkpH1YRhtXy2&#10;ISKD3qdL3tC8MJQGd08VWG1TcJm/T5X/JkArlXrQIJIFZAoRlI6+oYheRO9HLyKiW+kwd3NxwLwq&#10;W/XSPLoU0Tt5nO7HbunRXeCqmqgAsq0ZNjfCSa5OBYAgGE+1XVp07O0yk4NOL9dff/3Ca1U999xz&#10;Aezfv/8Rj3jERz/60eEzf//3f/9973tfkiRrveS19P/+3/9773vfuzB84Qtf+IxnPGPdTXFUhjP5&#10;AGzbtu3UzFsUxete97qHP/zh09PTo181MTGx6Ein0zk1CyYiIiIiIhq2pRGqTqql+Vxx7BuW9aMf&#10;6tuuTpzNba7w0tEufa7w2cJncjvUt8I8qGRB6skqQa5EUQuSKRzoxyWCeVWRalBJgyQCc89Li4aV&#10;6lQd0REEIpIputG7EdE9VTlvLG2leulUur3J8lQ68zHCdqL8xm/8xvAwhPCSl7zkGO5zxkTYLr30&#10;0pe+9KXDR170ohf97u/+7nKdVGOMv/M7vzPcxXfY5s2bR5mUETYiIiIiIqIF6cTY5ic+esOjrsg2&#10;bWg8YHvzvHOSVrPsdHq79nbu/hbMY7cnqrHbz/cejLPtYnouPzCdHzxUzs55UYZGPZuaTCbGQqPe&#10;2LGtvmOrhJViZR5j596d1uvXd2wNzcbU1Zel4621fgZERESnNVaoEhERERGdvlarJL1fIhC4AHGp&#10;RLtudHePjqCDQlYA801Sl0huExm0Rx1KrpBakPFMGokGkVSlahZRmOfmpXkxKIL1qrx2UOAKFNFz&#10;Qz96L3rfYIADKhIE0bxq6JqdguLUeWNpcEe3tIP90dpPEJ0Sc3Nz995778LwO77jO1T1q1/96kUX&#10;XXTbbbctHE/T9Oabb37Zy1621utdY3Nzc895znMWhhs2bLjuuuvW3RRH67777hsejpjHtrLLLrvM&#10;3d3dzHq93q5duz772c9ec801zebijUK//vWvX3311d1ud8Q7j42NLToyOzu7Zs+OiIiIiIjOYipy&#10;3lhSD9JI5FAvxqMMBzkwV/jOdtzdidO5dUoroplZtS9bPw7CYrkBQLf0XrTZwladZDxTFUkV/eiO&#10;5YpUpaYSVDKVoFKa9aMV5tHhwKKaqHKwzZy7e6f0udxVMJbqtmaYrOlVm2ub2T2VzgKMsJ0onU7n&#10;N3/zN4ePXHPNNY1G42jvc4ZF2N71rnddeOGFw0d++qd/+sorr/ybv/mbnTt3Vt1NzWz37t1/+qd/&#10;eskll/zcz/3cchOdd955o8zICBsREREREdEwEWns2Lr1O79t6sqHZps21LdvGXvQBa0Lzq1t2RSa&#10;9WR8zAFNk5gXxcysl6VmSdJqphPj6YbJpNlIJsYa52xrXXheslqtaWx32/99r+dF4wHb0/Gxycsf&#10;0tixda3fPRER0emO+0ESEREREZ0JakEAScSjO3BYwWdpbo7SAbiKVEPHwmmDbDYBRLCoweqi/DiB&#10;ZIo0k7kiFg5ARObvNX8zkSpJDhAESAgQQCAuiBHmXs7PFUT60WfyuLONHa3VukucIIkiVXRKH0v9&#10;UB431JicR6eF22+/fXj43d/93R/+8Ie///u/f9FpRVE8+MEPXuvFrr0Xv/jFMzMzC8OPfexjR1ZU&#10;nv5THK177rlneLhly5YTeHMRqdVq27Zt27Zt27d/+7e/6U1v+pM/+ZOXv/zlVWpd5c477/ypn/qp&#10;973vfaPc8MicxUOHDp1zzjlr9viIiIiIiOgstr0ZdndidOxs+75u3NpQGW1buF70A71YGqJXxaiD&#10;gJqIqMPFzQH3quo1KtRhJgd7Npv7hpo25sNdefR+9NIHYToAAuTmAkT3bonmUoExgdQTJIaeQQxB&#10;JHoV5VuI5vlCdK80F0EJyQSAJOrjqdYTvXxz7byxREffBo9oPWOE7UT54Ac/aHbYXpiveMUrjuE+&#10;Z1iErVar3XTTTVdcccWuXbsWDn7lK1953vOet/KFl1566dvf/vZnPetZC0eq7r6rYoSNiIiIiIho&#10;CSLN8x/QOO+ccq6T793f27s/33fQN0wCKNud3n17PJbFbNvL0s21VgvNetJsJBPjmq5eOGN5ke8/&#10;WMzOhVqtfs7WUKtNXX1Z45xta/2eiYiI1gFWqBIRERERnQlSBeBBpYxDxacAgIVmDgIUNmiwUHVI&#10;Hb6DAHAxARzmVX7b4uS1qmlqP8IgIi5wcYHC4XJ/lerg8qBIFEGkurkKCri5iFsqGgEzLx0icqBn&#10;grilERI9Fc+qmchM7uY40DNWqNJp4qabbhoevuc977n77ruXPPO66677+Z//+ZO9niuuuMJP1y7D&#10;H/3oRz/84Q8vDF/xilc8/vGPX3dTHIPdu3cPD1ut1rHeaXVZlr3kJS954hOf+LCHPWw4H/H973//&#10;m9/85lFS6EJY/KcrOzwQEREREdFaEZFLptL/2NffVA/7enF/3zbVVilSdeBQ32ZzM/du6aVDgSwg&#10;VQkCQNuFFS55dHdRsVQVQBBpl56I1xPZ2/VakESlW5rNR+JsPjBXTZ6bu2Ou8NKsnkiqECxeVaLS&#10;EsQg/Whq4u4Oqe7jg9u6OUSQqmRBGom0C2umurkRHr4pO388XevHT3TqMMJ2QpjZ6173uuEjz3nO&#10;c7Zv33609zkjI2xbtmz5+te//oxnPONzn/vciJc87nGP+4d/+Icbbrhh+OCIVaaMsBERERERES1H&#10;RNLxVjreal10vpuVs20rCi9jPj0z+9Wvl51e7PWLmTnAJQSt1SRZJUMstrvFzGwx2xaV2pZN2dRE&#10;aDU2POLybMPkWr9XIiKi9YEVqkREREREp5/5tJXR01dUJFUpzR2I7mE+x64XvV26uZtDBdEOu+VC&#10;ypsv/Fo1QXUI0I8WRBsyqDJ191703FDk+ec/8REHVKCCi6549JbzLwLcHQ44UEQJiiBoJZpoVZ4q&#10;gM/k7g5xCUHU3QI8oogOR7uw0mxTIzRPfpVqI9HpPPaiH+zb8d+N6IT45Cc/OTxcLnkOwBve8IZX&#10;vvKVaXqWJpgeOHDgBS94wcLw/PPP/83f/M11N8Wx6Xa7w8MkOekhnUsvvfQDH/jAD//wDw8fvO66&#10;66699tpVrz0y1bsoilPwlIiIiIiIiJbUSvVBk9nth/INNT3QM4FtXL5I1Rz7erFXej96L7oCzURS&#10;xfCecPVEiyJWDVSrStRmIolKYd6LPpNb1Wo1CFKV6IP+q4t89V8/M7Nvr8MBbNp+zsMe8x1ZQC0s&#10;XpWIJECSqDkK8+geXWz+dtHgQKpIVCYyzc0ns3DuWDJV0/NYnkpnGUbYToibb755z549w0de85rX&#10;HO1NzuAI28TExA033PB//+//fcUrXjHcTHXJM9/5znf+yI/8iKreeuutw9+6/PLLR5mLETYiIiIi&#10;IqJFyrL80Ic+tDB8zGMe8+AHP1hU08nx6kh9+5axBz1w7vZvzv3X3bWtm4pDM8Whme5cG6qhUQ+1&#10;WshSCQpVN0M0K4rY65fdHswkhGzjVLZhQpOkecEDxh9y8ShtV4mIiKjC/2oSEREREZ12GqmmfQNQ&#10;mB+ZlLacLEheNUp1BCCP3jcvort7NKCqOxUoIFU+3XByg6NKhqvaL7jDBeIozdsFagFZkG5EYSjN&#10;82h77/lmkEF6xDkPegiAKllCAHOIeKJIVYYXbw6HGLy6SkQCJFUrTUwwV1hQ3de1icynTnJf0yyI&#10;CArzflx/G9jTGcnd/+Ef/mHJb2VZdtlll33pS19aONJutz/+8Y8/97nPXetVrwF3f/7zn5/n+cKR&#10;v//7v8+ybH1NcczKsjz1k/7AD/zAy1/+8na7vXDkD//wD4+tQvXIng9ERERERESn0rZm6MXkntmy&#10;6o9aWtzcSI4MvJljTzfm0TulFYZM0VhqPzUB4AJ4ohIdrUQSFQCJSjDPHaU54CIQSD2RLIgCQe6v&#10;cjVH/8Du/ff+tznMHaL9aAbNozfm77aISlW/Khi0Y5XSvGPeTNBKtJlqbl5X2dZM6olcuiEbNapI&#10;dEZghO1Eefvb3z48nJiYeOxjH3tUdzjjI2wi8vznP/97v/d7v/KVr/z93//9jTfeWJX1mtmOHTsu&#10;v/zyJz3pSd/93d991VVXLQTE/uVf/mX4Dg996ENHnGjREUbYiIiIiIjoLOfud9xxx8Lw0ksvPfIc&#10;TcLEQy9pnnfO7O139kLINk7FTrdsd2KnV3QO5Yv7RYhmaTYxnrQaodkQ1fr2LWMPvjCdGF/r90pE&#10;RLTOsEKViIiIiOi0M55qECSKfsTYyNu4j6XaLjxV9KNFl9Jg7rl51VEhCBSC5RLTZPC96p/qGnPk&#10;5qmiGzFXWBCJ7tGhQHJ414hhVZdWFaSHJ9JV1aDuGD4cRKIgwKOjXVg90ZkcIjaZndxOqqFqJ+ue&#10;R89GrgEmOkn27t3b6XSOPH755Zf/4z/+48GDBxdlLF1zzTXPec5zluv0cgb79Kc//ZnPfGZh+KY3&#10;velhD3vYupvimNVqteHhqWmYkCTJS1/60ne84x0LR+699948z1fNKfQjmoCfgqavREREREREKzt/&#10;LIHjnrkyEdnfizvb5WSmY6kMf8Te14t59HZppXkj0ezISlFH37wXLYg0UjWHuxelZykc6BRug/Mk&#10;ugeRTKGCegAgPl9WGh1VY1UVcXcVMUffUJilitw1U2slKkuVJ1WqS/LoaZBWKirSK2PQsLUZ6ok8&#10;bGM2+rZ3RGcGRthOiOnp6Q9/+MPDR37hF35B9ejC9WdJhE1Vr7zyyiuvvHKUk4cfCIALLrhglKsY&#10;YSMiIiIiIjpmyVhrw9UPjw+5uHPvzt59u4uZueq4F6WbuZmoQnWhS2oy1mo8YFvjAduTVnOt105E&#10;RLQuMXZJRERERHTaGc8UQC1IfjRNPjNFFqQ0nysQzRwSHe6DolMdOdWmSnoIAhURoDC4m4gUZgIk&#10;Krp8eSoc0REEgCxqL1EVyvrhV4pI1ds1VahIt3QkmO5bImilJ7FINcigYjY3VqjS2rv11luPPPgz&#10;P/Mzv/3bv50kybZt2y677LLhc77+9a9/+ctfvvrqq9d64afawYMHh4fXXnvtm9/85lWvijEOD//6&#10;r/96UXXlox/96M997nOnbIpjtnXr1uHfBrOzs8f7QEfzmMc8ZtGRQ4cObd26deWrjuxHMTExm+dh&#10;lwAAgABJREFUcWoWTEREREREtBwRuWAirSX6X9N5quFA3w72ba7ARC00EihkOrde6d3SoqGZ6KL9&#10;18y9NPSjG5CqNIIMomaQduEzuQngVTANnqikImX00kXM5woPIqUPNndzh8Oju7lX0TEVCBAdMXri&#10;FiP60epBUkUVN1v0XszRKaJD6kF6pdcTaSZhYz3Ug1y2KRs7mYE1otMTI2wnxMc+9rFFR170ohcd&#10;7U0YYVtkdnZ2eKLx8fGNGzeOciEjbERERERERMcpNOrjl1w4fsmFsZ/nBw6Vc+3Y6XlReDQE1TRJ&#10;mo3QamYbp0K9dvzTERERnc1YoUpEREREdNppJpKoZEHahUXzoCOVUIpIXbE/OuC5QeCJCgQRkKMo&#10;dIUBVX+GIAiKPKJ0uLsAKlBBXP7acr66NRGMWPipgugQlVQluPdK1wQHejERqSUnq3Y0qJQGAHl0&#10;jNyllugkueGGG4aHIYS/+Zu/edaznrVw5I1vfOPzn//84XOuvfbaj370o2u98DVmZmZ2DBcu6o1w&#10;ZKbXqZxidNu3bx8e7tmzZ9VLfu/3fu+Vr3zlwvDKK6/8/Oc/f7TzXnTRRSu/uyX1+/1FRyYnJ4//&#10;IRARERERER2/7c0wltZuP1QkKt3Sp3Pb340Cz4LMFRYdffNGGJSn+nxhajQvHQ4kiqZKUKkF2VhX&#10;B/Z0YpZgpu8GFxcRZDrfl1WRG6K7QFJ1d9igPBUAzAd7ui2EwFRgPghbBXd3xOC9KEE9FckCBAIg&#10;mndKi45E0S1tPNNN9TCWyliql25IGwnLU+lsxAjbCfHbv/3bw8PLL7/8/PPPP857rvcI2/H72te+&#10;Njz8gR/4gRGb9zLCRkREREREdKKEWtbYsfX470NERETLYYUqEREREdHpaCLTXumHxNqFTdTCKJeU&#10;jtnSzb1KbsvCILnNHSP3T0XVQrUqiQ0q0d2rIlKDC6qWqvDlrkRVTysi9USW7bN6uKpC1d1LRzNR&#10;K6xTWivVvb24rRnS0apzj5Zi0LCiPJraXaKT5OMf//jw8Pbbb7/wwguHjzzrWc9K03Q4Jetv//Zv&#10;d+7cuWPHjrVeO50655133vBw9+7dq14yNjY2/Nvmq1/96jHMu6hbBYBabfWtQzudzpGLOVWPioiI&#10;iIiIaBVjqV65OdvZiffOlo1E+tHbhe3tWR7Rj66Cvnge3eALAS4FMpU0IIgkiolMF/qUTmY6PVcG&#10;QREh4nUREXEgmkdzd0SHomrMAECCVNvDIYgEQVWnlAWpB5Qu5m7m5oiQGL0wJAo15PBelETdo/fc&#10;3SVVcfi2ZrKpHhKVB4wl540FPZo4INGZhBG247d3794vfOELw0d+/ud/fq0XdYIdQ4Tt+F1//fXD&#10;w+c+97kjXsgIGxEREREREREREa0X3D+ViIiIiOh0tK0ZEkUjyGxRJcOtwh37utHMzUUEqYq7GLy6&#10;UkYrFq3uA0AABRyIEe4wh6or7i8ldfcjryzNRSRRpIowcjJclYTnVSUt0ExUIJ3So/vBXhzxJkcr&#10;Oqp0vZNUAUs0urIsb7rppoXhhRdeuCh5DkCtVnv1q1+96OA73/nOk7eqW265JTs5XvWqV631I1+v&#10;LrnkkuHhzp07V73k4osvHh72er0j09pWNT09vejI+Pj4qle12+1FRxqNxql6VERERERERKtTkQe0&#10;kkdtrV00mW6qh1aqjYBUkCrGEqmppCq1II0grUTGUxnPtJ5IM5FN9bCjGRbKU80xU1hdJTpSlUSk&#10;cOTmefRYdUwF3GFwEUlFMkWiElSqNqvDbfSCai1IqpIETYKoIAgcXkbLo/cNvdJmc58tXSBjqUzW&#10;9JKpbGsz2dYMV2+pXTCesDyVzlqMsJ0Qn/zkJxcdeepTn3ryns+aOIYI2/F73/veNzx8/OMfP+KF&#10;jLARERERERERERHResEKVSIiIiKi09GmemgmOp5pdHSK1c8/lFserVt6EDQSzYI4UBocDkBGqHGt&#10;mFc9HEQFZXQTj+4iEkSDQuaLVO2I+1Upd0EgkHo4ig8aC41eq3uKoJmqO/olehG9k9Pk1BxBACDj&#10;RyJaa3fffffw8NnPfvaSp/3UT/3UoiNve9vbut3uyVtYcXLEeOyV59///d/vR+8zn/nM8E2e97zn&#10;LTphOH/xFExxzC699NLh4Te+8Y1VL7ngggsWHfnv//7vo533lltuGR5u3rx5lB6qe/fuHR6ee+65&#10;IYzUD5yIiIiIiOhUCirntJKrttS2NHSyFkQxlmoz1VqQeiL1UFWl6ngWNtXDA8aSbc2klcpwWemB&#10;foyGvnkWpBaQqgMoopfupbl51SsVAhF4xGElqUtKVGpBsiBB4EAiEgJqQRRuEIenKkFQC/rgyeTB&#10;U9mjttYu3ZA1Etam0lmNEbYT4v3vf//w8IILLji2BrNnWIQNwM033zxcIXzllVeOPuO3vvWte++9&#10;d2H4+Mc/fuPGjSNeywgbERERERERERERrRdMxyYiIiIiOk2dMxZqQWpBZvNVuqh2Sp/NrR9ROBqJ&#10;tBIBPNX7yz5HZO4OqAyKVK3qayoSBhluUn3LHA7YUBtVMy8dKgiKLGDJvqTVQZlv03o4d9z/FoMg&#10;VcnNzHEwN/cTX6Qa3YMKgCwwe4/W2Be/+MXh4Xd+53cuedr555+/aHP9GOOHPvShtV7+OrAobWvV&#10;VODTcwoc0eHhm9/85qrJiNu2bVvU7/SGG2442nn/7M/+bHj4gz/4g6Nc9V//9V/Dw+/6ru86Gc+E&#10;iIiIiIjohCjN2wUUaAQ9fzw5dyw5byycN55Ur7e3wqa6tlI5MozUj94pvBc9uo+l0gzqUIdXETAH&#10;xCE+CIvNx9NGinQFkXoiqYoIElEfRMyQKoJiPNNzx8J4LexohRqjW0SMsJ0IvV7vU5/61PCRH/7h&#10;Hz6VCzhtI2wANmzYMFwh/NWvfnX0IuHf/d3fHR7+8i//8uirZYSNiIiIiIiIiIiI1gtWqBIRERER&#10;naa2NkIWZLKmhfnB3JY7zYADvRjN+9EzRaqiIvWgKiICh1T7i48yY9XVQUSCIjpQVagOXVv1VvVB&#10;Rh2q27p74VAgVaSybAPVQYWq4Mh3IoNGqvdXvdYTAaQXrYjePgltVKNXzSuQKnP4aI0tag5w9dVX&#10;L3fmtddeu+jIa1/7WrNl/3CgM8zWrVtVD/sD9sCBAytfoqove9nLho+8/e1vP6pJv/nNb958883D&#10;R174wheOcuF//ud/Dg8f+9jHnvIHRkRERERENKqZ3KJ7p/RakCpYJKOVRh3qmzny6LWg5miXJlV5&#10;KhCqTd8EhsEWcu4AZPTt5NxFBdFRmLtjPAub62FLI9lUD0FkJrd93fjV/XlxVBvUEZ2hGGE7fl/6&#10;0pcWHXnqU5+61os68Y4hwgbgvPPOGx6a2aLa0eXMzc297W1vWxhu2LDhaU972uirZYSNiIiIiIiI&#10;iIiI1gtWqBIRERERnaZU5IHjaT3IRKazuXXKpbNk2oWZeze6SFXYCQCZIhUEgQIOAWS1IlWP7gCC&#10;iAIqYu5V99Ij0vFkoQtEdET33NzdVSAijXTZ5L0gIqjWg0WLERk0j1g4KkAtSGEozWfzUStsR9SP&#10;7o5UpZ7wAxGtvY997GPDw0XZTsO+67u+a1E/zF27dn32s59d63dAp4iqPuUpTxk+cs8996x61Yte&#10;9KLh4e233/5v//ZvI85oZi94wQuGj+zYsePbvu3bRrn2lltuGR5eeeWVa/HMiIiIiIiIRjKTmwN5&#10;9IXY2ij60asvAEG8U5oBuUEg9YBUoSKDOtVquzcgmhcR5o4lg13u7jBHdC/Mc/PoUFSbrMGByZqe&#10;O5Y8oBWmMp0rfG83TvftP/bly4UNic4ejLAdv3/8x39cdOSKK65Y60WdeMcWYavX6w972MOGj7zj&#10;He8YZbpXvOIVRVEsDN/5zncmSTL6ahlhIyIiIiIiIiIiovWCCdlERERERKevLQ3d2ghTNa0ncqBn&#10;RyabuftsbqUjOmp6fzPSqlg0qAgggA3qVJfj5nAftDlNFGZVFalULVXd3dyjeWke3X2+ytQc0QYJ&#10;ddFhhpncZwvrlFZYVcR6mCCDeldf/C4GL2RokVmACArzwrw4oVl2vegiaCQyVeMHIlpj7Xb77rvv&#10;Xhg+/vGPDyEsd3KSJK997WsXHTzyyAlxxRVX+Mnxzne+c62f+jr23Oc+d3h4ZGuLI11++eVPfvKT&#10;h488+9nPnpmZWfVCd3/Vq171hS98YfjgH/zBHyzqMrHctZ/+9KeHjzB/joiIiIiITmed0gtzB7Kj&#10;iRW1S3egME9UuiXcUZiLIA0SVBOVmkpQiEgQLNSpRnhh6Bvy6KV5nP8qq4PmhXlpcEciyBS1oCJQ&#10;QT1gIlUBRGSippvq2ou+pxvbhX11X55HdlKlsxcjbCfEX/7lXw4PN2/ePDU1dTIey5o7hggbgDe8&#10;4Q3Dw/e85z233Xbbypf85m/+5vvf//6F4QUXXPCDP/iDo6+TETYiIiIiIiIiIiJaR5iQTURERER0&#10;+hKRB02mrVQ31YMI9nbLwg7LNuuUXhr60RVI9bAaVIGkKiqoktjMPR5ZMwpU5anmUIGKJAIRKd0H&#10;NaqOaB4d5hgUpg4KSt0hC0fM4fDSvTQvoufRO6XP5INS1YWZgorKYMbF73Twfg9bfyZSFeX2TmiO&#10;Xaf0ehABNtX5gYjW2O233z48fMYznrHy+S95yUsWHbnxxhvvuOOOtX4fdIosqjX9+Mc/PspV733v&#10;e4eH+/btu+KKK775zW+ucMmBAwee+9znLkp2fPazn/3MZz5zlBn37dvXbrcXhlddddWi5iRERERE&#10;RESnlV452BguHWFTngWdwgrzCBTm5l51T810KL4lSFRqQZIgQUSAIEhEMkUiVSwOg+3lBCJIBKlW&#10;VanIggRFFqSVSjPRIFK67O2W+3txbzfu6cZ26YlgNre7Z8uZwv7zYO6sUaWzFSNsx6/b7d56663D&#10;R573vOet9aJOlmOLsD33uc/dvHnz8JFHPvKRix7agqIofuqnfuoXf/EXhw9+7GMfO6oGqoywERER&#10;ERERERER0TrChGwiIiIiotNaULl0Ks2CbKkHA/Z0Yn+oXHO28OheGrIgIou7pAokCaIiVa8GAFUx&#10;6rDh8tQgCCoL/VHd7y9J9apIdf7I0BQIgiyIirgjOkpHbsijR8NCqWrfHEAiACSIHF5w6j7IxFvc&#10;5jUoDIjunfKEZdgV5kX0RqKJysRR9cUgOgluuumm4eETnvCElc/fsmXLkSWCv/7rv77W74NOkUsu&#10;uWQ4Ee1jH/uYj5CAfNFFF/3qr/7q8JG77rrrQQ960Ite9KJ//dd/PXDggJkBcPfp6ekvfvGLr3zl&#10;K7du3Xr99dcPX3LxxRcv6qSxgltuuWV4+GM/9mNr/eSIiIiIiIhWEucjZiqjxqByc3MU5qW5O/JB&#10;gasseXIQyRRBJVFJFOnghaiIioTBF4IiUcmC1FSbiUxk2kgUkGjeLr1d2KG+zeY2V9hcYe3cetGD&#10;YK6I/z1T3La/f8N93YP9OMrnRKIzDCNsx+/OO+9cdOQpT3nKWi/qZDm2CFutVvvbv/3b4SO9Xu/h&#10;D3/4T/3UT33pS1/q9XoA3P1b3/rWBz7wgW3btr3nPe8ZPvl3fud3Hv7whx/VOhlhIyIiIiIiIiIi&#10;onWECdlERERERKe7ZqoPmUobiWxrBBXs7pbtwgBE9zx6YRB4FpZIgFOBAgKvOqMqXODmHqsCVAxe&#10;LJSnJipwL+P93VZ9vnsqFro6OAAIBFVNqSARSVTSQf4calo1Yh2UqhbRo3uvtLnCHB4E1UrvL1Kt&#10;XgiOKLBFohBBUdW7nqDkurnCRNBIZGM9qMjx35DoeHzyk58cHl522WWrXvK6171u0ZHrrrtuenp6&#10;rd8KnQqq+hM/8RMLwzzP77333lEufM1rXnNkEtsHPvCBJzzhCZs2bQohiIiqTk1NPfKRj3zXu94V&#10;Yxw+84orrvjCF75Qr9dHXOc//MM/DA+f/vSnr/WTIyIiIiIiWok7Dt+TbXV5dAC90gUozIFq/7jl&#10;L5DB7mxBpJXqRKaTmTQTqSkyRaaoB5nMdDzVZqL1RIIgj5jNrVNaBMy9H22u9NnC5wpvFz5X+lzh&#10;7dLN0Sl8rvB75orP7+5/eV++r8s6VTq7MMJ2/L74xS8uOvKoRz1qrRd1shxzhO1xj3vcW9/61kUH&#10;3/Oe9zziEY9oNBpVeO3cc8990YtedPDgweFzrrnmmle+8pVHu05G2IiIiIiIiIiIiGgdYYUqERER&#10;EdE6sKEerthca6W6rZnUg+7v2b5u7BQOIJovl/+mcBGIiECy+c4M881UvYgwg8AFUHiiUjV8KN0H&#10;fVMBAAKvPjZUPVQFqLpByOC7sOEpRSAIVcGqSiJwoDAUhtK8U873owCi2XD2nyz14UQgiaC0QcLf&#10;8T/G0ny2sFYiQbClwU9DtMbc/ROf+MTCsNVqbd68edWrHvvYx27fvn3Rweuuu26t3w2dIi9+8YuH&#10;h5/61KdGuUpE/uiP/ug3fuM3jmHGa6655gtf+MLExMSI57v7H/3RHy0Mzz///EsuuWTNnhcRERER&#10;EdEIVAfbsdnI8afCUDiiD2Jo2aobofkgoDZ0XnVkQEXm420ozNul90qr9qcrzR3iDgWaiYwlOpZK&#10;K5FmIo0g9YCg0i59uu/3zJZ7u+XXDuZfPVB0T0Qwjej0xwjbCfG5z31u0ZHzzz9/rRd1Eh1bhA3A&#10;Nddc84d/+IdHNdef/dmfHVnXuipG2IiIiIiIiIiIiGh9YU42EREREdH60Er1ys21yZpubYSpmvai&#10;7+zETmmlIyyTARe06nLqBhdB1elURKqqUBWowCEOGKQfvVtaaR4NVvVZGFSQilW/YNBGtbppVafq&#10;g7OWIIKgkikSgTly89Lc4IVBBA6p2qJWBa4Lha+LKGDugMejbGSxpOncFDJZCxtqYSrjpyFaY/v2&#10;7et0OgvDpz/96TJCX19VvfbaaxcdfMMb3lAUxVq/IToVHv7whw8nCP7+7//+iBeKyC/+4i/edddd&#10;L3zhC0c5X1Vf9rKX3X333W9961uTJBl9hbfffvv+/fsXhq9//etH+Y1NRERERES0hjKVRAEgHkWF&#10;qneK6O42v0ncyqq94GSEv57vld4pvTTPDYUBgkQkESQqQSVRCYogUgX6siCNJEzVpBHEgcL8ntly&#10;f88O9OKX9vb2dOJaP1qik44RthPihhtuGB5effXVRxUOWneOOcIG4Md//MfvvffeF7zgBaue+YIX&#10;vOC+++77n//zfx7DChlhIyIiIiIiIiIiovXlTI4pExERERGdYbIgl2+q3TlTiMSxVO+aLWZzzw0q&#10;ItFTrYo8709TqGo+VcQg7h4d0QH3IAKpsuIkUXH3Yr4q1dwHjVArVT0qFkYQESiGUyFWydwTCYIA&#10;lIbosAgRRHc4Sog6zAe3TZYqUVURBxyIo/ewWEYevV34VE0TlQdOJMznoDW3ZcsW92P5jf3yl7/8&#10;5S9/+Vovf9349m//9mN7zqfVFAtE5C1vecuP/uiPVsObbrpp7969W7ZsGfHy888//4Mf/OB73/ve&#10;m2666TOf+cznP//522+//Vvf+lZZlmNjYxdccMGVV1555ZVXPvGJT7z66qtrtdoxrHC4j0QI4diS&#10;8IiIiIiIiE6lZqpJ3wAU5rUwUsioXZg5DAjwJYNaiwzt0bbsyQ60C4uO0ryqlU2r3eJE4nztrLsf&#10;GdQSSDPFXOFZEBGfK2KvtI318I1DeadMLhhnHIzOZIywnRBf/epX13oJ6ynC9oAHPOAv/uIv/uAP&#10;/uCzn/3sjTfe+IUvfOFLX/rS/v37QwgXX3zxYx/72Kc85SlPe9rTNm7ceMwrZISNiIiIiIiIiIiI&#10;1hdWqBIRERERrScqeNBkek4ruWu2uK9dNhK13My9U7gBIiLiCheoiKujMI/m0d1UBAiCoCIiAskU&#10;QSQ3dKMBgACOIPBBZ1TX+ey6hb6pcIhA0tqTX/xzAKK5CNI0HWXliUqYL4Wt2ka4e+HuLkEgwJLJ&#10;fNUhcxxngaq57+9bohjPdGsjtFI2UCWi9er7v//7X/KSlyz09PiTP/mTV7/61Ud1h7GxsSc/+clP&#10;fvKTT/ja8jx/xzvesTB8wxve0Gq11vJhERERERERjWA8lSBIVXrRx0YIdEX3XvTocEeiGKX+0wd7&#10;tGG4APbbnvF9blXtKkR1Lo/mKBzmVRAPMrRN3HxsbOm5gkimnkcfz7ShYoK93bihpvfOldFxETdr&#10;IyI63PFH2CYmJp71rGc961nPOuFrY4SNiIiIiIhoOUmSXHPNNQvDEZPWiIiI6BRgWjYRERER0frT&#10;SOS8saSRSG5WAoCoigjMvDTPI/rReqV3okereqIiCGpBEpVEpZHIeKb1RBOFwxMRFahIpoOyVQW0&#10;6n2qkqgEEZWqYYMAEJG0Vq++klpdQzLi1uYikim06t8KEaCMMPcgUEE0z6N3S2uXNpvbTG4zuXWi&#10;V71PD/ZtrvDSjuVxufu+npXmm+ohEZw/zp16iGgdq9frr3vd6xaGb3nLW2KMa72ogU984hN5nlev&#10;VfVnf/Zn13pFREREREREq5vMFEA9kV7pNkKYq1O4AOYuslJP1CEe3VUAyPAebWlWy+qNrN5I641c&#10;UoMUBnMkgkRFDi9GrQYrzFYL6vA8es98Y01aqR7s20xuO9vlve3T5WMjEdFpghE2IiIiIiKi9UhE&#10;GkOShDlgREREpwtWqBIRERERrSfufrAXb9nX/9LefqfwIFI1XijNo8EA90ETVAAiSEQAF0FpDvFW&#10;ImOpZipVFl279OgoDA7JVNIgiarIINdNVuutUHVVxf09HEYgkqokKj6/1OjIDXn0dund6NXrwr00&#10;L81Ld3MvzPulH+jF+9rlfe1yfy92y1HndPeDfe+VvqkeakEu3ZDVAltGENH69upXvzrLsur1wYMH&#10;//mf/3mtVwQA7v4Lv/ALC8Nrr712YmJirRdFRERERES0unqi45m2UjFHu1gl6OTuc4WZw31hI7ZV&#10;RAMgQVBt03akXumleWFuQKoIR5y0MMsKUS0VZKr96A7MFr6prmOpHOrbXGF3zRQHe6dL5RUR0WmC&#10;ETYiIiIiIiIiIiKiE4UVqkRERERE60a3tNsOFrceyA/07WDfZgrrlW6OVKWVyGQtTNZ0MpPxVFqJ&#10;NBJJBCJVMwcIECM6pefRAXf3XkR0L6I7kC6THndSCBJBKm5AlcxXVaIW0fvR+9ELQ2koHaWjjIiO&#10;0tA3ny2sW1q39LnC93bjrs5IdarTuc0VNlXTZiIXTaYb62FNf4ZERCfA+Pj4e97znoXhq1/96rVe&#10;EQB8/vOfv/3226vXrVZrOJeOiIiIiIjoNLe9GTKVWpDZwlfuopobqk6nIiICWzU65YgOBUSQLRWA&#10;K8xz89JhjkSXaMpaLUhHCN/VgjhQmFdBsw01bSZysG959G8cKsrV10pEdBZhhI2IiIiIiIiIiIjo&#10;RGGFKhERERHROuDuu9rll/b293fjgV68b65sF5aqNBKtKZqJ1BPNFDWVWtBGoq1Ux1KdqoWpWtJM&#10;VCDmyA3RvRu9XXg/WhGtiDAgVdEjEtwEsko6XtW9oeq2epRvJjri0EXmKA0GBPFUkSlqAbUgtYA0&#10;IKhkAfUgiaA0dEqfza1bWq+0vd24s112lqlTje57u3Em9/FMJzI9p5Wc00rW+idJRHRi/NiP/dgl&#10;l1xSvb7lllu++MUvrvWKcM011yy8/t3f/d1Go7HWKyIiIiIiIhrV1kZSCzJV09J8NrcVzpzLzeHm&#10;g4aoq8XPEN0dCAqFpEfsnObwXunuHs2DIMgSYbZqNQIJq8XgVBAEhbk5etFFZGNdg8j+nhXmd82W&#10;a/2YiYhOL4ywEREREREREREREZ0QrFAlIiIiIjrdOXDHdHHHdNEufGe7bJc+kck5zdBMJAhcxLFs&#10;KpwKWqnWgqRB3D2PKM0Lx0zhpcOAZFH7BRnkwTlcVq089cEZIqPWqLp7bqiaQrhXb67K55PqfpX5&#10;olcBRACFVOW445mMp1ILUhhmC++U1o++rxv392xROmBuvrtjveib6rqhppsb4cIJlqcS0ZlDVT/0&#10;oQ8tDH/pl35pbddzxx13/PM//3P1+qKLLvqhH/qhtV0PERERERHRURHBAyfSWpBWKtN5zOOy0bZu&#10;aYVBBImIAgbH8qE5dy/dq9hXLZEjo215hLmXBsiyBajmgxhZsmoTVSBViVats+q8KptqWpjP5Laz&#10;XXZLW/UORERnD0bYiIiIiIiIiIiIiE4IVqgSEREREZ3W3PG1A/nuTpzObW83JiI7mslULahKqhIU&#10;AOKKvRoESBWpItFB/9JeYe6SRxfgyMQ2kUHF6WoJa6u2iFgsmucGc0T36A4gUQniKlCBAObIo0W7&#10;v+R2UHgqC0WwoiK1IOOZ1IOUhtnCe9Hbhe3uxirFLpof6tmuTgn4tmZopfrAifQhG7LRy2iJiNaF&#10;RzziES9+8Yur15/+9KfvuOOONVzMm970poXXH/rQh0IIx3EzIiIiIiKiNbC5rlM13VgPQWVvLy4Z&#10;cCsMBonmCqSh2nNNlgvNuaMwCCRRJIrsiDCcw3Nzg1S7yC0TvHLzQQQvGSG4lSgcKM175WBZtUQa&#10;iczkZo5759hGlYjoMIywERERERERERERER0/VqgSEREREZ3WvnEo39+LB3pxum9jmW5rhmT+/+Jr&#10;QYKIAHG1WtJ6EIUkKqICcQeiu8N9qSJTFZHq+ColqHLYL6uJ5qXD3aO7OwQIChWpBYUMPplkiiBS&#10;OnIblLC6e/WtsHjuQZ1qTaUfvV1aP/p97XJ3J97XKWcLG0t0ezNppXr5ptq5Y+yeSkRnpne+853N&#10;ZrN6/drXvnatlrFz584/+ZM/qV4///nPf/SjH73WD4aIiIiIiOioiciDp7JMZUsjwLG7E49sOFr1&#10;Vo2OIEhVRKCD0NwRYTRHYe5AqlBIY6kGqWW1lZu5AGGZ/qhV3C8IEqkKYlcRBAIU5oV5aYNVTdbU&#10;HO3C9nVt4SAREVUYYSMiIiIiIiIiIiI6TqxQJSIiIiI6fd09W+ztxoN9myt8qqYbMhmuB60FAaCC&#10;uFo3UxGpB1GRIChLF6mKT8WBwhZXogp80LJhxaS3qrupyAitSd2r8lRzjw7B4KtaT1AEiAOpCkQS&#10;lVQhQGnoFzbf7AGKJd6jQOoB9YC89IP9eCiPe7plqrqjFTbWw4a6XrW5Nlnjpx4iOmONjY398R//&#10;cfX6r/7qr+688841Wca1115bvVDV3/u931vrp0JERERERGev0jweRwFmFuRhG7N6oluaweG7O2X3&#10;8NsVZg43R6KSqigQFA4sqvo099wcQKZQkWYqSxaXFububoAuG17z6FCBiNTCiNvESaKoVr0QWMtU&#10;agHt0qP7gf5qe90REZ1lGGEjIiIiIiIiIiIiOk7M1SYiIiIiOk1N53bPXJwrfDa3yZpOZLqoGDQL&#10;AiBRKUfIK0sUqQAOiESDCAQwx6BIdUg1hwjMHcun9Pl8rekq2XHupaMqTzUf3NwBFQiQqAAyyOSD&#10;K1APkoikQTIVVYEjOgrz2dLbuXUL65XWLb1beqewduEzhfciqravZmgmWpiPpeHyzbWHb8xGTt0j&#10;Ilqvvu/7vu/xj3989frnf/7nT/0Cdu/e/d73vrd6/a53vWvTpk1r/UiIiIiIiOhsER0HevHOmeIr&#10;+/Obd/f+5b7uv+3q3biz+y/3dW/e3fvK/vyb08X+bjyqmtXxTB+2IW0E2dZMgsreTjzQszhfgVrE&#10;QTxNVQDUElERFZQLbVQdpXkVbUtVqvLUsFR5qruX5tWNwzI7wJUGBxJBkCqMNhIVqZYbh4J+rVTz&#10;6NFxsBfX7idGRHSaYoSNiIiIiIiIiIiI6Hgka70AIiIiIiJagrnffijPox3sx0YiE+kSKWhBkAaJ&#10;7v2IwjxdMU1NRGoBnegqKL1qYYroMHeImPtCJwcRUXGHoOrhsMwNfb69g67cahWDWaryVBGYIwhE&#10;JJ2/tQoUiIYQ4MB4poV59ZWqJIosiEIMXjrcUGXZCSDwLEgQJApA2oUX5tubIcJrihG6uxIRrXsi&#10;8qEPfej8888H8JGPfOSOO+64+OKLT+UC3vKWt1QvLr300pe//OVr/TyIiIiIiGgd65V+KLfZ3Dql&#10;9aOX5g5ReKLSTLSRyGRNJzNNVGZz29mJ+7qlOcyRm5eG0ryqzNRBSadlKvcJVLCxHnY0w2QtjLKM&#10;yVq4YnPtPw/koRlmcpvJrV36WBqaqeTzPVqrsFimkou7IDfPo6gMvltFq1TQTGS56lMDHGJwFSx5&#10;irlHRyIQkUZyFGEuwaDwNbrPb0aHah+3XunTOXuoEhEtxggbERERERERERER0fFghSoRERER0eno&#10;W3Nlr/QDPVPBxrouV2w5nkoRJRHvR08VCzlnS3IgCMpBCp0bpGqjKvDSJBvK0FOpjmO+ieri21b5&#10;fjKfjbfsjI7C4IeXp+p8eerQm5JEPTdE9zyiHiRVUUFhGgQq0krhLsu9u0TRSLSmsqPp+3o2nXsj&#10;8VsP5Fduro3eXIKIaP0677zz3I+mJdAJ9a53vetd73rXWj8DIiIiIiJax0rzPZ24pxvnCgMQHXn0&#10;6F51KxUgiMyoZUHua6M0zw0qSAWd6J3Ccxt8JFoo9XTHfNNT1II0EykM+7pxItMLJ9PxVFddUivV&#10;q7bUvjldCDCW6kxu7cJmc8wVZo7SvJyfQEVKdwdKcxWkKtXWbJminogsH6yralndly5PdffCXCFB&#10;JdNlm6wuSUUA9/kpKlUj1tw8j77qVndERGchRtiIiIiIiIiIiIiIjhkrVImIiIiITjvR8a127JTe&#10;j76priukoLVSne5bLUi79NKqVqLLys1VRKrODNA4X/RpDhFE8zCfmhZEIrxqsupHVsdWFacCEQkr&#10;JrOV7jiiPFVFqrrT4TNFpGrv4ILSPFHpRahgLNVWIpsawVHlJiKai0AhIq4iiQ6vQbbUZXc37u1G&#10;kXDPXHnhRLrWP0wiIiIiIiIiIlqaOe5rl/fOlaV5P3qn9G55f/EnAIjDB6Efh5uhdE9UCkM0ryXS&#10;CjqZahaQBREMNkRzdwNKQz96t7SDfT+UWyuR0ny28O3NcOHE6hWaicqDN2TbW3b3bBkEUzXtll7d&#10;MDq65WCRAiQiotD5nd5SlfryrVOH3zuqHeWO+Ja7FwaBpEGCoJGsXlI7TOZvEodKrUQkURTmAHql&#10;pxkrVImIiIiIiIiIiIiIiOjEYIUqEREREdFpZ3enLM1ncksVrRW7OggwnmnsWxDvRR9bvo2qu5eG&#10;6C4iiXo0hKFGCu4eIWHQlwIAgsJiVVbqizLqDACggx6qyzeCMDeHYXDT4fLUJVubBkGV2lc6YF6a&#10;N4JAfLIWqndVG5Si3t959cibpEE21nVf19qF7WzH7c1wtDl8RERERERERER0Ckz34x3TZbe0Tukz&#10;ueXRVdBIZCILqSLVQdzJ3Q3SK31vt+xF70cv3YJII1GFBMVYpotCTSISgBBQCzKRaWk+V/hsETul&#10;T2Tu7jO5PWRD1khWr9KcyPThm7K5wvZ04r5ePNgTQL20WpDo9/dudRPBfM2qjNbydL6iddHucOZe&#10;mAskVSjQHGGRiwwqVAE7vBdgEKmCb4WtWZNAIiIiIiIiIiIiIiIiOvOwQpWIiIiI6LSzpxP70fPo&#10;m+qrV1eOpTqTWz1Iu/Re9PoyXU2ji2PQ+zQRFUVpULg5zOGOoF5EUXEdNEeVUqCO6G7AQp6fu1e1&#10;piKyUvGse+nuPtQOQiAiiSAs06JCBXCYexG9FAmCLGA81WTVlhaHaybaSHy6b81E75otH7IhW4Mf&#10;IRERERERERERLcPd750r75otC8OBXuxHz4JsqmsjFT1iSzIRidEP5bH6RlAJDoiU5rmgUyLvlJvq&#10;oRaWjSAlKlM1GU/lUN8O9a0XfZPjP/b2Lt6QmXk3ol9anK81rQWpqmTr4f7a0bFUWxMyVdP75srZ&#10;wtwBBxwCQKCQNEFpKN2jYa7wXoxjqWYrBrUcjkGP04U946oN5qCQNIgCrVR0lGLXw1W7ywkQFhfu&#10;wswxtGkdERERERERERERERER0fFjhSoRERER0emlW9pcYe3CVNBMV69QVcFULRzoxVpAP3oQT5fK&#10;fovuAMw9qERzAxbKR1ElrhlcPaDq9+AqUIHBFTB3GWTkufmgdWpVcbrcqiLgjujwQevUQUXrCkl1&#10;IoNWq7kjCMZSUZHJ7Fg6oE7Vws52MZObCmZaNnFMNyEiIiIiIiIiohPOgf+aLnd1ynbhB/tRBJsb&#10;oRGWDTSVhr3dWJh3So/uzURTVYf3S/SjlSbNRPd04+Z6WLknalDZ1AiNwvd2i7sKy1T/e7azrRkS&#10;ldLcAfhCyAtAkQXZXA/bmqGV6nRud04Xc4V1y8F2b32zQVmpD/4BEA0GBEE0P9S3VDGWarpsneqg&#10;KtUdEI+GqsFptb9bEDSTYylPXViNiixu5eqDKRkpIyIiIiIiIiIiIiIiohOIFapERERERKeX6dwB&#10;9KI3wqg5aGOp9KMAiObd0kMmR+aZRfeq/alHl0Gbh0FFaJW3ZoCbmLgAKnAXEVS5dlKVtopEG3RD&#10;BbBSa1P3Inp0mCPMN01duTwVACAqXjoEyAISxWSmx5aHlyrGsjBb2Fgqd88WD99UOyU/OiIiIiIi&#10;IiIiWom73zFd7u6U07lN962RyMa6rhADM/c93Vg62qU7MJYOThZIPUFq2ok+V1grlX291YtUC0Mn&#10;mkM7ZZwzy4LMTlvziCBXolUnVe2Xfm+7zKOpiAAzuc0UVpoDyESSICrzZaaAOaJJ37wfHRABCvOD&#10;fcsUjUQSPaJeFIPt5EqgjAJABYlARDJFIzn2MlKfr0QNh98julehNmWJKhEREREREREREREREZ04&#10;rFAlIiIiIjq9TPdj6SgNR9U+dEMt5DE2U53LrV1YM1mc9FZE70eYQ+EGqXopCBAEDokOVKlzVe9T&#10;AHB1qAz6rLqjcK/Oh3t/9kAxf/9ao5XW6gCqDqvmKM2rG6ogKIKsWM56GDeXVJCpNBMdP47ep5Op&#10;tHNvl57mXpqPvAAiIiIiIiIiIjpZ7p4td3fKQ32byW081Q31VYI/+3tWGNqFuaN1RLwrqLQEndLb&#10;hbdS7O/FrY2QhSWiQO4+U/hMbuaem7tLYV66NxKBY1MjqLiImHs09KP3o7eL6PBoouKFwYFmIhOZ&#10;FubtwpMgi5qjBkGqqAOlS7vwfmkQUUFpmC08FYeIYrAZnANF9LnZmX6eB5VEkGVZbWwiCBqJjLxt&#10;3dLMvbrBovtElywAQD0wUEZEREREREREROuPu+/fv39hODY2Vq/X13pRREREBLBClYiIiIjodNMt&#10;vYgO4KjKM1WwuRF2dcpWKu3S24U1E63KMt09N+QGq9qoioggQACXhTQ186pmNQhcYD7o/GCAAO4+&#10;X8HqUJUyv+FD183P7Jc/6RnnPvSKqja1uglEAjw6giBTkdGS6ty9NACeqKhgY+Ow92/u0aEiAh/l&#10;jkGllmi39MnMD/Ti1iY/+xARERERERERraWDfbtnrpwrbCa3iVQna6sEeGZz65beKy161T11iXNU&#10;pJWiXXi78LFU9vXi9iOaokbzfb3Yj55H9KK7exqkHqRXmkBEEN1baRWJEgDjgLt3Sr+vHXvRCnMF&#10;GqkK0EplNofAoyNdetWSCCYzKROZKzw3D4JERAS1AIe4owrKqeDmf/67vffeBUEQ2fHAB337s19w&#10;QjZZM0d1m+GbmXtp1kqDADVWqBIRERERERER0TpUluW73/3uheEzn/nMRz/60Wu9KCIiIgJYoUpE&#10;REREdLrpRS/NASRHmSuWKrY2wt5uHEulXVin9HqCTNGL6EeL7gY4JAyKPFGl3FVE4I6gooADCji8&#10;KlU1h0PgLuIOiW5wj1XJqsOBwrwwAAgCFSikb+4iCq8FHbHlgxkKdxFRQARjqZqhE60w5GalIdph&#10;54u4QupBaonUgyyZvddM5EDPSsf+nm1trvXPlYiIiIiIiIjoLFaa334wz80P9q2ZytRq3VPNfDq3&#10;0jw31BUrxMkE0kplLrdOaf9/9v48zrL9rAt/P8/zXWvtqap67j45SU7mnMwh6g8BMUBEo1dEr6Bc&#10;J1ACivpj8BdQXjd6wevEIIagARkuIpIbQfmhgmj4IaIMuZKQEHIynpMz5Ew91byHtdb3+30+94+1&#10;q7q6qrq6qodz+pzzvF8N6bP32mvau6u7nno+30dF1xo7uWPn0XBxmhM5S4yGQjAoQ1dJEpFZYjSu&#10;tza6OgGbibXWqiBNZldFM2OibDQ0MAgyubO2tlehcryHOmOWSEEQZMqwkPkpAxQJIkFBSi9IL+gt&#10;iacSzERPRYBqxw5bAyG9IIuVHrZg55xzzjnnnHPOOefcHSwZl+s8S2y22u2CSKEYFDoqZVQcdqyC&#10;c845526eJ1Sdc84555y7g5BMxkwoePgKmZFtZjJEslSZNiYiZrbZkiAgQmSjiKh2wxP237fMU6aS&#10;SaMQ3EqrAhACIgAlEyQEEIEAhaJSdBU9BYKCQJof+FDnn4hMKqRQabMF0c3W2m7kK2FANhhgpMxH&#10;v0IAFUTjJAmAUmVQYLHUsKPxblAoYLNoq4pMBq85Ouecc84555xzzj1NPruZGuPyLAeRkz297vYb&#10;0YyYJQZBr7jO9gIMSplENpmALZRSBQGQiUuzFI3TRCMGhZbC7RJRpRKFdWapstHaia2zInm5tpQ5&#10;SRTgeE+7MxlHGwaZJBYqXcfb9Ug/SBBOk6nIsMBCqcd62p2wCkalrKlEg/EwezuUZCBQKHqF7Ey8&#10;zhJVUAVZqq5/851zzjnnnHPOOeecu2NlohvecN9ym1fa7pGuwiYiQeaNcYXKyX44MwjHK4+qOuec&#10;c7edJ1Sdc84555y7g+T5aFIcpi6WjNPESbRoO/fAoIiJ3X7ajHnQVISgQEhee+ckRARh62QUEIXM&#10;T2zrvLaGPQhEhF1Tm5ECmCBmSTYPxEajAir7Xw5JQpKRQCEIAgMJtsZMEtoat5v9dKt62J0I2Q1w&#10;RZB5U2A0jCNHhS5V0uVUg6AKMstcJCaRS5WXGp1zzjnnnHPOOeeeBk3m+WkeR4uGMwO57gxPI8eR&#10;0WjAMByqpFOIlMomswqy1trZQSBwcXolnjospJiHQ6/oFzKObI3jaEvVfIzqWmtt5iwxkwulBpEg&#10;0BLTxGmmiLRmAknGw0w9LVUGQWeZTQZgg0IG80mqKMO85LUr7mpEJq0rfgHYSrSq4LpLsCWbbzbY&#10;cd+MnEQbFirAmUG4ze+2c84555xzzjnnnHO3xSxxubZpMhKJ3Ix2fpqjcdf6b4WiCtIP0mRenKZh&#10;oc9fCGcHwXOqzjnn3O3jCVXnnHPOOefuIF2TmQAHzE0gOcsYt7nOBCQZuxmkZtiRVEUmYpcrJQAY&#10;CEgmKFChYt/IKAxo87xqF0SCigh6QSrFLDFmUJlEqiDJOE+lbr3cCBLJjIABCmaDiYAQUAXbTXsk&#10;DTCDgQKUAggyoTLPrGaIgIWgChJUAgBsB2vnO8nGTCSyzWwAFfQCjHmcZKHQYz1RkVLRZALz/++c&#10;c84555xzzjnnnnpPTFImN1rrBwyuNxAVwCzBiCazEBSHbhvrB9k0azIFaI2brUXDNDKTC4WG/dKk&#10;QaTocq0q02iLlXaLoLXGSAyDbCdCg8iokEm0RFN0JSkcJqEKoAqSyTqzUKw21i/m4dG+qkCCMBkN&#10;yGSbmYgD5rMKGBSlSrl/zJfbudmd93kSacRCJaNSh4e/oc4555xzzjnnnHPO3RmM+Oxm/OxaM47W&#10;ZnZjD2bRgmBQaRB0Fbeu8SwZmsxpNBEbBFmsOE325CS//Hi5UF6/OOmcc865G+AJVeecc8455+4g&#10;IvNf3eJue/vFWuPKzLoqW2uMRiMECCqFUlUUUICQWcoCabtkpsJMuh0aYRkilB3759asBoKFSKHo&#10;mtwKQa+QQgTAsMQEJEVUskFFMpmJbqaEyPwl3IqqEsgASJH5KeVkqtKdQ3cyhUAFCaKkikSDkSoo&#10;FYvVrha/3TejS65WEJCRaA2zxEbQCyCtznJ6EILMx9K2nlB1zjnnnHPOOeecezoQuDjN02jZcHp4&#10;qAGek2Rd3WlYXHfe6hUqUgVtM3tBVuvcZDSZiRheI57aqVSmiZmcJC5WWGuzkXWyQrW8enyrCoal&#10;bEbGTBFpDAPikKfXLzRFqxODcBxtsVQAqigUBKJhFm0cCcBII3YOUO0I0BXZjEiGGqyC9K6eqZoM&#10;BpSKQrEdUDVyI1q/kErl+SOfFOGcc84555xzzjnnnmFmyT65GifRNqJttkagVAyCnB0WZwZ7643z&#10;8lcyTJKNW5tO87CUZPzdy3zxUvG8oZfInHPOuVvPE6rOOeecc87dWfpBC7Fu3unOkQZGrjfcjJmQ&#10;WbJoAFmq9IOUKpjPXp3LpEEIqkpPkTKTwAjOx7MSEJKEqMxntqogCMogXRGuClJt5VQ7AukFrDeW&#10;MwFup0xVEES6rjmZ985RAAUAIUAikd3ZSWaXpy0VKt2zLMEEtEaQQaVSVOEohUCRUlAqMqVONkuM&#10;wkEhF6bsByHRpXmf7jfWOeecc84555xz7rlovbFonCYWiuoQIwoINJnJCKCQfddwu6ZK0WYk42pi&#10;P0iT2VMpD5x0WigEiIbC2GbMIptMEoOw/8zVQZBNgwqSMRqrcKjTE6AfZJqYjJvtPKEKoFSZJhJI&#10;xjZ3K9HNw6hdb11XI+sWgzMigaB0k1SZ0WZ20dNub3VmEBQqox2zINZaGnGip4NCTw8OlRB2zjnn&#10;nHPOOeecc+4OsdHax1faJnO5zpM6F4pekMN0lhWKY5UuVjJpud7k84kn+3hwPc4SX7pUeEjVOeec&#10;u7U8oeqcc84559ydZVDM2+ZismKrmayrsiVDk9FkA9gPWuk1h0g0mSAzGURUpCqEmUIaAQEpJESk&#10;y6sqhDRVCSq9INU1+vYyWSdCEMlMKNBToaAK0ivmQVCDdMcgYDteKyLo8rGAbvXVFUG6XsPWQCCo&#10;CJgMOFLj4Q5BMCo1GaeJk8hB0bUzohv0+nS/sc4555xzzjnnnHPPRWtNJlEnLvX0MI1fTTISiSi6&#10;mtJRBIEK6mxGIQmgV1xnDwIJymQkZbXJANqMKsi1Yq1VkDIxGkQwTVaFw2Y+SxUVtsbCpE7sF9Jk&#10;zNK8ZkUg2Xz8qVy9FB2u/i8jsiEZMlgoZglROSw0WTd1VlSwnYCdJhu3tlRpqfLSY+URJtI655xz&#10;zjnnnHPOOfd022jtY8ttnXlplow42ddhIUfqLFPIYiWDQpbrfHmWj/UUSMl474nq6b4455xz7lnF&#10;E6rOOeecc87dWRYrXalFBbVhAACok12qczaZJstEKegX4YDZDwS7jjRAtqc4bBfnwtbvDEJSBQKq&#10;aikoVUbF/pMsknGSjISRRohABUUQAKNCh4W22ZIxiJDIJADdisCKACRUOJ/sigCAqJMFQWsA5kNT&#10;swkAEbmZZeoKlVGJWeIkWaVSJz45SfN47dWbLVS6UMpiqYccduGcc84555xzzjnnjmq9tcZIoHeI&#10;AaoAuhJONlR6AxUbKYTThCBoyFFxqF1sV6imybpppQeMXRXIsNS1xoIgEXVm/9CVpVLRZhCYJs4y&#10;J9EyaQSJoBJU5uNTD7xAFWigEckQDUEIyLjNEAmCUmWp0u7028yVWe4FPdbTs8PixCHfAOecc845&#10;55xzzjnn7gCzxI+vtHW2C9OsgnPDQrrhDEdXqJwdhLWW612lEuiF+OKl8um+ROecc+7ZwxOqzjnn&#10;nHPO3VmOVQqgF2SWeLxinXm5tmSYRBPBqJDrdtZFAyGZ1B2DJlRg7Gamzh9TwIgubkoyi/Sv0aXW&#10;TSU1IhoEUqh0uzFSRUSkVJSqBM0wJlsDIN2ACtHu/yu6zCqYDIlIhADRGES2xzdsFxFvpP9wBwUK&#10;YZuxkUlyrcki4NVTVFVQNfPj9oIc7+ndo2JUeqOec84555xzzjnn3C1DchotZgI45Bph0UCQN1og&#10;UpFkBsXhj6giBDPRZnYLpx08eLVUlCqZFKBOVqqGw622Vqk0mcm4UucqSDRGgwJFIQEoFTEzQQrh&#10;9ZZvExVUgdmQCMsMgkwe62kQLJQKoMm8PMuqcmYQhoW87Jj32znnnHPOOeecc865ZwwjPrHSNJkX&#10;Z/N4ahAku/EdisjxCgLZaC0oHhunxVJPDcLTfaHOOefcs4QnVJ1zzjnnnLuzLJZSqYxKvTzL6y03&#10;25yISaSIjAo5TGdeNpBkNy51y3wAA0FQIN0jQYVEmmc3mfer4mV28VRGo0DKIAZ0LzBe1SkokKBQ&#10;kSAgUOi+rXQShMlgJAkVUbkyGWJ7h8WNJlSNaDJbs3kQ15gNDbA8y9FYXH1CApRBKp3ngS9M8/Fe&#10;eP6CD5RwzjnnnHPOOefcs4qRk8hxtDoxkV0Npx9kqdLbvVxXIjKRiCDQw8U4zUgKwMNtvs/Fikgm&#10;y0MebysKm8wIZGOxs1y1P6kCZwldEWyWOCpwvUxpdyARcJZIwMhoCIJCAUgviIqUikhGoLzuLFUA&#10;XS2ObDITUYg0maf7QQXTyJUmB8GZQegHee3JQ2Z1nXPOOeecc84555y7Izy8EaeJl2fZjM8blbek&#10;uiUixyrNZmuNVSr3r8elSm/Nrp1zzrnnPE+oOuecc845d2cRkTPD0BgBXpjlUjGNFHBU6iEbBjPn&#10;kdOr4qMi6Jr7tgeVzlEICLLBFLNk/SDbHXUEp4kEWoNAKr2yW5L79gkGlUSC2H2cLcnQRVy7HWSK&#10;kirSpWpVul9Hrv2RmGVLBpKZ85tgIAQEeoV0PXldUVFEkllrbDNmieNIFRuVmoi1Jg8KeelSeaLv&#10;i+Q555xzzjnnnHPumW0S7clJulxbMgIwwkiIBJnXbaogZ/rh7oWid3s6sboF0TIZDj0RldIVlg6V&#10;+dzn5ZSuNnaE6C3R3RwSRhbztd0OUqq0XTVLpMnMRBASACFddQsSFIXscxWtUYGaKLfiqQCCyrDQ&#10;acylIBpaWiES5PpB1fkmBggEmCUzchzZL+R0P/QLed2pXv+GV4NzzjnnnHPOOeecc+4pN4n25DRv&#10;ttZknu4Xxa1bZE9ETvS1meblOldBHt6MrzhePd2X65xzzj0beELVOeecc865O85dw/DoOGZKm6wV&#10;BMWoOHyTILvxpLi6gU3BbvRE12x3ZWwpgHkilEa0BlX0tp5tEoyMGQBKnbcudq9lF3bdQwUKzKe4&#10;7mmhy6QBRgAMKkYIGE16oXsQKlIeumFxWzLOEo3shnJ0+ynAIDAKgJiJQqfJTm3lTkvVQXe/yGjY&#10;jDaOttnasJBjPf3YSvv8heLFi+WNDetwzjnnnHPOOeece3q1xofW46VZJjCJNktsM/OOYk5Q9FSG&#10;pTaZT0zz84bhnsWiOHpZ5mC5i23yeonPHYRd1pI04ui52UziqAHXrWIXBKRcd+k0I5IxZogKDSKs&#10;E4utl4lcSY0KEIRVmNe7CESjEQYMVcogO6OwpWJY6CybBEkZichA0ZX1rn1K0QBILyATmViurV/I&#10;mUE4Vumo1NecrG5T9tg555xzzjnnnHPOudvkofU4iXZxloNgkmycADKIgBbtSiHuxqjIyZ5enNlm&#10;ayryggUOfH0355xz7qZ5QtU555xzzrk7zqBQEVEwkSQWy6P1kRHSDZq4atqDiApAGEiwC5uSJKEC&#10;AQuVRAhZJxQlgkgmG7NMGFDqPo1w+wVU0c12EKEBu4aQkkhGIwgEURHkrVbD7vGuB/JI694RaBIb&#10;Yxc07aawhu5iISl3/wmItJkTYLFkdfXtFJEq4FQIJ8jNaOPI89N8vKePj9N6a/ceLwe3cCE+55xz&#10;zjnnnHPOudtvtbFPr7atcaO1zdaMKBSDQsogQQRAMiZjnTGd5SBYqtTIlcbuPVEulreyEtIdTmT/&#10;lc72pSoCA8Abagzr8qkyX6/tcC/Z2rBLxm7tYB9G1MkSQdAA6VaCgxjYZAYRke2SGQVQgQkSocJe&#10;kGQkkMlCpNqv760MEjRMk4nCgGSIJIAgVBEBr4rdkokwQrWribHJGBRSqiyUem4YXnasutWJY+ec&#10;c84555xzzjnnbhcjLtf58c30ybW2TmyyDUsdR+uGMQhgOU8TAQZBqZIPX3O8Wr/QYcGN1hZKfWzs&#10;Y1Sdc865W8ATqs4555xzzt1x1hozQ5wnNiUaDz/rYLvwtvcFhUgr1K7rTgjCCAFUJAgKFTNGQ0/Z&#10;JAxLaTIBJKPK9WdH7DwKQBHZWwNMZoSQFJnnXVWQiW7oq4gEgcz3cNiLnUTLtj06lVW40nfXjXFV&#10;QVApBE1mFWS1sXPDsO/eVORYFRZLrja2WludmInfudy+6kR1ouchVeecc84555xzzj0zXJim+9di&#10;m3m5zskwKnWxkj1RxfniZa1ho7XVxiaJp/u473L7qpO3shISFACCSEM77EsEIiKgba9ndmhkdxgR&#10;gRz6tfMSGbbTpfu9kKiztQYCydhVtAQoBUGFkGQgWeo8o0rCgExmioJBkY3RaBQQZcC1brEKFkpt&#10;MptMDTAyWzcfdT7kVeYnKF1NrFuTrlQZFCFmAqiCnOip99U555xzzjnnnHPOuWcKEk9M0+ObqTUu&#10;z/Is2ThSgEnc2X9GS2wzu1XhMnG5tuU6H6u0OPo6bUs9nU7yNNnlGV527KhlSOecc87t5glV55xz&#10;zjnn7jifWW+NBNAvFEST2SVID/ParVEP+wyJ6DrYBDDA2M14wDwUqgKgVGkzEwEiEsmQDeDRhpoC&#10;VECBtGfehG2lRsPWw1274XyoKxlEq6NkcSfRMhENBihQXJ2jNQKAipQqlSKa1YkCzBIHxTWPoiIn&#10;e9oPWGnS+SlP98MnV9rXnqqWKg+pOuecc84555xz7k53eZYfWE+zxMt1DsC5YThg4TMR6QWcGYQ6&#10;c3mWz0/TmUH4xEr72pPlsd6VFb5IGiTZfCholyA95PkUgkKlEOStAs51dTNcVZBx5L4wAcwIUCCH&#10;L+VkUgUiUBExcs8MVTPOEhOQiWQkGVSgomARdLGUaaYKYkY0lCIiVJUAgF24FNHmk1qTUQUCHHwL&#10;e0GqIG1mNFEhQCO6MyNBMpMESpUgqIIslApgodRZsoVSxpHRWHpjnXPOOeecc84555y742209sBa&#10;nCabJW60+XJtKZPEsJBCu+4yADCyMZCM8/odx22+NMsrdT5e6clBceimMwCoVKogk8iFEitNPt0P&#10;R3ixc8455/bwhKpzzjnnnHN3ltU6zxLXWxsUUgrqjBw5TTYqNRyu+W8+S2GfJyQISQjQJWC7hsJS&#10;t1+IIMhEICcxC5AJVdnVdNi108n+4yQgIoXCgJSZMsut4l8iuTW1def+FMgAiK4577DTYolpsmyI&#10;RgNK3WcqRt4as1EoVKQXtMnsUTajDYqDqooiMipRheLSLF+a5XNDfHylfePp3gG5Vuecc84555xz&#10;zrmn3STa/WtxluxynSvFmUHQw1WT+kHODcN2JeSTa/FzTukk2Vprm61No+Uda6EVKsNCFis90QvH&#10;etcJQYrIIMhYBUBM1jvEQmhddahQaY3kEdKw3fEICMRIPXTANROFbIdvkbnrWU4TDYiZBqigUBVB&#10;m9mdm4iMChm3uVREQyQVKGV+PkEQyAxpknFrUbnE659cVyjrBWRKzJYI20qoRoMKSoWK9As5Xmmv&#10;kGGQQuXCjJstF0temuW7R94M4JxzzjnnnHPOOefuXCQfn+RHNlPMXGlynaiCnkoQFMSwVAAE24xo&#10;zEQ2QCDsXosmYxxZCOpsl+t2qZKFUheqcMjus2Eha40ZsVZ7QtU555y7Wf5DKeecc8455+4sT0xS&#10;JqaRSz1ZKsOFaR6VOok2iRyWKA7Rk6ciIgRBclcPXxAkEZDGeTy1W2pue4NCxTKTgYAKCdmbypSg&#10;z3/l6wpFUOmrjI6d2LVBFaQ1BkEiy67djuymtnand9XetjrzRCQcunNwmi0RkTSg2C+eOh/W2k2I&#10;FQFQBdSZ0dhk2FZ49QClyrlhcWGaLs3yuaHct9y84XTvsAFa55xzzjnnnHPOuacWyfvXYmu8PMul&#10;ypmBHjKe2ilUzg7ChZldmOZRyfdNpif7akSTmYxpPsCTKlIIxkHWG3t8nEqVu0bF3aNwwLjOpZ5u&#10;RBNBbegd4kxUpFQkoslI3Ip6Hv42bMVU9XATRDNpRBGku4RCmHcs/mbEJM7jqejWQdtafI1bK7h1&#10;W4+qMI0GQSaTsc0owtYcVxEhVSTRus0zWWeefcGLBqPFbpNjZ85d6wyDIBRdNx7qxCZbpdIvpFSc&#10;6OtSqTuLewtFWK5zkz2h6pxzzjnnnHPOOefuaCQ/s5HOT9IkcrXJApzsqxDLtCayEJBsDG0mASON&#10;SJRzL3/d9h5Gx09mYwKCsVBJNaPJRhuHpR6rtLheebBfCBo0mZuRcM4559zN8R9KOeecc845dweZ&#10;JVttbLM1AReLoIIzA70w2w6pWj9oLwAHBjlV0BXmookKsaNhDjuim+j62/a0KqogGwkhBNhn3ISG&#10;8vVv+bJekF6Q/n6JzSAoRajIGZkIAts6rgAQ7jz/eTwVALjdtnewJjNmdoMjCsF+p8Bk3UhYqbae&#10;FkihEo09Sp05PMRA1CA4MyguTNPFaTo3LD650r7xzGEaKZ1zzjnnnHPOOeeeapdqG0dbbTLI04Pr&#10;9l/tQ1RKxcWZTRILwSxbtvlT3bJiAjHO56kK0C9kVGpr8Ylxev5CeMHC/jHV473w+Dj1g0wjl0oe&#10;ZibqsJBoUGE0lke5kkyACCJ2iCGlnTZTgFJlsZRpYqHSJmZDUDFikoxENFJQ7Yj8kgQgcmURNAVG&#10;pTQZTYYqojFmhK0V2YwQAUwAdJNUo+FFb/r8fjhUNYxkIupEA6og/SBBcaoXujkSV926UlYazhLH&#10;kcl4I58D55xzzjnnnHPOOeduM5KfWU/np2m9tfXGBgGn+kFV1hoDYIQBm5EEMpmtazBjCOFNf+jL&#10;RCCQbq06kImSjG1mVolNXiiU4CzlxVKWKj2gGlmJiKA1TpPtnQPhnHPOuSPxhKpzzjnnnHN3kPPT&#10;TGAcbVho6OY2qNw1LC5Ok5Q6y6wzo2FQ7JMszWQyJGNrTAYSCQwQbmVUCXbNed0rRUACJPbOWUWX&#10;cUWhoAiNBLg17jQZIExERSQTFSqwaydlQEzzsGsIYpxHVHeV/Uhu9wuqSCZxve5BEk02AzIRQBXl&#10;zmXsZN7zZ0CpEGDn1NNSZGYkME02LMJh3pFScWYQLs7SSpNVcGGazw0P9ULnnHPOOeecc865pwzJ&#10;x8apzZxGHu+FQyzMtVuTuTzLiQQxbq0Kksm7BkUVUAXZOY7VyDazMUyiXZ7lQuVYJXmTy7W98ng5&#10;2pOZPFZJqTIsdXmWm8z+IU5uVOpGzKWiSbTAww+DbTNVEUSSMZHF9QpNRkZDt8DZQhUIS8wCRCIA&#10;s0wztgbgqngqgC66K7hq6TSB9AMKwSxDBMlgZM5b68GREFFABSAy2WQp5DohUqIr9yEZg2AUpFDp&#10;BTnR12q/FwpQBWkySW60drLvhSznnHPOOeecc845d8d5bJK346kLlZ7szYuKicxkNJoAQDIQUKAQ&#10;qMrVfWUiAEQqoFDEbl09YjNZpPSDGNlknhqEcK3qoiAAyUiiNfS8kOacc87dBE+oOuecc845dwdZ&#10;rXOdaMRCdaWZLwjODYvlOgMoBbPMcWSh7KkUCkAS2SSmrs5GGpGNBtDArRmq3WCHrlK3PcQ0GgEp&#10;r66viQgERtKQt14IdLsByUwoYIZW0Jph3o3HUqVQ6VrjSpUgoLAlonF7L7sKfsb5BRqhAjNc1yRZ&#10;MkSbj4LNxj2bkBSAAq2ungBbBpllRmOdcP0s7JZekONVWG2sLvnwRjw9CMGXzHPOOeecc84559yd&#10;ZBw5jbYZLQgWq0ON5dxpmrhc52yYJRopgkLQDzKqdG8ZREX6hfSBpVIaw3qTl2tOIk8N8JHLzatP&#10;9k70dNf2Z4ehNa4JNiP7h/gBdaEyKMQobWadOCwPVYshGA09lURUKtmA63WVNRkAekEGhZSKYYFx&#10;lFLZZgJI2SJhYE91b1FLABEJe2KihcqCyiwZAJCZ6H4RQkIVCgSVZFTFLGGh6pZc23UtSMbYrUMH&#10;qGBYSKkIKscr3RsD3qmnshkJYJYI55xzzjnnnHPOOefuMOutPbIRx9HWG1ss9Xh1pTiWjZNII0AY&#10;IIJScN0F7FSkDBKzQaQUZOOUKBUEzk/y2WFxrXKaSjf7AdkLac4559zN8YSqc84555xzd4pMzDKa&#10;TBFWV3f/qeDMIIyjrTVWqLSZjXGSCMC6CacCM9g8d0kVAWky/2/Zyqai+71KN7YBQGvMRBnmQ1m7&#10;AKoRJDivvrH7facLvHYddk2e71kAEyQjgEKlDFIK+gETQyFIBKEEAV65KjIDBIJARBQkYQeWE6Nx&#10;lqzOMNKIIGI2v96dm3Vx3CCIxiCCzCpIV2bszjYbTcWIwwdNF0sdR67WuR/k0c344qXy6f6wOOec&#10;c84555xz7qnWZI6jzRKj0QgFCkW/0IVS+wFy6Dmft8NynQlMExcOnsi5n0nkcp2TcZoowLDUNnfL&#10;iMksceHa6VAR6Qf0BmGasTJL5yc8PQgfX2nvPVGevnp0592j4olxWqp0tbFZtkG4foZ2qdRptF7Q&#10;OjMay0NcVp0IoB/QUArBLDEbw7VfmMnW2A8iwFKlAHpByiCZ0honMauIEaXseW9JIwqBAOU1BpkO&#10;C81km9AaVZCJrcgqDBCSRJNYFhy30i9UACMMyOxqXwREBZVKGeYFtMVSlnrXv3eFSFfiq29RY10m&#10;2sxunbigUgXx5ducc84555xzzjnn3I3J5P1rMRpWGxsUcqKvO57CWsNMZiMFhUoh81Gp16WCMmhX&#10;uQ2CXpA2cxI5KnBxls4Ni2K/3YiQEADz9jvnnHPO3ShPqDrnnHPOOXenmEQj2Rqra6z8tlDqoND1&#10;Jk8EFWUSrc7c6loD5mFRzqOmW69SQARdK12hUAEg2dAaukGkmWSGCrvpqgBIkiAhIEUhnM9eJQGI&#10;QoEyyFaKlYCA8/wnjYloBJVKL2iTzYjWrBsrQVAgIA0goQIRKRVpK5y6t9pHsiViRibbzGwwAEQG&#10;0R14BwNJEYERIkikJTYZpUovSBBR6eK1SMYjzEIVHO/JpRnH0Z6Y5LtGRd8b8ZxzzjnnnHPOueeG&#10;abJLM7s0S/XWRErjvIKxHU6sgpzqhzODsLhPnPGpsNFam0licLhxozuvbrnOyTBNFkSGRVeW0mmi&#10;kU0+KKHaEZFRgd5CeWmWL83y6QE+tdqWp3rHdoxy7QW5a1QQaZy4VrM35LXmHpA0SDZCMCiCMUfD&#10;LLO43n1NxtbQDxJUjisaYw20xsE1EqoEp4lds9qolF6Q7lqOVRKzCCwbslCxz5TUvFWIC3pQ21oQ&#10;GZTSI+psdaIIBAgClXkY1Yic0IB1Nt16NqgUAlUptAuCSi9gWOqwkHDobjwARnbLyd2YJnOlzmut&#10;bbbW7km69oIsVnqs0lP9UHmVzDnnnHPOOeecc84d2hOTXCdbqbMKTu6IpxK4NMsGRgOBUiUccS0+&#10;AYMgkSqSyGEh08RJ4gi4NM3nhrq3JmmQbqW9Q1benHPOOXctnlB1zjnnnHPuTrEZDUCbOSquOQsh&#10;CE72w6LxiUnaCnNSRQq50hMJgQDJSEg2UqTQeffbdvwzqPSFbZa8NTRVBd2MU2I+i7XLtYYrr2Jm&#10;1yonQRC6rjqgm/owH/JgzCICFgIzqigECghgQOh2SuSteKpKd2K756Bui8ZZYtebmIxxa9ZEUBHh&#10;riZAkqSoQgCFAIwmXW8fyGiohN2ZYKuV8PD6QQYB640tlHpxmu9Z9G+mnHPOOeecc865Z7lJtM9u&#10;pm48aZ04S9YaknE799ctB1YF6QetE5+cpKVK71ksj/euPyP01uomuwIoj3LkZFipLRkmXTx1ax7o&#10;VsQR8dARx0JwbqAXZ3Z5ls8NwydX2jed6e3MLr5osbhc51M9vTDNq7Wd7Ot25JRknVlnNJmxC6d2&#10;j4OTRCOTYd3yYqVdo5iRBqHR5pvN99CN9xwWOFaFJ6e5CmwyesS+nWzTSBKjUoLiRO/KxNdBkJ6C&#10;XYnMUO4J6JJMnA817R0inKmCQkRVaCQhMl9YTgEIjaIKgKGL4M6zr9IL3bXIqNSjJkC7+8qdK9gd&#10;Gsn11h6f5LXGSCZDkxmNiezeGAEKlUIxibw8y59Zjyf74fkLxdLTlM12zjnnnHPOOeecc88gyfj4&#10;OE0Tm8zTg7AzF7paW5vZZoIIN1Rq6vrccmImxEDFqJyHVCG2XOP0jppkx4yhVADFU13Qdc45555t&#10;vKnaOeecc865O8UksutxrMJBmyXD5VkWiIIq6KsWKtyaSopuYipQqTTGQiUZAdkZT+2ISC+wzmA3&#10;sWGr+y8oAuRKgLNrnQOzgUCYz2LdvasgCABVzJiJSChRqAHIgm54qhlFYTviqSpyrQIfySajMRq7&#10;tC2MVBGShe5zOeSVAK0KSu1GvEomE5HIIIBIhgVRbI9+PTQRWaj00szqxMuz5AlV55xzzjnnnHPu&#10;WczIz26mxyc5GzejbbbWLe/VCzKoNAgEW2UHY5M5iVkEo0KTYaNtTg/Cy46V5RHX+L8Z0ZisWwvs&#10;CAddrlMmZ5lBZFRceeU8oQrYUTKOKnKmrxdmdmmW7xrKA+vxNSer7WcLlVccKz++0h7v6WpjReSx&#10;SjI5jhy3lgmCyZBJEtxayywIokGAJlkkKoGqmBHbJ0sS6OYqCDCOFqCAFYKeImbMko2uju0SmEVL&#10;xKiQoHK6f9UwBhGpgmi3dhuQMq+eEcpukm6hUgiKQ9zt7iOUSQAiUBHDVWu1dSlgMaiihJQqpULA&#10;YaGLpd5AKx4pABTQI/bVTRM/sx7Xm5yMk8SuVglAwDKoCrqMbR3NCMAKxajUTKzU+XgvvHSpGB4p&#10;Ie2cc84555xzzjnnnmMuzXIybrRWBRnsaJCbJY6j1ZkkyoBo2+MWjkaAoJKNQdBmGZXSD5gl1okC&#10;ThNHOxakMzIThaBQeSpruc4559yzkjdVO+ecc845d6dIxi4XekBzWzRemOZMTKMlclhqNS+Q7fOS&#10;HjmNFEU0REMpO7r3ABCx6zGb98SREO3+B/N5DpzvmZldPBUiB83i6Mp8AchENraZQUWBBBWSQDKI&#10;zKdMBOnWnxNg3kQoW5eRyVlC1+WZCREpRJJ1w1Sh2BUupRHdGIegIkBXNOxW01MRI42auxGrIo2x&#10;ycx25DdoEFTFpsn6SWaJg8JLk84555xzzjnn3LNQk/mJ1Xbc2ma09cYIDIOMSunts3S/oBuqaRhH&#10;TpJNoi1WSmCztVedqBarpyKwd6Qc6bZJZJNRJ5IYFrsuTYAdOdFDCyqnBnpxktZbU8FKnU/2rzSa&#10;neyHFywUj41TItbrPImWjYREY2tdGFJAqopsVayMBNkaTCRnRjKoikBAzEta81XVCkUylCq1MSeQ&#10;nCQGkdZQZ/a3UqYEJtGMGBZSqJzs6d45qLWhCphlliqZbDPKreEKmTCiUAjQP0RpqM7cbLsLw/bE&#10;1yBQ7Wpb2k2pLRS9oAJEY50ZDb0ga02eRDs1CNUR2+O6NKyKlEeJtz42To9spmRcb/IkEoJBkGO9&#10;0NN5KW97S5IGqROnyTaavNHaqFQjNlp70WLx/AXvQHDOOeecc84555xz+7s4y92g1FODsF1xIrDa&#10;WCbbzCpIJrRbl+6GBJVMZEJJo5QqObDJKI1rrQ0K2V4TrskEUAUZeQ+Yc845d9P850POOeecc87d&#10;cYj9x3sacXlmmRhHIzEq9eBBDYVIP2CWUSqjoSVKnWdUjUzWzT0AgK0kJ7iVUN1xUCNlK54qpUIO&#10;0dwWBCFIMmSCpAAm2L4sAqVgez7F9ujX7oFkmCaSiEbrdqVdy6F0jZG7jj+Pp8p8vuveAK2KqECJ&#10;ZMhGAnXmONrx3hGbRAXDQmfJAFyepRculrfvM+Ccc84555xzzrmnxTTax1baWeJynbsFqk70QnFg&#10;CUFEyoATQZYo6y032lxnnu6Hjy43rz7ZO3HU+sPRzZf9kiP0bRFYby0ZW0M/SNiVgZwXayA4cm9W&#10;T2Wh0s3WFkr57GY60dOdpaQXL5VNZjau11ieZRWBmFGCSC+gFFHpsrLzlyRjnWlgzMwkuq0FAQhB&#10;lMwG3VoErRRkIiXOYKVKIdIajJgmKlAFicZZIoBhKYXIib6O9hSSjIyZhJQqQUTZLf3GQkEicT6o&#10;thfkeuNquRnnh+vuaJeE3VVbU0W2bp01DgodUCLZGKeJhWJQyPlpOtUvjtQkl4ggUMHgcBNNjfjk&#10;artS50m01cYILla6WGq4RjJWRAIwKmVUhmy62XIz2jTayX54aCNuRnvl8aOGap1zzjnnnHPOOefc&#10;s1+budnaJFHkqsEAk2jJWCeKYFjqZmsi81XYcPT6pAAqMHYLC7IK0lftyoyFYtxyqTff5yxDBb0g&#10;x25/Cdc555x71vOEqnPOOeecc88YK02Oxsk8nnrdNjgAqIIA85BqMrTGQiCCaCDZRVJVoLI1xqEL&#10;qXaNiAIQJiJb8dRCoUeZvVCoBKCOzJgP3iggBAWSASW7hrx57hSigkxOkxnRGgCUAlXB1vAHcucJ&#10;kMSOSxCV+fTUfalIqWgNZkzGOtlqk0/0Ao5iUGAcUWcu1/bCxafsnXfOOeecc84559xToU5230o7&#10;S7w4TZk42deFw2X8OkHkZE9GAZcbOz9NZwfhEyvNa09Wx45YfzgqEekVWkQSkreSkAebRSZjk7vo&#10;5u5nuzLRVvLzyI73wiSmjdZKlfXWjl99+c9fKB5Yj6IQkVmmCkYF+oEiVx2MYJ3QGrvF1FTQRWbN&#10;5mdIowBBpVSoyKCQri5kRGsWMwzM3cbGtRZlt/hakGGhKjjVD8P9Yp91IoBk7AUtFbMEUSZDk0mg&#10;EJQihaJ34F2Oxs1oKRMiAFWkV4gB0XZvqUDuxvBSAKDbvyAJZxnjNg8LXZ5l6+vioT+KdWZXEhwe&#10;IteaiY8tN+utrdZ5HDkIcqIfikMHTIPK8b4smK7U6fIsd0ODY25ee6rnIVXnnHPOOeecc845t9N6&#10;awDqZP2gO0tdGy0TmYhhIQoUAgoyD1vq3EsFiSAkkRUEgl7ANCEaNqMt9EQhJGfRuqDsUfvHnHPO&#10;ObeXr/fgnHPOOefcM8Nma9PIOjMTw+JQ8dROFaTbvgoIgmisEzOZCQJBREUgoiJBRGRryunWsFMA&#10;QaWbnnr4g3YvzsaYKdrFUOeDN0qVUgGizUxGktnmgz4UmERuxVNZBdHtOasAye3Zst2rMgF0QyEk&#10;HBhP7YhAQe3maRCbLTdbw1H0CgHQZtb5sDNJnHPOOeecc84594yQyU+sxnornnp2EI4UT93WK/Su&#10;YaGCi7PcZH5iNTa3v4wwLKQLJdbpULWOSTIjE1EF2TsoNRkECCLXLbbsS4CFUqaJRlyc5quOG+2+&#10;5XZUSBfeXKpkoGgNk4RoV+6SEZPI1piNrZkRZdBBoYVIF5o1IhuMACjAsLhyqiroB10sZVhoqdI1&#10;t2VDnQXAQFEFuWsYrpXeTAaARgRhqTIqJcynwIqga2tDEMns1nnbxm4mQ5240eaN1rLN11mrVE71&#10;Q6/Q7j93fRa6fRuxc3ciUgZdKFVFponRuFrbOB7qnc3GZOxGvF431EriEyvNRmuXZ3kceaySM8Mj&#10;xFO3FYozg3Csp5utXa7zWmufXG3t0BN9nXPOOeecc84559xzwSSaEdGuWv2tzkzGNnN7MkEZREQE&#10;yAbgRkpMCkHXXbb16lIlgG1m5nyJukliJkalDgpZKH2tNeecc+5m+QxV55xzzjnn7iDz+OWeIGg0&#10;rLUWjU1mL+CojWKlSigxS6Awd5NRDQBUYOTOfQlAwc7+MQJGzpv8thOiByAMyKQZIaJAtdU4SKIQ&#10;UYUAlSKZZDJTMlmIEGgN3TQJAcpw1UVun9H26Nftya4AykMPdyVEhQK0maVytTEVjA7db6qQ0AVc&#10;jTe8UJ9zzjnnnHPOOefuQA9vpEm0y3VO5LlBUd3Et/1BcG4QLszs0izfNZRPrbZvON27rSd/vKcr&#10;dS4U08RReZ2NDaiTdYHHfTOoyRgEgutMCj3AQhk22jRNttIIya6A0xo/vtLWyS7Ock/l9EIYR6bA&#10;ruQ1TRSwVBFFm2lkMhgRBEFA0AjZqk6JzItFiQjANJmKaLc6GuYbG2lEoRrn01bRGmcmp0o9YLZo&#10;JLrSU1dr6mKzIqhCt3abFII2s8kAIGA325XzUa/z/1OBAN0yc11/W6locleL23NImcdT7epakwoW&#10;Sp1EmyVKgZUmVyrX/VhOMkkMSz3Wu3617KGNuNbYcp3rzFN9PXyJbC8ROVaJAquNCbIAn92UFy9d&#10;77PonHPOOeecc845554zZomJBLCzCjVNJJAM1dYc00qlBgtFNBhxA2vodbVDm7erdVVFCUGbzG5p&#10;vGHAZmtVkH6Q540KOdLMBuecc87txxOqzjnnnHPO3Sn6QbroacwcXN1tttFmI2aJhaAfbqRXTEUG&#10;BWKcz0ZVQVdb444RDd0hg0CI+VAGQQEG1cnmxsWH77/4yAMXH77/0sP3byxfLKt+f7TQGy30RwuD&#10;hWN3vezVL/vf/uDiqbNbr0OhooJuTbu+woAmM5HB5s2EXQWwaxaMZDKIEISIFDqfmNplZQkk6zoL&#10;u0msV7KphSAcpRLZjY0NilJklkxKXWmst3XnD3UnVbIRQJNseBN9e84555xzzjnnnLtzjKOdn+aN&#10;1urEU/2biqd2gsqZvp6f5dUmq+DCNJ8bhpvc5wFO9cOD63FY6GabM8PBp99mEpJohezT4JXJRAwK&#10;UcHgRu9DoSh1PgBhErlQCclPr8Y689LMSJwdhDLIYoWN1jZb64adxoyY2UR29SIIVCTzytxRASqV&#10;LucZjYBUAQIpVbpmMwMBkJyuL198+IGLD336wsMPPPnwAxtrq2V/OByNeqOF4Wjx+MmTr3rdGz/3&#10;D7z5xInju868OzSJlFEnM6AQHKsUYICakDZvbus2BroilaggCAQyjqaCDC4UOii6s0YQUWGQLgHL&#10;neFR4UGTIEalTqJNky1oWK7trmE4oF+OwLirdAnODK7zeVtt7IlJ2mhtEnmid1Px1G2LlRJYa6xS&#10;e2ycjvf0eO82fuydc84555xzzjnn3DNINGYDcFWvV5OYjLx6Kb1ekDpDwGSowmEmKlxNRASZRsNm&#10;EppBhGRrWGOeJNmMbLOdHRaquGvogRrnnHPuFvC/UJ1zzjnnnLtTLJSiglLRXj1MIRPTxDYTwKC4&#10;4V4xzhK7JeKCQFXmwdT9KnghSGsUYP38o7/9iz/z4f/y788/+KnDHOOul977yt//5ld97he/+vO/&#10;uBiOCkWpIoJJREyWSVwZB8Gg0o2zEMyzqfPhqDTLW1Mvtk6vW89u3up3Q9lUbHUNqqAQGZY6STaL&#10;DBXWGjt9vaa9KzcHzOzmfmB4o2+Gc84555xzzjnn7igPb6Rk3GhtVMqovDVL5pdBjlW61tio5CMb&#10;8czgqJWMI+gFOdkPmdiMtlbnUwcWOroqUzZW+6yDxjpRgUplVF5/COcBqiB1JoBxtIVKL8xsrckr&#10;dU5mZ4dFGeYTR49VuljqONokWgCToVBpM0XmTWnbJaLubAQoFJVKobLRWjIWAQaOCgHksfs//mv/&#10;4b3v/8WfXX7yseueoai+5DVvfOMf+OI3fsEXv+HzvrAsK0I2WpsmdtW5IrAHgUiTWQWFQCEJzEQ2&#10;ZgJgEFEgKPqFVCqzZMNCpok9lcHVo1orFeN+fXU7yl/7VuoGhU6izaJpKRstjl078zmNTMTJnlZB&#10;TvUPqiJm8jPrMRrXW9se9HpLLJbSmqy11i/kwfX0pjPBR1A455xzzjnnnHPOOQD56iEKwHwdusxu&#10;XMFVCdXWWCpaQzLsapczcnsew3ZFTbZKiCQT0UVhSSYYtnrGjIiZRsSc+4WMW+spPrXavmChWKx8&#10;SoFzzjl3Uzyh6pxzzjnn3J1isQpArII2+aqE6kZrJFpjobjhRsZoSEQyEKhCN9mUgBhJYHtSgwhU&#10;ZDadfvh9P/eBn/+3D3zw1450lPMPfur8g5/6n+/90f5w9If/4l/90r/0v/eOnTIgkwYAAqPpPG5K&#10;mx9YBUYBYIQKVLqaISEsRIIClKarFXI+mvXGGiS75K+KdA2WgyDjbE2GgE1m73BTQYJK9wbtChI7&#10;55xzzjnnnHPuGWoz2lqTN1ojeKy6lSMfl0odR1tvrB/kwjQ9b3Qbfzj7wsVipc5Lla43Nkx2wDJn&#10;yWgkIYrdmcg2IxHDQkSwdHNdWWWQSaRxPkn14Y1YZ04ij/fCriKMCpYqXar0/DS1ZIwMKqVARLrz&#10;E4ECQSUIih1VoYVSx9EKkbS58j//67//lZ99z/33/c7hz5BmD9734Qfv+/DP/fA7j50++2Vf+01/&#10;5C98HcpBIcjCQsUMUVAJK5VsjCS7YhYBoFSoqEo3H3Ve2DIiEQD33v8qSJNZKKIhz1dw686D3SJt&#10;1yp3qaAXMMuIhs3WFivdtzJm5Fqb+4X0gzx/oTi4enZ+mutkK7Wp4NQNj8rdj4ic7OmTOa82Vqqc&#10;v80fe+ecc84555xzzjn3TCF71myLRgCZ3FufGgSZEIUwEUIGkUyawXZs03W9AfM+OJK2Na/BCBLd&#10;4wIKRAABSYmZqggmdWYmLs7ycp1P9sNLj5X9W1knc845555b/KdBzjnnnHPO3SkGhRQqVcAkMpPd&#10;ynBGTKK1RiOGxQ1WwQjWiSQzUWzNIO2KffNmte1ZDWa/+XM/9XPv/I7J+srNXEs9nfz8j7zzfT/5&#10;L//gn33bF3/1Ny6cPGtdKlUliJAUgYAEK+3issiEkSpdaJYCKISAEZXCAKNkY3ET00a2xrfOl9YL&#10;IlWQNqNSrjZ2bqBymOAr56Ndb9/YE+ecc84555xzzj2VLk6zEeNoC2W4mcrDPgTHqrBc5zbz4jTf&#10;1qjeYql3DQsg1YmXZ/muoZTXaKi6Mqzg6kpIIuvMUlGqLFV6k+1YAQLAgGg8P83JuNpYqbjWOIKN&#10;1toMMxQiw1KLQ8RjVRBy+x9/5F3v+7F/1tazmznb9csX3/M9f/cXfuydf+Jrv+n3/5mvy9WAQKli&#10;RJO5HZSV7qbJ/DZurV/GIKhUNlNOhmgcFPuESAXoFzJLUGEyqG5HUmWrNHeNIapAqRIzm8xSZbO1&#10;vWNUSa40ZsSJnvYLed7woKA1icfHaZbYZN7aeOrW+yLHq7Bc5ybz8Um+a3SjNU3nnHPOOeecc845&#10;96xAYKOxtSav1nkc7fFxCgoBknGW2WZWe6qyhUovoAHM2GYKKCLslpAjuGv324+wy6ECmI9UrQIU&#10;81KjGNrMoLJQoAoyKnWtyeutLZRqxFqTX7pUnhuGQ/WPOeecc+5qPo7cOeecc865O8hCKd1ibNM4&#10;r5vNkhnRZhaCcKP1rzp17YAQIFz7m4AnP/PJd37tH/+p7/zGm4ynbmvr2X/7yX/x//6/veGXfuS7&#10;AnM3u0FAFSGRCVIKBbfSnpVKL8ig0CqIihjmFcNEdAFXiPBGB5d202JVoDvuZD8ogDqzzZymQ+0n&#10;b93DyiOqzjnnnHPOOefcMx/JS7M8SySxcBuSdIMCKpgkbkark938Dg/w4qViUMjpQQiqF2a5ucbh&#10;tvu1dqYoo3EaTQWDQntBjt3cAFUAKgRAMhufmKRZYsw8fo16SjSutxaNraEX5DDxVACf/MBvfOdX&#10;/sGf/xf/6CbjqdvWV5Z/6p9+x7f/kdf9r//wb2K21kCgUh0VuljJYqkLpY4K6X4tlLJU6UIpgyAC&#10;zDKnkU22bIzZmrynUw6oVIKgVJH5gAiStK1Y6gEXLSJVkEwkYprIPQWyzchp5PGeliovO1YePEB1&#10;pc5t5ma0Qm58RbyDjQopFBut1cnWmtv7sXfOOeecc84555xzd6wm8+GN+Fvn648uNxstZ5nROEtW&#10;J84S68yYGQ11ZldKsh2Vr36Q+TRUIBHJmIluybitBrD5r67CRXYjEIBukqqAO0p0JBO7ch+KoM9f&#10;KM4Nw92jYqHUcbQnJ2kS+cB6fGA93mhvmnPOOfec5jNUnXPOOeecu4OcGYS1xnpBNqN1AyUaA4FM&#10;DG60XSyTrTEZCZSKfUcxpLb5xR/+3v/rX70rp3jLLyq2zX/5l9/9md/+zb/4T35sdOKMEUFJA4Cg&#10;yJBCkAwCBp134gWREGBkMkSDCknYlQrkjdyKbPO18codnZAi6AWpMzM5STYqw3X3k4y9IAB6t37C&#10;hHPOOeecc845555qk8RknCUr9bDByCNRkX6QOhE9rLfsFyDZGupkiQBQqvSDlIqbX5u/UHnNyep3&#10;L7fnhuHiNF2sbanC0p5QqEC6Ji2SECFYJ7aGIDIspFCcHly/QnJdpHTH6sYgjKMVKoNy/1u82dLI&#10;WWIh0jvEuzDZWHvPd7/jf/zsv7n589xn5+ur7/373/zAB3/zL3/n91ejoQoCKPvVo2SrilUFmWVL&#10;hmhC0og6MxoGxe4l54aFjqOVitZw/+98sNlYiYYgOH7qzOt/z+874KwKhWbEjEIQDdWOt2iztbXG&#10;FkpdLPUFC8WJ3nXevkuznIk68Xjvti3AJlgodK21TFya5ROHeVOdc84555xzzjnn3LNIJh7djI9P&#10;Eolp4iTaemuzxGjIZMWuI44xI5FZkAy1AJFB0E1BSKQR3FqujQSZ73//r2xXtJ738lcff94LbMdC&#10;cYKu9CkEjBRInRgEIuyirUGgIkuVdn1fhcqJnowKWa3t0iwf6ymAaO2rTlxnDTjnnHPO7eIJVeec&#10;c8455+4gZwbFw5tpsdLLs1xn9oO0mdkI4IbjkG0GwMx5iW3vBtONtR/8m3/2wY/81mH2VvYHZ+55&#10;+ckXvJhkM9lspuNmsrn82MM5tge/8NMf+LXv+3Nf9DXf8xMvfMPnZgNkq7HPCFUDiz3npiJVYCaS&#10;sZuhmolkOESMdDcjDSgVsidZWinqxGhoMjN58KDarsUwiIhI6Z11zjnnnHPOOefcM984EkCTOSj0&#10;5jOi++oFmSZLxguTuNnaSpPbzL3bnOjp2WGxdHPDSweFvuF0777l5q5hsdrk9cbGrS1UMiy0kHkI&#10;dus6GQ2zzCaTRBBAMU0YAU9MUiFSKnqFDIIUNxRjNBCACmaJBOrMxXL//WTjOOVuYGm/AK73Llx8&#10;9OF/8rVffvHRhw9zGv2FpTMvevnx570wt20zHTfTcT3eWH7sIdp1Bnt+4D//9OOf/uhffedPnr3n&#10;5QIEYRWkUMi1lk4jCpVEKiQRlkmVcbRRGXauO6eCYSHThFJ54eH7lx9/BEAQSS95GQ5MqIpIoUic&#10;f1yrIABIrre20XJYyom+nuyHFy2VB18XybXWZsmA2zVAtTMotTvQapPJ4jb94XLOOeecc84555xz&#10;d6DN1j61Futk48iNNidDoThWiQKFwICFQprMWRbAABhhoBACmCAa52NRsTU0FRBFjPbIfR+SrQrd&#10;6MTpY3e9sOvm2kbMA6tdTpVEJgVQnb+qF9Df1TwW5OxQ1xquN9b16T2wLq845hUt55xz7gg8oeqc&#10;c84559wdRAV3DUKbWSg2W+sNQjQmQsAgN9KeSDAaczewdL+q2ebKpX/+1/7vj33qvgN20hstvuEP&#10;/6nXveVPnHvpq46dvVt095nEpn7kI//rMx/8tQd+63889rEPkdx3P+uXzv+Lr/uyL3/7P/78P/u2&#10;0M1FhWbSbN6wuB8JAlXUmV3rZiLVEI7YGZkMCqhIb89dEJFSNRlJ1AmjA7v4DGJEoSgVvlSec845&#10;55xzzrk7TZu53tokWp4P58RCqcd64YbXvXoumCUzIhO3by2qKkgynp/mldpODzhL1mQmIhtFRAWl&#10;SqWYJZ6f5qVKX7JULt5ETnVQyOec7t2/HkWwUHK9tfWG600OilIRRKaRm9GmiTNQRVS2V0YTFdSZ&#10;alBhEEyTrAK9IIuVHjXN2BpUoIKU0ZIkBteYUbsZDZQ2WyEI16u3PP6ZT/2Tv/LlqxefPGCbhZNn&#10;3vTH/syr3/xHz77k3tGJ03s7yerxxoMf+o3PfODXHvit/3HhM5+41n6euP/j3/VVX/LV//hHX/9F&#10;bzWRRAIsVar5uN2rdpvZjWVAqSQkGVtjqTKNeVjozpRvoTIoMEvz206CwuteOIBC0BoM0hoAJMNK&#10;neuMxUpP9PR4L7zqRHXdvUwTk7FOLFSOWmE7kkJYKJrMmFlnDLwxwTnnnHPOOeecc+654dIs378W&#10;28zlOjeZ/UJO9bWrdzY5G7EZbd0o0gVT56QLl24FTLebz7oaI4BuvIEISLDbnsi2/QqAhAhJwfYq&#10;eORWEc8IBYKizlhvrV9ItaM4JiLHewgiay1VDEijQp6/4CUt55xz7rD8b03nnHPOOeduJZLTxEni&#10;LLHNXfQShUovyKCQpVLL6/WE3jUqHhunhVLXGttsrVvI7TA9avuKBoJ5q0K3y9rFJ3/g6//k+Yc+&#10;fa2Xv/xzv+h/+5N/8TVf/MfLXv+Ao5S9/ss/94te/rlf9Na/8Xcvf/Yz//3H/9mHf/FnzPLeLS2n&#10;//A9f1tC+Pyv+CtBpVujDmShcsCycyJSBTSJBhiRCCEPHxBNRqLLlO4eoNoJiphhxDTZ6MAJrdNk&#10;APqFLvoEVeecc84555xzd5K1Jj82zuutkdxeV777JlgFpwfFCxeKwe2cl/jM1W6tilXcnu/1SYwj&#10;J4mZqIWNkUTQLpUqEGRiGm2TELFRIcm4Gfn8Ubhnsbjh5bHKIK8+US7X4bObqQqSiTqxyRaN48TN&#10;mKNtxytpFApKgQqMIECbLz+mwlLFyCazVJzoh/6h485NZi8IyUy2GcD+GWACm621BiOG13sPHvnE&#10;7/6Tr/2Tm6vL+z4rIq/7Q1/++/7En3/F532JhoN+Dt5fWHrNm//Ya978xwA8+rEP/cqPfe8nfu19&#10;+25ZTzZ/7G/9hb/67n937+d9iQBBQDIaCsUgXLV+mRHdXVNVAKoSs0WDaFdx0p31vVJFivlI264V&#10;LxkTWQiAa97hrVY8ttlWG25GU8jpQRgWcnoQXnm8OjhwOku21tij4/TkJK02poK0tWxcoVIF6Qfp&#10;B7lVqVURqYJ044Kn0QZFuOldOuecc84555xzzrk73YVpun8t1pmXZ1kEZ/raL650hZVB1pqcyWwQ&#10;EQOwFSENIiIgmeyqeKpslbuvRE4FIAgYtgKuXWJ1Xm3bWo2v27POq3bzaa1EMraZF6Z5odTjvSvF&#10;MBFZ6oWMvNFaFeSRzXS8pyPvEHPOOecOxxOqzjnnnHPO3QIkNyMvTtNyYzETQNcMur1423bz3qjU&#10;0309Oyx61+jn6wU5NywMaZq40piQRhQ32I/INrNbN25vuWzlycfe+bV/fPnxR/Z95YnnvfBP/p3v&#10;fdUX/pGjHvL0PS/7M9/57j/09d/23//VOz/4n95Ds73b/Mfv/tsnnnfPq/7AWwRiBATZLIkGwbVy&#10;qgoEla4/0shoUinlELfFyEx0e75WD2Wp0mRGY51BHrTbWWIVpBCc6nv90TnnnHPOOefcHSEZH1iL&#10;l+uciHFrs8yuNAFABJXKsJBk6dI0vWCxuGex9JTqLsaunQmHqTMcfee8NMuzxGyckJXidL8YFlrq&#10;VYcjGYlJy3HK08RjPZIcR3v1yd4Nz78VkdODcKqvq41dmuW1xuosy3UWcFhomw0AKb2AXpAqyNVp&#10;WBolk123VpNRKvtBLk7zqNQTPb1uiDEZk3FUKQRF0JwsKPYN3LaJhESzIFDhAfnMBz/6oX/ytj85&#10;3Vjf99m7733Dn37HO1/wmjcd9Ua98LW/52ve+d7HP/mR//aj3/vx//GL+7yJln/i277m//jXv3Tu&#10;Za9KBIggBLFp7AXtKUSkG9Sw8+wFKFWjMRpKxSRyobwq/FmoBIEIus8CBZPIICiV3VN7b4UARk4T&#10;ZsmWLCyUerwXCpUXLxXPG15zgTsCl2f5iUnabA3AamPT1M131TrPE6qa2WQZAyIYBFms9MY/eTsU&#10;ghkBoM682X05d0Rd+L/O3F6yYVDIoLj+ly/nnHPOOeecc87dsNXG7l+Ls8TLs1wFOd3XsPWtOMmN&#10;yGlr3UJvmVIqSiCpGNm12IG0HVNSdWsFRpH5NvP627yiO4+s4ko5HJwHWCEgBPNorG7nWimQTEwT&#10;jSCtyTzdDzvXzTteaTRbqXMvyGfW4xtO957um+qcc849M3hC1d2J3v3ud//yL//y4bcXkcXFxZe9&#10;7GX33nvv533e591zzz23o4fAPRO9973v/Zmf+Znu91/6pV/6N//m33y6z8g559yzEMnVxj67mcbR&#10;jJglqzObzLw1NqEjglKlH6TJnET77GY6MwwvWiz3bfZ68VKx2uRT/fDZzRi72Sc31DiTOf8l2N0C&#10;mGL7I3/rL+4bT1UNX/gX/8aXfv3fqQbDG74tJ5//4q/4u+964x/50+99x9dPVi/vetYsv+fb/8rf&#10;+PH/8ryXv7aL85rMT1WFxX7jVEVEhUGQDBkQsD1ESJVkNKpIoVIqymvcRhWoiJGkZMi1vk3KxjrZ&#10;8V5QkZN9H/vgnHPOuTuaV9jcLeRFNnerTKOtNLbW5DYjGguVXpClSk/2dbTvt4LuEJrM+5abaeJ6&#10;Y5vRCA6CjnoaVEAmY5252nC9teO98OhmmkTee6IMfrd3ENleff+geOQNMPLSzOrMaWIiBoqlKhzv&#10;7VNSEJFKUPVlyWS1sdXausmTn1hpX3OyvOFJqt2eT/bDyX7YbPJHl9vFUrNZSuwrtNCYOSh1v8mb&#10;0lVLSpUB0GY2mWNjFQBYm+3MsDh4Iu80kcSo1GOVbrRm5LU+dY0RQDZU4aCvA+O1le/7G/+PfeOp&#10;1WD4R/76O77gq77+4LmpB3v+q9741d/3U7/9C+/9uX/8f6S22fVsPd78l9/4Z//2T/3y4qlzmcxk&#10;JgqRBmwzBgX2jXOKoFREQzRUilmy4Y6vdUZkslLpCneDoMNCWmOTUWcKqHIl0dqthZeN0SDgqNC7&#10;F4ogON4LL10qhteY5EBypbGH1mOd2RonkbNk49Ya66anGiAkt8ZUdPlYMWKacr+QEz0tby7MF6Tb&#10;PxI9oeqeIk3mpVlernMXyd5FRRYrOd0PZwah8Kyqc84555xzzjl3SzWZn1pt28zLda4CzgzDdtGK&#10;5GrDcbQMJHZtbFRIULE8rxwZKJhnUwHo1rjUTIStWpnJ9njVbs04Yr583Na3+fN4KgQIKttzVQlm&#10;ooup9oJUijozGQm9ME1nBqHaKvCJyKl+eGIS15ocBMt1PuVNYs4559wheELV3YlyzjnnI71kdXX1&#10;gx/84Ac/+MH3vOc9J06c+NZv/dbXv/71T/d1uKefmW1/lo76oXLOOecOo8l8YK1dbSwaN1rreu8K&#10;RdXlIYNuLdomiWwzx9E2WhSKhVINuDzLL1wsX7Cwu6OvUHnlieq+5Xap0vPTTN5gr0w3DKObILrL&#10;f/nh7/3sx39n70uq4egvv/O9L/29X3hL7s/LP/eLvuk9v/qeb/8rn/3dD+y+ddPxj3/zV33jv/7l&#10;xdN3ESAlGVUASEsGwd4OoQCYiAoNMKJLq5bXrgGSbA0CKVUKwbA4aOqpCLuWpZStuMaW00RABoUc&#10;q8QbmJxzzjl3h/MKm7uFvMjmbt408eGNuFJnAG1mIjKpQKGy2shnN3Gspy9ZKhdKvelDPbck433L&#10;7STy4ixH40Khx3o7J2EKgGNAm7ne5JU6t1kBfHoVrz5ZPd3nfgcpdH7T7JZm6Eiu1NZkmyUmolQZ&#10;FNevJwSVU33tJa7WRmQAD23Iy46VN3ky603++ErbGteanIhTg6AoVps0JtpkVXWdFqsqSBlQZzSZ&#10;2Tgs9cI0nR2Ea8UXuwGw/UKC4FQ/bLQH3dom00gCB8zsJPn/+X9989ql83ufOnb27q/7wZ878+JX&#10;3OQt6vzeL/tzd7/y9T/1t79m+bGHdj218sSjP/RNf+5v/fh/rvqDQCQiETmzUEwTqiDYL4QpIqUy&#10;GiIJSiK2pxjPkgmkEBRBhoUOCukFKVUIJGNmt5javOVOBIVKJQLYsNBBqaf6+oKF4lil14r1JuMD&#10;6/HyLLfG9cZmiSIcFipVKJMBOii0UgAgaEQyJLLJbDKrIASalI/1dKm6ia/M0r198ICqewq0mY9s&#10;xkszM7LJnCW21nWaAkD3r45ekDrLemMPb8TnjYoXLBRe5nXOOeecc845524Jkg+szeOpheDM4Kp4&#10;6lrLcczd0mz9IJnIhkQIoYJugOp2KawLps5npRIi8z4xAN0+d86MUFwZb8AutwqIQGVnqRyyPZhV&#10;YOSgCIVxlmwcbVToxVk+N7xS7QyCY2VYa22pwmObyROqzjnn3GF4QtU9C62urr7jHe/44i/+4m/+&#10;5m8O4Rn5j8Jv+qZvevTRR7vff+M3fuNb3vKWp/uM/Iqcc865fazU+dNrsc1cb20cTYDFUkeFFAq5&#10;uhl0+zckZ5mTyLXGNls73g+PbMTVOt97oto1TPVYpXePwiRaqXmSWNxQSDXPR3/sfvGDv/O//uuP&#10;fd/e7QeLx772n//7F77u997Cu3Ts7N1/7Yd//mf/4bd86D//211PrV944mf/4bf85e//t91adQox&#10;gmS3dp1lFnrV6FcVgBSBsBscQYgYue8gESOjUSBVEBUMr9flrJBumEO+xq02YCNa1yl4evCM/Eem&#10;c84559zheYXtDvTsuyL33HFhmj+zHpNxo7VJtHx1TkkFo1IzsdG2L1osnj8Kd/4wVZKNYdxaayQR&#10;FMNCF0p96kMuD6zFabKLs5yMpwdhcI2EXxXk9CBsRq411nXvPDFOdy88535KaOQkcposGkgWKoNC&#10;F0rpBwkCEcRbGlGtE6eJdWY09IK0mSo4TApbRBZLEWCltg01IJ3qh+O9G08JTqJ9YjXWmRdnGcTZ&#10;QegFMXKjlX7AJCFmluE6H1+BDAJKwTRxEm1YyKVZPjcs9n3dODIZTvW1X+jpYXhoIyok2z7zDEl2&#10;qXUAB4z2/fX/+G9/65f+497HTz7/xV//Q//hxN333Jr3DADwvFe+7n//N7/yb771Lz3427++66lH&#10;7vvQL7z7H/3pt/9DESkFJKIxGgtFmxG7RrqtSOnONzQoktGIWWJRQkSaZIkoFSIYBBFgWMgLFopZ&#10;4ixZkxEN+070zZBjPX3BQvG6U70DrmKa7OMrcZZsrbFxNBWc6OuoEBVZby2aANweGiyQIAgBPYiR&#10;raHNbDMHhaw11mSeHlzv83ENXTRQBZ4BdLcVyQvT/NBGTIbNaONoyQBhT7UXVAHKfDXDWZPRSBVk&#10;sZTMdHGWX3m8upkvsM4555xzzjnnnOusNrba2FqTM3HXIOzs5honbrbWZNYZPZV+IbPEljQgG7sF&#10;3bpZqbJVUOpe3GVTO10t6+oK7u5C3HyZKoFIN1h1x6bkfIeAANFYqmipXbVzVMrFWb5rR7VzoZKN&#10;iM02l4pJtH6hs2TJ0DWqBUE/7GoRdM45557rnnM/e3bPHb/6q7/aNM23f/u3PxP/8bdzxoXt9wP7&#10;Z5xn3xU555xzT07SgxupTrZc52xcrHSpUr3ePzxEZFjIsEBrXK3z8izPSjHidy83rz1Z7UpRvmix&#10;fGychoXWKTfJStHeEZvBMtGtEb+zCayZTn7i//nXuOdv5IWTZ9727v/zea947S2/V6GsvuLvvWtz&#10;+cL9/7//vuupT/z6L93/v3715b//iwUiKoEwssupqiCaFMKwffYiQeYlQ6JbP4/JZO+cj2TMhIqU&#10;KgKMDrESvsxLkbSt5rxdNlsz4kRf+4WeGfh3Us4555x7TvAK2x3l2XdF7jni0XF6ZCPOEpfrTGAQ&#10;ZFRIVaiAhETjNNo42iTaiZ4+vMEm86VLxR37ZScTT07ShWmapd1RxiBysq93j4rFm5k3eBSrTb5c&#10;57XBNOyLAACAAElEQVTGovF0Xw9OkInIUiUGbjQcFHxkM54ZXnMA5rPPONoT47TSWNqTQRURFUyi&#10;lYL2Fn5xJVZbZrLN6KmAEMwrFYfcwUKpbcZ6Y4NCHtqIbzrTO+QLSe78E5SMH19p62QXp1lEzg61&#10;K5OoyGKlucmFYmYMQQ7zwS1URiWmkdNEkS6kuvuTl4j1Jg8L7QV54UJRCVQkKIzcdW4AjMhENh4Q&#10;Yrz0+Gd/4h+8fe/jZ19679e9++eWztx16962ucHisb/0T//ND33tWy8+9OldT/339/zwH/yzbzvz&#10;wpcAEEEVJBmSgUKSBgDSDXbYKQgzkMxUpckSlI2hUilUeuGqiuKgkEERAGxNUgUJ2Zqh2iS7OEMv&#10;yCzxEyttNBoQRArFIMio1GM9rVTG0T623NaZl2Y5GhcLXdoxXbkbayrzHe+mIv2ASjFLnCZWSkAv&#10;TvOZQbiBLxjZ5m/rc+erjXvqGfmZ9flfzatNToZBIcd70i9E93zIjTpL2GxtubbNyJN9/dhKe89C&#10;eMHCnftvD+ecc84555xz7s5H8tFxioZJ4mIpO5fDazK7Inad0QvSrRPVL5AMhUjMjDafjJqJriVs&#10;+3t0khDQAIFBIPMNuidxJdDarRwHdD1yAgXk6rLA9rPcOqtSJYiMCkwSp4kLIst1Prs1tEBFBoWs&#10;t0bIb55v9p1lUKos9fR4paf74borADrnnHPPet5X7Z4BfuZnfqbf71/rWZIxxpWVlY9//OPvec97&#10;Ll26tP3U+9///t/4jd/4wi/8wqf7Cpxzzjn3bPPEJD24HqeJy3UuRO4aHrnMVKmcHYRJ4kqTo+Hs&#10;IHx0uX3D6d6guGpk6GtPVhenuR+kNtaZAKqjrL5m3F5Y7spLfv7d/+jyYw/v2lI1fPX3ved2xFM7&#10;oSj/wnf9qx962x+78JlP7HrqP3//3/um9/wqNWRjEAkKct6eGMAEoXE7YVoITETBbuROt6xdJreH&#10;bJBMBgMKQVAJgmEhh2mBU+kms0rmPvNSMrHR2qiQKshLFg8ReHXOOeecu8N4hc0597S4PMuPbMRx&#10;5GqTK8XJfrFjaSYBEIL0QzhGrMzSct2NV03DQp43uhN/gHV5lj+zHqOxzpxGazK7jhkVlCqDINF4&#10;aZbPDouXLhVPwbeOj49zMo6jLZQ6KA4Viz1WapNstbFBEZ6YpBctlk/3Tb3tmswH1+NynY2YJpsl&#10;RptXFQQoVfqF9IMs15YMIrQ+r7sA2WFMMpOxzhSgFzhJ6N6iI60+drwns4T1xkqVlTqf7O/TBmXE&#10;apPXGxtHqxNT95kEq6CDQpYqvTTLs2SXawNwZqA7P5mLpUyiDALGkbNkwyCHKToFkWGJSbRZMoGu&#10;N7Zz/CCBy9MsIif6YbHSswMVkX5AqUJIMpS7LkK2xyFcc4Dtv/r7f6uejHc9OFg89rZ//u9vRzx1&#10;e/9/+V0//e6v+cOT1cs7H88p/sd3/f2v+6c/sf1IoYKtKCkAAw2y562SQhgpmZglE7AsdFCg1Gt+&#10;JLrP5/YfUSMnyS7N8jRSBUYko2EeMw2KYuvd6xey1lCFl2fZiDOD0L/6EKUCEBU5YGawioxKaTLr&#10;TEsG6OU6nzn6JNVk7LKp/cKrae62MPKTq3GlzmuNbbRWBTk30t61/wpWkVGJYaGzzLXGLkzziR4f&#10;2WQmXrz07P870TnnnHPOOeecu03GkZutbbRZgKXqqmrhSmOZmCUWgr7O64ECGZVhHK1UREOmEF0Y&#10;lZzXCrdGoFIgoCAToHUVLSG5VVfEVkqVMk+6KnavH0fSCBWoCMBECOf9ZioyLObVTkC7envXJ7bZ&#10;chxpzJOYF6uQjMYrSddCUAWdJS7P8oPr8dQgvGChWCifovUrnXPOuTuQ/y3ongFUD/qgikhVVXfd&#10;dddb3vKWH/mRH3nzm9+889nv//7v3x4s4Jxzzjl3SyzX+aGN1MVTe0HuGt3gKmgislDquUGRjRem&#10;uc68b7mJ+arWsOO9cG5UDEotBJVKnTlJzAe0j+2QSW5lOLcDqtONtV//d/9q78Zf8ra33/P633db&#10;71t/YemvvOunRydO73r8yfs/9qFf+Ldd11AmswFAUJGtGbCZiNuXLBJUZKvljgTnLyHJaGwNBEpF&#10;UKlUFsrrD7btEOx2ue/2K3UW4FgvHOvpyb5/G+Wcc865Zx6vsDnnnnrReP9aW2euNnkQ5OwgXKs3&#10;IwhOD8KolLXGpokPbaRZuuMGBT+0ET+52o6jnZ/mi9M8SyxUFkpZqnQQxIjVxp6YpLXGLkzT71xu&#10;9w5ZvbWazLUmjyMBHCsPW5foJqkm4yzx0szI23uST7vVOn/4UnNpltcae2KSVmpLxl6QxUqWShkV&#10;KuB6my9Mc2skOI524RbdlkmbM5kMVRCDZKJUCYLqKEWkbszpNDETF6a7/y6uEz+zHn/rQv2Jlfax&#10;cbo4yytNXmvyWpNXG1uu8/lp+sRK84mV9qGNNIl2or97gquInOqHIBgUkgx13h45cB1BZFBoNLTG&#10;jdau1G2Iy7McyVODUKm8/FjZVXCWqtDlMGeHK2rt9NlP3feR//l/7X38T337Pz127vk3/04d4OTd&#10;L/qaf/b/DcXu0NqHfuk/PPg7/2vnI4VKISDECBBpvzvZlaiiIRKqOiy0Uj1MyxrJ9SY/MckrszyJ&#10;NHIz2mqTu69Fl2b54iw/OcmPjtP5aV6t7YHVeH4SP7Me68xzw6K/5yNXBQUQBOl6b0cvyLCQZJwm&#10;qxNX66P9g5BAk637zI8Ol6J37khIPrAeV+q8UttGa4ulnhscFE/dJiLDQu8ahn6Qldo2W3tsnJ6Y&#10;pKf7gpw7FCOn0dabvNbkcbTrfjF3zjnnnHPOuafApVk2YpY4Kq7q1JpExsw6GYBhoTuToyoYlaIi&#10;pYoKsxEkBRBhtxgcMQ+gdh1iQBdNBUCR+UPk1rOcx1NFdE8+1QgBVBAEYWvhtrj1U4gg0gvaGpJx&#10;tbGVJj8xSZutRVo022htvbFxm7N1q1WiEJCcZa7U+YlJenKS1lu7OM2/c6n51Grb7Oj9M7LOnETb&#10;jDZNjMZnfU3eOefcc9mduAS1czcshPD2t7/9sccee/DBB7tH2rb96Ec/+jmf8zlP96k555xz7lli&#10;luzTq22duFznvsrp/s2OROkFOTsIF2f50iyfG4T71+NrTlbbz6pgsZAzQ50llspiK6RaKXuF7JyM&#10;uldXTSOx8xR/8+d+qq1nu7Z8wWve9Ja3vf0puHvH73rBH/2bf+9n/+E373r8fT/0jz7nj/7pfn8g&#10;mE9PBakCsLsKAhIzuyRwADOgkAwSyATBNgsBAQpFEBFgUOxuuzyYQUQI7DNwda3Js8STfQ2Cly6V&#10;h59h65xzzjn3TOQVNufcrfLYZsrEam2F4GRfD/5mSkRO9jRZXq3zoJDPbqZ7T1SHPtRt9+BGfGKc&#10;Nlpbb60QOd0PgwK7rigZNtq8Ga3OPDPAR5ebN5yq+rctlLXeZACzxEEQPcr3v/0gQTFLHCRrMp/F&#10;gw0v1/lTK21jvDzLybhQ6lIV9rwhauQk8fI0TxJBrMxyKTzVDzfz7X/XeJQMAlSKWaYCpcrwSKUK&#10;AMCwkPUWk2hrKsb5ulrJ+NnN9MQkEZhEm0TuaHvqurPmx5lEA9AaB0HWGoLc9dGtghzvhdXGBgGz&#10;TBKDEgdXnDqlSqmsE8tK1ho7MwgELs1SnXGqH/pBXn68HG3FL4/19PwUvSCzlkcdUvhLP/XDex98&#10;41u/4o1v/YobfoMO757X/74v+Kqv/7X3/OCux//P7/t7b//J9+28k0GlArsIZyILynYytOuUy0Qi&#10;jQhAMtTRpNKN1qbJVBBEksH2LC/dGpdnORqjYZbZZJaKUnC6HwpFUAFBwMhoqJNdqnOTkY2qMgi4&#10;XOfTPd21uF4QFIJCpTUm48EDn0uVQdDu0AAGBQeH/qLRZhqkH2RY6pGy2c4d0sWZXZzmtcbG0Y73&#10;dOeElsNQkdODsFLbamNB5aGNtFAeeSfOPWXazEuzvFznzXZ3JrVfyIleODsIi/4Bds4555xzzj1N&#10;VppcZxox2rGcIsmNNmdjNAz2K7gGkVGBaWKCiCCza/7aEeIkt0KtRDdVdXsvW78hKCKAgAx7fxBB&#10;ZIBAEAi6ZebmIxOSAVs1q16QaJwmSuYsQUWaRAMEUqqMSjk3CNWe4nIm6mSTaOutrbe2VCmJldrO&#10;DBXERuQs7Y6kdgtfHqv0VD8MfeCqc865Zxf/i80924jIX//rf33nI7/xG7/xdJ+Uc845554lSN6/&#10;FqPhcp0LwamB3pKwYhXkzCC02VabvFLn81cv1r5YaV91EDAsQxWwUEqpaAzjll1p7/ByTv/jvT+y&#10;60HV8FX/4If3joO4TX7vl//5cy979a4HNy6d//iv/Hw3GzWoBBEVWLf6HZGJZExkzOxGqorMR56S&#10;sPkvFooqSCHSC7JY6VF7Ps3ma+kVV7+nG61ttFyqdKHUFywUIy8OOuecc+45wCtszrmbR+L8NI2j&#10;ReOJnuohvn0WkRO9YMBma5frHVMZn24Xp6mLp641NgxybqTDUvYWBArFyX44PdBkvDjNdeInV6Pd&#10;tgXRp4kkovGouS8RqVS6aMP0Ng96fRpttPap1XaWeXGaBXLXqDjZD/vmhVVksdR7lopeIQa2xtXG&#10;1tqbmuLbGgBJRhUYEG0+OnXx6FWFQqVQaTIzOYkEsNna71xuH5+kzdYeH6eV2ggcr+TcMLxgFF64&#10;ULxwoXzhQnjeKCxUGlS6rGwimszLdV5pdv/RWqx0qZIqyCBIJCeR+XCf20GhBJvMWeK4tfOT3Nh8&#10;HvKLl8ozg7C95cl+6EYiNMb2Gn+09310vLby6//pp3c9ODpx+k/9ne+9mTfoSN7ytm8dLB3f9eCD&#10;H/mthz/24V1nHfRKKrU1ZmMytplNsiazzSQhAIFEqqLJ7B5vMqaJ6609MU6X6zzb+soxbu3CNDeZ&#10;k8RpYjJWKid64cywWKx0UGilUgXpBRkUulTp8X7oFxqATJKsM9tk52dpumcq9aDQQiE7JkUcoApS&#10;KerMTK42h/x0AMAkmgr6hZzseT3N3Xpt5oPr7Syxm556Y8lSAU72pF9gpc4x2wNr7e37i9u5G5aM&#10;D67HD15sHtqIl2Z5vbXLs3xhmi9M86VZXm1spbbHx+kjl5uPLrfjm/s3jHPOOeecc87dgDazTmwy&#10;uxGj22YJyVBbt37f/q8lwPkibJhPTO0eAgTspjfMQ6vcfkX3PwQBEYGABprI3ro9M0giCESkUGC+&#10;DbsJCjurAEFQZ0bjOHKWqIqFUgZButXl8n4nHwSjUs8Oi7uGYVToWmMPbsQHN+JvnW8+vtJenqa1&#10;Ji/X+dIsX5zly7O82thqnS9O8yOb6UOXmo9cbi53qwY655xzzwo+Q9U9C730pS/d+Z8f//jHr/uS&#10;ixcvfuADH/jwhz/88MMPr6ys9Hq9F7/4xW94wxte//rXv+Y1r1E92g+0mqb56Ec/+sEPfvCBBx54&#10;7LHHUkqj0eglL3nJK17xije96U333ntvCOFIOzyqnPN99933/ve//7777rtw4YKInDt37rWvfe0X&#10;fMEXvO51rzvS5eSc77///g984AOf/vSnH3rooel02u/377777nvuueeNb3zja1/72tOnT9/WC3ka&#10;j+6cc87tdbm2jdZWGzPy7A2Mvbi2XpBjla63HJZ8ZDOdHoTt8QVLlaqgXyiBu4bFWmMCVuw62KzJ&#10;EgSVSlB0ZbS9OyeQjUb87q++b/mJz+569nVf+uVnXvTyp+weqoY//i3/4Me/8St3Pf67v/KfP/eP&#10;f1WhkkkDCFHQAHRRVSIDRgZeuUYCXZAVgAoKmffk3djb0u0NV1bHA4Bp4lpjo1KO9/TssHjxUcd8&#10;OOecc849Y91AhQ23tMjmFbZbeCFeYXNPi7U2Z2KaWCoOP0e0CtILmCYuVVyt89nh0/9jrGR8cCPV&#10;mWuNLZR6oicHj5ccBD0zkG7ClQqenOTnL9z4VWRjJoKKzpeBvyIau56Y4ujliUKlTdbt5Om5rbdZ&#10;Mn5qtW0zL89yoXJmoNetFgSRc309bxwnThM3WvYLDm506mN3YzNRKmaJKugFGZVyYyN1K0WTAWCW&#10;2dT5U6ttzLhc5zZzWMhStc90ShEpBcmsUmm0mwwg48guJxgtn+lr2PHJOVapiK03UNFZZrdlFeTg&#10;D5cAlUqT2c2MXSj13CD0Cn3JUnH36KqPfRCcGxaZaa2x9cZ2hlcF88kH7ApAV79T//3f/evY1LuO&#10;+/l/5m17I6O3z2Dp+B/6um/7hX/2jl2Pf/i//cLdr35TEIpcKcpVKrNMA2ioyZ1LsHWjaY1UCAST&#10;hCBsrcszU4Am2ywzGacigiwibZ4nyQXoBbRZevOo8/5vzFpjJAxYKDWINMZx5LCQ5dqsJws7XjUq&#10;ZTNKGdBm6+P6H/R+ISlylhhENqMdJgqYyUniQqkC3AlfzN2zz6PjlIjVxsogJ24iBS0ip3rhyWle&#10;baxQuTizu4a39xsN545krbFPr7Vt5jjaRmvJIIJy6x+HRkyibbZQwajUTGy09oKF4p7FQw+8ds45&#10;55xzzrmbNssEEI1luKp1bZLMgGToB9m3pa3O7KqL83yqgKRgPrqA6HKqW0HUOdn6n+1S/bz0tqvY&#10;TcxbznQrnrq9kqaKdBsb2ZWOW2NXi2syC5FKMSgEEFF04yMOLqUXKkFJos4WWwTBeiuVyrCUQkSF&#10;IpIMjVm27gQwLCQaN1sblfqyY+WNrb3lnHPO3VH8p0HuWagsyzNnzly6dKn7z0cffZTkteabPf74&#10;4+9617s++clP7nwwpfSxj33sYx/72Hvf+97RaPQ1X/M1b33rWw8zIS3n/J/+03/6iZ/4iV0rmrRt&#10;u7q6+qEPfeinf/qn+/3+N3zDN3zJl3zJrh1+5CMf+c7v/M7t/Ww//gM/8APvfve7u9+/9a1v/YZv&#10;+Ibtp77ne77n/e9/f/f77/qu77r33ntJ/uZv/uYP/MAPzGaznTt/5JFHHnnkkV/8xV88ceLEd3zH&#10;d+xqMbzWtbzvfe/7yZ/8yel0uvPx8Xj86U9/+tOf/vQv//IvA3j1q1/9dV/3da94xSv27uEGrugW&#10;Ht0555y75Ug+upla4yTa8Sr8+c9/1dry5Vt8CABAV2jb+Q+FrpWt+yeNzDe7kQXUUtvuffAPfNVf&#10;fcruYeeVn/+Wl/yeL3joQ7+588GP/srPf9vn333wzZFrPA7gFjZb6I4E7PY9x1Z+dZef/umf/rIv&#10;+7Kn7t4555xzzj1VjlRhwy0tsnmF7Sav6BYe3bmb0Y1vajKvlaS6ln7QtcaM2Iw8+3RfBYAnJjkZ&#10;V2srFSd6h5kFO1+FarWxWeJj4/S80dEypMl4ubaVOm+2VwbJFioLpZzohTOD0MURtxaTxw1kTLe/&#10;xX62RhceG6cmc7k2AQ4TT+0s9sI4WiYmiePWSkV/GA7zs6G9uveNYDQBMCpFBcd7Nxh5KlRmyQBc&#10;muW1xurES7MsgjMDHVw782pEnRiNAgwLEZE6o8nMkYRcnPHcIOjWR1NEjlWhEK42OSiahNbYGgtF&#10;qVLs1z9GIpplok5mQUal3DXUXtBXnqi6qNib3/zm3/7t3951SruKLfNdXbvMtTeeqqH4/X/6L9/Y&#10;nbxhn/9n3vZrP/Xu9YtP7Hzwv/34O//ne35o78bX+iO57ydptHT8i77ya7YnQNSJDRCU0qXQjQQq&#10;xUIZJsnkStR5n51tj6oA0AuiIkExS5wkDoDVJgvCaOsLcrccgBFtRpPZv15GVSD9gG6O62a0xer6&#10;X9XWWwJYqvRYT4eek3K3WjRemOZxtGQ8Nww3+fdZ0Plf3E3mY+N0bqA39sXfuVvu/DQ9sBZb43Jt&#10;MbNfyPGe9IurFkwi2RKTyEm0cbQTPX10k9No9544xBdr55xzzjnnnLsVupJUMu5crZJAnRkzQVZ7&#10;Fn4lWWe2mZlIXY5UAaOIUGCEYB4inZdar3zzv7P8xh3xVBIwo6p05cauGjmfnirYWSWWrRKuEUEQ&#10;jXWiAUaCKML2VjuPds1vsWLm5dqiMZOAEGyJgaIKWCz1+NXramWyTZxmTqONIweFJMPvXm6ev1C8&#10;aLE41E8gnHPOuTuVJ1Tds9Pi4uJ2/9wBfv7nf/5Hf/RHD95mMpn84A/+4H/9r//1O77jO06cOHHA&#10;ltPp9Fu/9Vsfe+yxg3dY1/X3f//3//qv//o73vGOXaMedjaZ7fv4rh/R55x3PpVzfte73vWrv/qr&#10;Bxx9dXX1W77lW777u7/71a9+9cGbfdu3fdvFixevew8/8YlPvP3tb//Kr/zKr/7qrz7gzA95Rbf2&#10;6M4559yttdrYNNlGY0Gw2NN6Nq1n05vf7dPr+a964z1v+Nyn/rif89av2JVQBdDWsxva2dPpWv/a&#10;cc4555x7FjhkhQ23tMjmFbYDzvyQV3Rrj+6eXtNkm60lohRZqHRw9erjd7jWkAnyyBM+SwWARN4h&#10;4z0vTNMsMRrPDI7QHLJYaTfnalDIcp13Tow8QCafGOfHxjET0dBkizaP8xWKaZS1xh7ZTHcNwz2L&#10;RRW0UBFBMgOOFn1MNl8YvgrPwnXZk/HJaR5HazMPH08FIMCZYZGQk+Umc6O1pUoXjhix3kYwGQB2&#10;0yxP9sONDmQFABKt8bObsVK5OMulyq4hqHvVW4MLCp1/6egHCYJZ4iQSpVyq89nBVRHcUSn9olit&#10;s4AV0RqjISYC1G49tW7pNHbdWgCggipIFaRSWarCa05W2wNd67retUTCLfGGP/ynFk+fu+W7PVgo&#10;q9f9oS//jff+y6vfFN58Las3HG3nhHtBl0ptjU1mnY0UgoWIAePEbFyo9ICo8zgagTaz3BoHEURG&#10;pcwSZ4kiWGlypaHceoOWeqHJuQraJCv1+n9SSkUQNJmFyizx4NBpmzlu81IVguCFNzFH2rlruTTL&#10;Rm621ivQu5kvr1sWS92IttlaL8h6aze8poBzt9DFaXpgLc4SL9c5iJwdhP5+X3tFpCfo9WSplLXG&#10;Vmrrxv58arV91YnyGfTtg3POOeecc+6ZK29NGdUdgc4mGYlEhv1WgpplRkMiMtENWE2EASKioIok&#10;owCcZ1MFJHbvhfOaZfeTMpH/P3tnHiBZVd3/77n3vVdbr9Pds7Mz7CCbKGCAKIKKoCDyc4viElfA&#10;BP2h+cWFxURjkChojApGjVEwuCCKiVFQkB1REFBhGLbZe++u5S33nvP741VV1/T0Uj3dPd0z3E9w&#10;UvfVfe/ed+tVddV553u+IrAQkqo2laryVHgK28e+6vJXFqkYsSIJQxMJQQBTLQ5JAqlVe5zYW6Fs&#10;uD+0llExYgS+oo6Mig3HAsMYidlXKPhjcXhNlPMp50OyejTmkZg3lU1HRm0ommIiB3f6M72l4nA4&#10;HA7H4mE3vPHscAAYHh6uP1Zq4iqn3/rWt6bNnKuzbt2697znPRs3bpysg7X2kksumTZ5rs4DDzxw&#10;5ZVXzuEpVyqVT3/601Mnz9X5xCc+Mc4CopEoiv7mb/6mmfS1OjfeeONPf/rTOTmRhR3d4XA4HI4p&#10;2FqxVlCx0oxLwK7Ci845f0ESFA45+VULfeoOh8PhcDgcjmloJsKGOQ2yuQibi7A56gxF9ve90YNb&#10;oyeGkqeGk8eH4ge3hr/viwfCXaZKDtdcEWmGvmapsEoEdhEIVEsJR1ZKhj2FKcwqJ6TFV5EVKxiM&#10;uJn+FSMP9UbPjCYjMW8u200lMxByKeGKkXLCgyFvLtuNJTsS2w0l87veKDVQ9RVFM7woGBJbSfU8&#10;hR2VXzaPiLDIpBaZ80BvxVqWVGU0rTPkOHxFXRmd9ZRWiK1sKlm7YzMXCY1Yga9VRlNrMCsPSWYQ&#10;oa9iLUtvxfqKluamkacCiKwIYAVew19wX1HeU5alYjiyMhyPvzg1oTunl+V1waOsVq0+tfiU9SiV&#10;Q0NERAjwCDmPWnxq9SmrSRGW5XV3zeB3Xtn5Bqoph56yM2JZRAg0iOBT1VqWIYlFxXCaFNeZUZOt&#10;cdlIwiLYRq1HQFZDKZQTYUFvaOtvxpymnEdZDaWoYpp5k5KvyAgEKCdTfawJ0BdaT6n2jOrKaqf0&#10;c8wHfRUbWzGMVn+OLjBCi68qVljQHzb1h9vhmFdKCa8dNqGRvorNaFqeV9npvkt4irqyqj2gYiID&#10;oe0P7XPFXea3g8PhcDgcDofD4dj9SEOPlieoYhlZTqwYFivQinSDW2qtOp4oQlWgmopJJ7hNmfaA&#10;VJ8VARgwDIgoglZQRIGi7eWpY36sgrIRARKuKlpFYBmJlZhhBFWdLDBhOLZspK9ijUUxESvIe5TT&#10;0IScrwJFkRUjMhixmSjwRkBboFbmdc6jwZD7KnYosn/oj83iqN3pcDgcDscO4EqWOnZDrLX9/f31&#10;5v777799n9tuu+3GG29s3HLmmWeedtppK1as8H1fREZHRx955JFvfvObmzdvTjuEYXjxxRdfe+21&#10;LS0t2x/w+9///rPPPltvnnzyyeeee256NABxHA8MDDzwwAPf+ta3oihK+9x5552PPvrooYceOidn&#10;fdVVV9WzBo8++ug3v/nNe+yxRyaTATAyMvKrX/3q61//ev3uchRFP/nJT17/+tdPeKjrr79+cHCw&#10;3uzp6Tn//POPOOKIlpYWpRQzl8vlp59++sYbb/zd735X7/bVr371L//yL/P5/CxPZGFHdzgcDodj&#10;MqxImhgqsk1hs12dfY4+YUHGbe1etufhxz77hwcWegEcDofD4XA4HBPTTIQNcx1kcxE2F2FzpKwv&#10;mqdHEsMYSTg0YkU0IatVwigl8Z6t/h4tevG7IdVN/HiSyuKTkQpTNdFiKA9VTARAbCU7c6/RVBsZ&#10;WSnG0wtdijE/MhBHVvoqNrISaFqSVTlNdRWiFQkNSoYHQi4m0pVVkeWQkfdoOOaExW96uSoJWFJ5&#10;oWp+rxnBgv7QDkZcjLliOf3gzGgq+KojUN15Pa8v7kBoE5aE0ZVVO/BOKfjUk1PPFdlTKmLZXDJL&#10;snpG+uTEynAsMcNX5EEKvurMzCqUlIgkLJqomICAnqxqxs83sZIu/biL11PI+bpiOGaMxJz31Pay&#10;0oymnrxnpSrSjqywwrg3siKkGuDOLA2GVhPKZt41Xdrz9zjsmPkeZUL2PvLF+fYl5eGB+R4osmAR&#10;I6QJvkZkJU6NJgAjkEk+TmMrLKk98vhsOUWU11RkLidc8Gk0kbag2qMzoyIreQ+lRCoWOS1Tv2UC&#10;TaGVhGWqagmC3tBYwbKc8hXt2+7P94o5noewyGjCoRVAcrPQ/48jp2lYkHpoL/QpOp7viMgTQ0nC&#10;0hfaQFN3c3/6ARBRe0YT8VDEgZbniqYrq3anW1oOh8PhcDgcDodjcaIVpZUKiwlYbMIioFIiobER&#10;V91HNZEmpOaokYWtuqfCI1QtUgUiIkQkkFRvCqTRKqk6nk7gZtpQdo3SvQEhBUWkCZP5kdYPYFjS&#10;YLIVKIiAWIQFoqiUsAIihk+oECesMttGSEMr/RVjBGUjipDXpBqGy3lkE6kY0T4NhrYnN3GNLaWo&#10;K6OyWgZCy2Ugj8cG4sO6giZ/BjocDofDsahwClXHbsgTTzzR2DziiCPGdRgaGvr85z9fb+ZyuX/5&#10;l39ZuXJlfQsRtbe3n3jiiccff/y///u/33TTTen2crn8z//8z5dddtm4AyZJcv3119eb73jHO177&#10;2tc2dshkMitWrDjzzDNf/vKX/9//+3+feeaZdPt111131VVXpY9f8IIX/PjHP04fv//976+bRVxw&#10;wQWnnXbatGddT577yEc+cuKJJzY+1d7e/prXvObggw/+8Ic/XN84Wf6cMeZHP/pRvXn00Uf//d//&#10;fZoFmKK1bm1tPfzwww8//PBf/OIXV199dbpdRO6///6TTz653nMHzmgOR3c4HA6HY24ZjZlFQiuB&#10;ovl3g9hJZPIt3Xvut1CjH/QXpzuFqsPhcDgcDseiZdoIG+Y6yOYibHARNgcAYGvZPD2SlBIZiCxE&#10;8p7ytDJWyoaLCS/JqmdHE19hRWGx39/JaFIETyGy0joTgVJoJd1xMbjuRVYAGIY3c41VKmk0LKGd&#10;RugSWXl0MA6NbK0Yy9Kd83Ia43Rimqjgo+DriuGBiLeUbU9OVxLJ+0TAUMTdzakxWWQ4thlNGU3L&#10;8nO/xCzYUDQbSiatfx9ZMSwsIMBTVEx4IKSnRpKevN6r1c/MQ4RFREYTCa0AyO7ou6Qjo0cTKcbc&#10;4ikW9FY4p7ktowOFqRfZMEZiW0yYgIJPiYUmLJmdPFUEoZXEwirxFZpxT61ORpBW299+eJ/EEEIj&#10;vk/DMU+WHaUJbYFC1QgXBhAWAoHgK1AtP6z6NhGEZt6r+6844DAvyMz3KBOitHfgiaf+7pbvze1h&#10;M9ncy/7P29PHXpARILZsGQJ4hHRFfUUgsiIeYSC0hml7V9L6h1WgafuiAIqQ86hsJGGMRLbFpzTF&#10;zVPUlVG9Iec8lI1AkPOnusRTHwnDworGCeOlltbXF9rQoDunM546oGNe3uYOR2ghgpglaPIDsTl8&#10;BYLELOWEZ1Zdw+GYa3pDLiY8EFoR6c55M73QW30KDYYim/Po6VFz6JJgoU/I4XA4HA6Hw+FwLApE&#10;JLQyEkvZcMWIFbCIJvIVcp4q+NQeqCl+gcRWRmIuG6kYNiwCUgSPRECDod1QsqVEQGKYWCCQipGE&#10;wSwJFFclpvAUDIsIjEAR9JjQNA2FkaRqVAKlgciqsyrVI49aey963duqolaiID9WD7cavCWCiKcE&#10;IMMiQE25CkVEIoqqRzPMEUMAKyBACCxSNWVNTxCwIoooYQxGdjjmgk+tvvIUWUFfxRpBOWENynu0&#10;feg451FaAZCA0Ep2kkAZEbX4pAh9FdtfAQFPjZj9XN03h8PhqPGLX/ziVa96Vfp4w4YNPT09Cz2j&#10;Oeacc875yU9+AuD888//6le/utDTmRWuVJ5jd4OZx70tt8+p+upXv9pQNAWf//znGzPnGlFKveMd&#10;7/jLv/zL+pbf/e534/LzADz11FPGmPRxNpt9zWteM9n0stnsJZdcUm+uXbu2Uqls363xe6pSM3if&#10;/r//9//GJc/VOeCAA84444x6c3BwcHR0dPtumzZtsnas9PEll1zSmL42jlNPPfXwww+vNx955JHJ&#10;ejZ5RvM0usPhcDgcsyd1TYmsZBZ7DvAMWHXwkTSTbxpzS8+e+8/+IA6Hw+FwOByO+aCZCBvmOsjm&#10;ImwpLsL2PMewrBsxoZWByGYUVrZ4XTndHqiunF5Z0HmfBkKuGHlqJIl53pVgO4CIJFy1bVyS1QBy&#10;ngoTZml2tiISGs56BKAzu/ASVa59zO2ATIWIiMZqvU9xyo8PJZGRrRUjguUFf8Jcljo5Ty3LaUXo&#10;rdicRwORbQ9UxchoE+JAERmI2DI6syqjaelcK1RHY35wa/jMaDIS85ay3VA0fRU7HHMx4eHE9od2&#10;U8luLJnhmLeU7YO90ZaymdsJALACw2IYmqBnUWa+xVc5jwKNjozqzKhYsKVsN5ftUGQrhq2M1ea3&#10;LJGVkchuKduNJVM20hboVS1e3lM9ORVoCmdnxVc2EhrxNAxLTqN5N1cWqfkMjH+KiLKaBBIxKkYS&#10;O83FQ0RaUUZR1lMZjzKaFI1dpWnSGgumO8wcsPqQo+Z9jMmZj0JvpFRHz/L0v5b2zsiIgIwAkFRj&#10;HGgKNBU8ZDSVjaTujn2hHffBknA1eW6yHEKP4BEiK1yLc6bkfNWZUb6inEeJSClhnvLviyKwQIDR&#10;mAej6jv9uaJ5rmieHkn+NBhvrVgiJFa6c6pjdvJsh2MyQsMADGPmBudTQUSeUoYhQLwTPtEcjkkQ&#10;kQ1FE7NUjLRn9Q4o/YmoK+cJMBLzYGjL819CwuFwOBwOh8PhcCxyYivPjiYP9ka/3Ro9MRQ/N2o2&#10;l8yWstlatlvKZmPJPjOa/HEgvmdz+Eh/3FuxjSF9K9hYMg/1RfdtCf80GD8zmmwsmc1lu6Vsnh5J&#10;ft8X/3ZrtHY46Qtt2Uop5tGES0bKRmIraR3DhDmySKxYltBwZDg0LCJerSAgsxgRoOaUSlATxOQF&#10;IgQoorbu5W3dy1p7lrd2L8vk8g1dUjkqGBRZJCxWYFlYyHI1dJwIIpbESsJILBhkUsvWaiS/6tma&#10;Rj/TiBuzJCylRCIro7FsKpvh0PZXrBUpGyGifDBx+UhNFGgVW0mDaVO/RnlPLcnospGRmDeVzGBo&#10;4XA4dh3Wr1//3e9+9z3vec+JJ564bNmyTCbT0tKyZs2aM84447LLLrvjjjvCMFzoOU4DMz/88MNX&#10;XXXVG9/4xgMOOKCtrS2Xy61evfqss8664oorbr311iiKFmRiURS94Q1vSJIkSZJ3vvOdu588FcA/&#10;/dM/pSf4ta997eGHH17o6cyK3Si/3uEAkiS55ppr1q5dW9+yatWqPffcs7HP4ODgb37zm3rzzW9+&#10;84oVK6Y4JhG9//3vv/POO+M4TrfccMMNH/vYxxr7rFu3rv54zZo1U5fQ3mOPPbq7u/v6+tLm8PBw&#10;Lpebk9M/8cQTX/ziF0/R4fTTT//pT39ab/b29ra2to7r03guxx13XD6fx5S87GUv+8Mf/pA+3rp1&#10;6yxPYWFHT9m8efOTTz454VOPP/54e3s7Gvw0HA6HwzGOLVu2/Pa3v13oWcwLG0umv2L7Q24LVMYj&#10;AEntu8Guy6qDX7CAo7f1LF/oBZgDfvvb306R7r87sXTp0mOPPXahZ+FwOBwOh2Nn0EyEDfMQZHMR&#10;tvTx7hFhi+P4/vvvn+zZTCbT3t5eLpeTJJmT4XYntpatYRkMrUfoyXmN7wNF1JVRlnkwslnP21wy&#10;e87ImXQ+KSW8pWwHI64YBkBEgUJnRnlELb4ajXkk5o7mHFGLRgyjK6symlr9hZc2eYoIIELzIts6&#10;qT5QEab2veoLeTiygxFbwbK8buakPUXL8t6mkhlJOKeVAAWfhkKGVB0vJ5vPQMTlRJZkVaBov3Z/&#10;NgLO7ekP7Z8Hk9hKf2gjK4GmzqzKauUpUGrCCQoNlxMeiriY8JKMfmIoqRjZq9Vrxv21SQxXC9zP&#10;0ldPQxTR8ryX9Six0hKospFSwoORWOY/3v/ruFJOR1C1Wv6+QsajrFZEaPOVpzAQ8UBoNaE9UNjR&#10;cxwMbTFhT5EIlub0k03rVPoqNrYSsxQmEbXGVoxIzlN/9qgl2PG3Gwv6K7Yto9oDtamhtP983ElZ&#10;dfCRc37M5mnrWTH7g4wjDiu///XP08cCKSdiBFZEgbRKry4EmjwigcRWjMBXFChkNLU1fK6ORLZi&#10;pWIkq2myt7ZlCVmymjKaOjPbXJPlxJYSWJHUizVQ5ClMqM0PLScMTQg0aSJOc/4kzSMEgEDB09Tq&#10;q8d85RHaArUkq2fppOp53mTW8Y7nJ6l6lAVz7gtJqP7FNyzOAdixUKRfOUZjVoQd/j6sCXmPSgl3&#10;ZNTWstm7bbH8cHA4HA6Hw+FwOBw7GcPy7KjZXLYsElopJxzaahC1ESIEirKaEsZQZDOa9mz1u3Nq&#10;Y9FuKBnDElspGwmtpEWdBKgYThgiwgIGLAMEBliQ1QgUVQgJI2Z4BBCl4aO6+FUBiRVfkQBpObV6&#10;DH6SH+REhDRcT411ISndV6RWqk8gLJR6rNb6Sf0fAgRIo8iMqkmrItG1yrDpRkXwCBbwCL5SvoIA&#10;ZSOKJKupz9rIgohYpMVXBLECw2DZpuplOlUrEhohwAi8KYMNLYGKGcMx5zx6ciQ5OqPUnMbwHY4m&#10;ufXWW1/xilfUm1/5ylfe/va3L/SkFikicuutt1500UWPPfbYuKfiOF67du3atWtvueWWSy+9VCl1&#10;wQUXfPKTn1yyZMmcDP3YY48deeSR6eODDz74oYce2uFDWWu//e1vf+hDH+rv7x/31IYNGzZs2HDz&#10;zTenzYsuuuiyyy7r6OjYGYtb4/LLL69P7JOf/ORiWLFpsdYee+yxjz76aNo8++yzb7jhhin6r1mz&#10;5jWvec1NN90E4Nxzz/3jH/+o9cLXcd4xnELVsTsQx3Fvb++99957/fXXjyswcPHFF4/LbGjMnANw&#10;5plnTnv8TCbT+Llw3333RVGUyWTqHQYHB+uPn376aRGZOp3i61//+nysw/nnnz91h+XLt9GBTJgc&#10;0NvbW398wgknTDto49+Yus3FDrOwo6fcdddd//iP/zjZs/vvvz+ABx98UGaekORwOBzPB+65557X&#10;vva1Cz0LR7PkWtsXcPTW3UKhesUVVyz0FHYSr371q+uxBofD4XA4HLslM4qwYR6CbC7ClrJ7RNhK&#10;pdIHP/jByZ7t7Ozs7Oxct25d44vuSBmKOWZJGF1ZNaHtYVtAvRWJrQxFvGfrjgwxt6Smr2lJ9dBI&#10;bCXN3vAVKkYiy8VE8j6NJpLVkvWmyaWIrQxHnPMoo2mP1p19A0tEikaGIi4l1cQaX1HCElrxFE1X&#10;33zi0wHgK5rixEVkfdHELKWE2wMKmhZVakJnVvdXbEuOQoMlGU2wQxFXDLcHetyIIigZHonZMpZk&#10;VYuv9mj1lsypRe1QZP88mFQM91YsEbqyOu9t4/xMRBoo+Krgq5hlIOStFduZUeuLRhHmUG5dH3SW&#10;IXwhIogirCx43Vm1dtgMRUlkRROg8I2PX7D1uafmcAEdTbKwsaz5qLY23Lf1n99z7gKe1C5Be3v7&#10;0NDQQs/CsYio/XURYK6LWVD14C7/07GADEYMoGJk23o1M6bFU6XEhkaGotn5uTscDofD4XA4HI5d&#10;lr7QPjmUJCzFhEdiNgxNyHrUGig/Lc4ICGAZiXBoZSTm4Zizmtoy6pG+sGikPdVMRjZhEElGUUdG&#10;WcZwwlVxqQEgHhEpWBECLCOmqs6TqmpPUgRoMgwhMSIQEgKDIhZhIYhFtRDg9nFdqnmrVhvp/yeg&#10;6n2aVpncNiQOkACAUtXdqeaSyqg6pgIgkIgQaNz9GKodRABfkSYUfBKBBUWGywkbiBJKhHOeii2S&#10;quxWAGosdlkrf4liwlaot2yW5acuaImODFUsBkP2FW2t8PL8rqpQcuzS3H777Y1Vhp2nxWQMDQ2d&#10;ffbZv/rVr5rpzMxXX331l770pRtuuOF1r3vd7Ee/5ZZb6i/TbG7xb968+WUve9n2CtsJufrqq7/8&#10;5S9///vfbyY5ZE546qmn6rqed7zjHeNSNRZkxZrhM5/5zO9///t6s5nhrrrqqlSh+sQTT1x77bXv&#10;ec975nWG84dTqDp2Ac4777zJ0tFEhHnSePoZZ5yxZs2acRv/93//t/74+OOPn9ZDIOWkk05qVK4/&#10;88wzBxxwQL3Z6JMwOjp6++23n3zyyTt5ldrb25ctWzZ1n2w2q7W21qbNYrG4fZ9zzz333HNncC+8&#10;MeNt9izs6A6Hw+FwOHYmbd27g0LV4XA4HA6HY1dhbiNsmIcgm4uwzRUuwrZLE1pJUv+6SWy70u0J&#10;I7W5W1gqhh8biMtGRmIejZkFINFEqZ8eERc8YsAYIaCvYrpyOudNqiQJDfdHrAhdWd3iq2X5nXoD&#10;a2vZPFc0FSMAEpZ0dRVBEbaWbZpfsiSrZmQ6WrYgQkbRFL6mqUdWMRZFaG3OZrZOwaMRRcVEenI6&#10;o2kJ6awnQ5HdWrGaEHikiSCSlrdnUEZTd14FmvZo9fZsmcvlja38eTAJLfdWrKeoO6umzrIJFC3L&#10;qYGQByMmwrOjptVXnXOkmE0vMU1kxAI7fkzLolX1weNDyUjMrT5ZoWLMiXUFLJ+nuFiWw7FI0LWP&#10;+jn/PGYRpQjA7ISBDsesKCacsLBgim/OzRBogCS2UkxYxOmuHQ6Hw+FwOByO5xcCrBtONpVMZGUg&#10;5IQl46Ezo7KaJrhdqAHodsCKlI2MRPa5UbYsgae2VpKMoryvunMqq6GIRmMeTVhEQisiyHqU8YhA&#10;CctoLDGQsKQSTyOSxmel9puk7gykFCBIf9en7qdKkRLhav9Jf8KMF5JKVX7aGCAgYSGFmjB17IQF&#10;AqmJYIXG1K6wAlWLCdRMV8UyiEhRel+GiOAB2qOQEcUSswAoG/aJQFX31MleDhaJLYYitmJafNUW&#10;qMki6IqozVeDEUdW1heT5XktgGVB9YaF+2nn2Bn89Kc/bWym5l6OcWzatOmII47o6+ub0V7W2nPP&#10;Pfdzn/vcxRdfPJvRReSqq66a/Vk888wzhx56aKlUan6XJEnOOuusL3zhCxdddNHsJzAtb3nLW+qP&#10;L7300h0+zlytWDM89thjH/vYx2a617777nvGGWek774PfOAD5557bldX186Z8Nwy10UlHY55gJnt&#10;JEyRPPcXf/EXf/3Xfz1uYxzHTz/9dL150kknNTmHFStWNDafffbZxuZBBx3U2Pzc5z73/e9/P47j&#10;nblK4+YwGYVCof549ur/JEl+8IMf7MzTXDyjOxwOh8PhmCVcy+l3OBwOh8PhcOwE5jDChvkJsrkI&#10;24LgImyLjuncg+v9FnqiMCyPDSTFRLaW7UjMOU8ty+s9Ct6qgreqoFfkdcFXJSPGVouVK0V9IfeH&#10;1vD4yVuWwZB7K1YTLc17GU0HLwl2Wp5FZOXhvujxoWQ44v7Qri+aTSW7tWy3lu3mkt1UsrEVEVSM&#10;PDNiEm525S1LOeGCp4jQPbn2cqjqkcV5T+3AHbuCR6EREXRn9d5tfotPKwted07nPGUZFcMVKwIq&#10;BHpZXi/L69ZAHbIk2KvVb+4ya5Z1I0lkpa/CClg6nTw1hYiWZFXeo8GIY5YnR8xcqYw0UVZToEmE&#10;4lkIuWOGr6iUyJOjyWDE/SFvKtuKkaynuvPe7AQjjl0VZhfLcjgWBTlNADxFyZwaQwpgGJ4iTfDd&#10;57xj4YisGAYAf3bf14jIV8qIpMdc6NNyOBwOh8PhcDgcOw8W+dNgvKlkRmLeUrYAlubUspyX89TU&#10;kWFN1OJRztMERCyDoTEsAhQ85D1SRMMxD0acsJQSIaDgU9ajVOrpK8poyhCIyDBiKxDEPGZYipp/&#10;KYE0kSIIwFLrUL85QuPvf0iqYd1utukWouruqP4rqMlTBaj/GBKBhaQjAlBEECGIgEQgAKOqmE1d&#10;WUVIAE+BQEFDgJ+IUgUuCxhgrhYeFRFN5BF8hUBRoBAo+Io8BUVgQcxSNpIa1W4qV8tlTkjBgwBb&#10;yvbZUXP7xsqdGyv3bA7v2RzetSm8d3P4h/746ZFkKGJ2dRQd80OSJA888EC9ue++++ZyuYWe1KKj&#10;XC4fffTR4+Spe+211ze/+c1nn302iiJmNsZs2bLl5ptv3t6E9kMf+tDPf/7z2UzggQce2LRp0yzP&#10;olgsHnvssePkqRdeeOEf/vCHYrGYppcMDg7edddd55xzzrh9P/jBD/7sZz+b10UGcNttt911113p&#10;4zPPPHOPPfZY2BVrhjiOX/nKV+7Yvp/+9KfTB9baCbN0dgmch6pjNySbzb7//e8/+eSTt/8mPTQ0&#10;1Nic0P9hQjzP6+zsHBwcTJsbN25sfHa//fZbuXJl48ZvfvOb3/rWt1760pe+5CUvWbNmTVtb23yf&#10;dXd3dzPdtJ5VGXIRKZVKg4ODvb29Tz/99M0339zf3z/fp7ZIRnc4HA6HwzG3jPZtXugpOBwOh8Ph&#10;cDgmZYoIG+YnyOYibDsHF2Fb5OQ8Fag0iXxiaURkASDQlPUWuFT2uhFTNtxbsYalO6saLZ6IyNdY&#10;oqnFp96KZREFaKK8R8WES4kNNAUKimAFhpHWGm8JdEdGZTUdsiTI6J10dqWEHx2IQyODkS0lohXy&#10;vsoq0hoEWJbICjNGEmaRUiIbS3ZZXmenm56IDMYsQFtAbYFqmVxeUDJiGFYwQ//UKhmPECNmKSZ8&#10;RHtmaU5vKtutZRN543NTCr5antfL8s2oR2e8hn0VO5qwFVma06rpAVKR6uayHQw5ULSlbFcW5uau&#10;ZVtGlYwAqFgOdugTO2GJrWQ0DYZmSVZvjSyAtkAVPEpXUMHVqn8+MtLrYlkOx6Ig6ylPUUajlIgV&#10;zNW3htAwgIymlkDPbSkHh2NGWEYqvm7+a9VkKAgLATATp3M7HA6Hw+FwOByO3ZMnhpL+ih0IbTGR&#10;Fp86p41oNzAcczGRqo5UASACBiPRSlhkOOKYpWLEV8jVtKl1MpqMKB+Sqi8NV+tXWhFPEdeUpGO/&#10;uVMzU9TUqhASAVHNGLXWq6pCHX8SqXC1GgqvyVWr/7+qWCUBRISIan6tGOue/uYSUUQsVUfWtMoP&#10;ASwSaFJEWb3NaVqRcsI2nTiIBYpAgK/GmdNSbVKkaWzccsKxopxHvRXbGqiOjAIQW0lYDMOylAzH&#10;nJYukoIlw5L3VHoWishTGE14SNP6ovE1Lc3plQVvp91PcTxPeOaZZxqbZ5111kLPaDHylre8ZfPm&#10;be4X/MM//MNHPvKRxiwCrfXSpUtf/epXn3HGGd/97nff/OY3N/Z/zWte09vb29LSsgOjM/M73/nO&#10;2Z/Fu9/97kaRbWdn5913333ggQfWtxBRR0fH8ccf//3vf//2229/+ctf3lhe/JxzztmwYcOSJUvm&#10;aZGttW9961vrzU996lM7fKi5WrFm+PCHPzzOCrF5Dj/88OOOO+6+++4D8MMf/vDuu+8+/vjjd860&#10;5xCnUHXsJmSz2TVr1hx44IFHHXXUIYccMlmW2LhaBR0dHc0PsWzZsnry3JYtWxqfIqJPfvKTH/jA&#10;Bxo9E0Tkl7/85S9/+UsA7e3tp5xyynHHHXfAAQdkMpn5WIH5SNETkYGBgccff/zpp59++umn161b&#10;N+7E55WFGv3lL3/50UcfPeFTf/jDH8477zxUf9g4HA6HYwJe+tKX/vGPf1zoWcwLz46aLWWzpWzb&#10;A5X3CcD7XvPS0aHBhZ7XrCgO9M3+IDvM7pHV98UvfvFlL3vZQs9iZ7BjARGHw+FwOBy7Fk1G2DA/&#10;QTYXYZsPFmr0tra2G2+8cbJnTznllC1btiRJstPWYRdiSVb3hzajaSS2eU+rbdURDAxHHGgKFC3J&#10;zkopPUuKCW8tm5GIE5bunM5NkgARKFqa1VsqNtCkgIym1sArG64YCa2kqRueovZAFXylCZ0ZtaYj&#10;CHZWOkVk5dGBuJxwb4UT4fZAtWbUNspDRTkPbT6vL2Mk4sjKaMJUkuUFb4pJishwzOVElmSVr9Xe&#10;bVMZlsZW0syYHVOOprOwjNRELtC0V6u3Z4uOLMqGE04zY1AIVDDnytQam0qGBaMx5z2aaSqMImoL&#10;1EDIkZXNJbsiPzeKoO6s3lq2OY+KibQFO6LGKCZiWATiKeqPOFDoyurG1+hz3/2x2fZDzDIGIzYi&#10;HRmd1divze+ovUlHY/vkcBJbDMacWMl5VPDVxO58gkQwGtvIItDUmVGBpthKxchIzCvyekYnkzD6&#10;Kja0bAUFjybUpSQsoZUWn1p91RqodA4xYzSxsQUgLLCpuUHttggRKUAT0pyrQFEl4daMbgvosK4g&#10;o8dO7LzzzvvDH/4w+xd0m5dmoHduDzgjRuchltWzYtW/XP+T9PHmso2sRFZafZpWR8SCkmFfIatV&#10;e0aJYCTmYsKpW8VkewlQTDirKevR0tw0f0cSRm/FxsyhgQAa0IpiKwQJNHVmdM5XAaEpA2hBKeGR&#10;hAOtlmRUzqMDOwKv6U8MtSMm047dnPZApYLSkuG2OTI8rRgoQkZT+86zcnc4JqCe+8wierZfjaq7&#10;Kye6djgcDofD4XA4njc8O2p6K3Yw4mIiHQG1ziQ0XEp4JJaIJbSS0chqKluUjeR9bC1bgbAgNOIr&#10;5CeKN3qKfCUAsRUIlCJjhQBLxCxpLR4B0p/xLCAiEVAqHKVUikpIbVFrQta0A4hq/qaNytUxthG+&#10;AmkvgZCQrdmycs3LtTpKdTK1x/VDCxhQBF+Rr9B4L8CKjCbCAhaASAGi0mEoYQRq/CTGZkMQQaBS&#10;ES+KiWQ1ktAOhDZQVUVuZCW2wgKGWK5WURyJpSXgrFZaQZi5uhjIaGrxVWxlY8msKnh7tPpOpuqY&#10;Kx588MHG5imnnLLQM1p0PPjggz/84Q8bt3zhC1+46KKLJutPRG9605tWrVrVuJhhGP793//9F77w&#10;hZmOLiIXXHDB7G++/Pa3v/3ud7/buOXXv/51ozx1HCeddNKvf/3rRsFkGIYf+chHvva1r83Vwo7j&#10;G9/4xvr169PHRx111BFHHLFjx5mrFWuGu++++5prrpnNEa688sqTTjopffzGN77xySefnGXx9J2P&#10;U6g6dgG+973vZbPZOTnUuOQ53/eb37cxQa1SqYx7dsWKFddcc83HPvaxCT0HhoeHb7rppptuugnA&#10;cccdd8YZZxxxxBFz+3nheXP5dhaR3/zmN9/85je3bt06h4fdJUZvbW1tbW2d8Kne3t4wDHf+lBwO&#10;h2MXorW19aCDDlroWczPqRVNfiTxiybvqyUZJQCpXeyr//as/+PvFnD0kd5NC70Ac8Dq1at312ve&#10;4XA4HA7HbsYcRtgwb0E2F2HbbUbXWu+9996TPWuMcUG2yejOqWdHqTOjtlTs1gp3ZVQ9rSBhGQit&#10;YSzNa0/RsumURfPKlrJlwUjCeU/lpkx88DW1BDQay4q81xpQwVODMbX621QAVEQdGbWqxWsPdp4G&#10;SUSeGEpCI70Vy4JleS8zSaKOUmplniAYiTkyMiIiZbtnizdhqokVGYq4lEhboFp8taqg26Y8KZZZ&#10;lUOsFnnHNscgoqyHrLeTrpD+iCuGWdC6Qy9fwaNhQjHhjKaKRX4uPoY7MyrrUXugNpftSMwzva4S&#10;KyMxWwAMFmnxVXd2vDxk1V77br+jAH1lG1pZmtfw1T49mbpQ8OCE/zgQR1ZGYh6JmQWBpowmX43J&#10;jGNBZIRYliq0BarVVzmPDu4MHuqPB0M7FPGerTNenVzJhEbKRlp8mlDiElupWGkLqC3QnRllWAYj&#10;JiMBEFlJWNK0LULVCkAAkZqxGyFQRIBnpSen9m71X7Bsm28ac/jFo876xxYyljU8D7Esz/f32r+a&#10;80GjJrQSW24Lmnr/RrYqMM5o1ZVRWyq2ZFgELZOr9QQYiTmnKevR6paprqiEZUvZrmApJkKEgkeK&#10;qL57xsMeBX+m+u+y4f7Q+kotzWvrq0O6A6eYcuwwPblqUY9izK0ezb7AAYuUjG3xNYCenMuicSwk&#10;Xu3rAc+6aLZhyXkEYI503A6Hw+FwOBwOh2OxMxzZ54qmmPBozO0BtWVmECVOWAYjNiyhkUBTGvnP&#10;eyglXE5LJIIA6EnkqSk5T9mYfYWYQZxqUEVEYkajlWgaF0/Vp0QQEZFatR6pKkhTyagAquFf1DbW&#10;LFIl3TJJZICkaohanT4JUldYom2i6nU1bG03CbRShPQnVYoVKSVsGalC1SMoRQKxALMQwYImW+40&#10;sgoirSijMBrLSMyKoAllIg2JLExtTaQ2HxC0Qiox9oja89pXSKxEjHIifRXrKbQFar2Y3oo9sDNo&#10;24l3WBy7Mbfddltj88gjj1zoGS06Lr/88sbmKaeccuGFF06718knn3zhhRc2yhevvvrqj3/8493d&#10;3U2Oa6295557Lrnkkrvuumv2Z/GP//iPjc23vOUthx9++NS7vPjFL37Xu9517bXX1rdce+21V155&#10;ZXt7++znM45SqXTBBRfUm5/73Od24CBzu2LTUi6XzzzzzFke5CUvecm+++67bt06AM8888xXvvKV&#10;97///Tth8nOIi607dgHmsDJuFEX1x7lcbodvVk04pVWrVl177bX33HPPDTfc8PTTT0+273333Xff&#10;ffe1tLRceOGFc+i8PCeVxVP6+/s/+clPTmswHQTB61//+lKp9KMf/Wiuhl7w0R0Oh8PhmIw0iJPR&#10;FFsRkf6QF3pGc8DGPz3M1ii9MD8Ktqz780IvgMPhcDgcDsfziLn1npq/IJuLsO0GoztmgyZa0xE8&#10;0h/15HRfxW6u2EDBU2RYYgYB3Tmd0bSmw98xy825YjDi0IoIWpowGWv11Ghsy4YDrY/s8QlUTDg0&#10;bBieQkarFp/0Tj+dvpCHIjsYsREsy+mp68h7ipbmFAjDkU0YIzE/W0x6sl7GQ6r6EyCxUjZcTESA&#10;zqxq9dXSvLd32zQCfk9RTWW6IxgGAEW0UPXRywknVkIrniJ/h+ZARDlPVSwDGI5sfi4qBRDRXq3+&#10;n03c4tNwZAOFnNfsH0EW6QttZCVQiK20ZXRXbqqLI2FUDMcshsECEalYea5oluX0E0PxYV1Vx+8W&#10;Xx3Vk3lm1BDZFl9VjJQNlxJuVJ6kxn1tgcr7ShGtLOg9W31N0FRLkJrWVXM78p6yzAoSWcl7E+wt&#10;BKQZXJBywv2hZSCyiK0A8BU8Tdsrv0RgRBKW0HAs8AiRxUDMg5HtnEnS2w6wsArVrev+NK/Hp5oM&#10;uElSi93QiiaJWBTBJ6qwcM2JYgKkqjme+iuPAH0VawWlRIjQUrsI0lxET1FGzfxyBPKeUjnqLZu+&#10;Cgh4esTs2z6DKicORyNLsjpQ1Bao3ootGWnZsT9CDQzHAlBroNozOuc57bRjIcl7ylcMILIyU4P6&#10;RgyLFQSaPEXuonY4HA6Hw+FwOJ4PsMiTw0lseTDinEcz0iuKyGBorUjFiCZkaz9GCMh7NBSJFQCi&#10;FVr1VIEhAnI+lRP4ShIGibBACJYhCqiWwBMhqvqe1o5U900lIoYQEQsg1SqNmqoqU6m5o9YeEk0S&#10;YK/5oYJlLOYmtUp8CrCN/VIRKdVFs6QVFTyqqWYhQDkRFkpjuqqmiSWQAhgigGXoyW1U0wkYltBW&#10;px5bAVXjeFqBQBDRKp0hJSwiSBgjCWcUsajI2rxHnVmd9dDmS8wYjnkg5GIi3Vn9h/54v3Z/eX6X&#10;99twLDg333xz/bFSavXq1Qs9o8XF6OhoWlC7zpe//OUmcwyuuOKKcQabN95443vf+97J+idJMjAw&#10;8Oyzzz7yyCO33HLLT37yk7mqAT06OvqDH/ygccvf/d3fNbPjpZde2qhQBXD77bfPXpa5Pf/8z/9c&#10;P9mlS5eefPLJzew1fyvWDO9617smrMM+I4joiiuuePOb35w2/+Zv/uZtb3tboVDYaWcxe5xC1fH8&#10;ZaaVyYeGhuqPJ3ufa61PPPHEE088cevWrb/73e9+9atfPfrooxP2LBaLn/70p88///xzzjlnoVdi&#10;GwYHB9/3vvdN+HGczWYPPPDA/fbbb7/99tt3331XrlxJRP/zP/+z24zucDgcDscUFHzyFOU8Ggi5&#10;mKBsZuNxslgwcbTlyT+tOOCwBRn9sV/fstALMAfMvoq5w+FwOBwOx67OnAfZXIRtlx7dMXs6Muqg&#10;zuDxoXhlwSsmHFqJrWhF7QG1+MpTtF+735VdyCQDEYSGYyuKkGlCWaoV+YpiKywSW+Q8tAVqYYt5&#10;i8j6oomtlBLuCFTQROp/1lPLcsQsozF7CmWDvtCimomSShNBhLxH7YH2FFa3TC9PBZDzKLXJjQ1n&#10;Z24KbQQAfIXcAklUK1YAxFYCveP+dYFGMQELKmbOfmN3Z1VvVgsQM/pC251tSqTKIlsrHDN8hYSR&#10;8dSSjFITpVuJSGhlJObIApC0ar7UsqIqRjaXzVDMiZX9Oqql69M378qCt7Fkeiu24BMAK2ARgNJ6&#10;+QB8RT05vbKgs7UJB4pSx97ESjPXaiOtPo3GCDRFVqzI9jaqwtUUqIhlJBbLKFthloxWgabJ3t9E&#10;8Il8RTGJSRigcsIK+rGBZP92WTYnTriTsGXdn+JKOcjl52+IyTBx9Oe7fzmvQ9SS+5p9lQnIeKpi&#10;2LIUE856ZAUVK8nkiiap5tpNM8ZwxAmjbFggLZ6umUhIYkQTFKHg7+CfoaymJVmvP7QjMQOmK6vb&#10;M87bwbEjKMKqVi8eTrIeDUec07OqdhFbKSbc4iuPsEeLS6FxLDDtgdpECDRVDM/mO3NoBUBWq/ZA&#10;zWExJofD4XA4HA6Hw7Fo2VK2ZSNDEROwJDuzHwKRldAismCRFn98aIkAKwLAm7byGeARZTyUYhER&#10;K2ACBAJhJkVVeSozAEjVLrVmmlqVcYoC1dOxBNAERTW71LFMLUJdhipID1KXoY71qG6pKlvT4IGq&#10;7tqoea0VdhNJVbI+kRo7UyknwpCEAZAm2FTJCgBQkJoOVqxMWk2SUK1ySIBhMKBUNapMEMtEBF9R&#10;XfvKgAh8BY8oYSTMgSYBopJJK5lmNHqyqmJlMOTNZdOV1WuHYsP+ahfZcMyCYrG4YcOGevMlL3mJ&#10;nvmtq92be+65p7G5evXqgw46qMl929vbTzvttJ///Of1LVddddVkCtUHH3zwmGOOmaez+POft7GW&#10;0Vo3eRarVq2qO3ym/OY3v5lzhWqxWPzUpz5Vb3784x9vphr7vK7YtPzsZz/77ne/W28qpZh30APp&#10;7LPPru+eJMnXv/71Zkx6Fw/uj5Dj+UU2m60/DsOw9u22KdavX19/PG1BiKVLl55++umnn356kiTP&#10;PPPMgw8+eOutt27cuHFct2984xvHHHPMXnvttdALU0VELrvsssb0NSJ61ateddJJJ+2zzz6Nq7f7&#10;je5wOBwOx9Qooq6sjq0MiN1SNpqwO0hUgScfuGNBFKr965/avPaxhT77OaCvYhd6Cg6Hw+FwOBwL&#10;wM4JsrkI2y43umOu6M7pgp99ZjTRIdpqvz0JWJLVe7Z6BX+BxTwJC2p1x5uESBip/57kdsB3b64p&#10;GyklPJqwIrQ0LY7KaNqjRT89ipil4FFbRmnASrXsuq8oq0kRCr7at91vb05O0BYoAjKaygZtmR04&#10;EfYUfDWzcvhzSP1i0LN4WdOUHSsydwJVENGaDr/Sx0tzemsFvRXbnkFrQGryeVYMD0QsgpxHoQUg&#10;rf7E6mXLMhDaigWLRAxjZdxN5oQlYQh4fcmWTLQ07+3b5qW+xzmP9mv392nzRmMuJhJaMSwAPEVZ&#10;Ta2BavEbM5+Q7pK+6ROesULVU5RKYWOWykQeg1ZEEWIrhiFAxYgitARKN/FnXSARS1ZTVhMDfRXb&#10;lcUTQwkBS+dNpCrMT/3urgNPOHWejj8FT95/e1wuzesQniJFAmBCOfGEBIQICK1ohaxWBAkUIiuB&#10;Bk10tafXavqRBVRz4ABQLT8PQMIYjavOwHlP1bezkIHkNClIbhavcMGn0NBwxDmPnhxJjuwOlNNN&#10;OXaIlXlvc8ksyejNZdMX2p68Vjv0x8iy9IXWI2oPVFdWdzjVtGOh6cxqRSj4NBhKYsXf0UIkxUQy&#10;mjyFrqy7qh0Oh8PhcDgcjt0fEdlYspGVipHOTFPxvUZGYhYgthx4SpNYgWGwCAsihhGxAgJYUEw4&#10;79Fkx7cikUVSu39AVXkqUkUoC8mY+pRS39SqtJREEaWGqxAQiQJJXUgqUnU9JQinewiBGsWq4+Sp&#10;qO0o1XlUowZ1CWhdoAqMJQESEQi+IiPMkqYHUsVIlIZ8RZBqR9OyhWlUi0hB0jsFVjChmE+qtxIk&#10;PX0CfAWAUklwelq5batApidOROkvu8ggspww5T3aWrZdOZ33iIjyHmXy1Bfa3ortyqqnRxJPYfl8&#10;1hB07N48/vjjjc1XvvKVCz2jRcevfvWrxub5558/o93POOOMRoXqE088kSSJ709f8XZuefjhhxub&#10;RxxxRDMS0JSTTz65UaH60EMPzfn0vvjFL1o7lpRbNxRdtAwNDZ177rn15vLlyy+++OJLLrlkx46W&#10;y+Xe/e53/9u//Vva/MQnPvG+973P83aZD/ZdZqIOx5zQ09PT2KxUKvl8U4WW4zgul8v15ooVK5oc&#10;0ff9/ffff//99z/vvPOGhobuueeeb3/72yMjI/UO119//Uc+8pGFXpgqjz/+eOPfjJUrV372s59t&#10;a2ubYpeZumQs2tEdDofD4ZiWpXm9pWxACK0QZPfInLr7v6478Q3voaZ/Yc4Vj/36Zwt96nNDf2Qr&#10;hptxYnE4HA6Hw+HYndjJQTYXYdtVRnfMITmPDuoMDEvZSMLiK8p75M3CHGwOSaehCM1fOlIrHL5A&#10;Tp/jGYoZQGgk783s97BWqiePgZDbApXTVPBVKi8kIOer9kB1ZWfmUtWZ0ZpQ8Gkg5NBwdia/LhOW&#10;ipFWXwHoyi1oEeu5eVnn+OLwFR3WlXmkP1pGejDEcMTFGC0B5T3t0VhhBRZJFcuRRaCpK6f7Q9vi&#10;qWLCBX+CKcVWekNrWEIjCQMETyFD0IoIBIKIRIxyIqHBppIheAIzGvMhS/x69EARtWd0e3Oa5LZA&#10;9VZIK4RGCjPPUujI6IoxOY9KiYRWsg1vwtTEwFMUWsl6VDHiK8ppNHkBV4yIIOtTRtOynO4LbV/F&#10;9uT1E0NJ1ptHn+S7v3ftgihUH7ntJ/N6fCsYsypl6CY/LglZT5UNs8CyBJpYVMwcWUxotm04tbOm&#10;UXBot/kKoAmeooymimEWCY34qipkTalYVoRAUSGgWWpKO7MqLNnBiH1FvRU7r767jt0YIhzQEfyh&#10;P+7K6t6K7a9w98wtxS1Lb8gsWJZXGU37dezsbDCHY3s0oSenDWOYeCjm7hkaH6UUE46tdOe0r6gr&#10;69xOHA6Hw+FwOByO3Z+hmCuGR2LWCi3+zH5EWEFoEVlmAIxRllREKiICJBa1JhIWK2CBIvEVBQqN&#10;YaLQSGQZICOSeq5CoAFOlajVG1LVump1k1SqSVhZBKA0dus1lF+zAgsogiLYtAtQl6Q2kBqS0tiD&#10;6r9Sr7QrknqTCtWnBJCkvUAETVBAGmorJQwCM0dcDaUqIhFJ3U2ZABYC0rgwQVhABBbZPnRmWOpD&#10;a0W+goBiFiJhAYloBSvkTfS6EUCgrAdfVNlIKZG8j/7QIqvzHgHQipbmvL7Q9oesiNYNm4KnWheo&#10;qKVjV2ecQeiJJ5640DNadNx2222NzRNOOGFGu29vVbpp06Y999xzJ59Fo1MugD322KP5fTs7Oxub&#10;URTN7dySJLnsssvqzdNPP33ciIsNEXnDG97QmANzyy23rF27djbHfOc731lXqA4NDd16662nnXba&#10;Qp9os7j7PY7nF93d3Y3NzZs377vvvs3suGnTpsbmypUrd2D0jo6OV7ziFS996UsvueSSeqLYPffc&#10;MyOXiXnl1ltvbWx+5jOfmTp9DUCjIcMuPbrD4XA4HNPS5lPBJwisCAtW7ndgaXjp3A7BtbywNBqV&#10;1WpG6cdlI5bFCgI1cWLn5g3ry6MjjVv6n1v3+D237uTEPmH+3S3fG7dRKb1snzVpFmRjgbqxunUT&#10;RBa3O0uqPdGwhWqbacqvXCySBg09hWmXXQRWIIJsvuXpEXPwkmBnLqDD4XA4HA7HgrOAQTYXYVvM&#10;ozvmHE9RW7AoLuxGUvM9XxELUvXs1P0FSFiyvgIwIwXm/FFK2KQ/n2eerp9RpICMpu6sfkFPxooA&#10;pLCDH0GKsCzvGTEjMQ/Gslw3exwRGYqYgLZALcnqzAJpf30iAJrIzkCwPB4rQKqOm+uTyGg6ojuT&#10;unq2+DIc83Akw5FRBE0ECAOWAcBX6Mrqgk++AmdU2YgibJ/DE1vZUjGWUUqERTKeyqjt9JxEeQ1j&#10;xVcEkpGYQys9OTzcF7+gO5Od+Ul2ZjSQ5D1VSpiBmb6FNKEzo/tDm9GIbHpe1TkkAhYYZiIKjXiE&#10;vKbmlMISWkkYOY88RUuyWivqyXu9ZdtXscvy+s+D8dFLs/vtt1+lUqnvw4LQsmEAmOKTIA25sFSj&#10;ZL3PrUu2zW/4853/2//cuq49mvriMVdE5eKjt/103EY/k+3ZY5/pFwvV/DZFpAmaUL9kWNC1fNWW&#10;sk1Y0k/UspGEYRKJLCuCR+QpeFPqQT0FiCSMCnNPzoutzWiKrfgKjV4WViSyUk4EhJgFRJalHook&#10;IkVQLBWDYiJWRASNlt2RFSsoeKQITXpET4EiasuowZBjK+uLZmlOL5JvcY5djtZA7dvurR1KunJ6&#10;ILRbyrYrq6b9ZlInstIfWhb05HRGq4M6/WBxVANxOFa3eL0V7sjogdAWE2md4S8CKxiKOKsp79Gq&#10;Fk+7C9vhcDgcDofD4Xge0FexLAiNtAU000hLOWEWKSciglgz1wJ0QNVGVVIdJ8gKRCQGPAUWxBa+&#10;kqynRKRsxAqswIhARBFpBaXIshhBbIVAUlWJ1lLBUjFpVVMqRASBpApPoqxOjwYNYYER1LSsKQLQ&#10;2M3B9Im60rSaKLZNlVZJR5Oa42rdg7Xq2gqPoABSlDBYYIQ1kRGxXFsNiEhV/8ospKrng6qhq0Ck&#10;tnkMM6b4RWqIClBiRQQW0IAQVf1XG+511pZpLDdOE7X4KCdSrolUda56a4AIXTnVW7b9ofUV/jwY&#10;H7U0M1MfXYcDQKO9J4BDDz102l0GBgZOPfXUrVu39vT0LF26tKurq6ur6+STT260lNydePTRRxub&#10;TeZI1Nn+xv3Q0NDOV6gyc2OzsTL4tDz33HONzXGVzWfPL3/5y8bshfe+9707eXFmyne+853/+Z//&#10;qTc/+tGPHnXUUbNUqB555JG+7ydJkjY/+9nPOoWqw7FIGaehf+ihh5r8w/DAAw80Nvfaa68dnkMQ&#10;BBdccMHFF1+cNq21zbtMzDePPPJI/fGLXvSijo6OaXd56qmndo/RHQ6Hw+GYFiIqeCqN+zDk/33r&#10;pzO0WpmG0EpspeCTYWQ0Vrf4K1u8/dubrdo+EvPDfVFvxbJgWX7iHNsH7/r1B1//ynEb77z+KztZ&#10;ofrQz3+w8c8Pj9t49Ctf97Z/+IpWJIJYhBksomks0TPN5+OaVpUFIoK0EB1tk6BZc5yAAJqgiVoD&#10;yuhpXqzYSsVKwaeMopUt02eMJozNZdMWqP7QRlYWKhvY4XA4HA6HY0FY8CCbi7AtztEdzx86szq0&#10;AqCUcEdmGpVnMWYR5H1qC9Qi+eVkuKqKbF7EUidVbFlBUtVV1lNddpDVrd7Wiu3M6N6KHYy4M9OU&#10;TdZIIhUjqTJwr9YFu9mX8yhdk9DIDlcKiKxogqLq0eYWX9HBnX5fqJ8ZTQJNVhAaTmoXAAF+QFlN&#10;viJFWFnwOjL6kf5oJGZ/O+mpYemtWMtUShhAi68m13uQIhJIXquODA1HvKUsy/LeowPxC7qDmZoh&#10;Zz1q9VXMMhqjlHCrP+NgVMGn0KbJUlIxAo1AE4DYSuoSwAytkG/6yKFFZJHRFChqC1Tqy6qA7qza&#10;XLH9IfuKnh1Nvvvd7zbuNRrzQ33R1ooFsHRy19+K4d4KVwwnjLxHv7rhun+/7OLGDiJy939d9+qL&#10;/2FHLogd5dffvLo8PDBu4yvf/eFX/PWHp95RgMgKi+Q0tQZ6dYvnKwhQTHg0rup1y4YNg0UYSFgE&#10;YhkEKAITYgZBfIWMnti5lABPkWFkhEQkdU5ILbgLHhQRS1VRzCJGhKRWFQ5ST1cUljQhxXKq3Bat&#10;qJRwRquMJsMIDQeaPEUdGTVLA9WUFl+NxDyacKBpNJFFWI7BsauwPO9ZwVPDic7q/tBuKdu2QLVO&#10;pzS1LCOJFBP2iJbldUbjoE6/fbqvNA7HTiPnqVUtHo8moaGhyHoKuabrvFiWLRULoCuncx6tLLgL&#10;2+FwOBwOh8Ph2P1JCxqGVgQz+PlQ33cwsqMJGxECRRYACFU3UQMQUgtTEkqlqmCRhIkgmiCgOGKB&#10;EChmEUABnh5TyWpFGhCRhEE13SWlmk6MaUoFgAiBQFCUilWhFZGIYQJhrNZaqkEFQRpCuNWjNiSN&#10;pUeubhh7Ov1fenyMeR5AU9WdVQQiYgErYKqKS0FIS6xZMEBSG5rr5wNhgaXx1q4sYlJz2LRKoyIg&#10;9cYQBgikCWm1OBCsjJVxFFT9FbbJiAPlfZQSKSfS4qM/tMvzXq0bdWd1Gp71FK0vmr1am805dDhS&#10;RKRRaNfW1rZkyZKpd3nsscdOPPHEoaEhNNhyXnjhhWefffZCn828YIwZJ+acqb1nsVgct2WyO2tH&#10;H310g8R+PJdeemmj0ehMGWeaet999zW/769//evGZjMy5hnxhS98obF50kknNbnjvK7YZGzevPlt&#10;b3tbvblmzZorrrhi9of1PO91r3vd9ddfnzZ/+ctfDg0NNZP4sRhYFMWqHY6dhtb6uOOOqzd/9KMf&#10;TfFJVEdEfvKTn9Sbxx57rNZjcfynnnrq7Bof+MAHmpnGihUrFnolJqbRs3t7G/EJV+bee+/dPUZ3&#10;OBwOh6MZKlYCrRRRoFTFQmbhEDKOhCWyEmjSRMvyGqCy4b6K5Sa+q6QUYwaQHmSyPkcdf9I+Bx4y&#10;buPjd/3y2Yfv32lraOLov794+fbbjz71LF0Nw6Wl8YRom1/gaWaep6CpVm1OVbtoglZU/08RaSJP&#10;QxMRkSaJLaZdyUCTJoRGrGA4YkyHr5D1qJQIgP7Q7rQFdDgcDofD4VgMzHmQzUXYdo/RHc8flua0&#10;JrT4ajThZMrfT5ZlJOGsR4GintxiyY8f+8hq+kd3w871Y8xNTCBQtE+bl/OoI6OKiQxEMvUP2DRh&#10;aDji1kC1+LRHi1eYuWRxrsj7yleU1coKzPS/pCc+ndBIaq47T9IgIurJ6WN6Mod2ZVYUdFfO68io&#10;rqzqyuolWd2Z0cvy3n7t/nHLsnu3VVN2WDBOgyciAxEbkVSeWvBoajuyeoZTVqtlBc+y9FVsxfDT&#10;I2YHTmFlixcoynk0EnPzkaJGurI661HOU4FCxUrFcGzZsCAVQxLyzVXUF5Gy4bRQV1ZTi68a7TS1&#10;oiUZFVsZjnntUPzkULRuOHliKF43nKwvmv6KYZGx2v+TMJoIi8QsqR7yJa95Y751fE3x+370reEt&#10;G7CzGN668Y5vf3H77Ue+7Mxp900si4hHUISerPIViglvLJrBkEMrFcMjMRcTCa0YAQSKUmsHJCwJ&#10;I7ISWzEsMWM0kbLhCV9+j2AFgrpwHXmPRFA2ElkuJpIwDEtkwQJNlNFo9VVboFp91eKrFl+1Bqot&#10;oIJHRKi5ZIgVhJZHYi4Z1oqyHmU1WuboA4eAglZlIwL0VlxgzTErVhW8AzuDvE/LC17Oo6GINxTN&#10;YMQVs81npohYkXIi/aHdUDbFmFt9tbygCx4d1pVZkl0s31IcjpQ9WnRboLpyOtCqr2KLCTfz5TOx&#10;sqVsWbA0p32FgzqDOSkr4HA4HA6Hw+FwOBY5MSOyElrRCuOCN1P/kGCgt2JHYkksUqdQRfAVAgVP&#10;kVIktSMoovTACtBEgQIRjCAyHFqOWCpWRMRX5OsJTFx9TZ6qSk/Hz6pWQq1ukmpFIEjjzWm2WP0H&#10;kaAmPR2LM050ivXKkqmWtWFz+l+qpK1GcQW6+qA6emqKQAStqC4TVRAiqLpDKlWVrqnutmY5i8Sy&#10;ZbEsiZXYSmjEMLhWM86wsIjl6gkrSKrIFUBEGmN/IpIu1bg4NIEKPhGhbMQwhqKxwJpW1BHoyEop&#10;4Q1Fk/CcpTU6nids3bq10bvyjDPOmLr/TTfddOihh6by1Drf+c53rr766kahze5E3dOyzkwraD/0&#10;0EPjtuyY7FDNzllnnKy0XC4/88wzzey4bt26rVu3Nm454YQTZjOTcURR9N///d/15vLly6eVSTfJ&#10;LFdsQpj5Na95jbVjn8O33HKL581NWeFxb8Cf/exncz7/ecIpVB3PO049dcwibHBw8OGHH552l7Vr&#10;1/b399ebr371qxuf7e7utjWee+65xr/Nk9FY/4CIcrncQq9KFd8fq5hSLpen7X/vvfc2022XGN3h&#10;cDgcjmlJWEZjDhTSNFwRlBKZE5GqYSkb9hSymlp8agtUoKlixLCMxs0meA5GdiTmspFiYjeVzMaS&#10;2VAym0p2S9kOhHY04YSFiF7/zgnS/W/45PvicmnnLOOd139laPP6cRuX7b3miFNeAaTZb8KShgIn&#10;y5wQBhRESWqRioDII1T/UwgUBZoCpTIaBBghK1I2079SWU1WELOMJmybeGHzmgxLbKU/3KE8XIfD&#10;4XA4HI5dmbkNsrkI2+4xuuP5Q3tA7YHqyChNtLU8aaKDFekNWQSdGZXz1LL8Yrkh7WuVyvHszL1P&#10;U32hJvLnzhB2aU6vbPHaAtWZVaWEN5e5lEwsQagY3lzh0VjaAtWZUd05vUfLAq9qas+lCKPJjkRI&#10;yhZWUPAp59G8SpiJqDOjDugIjl2aOWFF7oXLsscszbxoefZFyzKHLAlWFLy01DxhYvVyxUhoJDTC&#10;kLxPalof1Ia9A0XdOR1ZGYl5c9kUkxnHELpzOtUws2Ao2sFIVE9W5zzKeSqrKWYMx2JrBf4Dgm7C&#10;2TVmKSZiGHkvlafSkuw2N5oFsILY8vqi6a3wY4PmuaLZUDTPFc3TI8m6UbO+aEdjLk+eG5XmbMUM&#10;AjKKAGTzhVPOfev4buXS9y79gPBOisb8/Mv/mETjv5kcdtLpy/c9cLJdRMSyRJYFpIgUUcHXvqat&#10;FTsQcsRSTLiUiBEEmgoetQXU6quCr9p8FWgVaEpzAVPPhIQlNBxbqRgZjGwx4YTFpnpfCABPkwCG&#10;EVohSHdWa0UFnyIrI7Gkwas00hVo8jUVfKXqvhE1CKQIikgTtIICJYzIIjKSsGQ0AkVdc/ouzQUk&#10;goqRxkQ6h2PH6MnpI7sznRnVldUrCjrvqVLCvRVeX7QbimZTyW4smQ0lu6Fo+0IbGmnz9coWryOj&#10;enL6qKWZtsClzTgWHYro4CVBwaOlOZ3z1EDIvSHHk9+3YJHByG6uWBAtzeuMRwcvySxgHROHw+Fw&#10;OBwOh8OxM6kYBpBY0YSywUDIm8t2fdE8VzTPjZrnimZDyWwp28GIy2ZMBmlFesu2YpGwGBECMhq+&#10;otQvANVSj1SXgqbqUgEYICJfka9gBVZgGVIVcE48Q5VqXAkKEwfl0yEFJCAWJCyxFWPZCMZ+CZFA&#10;akap2xYY3FanWvVGaOgjNDZQVfXKqMpKq2cECGBEAEqryGmi1P1UqkrUsYBao3VrerS6dauAQisJ&#10;ixUxLAxwOjrVw6eSMFupalzTZwjgdN4iAFgERIrgbauwra9VTpMVRFaKiTT+VMx7yGiMxMKCTaUd&#10;qZboeD7z6KOPNjYbkwHGISKXXXbZa1/72saNnZ2djz766Bvf+MaFPo95JJfLyba0tLTM6Ajf/va3&#10;x21ZkKrcRx555DjF5mc+85lmdvy7v/u7cVuOP/74OZzY73//+8bmWWedtfMXp3m++MUvNtrPXnXV&#10;Vfvvv/9cHfzFL35xY/OGG25Y6NNtFheOdDzvOOaYYzKZTL151VVXRVE0RX9m/vznP19vdnZ2HnXU&#10;UY0dWlpaGusfjLOunpDbbrut/viQQw7ZvlpM45ZxtSXmlQMOOKD++Pbbb5+6DOeWLVs++9nPNnnk&#10;Zs5o/kZ3OBwOh2NOGIkZQMzoyChPIe8TV0WqsyJhKRnWRAVPBZo6MxpAVlNkRYCR6fI7DcuGovld&#10;b/TEcDIQ2shKaFE2UjZSMVI2XDI8EvNgyJtKdmPJHnfG61vbO8YdpP+5dT/9/Md3whpuevyRX35t&#10;gr/gZ198udIeauE2FqGGcF4jIrACEtSDmoqg9ZiBamMlvjQeKkAar4ymU516Cr5CZEQEpSYSRnMe&#10;EaFiZTiyrvKcw+FwOByO5xtzG2RzEbZmcBE2x+KBiPbv8ANNPTkNwuaSGWftyCKlRDaXrGHpzulA&#10;05oOf/E4OOW9tF779L8TtyfN9gg05edOoUpE+7R6q1u8Vl8ty2tF6A/txpLpr9iRmEdjHol5IOSN&#10;JdNbYQh6cjoV1RzYEdBCr+qKvFaEFl8VExvP8KcxiwxHNnXjXJH3dtq5KEJGU85Tvhpfzj/QCoBW&#10;MI3pSyIjiViRmJGtyZunObVa4a1U+ZnzVMFXIzGz4LnRGScGEbBvu+8ragtUqmzcgbMmQndOtwYq&#10;0FVvAMuIWSAIvKnOSCCxldGYK0aUQouvfEUdGTXOb7CY8MaSGQgZRLGV4dhuLJn1o8nGkk1Fqn0V&#10;GxpJWFIT0eJERdlGEhZIbNlXYx8YL3/Tu7e/Np68//Y7r//KDqzDTHns9p89+JPvjl9Mpc7+28sm&#10;XTGBYTECBQrSC8AngvRWbDVYl4gAeY9afZUhUcJima0VZk9BkyiCCMUWpvrBSgIkLJGVxEo5dV41&#10;MpLISCzFJBUsiWGxDAEymrqyKrKiCSwSsqS5e4rgE3zCZNewrVk9aCJPQQGGxYpoQmikxdfNWe02&#10;S0AgSGSlYiSe+aexwzGOvK8O7woO6gw6MnpJVq1q8ZbldWdW5X0VaGS1KvhqSVYtL+hVLV5HRnVn&#10;ddrfb0Ki73AsCL6iw7szHVndndNdWZVY2Vy2m8p2OOaK4dhKYiUyMppwb8WuL5liIgWPlud13lOH&#10;Lgk6My4fzOFwOBwOh8PheL4QGSkbGYrsaCz9oR1NuJxwaCU0kv5bMVJKeCTmvordUDK9FVsx3Ffm&#10;0EoptlagCFphXBRuTBla2974tIhYQSpxqkk9abLsKSLi2i0raTh+438sNaMIScWckjBiK5aFq86p&#10;BIKIMFtmZrbMVlhqQtHqDKn2T3VruluaaCYQAQMNte9SRWg6ASiQRl1umlosCMbEpABJGlPe3tRC&#10;ICLC1fBgVbsrMrZsnIYNGakKV1isQERAlPrCAlX9cFpbkIi8SaIWnqJA1XILGwKtRNQWqISlYmRL&#10;2VWFc8yMO+64o7F53HHHTdgtjuPXve51l156aePGY4899qmnnjrkkEMW+iQWNWvXrh2nwDz88MPn&#10;ynJzRmQymQ9+8IONW/7t3/7tV7/61dR73Xbbbd/73vcat1x00UUz1ehOzc0339zYnEImveCsW7eu&#10;cQ2PPfbYcUs6S/bZZ59GFfHNN99szK5Rd8BFJB3PO3zff+c731lvDg4OfvjDH57MKMBae+WVVz73&#10;3HP1Le9+9/gb4UR07rnn1pv/+q//OrVlxAMPPPCd73yn3nzd6163fZ/u7u764x/+8IebN2+W2Ypf&#10;muKFL3xh/fGWLVtuuummCbuJyD333PO+971v3CfdFB98zZzR/I3ucDgcDsecUE4YQMJS8Kg7q31F&#10;BZ9YUIzZ7Kg6MTRSNuIRFXzlKSzNVRO9AkUsMFwddEKs4OmR5P4t4VMjyUBoizEXE4ms1OWpFSNl&#10;I6VERpM0j5BDw5HOvuodF21/tHt/8I0/3v7f87qAI1s3/fvf/J+4Mv57137HnHjIX5yONLTH1Ujk&#10;hInLaTgSNXVqmlA5dW4cEXwFFrBIGpibEgoUMdCk56oiyiiUEwEw4GxUHQ6Hw+FwPM+Y2yCbi7DV&#10;cRE2x65CzlOHLAlynlqe93K+Gop4Q9FsLtveit1SthtKpj+0vqZleS/n0QEdwaJyJ+vIKAA5j8qG&#10;Z/TBICKlRAJNmtA+p0n/RLR3m3/wkqA1UMvzemlO57SKWIYiHox4KOKK5UBTd06vKOjWQO3fERzQ&#10;4S+0OhUACr7qzum2QHmK+is8/S/vhsXsj9gKOrMqo2l5YQHuwW9PVpMiBIoMS/3iMIzYSmxBQNCE&#10;MjlNXdIKilDv3h4QixQTHghtMnMxXmdGryh47YHKedQfmh0UqQIdgfIJRNTik6+hQAwqJlwyHFpO&#10;WAyLEUlYYpbQVhPXKlaUQsGngqcyGsvyuvEdbQVVa1ArpYTLCYuABYGiVp+6c7orq9t88hXFzJGV&#10;yCJiGYh4S8VY3kbZXjESWRFBpkE0u3SPvU886/9sfzr//cXLN699bH4uhCob/vj77/6/d23/1/Yl&#10;r3vbiv0Oqr/etZddOL1amBlITSSIEGjyiCILw5Lan2Y1tfqUiuJ+8+Prf/jlz6b/3fnT71eMGEHC&#10;IhArYgVWpOqWCgiQMNLMvIphw2I4fbEQW5SNhJZDAwAVI4EiKwCRrmW/pVdjdnJBsq2NIiIJg4GM&#10;JqVgWbJaDcU2bCJcNoMLkijjqTRtseIUqo65gIi6c/rI7uConsyeLV5PTndmdGqsuiSrOjNqSVYv&#10;y3t7t/nHLs0c2hW0ZxaLu7vDMRm+osO6gr1a/dZAr2zxlmS1AkZi7q1wqlbdUrGDIRtGm69X5PWS&#10;rO7O6aN6Mh3u8nY4HA6Hw+FwOJ43DIT20cG4r2JjK5GV0YRHYi6ZNNTGsZXQcsVIychIzMWEQyOl&#10;hJ8ZMQORLSacMHwFReNtSZHGvSa/tZZKOlN9pSYRAYukYajtjiNJqiQVSIPMtXE8QjqHakMgImQE&#10;LLDpkVlSxSkbc+u1V95W+2/jnx4aZzMq1WOM+RuMbSekClIQFOBR1WeVRSxDpR6wNGZumnoo0Dam&#10;qUT1ydfWhqX2kMYGEqmlt0HSQLGm1Ei12llqrqqpkQNqtg01FSsMi4jUbmKMX9U0yhdbKRtpXPOs&#10;Jq1QMhxZGY1dMptjBtxyyy2NzQndIPv7+48++ugf/vCHjRvf/e5333333e3t7Qt9BosaEXnrW986&#10;buMll1yyUPO54oorCoVC45aXvexl3//+9yf71P/FL37x8pe/vHFLPp+//PLL53ZW45xCX/CCFyzU&#10;+kyNMeZVr3pVvamU+vGPfzzOlnaWaK0bC74z85/+9KeFPu+mWBS3ex2Onczpp5/+3//93+vWrUub&#10;zzzzzFvf+ta/+qu/Ov7447u6urTWIjIyMvLoo49ed911vb299R0PPfTQE044YfsDvvKVr/zP//xP&#10;ay0AEfnYxz72ohe96Kyzztp7771bWlqISEQqlcqTTz554403/u53v6vvuHLlyqOPPnr7Ax5yyCEP&#10;Pvhg+nh0dPTd7343AKXUK17xive+973ztzJ/+Zd/+fWvf73e/PrXv/7EE0+85S1vWbZsmVLKWjs4&#10;OPj73//+e9/73ubNm9M+e+211zPPPJM+fvzxx0dHR1tbW5l53IdsM2c0f6M7HA6HwzEnVKwYFhH4&#10;WuU86s7qvtC2+CgbKRnxlWS1ar7eumEJrVhBahWSOs/Ud/dVtc9k6Vn9oX1yOImrmYKSuihogqeQ&#10;1xRoqgfcOM1mYzGC2IiCnHr+Rff9/MdPPfr7ccf8zt+9461XfWfNi06Zj9WLy6Vv/M0bRrZu2v6p&#10;s/72cgvSIkIkEMbEBqppETsBdBrt47Q8HhQJMNW6KyIFMQylUTGc96b6nuApInDCpK0YFm+6VzTn&#10;q8GQWVAyDLicD4fD4XA4HM8v5jbI5iJs6WMXYXPsQrQF6oju4M+DiSYkgZSNxFZYoAitvs55lNGU&#10;9dQBHf6ikqcCKHiU91TkSymxo4bb/GanF1qJrCzJakXoys79b8CurG4P1Oay3VK2WcNpndm0PHz6&#10;6zSjaVneW1HQi8rwbZ82fzji7pzeUrZbK7w0q/S00xMMRFJJZElWBYr2a18sJ0SEtkBHVoYilI20&#10;+ASgbBiQhLlJI+BUPeoRMg1yVk9RVlPJSFuAwcguzc/4Fu0+bX4pYQF6KxiIrGGaqbbKsvRHbIG9&#10;Wv2hyGhFFSMZBSJlWGLGuLr/BGiFrFJpjppWaPNV67Zv54Slt8IJS2g4ZihCwVepbDKjobXKV/WQ&#10;GoAVjMQ8GtvRmLOaALWFbU9W+5oAhFZSewF/u79Af/V3n3nkrl8N9W5u3Gji6LoPnPOuf/3hsv0O&#10;nuPrAAAwvGXDN/72jUlYGbc9ky+88r0fTTPDJHVGAAAwAOH0tfYUKUjWI8NihUIjgUIxARFa/Als&#10;eEXECCLLMVcdJxp8G6qfANU0NaBW3o0SFlU1xBUAViSytLlsFEEAI9BEmoRBiRUiWIEmShgeiaLx&#10;nhgskrAkLJYlNc1IxcxZRSySqpT7Qrui4M2dgTQ8qmpTQyPtwXy8jI7nI0RU8KngK9TsXNIQu6do&#10;Dq9eh2OnQcAerV5PTm0o2a1l0+JrqXpcV9OdfUXpp3p7QKtavI5A7TRfeofD4XA4HA6Hw7GwGJa1&#10;w0lfxZYSLlejc5zzVEZRWj6Pak5mAmGBZSQioeVyglS5aAVZTQLYukqyAQGquVkYn5olkISRFqpT&#10;JEqpVJ6a9lQi9Ugqi6TuDFKXhhLqPbdTlpKIpBrRuptqGscSEFX3kXHSVtp+ftuKYdNHIiBAoRZO&#10;IygiLbDpuNudutTDpdseujYPiBDV/GOr/aR2SlI9X4FoIqKqVQM1zESEGPXVgAgswCJEYAEBTIgY&#10;EQMQRfAUApWWRKz+z1OIrWQ0lY20BTV5L1HOU6klxnDMrYvs7oxj0WKMue++++rNNWvWZLPZcX0e&#10;e+yx448/fmRkpHHjN7/5ze2Fl47t+exnP3v33Xc3blFKnX322Qs1n0KhcNdddx199NFpegYAZj73&#10;3HNPPPHEyy677IUvfGFbWxuAUqn0xz/+8dOf/vQPfvCDxt1937/rrrvmVpacJMnatWsbtyxfvnyh&#10;1mdqLrvssj//+c/15je+8Y0VK1bM+SjHHXfcb3/723rzrrvuOuywwxb61KfHKVQdz0eI6Iorrnj/&#10;+98/PDycbonj+Lrrrrvuuuum2Ku7u/vjH//4hNH8QqHwwQ9+8Kqrrqpvuffee++9995pp3HppZdO&#10;mOn1kpe85Nvf/va4jcw83z4P7e3tb3rTmxoNKO64445xpu2NnHrqqW9/+9vf/OY3p01rbfr41FNP&#10;veiibczZmjmj+Rvd4XA4HI45wXI1PEckAOU8WpbX/RVWJLGV0EqR2VOpQ8Kkt//TuFvCYgWa0OKT&#10;Jir41JnZJnsz/YJgRcx2ClURrBtJNpVMZGUw4thKRlF3VpcMlRI2CXQ1yFc9nCbSlLqOimHELAl7&#10;b/v0V//h9SclUdh45CQKv/E3b3jzZ75+yMmvwpxSGRn6z4++fePjf9j+qWPPfOPKg48SQcJQJGlR&#10;uXEJn2mqXxp905T+S7YahYSi6UNpnkLMYhgAWZGpbVd9RamdRcVIazBNJkea1WRF4jk1kXA4HA6H&#10;w+HYJZjbIJuLsKVNF2Fz7FrkPXVUT6a3YjeXzUhcF2pVHRqX5vTyvLcIM+SJaFWLVzac92k4sjmt&#10;mtGoWpHBiANNBZ9WFLxpSxrtGJ6i1S3eqoIOLUYTDo2kP2MDjVZfFZoW0+5MMpoO6PQf64+X5nRv&#10;xW4u286MznmYTB0RswyEHFvpzKgWX+3Z6i2ZB7nvDtOd00ORDTQVEyl4QkSxFSsQUJMvemTEU1BE&#10;416vnKcGI2bBaCJLZz4xRThkSfDIQAxgMOThmCO2HYFqxtYVQCnhoYgF6M7qnEdZ7ceWN5ZtziMW&#10;pAlo9awpAqj2+hEhqynvUX67gFfqnmoYpYRZJKtVXZQbM6wg3jauldMUa4o0EdJV5YKvtoZ2Wd7z&#10;qNqZRXyNcWlfLR1L3vPpL//Tu8bnaoz2b/3KX7/6HV+8cfUhR2FOGdz47Df+5g2jfVu2f+rUd34o&#10;6OyJWWRM0Zv6IqRxKgjEMAJFFkiEmEUpqsp3PZpAF2olTdIzgsimhyJNAoBpLHOumt1GQpJGyUQR&#10;eQRFZEUShoAiK2lOW/pf3oeCKiXsKfIUNCmAQ1tNoFNpTI1SnS0YSKxYAES+hiZSQNYjX5EApUTK&#10;Rlp89FdMT07PlfZJKbABgIRdYM0xLxCRRy4nxrE7kPXUfu1q7zZvJJaRmMuGDYNF0hIYrb5qz6iM&#10;E2E7HA6Hw+FwOBzPJ8pGHhuIK4aHIh6osGV4CllP5fQEMWQCaYLWCECWZTi2hmEFviIrYhjV4OB2&#10;SE08yZC0dBoJADG2GlCqRq6quV6Shq0MU6ABVA0V0gJSItAEpSi9kSBStW2V2ii1aGRNmwoikKR1&#10;4aoTFAJtH5ia8Dio7ZKG1RotYmsPxIgCsaRmpgTDoqvd6qE/wnbaV6qJVNMFqR6rKlkFQGmAruaT&#10;SgDUBNYLoojSIN7YEarCWCLAAmCKRNKQoyKwSGzJI2Q0PAWAAkUlFiNSMdLWUP0tq1GMkbDzUHXM&#10;gHo545QzzzxzXIcf/vCH55xzTuOWtra2O+6444gjjljoue8C/Mu//MtHP/rRcRuvueaacS6mO5kj&#10;jjhi3bp1r3rVqx599NH6xjvvvPPUU0+desdVq1bdfffde+yxx9zOp15fO0Up1drauoDrMxkPP/zw&#10;pz71qXrztNNOe8tb3jIfA42zkL3jjjvSCuaLnMV4J9vh2Am0trZ+6UtfWr16dZP9995772uuuSaf&#10;z0/W4ZRTTnnta1/b/ASUUp/97GcnU/avXLnyla985YKszHnnnddoCT0Ff/3Xf33hhRe2trbuvffe&#10;03Zu8ozmaXSHw+FwOOYElmokqx42ChQtL+jWQAWaWgOV0WQFZSMjMZcSrhiOrKT/hZbLhosJjyYS&#10;WiEg71GLrwJF3TndlR1vLpJKNGWbQmsAYFgeHYg2lcxIzFvKlll6cmppXuV9Su0RkAbJJoY8RXlP&#10;tfi0cp8Dzr748u172CT+9v9924O33DCH67bx8T9c81cvXXvfr7d/auWaQ8+55J8AsIiIJDaNQYK2&#10;jXpyzTFGE4jI11Qtq0doMuGCiDRRmhWZTBd88xSxwIqUmxCdpsmpqfR3DhfN4XA4HA6HY1dhboNs&#10;LsI2NS7C5li09OT04V2ZFy3LHNWTObwrc2RP5kXLMi/ozqwoLEZ5asrSnGr11ZKM1kS9FZPYaX7T&#10;MUtvha2gK6syivZomV+1CxHlPFqa03u2evu0+Xu2esvz3uKUp6Z0ZvRBnUHWo+V5z1PUF9rNFR5N&#10;2HA1TCEilqVspLdiN5esFVma162BWt3izfdizpSerPIVtQcqtlI0AsBINaTQzAUdWWEgo0kr5Lxt&#10;+qfV6hOWyo5WufIUHbYkWJJRS7KqO6cTli0V21exFTtpVMKKjMa8qWT7Q/YVpRfS/h1B1iMLBIpW&#10;FrzVLd7SvO7MqFafWgNq9VVroNoC1ZlVS/N6dYvXk9OF7eSpAmwtm5o8FXlvTBiTdmWB2TYIk/cJ&#10;QKAIQEugWVBK2FjpLRsWiRlWREATVhY74iUve/mbJ7j1Xh4Z/Np7X7PuwTvn8Bp4/K5fXvOWv9yy&#10;7k/bP3XwX5x28lsvTFPH6hG4usEpiAQkAiJYkTCRSsJWYK3QRPLU2EpkYUVYxHDVCi9QCDRlPZVW&#10;nUsT2uzYTqSIajJUMQJAPEW+ggI0UDEcWY4ss3A5QTHhvKeWZFSrT+0+tfi6LVB5j7Keqk9HUdXj&#10;N6Mp9WHQhJymlqBaho+AnAcWqRgJLSoWc4UCiUwQAnU4HA7HhGiizozaq9U7uDM4vCt4QXfm0CXB&#10;fu3+0rx28lSHw+FwOBwOh+N5xUjMD/dFpYS3lG0x4daAWgMVKBKe/qdBzFVXT00QwEr6b6oaHYvR&#10;WBbDYkVYqolbaZmzNJKTCKzAMqQhx0sRUk9RAQxLKk9lkTS4msosNYmqxcjqgtL0KaJqiTaRuukp&#10;PFJKbSs6lYlT4+oxulRB2hDNFEJV56kJXvXExQpYhLmqX00T1qyAAQsSEIMY4InGUlUZLeqrRkj9&#10;U7dXs1ZPDbX+9TKf0qBN3aYQHkEr1ErOUWqpmjAiC8OSMEpGSokw4CkiwDJilsbwmq8UgIRRme7G&#10;h8NR58EHH2xsnnzyyfXHIvKJT3xinDz1yCOPfOqpp+ZJnvrwww8H88Pf/u3f7uSFjaLojW9848UX&#10;Xzxu+xFHHPHe9753J09me/bcc8+HHnro85//fPO7nHDCCWvXrp1zeSqAcQaqBx988FzVypxDoih6&#10;xSteUW/m8/kbbrhhnuZ50EEHNTbvvHMub4TNH4v3ZrbDMd+0tbVdc801b3vb2yb0WKiTy+Xe//73&#10;f/7zn5+2SsE73vGOK664oru7e9qhX/KSl/zHf/zHgQceOEWf973vfZdeeulxxx23k9X/SqlPfvKT&#10;dduECTn66KOvu+66M888M/08vfDCC5s5cjNnNH+jOxwOh8Mxe+phpMbQEwGdGbWioFt8ymhq9VX6&#10;AITU9yC0ElqJLVigCDmPWgNV8FVWU0dGrWzx8t4Ev0+YBYACqYaAGQseG4gHI+4L7VDELb5a0eLl&#10;vGrgzlOkiQgybUaXJir46mVv/OuDTnjZREPb733ifd++5G0jWzfNftEe+PF//uv5pw1seHr7p9q6&#10;l/311TfkWlqrEc+qTrW6quk6s4hhSfPzNJEiChQpwHI1OKib/nWnq8mRMq0ng1c1sIVpIjlO114a&#10;V3XO4XA4HA7H85a5DbK5CNvUuAibYzHjKSr4qj2jWnw1T/6icwgRHdDpB5p6clqALRVbjCf2WBaR&#10;iuHNFWtYevdkUVMAAIAASURBVHI6UHTgkmDxn+DOpyunj+jKFHxaltfdOU3AYMgbS2Z90awvmvUl&#10;s6Fk+yo2YenIqBV5L+/Rmo5g7zZ/sd1g1or2aPVyHuV9Goo4smLreUPTzdSyRJYDBY+oYztvU60U&#10;mg44TIan6NCuzN5tfouvVuS9tkBFVnrLvH406S2boZBHYh6NeSTmgZA3l+2GohmMWBF6cnppXrcF&#10;6vCuYFlO2dSHkyTN3Mpqag3Ukqzuyuq0mFpnRrX6Kjt55GUo4oRRTpgFBX8bg9lqYAfgbWuQ+YoC&#10;TRlNaY5awScBykYSxnAskeVU0TqZxOZN//eKlfsesP32qFz82nvO+vFnPxIWR2b56gvzL776T//+&#10;wfPKI4PbP7vqoCPe/I/XkdLVbDZFHpFH8BVlNOU8ldXIKHiKBDAioZX0QQLxSBpPS0TKhitW0hS9&#10;NGyYHqr+jvA1UjGqIojAsNTz4VQtNU1E6rXYiKAUNKk0l84IDAsBRiTv0V6twaoWryenWgOd9yir&#10;kfMo76mCp/KeynmU8yjQFGgVaCp4FOhtMuo0UUZTwrAiQ9HcOdI3pCE6HA6Hw+FwOBwOh8PhcDia&#10;oZTwYwNxxcjmsrEsPVm9JKsBKEUGMnXchgWxTSWjlNHKU2CBZRHAcmoBCsMS2VRc2uChKlXpaapT&#10;tVytOCYsVmCrkauqv4KIGBYjwiKpJ0Ea/CEiAgWqQRS6bQ5eTa1K9S1MECGpyjilKuZsUJ82Pqq6&#10;HRA8gqdIEaq6VyJPUXpYCzAIIEF62G2WS7BNZToAApoomisNXq1E2x1kimY9KU7Gnq12EQFAXi1B&#10;zlPkKfIVBQppXTkWxFxd22LMCYsmWBERmIZJeyTp6xg7haqjaW677bbG5pFHHpk+iKLo7LPPvuKK&#10;KxqfPf/88++///4lS5bM33yS+cHauau/2ATPPvvsYYcddv3114/b3tnZeeutt06dXLFzYOYf/ehH&#10;417fqbnrrrve8Y53jIzM9nbM9jz++OONzQMOOGBHjzSPXHTRRZs2jaVV/9d//VdHR8c8jbV06dLG&#10;5lNPPbWTL+Adg+bsBpLDscsSx/HDDz/8wAMPPPbYY5s3bw7DsLOzc+XKlYcddtgxxxyzZs0arXXz&#10;RxORjRs3PvDAA2vXrn3qqae2bNkSx3Emk9lzzz332Wefww8//KijjlqcltPjGB4evv3223/729/+&#10;6U9/qlQq3d3d++6777HHHnvcccd1dnaO67xu3bpvfvObDz/8sO/7a9asOe+888b5Su9ao0/G/fff&#10;f9xxx9Wbt99++1/8xV/My+o7HA6HY1Hy+GC8sWQ2lmx3Tk8oK7WCUsIVI/HkaVqKkPUoTfyaIvMq&#10;YWwqmZ6c7s7po3oy6cY/DsR9oe2r2NBKZ0a1bOudUjbcV+FiwgRMa6sikGIiw0ODX3zv65579MEJ&#10;+2TyLad/4GMvfv07lZrBd6Hq8UWeevDOX1575ZP33z5hBz+bu/DrP9vj4OqfbBapi04VQERcjZmm&#10;4UIQ4BF5ikAQkYiRPu9p1byFTGyFCL6iFp+mlLbKSCyBppw3vSuOiKwv2bZAdWb08csziy2t1uFw&#10;OBwOh2NnModBNhdh240jbABWr169YcOG9PHf/u3fXnXVVfM0kMMxLaMxPzoQR1YGQlsx4ivK+5RV&#10;pBQUUZrAUTISWwk0dWVVRqsDOvzu3Ix/Jj9/YMH6otlYMobFCiIrCUtqKakJGU2pAK8np/dq9Rat&#10;2ZcAf+iLhiLeUrFppX9jpWKlLZhKRmdYykYUoeCr1AJ3uw7YWDLdOb00p4+sRXt2mIrhZ0dNb8UC&#10;qBgJrURWTEOxfE/VlZPkK/IVrW7xVhY8IrDIXZvCoYhHY7tHq78Doycsm0o2tlKxkvdonMGqQEZi&#10;yWnKerR629BK2UhfxZYNG0arT4ZRtpLVFGhKAz7GSmswaaxn63NP/8Pbzujb+NyEz7b1LD/zw585&#10;7KVn7kB8Rpgfue0nt1535abHH5mwQ/vSFR/8j//tWrZKQ4hSo9RqOtmEwxkrkWUhgqRXPjxNeU+l&#10;ktFKIgwxjHt+/N2Bjc+k0bCle+33wle9fty8DMMKRFAzJE5DZwBgq+8s8hRExErVY8LU0/4EWqUF&#10;9VRPXjeGM9OkQwZEQEBq1toXcjHhYiIFj7bX4QtQjFkpFDzVlVVz4uo8GHLJ8OoWb792f0Vhcdkp&#10;OxwOh8PhcDgci4qHHnqorhMA8Itf/OJlL3vZjh/O4XA4HLsshuV3vVHZyOaSIUJPTvuKRGRT2VaM&#10;lI1MnRMVWQkNxwxAAq0AiEhoq06hqiolpdRjIJVrpqQ11KoSUBEhkmrcd8zyIdWXcr3cH6EeGbZp&#10;ZTpFvoIiiq0ktUhmY5m0qhK15k9KRAIhkNQVoSLWmlu//rl0JwIOeslpex56VLpXeqi6xrUeLNVV&#10;31Sykg5Sn6QQ0v+ruqGmcTcZi/2lZwyliESqPhMiFhARFkJV4zomqW2klgWHtBaciFgWAUmjvrXW&#10;V0Aiooh8hUCTmvBFFDECKyDAV6niFwRpDfS4eN2zxaTd1+0ZdeKKrEtmczTDHnvssX79+vSxUipJ&#10;EqVUf3//SSed9NhjjzX2/MpXvvLud797Xifz8MMPz9N96gsvvPDqq6+e18mnMPOXvvSliy66aPun&#10;Vq9eff/99y9fvnw2x7/88ss/+clP1puHHHLIo48+OtODDA0NveIVr7j33nt3YAKFQuEHP/jBaaed&#10;NoeLdumll1522WX15nvf+94vf/nLc3XwOVmxX//616ecckq9+cY3vvE73/nOhD3/67/+67zzzqs3&#10;zznnnO9///szHW7Dhg2rV69u3DIyMrL4k2TcnR6HA0EQHHvssccee+ycHI2IVq1atWrVqoU+rdnS&#10;3t5+5plnnnnmmc103nfffRv/JOzqozscDofDMSE5T2lFREiYa96Z26AJbYFqC8CChNMEslopuGqU&#10;jZrM3TKWAXgKuVqy5vqi6Q/tYMQVIxMmgaVJkpqQCERk6uhSZMGCTEvHB77yo69d9IYnH7xrgj7l&#10;4o//+aN33fC1o1/9hqNf9X86lq9GEwjz2vtvv/Xaf37qd3dP1oeUevM/Xrv6oCPSiJuICEOUCBMA&#10;gzQUV42jpX2oZrKqBCwCBikgjQlO62BSQxHS2nAJY0pxBBGkWvNPMG26bJrJt13NO4fD4XA4HI7n&#10;HXMYZHMRtt1gdIdjl6A1UEd0B38eTDShYmQ04eGIh7ftk9HUldUFnzKaDuwM2oKFL2m8mFGEPVu9&#10;VS3eQGgHQjuacFQr3p7RVPBVe6B6cjpYrNrUFAIO7Awe7ouW5nRvxY6EXM2MYqGJNKoCiazEFqk8&#10;NVDUnZ0g7mCZgar35uwnmfPUgZ3Bnq3cW+FU89kwn7FYiSJqD1R3TnXndD01LXXgVFRTOs6c4ZgF&#10;CK34Cv4Ep0OAgCYwxsx7FGgSqNGYK1bynvJFIiu+QmiFiKaOaC3dY+9P/Of/fPrtZ216eu32z470&#10;bv7Pj5y/6uAjj3n1G15w+usKHV3NnAtb84df/vjWa6/csu5Pk/XJ5Avv/ML1y1aspurZNa7chBMW&#10;I0JpRp4ihhghMEqJBKqa85cwBFAEjSleCPIUtEjCSFPxpOZZUZ08Q0jSpLQ0jzBNwstqojS+VRXb&#10;85ay9GTH3nqECa7DmpWE8IRTATIeVYxYkZKRwo5Im8eTMKfXT9ZzH60Oh8PhcDgcDofD4XA4HNMg&#10;Ik8MJaGVtG5dT85L08eIKKtVwpYgCdNkOVEiEltJY51+3aeUKCAOBQywQGMsGUvV06GqslFKJaA1&#10;7WYtVirgxpJqNaUnCxSgqWpVmnZWIAC+gm1wZB2bYU3wKcykVKPBaqoc5Wp4rip+TY/B6Wyo7sJa&#10;U5nWVLIALKhqLyupFyvRmHUpqkLPmupV0t0U1R1OU39ZYdGKhEg4TRaTWrQwHYTq61Y/KRZRIAtG&#10;Vc5KUps51XapjkGox0bVZNFCIo+q0cKY4Sthqb5MjQE9karyVk0XbnU4UorFYl2eCuCkk05SSj3y&#10;yCMnnnhio1Wm7/t33nnnC1/4woWe72LniSeeOPvssycUQJ5yyik333xzS0vLQs8RW7duPeSQQ/r7&#10;+xs3BkFw8cUXv+lNb9pnn30KhQKAcrn83HPP/ehHP/rsZz87ODhY71kqlU4//fRrr732ne9851xN&#10;aePGjY3N7u7uhV6kbSgWi2eddVa92dnZee21187riNtfJ6Ojo06h6nA4HA6Hw+Fw7CbkfCLAVxQZ&#10;QTBVT0XIaMpoNC+eHEfEQgRPUc4nAKWEnxk1pYSLMXcEE3sUeIq0giaKa+Ykk5EGHK2IAC2trR/4&#10;8o1f/du/+tNdv5ywc9+zT/78X//hf7/8j/se85LDXnbWsn0P7NlrTUvX0sYAlogMrH/qyfvvWHv/&#10;r5984Delwb4pTi3b0vaGy//tkJNfYdOadGkAjgBOg5lCaRm6NOhYq5PHAImQgAEr0CAWSYOYzaMJ&#10;Vqp+rVMLT5UCQwCyLHrKnoyqMDiTypcdDofD4XA4HA6Hw7FLkffUkd2ZTWWzvmhyHgkQW0nLGylC&#10;oEgRPEXL83qPVn9xyyoXEZrQk9M9uWo601iu0q5DRtNhXcEj/fGynK4YHo0lYZQVZ6G0SktpQSDM&#10;SASxFQCBpqwmX6EnpyY835gBwFeUnTsX3pyn9mxVe7Z6qd9vxbBhEZAm+Ao5T7X4E08mo5UmTotz&#10;sUhk02prwrWa/4qQllrLeMrb9ghWUE4ktiKQrJ4gSMUsQDX/bPtnl2TUlorNeVQ2ElrOemo0shHD&#10;MDw1fSWyrhWrP/6f//3pt7/muccnrm+94Y+/3/DH3//0Xz5+0EtOO/ikV/TsvaZnr/3z7Usa+wjz&#10;5if/+OT9tz95/+3rfntnVC5OMWLn8tXvuPKbqw48nKaOuDUuEYNrFhIZBSGyVkTASioWHiFhEBAo&#10;KKJpj0lEgRYWWCYG0jS2NCZm0w61lyz1e/AUpfa5niIjVE5sMUEB2FIxPTkvO/kHma+qx7EMTKQY&#10;9QkhYBiRFRZRswuFiUjCyHkEwFlTOxwOh8PhcDgcDofD4XBsTynhYsKhRWKZBaWEN5RM2UhkZUVe&#10;N6aP5T0qJuQpSlgy1aicWIERMEvdmzRmsSIQqIawXlrqLNWGGoFH0AQiklpBNEZaPQ2qVrxNWKpV&#10;6qQaIBIBoyrqlFq5f1W1H6iOoqga/CMiTwEsJhV61mYiNUfSah21qqnB2EQVxDI3GBqQCFWtBUSg&#10;oKl6XqliM9XTcjWiNqZMrU16Gy9Tqfu+ohrRrs5OILWJGLYCVT0pIUEqXa15rW77LwuQCnSlemSp&#10;jy3bFq2rqWqFyAoSFn/ykDoRBRoJp1XtxAolLNsIfYmkKg9e6CvYsYvwxBNPNDZPP/30G2+88fWv&#10;f/24bkmSHHDAAQs92UVNkiSXX375pz71qQmfvfrqqy+44ILFkGIahuExxxwzTp567rnnXnfddW1t&#10;bY0bC4XCQQcd9NGPfvTiiy/+1Kc+dcUVVzQ++653vevYY4+dK8Pb5557rrHZ09Oz0Ou0DW9/+9sb&#10;Bds/+clP8vn8vI6Yy+XGbRkaGlq5cuVCr8Q0OIWqw+FwOBwOh8PRFG2+ApDRVIq56YS0HSS0SMOF&#10;HYEWkSeHE8MyGHFOU1tmUkuBjKJECSwSQaZhO4uwwNa8VdOMw0SgAEWUzeXf/fn//Nbfv/f3//uj&#10;yY4sIk8+cMeTD9xRHajQ2rV6H2EblYpRuRiViyaOmjmvlQcc+vYrv9Wxah9FqE4H1UhkLZZHAiGp&#10;Vt0bi8rVQofVanbEgEpFtsyiVFM2C7UafuDpeipU3VbtdBJYwwJAK3ImOg6Hw+FwOBwOh8Oxi0KE&#10;lQVveV4PxzIY2pJhwxDAV5T3qC1QSzJK73IKy0XDrlukPeepI7szTwwnI7EFMBRxbGBVmpVVT7IC&#10;Ab5CRpMiynu0JDvpxRJa8TUpwnw48QaaAk2dmWaPnNUgILSyvmjq0ReWqvQxzdyq1eJiX1PBo7rY&#10;tWIYQMziEU2oUUxlk4omToEKNLUHaijijEZkhSCeptRQ1EpTxd7au5Z+7D9uufI9r3/i9/dN1sea&#10;5NFf/fTRX/00bebbl3Su3NNEYVQuxuVSVC5akzSzUAef8NK3f+Zr+fYlCUOau5hFJGFJrxJF0EoB&#10;UAqJILGigFCgFfyZfayQIigNEWGhqqsvAKQ+CcQiBFIETdQSqKB2bI9Q8FU5kWIiBZ/6ymZ5wZ/M&#10;rzSjq4XYas7H4ydIRJokYckIhQb52dmoWiEryGgEmjIuXc7hcDgcDofD4XA4HA6HAwAgIiMxb63Y&#10;gZATrjqYsoBFtpRtwlJKJNDoCznnSd6jnJfms8FXFCgqGYkMgyixwtXjVY+cJo9ZIUAiK7oWvjPV&#10;QdJoZ1pxUKGmXJWaj2gavknNUSU1/5S6vLQaYmRpVF1Wd2IRRaBt69l5BCbSVK0XWbMSrdUGBFXN&#10;VMeHqIiqddrqHrBjHajmhCAiUjMXFUknXFW7VhW2VU0pSV2bCtQ1qek0NZFFGosTBXDqIlubWO2k&#10;KU3Gq6WkpUpYGluYqmNqzYQWVBPXVp9GVe9ac3SAiFBsJfW5nSIc6StKbCrxlYoR2yBRtVYAeMrF&#10;3BzNcu+99zY2v/zlLz/77LMT9rz22ms/9KEPzfd8jjjiiG1U17sI999//9lnn71hw4btn9p3331v&#10;ueWWAw88cKHnWOVjH/tYo2sugAsuuODqq6+e4kMnCILLL7/8qKOOOueccxq3n3vuuX/605+0noMi&#10;lFu2bGlspiaui4SbbrrpxhtvrDcvvPDCE044Yb4H3X5VR0dHF3olpscpVB0Oh8PhcDgcjqYINBV8&#10;FVkZjaliOO/PlyQxYcRWlmSVVtQS0GDEIzEPRRZAZ3aqQfOeKhvxSWIrHknMZKXqfQHUC7JxzGAR&#10;KwAhslAEPwje+k/XHXziy378L58oDQ9OO8OoNLrxzw/P9Lz+4rVvOu/vryQ/FwlIpOqemkbiRBSE&#10;62E7gteYpFd7mE6bCIJqzToRJEwa4imgqSRGQMDTRTAa46pTYxkAPKKM5ySqDofD4XA4HA6Hw7EL&#10;o4g6MzMQ+DmeD/iaDu70W326Z3OY91TCkvfIViMtpABVi2CkqsucN2kcwbBUDHdkNAGdmQX2i4ys&#10;jMTcF3Js2TIpgpk4WiKaoBUZkcTSSMwFX7UHKrSSVkPLTHK+hkURFGGyFKi2QNWz60IrmsACCKxA&#10;b591NhEt7Z0f+4+f3nTtNTf/22eTKJy2f3l4oDw8MKNVIqJXvfcjr//AJQlUapMrLE3YAUvCAKAJ&#10;VsYCXGk6H6dWEoDa0dp3RKQJ9QtIhNJsQgi0qhpTBNtOUhMVfCoZLidS8GlrxSzP6wmlxb5K3Xcp&#10;MWJlYoGxpyi0IpCYJd9kLG6yF8UwgKyn2gO1yyrZHQ6Hw+FwOBwOh8PhcDjmksGInxlNijGzoGIk&#10;tBxZWBERJCxlI6lbpiYKrViWUkK+kraA8h61BipmFpHRBIGChfC2Qb9U5soCpVK9JaxUC5+l4auq&#10;jhNVCwSkJf4BVDOpREDjjrltxbkxe1AAIjCpwyiBQASoBtPStBSarXm0TnSAxiM3yDqlIa+rUcNG&#10;lJbAU6hmlykiEXDNDUHV6s/VdtquRhtVn9IERaQJwmPTojTZDfVksuokVF2AWl9CVF1V09w2Tg0c&#10;hNKSdjUXWdU4ek0MTFI7NjNisK8nLhGY4mtYU31ZR2PprNlZRCwAfIUp4tUORyM///nPG5uTyVMB&#10;fPKTn7zooot8f3bFC3c7wjC86KKLvva1r0347Gc+85kPfehDnrdYhHvDw8Of+9znGresWbPm85//&#10;fDNR+rPPPvvCCy+85ppr6lvWrl17xx13nHLKKbOfWKVSaWwunhUbGBg477zz6s0999zzyiuv3Anj&#10;bv+KJElTpVcXFnej3eFwOBwOh8PhaJalOZ3R5CmMmmltOHecYsJEyHuqK6M00fqiMYyykVafvCnT&#10;4HIeFAGEiuWRRGKW1C7VsMRWIkZkJbRIWIzUC+zBMhIGQMec+ea//+F9x5/1xjk/o86lK977ma+8&#10;59NfzmTzth7pIwBQSmmiQCmtlaKxYB1vVwerWt8O8BSlliNplTsLsSKxRROls8ZCgVN3ZRmrhzf1&#10;EQ0zAEVwHqoOh8PhcDgcDofD4XDsfhDR6hZvTUewqkUHmkDIeZTVlNWU9ajgq7ZALcvr5Xk9dbrP&#10;cMRE1OKrJTntL1zpehHZWDIP9kZlI5GVhFEyYhgeUc5LjVKp1VetPhV8ynmkCImVUiKjCYdWRmPe&#10;VDLFmFNngwnPWERMVZlZNXCYkK6szvuU05TVZASJFRYBhDF9ZTEAViSCf+o7L778R3cffuJL53yh&#10;Vux74AX/9oPXX/h3vufpqlmBNBENlNQMVhFBSGFM0JqwoFqtDUTEADdzntNBBEXghqw8b6JYliIU&#10;PBJIxYhhDEQ8WRgt7ytfEQHxJGebOr+yIJnd/EWkmHDWI03oyS2wZtvhcDgcDofD4XA4HA6HY8GJ&#10;WR4biB/tjwZD7g/thpLpD21kJKOpPVBLsipQlFVQQFaTABUjIwmXDYeW+0PuDdmyrZhUdyoVK4lN&#10;tazwFHyFQJEiqFruFAsMw7CwwLCkVp6pglJoLKuqUR4jtI31JyACqctGqW5DWtd8CgmIISQiEE0y&#10;rmhbdZSatSnVt1FNKipS3ySNuV6UKkAbDyiSTij1bIBoonTv1LO0wXUV2w7bMBUZm72n4CkKxgVy&#10;KVXaQiDpo6r/AaAVeQRFaWBwbN5V8SmocVUngRRBVXcVyyKghCfIoNt2FyKCEViRUlLtGRlJ59/m&#10;stkcTSAi//M//zPhU0EQHHXUUY1bSqXSLbfcstBTXlysXbt2n332mVCeesIJJzzzzDMf+chHFo/Y&#10;EsBNN900bss3vvGN5k1QP/OZz4zb8qUvfWlOJmaMWei1mQD5/+z9e7Ql2Vndic75rYj9OufkOyur&#10;JFUJgYSEAPEwtjA0tjHYbmwYXDC4u3HbBuPbD7dH2632aEYj2wjD8LOH5QF928bNsNsXdwP2bdnQ&#10;gDEXGi7IuHmDDKJBQoCQVKrKd+Y5+xER65v3jxWx9z4nT2aezKpS1uP7UcraETtixVpr7xQ683zz&#10;m9JXfMVXNE2zPvOv//W/Ho1GH4NH3+lQfV6yal9o4v/xBEEQBEEQBMFJuThNRuyNbNVhlZ+HMrI7&#10;ydJ+m3cqGvH4TjVv/Vbjt1sHtHtP2ciBmystuj6ooXGssreDmEgiERVBygBIZSyXtnNWR6fP/0ff&#10;+P/6y//4/3jNG978vCzn/BOv+Zpv+Hvv/P/+0uf9P/4TEKvs2VWiUIvdNLF31W4JiYcOeqRSbGcE&#10;oJqojIkge5OtA43L72dSXTtU731lX0oI3LdkdJExTizfiudlx4IgCIIgCIIgCIIgeFFRTKq7tV2Y&#10;pMrw2Cw9uVc9tVe9Zre6NEtnxja+n3yw6Pyg06mRGfHk7iMrROhc//f19gM32/3Gry66JmtkrA2T&#10;CtOKI2NlTGSpo6rIkXFW2amRzSoasei033rj2m+16ETo2P79jUPCyFC6vN2DC5O0N7Jx4m4FEq1Q&#10;Kq7yPUWbLM07P2jlwKziU6/7hHf8L//qr/2P/8vFJ179vOzSU5/4yX/hnf/0r7zr3336f/AHa1ur&#10;QyR4P9lJncOF2iAoWW8fLXMWVOImjCr20O55UhaNcFcpqDPcNZvVyFllnbDMmre63R7/+J26zwRu&#10;s3Rc1Rz71nLPdf6LDp1jr7ZR4pkIrw6CIAiCIAiCIAiC4JXNzcZ/4dnVlUW+vvKnD7p567s1H5+l&#10;V+1W5yd2amTFlSqyMuyOuFvbXs1Jsk7YbzXv/MbKf2c/g2hyb3FMxMgwKH4smaJkb6dMBIdsgyFo&#10;oMh9Uu9ZHfydvVe0MOQHSEUxQ/+vXpNaK0aSeiGpz0+Fi1qPApT6sVLI1Q/U2z6FkuAq4Vili4Q2&#10;/tLhiSwzzYJLRsrdoVycrMOUXcPr4wbWMDzBRErK3j+mvGXcWFIBWb+y/k8jjf3JPgKWxZy72RUe&#10;im/dWHOHKNW+450B4CY79x6d4gQksqzrZpMBuLTIKq0Dz45fAl6m4JFz+fLl+Xx+5/lP/dRP/eAH&#10;P/i//W//25HzX/d1X3eCHJFXCt/7vd/7xje+8aMf/eiR8zs7O+9617ve/e53P/XUU496jkf57u/+&#10;7u3Dvb29z/7szz757bPZ7E/9qT+1feb7vu/7npeJjcfj7cMXSV7oj/zIj/zoj/7o+vCv//W//uY3&#10;Pz+V1fflzr9oLyqr892I3/cEQRAEQRAEwUkZJV6aVbu1Vcbrd08beC5cXzrA0+N0epxOjezK0gEc&#10;tL5TpXvkec47/+hBd6vNgJosF9xlYJ04qjhKrEuVYfmf/wRJI1JfegiydK1Dyal48jP/g7f/f979&#10;V/7ZD37+V/6Z6e7ewy3ksade9+e+6Vv/3g/94hf+J3+uHk9cWnRw0YcOd4mwrUjYtWoJbMTBNeWu&#10;ErJaG0Gasayi6JfZiyqHzoV7dJ07UUiJSl2fDXWEdyMLq6xZTWOIekEQBEEQBEEQBEHwsuX8xE6P&#10;7czYKvLKIucHSY9sXFcWuWQdXJql3frR/HK2df3y1ebKMl9b5suLXNEe30l7I9bGZca9G/jXxp3K&#10;dioC2G+9c7Xet0g7gkuNqzIk8iQrPTu2C9M0TjY2jowA2qzbjc87X2VvXZ1UHtdkLTq/3fh+q84x&#10;TtytbZR4dmyPzao/9GV/4p//X+/9O//vd/2BL/7yqn7I3tUf/ymf8Ve/7Tv/xr9696d+4Zcms8lg&#10;PE59hRkcdyhWW3SOrNKLjSXItNSnCei8BDjAiGRWNqoUzD13SHiJvhDM7iV9VcaxYZXVum6ucnfc&#10;JzgyjlOfDrHKx1ywfoKeQ4aqpJuNjxKnFV+1UxlPJNgFQRAEQRAEQRAEQRC8LLmyzL98dTXv/KPz&#10;br/1UyN79W51dpy2AzyXWQBaV2W9/9HIceKp2iaJq063G28dB42SsUhtDnY67G8ZDjgks61VGQGO&#10;Q0Vc7ujLsQBA7BNDVWJEeT89p6//EjD4YBvXIqtxNI5l58vct3srts8ynT5BdUtbG0bZtnSqz4Hd&#10;Qof+ZCdksVhSyd4tI6C4RbcvHm4/tE/JIKnxXsTT2kTaH6lMufhCy1uDW7VkoPJQMOzGvUsa2N+O&#10;dajq5kNZz4cswQ9ZEtjdJYehnK4MiWhcTdaNlV9baZVlRGUwIpyEwX35lV/5lTtP/oW/8Bd+/ud/&#10;/tKlS29605s++ZM/efutX/u1X/vFX/zFRz3rFwX/8B/+wy/90i91Pyq1/2f/2X/2zDPPfNmXfdl9&#10;/6vykfDud797+/AP/sE/aPZgv7f6oi/6ou3D5XJ5+/bt5z6xxx57bPvweRnzuXP9+vXtw3e84x2j&#10;E/Af/8f/8fZd73rXu45c8Lmf+7n3ffSdobKnTp161Ptxf14CJtogCIIgCIIgePHw5F717Lw7O7bL&#10;i3yr9dOj59OXOG993unM2BLxcXsVgOvLvMxyYVof//OqS9eWPu+UpUWnLNSJScgO9Q1pNjf2Khi0&#10;lhqxFvYAAp2jA+Sqkr3qLW/905/x2X/67X/np3/4+9/9f/zzD/zSTx/cuHbv+U929j7hsz73k976&#10;+z/ls3//69/0Zg4/u0oqM+wkDdrfsT+B83A7vXKN1MfAGlGxTzc1CQRFsXSDUxasyHmOdJefmkst&#10;IIaI1GMp1YHG+weozjsHME08N072YtQTgiAIgiAIgiAIgiB4HiD5iWdGv3h5dXFaPTPvnl3kC9M0&#10;OoEWsMi6Mu+S2YVpmlb28acf0jz5HMnCL19t9lu/vMirrFNjnq5NwLLTpMJBq6X7JN2nBKEy7hiW&#10;HW7nXmA66HzncExqk+HSrLLKODvZb6FnFSc71SK3lt3IdXRD6zhSZ1bKqipjiTbdqXlmnNbqTVXV&#10;v/cL/sPf+wX/4bXr1/+P//1f/Nvv/99/81d+YXmwf++n75698Ibf8/ve8Ls/75Pf+vue/PjXO7QS&#10;szSrtgryyIoSkYUMHCcFqs1woCr94AgY2r6mT51j0w1tWEjJpsiu56VETJIZh4iFezFJzNCyUzXi&#10;zcbPT4750E+PbTXPo8QmqzbcrWXec6mtudWqdV2apdr4xE6UKwRBEARBEARBEARB8Mrl2jL/2vV2&#10;0enKIhtxaXrImLpmleWSC+M7BCAjaPSsNqsyVkYSJsCVBQmVaVMkBg7BqCVfYPBKqq8vM8Ahkg64&#10;Q6Bt+VPdYeR99KxSGUYWZ6cgI10oxk5J7M2i/YVlNJdQntW/5QbrXZ1D7MHA0R04VGnWLxF5sIoe&#10;lt+o3nCqwRCL9etytjhmG+/L1coOA3ANQ2MzhA1JskYIG0errW21Gw2tf1V2Y8t/uwlQ3f53sQET&#10;cheIzlHf8dH7kA1LYL9Vk7XMyg4z3Fx5Rf70M8s68XRt56fp3NiiuC04lp/4iZ/YPkwp/at/9a++&#10;+Iu/eH3mG7/xG7/iK75i+5p3vOMd3/M93/OoJ/6I+c7v/M7/8r/8L4+cvHDhwr/+1//6sz7rsx71&#10;7O5K13W3bt3aPvOZn/mZDzrIG9/4xiNn9vf39/YeMghnzeOPP759+Oyzzz6aPbon7n6nJ/kkHImE&#10;vdN9eier1erImdOnTz/qDbg/8SufIAiCIAiCIHgARsaPO1X/xs12t+atRiPzafX8ZF+0jmsrHyee&#10;Gtnjs7Q3suza77TqRGJynP6YhWfn3rivOqzcDZxVrI23GzdD495m1LZRu/omcMKxJWRGGhykwMa9&#10;NltkjKrJ537xH//dX/THl1m3rl/9yG++/8pvv++Z3/jVX/up/5+lqhqNq3r05Ce95YlP+KRLn/Cm&#10;V73p08ZVlYy79cYBKumgUxbaDIDGYjflsRMo3d3WEmSRRbNAIPW5r8PVZJJQSvqIxL5+EVAHUjrW&#10;gyqIvXZ5V0qCRGUc3680c976KLEynp9GgGoQBEEQBEEQBEEQvJwZJ37SudEvX11dmqXLi/zMPO/V&#10;PDWyu/XA6ly3Wu03Pkp2cZomiZ98bnTfZlgvEP/39Y099fw4zeq+d/+Zcbq6zCPTKqOiqvuVKBGc&#10;Vlx0uXEB6JyLbqOMtVkr1zgxkWfHPLmD0YhxwplRut54zXS79WnF0o9sCBDYeC8rw6yy3druJsid&#10;O3v2q/7s//Pz/6M/e7vJzz7zzDO/+evP/vb7Lv/W+w9uXh9NZ+OdvfFsd7KzOzt15tVvfMvjr/8k&#10;BwFVZOPKrs6PEc5GiZ1gVHYkO3SBpNYhoLY+uaI27Ld9o7iiVhU/aurzLfq7tyIWnhPuvWGYFO9b&#10;IEhOEvZdTcacfsrtzqTbSWL5hnSueafd+lAJ4Caw4WEnvsq6ucq7tY0TP+5U9aj+UgRBEARBEARB&#10;EARBEDxyDlr/tevtsvPLi1wbL07u6iFsvbcjHillcmBREjbliQbAXTZkABDoXK2zxGkC6GvHCHl/&#10;YJv6rlJQ1dtEy2WQHLDB0mmk310W6s2fG+lMW8mjEgn1hVsl30DDdMqNLEbZ/slUb+KUdOwj73KK&#10;wyKHkNjNbHrX6JDjoPXFJZO2H8GIzlUiUgEkI0rpGuEaJrUubSM5xCTkdc3benZ3SHW9e3cw4m7P&#10;/NB6hp1LZAYE9Xmt3B5KbRFpwcrgrsbZuAiNYPPOxx1W2UYJi05XlrkyXpqlV+9WJ2m8GLyi+IEf&#10;+IHtw/e9732ve93rts988Rd/cV3X2/667/3e73366aefeOKJRz33R8Yv//Ivf9VXfdWRk1/yJV/y&#10;nd/5nTs7O496dvfizqaZZ86cedBB7jSjPi9psU8++eT24TPPPPMx3pwXG/P5/MiZ3d3dRz2p+xMO&#10;1SAIgiAIgiB4MB6fpesrF9DO89WlX5hg8pxNqq3r8iIbcWGaZhVfd6oGsMiS1Ljq436G6xzPLrrW&#10;ddAqu8aVjazXvKYV550qY+fI2mSBei+F3VUrNKMEo8qUyo3eYlabgFNnz++cPve6T/s93qwmO7vr&#10;Yd7yB77o1W/6tHJ9qSnc1rJWWdnVqo+ScPT1hXfOYR3l6qU7neBDxEQiCNSG7ftIQDBCLhkNEkvL&#10;OrXO0VYLwIGihOLePxG3rspAYFbf67pl1irj3MSMPDt+flzKQRAEQRAEQRAEQRC8aDk1sk89P37v&#10;9eZx8mbjt1u/3XbTZLPaKiIRILLQZC06LbPKLafHNqvszefqSfVoSn8+tN9dX+ZrS19lnR/bttyx&#10;U3PeQmBuNe98p7Z0gjKCOtGBJquUalWu2ti5FlkVMUmcVXyghm5ZkDip7PFkO7V9aL+rDDu1dY6S&#10;MWpEImvDONlJBp53ckDgmYuXds4/9nG/6z8wsjYYMWhL/TLd1bgqI6FVhwy4qzbNO6tN08GzWxsM&#10;SEQRuNZTyK5OAFBEuUniKLHUovVZDQ4JLtiWHkXQoHJS0P3Xc3c0lMcZUZM2dF67B4msTausUcLN&#10;Jl+YHNN27ew4rbpuWvGg1bzTrNqYVMvwpcbxIWizLi/yKNnZcTo3SY9F07cgCIIgCIIgCIIgCF6R&#10;ZKnNeu/1pskq9tTHpnfthQegc+WtPM81y84FdA6jjRKajFYYEQDqZHAZ2bpal7H3fEK95rZdu1VK&#10;sEqNVp89CvUWT0BQKsmfxFrP4uERhnPbR+tCsFKQtrZnggapX0ufdTqYWP2wCbS8qft3S9O2QXVY&#10;B7ddneTaEDvcUvyyg422pKdmwYY2bdZPt49bZR/Biq0at17385JLu+WJXe+PDk+xFLZtJafq3t6u&#10;9S2tY90BMbsa7wVGlzqnAHcJGCeOEncrAlhk328B+Dhxt2bn+uhB99Sp+lWz9LzYyYKXAV3X/dRP&#10;/dT68HWve90ReyqA8Xj8tre97W//7b+9ffJbvuVb/ubf/Jsv0Kze8573vEAxpP/Vf/VfvfOd73yO&#10;gzRN88f+2B87cvLtb3/7N33TN734/2ZV1VH/4I0bNx50kDvzP58X5+Qb3vCG7cOnn376Y7w5LzYO&#10;Dg6OnJlOp496UvcnHKpBEARBEARB8GCQ/MQz9b+/Kk3x7CI/u8znx9ypH/7Hy1XWlWWGcGlWTRLf&#10;dG5UWuItu5JHoTu7l7WOZ+dd5yWeVDt12q7Pq4yjJGU61bnI3rmqXte7l2xXdK+K8FIg6AK56DRL&#10;kNCAcnVAdhh7C6iE1t3AiqwTt92anWuVlUFX719171XEOydBbnfh62dLoqhi9R2RCol0CmDXq5hM&#10;QJaykIDWMUqHHrNe+z1KGV3IwjTRiPE9QhyE68tcG3ZrPrGT7psxEgRBEARBEARBEATBy4C9kX3G&#10;hfH7bjRG7NbcbzVvfd7lI5dVhr3a9kaWiIvT9Amn60clHSw6/+3b7UGng9bPjG12R2Lm+UlqF75T&#10;+X6Hg9anldX3m2oiKrJjqWzDsoMnLbMSOas5SnbuAW2Hi84BjBPPju2gw6mR3W59t7Y0JB40WZ2j&#10;k5rWARBIhto4Mh6ZbBauLHJpl1bK7GojgU7Im/iCTXBCKxlRGceJjavp4ICDxXybG5/WrEiAdZJn&#10;AsoOS6Xwq0+ZqIwGzCqWT3lIQejNnKVq7ci+l2tccj0nh2oWSkVfRVSpLxHsK+vuztjYZm8yCbW1&#10;jtPccH6anp3nWYWD7pBJtfS/K47fB6V1PLvMRlycpknFN5ypX/z1OkEQBEEQBEEQBEEQBM8XNxu/&#10;vsy3Gl90al03G7+58oPOJZyb2H7j08oqO96t6H0+qbilM2WpdZQub6NEgKOExtG6mFABs4qLrBGQ&#10;hSyVmigB2UVu3Jt9lilLuB4BGESWyAAkQOwDRX19HbAtQB1WuDSMfEiJW9eYoRhDAfb/HqahvrJL&#10;8KHS7djxt0/3jxjKzbhVKFYGdW0Nxa019iEHwzhk32auzE5AIoSN9dS11WzucJ6p1KcSHgpQBbZT&#10;Ybe3osSvDmug3dXqO3iE+/TXjVXVpf4TEWpjZTBHC1TkTm2nx3ZxYiRLe7tF1kGrq0u/2ejM2H7z&#10;Znt1kd94dnSvurjgFcMHP/jB7cMv+ZIvOfayP//n//wRh+rf/bt/96/9tb/2wvnltiNbn0dyzs99&#10;kHe+851H9u3tb3/7N3/zN79AW/H8QvKJJ57YNn/+3M/93IMO8ju/8zvbh6dOnXpeHKpvfOMbtw9/&#10;/dd//ZFt0xZf+ZVfqQf/Pc6P/diPff7nf/768Mu+7Mve9a53Peggly9f3j58zWtek9JLoOlnOFSD&#10;IAiCIAiC4IGpjG8+N/r3V1aPTdOVJa4u8yrzzPhe3eyOR7jV+s3GK/LizCYV33x+NBvMpiWEIQtH&#10;8is617OL3LrmnVzYqY6Jj5gkdi4YWrDNqgzJqE0nt+PnuSnQA2pjFjpXCyFrCZtWhs4BKvHM468B&#10;kAwEOZkSrA3JMK0O6Y/LDIGdu5GJRW0sHe+A4zrcGfugiT46taRbEHcrekukS6UhHEkCicxSOewc&#10;2zszdBNkunupZesiUBun9ywdvdV563hslmrjk7vxU1UQBEEQBEEQBEEQvFIYJb753Oj6yj+039Xm&#10;Z8fWujrvS5QSWSdWBMkzIz65V58aPbiT7/njN2912XF9mScVj52JGS9O7dm5divMO8w7jQ3jdK++&#10;/ZWxdS8KTJfhhsY1qbhTWW28OLEHXfCiU2WojZdm1Y2Vd67brV9f+rTiQeervPnt/7oKYD252jCr&#10;rYhjRTHrHPPOW+99wp1jkT2BrasTOiFRRaTKDoCVsWhBqwxQyZCgLHpWbZi3mFa9G3aVVRGtS51K&#10;27baUCSvacW1fGdDzMOgWcEIHN5PDsELu+ces2F5u2cvPNC+rasJAU4qq4wuLTPyYUHsTtKwnFHC&#10;7dbPHVfTMEk8N7FrS59VWHQ6aDWraEQWKpLg6AEr2BadX126EY9Nq3Him8+N7uuFDoIgCIIgCIIg&#10;CIIgeBnQuT46z08fdKssAaus1tVmXVnmNqNxTSsuOjUZN5pcG06N0k51qLDLB1HsSLnXKgtSlpJx&#10;reZVUAtkRwONEvcqLjNb9yRkUS53OIYSMm2ZP/ssUwEUmCCSieWqEnpKCg5oiDxdS17bSaEQ10bR&#10;7RxRDqekYk2lsJWkulUzNixTRvpgZ11D9kVrhclsFxC3YhH6rNd+fb0tdjuxdBhou25NUukoR+ur&#10;2voyM/VvH17oelShG0YZ7Knb+ahHvbXFZiwd8u4eKZ87Uk5HwEiXSGSXA5I6Aep75xWZrhUkVQkA&#10;zo+tfB9KRsWecbdSk3F95VcWeVbRhfdcWb353GjnIbrQBS8vfv7nf3778A/8gT9w7GVPPfXU53zO&#10;5/zkT/7k+kzO+bu+67u+5mu+5lGv4GPNarX6q3/1r26f+aN/9I9+0zd906Oe1wPwhV/4hd/xHd+x&#10;PvzBH/zBruvuzFa9Bz/zMz+zfbhtxXwuHMlQ/cAHPpBzfkl4Mu/kyLQfrlnnb/zGb2wfPl/7/EIT&#10;tdRBEARBEARB8DCME99ycfzeq40Rpa3dIudTte3WJ7KpSlp0utmqzdqp7ezYJhU/+bD0kzX4OHlI&#10;sLq+9JKeCmGnZjr+edypcdAChraYXV1buuJxGaabufVvJgLGzpWBlYsZ08pSFkfj3/fH/1TTuYOl&#10;aVwpyJsddnWusrJ75wBZDVoot4W5O6dQJEKxaIcGJLIy3G22RiSySHel7I+kAVlwCeDWDzxyodTO&#10;3U1eE7TKqgwEZtVd96dz3VzmWWWTxNeeqiJANQiCIAiCIAiCIAheUZA8N0nnJmne+Y2V32p82alv&#10;epU4STw1snOT9Mib0B+0fm2ZbzUu6dz4rr8Uro2XZunyIpNcZl9lb8QxNbqL5FETS8CIztWS5j5K&#10;nCaOEi9OLD2gTtK6llmnRwbg/DTt1HZ5kRPw0XlXbJ+tK0tZm1I89IVZqIyd0LrfXPk4sRT5HbTu&#10;wrTiyFCCI5LZohOsDw3IUhaNyo5EGDStzIeCMyMrY5JaR+OoTfMOs6pXpjrBBSfHhkQaMUm802lp&#10;xNCgrZ/tnZAU9Emf+4X1HUmwJyR7qdiTGStimrjMMKp13VetGiU2nTrHMku93/You7UBuL5yEotW&#10;+62PE9vsk4okJif+ert0Y+X7rcaJF6ZpkhjVb0EQBEEQBEEQBEEQvEL46Dz/1q22cy06HbS+GHqx&#10;Na42Y5UFQ+tqHYRqY05ol/mm4ezYpkMTsrXSc9hPqs6VBQjbipwZzdHJE7jKmlU2rTBBarMaVyc4&#10;hyBTYMtEuck6RYkzBQDVFQ2UUPJXiyhXAl1Lzdi6/mxI+uQ6RfR48WjtjKWIjSzG3uFJAg6u51eR&#10;PuQcFAXLquqtX/ongX4+Ks3g1sMLRmo9L2L9ugxK9m+Xu4fp0oe1Zx2a+fbu9AVqGJ668d/2BleS&#10;vGs9nrBlo7UhSLUs3IU79TyuZz48oxUIZRAqqQ8cJbjUZQhKRgK79THJDSTHFS4lu93qZuPPzPPF&#10;qf37q82nng+Z7pXOj/7oj24ffsZnfMbdrnzHO97xh//wH94+8/Vf//V/5s/8GXvglpUvbX7gB35g&#10;O991NBp953d+58P5Dx8VX/7lX77tUG2a5v/8P//PIx/uPXD3v//3//72ma/+6q9+Xib22GOPmZm7&#10;r89cu3bt4sWLj3rDHhm/+qu/un341re+9VHP6ESEQzUIgiAIgiAIHpKR8S0Xxh+41QLdrOL1lV9f&#10;+a3WZ5XNKo7smOY3RS1adJq3al2jxMdmaZJ4ZmyfeGZ0JHyg/Ph+pKHa7dYXWcsO7todWbr7z7cE&#10;d2setA5D530J3UnYHtKgRHYSpWWnijZKTIZ552aW3VESG8DdiluSKCStsrLgQMXNmEao9IM7qkXK&#10;VSROFrmSQkr3sqcWEpGJ4kod1MNevwPRDTV5RTwtiax327RlBlAqCw+FwW7jUinZPDNJu7Vdmr4k&#10;uzQFQRAEQRAEQRAEQfDcmVU2q+xVO496HnfhIwedC/ut79R271DNyvj4TnVtkQGrTauspWPZeG1M&#10;VGm5X9rue2/y7HUYSmZ9f7HHZmZ44DqMmysnsFvbxWkaGW9mP+i8kwDcWOU6mQ1mVFtrVoJDLjRZ&#10;qwyD6oTbDUqxmlE7lW1bNBO5W6NzrDIoVEJ2NV5K8Uihze6ku9yR+hI9JCu3yKgmszYYURFVxc4l&#10;cVxxfBeNqSJKiUpfPHf80jUU/B3bxe0+uIrqhSxMkpE8PbHlQa6NTdbkLqbTzZ4YDWpdtbN1jO6i&#10;b+3WZuTVZU4jLjo/6JQdU3CSeJIWfS7tt7rduAunRnZmbJOKbz43mlWvrKKlIAiCIAiCIAiCIAhe&#10;gTRZ77vRXl/lZdb1ZW4dlWGv5iTZKOEjB5mAAzsVEq2TOlfrahyVaZJ4eeG7tc4O8pMRBmgroLNz&#10;uNANLs1B6iKAimrEzrUO9OTgh6yMnTtBgZIPaafc9k8Wb2oWK8IGh2QiE1BMmuW5WetCr7WLk3eN&#10;TBhOb7JIi7OUZCkYG/JFMThIy2193Ci3clABDLmym2jW9QxKSqq2syC43gFsPb1kxvYTIajNE7bX&#10;YIcsp0RpS7eVNeHDOBospX06w/pBg0lW/f/1ZtQSw5BdZRKuja+3n+16xhIG66w7wGJPRV0KAl1G&#10;jMgWmKZ7NRAkeWrEceKVRX52kS/N+N5rzaddHI8im+EVzPd93/dtHz755JN3u/LzP//z9/b2bt++&#10;vT7z0Y9+9Md//MfvFrv6cuWd73zn9uG3fMu3nDp16lFP6sH4Q3/oDx0xgv7ZP/tnf+u3fuuEMar/&#10;8l/+yytXrqwP67r+I3/kjzwvEzOzL/zCL/yhH/qh9Znf+Z3feSU7VN/znvdsH37ap33ao57RiYhf&#10;/wRBEARBEATBw2PE60/Xbz432hvZY9N0aZYmiQetPzPPHzronp7ny4t8benXln5lmZ+Z5w/tdx89&#10;yLcarwwXp+nxWdqr7Q1nRp9yfjy6I3kgDYKU9x3Y0GbdWOXW1bim1b3sqWtmNWuyMlQGCVs/Wh7D&#10;nQ5WkslkZOsS+lwFL5InNDJOKyupsTcbv7rMN1b5ZuO3Gr++8mXnK5cXadLlEtC7Q20rR0JClopy&#10;WlZdLKUkzYj7lTaSqEiSRrh6wdWIkhqbVcywyCqbeUyuRcGFNmuUaOTZyfF1eQ5dWXonXJymkeH1&#10;Z+qXVgesIAiCIAiCIAiCIAheIbhwZZHnnVx9GOa9IXB+mh6bpXHirLK9mpNESauMeaeDTvut9luf&#10;d2qyamNFTRKNgDCpmMiHsKfOO807nR5bMj4xS79+vfm1601NLnOpiSOA3Rq7tU0Tx4kj48g4Spwk&#10;m1V2amQ7NSvDQatF9lWn1n07e2F7fZVxp+ZuzTrRSSPHVRkKWWwySlhr52pcjaMbNLQ8GEh3R7Y3&#10;sqKGVcb67guujNrKcLibAbWPzHgobal1GVn+GVG1YWycVCzJvasTtKmrDNkBaJnvdfGs4uOzNE7F&#10;lapELLIOWr+x8mXu5b4ji8queaery/yRg3xj5aPEx3eqM2O7OE2ffmEc9tQgCIIgCIIgCIIgCF72&#10;zDt/z9Xm6jJfXfqz80zy4tSemKUz4zSpuMpwoXElojKSqI3TyvZGnCa6cNBqlbXf+rOLrsgvlfWS&#10;l0tZ5V01WZ0rA8Xa2jiWnTdZWQSQXZDaLAEHrc87ZVeXJfQOUKORKr3+jaVH3SBYDf7N1R36D8lk&#10;HBsmRusTC7blrTulrj6w1YdkhbU7FSXnoHhN1ctoa8FMgyMX25bSwy9wF+FtiIDtQw76mFQgFavt&#10;xnQqEsnWttBD9DuDkoWAin1WbR+eKu/vkRNb+ya44IBD6h286NdUFE+uB+mnhC1v7TCODu1p/15v&#10;jk1WnL3oHNlVGUfJjBgZq3R/rXGceHGaXHh2kRed/u+rzarzkkIh3V9UDF5OHBwcfPCDH1wffs7n&#10;fE5Kd83qqKrq67/+64+cvPPM88Jb3vIWvTB8y7d8y3OZ2M2bN3/iJ35i+8x/+p/+py/EDryg7Ozs&#10;vP3tb98+8+EPf/i//q//65Pc+8EPfvCrvuqrts/8zb/5N6fT6fM1ty/90i/dPvyFX/iFR7lTjxRJ&#10;P/IjP7J95qXiUI0M1SAIgiAIgiB4rpybpDNju7zwD+2340QBy06Nq83qhM4liEBl3B2tK7owSnxi&#10;lp7Yqaq7eCYnlaG0r1Ppdqdrq+yOZaeKuNPReiwEZzWWGU1GR3WACxlgyRq9S4Xc9mmCFbHyUqiH&#10;ZRYBI2cVs+SuRAr9SktABOUuihBgQHaRzAKgxP7RALqtarnSc670lJNgRkk5g4b7ukCTUV4a2Ml1&#10;qMeeEVlIUBZKKuro+Co4LbIIjBNnNSfH7a2kqytfdro4TePEN50dnaS+MwiCIAiCIAiCIAiC4GPP&#10;zSZnYd55nXhCEQnAJPGJWVpm7bda5j6jwAWXShXX2v+5NLhQOZdd7rJaY+uqH6Td/irr2jJPKu7V&#10;9tjUfvN2d6vxmyu/1fi0Qm2UcNBp3mJW626JnRUpQzLkjE6qWHI7MatRHXMLDYJQGUcGAnVCxQRg&#10;2fkSVFZFJuvTDopOVdJWk5HgU3vp5srnnfZbn7faqY91w6IylpAE+V3jUYdsirsGS9wNQW0GgJEx&#10;S+PEOtmsNgCnRrbscp24yj4y3PvTqMgGysKi81Oje2lctfHSLD09V+q4N2YiZrXdbv1WUxaLRBog&#10;YuhSBwDJsFPbbm21YVbb605VZ8cJQRAEQRAEQRAEQRAEL32KotLkvkipNk4S66HAadH5v7/SLLOe&#10;nXedcHrEUyPbrn1aZgnIjnE61Lif4CihNiyzlllZAPjswi/NUm1IZJbvt/3FRYQp7sc8WD8JZvX9&#10;/SU2DmRfdOyENpf0TZCg2Nsm1WtUXJs2BzOoCHcZ0ToTdbS2jTRiQiw6DSJXGWkjdQ01YUOOK0Fs&#10;TKrFpin3tQ21v5m9XdVEaaOt9TGqJYh1K7b1WFgeuhWiYOvrB09sPzeB7ONJ13O2Pjb2aMVaP21B&#10;oFk/jplpyEvt3aVS8ftq+FD6JQ6zLzKa1LuEKyKXD2wIsSi5qt7X11GSl6f1BXUgINKAOpFkTVSV&#10;lc/ivkJjCYsdJ15ddPuNjxM/Mu9KCVzR/U6N7OzYTh/+0gYvS973vvdtH/7RP/pH7339137t1/73&#10;//1/v33m3/27f/f+97//9a9//aNeyseIn//5n98+/PIv//KdnZ1HPamH4e1vf/s/+Sf/5EMf+tD6&#10;zD/4B//g9u3b3/Zt3zabzY69RdK/+Tf/5su+7MuaplmffPOb3/yX/tJfeh4n9gVf8AXbhz/wAz/w&#10;tV/7tY96tx4NV65cOTg4WB9++qd/+t7e3qOe1IkIh2oQBEEQBEEQPA8YeWmWHpvafqsry3xj5fNO&#10;x7YWm1Q8M07nJ+nM+D5Ve9NEALXxoHVJjWOVscwSMakeSAPiJHFkajJtEACL5Gd9V7xBHNSmSRuA&#10;En+6TiLtnKSMHBsc2u9UkQSyqyvqZq9bykEfBEGHqNLMDSS64UH9vlmv65U/kiEBygAgyqEsnmSt&#10;lVEOAIJyCZGAci/S9cpdMo6Mx1U0atGpc8wqGnHmuGq57L099dzEphXfcGZ0bhJFdUEQBEEQBEEQ&#10;BEEQvEi5uXIBq6x7mw/vhOS04rSCS8vc91/LoiQSCawSRsaR2eWlVtmzbJ41TlplnLyX1yL71XlO&#10;yS5M0rTi7UYHnV9Z5EWnvZGdGdki+9Wl71LzVvudZgl3a/G27Eo9F0YGB1tHbZq3mFVHb5Ewz+iE&#10;nYq18dzEdip2QpNxYyWQWV4bq9JzrY+PsKmwyKoMJZfg7CSt5t1ObfutH3S+Ux2jNW3CGe7uPxUe&#10;KpFA6kShNwOXbASyj8mdJE4rCmgzF53v1PeqSUsGZHXOVZZD947AXXXeZT0xqyrDTs1ECmiyVlmd&#10;I0uuPvNhXFttGCeWGZ4a2at2qvOTKGgLgiAIgiAIgiAIguCljaT9VpcX+WbjB63fecE48fTIzo7t&#10;t253y6xn5tmFx6ZpfEfzuFVW9uJPRJPV9XVZG9dlMXMuM1y+C7s8z4nY75QdGSrN+ssIm8I0AqLz&#10;kObUORqHlTBP9i5NleKwPtmURaXS4KDszZTs+7JloW/m5rpTnXMhkS7n2rm5Mbpqbdrkel1DaOo6&#10;b1R9koGw5VNdB7OW5FXbqmS7sxDvuMzWw4KcRPaDD15ZFjtoseZ2ju1d5HDZsbIehwmW3Tejw0tP&#10;Pw2byE0Znqx/NE2QFesvy1siITmQwEQIyJuMWTgAH6Jg1x8wKalKrAgjSCb2QtyqGJrJ6u4KraR5&#10;h1utt8PFB623zmXWubGSsSIOOt1a+Yf37x+8EbwM+Kmf+qntw8/93M+99/UXL178Y3/sj33/93//&#10;9sm//bf/9v/8P//Pj3opHyP+zb/5N9uH73rXu0aj0XMc8+rVqx975+F4PH73u9/95je/eT6fr0/+&#10;s3/2z77ne77nbW9725/4E3/iySef3N3dJZlzvnLlyrvf/e6/9bf+1s/+7M9uDzKbzX7oh37oHrm7&#10;D8Eb3vCGvb2927dvl8Pv+77vGzz/rzje8573bB9+9Vd/9aOe0UkJh2oQBEEQBEEQPG+Q3Btxb2QA&#10;XFh0vup72iERtXFa8eTCTZ04rWze6XaDVrjduqDGNU6WHvznLiPHCXA2ueROSINP1csPcpIDJmRJ&#10;KlGm/Umgb48HILsv1ctpqyKGEUZW1quXJBxwLwsftLahbx8AQy+nrbu7JcIGgU4CKVLy0v8PFE4S&#10;9VGZimiofkUGuMAsEBolEsc7e1dZjWOSWBtPj+zOSxadX1u6gPMT26nttafqS7OwpwZBEARBEARB&#10;EARB8OJl3qnNkvCABtUNRs4q3uOXyRcmenahWcVbrQ463Wh8p76/hOPQ7UY3V3mU7OI0TSqSOGj9&#10;2Xlusp+fpJ3aAMwq4wRXl75T46DTvNM4YWw8Uhe2ynKg9RKIahAaV+MaGeaddupeQ5PUCYtOgKaV&#10;1cbTIxZXZ03UBlfK8iazTpzesQgHVllj6Wbjj8/SY9P0zDzvVHbQ+UGn3fqoTudCIpohooE4roRi&#10;SGZ4oOqKVnCpIoyCYOQocVbZespnxrbMeVbxoNMyY5LumtBqZAJKMWR22N2/J53r6srrZGfHdn6a&#10;3nSm2u9wfeU3V/mg9XxHXWBt3BvZ6bGdn6TJifN7gyAIgiAIgiAIgiAIXpxIur7y39nvbjcuYZm1&#10;ymq9t5UCSmSdOEo8aP2913yV1ToS9fisOlYta3O5RvOuH184xqEKYN6hybkyjBKLJbVzVUYjZHTJ&#10;gLSuQ2Nf3FVGy+pbpDlA0IojFjIxq48r7Q2Q6rMNpC17p5ASXCXtU050rnWntmIh7VwlqpRDIutQ&#10;XNZHh5ZxyooqQmDui9EGH6bTN+OVy4fg0P4QPkS8kn2d2zpstcy52Gp1uFXdcFEpQQPQ23Kpvp6t&#10;zFAq+zOktw7u08Ece1RbM9LLOocFEjakOgzbMPipSs+23s5qfb2ctiroVJzJlKEEzPbpqJs1bERE&#10;DNkPJZ2VidiuQixfBgL1XeoSF1k3lt66stRktN7X1C2zJuDN1ieJ2fvHTBJ3a2uyPnKQX3uqujRN&#10;r0yH2MueH/qhH9o+/ORP/uT73vL2t7/9iEP127/92/+H/+F/OH369KNezceCn/iJnzhypm3bhxrp&#10;0fPa1772ve997+/9vb/36aefXp+8ffv2N37jN37jN37jfW+fzWY/8zM/8+pXv/r5nZWZ/bk/9+fe&#10;+c53lsOmaT70oQ89+eSTj3q3HgFH7NBf9EVf9KhndFIe9neSQRAEQRAEQRDcEyN2ajs3SRen6eI0&#10;nZukvZE9aF+x0yNOEkncbnzRqckgePI8ijumxIpIRDIk4/rQepmxFyh9+NMHeyoBM5bSt2JONcgh&#10;CDSW6WQBghGJkPcN3GozIxORjJWhPA5Dz7nSAQ5QOpSjIAAVWZeWb0Cb3f3+sRIEKyKBRiay9KbL&#10;DpcIGDmpjlHLmqxlxsgwTtwb2ZFckSxdX/rlhVfGx2fVbm2vO1W/ZifsqUEQBEEQBEEQBEEQvKhZ&#10;dmpdAGp7oX4dXBkvzapx4shQGW43+emD7nbrWcfLOFm63fpHD/LNle/WdmmWdms7O7Z5q6vLvMp+&#10;YdrbUwvTyi5N0yhxt2ZlWGbdLovaGr/JcklAHw5AjBIJtg6B804CsrToNO+UDHujNDacGdvpcTq8&#10;FqBIVcfNfZJIYJnVZC061cbHZqky7FSUsN8eFa6yxKH+jEOHuCNsauZOJhZKaLNcqIhkTCDISUUj&#10;Tm/JWbXx7DhVxkniKmuZ1wVvx0Dj0L3urs/NwuVFhnBhYuOKbzhdm9mpkb12r3rLhfFnPz75PZcm&#10;n3Fx/JYL40+7MP6Mi+PPfnzy1scnbz43evVOFfbUIAiCIAiCIAiCIAhe6qyyfvV6+95rzbWlX13m&#10;Dx10lxe5yEEVMUoYGUHMO7+6yL99u7uyzLda329dND9uwINWt1ots1zqXE1W42gd3VCs1Qmto3F0&#10;DgjLrHmnmytvsgAlIlG10Y5VlfrCqCGPtK/PKkIVCBlgfYoAh3ABWu+hPKoi+ZDsmrX+Ry65lKXW&#10;5YKXRZYYBMKGJ2p4dj8LDE7WAUHrsrThTH+1xC2NrtSz9RrgcFmfztr/I2TItfbTUsUvOph1MThd&#10;c/EVA4lMNlhS1xu3ZfXF3UUzW3tpi6dU2FovS4na9gfCrQHXH9H2ZkjovKQyEKL6WFmVNazzWAGI&#10;kpCIxL6nng9W11YoRYmjOxQ5SddWfnmel9kPWt9v1blqs1nFM2OrjeOEifFVO9VrdtOlWTo1sibr&#10;8iJ/dJ5vt/7+G+2vXm/bE1TuBS8tJP3gD/7g+nBnZ+fChQv3veutb33r448/fuTkt3/7tz/q1XyM&#10;OBIi+lLnta997Qc+8IG/9Jf+0oPe+Fmf9Vkf+MAH3vzmN78Qs/qar/ma7cMf/uEffkTb8yiR9I//&#10;8T9eHz711FNveMMbHvWkTko4VIMgCIIgCILgxcuFaTJimnhjleVqXMn4EAGqhaqXGGlAbaV8kEaW&#10;/Ik+4HQjbvV209KKb2SsyVLTWESnsXFa2yRxnGxkrAgBndA4srQusyvmz/U/08pmNUeJRkgwonVs&#10;y1gapMRxQmWsE41shU4nMKkOvlZSyWigUJRHGDG6wx68ylpkrw3TymYVz443Px+1rmvL/PRB3u/8&#10;1MguzdLeyN5yYfzq3SrawgVBEARBEARBEARB8CKn9b7AK72Qvw1OxKVZVZNj415tlfH60j+y3z0z&#10;766v/Fbj+61ut3596c/Mu4/sd9eXXhkvzdK5STo/SR9/unpmnvdbn7c6O07T6uhc68RL0zQ2m1W2&#10;W9Ggeaf9To0ru5rsDmTHkcKvOlFA03mbdWPl+606aVpxp7Jx4qVZdeqOYNlRMgBG5LvUWo0TO4dL&#10;B60DGBkvTlMy7tQEsN964xsvaBmjNGQzlgK4I8OqFO0B4AkkL0mt4FBtSMaRIUu1YWQ8NbIj27Zb&#10;c29kRYhb5ZIcezzWB2XgbqbixvXMvMvCxWmaVPZJ50ZHcj9IjhJ3ajs1sr2R7dQP3J4vCIIgCIIg&#10;CIIgCILgRcv1Vf6Fy6sri3xtmT867xaddmq7NEuv3kmXZunCNJ2fpPPT9Ng0vWqWnpgmAq3roJVL&#10;7np2kW83Gw+mgGvLfHmRs6tzFcOnEbVhlDhOGCeOEks/uNpgUCd3qXNkhwgjkzGrL/IaQkS1/Yg+&#10;kKDP3yyX9Ve4+kDT4dpyIOFIAGn/dtbGs1rMn51v3KruZUD1MaQEADOsi9CGRnP9U3UoLVYCBQ4P&#10;UPGTGvu6te3qNQw5rNpe6vrOjWf1sMCl3nw63KXyIm8iTIcrClz/0aet4i6N30htbXoxn6737y5C&#10;HA+9MZhUYZuEVJZSO0lGVMbaWCdWhmTFkspEVLRkyELj3rla163GDzrdbr3JytLKsd/4fquVrz90&#10;XV7k/Savsh+0cmBa2e7IphVrY21MROPKwrKTkePE0yN71U66MDGXnp3na8t8dZnfc2W1ymFSfVlx&#10;5cqV+Xy+PvyiL/qik5REmtk73vGOIye/4Ru+4aUbJXpylstl0zSPehbPM5PJ5J3vfOfTTz/9X/wX&#10;/0Vd1/e9/g1veMP3fd/3/fRP//SlS5deoCl9yqd8ylNPPbU+/LZv+7ZHvUmPgPe9731Xr15dH/6V&#10;v/JXXkIVy9QJfukVBEEQAPiZn/mZ3/N7fs/68Md//Mc/7/M+71FPKgiCIHj587PPrm6s8m/c7Cqi&#10;ce1UVj1sZWHrmndqsgis68lUpEypG5S31EcxlEZuJAWwySWSVC4YMa6ON8pK6lyt96V4lYFk0c6O&#10;XO3SppcbMEqsjQCKCDtOnCSODAedsvqTBlVmJ/lpS1Lj6vrZksQs2ahiRVRkERkXnTphZJhWNk58&#10;bJYgtY7Gtei06ERit7a9mpXx4jR9wuk6auyCIAiCIAiC4Lnzmte85sMf/nB5/d/8N//N3/t7f+9R&#10;zygIguBlyE8+vbix8hsrf3I3vaC/us7Ch263e6PkwIWJFfVpldVsyT5G1MZJxVnF2jhO/LhT9fkx&#10;f/lae33lTx9048QLE7vbPCUdtLrZena1jlVWqYYqyo+jl4wggaUwDu7KIqmK3K05rkjg1MhOj+7a&#10;+e3D+12JpNitj1G9XNpvNU6cVHz1Ti8RLbOuLHIWFp23jpqYViT78NJVlgGOviiwxFP0KwKyy4hE&#10;ju4ZNCr11YoEa4ORk4qlGmy3Lobb4++/uvSD1stMEjE9TsorqbCnRnZuYru1HXnu7VY3G0/ExWk1&#10;Tvikc6Ozh4NngyAIgiAIgiD4mPFLv/RLn/7pn74+/OEf/uEv+IIveNSTCoIgeJlzeZF//Xqzyrqy&#10;9Oy+N7JTo3sVLR20urrMB623rkQKKCbAvZGdHZsLlxd5lbXodLt1l0hO7q4LSaX4Sp0kkUTaiEv9&#10;+NmRpcSSkQqpb0NWLKMQQPVvChryPG0Q0OQie/fo0EsNQ+AoBdnaPTmYXHsHKQioGxJW0ee0wrYH&#10;18bkyeHR6F2y5YFlYEgicfzGCj6Ehx5KjB1uV3ljM/2je1iiSrf8pCT6PRFgg8G1iHjrNZZ5ljkf&#10;Wyrm7q1zMLKqT1DY8v6u71nfvR4QQ+5rsfK6JEFkWWSyPoCh7Gc35L6WTU7GymBA68gatg4QSGpk&#10;LOpleY4R08oWnWfXIqt11IZpItl7fct1q4xV1t7I9mqemxxW/4Sbrd9c5VGyx6ZpWvEtF8bjFLVz&#10;QfDypOu6n/u5n/vxH//xX/zFX/zpn/7pj3zkI6vVam9v741vfONnfuZnfvZnf/bv//2//7Wvfe3H&#10;YCbf8R3f8af/9J9eHz777LMXL1581NvzMeXrvu7r/s7f+TvldUrp5s2bOzs7j3pSJ6V61BMIgiAI&#10;giAIguBevGonzZtsKPVkfGh7KoBkBFTUwIJLrUtCFqDeSjpKwCFhb8ueCoAlUALpuJo0kiSSQcOw&#10;BgFosmrjtp5o5KTCsuurFZssCSODC0XLKu7WWcVF50Xd7ITWVVnRLu8jeBFMBAgDxomjim32puiq&#10;UhYIjBIJulSZXV7kdelkZTgztt3ajDg9Tq/eSUc1uCAIgiAIgiAIgiAIghcxpWMXgMMiz/OPBJKT&#10;ihcn9urd6vLCbzSuPh+hLw8bwgd4emSPTe3itCJxfZVvNX5j5QDOju0eUg/J3RFnI+43utV4bSyZ&#10;orcbeRF5DK0P5XMAATNKgFAngDw1SjvVfbyg09o6ZQJtVqqOXmlkolrXWFxlTSsCmCQ+PktXl05Y&#10;41p22u80MqzjJYzr9IUiOqkUmJUiuhIHcfeNlcDOISCRyWjANHGZBWGnZkVcuHsZ4/mJJeJW45Vh&#10;3mm/VW0ap0M+1T68Auq2kmMlHHR+u1Hr2qnt7NjGFd98drQ3eiHTeIMgCIIgCIIgCIIgCF5MXFvm&#10;X7/RLjpdXuaKvLRTje7X1H6/9Sx1wqyyOmHRat5pkoDGAS0zmqx5513uvab3jBhT630MKckE5PJ6&#10;MItmwHp/Z++HlPqSJ63PEEUYHP7TZ4b64PgUi8NzEyjaJ5+xZKty21zKdWM4IXHj59x2nxaXZiKy&#10;QCIDUD/PsnlZ21GnxeBJkndxp26WAfZ20+HW9XtDGunmtuK9XN85RLhuuUeLRZZguSLhkKXWN+Gr&#10;fZu5Ow206vMeynKo7YcPsyyf1NqtyqNGWnk/Qfp6kYM5NhkSANL7KNTBaQxIaLX5yNyRCckT2QCA&#10;GodBJXn1dutdVicYWRsg7HfyrW9e8dg2jkXnld2h/hGnRzYyXF36s4v82DS991rzaRfGke8QBC9L&#10;qqp661vf+ta3vvVRTwRf+ZVf+bVf+7XrYN7v+I7veNvb3vaoJ/Wxo2mav//3//768Bu+4RteQvZU&#10;hEM1CIIgCIIgCF7kPD6r3nejnVScL8XnVglmUGmGV/qoZZUXyBrkLaI2HKlcbL23pwqoCAe1pccd&#10;S9GyUiIkV9/4rXVUVLLtMjhOE5ZZRZps+/JFmNHY+1SN2Km4ylg6TGxdrYNEJZgdP4cSuEpgnNhl&#10;H1WWzMaGiVkJjsi9DZUSqoTKuMxeG3drGyWOrE98vTirXjVLu1F+FwRBEARBEARBEATBS42KKCkH&#10;Drygbbc6dwCJqJM9Nqsem6Fz3W590antYxxYG6YV92rbzhz4yEHuXPPOT42sOkFZk4GnRtwb2bz1&#10;ZcZB65VRkpF1KsVUwlZTs0pohYqcJOzVvO8jZgn7YGVqHePjJKfKsMwQsBwcqgAq46VZutn4rcYr&#10;cpl9mZUlqK/5q4xyrU2qAhJLqRoJ3M1g6kJ2lOq0kYFkoirjIovETs3KeHGa7t3J7szYRonXlnmv&#10;5iprldW6ElUZatLY1+OVIsPW1WQtsxadXBgnPjZLk8Qz4/SJZ+pRZCMEQRAEQRAEQRAEQfCKYdH5&#10;r11vlp0uL/PIeGFq6X5t9FvXKqtxEKqNBGc1F52WWQAODnxkbFxZKOdbh999tM4hKQMiEkiDu4zI&#10;UgJJDgVW63TT0qsNwsZyiiMClwQWY2bvVyXWtkeq+F+hw9f3Rk0MJtCid3XqXZ8qDdqKgVNQkb/Y&#10;V6YVY22xp5YshBJVyt4nqmH4Y+NPiyu1n9IdRWockkrvqBzjOpeV/YpKzGpvZyVZIk/pKk5TaOtB&#10;ENSHzvaPcYCCSzbc7/KMkkQKUiWCVkOjvjKbjRI5TLCM6RuPLtdxtSQpBw2CAx0kZwcYJJUN6t3C&#10;Wb0LtnwBymR9kBorYqc2F0pTv2VW5ygeV1JZTNwYcdf7SMJdiw6t57Hx1NiOmLGnlV2c8tlFd2UB&#10;Iz5ws3n9mdEL9FcvCIIAwGQyefvb3/6Od7yjHH7zN3/zX/yLfzGlV0rAzA/+4A82TVNem9lf/It/&#10;8VHP6MEIh2oQBEEQBEEQvKgx4tzEPrxf9Dt1rpMU7d0FjhJWGYAaFwAXhto4JLLi0WzS7CrSVbmG&#10;ZOk2Z6RLdjcFdugRR5KQqyiP6kAdmT85qbjslCUjWolg6mNU163vOK6YXMsMQg50jhZihlFGkkVG&#10;lAtDsgSqYnO1RGBsGCfOO7kwShwZK2NtuDBN9eHNnFW2W3NvZOcmaRy1d0EQBEEQBEEQBEEQvDSZ&#10;VlaZA2iz38fI+NzohkZg46E8oDKeHaez43vd1biuL/NBK0i71QMoMAR2atupMU7I0m2RwMj6GAUI&#10;ZjQokSSWmVkCuOi0N7rPUyaV1aaR8cDVOu5sWVaxqE9qXUfeOj2yaeKVZTZalg5aLF1ZokipJls5&#10;OIhXQ5gq7yi/K9VjDpQiv9pgpAHjxNa1yqgN08oq4uI0ncQ1Oqs43qlurpz0UWKb1bpWHVZwAJ3k&#10;wq1GjetWQwDJMKttp+I4cWR87anq0izKCYIgCIIgCIIgCIIgeAUh6ddvtI3jyjJXxotTs/vZUwEs&#10;OwHqXLX1kaACakPruNk4oX0xEdOq+BJpVEkXuDM/VINAJKFoXIPu1Tc7K27JEhhAwkv11xAEykM2&#10;0w39SOhNkX0IZ3FvCmbU4fkUV+RWOuj6Fcg+/7REpNpQS4Zi6XQ4wWJPHR4B9bZVEgY42Vs675Ik&#10;WwYvtlICg0MTm9DY/qrBpLo9GtcfgbgxiBKSGSsSQ5prUeGyyn4MRtL1qtf7jnX2bPHy9tZR9r7c&#10;vm1euW7bOFuCZ3lkXZtd3bqWRsAhiFkQZYSArH4rhqE8o0++NYI0dx8yaFlCI8aJAF1o2+xSJxAi&#10;2GY16PN710/XsAPuIni79XmnnZpnxmlbehwnnh9XV5b5VuMALk7z6fErxSoWBMEj4W1ve9vf+Bt/&#10;oxg1r1+//mM/9mNf8AVf8Kgn9bFA0l/+y395ffiOd7zj1KlTj3pSD0b8SikIgiAIgiAIXuwYME5W&#10;mSDNO+3UuG9zvrtRG1a5ZKLCBvnMgGQkkA7bNSV1giRXEbZ62+g981OPQjKhz2u1ops5jvhCi0nV&#10;1Yd7ZKHJSvQ62boasDLuUI3bKstMAktWau7FStegK1ZDt7+KtszeubIMwJmx7dU2SjTi9CidnZgd&#10;VtOORHkEQRAEQRAEQRAEQRC8RJlWLPJLkzV5IX8h3HhpfIad+gF8sNeWDmDeaVJZeig1pnMYSXKS&#10;WOqutt7sX9emtkOW5p3vje4/vb2Rta7KtOy8rnmkQJB9CSA6P6ZybpT4xE41b/12q87dpezIrpJs&#10;AGCTZaG+/GsESOh7w5UebyRKIznr6+hqg6BlBsBpxZFxlHhh8gASlkuVoTbuN74sOlpJSyjld6CR&#10;u7WdGlltLJ/hTm1P7FSPTR/ukwmCIAiCIAiCIAiCIHgJ88zCbzd+fZUlXDyxPNJ6HxJgxsbVZGUB&#10;gEud94GgJDuh61TqnVzKziodrcHq1EtG1rszQRLeqzrJlJ2SjHTIBUBZvf10qOvaOEuP6lvsjay9&#10;gVJDBKvWPk70YtZWlCgg9tmkg5GTQ74o4dIhtWwrqLPYRrPo/TtIRi+FaKBK+oEO16oNWpqw3d9t&#10;6wWHN7ffKpMl13eiZLT2Oa3966LLDTZUrQ2lQ2RDH/GKjel0Y+PsA0v78jRsGVGHiWszw+2o0o15&#10;tz/UeuT1x1veTKIPdlsfNkFrMzFZbMM2uEwlCbQh9tWFRYdqRAK329xkuGCASJdIJoLstceNzVdo&#10;hrZ6txufVgZg2XXnp2my5VKd1dzJvNn4rLLfvNV92gXjw9YuBkEQ3Je9vb1/8A/+wdd+7deWw7e9&#10;7W2/9Eu/9Kgn9bHgZ37mZ973vveV1zs7O9tu1ZcK4VANgiAIgiAIghc7q6ydmrbErE7zzuetZg9r&#10;Uk2Ee18Kl4c+bUVOre9QVVtfF6thqyMg1YtvD+BSTSxZrOVYneNIId042TK7C4moDaPEZcYyuxGV&#10;sWYvvI4TR6bWucxKBvZlfKVRnEiQzEBNACz1gqNkOxWf2KmmFXdqe/VOdeFkDQ6DIAiCIAiCIAiC&#10;IAheopwe2UeIUeLS8cI1WJa0aH1cEcCpE1hA19xc5Sy0rr0H8bVu4+qzGe5RJlgZiwzVeAmXuI8c&#10;tFPhtnGabN99mTE9/It0GxyqxxlUgSHftTY1Wfvt5qTW/2irUFBYuTdOUkYYQKNtL4eC2DoMHCeW&#10;nmt7tZ0en6gwUsBB67dbtVkAsgRilPqOb+onUVrFadlpkvzsuHrVTjo7qWYPkmobBEEQBEEQBEEQ&#10;BEHwskHC79xul1nzVmcmVp1YuGpdWehci175KR5UdK7iezT0r40QVBJQG0lgso1sVdyexbW55c+E&#10;GbP3nsbK0DkAJRJQ9iE9tbhGh1Zp9zAQCmCfejqkj/bQCN+ySpaT5T9GOAGh4kbvyoOREjiUh7ox&#10;cZLrWdlW2Cp7bepolAKGBNqTM3hKeeiYW2bW/rVKURkhV7+osv5hTqD6ZNT12BvDau8a5SbVdPDW&#10;suzo2oN6yLla7hUHY2uvDA4pEYc+pcEETMDK9vqQCjtMMg1d9cp3rJh+jXSpc1jSsnMHVp1KuK4R&#10;qaSt9uIkOonkWmEkUcymtbEyLLMa16zis/N8dmLb4u3Zkc3b7mbjleFmozPjkBCDIHgB+eqv/uq/&#10;9bf+VrFrvuc97/n5n//5z/zMz3zUk3rB+bqv+7r16//pf/qfptPpo57RAxMO1SAIgiAIgiB4sUPS&#10;yJ2Kidit7aD1g1bT6hhP6f3QMvcS4VoLTATJkR1pmweXBDhEIB15Ti9V8t4eVWH7ChoEbmr47HBd&#10;IAfdsTYaOa04BVtX52qzmq1Rt4TFvmNdbbRBtqsTx7bR0fZbJONOzSf3qsdn1ekRo4VbEARBEARB&#10;EARBEAQve06PjcSs4o2VZ92h7TxPNI4szCobGXcexNZ40GqVBWD8sDPzTSrBXSFQEVmS2DlG6T5j&#10;kjw7sWfneZy4zEpZo2SH3oeAuzpUW9eNlS86ZS9t1PorxXWJHIfngFLfEI5wQYBJNAq9T9XAKrEy&#10;VCSAnZol5vRE29vpxjJnIUtNRuvrqIY+LcFISZkgYOBebbu1rbKuLP3UWDh5W7ogCIIgCIIgCIIg&#10;CIKXEVeWeZV1q/HKuPcgYtcya7/1LHDdHQwqyZyG3s9owz8u+uDUzII7ElUZAGYBhwNUCxs/KVAb&#10;fHBDVoSTUp/xiS1zZW8dHUq3DnVFG8QqQpsEU8EMAAxAMUSStrFMopR+lTRUB6Q+UnWY2hAJesiq&#10;KogawkZd8G17JOGbPFFIUIl17burHbWqclPstnnrzpTV8k5xcpYsUxd71+gQGNurcipO2d4x6upD&#10;Zjdr2qp709qYCpS1FkuwDVe5+m3BoZlrfbiVzrr5ehxlKwu3tLRbJ8payX8loN59SiAZCNYGh7VZ&#10;naNzgciDPXUdIGGAC0Uobl0j23q8+o9vWhHAolOpS7y+dGnTl9CMeyO73foZ2TPz7sx49NB/0YIg&#10;CO6LmX3Xd33X7/pdv6sc/nf/3X/3wz/8w496Ui8s73//+3/sx36svP74j//4P/kn/+SjntHDEA7V&#10;IAiCIAiCIHhpYOTFWbq6zDu1zVufd6pN0/QAlsvWscpSKaQjIBhAsrZjRK/svZhoRzu2rQNUj69X&#10;Ky35ABz1vJKm3qRKqHVsq11ZxYgrB86OOKvMiEUHtz7MwQfFTUNfvUTa0DmvIkaJ9eFCwwQCea9O&#10;Zyf2hjOjF6gWMwiCIAiCIAiCIAiC4MVGZTw3Tp3jZuO3m3xmfD935kOx37oR04oXZ+nkCpWAReet&#10;i0T1sHoNT+aiNLJzAWhdJ9GGJol7I0OTs2OZYVRlW2V6JXThjmEE3Gr81sodWGU12TsHSYPGqa/N&#10;66Aug1AikhmkxuWCAWasDATGicWyu27rVhtmte1UrE7mTc3CtWVedCrJqJ1KP7jSEq4M248j6Vaj&#10;ZEzEPPvBge/UzMJ7rjSv3klP7VX3jZwNgiAIgiAIgiAIgiB48dO5breat77KykKJHp1UnFXcqy0d&#10;llyenXeda9npzNhOLnZdX/l+4y5kF4wGVAajtS6WAFXbmDYromRWdq7O0UEJAOgZtcnV92U7on1t&#10;BB0AsER1wsjgWid+UtI6R3Tbl7q2OG65JcUhLrU0Uivm0OKZTLTictz0PCuJoVLZrYze+Ymt7NY1&#10;g4JW3qX1dWKbpbhgQxu1kiUrIKGvZNNw97YBVcc5UbnlXy0Tc4BCKaQzKzZbeT/5tWt0nUG6sdT2&#10;h8DgjiXVfwZGZC85q4fsvoQIpi2bqfXm19K0rjh/h9zUrV3a3ow7C+/WUav9B6D+Q+/nDObhoynp&#10;qQSK5ll63rUuI3Put3xbESZgRndloQJaxyhtuWeHdRm5W/Og9XmnWYUbK0/EzpCkujtKt5pu3vnV&#10;JbKUQj8MguCF5DM/8zO/5mu+5p/8k38C4Ed+5Efe//73v/71r3/Uk3oB+et//a+vX3/Xd31XSi/I&#10;7/VeaMKhGgRBEARBEAQvGWrj47Pq8iITtspaZd12HyWO7f4+VUGLTp2ryRpkK2YgUVlWohTKKKXb&#10;mvdd83Ck/m0teuIuT6SBmRzazx1+j6beImu92tWPlktBHoeucsLFaQLQuBadVlmlkZ5UzK+oiNpY&#10;GWvDON2lSk+4vvJkSEa7i582CIIgCIIgCIIgCILgZckTO9XVZZ5V3G+1VyudzOJ4cpqsg9ZPj5OR&#10;l2YP8JvyziUgu9IJbabHUeJAD0UyHHsZ+7qyfOKRz4ys6aTaD1rNO00T6tSXahU57Mics3BlkVdZ&#10;jWvZCVBtBJFdrZc4BZY0jIqok1WGnaoUdSkLi06tS0JlLKLZqZGNEivjOPGBDLyN6/I8d8KyU+NK&#10;xKzi3WJXswBiWmFW8eIk3e50u/FF150em6TbrT7pbH1CW2wQBEEQBEEQBEEQBMGLjc51eZEvL/Lt&#10;VsXXWYqRANmQ4WnkqREvzaoLk1SMhTcbzTtluZzXV55dPqSDVkRlnKRDpkQJV5Z50amTSpe0ikgl&#10;hBTwwcZpJXR0S1+qSCcqU1ZxacrIVXHQFjfjUVWG263TkrHL3jqzNLg5D9VxrVW3w0meJZtzYwBN&#10;5LoQq9gpKWT1llXgcPLnsARo41A9xp46uDE5GFABFDEsC2sTLaGsPuYUgBd77VCNtlXjtXHVYjOZ&#10;Icl0/dzhhiO5piWv1Us07ZbR84g5dD0NbWXAFv3Oy06ot+8Oaa8sc3BhLd+VvNxtQ+yhTw+bfFQN&#10;n8LaA8zDMxEAdx8eawApieu42kQYacChLAepfJeyQMj6AN9DszAiC1lKQHYmK5snw6GueTu1zTuf&#10;d9qpcG3lo9RrjBUxMi467dW43fgL1BUxCIJgzbd8y7d893d/93w+B/D1X//1//yf//NHPaMXiqef&#10;fvo7vuM7yuuv+Iqv+N2/+3c/6hk9JOFQDYIgCIIgCIKXEom4NEs3Vo7G68RV56uMJntlrMjKcEe+&#10;gVzIwkGnVfacASgZXaXdG7oMo/ci5lDU5yquUZkdrbsTqa79rV/5+ZKxAODCk687df6x9QVrdcsl&#10;3pkrQRp6gbV0BKyMnSCgMpTmaiXrtbw1Mo5GD1kM17gA1MbxgyTNBkEQBEEQBEEQBEEQvAw4PeJe&#10;bZ0w77objc5Pnmdt5MYqJ+NebecnNqvs5Df6ut7rOcg1lZEQAde9upJxnUvgJx2ZxMWpPbMQasxb&#10;LbIcGCeWaRux7dvsHM8uutZLKixqYlKZkciS97WPgrLDgNqQiK294tPvf+98/7aklWu8e+ap178x&#10;GVvH2Yk9aLjsKuvyIneueSeXJsnGffbE8bQlaYGcJprx9Ii7Fa83fn3pqywB//6qPuXcqH7YkNsg&#10;CIIgCIIgCIIgCIIT0mZdXeabjc87rbKyy4wVMat4apzOjW0d4XgSXPjwfvvhg1ya+JcxG9d2nzMj&#10;RomTxCbbjVXzW4lP7tUuv7zoriw8CzfpxbrZewJZck/7MqRZhd2RJbLYUxedd4KRZEkZLfbUbbtp&#10;iSBFKeIqRUyJGIJPISBLLAqWQKAbptuPt7EylljUvtH/ZkXg2oU5nNO28xFbiaMs2Z5CHnyZRaaT&#10;4EPoQVHvNNxWFLjeccre7Hmkddwhe2o/WblU5mZAIrrhccXom6Ws3rh7xGS79pxqawkA3PMHf/ln&#10;10s7++qPO3X+sTLPtfH4kOhYMkjBYTvUJ8dCtvasHk5kXd+nfl8GZ6+cZup74nHYE9nWINZnqB4S&#10;I4dPbRMMm9Z7OJzfDnSF4P3+9TNh75ylDe7WdFilVPnKiRkiSelY7ZWkQcU73Qmp/4bTiCMq4LSi&#10;t1p0SsZrS183KBxXOGgFYL/VmfHJ/14GQRA8DLu7u//0n/7Tr/zKrwTwL/7Fv/jN3/zN173udY96&#10;Ui8I73jHO8oLM/uH//AfPurpPDzhUA2CIAiCIAiCFzs2NDXrXCmRwNmxzSpeX7nBxlLrbFytC7l0&#10;Qdvc65KDravrZUUYKdDYa3xDx77+X8VT6oP85xLBQ3kJguf8a//Xj657Cr5lPNl2qGJou6dDXd62&#10;3iVTb1IVADqy+u5u04qtq3VNEhed9h7Wm1qYd05inHhm9ABSdRAEQRAEQRAEQRAEwcsAkq87Xd++&#10;sjo9shsrnybO6ufNbXir8WXG+YlVxo87VT/YxIYXuk8A6r0oBVil6//90NqmekLM+Ng0Pbt0QovO&#10;l1mtVLF/4tphmoVnFl3nOGjdhWnF0RCRURENSahxlAKvkrMxqw5Vhv3mr/zisx/67TLJC0+9/omP&#10;/8TcOmp7Zp4vzdLJzaGt9/bUg04AdmpL93T/SuqySm3ndFhPMp4f29h0o/Fn51lT/Mq15lMvjMOj&#10;GgRBEARBEARBEATBC8RB67+z311degl+LO3s1Vv4eNtwfeW/DezW9urd6uL0/oGNtxr/9evNMmve&#10;6VbjTVYpHNqrmUjr8znVZjTuNxvdWPk4cVbxg/vtsoNLy+wEbjW4Q3NSIhLRGVvnrTYXb+Gy88Yx&#10;NrrUONcO0XWPtqK8EHRIXPstUZFZWqtbuuOWrScXyyLockN2dINrtDzOgJTgDkffZA1bJVvrf3Fo&#10;9FZuzH1gqbadjL5R0Yo9VeIQbapNhqrdoRetbZZr/2Tug0RZRhHkYMViDgVJEiNgSZjkxfZ6h0n1&#10;zp1w9/f9Xz+2PvGmz/3De+cvrmvb7I742bwuh+vtoxxWQV9bdTlE1G49VCDWKbikGeBWTMtGYu1E&#10;FTjsYe+NFbo+eHUTAVtMo2vWgasYfKrr7dV2bmwxyZIaBpdgAMHq8GfQuUAK4rAKO5wTu8ZI9U5p&#10;5OHrYuQRDZDgrMJ+68vOCZt3mlUEMDK7rdy5lt3DS7tBEAQn54//8T/+OZ/zOT/5kz8J4L/9b//b&#10;d73rXY96Rs8/zzzzzD/6R/+ovP7Wb/3W8+fPP+oZPTzhUA2CIAiCIAiCFzu7td1MDqBxrYvCxomP&#10;z9Iy63bji07jRAGd903yehFIyKAGxcpdYGnOByPp8KEvWuob4lGAu9aN3Ai65Op7AfaiJIeOf3eB&#10;HJSyQw35ti9gaQMooJEqY2UYGWsDwLZTlg467Y2e074tOkwSjTh/ApE6CIIgCIIgCIIgCILgZcap&#10;kT2xUwHdMuvaKidLz4vdcNH5zcZ3au7U9uRumjzgmGlIM/Dn4FAtC6mMTd5Ubd2J99V4D5zWmoyX&#10;pnZt6YBVrmXWQVfUOXRZ11eepRurnB2rDEA7NeuhLKxEX7TuLrgwMibjKHF6r41ibZzVNm910PpO&#10;bZcX+dI0nWTeLhyxp963VZsDDhRFbjv+luTeiJXhytKvLLMR77/RfOKZ+rmk3QZBEARBEARBEARB&#10;ENyJC795q336oHNhv/WDVu1gliuGyPLaiFnF1rXf+tMH9oYzo2l1V5ni6YPuA7e6ksi6yholnp+k&#10;aQU7qmwQNQBz137nz8798kIl+nKZXcI4WW2HUiWLfTRLraNxGZWI1uUOkDs1Xb1GpE0KZt+d7dCz&#10;VfI4h1kYV1kaklrXCaiSttI01/dRQCe13scGrO2IJAiyOD83w6/vXSeoUltjDpexWDc1pKYOJWcy&#10;o8ot5B13lfHWM+/9n+UjMxZ3Zf9u8XA6aISkZCTl0sgI2phaZkHa8oceKjbrt0XbTloNzz5kSE08&#10;KmKVsNlS5Va+OL3nUxAHe2ix7g6btF5QuZykDXqmc+vtIUWWhAPbdWka7KnE+uMuj1ifY4nSTdbP&#10;UIMTuL8CxZIKGzJ01xLn+iu1nd06ZOqi+GC3PLnHY2SWJGUQ6Mep77AdGzlOtswaSTcbn1UJgJkA&#10;ONB4OFSDIPhYQPK7vuu7nnrqKQD/8l/+y/e///2vf/3rH/Wknme++Zu/ubx44xvf+J//5//5o57O&#10;cyIcqkEQBEEQBEHwYmevtpLP0GTgcCjFJHEyTVlYdlpmNX03QUrqhGUW0ItQLhkxTjSiF+QMTYaZ&#10;suBgWjtLKahXu9bd2lwCSfeNvnj34j8DHCSUhbspw6ULYBYIVEQiJxUA1gbCO2eTpXv6YO9Nm9W6&#10;To1SZTwVGapBEARBEARBEARBELwied2p+uYqX5ikZ+b5yiJfmD5Xk+qi86tLHxnPTdKZsb1m94F/&#10;3ZyMdWJtfWHfiVyYdw5CVIbKsQKycLc1uau8VT34qo08P7FJp2tLz9KilQO3Gqxyrs27jA7qMkDV&#10;xEELo5cUiE59loIZKImcJVYnUKcqclZh3vm8c8Kur/zc5P63XV/lzjHvBJ3IngqgzSBQGSaV3ek+&#10;nVZ2fsIri3xj5QDOTdJJIkqCIAiCIAiCIAiCIAhOyLLzX73eHrR+q/FbjQuYJO6N0jgxmYqg4mDT&#10;+cIxb32/zTs1s/ALl5efeHZ0YXKMUvHB290Hb7fzTleX2YjzE5tVvHfXLQfmHUYJreOgc4lmlDRK&#10;vIsPti/HajIO2uIrRGXIzppYAQZk95QMg+l0i77USoNn0aXOj46/fsHDgQAuolg9hZLeyaH6q9RW&#10;ZUlCGoym/QVbD14/oJhoB99pyeZUMitTcqztr5T3766trevxXCzlY+qnuwkpBZhd65Kz8rYgQtsW&#10;WQmLTsmUQAh9mmnvwbzDUXxoN4VecttcViJJtz/t4ggtOyzIRBoAVomdl2VybeLs3aiC907gtT24&#10;d6F2JQR2PbdSRLd2tJYIB255XMtGo8+K6HdpeFo5zP2Yg6F0/ZFIoPrg1PWXQkgGkkMWhbLThr8H&#10;eXACG5FL3d/mq3Ec6l2mZZIjgxGVHXPxOLHJWmUlapk1SbQhhve5NB8MgiB4IJ588km9rP8751u/&#10;9Vu/9Vu/9VHP4vkhHKpBEARBEARB8GJnd2QARolNduCYMrNE7NTcqXt5qXVdX/qi80niKqOFKjIT&#10;FZQOy0m1oXUa5EIWEobeehia0wEYZNMiugklTxX3kHGTsXP1Hdfu7jItIl0yuDCrNuIq+wwN3sPg&#10;el9KrsW04vkHDfIIgiAIgiAIgiAIgiB4uWDEJ58f/9KV1cWpPbvIlxf53DjN6ocRSyQddLq+zKNk&#10;F6dpt7Y3nR09XLrmNHHfCKBxPLT5cVZZ506oyZge90tvSRmoSwjAQ8lDWVxlAcgOAcVM2zmW2csZ&#10;rQu/KEIlsGJkmNWWyP1WSYD1BWQneWJlnFY277TKAnxacXpPdWyVddBqlZWFnYp2goe4tHKNEwju&#10;3mVfZhVP1Xar8WnFD9xsz46tOsnQQRAEQRAEQRAEQRAE92PR6d9faZZZV5Z52WlW8fQ41ZtiKAIg&#10;mYBpbVPgzIj7jd9sfZl1YZJ+7Xrbndbjs0Ni0Ef2uw/ebvdbv7b0cYUL45TuJ2W0rsuL3LoWrTph&#10;p7LG+xzXZecjO14MIVkTWaqNi653yzTZlUDQDJ1TOGQNPaIJlaMsdQ6pd9ys00MH/80hA+b2OBo8&#10;kVQJDwAAJ6gSXtrXXnWudcjnNmt7KnurbH/UuSqjkYQcgzWzrx8r3kyCpQhMfenaVlJn8aYS8N7G&#10;OUTIDiZY9K5jkMrez8QhOdshC5Sb8M+tCWOz+GEp/TdkHUkKUZCMZTvXvllt3SKic/TyXUkpBQAk&#10;o9xFDhvVe18FuYtm2spzHSylm3jS9Sw2H/qQKlscxL6ZtNaXC5vdP+47hnWga9nVspBOqCAjXRLg&#10;m9K+PoV1PWAxQd9DjWT5oMtiKMAqHgpl3aZOaDIEHLQ+SWmoIYQ9lCwcBEEQvLyJKKEgCIIgCIIg&#10;eLEzTTBiZGwd2e/TDchdVxd5mdU45p1cqMiiWN0pnpKsDTZc4JK0USc3MiKwzmKVlCXcT2VKJCge&#10;0xQQAIQ+PZVEaSu3LVvZoNDdd7F3Iwu3W9+tzYgIeQiCIAiCIAiCIAiC4JXMOPFTzo9ntT0+q0aJ&#10;V5b52tIftMl9Fq4s/drSp5U9Nk07Nd98bvTQrsXT4zRKJLG8Iyri5OzUQ08392P7Z5c6rcpQGR60&#10;gZmkm41/ZN7ut3mVfZllZDKME3YqjozjxETWhtqYbB0UgUSAbDImyc5NbG9kEB5olbVxnLjMytL1&#10;YpC9OzdW7sIqa2Q44cexchAaJ84qju5+y+kxa+O1ZW5dH97vHvpjCoIgCIIgCIIgCIIgWNNm/cq1&#10;ZpH10XnXdH5hahem2/bUYzDy1Dg9MauNfHaR562//0Z7bZnXF9xc5Q/cauedri19VvPSpLqvPTW7&#10;np3nNuugVSfNKu7UNq1oQFbJVtXd1DMBTZYgIypDFjqhdTrUdzcb5JzBsrh9N8vTiz21XFgRiYdC&#10;U3XkxmIrHSq6elcqiCJ/AQASYWRFlM0sVVhGJGNRxhI359EniPa5nWUE772yTGRi740s1lNDb5Qk&#10;S1hpcVj2JliwRKciD4mg/Uy5XrIAmLG2slK6ysxZPJbamlP/srfjbvaOfQrrxi46xJn2ltXsyqWw&#10;bUiRlbZNqpvz62I0QXKVaQyn+oo4gmb916hU0/lgoN2Mv17b4BzW1gTW15Q5s+xdv6uH0m3LNhqR&#10;iJqy8tkMIarrNFoJWXBpMB73X9GymXnb4Ty4YA99b4uv1eVC58XUChcgdK7Gcbvx/dZXWUeK9Wqj&#10;gM61LI38yvfNWEc/uyAIguAOIkM1CIIgCIIgCF7skDwzTq3jxsr3O50e3VXi6VyXF9645q0616Qy&#10;AMus7DACx3UvI1mbGqcBXtynW/LccFGvjpU2fOgbzuleMapABkm5xMPXSXL1IqYLBhmtc6wVZwNK&#10;1Vt+SIMqri8zwNNjOzNO99iuIAiCIAiCIAiCIAiCVwKzip92Yfzea40Rtxq/2fhBq72R7dV234q9&#10;znGr9YM2Ezw3sd3aTo/Tm87Wz6UI6ezYfuc2phUXnc6OH3KQ2jCpKKDJXDkmd/Qo67y0bMMk2QNl&#10;vXauq8u8ymocq05ZErBTcVbzVTvVrcavLX2/9cowtkHPIiXPMkEgRqbGSz0ZR6ZlVmV9sIBLLmZJ&#10;QpPVekk1QOtqXaWacJzQOpadEnnQ+u5d6jRXWausVXaglwHvS3a1WeNkRp4a3esWkmfGvLzQvNPT&#10;8/yavfpBXb5BEARBEARBEARBEATbSPr1G82i9cuL7MJjO9XoxPpSZbg0tStLv7LMj03Tr99oP+Oi&#10;jROz8Os32tZxdZmniRfG6b499yVdWeZOOujkwk6diuiRyDqxlTrvI1J36s1YWejcO7HJ3nofBFoy&#10;MVvBoYrIUkV0gh8x+Q1mQfWlWfSSMAok64ch2bm4ZYPEcEuB65xPgqC0DintAy3X6hMhAzKQfZNM&#10;WpJR13Gsvb+SAHs36XZ9V3lh7G2NnTtYdCSVaFCBojjEaXYuI1X8k8aSuNpPu+R0sndpQvI+nHUw&#10;TQ42z2Hkkom6Wd16Hw7HHwz21BLt2stu2DhXh4vWps2NW3UIhQWYB4vssLfls+jduWv3qYYZDmfU&#10;fxzsj8T+Q3atZ9u7XddGX6iYeLdSWYHEzeNASlz7kItbuMStlgq67a+VhA5y7+2mLpTI1sGXqs6R&#10;bDDEEl6yKdbfxsFhW3r8FYnSHdl9SVbEpGJxXBe7cufIjk5os5NIPEaMDYIgCIJwqAZBEARBEATB&#10;S4DHZ+naMs9q7rd+quaxRXWt4/Iit7lIqNoZpYq43fYpEtXdFdhSKtc4EpEFv0uqQwlZXcttWUi8&#10;q65burtJIOnq2wRqy56ajKVGMAuQOufGoUoWUazzQ7rhCWmy5p1Ojy0RH3eqeqACxCAIgiAIgiAI&#10;giAIgpcl48RPuzD+wM0GwKyym43favxW000qmySOEyuDlVq3IcmhyVpkrbJI7Nbp1Mgq42t2q6f2&#10;queotpwa2Thxp7J5mxedT0/mrryT0yNbdnmUuMpem6VDVWtqXJWB4M6DzLfNurzMrWvRqXVUJIgE&#10;zGrbG1kyLrJKAMVedSQrIAHIwqLzecYYmiQ0WSNj55p3qE2dq+tLwASydWTvq/TarHknABVVYlQX&#10;nVZZz8zzYqTOlYf0CQKVsTIsOnWuNmtUkSfT0ErWwShhVnF0P8vpJLFOvNX4rOLVRffYLEoLgiAI&#10;giAIgiAIgiB4eK4s/frKrzfeuh6bppPbUwtGXpjYM/N8dZlHib95q33T2dGH9rtV1tVlNuLc1E4i&#10;kNxqfJW16O2pthZIEgmwJlpXmx3JGldNNI7WkXufordZJWe19OUvwZ5tRu5TTEWwldYpmb7ljXQp&#10;A0RfOlUshSQgkSwDFuloCBHdyhhYh3Zq8E9uxYnWQ3+2UiRWdCQHel/p1hzYB35yCAsdXKSAC0fk&#10;olKgRjMJIK1EqhIgczF5DmmoWVvX97Pn8EBsLWKYjGAsTdz6LUC/qYPbc4gKHXypgzt0O3aBvbFV&#10;JcOUW2GvW480buYhQBriY4tCp80U+xcSSOv3s5+ABMdwJ+nqTbnajnLdmpx6jyoHF+06qZXDg1ji&#10;Um17smtj69ZHkAi4ipXU+43ph07U2pVaZjh8NVie70f2TJuFY3D2JqOkDGSJgFEg91uNTJNEkokl&#10;8YJt1ipjbASwO3pIRTcIgiB4GRO/RgqCIAiCIAiClwDnJmla2V6teZsXGXfWg7l0eZGbrINOAmaV&#10;VUTpkTYElt5LhS0m1c4JStzIo4eyTwGCRjjgghHZle4+bEU6YUIWMsShl5sRRRctNXxZyr0ZFX1z&#10;uTsyXNWrbLJBAbwbLl1beSJOjeyxWXW3iIkgCIIgCIIgCIIgCIJXGka8/szosZl/4FZbGU6POO80&#10;73Sz8aFAalP6VV6PjGcnNqssEafH9vGn6p3nSWy5NEurrNpws9H0YX9lPU6cVRTQep9rsdaN2gwX&#10;ZhVrw+jEHf074dll7hwHrVyYVpazd8JOTWMxxCo7Vi4jjt2JROzWtuy8ycqOScV56wDmnVekcVMg&#10;CChLecgs6ITWZYCI1uVC62iz6kTJy+eyjrlglhEHrTopO6pBN7v36ladd8K0IoFTJ6ghI7lb8frK&#10;O8eVpT82e14++SAIgiAIgiAIgiAIXokI+O1b7Sprv/HTI47v1znrWIw8P0kfPuiemeebK192+p39&#10;btH5QasLk3SSBl6tl3nJ1wAAgABJREFU61arYjqdJG7PwigDkqETslBJ8w62Dj713v7XDSGZ2/ZR&#10;CcV62ogV4EAGi/vSB68p1pmc5R6iRJyi2AL72EzwULXWlpHUZVuJBgJM1BD42boqQ+d9eEA/w61I&#10;z+0PgigxpX0AaO+0JCD5HQVm7l4CRAkl4ygRJZyAzC7vl1LGHeQpgoIT2gpC6Ecb7KnlQiN7f6UA&#10;2lqW7N9e+3SHKfHoYjTsEkArY3PIe12vd5uyybksuHg9h8GtBMliSFIFQCaolMn1ybHDp0Nsuz6B&#10;7YGGB4m0/gOiY2MS3p5+n5e6PuP9V67PPt18OYF+S8tnynV13UbL7Tde62ltR1QIIknCABf77F6i&#10;NlbsXbzucjC7Z6oiG6BzzGoYWer6GlfjOj0yEqeiJC8IgiC4g3CoBkEQBEEQBMFLgyd20qLzUeLN&#10;xqfJjkSDXl9655p3krBTMQ3mTwwy2X0hWSdkR6Z6n+hgGu3byK31QRu0QcAPN+w7PCAqogNYclkJ&#10;Y5/FYeztqUVmdcHZh7JiEOBW2W+scLtx31LTAFSG2lgZR8ZJdUgslnR16W3WxVmqyNfuxc87QRAE&#10;QRAEQRAEQRAEhzg1sk87P7qx8qfn+foynxrBhcbVeZ+xQCCRRYExIpHnJvaqnWrvee2L/6qd6iMH&#10;+fQ4XVnkg1Y79UPGsp6dpOVBN6t40GrR+awyAAKWWRWRyFOjxJNIY6UB3Ny7rP22NICjoEYYJ1bk&#10;2XEy4qBzAdkxTsTdqx4nlSXXQZe7xjqp1AKusoxFGWOCyj4nAqCg4kFtJUcflCGhc3WyzlXZJtBi&#10;KD5T46X2ja2jc6+NJdbg2Cl1rpVjZBwZzoxSfbKUkp2a11dYdH6z4UlMsEEQBEEQBEEQBEEQBGsk&#10;HXS6sfLbjV9ZdB+Z5/1GDo3MOuVJskmFdGK1IQv7rR+03jgOFt1ebTcbL48w4FaT9zsfJ+5UnN1d&#10;+LjZuEvLThVxh9bFOsGzSrbnKoNUWueaAslYoj+zK5XDocbJIQkdYFDblznJS1syDf7NYVfQx6Zu&#10;HQwlXjjcPw5A6m2TVOnpv1XEVV4V62Ppd9YfDsmja7ci70gp6I/UxxhwqAorwxaN0Ic818HoSKk3&#10;wRqRAC95pYADFVFarKXeaMtiYy1bQZDrNap31Q4zY/lj7aUt8arrCRfj5ybmdPsLUwyuZb0QhbU0&#10;lkiXji1ok1CSWvttAtZOYA5xqb21FH1ybNkYXwel9tuELT8x11rh+lRvTx1iUYspVkP9XR+rC5g0&#10;PFdax972mblcr9pQPuLBWjxMm9yYfgWwLKWMNQwLcigGHOyv7D/H9XcBgBkNSGado5NyRp1w0Pq6&#10;K+BB6wB2ajs3TukBM5CDIAiCVwJRsR0EQRAEQRAELw0uzaoP3u5Oj+zyIt9udWq0EXoOWh10WmZl&#10;YTbYUwHkQb07cVAEkjFpW6c61LCtSFQGs0HeApD9uIEkBxzwIYSDQklArWyr3x5pVJEgO6eoxjVv&#10;fVtm1NA/T5CR5kiUDf3qphV3RzZJBHBjpUWn85M0SXz9mfrhGi4GQRAEQRAEQRAEQRC8vCF5dpLO&#10;TlLrurnym43PW19mdS4HDaqTTRNnFU+P7dTIqheg3qgyvma3+q1b7bTi9VUep6p6KANsIs5P0uVF&#10;nlRYdFp0Pq1s0QnAtLI6cXYy76uk6ytv3eedQOxUlLDoetvnTs3ioV11al0C6vvpTok0cJHdyE5i&#10;X+Km2mBDWR3Z170RTCwVhzAgA9lL4VqppbOdipUBQ4iCC4vOs9SIlJqMRAhqXZNko4QjNYcuzTsZ&#10;MakwrezU+KR7bWRtWGZl17zV7ijUtiAIgiAIgiAIgiAI7k+Wnp3npw/yvHMArevZRZ63Kq35550s&#10;64ACNK3s1MhGhnu0GBNwq/FbjZd+XnKtMjq5C4lsXSPDQYfKkF3LjjcbPztO0+rogK1r3nqTAWBa&#10;HdOJqzasMg3eCZ1khizUxkQkAOS6EMs2dU8gYCVQdJ1ayVJ5tXEs2mYtLLes39NgRexdi/0jRNBI&#10;khWQiyl0eKoEh2zweWbfZAsQMMJIH/qg3VnVtQ7ZLM7X3mvJ/nwp4tLw57CK3jGZXSRd6rQJBa0J&#10;ERWQQQdMWw/pJ9W7PEvI6UaZWttLBytv8Ziut0jDg3V08uuhybWplxQgqBJoxHH+VK1dsFg7PW3t&#10;7jw8462nkGVjJWXAN8Gw3I54HTJM++TY/jMtzuH1A7dCZcvqMlARgopV+LBndnNlbyTe+lIdDdzt&#10;zb3D3SUaF72HVZs5bhzCx/6VI1AbXOxcTdbIsPQ+bnbR4fTYEnFpdvJSxCAIguAVRDhUgyAIgiAI&#10;guClQSKe2q0+cKvdqe1m45OKIyOAznV9lbOryRgbt/sAuorV9EQZqtsPgrH1Tbc4aa1zgaKvpUoA&#10;QB6eAtCLOilo0LYqY+47x0lQZXakptGILLqwyE5QUi6tBHNJgVgLoSDRua+1tkTURgfmXU5EZVxl&#10;nRrZTs2PO1VfnIYWFgRBEARBEARBEARBcC9q44VpuvCIVJRX71SXFzkLHz3oLi+6S7P0cBGd04pn&#10;xnZj5UpYZq1WmeSsolHnTtzAbJF10GqZ0Qk7NbOw6LwyziobJ54bJwCtIwvZZcC9LZ5ZOuj6fILW&#10;VYJSRwmds3OM7Jj6r+wohX1FeUsGqH+d3eed7dR94CqGQsNEJSKRAjohZ1SGRVYnTKt1ogZcmHci&#10;MKs4Mjs/eTAr8CjZKnvZot3n8/MPgiAIgiAIgiAIguDlybVl/sCtbtn5Kmu/9UUnF2413rk6wVwH&#10;Rf2gaoOgRZcnCecm6dguaa3ryiK3jsa1yirtvSrrjXaJonGaSuqprzIr0yTx8iLv1Dw7PhT0OO8E&#10;oMmqiGMbsiUyQSsAxRPoSmaVbWQWrT2Vd2DsvaAuUYPTcG2eHLyD1CFZaJ1mOcSL9rGl6/hLDtbV&#10;bd1snTVgpA/Bmi4kw5Z8VOI6N0mqOPxcgQZpHbG58a2Kxeq5ZU8tA5YSLgFwaJP1Kseh5NIsGPuc&#10;0Pntm5d/+/23L38kVfV4tjOa7o539ia7e3vnLtJsY9sEi613uA8VQSBvxcDehSExdmtxGVJ2Dabb&#10;tYfU1ysaPhdu8ki5vpL3euBmpwQZ+ojc0oauHHIr/VT9lgLog1LXHtN1jKqA7OLG+Uwjcu8u7Z+a&#10;ffDVFlsqihe3L+cbAnH7F0Zm9VEQ5VHauGL79Sb2uRd3210j6sQme+M0So55x9pwepR2ajt74v53&#10;D0fnmndadOokCYkYp6LT3svKHgRBEDxywqEaBEEQBEEQBC8ZXrVbXVu5C6vsVxf58VlF4sbKszTP&#10;MmJ8+H/gZ+/VzweShYrUZ0PLtFxGENA3sZNLPgijKubSTskG6UwiScOg53IMdC6SraNxHxkPyaZC&#10;lpSRSFLZlYVSXbdbM9mRNnWSkAUXOtcqa5WVKAdd2Km4W9ulWfXqnbCnBkEQBEEQBEEQBEEQvKgh&#10;8cYz9S9eWV2YpmcX+fLCL07t4Uyqp0bmws1VzsJ+i9pk4JlxOqFBVdKNlbL6WIAmq3XUxlllo8SL&#10;01Qm1boAZCHdU2vrXPPOXWwdEEo2bN1nbqBxNY5ROiSOuaS+DVxfXEgChFwOQeykg1Y7la3LKtfZ&#10;GKmPRFArtI5EAfAWOzUIZte8k6Cd2pLh/OSBd7gyzDsAWGU90I1BEARBEARBEARBELzSkPAbN5uP&#10;znPjur70VVYiZhWr3kGKNmtcWZuVpZUwb0WqMo4N+60uztJefUh2WWZdWeTOi1cNFTGtWBmWmYtO&#10;xcg3ThhXLE7M1rHKOmg1SgDQer44TWsZ5qD1zuHA9C7iTknIVO8WBMm+GGoY4ZDP78iNGmJGQTPK&#10;HWDf8599cGixch5SWAb/Je+IXQVUQgB6N+owD0m+sbuK3EzriLUy4VCAqjauyLU5kyC2BujnP3gw&#10;aVtvGZEGWanrvZZ9kmexDYMglZeL9/zo9//Gz/3bZ3/rfc/+1vv2r10+dqsnO3sf/7s+9xM+6/M+&#10;4Xf/vkuf8ElgqTXrnZTl4yGZih92E7R6J/2cbGO51OA8HRzFQ5roMMYQ2UChN9dqeASHu3WMb1Py&#10;EtgwXLze0vLC+8eTG9PoEGTa76oGi6v6pN0ScAo5aaQRFdWJJNa1ee79WEK/z5ucia2Y2XK1UxqW&#10;vfW92Visyy7kYTvuIXMSGCVrszoHoUXWubHVho87Vb1ANtFV1rPz7srS552OtYKPEs+M7dK0OjVi&#10;WFWDIAhehIRDNQiCIAiCIAheSrzhTP0Ll/38JD27yNdWfmrEeedNhrt2R8YtdUyAF60LDxai2mtP&#10;hAQa4CBgBqBvyKehlWBptzZ0JYSxSKb9LAyoDaNkRrhw0Inw1tlkVQmJJODqu5054VICjUzE2FAZ&#10;h+aIhxrdkagIAKNEAcvOD1o5MElMxPVV94ln6hChgiAIgiAIgiAIgiAIXvzManvT2dGvXm8vTnF5&#10;kZ+Z54vTqnqoFvynR7bf5rbFTk0XVq7OUfqg3ZeDTp1rkVXaqJGcVhwZJ4kXppuojc77krh7zDAL&#10;804utC4IdYLBVu6uQdEyNq4mo9RblppClQwHlXDUzWhGyAmizbLEeaedmjZUKm4XH5IcEZ0rC3LA&#10;cNBqnLToQGK3MjNcGKfRSTNlN3AogCvLD4IgCIIgCIIgCIIgOJYs/Oq11Y2V32r8xsorw/lJ2qkI&#10;4nbrTda8FQhkX8dDVmQnNNlbZ+06uKVTIzs/sZ2KJFdZlxe5c81bCZhVrIs/D0iUSyzBoUONEMGR&#10;oTauOq2yskuwy4v82DQZkV2doxUIHavtSFp0GrypgyQiOHCfNvlbjf5LXRPkZuYStE4npa+jPLck&#10;Fg1ORQxZmBriAbZsjGAJ1izPAlAiW4uVdiuHdHCurgc/5MjEYSvrIbPmeia9q9ONvQOQOlR0Jsmx&#10;CX1dD5uz/8Yv/Nuf+/7vfs8Pf89qfnDfb8vy4PZ7f/wH3/vjPwhg5+yFT/q8P/J5f/LPP/4Jn2Ts&#10;lSgV/yeJ4uJUn3t6RNsazKYAkAhXn1Gq9WpYatsOJdCy2EtFlm9C/zFt+YDvLDyTSqBrXyxXLMWD&#10;45cwbX2I6C9bB7RuzVdbE+/twfKhW52BySxn9V/Afit6S/H213btTC4ToSjKyMGwyuFh3DyPMMC1&#10;SVvl/WyeBOqErpNLSZrUdnGazo6f/9yIZecf3M+XF1nSMmvZaZXVae0cRmWsDZNky07PzvNObU/t&#10;VefGFiWCQRAELyrCoRoEQRAEQRAELyXGiZ9wuv61682ZsV1f+n4rCk1WnZieJ82laKWltZt7n9tg&#10;xCixCJ1e9CmVbnJ9hzYJI6MlGlSut34oADBip+ZBg9pAMWc5Ufq9FT1XQEWMjJ1kAsna7rMcAU1W&#10;J4wrq4jW1Yo7lX3gVnuj8TedrR8ucyMIgiAIgiAIgiAIgiD4mHFukj7xDH79RvvYFFeW+aPz7szY&#10;du4rDB1m5bq2dBcfn9kqa5Q4Nt5q/aDzacWdipN013orSTdXPm990SkZ6sRJMiNOjez0+NA0hlpD&#10;3E10EjDv3IXWAaBOvTiWyCxURDK6NDK2jsblgz21iGMlDfXImKVZm4DWQcO8893acKSUcSg1q4wm&#10;tY6m85S4yhgnzipWxovTkybKHp3AZiYhtQVBEARBEARBEARBcDwa7KlXlnneaqfm2UkqdrgbK7++&#10;zI0ja23m3BIZCILZlR1Vws1VbrJ2ajs14vVlzsJBKyN2Km4LMuukUWHjyXSgy+okOSQddFp2GlU8&#10;aPKFWVWsndl1t/KqTmiFzkEiCSSykKUkrjWVIaR023WofIdjE6BB2tgde8MpJG08jMMahpBLro2j&#10;6m2yDk9Iwxol0dXbULODQDdoSlkC6DrWjzr4V9ehp8Nbm8vL+SGoIJmtF5msT+x09atwqY9vBQHk&#10;dvVvv/vbf/K7/9H1p3/n4b48B9ev/Oz3/q8/+73/66f+wS/5wj/3l59446eit+iuUxJKf7dDi9r+&#10;MqyXXJJU10mh63e28mNLMGxvfNz4gIdE037/3WmHfMza+ieR6ONXy5aU0FVivb93fASHPxlsfRkc&#10;ogCDHEx9gET5KOCDCVaHvcf9qocV5uIlLksTt5bfP5pbgmYx+vbTVZ/Tew8kukSwNq46//hT9ZEL&#10;WtfNle+3vujUurJgQJU4SdypeHps0/v1I/zwQffBW10n3W78duvZQWpknCam/pNh51plHbSZwKxm&#10;6zpo/ezY3nB2NHowITkIgiB4AQmHahAEQRAEQRC8xLg4TQdt9aH9DtJv3y45qZil57M/mfVd5Xrj&#10;KIm+LJA0oDL8/9n78zDL0qu8E33f9e19TpwTkVNlDaoqTWgECTEbWqLBxs1FftxgG9PG7kbABbcF&#10;xtjXA+2+dtM0dGO3r20a2QauG4MnuMbYzAYu3dy28AAY4RYtkEAINJaqVEPOEXGGvfe33vvHt/eO&#10;E5GRmZGVlaoqaf2eeqoiTuyzzx6+cypj5fqtN7EvAUpIRjPWxtmkFOeOr/sYsFPbMguORKwzcvFT&#10;SRCJfe3MvY+2qG9cnhLQZq2zHKgNs8RkPD21ZasLK9/JAvDbl/GJ90yiBBUEQRAEQRAEQRAEQfAc&#10;575ZSsRvX25eMK8urfKlle+1OlVzuzLcqrjTuHYbX3RKxP2ztFXx3pkBvLDMOxPbbXy/80UrUtNk&#10;lbGyg7SBLDSuZetXG3UuI85MLJG14Z6t433Om6eIrjp3V+sQMLEDpTP1HY2gMKu47DBJap2d68B6&#10;vYkCSlZQlloB4rLTrLrhtkYmU5vZZdVEZZwY75un23R+D3CpFAKflt8aBEEQBEEQBEEQBMHxrDrf&#10;bbXovHNIMMM0cbuyUzXT81C4ev+19sraL67yotW5LTtVG4BVp4vrnB1NafKRSFSk9ZPxSxAlBDnQ&#10;Cm1WJjo5iauNCHQugiVS9cgr+vB0AJ1jnb1zgZRGo4+t5B2yQYsMYJ3Vuh/ry0ladZKUhUQk4zr3&#10;JZHOZUAa4lvJQ7qha8z8hJGOPqMzC1BRDfucAPW2pQ75qeN5lRDMsm2/oXzQCR2Qw6E+SnRUTIdv&#10;x/TO7F7Z0RMsL2Jl/yUhViWZlOoTWrFpyWI4O9sQRIsxWk69HIeA9//aL//4X/8LT77/Pc/IKvqN&#10;f/2vfuNf/6vXfP4f+KI//d899KrXavAwdfOS3HWxsejNX2nwUUtkan/3pFKGs14vpTae6RKADKTe&#10;Vx3X28EFLy9KwYevNGquw1YbevLmURa5t98RyyImCThYGzNgw7Q7o3LvkR6OsR2+6PNmJbD3T8vy&#10;GZJmxwBfgr1mPGrQZZ8u3EwelbLQOgwqi+qerXRpnR+YV+XqXlz544vuyrqserSu7P1pG1Fbn/s7&#10;r/jAvHpgnqrrPtmy8NuXm0urvOh0eZ2zY1ZxZ3r8tEFJrWPR+V6rRZe3K7qw9+T6k+6ZnJ7cQoIN&#10;giAIPjqEoRoEQRAEQRAEzz9ecqoy4l0Xfavi1UaG68pRdwaHylopntWGGzfI9QGqANqsm0cxkJxX&#10;7FzXWpGi4GSpizlAIrsDTETiMWEUDmRXN/T51YZ5YiIniee3rDaeqnGtyVfXpTaL91xuXn1u8mze&#10;pyAIgiAIgiAIgiAIguAE3LOVPu2+6W9faROx7HS18Ysrv0yfVdxKNkllhlqfFuFC51i6Lzu0WSXv&#10;9HRtdeLLTlf3zysAu9v+yF6XiLNTW2WtOq2zlq3njYa2MpQtkfMKyw61cSvZ6QnnN7Y5b1L5ykIJ&#10;AxFQ2SHdlKRBQ4oFT0246Dx73/w27PYm+xbJ2ti6sqsFJsJQrtOR/IVOJUNDAMzYOc5t2dPWUwHk&#10;ISekjkavIAiCIAiCIAiCILhjsvD4fvfEolt0Gh+RZOQwOh73bKUH59WZCfnMNQLdVa6s82P73bXG&#10;9zf01N3GL689SyVZ0QAYE3FgqQ0RkARTYgJaR+fuwpW10qANnp0c66oNtRdq1bmDRS51Pyozti4X&#10;Wvfa4EDnWGUkanK4walzlZ8S/RHWBs8ygmQn5IzKNMiJBxwRF4sHWdxU2tB8pf5k2Be4etdzrO70&#10;qi17w5CSiyAldQDQt2aNVupGMuehRFehT5tMxGAn9s8pLmVxbg9EWxRntfdVDw5mIwzUh7au/hRA&#10;ASQXVy/97N/91l/9yR98xpfTb/7bn3v3L/7/vvgv/I//6Z/4OiYz0nWkjHaIzczYzYsD0vpvOEq8&#10;wrB0ijQ83AKNV6ScdQlFlUp0rwp9/mwRoSWSDi9KsVQuDA6042PfvP1V7u+alZvU38bsoHHIejhI&#10;0yUP76sXUPvV4gL7Q5CTQzpuua0HVwZjXu/4XIEGB441tsvbQYCgOllFzGoKeHLp9890ae3vv9au&#10;OrWuRde/x68XiSvDVuK6tkXXfmi3fdGp+qHtNDYEdq53XWx2W7+08r3Wpwn3z1N9485DkpOESUpn&#10;pri6zruNrzPundm7LjafdM/k7DRql0EQBM8+YagGQRAEQRAEwfMPki8+VX9ot7uwyhUhYL/TNGma&#10;7rjaInVCVj8GzwUzGm/hnQqQ1InTk7wCYCQhkQn95DkBWXAnpUwmsMl95crLuERXBgEYUBsnBjMm&#10;6vQ0naoOiodnJonwK2svh5zYvPxM/Xwp2QdBEARBEARBEARBEHzcMqvsU++dPr7ffXC3m1VcZ+21&#10;vuy032YMAQdDGQoACEwrntpK2zWNvG+WXnqqGpsLT03sNfdMVllPLfPFZd7vVJqk1Icb9LP8ATy1&#10;zC50pgfm6eadTDY0l13fbiVp2UlSJxiRritGGdEJgDpnZZgnNlmb/XMOucTjk1RZ9lB2YsIqF2UX&#10;6NsEJdCl7AKRyGR0AeKswpVGW9Utw2hvSOMqbuq8ijavIAiCIAiCIAiCIHj6CPjIXvehva5zrbIW&#10;ra+zWj/YwIiJcati57i4zKcm9vLT9c5zPhtQwPuuda3j6trnFXcqArjW+JW1t65lJxLbNZddL4ve&#10;hNrgIgGXl+H1k8RVxpw4Mn3LBxcwO1tAUBYgmTEBfSolBLHJxQRE63DJBbp2W1mHosqVf5osB7JU&#10;J4xuYTIaYQCJztE6gP4UXDAU7RO9PilqOLBxrpgBXYnJBKQin6LXVMczIg/+3ZeetPmgIHeOD2yG&#10;mtpBaOhBiGeJdU2mjcvF8bmjC+2C9/ZsnxZb4jbLntMYFct+h5vH97tv+7f/7L/7U/uXL9ylReW5&#10;+6m//Vc/+I63/Ylv+XtbOztG3GjlHNFTNx4fE2MHbXi4VcNFPbjmpfWNpCD3jajYQe0tFUUO8ave&#10;XymBsH5PHF+cQzwpizl6zDFT403jeD9ZpvIRPklWGda57EfXCaqwfj31ywksoil7X3oj/BYHl6Uv&#10;qWpzzQhZGtoC5UL5Z2jZ6+MlJsZzE2Ziv1VifudFXW28ybra+LIToWnFMzXrxKpfoMzunbDOWnTa&#10;a3NtODNNH7jWPrnIrz5Xb9fm0m9dbq+1/tQyrzqdmfD0xE7Y4Efg7DTNK7uwyk8s8v0z/Oal9evu&#10;nZ6KAXtBEATPNmGoBkEQBEEQBMHzEkmVcae2/VY7E1t3vspo3bcSKwOeRteZ0EmlxlSRNHaOZMe0&#10;3KW6/owv+iPjt2fuewEAF7rsqtLNX9iBZSdIAiYUiSy6K7GMeFMyCnBpmTGeRhkiWA1Fz8aVhanA&#10;xCurfJWojbWhNk4TT9V08VrjpaJ6Zprum6Vn+3YFQRAEQRAEQRAEQRAEt4DAg9vV/fPq8f3uiWWe&#10;JgJoXa2j8z6D1IBkZX4ZSVTGe2fp4e1qVh1TlNpKfNFO9aKdqvPed20c2eVSZayMs4p2ubnWuFbY&#10;qW9RTysBGsbSpHVoYxezlAUCxwaWlnFt6hu82DiMfMVn/acveu2CBMR6PvfBvB16FA9epnRnVWQj&#10;zwIdVdV3FmaXm0kCZMYSNjsxTJLtt77OSNSi1fatzu5YXGqyn50mI7ejxysIgiAIgiAIgiD4uGfZ&#10;+dVGi9ZbF4BSWzg9se3qFnmn66zfvtxca3zZ9XKXEdOK2zUTWX7Bz46162rjVxufV8zCOy42L95J&#10;L9ypnsuT2S8s86L1K+tsxD1bRnK/1ZW1N65lp5qY1SS4ghvQAYBu0tRUG5vsQ6xkGcjli47z6tB4&#10;/TZLQOcS0DpAVGRKR4oyBFEntD7UW0iXmhIxCtCRCCMktA5BLtIB9s1Lpc5TupUswaUsZpcDEroh&#10;4lIYk0XB4hMOgahe/ltSMa2fyy8VffGGV0FmpbFqeG7xR2XGYh5mDYms4z6GKNUxVTV7cTT7Exn1&#10;1HJw5Rg0XqYxYJMHB7mZoZoI9e6r3vnWn/lnf/W/zm1zk1VB8qWf/voHX/Hae1/6ivtf+qrzL3qZ&#10;ma3399aLvfVi7+Ij73vvf/x37/3Vf7d/5eJNdvKOn/+Jj/zOu77mO37ggU941Xh+tPQpX/hHhlfB&#10;6Xvvx2bA7MYh+OBeasxf7T1SjWeN0fXtgxB627Pfhkb0NclyJYu8OlyxgxsNbAT7cnR9+7gFHDo2&#10;EYOxTA7uLzWIzq2zsv4W9Pdn4x0jDfeGdBdp6nNhMcT3Fj31YHENK230Vzm+B7PgGdklHLLHxwWT&#10;XckgqYVRutb4ovNllxrXXusGnJ1a+RC77o1sAHbqMtcP11q/sMzTxPNbescFvfJsvdv41XW+uMqr&#10;zs9vpVJ4dGntyo4slNtnQG2YpGPSNSaJ98/SU0t/cpkfmKd3X2o+7b7psYXZIAiC4KNGGKpBEARB&#10;EARB8LxkldW5jDgzsUmiwWpp2Wm/U2JfneHRCuTxSMpDe1wiU+ljS+yystQIbR+V0O/BLD348k/c&#10;3EObPYvJ2LluWuvRopWk1kGwMpCku4wGZVedWBnnFethyp+DTVbrygIlI0kUC7aT2k6lhNtSRhoF&#10;oDZs19yu7eratxLff609N7UqKlBBEARBEARBEARBEATPBxLx8E710HZadLqy9tL5tM4HbVKTxFll&#10;OzXPTOzsNJ2k6lMZz07T2enRxyUIzAKpW5aPiqGZiM6P/midXSo9W8fv5CDdAkDJ5ZDueejFNQH2&#10;rY0llUF9NkO/PVHyPfo2NYAlbyQ7OncHXJhIlcFAkInYSiznMk1cZbl0rfV5ddIUgk2WHQBuVTw9&#10;saiuBUEQBEEQBEEQBB+3SHpqmR/bz3utAyVjEICMLB0sWxUfmlcv2D6+urBo/V2XmmWnS6u86DRJ&#10;PL+V5hUO/6ref52FvdZ3G1903T1T++CuVhmvOPu0Rk99VPjIfleyUs9NzcjWcWmdu6KnGuZVP4kr&#10;GVyElIWbDL8vWp8cAhIFsCSXrp3jdHoH1l68PLiQiKnZjcoe5Y4UAXXcpBMIUMpkArxYiAKpop7m&#10;DFdf59mqaGST1ThMINC58njTVMzPjTMY7EAvj7OsFkAwOzA/oSEJlhu3HyjVoTGHFYOQKB6SMK/v&#10;AxutwrGGJvXBnjZcCkI8iBAte1HJ3qQkHkibQ78ZShdZaS0j8faf+Zf/4lv/jHu+0R2876Wv/Mwv&#10;/i8//Q9++Zn7H7rRNq/47N/7OV/2NXJ/4n3v/o3/46d+6Z//r8vdq8du+eQHfuctX/WFX////vEX&#10;vvYzR2n0gZe9GhtxsqNqu0nJNXWAOvRgf614EF06xsMaYUTuM1dZLv1Gme7QJR+SU4drJRmpjds7&#10;fNlnsRKHVyhB0aBx6ZRXdMCAJvs0sSTHbmTZlgUvGl1IkMhekWZJU+VoLx/bJGjEcEE4Xg1J3XWb&#10;bwbSEnTAXY37fotZxUXr01KbnaZbDrQjOa8xq2yRcXmVH1/ke7fwjqdWnejSotU9W9W85l7r+62v&#10;87j0OLxh+yF9E8N2neYVNt/qlfH+eXp8v7uwzJXx/de6V52tb3VEQRAEwV0kDNUgCIIgCIIgeF6y&#10;1wpA49iqeN8s7be6ss5VzdbVulZZq6wsOPoZfoljzbKvMnr/07I/JfZzGStimlgZO8N+i8rUOW5e&#10;IDayEwBkqb6xCts4stQKAiZDUxxplADUieemNk08PUnZ1QGL1pssAhXhQO5L/IdGCQpy7+tTBGpD&#10;TmwdoDfOi6s8TXxkr/uE01GBCoIgCIIgCIIgCIIgeN5Asswge3h4xKWSofoMxoZ0kqTsSifYZ21M&#10;RDI2fihEVVIruQDyhoYq+xADF1qXA9lBoHiflkqfX4nk6EMUBJVSmIaa2LiHMqZtkuhAl2VEZayN&#10;tR26PrVhnbHOMKoVJrd/2fbaXCdOjPeOTaBBEARBEARBEARB8HHGotN7Ljd7rTdZ+52WnW/OrkrE&#10;VsXt2lZd+9h+98pzkzOTQ9LWqvN3XmqWnZ5cdK10bpp26psFribizMS2K15e5Ysrbx1AB+gVZ+rn&#10;YJLqOuta4/utSO1MDMClVXZh0aki5tXBpZgYO5cB2ZHSDefsl1TJIfESFdEKnYCsiihD85etZ8kI&#10;OSqWDqIb7FAqYYzF9Mvoo0fTMEcsEQYYmKEOgJABCsZ+kn6Z9Q9gmjhNzNI6Y9FBZdT+EDvK4YCz&#10;+jzP4oKOwuK4WTK44EP2Zp+buSFPCtgQV8sRGwYJtpi0GJVI9cZp/5Io8/2HlxhsP5eK5+dQ0S/d&#10;i98Iige27eaFAznoqejjYfHLP/KPfvxvfJN0vRAKAA+96nV/6C//v17yqZ9zwoVKsxe84jUveMVr&#10;Pv9Nf+aXfvgf/Lsf/O7FtcvHrLH9ve/7f/yXf/af/PzZh14ynpENR7l56TYu4YGBWa4VBi+3jHjr&#10;deQxjhR9wCwAg3L/nF5CHZNmN2Nv/SAAVSCtr/2VWz5Io8ORDCGmwzoR3EUj+mBdlFKjvF8zHeS5&#10;rGsdxKYOua4l8bXMs2NJrxBSosQs8YaCar/YxuKlq+z1IAm21CoJJfYefmUsV2av9bVD0qLV2nBq&#10;ks5M7JZ66ub7ervC1nb11CI/teicAJhdpybm7o/uyaUstK7sysIoHRtK5RPZuM7dVfLU1E5tZFYn&#10;4vyWPbXyq2snuhfM0+nJyY8rCIIgeIYJQzUIgiAIgiAInpfste5C59qeGIDtmrOqutb4fuu1UUCb&#10;td95qTk2WQcz1zYoxURjqbKxIqYVq6HOWZHThHWGU53DTDeqIaq04mXIkd3Vj3YTJCMNMKMRy07Z&#10;4eoLxAWXF+N0Xlki751VleHaWou231GTVcYK1maVlecePYysPjuicTWuRE2MpC6tVFsm+cC8mlfP&#10;uUp9EARBEARBEARBEARBcELsLnRh+hAXcUKmFTthCTVZ02GcWycAzNLNUko34i1aVwlK3ejSBMmK&#10;/Zg2FzWkeVREMg4JLALQAgCTcWpoRYOT3KmOqZgZWRta9xnSfuuT6e1ZpqvO1xn3bNGIe7eitSsI&#10;giAIgiC4GY8++ug3fuM3nnz7lNKZM2ceeuih17zmNZ/xGZ/xyle+0m5Dc3gW+Jt/82/+8i//cvn6&#10;TW9605d92Zc920cUBMFHiUur/O7LTeu4vM6LVkbMEk9NmFiyNNG49lq/vPLaeGpqF5bLl5+pX352&#10;MviEevfldtXpyUXOwgOzappOVN+ojPfNq8vrfK3pddid2h7cfs61/V9dO4Blp1kyAiUFcdk5oHl9&#10;qBBRG41KhtaRHTfJXpRKhihcBGVkdiVinVkbOtd+6ySzqzYkohV9UBaP7KjbGIVv7FNGBZj1oaB5&#10;DE4FCSXr0yO7YWpY5/INqS+R84qSt+SycxTBlYMq6X0s6qHQSy8vAQDuYuIgkY4mbvEppY28T/a7&#10;pUgbCksc5veX4/X+qNXnYgosD/Yj3uBDFmuJmHWHH1xjHnwxqJAHV65/nU2Vmu/433/kx/7nv3Ts&#10;LZvM5l/0p/+7N/zxP2Xp6SzR6fapL/jav/i5f+Lrfu67/6df+uHvvX6D/csXvv/Pffmf+Uf/+/zU&#10;maJfOkSNl+0GtnN/LgdZpuxPtvdOB0GzmMP9TrjhlxKUIIgExoTZPnJ2dIxpw8uJQyDrxs443N/h&#10;UQ6xoAdaLMrNMnp/OpT6+uFoxerQSQ1nMQahioQG9/ZQ9sNwy6FDYb/j04uGjcpYs8/ubTMETFK/&#10;4CvDbgOjGodDE9g664ml37uV6tv541si7t9Oj+1pd+2k5KhNS6h1rHOvfKdxBt8Q5Vq08FVWIqYJ&#10;eZX3jee30mT4LN2qbF5pt/VTE/vQbvvJ56dPYxEGQRAEzwjPuT+qBkEQBEEQBEFwEtZZWZIOWtmM&#10;ODu1s1Nbdlp0viBIW3ReqkdpKFiOBTPbGCeWiNpYGY6MUdtKzBLAJqtxTA5JqsoOB6QS0woAXrJZ&#10;MQa1lvIeStWzdeSD0mbZlVqnoKlxYji3ZUY8ucjr3CfBFp11XjERNxjxVk6BiagNW2DrarKWWUaQ&#10;eGKRAbz/Kl8bFaggCIIgCIIgCIIgCIJggzT0jJ1QUt2ubNHmytD6hqHqfa7CrVtMh+7V0g54TAdX&#10;mfVWUlSdpWq3VbEiNXTNVVTj2Kl5dprWWcsO+63Wjq3j/NPa0Dg7aZVvz++VdKVRZdiu7QXbVWW3&#10;9/QgCIIgCILg4w1JOeeTb59zfuqpp5566ql3vOMdP/RDPzSfz7/u677u9/2+3/ccjAccD3g8wRtl&#10;xwVB8LHH5bX/1qVmlXVhmSWdnaadmmOzzbLzVdYqq1hdu22+1uZ5ZZfW/r5r3YtOVS+Yp93W91q/&#10;uMqd/P55Nb3N36/PTgzStcYnie+/1p3bSlsnE1w/auy27kLrfYDqtcaz1Dq20jGnOjW6YFQnHR2S&#10;L2VAQHaIJqnEmTaiEU42LsKbjvtd7+RVxPbE1hnMysLR1yt6qsvR23o2BK1Kfc9SKgPxIQk2yKHl&#10;/roE9brpfufbFTdHp00rdq1IZD+UfToOKCsNTt7/rE+FJegkAZNIWp+R2f9PJWPYCjKQRCJEdD40&#10;esnJvq9LKKuuFLb6DNU+o7V/jBiUVA0nQmJQLocLMSiog8raX7qiUJY82AQn7dJjH/oX3/4Xjl0D&#10;n/Dpr/8T3/69Zx54+A7X0mS+/Yf+m7/xkk/97B/9n/5cs1wc+elTH/idH/jLX/3mv/cvrJ74gZSr&#10;I9Gvo8Y7XJLhgg3iqDaeNOqjtnHuvZJ6KFy0zzIdbyuHu8qjnWzFZB3EUai4puCh2OSDA9h4trHY&#10;01QfbVryWaWyw+HoQCSM3/YPjmYyhvPvD5kHnicP66kbgm5/Ei44Qal1CKgNRm4l1sZVLiqrCFRk&#10;C+y3PhOfWOi+WTqhdd+fJlAbQSxarxKvtW5AJyRiXrE6fkIhJXXiOvuiU01sVXhymc9v2Wxomjwz&#10;sUWXrzWeiGWnWYRYBEEQPEuEoRoEQRAEQRAEz282ayouZMmI7dq2K6yyfAlAnasmRZVyFoe5gLUx&#10;8RYBFPPK9lqvDa2jcdQmA7KQhUFFlQsSMkThqEc6FN2yAMGFRHUipERl0aVJYjLeO7Np4hOLrnUs&#10;O28dFTGvmW7zryFrY23M0qKTOzrpytrfdal54U515jaTIoIgCIIgCIIgCIIgCIKPYZKVyW707iDI&#10;4CZsVUzE1LjfqXXV1vcsep8scUO0sYGGVrabNN+7+lawyjivxjgHAOiIToLQuJ+ZpCarNpV/X19G&#10;S1acWHUul06eQ7vbqsm6b5Yq4oXPvYSWIAiCIAiC4GOMxWLxnd/5nf/m3/ybb/7mb66qj+qfP//c&#10;n/tzjzzySPn6z/7ZP/v7f//vf7YvRhAEzxVWWe++tF5nPbnMFXHvvKoHwWvturzyJsuBNquTXHCh&#10;c1zJPk1cZyfx1DJfWOZp4rLT+a10u3oqAJJnt9i4X17nrcT3X20/6Z7JXT1rF641vtvkVUbrAmDE&#10;VuK84pnpMSraKqtsVpOr3GchGjA5rj1nkti4YGwyWtfkYPiXSiWk6Jo+KIICvKSjSp0AqBEkGCng&#10;9NQqosmeiE44UvcofU0+pKd6r41u+JhAqdUUfzUPG6DkcwJmJb8RSVh02qkPdl6RFXtnUYPsNxim&#10;/QB+O3AeS12oFxzdy0R/pXKDOeR79rGxxVREIsmDqFMApJX5aC4YqHJhykuUDQAjSkBrEVxhXGQ4&#10;+gt6JCZVlB1kfY4prHKIw1w1d3cQ6n7wm79+vb93/T199Ru+8E1/65/W061nagV+6hf90Qdf8dof&#10;+G++8qkP/u6RH733V//tT73lW/7wN/0NbUqnh+CRL46MlKDgg/DJ4X5vytTe77ffQJANuml5UEPT&#10;nSQj/Xo1eshNHe87wFEWxbBg7IgZO6yeMqJOw4oYqoclCJZl1z5k7/JgWfXrfDNnFUO0L3B8nuoQ&#10;LAv0tUqtM8uBTQwkZ4mTRBearCy5mKg6MZFZ2O80r/DksntgVk1OLKlmYZ1VGgiza+WoDDu1VbxZ&#10;pZRkTdRmjWPV5f0W8xpPLfO9W5zXBFAZZ4mL1s9O7allfvGpKGYGQRA8O9xOtHYQBEEQBEEQBM89&#10;srDb+FPL/Oh+9+G97iP7+YlFfnKRn1zma01uXKWiOq14epJO1XZqYju1bdc2r6w23rIvjcB2xWSc&#10;JBJaZy2zSm03uzopCz6U0sw4MdSGiXFimCZOEmtDAgk6AMLLDEJHqTiXAX6na5uYPbHIrWO/9dY1&#10;r7h9+3rqSCJ3ak4TJey13jre/tR62fmzfbuCIAiCIAiCIAiCIAiC5wpESSiFhM51ku1PTawyJmKV&#10;+2yMIeMCN6ljjekUGBohb1706oQSpjpNPNJvV8plWciOWcVZxa3KSC46XR/lRLB0YUpoT5zztOr8&#10;auPbNWcVX3KqPnmTWRAEQRAEQRDcCW9/+9u//du//aOcUJo3cI+/TQ6CoEfS715pWsdTq1yR989T&#10;0VMl7Tb+5CKvOl90vtf4qnMJFTGr7NSEdULjWnb6wLX2w3vdsvNH9ztJs6c7UJ3AuWkq4ujFVV52&#10;d+tDcq/191xpf+WJ1Tsvrj+42z261z2+331kv/vIfvfIXveeK+2vPrH69Qvrp5Z58wiKXAogGRet&#10;C+gcdQJvMAdsXhmB2iCgycruTS5ztZCHBqRSZZEkwaHs/dz8zrHu3CUXpom1keTEbJjPhVHBdPWz&#10;uoq2Nx6KQYNe2CdPGlESL8v/fcqLD5mrnCQKarOysNlxlIsxO1yI3lpkEWCL1ntwkTjEcW4KisV9&#10;HXGXdGA/Gg/SP8cvhlPrrUIzJGNlrAyUElUZtxIniZVxLB/1kaC9lLjxkgRho2HbH1rJ+wSL0Ipe&#10;ocW//cHvef+v/fL1d/OTf/+XfNV3/OAzqKcW7n/Zq9/8vT997sEXXf+jX/rhf/Doe96J8ZL0aaEH&#10;caKbUqo01sr6epx4oDGPT9pcNr0pPTyh6KkCBG6sr/7S+BBhev1xjumsmxG7rnJI/T09lGhaFHdp&#10;zN0db1bRY8nBqBVIlggJbQzcY79/CPBDp3X81+MaGy9caQUkMEk0crtiKQmus8r7eozhrQzbNSHs&#10;t8qOp5Y530bVUa1r1TmJziEosX8vjweYpdbVZK2zN67WlYcTmBh2JgnQfqvOcXGd18Nr70wsC03W&#10;lXV+JpdjEARBcDvEhIAgCIIgCIIgeF4iaZ216LxbqiJdxRqFD+W1UhUaaljYbbz4opPbH8po5E7N&#10;a+uS7qAsZIkYq6IEkF3DHL6xaNQ33ZEUZWVgG0BD9r7SWua3lf0+teyysGgFYKe2p+2mjhDcquDg&#10;fqvdJl9OfNel9nXnJ9NoqguCIAiCIAiCIAiCIAgAANu17TYCvMmoTzDe+dTEdlufVdxrtcraSmOQ&#10;ws0iWF0ASkIGAAi4SWNq5yoBqsZjS3l9x2RpSb1nKzX73XbFvVb7nbaro4EDCShbZj/R/Oom68Iy&#10;18nu2Upnp/bQTnQUBEEQBEEQBLfNt3zLt3zWZ33WsT8qushqtbp8+fI73/nOf/bP/tnly5fHn779&#10;7W//pV/6pc/93M99ts8gCIKPd642fmXtVxrP0n2zVDpYJF1d61rrrav4itPEOqWN37Y5SdprRaA2&#10;Xl1lERBy4rUWZybi0+qEmSTOE/daPzO1JxbdS0/Xz+zJrrPef7W9sMou7He+bLX2o9pdbZhV1rqu&#10;Nf6hXXvZmfrc1ICNkEZglTXUNG54mkZs19xvUVONo3UM0Z7aiJSUBJHGviupVwelYpM6VRuKSDit&#10;0DasTY2rFWsIZOcQWHS7IQNT7EMnZUQeMiRJUvAhRFRAcQQTSaAymtA6sqsBJ1Iis7TfHnEfsWF/&#10;0g7He6qPVi1uIdyHLYnsMiNcXsxQwCQzHrl+o9q6+e8hBrSECrA8a1xgklpHW8TXjSOxwZssKbUH&#10;Bzke8/ioZCaAH3nvb/3cd3/79bfytV/wxf/V//z9lu5K4ejU+fv/73/nh7/na9643t/dfFzSz7zl&#10;v/+T3/2jRts4Zm0KqyV4tj+9zZDSEqLLDfsTfdBugjDYv+VOsM8yxRG1c+PyXP/yBzerZKiWFNzN&#10;TFMfDsg2IlClgwzhwU0dD6Gs2NHEZe5XaG8uH0pDHd1UlxnTgYDa/+iIpzr6ueNJlS6+8mYfV13r&#10;yuVNYcpikbcTuV1zv/X9Tjs1Lizz/TM7yefbotOyKw748PYEWldtbF2tl8+QA1t1fCKhZJgYS+bq&#10;fqdF5ztMF1f5gXlK7IM3Vlm7jR9JVA6CIAg+akSGahAEQRAEQRA8/1h0emSvu7DMrWPdabf13VbL&#10;Tm0+mLWmflShWoerL+IsO+223p4gEWITQcvOMcwR3CzhHOm9u1F1xzGOG0SZPFsZKkLopxVebfK1&#10;xq81AnEn0anXs5WsTuwcF1Z5v/V3Xly3Jx/dFgRBEARBEARBEARBEHxMc2ZilaEyLPKJ4pJKdEki&#10;p4lNRqmzHe5Xuw5p6IvaaDG8QfXLXVlIBMnZcXPWyni4vrVSSMS9s5SM2zVd2O/kh3tIab1Dm09Q&#10;Elx2/sSyS2b3zdKs4qvPTj7a9yMIgiAIgiD4mMDsho2pJM1sPp8//PDDb3zjG7//+7//9a9//eYG&#10;f//v//2PcoxqEATBESQ9tpc7137rp2qbDL+e77W61vo6a9EpkafqNE1HP+8IThNLW0pKlNQJWbrW&#10;+F779D/cdibmwqrTxdUznPZ8cZV/7an1k8t8Ze2P7neXV+7AqZr3ztL9M3tgnu6d2dmpVcbdNn9k&#10;Pz+5zNea/K6L6/debSUUiRRA6+ocncuAm8+Nd4FQ48iSS53kjqLEasjA3JAq+3xRGxI/HSDYOFcZ&#10;xUOcVSRZGV1o1e+qeKDJNu1OkKiMJG0ItNy46weiYDn+MsjMyER0goBVpyztNt66Vrl4p/1uN4M3&#10;j3h6ZN9a1W9spbDTu6Pu6g4s3xLr2sdjDumdxa3FsdqvNnJix8vu0trRuRzwPru1JLvaRj3qkAR4&#10;YKuOF4UUaOT/9j1/LXftkdc9ff+D/8V//3fvkp5aeOBln/imv/lPzI4Oefvdt/2b3/nlf43DGvBw&#10;IsN1Zol16O9+MUHHilpxHcd7V9Zk7mMh+mtemuOGGNNxnRCAu9x7JbmE7mrI/h111KPCKnoJ2Iav&#10;HciurD4ieHjpfvPyAn1uKvt1m8ySMfH6P2OpLI/EfiWM2RK1saQNj4vn8GeQNo6wz5SV1DmaIbS0&#10;zRKQBQOE/qXTkAE7rylp2Wmdffdkn2/X1l0JxgAxMZa34aLTbuOLTk1W5xgDVNcZ66wmq83qXG0u&#10;W6pxzSsjuOi8c1xtBMCAKlmR5Istf3GVH9ltf/dK++5LzbsvN++50nxot72wzM1ttk0GQRAEJycm&#10;ngZBEARBEATB84xH97oP7nbLDqusdZYbpolbiYm4fgCYgN3GG0ebtcqqiMqwEGrTOPDs5hSv1aHO&#10;ISBZP2iuVDmzQAlD/AOPGYIjqZTV4ENt2vrpg6qIRLaurDJSTrPqGR5iZkRFKNGFx/baF56q33ut&#10;/cRz0V0XBEEQBEEQBEEQBEEQ4J6t9L5r3byya23OspPMTZtXnFfEUDcrnXs3eZoAgRVBwPpeuOO3&#10;d6kVDKiGTIAb75IY4iCmifdupQvLvF1j0Wqv1awqbZQlYGEjxuPGOHB15butT1Ovp37y+WmdntlC&#10;XRAEQRAEQRAcpaqqv/yX//LXfu3XjkmqV69efeyxxx5++OFn+9CCIPi448o6X1z5tcb32/zIXl51&#10;alwV7Rp9XluWrgxqYm2Y3/iX9olxDa2zBCSzBK0yjLrS+KTi9EStOtfvE0asspadN1mTZ+gX9sf2&#10;u/ddbddZF1e5c+3U6fTENs6MG/+GkPYav9b644t8ZmJAt+y8NlYEgFXuUyiNOLbsIfSymYDOMfih&#10;HDZnscaog0FgR9xLN/bxp1J2rHsfGJVxK2GVAap1dejn79uQXzoKhgSspHuRvdtZhNKigQrZfZKM&#10;ZG0HeaSVIWd1jg7Y7zSKrEONp8RRqqR3gjyiTmpQWccHi2RbQmExBhEQBoLofNPPhUQnTCh9Vb6p&#10;lkquUm4qebMEkF2dlH0I+eyTOoc40L7D61AYwRDZWY5lCPYECFz48Ad+89/8f6+/m1/+rd8zO332&#10;GVmEN+GVn/P7/rM/9d/8/P/6N448/jNv+ZZXfs7vY6qGqzcE8R4KTC0XeRRV+5ukwRmuICf84PIf&#10;3NExu6GvqnEIRiVMkpXk0j59d7R7NWTbkuWya3hy8V01iLN9VKkLGgJ1Nyt3BGhWGvMImpg2PjQO&#10;ltNQ8iuvb0Qiy4IvK6g8qzJmqeuwcUabLzWeO8sCcKB1lXfrVmLrfVxwZWhd5Z1YDYeTyK1ky6zW&#10;ca3xWyZSrHNxpwFgYmZQl7XOIFUbs/cZsOxjYw/uiQsleJVQZVhlNu5T49K1zkLjOxUniRXUOvZb&#10;f+fFpvX+IyYP1roBY6fkqYndP0v3z6uofQZBEDyzhKEaBEEQBEEQBM8bsvSey+3FVV50urrOnaMy&#10;TNPNCt8EZhXV9fVQQY0zUQBz69uV3bz0vc5aZUlqHQKKUAoyuzowsS/mukNABuTyjaJfqb5Jyurj&#10;UquhFJ2IsodSemskF6aJ6wwJW+noTME7IQEZmNVshKtrJ3Bl7mendud7DoIgCIIgCIIgCIIgCJ7X&#10;TBNPT9hm7rbca3VmcqKS1D1bqV3k7dp2m9w4Em/mgJbgFCOG/lEBB6EKIxI6B4E6IZFb1U2OhATt&#10;IN4Cs4r3zdOFZd6ZcNH5olNFTCtUPOhUuxGS9jtca3IWTk/s7NTmtb32nsk0WrSCIAiCIAiCjwop&#10;pa/4iq/4ru/6rvGRD3zgA2GoBkHw0eTSKn/gWrvo5MI6a7/zZadV5yRXWa371cbXrgQsO6/Im3Tp&#10;FCrjsnMjHThVW5O17DzRLq/8BfN0soM6BMlJYusCsOh8kp7OTo7wxCK/72q76HRxmZPhBdvV5KYt&#10;RAROTWy75uW1X1l7ySF0IZFGrIuhumGvbdK4Vl1x59Rmdb0HOIZcjv/qu4x6/Q69eFk6i9rsAEtG&#10;aydAWmUkQ0VOEySuBw92cDz74kuxELMAl7M3Bo3MkoMmsZf6SAPJyo4kBBBS4yoH5cDoHW5Ep/b3&#10;qRx9OTVuHgT6ENQ8PHcwWgEVS1bqrcaeUawdmq9YqkmjBttH9RIEaitnqm4I5CyHY/0erk8cPdg5&#10;+6TWgwISe+EWv/Qvv//6YPP/9L/606/47N975yvwJHz+V/7ZX/mxf3ztqccPLd33vfvX/4+f+tQv&#10;+qMHQac8UC85aM8cpdxSR+svS8lhkAOpiL/jdT58ouzzS1kyfsFeTMXgiKoXKQ9W73izvETg9iuE&#10;42InUYIbfMNexVFxFIMmTALql0a/ksdbVrRbH/VZ0KDE/uU0hgnno562DUZueV8QSL2digwIaLJc&#10;qAzLrDaPgm9ZbKyIzY6+SWLTe/vcbfzs9GYfTbuNe2+e06CsXkmFQ5KRVXm/H9sxKDjYuVqHFU+V&#10;ILDOPkm21+qexLW016jJKK9Spgxs3lYStXErscnabfyDu92LdqoHt5M9w2kaQRAEH7+EoRoEQRAE&#10;QRAEzw+y612XmmuNX1rlvVazikasMly3eGJtLKWZ1lm65bLgWZPE/dZnNSF0Q2UKG8MIs6OEQJSa&#10;1GRjQGAyJqBzOShAlJV5bAbbqJpZKaKRFLKLRCISQfZ181I1TkZzGPpyMAAX5hWeKUmVhDsqojLb&#10;bXy7tvddbT/tvkkUmIIgCIIgCIIgCIIgCIKHt6ura59X3G1851bD/gtG3DdPTyy6U5PULHPr2gya&#10;2KTMbqsIghPra2K4bqMsdAKBSYKR8+qGB5HL1H/iiEC6lfiCeXVhlQkriS77rRKRhz6sdLjN1IF1&#10;58uMZetZmCbeO7OJ8b5ZevmZunpaiS5BEARBEARB8PT4xE/8xM1vL1y4cJJnPfnkk7/6q7/6a7/2&#10;ax/4wAcuXbo0nU5f+tKXfsqnfMrrXve617zmNWYfjYHFq9XqV37lV/7Df/gP733vey9cuDCdTh9+&#10;+OHXve51b3jDG17xilc8g0OZgyC4S2TXe691Ty661nW18WUnCU1Wk9U5SO21MMioTugcBpw6wTz0&#10;ZCUnUxKMnNW21+RVllHLzme3ElyPpWKfU9r6M3Diu43/7pVm2enCMs8Sz8/shC00Rp7fSpPkl1d+&#10;EXmntmWnrcTd1g29+nnkKYvOW4dLncMl70VOVEQZqz8adEPDEsd/SzBDTYBsvD/EOlkndQ4zLTvs&#10;1CQ4TWqHeEYAgryIlr2R2GuXrtLE1FuGkjr0zp8BUDFgD07Bh5n+GrVPwAwGOOGuIemxHPNBaUiD&#10;azoOKcveH8OGMifAyP4/Q+rpQY3Jh3jQPtWzdw8J0VE8PRaltlzGkhuZB+t0PA0jvQ82wEYoLlDE&#10;1CHTFYPxWezOdrV820/8wJG7OZ3v/N++/q88A0vwZNRbszd+wzf/y2/7xiOPv+N/+7FP/aI/eiQM&#10;FqNW2l/5MaC2zzYoF3F82GUGZYw3ReVCsVcZh2tlknPcl/qrdCh6YQw0LY1vZSfHvFPLXSDdN7zV&#10;fo2ON6sPIj6QmQ9eaPRZBbAs5X63VAaN8BJEXBZnr0wPN/66IXbsr1j/9iCUBlO5HY7QXYSymxE8&#10;GMB3wFbifqfWtdfi9FR2AxfapWVW9r6wWWqhELJKwyFrbp7pdZAGTAwOdI7GUVvfYdhk7cHXOe81&#10;6hz7rWcpGbaSna5ZJStRydmVHavsu61fazhJPDOx919rn1h0rz432a4j6CIIguAZIAzVIAiCIAiC&#10;IHge4NK7LzdXG7+4zItOp6c8XfHRhSdHm4d6542ZVvQOieqEicGIJmvZKZFljNlQkjoYSehCqQqV&#10;gpUJjdOoxINJgdUwga+MNyNQXzfIrK/BOURUxmooLruQCBcqonUYURs6DZKqcdFpXj8zf2VnQ3F5&#10;q8KyxeV1rg2P7ecX7sQvREEQBEEQBEEQBEEQBB/vnJvazsSysOi6y2s/P7WT9JFXxP2z9NQyzyou&#10;OrSuVqgPd6dBfTtXMtY2dpgdCkbQkG5R6mOJnFe8SVeoD4ms10ukleGBedpt/FrjtbF1Na62A4Br&#10;jRPYTSApIUulZZPEvOJObdPEaeLLTtf3bJ3o9IMgCIIgCILgGWRra2vz26q6xV/jPvroo3/n7/yd&#10;d7/73ZsPdl33rne9613vetcP/dAPbW9vf/VXf/Ub3/jGY/9w+453vONbv/Vby9c55/Hxv/t3/+53&#10;f/d3l6/f+MY3fv3Xf/1NjkHST//0T3/f933fZjhX13Xvec973vOe9/zoj/7oi1/84m/5lm+5//77&#10;n+2rGwTBDemGSfFX136tcSNO1ZxXtsx+da2rjU8Nydi6Fm0Z+87K0Lim6Ra/OHNDUCRowDTZOsul&#10;vVazp9erQpYPnCw9recf4MJvX2lax8VVnibcOzvJtK5DnKoNwOWV1/T9TtuV+UYkZJEkHZCwyvLy&#10;rXq3k44S/mlDZaNvNRqOIbvyxim60JVoVkHDNrWxyWodpJqsRCyzHCgG5+BYAhjvAoag1ANDdAwa&#10;LQmiBMwkcYyszK5O/ekcDOtnnzlZUjCHU4DhaMbAqCCSwGZRiP2WechcxRCTaYPn2i+doR3L+ghQ&#10;5YPY0D4tszYa+5RXd/zij/7jyx955Ma37pYtZgc89tu/vty9euTBz/rDb5rOd+5o/d0mn/6f//F/&#10;/0N//yPveefmg+/+9//7z77lW1JdX7/9ZmFOG9qqDqJ6hcOPv/pzv/Aln/afEBzLbpsrstjIw95F&#10;sI/A3XitDfVX2rhH/Q9HS1mDNC34wX3G4EsPj3DM1y3rVtY/2O+vLG/pQDp1gcXKLkuuj3s9WP+H&#10;r8yBEzue6RD5SyMmiVlqs1wHpzY1GFFft3xKWEWTVRuXLbaPuScAsOj6kIwyUK8VhP4ipP4T4AQr&#10;s/dU1QqtoyIkLFqts2+l8mmDqfHc1E5PNq179gcKnIa5tMzYbbzUde/ZSr9+oXn1ufqerWcgmzoI&#10;guDjnGjIDoIgCIIgCILnAR/c7S6v/dIqLzrds5V2aqIUXCiQJYfhJkwMHQGDZzRZpQLjgktG5Kwj&#10;TW/lRxj0VApOsOSpkkDxVA9UVSNrQ23cqW2Ya6jyOIHWtei0WYftO/PYl96Eft5hRVBq+yQIrDtt&#10;VSctjN4EGwbOuePs1C6ufNHpkd32we1021X2IAiCIAiCIAiCIAiC4GMLki8/Xb/jwvrsxC6vfWo6&#10;NTlRyag2PjCv1l1bFNPsEvuurNJY1UkCagOB0r3aNyMSLhRTtPRcVkQyVMZ54s0F0TwU1qbHxZwS&#10;OD2x7dp2G99rvSKykIDKOKsgUL0Ky6rmNHGSSGBe2YPb6YF5JKcGQRAEQRAEzw7Xrl3b/Pahhx66&#10;ycb/6l/9q3/wD/7BzXe4v7//Pd/zPT/3cz/3P/wP/8O5c+eu32BTTD32cd1UAJP0lre85a1vfetN&#10;tvnQhz705je/+bu+67te+MIXfvQuZRAEJ0bAb11urjV+YZmXnXYmdm74TXuV+9FSLL9BGxrXukOW&#10;KnKVRWJyq1+hOfz6n+VZ5lLrvt9Zp3x2avXT+A18sNfuvNHlsf1u1eniKhNPR08t7FRsKl5tNU9c&#10;dUrEovPOvRWbYY9tlgNZJUsWFZHV5z+mG1yBkqea2Jt145h7Ze+TPQe/sDK0Dhf2W0/GkiCa0U/h&#10;H6Mprxcyx/n9NjiGGu5XlSw7ShdW1oGeyo1xY2Q/yh9DKKULtvFTaNNO7P1biqKG2yiCruFabCqC&#10;h+aeHTiEBEAZ4IBcY1RrFikIajKykIW3/+y/+MD/9R/ucIXcCJJv+PL/+i7t/EaYpdf/sf/6x/7a&#10;n9980HP3b3/wu56pl5idPf+ST3v9uAwAbOZp9mm2RSMlN4TTnmP/xHAghQ5Bpxh2ftBBJwnU4Wdx&#10;yHrloKKOjui4CEdVu2ycDJ338ueYh+tDQO5w6IcOTxt+7MG++vcGUT5nDOvcJ9EKEriVeL1HSrJO&#10;WHUSsOp8uz7e81wPSxRQ12vZfe5FRh84u9mLeDPImmhdnQCpFabAnpAdWxVPVXbmplMEjNyusF2l&#10;vcYvr/Pj+7p3ln7zUvPqc5P7ZiGpBkEQ3BERSB0EQRAEQRAEz3Uur/3RvW638f1W56a2M4wj26pY&#10;GUsg6q32wWnF7HCp5JQ6gBKU2hdGVRsmhomxNhIqpRrrO+oA9Rtn76cbto7Wpb6LTqWzDQCHeYHp&#10;2Ga6IqBCtUFAIjs/KPABSGRtdKAT1q4TnNqtGYNhSWzXNkncbTwLV9b+LN/aIAiCIAiCIAiCIAiC&#10;4DnAqYm9cKc6NbF5xSuNL7uTVo0S8YKdNE1MhkQYkIXG0WQ1WZ33g95mfSxq33oooXM17llKxDSh&#10;Mm4l265ukV9aAlcrQyn33eSozk7thTvV2WmaGLdrnqp576y6b5bun6f7ZumerXR2avfN0ot2qk+9&#10;d/rp900e3A49NQiCIAiCIHjW+I3f+I3Nb1/60pfeaMt/+k//6S311JH3ve99X/d1X/fYY489s0fb&#10;tu33fM/33FxPLbj7X/krf6Vt22f8igVBcOd8eLe7uvaLq7zs/Pws3bMxCGpsmHFRwrJV9j69sMlY&#10;d35t7futN/mGMnsx0EqbzV6rReeNQ+Iq+7LDh/e6xxd5v3UB2bVs/VrjV9b58sqvrPNu48vO/bpd&#10;d1JxSSe3SnC9OVl6dK9bdlpnnZ3a0/ZdSZ7dMgKZaNwdWHTeiZ2jc7VZy84bV+vyocrSqU8lBQA/&#10;pvYilRxUmDERFWFEVt/shCEQs+zAAAJNVie0WY1DUBoCMCvrsyFJGFFZP1Os7DZZiaykNmxSF1at&#10;Z1eT1WTvfNBTOcZL9puVcf/DkDIYjyipgx9bvh1iOcsB27grDho0JEkY8yrHq3GgD7qUx+zZEsfK&#10;3pXdz1pm73T06XeDV73hC8+/6GV3+UWO4ZM+/w/w7iYQjJ1lgyN66OVowzQ6CIm04jVrlJ0P/jsk&#10;5gLDUtxsiuNhWXQzbfVwqGkfGGyD4ex9NPBgnA7WN1CUTiajAJfk7jrIWT12TWiQrg/O6zhIGFUG&#10;3hUT+0afPTUJoHWtXMd+LDZZl1f52jq71DkwON7lrDR8WraOJiv7iRZyTRAocwNXWdlVG2aJdTpp&#10;TPDOxB7cqY14cplXWb9zpb2yzid7ahAEQXA8kaEaBEEQBEEQBM9psvTeq23rurL27Yqjngpgp+K1&#10;tSaGVZbrZlPEWteyO6iLdd7XK41wjaPX+qpTmwUwSwRs3Cn7OYXSQfgqwEZwqTICPEncaSc4UBuH&#10;OYJ9jsTmULZkdFcWTFpmJXv6BfGCb5ZogXnFq41n4cIyn9+K4WdBEARBEARBEARBEAQBXnyq2m0l&#10;4MlFvrDM92xhuz7RuOeZ2bxywPZar0gS2dV5nwbQuVzI3kctAOh8jPtgbSBZG7YSTxIRkIUsTRMT&#10;T9SQ6sC84kPb1cM76eGduhxMIirjxHCXe/uCIAiCIAiC4ESs1+sf+qEfGr991atedWzqKYC3vvWt&#10;P/IjP7L5yJd8yZd80Rd90YMPPljXtaTd3d13vvOd/+Sf/JPHH3+8bLBarf7iX/yL3/d937ezs/NM&#10;HfCP/diPrdfr8vUnfdInvelNb3r5y18+m80kXbly5Rd/8Rf/4T/8h2MW69WrV3/+53/+D/7BP/hs&#10;X+YgCA6xzvrQXrvfatHq3DRtH+53qVM/n33R5dat/I7vxS6TOsCgRYdJ0rJDnWxiODL2qXF3COqD&#10;PYuW5pI7IC0AwfcaZHXToSCgA8Ot/Etblc0r267LVHmsO9+ZJADzk3Tn3JhLK29d1xqv7KSljxuR&#10;yFM1L648A10WhE5y9Obc6KnZkBsp9KGRAJwck05HSleSEQQmyVpXRbSu7CVQUmnTBiUhz4JBpRMp&#10;GZsMSSR9yGIlWKbzq78LKPZvkTzLUWmw75LRJRfXudf4SndTPiz6pV47ZDJ0WSI6jdGX/f3zQSgU&#10;ASEf7KC4eRqDMXEgPwri9ZLqmNea+qRJlqLQqhNACZ0oOWnQ3XVUP/kLvviu7v9GnDp//4tf93s+&#10;+Otvu1svcBB9AAwr9ugWKvmpYzIvxbKcD8TSUWbGsOA3klT7tVduNglKPgSoatiMw6uXeFGzvoSY&#10;pSzxIHW3XzPGgyhUI8f9DycjsVdVuXGuwmi3bpzhdYnDDjg4aOGsjMus7eM+fwiVimiR+Tff1y5c&#10;Xuf9Vsvch2rIy5kMTy29iIRcZIkjZs5Kdqu8aBLwos6S5aODybhV3cbHWkU8ME9PLvzCMj8wx3uu&#10;tJ92n90yIjsIgiC4EWGoBkEQBEEQBMFzmo/s51Xnl1Zuhntmh/rOknFem8PXWWvH7DjXUtCyU+tw&#10;qUxv5EaBqUQ3uECoc9YJnUvDoDI73BZHDlUnaSza9mV0F4zpVgWaUn1LhJHTxHVW2cP1z6uNbVbr&#10;mpgtWu3Ud9Qwp6GKV/5KYF7blbUvOr+0Zh5mTAZBEARBEARBEARBEAQfzxj5SefqX7/g98/TU0tc&#10;XHmTcWaLdsux+8R2bVm5ySyBGI3g6JuoODRBDtsiGUoSSucysurnuOEkvU9NlgG1cV7fenMBi9Zn&#10;FY24f1ZtlWiPIAiCIAiCIHgusVqtvvmbv3m1Wo2P/IW/8BeO3fLKlStvectbxm9ns9l3fud3PvTQ&#10;Q+MjJM+cOfO5n/u5r3/96//RP/pHP/mTP1keXywWf+tv/a1v+7ZvG7f81E/91J/6qZ8qX3/DN3zD&#10;hz/84fL1N37jN37RF33RLY+56Kkk/9v/9r99wxvesHkA99xzz5d8yZd82qd92jd+4zeOGWI/8RM/&#10;EYZqEDzX+PBe58KVJk8rbE6KLxiw6rxxdU6hZFfKhyzN0vpSkgKTEVmtY2LaSkZC0tqx7PrR8BAy&#10;UJtsIzdxnbHMbkAyW3ReWVFYDwbIJzIZsnzV+dWGp2ubGAVuJc4qnqAkcDMurnInrLPOTe9ITwUg&#10;KYP7nVeGZS6NPTJYRWTBqKy+R6jf2CFQQ5JkltJGN1CZmF9KKyWbtDa2rsrYZS/z9zOVCHelxCx5&#10;v58yjQuDRFw8wDLIngbUCQCzK+vgtQ6EUfQWa28U8kADFGTg6IwSYx4A+yoLCUMnsKyQ0TI9OCkV&#10;mdAIkAZkV7FsqYMASfRW36E7W3q0Rhu27I9CnVgZjOzdaQeKhajrlN9nmhe+5tPv6v5vwmu/4Ivv&#10;oqGK8RaUCNzrLuP4kJQBsuipGK3W65vfuHFDDjxV9GnMvc/ar5mDI9DgLktlEXFibLMnIqus2343&#10;ZdFuvqj1Emx5LYK98KwjeupwVIOJv/kjCRDRZgnWFc97eGd0DoCt6/qPIJKJxcpGK0yHx9dZF1Y5&#10;O9ZZY5cgjaN0jUFKt+HrDFAyQk6nbvJx13m5Yi6QRAbKZ+ntOvxG3j+zx5f+1DJXxvddbT/x3OQu&#10;rbIgCIKPee70D5dBEARBEARBENw9XHhsr1t2WmedPW5C105tBGtj58fMwcvSXqPW0blaB8BpYm2s&#10;DCyDAKXyK4EAB7KUhVLATTdWQkmWYivZbywgu9b5+FF8qVSApc5lQGWsDQZhGGOG4/r8KiPF1uW6&#10;4Z5PfBn7xNfSg1cRE+OiVXZdWftH7W4GQRAEQRAEQRAEQRAEz2Uq4+vunZ6u7b5ZOj2x3dYf3/dF&#10;d+vy0anajKwMi9b3WhdUWR/QYSz5AMoqCaiA4Bi7M5FdTdZ+p2uNLzt1rsOxHAdkV6cSnarr22ev&#10;Z7/1LJyqbVbxJNsHQRAEQRAEwUcHScvl8pFHHvmJn/iJr/7qr37Pe94z/ujP//k///DDDx/7rO/9&#10;3u/Vxl+Jv+Utb9nUUzcxs6/92q/9gi/4gvGRX/u1X/ud3/mdYzfe/Ftxs9vop/3rf/2vb+qpm7zo&#10;RS9605veNH77+OOPLxaLj+IFDoLgFkh4apn3W8+Oc5Oj3THrrCeWWb0wqc7BfhR7ydjsJSijBGbX&#10;2r1zNVl7nZff8RetD/GJnCQmoCIrY3mlkl5oYCsuO+9cnaMymyXOKs4SJ2Yg11l7rfZarTtdXudH&#10;9jtAs4rnt9LTPe9y7rq69lXnAOZ3FqAq6epae40DWLSYGrZrzhIhrV3FlNvU9lgE397y7T/R8/CF&#10;C7mfcU8jywB6ErXBgFQCTwf7zqFya3rdDjBCgiSXHABHlbTXU1tXp2LJDlP72Xut1RB9uVXZvOaZ&#10;6ZhoCpR99pmV5VmsjRNDGsIrk5FDquoYglrMuV45pfpszHLiY92HR+Iuj0KiIhKZjBUxMUzMjCTR&#10;erF5OR4YWKzJu0g1md7/slffzVe4GS/5lN9zF/dOiAceqTZA/+0QOmoEmYfsB9B4nJ6KIUpBGyom&#10;hhY7ABz+TNMvBvWusvf1wyGDQjCiMpLsF/m4I8gOWc394UqQACvPOthcgg+Zr+zDVw/pqS4BdNCF&#10;1tG696cx/GFp7WiyL9rj65aG8b3cb7Do9OQyt1l7ra+yymJGL9+Kw8mPl70koJbWviy45EJzg45B&#10;qd+mOLuu3rytDdPbn9Bnxnu3LAtX135hma+u811cbEEQBB/TRIZqEARBEARBEDx3ubjKjWu39dqO&#10;H/E1MUwTXWpbLDrNN6YLtq5F5xJbV0kuLfMCk6lxJvaNcYkkVMYQNlkEB2v0+AIogK5Z//sf/j4M&#10;BaxX/ie/76FXvhbEKsulWXW0hG1EEV9JVIZEzCquM0qB7Ua1cxJV6ouqjWt6o6M5Aa5+Nk81XJx5&#10;zStrF7Db+B2W74MgCIIgCIIgCIIgCIKPGWrjJ5+fvO9aR3SzipfXfmHptWm75rzq+yOPIGnl2Gt8&#10;v/PSNFWhZKiitr6ziuiDPEp1ap21yvq//refvPzEo6Vsdd+LXvqpX/CfC33hbivh+tdadSIxSZyf&#10;IC/Fpatrn1WcJL5op+ZdztAIgiAIgiAIgk2+7du+7Ua2Z87HN/3v7Ox827d92ytf+cpjf3r58uV/&#10;/+///fjtV3zFVzz44IM3OQCS3/AN3/CLv/iLTdOUR374h3/4m7/5m5+pE/y8z/u81772tTfZ4A1v&#10;eMMP/MAPjN8++eSTL33pS5+pVw+C4A7Zbb1zLTvVhiOS5jLrwrLLztaVXZXR+2RCluhDDpGHJcCw&#10;TsxeRCnU0K7DpdYFIAFbFTLoQueok7LDQZM6AKV6MMiNnWt2eGy9ZJ24yr7fKQEZQMI644H5HbW4&#10;tELrahzJcPsa1yH2Wl1rfZ3VOYw4NUnzmk8s8iRhleUQhESNYVoHUwaIRBajzIgsp0xQEUoJ1BtH&#10;RnKS+pIISQLZAaBzbWZU5mKykRKsaMBgRSQDwCarCHhFmk2H3TyHUhnr70o0c8wqrDpk915E1pCT&#10;OVivR6JKa8N6aLgCMMTE9jmZQxxruQR9yitL6umQ4DrqkSNFoN2qDgWrZheE7GCfcqlJ4rrzEsja&#10;n/9d46FP/JRU1Xdv/zfn1H0vuIt7V4kcLVm4h29FUZ9JCJUNS27YRuizTI+lpEcAcCERLnG4Uxnk&#10;RpDvuKKKpDoE69Kp1ktnXR/j3GvQYOnOO7BSx4NFv3Umh+MUQYfgIEGB1s/OKzjgg7ndRxD3y7N8&#10;2A0LG+oAua6u87y26rqw2T79FQSw7HRxlTvXfisS2xWXHbrsKAm06LVSHI6ZxRjHKrkgKJFN1uS6&#10;T6sslWvSfyhLZvSM0ztP8xNykrhdcbf1UxP78H4+M41mwiAIgqdDGKpBEARBEARB8NzlqWXuXKtO&#10;57bs2DYykments6+lbjMao0TAkDrWnZyoXURqDdLS+Qkocme2M9dKz/IZRgaRcBwi6a11f4uhgRU&#10;5q4iOi9zAOmdzzca6AQtWzlQG7usRG5XJNi5l6lpN+mmK0XdTjBhnbX1tKrjLmVhkmjE2LpXprJl&#10;RxsRqkEQBEEQBEEQBEEQBMEGyfjKs/XZqb3/WjtNXHa61viVtV9ZozLUxooszfYurLKurr0tbZUg&#10;2QcF7NScJqYblNgqo8vVLJv93VKvWi8XndBlGSFyX6pNW4ljTW/VeQdsJybi7PTWISdX1u7C2Wma&#10;V3bv7I5CUYIgCIIgCILgdpF0IxP1WFJK3/qt33ojPRXApp4K4Eu+5Etuuc/pdPqlX/qlP/zDP1y+&#10;fdvb3rZer6fT6TNygl/+5V9+8w3Onz+/+e3Vq1dvuc9//a//9d/7e3/v2B+t1+tP/uRPBvCbv/mb&#10;7vE33EFwp+y1DmCdNa8PteKssy4uc+fYb53gfGIlEzX7RmzhGI1Y3EKhMprQuRoH5BlwYGqcJcwr&#10;221VGVpHk9UJAjKQoLoUDaTG0TomScvO5xsT4UnWRE02jmtNFrhd237ry06zO+j9X2cB6Fy3HH11&#10;c1rH5Sa3jlXWxOiAgETeu5WeXHSjhekgJHJ00ASAEoZASC8CHJQMVrTS62oYv/5vfu5H/uZfPfKg&#10;Du7GwX+Ks3rwSFHsbsfZ7FNueehZm1/y2H4qHWRjDs8YX/9oPsCh4z541tEUgQ1hb+O5h8+Fwwlu&#10;XA1de/Ijd3Jnb8L5F37CXdrzSTh97100VH/hH3/nf/jRfzgs0aM3eOPRQR49bvkdy+Z2T8Me5qE9&#10;bUaejsL8oRc68uIEDz+u64/5+idedzqDljv89P/5I78EbtXGWXV4P+V9LnXOUU81YrsiSYPGj81k&#10;dGlzn0esbyMJZSFDiWyv+8gaY2wNyAJAI2Gc3YFYenpi+13ebTwRq863qiioBkEQ3DZhqAZBEARB&#10;EATBc5QSdLDoRB4foFqYJp6Z2NXGO8cqKxESlp2y1Do2tcxNJmaNK0EOeCmVSizTBImTZCpoKLsT&#10;miR2rqx+Otl+6zu1Sb7MWHX9LMEsiWhc11oA3mS45ICDN45RZQW0Uhl2OLWnE/bQZgGqjbPqwNIt&#10;RaQsleJ7EARBEARBEARBEARBEGxy3yydm9rji/zofjer2LlWGevsraNx9w6QWkfj/Qg2BysKhoom&#10;qbYb6qkACGyV3iz2KQqVcWLMQhYaeXlu55gkbSW2jsYxMVTGs1OrbtVFuui01+rM1GrDy87UFgGq&#10;QRAEQRAEwXObnPM3fdM3ffZnf/af/tN/+ojbWfj5n//58evXv/718/n8JLv9/M///NFQBfDBD37w&#10;Va961Z0fbUrpRS960c23OaLCXrt27Za73dvbe+SRR064wyAI7oR1lpfU0w3/yKWLK+8cg1JlIPZb&#10;TRJLTCiHfEKSfXAh+86ZEqa67rxzADCoTpzVicA0YZUBeOu9i2XUVmWDy8Xa1GR1TgCu64a8E1mq&#10;zEgtO71gzt++3L7uXu7UT1OdKrathDsRVCVdWmU5lp0qojYsMyRJuneWrq29cV9n2JghOYzOV+9Y&#10;9hdu7NcpdYvKmI47rMX+3oVH3nc3V0RwIshnU9irJtP56XOLa5fvxs73r1zav3LpWTy75xetq3MB&#10;yK3mVV8CLfHFAEhcWOUsLMpnac3BpBUHKXW0VYE+8vh6SCYoCw4BzNJYay0ZHJIIOADCAEKzhMax&#10;9XQl1co4r7jf+tmpXVj5C3fCUA2CILht4qMzCIIgCIIgCJ6j7LUqCmV104Y2AKcnNkk2qwhhv9V+&#10;K5dKeuoNzVZiYqyMRiaSgINFVb1ly1qptPcT0oDSElcZK8KFNqsVLq/94sr3Wnk/2AwGGlmqVNn7&#10;YWYSOsc6q8lqx7GThw5TRmZBwNqfjk3aCpWR5HxjPk9JYy3i60fxlgZBEARBEARBEARBEATPGyrj&#10;C3eq33P/1ifdM3nBdnVuaue30gvm6eHt6uHtaquyopV2DkpnJ/bKc9VD83Rqwipx2am9aS1rYkzs&#10;62ZZfamtsj55NbuajM61zrrW+qLzZJhVnFfcrm5Ru1t3urDqZhXPTOzB7eokgatBEARBEARB8Fzg&#10;bW9729d8zde89a1vPfJ40zQf+MAHxm8///M//4Q7fPDBBze//dCHPvSMHOfLX/5ys1v8MZvk5vTl&#10;ruvu1lULguD2kY7mWAK42qhzLTonMa+sOFXzigZMkxn7kEwfwjIFZKnJWmetOl913pWfETRWqZf5&#10;pqkf2i7AJQNqs81XJpmMpXWlOVpJ0Cqjccwqnq7TdsVLq7x2/fbltnta/TPjKRfH9mlfwLVjnbHK&#10;AjSr+o+78u9ETCpWlBkAWvFOh02GK9F/aYO4VnqKrtdTBaw6zxEdHQAAtnZOP9uHEACAAZ3QZGVh&#10;v/XS7ufqGw7XjiZr2bmgeTW+y0FyMxrYSG3mAB/3iTRO95PUbXwOlEfKh2rpXjQi0Yx42p+NhVli&#10;aSa8ss7P9mUOgiB4XhIZqkEQBEEQBEHwHGW/dQBN1uxWbWckz0/tcfetilfXrn6+GCeGm8WhEomk&#10;1Dlc/YhCAdnV14eue64kh0rPHAZJtXM0WWQ//2btTicAI4xyUVLJLMWgpAIagluRXaUSbWSTlYi0&#10;4ciWiWit4FKbMTXcVo5qlrIwMxqxlQ6eWL7sXOuoZAdBEARBEARBEARBEAQ3xojzW+n8VgKw6rTo&#10;/Mo6v/daN01sXJ3z/BbvnaXaCGCW9OTSAV+0WrQ+q1NN3aicNUkkkIzZS8Gt37IyJqITWlcnSKiM&#10;pyY2Sbxny25eHFt2fnHlE7N7Z2lnYp9wun62r18QBEEQBEHw8ci3fMu3fNZnfdaNfirJ3ReLxVNP&#10;PfX2t7/9R37kRxaLxfjT7/zO75xMJp/7uZ87PnLlypXNp7/yla884WFUVXXu3LnLl/u8tccee+wZ&#10;ObsXv/jFJ9nMzHIOvSEInoskow1aVKF17TZ5nZGF7dpGU9LI7Rr7naaJ66wsuOBDGipLEOhoVhEc&#10;2mlWHbYqJEAlrrQjJJLep65qU1JNZFaZRH/Q2eLAslPn2EqcJp6a2OmJPb7fXVzminhkr3t6v/JP&#10;kgEwoL0DjWu3cQGtY2L9qHoCBMrw/dqQzKp+9L0I0ExCCaD10ms07MoOklSVHZuSqqRVlgu30yUU&#10;fMwiae/yU8/2UQQAYMaKyECbVRsWnbYqOJAMhPZa76TWMats0zovvYgERMhL4gVQRHYhCwZdH6ph&#10;pCQXEtG5SorG2HOI4ZMnGUprYncH7j2AaUUA66zdxsdSbRAEQXBywlANgiAIgiAIgucopdKahTrd&#10;ut5RJ56fpA/t52RYdwKwVZ8oHsHI2pTFjTGFyCpVIQGg4OPEMgCij8MkBQEZcpf3JaG+kkwKogHb&#10;NSepjDTTokNLSKgNjdOl8kKlEj1OU8tZZYxiqfOU+lQWjHAg3c41XHYyok4Ypzb29BMcYRa1pCAI&#10;giAIgiAIgiAIguBEbFXM4pNLr8krbc6u87N0emIbjZW8b8ueXAHwZYdl59mwVR3fzUSUKlnfj9W4&#10;auvrYyQryIHOSwgAlm1+YKu2m/ZFXWv86jpPkt03S/PKXnNuEqWvIAiCIAiC4Fnh5hGjJFNKp06d&#10;OnXq1Mte9rIv/dIv/f7v//6f/umfHjf4ju/4jk/7tE/b3t4u3164cGHz6WfPnj35kTzwwAOjofrE&#10;E088I2d3/vz5u3HRXvrSl37Zl33ZsT+6ePHiv/yX/xK4o8zDIAhGpgkEKkOT+/fUXiuB6+y14cgM&#10;eSNP1Vz2SZ4lx69vjNEw2L08Y+ylcSBLV1d5Z2IGZFdJV61hINzViJXJhlhREoB86MZxqcl9nuq8&#10;Ym3cqXluagDObdmFpe+1/the99B2NT1BN9Ex507WicssHU6RPSHuWmU1WQImlZUDLvWHYohlxyRh&#10;nTVJbJ0OVFBKzI7GnaA2DN1yzfr7IKXhiFxa5f4z7/wLP+Fz/4uvKZcrSxy6lTQ0MnFMYjx8RuNH&#10;5mZ2IzZetzy4qcVm759kgBkllZcYcxmLZVc6mgwg2boklaYmDjZdr88VaRkHXvL1HHl8iJs8dMBH&#10;nOYjHq/r0B7e+Qs/u3vhmfn/3RFy29yN3Z6QZrHXLBd3vp9jecmnfPYLXvna8jWHy30QrgBgyELI&#10;2ohRxkHv3LFsLvLNB8d2uHFXY5ToiBGb8RLjjT60wo98rePW0vVHNWrhR9blEE1RVvLmvl0H0dMA&#10;aAZgQjRC64Bh0QlQRZLMjnWnRBypS5qR7PeRCQipfyGBcPXJqH1CxsYBGFFG+2Wwglzo+quh0Yqf&#10;JOYNbfVpU2TXVshC65jcVpNiEARBEIZqEARBEARBEDxn6Vwl39NOVhPOxCRh2ckMBNZZ9ckMTAFG&#10;YajJJusLpll99aoUiDaCHDZqbYI72vKzjUqXRBhIGmlEIhOZ6CIawTXUVIcjLJJqSXAlIdLda7NS&#10;9jJDdgHostKtEmVHGlcW5hUTeWZy6C9BOweAiow2vSAIgiAIgiAIgiAIguCELFp/56Vm1fkTywzg&#10;gfkxzaDJeP/MLixFsMlaZbWNTxNH+3QTkhNT66wMRrYOoxLgQHaBmBqzq3Ocqnlhne8nptUxvf6t&#10;4/I6rzpt1+meqW1P7LX3TCa336gaBEEQBEEQBB99UkpvfvObU0o/+ZM/WR7puu5nf/Zn/9gf+2Pl&#10;2yOGal3fRmzg6dOnx6+Xy+UzcsCTyeRuXIdP+ZRP+ZRP+ZRjf/SOd7zjO77jO+7GiwbBxyenagMw&#10;TVyVuD1pv/XOJWB6gx6SWWVZvteKgKMPRC0jpYphRfRT2iE40LlALDqH0DlcmCSSqEgB2dE6APWh&#10;ggSEDMB1rcnFVpskThONODuxU0PHy7yyWfKrjW/X9uhe97Iztx2jauROxWVHCavOZ9WJZt9vssqQ&#10;0Lpqsjy5E8psrmky9M1EnCRLBIjO1boaV2n/UclW9U0DTQAclIPwyuhCMWALL/vkz3j1p34mAEmN&#10;90pgEYZdB74rCUEQRy1wVAgPDNVBGSVQ2plqO+TiNdk7h4qhSoDMRVLt+6aKN8hJ6gNj+/YqSBmW&#10;WHqfsh/YszhkMvbnu+mfkgeebTk8cHCgCQI+WNCJEFAbq8NKbSd0pdVKIPD47/7WXTJUH//d37wb&#10;uz0h1556/O7t/JP/sz/0eV/xDegXBlxluULqI5crYyI69zYri4fV0P6GSuXzATcO3ux3W/xn9vo6&#10;JEgCNzxryaxvt2P5nAFKjHNZhNMEl7lUnOpElITnYdGRQ0DxGDRaHvXeSt2UU3kk6dTIRFSHRGg0&#10;g4mtYc8ka1Pr6hwgKvbJEy50wuy6sqSEythkEXDvPzzroSIKgFDxVB2gNLxt+/2UkNVV17/RR4u1&#10;TkzWJ1ETtDtOPU1g6VFsXVFcDYIguF1u+0+WQRAEQRAEQRB8dPChxEneesBX57qyzhKMrMmJkVAr&#10;dH7r6WBSmUeGklxaapqbc9ccfUVsnLnGzVlrBFH0VJa6lUGlnOXSovO9VstOkqaJJBPRlTGDBy8P&#10;EkZaqTsL2VUq2p1L/c4hoTvxqDNJ606VoTacnlh1+G8RSik7GZ7GRMkgCIIgCIIgCIIgCILg45BV&#10;1jsvNatOTy4dwv2zdKPKUiIfmFWnJpwk7tRWGVZZe62WnV9frCvRJUZUBoNa1zKrddE4MVbGnYlN&#10;EvY7dI4La+/80A7arIsrf3zRtVnnt+z8lp3bSq87P4mqVxAEQRAEQfD84qu+6quq6iBw5cd//MfH&#10;v1Ber9fj47PZjE/XPbh5suvJedoHEATBc4R5xVll88qysGjVZBUl0qB0A0N1lZXV22IlObNIa5PE&#10;iWGarCJIEiBVum46ocladmpcRkySna5tu7aKrBMnhkRKyELnyEJ2uWDkrOKpiW0lziq+YJ5OHR7I&#10;fnqasmPR+lPLfIKGoGM4u2XTxEQs2qfz9CZLUBaSAWX4vlCnYk4CG/mQ2zXHEfQl9rAruifYO5cc&#10;vMxe0kPrWnZaZ2Fwd6eJddo05eTQmGMp9D1LxfU18GBbaeNLyOGCey98GmGG2nD0E50s/VEOONh5&#10;r5v2nVG9gKcma53VuRpXk9VkZMjLfRxc1uGfMa5ydGaHAxhDMjEc6iCjGntPtRSBNvzYAz212IlZ&#10;cElDj5nfOM/zznnyA+9pFvt3bfe34MoTj97V/W+mlBspjsG5Xlx0DW9VHX5KUZ373FGy/xxAaaXr&#10;Nyz/pvofJRJC7nXt/g6O25YuuuJqZskdrWOV5eXdIxjozpoylmBSdBqPlofk7zHkmQfqqnwwoEWC&#10;1vvPrKxXWItsv1mBJMubhTYuS/UXqjJmqXx8OVjexYTq69JHjWAv8fapy9Z/wdpQVNVkTET5aYnW&#10;yIMW6/05qk5MxvIGqRNr41Yy9H2MuvOgirFL0+/eeykIguBjl8hQDYIgCIIgCILnKOOcvo2q6fFI&#10;urTKLqyyauPMuJc9kQ50jtaVqFIR43F/YeYbswMl5WGUmgtl7mOZNEhjXz6zg/Fprn5iGQEaEkBS&#10;w0izTvDcF2xaxzShMgD0DB8qcZsqbPFXJTmYJevHDbJKLHsycXP7G18RLDoJmCWrE0/XR/+uMTsA&#10;JHISQ3uCIAiCIAiCIAiCIAiCW9G53nmxWXZ6ctG5cP8s1TfveCLOTdO80qW1G82ldS6ZISBkhgQ0&#10;WZvNXllwlOFx6itswFbC1DhNXLS+aGHEhVU+P7VOWGetMposI07VVma0vfhU9fB2io75IAiCIAiC&#10;4HlHXdef93mf99a3vrV8u7e3t1wu5/P5kc10mzrWlStXxq+3t7ef7bMMguA5AckH5mnZ+STx6jpv&#10;1wSUpckNPPbWtc5FwVIiM2RDj40P8aEbeYQkSAlAm/sYzGScJpY4vnrCxtVmbA6rXwMltHC7ZiJn&#10;FXdqO3b41MRQGxedtmvttjozue0KwP2z9Mhut13bbuunXfVtGl2tVIoZyQho7TKiIuf1GFPaRyyW&#10;b0rDUS9h8kDZPNz8w6Fnqe9HkkBwath0hvvuJu91NQAkEgSjDYUUSUVd0+DAFsbGqz5rtOiph/uP&#10;+kRK9Ym4xQc0cAiapQtdlhkMlqDOWQJXATg49kEZSXl/HBwDK0tWLlgSOIfXHs5jOM4x7vLgp/1K&#10;K+phsVI3Jcnipm6EcN4t5P7ob//6J3z66+/mi9yQ3/2VX7h7Oy+ZuofPFuhvjFVGAW3JOwVLiCjR&#10;e6Qbeyj3t6/slUDcA0e5t67hQjc85uUHJCSWVAqQfYgrJDrgGKNR+0XhAkkHarL/g1G/7g/W1cEH&#10;0vC8vjOwX5P9gulN0aLVgolwlDe4yumNb0AjK6pVf5qdVAkkDRAplxmyqzZ2UiJ5XXNfn5VKJJlZ&#10;L8qWtsSShzFJciGLPrwNNv/Ul4HEchh0uAA31GQiJgmLFokAWN2xojocEu5cdg2CIPg4JAzVIAiC&#10;IAiCIHiOUllf7BBuYWWWdrRlh85Rm/YzpLEgKwltPxRNpV5Z6mKJfXFSG/VfFwzKZWbgUPq13kAF&#10;wWRk1w9F01AlNY7lKmAQTTFMa2xdLlSGVe4rerUxZ/nwotdNJGQq1VuplGo7h4HlFbPrFuUkaZHV&#10;CfOKRpybXF/1QimRJ2KrCkU1CIIgCIIgCIIgCIIguAXvv9auOn9qmbNwemIlEzX3TWAgURkrw9T6&#10;ftPCNPEFM1t2uNa6UVvoIwhc6PocgIO+sZ3KCLRS5+zDGVyto+2b3dhkrVeaGK+ufVZZCRI5v5Vm&#10;FY04P0svPVXNotgVBEEQBEEQPG/5xE/8xNFQBXD58uViqG5tbY0PrlYrjerACfjwhz88fv3CF77w&#10;2T7FIAieK7xgnh7b785N7YlFvrKWSIHpuF+pBSw7udQJiXQp9V03JPuIv9KK40OVwCGpZCr2OyGw&#10;OT99YpwYSwNMFlzoXNPErYovmFfHiqkjJLcq7LUCcHWdz9z+XPZZZee3kgt7rV9Z+71bdlti45j3&#10;SKh1dI55RRKnhtnxtbHJArDXqsQeEqisSKIS0JVOpo1h/cXdHFqkeoxHIm3V5l6OLc1QZiW7krX1&#10;3UREbwd3EIYJ+L2S2r+SXKhokrqMzZjHLHU+pLL2ByUzluDcmiUcVcUMJCRS7n0AbL9vmZmxl/+M&#10;8N685XDIAlnkWelAQi15m2W5+HhxdXBlHDAgC1SR+vrszVGT1tB8dbtzHG6XR975fz4rhqqkd/3C&#10;z9zF/Q9fcLiwFMTyJw65qxMFuPfbjJ4nRw25N1TZP1tDbOm45fC4axCX+7a7ft0CsmFV9IGsUiIF&#10;ZG2sB9CFJGTBDGZCV9Ik+iU/HDw0vKesrN6SnloaBXHwR6m08UkFHOSXEupA2/hDVzKWWNcSE924&#10;ijJKOYbwVYHZMTnc1yepcayzVDoGpQRUFRtH66oOcjL6NNpi4UrwjSOTq7zZ57WtsgCVbsZZRYBZ&#10;PkkgMb3jymiGpmbA0bMIgiAITkIYqkEQBEEQBEHwHGUr9ZWXNgP1zba82vh+6/utJ2Pn/TwzlWJN&#10;X/yCD2mnkBtIoDMalCgvNUwQkgPeF88BkoShn2yWiFR+YiUo9aCSZnZMubpUuMh+QFvrMKCyftJa&#10;bSy1J91AvyVkhJey18ZGrlv4usuM1jGrWBvPTe16B1XSsvVZRQBPo1gfBEEQBEEQBEEQBEEQfFxx&#10;ZZ2fWOQnF/nKOk+TXVk7+llvY1MmxnZOI+YVt4eoE5LzGrPKOsd+56sODfv+xVnFset0mmyr4oTc&#10;qpmIdday69sus1Qa0RK5zk4iGU9N7OzUCFTGe2fpwXnarqPMFQRBEARBEDy/2TRRAXRdV7647777&#10;Nh8/Nlv1WJqmWSwW47cPPvjgs32KQRA8V6iMLz9d/9bl5tzUPrzXFe2Rx/WilM6WzjHkenJqJJXA&#10;DFRAdvVqVtmLetuwzxEVBFTGtWOWDu25/FJfAeusyjivbKfmzfXUwtS4K7WORfc0dcSXnK4vrf3s&#10;1C6tfL/TTn07IpZ6e9KBZaeKqI2naxtlrkniKrNz5zAov05IJMDscA1hpxvXYaO6UlzTPgqyddSD&#10;tNd6r2IC4DCrgEBl/UubAWR2OMXcG5vW+35juGTxigUhU9llBiMFuehCBg4m7ZMJMKAmQCYiZxUj&#10;MQNwFQFVB/svyas4cBSHs7PSu1WiAvrz1ajsJoBk32TVy6zAePAGeR+2mQUdKkYBQ7xqbxne3RRV&#10;/NrP/vDnvenP3OWs1mN46v3vufCh9969/fdrTwDkJcTBMBjObCQCXnIaWGbVHSQGYwzJBQzwfgP0&#10;HXHAsKLYN9kNEabsI0x7pzQLssOfQSSHNdMnAw8rpJOSozJmJ6nS6neQRcz+06wcgB8cxRCIunHw&#10;7Hc5vjKNKlpsRbSOycYH15iHUREAstBkZ6/YUkLn0rAyJWWwczVZAipiVlmW6JhX1rom1s/mS0Q6&#10;1HlII0BsfmSWc8/AbpONSGQWtiomsvXefa2NdmeL013ZUQ2zCIMgCILbJQzVIAiCIAiCIHiOUhTK&#10;SeqHCx5LFi6t8lPL3DkcLBUrDLUzG+a2uYY5goKDRRwt9am276UjAAcBGGksVTWSIFGRNozr61/X&#10;hVLlZF9Fu56+TlZmthEGdELjqq2viJXqqgt23JjbUpOj4CwvNwymSwk3QNIyq3VsJU6MZ6Z26jgB&#10;tcnKwryyaeLt1dmDIAiCIAiCIAiCIAiCjzM66e1PrZ9Y5KtrT4bOtZKy47qCnQxIhsqYhb02TxPP&#10;TG1r8FTrhLMpYQqXZUfr2q5tVvX9lGcn9vD2QS/WTg0X1lmrrCarczkwFRLZOmqDCw9vV+emdmZq&#10;d9h6FQRBEARBEATPES5evLj57Ww2K1/ce++9m48//vjjL3vZy06yw4985COb3z700EPP9ikGQfAc&#10;4vwsvbCtPrzXzWteWatzzK7rqVffYaIxKHViMGq7tkR0jsYFIIEAOyqXigFJIZGSzNhI7mqBrXTM&#10;L/CCGldFGDE/2fCpygigc63z0zRU5xVfuFM9sqtV1qVVNpz0pQHQimipRSMzzmurDac3ggu3Eq9I&#10;EjqBRGVIGxmMCaiFptd6B2nORTIZDXDAKQ12qwtGZJf3hqoMpBmlMsNrVHpL31FlKHZol11kZUxA&#10;J7hQ5o15EY1BCB1g7qS5KBV5tFf7SkpkMlbjkH8gkQ51KJseRLOOAuEQm9l/YRvxrSTVJ1sWofUg&#10;XtXBEpFaHqAOik6JQ6pqWS2CBkUQxQAUOCqIN5/3/0zwkd951/t/7Zde9hmfe5df5yjvfOu/utsv&#10;0budoAFFBU1kzmrRi57q72uvHx8kJLOXhF2oDNbffXpZUH1aqvoOvEFgHp+ejC4XaDy02/G4NPyH&#10;PPi+aNJddpX3iBmhrPEoS/ufiDGeFAKyNk5h2FsHQf3KLaEVIBPUocSl0qWx9uiCkZM0vFVdJMqR&#10;t1kOsFMGAKy9dCqKQG2YJKZBBV916IR5xUXGhOhcWchZlZVEWVzfQ+iSuxxIwmxiBDuXDbZ24yV1&#10;g9vVnb4DlhkAphVP1fzom9hBEAQfA4ShGgRBEARBEATPUU5PkpHTxGvZN8s9I1cbv9b4qlPnKHVn&#10;GhOQbHPLvtRZJNUsJKifR1gmpY3FUQAYyj3FDiUSMMw57PcpqfXyRf8ob1zhNCAPqadV4gRoM1pX&#10;ZX0ua0V0QidU0MFIv82jJyh4X9HT5hjFI3SOZScBW4nTxNMTO30D+3SRYcRWxftmKcpJQRAEQRAE&#10;QRAEQRAEwY3Ybf1XHl89ucjXGm9cNdjBK3KSkIYCGvqpcHChcy07raDa4OI6a17x3FbaTEAx0hLq&#10;xGnCxMYeTRyp/hkxqzjb6KwqKRxPLJzE+S2bJJ7bSic4iSAIgiAIgiB4fvCrv/qrm9+eO3fuyBeF&#10;d7zjHSc0VP/jf/yPm9++5CUvebZPMQiC5xYvOVVJeGqV2+xXG+13aqjamIYkwyajdZWx8lViRRg5&#10;r5kGGbKy4lyV+excdG5E5wJRGbL6uVRZSEDrmtjRHpV1hgvzmpVhfjK9qjQFudT50zRUAbxoJ11r&#10;XIA7LqzyWeGERlZVbDRHZdypmIh7Z4eCX6cJ6ywS2TUhjwmFJWpjJ1DoB+4PL+yD/Gl9NKg6Z20q&#10;DpsGF7SMCStNRzeE/VXy8VmlzYksY/yL1SlZib1VCZ5EP6m/soPI1oMrTzToj8BHmXAjUXPIzKQc&#10;ZiierfWj/5VLWiYBjS1X45HRhixLB2xojipX6bozO9AFsRHiWjb8Q3/xry33r2HMmx2OoRw/BhVW&#10;1+32UIwmYcSH3vl//ux3ffuRzX7pn3/vR9lQXe/v/uI//94jD1aTrdd94R8m8ZJP/qz7XvqKzdPQ&#10;jVvLxlLekc3uf8nLASTrrw+HpF+QGzmow83duNdjroP6iNyNhIbxHo+hvIL3ybku0ob2vETL48sc&#10;lVSpcVUN/9HwXmi8jx1OG2dMQFQCCJbqZZFRsw/RrsO+NBz5eOM1HKEBxt4J75xjjKoPq2i75n4r&#10;AtNEIyaJy04lQpYCgdpYZvmV2X2TxFM1Z5V9ZL9Twn4nF09VtugcxiR1wviBZr3mL5aYYql/Xxgn&#10;xq3EOrFzLlrvshLQuWYVSd25obrovDJMjGenUXQNgiB4OoShGgRBEARBEATPUYw4PbF11tW1Lzrs&#10;1Ac/EnBplfdbta7dxrNEYkIm4433RiMqyWFj+aZzeT8KrcwILPMFaUDJLL1+P16qPxsVzJvAvrIL&#10;oC/D1Ymto3MkojI2WaWklUvu6zGOKsqAtDJwrnPm44qkq87LRLTtikaeru3M5PjSuUv7rc8qI3Dv&#10;LMpJQRAEQRAEQRAEQRAEwTFIemw//+6V5on9brfVKqu0QE3suKLT+EBiltqMxr11TBIErBfd+a20&#10;le60R4oEwdMTu7jKy04f3uteME/VLSt0QRAEQRAEQfB84NKlS7/1W781fvtJn/RJdd3/BXlK6bM/&#10;+7Pf9ra3lW9/4id+4o/8kT9yS41K0k//9E+P337WZ31WSvG3w0EQHILkJ5ypL7f+2+16klgZIKyy&#10;kPsNOleWQEyMJQt0XtmRX8QJJmL4pZ/rLBc7lw9pnNYnZ6K7zlBtstZZ08TE2xCiShsOSbuDmexG&#10;ftK5+jcuCnNcWuHK2leZ56bp5lmqAtad73cOYmqojPfOUn34pFqH9XbZ8Jzr6yhkTbQuqZ99XwxL&#10;DuIk2Y8Dg9RkOOQqyaecGMtN4U2N2tJo5MPXKtpnuSXstcE+S/KoAIhU3GOhE7zvoQKkThuma2mD&#10;Omx1alBPBw21P0IjABoJh3B0hD/HjFZj6ZtqHZI69S6icMhcLCEHLm04lhyzMx9+7adzMFcPrr60&#10;uXBLC9b1GudmdqsRr/o9n/+2n/z/XHjk/ZvbvOsXfubSox+45+GXPu21d7v8wj/5O/uXLxx58IGX&#10;vfr8C18q6YWv/YwXvebTxuuwcSJlTelo7oJ6+7G/l2LRcUvCZ1mQ5Q3rGkJ+S2aE9bdj47LiYJMh&#10;zDb12b8aQ3T72w8AqEkJThb5sxihpaPPh3xTP3Qym3d5eJAlgpjlFTfeBX17nQGVmRG1sQzU6x3o&#10;Pgx284ZzzIcddg6ULj4CZf8bS25cG4tOAs5MrDLOKhJ6MjuJLBkwTZgmEppWNk2cJ1bWr/PTE7u8&#10;zpVhnVUb5xU7xyr3PYpFWe8vfn97YDxQrKuE+2ZpXtmH97s6cdF6FhIxMZyqkt1ZmTQLq6xTtZGM&#10;lsIgCIKnh935LoIgCIIgCIIguEvcN0u1YZK4W+qyAIAsPLnI+61WWXudwGKf0k5SGyGNvR1qgJHJ&#10;APR6qpFlNCCJY+u4kjp3l67fv1DpAACAAElEQVSb2XaTF+zrx6NZWhsT+2+Tgez/AZCl3NdrN6a7&#10;kaUIW4puzYai2jkWne823rimCTs1J4n3ze3slt2oDn21kYTTE27Xduez04IgCIIgCIIgCIIgCIKP&#10;PSS971r3/mvthVXebUu3KM5MME23jhNJ5FbFUxObGNfZ91tvs55a5EX39INNNtmuOUm82njnemy/&#10;e7YvVRAEQRAEQRA8A0j6zu/8zs1HvvRLv3Tz2y/8wi8cv758+fKv//qv33Kfv/u7v3vx4sXx2y/+&#10;4i9+ts8yCILnKA/N00M79bxiIrZrOz2xnZrbNbdr1sbamMjaOEu2U99CgCquqVFGdHnDLoRK1OqI&#10;oGXny2Ee1nbNEwaoAr0/awda7NOkMr7u/OTs1M5vpfNb1mZ9ZL97apkXnfLhdFYJ66zLK390r1tL&#10;E+N2ZS7cPztmINde6xOjhMro6B3RY6mNlXFMocxS62xdWcgOF7KjdTSuzlncv9pYG6YVp4nY6ES6&#10;Hh8c1LJJYu+dFp3YWAyKItKSZGUl7JQAEll0QSPa7EWWc6C4cyWHMxkJXGcPcvy+9FWVjVkoSitQ&#10;bMG+favv1+ojYZPRyInxOLG3nFFR+PrlVDJnD5xZ9zEmtOQT9CvWihJ56BSu5yDUVZCQyTf88T91&#10;9Bjcf/Tb/7z8Jjf2meTqE4/+ux/87usff+jVr0NJxC1Nb8O90Khw97ol+/ff0Qs5bM0+L7SsFHL8&#10;MQx9NxtB9gG7Gi8RNm59/1YXhjhl2YGiU4Ijisha7juH68/Sf4fhR4cO4PAK2Lxd7KNb+xtKgWQe&#10;lGsjKBhQG1tX63Ipu7KrLMiho27IJB4U0LJey1lo46SGxabOewW2c0mY16yN90zt/lm6b1ad3bJz&#10;UztV27lpOjNNL9xJL9yp7p+lMxOrNwqqp2qrzWaJghZZIOrEndp2KpsYKrIy1omT4Z/yKZGIRM5r&#10;O1VxuzYS2xUnxgw0WbPERJ6e3mkT4JV1BnBqYuemNr3jUYNBEAQfn4ShGgRBEARBEATPXc5vWWU8&#10;PbE2a5UFoHM9sehWWYvO11kVVRMC0lAnPSEutS5J7gdPLHW61vtRZNeTRY3FypO90DA07lCpvTJW&#10;RFaf7GoE1JeAIWSpc2SXSxrF3H4+orK06nzZabfx/c6zY5JwqratZDt1esE8zdINf81psvZaPzWx&#10;2vgJp+tbNhQGQRAEQRAEQRAEQRAEH29Ieu+17iP73dV1vrB0ABPDvLIxM+MkENyquFObgL1WrevC&#10;8hmTVE9P2GQtOj22nzt/ZvYZBEEQBEEQBM8WTdP8tb/2197xjneMj9x///2f8zmfs7nNZ37mZ06n&#10;0/Hb/+V/+V/W6/VN9unub3nLW8Zvz5079+mf/unHbrn5V8ZXrlx5ti9GEATPAmenKRHnpjZLPD+z&#10;MxPbqW27sp3aJol14sRwqubkBMISwXkCwNpYJXOwcw6WV/G+lKVV9t1GrWMrcVZxVvGerdvI6+sc&#10;ACpi644dqsr4yfdMXnyq2pnYg9vV2amVCsaj+/nR/e7xRX58kR/bz4/stU8s8l7ns4oPzdOpiZ2q&#10;uT2xfJyluOqUpUTUBhuCUm9yACDLBiU+lIMgiT6RVEKva5KYJuxM0nZlxejLjuujQCXl4SU1ZJNy&#10;iDstrqiVWfkbpR4rbqpBRHaQcC/uIltH9r7Jqgz0r0jjgec3usij4zhEqYJA6sNVi6Vc5MmyWpAM&#10;ZiTL2mDr/b46PzAhrWivQ2OXUFIxS1An+gzMsjFZilclPDNRZtYfkfoc1l7W3Fg4xyapCsqChM/8&#10;4v9qMt8+ssF7f/Xf/uI//1/vcO2dBEk/85b/vmuO/h//vpe84sz9Dx9sVK4LDpThI+c3WrzlMvVC&#10;7+BkmvXSZp9fSlZkbRs7IQC6ekGVQ+bo6KmWffvgcyaW21rCGPr1wF7aGWJ1yxPJsS+OZOKgNONA&#10;ed28GtiUk4d/iqXp6uNGK4BGI9osL3pqeX8Z2N98DV1/Gj+dyun0640HD5Zl5pI7siSoEyaJOxOb&#10;GO+dpVOTAxW3Mhq5VbEsYN5Agz6/ZYmYVda5lp2gkl2BWWU7NU/Vtl1xXnGWOK+4XfF0bfPKKuPE&#10;MB16Ak9PbJVVDtiBe7bsTjKlAaw63291emKJeNGp6i4v7SAIgo9ZwlANgiAIgiAIguculfHBeZpX&#10;rA1X1nLhwspbx37rnWNesaaN09ROvltJnQgya6x7chhJ2Euqx1SIVYpNZa7bSV/roCB7+PHio3qZ&#10;31biWwEDkrFXVdHPlsuuztUP83O0rr1OrbsR84qnJjarbLu2+2Z2y3rT5bUn4szU7p2ls9P4bSgI&#10;giAIgiAIgiAIgiA4yiN73eP73dXGL65Vp5Khwfpp9TglcqdiIhadOuniKq+HdI/W1WY0rnXWOmuV&#10;tezUnkw3nSVOEq813rkurz9KmRVBEARBEARB8MzSNM1HPvKRH//xH//Kr/zKt73tbZs/+qt/9a8e&#10;+evvuq7/5J/8k+O3ly9f/qZv+qbFYnHsnnPOf/tv/+1HHnlkfOTNb37zjf4+/d577x2//vEf//HH&#10;H3/8ZipVEAQfi2wl7tS2XZtAOc5O7b5ZemCe7p+lWcW6j7886d46sSYmidPEudGsZIGqca06v9Zo&#10;r1WTURt2apsmnprYfbPbM03XnRJRGbfrZ6DvheSLT9Wfcd/0BdvVmWl6aLt6cDvds1WUMFSGacKZ&#10;abp/ll64XZ3fSvdsVa89P314p5oYrjb5yGdm58hC56gTy/B6gq0Lx32yutRkZXfrbcBxgn255GQv&#10;E4KQQZVBQOcqeacVy7dHd9s6BiWzPPcGaNQ++wTXEi85NZqhc5ghS8lgROPKjiwIfeDk1HqXbxjc&#10;jw0rVuP5kCiKYBbUR6f2fmCy3hMsnU4uudQJjXs3WIiVIW2sPw6hl+O/QREyIlEk0uhV9oKgbDBy&#10;x6jVA1Xzhtelt4IlbO2c+uw//JXXb/Rz3/U/PvHe37rz5XdzfuEfv+XXf/4njjxoll7x2b/3SIwp&#10;x7BTHHm7EqCBPIh90Jg5CyChTz09uLkQuWFLQ5JYvM2D/jdqCDo9dBxDJGlFGOQbHilHNxZ9+rGV&#10;1FscdOgVSXXcCQZBVOr763wjMHa8X4MDPqwNQwU2JYUYcKH42ByyVzcX1HgVfaO1r494Ze81Z6F1&#10;rLIkGLhdc7uyaeID83Qo+Zl9UvG8ts7R3rhgOUk8O021cZbYOvY3IpuLeV4ZazsIUCX7N3Uip1V/&#10;+lfWTqAciYDqzvTUznVx7bXh9MTun6VTz8RHaxAEwccnofgHQRAEQRAEwXOah3eqJ5b5nq30xCI/&#10;ut9JWHTu0nZlybjOrqPj325NFuTeTxJkX7syMhGlKpqgxjmxQyZqRj+gkMTW9s74eKrqm74aSUkA&#10;4dKBQUpWUCuWCYKlwlamweVSD+VBDa7UPctJJqImyuknw05t2xUru8UFkHRlrXXWvbNUGT/h9M2P&#10;OQiCIAiCIAiCIAiCIPh45MraH9nLe62urt2AiWG31Vay2xjYdhiS8xqLVotW2zU+st/Na2uyXFin&#10;KabbZb+tTZ9aZgBGbCXOa5ulG/a/kpzXvLLyLFxa5ftmtxG0EgRBEARBEAQfBb7t276t5LYdi9T/&#10;ZfWx/KW/9Jde9rKXXf/4G9/4xp/7uZ973/veV7794Ac/+FVf9VVf+ZVf+frXv/78+fMpJUnXrl17&#10;17ve9f3f//1PPfXU+MTXvva1b3jDG270cq95zWve/va3l693d3ff/OY3AzCzP/AH/sDXf/3XP9sX&#10;MgiCjxIPzNNe69PEa63Pa46dLbYxlv0kdQGX1q7ijs4r221zbgGpc6YSEph6/wq9pmW3m4Mqadn5&#10;VmUAnsHJ7LPKXnXWXnqqurDMVxovU7HGn5LYru3MxO6dpZ2KDv7qE6tzW+nJRb7W+JnpQV2izN4q&#10;GapbiXstalPraFy1bQ7fV3Z0ZVC+iqWJiVkWspSFBIgYpuurKHUu/v/Z+9dg29b8LOx7nv87xphz&#10;rtvea+99Luo+rW7oq6QWEkJC4GADxsGB4iJMbJPyBZzCSVBc5ktswFVQxHxwDGW+yFSwsZJUIefi&#10;JKDIDqlgXI4TnAIMiaWAQKiR1BJSd5/rvq215hxjvP8nH953jDnW2mtfzxbnHJ3/T6fOWZc5xxhz&#10;zLlPt/79Pu/jwjb7KK4SL4REZcEWi5EGl1CbJzln7a69k8AyVIqaG1QyIzC4RkdrzI7GkAHHvtCy&#10;5PcSWfJ7nPoo56Dg4iNRr8FqYpSOuoDKAQN8qgooy79yFqc2ztKtyppo3WdTFx9HGSjCADNLhAsO&#10;ucBy00p1rOCk5HNI1QUjxH2OV+VhJZxZ15LVuOI/9fv/Zz/6n//FB29/Y/m6xn73Q3/o9/2P/oP/&#10;9Pj2qy/rQ3jFj/3lv/h//zN/4tGf/+rf9S/f+uRn5m9T2+GZ/4TW20pQNYYqSMIoGtVwX5w6r1hL&#10;IKYfl3cEi9V2y5Oq3EVB4IiSDi33tXaijl7el9rfMGaV25wlTn86NBWZSihvqFibXf3y66x/chaf&#10;bwKdMQsl4ex1ld20Jq88RjU4PR+Gc3q5VEdIZZ3fdD01Pl3KUVvyuLWbKzu6nOGU5K7U2hG5STDi&#10;weC302MnlsedSbjbO4mL0R8Ovk5seH0/h6DBvUsG4CBxm/Xu1rPr9YN0Nqo1bsf81ja/etA0LzS+&#10;demtiyzhzkFaJ/6yG7GkMIQQXlwkVEMIIYQQQvhQK3HKn3iv7xLeuvASIj1oLBkx7ZQG4GkJzT0X&#10;Rtec+dxvngeANKhswJaI0dVOo3BB2et+ad1q/Rv+pX/t2V9CGZ7ikRpVkq2V6XAdgGWhNXRGSA64&#10;OA1wkSETyq5+XWOrhrfXqbNnLY+91/uDQTdWdtDwm4+b1XOO+EMIIYQQQgghhBDCL3lZ+Mm7fZ/9&#10;vV1eJfSO7SgI7bOP3q5DcNPgXu/vbdUmXoy5TRxd3/abfueyM/Xh4GWV6ug4H7MRx60dd3btyTeJ&#10;d4HtqLs7nxeNhRBCCCGE8CEhKef8vM9qmuaP/bE/9p3f+Z3X/pbkn/gTf+L7v//77927V37S9/0P&#10;/uAP/uAP/uATjnnnzp0/+kf/6BP+C/Ov+3W/7od+6Ieu/NDdo0k1hI+V1w6af/hwPF3bN87z3V63&#10;VvVfGsloWUBdRfNUuyyXDlprjHfWdrriVx8MAEepIVvDuqndgAcNX2zhyvmILBw23DQ8eLE81uN1&#10;iZ84aj4BABhdo8OlZLyyOCcBnzlpv3K3P2x5r/cucdPUuJqrFkuW3s7DFmdzSDWrMSQrB0cNo3qt&#10;JF0baJRLoEsiKJQUIUp3YmJ2DV5zpBJaAkbPGlzlCr0E8zTtir/oC33U8l/zUilELaWvANAa+6zR&#10;0SWWzB4lQCUom12uerplkyYXEcISApw33C+xw2Twqfc1+z7dOt29/UHKZYmU9slYw6USA04RRCNa&#10;o7EkhCkoC4Ya3CWRABnli+vch3PrXRIW0cRpLZoBhzdv/fN//M/8R//af//KDXzrZ37yz/7+3/qv&#10;/i9/+Obrb7zczyGAr/7oX/9P/vj3P/rz1cHRP/U//sNHp3ceyYfu+z8f+45Pt4yAGZPJhezzM3jt&#10;k0sAuKSR9cgnZ3oSIdTiWWCUCGS/dDllkV653dMSOM+w0uFQUtk1kwyUCaFDOV86Hafc8DQMFCAK&#10;MLZEIrPgXgt4s5Rs8ZGcvtRct1rONd0c7W8PWDKytfNCBAk0xOuH6dZ1qfrBIbA1HrfMwlFrD/p8&#10;0tkTZqonKzPDeztPtItR56MSsUpseHXOucsS2FIE393lXUaXeOcwdcbP3kjvbPM2883z/I3z8c46&#10;Pe+/V/ust7fZhVc2aZX4xdPufc6BQwjhYy5KqEMIIYQQQviwe2WTTlc2ZBlxPniiyjSkjKHK1nfP&#10;eChBo0SyRFvLVIuEzXvfkeVrrxnRaSTp0BQ05Qv/r3GPPI8s0+e6b58BgyNLII1sjG1il9glNsbG&#10;2CU0hpYAsJr3eXua+73f73Xc2Y3OXjtInziIWokQQgghhBBCCCGEcNXPPRh2We9sPREnnUkYhWR8&#10;nwuTBtfZIACjtB39bNTZoCwY0SWsEleJXYIRLlyMejD42eC7rHu9f+1sLM+9oiEaw8Xog+vBEEvn&#10;QwghhBDCRxvJ7/u+7/uhH/qhx8VTi+Pj4z/zZ/7MG288axLmM5/5zA/8wA8cHBw84TGf+MQnfstv&#10;+S0f9A0IIXzAjPjlN9rOeNzaw94f9jXJ1xlTWZ/jTz9In9U71skSeboiiGS8sUrrxESuGrx2kN44&#10;al47SKcre7F4qqT7fe4S1w1fP2h+UferaozrhgetXbs45/WDdGudbq3SKtnb23wx1ht05ZGJPGyZ&#10;yC4xGUehz+izhqw5ntoQXSLNUGOlAOAuB2jlmGgMRrSGhsiuISPXDlJ1iQR7l6TRIcmnuGnJiLqu&#10;ZAon06U6SkkpEi/lkFsrvZdyoZlyfWXxUpuYWKOhZc1VucKy8CkZCNVIKtEYOkNZ+ESW1yTXVFnp&#10;urIrwiJpydIxMO3tvy/wnP5OIwgl1mKD1mhTZtWFvDguVa+wFMCiNruWosxyMNZaTtTyWQMSYeQX&#10;f80/+Y/9c7//0Vv4zs/91J/9/b/17Z/9By/3s/c3f+Q//nN/4PvGfvfor37Hv/G/OLr1yv41XFLD&#10;wvNf88+16EQtMePWaDBOGWgCLo2LgndNi+P2eeO6kq1mqqcbCC7PDZS3LPtceFszxeVjWN9QMQtZ&#10;Jk1xaiBLY67NuuXnLpYih6lconxQa1J6vi4YG6J8LJupGNbLi3JkwTWFZecEas2d1mpW1Tf8yj2r&#10;py4h3ESuk50+5t9cuywAq8Rb63RrnU46I3l3+5R/bx619uomdbV0mgDOR78/6Kz3i6xt9l3WxZjP&#10;B7n0cNQguXBrba8fpKPGvvVW94XT7tturzaNvXbQGPjmRb7X+zPOSSU96P3Niyzg1U3aNPal0+6k&#10;i2hVCCG8L9GhGkIIIYQQwkdAS7RmUk7GLO6yOttPUJ996CynpOx1klRGpQ3oQhlwkWUeqhJ8HZ1d&#10;AuYSVMEIPOeMe370tTOgRObpN2WENzpENbZ4qlQ2pCzb+w2OxjE6mqfNhVy62+th70etna7slU36&#10;3I02OiVCCCGEEEIIIYQQwhWD62tn+WxQn/XK2kYBUPb3W6B6PvrgZZVbXYvWGVrDUXtpLV3Zg05E&#10;dh/FIevh4K1x3fCdbb7IvLVKywshuWnsbHAB7+08lk+FEEIIIYSPFjO7ffv2Jz7xiS996Uvf8R3f&#10;8YUvfKHrumd54snJyQ/8wA/88A//8J//83/e/bHJh81m86/8K//Kb/7Nv9ns6f9V+Q/8gT/wvd/7&#10;vX/pL/2lv/t3/+6DBw8+6HsTQvhg3F6n1w4aYBxd7/UO4rDhuuHDAQ3Ru7qExxU0ShqEi6zWsEo4&#10;avedoietvXmRu8TBYXi/i1Xu9z44Xt1Ya3ztg96c/fM324vRX0F66wJvb/1Gh+Ouji5YA4E12HbU&#10;4mIUjEkavNQtQl531Qcp10gALPWkAEAmYhQITTvts/yQwOAanDB1xlJz2udStHhpYdKcxvPrGr0c&#10;ckkll2cAcWmdEkAyUdn3PaclZ9uSYMkZSl5fq5GalnGlEo0ljLRppdOsDIhYA6pEjSAK5Bytm1dm&#10;cZ9w3JdnlouTkKyeYlmm2yaWJlVCWRglm3oL5uyrXGYkKGqKKgKCAXM1J2vbgEsU8Fv/9f/5T/71&#10;//Ktr14No979+j/8s7//t/7OP/SnvvxP/vb3vxxr7Hf/lz/5b/43P/znr/3tr/+9f/BX/bb/QblU&#10;UJfXo/Exfzxr0lJTQyqnWK+DAg0QS/SXLmTXcgA31Y3OnaXlc1G+nSpJ5wAxLz3JoAzWCPClC9L+&#10;symI86XBAQhOQBxcNVtdHiDUyLWwXCdolz4nyLWsonyW6gcVIORmtb3Cy+dOLKnacnPmIG1pCy5/&#10;X/yBUhZ61zvb/Mrmmn/zXGR1iYm4ubKTLt3d+enK3tn6/f4pQ8tV4jcdNg/6fH9Aa8zS6Bil0SVB&#10;8D4DwCbxsLXXD9IqMRm/6SC9cdSUguKTzr58u/vxd/vXLb2383s7f9j7cWeHDdNjhrpZuhh1v9fo&#10;Omh4a526xC+dtjdX0XgRQgjvVyRUQwghhBBC+LDrXW/vtGlA6ObKdlnbrKz98rh5sPtUo9yFUtGQ&#10;CJKtlf32FjMwwMiyrSCJ0dUYNU1SX3iaKE1bzz2iMQyOciWtcXRlQRmN1QGf16sqGxZylACcDfnG&#10;E2dDu6x3tnl0nHR2c2W31unzNyOeGkIIIYQQQgghhBCu8fWznKV7va8S1g3f3blAQelFs58CzgbP&#10;Qhl2EVgllk6R8kMz5qxRyJdLLeamh4tRF6Naw0W2h70+eZjaRVHBpuGDHn3Wwz7H/+4fQgghhBA+&#10;WG+88caP/MiP/KM5V0rpd//u3/3bf/tv/7Ef+7G/+Tf/5o//+I9//etf3263p6enn/jEJ7785S//&#10;ql/1qz7/+c+n9Bwxg+/6ru/6ru/6ric84I/8kT/yvNf5F//iX/xHc0NCCC/LZ2+0F6MLeOciv7v1&#10;XcObKzOiSzwfNepSDnDmwi6rd3SGTWOrBqer/SghS0YeJA2Oh4Mfd2xedCesXdb9QYetrRt++qR9&#10;4eO8LK3xy7dXf+ednsC7O7+787NRx01JpSIv5hwkD1oMjoussreAJE4pO5Ugn4sEidboUolYWskF&#10;Smmx1MeMDVDGKb3rsLGSjtuNyoILySCVcsn9e0TMCcOyg5hKcq8kBVlipY+svUrEiP0CqtbYGg9b&#10;m46jh4NGx+AlAso81Z2SlLTPyJZFU8Iw1WwKQu1Trau2lgWWWF4KgRKS1XzxtfHVSMPVYG15a7Jr&#10;BBui3EzXPiRZYojlYJwTjIBq5lPL+KfA0vDarDf/wr/zv/qz/+pv255d3crh4btv/cd/6Pd98b/z&#10;3/2+P/SnTj/xzS/8ifqZ//av/cif+sO/8BM/du1vv/03/Y7/3v/0j07JXc13lXxcNnUfKxVgIInS&#10;LGpEFso6uHnSVhbOOQBXsuntKx/Uy9URc6OEL9p5l823JfLsmt+0eUWeMH0wNUVNAbnLrOaTbUrD&#10;ZtWP8VyhO70n0wtmfS0+RUndJcAhAF1iqSkm5HMYVfCahVaNvE6HLUndElgtEdxyseX85ZF91jfO&#10;x9Z4o7vUqzy4dlk3OiNxe50a46eO0lcfaJt1d+dGHLVPmq6SOFmloxUuBp2Nvsv7Kt+z0QkctmyN&#10;pbf5zia9uklX/u131Np33ln95N2ewFHLezu/u/N7PVpyldimmhLPruzYufdZAleJtw7SOvG4sy/e&#10;bNdPbckIIYTwDOJ/qQohhBBCCOHD7mtnOUtno+5sDGAid1m7rD77cob4FFIWRkcZm5YBZWd1mlQW&#10;yWkxsyvzuFK2miAvI8j99OyFPOapRhI+OrtEAo2R0ujoXYlo6jxURmsMiejHMmh+7Hmy8KD3B4Mn&#10;4rWDtEp8ZZM+f7P7oOfzIYQQQgghhBBCCOHDSNI3zseLUaPrdGMke8fowmKl2vMdcIqnDi4X0jSO&#10;EzVKcNzvkaysyiytHfsnzjO0sshslzW47wxlPHjY8KChkWV1pguDv8AFhhBCCCGE8NHWdd13f/d3&#10;f/d3f/cHfSEhhF86jPi226sff3dH4H7v93q/OM9A2Usd21GHLRaxRzjQjz4IEtYNV4Z1wp3NPscq&#10;4L1eRw0Au9lwN+qtC39lYy8QLu2z3jwf22S31na6Sq9/0AWqxSrx2+90P/FeT+Kg4d2dv7vzh4ML&#10;GB2ju4EwusuFUcq5RP6QyGRMxnqzVNtEAZAYRiFxzDVPOP1mLxEujI5k6F1HrV2MviMN0pTGTAIJ&#10;IxwsK6asDF2mdVY2VUfaVET5aNCxlIiOGUAtLF28vSC4SjX+mjVXkZa3vpyrpkNLJDV7zZeW0sw0&#10;xRRLunWqFhDAEqgrdalzhSunLCKn3GBjNFz6TO5vkdGk0fchw3r2KRBbQsLLDdMogjW4WLKzArws&#10;F4MAfuILX/6f/Ic/8h9+/+8+v/fuo2f8if/6P//T/+yv+fW/9w9+z+/8F2+89sln/xRJ+qm/9Vf/&#10;iz/3p37qb/3Vxz3mm7/8q37Pv/1nzayGNqeIKqdccekiXdy2+ubt31fWHOZUyDvFmFky1Z6dIgC5&#10;CC+BYpak7tX2Y9KgPAWG51NMjaMiykf3UsXrlTdp8cEvpayARNKB0hlc0qekSCsb2/l0glQbepF9&#10;cSggl0+XaiAzATDmKT7tPnemYh9F5lQvXC6X1FTbS6svysBEOLhzkXzrIrvsdL2fmN7fOYGj1u6s&#10;a3b0jaPmfl/Svvndrbtw3PLJlRIGHLY8bJOAPms36r1dbog7B+mgTV+82XzquH3CkLZL/NZb3Ttb&#10;/5kHQ2ccXeejtllno/uwOAvRJZ6s7KBha1wlfuqoef0w4lQhhPDSxL9SQwghhBBC+FAbXV87K8vj&#10;cHqQNmZ3d34f3hrOBvWO7DJOG6ddR4JLWXWHwjKBNbCp8dQ6bGKZsE37vrFu6AcA7kAZQ0p8PynP&#10;xz+1IQfBpbLj4C4jJYxeGiQgqZy2nXc01KUNF+sPge3oDwddjA7wuLObnXUNP3fS3t58KKbzIYQQ&#10;QgghhBBCCOFD6GzQNut89ESsE13aDr7LGrNvSU3VEQSMTERjTxmSlXhqnyWgtboyzFUmdRxrHYXX&#10;EgNgWqwmTOu1VHobAACDKwut/O0L7Vp7jzhoeNwagCz1/j52lAshhBBCCCGEEMIkEV++tfrp+wMw&#10;HjR2r88PBz8bBKLPytI61f9n3F0ZJNAaVy0NOO542u2Xpkh6Z+dD1msHTWskNWS8eZHfvMi3N2n1&#10;PGtvzga9uxsbs1c2adPYF07bD/o+7ZUm1a+djV99MG4aXozK0tmgwXW/RzLMIT6DQLaGUeiMm4bG&#10;WpdaQpSJLAHC3tI2yyk5yBJGvBoRbA071yjAsZJWqez1X5dOza2iqlvzQ8KomsczgqDXHN5yN/+r&#10;JaolYqrpKWXLsOUDOuOOagyD02sJJQDAISKXJOW0N9mU/StZSnp9KfSpbbOs6kLJImL/qhdTKbhq&#10;CtMMEJ4wnyLZprpgzB15yiQuX930HcvJCRIyIqukaCWJRjocAPnJL33H9/+5/+w/+P7f9eDtbzx6&#10;xmG3/Sv/4b/7X/y5P/nZ7/knvuu3/Z4v/8bf3m0OHnd5cv/aV/7OP/hv/l9/+7/4ka/+2N94wmfs&#10;E1/49t/3p/+3zWoNIFHzmK5GRMsiNxCcbmBphF28qSih4Pk5NdSK+Y8rYck0OuamUy2PwqsfjClU&#10;ung59TjiIlSsRWnq8g3dHwfTy5EaqxNIuXstbhVgpVF0StXKjCUsXaLR5W0rkeOs+j7alGlOElir&#10;LLC/phoI5/427ptasbjifVkr2RG9o88CfDXAhTubBGA7+tmoUjf9xlEz358v3Vr97Xd2AN7Z5rs7&#10;3404XadnCudLo+PB4Mn4xkGzafjZG+03PUOIlOSdTbq9tnd3/uZ5fneXT6bK4vKH3Vj/uJC80fHV&#10;TbqzScb3sQwyhBDCIyKhGkIIIYQQwofaezsfXfd77xLXRhA317Zp8F4vF7J8J3hdiKYyQNpP2Rbr&#10;2AwiQDJLrfHS0Ic0CqBr3qqv/BgugMjTcO79TWWeNNQxkiqvCIeJrWGbBTBJo6sXyh5pW6IxuDQ4&#10;dqMGl4TBNbgGL/97ABrDzVU6bC0Rt9fpczfa9sWqLkIIIYQQQgghhBDCx8Pd3gFcjNo0dq/Xw9Ef&#10;jhpdGewddc1eXfEmEshMRGvs0jVVFRdjbU8V1FpdcJkdXqsq5OU4ghGpdDiwbiK3PM50Vrq0y947&#10;szR4PmzMpbPBt1mj2+CQxFhQFUIIIYQQQgghvG8kfvmN9vbafvr+WNafvLfNb29zMu5GH9xbg4HJ&#10;2Bnbkt0ynq5ttVia4sC7Wz8fdWttq8QvnXaN8cff3b120Lx9kd88G487u7F6+lqWLNzd5bNB62R3&#10;NmnT8Ntute372Vn+F8c3HTavbNLXzvLXz0egeesi2+Cja5Nqk2Uis+tslAud8cY+oXtNeG+VkF19&#10;qbuURAg+dz3OD09Elhpw8JpuxbS5GIlU1xehEUbts6YlhZkIE0t6cw7jXVrWJI1C9n3eryGuzdet&#10;El0waqxllcjuuaQLgQzNra2qG/RTLKlDkKXxc74yzOWZmOpeiXrBQAmOQiWNKQwlrsrahjkdFKl8&#10;TZYmUGlq1yypy/kOLsKqnBOQZK4bqwmikSY5S7cmQLz62S/9gf/oL/25P/B9733t5679MEj6yt/4&#10;r77yN/6r/3Pzr9964zOvfPrzr3zm8698+nMAducPd+cPd2cP3/2HP/0P/uZfvbaL9Ypf9dt+z+/6&#10;w/9eu96UC/TFXQJLI+/iNZXXUu7ZnEgVsK+o3b8X9UH7DxQTlKdOU5I+PXFukZ2Dp37pjMsLKDdS&#10;vsiEzo+45tMzX4BxlBIvvU0OUiqTw6z94wk2RL/I6WKqkr3ab0EmogQ0NQedxWnoyGUJLC//aTSC&#10;5Ogqf7Iag4uCBsf5CED3+nzc2js7bw3Hnb1+0By2+z+kifjy7dXfe68HsEp+d+e/cD4et+mwYfeY&#10;f/NJuBj1YPBd1irx9tpa4+dvdq8+T2U0ydvrdHudsvRw0Png21wKhJWM68SDxo5avkCRdQghhGcR&#10;CdUQQgghhBA+1O737kKfdbqyeTS2auy1Bvd33GaNDjM2hESfBpQFgVQbU+Ewd0lqDY+OetK0ZVod&#10;M9ZRHoB5I7G6sdsLWEzJHo9TIBYaXJ3xoGGWtiNGobHaNSHgYtTgcmFw/9rZ9GyiNa4bHra2TiR5&#10;a2WvH6Sbi5sWQgghhBBCCCGEEMK1Hgy+G/1s8F1GYxocg2ssczGfhkv7FXwwSkSWdpnrhC5hXsQ1&#10;Sr0ju1wo8dTRlQWVuoy6Dg7JmKgnL4ea51qJXNOGDBLZcT56n7lqOGS9dTG2xsHRPcdirRBCCCGE&#10;EEIIITzJjVX6jjt2r9c3zscusUu8u/M+8SK7AZuGjcGATWOHra3S/v+Fl7R13N3mUbi1tqPWvvm4&#10;LWWDX769+rvv9q8fprs7Phj84TAetbZp2BmurGyRsHM97P0iC8DNlZ10dtjat97qniHW+sFojJ86&#10;bj513Nzv/W9+Y/veDu9uneRha4Ras14y5ocD2/T0dTzJSCgRTkoYMhvTlbZDI7Lo0ugcqZ2jjGK6&#10;xM6YKAezS0ArDV4Ch3BJy7JIqRZKTvfeBVfdyj8ZE7DLMj521VNnHCgYR58mP1wGQafFV6gHBKbS&#10;TNQ0peawaPkRCYKCl0Shoak3BEnYZVEumgsZ2maUY8pLyykhjPu6Vknyks98gimmW3KttXJzilT6&#10;1FKqKTp5+41f9v3/67/8f/zj3//3/9p/+YSj5nF462d+8q2f+Un8Vy/yiUpt9zv/zT/5Pd/3L7Gm&#10;faHpfuFy4LOW5HK6apb1cgSUa3Bz6k2dQr+ai0YXyiZzRkisWWKV3trpPNOpl2vz9m+ySvOsBBr2&#10;jbjlCHwkpFpCotp/COCCoPn2z5FaLuLKpfvBBEAG5HL6qRVWgD2ShDVylGocVTXNyimZzcsvgzXg&#10;C4CqFa0lHU6jsiMZttkb2r0dHvQZwJ2DZpX46ZOroaREfOtp+w8f2s8+HDeN3e/9bPAHPVrjKrFJ&#10;aFizsoM0ZOxynabeXltZ/vfFW91xa3ghibzR8Ub3gk8PIYTwYiKhGkIIIYQQwoda2RsMwJUtxAic&#10;rOxeTyMuRm/JTKTrNlwzoiFdMmDnTMSjoU2bJkoZmBsXWPfTm0ey79eTR8wGjIDE0dUZASRy03Bw&#10;t1Qm+0ykgAc7T4ZVw9N1aog2sZkOvUp8/SC9dtB0H9ahfAghhBBCCCGEEEL4sHnrYvyFc+8dpLaD&#10;siDBQFCdoS7wk0qdqQNZKCUbjekiq3dumrL0DdtRkkahTOH67BIcZXkfzYDSoUo9bVp2iZHJlIXO&#10;QKMBF6NGB4h3tvn/987uO+6sYvv/EEIIIYQQQgjhZSF5c8Wbq86lh73/9P3h589yn+3B4C4k41HD&#10;TWPJQJScJHZZZ6P6rNbw6iatEj913HzqqO4pddLZr3xl9ZV7A4Gjlvd7PRj8fg8jWkMiSTqUHYO7&#10;RCOOWzvurDG+fpA+c9I8Q7Tzg3fS2Xe+svrxd/tV8vu9H7c8bBOANy9y6WB8agfs6NplHba2y56B&#10;MculwUnIWIOFJSopafDSoQoDEtkY1omrhJqq268d0i5jlyUwu/IUQy3BPy+NoXnuoFQiE2sP5+jA&#10;E5dNHbT2sPdEjI5SPQrUOoFE5ho0XKzV4lQbsO9vnUOPBJCADCQiGQ1op1ehLCN9as7MghHyxZXV&#10;ktXpG0G1BVSXlorVoZRq6LSuEgNtvoSSeJSLtk827pOZJ3de+x/+wP/pR//yX/hP/71/6+G7b730&#10;T9GtT37mX/h3fvCT3/IrS1hX1Py2YxHarLcTdNQ21USy1jBM/anTw3xKgablsRa4yIK2ZoJKSDgZ&#10;Swevz6dfPGUqZK353SnGKy6vlvODFs+txaf18fPPS+KYpdeW0yudviCRSysu68GnN7OmmucbQ9Qy&#10;WEEQHJBkxmYaSvqUeq1/pnj1rtSMNLn/Q0c2RgEXWdssI375SbtK/OLN67udSX7quLm9ST91r0/E&#10;jc4uRl1kv8ieh0u3ojUetnbQcJWYiE8cNW8cfTT+jRdCCGEpEqohhBBCCCF8eLlw1nvvItE9Msoh&#10;0Jq15oPZQWukJPpiKFoms2WYdTaoTMqu7xQlk0kZBLKU5r3SFhu5vR/z0Z7AjMgquxvOo7pt9jJz&#10;P2p5c5W2o/eOIcsMR63dWVtnPGht0/Cg4abhponNz0IIIYQQQgghhBDCc/jp+8MvPMx99j4LUGO2&#10;aXimPAouzsO08kUiE1AqNUbH4DBApocDNgkujMLogkBDnzHN62TTusa6ok/T0rln1hg9a3S0RJPQ&#10;kXd77zMu6A96/ejbu2+71a1jOBZCCCGEEEIIIbxURp6s0ne8kj51nL9yb+izzgZ/OOher3t9vvLg&#10;VeLttR201hk/d6O9vUnL33aJ33LavrdLP/tgbM1vwS5G7bJG11jigEQiNl1aGdcNAZyu7NMn7dGL&#10;Fgl+IG6t06sHScDgenebSR40HHKNUqYnPneUzkcZsWl40KbdqHvu5baU/cLyYgGTC4RKJWMWlLVO&#10;fEzNLFcJrWGXMUAJcMdOyF5DfjQaQZKEkQAbYpUoaJsBTOnEaw8NdIkXmaTcpxbKqaJ1TnXy8U8X&#10;VAOLgLtGI6XSmzq/8y71Xh4/d6KWJtZSo1qKWaV9yafmhVrGGvScT1miqDXBWApIBcH2Ucnp2a79&#10;lV8OWPI7/+nf/cVf+5v+b//+v/3X/8L/5mV9eE5eef3X/8t/8Hv/md/brtYuETWqefmOCfubUBpB&#10;p8wyCFz6kOwznFM9adbjF7CRuQSeqbLgzqWy2dz0TtW/Fm8o53xq+U19mKbTLC708ptenzIVw3Lu&#10;Qp1niJrexWZq8c0OB0ahBk+n+ljVmCvnjHT5bf2IsD7MINI6QxbocqAkbx/Ngpbi2bJWsXb/EhBc&#10;MnLIAnGzswx+/mZ7Y/WkP9YHDb98e/Vw8K+fjW9v/dDr58pV21znP7KHrb26Sa8dpNiGL4QQPqIi&#10;oRpCCCGEEMKH14M+C+izOl4fLG0TUiagLLX7OelVZS+3aeh0vURmwlA6IsSXtg9ZqZd40qkLLnZo&#10;K1vWZWlwrBMJ3OhSIg5bOwTOBz9o7XRlv/KVqIYIIYQQQgghhBBCCC9I0t+/O7x5Pm6zzkeROGys&#10;VAHUdoPHPM0XxQu9NDiM2uX6jCwkcFembAAkM76UIVZjGLwsSeRxi85gQO96ezsamx99u//W293x&#10;R2rRagghhBBCCCGE8FFxa52+q7N/+HD8+nk+bOXCLitLLhiRyFWiEaXy9I2jpnlMqeCtdTpd2YNB&#10;b13ku7t8MV4zfzjq7LSzVw+aTfORXBXz2ZO2vK63LvD2RT5uLdfCxkVg8BG77LsMIw5ba4231/aN&#10;i3wMuxiVDKXgs0xayiFGUkJjbI0r7tsgH8fITYO1bBBGVx7hEAmSKytZORnZGLo6yWEWsO/DvP7K&#10;s7TL3hCDUPopy2u1KdcqPWVP/6lIs34DwcxIdVbP7EKfp9CoYKzpPpWy3env9XReM47Lez3nWqd3&#10;Yd9Fa8apfhMEIZWhmNXsbO3SxPT08s9yZeuTm7/r3/rT3/vP/N7/93/yH/3YX/nh/vzshT8zN19/&#10;4zf8vj/43b/jX2y6rhzcSM1XfGklG+cL0OUeU0CacqHz653+vrjJpYVUKrHk8rOSmSzRYhIdMQij&#10;I4FkvbcGeLlzc/5U+wTs4hRzNyrBuaS2Tg5LkHhOjQKCQaqviFNp7fz2lVe2MpLcystBfPEmer0b&#10;pcWV+wAta1ZZ8x2jdVZqUTXUZKwkjOVW7G/G9HrJOT5attwbnYRaq5/GdcKd9TONIo9a+9zN7rPS&#10;2aCHo7ajDy6BiegSNw1PWuvSR/JfdyGEEGaRUA0hhBBCCOHDq+x+V1Ka1z6gMxqdUBbbxx9HoE9L&#10;6p4w9GwMg9PqrHKaXV0alT73JKhM4lLdHfApT58X/kkQdTHKgFXiUWtz/YOkLCSiMUY8NYQQQggh&#10;hBBCCCG8sJ++P751ke/1uhjVGAnUcZMEqVadAvMys7FsAzc9vawnKxOt2l0wNV7k0pKqOhMrzQnT&#10;cEzPf6WVkYSyYMLoAGzVsDGMjq+f51c29rff7r942t5apxc+RQghhBBCCCGEEB6nMX7mpP3UcfPe&#10;1u/1/nDwXa4J1ZXxsLObnd1ap6cuZiF50vGkM6AdXRejBldpMmwNm8SnH+LDLRm/9Vb3d97pCdzd&#10;+f3BHwwOlHrIR9oaocFR7mRn2DTWGl89SIlYG3PCLntHtg1Hh0uqXZN1LdRxy+MunQ2+o/IzDF1I&#10;dkRnlNwlA0VsWja0R+96me0kwsuWZNe9LeeDXBylZIKsLJSSkBczoKe/naVOAFNIFGxYvpKLo/sU&#10;8WVncCg7c5k1CZlgzS0uqjsBSTXkWV8JpyDnPurJUrNZ+l5r4rFmG6eLgS6nPZcvqPzjk1/6jn/2&#10;j/3A7/w3/t0f/3/8Z3/rP/vf/eTf+H9Kzzr+Orr1yue+5x//ln/8n/723/Q7U9stnzZFdjk1eF56&#10;Gy+dYFpw5iCF+crni1/ehHKzXVNDLGUASJcMJSfKhkYiuwCMcDjMaCUSXIKmUyZ1eU9s/uH+Zu7v&#10;FwEYsovTm2L769qnZ31K05KwaY88Ix0Ys8j6Vl3+6Ezv1HyfNMdc97FqQVb+DAIAW0N2jSAAR6k4&#10;FucDqEaUzeCS7xuMtW7spOP5qE1jibjX+83Vs44iSR51POrwtDblEEIIH0mRUA0hhBBCCOGj4DGj&#10;yi4RYDKOZWj6mAhomUOWmfgTGGmse+y5lKajGevAS0/d1u8RUyz2mWoiuBi3DaOycNjSiBur/XZr&#10;DgJojN1HfBwfQgghhBBCCCGEED5A3zgff+FsvN/7/d7XiZJ2ZakkSDIZ3QXShRIKzdJcXyBdipmW&#10;oVbZ9K1WWCxKKsqCsIza4vA+R1rGshqs7m1nwDrZrbW9dZG/cZ5f2eDvvTf8its86qJJNYQQQggh&#10;hBBC+EWRyDubdGfzchJWjfG4+yW4AKY1fvud1Vfu9gA2CWe9b7NceNjnZLQaFER2jRLApsZEuWl4&#10;e0r5HnW8uFBntnPvkq0SliuoLkbPgpFdwtmARI56UkfrUnaNrpXVyF6f0V7XDDBKiUgGOAZXeiSi&#10;us1yaHAQaGiSRAgsja8+V47Oa6J0zdZl89oqlrESkYBRagEX5niqAQlqE0cnDO6Xpk+6HFQUUG4y&#10;5QJVqzmXZ5XVvDBrKFIO1oESSYNI+v7h+2VdM05viIT1wcF3/dZ/7lf/tn/+3ltf/+n/71/7+s/8&#10;/Td/5itvffUrb/3M39+dnwGg2ergaHV4tD48fuWbP/fZ7/l1n/3uf+KbPvvFRBMx+qPvXFmnRl36&#10;TY1hXt0HbgrWYh/CvBxPxSLmqhLArY/xejdgpAQjsyTNsV+m2qkLn065r3zYv337e0JymhDWq62F&#10;tILVYeP8lpdIMnJ9rpYZ7qlDFy71GQTK3nlmMNC9NN/WvlZN/7j8Bu3vHkHXpdWDyWjS4LDazitJ&#10;PsViHQA1+D6NXPpOG8PNVTpp9XCUC+9snyOhGkII4Ze2SKiGEEIIIYTwEbZKNKIzno/yx28vNo3M&#10;nj6CbYx9Vpm1OWRzq2nZb+6FOlTLc54roTpIo2Od2JC31pcGvKML08zrH92NDiGEEEIIIYQQQgi/&#10;hOyy/sG94WLU3Z0ftkzENgOueZGWEQQlH8pqLGmx1A8gra48U1kFlqRB5QF1Gdm0wI+LZwGLhXEv&#10;NttKRBZcGssaNCIRnfH1g+ati/zWRX79gH/v7vAdd7o29ncLIYQQQgghhBDCBycRX7jZ3tmkn7o3&#10;nKy8GXQ2OIyjamMjATOszVqDkclws0uH7X6gsU5cJbgwOC9GP2wvbcg1j3E6Y2NoDP342KbTJUnb&#10;LCMPWvRureF80Hb0TXNlwy+NjjbRhS5hcKzTpRClS31W9hofHaXaAcASHdyvg6oxyMerQyOS+x3Q&#10;MApzd6URydAaASYiyxMxlg7Q6US1NXQKJU7rvQzaj6Nq/yZ5qc62PtSWGVSHJZR6AwlTJewiLTpv&#10;xHZlbdiNV17/zt/8faOrbOhm0HD+oO1WTbciOLiXKySYCAOaxF0WCTlE1fSyauXuI5FjTk2l5YVr&#10;SoyWGV19Qtlobn+B2rc+qHTP1h/XZxAU4IAZvaaI60eUgKveNp9unzQdZ8qAPvqWziWqXh+M+qaU&#10;btJpAqm56xQsg0Wrr6TWvY7aN8aWmGgNFps0faqmqOyjvRP7vlcnIAxes7jTVbIzOZAdDoIY6wNg&#10;ZGP1DpTM7ehcJd5apRud9VkPhrzLurfLwHXx7hBCCB8/kVANIYQQQgjhI4zAYWNZmdCQmd73f8En&#10;0BAjYNOArP68DByft0NVEuaZ2rNGVF3ajtg0XCUed3bQXHribhSJ1rhpYo1dCCGEEEIIIYQQQngR&#10;P3VvGB3v7nKXeGtlb8t7F8pCNABAIrM8CyaWsglcXgQ2mfsRyGmNX6lhsKnOYe6omKOqZVVfKsv6&#10;njOpWsZ0LjjUkoks+7gl4s7avnGR397mRPzEe/233er4XKO8EEIIIYQQQgghhJeK5O11Ol3Z6Pi5&#10;h8Muc2V8dFOtdcPDxg7aq4MMkqfrtDsb1w0vRu1GX+1DpMpCZ5wWEdnoTqjPeuqCol3GKBw0bIy3&#10;V3a393WDi1EYtU77yU92ZOGgYZ+1Sjwb1Wd0aXkcudS7BIyq+UgjXDIwzzHHx8x/9i2gtdKz7oUm&#10;qcyfhlGkskAyQQYD4BKBREJiLeRUiZvaorX10vlIQVZGV5zTjvurWvYecP/cqSyBJJBKVJJTHrVk&#10;Q6ft2Eqocrk2rCROy5fro5NydpdKPFVzkyeZJeDS0aYIbAm/Pnrr5kgs5mvZT+EWlanzzeCcDJ3j&#10;qfsI6P435fY6YMI4BVwl+WLEN1WVqh50GgbaI2/xHIMtb095p1RrWoHFmNEFES6YcRkfnT8e5UYm&#10;Iu3/7EhCYm1VnRp6r9yu+UbVnzsEcZe1SouzkAZYqolrY72wzupjyk+ymKiDxsoosjWQ2mVdZLj0&#10;TMsCQwgh/FIXCdUQQgghhBA+CqTH/eaosweDd8l22Vey97/sLHE/fZu2hZtneVqO6p6qDMiMfMbC&#10;hnKCwdGQB42tG95cXdmeEGdZpTn21jo900FDCCGEEEIIIYQQQlh40Ps723y/dxdeWRvJ1phIQqOr&#10;SZTQZ2UXgBEylTV2eMJYTNJyARz3K+WARbOEFqUKWUJma8+5Jdw8pBOtAYD11AxSVlW+eZHf3YHE&#10;zz7Mnz6O9QAhhBBCCCGEEEL4gBn5yaM0Sq6xNRy15ig1kmwMXXrSZKQz3lylu7ucjVsXHZ0BwCgI&#10;aAyt0Yijlg96dIl91uqJebld1s61SmiNNzs77syh+z2QcJHlwibBjIC2LiNa40Fjg6uhdlltQg0u&#10;QttRO/esRatqyY5O67wux1NLSHKOBdYOUAMcIql9clQAx7LoqvZ0wkECPjexSnk+KFgKCVDrQ0XQ&#10;ph3TUM9Sp1NTApTCvnx1Pmk9llRyr8C+h5SkSa59epSLeCSmAoP9mw741C9aKmRdcMHhhBElEIos&#10;QftgLUqMdrqWxd2abw506bvyXpClB3XaD26ZwuUyITzFRudxnC3u4ah9mWqJKgtwsuZmtTz13NE6&#10;XcN1E765fbTGX0Goru2zZYftsrt2wVVX7tUMMJe/gk/vAmqFBEGUKPIcS61Xvl/3B5do3I7qEprF&#10;e5al0WFkKTQ+bHnlz+XZ6OUnq1Q+J2zIUZK0y9jEDDKEEMK0A2wIIYQQQgjhw6jsOtYYBn9sQrU1&#10;rFIZv3LwZz/245ENkQibdqMre7mxztWeY8GcT7u+PWPdadl9kOC6YTLcnpfXzQ8QhqxNw0Tc6OL/&#10;nQkhhBBCCCGEEEIIz+3nz0YXHgx+2NQC0nVDAMkwOgb3B0POUi6r2SQzpkurxq6hablYKb3Qvo/i&#10;kvkYZRmZA71Dj9+c7lqsJ0IiEuuysGLd2OkqnQ16MPjPPRju9y9lXBhCCCGEEEIIIYTwvtxaJwIH&#10;jQ2OTcPj1o47O2y5Sk/fuOu45aaxTcPWcDH6LgvAkGVAQ5bG1Na4aViGJNtR1wf+gG3WNqszrpMd&#10;tnbUEsCNzk46domHDbPwYPRdVp81OlaJJF7ZWKlpFXAxCpBL93feC9lrstRQpzSdcZOYHglXEmXh&#10;Ve1ZNYD7gCNZGzVLbNM07YY2t3QCyK76l+TTmq7y+7KsbBoD1SEWpwTjoti0rPuiJJbja7+f2iJ6&#10;yjkyWY6s2gQ6X4vmr206fhayy1X/0qKOYZRGL2FLsaRXWE9Ugpc1BFqzqcSc1y3Xt3g3iceN0ThF&#10;bVnynDbd2JLXNS5uRcnBTrFPW7wR85jOgZIBtnq0edu5/VWW+1miqssLXaZ2p7CofDpyvcNXZ4fL&#10;t7re82Uj7pVq1Hx15ldeaY3pXnlDy/tVPxpkGUv2riGrvLVDLvFUdInpuniqoOw10TqPIs3qx2P0&#10;55tthhBC+KUq9isIIYQQQgjhw+uoNQCd8f7gTygvPWxtl72htlmt4f3XqIJsIBndRcClMnws48Wc&#10;x7e++g/mx57cee3g5Oajx/A6y+OT+yUmyo5RItEltMle3TTpkSedDw7goLHTdXrGXtYQQgghhBBC&#10;CCGEEGaj651tfji4hONpB7R1YunEeNj76BBQeioS4SCFp27a5tqXOzzh4fPSPQDv/sLPDRfnZgRw&#10;dHh4+xOfesaXQJZd3pCM60d2hjtqucu8u/ODxn72wfjl290HfctDCCGEEEIIIYTwcXfY8LC13vVw&#10;wMNBJ91zLPoheWeT3jwfAbsYtc0askZok4zEYVPHOzdXth3zuuHFqD6jS5cO4tL5qCysjOuGm4a3&#10;VnU/MpI3VynR7/Z+ROwyLkYNrsZg4HHDxni6tjfP8ypxm/18xC5jl5FdDhnZEI0hWV3KlB3k1B+6&#10;7/kEFrFS7itP69dGEMyL9k9Q9f/AfXNracK8epM0+jWNo0+4pS4l7uOpNeJ4+QgqsdHaLLrvZBUo&#10;gYIRghJr3egy71oO4otq0akatfaUSvOrmbKs+27UuaqVl74F5HrzZ/7+/Lij268d3Di99IjyBJWe&#10;UqBGfzkFbjW6phAuXFeKSZdr8+ptTyhVsZfiraSMnCPB9YXVFK/m9ldOc7xFbJgAbN9Nu/8hLydR&#10;a+pYi55bAYSEcYoml7xvYt0IrzS1cg7RTu/XnJNl3fmOpdV2kEahdK6W6tSG2LT2aGVEn6EpBz4v&#10;2DPQ913BIYQQQiRUQwghhBBC+BBLxGFrF6PQc/Crw9PZYWMPTOuGZ4O2GZtH/mv+vLfdc4yEyJYY&#10;XVaePo0FXfJx/G//8l+cH/jlX/9bHk2olo3cnrFAVdKouXCVibyzttauedjDQavERNxeJ4QQQggh&#10;hBBCCCGE8Jze3WYJ56PWCe1iC7SDhttRo+qCOxIrw+gsFQcJwOO3YCsL20pRwtwgIV33jGm5XCJ+&#10;+m/91bd//mfLSrVXP/257/2mN+zZNp4rtRWlC2LTXB2ikby5sovzfG+XE3F3l2+uYpIWQgghhBBC&#10;CCGEDxLJN46as8EPGt7v/aBh8zw70xN49aB5+yIDapz3epewMq3M5tFIazxZ2b2dZ9M2i6yTHxd2&#10;Wb07wYOGrfGwtdsru5LjPO5slfjeLgMYXMmQyG3W/UFneTRyFPqsPutskLHuVmZka2jK9v0ASgZS&#10;KFWcxKWgIBYLt0qGsiQiCRgpIEsO1Y7TknUkjExc9KLW48qnEGM5yZzzfPJtLSvISnpT7qDhUkZ1&#10;bz62Fr8RppnXNPhKrD2lxLRQbLo2LY6pfYaUc2ZSgu9TsnNolzUnOt+7xYVlzz/2V354/vZLv+43&#10;H9w4vfZFcxFPnW+LlVt9+UXtq0qnbtXyDBcgOKfbNSU/tb8dmveqq/dD8Bo0FcDsJbQ75WxRs7FX&#10;mx5YMsdyMNU7s29kraHX6TbWhmACQmJda1eeUz+WrG/qdGOne7846fzbBADqGhJcJa7SNXdSUJ/V&#10;Gow4XKznc6kMM6NkIoQQQhEJ1RBCCCGEED7Ujls+6Alg5+rS9RMdEqcrvnnBVcI2q3VeWZlWJkHz&#10;8rhnZ3WXO3XGPrPsweZ+6TA+bWu3uBz59PSnFajW6lSAjaHsYHfUWnvd7OrhoMH16ia1ibcioRpC&#10;CCGEEEIIIYQQnt/9Xlnos07XlyZojdk2ZwN6V2vsjJAyYEBerIh7VNmpTQKmmoUnFKiqFmKAJEkj&#10;JLggaXC0pmcJqZZxXJOQjOvrBoaN8aixh4OfdPrZB+ONzvhs2dcQQgghhBBCCCGEXyR31vbzrY2u&#10;r5/nd7b51U16rnkFgVc26X7PNy9yS5ppcFyM/tYFNo2tElviRmd9FmAa89mgNhHAmEWyM64bGnlz&#10;ZUcNrx3fdIm3Vunnx7ExHCZriNN1EjA6XGpbQsyioNEB0IiSUF3MczQ6JGXV/kwX5+vHPqdaYqgg&#10;SkEpsntNEYL7FtXpsFlocHnkNGcpUftV9yHGReRyefdqKpMQ4KXD02jYX+FcvLmP0dbncj44az5z&#10;PwmrQ7PaSQCX8qUzT1FQUpcuBoB8bk8FVWtFuX/AnP3c35Mn20day/ePpqA5hVA53WAtSkqhuYh2&#10;/65xEXN1ybVvN8W00930hBoFFeAuGuorWtw+AaNLlz+AU+aUta927ibV5WwwMGr/GUqXP3g1grsY&#10;TpI1Jzwnb6ebsH+Pax5XPOr4uLHkLkvAKrExHCx6KkZhYwDwuAWNIYQQPm4ioRpCCCGEEMKH2kln&#10;Xz/PXeJ5r6NGjxvOrhs7agHkMn497i4tsDOAgAFDGXI924Q3uwB0iYkU0ME1YgR8GoQVkrKWk8Ay&#10;hYQRWTLABcM1LRMujQ4BiWyMBBwq2dRHJ1cu3e993XDd8NPHbYy2QgghhBBCCCGEEMILeDh4nwVg&#10;tVijdj743V0m4RLnJWKkUQIpOWC6fjR3eXnX/od8JNc6rypbHqasCXOUkCo701Nnd7kUqBInnT2u&#10;o+Ck48NR93pvjHd7na5imhZCCCGEEEIIIYQPEsnP3Wx/9G2/vU5vb/PbO7+zeu5NtRKZiMOWjdlx&#10;RyPPB727LaFIlQVO56NGZ5b6QYk4bK0zGLlJPF2nK5v+7wn3B7/Xe5f4yaPGyFc3KQsPBx+nZVJG&#10;7BwZLsDdSRLLlCBGhyCfSkqzps7SqYFzyqnOT6nlq6otmHO2kFPxpVwwMkvpSsfpNJMqY6JxKsy8&#10;Ls9ZQpn1FFbOAABoDNlrH+wcaNT0nKkLgVykMFGDsTDWDGQGKJHIXttRvQy7Srcqa+x2uog50jm/&#10;xkvRXC6Tsdd0MTwhrLpM19YzPvoB24/+5siuMF2szXd2Lk0tn5eSQxa4G1VKYo01pLq4pn26lSTE&#10;KXC6f7vLwf3yxUzNEASYHc56RVyMFrXMwl6Np8JIl5avP9nUoSpOb+/ijd+3viIRIEZHd11bRJb6&#10;jDYxkTdXafnz7Gg7NsY25o4hhBAAREI1hBBCCCGED7lb65Q4HLf2zjb3WavmsUOdmytejNw0OBt0&#10;PvpB2k+4SCYqEySFZx3u+jRlWyUmw8OdgapDsGk9XRmTuS4N+YoyF3PBvQxelVgfllVnmga0BpIN&#10;sWp4PiAZATzaofpgUBZeXdmm4WsHUaAaQgghhBBCCCGEEF7ENmtwAZjXIw6ud3Y+OsqCv9YwOLIr&#10;GROZ3ctiu8cN1eale/MivatB1elLTMULV0ZfnJbuJWhwdukJja3ILgkp0cgb3WMflozHrd3vdaPT&#10;LzwcTlerD/rGhxBCCCGEEEII4ePuqLXPnrRfuTecruy9nb/l+fYmpWdbxyTgfu/3dn7c2q21bRrb&#10;NLy78xsdsrDLGl1ZEHDQ4mHvg8uFXVafvUvpdMXj7vrlRi6dj7q/81E4aHlrlbrEb73VnUz1AKNr&#10;dF2M+LG3t03izz9A2+DhiD4row6RULf4r5OiVNKr++xj/csX5y0lq1PQEQCMSCXzuV+XRU1Z1GWj&#10;JhadmGUhFqbU4XUvcV7VJU4NmmXWlUgYqGtqV+cAJAGytn6S+5dQ1n01hAMuZF+GNUt2kwQa1iuc&#10;LmLfksq5WHURVZ1naJiWpdV/LLOVjx2dLV6d4IDhkZDqIie8T/mCU7XslKkFEpHrQUvIEwSSgeSQ&#10;NZ1sUcJ6uRq1HgqawrdzInfOo6L26C7v3FR3u3yR+3JYQrgaT12+8jka7WKiXPu3rGSh57Fknr4e&#10;XUZsM9pH/iiWvLcR68RNw2WB6i4DwDrxpHvunHkIIYRfqiKhGkIIIYQQwodaY3z9sBk13u1xr/dX&#10;H7uVH4w8XdnbW183uBh1Di0HQ1arUyU9U0bVJS8L9YQyZhWRqDxt9VYett85DyoNEHXkNm28N877&#10;5AnD1K1KMrHs4ccyxmqNo0tAY+gSr6zS245+v/ej1lrjLzuJnddCCCGEEEIIIYQQwotwafRSPbFf&#10;yPXezstKxESsO24zEjUKlIxMxlIkkaXmkanavI6tNiBcWR63iKeWsRjq2q9H1pCV1YRAAkZHY49b&#10;aafRUdb2HbdmT5zynXT2YMjno+71mtdKhhBCCCGEEEIIIXyAXj9sBuGr9wcj393mr5/lk86OWj45&#10;5LbLem/rveu4s9OV3Vilb7vVGdFnvbvze7t8NvhF3qc2b69tO+Lh4K1hyDrPem+nB8O4TtZYjeqV&#10;UGUv7bIkrBve6qwk7r5ws10vFmg1xsb41Qc9yfu7fHvD1uzioRpidI1izioDpLLLv02dAja3kgog&#10;NBVX2pS4tKnEMguJMABkaf6U75svVXOGStiv11o2CWixgqtYhhvndVwlQKk5ySpsR09GqZ6CU1yy&#10;XP/8NYm0v5j9ebJgnLo6Aa9RyprJ5JTSJOC6nMOcrq2e57p3vwRFS7ry8gOue/Dlr7X/65pDzy/T&#10;F98CYG27VQmskkxQFiRlsOSbG6IXks11DlNu9lJkuNwzsBSZanqhnOO1+whqOYyB5X2R4LX6VSVD&#10;O93GenQDnjASNBJQIrKUa1p1v1IwLQpkKUlIdWUgLGGbtUmXdt47GxzCQWuN4db6UsD7bPDG0Bpv&#10;rh67lDGEEMLHTSRUQwghhBBC+LD7xGHztbN83NrdnfdZXXrsmOmgtRvCvZ0rYZt1MWqd6nzQyDLq&#10;dOBZGkhHn3bII/qsLGRBYAu4zfu1TYPIsrHc/tkEYNM4zachaJmxou75x2TojKvp5Qwqq+u4udwT&#10;Ozre3noZad1c2WkMtkIIIYQQQgghhBDCCyl1EMs+1Ae9b0dtRwE6aMzILAco1+BoTY2xrCzMU7R1&#10;aV9hAc6L2y79mnUZ4rwwkdcvuWNZjFhW8tkjJypGR4aSIZE3u6dMyYzsDBejTjrd6/3KMrIQQggh&#10;hBBCCCGED8SnjpqG+Kl7Q3eQ3t35ezt/MOCw4bq1bjE5KbHA7aizIe8yGsMrm7RpeGeTPn+zLZOT&#10;LvH1g/T6QSqPd8FLfylE8mzwn7o/3Nv5qXAx6iL7RfY87K/EiNZ40tlBw9bYJX76uH3t4JoRyuB6&#10;e+sPBxdwukrJcHfH+5IDLeVgFkYHUIOLuWRI99FN2BQBBUDADL5oLiVgILjPf86Z3ZL2dMEw9Xgu&#10;EpjEpYNc2fOshC2nlWP1AS4I8hr61OD1FJyaPfcxximCuegaqN2h5WW69q9xWhq2XEImkK6pfxXT&#10;TSEXSVVe1xV66T0qWV1BuLw0bd8sevkp8/VIi1rU6UOlaUnbpZNqHwOdJ26SyLp8joRLRpI0CqBL&#10;l4pnawZ4GhKifhjmPe2mqSS4uOT5rdOlV7R/QcvAqBECHrcHXVkTWDpxS3ms13Dsfix5qeKV9fLM&#10;KCG7BmA91ahm6XwQgIOW5Y/ecrnikHUx6ubKSN7ZxMgxhBBCFQnVEEIIIYQQPuxWiXc2Nrru9/7e&#10;zl/bJPCxDz5p6SJ6ANpmkSxrz1rjLsuILDy1RTW7XCIgBw07AYCRiTJAiUZI0zxRdTTp86xxGmui&#10;jO3mIaUWW8ABrWG1H19pdJX9B5f7sbnrzQsn8comHTT84s3uyZsmhhBCCCGEEEIIIYTwODatFSuL&#10;w0bX3V0eHb1jnWol6UFjZ4PDOLgGR0M1hsHrerhLa9ogV/m6rrRbLMjD9JipgwKluPWx10ayLB0j&#10;NDq7dHVNXnblaYu3dcvDpyVUAWwS7/Zy4d1dJFRDCCGEEEIIIYTwYfFNh81Raz95b2iM26wHvd/v&#10;da/PhFKJAJa4qQCgS7y15mFrrfHTx83rB+kJ+39N4w8COGzt22+vHvT+jYv89kU+9NpH6oAk4z52&#10;eWNlr27SK5v0uHbKty+ypLNBa0NJx64SDxs7G70hHTBJYpZqDnDKJS6ur2YxrbZp0kt8UCAX5Zbc&#10;t3HW2lPVqk+JY61RVfblC59KORfbpGk+J4GptfXyk/b1nFcmWmV917V3QqpJ0Tlj6lcesPinQEk+&#10;j+JqEJaP3pv9Pbp0rsXPS83qdE1PLlR9NLD6hBpVkBI0BUNrZ4NqypQodbaQamEsgIbY+bxobn+G&#10;+Q0EQMkXl3NN9JSCON9pEoSMEJgvP+fKC3nqujkjDBhByEfOTaxXnzZ/X5pjs5CAPmuVuM3aZU/k&#10;QWON4c4mdZdnmvd6N+KotTtr6ywW8oUQQqgioRpCCCGEEMJHwBtHzdsXfnud3rrI7+38dP3Y9Wes&#10;/QlCLwG7rOyl/wGJEJmlJ9eoStplgShVqaOrMU4j2LpX3Dy2kspgSxnkYpa6nAUvd9cT4GUtHbXL&#10;HN0PWjPUfQHXickwl8Rm19sX7tKrB2mV+G23V22KqVYIIYQQQgghhBBCeEFlpZdNvabv9e7ARVbi&#10;cic1HLR2PjiMo2sUTOWJdVGdzWu6Su+D9mvQFmsI59/XtWtG2NNWkE2nqJvBLdd3SRpVV0+uG560&#10;9ixzsk1jd/t8Mfp726yTJrZ+CyGEEEIIIYQQwofEcWffeaf7xnn++bO8TnRhl9W7xtKYCUtEa1wl&#10;NoZEvnqQPnXUdM+/cOi4s+POPnvSnI06G7TNGl0uNcbOeNDwZJWeetS7Ox9cg+tkWrLVEI2hDGqM&#10;OBtgJs9gGQHtF1YpT5HVdKkhdsqUXt79fz9aWrStqlRxEgLyVN2pKXa4LCSd8p+XfrjPuC5jn6xJ&#10;1po3nU455yKXFyKJYIY0lYLOF8x9GnY6Rd3KTVjs3abl1ajkJhcDtunFXykXnTOZEh4Tar2W5tcy&#10;3WqVs/m8dV2Z19l0YxctDQYuy1GN+9bZx5xr//IXVbNzJe2VS9JUg1vW4JXi3LLcriaoyxlZQrKk&#10;a3837dJn5fJ1aP+LZISrp5kEwgUIGcuQb2l6VamaaIhByNLFqF2mgFWydWJjuLNOV/7QnY9+Pup0&#10;Zcn4xlFkkUIIIezFfyqEEEIIIYTwEXDQ2C8/ab5ybzjp7H7vq4SD9kkh1dMVswvwRF6M/nDwdcMu&#10;cZQMGF2Pm60K2o4QYKBDDdkkPnqmBHgZYBEOZJGmhkagtWmGWaaDj6x7Ezm6RodDMJwNftBwl0Wg&#10;Mc4Fqrust7dZwu11Whm/dNpumlhCF0IIIYQQQgghhBBeHMlNYw8HSTgf/WLQLsuFo/ZKpwUOWzsf&#10;HaBJo0Og1/VhykACOC34W3QkXFr8p0UtxpPbUy9fYV30tqxRlTA4AJFoDQcNT56hQBVAY2gM26xd&#10;1sWogzbGayGEEEIIIYQQQviwMPKbDpvXD5u7u/zu1u/3fj4ss4FYJR53drpKt9fWvL+qRpJHLY/a&#10;F3z6w8H7XC+p/GTT2Da7UUNtDlBDyNgSJVlYM4iw0d3B7CrDpSmWWQOcV0Y8JTdYK1gJkkYQGvcN&#10;n/ND6z8v3TIAUwZyDpo66xeoAUUJtNLj6uViagHrlHjFMuYqQVSeIrXlVwkgkfHIZm2YM5e1hXQZ&#10;TxVETR2yUC1V3b+oxZRtjqcCLAWqy/Ts4otHaXmckoedgqma0p4UCCQg19iqVNpMpz5V7IOsU5ST&#10;cMnIwRf3c2qgBS71PZT+VUl8TGdsiarWNgirb6KRBo0CF+lWTg/W/E5duwnd3Ny7v16lOpksm+Jp&#10;FKgShdV83Vky7T+fRy3XiUYetLy1Slf+2A1Z7269/MH8psN02D7TiDKEEMLHRCRUQwghhBBC+Gh4&#10;7SDdHySMu6x3tjklrp44e729trbH/d5Tmy5GPx+1SjQgGdyvljAUDt8OdcTlUmdo0mOKFUiDJPg0&#10;1SOMQrcIkfKxT0Wb6K5B6p0t9GCQHAetETjuTNLDQXd3uTHeOWg6wxdOu5urJ9S+hhBCCCGEEEII&#10;IYTwTA5bu987gHu9A+gzWsO1M7CDxnrXdoQlZNewWPCXHZbqirblqrArq+LKIjMjnr281Ig6c6Oy&#10;mAhJg9dlbQBOOjtobPVshSEkO6vL5naOgw/65ocQQgghhBBCCCFcQeB0lU5XCYCAPtekXEOk95dK&#10;fVlc2mUNLlLzSGbdEDu0xj5LgE/lomZzPLI+tE3WZxnpkrtsThDOr39hyjROIdUS8lzEU+fx1Fy/&#10;aYuoak1/1qxl/cmcTZ3rM6fiUCepeQ+2RTyz9KaK5dnMThJQ7SAte7HlOe1ZrhyL8CSXv5lrSAHs&#10;K15tSp0+Lm5ar6R00qq+cKHeaF2etu2fO11DXf8GWLkPhM8vdb5vJCQroVZCcML29bZTxrfsKFfu&#10;8OjKUq6B0poz1uX7sC+A5b5JdQrc1p8Y69tqrE0QXo8lo7lq+ywctJon5ZQ3vj4VuiigHcTSEtyU&#10;saRrC5orCxJ8uls+XVyu2WmuDF3iurEbnT3aJDG43tpmI+5s0kHDT0eBagghhMviPxhCCCGEEEL4&#10;aCD52ZPmYZ/vbNKb53rzfLy9TgfNk5pUb6zSurF3t27kLmObPTscADBKLcHFmFPSbsQ8ilslNI9f&#10;OSepTKnKzLEhBZVy1PRsS+7M2AmDo/f9SPGwpYS3d34x6qC1W6u0bvil0+4ZSyFCCCGEEEIIIYQQ&#10;QniyG529eY7G+KD3xiBglR47euqMbcft6AOYgCzsXHCIGH3qXihrB6dyhrLEbV6F9/wrKUmqLGrM&#10;DpoGF0EDHLrRWWs8XT/HVm5GZBeAPjsQQ7YQQgghhBBCCCF8eHFRUvrhkad0Yqq5QgBojeuGLvUZ&#10;u+x6TJ/n9GD0XqOSLnFKNgLLYCEwDYZKlFKaYpwkVTOLidN6LcCBjLlaoDxFUzCyBjlLXnM5oJoz&#10;k1zkRafi0EvNBHOmdB9znZpC67VPxQY1+1mCqaU/dXrift81wGvUkpiitlevbV/0OsVEF6euL/Rx&#10;2dTl7VxsKecSp3yqTb215S6NLpIJcJSY8fT2ThW34xQIdmB05fmVCslKN+n83H3B7OV39Zqr5XQn&#10;y/3yqZQ1a5otLp7tkNVPzJw61pW1eeXUBrh8yATVGo3sjOsE0Nohn4EQsgTApttTPkirhNHpQpd4&#10;0qU762tGiLust7cZwqsHaZX4pdPuQxIgDyGE8OERCdUQQgghhBA+MpLxS7e6v/1O/9pB8/ZFfvvC&#10;b3Q66ewJidBV4muH6b0tALVm26yzQZKyYLA53+rSdpynhVxdXxyhMgvrvW6DV8KoK7N1Q4CjK7sc&#10;TCazp6dUSbaG3jW4usTzQZ352aBkuLW2o9ZurtIXT9s25lkhhBBCCCGEEEII4SW5tTaSydC7ZzFB&#10;dmUl4GUENo2tpN7RZ5ihB8p4zTW3WFyaz5UVZmXw5tK+OePZGDlvD+eOBIJw4bi1VbJb6/RcCzWT&#10;wUcA6LOe42khhBBCCCGEEEIIAcCck5zaO2fHLbcjW0OfSzL0sQMgkp2pdxrhXhs455zoIxlLleyo&#10;WT2iJF+ELo3YJMvS6PWs0yovOfZ1o+XM0zGXJQZTdHMf+8SVqk9gTkRykWitDzbO92QfXi2J2Tn3&#10;qv1B6ouqP10UnM61rkYYmV3gPrnKRR9p/ZFr8WxBlK7Ouzhf5eJnU3EonaUyVBRzGe1JeX+p+0sv&#10;12b1/u+vtpTHTmvZZATJwbV4sfs7iakU93Jitb4IXbo/U9BX+2eVTwJFTZ8KdyVjlubaCUkgXZLg&#10;gNHM0JCE1olz3nvTpsZ0kTU6Bq+b7RFIZCLWjbmrd60be6Q5FS7d73W/z12yOwdpnfitt7qDNjbC&#10;CyGEcFUkVEMIIYQQQvgoOWjsO+6sfvzd3oh3t36v9979dJUe36UKA26v00HjDwYZlegPBwxZu6xR&#10;nmgSBvd5i7mVLbsdNBVBIGu/kVvJphJIhqPOjlvbZgeYiNExCsgy0qAn75dGCnKAgwvEwwGfOLQb&#10;q5TITxymT5+0EU4NIYQQQgghhBBCCC9Razxd2dfOIHCXddw+afe3mZHrhHVilnZZFxl0Dc5pFZxY&#10;KhymLov5kCVomqjnCqmirBGUGgBGCcetbRqedHbQPN9xEk3KLgz+Qd/6EEIIIYQQQgghhI+gsvbJ&#10;SL8cJl0nrhIkDI5RNJV6S+G6WVMJqQ4OGuV1bzLOkc2Je50yoRZj1kdC++LNVSKIBIwkywOm8KSr&#10;Bh25z3Feon2jac2W1uAl6IuE5fRrLgday/CqYxFSnYOm9Yc1zjr9HhLL0UhNic16l0o2tRy/hD/n&#10;DlFOfaKcQ7y113X6Ka8dt11qg50vo5xPXvKcAPc9ovWGaXEATfcU+8uw+YVP1aN1TR1kU7BWj1xK&#10;CZrWdtnLvarlbdXl656Lb3X5h9PV0FXaX73UyZZq3RoSJjpDMjbEurEr7RRtIsnz0ZNxcJU8sBGd&#10;cWUcgN6vvoTBcT76g95dOO7SzZWVeOphxFNDCCFcJxKqIYQQQgghfMSsEn/FndVPvNcDaA33ev+F&#10;s+GoTTdW9oT+hE1jmwZ91r0e2T0ZdqMkG6XRVad7UEqWhTw1KiynTkY0hJGDwUgjGtuPCA8aG1y7&#10;XIaJcClLIzBmld3xOI0Upf2+caPLxUQISIbDxrZZXzxI33zcrp6rDCKEEEIIIYQQQgghhGfz+kH6&#10;0bdVChOeNzuayIOGmwYXox4O7q5x7lUgIfm0uVsislBWvmXBqGeJwmquxSjVE4IJNzp2iUctb66e&#10;e/lXogBkKTpUQwghhBBCCCGEEF5AIhpjY3DBpTlRSfJ0lb7hedNgt/OsUjf62OkNyS6h9G1y6i2F&#10;4DUMilKDSankGksK1AhjDUaW0su6XItMFAQHXEokQKOy43IaEsCl78sllu98n9K8FGedUq7l60XP&#10;Aeja96ZyyteWkKovU5UABd+Xr3KRGVXpRbgyKSNp0D5ky8UlTTlVnx66f8TUL7q4xkdHcIsjY9/j&#10;erkdtj57OtvUoSqAtOnhmNK/46Np1ClHO908TpfDK7lcTPeKU5fpfAyvaVkRJCjUJ06XtMg1E6XE&#10;tZzWACM7w7ph85g+icZw1PBi2sZOWVnqHQ8HBzC6BsfF6IkYsnrH4CJx0PCkS63h9jp97mbbWqzo&#10;CyGEcL1IqIYQQgghhPDRk4hvOW2/+oD/8OF42Nr93h8Mfjb6QeK6sXWD9Jjlbl3iK5tmk/QzD3oS&#10;2WXG1lC202utDjHngeE8CCvr5wxoE1ctu+vio62xoUZxyBqEJGiqiRAhYaylEloOWleJjXGduMvu&#10;0J11A7CLrdZCCCGEEEIIIYQQwi+ORKwSG2IgtxmH9twFpwQ2CbuMXnXVoatuzGYAyYZIRrpG1C6L&#10;LBCyac72qJpNLY0HgAtONMSNjm2yG53deP546qWDf9C3PYQQQgghhBBCCOEj6rC1s8EB7LI2zX62&#10;0yXe7Oy9nbeGXVaJUD55gtMasiPXDlVOScMaNGXdBQ1gPU4yQnCoFAA0hnmQlcg8FXg69tHZJ0yB&#10;Ft2gtb5zEY8UwDrimnOri5+X5V6c2k291hXUdWWu/Wn32dZFXDSp5ktppVJ1bnHdj+asNI4KmI5f&#10;g5+cC0vLy5iOW19CrUwod69+US67JEQBn2Zymh5JAFQiS4I0P3LjBIwOI+TKQllTV69K0wuvr5aS&#10;RkyL4bivPp1yqVMwd+prJR83juQUQhVJii5MaeF9bLh26k73x8guYWO2aZ8y5DTjATUAo7NJaIiy&#10;CLDPysLF6BKzPJFdwnFnB40ZcdjaZ07a0/cxnAwhhPBxEAnVEEIIIYQQPpJIfuakfXWTvvpgNOK4&#10;s/u9nw9+NmYSnbFLMCAZCRgwCoMwuI8ZWVg31piycD64lVYHqElXB0kEEstufExTaeow8glX1RKt&#10;UdLgGIS8HEDWGaIBkNQ7WuMq8aSzO5s0ut7d+sNB3zgf72zS6Sp2XAshhBBCCCGEEEIIL9/5qNOV&#10;vXWRV4ZR2Gat03NPokg2Rhc81/V/uXYslK4DlvIKUqOThEsSMkBpX/CA/VOy76doZYO3RKwbM+Mr&#10;m7Rc+/hcylUlXr/lXAghhBBCCCGEEEJ4qhud3dvRiIuMzeX4xVHL3rkdmYVdVu++Mj5uhzJMpZo2&#10;5UBLUadAAQlIRiMaw+BwQVIZJc1p0mWBJYlkhENQqTYtNaFzz+e+/JSg5ES5MiNdfmXLthLURI2J&#10;1mstXae63POp2tiJZi5Rfcz2b3OwMrHUmNaSUrBcUU2iLl9Uid1ialLFlI71y9eKsgptSrQuQ6q1&#10;dLT8gCiJ1X1fqlBSrLASNWXtdJXKxWBKfiZSUFa9jPlXDa/fgW55zxcXXl6IpmsmJbuuhlSLZtry&#10;aE1p2PpbTB+EcvGsAVwQraEhVs82PySZDI2pNRqwru+iJ+Ko461VOp6aJRrj6cpeO2hudE/6SIcQ&#10;QghFJFRDCCGEEEL4CDto7VtudQ8G/+r9MRGnK+td21HbUWdDqVzYr2wzoks8aNkaNol3d363d8i2&#10;Wa3hZpdYZ2Fl4KX3M1si2SV0QBm3uZBdvtgj7mLEynC8SgeJrx4kAEjsHfd7P2rtq/eHm3e6mG2F&#10;EEIIIYQQQgghhJfu4SAjV0aADuyyDHqxAGfZ361N7LMANKytBWPtdJARtl/cVvtUXYCQa7EqcHmN&#10;nRGNsWw51xlOVy8eT8W0eC5NfQghhBBCCCGEEEII4XndXtvPPsBBw/PBb3a0xYomkrfWqc++c2TX&#10;KPResn+L/tBLWGpKUQpISYNcasjGaOQ60Qwu7TKyYxRcNa2ZptrOWUM4YaBLY01l1kdwahIAappz&#10;/m5Ri3qJkVn7pWacqkjnvtArUdXrX+DiQYIgkjADQRjlDkBimZg9WqOKRUiVtR52cexLTa2sf6/L&#10;0eaFb4sLRO2FJUDISIcAJqPXfKymGtgaEC2XQoCUO7gY3PHyq7vyoqebtr+5i+Mtel8fiadezqaW&#10;ntsp46rFg1jPIhJlI7zp9Y2uxp5jmd3OZcCm4XGXbnXWu752LoA3WvvUcXOjS+uGm4aHTQRTQwgh&#10;PIdIqIYQQgghhPCRd9zal29356Pe2+X3tvl+L+/qgMpVSxgSOQ+4GuPtdfrCKf7613eS9y4Ag6NL&#10;QB2x4TF72wGANc23/2O/cf725quvP/nyykK9NK2BG1zno7fGwza1hjubtD9Ux7Ne9/rcGN7d+e11&#10;QgghhBBCCCGEEEIIL9XDwfusLnGVsMuQdJHl0DrZcx2HQGkrGAWSa6vxVCMwJVElZAjTokCfVpuB&#10;eONbvvPOp355+fbg5GYiE5GMVnaOo8y5bsyl57qqK0ahvKzOYj1ZCCGEEEIIIYQQwos4bO24s8H1&#10;cMj3B7/ZXVrRROC1g+Z8HF2m7AAGFyEzpEfqNktBqddiz9KCyS7ByJbcNPMTCGgHeFYvEYKYHl1I&#10;Rbam3mVAVs2kGmvokbVXQKUWdapsnes3r1BJjFKlc7VeK6cAZyJddbqla9Kpi/JW1MfMMVEjEzE6&#10;pmQqtY+n7sObs0T6NElbMrPPf+9vmL+98eonFndif16qJkXrCQAQZrUuVapnnEtcWZtjNcd2CWSH&#10;ppQpF4FeFxKvBlWXuVgC4nQ3a4frolpV8Pn76R5xyhOX+7/8ELDeMEz9uJjiqipR1bnF9sHoB8ma&#10;pw04szA41okEjluitMICN1d2c5W+9dYqhoghhBBeTCRUQwghhBBC+CXioOFB03zysMnS/Z1fjMpA&#10;duVpp7SDhpuGB421BpI/ebc/Xdvb27xJBHGRlYV18/Stz1JqvvBdv+aFrlG7jG1WYzxsrDG+srHl&#10;VMvIk87u9Trp9LMPxlsri53YQgghhBBCCCGEEMLLdT764AL0yqZ9Z5sBY9YuK7tvGnv2NViJ6KXs&#10;MKpLteOiSxgdo5hdLiz6D2o/hgNlGdwbn//WchwjEjEnVEtjxug6k1xyva/5WHYlEkD7fPHbEEII&#10;IYQQQgghhLD3xmHzoPfDlg96HTW4kgM08vbaCN0VJDWGLGYvO5fJ5jZSQMI4ZQsFdYmNEdA6cZUu&#10;TYFWhtE1AJiinzVqeRnJluglm9o+NQVDJZRq0ZJoJEhOFZ6LKGl5koPcV5IuUpUCILvcHvpokyhL&#10;86fkNYRbo60gjGytBkapUvpaM5yCEqjrihSunYhZaj79Hd/7hLeJ5boNNRdarqWmYR0or2MRZy1N&#10;rVDC/BZBQq69p6WGdvH2AQKy4+pOd7p0O+dkKaa0qVx1WzuA9ajTLZqjqjU0O8VTp/Ts3O86vau1&#10;K9eAZBAIos9qDefydcMnbFQn6HxwI7uEoza1RgDnWQA3DW+snmM0GkIIIVwRCdUQQgghhBB+qUnk&#10;6TqdPvExWXh76xejDhpLRBZ2WbuscdBBw/SLkAuVtM3qHZ1h01iX+MompUfOc7JKD4fx3s5b49tb&#10;f2UTNaohhBBCCCGEEEII4eXiXHb6yia9s80AErEd9XDIbbKV8WmLsTQ6ei/tqUi0RMzLv1pDCyBR&#10;UPYSSS0r9KwsPzOqnN1QF8Q9ejary+CQ30eFqqTR0SYAWKVYXxZCCCGEEEIIIYTwgm6t7UZnLmzH&#10;8a2L8fXD5sqo5aSzh0M+6fCgr6lRAe4S6CppzKKGOEm2hsbQJa7smmQgyS7ZxeitcXQJzCIle2RZ&#10;lxkTkKcp0hx3RM1m7kdP0z5qmmOPpWhU88NrPhU2PbXMrkYB2j9HkBmXIy3tTz0frKYyy4jMpt9w&#10;OexSjaouY6qSBLhD3FeGLppIF89e/rCeu5xlyqZO96DsAUc6AE5HI/eRWmlulRVAnxpQa4hUIOCL&#10;MlW//EZcO8CbbpdAGudbs3+lnN8RSqKEUvE6H3guUJ3fRC1Ss0aQWBkljWDv3hAXI5SunwRK2mUI&#10;PExM5M1Vea/1oNcqsTW+so4t7kIIIby4SKiGEEIIIYTwcfTWRc6uh4NWia8epLs7R++N4XzU2eCr&#10;ZF0C8dJWre2y7zIAbBK7xIOGt9fXx2AJHHd2d+e962tnYyRUQwghhBBCCCGEEMIvqtvrtEr+3s4b&#10;4y6rz+qzGqIxNkRZ6QWgLE3LUhYGlwsEGysdpzps7dFpF8FFnwYf+fuTlIM53ldCdRQG10mXWuNB&#10;EwnVEEIIIYQQQgghhBdE8vM3u//27d2dTXrzIr95Pr56edpi5ElnvtOmwehYJWRhvJzHBNBnJJPR&#10;3LVpbNPa40KBWdqO2jQYBSMHh0uDMxFm4COJTatRTwCQS9OpSwlnAkVJ9LKVGlTCk46pNRUA4HDC&#10;jLWytWQ4VQ9Tvi41qxwFd3ER2iz9n4AE7cOtZQs2VyZzTZCSVsOajn1ItWQ3S++oe7nCOkmbk6jz&#10;FzXneSmeWg97yXQLSvCzNJ2Wn5lEEGBJtk4ttZzv2/Si9iFfgoLkNCvtpvui2WvfQaleZLn/NOWs&#10;2sg6vTVzQljzjnX187Y46vSFS4Z9XFVCYyWNy1YaS5DYtQUIdI+EVHvXzrFOSMbTVSoJ2/NRg+uV&#10;TWqNt2OdXgghhPchEqohhBBCCCF87Ej62tlYFtvdXhuB05WtE9/dZmu5Hfdlp+8/pzq6LrJc6Azr&#10;xgicdHZz9aQd145a3utxPui++eBqn9ZYEUIIIYQQQgghhBDC+3HU2jrxvZ0TWCUOriFrmy8XOizK&#10;DRrDOrExPuhz6TgwvvQRFmshhV48onqRBWDd8HSd+PKvMIQQQgghhBBCCOFjZN3w8zfav3d3uLPG&#10;29v89fN8Z23LdU0nrV2Mkvyh1GcctcYkB7MkIUvbrMZ4SI6QkpF43AoqCRcjSBy2aXC5dL/3hhSQ&#10;pZxBwFhDpCTdp33RRM0tplAJcVqNi9YwqdceVGhqLeXUGGpiyXBafQJQez3LA+vfpr5SityXsrKE&#10;SveB1elRGAWqVrYKkqYsKSnBS5JT8/Ooy6HPea7FuUkUrAFQUnLCwBqM3T+xpD+5X/xWi2xFkL5/&#10;9VJNvRKEYcrNTrfGFgleCKTcYaQTU6CTj4ZUfcq2AqKYkgFg0jxxTERWSeSWPO/Vz4ARLoBwCaII&#10;Xi6GNdunXUtt7+Aqt/piVKKlxYdzm7XLWCWuEo46O2wJIEt3e18lbhp+8qhJMT8MIYTwPkRCNYQQ&#10;QgghhI+ds1Fngz8cZMRBW0edm4avHzbvbDOBTthl7bJ2GV1CZzTqWbodJrVKYnC4kIijlolcJZ6u&#10;rXta4tTItbEsAby786hRDSGEEEIIIYQQQgi/2BrjK5vUZz0Y/GJEGWGVxlQJZSEcASPKUq1kOGys&#10;M2yzHg7os1bpZS7hUj0r3s/ubdtRXWIiTp+4YVwIIYQQQgghhBBCeBa3N+mzrn9wf3yFeOcif/18&#10;vNGlo5Z18zLi9iZ940yHDc4GPRz9oGEiSOxG9K7WeNCQhIuDY5ddNR16iQtnoyQdtkzE0SqdDb5N&#10;KLHOBnApO3yOgELjlP80qpSRQnDQoARLNkdDCSix5B7hU71oqVUl4FPANBGLHdk4zaosu7tYOlLn&#10;s8/R0fLsmpUFIJG00j0KoMZUpyxpfTqM9H3Ac86NXgltajoPNZ8MAGQ0lxN2dXHbPvip6Qt6jaNO&#10;14+prlSk1TvMS3/n/iEASkaUcAhOs6tNtlN8dw7zgkCy+npIGlRW0/l0jV66W/dVrvNrZ0nDzq9q&#10;7lw1UhKE7LK0n/u1hsE5uDrj+aijDuXIF6MGaWVcJx60PO3qEd/dugu3NmnT2CcOI1gUQgjhfYn/&#10;IAkhhBBCCOFj597OAZyPftBcGpIl4tVNOhv8/qBEudQ7+qxdlhGJaoxpWoT3qCy54MLgyqptEpvE&#10;xpgMp6t00Dzrerp1w/d2noV3tzkSqiGEEEIIIYQQQgjhpdMjzQYAusTbKbmwy9pmDa7RS+MBCCSy&#10;MXSJ68SSR20Nw9YbavCXnVAFAJBILxpRdWk3+skqkYyEagghhBBCCCGEEMJL8fph0xh/8t7QGu/u&#10;8t2d3+9x2NpBQpesIV7ZpDcv8mGLh4M/6JHgJRO5SrZOTIZX1ulu7+eD95l9xurywqjBcZGdwmHL&#10;ZLiztiyeDUhEQ3aJQ1YvGEsUkj5Vhap0iRKlWNMpczQplRVcAJbRUZdKgWd2ADTCQUBU6ULF1dzs&#10;FMRMRgkGuKsGN6dUqkGWLGcH6YKgktw1kAYADoeX0lQYUQpgvTSWAvU4JS5bXsQ+pboPwWLKuc6V&#10;sEKpPt0/F5jDnlM5aj2K10up32oK1JKletZYk75TZLc+cl/vyilfSwGj0Eg+FcaWq9F0xVDd9C67&#10;nDRoqqWdfjt1tE4drDVbLFBChsp+eeXdkEq5q8T5dtCvfjzZGPqM0cXEPgPQLjvAg4at8bDhrZWR&#10;lHR3p4tRt9bWJX72RvN+tskLIYQQEAnVEEIIIYQQPobORo2CC6t0zdK0w9YOW1yMut+7Za0SR9fo&#10;GoVhLFu71QKHeWpWNtUrylhzldgaATSGw9ZOnlqcetmmsfd2fjH6e7vnK28NIYQQQgghhBBCCOHJ&#10;GiIRErPr2vynEZuGm2fYbe2gtfd23iWej8rS43Z2ewGlOMKAFz7mw0ECDxoet4wlZiGEEEIIIYQQ&#10;Qggvy51NOmj5lbtDIo5bPRj8bPAHPUhPZBnDXIySMEq90BoOW3bGg4a31smI49a2oxrTLnuXrAQQ&#10;R2GXNQqtYdPQiFc3zSpxcAFIxChtyNRwLWQhi1lyEWR2dxJCm0ryk31Gm5Coo9ZYIqNaZi7Zux4O&#10;LlAURNb8ZK0nfYIaSyUxRUunkCwhJWOu/aEsS8vm4ZbBQGXJQAmag58AIJuzsfszPVKJChhrkak0&#10;pzo1P57zJc1NqfUMpcZ1sVJOIinWkKpAQj43n6pe+RyS9amHtZTeaqpLHaRarIoSH611qyWbWlLE&#10;5QHl4OXHc2esYQ69UtM2eSTSvrwVqgW2JOS+b59VeQmXy2YJtMY+u3Kt7e2M68RkvNHZSWflgO/1&#10;ejj4SWdHrX3zUXNzFQUSIYQQ3q9IqIYQQgghhPCxczZ4nwWge3x3wqbhpkl91oPBdxmj16ni6HLV&#10;IRemoV5DJKMBNo1Zk+GgsYOGL9Yd0Rhaw3bU2Ops8KM2Sh5CCCGEEEIIIYQQwstx2PJsIIBBeJ9r&#10;rwgctJblhHrH5uUt5Zo6VPlizawu3e+9dCN802GsCgghhBBCCCGEEEJ4mQ4a+xV3Vm9d5J97MHSJ&#10;Anajdq7RJaFpuE7pbPDSrrnNGlwNmYzbrNa4SmgTVo7BedYrWS0bSMRBw9bQJruztlIP0BqNaIzD&#10;KJeMBJlY5lp1cuTi4BodiQDYuwgkok0sG7QRGoHymDJ3Gl25NK+CBoB01BDnlNPcj6VqlNTlQIbo&#10;BKfwJUtckwSyarSyNoUKvLzmi6yPx9SDKooga0B0GSudsqbleQAAI4wE6uq1WqLK+WxQDZBewUU6&#10;d/G6prrW+WLns3KKkiarSVQjXMtLqkfy8uCSTeVc2TqlZsvVTA2rc4J2LqBNNj1JckJAopFoWDPA&#10;hEotbnaNwsh9unUUkmucLnXuec2SA+5qDZ3hoEld4unaVkYAWXpnm7cjbnR2Y2WvHTRvHEU8NYQQ&#10;wksQ/1tUCCGEEEIIHy9ZOh9VtsBrnhb87BJvpwRgFHajdlm7rHHamW35yDIJbQ2NcZW4frGlc5dP&#10;3TsA7EYdtR/0XQshhBBCCCGEEEIIv1QctfZecgD96Ov0fhdgHTV82KNL7LNWiS9rozVXXcz3YmO2&#10;B4MLuLGyg4avvMTgbAghhBBCCCGEEEKYvLJJd9b2cNDb23xv52ejaxFhfPWwydnPRqwSs3Q2Va0W&#10;WXo4Irt2QiuU1VatwYCTVTppbbkya9MwC1uod127KMsWodAsSWgNJDbJJPWOPqvEZV0SkIVysb6P&#10;U1JTeBKQA4ks385NBqg5TqKWnc4/hiAXSGYtyk6no3HqXC2nkqQ51FnaTUuN69RfeiVkalPq1QgQ&#10;7vtflQZVac5zPmaUtq8ZnUtVy9easp3cdzVMD7eSDa2nqWUO2j9KU+S2PqzEZg3yqc11rpDl1Lmq&#10;6WtoH+Utp5TLCGPtirh0wUAymuDSfOQsODBKtn8oCTRGQFnlILy1tsOGJB06G3Rv5yg9wA1fP2w+&#10;e6N9v4v8QgghBACRUA0hhBBCCOHj5nyUpD6rMyOfdcTUEE3Lw3a/m1wZmbkgqTHayx5WJTK7A+hd&#10;7/tgIYQQQgghhBBCCCFUh60RaBP7lzF26hLXDQX1GdtBmwbPPnN7gtHr7nLd80dUs3R/5wettcZP&#10;n8TebyGEEEIIIYQQQgi/WEgedzzuDEDJgmYBUGNsCZKj6+vn+evnY0mWDq7B4ZILq+QXo3ZZLnXG&#10;dWNHDQ87pkeGS4etnQ25MfQZq3RNCtOmatK5i9XIdWNZ2mbl0n3qKNFOAi4ZkEu4kZTDp47P8hAX&#10;pCk8OiUqVf+GKTZZoqo1aVmCrKXOszW6YAb32hdqqhFZaYqHTplakrWMVCp9oCXGuoiVgqUzlsyq&#10;kVTUECwliJfbTR8Jue67VefLnV8CAKjUsZbyWAMIGi9N+UgmIC+yugAgJ206mKzcN7CcjtPp6suS&#10;SM4XXw7jQMmXluRwAktx67VcMLJLENDnqewVBJCINHe4AgaOUms8aKxLHB1nYz4blIVNw9N1aonP&#10;nLSfOHzfHRQhhBDCJBKqIYQQQgghfLxsRwEYXKv3ESqdN3hL+4HdS2asm/AN/v4PFkIIIYQQQggh&#10;hBBCddQSQGfYZaisgXt/bna2y1o3uBjVik/uHchS1r4woZQ/GC9tAOdSFrpEI1bPv07s3s4FnnR2&#10;1Nmt1ctqdQ0hhBBCCCGEEEIIT0JyleqX8w8b4xtHzScP09mgu70/7P0ia3C5cHud3jwfB8fZ6Aac&#10;rrhprp/klHrVVeLg6rOvHokwJgOdko9iQzREQ7n7hUPS6HCAZEMYVFKUWSojKRdkcLEGNQkIDtBL&#10;FSik0jDKOcmJOfCJZWwV0+OYhVWiq6Rf4cI4Pbo+fsrD7sOcgEjBDSaU3y5Csyptp9LUYjoP08iS&#10;ucUU/LxUTVoSpfsB4P6q918B1D4QSxBX4qn7B84NqPWgNYVq02uveVTtA7ClmkFznlSX8rOu0kc7&#10;hXP5pMV4WfXCjhoOCWdjbsiGFDBIDlBsDIk0yrN2GaT/3AO1RhKbxOPOVomHrX3uZnvcxtgwhBDC&#10;yxQJ1RBCCCGEED6e+PJrT1+qsvQuu6JDNYQQQgghhBBCCCG8RJvGGuM62dmQe2H1vodkXeJJZ/d2&#10;eTBcjGq6q+vXXBocgys/dtAlAxpDm9iQowCgNW6a576481EPB91YWWv89HH7UgpdQwghhBBCCCGE&#10;EML7QfKo41F3NRM4uH7s7f5s8Lcu8ttbv9HhpLs+N3hjlYaL3Jl2Wa3JLs98EjV67eZsEluShl2G&#10;uwaBQGM0llgpR5dKYydB0qBxkb6kJFjZ1m3qCy3hSwH0KZtqrFuwoWQ6AeBSkakLrSGLPi39kvDo&#10;M0jbP1EibXGQmuiEkIGsS82oV2pSjaW9tvSXYs6O1typhBKuXSRel2cB62OmR1wdqbngl8K4l/pd&#10;XTAKTkGl+YGXrrB+KWERVpVElcuWCFgpUH3MMK+8vy2RiMY4uFZm64YNa3/u6Moqu+NpdLjMJQmJ&#10;vLNJ60QjNg3fOGpe3aSYGYYQQnjpIqEaQgghhBBC+DBKJAAX+hwJ1RBCCCGEEEIIIYTwMr2ySUPW&#10;e8RZr9X6JazHOml5PnCT+NDzxaiDKVnq0jZr8Pp1KXOQLi3Xm2pU4c7eZZSkskzscb0ZjzNkvbvN&#10;64Y3OnvtoDmNAtUQQgghhBBCCCGED7HW+OXb3d95tyfw7i7f3fnF6Kfr1D1SPHDQcN1QsHHw81GH&#10;7RTClLJwkSGgNWYXXEoYRoyqrZutTYWeNedZqjun8Gb5BUs7KKUa0yy1oovu0X0PaPkxWUOdy6xn&#10;qQiVypZttPLgkoiFDPT9w3U1CLrPdZY60lptejkUWiKykmpT6fJVlLbX0kSqUrlKQlDpa12kShdf&#10;Ta+L+9fiQFpclyTX1Sve/0AA4V4SwPue1HJ4LWKxmE6EkoctNxkES1oYrV15cOVSVk0Ur1NZU6fy&#10;zr5yYAaej7oYffT9S8uuhyNWieuGpys7Xac7a7u5SgghhBB+cURCNYQQQgghhPBhVGeKKJO4EEII&#10;IYQQQgghhBBemtcP0tfOxsPWHg75FPb+I6okb63Tmxd509j5qPNRm8Z2WbssANmVaypVBhovLWUT&#10;4ColDzIiEUNWmzi61uk5Ls2lty6yEXfW6aizz95oP+jbHEIIIYQQQgghhBCeYpX4K253P3F3ILFp&#10;9N4uf/0sbxoedVwbl12Xt1b29Zw3Dc8GXYzaNBxdfdYoJOKo4c5hpKRRHKUaT708XnLHXKAKsGQv&#10;S3Xn1HUKB1CSoKVKdQqMampSnQ95JZ6KRYAzC4JG1UcnAqR7rTJd9q2yRkmnltNFxerVuOY+sMrF&#10;0rL5lwIJkoSRpZI1OxzCMmx7WWkgJRfHmY81PaPcGS+HX2w/tw+sCio3rARop9ypoP1RpkdrPu80&#10;Gyy3seX1Fylp9FqE2xoaq+9a2dquM0vEKvF0ZVkYvbbpOuTnfnNld9bpe15b/yP6NIcQQvgYi4Rq&#10;CCGEEEII4cMoAwAS0T3POrwQQgghhBBCCCGEEJ7qsLWTzgbXg54Pez/uXkLX6CrxRmd3d75OuBh9&#10;lzMBF0YBgBFNXRt37bBLEksZwq4uBlTvfND7jWfrQXXp7a1n4LV1WiV+6Wb7EnK3IYQQQgghhBBC&#10;COEXX2P8tlvdzz8cv/pg2DTNg94f9P7WuRKxbtgZG4ORBI5be3ubE3E+6nwY20QjN4ldghnbrCzd&#10;3coEBxJrLnR5Ll8kJH0RT6WBYnbVnGV5GrVvNRVKanVOpepyt2lhrAWtErJAwgUjEilAnMKd+zBq&#10;ybxyOhSXwc/lN8K+ZHX/k8W3Jc7rAASnEkvAFibScKUhQVOLrAGZtUUWKvFdAnAqAQBdmjtRpxOh&#10;JGp9X6EqkJKMNMLJOcW6x8dP6/Ron+x8nRocANpEIzaNlTfRgaZ8MBZPTURKXKVarnvPvIkRYQgh&#10;hH9UIqEaQgghhBDCx9OHvZo0uwAkY5dewgLBEEIIIYQQQgghhBCWXjtI93tfJT4c/Kgl+RJWax23&#10;dPHdrWowtfRRGJunH54kEmlCziA0ODZJ93ofpNtPq1IdXW9d5FG4vU5d4hdO23UTI7UQQgghhBBC&#10;CCGEj5JPHjV3NumrD0ZjPunsYtT56LuMs5JQnLiQhZYYQYKHjSXTUWs3OrsY/KsPsxmHrGRoyKvx&#10;1BIznYKjNZ5qJGBAlkDQ629LVSmAUg9aSlRrdnWKdy6SojWV6lNsVDXwiTkkOy9WKzFTYw3HChgv&#10;vURCYu1Knam2uHL+Zj5Y/bb2oEowlkrWOVp7/aZx5VCECUYI8EUa1oXpbgGqv/J9z+rcL1u/JWpG&#10;ljXie/kyH30tNVtLTU2qvWt1uUZ1H081GHDY1N8NDkCNcd3Yk8aO00X94n94QwghhEiohhBCCCGE&#10;8DFTtklrjJdHex86o1QGkS+jwSKEEEIIIYQQQgghhEte2TQ/fX+8sbI3z/ODQSfdS1iqRXJlHMs6&#10;PVcWWsNzlZmWmVhnFLBzaHTApHxn89iQau966yJLeHWTVomfu9mdrtIHfXdDCCGEEEIIIYQQwnNb&#10;JX7hZvvp4+brZ+NbW9+MBODC6PIpWWrAxah7vY+uXdYov9mmG10iATMi12iprhkmacpNQhBkhAEE&#10;GuMwnSIZQcEhoSwuIxd1oMRy1jXVkFJQ1pxEhZeO1OlBrn1UVgAI1qgpfD5LvSiSoHGOeE5/Z70U&#10;XDr7o68ONTsKn+pPp5Dq9dM1CUaQaMjRIcwx2Hp58+tYJGY1NbaW9G7pVBVh5XwldgvV9OnyxLr8&#10;zxJzleQggNHR1sGesmMUWOKp5GFLq93xH+AAAHW6SURBVGdEn9UZCR4+fgo4ZXURLaohhBD+0YiE&#10;agghhBBCCB8vBw1JdsYHQ5bsBbZJG4b+P/8L//v522//nl/7qV/++Zd+nS6WZXdtijlZCCGEEEII&#10;IYQQQnjJjPjMSfuVu/1hy3t93jR8rijptXrXOztvDWeCEY0xS31WY7BHpnA//l//lXtvfaN8ffO1&#10;T3zLr/2NklxIhJGHDUdhm0sZK97d5tvrqyvOJJ2PeneXE/naQeoSv3Ta3VpHPDWEEEIIIYQQQgjh&#10;I2yV+OmT9puPtc263+t89ItRWXBXMjaGdeJ29DcvssC7u3y/19k4Hjd8MKJLPBvVGTPQO7q0CEhK&#10;WcoOF4xIBEkD2sQhC6o50tK7magM2D72WTOe5fdl0MXaplq6SpkgB+Zk6dTWihLhzF5/INSKUU3N&#10;pVM/6+IEU0Hr1MhaH+V5/P/8X/8P5YIIfPpX/OpXf9nnl2lSAOCiaLX84LrlcfsaU8DIkuQkYVNi&#10;do6WsrS/kst07VygOt0wTplcZdBUD16OMj19qRa8mhGAk3IJHF3lhWfh/8/evYfbkpf1gX/fX9Va&#10;+3bup8/pbrppmqZpoBtEQHjG0UeZeImPCAajMiH3TJ48RidASMaQMZPJzEQeZ4yP4HU0oyaIo1EH&#10;MwomOCgJEBTFKCKIIN1Bum363n1ue++1VtVv/lh777P73Pfpfc46u/fn85zQVbWqav1qteFX56W+&#10;9daIJqMtWTIW22zWzzDqao0YNjn9c77/K+pqRkSbOefROwCuCglVAADYXdqS800Mm6yj3PTetS2o&#10;ff+Fez+/sXr7nV90JcY57mtbIiLmvMkNAAAAgCvghsXmoeWmr7E8qY+tdEcWmst4m9uGGvHwcjep&#10;cXJc50o0pYz6aGqM+zrusy1xxsNgxx556NH714ps7XAYtY77ac+KGJRoSjYRGbHc1ewiIuabujQ4&#10;fYpRXx9b6Va7mG/LdfPNfJN3HhruGZZZ/6gAAAAAbIPMXGhzoY2Icz/d9axJ/czjoyZjz6AeG/WP&#10;rPYnxrWrtZnmHmud1Fjtos0a661Kpx1Bcz2e2mY0ZdrAM/qoEVHW46yZWaJudBDNyGmz0FxLcm4U&#10;qXLzgJuoNWISEdOQaGZm1LoeTI318Oe08+qmDGrE6f6rGZEls05bvZ7Op9aIWuvj939+I+154+13&#10;bq63lYy+rnWa7WvdSL/GOQKiTzoqItq1i1r/0vVvnOZTI6NMLyfWE7brfWVzIwK89i3rP+D0imqu&#10;/YR1I8obm5rLro9hGlKN6Gr0XZ0WBgclMnNQYqE9/fBcV+tq1w9LNpn7BhdqTTHua0QMSi60Hr0D&#10;4GqQUAUAgF1nz6AcG/URMerrtdmhtKsx6urBudJk7Bl4rg4AAACAK+I5+9vfH/UH58ojK/3JSewZ&#10;XP6pHl/tJ30sj/uMWByUkjnoY7nrM2PSx6SvXUST0ZzndWzjGjXqsGRGzrdrBbFhk32N1a62GY+t&#10;dvNt22R0fX181J+a1BJxeL4sDcrSoNx5aKgfAgAAAMDusdDmF1039+CpyedPdHNNlsxJPzk+nkYu&#10;a1enTVNjEtOOqdmsNSitXY2SsRFv7KfRz7rWRHTNekB0bct6P9ByurfoOWVmZK25tnI6rzkNo04D&#10;o+s9S7OvdRorndbC+o10aK1lLc9Zu5j2Na1rfVE3ZTLr2V8fG+nZaUfTqPV07PbMA2tMo6frF15r&#10;XWsZO/3PshYoPd02dvoVNU//PKWs7V9P96qNKNFklrXob9bY9H1r51j/lvUftq+1ZPYRg4gSMShR&#10;Ss43OShPut7lSc3M+Tbn19LL57Uy6ZsSbYl9XmkHwFUhoQoAALvO0qAMSpaMURdLT+Gpuyvn1LiP&#10;iIU2D8w3T6FxBQAAAABcyGJbbtnb/pdj9dSkPrYyabJZaC/nma1xX0+M+9WuTmostTl9hK4tsaeU&#10;5UkfEWX6RGCNyaRvSp5R8+pr9DXazJK52D7ps/k2J+O63NUm88FTk2FTlid9jdg3LHsHZVDypj3N&#10;zXsGRQ0NAAAAYPc5utgeWWgeXe0/8oXVpuSgxJ5BlsxxX0+N+xox6addSNd6n5Ya0UdbTkcuu1rr&#10;WqxyPaa53tq0WYtibmQyp41MLxRRXcu2xtrh0xhqt96LtWTUmoMSg5KTGhHZ9TUjmpJdrRtxzQ1r&#10;rVwj11uRXqQEltNmr5syn3H+SG2ddqfNnDYZHXXrFxgxjdFO86k1ntSBta41Vc263n/1zGFlNBEZ&#10;tW2y9jGptc9pOndtMBuXmetHZkSJzBpZ1i5/2OQZVcoacWpS+1qX2tJEHJy7UAPVqHFqUhfbEhH7&#10;JVQBuCokVAEAYNeZvhptoc1Tk/5gLRer3c3ASlcHJduSh+aaWY8FAAAAgKezZyw1j6x0tcaDy/HQ&#10;Snd0PufbLdfLnhj102angxLtprRoRiw0OchY7bPUWmvtanZ9nUSd9LVff2Cvr9P2qjHX5ObDo9Ya&#10;2ZY4OYnHRn2TsX8u9g7K3mFpM44sNLfuG2idCgAAALCbZea+Ydk3zK4vTdZDw5xEdrXuafPEuHY1&#10;+qiTrtbI9fhorTU3tfxci3/WqLWuZVNzPdHalKgR475m5LTHaB95gce5NvKpGWvfN/0z7VNaMiJj&#10;+q61vkZfa42YvsqtRPQbUc9N2cuSTzrnBdQzxpG5dmBGjU0XvD7IzCiZbYnMHHXrudw6HUluzrXm&#10;k7+lrsVLn3TOzGlyNSKiq9Fk9jUGJaJm19echlTzyT99PHkpI6Nm5qCs/VvYNOB6alK7GgttaUoe&#10;mm8u/L66k5Pa11gc5OKgLG691AkAl0FCFQAAdp29g1xoc8+gnBx3pyZ1cXBt1aFqjZWu3ztoIuLg&#10;vLe4AQAAAHAFlcy7Dg0//sioxjSkOjm60G4p9jnp66lxXe1qjTrfnvmEXmYOmhg0Me5jtYtce0Ct&#10;ZkRf17ou9LXWyFprV+vyJCKij5iurj2oVmuNWBqUpTYPzpV9w3LrvsE+DRAAAAAAiFie1IgY11ho&#10;c++mfgA14sSof2LU921M+npqEuO+72uM+tqsdfKsXR99jVjr8xklIyMyMyPaEiUzovZ1rXHo9JyT&#10;vpb1nOU5Onmupyv7uql9a0RGtJl9RERM6toO0+Tq2nn6GtM86pPanmbJ2p/VXnXju+o5t0f0tc8s&#10;00xoRtaMaaZ02qu1RJSIpkQTMe5rjbVGr02Jrj+d5T3j2qYZ3emIz109XGu8Gn2tUaMr2Zas00vN&#10;6PqIzLasXXhXo+T0F46+1r5GW0qt0dXIGl2t0+zupMbyuNaIhTYHJQ/Olws/7FdrPT7uh03ON3n9&#10;QnOhVqsAsH0kVAEAYNfJzBsW2+XJuC1xfNItDq6tvxecGPe15kKbe4ZlWNTIAAAAALiy2jINqa4e&#10;jebB5XhouTs8XxbaS81/npw+AtjXQckLHDMo2Wb0NVe6flKjKVnWmyc0JUvWtmQ/7VWx1sMhBqVk&#10;RpMRNU9Maik5LPGSI/NL19gr5wAAAACYoVFXI6LrY/jk165lxN5hWRqUE+P++LgvGTXKKGpf6/SZ&#10;rG69y2jJKOtx02l0s5xONmZbsta+rxFZS+Q0wDnNmuZ659Dp3v2TI6Mlo2T0NSNqO4291mn31OjX&#10;imCb25DWiJzGO3PTR5mZWetZOdQa0W8Ks57+vNbIXMvTbnxeIzOnw85Yq8hNu5VO/9QaTUZm9rke&#10;3q1n5lDXynZRM7Lk+TKqMQ3bRq5FeQcZk5J9v5bx7Wq0GesdVddGtnF4idrXjFq7mhF1tavjPpqM&#10;pTZLxqH5Zs/FCoMnJzHq6nULTVvy+sUmAOCquLaeRAcAAK6Oo4vNfzk+3jMoj6/204fnZj2iNbXG&#10;8XE/3+Zck9cvqJEBAAAAcDUMm3zh4bmPPzI6EvHQcvfQcr9nGAfmssTF62bLkzrpa19job3IzpnZ&#10;ZCyV0kctUSOmz73FsMTBuY3OE5vVNnPQ5KDEYFzbjL3DZrXrlwbqZgAAAACs6dZaktZzNswsGfuG&#10;Zd+wrHR1cmKSEStdnaYxs1/LRJaIJnPa0vPsc2TUzCxZp98wfbda3Qijbmpwup54jZLRlIiIJrPJ&#10;6GqW9SDrdLS1Rm4qh220LC0ZUc+8kmkr1/UdM9bjqtN0bK5/6fpws24kVzNPj239oJKZUeeaEhGT&#10;vtZa17u5rmdip9dca62nz7o+wnqBxrHTYO20c2tfIzMnfQyazLpWCSxrKd21gG4fETU2x4ozs6t1&#10;UvPEqG9KZsR8k3NNNJmH58v8xcqPkxqPr3YLbS62+cw9bXvNPBMIwNOehCoAAOxGg5LXzTddH0+M&#10;+mOj/vD8tfJM24lxP+nj8HyZb8sNi/7CAgAAAMBVMtfkXYcGn3x03ORa0Wx1EtfNN4PmQg9y9TVG&#10;XZ3UyKhtXrztaq11UmO1ixo5bLLJHGRcv9DeuNjWWvuY9pSIkrUtZZCbnq3L7vhqrTWeGPWHrplq&#10;HgAAAADXgI3unvUCO803eXi+OT7qY1TbkvNtWZn0o65GZJvRnD/NWDLXeqZmlJLTLp79tFNobM6G&#10;1tqvjabJaDObEhHZ9TVi2kw1MmLc18zoI0qsdRHNjGkWtMRayrOva7HYJw1j48s2d15d+8Jpx9Rp&#10;99RaIvt6uk3p2nnWe6vWiGk7h66vNdZGNb36fj1K2tdoMrvN4dsa0+6pl/DvIktmV2uN2keM++hr&#10;DEo2GXUtbRvjLsa1RkRXo+9qZtS61nO1r1H7OshcaHNYMjOWBmX/MJu8yFf3tT683GfEoflmsc0b&#10;l5QQAbh6PPANAAC71I1L7UPL3b5heWK139P2c+3Fn5+70vpaj436hTbnmrxlT3uxqhoAAAAAbKeF&#10;trz4uuHdx8YRMd/kIyvd/cuTfYOyZ1DO13Bg1NeI6PraXEJHgr7G8iQmtTYZwxJN5nwTc002JYbN&#10;5jRqxFnPus2XPBZ11NcTo37WvxMAAAAA15Bp5apkXrRstDTI46MYNmXU1ay1WeuYWi/6FU1mH7XW&#10;qDVKycyYxh9rrRu9TWvNPmqU9UDmermsrr21LbsaUae51lpr1ohuukNf+6xZo2TWGhnR16gRpdbI&#10;2Kia1bWhPqnx6rS1aa7HUyMiImvWaRJ1o91pxrS36tpyjRx1fUROx9+st2Jd3yEHTUz6WiL6Gn2t&#10;aw1Wa67lXE9/1/pQ1jesfV3GNCVba3RRh022JQclFtrs+1jt14bW9TFZTxVPO9O2EV1mW6LNmGti&#10;qS37huVSHuvra314pR/39chCMyz5vIPD4tk7AK4iCVUAANil9g3LkYWmRpwa94+u1huamHlV6ti4&#10;72rsnysLbR5Z9BY3AAAAAK62tuQdB4aH5ro/eWI8KPn4and8VI+Pu6W27B2WwVlPg036tV4Hw/MX&#10;12qtXY1xX0ddLSUXmhw20Ta52ObgEnKtU9NWruM+lruLPzIIAAAAwO4x32RENBmTi0VUhyXn26wR&#10;o66udLXJXAuQXqw1aBMxnjY7jaibWonm6T6nddRHKdOsZ93oO9rVOu7rtFdpRnT19Pf1p6tcOc2G&#10;9mt9T2OaBO3X0qRrp5p2it00qHzySp4+X/+kzq4ROQ22Nusbu1pLRB816ukE7PTaSkZktJlRYrWb&#10;Xsh6o9bpt5ynOJdr/V/X+7VG9LVmZpvRZA5LLLQlIpoSiyVrraO+nprU7GNSo++nodYYNBk12pKL&#10;bd641F5ih4eurw+v9KOuHl5oFtpy+4HB0mD2zSoA2FUkVAEAYPe6bf/g8dX+0HzzwKnuiVF3YG6W&#10;odCVrh4f1T2DHJa8Ze9g1mlZAAAAAHav6xaavcPymcfHJWP/XBwf9SfG/YlxP9/E4qAMSw7XH2eb&#10;xkVrxNlR01prHzHupg0iakada8pcGyVz7yAPzJWVS46nRkSJyKhdreOu1lpz5m+bAwAAAODasNCW&#10;zBw2eWzU17hI2PTAXFnturkmV7o6bOp6A9KLfce0QWhGrbWveXZZa9JHjWgzuhols68x6Wu3njud&#10;plJLiWkitK5HRmNT/9a6/o+NVGo/jZau51SnvVfXxrHJWn2urqVDM2qWrNMGqZlRTydXa42SkVH7&#10;mt36lqasnbCPWtercH2Nrq95One69kX9uX6our7D9PfZ2G3axTQz2/V46umfM3OuyWFTT47rpK8r&#10;USOiKbl3WE6Oa1tyUDIv+u8yota6MqmPjvpa47qFZqHN2/a1RxZ0hgDgapNQBQCA3WtQ8rb9gz9+&#10;bLR3WI6PusW2bDxad5V1NR5e7gYlD843h+YbZTIAAAAAZmuuybsODY6N23uPj5uMfcNyYtyfHNdH&#10;V/qIKBlzTc41uTzuR33tau1qdH3UiC6i72tfs6+1j4iogxJzTbYlM3KhzYPzTZsXfbrsTJk5bdEw&#10;fRpPPhUAAACAqZKxZ5Ark3yixmpX5y/4ANiw5FKbtcakr6OuTkOb3Vpj0wscmKVE1JqZXY2s0/6r&#10;a/pauxpNRlMya+1qTLpaci3S2dcoGU3GXMmuxMqkrodNc/1FbHWt+Whdq3ttdFKNiDpdrLWuj/CM&#10;17dNw6E115ZLWe8MG1ki+vXAa8makdPtUaOP0xnZGqdjpf36C+mmDWZLRl+jycjMrqtdTpu75jRJ&#10;O83O1vVx9Ot52rJe/etrDEqcr59pRi4N4vgoStSmZI04Me67Og35ZLnY6+1WJv2xcb8yibkmDy80&#10;wyafe2DguTsAZkJCFQAAdrXr5suDc6WvsTLpH1zuji40Vz+k2kd9aLnPiOvmy2Jb7jgwmPWvAgAA&#10;AACRmfuHuf/w3KlJve/E5KHlbt+wdjVWu7ra1ZVJvzypK11d7eqkj+Woo37twJJRorYl2xLTYGpT&#10;YrEpS4PcluKbeCoAAAAAmx2cK8dGfVPi5Kifv1hG8eB8s9pNFgflxKhb7aOsNwi9QNGpq7VMm4Jm&#10;9DW6PrLUaY/QvtZxX0tmW3JYYtTnqOtrRLcprtlklIzM7Lv1QGeNWI9xTv+ZtWZmjbVM6npcNTf6&#10;t2688y3P0UN1zUY/2GnktuZaB9RaI9YjpRFRp21SIyNiUmtON0VkRsloSzaZmZF9RETX17ZkRPQl&#10;S6395h6u61eT0+ara1+XsX7V4z5qjUk97w+cESXroMmSOd9kV/vl0XSw/alxnWvWwrGbr3a11tVJ&#10;PTWpo642JQ7NN3sGOd/k8w8N9wzOF4YFgCtLQhUAAHa1zLz9wPDUw6tHF9sHTk0eWu6uX2zbq1mq&#10;qvHYaj/q6tHFZq4pzz84aC/2+jcAAAAAuJoW23zugcGz9raPrXbHRvXYqF+e9DFXao0nRv3jq32t&#10;3bDJYcnM2Nw+omQstrk0KMNy5pNzW1VrXWs3UfIpngoAAACAp5kjC82fHp8steX4uN+/nqg8n4w4&#10;stA+sDxZGjTj2k36Wmt0NdvzHNRHnfYRbTLaLJOo466Oawwj+lonNUrmoGSbUTK7vo/11Gh7uq1o&#10;loxRV/u1AGmspUfX2p1GrgdQp/+v1rUepfVJA6mnu6zGGT1Up5/m+nevdWCdpkajRuZaQrSelWjN&#10;aQ4217Kgw5Iloy0xKBmRpyZ1mrYdNjGIGPdRI3J9EDUj6jR8u1YVLBkl1uK465cSF+hQ29Xoai4N&#10;ss2Ya3KlK6Omb0v2fX1kpYvT+d6cdnmd9P00AzvX5OH5ZnGQTeZNe9qbl5rGQ3cAzI6EKgAA7HZz&#10;Tb7w8NwfPLJ6dKF5YLl7cHlydKG5OjHRvtaHVrrVSRycL/NN3n5gsORFbgAAAABck4ZNXr/YXr8Y&#10;EbHa1WOj/tSkPrLS9XUy6WspsdRmk9mUGJQyyGib3I6GqWsmfUREW3J+G08KAAAAwNPCQlsOzpWu&#10;xvFxf2xcD81dpILUljiy0Dx0qts3LI+v9JOo4742ZaOt6ZN064WpYYm5Jk+M66DEqI+VvmZEW6ZN&#10;R2NQcrmrEdHX9ValETWmPVprV3P6CrZpcDMj15OimZvypnW9Ceom69nSzKi51vA1Y/OOG/nTutGW&#10;NSKiTtujbpy223R5JbOufZ41YpjRlJxvcq7N9klvoKttxmjaNnb9qCjZRJ02iZ3+aIPmSe+tO2P0&#10;sTb6c3y4PKklY1hy77AcnCsPL3crk7rY5p5hs29YVrsY97WrdXphpWQzaIYl55ppjDavX2yesdTO&#10;KRgCMGsSqgAAQCy0+cJDw48/Mjq6EA+e6h5c7g7PN1e6dDXp60PL3aTGdQvNYpvP3Ds4stDM+pcA&#10;AAAAgIuba3Jayzo8X06N+77WcY3rF69gdWvU14gYlFjwwBkAAAAAZ3nm3sFjq6t7B+X4uF9q86KP&#10;fg1LXr/YPrTcrbZ1pYvVrq5M6rDEGa04u1r7Gm1GRgybLFnn2zgxio3gaK3Zlphv8uS4TluqNhkR&#10;2dXaTXOVEX1EidrX6GvNzKjRr8VKIyL76Est0zan09RpjdMZ19jItEacjrWub1/rmDrtWLrWMLWu&#10;9S7NyIxp/nNSo69rmdKNnSLXd4uoEXNNLg02p2UjIuabPFWjyTqpMSjrOdlaJ1EjsuRa/9jzNYPY&#10;lLytcVb6d9RHV2OxzZKxb1gioo84MFeOLLaH50pT8sSon1YFT58wY7Et+4blwFw5OFdKKhUCcE2Q&#10;UAUAACIilgblrkPDP3xk9ehi+/By98Cpyf5h2TcseWXKWKOuPrTcRcTRhWauyefsH9y45K8nAAAA&#10;AOwwS4PSlpxr89RKP+lrW67UM2GrXUw7UUwfVgMAAACAzfYNy5GFpkYsT+ojK90NC025WKmqLXH9&#10;YpMZ0+e4Rl0d9zGptUSUXGv6OelrRk5XR310fe1qNBmZpUTtIiOi6+PYpEbEqK9NZtvmqIusUWuU&#10;jD4iM7oafUTJ7CMiImM9VBpRo9QadT2fWk8/r7bePTVyvR3qtHdqzdMdWCPW25Nubso6bbZaa3QR&#10;K11tSkRkk9FP+5FmRNSouXZUjcjsapya1IX2SU/LDUq2WaNk39VJHyVqzexqjRpNiZLZZlxKRfDs&#10;XbpaVyZ1UGJQcv+wNBnjvq52df+wDEq84NBwWmnsaoy6ftp7tik5LHGFHucDgKfCI+AAAMCavcNy&#10;1+G5Tz06ahebx0f5xKhf6fpD82Xw5CraYDj319/4jzZWs2ztkbiur4+P+lOT2mQcXWiGTT7/4PDQ&#10;vO6pAAAAAOw8GbF/WFa6+lj0p7q675ITqn/+m/5SrWtPzV30qbJa4+S4WxqUiDigkgYAAADAudy2&#10;f/DEqL9uoTxwqntwub9+6WJ9VCNKxg2LTa3x2GrX16gRTUatMakxTY32NZqs41qir7VGW2KuyUEp&#10;NWrUnEZIj4/ruNaurxkRWbs+S8Q4o0T0tWaNKDnNWEZEE9FnxHrkstbo61pKtG7ETet659SpacPT&#10;pv1zf+sfrHdTjcxpXDTrdCCn86lrR01bpfY1S0ZXo0StkdO2qX0/3b2WnF5C7WuMuxpR+nG/9OSn&#10;5RbacmLcD0qs9rVG9l0fORVNxoV/4hpR1oe1eXtf49S4loyFtsy3uXdYIuL4qM+IPYNyeL7ZeBFe&#10;k7HQemMdANc6CVUAAOC0fcPykiNzn3linBnzTT660j1wqtvTlr1zZaOalplNe1l/lahxfNw/Mepr&#10;xN5B2T9X5kreeWi4R9sHAAAAAHasIwvNIyvdfJsnR3VvWy+xiUFpthA0PTWpNXJpUJYGZbHVJAEA&#10;AACAcxiUfN6BwSceHV+3EA8tdw+c6o7Ml+YSXql2/WLT1zos9fi472sMS9SIUR8RMddkk7E4iDZL&#10;yYyIJmNxUPYMclBy1NfHVrrj49qWaZY1a0RXo+/XAqM1skZEH2U9zJklo6/TrqpRa8nMiMn6m9zW&#10;jlqLvsZaVjVrRGaNbJtpD9HMrLX2tfYbvVVzo+Fq9FFz2na1ZNTo6+mGqdNgbeRaHLaPWjKn5+wj&#10;x32NkiefHFItGfNNnJxETMO0mU1EH1Ei24v9ttMxZdQSG1cUXa2nxjUyFtsclDg830TEuKsnxv2+&#10;YVMybt4j5gPADmPqAgAAnmTQ5AsODr5wqvyXY5Nhk4+vdscn/fFxt9CW/cMyuPib9c5h0tdTk3pi&#10;3E/6WGzzwHzTZhxZaG7dN5i7rBMCAAAAwDXi0HwzKLl3UB5a7pa7WNz2/xG+xrFRP9fkXJM3LGqg&#10;CgAAAMB57Z9rnnsgPv34+MhCPLzcfeFUd2i+XLQJZ8m4bqF5cLkrpZwc9X2NPqLJGLZZMvcMcq7J&#10;NqMtOd/koDn9hrZhybmmLA3qE6M6yGybqDVHfW0y58q0EWvtavQ1SkQpWTKazD5j0kfWOm3QOm1n&#10;mpsiqdPlGhGRdeOjzIwosfaGuGmmda3r6vSgWiPXIq0RNTNz2sQ1omZOM7O53mN1GlgtNaPWPrOs&#10;dVLNcVdriZOjbnFQ+ppdrV2NcV9rRJPZlhj3NSLajDptynr+X7XWae/XKJkbgdtRFytdLRmLbbYl&#10;jyy006a1D6/2Tcn9c+XwfLNnoN8DADuMhCoAAHCmzLxxqT0w13zm8VGTcaDG8VF/YtyfOtXNtznX&#10;xFzJuYu+Ai6iq3V5Uk+O+9UuImK+zcPzZa7JPcNy277BPq1TAQAAANj5SsZNe9rxsfFck4+vdvPt&#10;xZ7426Jj437c16OLzaDkUQlVAAAAAC7oyEKTGX/82OiGxfbhle6h5X5hUPcPyvCCjQTmmjw83zy4&#10;PGlKrk5qydg3LMMSRxfb+fMfWCNOjvtp99TFYXQ1T3VdmznXRpZsIk5NYtTVklEiM6KZ/mdmF7Vk&#10;TMOr/bRDao2SEZFRa52GTtd7kG6kTkuutUmdNlBdC4DWmtMDn5RcXVspmRuNTJuStUaNKBkloq9Z&#10;M0pkH1Fr9BERdVRjXKPJXO376fNxTcZck4OSXY3VSV1q8+Skn/QREeOuXuBXnWZiS8b0PF2tK12d&#10;9DEosdCWtsTRhWZQotb66Gqd9PXIQtNmPHufjA8AO4/ZCwAAOLeFNl90eHh8XO89MWky9s+VE+P+&#10;1LgeW601amY/LDFoShM1M6dx1Yzoaoy7Oql1UqPrIyKGTR6cy8VBaTKGTT5rb3v99jeSAAAAAICZ&#10;ecZSe//JycH58sCp7vGV/tD8tmVUR119YtQvDnK+yVv3bW5QAQAAAADndt18M3d47o8fHzclToz6&#10;J0b9F8bdfJuLbZlvssm1NqRTtdau5krXnxz3fR81Yv+wTPq62sViE1FrrZHnqUqtdrWrsdr1GTnq&#10;YhJ1vikLTZaMIwvNIyt9Zt/XnDZKnfQxqjUjmoy2xLjPErWraxnUjS+o60HTtXhqZJTIuhY97SKz&#10;Rl+nR0wzqmuHrndRXVveOGFG9OuXMCxRSo77Og3EdnWtD2qb0ZQomV2NSV9LRslYaHNQ1tquDptY&#10;akub+chKN2zKE6N+1NVJX/ta55pci8huVmu3lrmNqHFy3E9qTFunDkrONXndQjMNtz42qifH/YG5&#10;Mt/k7QeG89v8+jsAuBo8Fw4AAJxXZu4b5p2Hhqcm9b4T4weXY+8gao3Vvq52dXVSl8d9HzF9Id2G&#10;tkRbcrHJNtfe91YyDs01Rxabg3PNxVuvAgAAAMCOUjKes3/wyUdH+4fl8dV+2MSewTY8Sdb19ZGV&#10;vsk4NNfsG5brNVAFAAAA4NLsHZYvvm74ueOT+2OyZ1hOjPoT4/7RlS4iSkZTskSNiBo56fo+MiKG&#10;TR5ZLHMlH13p5tvSlnJs1D243A9KLg5yrsSwybIpqtrX+sRqtzzplyfRZM2Si20OSgybct1800ft&#10;akz6GJYYNrnaRWlq10dXY1IjavR1rU1qHxHT3qnTBqprUc+akdOH0so0q1qj7+s0e7q+4UnB2bre&#10;szQimszTEdeo03+UzCxRMgclxl3ta5TIvkZToi3Zligl275mZF9j0JSI2Ddohk3ON7Hx0NsNS+1j&#10;K11X82TGuItJX5cntS2ZWUucHlBfo6u11BjVjFpLiYU2hyUzY/+w7B2W6fgeWe5OTer+ubJvWG7a&#10;0x5ZUAAEYEeSUAUAAC5usc3nHhg+e189NuqfGPXHVvsTk1qHp4OpfV17cV27qezXltw3LEcWmoNz&#10;pZVMBQAAAODp69B8c+NSGzEZ9fWx1T4jlwZPqSDW1/rgSt/VenShGTZ5x4HBrC8RAAAAgJ2kLfmc&#10;/YNnLLWfPzEuGXvXO6OO+zrpax+ZEZkx3zSDEnNNtiVLxtGF5hU3zD260t97YrJn0J4c9ycn9dho&#10;LU/aZExDqn2tXY0T437c18xYHJT5JkvGvmHZNyiRcWxUI2LSx6DEXFOGTaxM6ij6pkadBjgzx32d&#10;PnIWEXE6eFqnyzVrRGRkX9fTqtP2qv20B2zd6JO6EUVdj6fGk5uarjVrrbX2fTZNlMxhmyuTvq9r&#10;5yslFtoyKGuXdmLcN1mHpcy3udA+qcrXZFy30OwZlodOTR4fRVti1NWu1ozs4/TFdH2NiFJy2OTS&#10;IJvMzFhqc//cWuvU5Un/2Erf1Tg0X/YMyvWLzbP3KQACsFNJqAIAAJeqLXlovjk030REV+PYqFuZ&#10;1D6i76OrddLXGjlsYrEt800utCmVCgAAAMDucdu+wfKkrxEPL3ePrHSTWvYNMvNySmSjrj6y0ne1&#10;XrfQzLX5goPD+XYbmrICAAAAsNsstHnHgeFt++ojK/3jq92xUb/a1TP2mWty/1xzYJiH5pvpE197&#10;Bs0Ni+2fnZw8cKpbGtS+xqir41onfdQaNWrJ0pboagz6fqWrS23uGZY9g2zWq2Hjvva11rV2ppER&#10;C23ORzPu6rivkxpNREaMau3XeqnWzIxpKDVimkGtNWpGZK7tMg2drq0+uYHqppDq2RW5zGl31rV+&#10;rdPvmCux0metUWtMulrW3zdXMueaXOlirsbxUb/QnqOv6XyTz9w72D/qHjjVNZmjrvYROQ3HTmOq&#10;JQclmsx9wzJscqnNxUFpMmqty10cH/Urkzoocf1CM2zymXvaW/aK9gCwg5nGAACAy9FkHJxrYm7W&#10;4wAAAACAa0NmPP/g8JOPjiLi8dX+idV+tcuDc2u9Fy5RrfX4pD6x2jWZRxeauTaff2C4f048FQAA&#10;AIDL15a8frG5frGJiElfx31M+poZJWOuZHOu+tWwyVv3DW7Z204rXcdG/alJf0a49dS4X+1y2JRn&#10;7GnPOMWkTruuxuZzZ8SwyWGTfa215olJX/u6GpG1RmStG21R147NzBrrDVTX1dpnljjdr3TtzNPv&#10;Kud5YVzmWnPWvtbpPqWUdvrtGeOafa0b8dphk6tdHfW1dDHp6/n6NOwbNott88hKt9zV0aRf6WvX&#10;R43o+mgz5ptyYK4cmm8yoqt1edyv9nVlUrsabYlD82VpUIYl7zg4PKj6B8AOJ6EKAAAAAAAAANug&#10;LXnX4eGnHxtnxFyTj650XzjV7RmUPYO8eE61xslJf2xcx11dbMuh+WbY5AsOiqcCAAAAsJ3akm2J&#10;9VDnRZTMQ/PNofkmImqtXY1py9Om5PK4+/2H46Hlrq/nOFftc5pRzXNFRkuuZVH7yBJ1rR9qfdIO&#10;NWqtddM41xbOOuHaPheIp04PnjZQ3XzKptTsa0RGrSfG9cDc2vEZ2ZY67ut8k8td3Xv+yl5b4uhC&#10;OTGux0rM93Xcx/FRX0ptSulrXe3q/ScnGzs3GfNtLrZlvs0m84al5pY9bbuV19sBwLVJQhUAAAAA&#10;AAAAtkeT+YJDw/tOTP7L8fF80z4x6k+M++OjmG9zocm5JgfN6Qflpk/1jbpY6eupcd/XGDZ5dLGZ&#10;b3LvsDzvwGC+FU8FAAAA4JqQmZs7pU5zqTXi3LHQXAucni9/Oe7rqKv9egg116OnNSKmudHI04fX&#10;utYFNXNt2+mg6SUlPE9X5DZtrJFNRh9RSoy7/sQ49qy/Z25Qcjypfa0rk7p3cJGfZe8w9wzKE+P+&#10;gZNdW3LPoDQlD883GdHXmpklY1CyyYiI+bYcXWhuWGqGsqkAPF1IqAIAAAAAAADAdrppT3tovrn7&#10;iVHJ2D8sJ8f9yUl9bHXapyEyaikZEX2NWiMiSsZiW5YGOdfkoOQte9sbFptMz6gBAAAAcI2a5isz&#10;1rqqnmE9SBo16tkh0q7GyUnt61pf06ZkxlrL1GlP02m2MzJrv5FKrU/Kwp5VOTvXKM7ap9aaG6HX&#10;2tUYNNnVGtNIat+fHOd8E21Zy+JOaoy6SzlxLHf9iVG/Z5CHF9qIuGGxzaiTGl1fS2ZTYqHJpUHZ&#10;NyyLbar7AfA0I6EKAAAAAAAAANtsoc27Ds8dH/f3nZg8upJ7h7WvsdrVSa1dv/bAXMloM4ZNTnsz&#10;LA7KDQvN9YtNo38CAAAAANe2tmRElIzxuTKcJdfypH2N5sm1rhpxatzXWvu61il1+vk0uFky+lpr&#10;jZJZI2pmrTU3WqeuyyefcPqPvtZyyeHPabC2yWgypzHYQSkR9eS4Dpsy32aJ2tfoavQ1LlCuG/f1&#10;iVF/alznmrxuoRmWuPPQcP9cM+t/PwBw9UioAgAAAAAAAMAVsXdQnn9wOOnrY6v9E6vdyUldntTJ&#10;el+JzJxrYrEt+4bl4Jz+CQAAAADsGMMSJXNQ8mTt10Okpw0yy3pCdbNa66ku+ohxX2tE5tnNUKOs&#10;b621TmrUzDMisGcfUte7uWbEpRTYaq2TWpvMzFxoYqWLQYmuxlKbq32Mun48iq5mdP18Kd25gq+1&#10;1tU+Toz7U+O+ZB6cK3uGZbHNFxyaW2yV+ADYXSRUAQAAAAAAAOAKakseWWiOLKx1Tqg1ulpzrZWE&#10;59UAAAAA2Hkyc6HNk+OMyFEfZzQNHbaZ4yxZuyc3UZ3UmPR10tdaoylZa631XJHT9a8oWactWmv0&#10;GeW8gzkdUq3N+Qtua++Hq3XSR0Q2GW3GsCmjrquRS4Ocb0p2dVjqqI8T466rWcd9s9wtNqUpkRG1&#10;xqTWSY3Vrq81mxL7h83eYSkZNy61t+4bNKp9AOw+EqoAAAAAAAAAcPVkRiuYCgAAAMAOt39Yjo/6&#10;iFid1LknRzOHJSKiLTnpa406bYpao65Mal9rV6Mt2dWoEWv50/OkVNc/jax53iDrk3aOsxu6bnw0&#10;Na7RRwxKlMz5NiOiZPY1MnLvMPdHHhvXMqldn13NYcla4+Sk32gG25RoM/cOmvk255vMzMPz5Zl7&#10;2qXBeQO0APD0JqEKAAAAAAAAAAAAAADAFhyYK392MubbPDHp9w5zcy60LTlssqt11MWkj2l4c9xF&#10;H9H1kRFNib5bC5fWGhd4n1tmRo26tsOZWdaN9cy18/Q1mjjzjBu79TVqRJtRMuebnDZczcxaa0TU&#10;mvODnG9j3NV7T9ZJX+eaPLrYDEue8d2Zudjm4flydLGd1zgVgN1NQhUAANiavu8feOCBjdX9+/cv&#10;Li7OelAAAAAAsJM88sgjo9Foujw3N3fo0KFZjwgAAAAAtubAXBmU3DMoDy93q12d9iPdsNjmqMsm&#10;62pf24zMHPW1r7WPaDIysmStkVHr+TqornUtnX5e+xOPPDTdklHnlvYNF04/tJYZGRsdWePsxGut&#10;kRF9X0vJNqMpMdfksDl9eO0jIvr1sQyanGty/1yzf5gvODjsanQ1ur42JduMhTaXBqUtgqkAECGh&#10;CgAAbNVoNPqxH/uxjdXXvOY1L33pS2c9KAAAAADYSd797nffc8890+U77rjj9a9//axHBAAAAABb&#10;UzKvX2zGfW1LHBvXuaZubqO6Z5BPrNa5Jk9N6iSjlOhq9DWi1qbJiCgZXY1cj6CebfO22k9+613/&#10;amP1BV/+NTff+dL1PGpEXcum9jVKRBe1RJTI6SnW+qNGRMSgRMkcNrm58elGE9eyPv6+1kkfg4y5&#10;phxZaDKFUQHgvMqsBwAAAAAAAAAAAAAAAMAO84yltmTuG5aVSV2e1M0flcx9c82gRJOx0tVx38c0&#10;QVqmHU/X4qCZUddDpOeQWSMjpj1X1wKnEVEj10Op04TraTWi1uhrTGrt+trXOqlrGdRhk03mQpML&#10;TTz5kJprY1471WpXI2LY5FKb4qkAcGESqgAAAAAAAAAAAAAAAGzNsMlnLDV7BmWuycdW++7JYdG9&#10;g2xLLrRZI1YmtdZaI5pNgc8mo2RmRH+egOqm9OnGQq6vbmqCGqdjrjWij+hr9DW6GpM+ao2S0UQM&#10;Sy4NctjkGT1buxolIyIGZS1is9xFyRg2uX9O6AYALsJkCQAAAAAAAAAAAAAAwJY9c08735bD802N&#10;eGSl35xRLZmH5psmc77NcV/HfcSTs6FNRpy/jeo00pq5ljt98ue5/o96uslp5qYg65maJvcMsjmr&#10;Ieq04WqbmVmb9e86Ne4X25IRh+ebAAAuSEIVAAAAAAAAAAAAAACALWtKPu/AYFDi8Hyz2tVHVrrN&#10;WdP5JvfPlUHWppSuRl9jc0Q0M5/cRvX0gbXWrm7KnNaMJ8dPMyI3dVLNtT853TUjSk6/q2ZEZrSZ&#10;J8a1O6tb67jvI6ItMVfWsq4nxn1fY88wlwZlaSB0AwAXYbIEAAAAAAAAAAAAAADgcuwdlufsHyy0&#10;eXCuLHf1oZV+cyvV/cOyOChNRsna1zp+cka0LTlNk9aIro9pCrWfxlOnXVGn+dWosZZGPX14ySwZ&#10;0z85/RMREZlRSpSMjGgzm5IRMepqV+uJSX/GAMZ17QwLbZl+9bFRP9/msOQzljRQBYCLk1AFAAAA&#10;AAAAAAAAAADgMt2w1N66b7BnUKadVL9wqlvtTgdBD82VYYkms8noa4y6ujnCOihrzVSnIdW+1n4j&#10;nlojI2pM+6vWutYlNfKsAaz1UM3I9S6t05OUkm2J+SYjYtRHrXFq0k/WQ6pdXyd9zDUZGYuDjIgn&#10;RrXr48BcmW/yyIKEKgBcnIQqAAAAAAAAAAAAAAAAl+/mPe1z9g+WBuWGxSYjHzjVPbLSj/uIiKaU&#10;hTaHJUvmIGtmjPsYdbXra9SamW1GZmZEF9HVaU/UrDUyo9ZYS57W9Rap639qPXMMGxtqjYxoSmbE&#10;oGRmDprMiFFfpyHVrtZa62ofJWNQYk9bmszlSX981O8blmHJ2/YPSualXjwA7GLtrAcAAAAAAAAA&#10;AAAAAADAznbjUrvQ5qcfG7dLeWzUHx/1pyb9fJOLbcnIuTa6Wksppda+RtfHpMakRkZfI/oadb0J&#10;W1frNBva9RFRMzMzMqfdU+s0y5rTw2qcHSPta5Rci6cOm7WPM2JYYtTnqI9hieVJHZYc93WxzZK5&#10;b64Z9fWRlX6uyQNz5chCc2heA1UAuCQSqgAAAAAAAAAAAAAAADxVB+aalxwtnzs2yZjsHZQT4/7E&#10;uH9kpTs56Sd9ndSYj1ozu1ozI2t0tdZpy9OMMg2dRo2afURElIwmM6Yp1WmL1GlONdc+PSOkOu2q&#10;mhlNxuZ46prMQYlxX8d91KirXV1oc1By7zD7Wh9a7krmdQvNQltuPzCc9Q8JADuGhCoAAAAAAAAA&#10;AAAAAADbYFDy9gODG5eaz5+YlOXYNyyjvj60HMdH/biroz7ajDajj8iMUrNklLX+qFEyVrs66WtX&#10;1+KmEdGUjOZJvVI34qyZUTftOf0oI9qSbcmzx5YZbYlRV0ddlJLDJodNtpEPnpyUkkcXykKbdx4a&#10;NBkAwCWSUAUAAAAAAAAAAAAAAGDbLA3K8w8OR/vqQ8vdo6tdrbXro0Zfayy1mVmmu9WoGdlktCWa&#10;zC7isZVuZRK1r23JzOhr9DX6fu20tUaN6PuotUZkPDmbWus0nhrnjKeu7RY5zbQOM8Z9LZmPrvbz&#10;TbluoZlv865Dw4W2zPrHA4CdREIVAAAAAAAAAAAAAACAbTZs8qY97U172snBwYfvX31stXtstd87&#10;LMMmp51OByU3h0mPjfrVtvS1n26f1IiIWus4I+N0r9Q+oq9ZMnI9o9rXWmtOu7CeN55aa1djXGuJ&#10;qBGTGquTeqrpDs01+4ZlaVDuPDSc0z4VALZIQhUAAAAAAAAAAAAAAIArpS3lpj1tZqxMaldjz+Dc&#10;fUpPjPtJrV2NpTbbkn2t4z4mfdSSTckmoqtRa20yMiMiSsmstUaUzL5GRPQRk672JZqMjOluWWut&#10;GZO+9jUyspSY9LXWmGtz37DZNyw3LrW37mubFE8FgC2TUAUAAAAAAAAAAAAAAOAKumlP+4VT3d5h&#10;eXy1X5nU+fbMOOior5M+xl0tsdYHtWTONTHX5FyWYYka0dboarYl5prsa+0jIrOJ2kVG7duSJTMj&#10;+hrjaf/ViBp930fEWmA1o2bk3mGZ9Gvf8uLr5vYOy9YuBgBYJ6EKAAAAAAAAAAAAAADAFTTf5A2L&#10;Ta315Lh/ZKW7cakpT+5ZujKpETHuY9icGV7NiMxpP9RoIvYMmrkSXZRa66RG12dXa1NKRJSIrtaI&#10;jIg+atSIiCajySwlmsz5JueazKjLk9gzKIfmykA6FQCeAglVAAAAAAAAAAAAAAAArqxn7W0fXu4O&#10;LzQPnOoeXu6OLDS5KaQ66mpfa404K6B6piZjz7AZ93W1i9rXPuqwZMloS7Ql+5p9jb7WiBJRp19R&#10;MuabXGxzvi1zTc43+chKN+lrRBwf13nZGgC4XGZRAABga5qm+ZIv+ZKN1euuu27WIwIAAACAHeaO&#10;O+44fPjwdPno0aOzHg4AAAAAXA1tyTsODj756PjQXDyy0j260h+aLxsh1XFfu/WWp2fILLe98CUb&#10;q3sPXRcRg5JRo+vrsGTbRJNloY1p99R1tS1lvsmFNuebzCe3bJ1rcnlSI2L6nwDA5ZFQBQAAtmYw&#10;GHzDN3zDrEcBAAAAADvYl37pl856CAAAAAAwAwfnmmftrf/l2Liv5bHVvl/pD8+XkhkRkxp9jYha&#10;8syIammal7zy687YOOr6lS6akkuDnGvK0YXS1+gj+r5mZskYZMb527E20y/t68qkn/WvAgA7mIQq&#10;AAAAAAAAAAAAAAAAV8NNS82kr/eemJSSj650XzjVHZwrC22pNWpERsYFcqUREdFHrEz6cR+DjMVB&#10;aUtcN19KZpkeV/ISRhEl6/RU3ax/EADY0SRUAQAAAAAAAAAAAAAAuBoy89Z9g0HJ/3J8MizxyEr/&#10;0HI/19ZJXyMiLxgvrTVGfR31tdY635S5JueaPLJQSl5SKnWz6SG1Rq2z/kUAYCeTUAUAAAAAAAAA&#10;AAAAAODquWlPuzTITz8+HpQ8Me6fWO1PTmpfo4867mpTMrNGjYyomX2NSV+7PsZ9n5mDknNtlsy9&#10;w3JgmLn1eGpE9LVGRMlLbLkKAJybhCoAAAAAAAAAAAAAAABX1YG55mVHmz89Nv6zU5M9gzLqxyfH&#10;ddzVU10f3ebY6FqT0yZjvi3DJjNirsmDc2XYXH66tKsRESVzIKIKAE+BhCoAAAAAAAAAAAAAAABX&#10;W5Px7P2Dm/a0f3Zy8vBKV2tfay60JSNqjRo1IjOjRDQZmZlR59vcM8j55jJbp26Y9DUzmoz5pxBz&#10;BQAkVAEAAAAAAAAAAAAAAJiNYZO37huMuvpfjk/uPTGea7LJ6Gv0EaVGKdlkDErONWW+jeapBVM3&#10;rHZ1WDIiFlsJVQC4fBKqAAAAAAAAAAAAAAAAzNL+ubK4nHsHpS15ZKG5ot/V1zrqY98wM3PvsMz6&#10;0gFgBzOPAgAAAAAAAAAAAAAAMEsH55rMXGjLSlf7Wq/ody1PotZYbHPvINuihyoAXD4JVQAAAAAA&#10;AAAAAAAAAGZp2OS+YS4NstY4Mb6CCdVa6/FxP2xyUPLoYjvr6waAnU1CFQAAAAAAAAAAAAAAgBm7&#10;cbEdlFxo8/i4v3JtVFe6Ourq3kE2GdfNi9UAwFNiKgUAAAAAAAAAAAAAAGDGDs+X+Tb3z5W+xrFR&#10;f0W+o8bjq3VQYnFQblxq25KzvmgA2NkkVAEAAAAAAAAAAAAAAJixzHz2vsGw5FKbx0f9qNv+NqqP&#10;j7pxXw/ON8OSN+9pZ33FALDjSagCAAAAAAAAAAAAAAAwe4fmyqH55uB805R8eKXr6naGVE9N+mOj&#10;undY5pt89r6BBqoA8NRJqAIAAAAAAAAAAAAAADB7mXn7gcGw5JGFpq/x4HLfb1NIdXXSP7LSzTV5&#10;YK5ct9AcWRCoAYBtYEIFAAAAAAAAAAAAAADgmjAs+fyDg2GTRxaaSV8fXO67p5xRPTXpH1zpBqUc&#10;WWiW2rx9/yBTA1UA2AYSqgAAAAAAAAAAAAAAAFwr9s81zzswnG/L0YVm0tcvnJwsT/rLPFeNx1e7&#10;h5f7YSlHF5qFNl94eK4t4qkAsD3aWQ8AAADYYcbj8Xve856N1S/+4i++9dZbZz0oAAAAANhJPvSh&#10;Dz388MPT5euvv/5Lv/RLZz0iAAAAALi2XLfQlIw/fmx8w1I+eGL0737l3XNtLrXZZN5+54tuvOXW&#10;i56h1rrS1cdX67ive4flwFzZMyh3HRoOG/FUANg2EqoAAMDWdF33+7//+xurt9xyi4QqAAAAAGzJ&#10;Zz/72XvuuWe6fMcdd0ioAgAAAMDZDs03Lzqcf/z4OBbygc/84WpXI2JQYt+RG2545rMyzxs07Wtd&#10;nsTxcT/q6qDJ6xebuSavW2hu3z/QPRUAtpeEKgAAAAAAAAAAAAAAANecPcPyxUfm/uSRbr7NYZOj&#10;rq529bHVet/Jbq7NYUZbSslaMvtauxqTvq52ddRHrTFs8vB8WRyUYcln7xscWSgXCLUCAJdHQhUA&#10;AAAAAAAAAAAAAIBrUZNx2/7B9YvNsdU+I+aaPDBXlgZlZdKv1Ki127xzyRiU3DfMxTYHJZuMZ+wZ&#10;3LTUaJ0KAFeIhCoAAAAAAAAAAAAAAADXrmHJ6xaacV9PTer+uXJwrsRciYhJX/saNaJklMwmIyIy&#10;c+8gjy62180X2VQAuKIkVAEAAAAAAAAAAAAAALjWDUruH+bzDw6/6Pr5Y6N+eVJXJn0XUeta99T5&#10;Jhfb3DsUTAWAq0RCFQAAAAAAAAAAAAAAgB1jrskjC82sRwEARJn1AAAAAAAAAAAAAAAAAAAA2GEk&#10;VAEAAAAAAAAAAAAAAAAA2BoJVQAAAAAAAAAAAAAAAAAAtkZCFQAAAAAAAAAAAAAAAACArZFQBQAA&#10;AAAAAAAAAAAAAABgayRUAQAAAAAAAAAAAAAAAADYGglVAAAAAAAAAAAAAAAAAAC2RkIVAAAAAAAA&#10;AAAAAAAAAICtkVAFAAAAAAAAAAAAAAAAAGBrJFQBAAAAAAAAAAAAAAAAANgaCVUAAAAAAAAAAAAA&#10;AAAAALamnfUAAACAHWY4HH7Hd3zHxuqePXtmPSIAAAAA2GG+8Ru/cTweT5eHw+GshwMAAAAA17S2&#10;bT20BgDXJglVAABga0opR44cmfUoAAAAAGAHO3DgwKyHAAAAAAA7RmZ6aA0Ark1l1gMAAAAAAAAA&#10;AAAAAAAAAGCHkVAFAAAAAAAAAAAAAAAAAGBrJFQBAAAAAAAAAAAAAAAAANgaCVUAAAAAAAAAAAAA&#10;AAAAALZGQhUAAAAAAAAAAAAAAAAAgK2RUAUAAAAAAAAAAAAAAAAAYGskVAEAAAAAAAAAAAAAAAAA&#10;2BoJVQAAAAAAAAAAAAAAAAAAtkZCFQAAAAAAAAAAAAAAAACArZFQBQAAAAAAAAAAAAAAAABgayRU&#10;AQAAAAAAAAAAAAAAAADYGglVAAAAAAAAAAAAAAAAAAC2RkIVAAAAAAAAAAAAAAAAAICtkVAFAAAA&#10;AAAAAAAAAAAAAGBrJFQBAAAAAAAAAAAAAAAAANiadtYDAAAAdpha6+rq6sbqYDBommbWgwIAAACA&#10;nWQ0GvV9P10upQyHw1mPCAAAAACuXWc8tNa2bduKwwDANcGUDAAAbM3q6ur3fM/3bKy+5jWveelL&#10;XzrrQQEAAADATvKzP/uz99xzz3T5jjvueP3rXz/rEQEAAADAtWsymWx+aO1Vr3rVy1/+8lkPCgCI&#10;iCizHgAAAAAAAAAAAAAAAAAAADuMhCoAAAAAAAAAAAAAAAAAAFsjoQoAAAAAAAAAAAAAAAAAwNZI&#10;qAIAAAAAAAAAAAAAAAAAsDUSqgAAAAAAAAAAAAAAAAAAbI2EKgAAAAAAAAAAAAAAAAAAWyOhCgAA&#10;AAAAAAAAAAAAAADA1kioAgAAAAAAAAAAAAAAAACwNRKqAAAAAAAAAAAAAAAAAABsjYQqAAAAAAAA&#10;AAAAAAAAAABbI6EKAAAAAAAAAAAAAAAAAMDWSKgCAAAAAAAAAAAAAAAAALA1EqoAAAAAAAAAAAAA&#10;AAAAAGyNhCoAAAAAAAAAAAAAAAAAAFvTznoAADvVT/3UT/36r//6rEcBADMwmUw+9KEPbazef//9&#10;N95446wHBQCz9LrXve4FL3jBrEcBsPP85m/+5j/7Z/9s1qMAgNn42Mc+9thjj02XP/7xj3/605+e&#10;9YgAYJZe/OIXv/a1r531KAB2gHe84x0f/OAHZz0KAJiBvu8/8IEPbKz+2Z/92Xve855ZDwoAZumb&#10;v/mbX/jCF856FBERWWud9RgAdobf+Z3fecUrXjHrUQAAAHDNede73uX5OYBLdPPNN993332zHgUA&#10;AADXlr/6V//qO97xjlmPAuBa9LGPfeyLv/iLZz0KAAAArjk/93M/97rXvW7Wo4jQQxXg0u3bt+9r&#10;v/ZrI+L/+//+P/F+drnBYLCwsLCxeuLEib7vZz0o4OrJzL17926srqysjEajWQ8KuKqWlpaappku&#10;j8fj5eXlWY8IANgxvvIrv/Lhhx/+2Mc+9sADD8x6LDBj+/bt21j2l2vYhTb/5XoymZw6dWrWIwKu&#10;qrm5ubm5uY3VY8eOzXpEAMA1au/evdOH1t73vvd5Poddrm3bxcXFjVUPrcFu46E1QF0drlkSqgCX&#10;6nnPe9573/veiGjbtuu6WQ8HZmnPnj233XbbxurHP/5xf8+HXaWU8tznPndj9XOf+9zDDz8860EB&#10;V9Uzn/nMpaWl6fJjjz129913z3pEAMCO8TM/8zMR8S3f8i2/+Iu/OOuxwIxt/sv15z//+QcffHDW&#10;IwKuqptuumnjibonnnjiT/7kT2Y9IuCqOnjw4E033TRdrrX+5//8n2c9IgDgGnXbbbdNH1pbXFz0&#10;3lh2uaWlpdtvv31j9Q//8A9XV1dnPSjg6snMzXX1P/3TP33ooYdmPSjgqrr55pv37NkzXX788cc/&#10;+9nPznpEwBoJVYAt27Nnj4Qqu9z8/Pzm1aWlpeFwOOtBAVdPKWXz6tzc3Mbf+YFdYvN/D7Rt678E&#10;oG0V2QC2Zn5+3i0EbOYv17ALbbzoPfzlGnalM/7HNf8lAGf8b9AAnG3Pnj2b/x4Bu9AZNwyLi4uD&#10;wWDWgwKuHg+tAerqcIZr56G1rLXOegwAwA7zG7/xG9/5nd+5sforv/IrN95446wHBVw9J06ceOUr&#10;X7mx+k/+yT/5C3/hL8x6UMBV9df+2l/75Cc/OV3+2q/92re+9a2zHhEAAOwwfd+/4hWv2Fh985vf&#10;/PrXv37WgwKuqm/7tm/76Ec/Ol3+8i//8re97W2zHhFwVf3UT/3UD//wD0+XB4PBb/7mb856RAAA&#10;cK37wAc+8OY3v3lj9V3vetctt9wy60EBV8/q6uqXfdmXbay+5S1v+eZv/uZZDwq4qv7W3/pbf/AH&#10;fzBd/m/+m//me7/3e2c9ImBNeeqnAAAAAAAAAAAAAAAAAABgV5FQBQAAAAAAAAAAAAAAAABgayRU&#10;AQAAAAAAAAAAAAAAAADYGglVAAAAAAAAAAAAAAAAAAC2RkIVAAAAAAAAAAAAAAAAAICtkVAFAAAA&#10;AAAAAAAAAAAAAGBrJFQBAAAAAAAAAAAAAAAAANgaCVUAAAAAAAAAAAAAAAAAALYma62zHgMAsMOc&#10;OnXqkUce2Vi98cYb27ad9aCAq6fv+/vuu29j9eDBg3v27Jn1oICr6oEHHhiNRtPlxcXFw4cPz3pE&#10;AACww9Ra77333o3VAwcO7N27d9aDAq6qBx98cHV1dbo8Pz9/5MiRWY8IuKqOHTv2xBNPbKw+85nP&#10;nPWIAADgWre8vPzwww9vrN5www2DwWDWgwKuHg+tAZvr6gsLC9ddd92sRwSskVAFAAAAAAAAAAAA&#10;AAAAAGBryqwHAAAAAAAAAAAAAAAAAADADiOhCgAAAAAAAAAAAAAAAADA1kioAgAAAAAAAAAAAAAA&#10;AACwNRKqAAAAAAAAAAAAAAAAAABsjYQqAAAAAAAAAAAAAAAAAABbI6EKAAAAAAAAAAAAAAAAAMDW&#10;SKgCAAAAAAAAAAAAAAAAALA17awHAAAA7BgPP/zwRz7ykd/7vd/7zGc+c/z48aWlpZtvvvmLvuiL&#10;vuRLvuT222/PzFkPEAAAAACudYpsAAAAAHDp1NMA4BqXtdZZjwEA2JE+8IEPfP/3f/9Wj3rVq171&#10;t//235712IEtO378+I/8yI/8p//0n863w8GDB9/85je/+MUvnvVIge1n0gcAgCvH/TbsKopssGuZ&#10;8QEAYLu4u4ZdRT0NdjOTPuwgeqgCAJfpc5/7XNd1Wz2q7/tZDxzYsrvvvvstb3nLysrKBfZ57LHH&#10;/qf/6X/683/+z3/7t3+799LB04xJHwAArhz327B7KLLBbmbGBwCA7eLuGnYP9TTY5Uz6sIOUWQ8A&#10;ANip7rnnnlkPAbga7rvvvje/+c0XrvRteO973/u2t72t1jrrUQPbyaQPAABXjvtt2CUU2WCXM+MD&#10;AMB2cXcNu4R6GmDShx1ED1UA4DJ9+tOfnvUQgCtuPB6/5S1v2fxOqZtvvvnv/J2/87znPW9+fr7W&#10;+sQTT/zWb/3WT/zET4xGo+kO73//+1/0ohd99Vd/9azHDmwbkz4AAFw57rdhN1BkA8z4AACwXdxd&#10;w26gngaESR92lPSiCADgMnRd99rXvna6/GVf9mX/6B/9o1mPCLgi/tW/+lfvete7Nla/6qu+6u/9&#10;vb9XSjljt2PHjr3pTW96+OGHp6uZ+c53vnPv3r2zHj6wDUz6AABw5bjfhl1CkQ12OTM+AABsF3fX&#10;sEuopwEmfdhZylM/BQCwCx07dmxj+TnPec6shwNcEcePH99c6bv99tvPWemLiH379r31rW/dWK21&#10;/sIv/MKshw9sD5M+AABcOe63YTdQZAPM+AAAsF3cXcNuoJ4GhEkfdhoJVQDgcjzyyCMby7fccsus&#10;hwNcEf/u3/27zav/8B/+w3NW+qZuuOGGr/qqr9pY/eVf/uXJZDLrKwC2gUkfAACuHPfbsBsosgFm&#10;fAAA2C7urmE3UE8DwqQPO42EKgBwOe6///6N5euvv37WwwG2X631l37plzZW77rrrmc84xkXPuTV&#10;r371xnLf95/61KdmfRHANjDpAwDAleN+G572FNmAMOMDAMD2cXcNT3vqacCUSR92FglVAOBy3Hvv&#10;vRvLhw8fnvVwgO33Z3/2ZydPntxYfdWrXnXRQ571rGdtXv2N3/iNWV8EsA1M+gAAcOW434anPUU2&#10;IMz4AACwfdxdw9OeehowZdKHnUVCFQC4HHfffffG8tLS0qyHA2y/P/qjP9q8+sIXvvCihzRN8+IX&#10;v3hj9bd/+7dnfRHANjDpAwDAleN+G572FNmAMOMDAMD2cXcNT3vqacCUSR92FglVAOBy/Mmf/Ml0&#10;4ZnPfGZmzno4wPb73d/93Y3l+fn5AwcOXMpRL3vZyzaWjx07trKyMuvrAJ4qkz4AAFw57rfhaU+R&#10;DQgzPgAAbB931/C0p54GTJn0YWeRUAUAtqzrukceeWS6fMcdd8x6OMAV8Qd/8Acby3feeeclHnXL&#10;LbdsXn3wwQdnfR3AU2LSBwCAK8f9NuwGimyAGR8AALaLu2vYDdTTgDDpww7UznoAAMDOc+LEiY3l&#10;W2+9NSLG4/Ef/MEffPzjH//DP/zDe++9t+u6Q4cO3XXXXS984Qtf/vKX7927d9ZDBrZmMpkcP358&#10;Y/W5z33uJR54/fXXb1597LHHzij/ATuLSR8AAK4c99vwtKfIBoQZHwAAto+7a3jaU08Dpkz6sONI&#10;qAIAW7bxWpqIOHLkyPve974f+ZEfmUwmm/e5//7777///ve9730R8aVf+qXf8R3fsW/fvlkPHLhU&#10;myt9EXHjjTde4oF79uzZvPrEE0/M+lKAp8SkDwAAV477bXjaU2QDwowPAADbx901PO2ppwFTJn3Y&#10;cSRUAYAt+8IXvrCx/La3vW1lZeXC+//mb/7mRz7ykTe/+c1f8RVfMeuxA5fk1KlTm1cv/f1Sc3Nz&#10;m1cfffTRWV8K8JSY9AEA4Mpxvw1Pe4psQJjxAQBg+7i7hqc99TRgyqQPO06Z9QAAgJ3n3nvv3Vi+&#10;6E3/VN/3/+Jf/Iuf//mfn/XYgUuyvLy8eXVpaekSDxwMBptXT5w4MetLAZ4Skz4AAFw57rfhaU+R&#10;DQgzPgAAbB931/C0p54GTJn0YcfRQxUA2LJ77rnnjC133HHHX/pLf+n222/fu3dvZo7H44ceeuj9&#10;73//L/7iL/Z9v7HbO9/5zltvvfUVr3jFrK8AuIgzin3z8/OXeGBmbl6dTCazvhTgKTHpAwDAleN+&#10;G572FNmAMOMDAMD2cXcNT3vqacCUSR92HD1UAYAt+5M/+ZON5VLKd33Xd/2Lf/EvXvayl+3fv7+U&#10;kpnD4fCmm276K3/lr/z0T//0i170os3Hfs/3fM/x48dnfQXARWz+G3tENE1ziQeeUewDdjqTPgAA&#10;XDnut+FpT5ENCDM+AABsH3fX8LSnngZMmfRhx9FDFQB2u7/zd/7OQw89dOF9fuAHfuCZz3zmdLnv&#10;+wceeGC6vLS09Pa3v/3o0aPnO3Dv3r3/2//2v/3P//P//LGPfWy6ZTKZvOtd7/rrf/2vz/q6gQsp&#10;5TLfZXNGlbBt/Y0DdjCTPgAAXKKtVtjC/TbsDopsgBkfAADOx0NrwNnU04Aw6cPOZOoFgN2u67qu&#10;6y68T611Y7mU8su//MuXfv5Sylve8pa//tf/+mg0mm75t//2377+9a8fDAazvnTgvM54/9xkMrnE&#10;A88o9u3du3fWlwJcPpM+AABcoq1W2ML9NuwOimyAGR8AAM7HQ2vA2dTTgDDpw850mS+ZAAC4dEtL&#10;S9/4jd+4sdp13b333jvrQQEXsmfPns2ry8vLl3jgeDzevHrw4MFZXwpwVZn0AQDgynG/DTuOIhtw&#10;Gcz4AACwXdxdw46jngZcHpM+zJyEKgBwNXzFV3zF5tV77rln1iMCLuSMYt+pU6cu8cCVlZXNq/v3&#10;75/1pQBXm0kfAACuHPfbsLMosgGXx4wPAADbxd017CzqacBlM+nDbEmoAgBXw5EjRzav3n///bMe&#10;EXAhi4uLm1cffvjhSzzwjLLgoUOHZn0pwNVm0gcAgCvH/TbsLIpswOUx4wMAwHZxdw07i3oacNlM&#10;+jBb7awHAADM2E/8xE9chW+Zn5/fvDoej2d93cCFzM3NlVL6vp+u3nvvvZd44IMPPrh59Yy/8wO7&#10;gUkfAIBd6OpU2ML9Nuw0imzA5THjAwCwG3hoDTibehpw2Uz6MFt6qAIAV0OtdfPqnj17Zj0i4EIy&#10;80UvetHG6ic/+clLPPDuu+/eWF5YWDjj7/zAbmDSBwCAK8f9NuwsimzA5THjAwDAdnF3DTuLehpw&#10;2Uz6MFsSqgDA1XD8+PHNq7fccsusRwRcxItf/OKN5bvvvnsymVzKUZvLgi9/+ctnfRHADJj0AQDg&#10;ynG/DTuOIhtwGcz4AACwXdxdw46jngZcHpM+zJaEKgBwNWx+Q1VEPOMZz5j1iICLeOELX7h59U//&#10;9E8vekjXdb/7u7+7sfqVX/mVs74IYAZM+gAAcOW434YdR5ENuAxmfAAA2C7urmHHUU8DLo9JH2ar&#10;nfUAAICd5POf//wb3vCGjdUf+7EfO3r06KUc+Mu//Msby3Nzc+774dr33Oc+t23bjbfQ/dqv/dq3&#10;fdu3XfiQT33qU7XWjdU777xz1hcBXD6TPgAAXDnut2H3UGSD3cyMDwAA28XdNewe6mmwy5n0YYfS&#10;QxUA2IIjR450m3zwgx+8lKM+//nP/+f//J83Vr/u676uFDchcK1rmubP//k/v7H6q7/6qydPnrzA&#10;/rXWf/2v//XG6ktf+tKlpaVZXwRw+Uz6AABw5bjfht1DkQ12MzM+AABsF3fXsHuop8EuZ9KHHcr/&#10;lwMAtmB+fv7222/fWP25n/u5J5544sKHdF33Pd/zPZu3vOY1r5n1dQCX5Bu+4Rs2r/7wD//wBXZ+&#10;3/ve96lPfWpj9fWvf/2shw88JSZ9AAC4ctxvw66iyAa7lhkfAAC2i7tr2FXU02A3M+nDDiWhCgBs&#10;zbd+67duLK+urn7nd37ngw8+eL6dV1ZW/uk//aef//znN7Z8/dd//ZEjR2Z9EcAluemmm17xilds&#10;rH7oQx/6hV/4hXPu+cEPfvAHf/AHN1Zf/OIX33HHHbMePvBUmfQBAODKcb8Nu4ciG+xmZnwAANgu&#10;7q5h91BPg13OpA87UdZaZz0GAGAnqbV++7d/+3333bd546tf/eqv+qqvuuGGGxYWFjKz67pHH330&#10;t37rt37mZ37m1KlTG7vt2bPnJ3/yJ+fn52d9EcClOn78+N/8m39zNBptbHnpS1/6N//m37z55pub&#10;pplMJvfee+873/nO3/7t397YoZTyUz/1UwcPHpz12IGnyqQPAABXjvtt2FUU2WDXMuMDAMB2cXcN&#10;u4p6GuxmJn3YiSRUAYAtO3bs2N/9u3/3+PHjWzqqlPL2t7/9Wc961qyHD2zNJz7xiX/8j//xpe//&#10;v/wv/8tLXvKSWY8a2B4mfQAAuHLcb8OuosgGu5YZHwAAtou7a9hV1NNgNzPpw47T/LN/9s9mPQYA&#10;YIeZm5v7c3/uz/3u7/7usWPHLvGQffv2fd/3fd8tt9wy67EDW3b06NE777zzP/yH/3ApO//Tf/pP&#10;X/ayl816yMC2MekDAMCV434bdhVFNti1zPgAALBd3F3DrqKeBruZSR92HD1UAYDLVGv9T//pP/3k&#10;T/7kww8/fIHdmqb51m/91r/4F//icDic9ZCBy/fwww9/3/d93yc+8Ynz7fCCF7zgf/gf/ofrrrtu&#10;1iMFtp9JHwAArhz327CrKLLBrmXGBwCA7eLuGnYV9TTYzUz6sINIqAIAT0mt9d577/3oRz/6yU9+&#10;8rOf/eyjjz6amYcPH77pppvuuOOOL/7iL37e857Xtu2shwlsj/vvv/8jH/nI7/zO73zuc587fvz4&#10;nj17brvttpe+9KWveMUrbrrpplmPDriyTPoAAHDluN+GXUWRDXYtMz4AAGwXd9ewq6inwW5m0ocd&#10;QUIVAAAAAAAAAAAAAAAAAICtKbMeAAAAAAAAAAAAAAAAAAAAO4yEKgAAAAAAAAAAAAAAAAAAWyOh&#10;CgAAAAAAAAAAAAAAAADA1kioAgAAAAAAAAAAAAAAAACwNRKqAAAAAAAAAAAAAAAAAABsjYQqAAAA&#10;AAAAAAAAAAAAAABbI6EKAAAAAAAAAAAAAAAAAMDWSKgCAAAAAAAAAAAAAAAAALA1EqoAAAAAAAAA&#10;AAAAAAAAAGyNhCoAAAAAAAAAAAAAAAAAAFsjoQoAAAAAAAAAAAAAAAAAwNZIqAIAAAAAAAAAAAAA&#10;AAAAsDUSqgAAAAAAAAAAAAAAAAAAbI2EKgAAAAAAAAAAAAAAAAAAWyOhCgAAAAAAAAAAAAAAAADA&#10;1kioAgAAAAAAAAAAAAAAAACwNRKqAAAAAAAAAAAAAAAAAABsjYQqAAAAAAAAAAAAAAAAAABbI6EK&#10;AAAAAAAAAAAAAAAAAMDWSKgCAAAAAAAAAAAAAAAAALA1EqoAAAAAAAAAAAAAAAAAAGxNO+sBAADA&#10;Dnbq1KlPfepTH/3oRz/+8Y//4R/+4X333ffAAw8sLy8PBoMjR47cdNNNd9555wtf+MKXv/zld911&#10;1/79+2c9XgAAAAC4tqiwAQAAAMCWKKkBANeUrLXOegwAALDDjMfjd7/73T/4gz/4/ve//9KPetGL&#10;XvQd3/Edr3vd6w4cOHDZX/2e97znta997QV2eOyxx5aWlq7EVX/4wx9+5StfeYEdTpw4MRwOL7DD&#10;9ddf/9hjjz2VMQwGg0OHDt1+++3PfvazX/GKV7zsZS+78847r9D1AgAAAHDlqLCdkwobAAAAAOej&#10;pHZOSmoAMHMSqgAAsAWTyeT/+r/+r3/wD/7BqVOnLvskf+2v/bXv/u7vvvnmmy/j2He/+92vfvWr&#10;L7DDr/zKr3zDN3zDlbj2/+6/++9+8id/8gI7rK6uXrjYd+jQoadY7Dunr/7qr/62b/u217zmNYPB&#10;4EpcOAAAAADbSIXtAjuosAEAAABwNiW1C+ygpAYAM1dmPQAAANgxPvOZz9x+++1/9+/+3adS6YuI&#10;d7zjHc985jPf8pa3rK6ubvsgf/iHf/hKXPt4PP7X//pfX4kzP3Xve9/7vvmbv/ngwYM/8AM/MB6P&#10;Zz0cAAAAAM5Lhe1KnPmpU2EDAAAAuGYpqV2JMz91SmoAsEFCFQAALsm//bf/9o477vjc5z63XSf8&#10;3//3//3WW2/9oz/6o+0d57//9//+xIkT2375v/Vbv9V13bafdhudPHnyjW9847Of/ezf+q3fmvVY&#10;AAAAADgHFTYVNgAAAAC2RElNSQ0Arn0SqgAAcHG/+Iu/+NrXvnbbT/uFL3zhzjvv/OAHP7i9p33f&#10;+9637UP9yZ/8yW0/55Vw3333femXfulb3/rWWuusxwIAAADAaSpsKmwAAAAAbImSmpIaAOwIEqoA&#10;AHARH/3oR7/lW77lfJ9+yZd8yY/+6I/+/u///v3337+ystJ1Xd/3XdctLy9/4Qtf+PCHP/x//B//&#10;x3Of+9wLnP8rvuIrPvaxj23jgH/oh35oe3+B0Wj00z/909t7zivqu77ru771W7+17/tZDwQAAACA&#10;CBU2FTYAAAAAtkhJTUkNAHaK9JIGAAC4gJMnTz7zmc987LHHzv7ob/2tv/XWt771+uuvv5TzfPrT&#10;n37zm9/8nve855yf7tu37/Of//y+ffsuep53v/vdr371qy+62xNPPHEpZ7tE//E//sdXvvKVF91t&#10;dXV1OBxeYIdDhw6d/Uv+9m//9stf/vKLnrzWWmtdWVl5/PHHP/OZz3z4wx/+l//yX95zzz0XOOS/&#10;/W//25/5mZ8pxXt5AAAAAGZJhS1U2AAAAADYCiW1UFIDgJ3DtAcAABfyP/6P/+M5K33ve9/7fuIn&#10;fuISK30Rcccdd7z73e/+tV/7tXOWw44dO/amN71pG4f93ve+dxvP9hM/8RPbeLYzNE1zKbtlZill&#10;cXHxGc94xld+5Vf+43/8j+++++7Pfvazf/tv/+3zHfJzP/dz/+Af/IMrN3IAAAAALoUKW6iwAQAA&#10;ALAVSmqhpAYAO4eEKgAAnNfDDz/8Az/wA2dvf+973/tVX/VVl3HCr/mar/nEJz4xPz9/9kc/9VM/&#10;9ad/+qeXN84bbrjhjC0/+IM/uF0/wmg0+pmf+ZmLfuNM3Hbbbf/yX/7LT3/6089//vPPucPb3va2&#10;d7/73bMeJgAAAMDupcIWKmwAAAAAbIWSWiipAcCOIqEKAADndc7XsL3hDW/42q/92ss+5+233/7r&#10;v/7r5/zobW972+Wd841vfOMZWz74wQ8+/vjj2/IjfPjDH+77fvOWW2655Zu+6Zu25eTb4rnPfe7H&#10;Pvax1772tef89HWve93x48dnPUYAAACAXUqFLVTYAAAAANgKJbVQUgOAHUVCFQAAzuuHfuiHzt74&#10;z//5P3+Kp/2v/+v/+vWvf/3Z23/0R3/0jLLaJfr6r//6o0ePnrHx3/27f7ctP8KP//iPn7HlTW96&#10;U9u223Ly7TIcDn/hF37h677u687+6NSpU//9f//fz3qAAAAAALuUCluosAEAAACwFUpqoaQGADuK&#10;hCoAAJzbo48+eu+9956x8W/8jb+xd+/ep37y7/7u7z5748rKyh//8R9fxtnatn3DG95wxsa3v/3t&#10;T32cq6urP/uzP3vGxr/4F//i5RUlr6imaX7pl37p5ptvPvujd7zjHXffffesBwgAAACw66iwhQob&#10;AAAAAFuhpBZKagCw00ioAgDAuX32s589e+M5X3h2GW699da77rrr7O2/93u/dxln6/v+da973Rkb&#10;P/KRjzzyyCNPcZwf+tCHzthy22233XLLLddgsS8i5ufn3/Wud53zo3/4D//hrEcHAAAAsOuosIUK&#10;GwAAAABboaQWSmoAsNNIqAIAwLmd/S66iLjtttu26/zf/u3ffvbG3/md37mMU3Vd95znPOfGG288&#10;Y/uv/uqvPsVB/viP//gZW970pjdFxGQy2a7fYXu9/OUvf/WrX3329l/6pV966KGHZj06AAAAgN1F&#10;hS1U2AAAAADYCiW1UFIDgJ1GQhUAAM7tSteGvvzLv/zsjZ/5zGcu41STySQz3/jGN56x/fu///uf&#10;yghXVlZ+/ud//oyNr33tayNiPB5f0R/nqfje7/3ec25/xzveMeuhAQAAAOwuKmwqbAAAAABsiZKa&#10;khoA7DgSqgAAcG5935+98Y/+6I+26/zPec5zzt74p3/6p5dxqq7rIuJbv/Vbz9j+e7/3e0+lZPnB&#10;D37wjC233377zTffHNfw6+gi4nnPe97LXvays7c/xdInAAAAAFulwqbCBgAAAMCWKKkpqQHAjiOh&#10;CgAA53bw4MGzN/6bf/Nvtuv8S0tLi4uLZ2x87LHHLuNU05fDPfvZz77lllvO+OhXfuVXLnuEP/7j&#10;P37Glje96U2bv/Ga9eY3v/nsjffdd999990366EBAAAA7CIqbCpsAAAAAGyJkpqSGgDsOBKqAABw&#10;bs961rPO3virv/qrn/rUp7brK06ePFmf7POf//xlnGej9PbGN77xjI/e9ra3Xd7YlpeXf/EXf/GM&#10;jX/hL/yF6cJoNNquH+FK+Lqv+7pzbv+P//E/znpoAAAAALuICpsKGwAAAABboqSmpAYAO46EKgAA&#10;nNvzn//8c27/+q//+kcffXTWo3uSyWQyXfjmb/7mMz76+Mc//sADD1zGOT/wgQ+cseV5z3veTTfd&#10;NF2+xl9Hd+jQoZtvvvns7e9///tnPTQAAACAXUSF7YwtKmwAAAAAXJiS2hlblNQA4NonoQoAAOd2&#10;4MCBL/7iLz57+z333HPXXXd95CMfmfUAT9sovd1yyy233XbbGZ/+v//v/3sZ5/yxH/uxM7a86U1v&#10;Ovsbr1nf8i3fcvbGd7/73bMeFwAAAMAuosJ2xhYVNgAAAAAuTEntjC1KagBw7ZNQBQCA8/pf/9f/&#10;9Zzbv/CFL/xX/9V/9cIXvvD//r//72vh1XRd120sby7JTX3/93//Vk+4vLz8S7/0S2ds/MZv/MaN&#10;5Y0X4F2zXvGKV5y98Qtf+MK1X6YEAAAAeDpRYdtMhQ0AAACAi1JS20xJDQCufRKqAABwXq961avu&#10;vPPO8336iU984i//5b98+PDh5z//+d/7vd/7iU98YlYlsL7vN5a/6Zu+6YxPP/WpT/3Zn/3Zlk74&#10;H/7Dfzhjy5133nnjjTdurG4uL16bzvcv7loozgIAAADsHipsG1TYAAAAALgUSmoblNQAYEeQUAUA&#10;gPMqpbz3ve8dDocX3u2P//iPv/M7v/OFL3zhYDD46q/+6h/6oR/6gz/4g5WVlas2zs3Fvptuuul5&#10;z3veGTuc/W65C/s//8//84wtZ7/l7hp3/fXXn3P7Qw89NOuhAQAAAOwiKmwbVNgAAAAAuBRKahuU&#10;1ABgR5BQBQCAC7n55pt/53d+56L1vg2//uu//vf+3t978YtfvLCwcNddd33Xd33X+973voceeqjW&#10;etXG/Pf//t8/Y8vb3va2Sz/81KlTv/zLv3zGxte85jVXbfzbYv/+/efcfuzYsVkPDQAAAGB3UWGb&#10;UmEDAAAA4BIpqU0pqQHAjiChCgAAF/FFX/RFd99999nveLuoT37yk29961u/5mu+5ujRo/v373/9&#10;61//zne+83Of+9yVLvydXZj7kz/5k89//vOXePj73//+M7a86EUvOt/b3a5Z56vPPv7447MeGgAA&#10;AMCuo8KmwgYAAADAliipKakBwE4hoQoAABd30003feITn/jpn/7po0ePXt4Zjh8//rM/+7N/9a/+&#10;1VtvvfXo0aP/5J/8k7vvvvsKjfbGG2+86667ztj4rne96xIP/9Ef/dEztrzxjW+8QkO9ckopTdOc&#10;vX11dXXWQwMAAADYjVTYrtBQrxwVNgAAAIDZUlK7QkO9cpTUANidJFQBAOCSNE3zV/7KX7n//vvf&#10;//73f8u3fMtTOdXDDz/83d/93c95znNe8pKXfPjDH74So/37f//vn7Hl+7//+y/lwJMnT77nPe85&#10;Y+OrX/3qKzHIK23fvn1nb+z7ftbjAgAAANilVNh2HBU2AAAAgNlSUttxlNQA2IUkVAEAYAtKKa98&#10;5St//ud//tSpU+9///vf8IY3HDx48LLP9vu///tf9mVf9pVf+ZUPPvjg9o7z7PLc5z73uc997nMX&#10;PfA3fuM3ztjyRV/0RZf9Er7ZOufr6Obm5mY9LgAAAIBdTYVtB1FhAwAAALgWKKntIEpqAOxCEqoA&#10;AHA5FhYWXvnKV7797W9/5JFH7r///ne/+91vfvObn/3sZ1/GqT7wgQ8885nP/L3f+71tHN7Ro0df&#10;8pKXnLHxF37hFy564I/8yI+cseVNb3rT9v50V83y8vLZG5eWlmY9LgAAAAAiVNh2AhU2AAAAgGuK&#10;ktq1T0kNgF1IQhUAAJ6SzLzhhhte9apXfd/3fd/dd9994sSJj370o29/+9u/9mu/tpRLvd8ejUYv&#10;felLt7fed3aR7m1ve1ut9QKHnDhx4t//+39/xsZv+IZvuNK/4ZXQ9/3JkyfP3n7kyJFz7v+CF7xg&#10;uMmjjz56ed/7oQ99aPN5vvM7v3PWvwQAAADAtU6F7dqkwgYAAABwzVJSuzYpqQGwO0moAgDAdlpa&#10;WnrZy172hje84b3vfe94PL7nnnve+c53fv3Xf/2lHPvlX/7ll11jOturXvWqM7bcd99999xzzwUO&#10;+fVf//UztrzkJS85X3XsGnfOd9FFxOHDh8+5fTKZjDe57O+ttW4+T9d1s/4lAAAAAHYYFbZrhAob&#10;AAAAwE6hpHaNUFIDYHeSUAUAgCullHLrrbf+5b/8l9/znvesrq6+//3v/6Zv+qYL7H/q1Km/8Tf+&#10;xnZ9++HDh1/xilecsfHf/Jt/c4FDfuRHfuSMLWe/026neOKJJ865fd++fbMeGgAAAACXSoVthlTY&#10;AAAAAHYiJbUZUlIDYHeSUAUAgKthOBy+8pWv/H/+n//nkUceectb3nK+3X7lV37l05/+9HZ96Rvf&#10;+MYztvzAD/xArfWcOx8/fvzXfu3Xzth49jvtdorPf/7/b+/+Qquu/z+An003dc5tbLmsKCijbQqz&#10;sGW6tJbmVMwrK6JVjMJi9u+qILrxpiK68h/FYBczUrLsIqKIlBWVkKmhJUoi4bfF8l9T2xD373fR&#10;D4nzOZnv7ZzzOcc9Hlf6+nx23q/PudInPD/7X3Q4YcKEkpKSuFcDAAAAYDQkbFkmYQMAAADIdyK1&#10;LBOpATA+aagCAEBWVVZWvvHGG93d3TU1NSlv2LhxY7rOWrFiRdKkp6fnl19+SXnzl19+mTS56667&#10;qqqq4vyyxuDAgQPRYVNTU0FBQdyrAQAAADAmErbskLABAAAAXDVEatkhUgNgfNJQBQCAGFx//fXf&#10;ffddWVlZ9FJ7e/vw8HBaTqmoqGhsbEwabtu2LeXNmzZtSpq88MILcX9PoxfNLhOJxNKlS+PeCwAA&#10;AID0kLBlmoQNAAAA4CojUss0kRoA45OGKgAAxKOysrKjoyM6v3Dhwh9//JGuU6KB3fr160dGRpKG&#10;586d27lzZ9Jw+fLlcX9JozQ8PPzxxx9H53fffXfcqwEAAACQNhK2zJGwAQAAAFyVRGqZI1IDYNzS&#10;UAUAgGR79uwpjti+fXvaD1q1alVRUVF0fvz48XQd0dzcnDQ5ffr04cOHk4ZffPFF0mT+/PmVlZVp&#10;f+TsOHr06MDAQHReX18f92oAAAAA44KELSFhAwAAACCESC0hUgOA/KShCgAAySZNmjQQcezYsbQf&#10;VFRU1NjYGJ2n8XV05eXlTU1NScP3338/abJp06akyfPPP5/2582alMlsY2NjeXl53KsBAAAAjAsS&#10;toSEDQAAAIAQIrWESA0A8pOGKgAAJEsZCe3bty8TZy1YsCA67O/vT+MR0dhu48aNIyMjl/569uzZ&#10;rq6upHuWL1+eiefNguHh4bfffjs6X7t2bdyrAQAAAIwXEraEhA0AAACAECK1hEgNAPKThioAACSr&#10;rKyMDnft2pW1s4qKitJ4xAMPPJA06e3t/fnnny/99fPPP0+6obGxsaKiIhPPmwU7d+7s7e2Nzpub&#10;m+NeDQAAAGC8kLBJ2AAAAAAIIlITqQFAntJQBQCAZNOmTSspKUkanjp1qru7O+1nnT17Njqsrq5O&#10;4xGlpaXLli1LGr733nuX/rxhw4akq9E32OWLkZGRlMsvW7YsZa4KAAAAQCZI2CRsAAAAAAQRqYnU&#10;ACBPaagCAEAKK1asiA537NiR9oP27dsXHV577bXpPaWtrS1psnnz5uHh4UQi0dvb++233yZdjYaD&#10;+eKDDz44cuRIdL5u3bq4VwMAAAAYXyRsaX/S7JCwAQAAAMRFpJb2J80OkRoA45yGKgAApPDwww9H&#10;h6+99trg4GAaT7l48eJnn30Wnd90003pfZzFixcnTc6fP3/w4MFEIhFdYNGiReXl5eldIDt6enoe&#10;f/zx6Ly+vr6hoSHu7QAAAADGFwlbehfIDgkbAAAAQIxEauldIDtEagCgoQoAACk0NzdHh+fOndu8&#10;eXMaT/nwww//fifcP9XW1k6ePDm9j1NSUrJq1aqkYWdnZyKR2LBhQ9L8ueeeS+/p2fHXX3/Nmzdv&#10;YGAgeqmjo6OgoCDuBQEAAADGFwlb3pGwAQAAAMRLpJZ3RGoAkNBQBQCAlMrKyp544ono/MUXX/zx&#10;xx/TcsSZM2eeffbZ6Pyll17KxBNFz3rnnXe6u7t3796dNE8ZdOa4c+fOLVq06Pjx49FLra2tc+fO&#10;jXtBAAAAgHFHwpZfJGwAAAAAsROp5ReRGgD8bWLcCwAAQI56/fXX/35hW5L58+fv3bt31qxZY/nw&#10;3t7exsbG8+fPRy899NBDmXic++67L2nS398fPWvx4sVlZWWZWCBzDh06dO+99546dSp6qaSkZP36&#10;9aP4zOrq6sLC0bzQZ2hoKO7vAwAAACBXSNjyhYQNAAAAIEeI1PKFSA0ALvE7VAEAILUbbrjh1Vdf&#10;jc4vXLgwe/bszs7OkZGR0X1yV1fXrbfeevjw4eill19+ubKyMhOPM2XKlNWrVycNo++iW7t2bSZO&#10;z5CTJ08+9dRTs2fPTpn0JRKJr776qrS0dBSfPDQ0NDAqw8PDcX8rAAAAALlCwpb7JGwAAAAAOUWk&#10;lvtEagCQREMVAAD+1bp162pra1NeevLJJ2+//fadO3de+evHBgcHv/7663nz5jU1NZ0+fTp6w3XX&#10;Xbdu3brMPc4zzzzzn/csWbIkcwuM3eDg4JkzZ44cObJ169aVK1dWV1d3dHT8281btmy58847414Z&#10;AAAAYFyTsOUaCRsAAABAjhOp5RqRGgBc3sS4FwAAgNw1ceLEb775pqamJmU2d+DAgSVLlpSUlDz2&#10;2GMPPvhgbW3tjBkzpkyZMnHi//8ze2BgoK+v77fffjt48OAnn3zy0UcfXbx48d/OKioq6urqmjx5&#10;cuYeZ+HChZe/YenSpdOmTcvGN/sPDQ0NEyZM+M/bhoaGgt70tn79+paWliw/CwAAAABJJGxZIGED&#10;AAAAuJqI1LJApAYAaaShCgAAl1NVVbV///45c+b8+eefKW/o7+9vb29vb2//57CwsDAomSopKdm9&#10;e/dtt92W0WeZNGnSo48+unXr1n+7oa2tLaMLpDQ8PBz0XV2JTz/9dMWKFWP5hJMnT15zzTWj+MGu&#10;rq6mpqb0Pg4AAABAXpOwZZqEDQAAAOAqI1LLNJEaAKRRYdwLAABArrvxxhuPHj06d+7cK/+RoPTq&#10;jjvu+PXXX+vr67PwLGvWrLnM1cWLF2dhh4yaO3fusWPHxpj0JRKJwsJR/l/pSl6tBwAAADDeSNjy&#10;iIQNAAAAIBeI1PKISA2AcU5DFQAA/ltlZeX333//5ptvpvdjq6qqtm3b9sMPP0yfPj07D7JgwYJ/&#10;i7GWLVtWWlqanTUyoaqqasuWLXv27Ln55pvj3gUAAACAZBK23CdhAwAAAMgpIrXcJ1IDgISGKgAA&#10;XKHCwsJXXnnlxIkTl3+j2xWqra3dvn17T0/PI488Muo3n41CcXFxS0tLykttbW1ZWyO9lixZsmvX&#10;rhMnTrS0tBQUFMS9DgAAAACpSdhyloQNAAAAIDeJ1HKWSA0ALpkY9wIAAJBPpk+f/u6777711ls7&#10;duzYtGnT3r17g378lltuWbNmzerVq2fOnBnXIzz99NOdnZ3R+f333x/XSleuuLi4oqJi9uzZdXV1&#10;dXV199xzz6xZs4qLi+PeCwAAAIArJWGLl4QNAAAAIO+I1OIlUgOAy9NQBQCAYOXl5a2tra2trX19&#10;fYcOHdq/f//Bgwd/+umn7u7u33//va+vr6ioaOrUqTNmzKipqZk5c2ZdXd2cOXNqamrKysrGePTK&#10;lStHRkbG8gkLFy4c4yckEoldu3aN4qfOnDkzxnMBAAAAuDpI2CRsAAAAAAQRqYnUACA3aagCAMDo&#10;TZ06taGhoaGhIe5FAAAAACAvSdgAAAAAIIhIDQDIKYVxLwAAAAAAAAAAAAAAAAAAQJ7RUAUAAAAA&#10;AAAAAAAAAAAAIIyGKgAAAAAAAAAAAAAAAAAAYTRUAQAAAAAAAAAAAAAAAAAIo6EKAAAAAAAAAAAA&#10;AAAAAEAYDVUAAAAAAAAAAAAAAAAAAMJoqAIAAAAAAAAAAAAAAAAAEEZDFQAAAAAAAAAAAAAAAACA&#10;MBqqAAAAAAAAAAAAAAAAAACE0VAFAAAAAAAAAAAAAAAAACCMhioAAAAAAAAAAAAAAAAAAGEKRkZG&#10;4t4BAAAAAAAAAAAAAAAAAIB84neoAgAAAAAAAAAAAAAAAAAQRkMVAAAAAAAAAAAAAAAAAIAwGqoA&#10;AAAAAAAAAAAAAAAAAITRUAUAAAAAAAAAAAAAAAAAIIyGKgAAAAAAAAAAAAAAAAAAYTRUAQAAAAAA&#10;AAAAAAAAAAAIo6EKAAAAAAAAAAAAAAAAAEAYDVUAAAAAAAAAAAAAAAAAAMJoqAIAAAAAAAAAAAAA&#10;AAAAEEZDFQAAAAAAAAAAAAAAAACAMBqqAAAAAAAAAAAAAAAAAACE0VAFAAAAAAAAAAAAAAAAACCM&#10;hioAAAAAAAAAAAAAAAAAAGE0VAEAAAAAAAAAAAAAAAAACKOhCgAAAAAAAAAAAAAAAABAGA1VAAAA&#10;AAAAAAAAAAAAAADCaKgCAAAAAAAAAAAAAAAAABBGQxUAAAAAAAAAAAAAAAAAgDAaqgAAAAAAAAAA&#10;AAAAAAAAhNFQBQAAAAAAAAAAAAAAAAAgjIYqAAAAAAAAAAAAAAAAAABhNFQBAAAAAAAAAAAAAAAA&#10;AAijoQoAAAAAAAAAAAAAAAAAQBgNVQAAAAAAAAAAAAAAAAAAwmioAgAAAAAAAAAAAAAAAAAQRkMV&#10;AAAAAAAAAAAAAAAAAIAwGqoAAAAAAAAAAAAAAAAAAITRUAUAAAAAAAAAAAAAAAAAIIyGKgAAAAAA&#10;AAAAAAAAAAAAYTRUAQAAAAAAAAAAAAAAAAAIo6EKAAAAAAAAAAAAAAAAAEAYDVUAAAAAAAAAAAAA&#10;AAAAAMJoqAIAAAAAAAAAAAAAAAAAEEZDFQAAAAAAAAAAAAAAAACAMBqqAAAAAAAAAAAAAAAAAACE&#10;0VAFAAAAAAAAAAAAAAAAACCMhioAAAAAAAAAAAAAAAAAAGE0VAEAAAAAAAAAAAAAAAAACKOhCgAA&#10;AAAAAAAAAAAAAABAGA1VAAAAAAAAAAAAAAAAAADCaKgCAAAAAAAAAAAAAAAAABBGQxUAAAAAAAAA&#10;AAAAAAAAgDAaqgAAAAAAAAAAAAAAAAAAhNFQBQAAAAAAAAAAAAAAAAAgjIYqAAAAAAAAAAAAAAAA&#10;AABhNFQBAAAAAAAAAAAAAAAAAAijoQoAAAAAAAAAAAAAAAAAQBgNVQAAAAAAAAAAAAAAAAAAwmio&#10;AgAAAAAAAAAAAAAAAAAQRkMVAAAAAAAAAAAAAAAAAIAwGqoAAAAAAAAAAAAAAAAAAITRUAUAAAAA&#10;AAAAAAAAAAAAIIyGKgAAAAAAAAAAAAAAAAAAYTRUAQAAAAAAAAAAAAAAAAAIo6EKAAAAAAAAAAAA&#10;AAAAAEAYDVUAAAAAAAAAAAAAAAAAAMJoqAIAAAAAAAAAAAAAAAAAEEZDFQAAAAAAAAAAAAAAAACA&#10;MBqqAAAAAAAAAAAAAAAAAACE0VAFAAAAAAAAAAAAAAAAACCMhioAAAAAAAAAAAAAAAAAAGE0VAEA&#10;AAAAAAAAAAAAAAAACPN/rNE/kpup9CIAAAAASUVORK5CYIJQSwMEFAAGAAgAAAAhAI29VU3gAAAA&#10;CgEAAA8AAABkcnMvZG93bnJldi54bWxMj0FLw0AUhO+C/2F5grd2s42GGvNSSlFPRbAVxNs2eU1C&#10;s29Ddpuk/97tyR6HGWa+yVaTacVAvWssI6h5BIK4sGXDFcL3/n22BOG85lK3lgnhQg5W+f1dptPS&#10;jvxFw85XIpSwSzVC7X2XSumKmox2c9sRB+9oe6N9kH0ly16Pody0chFFiTS64bBQ6442NRWn3dkg&#10;fIx6XMfqbdiejpvL7/7582erCPHxYVq/gvA0+f8wXPEDOuSB6WDPXDrRIsyUelmELEK4dPUj9ZSA&#10;OCDEyTIGmWfy9kL+B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EJCDKqzBAAALBMAAA4AAAAAAAAAAAAAAAAAOgIAAGRycy9lMm9Eb2MueG1sUEsBAi0ACgAAAAAA&#10;AAAhAKpauuIq9wkAKvcJABQAAAAAAAAAAAAAAAAAGQcAAGRycy9tZWRpYS9pbWFnZTEucG5nUEsB&#10;Ai0AFAAGAAgAAAAhAI29VU3gAAAACgEAAA8AAAAAAAAAAAAAAAAAdf4JAGRycy9kb3ducmV2Lnht&#10;bFBLAQItABQABgAIAAAAIQCqJg6+vAAAACEBAAAZAAAAAAAAAAAAAAAAAIL/CQBkcnMvX3JlbHMv&#10;ZTJvRG9jLnhtbC5yZWxzUEsFBgAAAAAGAAYAfAEAAHUACgAAAA==&#10;">
                  <o:lock v:ext="edit" aspectratio="t"/>
                  <v:shape id="Picture" o:spid="_x0000_s1055" type="#_x0000_t75" style="position:absolute;width:99386;height:322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KOJygAAAOIAAAAPAAAAZHJzL2Rvd25yZXYueG1sRI9fS8NA&#10;EMTfBb/DsYJv9mLSf8Rei4iKvrVRCr6tuTUJ5vauubWN394TBB+Hmd8Ms9qMrldHGmLn2cD1JANF&#10;XHvbcWPg9eXhagkqCrLF3jMZ+KYIm/X52QpL60+8o2MljUolHEs00IqEUutYt+QwTnwgTt6HHxxK&#10;kkOj7YCnVO56nWfZXDvsOC20GOiupfqz+nIG8vewk8fZWzgUz1O5n24r3h8qYy4vxtsbUEKj/If/&#10;6CebuPmimC3yIoffS+kO6PUPAAAA//8DAFBLAQItABQABgAIAAAAIQDb4fbL7gAAAIUBAAATAAAA&#10;AAAAAAAAAAAAAAAAAABbQ29udGVudF9UeXBlc10ueG1sUEsBAi0AFAAGAAgAAAAhAFr0LFu/AAAA&#10;FQEAAAsAAAAAAAAAAAAAAAAAHwEAAF9yZWxzLy5yZWxzUEsBAi0AFAAGAAgAAAAhAEnIo4nKAAAA&#10;4gAAAA8AAAAAAAAAAAAAAAAABwIAAGRycy9kb3ducmV2LnhtbFBLBQYAAAAAAwADALcAAAD+AgAA&#10;AAA=&#10;">
                    <v:imagedata r:id="rId30" o:title=""/>
                  </v:shape>
                  <v:rect id="Rectangle 1712838831" o:spid="_x0000_s1056" style="position:absolute;left:8035;top:984;width:12335;height:30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b3HyAAAAOMAAAAPAAAAZHJzL2Rvd25yZXYueG1sRE9LS8NA&#10;EL4L/Q/LCN7sJinYNO22FFFU8NCHYI9DdjYJZmdDdpPGf+8Kgsf53rPZTbYVI/W+cawgnScgiEun&#10;G64UfJyf73MQPiBrbB2Tgm/ysNvObjZYaHflI42nUIkYwr5ABXUIXSGlL2uy6OeuI46ccb3FEM++&#10;krrHawy3rcyS5EFabDg21NjRY03l12mwCi4GX85Pb/5dmmw0q+YwfJrloNTd7bRfgwg0hX/xn/tV&#10;x/nLNMsXeb5I4fenCIDc/gAAAP//AwBQSwECLQAUAAYACAAAACEA2+H2y+4AAACFAQAAEwAAAAAA&#10;AAAAAAAAAAAAAAAAW0NvbnRlbnRfVHlwZXNdLnhtbFBLAQItABQABgAIAAAAIQBa9CxbvwAAABUB&#10;AAALAAAAAAAAAAAAAAAAAB8BAABfcmVscy8ucmVsc1BLAQItABQABgAIAAAAIQDbMb3HyAAAAOMA&#10;AAAPAAAAAAAAAAAAAAAAAAcCAABkcnMvZG93bnJldi54bWxQSwUGAAAAAAMAAwC3AAAA/AIAAAAA&#10;" fillcolor="white [3212]" strokecolor="white [3212]" strokeweight="1pt"/>
                  <v:rect id="Rectangle 1720231866" o:spid="_x0000_s1057" style="position:absolute;left:40274;top:984;width:12336;height:2819;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t28xQAAAOMAAAAPAAAAZHJzL2Rvd25yZXYueG1sRE9fa8Iw&#10;EH8f7DuEE3ybaSt00hnFiYI+av0At+bWljWX0sSa7dMbQdjj/f7fch1MJ0YaXGtZQTpLQBBXVrdc&#10;K7iU+7cFCOeRNXaWScEvOVivXl+WWGh74xONZ1+LGMKuQAWN930hpasaMuhmtieO3LcdDPp4DrXU&#10;A95iuOlkliS5NNhybGiwp21D1c/5ahRI/1Xq8nL8nP/pa5tuwy7guFNqOgmbDxCegv8XP90HHee/&#10;Z0k2Txd5Do+fIgBydQcAAP//AwBQSwECLQAUAAYACAAAACEA2+H2y+4AAACFAQAAEwAAAAAAAAAA&#10;AAAAAAAAAAAAW0NvbnRlbnRfVHlwZXNdLnhtbFBLAQItABQABgAIAAAAIQBa9CxbvwAAABUBAAAL&#10;AAAAAAAAAAAAAAAAAB8BAABfcmVscy8ucmVsc1BLAQItABQABgAIAAAAIQBp2t28xQAAAOMAAAAP&#10;AAAAAAAAAAAAAAAAAAcCAABkcnMvZG93bnJldi54bWxQSwUGAAAAAAMAAwC3AAAA+QIAAAAA&#10;" fillcolor="white [3212]" strokecolor="white [3212]" strokeweight="1pt"/>
                  <v:rect id="Rectangle 645097052" o:spid="_x0000_s1058" style="position:absolute;left:72514;top:726;width:12336;height:30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znOywAAAOIAAAAPAAAAZHJzL2Rvd25yZXYueG1sRI9PS8NA&#10;FMTvgt9heYI3u2uwrY3dliKKCh76R2iPj+zbJDT7NmQ3afz2riB4HGbmN8xyPbpGDNSF2rOG+4kC&#10;QVx4U3Op4evwevcIIkRkg41n0vBNAdar66sl5sZfeEfDPpYiQTjkqKGKsc2lDEVFDsPEt8TJs75z&#10;GJPsSmk6vCS4a2Sm1Ew6rDktVNjSc0XFed87DSeLb4eXj/ApbTbYRb3tj3bea317M26eQEQa43/4&#10;r/1uNMwepmoxV9MMfi+lOyBXPwAAAP//AwBQSwECLQAUAAYACAAAACEA2+H2y+4AAACFAQAAEwAA&#10;AAAAAAAAAAAAAAAAAAAAW0NvbnRlbnRfVHlwZXNdLnhtbFBLAQItABQABgAIAAAAIQBa9CxbvwAA&#10;ABUBAAALAAAAAAAAAAAAAAAAAB8BAABfcmVscy8ucmVsc1BLAQItABQABgAIAAAAIQDDYznOywAA&#10;AOIAAAAPAAAAAAAAAAAAAAAAAAcCAABkcnMvZG93bnJldi54bWxQSwUGAAAAAAMAAwC3AAAA/wIA&#10;AAAA&#10;" fillcolor="white [3212]" strokecolor="white [3212]" strokeweight="1pt"/>
                  <v:shape id="TextBox 7" o:spid="_x0000_s1059" type="#_x0000_t202" style="position:absolute;left:3796;top:442;width:17688;height:5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JHRyAAAAOMAAAAPAAAAZHJzL2Rvd25yZXYueG1sRI/NasMw&#10;EITvhb6D2EJvjWTTmOBGCaE/kEMvTd37Ym0tU2tlrG3svH1VKPQ4zMw3zHa/hEGdaUp9ZAvFyoAi&#10;bqPrubPQvL/cbUAlQXY4RCYLF0qw311fbbF2ceY3Op+kUxnCqUYLXmSstU6tp4BpFUfi7H3GKaBk&#10;OXXaTThneBh0aUylA/acFzyO9Oip/Tp9Bwsi7lBcmueQjh/L69PsTbvGxtrbm+XwAEpokf/wX/vo&#10;LJSmKO8366qq4PdT/gN69wMAAP//AwBQSwECLQAUAAYACAAAACEA2+H2y+4AAACFAQAAEwAAAAAA&#10;AAAAAAAAAAAAAAAAW0NvbnRlbnRfVHlwZXNdLnhtbFBLAQItABQABgAIAAAAIQBa9CxbvwAAABUB&#10;AAALAAAAAAAAAAAAAAAAAB8BAABfcmVscy8ucmVsc1BLAQItABQABgAIAAAAIQAUcJHRyAAAAOMA&#10;AAAPAAAAAAAAAAAAAAAAAAcCAABkcnMvZG93bnJldi54bWxQSwUGAAAAAAMAAwC3AAAA/AIAAAAA&#10;" filled="f" stroked="f">
                    <v:textbox style="mso-fit-shape-to-text:t">
                      <w:txbxContent>
                        <w:p w14:paraId="7238292E" w14:textId="77777777" w:rsidR="00977BDA" w:rsidRPr="00977BDA" w:rsidRDefault="00977BDA" w:rsidP="00977BDA">
                          <w:pPr>
                            <w:rPr>
                              <w:rFonts w:asciiTheme="minorHAnsi" w:hAnsi="Aptos"/>
                              <w:b/>
                              <w:bCs/>
                              <w:color w:val="000000" w:themeColor="text1"/>
                              <w:kern w:val="24"/>
                              <w:sz w:val="22"/>
                              <w:szCs w:val="22"/>
                            </w:rPr>
                          </w:pPr>
                          <w:r w:rsidRPr="00977BDA">
                            <w:rPr>
                              <w:rFonts w:asciiTheme="minorHAnsi" w:hAnsi="Aptos"/>
                              <w:b/>
                              <w:bCs/>
                              <w:color w:val="000000" w:themeColor="text1"/>
                              <w:kern w:val="24"/>
                              <w:sz w:val="22"/>
                              <w:szCs w:val="22"/>
                            </w:rPr>
                            <w:t>Glucocorticoids</w:t>
                          </w:r>
                        </w:p>
                      </w:txbxContent>
                    </v:textbox>
                  </v:shape>
                  <v:shape id="TextBox 8" o:spid="_x0000_s1060" type="#_x0000_t202" style="position:absolute;left:36323;top:442;width:29190;height:5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ZnWxQAAAOIAAAAPAAAAZHJzL2Rvd25yZXYueG1sRE9NT8JA&#10;EL2b+B82Y+JNtlAVqSyEoCYcvIj1PukO3cbubNMdaPn3LgmJx5f3vVyPvlUn6mMT2MB0koEiroJt&#10;uDZQfn88vICKgmyxDUwGzhRhvbq9WWJhw8BfdNpLrVIIxwINOJGu0DpWjjzGSeiIE3cIvUdJsK+1&#10;7XFI4b7Vsyx71h4bTg0OO9o6qn73R29AxG6m5/Ldx93P+Pk2uKx6wtKY+7tx8wpKaJR/8dW9s2n+&#10;fPaY54t8DpdLCYNe/QEAAP//AwBQSwECLQAUAAYACAAAACEA2+H2y+4AAACFAQAAEwAAAAAAAAAA&#10;AAAAAAAAAAAAW0NvbnRlbnRfVHlwZXNdLnhtbFBLAQItABQABgAIAAAAIQBa9CxbvwAAABUBAAAL&#10;AAAAAAAAAAAAAAAAAB8BAABfcmVscy8ucmVsc1BLAQItABQABgAIAAAAIQCAwZnWxQAAAOIAAAAP&#10;AAAAAAAAAAAAAAAAAAcCAABkcnMvZG93bnJldi54bWxQSwUGAAAAAAMAAwC3AAAA+QIAAAAA&#10;" filled="f" stroked="f">
                    <v:textbox style="mso-fit-shape-to-text:t">
                      <w:txbxContent>
                        <w:p w14:paraId="6F90C21E" w14:textId="77777777" w:rsidR="00977BDA" w:rsidRPr="00977BDA" w:rsidRDefault="00977BDA" w:rsidP="00977BDA">
                          <w:pPr>
                            <w:rPr>
                              <w:rFonts w:asciiTheme="minorHAnsi" w:hAnsi="Aptos"/>
                              <w:b/>
                              <w:bCs/>
                              <w:color w:val="000000" w:themeColor="text1"/>
                              <w:kern w:val="24"/>
                              <w:sz w:val="22"/>
                              <w:szCs w:val="22"/>
                            </w:rPr>
                          </w:pPr>
                          <w:r w:rsidRPr="00977BDA">
                            <w:rPr>
                              <w:rFonts w:asciiTheme="minorHAnsi" w:hAnsi="Aptos"/>
                              <w:b/>
                              <w:bCs/>
                              <w:color w:val="000000" w:themeColor="text1"/>
                              <w:kern w:val="24"/>
                              <w:sz w:val="22"/>
                              <w:szCs w:val="22"/>
                            </w:rPr>
                            <w:t>Psychological disturbance</w:t>
                          </w:r>
                        </w:p>
                      </w:txbxContent>
                    </v:textbox>
                  </v:shape>
                  <v:shape id="TextBox 9" o:spid="_x0000_s1061" type="#_x0000_t202" style="position:absolute;left:68752;top:442;width:29900;height:5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lEByAAAAOIAAAAPAAAAZHJzL2Rvd25yZXYueG1sRI/NasMw&#10;EITvhb6D2EJvjRyDneBGCaE/kEMvTdz7Ym0tU2tlrG3svH0UKPQ4zMw3zGY3+16daYxdYAPLRQaK&#10;uAm249ZAfXp/WoOKgmyxD0wGLhRht72/22Blw8SfdD5KqxKEY4UGnMhQaR0bRx7jIgzEyfsOo0dJ&#10;cmy1HXFKcN/rPMtK7bHjtOBwoBdHzc/x1xsQsfvlpX7z8fA1f7xOLmsKrI15fJj3z6CEZvkP/7UP&#10;1sBqVRb5uihzuF1Kd0BvrwAAAP//AwBQSwECLQAUAAYACAAAACEA2+H2y+4AAACFAQAAEwAAAAAA&#10;AAAAAAAAAAAAAAAAW0NvbnRlbnRfVHlwZXNdLnhtbFBLAQItABQABgAIAAAAIQBa9CxbvwAAABUB&#10;AAALAAAAAAAAAAAAAAAAAB8BAABfcmVscy8ucmVsc1BLAQItABQABgAIAAAAIQBRIlEByAAAAOIA&#10;AAAPAAAAAAAAAAAAAAAAAAcCAABkcnMvZG93bnJldi54bWxQSwUGAAAAAAMAAwC3AAAA/AIAAAAA&#10;" filled="f" stroked="f">
                    <v:textbox style="mso-fit-shape-to-text:t">
                      <w:txbxContent>
                        <w:p w14:paraId="1F73F535" w14:textId="77777777" w:rsidR="00977BDA" w:rsidRPr="00977BDA" w:rsidRDefault="00977BDA" w:rsidP="00977BDA">
                          <w:pPr>
                            <w:rPr>
                              <w:rFonts w:asciiTheme="minorHAnsi" w:hAnsi="Aptos"/>
                              <w:b/>
                              <w:bCs/>
                              <w:color w:val="000000" w:themeColor="text1"/>
                              <w:kern w:val="24"/>
                              <w:sz w:val="22"/>
                              <w:szCs w:val="22"/>
                            </w:rPr>
                          </w:pPr>
                          <w:r w:rsidRPr="00977BDA">
                            <w:rPr>
                              <w:rFonts w:asciiTheme="minorHAnsi" w:hAnsi="Aptos"/>
                              <w:b/>
                              <w:bCs/>
                              <w:color w:val="000000" w:themeColor="text1"/>
                              <w:kern w:val="24"/>
                              <w:sz w:val="22"/>
                              <w:szCs w:val="22"/>
                            </w:rPr>
                            <w:t>Nutritional imbalance</w:t>
                          </w:r>
                        </w:p>
                      </w:txbxContent>
                    </v:textbox>
                  </v:shape>
                  <w10:wrap type="topAndBottom"/>
                </v:group>
              </w:pict>
            </mc:Fallback>
          </mc:AlternateContent>
        </w:r>
      </w:del>
    </w:p>
    <w:p w14:paraId="6D737B92" w14:textId="30A0590C" w:rsidR="0086671D" w:rsidRDefault="0086671D" w:rsidP="00977BDA">
      <w:pPr>
        <w:pStyle w:val="Compact"/>
        <w:jc w:val="both"/>
      </w:pPr>
      <w:r w:rsidRPr="0086671D">
        <w:rPr>
          <w:b/>
          <w:bCs/>
        </w:rPr>
        <w:t>Figure </w:t>
      </w:r>
      <w:r w:rsidR="007B0779">
        <w:rPr>
          <w:b/>
          <w:bCs/>
        </w:rPr>
        <w:t>7</w:t>
      </w:r>
      <w:r w:rsidRPr="0086671D">
        <w:rPr>
          <w:b/>
          <w:bCs/>
        </w:rPr>
        <w:t xml:space="preserve"> - </w:t>
      </w:r>
      <w:r>
        <w:rPr>
          <w:b/>
          <w:bCs/>
        </w:rPr>
        <w:t xml:space="preserve">Overall meta-analytic mean estimates different stages of manipulation (pre-natal, post-natal or both) across different developmental stressors (a) </w:t>
      </w:r>
      <w:r w:rsidR="00451D53">
        <w:rPr>
          <w:b/>
          <w:bCs/>
        </w:rPr>
        <w:t>glucocorticoid exposure</w:t>
      </w:r>
      <w:r>
        <w:rPr>
          <w:b/>
          <w:bCs/>
        </w:rPr>
        <w:t xml:space="preserve">, (b) </w:t>
      </w:r>
      <w:r w:rsidR="00451D53">
        <w:rPr>
          <w:b/>
          <w:bCs/>
        </w:rPr>
        <w:t>psychological disturbance, and</w:t>
      </w:r>
      <w:r>
        <w:rPr>
          <w:b/>
          <w:bCs/>
        </w:rPr>
        <w:t xml:space="preserve"> (c) nutritional </w:t>
      </w:r>
      <w:r w:rsidR="00451D53">
        <w:rPr>
          <w:b/>
          <w:bCs/>
        </w:rPr>
        <w:t>imbalance</w:t>
      </w:r>
      <w:r>
        <w:t xml:space="preserve">. Mean estimates are shown as large points, with 95% confidence (thick black bars) and prediction (thin black bars). The number of effects (k) along with the number of studies (in </w:t>
      </w:r>
      <w:del w:id="46" w:author="Ondi Crino" w:date="2026-01-26T13:01:00Z" w16du:dateUtc="2026-01-26T02:31:00Z">
        <w:r w:rsidDel="008E5A62">
          <w:delText>parantheses</w:delText>
        </w:r>
      </w:del>
      <w:ins w:id="47" w:author="Ondi Crino" w:date="2026-01-26T13:01:00Z" w16du:dateUtc="2026-01-26T02:31:00Z">
        <w:r w:rsidR="008E5A62">
          <w:t>parentheses</w:t>
        </w:r>
      </w:ins>
      <w:r>
        <w:t>) are shown provided for each stage. The dashed line</w:t>
      </w:r>
      <w:ins w:id="48" w:author="Ondi Crino" w:date="2026-01-26T13:01:00Z" w16du:dateUtc="2026-01-26T02:31:00Z">
        <w:r w:rsidR="008E5A62">
          <w:t>s</w:t>
        </w:r>
      </w:ins>
      <w:r>
        <w:t xml:space="preserve"> represent</w:t>
      </w:r>
      <w:del w:id="49" w:author="Ondi Crino" w:date="2026-01-26T13:02:00Z" w16du:dateUtc="2026-01-26T02:32:00Z">
        <w:r w:rsidDel="008E5A62">
          <w:delText>s</w:delText>
        </w:r>
      </w:del>
      <w:r>
        <w:t xml:space="preserve"> no effect </w:t>
      </w:r>
      <w:ins w:id="50" w:author="Ondi Crino" w:date="2026-01-26T13:01:00Z" w16du:dateUtc="2026-01-26T02:31:00Z">
        <w:r w:rsidR="008E5A62">
          <w:t>where the estimates of the standardized mean difference</w:t>
        </w:r>
      </w:ins>
      <w:ins w:id="51" w:author="Ondi Crino" w:date="2026-01-26T13:04:00Z" w16du:dateUtc="2026-01-26T02:34:00Z">
        <w:r w:rsidR="00E16738">
          <w:t xml:space="preserve"> </w:t>
        </w:r>
      </w:ins>
      <w:ins w:id="52" w:author="Ondi Crino" w:date="2026-01-26T13:01:00Z" w16du:dateUtc="2026-01-26T02:31:00Z">
        <w:r w:rsidR="008E5A62">
          <w:t>betwee</w:t>
        </w:r>
      </w:ins>
      <w:ins w:id="53" w:author="Ondi Crino" w:date="2026-01-26T13:02:00Z" w16du:dateUtc="2026-01-26T02:32:00Z">
        <w:r w:rsidR="008E5A62">
          <w:t xml:space="preserve">n </w:t>
        </w:r>
      </w:ins>
      <w:ins w:id="54" w:author="Ondi Crino" w:date="2026-01-26T13:04:00Z" w16du:dateUtc="2026-01-26T02:34:00Z">
        <w:r w:rsidR="00E16738">
          <w:t xml:space="preserve">treatment and control </w:t>
        </w:r>
      </w:ins>
      <w:ins w:id="55" w:author="Ondi Crino" w:date="2026-01-26T13:02:00Z" w16du:dateUtc="2026-01-26T02:32:00Z">
        <w:r w:rsidR="008E5A62">
          <w:t xml:space="preserve">groups </w:t>
        </w:r>
      </w:ins>
      <w:r>
        <w:t>(</w:t>
      </w:r>
      <w:del w:id="56" w:author="Ondi Crino" w:date="2026-01-26T13:02:00Z" w16du:dateUtc="2026-01-26T02:32:00Z">
        <w:r w:rsidDel="008E5A62">
          <w:delText xml:space="preserve">i.e., </w:delText>
        </w:r>
      </w:del>
      <m:oMath>
        <m:r>
          <w:rPr>
            <w:rFonts w:ascii="Cambria Math" w:hAnsi="Cambria Math"/>
          </w:rPr>
          <m:t>SM</m:t>
        </m:r>
        <m:sSub>
          <m:sSubPr>
            <m:ctrlPr>
              <w:rPr>
                <w:rFonts w:ascii="Cambria Math" w:hAnsi="Cambria Math"/>
              </w:rPr>
            </m:ctrlPr>
          </m:sSubPr>
          <m:e>
            <m:r>
              <w:rPr>
                <w:rFonts w:ascii="Cambria Math" w:hAnsi="Cambria Math"/>
              </w:rPr>
              <m:t>D</m:t>
            </m:r>
          </m:e>
          <m:sub>
            <m:r>
              <w:rPr>
                <w:rFonts w:ascii="Cambria Math" w:hAnsi="Cambria Math"/>
              </w:rPr>
              <m:t>H</m:t>
            </m:r>
          </m:sub>
        </m:sSub>
      </m:oMath>
      <w:del w:id="57" w:author="Ondi Crino" w:date="2026-01-26T13:02:00Z" w16du:dateUtc="2026-01-26T02:32:00Z">
        <w:r w:rsidDel="008E5A62">
          <w:delText xml:space="preserve"> = 0</w:delText>
        </w:r>
      </w:del>
      <w:r>
        <w:t>)</w:t>
      </w:r>
      <w:ins w:id="58" w:author="Ondi Crino" w:date="2026-01-26T13:02:00Z" w16du:dateUtc="2026-01-26T02:32:00Z">
        <w:r w:rsidR="008E5A62">
          <w:t xml:space="preserve"> equals zero</w:t>
        </w:r>
      </w:ins>
      <w:r>
        <w:t xml:space="preserve">. Raw data </w:t>
      </w:r>
      <w:ins w:id="59" w:author="Daniel Noble" w:date="2026-01-28T14:04:00Z" w16du:dateUtc="2026-01-28T13:04:00Z">
        <w:r w:rsidR="00151415">
          <w:t xml:space="preserve">(transparent points) </w:t>
        </w:r>
      </w:ins>
      <w:r>
        <w:t>are also shown and are weighted by their inverse sampling error (precision). Note raw data is truncated for ease of visualisation.</w:t>
      </w:r>
    </w:p>
    <w:p w14:paraId="5BC41EC1" w14:textId="77777777" w:rsidR="0086671D" w:rsidRDefault="0086671D" w:rsidP="0086671D">
      <w:pPr>
        <w:pStyle w:val="Compact"/>
      </w:pPr>
    </w:p>
    <w:p w14:paraId="69DF51B8" w14:textId="74E45874" w:rsidR="0086671D" w:rsidRDefault="0086671D" w:rsidP="0086671D">
      <w:pPr>
        <w:pStyle w:val="Compact"/>
      </w:pPr>
    </w:p>
    <w:p w14:paraId="12730C0E" w14:textId="77777777" w:rsidR="0086671D" w:rsidRDefault="0086671D" w:rsidP="0086671D">
      <w:pPr>
        <w:pStyle w:val="Compact"/>
      </w:pPr>
    </w:p>
    <w:p w14:paraId="025409FB" w14:textId="77777777" w:rsidR="0086671D" w:rsidRDefault="0086671D" w:rsidP="0086671D">
      <w:pPr>
        <w:pStyle w:val="Compact"/>
      </w:pPr>
    </w:p>
    <w:p w14:paraId="07F63CB4" w14:textId="77777777" w:rsidR="0086671D" w:rsidRDefault="0086671D" w:rsidP="0086671D">
      <w:pPr>
        <w:pStyle w:val="Compact"/>
      </w:pPr>
    </w:p>
    <w:p w14:paraId="2CF9D4B7" w14:textId="77777777" w:rsidR="0086671D" w:rsidRDefault="0086671D" w:rsidP="0086671D">
      <w:pPr>
        <w:pStyle w:val="Compact"/>
      </w:pPr>
    </w:p>
    <w:p w14:paraId="5F2C1015" w14:textId="77777777" w:rsidR="0086671D" w:rsidRDefault="0086671D" w:rsidP="0086671D">
      <w:pPr>
        <w:pStyle w:val="Compact"/>
      </w:pPr>
    </w:p>
    <w:p w14:paraId="03D1A202" w14:textId="77777777" w:rsidR="0086671D" w:rsidRDefault="0086671D" w:rsidP="0086671D">
      <w:pPr>
        <w:pStyle w:val="Compact"/>
      </w:pPr>
    </w:p>
    <w:p w14:paraId="7E255863" w14:textId="77777777" w:rsidR="0086671D" w:rsidRDefault="0086671D" w:rsidP="0086671D">
      <w:pPr>
        <w:pStyle w:val="Compact"/>
      </w:pPr>
    </w:p>
    <w:p w14:paraId="5C1E4F47" w14:textId="77777777" w:rsidR="0086671D" w:rsidRDefault="0086671D" w:rsidP="0086671D">
      <w:pPr>
        <w:pStyle w:val="Compact"/>
      </w:pPr>
    </w:p>
    <w:p w14:paraId="18E99405" w14:textId="77777777" w:rsidR="0086671D" w:rsidRDefault="0086671D" w:rsidP="0086671D">
      <w:pPr>
        <w:pStyle w:val="Compact"/>
      </w:pPr>
    </w:p>
    <w:p w14:paraId="5DDDF116" w14:textId="77777777" w:rsidR="0086671D" w:rsidRDefault="0086671D" w:rsidP="0086671D">
      <w:pPr>
        <w:pStyle w:val="Compact"/>
      </w:pPr>
    </w:p>
    <w:p w14:paraId="34CE0EFF" w14:textId="77777777" w:rsidR="0086671D" w:rsidRDefault="0086671D" w:rsidP="0086671D">
      <w:pPr>
        <w:pStyle w:val="Compact"/>
      </w:pPr>
    </w:p>
    <w:p w14:paraId="6CDEA31F" w14:textId="77777777" w:rsidR="006A5A5B" w:rsidRDefault="006A5A5B" w:rsidP="0086671D">
      <w:pPr>
        <w:pStyle w:val="Compact"/>
      </w:pPr>
    </w:p>
    <w:p w14:paraId="0272F247" w14:textId="77777777" w:rsidR="006A5A5B" w:rsidRDefault="006A5A5B" w:rsidP="0086671D">
      <w:pPr>
        <w:pStyle w:val="Compact"/>
      </w:pPr>
    </w:p>
    <w:p w14:paraId="415A1AC0" w14:textId="77777777" w:rsidR="006A5A5B" w:rsidRDefault="006A5A5B" w:rsidP="0086671D">
      <w:pPr>
        <w:pStyle w:val="Compact"/>
      </w:pPr>
    </w:p>
    <w:p w14:paraId="5EAD837A" w14:textId="77777777" w:rsidR="006A5A5B" w:rsidRDefault="006A5A5B" w:rsidP="0086671D">
      <w:pPr>
        <w:pStyle w:val="Compact"/>
      </w:pPr>
    </w:p>
    <w:p w14:paraId="4646732E" w14:textId="77777777" w:rsidR="006A5A5B" w:rsidRDefault="006A5A5B" w:rsidP="0086671D">
      <w:pPr>
        <w:pStyle w:val="Compact"/>
      </w:pPr>
    </w:p>
    <w:p w14:paraId="5D9979CE" w14:textId="77777777" w:rsidR="006A5A5B" w:rsidRDefault="006A5A5B" w:rsidP="0086671D">
      <w:pPr>
        <w:pStyle w:val="Compact"/>
      </w:pPr>
    </w:p>
    <w:p w14:paraId="46664B3C" w14:textId="77777777" w:rsidR="0086671D" w:rsidRDefault="0086671D" w:rsidP="0086671D">
      <w:pPr>
        <w:pStyle w:val="Compact"/>
      </w:pPr>
    </w:p>
    <w:p w14:paraId="6E8655B7" w14:textId="77777777" w:rsidR="0086671D" w:rsidRDefault="0086671D" w:rsidP="0086671D">
      <w:pPr>
        <w:pStyle w:val="Compact"/>
      </w:pPr>
    </w:p>
    <w:p w14:paraId="1A310ED5" w14:textId="77777777" w:rsidR="0086671D" w:rsidRDefault="0086671D" w:rsidP="0086671D">
      <w:pPr>
        <w:pStyle w:val="Compact"/>
      </w:pPr>
    </w:p>
    <w:p w14:paraId="576B5C4B" w14:textId="77777777" w:rsidR="0086671D" w:rsidRDefault="0086671D" w:rsidP="0086671D">
      <w:pPr>
        <w:pStyle w:val="Compact"/>
      </w:pPr>
    </w:p>
    <w:p w14:paraId="124EDF33" w14:textId="77777777" w:rsidR="0086671D" w:rsidRDefault="0086671D" w:rsidP="0086671D">
      <w:pPr>
        <w:pStyle w:val="Compact"/>
      </w:pPr>
    </w:p>
    <w:p w14:paraId="6D229AA8" w14:textId="05F5AB2F" w:rsidR="0086671D" w:rsidRDefault="0086671D" w:rsidP="0086671D">
      <w:pPr>
        <w:pStyle w:val="Compact"/>
      </w:pPr>
      <w:del w:id="60" w:author="Daniel Noble" w:date="2026-01-28T15:22:00Z" w16du:dateUtc="2026-01-28T14:22:00Z">
        <w:r w:rsidDel="00EF0FEA">
          <w:rPr>
            <w:noProof/>
          </w:rPr>
          <w:drawing>
            <wp:inline distT="0" distB="0" distL="0" distR="0" wp14:anchorId="5982B021" wp14:editId="3CB4D4DC">
              <wp:extent cx="5731510" cy="2547580"/>
              <wp:effectExtent l="0" t="0" r="2540" b="5715"/>
              <wp:docPr id="51" name="Picture"/>
              <wp:cNvGraphicFramePr/>
              <a:graphic xmlns:a="http://schemas.openxmlformats.org/drawingml/2006/main">
                <a:graphicData uri="http://schemas.openxmlformats.org/drawingml/2006/picture">
                  <pic:pic xmlns:pic="http://schemas.openxmlformats.org/drawingml/2006/picture">
                    <pic:nvPicPr>
                      <pic:cNvPr id="52" name="Picture" descr="results_files/figure-docx/fig-orchard_nutrition-1.png"/>
                      <pic:cNvPicPr>
                        <a:picLocks noChangeAspect="1" noChangeArrowheads="1"/>
                      </pic:cNvPicPr>
                    </pic:nvPicPr>
                    <pic:blipFill>
                      <a:blip r:embed="rId31"/>
                      <a:stretch>
                        <a:fillRect/>
                      </a:stretch>
                    </pic:blipFill>
                    <pic:spPr bwMode="auto">
                      <a:xfrm>
                        <a:off x="0" y="0"/>
                        <a:ext cx="5731510" cy="2547580"/>
                      </a:xfrm>
                      <a:prstGeom prst="rect">
                        <a:avLst/>
                      </a:prstGeom>
                      <a:noFill/>
                      <a:ln w="9525">
                        <a:noFill/>
                        <a:headEnd/>
                        <a:tailEnd/>
                      </a:ln>
                    </pic:spPr>
                  </pic:pic>
                </a:graphicData>
              </a:graphic>
            </wp:inline>
          </w:drawing>
        </w:r>
      </w:del>
    </w:p>
    <w:p w14:paraId="166C7CB2" w14:textId="1B5250B3" w:rsidR="0086671D" w:rsidRDefault="00EF0FEA" w:rsidP="00977BDA">
      <w:pPr>
        <w:pStyle w:val="Compact"/>
        <w:jc w:val="both"/>
      </w:pPr>
      <w:ins w:id="61" w:author="Daniel Noble" w:date="2026-01-28T15:22:00Z" w16du:dateUtc="2026-01-28T14:22:00Z">
        <w:r>
          <w:rPr>
            <w:noProof/>
            <w14:ligatures w14:val="standardContextual"/>
          </w:rPr>
          <w:lastRenderedPageBreak/>
          <w:drawing>
            <wp:inline distT="0" distB="0" distL="0" distR="0" wp14:anchorId="3FEEAA22" wp14:editId="703888BE">
              <wp:extent cx="5731510" cy="2587625"/>
              <wp:effectExtent l="0" t="0" r="0" b="3175"/>
              <wp:docPr id="1356102109" name="Picture 34" descr="A diagram of food and gastrointestinal tra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02109" name="Picture 34" descr="A diagram of food and gastrointestinal tract&#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587625"/>
                      </a:xfrm>
                      <a:prstGeom prst="rect">
                        <a:avLst/>
                      </a:prstGeom>
                    </pic:spPr>
                  </pic:pic>
                </a:graphicData>
              </a:graphic>
            </wp:inline>
          </w:drawing>
        </w:r>
      </w:ins>
    </w:p>
    <w:p w14:paraId="13C48C7B" w14:textId="4F426EB8" w:rsidR="00977BDA" w:rsidRDefault="00977BDA" w:rsidP="00977BDA">
      <w:pPr>
        <w:pStyle w:val="Compact"/>
        <w:jc w:val="both"/>
      </w:pPr>
      <w:r>
        <w:rPr>
          <w:b/>
          <w:bCs/>
        </w:rPr>
        <w:t>Figure</w:t>
      </w:r>
      <w:r>
        <w:t> </w:t>
      </w:r>
      <w:r w:rsidR="000D0ED6">
        <w:rPr>
          <w:b/>
          <w:bCs/>
        </w:rPr>
        <w:t>8</w:t>
      </w:r>
      <w:r w:rsidRPr="0086671D">
        <w:rPr>
          <w:b/>
          <w:bCs/>
        </w:rPr>
        <w:t xml:space="preserve"> -</w:t>
      </w:r>
      <w:r>
        <w:t xml:space="preserve"> </w:t>
      </w:r>
      <w:r>
        <w:rPr>
          <w:b/>
          <w:bCs/>
        </w:rPr>
        <w:t xml:space="preserve">Overall meta-analytic mean estimates for nutritional </w:t>
      </w:r>
      <w:del w:id="62" w:author="Daniel Noble" w:date="2026-01-28T15:23:00Z" w16du:dateUtc="2026-01-28T14:23:00Z">
        <w:r w:rsidDel="00EF0FEA">
          <w:rPr>
            <w:b/>
            <w:bCs/>
          </w:rPr>
          <w:delText xml:space="preserve">stressors </w:delText>
        </w:r>
      </w:del>
      <w:ins w:id="63" w:author="Daniel Noble" w:date="2026-01-28T15:23:00Z" w16du:dateUtc="2026-01-28T14:23:00Z">
        <w:r w:rsidR="00EF0FEA">
          <w:rPr>
            <w:b/>
            <w:bCs/>
          </w:rPr>
          <w:t xml:space="preserve">imbalance </w:t>
        </w:r>
      </w:ins>
      <w:r>
        <w:rPr>
          <w:b/>
          <w:bCs/>
        </w:rPr>
        <w:t>(a) under- and over-nutrition and (b) nutrition type</w:t>
      </w:r>
      <w:r>
        <w:t>. Mean estimates are shown as large points, with 95% confidence (thick black bars) and prediction (thin black bars). The number of effects (k) along with the number of studies (in parentheses) are shown provided for each stressor type. The dashed line</w:t>
      </w:r>
      <w:ins w:id="64" w:author="Ondi Crino" w:date="2026-01-26T13:03:00Z" w16du:dateUtc="2026-01-26T02:33:00Z">
        <w:r w:rsidR="00E16738">
          <w:t>s</w:t>
        </w:r>
      </w:ins>
      <w:r>
        <w:t xml:space="preserve"> represent</w:t>
      </w:r>
      <w:del w:id="65" w:author="Ondi Crino" w:date="2026-01-26T13:03:00Z" w16du:dateUtc="2026-01-26T02:33:00Z">
        <w:r w:rsidDel="00E16738">
          <w:delText>s</w:delText>
        </w:r>
      </w:del>
      <w:r>
        <w:t xml:space="preserve"> no effect </w:t>
      </w:r>
      <w:ins w:id="66" w:author="Ondi Crino" w:date="2026-01-26T13:03:00Z" w16du:dateUtc="2026-01-26T02:33:00Z">
        <w:r w:rsidR="00E16738">
          <w:t xml:space="preserve">where the </w:t>
        </w:r>
      </w:ins>
      <w:ins w:id="67" w:author="Ondi Crino" w:date="2026-01-26T13:05:00Z" w16du:dateUtc="2026-01-26T02:35:00Z">
        <w:r w:rsidR="00E16738">
          <w:t xml:space="preserve">estimates of the </w:t>
        </w:r>
      </w:ins>
      <w:ins w:id="68" w:author="Ondi Crino" w:date="2026-01-26T13:03:00Z" w16du:dateUtc="2026-01-26T02:33:00Z">
        <w:r w:rsidR="00E16738">
          <w:t xml:space="preserve">standardized mean difference </w:t>
        </w:r>
      </w:ins>
      <w:ins w:id="69" w:author="Ondi Crino" w:date="2026-01-26T13:04:00Z" w16du:dateUtc="2026-01-26T02:34:00Z">
        <w:r w:rsidR="00E16738">
          <w:t xml:space="preserve">between treatment and control groups </w:t>
        </w:r>
      </w:ins>
      <w:r>
        <w:t>(</w:t>
      </w:r>
      <w:del w:id="70" w:author="Ondi Crino" w:date="2026-01-26T13:04:00Z" w16du:dateUtc="2026-01-26T02:34:00Z">
        <w:r w:rsidDel="00E16738">
          <w:delText xml:space="preserve">i.e., </w:delText>
        </w:r>
      </w:del>
      <w:bookmarkStart w:id="71" w:name="_Hlk220325452"/>
      <m:oMath>
        <m:r>
          <w:rPr>
            <w:rFonts w:ascii="Cambria Math" w:hAnsi="Cambria Math"/>
          </w:rPr>
          <m:t>SM</m:t>
        </m:r>
        <m:sSub>
          <m:sSubPr>
            <m:ctrlPr>
              <w:rPr>
                <w:rFonts w:ascii="Cambria Math" w:hAnsi="Cambria Math"/>
              </w:rPr>
            </m:ctrlPr>
          </m:sSubPr>
          <m:e>
            <m:r>
              <w:rPr>
                <w:rFonts w:ascii="Cambria Math" w:hAnsi="Cambria Math"/>
              </w:rPr>
              <m:t>D</m:t>
            </m:r>
          </m:e>
          <m:sub>
            <m:r>
              <w:rPr>
                <w:rFonts w:ascii="Cambria Math" w:hAnsi="Cambria Math"/>
              </w:rPr>
              <m:t>H</m:t>
            </m:r>
          </m:sub>
        </m:sSub>
      </m:oMath>
      <w:bookmarkEnd w:id="71"/>
      <w:del w:id="72" w:author="Ondi Crino" w:date="2026-01-26T13:04:00Z" w16du:dateUtc="2026-01-26T02:34:00Z">
        <w:r w:rsidDel="00E16738">
          <w:delText xml:space="preserve"> = 0</w:delText>
        </w:r>
      </w:del>
      <w:r>
        <w:t>)</w:t>
      </w:r>
      <w:ins w:id="73" w:author="Ondi Crino" w:date="2026-01-26T13:04:00Z" w16du:dateUtc="2026-01-26T02:34:00Z">
        <w:r w:rsidR="00E16738">
          <w:t xml:space="preserve"> equals zero</w:t>
        </w:r>
      </w:ins>
      <w:r>
        <w:t xml:space="preserve">. Raw data </w:t>
      </w:r>
      <w:ins w:id="74" w:author="Daniel Noble" w:date="2026-01-28T14:04:00Z" w16du:dateUtc="2026-01-28T13:04:00Z">
        <w:r w:rsidR="00151415">
          <w:t xml:space="preserve">(transparent points) </w:t>
        </w:r>
      </w:ins>
      <w:r>
        <w:t>are also shown and are weighted by their inverse sampling error (precision). Note raw data is truncated for ease of visualisation.</w:t>
      </w:r>
    </w:p>
    <w:p w14:paraId="4E6BAC79" w14:textId="77777777" w:rsidR="00977BDA" w:rsidRDefault="00977BDA" w:rsidP="0086671D">
      <w:pPr>
        <w:pStyle w:val="Compact"/>
      </w:pPr>
    </w:p>
    <w:sectPr w:rsidR="00977B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67288"/>
    <w:multiLevelType w:val="hybridMultilevel"/>
    <w:tmpl w:val="465C928E"/>
    <w:lvl w:ilvl="0" w:tplc="C5AE4D6C">
      <w:start w:val="1"/>
      <w:numFmt w:val="bullet"/>
      <w:lvlText w:val="•"/>
      <w:lvlJc w:val="left"/>
      <w:pPr>
        <w:tabs>
          <w:tab w:val="num" w:pos="720"/>
        </w:tabs>
        <w:ind w:left="720" w:hanging="360"/>
      </w:pPr>
      <w:rPr>
        <w:rFonts w:ascii="Arial" w:hAnsi="Arial" w:hint="default"/>
      </w:rPr>
    </w:lvl>
    <w:lvl w:ilvl="1" w:tplc="7B24B590" w:tentative="1">
      <w:start w:val="1"/>
      <w:numFmt w:val="bullet"/>
      <w:lvlText w:val="•"/>
      <w:lvlJc w:val="left"/>
      <w:pPr>
        <w:tabs>
          <w:tab w:val="num" w:pos="1440"/>
        </w:tabs>
        <w:ind w:left="1440" w:hanging="360"/>
      </w:pPr>
      <w:rPr>
        <w:rFonts w:ascii="Arial" w:hAnsi="Arial" w:hint="default"/>
      </w:rPr>
    </w:lvl>
    <w:lvl w:ilvl="2" w:tplc="F13E81F6" w:tentative="1">
      <w:start w:val="1"/>
      <w:numFmt w:val="bullet"/>
      <w:lvlText w:val="•"/>
      <w:lvlJc w:val="left"/>
      <w:pPr>
        <w:tabs>
          <w:tab w:val="num" w:pos="2160"/>
        </w:tabs>
        <w:ind w:left="2160" w:hanging="360"/>
      </w:pPr>
      <w:rPr>
        <w:rFonts w:ascii="Arial" w:hAnsi="Arial" w:hint="default"/>
      </w:rPr>
    </w:lvl>
    <w:lvl w:ilvl="3" w:tplc="3D04395E" w:tentative="1">
      <w:start w:val="1"/>
      <w:numFmt w:val="bullet"/>
      <w:lvlText w:val="•"/>
      <w:lvlJc w:val="left"/>
      <w:pPr>
        <w:tabs>
          <w:tab w:val="num" w:pos="2880"/>
        </w:tabs>
        <w:ind w:left="2880" w:hanging="360"/>
      </w:pPr>
      <w:rPr>
        <w:rFonts w:ascii="Arial" w:hAnsi="Arial" w:hint="default"/>
      </w:rPr>
    </w:lvl>
    <w:lvl w:ilvl="4" w:tplc="55D8AD64" w:tentative="1">
      <w:start w:val="1"/>
      <w:numFmt w:val="bullet"/>
      <w:lvlText w:val="•"/>
      <w:lvlJc w:val="left"/>
      <w:pPr>
        <w:tabs>
          <w:tab w:val="num" w:pos="3600"/>
        </w:tabs>
        <w:ind w:left="3600" w:hanging="360"/>
      </w:pPr>
      <w:rPr>
        <w:rFonts w:ascii="Arial" w:hAnsi="Arial" w:hint="default"/>
      </w:rPr>
    </w:lvl>
    <w:lvl w:ilvl="5" w:tplc="6D9C6C94" w:tentative="1">
      <w:start w:val="1"/>
      <w:numFmt w:val="bullet"/>
      <w:lvlText w:val="•"/>
      <w:lvlJc w:val="left"/>
      <w:pPr>
        <w:tabs>
          <w:tab w:val="num" w:pos="4320"/>
        </w:tabs>
        <w:ind w:left="4320" w:hanging="360"/>
      </w:pPr>
      <w:rPr>
        <w:rFonts w:ascii="Arial" w:hAnsi="Arial" w:hint="default"/>
      </w:rPr>
    </w:lvl>
    <w:lvl w:ilvl="6" w:tplc="0C2E80C4" w:tentative="1">
      <w:start w:val="1"/>
      <w:numFmt w:val="bullet"/>
      <w:lvlText w:val="•"/>
      <w:lvlJc w:val="left"/>
      <w:pPr>
        <w:tabs>
          <w:tab w:val="num" w:pos="5040"/>
        </w:tabs>
        <w:ind w:left="5040" w:hanging="360"/>
      </w:pPr>
      <w:rPr>
        <w:rFonts w:ascii="Arial" w:hAnsi="Arial" w:hint="default"/>
      </w:rPr>
    </w:lvl>
    <w:lvl w:ilvl="7" w:tplc="4A3AF970" w:tentative="1">
      <w:start w:val="1"/>
      <w:numFmt w:val="bullet"/>
      <w:lvlText w:val="•"/>
      <w:lvlJc w:val="left"/>
      <w:pPr>
        <w:tabs>
          <w:tab w:val="num" w:pos="5760"/>
        </w:tabs>
        <w:ind w:left="5760" w:hanging="360"/>
      </w:pPr>
      <w:rPr>
        <w:rFonts w:ascii="Arial" w:hAnsi="Arial" w:hint="default"/>
      </w:rPr>
    </w:lvl>
    <w:lvl w:ilvl="8" w:tplc="04625C7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507F4E9E"/>
    <w:multiLevelType w:val="hybridMultilevel"/>
    <w:tmpl w:val="A9F6E942"/>
    <w:lvl w:ilvl="0" w:tplc="10167FD2">
      <w:start w:val="1"/>
      <w:numFmt w:val="bullet"/>
      <w:lvlText w:val="•"/>
      <w:lvlJc w:val="left"/>
      <w:pPr>
        <w:tabs>
          <w:tab w:val="num" w:pos="720"/>
        </w:tabs>
        <w:ind w:left="720" w:hanging="360"/>
      </w:pPr>
      <w:rPr>
        <w:rFonts w:ascii="Arial" w:hAnsi="Arial" w:hint="default"/>
      </w:rPr>
    </w:lvl>
    <w:lvl w:ilvl="1" w:tplc="3A0E8824" w:tentative="1">
      <w:start w:val="1"/>
      <w:numFmt w:val="bullet"/>
      <w:lvlText w:val="•"/>
      <w:lvlJc w:val="left"/>
      <w:pPr>
        <w:tabs>
          <w:tab w:val="num" w:pos="1440"/>
        </w:tabs>
        <w:ind w:left="1440" w:hanging="360"/>
      </w:pPr>
      <w:rPr>
        <w:rFonts w:ascii="Arial" w:hAnsi="Arial" w:hint="default"/>
      </w:rPr>
    </w:lvl>
    <w:lvl w:ilvl="2" w:tplc="390E447E" w:tentative="1">
      <w:start w:val="1"/>
      <w:numFmt w:val="bullet"/>
      <w:lvlText w:val="•"/>
      <w:lvlJc w:val="left"/>
      <w:pPr>
        <w:tabs>
          <w:tab w:val="num" w:pos="2160"/>
        </w:tabs>
        <w:ind w:left="2160" w:hanging="360"/>
      </w:pPr>
      <w:rPr>
        <w:rFonts w:ascii="Arial" w:hAnsi="Arial" w:hint="default"/>
      </w:rPr>
    </w:lvl>
    <w:lvl w:ilvl="3" w:tplc="F82C7B96" w:tentative="1">
      <w:start w:val="1"/>
      <w:numFmt w:val="bullet"/>
      <w:lvlText w:val="•"/>
      <w:lvlJc w:val="left"/>
      <w:pPr>
        <w:tabs>
          <w:tab w:val="num" w:pos="2880"/>
        </w:tabs>
        <w:ind w:left="2880" w:hanging="360"/>
      </w:pPr>
      <w:rPr>
        <w:rFonts w:ascii="Arial" w:hAnsi="Arial" w:hint="default"/>
      </w:rPr>
    </w:lvl>
    <w:lvl w:ilvl="4" w:tplc="D13A2D34" w:tentative="1">
      <w:start w:val="1"/>
      <w:numFmt w:val="bullet"/>
      <w:lvlText w:val="•"/>
      <w:lvlJc w:val="left"/>
      <w:pPr>
        <w:tabs>
          <w:tab w:val="num" w:pos="3600"/>
        </w:tabs>
        <w:ind w:left="3600" w:hanging="360"/>
      </w:pPr>
      <w:rPr>
        <w:rFonts w:ascii="Arial" w:hAnsi="Arial" w:hint="default"/>
      </w:rPr>
    </w:lvl>
    <w:lvl w:ilvl="5" w:tplc="6DCC8F36" w:tentative="1">
      <w:start w:val="1"/>
      <w:numFmt w:val="bullet"/>
      <w:lvlText w:val="•"/>
      <w:lvlJc w:val="left"/>
      <w:pPr>
        <w:tabs>
          <w:tab w:val="num" w:pos="4320"/>
        </w:tabs>
        <w:ind w:left="4320" w:hanging="360"/>
      </w:pPr>
      <w:rPr>
        <w:rFonts w:ascii="Arial" w:hAnsi="Arial" w:hint="default"/>
      </w:rPr>
    </w:lvl>
    <w:lvl w:ilvl="6" w:tplc="9B3AAC6A" w:tentative="1">
      <w:start w:val="1"/>
      <w:numFmt w:val="bullet"/>
      <w:lvlText w:val="•"/>
      <w:lvlJc w:val="left"/>
      <w:pPr>
        <w:tabs>
          <w:tab w:val="num" w:pos="5040"/>
        </w:tabs>
        <w:ind w:left="5040" w:hanging="360"/>
      </w:pPr>
      <w:rPr>
        <w:rFonts w:ascii="Arial" w:hAnsi="Arial" w:hint="default"/>
      </w:rPr>
    </w:lvl>
    <w:lvl w:ilvl="7" w:tplc="E4F0608A" w:tentative="1">
      <w:start w:val="1"/>
      <w:numFmt w:val="bullet"/>
      <w:lvlText w:val="•"/>
      <w:lvlJc w:val="left"/>
      <w:pPr>
        <w:tabs>
          <w:tab w:val="num" w:pos="5760"/>
        </w:tabs>
        <w:ind w:left="5760" w:hanging="360"/>
      </w:pPr>
      <w:rPr>
        <w:rFonts w:ascii="Arial" w:hAnsi="Arial" w:hint="default"/>
      </w:rPr>
    </w:lvl>
    <w:lvl w:ilvl="8" w:tplc="26EA2334" w:tentative="1">
      <w:start w:val="1"/>
      <w:numFmt w:val="bullet"/>
      <w:lvlText w:val="•"/>
      <w:lvlJc w:val="left"/>
      <w:pPr>
        <w:tabs>
          <w:tab w:val="num" w:pos="6480"/>
        </w:tabs>
        <w:ind w:left="6480" w:hanging="360"/>
      </w:pPr>
      <w:rPr>
        <w:rFonts w:ascii="Arial" w:hAnsi="Arial" w:hint="default"/>
      </w:rPr>
    </w:lvl>
  </w:abstractNum>
  <w:num w:numId="1" w16cid:durableId="1856654134">
    <w:abstractNumId w:val="0"/>
  </w:num>
  <w:num w:numId="2" w16cid:durableId="170362757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Noble">
    <w15:presenceInfo w15:providerId="AD" w15:userId="S::u5062688@anu.edu.au::cd1442c4-8911-414d-88db-662b5685b55e"/>
  </w15:person>
  <w15:person w15:author="Ondi Crino">
    <w15:presenceInfo w15:providerId="AD" w15:userId="S::crin0006@flinders.edu.au::14d01f18-b834-4109-ba44-5cbdcf7d2f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71D"/>
    <w:rsid w:val="0002625E"/>
    <w:rsid w:val="00080DB4"/>
    <w:rsid w:val="000D0ED6"/>
    <w:rsid w:val="00104BB1"/>
    <w:rsid w:val="00137026"/>
    <w:rsid w:val="00151415"/>
    <w:rsid w:val="0018540F"/>
    <w:rsid w:val="001C5B4F"/>
    <w:rsid w:val="0021667F"/>
    <w:rsid w:val="00227A09"/>
    <w:rsid w:val="00252FA6"/>
    <w:rsid w:val="00361D98"/>
    <w:rsid w:val="003C4332"/>
    <w:rsid w:val="003E1612"/>
    <w:rsid w:val="003E470C"/>
    <w:rsid w:val="00400715"/>
    <w:rsid w:val="0040344F"/>
    <w:rsid w:val="00435859"/>
    <w:rsid w:val="00451D53"/>
    <w:rsid w:val="004E6DD4"/>
    <w:rsid w:val="005220A2"/>
    <w:rsid w:val="00544689"/>
    <w:rsid w:val="00567022"/>
    <w:rsid w:val="005974D1"/>
    <w:rsid w:val="006776DE"/>
    <w:rsid w:val="00684910"/>
    <w:rsid w:val="00690FD6"/>
    <w:rsid w:val="006A5A5B"/>
    <w:rsid w:val="00731967"/>
    <w:rsid w:val="00747A63"/>
    <w:rsid w:val="00787E82"/>
    <w:rsid w:val="007B0779"/>
    <w:rsid w:val="00811233"/>
    <w:rsid w:val="0086671D"/>
    <w:rsid w:val="008738E1"/>
    <w:rsid w:val="008E5A62"/>
    <w:rsid w:val="008E719A"/>
    <w:rsid w:val="00915160"/>
    <w:rsid w:val="00977BDA"/>
    <w:rsid w:val="00A33655"/>
    <w:rsid w:val="00A35D0A"/>
    <w:rsid w:val="00AE110B"/>
    <w:rsid w:val="00B13E27"/>
    <w:rsid w:val="00B74AC7"/>
    <w:rsid w:val="00B951D3"/>
    <w:rsid w:val="00BA2D27"/>
    <w:rsid w:val="00D03ACD"/>
    <w:rsid w:val="00D54541"/>
    <w:rsid w:val="00D56769"/>
    <w:rsid w:val="00E16738"/>
    <w:rsid w:val="00EF0FEA"/>
    <w:rsid w:val="00EF20F9"/>
    <w:rsid w:val="00F94282"/>
    <w:rsid w:val="00FA388D"/>
    <w:rsid w:val="00FB40AB"/>
    <w:rsid w:val="00FC6E5B"/>
    <w:rsid w:val="00FF5C3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3BF02"/>
  <w15:chartTrackingRefBased/>
  <w15:docId w15:val="{9A0ECF66-F30D-41E4-8B47-51AAB619D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71D"/>
    <w:pPr>
      <w:spacing w:after="200" w:line="240" w:lineRule="auto"/>
    </w:pPr>
    <w:rPr>
      <w:rFonts w:ascii="Times New Roman" w:hAnsi="Times New Roman"/>
      <w:kern w:val="0"/>
      <w:sz w:val="24"/>
      <w:szCs w:val="24"/>
      <w:lang w:val="en-US"/>
      <w14:ligatures w14:val="none"/>
    </w:rPr>
  </w:style>
  <w:style w:type="paragraph" w:styleId="Heading1">
    <w:name w:val="heading 1"/>
    <w:basedOn w:val="Normal"/>
    <w:next w:val="Normal"/>
    <w:link w:val="Heading1Char"/>
    <w:uiPriority w:val="9"/>
    <w:qFormat/>
    <w:rsid w:val="0086671D"/>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AU"/>
      <w14:ligatures w14:val="standardContextual"/>
    </w:rPr>
  </w:style>
  <w:style w:type="paragraph" w:styleId="Heading2">
    <w:name w:val="heading 2"/>
    <w:basedOn w:val="Normal"/>
    <w:next w:val="Normal"/>
    <w:link w:val="Heading2Char"/>
    <w:uiPriority w:val="9"/>
    <w:semiHidden/>
    <w:unhideWhenUsed/>
    <w:qFormat/>
    <w:rsid w:val="0086671D"/>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AU"/>
      <w14:ligatures w14:val="standardContextual"/>
    </w:rPr>
  </w:style>
  <w:style w:type="paragraph" w:styleId="Heading3">
    <w:name w:val="heading 3"/>
    <w:basedOn w:val="Normal"/>
    <w:next w:val="Normal"/>
    <w:link w:val="Heading3Char"/>
    <w:uiPriority w:val="9"/>
    <w:semiHidden/>
    <w:unhideWhenUsed/>
    <w:qFormat/>
    <w:rsid w:val="0086671D"/>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en-AU"/>
      <w14:ligatures w14:val="standardContextual"/>
    </w:rPr>
  </w:style>
  <w:style w:type="paragraph" w:styleId="Heading4">
    <w:name w:val="heading 4"/>
    <w:basedOn w:val="Normal"/>
    <w:next w:val="Normal"/>
    <w:link w:val="Heading4Char"/>
    <w:uiPriority w:val="9"/>
    <w:semiHidden/>
    <w:unhideWhenUsed/>
    <w:qFormat/>
    <w:rsid w:val="0086671D"/>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val="en-AU"/>
      <w14:ligatures w14:val="standardContextual"/>
    </w:rPr>
  </w:style>
  <w:style w:type="paragraph" w:styleId="Heading5">
    <w:name w:val="heading 5"/>
    <w:basedOn w:val="Normal"/>
    <w:next w:val="Normal"/>
    <w:link w:val="Heading5Char"/>
    <w:uiPriority w:val="9"/>
    <w:semiHidden/>
    <w:unhideWhenUsed/>
    <w:qFormat/>
    <w:rsid w:val="0086671D"/>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val="en-AU"/>
      <w14:ligatures w14:val="standardContextual"/>
    </w:rPr>
  </w:style>
  <w:style w:type="paragraph" w:styleId="Heading6">
    <w:name w:val="heading 6"/>
    <w:basedOn w:val="Normal"/>
    <w:next w:val="Normal"/>
    <w:link w:val="Heading6Char"/>
    <w:uiPriority w:val="9"/>
    <w:semiHidden/>
    <w:unhideWhenUsed/>
    <w:qFormat/>
    <w:rsid w:val="0086671D"/>
    <w:pPr>
      <w:keepNext/>
      <w:keepLines/>
      <w:spacing w:before="40" w:after="0" w:line="259" w:lineRule="auto"/>
      <w:outlineLvl w:val="5"/>
    </w:pPr>
    <w:rPr>
      <w:rFonts w:asciiTheme="minorHAnsi" w:eastAsiaTheme="majorEastAsia" w:hAnsiTheme="minorHAnsi" w:cstheme="majorBidi"/>
      <w:i/>
      <w:iCs/>
      <w:color w:val="595959" w:themeColor="text1" w:themeTint="A6"/>
      <w:kern w:val="2"/>
      <w:sz w:val="22"/>
      <w:szCs w:val="22"/>
      <w:lang w:val="en-AU"/>
      <w14:ligatures w14:val="standardContextual"/>
    </w:rPr>
  </w:style>
  <w:style w:type="paragraph" w:styleId="Heading7">
    <w:name w:val="heading 7"/>
    <w:basedOn w:val="Normal"/>
    <w:next w:val="Normal"/>
    <w:link w:val="Heading7Char"/>
    <w:uiPriority w:val="9"/>
    <w:semiHidden/>
    <w:unhideWhenUsed/>
    <w:qFormat/>
    <w:rsid w:val="0086671D"/>
    <w:pPr>
      <w:keepNext/>
      <w:keepLines/>
      <w:spacing w:before="40" w:after="0" w:line="259" w:lineRule="auto"/>
      <w:outlineLvl w:val="6"/>
    </w:pPr>
    <w:rPr>
      <w:rFonts w:asciiTheme="minorHAnsi" w:eastAsiaTheme="majorEastAsia" w:hAnsiTheme="minorHAnsi" w:cstheme="majorBidi"/>
      <w:color w:val="595959" w:themeColor="text1" w:themeTint="A6"/>
      <w:kern w:val="2"/>
      <w:sz w:val="22"/>
      <w:szCs w:val="22"/>
      <w:lang w:val="en-AU"/>
      <w14:ligatures w14:val="standardContextual"/>
    </w:rPr>
  </w:style>
  <w:style w:type="paragraph" w:styleId="Heading8">
    <w:name w:val="heading 8"/>
    <w:basedOn w:val="Normal"/>
    <w:next w:val="Normal"/>
    <w:link w:val="Heading8Char"/>
    <w:uiPriority w:val="9"/>
    <w:semiHidden/>
    <w:unhideWhenUsed/>
    <w:qFormat/>
    <w:rsid w:val="0086671D"/>
    <w:pPr>
      <w:keepNext/>
      <w:keepLines/>
      <w:spacing w:after="0" w:line="259" w:lineRule="auto"/>
      <w:outlineLvl w:val="7"/>
    </w:pPr>
    <w:rPr>
      <w:rFonts w:asciiTheme="minorHAnsi" w:eastAsiaTheme="majorEastAsia" w:hAnsiTheme="minorHAnsi" w:cstheme="majorBidi"/>
      <w:i/>
      <w:iCs/>
      <w:color w:val="272727" w:themeColor="text1" w:themeTint="D8"/>
      <w:kern w:val="2"/>
      <w:sz w:val="22"/>
      <w:szCs w:val="22"/>
      <w:lang w:val="en-AU"/>
      <w14:ligatures w14:val="standardContextual"/>
    </w:rPr>
  </w:style>
  <w:style w:type="paragraph" w:styleId="Heading9">
    <w:name w:val="heading 9"/>
    <w:basedOn w:val="Normal"/>
    <w:next w:val="Normal"/>
    <w:link w:val="Heading9Char"/>
    <w:uiPriority w:val="9"/>
    <w:semiHidden/>
    <w:unhideWhenUsed/>
    <w:qFormat/>
    <w:rsid w:val="0086671D"/>
    <w:pPr>
      <w:keepNext/>
      <w:keepLines/>
      <w:spacing w:after="0" w:line="259" w:lineRule="auto"/>
      <w:outlineLvl w:val="8"/>
    </w:pPr>
    <w:rPr>
      <w:rFonts w:asciiTheme="minorHAnsi" w:eastAsiaTheme="majorEastAsia" w:hAnsiTheme="minorHAnsi" w:cstheme="majorBidi"/>
      <w:color w:val="272727" w:themeColor="text1" w:themeTint="D8"/>
      <w:kern w:val="2"/>
      <w:sz w:val="22"/>
      <w:szCs w:val="22"/>
      <w:lang w:val="en-AU"/>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7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67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67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7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7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7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7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7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71D"/>
    <w:rPr>
      <w:rFonts w:eastAsiaTheme="majorEastAsia" w:cstheme="majorBidi"/>
      <w:color w:val="272727" w:themeColor="text1" w:themeTint="D8"/>
    </w:rPr>
  </w:style>
  <w:style w:type="paragraph" w:styleId="Title">
    <w:name w:val="Title"/>
    <w:basedOn w:val="Normal"/>
    <w:next w:val="Normal"/>
    <w:link w:val="TitleChar"/>
    <w:uiPriority w:val="10"/>
    <w:qFormat/>
    <w:rsid w:val="0086671D"/>
    <w:pPr>
      <w:spacing w:after="80"/>
      <w:contextualSpacing/>
    </w:pPr>
    <w:rPr>
      <w:rFonts w:asciiTheme="majorHAnsi" w:eastAsiaTheme="majorEastAsia" w:hAnsiTheme="majorHAnsi" w:cstheme="majorBidi"/>
      <w:spacing w:val="-10"/>
      <w:kern w:val="28"/>
      <w:sz w:val="56"/>
      <w:szCs w:val="56"/>
      <w:lang w:val="en-AU"/>
      <w14:ligatures w14:val="standardContextual"/>
    </w:rPr>
  </w:style>
  <w:style w:type="character" w:customStyle="1" w:styleId="TitleChar">
    <w:name w:val="Title Char"/>
    <w:basedOn w:val="DefaultParagraphFont"/>
    <w:link w:val="Title"/>
    <w:uiPriority w:val="10"/>
    <w:rsid w:val="008667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71D"/>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AU"/>
      <w14:ligatures w14:val="standardContextual"/>
    </w:rPr>
  </w:style>
  <w:style w:type="character" w:customStyle="1" w:styleId="SubtitleChar">
    <w:name w:val="Subtitle Char"/>
    <w:basedOn w:val="DefaultParagraphFont"/>
    <w:link w:val="Subtitle"/>
    <w:uiPriority w:val="11"/>
    <w:rsid w:val="008667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71D"/>
    <w:pPr>
      <w:spacing w:before="160" w:after="160" w:line="259" w:lineRule="auto"/>
      <w:jc w:val="center"/>
    </w:pPr>
    <w:rPr>
      <w:rFonts w:asciiTheme="minorHAnsi" w:hAnsiTheme="minorHAnsi"/>
      <w:i/>
      <w:iCs/>
      <w:color w:val="404040" w:themeColor="text1" w:themeTint="BF"/>
      <w:kern w:val="2"/>
      <w:sz w:val="22"/>
      <w:szCs w:val="22"/>
      <w:lang w:val="en-AU"/>
      <w14:ligatures w14:val="standardContextual"/>
    </w:rPr>
  </w:style>
  <w:style w:type="character" w:customStyle="1" w:styleId="QuoteChar">
    <w:name w:val="Quote Char"/>
    <w:basedOn w:val="DefaultParagraphFont"/>
    <w:link w:val="Quote"/>
    <w:uiPriority w:val="29"/>
    <w:rsid w:val="0086671D"/>
    <w:rPr>
      <w:i/>
      <w:iCs/>
      <w:color w:val="404040" w:themeColor="text1" w:themeTint="BF"/>
    </w:rPr>
  </w:style>
  <w:style w:type="paragraph" w:styleId="ListParagraph">
    <w:name w:val="List Paragraph"/>
    <w:basedOn w:val="Normal"/>
    <w:uiPriority w:val="34"/>
    <w:qFormat/>
    <w:rsid w:val="0086671D"/>
    <w:pPr>
      <w:spacing w:after="160" w:line="259" w:lineRule="auto"/>
      <w:ind w:left="720"/>
      <w:contextualSpacing/>
    </w:pPr>
    <w:rPr>
      <w:rFonts w:asciiTheme="minorHAnsi" w:hAnsiTheme="minorHAnsi"/>
      <w:kern w:val="2"/>
      <w:sz w:val="22"/>
      <w:szCs w:val="22"/>
      <w:lang w:val="en-AU"/>
      <w14:ligatures w14:val="standardContextual"/>
    </w:rPr>
  </w:style>
  <w:style w:type="character" w:styleId="IntenseEmphasis">
    <w:name w:val="Intense Emphasis"/>
    <w:basedOn w:val="DefaultParagraphFont"/>
    <w:uiPriority w:val="21"/>
    <w:qFormat/>
    <w:rsid w:val="0086671D"/>
    <w:rPr>
      <w:i/>
      <w:iCs/>
      <w:color w:val="0F4761" w:themeColor="accent1" w:themeShade="BF"/>
    </w:rPr>
  </w:style>
  <w:style w:type="paragraph" w:styleId="IntenseQuote">
    <w:name w:val="Intense Quote"/>
    <w:basedOn w:val="Normal"/>
    <w:next w:val="Normal"/>
    <w:link w:val="IntenseQuoteChar"/>
    <w:uiPriority w:val="30"/>
    <w:qFormat/>
    <w:rsid w:val="0086671D"/>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hAnsiTheme="minorHAnsi"/>
      <w:i/>
      <w:iCs/>
      <w:color w:val="0F4761" w:themeColor="accent1" w:themeShade="BF"/>
      <w:kern w:val="2"/>
      <w:sz w:val="22"/>
      <w:szCs w:val="22"/>
      <w:lang w:val="en-AU"/>
      <w14:ligatures w14:val="standardContextual"/>
    </w:rPr>
  </w:style>
  <w:style w:type="character" w:customStyle="1" w:styleId="IntenseQuoteChar">
    <w:name w:val="Intense Quote Char"/>
    <w:basedOn w:val="DefaultParagraphFont"/>
    <w:link w:val="IntenseQuote"/>
    <w:uiPriority w:val="30"/>
    <w:rsid w:val="0086671D"/>
    <w:rPr>
      <w:i/>
      <w:iCs/>
      <w:color w:val="0F4761" w:themeColor="accent1" w:themeShade="BF"/>
    </w:rPr>
  </w:style>
  <w:style w:type="character" w:styleId="IntenseReference">
    <w:name w:val="Intense Reference"/>
    <w:basedOn w:val="DefaultParagraphFont"/>
    <w:uiPriority w:val="32"/>
    <w:qFormat/>
    <w:rsid w:val="0086671D"/>
    <w:rPr>
      <w:b/>
      <w:bCs/>
      <w:smallCaps/>
      <w:color w:val="0F4761" w:themeColor="accent1" w:themeShade="BF"/>
      <w:spacing w:val="5"/>
    </w:rPr>
  </w:style>
  <w:style w:type="paragraph" w:customStyle="1" w:styleId="Compact">
    <w:name w:val="Compact"/>
    <w:basedOn w:val="BodyText"/>
    <w:qFormat/>
    <w:rsid w:val="0086671D"/>
    <w:pPr>
      <w:spacing w:before="36" w:after="36"/>
    </w:pPr>
  </w:style>
  <w:style w:type="table" w:customStyle="1" w:styleId="Table">
    <w:name w:val="Table"/>
    <w:semiHidden/>
    <w:unhideWhenUsed/>
    <w:qFormat/>
    <w:rsid w:val="0086671D"/>
    <w:pPr>
      <w:spacing w:after="200" w:line="240" w:lineRule="auto"/>
    </w:pPr>
    <w:rPr>
      <w:kern w:val="0"/>
      <w:sz w:val="24"/>
      <w:szCs w:val="24"/>
      <w:lang w:val="en-US" w:eastAsia="en-AU"/>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ImageCaption">
    <w:name w:val="Image Caption"/>
    <w:basedOn w:val="Caption"/>
    <w:rsid w:val="0086671D"/>
    <w:pPr>
      <w:spacing w:after="120"/>
    </w:pPr>
    <w:rPr>
      <w:i w:val="0"/>
      <w:iCs w:val="0"/>
      <w:color w:val="auto"/>
      <w:sz w:val="24"/>
      <w:szCs w:val="24"/>
    </w:rPr>
  </w:style>
  <w:style w:type="paragraph" w:styleId="BodyText">
    <w:name w:val="Body Text"/>
    <w:basedOn w:val="Normal"/>
    <w:link w:val="BodyTextChar"/>
    <w:uiPriority w:val="99"/>
    <w:semiHidden/>
    <w:unhideWhenUsed/>
    <w:rsid w:val="0086671D"/>
    <w:pPr>
      <w:spacing w:after="120"/>
    </w:pPr>
  </w:style>
  <w:style w:type="character" w:customStyle="1" w:styleId="BodyTextChar">
    <w:name w:val="Body Text Char"/>
    <w:basedOn w:val="DefaultParagraphFont"/>
    <w:link w:val="BodyText"/>
    <w:uiPriority w:val="99"/>
    <w:semiHidden/>
    <w:rsid w:val="0086671D"/>
    <w:rPr>
      <w:rFonts w:ascii="Times New Roman" w:hAnsi="Times New Roman"/>
      <w:kern w:val="0"/>
      <w:sz w:val="24"/>
      <w:szCs w:val="24"/>
      <w:lang w:val="en-US"/>
      <w14:ligatures w14:val="none"/>
    </w:rPr>
  </w:style>
  <w:style w:type="paragraph" w:styleId="Caption">
    <w:name w:val="caption"/>
    <w:basedOn w:val="Normal"/>
    <w:next w:val="Normal"/>
    <w:uiPriority w:val="35"/>
    <w:semiHidden/>
    <w:unhideWhenUsed/>
    <w:qFormat/>
    <w:rsid w:val="0086671D"/>
    <w:rPr>
      <w:i/>
      <w:iCs/>
      <w:color w:val="0E2841" w:themeColor="text2"/>
      <w:sz w:val="18"/>
      <w:szCs w:val="18"/>
    </w:rPr>
  </w:style>
  <w:style w:type="paragraph" w:styleId="Revision">
    <w:name w:val="Revision"/>
    <w:hidden/>
    <w:uiPriority w:val="99"/>
    <w:semiHidden/>
    <w:rsid w:val="008E5A62"/>
    <w:pPr>
      <w:spacing w:after="0" w:line="240" w:lineRule="auto"/>
    </w:pPr>
    <w:rPr>
      <w:rFonts w:ascii="Times New Roman" w:hAnsi="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microsoft.com/office/2011/relationships/people" Target="peop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922</Words>
  <Characters>5140</Characters>
  <Application>Microsoft Office Word</Application>
  <DocSecurity>0</DocSecurity>
  <Lines>109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Ondi Crino</dc:creator>
  <cp:keywords/>
  <dc:description/>
  <cp:lastModifiedBy>Ondi Crino</cp:lastModifiedBy>
  <cp:revision>2</cp:revision>
  <dcterms:created xsi:type="dcterms:W3CDTF">2026-01-29T03:19:00Z</dcterms:created>
  <dcterms:modified xsi:type="dcterms:W3CDTF">2026-01-29T03:19:00Z</dcterms:modified>
</cp:coreProperties>
</file>