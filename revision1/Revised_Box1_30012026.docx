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7B49" w14:textId="4979C06E" w:rsidR="0092133A" w:rsidRDefault="003C3CAF" w:rsidP="009213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CA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62A804" wp14:editId="5C7BE1C5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5711190" cy="81534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815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9B79" w14:textId="515FA604" w:rsidR="00C75AA9" w:rsidRDefault="003C3CAF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Mitochondria are cell organelles that play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roles in multiple cellular processes including calcium signalling, apoptosis,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steroid synthesis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(Melchinger &amp; Garcia, 2023; Picard &amp; Shirihai, 2022; Wang &amp; Youle, 2009)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and the production of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adenosine triphosphate (ATP) through the process of oxidative phosphorylation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      </w:fldCha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      </w:fldCha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(OXPHOS; Melchinger &amp; Garcia, 2023; Picard &amp; Shirihai, 2022; Wang &amp; Youle, 2009; Picard</w:t>
                            </w:r>
                            <w:r w:rsidR="00B25B7E" w:rsidRPr="00B25B7E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2018)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ATP is also produced in the cytosol through glycolysis but in far lower quantities compared to ATP production by mitochondria, earning them the moniker as the “powerhouses of the cell”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&lt;EndNote&gt;&lt;Cite&gt;&lt;Author&gt;Siekevitz&lt;/Author&gt;&lt;Year&gt;1957&lt;/Year&gt;&lt;RecNum&gt;502&lt;/RecNum&gt;&lt;DisplayText&gt;(Siekevitz, 1957)&lt;/DisplayText&gt;&lt;record&gt;&lt;rec-number&gt;502&lt;/rec-number&gt;&lt;foreign-keys&gt;&lt;key app="EN" db-id="svdp5t22ptsev2evxdivrv0xp5epz52f5fxd" timestamp="1751852349"&gt;502&lt;/key&gt;&lt;/foreign-keys&gt;&lt;ref-type name="Journal Article"&gt;17&lt;/ref-type&gt;&lt;contributors&gt;&lt;authors&gt;&lt;author&gt;Siekevitz, P.&lt;/author&gt;&lt;/authors&gt;&lt;/contributors&gt;&lt;titles&gt;&lt;title&gt;Powerhouse of the Cell&lt;/title&gt;&lt;secondary-title&gt;Scientific American&lt;/secondary-title&gt;&lt;alt-title&gt;Sci Am&lt;/alt-title&gt;&lt;/titles&gt;&lt;periodical&gt;&lt;full-title&gt;Scientific American&lt;/full-title&gt;&lt;abbr-1&gt;Sci Am&lt;/abbr-1&gt;&lt;/periodical&gt;&lt;alt-periodical&gt;&lt;full-title&gt;Scientific American&lt;/full-title&gt;&lt;abbr-1&gt;Sci Am&lt;/abbr-1&gt;&lt;/alt-periodical&gt;&lt;pages&gt;131-&amp;amp;&lt;/pages&gt;&lt;volume&gt;197&lt;/volume&gt;&lt;number&gt;1&lt;/number&gt;&lt;dates&gt;&lt;year&gt;1957&lt;/year&gt;&lt;/dates&gt;&lt;isbn&gt;0036-8733&lt;/isbn&gt;&lt;accession-num&gt;WOS:A1957WD72400008&lt;/accession-num&gt;&lt;urls&gt;&lt;related-urls&gt;&lt;url&gt;&amp;lt;Go to ISI&amp;gt;://WOS:A1957WD72400008&lt;/url&gt;&lt;/related-urls&gt;&lt;/urls&gt;&lt;electronic-resource-num&gt;DOI 10.1038/scientificamerican0757-131&lt;/electronic-resource-num&gt;&lt;language&gt;English&lt;/language&gt;&lt;/record&gt;&lt;/Cite&gt;&lt;/EndNote&gt;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(Siekevitz, 1957)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715C5FBB" w14:textId="266CEDEB" w:rsidR="00D24556" w:rsidRDefault="00C75AA9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Hlk220320289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rate </w:t>
                            </w:r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ATP </w:t>
                            </w:r>
                            <w:ins w:id="1" w:author="Ondi Crino" w:date="2026-01-26T11:44:00Z" w16du:dateUtc="2026-01-26T01:14:00Z">
                              <w:r w:rsidR="00F13C3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is</w:t>
                              </w:r>
                            </w:ins>
                            <w:del w:id="2" w:author="Ondi Crino" w:date="2026-01-26T11:44:00Z" w16du:dateUtc="2026-01-26T01:14:00Z">
                              <w:r w:rsidR="00D24556" w:rsidDel="00F13C3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delText>are</w:delText>
                              </w:r>
                            </w:del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produced through OXPHOS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can be affected by many mitochondrial and cellular traits. </w:t>
                            </w:r>
                            <w:bookmarkEnd w:id="0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example, </w:t>
                            </w:r>
                            <w:r w:rsidR="00D245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ATP production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can vary based on the number of mitochondria, the rate of respiration (i.e., how quickly substrates are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oxid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zed to make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ATP), and the efficiency of converting substrates to ATP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&lt;EndNote&gt;&lt;Cite&gt;&lt;Author&gt;Brand&lt;/Author&gt;&lt;Year&gt;2005&lt;/Year&gt;&lt;RecNum&gt;494&lt;/RecNum&gt;&lt;Prefix&gt;i.e.`, coupling efficiency`; &lt;/Prefix&gt;&lt;DisplayText&gt;(i.e., coupling efficiency; Brand, 2005)&lt;/DisplayText&gt;&lt;record&gt;&lt;rec-number&gt;494&lt;/rec-number&gt;&lt;foreign-keys&gt;&lt;key app="EN" db-id="svdp5t22ptsev2evxdivrv0xp5epz52f5fxd" timestamp="1751849146"&gt;494&lt;/key&gt;&lt;/foreign-keys&gt;&lt;ref-type name="Journal Article"&gt;17&lt;/ref-type&gt;&lt;contributors&gt;&lt;authors&gt;&lt;author&gt;Brand, M. D.&lt;/author&gt;&lt;/authors&gt;&lt;/contributors&gt;&lt;auth-address&gt;MRC, Dunn Human Nutr Unit, Cambridge CB2 2XY, England&lt;/auth-address&gt;&lt;titles&gt;&lt;title&gt;The efficiency and plasticity of mitochondrial energy transduction&lt;/title&gt;&lt;secondary-title&gt;Biochemical Society Transactions&lt;/secondary-title&gt;&lt;alt-title&gt;Biochem Soc T&lt;/alt-title&gt;&lt;/titles&gt;&lt;periodical&gt;&lt;full-title&gt;Biochemical Society Transactions&lt;/full-title&gt;&lt;abbr-1&gt;Biochem Soc T&lt;/abbr-1&gt;&lt;/periodical&gt;&lt;alt-periodical&gt;&lt;full-title&gt;Biochemical Society Transactions&lt;/full-title&gt;&lt;abbr-1&gt;Biochem Soc T&lt;/abbr-1&gt;&lt;/alt-periodical&gt;&lt;pages&gt;897-904&lt;/pages&gt;&lt;volume&gt;33&lt;/volume&gt;&lt;keywords&gt;&lt;keyword&gt;mliochondrion&lt;/keyword&gt;&lt;keyword&gt;oxidative phosphorylation&lt;/keyword&gt;&lt;keyword&gt;p/o ratio&lt;/keyword&gt;&lt;keyword&gt;proton leak&lt;/keyword&gt;&lt;keyword&gt;uncoupling protein (ucp)&lt;/keyword&gt;&lt;keyword&gt;uncoupling proteins ucp2&lt;/keyword&gt;&lt;keyword&gt;brown adipose-tissue&lt;/keyword&gt;&lt;keyword&gt;proton conductance&lt;/keyword&gt;&lt;keyword&gt;inner membrane&lt;/keyword&gt;&lt;keyword&gt;electron-transport&lt;/keyword&gt;&lt;keyword&gt;liver-mitochondria&lt;/keyword&gt;&lt;keyword&gt;respiration rate&lt;/keyword&gt;&lt;keyword&gt;superoxide-production&lt;/keyword&gt;&lt;keyword&gt;skeletal-muscle&lt;/keyword&gt;&lt;keyword&gt;p/o ratios&lt;/keyword&gt;&lt;/keywords&gt;&lt;dates&gt;&lt;year&gt;2005&lt;/year&gt;&lt;pub-dates&gt;&lt;date&gt;Nov&lt;/date&gt;&lt;/pub-dates&gt;&lt;/dates&gt;&lt;isbn&gt;0300-5127&lt;/isbn&gt;&lt;accession-num&gt;WOS:000233378200002&lt;/accession-num&gt;&lt;urls&gt;&lt;related-urls&gt;&lt;url&gt;&amp;lt;Go to ISI&amp;gt;://WOS:000233378200002&lt;/url&gt;&lt;/related-urls&gt;&lt;/urls&gt;&lt;electronic-resource-num&gt;Doi 10.1042/Bst0330897&lt;/electronic-resource-num&gt;&lt;language&gt;English&lt;/language&gt;&lt;/record&gt;&lt;/Cite&gt;&lt;/EndNote&gt;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(i.e., coupling efficiency; Brand, 2005)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Mitochondrial </w:t>
                            </w:r>
                            <w:r w:rsidR="00B25B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can also be affected by excess quantities of reactive oxygen species (ROS; normal byproducts of cellular respiration) that damage mitochondrial and cellular proteins, DNA, and lipids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(Kuznetsov</w:t>
                            </w:r>
                            <w:r w:rsidR="003C3CAF" w:rsidRPr="00845BAC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2022)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Antioxidant</w:t>
                            </w:r>
                            <w:r w:rsidR="001423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enzymes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such as catalase (CAT), superoxide dismutase (SOD), and glutathione peroxidase (</w:t>
                            </w:r>
                            <w:proofErr w:type="spellStart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GPx</w:t>
                            </w:r>
                            <w:proofErr w:type="spellEnd"/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neutralize ROS </w:t>
                            </w:r>
                            <w:r w:rsidR="00764E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prevent the accumulation of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oxidative damage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(Ighodaro &amp; Akinloye, 2018; Nandi</w:t>
                            </w:r>
                            <w:r w:rsidR="003C3CAF"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2019)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However, when the production of ROS is greater than antioxidant capacity, oxidative damage increases leading to oxidative stress and reduced mitochondrial function 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      </w:fldCha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(Kowaltowski &amp; Vercesi, 1999; Palma</w:t>
                            </w:r>
                            <w:r w:rsidR="003C3CAF"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2024)</w:t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C3C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049995D0" w14:textId="6E7C4BB6" w:rsidR="00D24556" w:rsidRDefault="00D24556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language used to discuss the capacity and efficiency of mitochondria to generate ATP varies across research groups and fields. For example, in biomedical research, </w:t>
                            </w:r>
                            <w:r w:rsidRPr="000816E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dysfunction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often discussed in terms of pathologic deficits in energy metabolism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Pieczenik &amp; Neustadt, 2007; Lin &amp; Beal, 2006; Kim, Wei &amp; Sowers, 2008)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In comparison, researchers in the fields of physiology, ecology, and evolution often use terms like </w:t>
                            </w:r>
                            <w:r w:rsidRPr="000C1E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energy and oxidative metabolism,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mitochondrial bioenergetics,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or </w:t>
                            </w:r>
                            <w:r w:rsidRPr="000C1E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mitochondrial quality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that focus on the ability of mitochondrial to produce ATP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Koch</w:t>
                            </w:r>
                            <w:r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2021; Hill, 2014; Crino</w:t>
                            </w:r>
                            <w:r w:rsidRPr="00096237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4"/>
                                <w:szCs w:val="24"/>
                              </w:rPr>
                              <w:t xml:space="preserve"> et al.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, 2024)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bookmarkStart w:id="3" w:name="_Hlk220396083"/>
                            <w:ins w:id="4" w:author="Ondi Crino" w:date="2026-01-27T08:37:00Z" w16du:dateUtc="2026-01-26T22:07:00Z">
                              <w:r w:rsidR="004D5EC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O</w:t>
                              </w:r>
                            </w:ins>
                            <w:ins w:id="5" w:author="Ondi Crino" w:date="2026-01-26T15:32:00Z" w16du:dateUtc="2026-01-26T05:02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ther researchers </w:t>
                              </w:r>
                            </w:ins>
                            <w:ins w:id="6" w:author="Ondi Crino" w:date="2026-01-26T15:45:00Z" w16du:dateUtc="2026-01-26T05:15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advocate </w:t>
                              </w:r>
                            </w:ins>
                            <w:ins w:id="7" w:author="Ondi Crino" w:date="2026-01-26T15:47:00Z" w16du:dateUtc="2026-01-26T05:17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for the </w:t>
                              </w:r>
                            </w:ins>
                            <w:ins w:id="8" w:author="Ondi Crino" w:date="2026-01-26T15:45:00Z" w16du:dateUtc="2026-01-26T05:15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movement away from terms such as </w:t>
                              </w:r>
                              <w:r w:rsidR="00E20D3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mitochondrial function </w:t>
                              </w:r>
                              <w:r w:rsidR="00E20D3F" w:rsidRP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rPrChange w:id="9" w:author="Ondi Crino" w:date="2026-01-26T15:47:00Z" w16du:dateUtc="2026-01-26T05:17:00Z"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rPrChange>
                                </w:rPr>
                                <w:t>and</w:t>
                              </w:r>
                              <w:r w:rsidR="00E20D3F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mitochondrial dysfunction </w:t>
                              </w:r>
                            </w:ins>
                            <w:ins w:id="10" w:author="Ondi Crino" w:date="2026-01-26T15:46:00Z" w16du:dateUtc="2026-01-26T05:16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and toward </w:t>
                              </w:r>
                            </w:ins>
                            <w:ins w:id="11" w:author="Ondi Crino" w:date="2026-01-26T15:33:00Z" w16du:dateUtc="2026-01-26T05:03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</w:t>
                              </w:r>
                            </w:ins>
                            <w:ins w:id="12" w:author="Ondi Crino" w:date="2026-01-26T15:32:00Z" w16du:dateUtc="2026-01-26T05:02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ins>
                            <w:ins w:id="13" w:author="Ondi Crino" w:date="2026-01-26T15:33:00Z" w16du:dateUtc="2026-01-26T05:03:00Z">
                              <w:r w:rsidR="00ED5827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hierarchical terminology system </w:t>
                              </w:r>
                            </w:ins>
                            <w:ins w:id="14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that </w:t>
                              </w:r>
                            </w:ins>
                            <w:ins w:id="15" w:author="Ondi Crino" w:date="2026-01-26T15:43:00Z" w16du:dateUtc="2026-01-26T05:13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categorize</w:t>
                              </w:r>
                            </w:ins>
                            <w:ins w:id="16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</w:t>
                              </w:r>
                            </w:ins>
                            <w:ins w:id="17" w:author="Ondi Crino" w:date="2026-01-26T15:43:00Z" w16du:dateUtc="2026-01-26T05:13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mitochondrial traits </w:t>
                              </w:r>
                            </w:ins>
                            <w:ins w:id="18" w:author="Ondi Crino" w:date="2026-01-26T15:44:00Z" w16du:dateUtc="2026-01-26T05:14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across levels of biological organization </w:t>
                              </w:r>
                            </w:ins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&lt;EndNote&gt;&lt;Cite&gt;&lt;Author&gt;Monzel&lt;/Author&gt;&lt;Year&gt;2023&lt;/Year&gt;&lt;RecNum&gt;703&lt;/RecNum&gt;&lt;DisplayText&gt;(Monzel, Enriquez &amp;amp; Picard, 2023)&lt;/DisplayText&gt;&lt;record&gt;&lt;rec-number&gt;703&lt;/rec-number&gt;&lt;foreign-keys&gt;&lt;key app="EN" db-id="svdp5t22ptsev2evxdivrv0xp5epz52f5fxd" timestamp="1769465029"&gt;703&lt;/key&gt;&lt;/foreign-keys&gt;&lt;ref-type name="Journal Article"&gt;17&lt;/ref-type&gt;&lt;contributors&gt;&lt;authors&gt;&lt;author&gt;Monzel, A. S.&lt;/author&gt;&lt;author&gt;Enriquez, J. A.&lt;/author&gt;&lt;author&gt;Picard, M.&lt;/author&gt;&lt;/authors&gt;&lt;/contributors&gt;&lt;auth-address&gt;Columbia Univ, Dept Psychiat, Irving Med Ctr, Div Behav Med, New York, NY 10027 USA&amp;#xD;Ctr Nacl Invest Cardiovasc Carlos III, Madrid, Spain&amp;#xD;CIBER Fragil &amp;amp; Envejecimiento Saludable CIBERFES, Madrid, Spain&amp;#xD;Columbia Univ, H Houston Merritt Ctr, Dept Neurol, Columbia Translat Neurosci Initiat,Irving Med Ctr, New York, NY 10027 USA&amp;#xD;New York State Psychiat Inst &amp;amp; Hosp, New York, NY 10032 USA&lt;/auth-address&gt;&lt;titles&gt;&lt;title&gt;Multifaceted mitochondria: moving mitochondrial science beyond function and dysfunction&lt;/title&gt;&lt;secondary-title&gt;Nature Metabolism&lt;/secondary-title&gt;&lt;alt-title&gt;Nat Metab&lt;/alt-title&gt;&lt;/titles&gt;&lt;periodical&gt;&lt;full-title&gt;Nature Metabolism&lt;/full-title&gt;&lt;abbr-1&gt;Nat Metab&lt;/abbr-1&gt;&lt;/periodical&gt;&lt;alt-periodical&gt;&lt;full-title&gt;Nature Metabolism&lt;/full-title&gt;&lt;abbr-1&gt;Nat Metab&lt;/abbr-1&gt;&lt;/alt-periodical&gt;&lt;pages&gt;546-562&lt;/pages&gt;&lt;volume&gt;5&lt;/volume&gt;&lt;number&gt;4&lt;/number&gt;&lt;keywords&gt;&lt;keyword&gt;ascorbic-acid&lt;/keyword&gt;&lt;keyword&gt;essential component&lt;/keyword&gt;&lt;keyword&gt;beta-oxidation&lt;/keyword&gt;&lt;keyword&gt;tca cycle&lt;/keyword&gt;&lt;keyword&gt;dynamics&lt;/keyword&gt;&lt;keyword&gt;protein&lt;/keyword&gt;&lt;keyword&gt;metabolism&lt;/keyword&gt;&lt;keyword&gt;cells&lt;/keyword&gt;&lt;keyword&gt;chain&lt;/keyword&gt;&lt;keyword&gt;muscle&lt;/keyword&gt;&lt;/keywords&gt;&lt;dates&gt;&lt;year&gt;2023&lt;/year&gt;&lt;pub-dates&gt;&lt;date&gt;Apr&lt;/date&gt;&lt;/pub-dates&gt;&lt;/dates&gt;&lt;accession-num&gt;WOS:000989676500006&lt;/accession-num&gt;&lt;urls&gt;&lt;related-urls&gt;&lt;url&gt;&amp;lt;Go to ISI&amp;gt;://WOS:000989676500006&lt;/url&gt;&lt;/related-urls&gt;&lt;/urls&gt;&lt;electronic-resource-num&gt;10.1038/s42255-023-00783-1&lt;/electronic-resource-num&gt;&lt;language&gt;English&lt;/language&gt;&lt;/record&gt;&lt;/Cite&gt;&lt;/EndNote&gt;</w:instrText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(Monzel, Enriquez &amp; Picard, 2023)</w:t>
                            </w:r>
                            <w:r w:rsidR="004D5E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ins w:id="19" w:author="Ondi Crino" w:date="2026-01-26T15:47:00Z" w16du:dateUtc="2026-01-26T05:17:00Z">
                              <w:r w:rsidR="00E20D3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ins>
                            <w:ins w:id="20" w:author="Ondi Crino" w:date="2026-01-27T08:38:00Z" w16du:dateUtc="2026-01-26T22:08:00Z">
                              <w:r w:rsidR="004D5EC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ins>
                            <w:bookmarkEnd w:id="3"/>
                          </w:p>
                          <w:p w14:paraId="1AB7FAB1" w14:textId="5B365807" w:rsidR="003C3CAF" w:rsidRDefault="003C3CAF" w:rsidP="001845F3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Here, we use the term </w:t>
                            </w:r>
                            <w:r w:rsidRPr="004C444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mitochondrial </w:t>
                            </w:r>
                            <w:r w:rsidR="0014236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 w:rsidRPr="004C444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function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refer to the capacity of mitochondria to efficiently generate ATP. According to this definition, mitochondrial and cellular traits that potentially increase ATP production have a positive effect on mitochondrial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function, while traits that potentially decrease ATP production have a negative effect on mitochondrial 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function. Therefore, we consider elevated levels of antioxidants and traits associated with respiration that increase ATP production to be indic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tive of </w:t>
                            </w:r>
                            <w:r w:rsidRPr="001423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high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mitochondrial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function. In contrast, elevated levels of ROS, oxidative damage, and respiration traits associated with inefficient production of ATP (e.g., elevated uncoupling protein expression, or leak respiration) to be indicative of </w:t>
                            </w:r>
                            <w:r w:rsidRPr="001423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low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mitochondria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function. We recognize that broadly categorizing mitochondrial and cellular traits as having a positive or negative effect on mitochondrial</w:t>
                            </w:r>
                            <w:r w:rsidR="008770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respiratory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function minimizes both the complex interactions between cellular and mitochondrial traits and the role of mitochondrial plasticity in optimizing animals to environmental conditions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>
      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      </w:fldCha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ADDIN EN.CITE.DATA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(e.g., the 'uncoupling to survive' hypothesis; Brand, 2000)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However, we </w:t>
                            </w:r>
                            <w:r w:rsidR="003D5A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argue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 is necessary to make simplifying assumptions about the complexity of mitochondrial physiology to gain a broad understanding of the effects of developmental conditions on mitochondrial function.</w:t>
                            </w:r>
                          </w:p>
                          <w:p w14:paraId="0CB83693" w14:textId="75856BF7" w:rsidR="003C3CAF" w:rsidRDefault="003C3C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2A8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5pt;margin-top:20.7pt;width:449.7pt;height:64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">
                <v:textbox>
                  <w:txbxContent>
                    <w:p w14:paraId="3D519B79" w14:textId="515FA604" w:rsidR="00C75AA9" w:rsidRDefault="003C3CAF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Mitochondria are cell organelles that play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roles in multiple cellular processes including calcium signalling, apoptosis,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steroid synthesis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cj48UmVjTnVtPjUwMDwvUmVjTnVtPjxEaXNwbGF5VGV4dD4oTWVsY2hpbmdlciAmYW1wOyBHYXJj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(Melchinger &amp; Garcia, 2023; Picard &amp; Shirihai, 2022; Wang &amp; Youle, 2009)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and the production of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adenosine triphosphate (ATP) through the process of oxidative phosphorylation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</w:fldCha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PEVuZE5vdGU+PENpdGU+PEF1dGhvcj5NZWxjaGluZ2VyPC9BdXRob3I+PFllYXI+MjAyMzwvWWVh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</w:fldData>
                        </w:fldCha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(OXPHOS; Melchinger &amp; Garcia, 2023; Picard &amp; Shirihai, 2022; Wang &amp; Youle, 2009; Picard</w:t>
                      </w:r>
                      <w:r w:rsidR="00B25B7E" w:rsidRPr="00B25B7E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2018)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ATP is also produced in the cytosol through glycolysis but in far lower quantities compared to ATP production by mitochondria, earning them the moniker as the “powerhouses of the cell”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&lt;EndNote&gt;&lt;Cite&gt;&lt;Author&gt;Siekevitz&lt;/Author&gt;&lt;Year&gt;1957&lt;/Year&gt;&lt;RecNum&gt;502&lt;/RecNum&gt;&lt;DisplayText&gt;(Siekevitz, 1957)&lt;/DisplayText&gt;&lt;record&gt;&lt;rec-number&gt;502&lt;/rec-number&gt;&lt;foreign-keys&gt;&lt;key app="EN" db-id="svdp5t22ptsev2evxdivrv0xp5epz52f5fxd" timestamp="1751852349"&gt;502&lt;/key&gt;&lt;/foreign-keys&gt;&lt;ref-type name="Journal Article"&gt;17&lt;/ref-type&gt;&lt;contributors&gt;&lt;authors&gt;&lt;author&gt;Siekevitz, P.&lt;/author&gt;&lt;/authors&gt;&lt;/contributors&gt;&lt;titles&gt;&lt;title&gt;Powerhouse of the Cell&lt;/title&gt;&lt;secondary-title&gt;Scientific American&lt;/secondary-title&gt;&lt;alt-title&gt;Sci Am&lt;/alt-title&gt;&lt;/titles&gt;&lt;periodical&gt;&lt;full-title&gt;Scientific American&lt;/full-title&gt;&lt;abbr-1&gt;Sci Am&lt;/abbr-1&gt;&lt;/periodical&gt;&lt;alt-periodical&gt;&lt;full-title&gt;Scientific American&lt;/full-title&gt;&lt;abbr-1&gt;Sci Am&lt;/abbr-1&gt;&lt;/alt-periodical&gt;&lt;pages&gt;131-&amp;amp;&lt;/pages&gt;&lt;volume&gt;197&lt;/volume&gt;&lt;number&gt;1&lt;/number&gt;&lt;dates&gt;&lt;year&gt;1957&lt;/year&gt;&lt;/dates&gt;&lt;isbn&gt;0036-8733&lt;/isbn&gt;&lt;accession-num&gt;WOS:A1957WD72400008&lt;/accession-num&gt;&lt;urls&gt;&lt;related-urls&gt;&lt;url&gt;&amp;lt;Go to ISI&amp;gt;://WOS:A1957WD72400008&lt;/url&gt;&lt;/related-urls&gt;&lt;/urls&gt;&lt;electronic-resource-num&gt;DOI 10.1038/scientificamerican0757-131&lt;/electronic-resource-num&gt;&lt;language&gt;English&lt;/language&gt;&lt;/record&gt;&lt;/Cite&gt;&lt;/EndNote&gt;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(Siekevitz, 1957)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715C5FBB" w14:textId="266CEDEB" w:rsidR="00D24556" w:rsidRDefault="00C75AA9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21" w:name="_Hlk220320289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rate </w:t>
                      </w:r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that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ATP </w:t>
                      </w:r>
                      <w:ins w:id="22" w:author="Ondi Crino" w:date="2026-01-26T11:44:00Z" w16du:dateUtc="2026-01-26T01:14:00Z">
                        <w:r w:rsidR="00F13C3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is</w:t>
                        </w:r>
                      </w:ins>
                      <w:del w:id="23" w:author="Ondi Crino" w:date="2026-01-26T11:44:00Z" w16du:dateUtc="2026-01-26T01:14:00Z">
                        <w:r w:rsidR="00D24556" w:rsidDel="00F13C3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elText>are</w:delText>
                        </w:r>
                      </w:del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produced through OXPHOS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can be affected by many mitochondrial and cellular traits. </w:t>
                      </w:r>
                      <w:bookmarkEnd w:id="21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 example, </w:t>
                      </w:r>
                      <w:r w:rsidR="00D245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ATP production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can vary based on the number of mitochondria, the rate of respiration (i.e., how quickly substrates are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oxid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zed to make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ATP), and the efficiency of converting substrates to ATP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&lt;EndNote&gt;&lt;Cite&gt;&lt;Author&gt;Brand&lt;/Author&gt;&lt;Year&gt;2005&lt;/Year&gt;&lt;RecNum&gt;494&lt;/RecNum&gt;&lt;Prefix&gt;i.e.`, coupling efficiency`; &lt;/Prefix&gt;&lt;DisplayText&gt;(i.e., coupling efficiency; Brand, 2005)&lt;/DisplayText&gt;&lt;record&gt;&lt;rec-number&gt;494&lt;/rec-number&gt;&lt;foreign-keys&gt;&lt;key app="EN" db-id="svdp5t22ptsev2evxdivrv0xp5epz52f5fxd" timestamp="1751849146"&gt;494&lt;/key&gt;&lt;/foreign-keys&gt;&lt;ref-type name="Journal Article"&gt;17&lt;/ref-type&gt;&lt;contributors&gt;&lt;authors&gt;&lt;author&gt;Brand, M. D.&lt;/author&gt;&lt;/authors&gt;&lt;/contributors&gt;&lt;auth-address&gt;MRC, Dunn Human Nutr Unit, Cambridge CB2 2XY, England&lt;/auth-address&gt;&lt;titles&gt;&lt;title&gt;The efficiency and plasticity of mitochondrial energy transduction&lt;/title&gt;&lt;secondary-title&gt;Biochemical Society Transactions&lt;/secondary-title&gt;&lt;alt-title&gt;Biochem Soc T&lt;/alt-title&gt;&lt;/titles&gt;&lt;periodical&gt;&lt;full-title&gt;Biochemical Society Transactions&lt;/full-title&gt;&lt;abbr-1&gt;Biochem Soc T&lt;/abbr-1&gt;&lt;/periodical&gt;&lt;alt-periodical&gt;&lt;full-title&gt;Biochemical Society Transactions&lt;/full-title&gt;&lt;abbr-1&gt;Biochem Soc T&lt;/abbr-1&gt;&lt;/alt-periodical&gt;&lt;pages&gt;897-904&lt;/pages&gt;&lt;volume&gt;33&lt;/volume&gt;&lt;keywords&gt;&lt;keyword&gt;mliochondrion&lt;/keyword&gt;&lt;keyword&gt;oxidative phosphorylation&lt;/keyword&gt;&lt;keyword&gt;p/o ratio&lt;/keyword&gt;&lt;keyword&gt;proton leak&lt;/keyword&gt;&lt;keyword&gt;uncoupling protein (ucp)&lt;/keyword&gt;&lt;keyword&gt;uncoupling proteins ucp2&lt;/keyword&gt;&lt;keyword&gt;brown adipose-tissue&lt;/keyword&gt;&lt;keyword&gt;proton conductance&lt;/keyword&gt;&lt;keyword&gt;inner membrane&lt;/keyword&gt;&lt;keyword&gt;electron-transport&lt;/keyword&gt;&lt;keyword&gt;liver-mitochondria&lt;/keyword&gt;&lt;keyword&gt;respiration rate&lt;/keyword&gt;&lt;keyword&gt;superoxide-production&lt;/keyword&gt;&lt;keyword&gt;skeletal-muscle&lt;/keyword&gt;&lt;keyword&gt;p/o ratios&lt;/keyword&gt;&lt;/keywords&gt;&lt;dates&gt;&lt;year&gt;2005&lt;/year&gt;&lt;pub-dates&gt;&lt;date&gt;Nov&lt;/date&gt;&lt;/pub-dates&gt;&lt;/dates&gt;&lt;isbn&gt;0300-5127&lt;/isbn&gt;&lt;accession-num&gt;WOS:000233378200002&lt;/accession-num&gt;&lt;urls&gt;&lt;related-urls&gt;&lt;url&gt;&amp;lt;Go to ISI&amp;gt;://WOS:000233378200002&lt;/url&gt;&lt;/related-urls&gt;&lt;/urls&gt;&lt;electronic-resource-num&gt;Doi 10.1042/Bst0330897&lt;/electronic-resource-num&gt;&lt;language&gt;English&lt;/language&gt;&lt;/record&gt;&lt;/Cite&gt;&lt;/EndNote&gt;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25B7E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(i.e., coupling efficiency; Brand, 2005)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Mitochondrial </w:t>
                      </w:r>
                      <w:r w:rsidR="00B25B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can also be affected by excess quantities of reactive oxygen species (ROS; normal byproducts of cellular respiration) that damage mitochondrial and cellular proteins, DNA, and lipids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PEVuZE5vdGU+PENpdGU+PEF1dGhvcj5LdXpuZXRzb3Y8L0F1dGhvcj48WWVhcj4yMDIyPC9ZZWFy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=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(Kuznetsov</w:t>
                      </w:r>
                      <w:r w:rsidR="003C3CAF" w:rsidRPr="00845BAC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2022)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Antioxidant</w:t>
                      </w:r>
                      <w:r w:rsidR="0014236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enzymes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such as catalase (CAT), superoxide dismutase (SOD), and glutathione peroxidase (</w:t>
                      </w:r>
                      <w:proofErr w:type="spellStart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GPx</w:t>
                      </w:r>
                      <w:proofErr w:type="spellEnd"/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neutralize ROS </w:t>
                      </w:r>
                      <w:r w:rsidR="00764E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prevent the accumulation of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oxidative damage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PEVuZE5vdGU+PENpdGU+PEF1dGhvcj5JZ2hvZGFybzwvQXV0aG9yPjxZZWFyPjIwMTg8L1llYXI+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(Ighodaro &amp; Akinloye, 2018; Nandi</w:t>
                      </w:r>
                      <w:r w:rsidR="003C3CAF"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2019)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However, when the production of ROS is greater than antioxidant capacity, oxidative damage increases leading to oxidative stress and reduced mitochondrial function 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PEVuZE5vdGU+PENpdGU+PEF1dGhvcj5Lb3dhbHRvd3NraTwvQXV0aG9yPjxZZWFyPjE5OTk8L1ll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</w:fldData>
                        </w:fldCha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(Kowaltowski &amp; Vercesi, 1999; Palma</w:t>
                      </w:r>
                      <w:r w:rsidR="003C3CAF"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 w:rsidR="003C3CA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2024)</w:t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="003C3C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049995D0" w14:textId="6E7C4BB6" w:rsidR="00D24556" w:rsidRDefault="00D24556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language used to discuss the capacity and efficiency of mitochondria to generate ATP varies across research groups and fields. For example, in biomedical research, </w:t>
                      </w:r>
                      <w:r w:rsidRPr="000816E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dysfunction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often discussed in terms of pathologic deficits in energy metabolism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PEVuZE5vdGU+PENpdGU+PEF1dGhvcj5QaWVjemVuaWs8L0F1dGhvcj48WWVhcj4yMDA3PC9ZZWFy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Pieczenik &amp; Neustadt, 2007; Lin &amp; Beal, 2006; Kim, Wei &amp; Sowers, 2008)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In comparison, researchers in the fields of physiology, ecology, and evolution often use terms like </w:t>
                      </w:r>
                      <w:r w:rsidRPr="000C1E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7708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energy and oxidative metabolism,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mitochondrial bioenergetics,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or </w:t>
                      </w:r>
                      <w:r w:rsidRPr="000C1E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mitochondrial quality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that focus on the ability of mitochondrial to produce ATP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PEVuZE5vdGU+PENpdGU+PEF1dGhvcj5Lb2NoPC9BdXRob3I+PFllYXI+MjAyMTwvWWVhcj48UmVj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Koch</w:t>
                      </w:r>
                      <w:r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2021; Hill, 2014; Crino</w:t>
                      </w:r>
                      <w:r w:rsidRPr="00096237">
                        <w:rPr>
                          <w:rFonts w:ascii="Times New Roman" w:hAnsi="Times New Roman" w:cs="Times New Roman"/>
                          <w:i/>
                          <w:noProof/>
                          <w:sz w:val="24"/>
                          <w:szCs w:val="24"/>
                        </w:rPr>
                        <w:t xml:space="preserve"> et al.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, 2024)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bookmarkStart w:id="24" w:name="_Hlk220396083"/>
                      <w:ins w:id="25" w:author="Ondi Crino" w:date="2026-01-27T08:37:00Z" w16du:dateUtc="2026-01-26T22:07:00Z">
                        <w:r w:rsidR="004D5EC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O</w:t>
                        </w:r>
                      </w:ins>
                      <w:ins w:id="26" w:author="Ondi Crino" w:date="2026-01-26T15:32:00Z" w16du:dateUtc="2026-01-26T05:02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ther researchers </w:t>
                        </w:r>
                      </w:ins>
                      <w:ins w:id="27" w:author="Ondi Crino" w:date="2026-01-26T15:45:00Z" w16du:dateUtc="2026-01-26T05:15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advocate </w:t>
                        </w:r>
                      </w:ins>
                      <w:ins w:id="28" w:author="Ondi Crino" w:date="2026-01-26T15:47:00Z" w16du:dateUtc="2026-01-26T05:17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for the </w:t>
                        </w:r>
                      </w:ins>
                      <w:ins w:id="29" w:author="Ondi Crino" w:date="2026-01-26T15:45:00Z" w16du:dateUtc="2026-01-26T05:15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movement away from terms such as </w:t>
                        </w:r>
                        <w:r w:rsidR="00E20D3F">
                          <w:rPr>
                            <w:rFonts w:ascii="Times New Roman" w:hAnsi="Times New Roman" w:cs="Times New Roman"/>
                            <w:i/>
                            <w:iCs/>
                            <w:sz w:val="24"/>
                            <w:szCs w:val="24"/>
                          </w:rPr>
                          <w:t xml:space="preserve">mitochondrial function </w:t>
                        </w:r>
                        <w:r w:rsidR="00E20D3F" w:rsidRP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rPrChange w:id="30" w:author="Ondi Crino" w:date="2026-01-26T15:47:00Z" w16du:dateUtc="2026-01-26T05:17:00Z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rPrChange>
                          </w:rPr>
                          <w:t>and</w:t>
                        </w:r>
                        <w:r w:rsidR="00E20D3F">
                          <w:rPr>
                            <w:rFonts w:ascii="Times New Roman" w:hAnsi="Times New Roman" w:cs="Times New Roman"/>
                            <w:i/>
                            <w:iCs/>
                            <w:sz w:val="24"/>
                            <w:szCs w:val="24"/>
                          </w:rPr>
                          <w:t xml:space="preserve"> mitochondrial dysfunction </w:t>
                        </w:r>
                      </w:ins>
                      <w:ins w:id="31" w:author="Ondi Crino" w:date="2026-01-26T15:46:00Z" w16du:dateUtc="2026-01-26T05:16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and toward </w:t>
                        </w:r>
                      </w:ins>
                      <w:ins w:id="32" w:author="Ondi Crino" w:date="2026-01-26T15:33:00Z" w16du:dateUtc="2026-01-26T05:03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ins>
                      <w:ins w:id="33" w:author="Ondi Crino" w:date="2026-01-26T15:32:00Z" w16du:dateUtc="2026-01-26T05:02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ins>
                      <w:ins w:id="34" w:author="Ondi Crino" w:date="2026-01-26T15:33:00Z" w16du:dateUtc="2026-01-26T05:03:00Z">
                        <w:r w:rsidR="00ED58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hierarchical terminology system </w:t>
                        </w:r>
                      </w:ins>
                      <w:ins w:id="35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that </w:t>
                        </w:r>
                      </w:ins>
                      <w:ins w:id="36" w:author="Ondi Crino" w:date="2026-01-26T15:43:00Z" w16du:dateUtc="2026-01-26T05:13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categorize</w:t>
                        </w:r>
                      </w:ins>
                      <w:ins w:id="37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</w:t>
                        </w:r>
                      </w:ins>
                      <w:ins w:id="38" w:author="Ondi Crino" w:date="2026-01-26T15:43:00Z" w16du:dateUtc="2026-01-26T05:13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mitochondrial traits </w:t>
                        </w:r>
                      </w:ins>
                      <w:ins w:id="39" w:author="Ondi Crino" w:date="2026-01-26T15:44:00Z" w16du:dateUtc="2026-01-26T05:14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across levels of biological organization </w:t>
                        </w:r>
                      </w:ins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&lt;EndNote&gt;&lt;Cite&gt;&lt;Author&gt;Monzel&lt;/Author&gt;&lt;Year&gt;2023&lt;/Year&gt;&lt;RecNum&gt;703&lt;/RecNum&gt;&lt;DisplayText&gt;(Monzel, Enriquez &amp;amp; Picard, 2023)&lt;/DisplayText&gt;&lt;record&gt;&lt;rec-number&gt;703&lt;/rec-number&gt;&lt;foreign-keys&gt;&lt;key app="EN" db-id="svdp5t22ptsev2evxdivrv0xp5epz52f5fxd" timestamp="1769465029"&gt;703&lt;/key&gt;&lt;/foreign-keys&gt;&lt;ref-type name="Journal Article"&gt;17&lt;/ref-type&gt;&lt;contributors&gt;&lt;authors&gt;&lt;author&gt;Monzel, A. S.&lt;/author&gt;&lt;author&gt;Enriquez, J. A.&lt;/author&gt;&lt;author&gt;Picard, M.&lt;/author&gt;&lt;/authors&gt;&lt;/contributors&gt;&lt;auth-address&gt;Columbia Univ, Dept Psychiat, Irving Med Ctr, Div Behav Med, New York, NY 10027 USA&amp;#xD;Ctr Nacl Invest Cardiovasc Carlos III, Madrid, Spain&amp;#xD;CIBER Fragil &amp;amp; Envejecimiento Saludable CIBERFES, Madrid, Spain&amp;#xD;Columbia Univ, H Houston Merritt Ctr, Dept Neurol, Columbia Translat Neurosci Initiat,Irving Med Ctr, New York, NY 10027 USA&amp;#xD;New York State Psychiat Inst &amp;amp; Hosp, New York, NY 10032 USA&lt;/auth-address&gt;&lt;titles&gt;&lt;title&gt;Multifaceted mitochondria: moving mitochondrial science beyond function and dysfunction&lt;/title&gt;&lt;secondary-title&gt;Nature Metabolism&lt;/secondary-title&gt;&lt;alt-title&gt;Nat Metab&lt;/alt-title&gt;&lt;/titles&gt;&lt;periodical&gt;&lt;full-title&gt;Nature Metabolism&lt;/full-title&gt;&lt;abbr-1&gt;Nat Metab&lt;/abbr-1&gt;&lt;/periodical&gt;&lt;alt-periodical&gt;&lt;full-title&gt;Nature Metabolism&lt;/full-title&gt;&lt;abbr-1&gt;Nat Metab&lt;/abbr-1&gt;&lt;/alt-periodical&gt;&lt;pages&gt;546-562&lt;/pages&gt;&lt;volume&gt;5&lt;/volume&gt;&lt;number&gt;4&lt;/number&gt;&lt;keywords&gt;&lt;keyword&gt;ascorbic-acid&lt;/keyword&gt;&lt;keyword&gt;essential component&lt;/keyword&gt;&lt;keyword&gt;beta-oxidation&lt;/keyword&gt;&lt;keyword&gt;tca cycle&lt;/keyword&gt;&lt;keyword&gt;dynamics&lt;/keyword&gt;&lt;keyword&gt;protein&lt;/keyword&gt;&lt;keyword&gt;metabolism&lt;/keyword&gt;&lt;keyword&gt;cells&lt;/keyword&gt;&lt;keyword&gt;chain&lt;/keyword&gt;&lt;keyword&gt;muscle&lt;/keyword&gt;&lt;/keywords&gt;&lt;dates&gt;&lt;year&gt;2023&lt;/year&gt;&lt;pub-dates&gt;&lt;date&gt;Apr&lt;/date&gt;&lt;/pub-dates&gt;&lt;/dates&gt;&lt;accession-num&gt;WOS:000989676500006&lt;/accession-num&gt;&lt;urls&gt;&lt;related-urls&gt;&lt;url&gt;&amp;lt;Go to ISI&amp;gt;://WOS:000989676500006&lt;/url&gt;&lt;/related-urls&gt;&lt;/urls&gt;&lt;electronic-resource-num&gt;10.1038/s42255-023-00783-1&lt;/electronic-resource-num&gt;&lt;language&gt;English&lt;/language&gt;&lt;/record&gt;&lt;/Cite&gt;&lt;/EndNote&gt;</w:instrText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4D5EC4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(Monzel, Enriquez &amp; Picard, 2023)</w:t>
                      </w:r>
                      <w:r w:rsidR="004D5E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ins w:id="40" w:author="Ondi Crino" w:date="2026-01-26T15:47:00Z" w16du:dateUtc="2026-01-26T05:17:00Z">
                        <w:r w:rsidR="00E20D3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</w:ins>
                      <w:ins w:id="41" w:author="Ondi Crino" w:date="2026-01-27T08:38:00Z" w16du:dateUtc="2026-01-26T22:08:00Z">
                        <w:r w:rsidR="004D5EC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ins>
                      <w:bookmarkEnd w:id="24"/>
                    </w:p>
                    <w:p w14:paraId="1AB7FAB1" w14:textId="5B365807" w:rsidR="003C3CAF" w:rsidRDefault="003C3CAF" w:rsidP="001845F3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Here, we use the term </w:t>
                      </w:r>
                      <w:r w:rsidRPr="004C444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mitochondrial </w:t>
                      </w:r>
                      <w:r w:rsidR="0014236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respiratory </w:t>
                      </w:r>
                      <w:r w:rsidRPr="004C444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function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refer to the capacity of mitochondria to efficiently generate ATP. According to this definition, mitochondrial and cellular traits that potentially increase ATP production have a positive effect on mitochondrial 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function, while traits that potentially decrease ATP production have a negative effect on mitochondrial 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function. Therefore, we consider elevated levels of antioxidants and traits associated with respiration that increase ATP production to be indic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tive of </w:t>
                      </w:r>
                      <w:r w:rsidRPr="0014236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high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mitochondrial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function. In contrast, elevated levels of ROS, oxidative damage, and respiration traits associated with inefficient production of ATP (e.g., elevated uncoupling protein expression, or leak respiration) to be indicative of </w:t>
                      </w:r>
                      <w:r w:rsidRPr="0014236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low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mitochondria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function. We recognize that broadly categorizing mitochondrial and cellular traits as having a positive or negative effect on mitochondrial</w:t>
                      </w:r>
                      <w:r w:rsidR="008770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respiratory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function minimizes both the complex interactions between cellular and mitochondrial traits and the role of mitochondrial plasticity in optimizing animals to environmental conditions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>
                          <w:fldData xml:space="preserve">PEVuZE5vdGU+PENpdGU+PEF1dGhvcj5CcmFuZDwvQXV0aG9yPjxZZWFyPjIwMDA8L1llYXI+PFJl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</w:fldData>
                        </w:fldCha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ADDIN EN.CITE.DATA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(e.g., the 'uncoupling to survive' hypothesis; Brand, 2000)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However, we </w:t>
                      </w:r>
                      <w:r w:rsidR="003D5A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argue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 is necessary to make simplifying assumptions about the complexity of mitochondrial physiology to gain a broad understanding of the effects of developmental conditions on mitochondrial function.</w:t>
                      </w:r>
                    </w:p>
                    <w:p w14:paraId="0CB83693" w14:textId="75856BF7" w:rsidR="003C3CAF" w:rsidRDefault="003C3CAF"/>
                  </w:txbxContent>
                </v:textbox>
                <w10:wrap type="square" anchorx="margin"/>
              </v:shape>
            </w:pict>
          </mc:Fallback>
        </mc:AlternateConten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Box 1. </w:t>
      </w:r>
      <w:r w:rsidR="00C75AA9">
        <w:rPr>
          <w:rFonts w:ascii="Times New Roman" w:hAnsi="Times New Roman" w:cs="Times New Roman"/>
          <w:b/>
          <w:bCs/>
          <w:sz w:val="24"/>
          <w:szCs w:val="24"/>
        </w:rPr>
        <w:t xml:space="preserve">Defining </w: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mitochondrial </w:t>
      </w:r>
      <w:r w:rsidR="0014236A">
        <w:rPr>
          <w:rFonts w:ascii="Times New Roman" w:hAnsi="Times New Roman" w:cs="Times New Roman"/>
          <w:b/>
          <w:bCs/>
          <w:sz w:val="24"/>
          <w:szCs w:val="24"/>
        </w:rPr>
        <w:t xml:space="preserve">respiratory </w:t>
      </w:r>
      <w:r w:rsidR="0092133A" w:rsidRPr="006D6650">
        <w:rPr>
          <w:rFonts w:ascii="Times New Roman" w:hAnsi="Times New Roman" w:cs="Times New Roman"/>
          <w:b/>
          <w:bCs/>
          <w:sz w:val="24"/>
          <w:szCs w:val="24"/>
        </w:rPr>
        <w:t xml:space="preserve">function. </w:t>
      </w:r>
    </w:p>
    <w:p w14:paraId="2C37A9FB" w14:textId="72E23C79" w:rsidR="003C3CAF" w:rsidRPr="0092133A" w:rsidRDefault="003C3CAF" w:rsidP="009213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6B340" w14:textId="77777777" w:rsidR="0092133A" w:rsidRDefault="0092133A" w:rsidP="009213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05A4E5" w14:textId="2ABCE529" w:rsidR="00096237" w:rsidRPr="00096237" w:rsidRDefault="00096237" w:rsidP="00096237">
      <w:pPr>
        <w:pStyle w:val="EndNoteBibliography"/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96237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7C46A0D" w14:textId="77777777" w:rsidR="004D5EC4" w:rsidRPr="004D5EC4" w:rsidRDefault="0092133A" w:rsidP="004D5EC4">
      <w:pPr>
        <w:pStyle w:val="EndNoteBibliography"/>
        <w:spacing w:after="0"/>
        <w:ind w:left="720" w:hanging="720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D5EC4" w:rsidRPr="004D5EC4">
        <w:rPr>
          <w:smallCaps/>
        </w:rPr>
        <w:t>Brand, M. D.</w:t>
      </w:r>
      <w:r w:rsidR="004D5EC4" w:rsidRPr="004D5EC4">
        <w:t xml:space="preserve"> (2000). Uncoupling to survive? The role of mitochondrial inefficiency in ageing. </w:t>
      </w:r>
      <w:r w:rsidR="004D5EC4" w:rsidRPr="004D5EC4">
        <w:rPr>
          <w:i/>
        </w:rPr>
        <w:t>Experimental Gerontology</w:t>
      </w:r>
      <w:r w:rsidR="004D5EC4" w:rsidRPr="004D5EC4">
        <w:t xml:space="preserve"> </w:t>
      </w:r>
      <w:r w:rsidR="004D5EC4" w:rsidRPr="004D5EC4">
        <w:rPr>
          <w:b/>
        </w:rPr>
        <w:t>35</w:t>
      </w:r>
      <w:r w:rsidR="004D5EC4" w:rsidRPr="004D5EC4">
        <w:t>(6-7), 811-820.</w:t>
      </w:r>
    </w:p>
    <w:p w14:paraId="44EF11C3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Brand, M. D.</w:t>
      </w:r>
      <w:r w:rsidRPr="004D5EC4">
        <w:t xml:space="preserve"> (2005). The efficiency and plasticity of mitochondrial energy transduction. </w:t>
      </w:r>
      <w:r w:rsidRPr="004D5EC4">
        <w:rPr>
          <w:i/>
        </w:rPr>
        <w:t>Biochemical Society Transactions</w:t>
      </w:r>
      <w:r w:rsidRPr="004D5EC4">
        <w:t xml:space="preserve"> </w:t>
      </w:r>
      <w:r w:rsidRPr="004D5EC4">
        <w:rPr>
          <w:b/>
        </w:rPr>
        <w:t>33</w:t>
      </w:r>
      <w:r w:rsidRPr="004D5EC4">
        <w:t>, 897-904.</w:t>
      </w:r>
    </w:p>
    <w:p w14:paraId="0868075A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Crino, O. L., Head, M. L., Jennions, M. D. &amp; Noble, D. W. A.</w:t>
      </w:r>
      <w:r w:rsidRPr="004D5EC4">
        <w:t xml:space="preserve"> (2024). Mitochondrial function and sexual selection: can physiology resolve the 'lek paradox'? </w:t>
      </w:r>
      <w:r w:rsidRPr="004D5EC4">
        <w:rPr>
          <w:i/>
        </w:rPr>
        <w:t>Journal of Experimental Biology</w:t>
      </w:r>
      <w:r w:rsidRPr="004D5EC4">
        <w:t xml:space="preserve"> </w:t>
      </w:r>
      <w:r w:rsidRPr="004D5EC4">
        <w:rPr>
          <w:b/>
        </w:rPr>
        <w:t>227</w:t>
      </w:r>
      <w:r w:rsidRPr="004D5EC4">
        <w:t>(2), jeb245569.</w:t>
      </w:r>
    </w:p>
    <w:p w14:paraId="529D992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Hill, G. E.</w:t>
      </w:r>
      <w:r w:rsidRPr="004D5EC4">
        <w:t xml:space="preserve"> (2014). Cellular Respiration: The Nexus of Stress, Condition, and Ornamentation. </w:t>
      </w:r>
      <w:r w:rsidRPr="004D5EC4">
        <w:rPr>
          <w:i/>
        </w:rPr>
        <w:t>Integrative and Comparative Biology</w:t>
      </w:r>
      <w:r w:rsidRPr="004D5EC4">
        <w:t xml:space="preserve"> </w:t>
      </w:r>
      <w:r w:rsidRPr="004D5EC4">
        <w:rPr>
          <w:b/>
        </w:rPr>
        <w:t>54</w:t>
      </w:r>
      <w:r w:rsidRPr="004D5EC4">
        <w:t>(4), 645-657.</w:t>
      </w:r>
    </w:p>
    <w:p w14:paraId="35E0781B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Ighodaro, O. M. &amp; Akinloye, O. A.</w:t>
      </w:r>
      <w:r w:rsidRPr="004D5EC4">
        <w:t xml:space="preserve"> (2018). First line defence antioxidants-superoxide dismutase (SOD), catalase (CAT) and glutathione peroxidase (GPX): Their fundamental role in the entire antioxidant defence grid. </w:t>
      </w:r>
      <w:r w:rsidRPr="004D5EC4">
        <w:rPr>
          <w:i/>
        </w:rPr>
        <w:t>Alexandria Journal of Medicine</w:t>
      </w:r>
      <w:r w:rsidRPr="004D5EC4">
        <w:t xml:space="preserve"> </w:t>
      </w:r>
      <w:r w:rsidRPr="004D5EC4">
        <w:rPr>
          <w:b/>
        </w:rPr>
        <w:t>54</w:t>
      </w:r>
      <w:r w:rsidRPr="004D5EC4">
        <w:t>(4), 287-293.</w:t>
      </w:r>
    </w:p>
    <w:p w14:paraId="1D390CDC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Kim, J. A., Wei, Y. Z. &amp; Sowers, J. R.</w:t>
      </w:r>
      <w:r w:rsidRPr="004D5EC4">
        <w:t xml:space="preserve"> (2008). Role of mitochondrial dysfunction in insulin resistance. </w:t>
      </w:r>
      <w:r w:rsidRPr="004D5EC4">
        <w:rPr>
          <w:i/>
        </w:rPr>
        <w:t>Circulation Research</w:t>
      </w:r>
      <w:r w:rsidRPr="004D5EC4">
        <w:t xml:space="preserve"> </w:t>
      </w:r>
      <w:r w:rsidRPr="004D5EC4">
        <w:rPr>
          <w:b/>
        </w:rPr>
        <w:t>102</w:t>
      </w:r>
      <w:r w:rsidRPr="004D5EC4">
        <w:t>(4), 401-414.</w:t>
      </w:r>
    </w:p>
    <w:p w14:paraId="5C6C22F6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Koch, R. E., Buchanan, K. L., Casagrande, S., Crino, O., Dowling, D. K., Hill, G. E., Hood, W. R., McKenzie, M., Mariette, M. M., Noble, D. W. A., Pavlova, A., Seebacher, F., Sunnucks, P., Udino, E., White, C. R., Salin, K. &amp; Stier, A.</w:t>
      </w:r>
      <w:r w:rsidRPr="004D5EC4">
        <w:t xml:space="preserve"> (2021). Integrating Mitochondrial Aerobic Metabolism into Ecology and Evolution. </w:t>
      </w:r>
      <w:r w:rsidRPr="004D5EC4">
        <w:rPr>
          <w:i/>
        </w:rPr>
        <w:t>Trends in Ecology &amp; Evolution</w:t>
      </w:r>
      <w:r w:rsidRPr="004D5EC4">
        <w:t xml:space="preserve"> </w:t>
      </w:r>
      <w:r w:rsidRPr="004D5EC4">
        <w:rPr>
          <w:b/>
        </w:rPr>
        <w:t>36</w:t>
      </w:r>
      <w:r w:rsidRPr="004D5EC4">
        <w:t>(4), 321-332.</w:t>
      </w:r>
    </w:p>
    <w:p w14:paraId="7FB97071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Kowaltowski, A. J. &amp; Vercesi, A. E.</w:t>
      </w:r>
      <w:r w:rsidRPr="004D5EC4">
        <w:t xml:space="preserve"> (1999). Mitochondrial damage induced by conditions of oxidative stress. </w:t>
      </w:r>
      <w:r w:rsidRPr="004D5EC4">
        <w:rPr>
          <w:i/>
        </w:rPr>
        <w:t>Free Radical Biology and Medicine</w:t>
      </w:r>
      <w:r w:rsidRPr="004D5EC4">
        <w:t xml:space="preserve"> </w:t>
      </w:r>
      <w:r w:rsidRPr="004D5EC4">
        <w:rPr>
          <w:b/>
        </w:rPr>
        <w:t>26</w:t>
      </w:r>
      <w:r w:rsidRPr="004D5EC4">
        <w:t>(3-4), 463-471.</w:t>
      </w:r>
    </w:p>
    <w:p w14:paraId="287F7DEE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Kuznetsov, A. V., Margreiter, R., Ausserlechner, M. J. &amp; Hagenbuchner, J.</w:t>
      </w:r>
      <w:r w:rsidRPr="004D5EC4">
        <w:t xml:space="preserve"> (2022). The Complex Interplay between Mitochondria, ROS and Entire Cellular Metabolism. </w:t>
      </w:r>
      <w:r w:rsidRPr="004D5EC4">
        <w:rPr>
          <w:i/>
        </w:rPr>
        <w:t>Antioxidants</w:t>
      </w:r>
      <w:r w:rsidRPr="004D5EC4">
        <w:t xml:space="preserve"> </w:t>
      </w:r>
      <w:r w:rsidRPr="004D5EC4">
        <w:rPr>
          <w:b/>
        </w:rPr>
        <w:t>11</w:t>
      </w:r>
      <w:r w:rsidRPr="004D5EC4">
        <w:t>(10).</w:t>
      </w:r>
    </w:p>
    <w:p w14:paraId="1725B64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Lin, M. T. &amp; Beal, M. F.</w:t>
      </w:r>
      <w:r w:rsidRPr="004D5EC4">
        <w:t xml:space="preserve"> (2006). Mitochondrial dysfunction and oxidative stress in neurodegenerative diseases. </w:t>
      </w:r>
      <w:r w:rsidRPr="004D5EC4">
        <w:rPr>
          <w:i/>
        </w:rPr>
        <w:t>Nature</w:t>
      </w:r>
      <w:r w:rsidRPr="004D5EC4">
        <w:t xml:space="preserve"> </w:t>
      </w:r>
      <w:r w:rsidRPr="004D5EC4">
        <w:rPr>
          <w:b/>
        </w:rPr>
        <w:t>443</w:t>
      </w:r>
      <w:r w:rsidRPr="004D5EC4">
        <w:t>(7113), 787-795.</w:t>
      </w:r>
    </w:p>
    <w:p w14:paraId="2FE440E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Melchinger, P. &amp; Garcia, B. M.</w:t>
      </w:r>
      <w:r w:rsidRPr="004D5EC4">
        <w:t xml:space="preserve"> (2023). Mitochondria are midfield players in steroid synthesis. </w:t>
      </w:r>
      <w:r w:rsidRPr="004D5EC4">
        <w:rPr>
          <w:i/>
        </w:rPr>
        <w:t>International Journal of Biochemistry &amp; Cell Biology</w:t>
      </w:r>
      <w:r w:rsidRPr="004D5EC4">
        <w:t xml:space="preserve"> </w:t>
      </w:r>
      <w:r w:rsidRPr="004D5EC4">
        <w:rPr>
          <w:b/>
        </w:rPr>
        <w:t>160</w:t>
      </w:r>
      <w:r w:rsidRPr="004D5EC4">
        <w:t>.</w:t>
      </w:r>
    </w:p>
    <w:p w14:paraId="05B9C85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Monzel, A. S., Enriquez, J. A. &amp; Picard, M.</w:t>
      </w:r>
      <w:r w:rsidRPr="004D5EC4">
        <w:t xml:space="preserve"> (2023). Multifaceted mitochondria: moving mitochondrial science beyond function and dysfunction. </w:t>
      </w:r>
      <w:r w:rsidRPr="004D5EC4">
        <w:rPr>
          <w:i/>
        </w:rPr>
        <w:t>Nature Metabolism</w:t>
      </w:r>
      <w:r w:rsidRPr="004D5EC4">
        <w:t xml:space="preserve"> </w:t>
      </w:r>
      <w:r w:rsidRPr="004D5EC4">
        <w:rPr>
          <w:b/>
        </w:rPr>
        <w:t>5</w:t>
      </w:r>
      <w:r w:rsidRPr="004D5EC4">
        <w:t>(4), 546-562.</w:t>
      </w:r>
    </w:p>
    <w:p w14:paraId="7D4AD0E4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Nandi, A., Yan, L. J., Jana, C. K. &amp; Das, N.</w:t>
      </w:r>
      <w:r w:rsidRPr="004D5EC4">
        <w:t xml:space="preserve"> (2019). Role of Catalase in Oxidative Stress- and Age-Associated Degenerative Diseases. </w:t>
      </w:r>
      <w:r w:rsidRPr="004D5EC4">
        <w:rPr>
          <w:i/>
        </w:rPr>
        <w:t>Oxidative Medicine and Cellular Longevity</w:t>
      </w:r>
      <w:r w:rsidRPr="004D5EC4">
        <w:t xml:space="preserve"> </w:t>
      </w:r>
      <w:r w:rsidRPr="004D5EC4">
        <w:rPr>
          <w:b/>
        </w:rPr>
        <w:t>2019</w:t>
      </w:r>
      <w:r w:rsidRPr="004D5EC4">
        <w:t>.</w:t>
      </w:r>
    </w:p>
    <w:p w14:paraId="656C6CDE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Palma, F. R., Gantner, B. N., Sakiyama, M. J., Kayzuka, C., Shukla, S., Lacchini, R., Cunniff, B. &amp; Bonini, M. G.</w:t>
      </w:r>
      <w:r w:rsidRPr="004D5EC4">
        <w:t xml:space="preserve"> (2024). ROS production by mitochondria: function or dysfunction? </w:t>
      </w:r>
      <w:r w:rsidRPr="004D5EC4">
        <w:rPr>
          <w:i/>
        </w:rPr>
        <w:t>Oncogene</w:t>
      </w:r>
      <w:r w:rsidRPr="004D5EC4">
        <w:t xml:space="preserve"> </w:t>
      </w:r>
      <w:r w:rsidRPr="004D5EC4">
        <w:rPr>
          <w:b/>
        </w:rPr>
        <w:t>43</w:t>
      </w:r>
      <w:r w:rsidRPr="004D5EC4">
        <w:t>(5), 295-303.</w:t>
      </w:r>
    </w:p>
    <w:p w14:paraId="171FA8D7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Picard, M., McEwen, B. S., Epel, E. S. &amp; Sandi, C.</w:t>
      </w:r>
      <w:r w:rsidRPr="004D5EC4">
        <w:t xml:space="preserve"> (2018). An energetic view of stress: Focus on mitochondria </w:t>
      </w:r>
      <w:r w:rsidRPr="004D5EC4">
        <w:rPr>
          <w:i/>
        </w:rPr>
        <w:t>Frontiers in Neuroendocrinology</w:t>
      </w:r>
      <w:r w:rsidRPr="004D5EC4">
        <w:t xml:space="preserve"> </w:t>
      </w:r>
      <w:r w:rsidRPr="004D5EC4">
        <w:rPr>
          <w:b/>
        </w:rPr>
        <w:t>49</w:t>
      </w:r>
      <w:r w:rsidRPr="004D5EC4">
        <w:t>, 72-85.</w:t>
      </w:r>
    </w:p>
    <w:p w14:paraId="06202D38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Picard, M. &amp; Shirihai, O. S.</w:t>
      </w:r>
      <w:r w:rsidRPr="004D5EC4">
        <w:t xml:space="preserve"> (2022). Mitochondrial signal transduction. </w:t>
      </w:r>
      <w:r w:rsidRPr="004D5EC4">
        <w:rPr>
          <w:i/>
        </w:rPr>
        <w:t>Cell Metabolism</w:t>
      </w:r>
      <w:r w:rsidRPr="004D5EC4">
        <w:t xml:space="preserve"> </w:t>
      </w:r>
      <w:r w:rsidRPr="004D5EC4">
        <w:rPr>
          <w:b/>
        </w:rPr>
        <w:t>34</w:t>
      </w:r>
      <w:r w:rsidRPr="004D5EC4">
        <w:t>(11), 1620-1653.</w:t>
      </w:r>
    </w:p>
    <w:p w14:paraId="38348905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Pieczenik, S. R. &amp; Neustadt, J.</w:t>
      </w:r>
      <w:r w:rsidRPr="004D5EC4">
        <w:t xml:space="preserve"> (2007). Mitochondrial dysfunction and molecular pathways of disease. </w:t>
      </w:r>
      <w:r w:rsidRPr="004D5EC4">
        <w:rPr>
          <w:i/>
        </w:rPr>
        <w:t>Experimental and Molecular Pathology</w:t>
      </w:r>
      <w:r w:rsidRPr="004D5EC4">
        <w:t xml:space="preserve"> </w:t>
      </w:r>
      <w:r w:rsidRPr="004D5EC4">
        <w:rPr>
          <w:b/>
        </w:rPr>
        <w:t>83</w:t>
      </w:r>
      <w:r w:rsidRPr="004D5EC4">
        <w:t>(1), 84-92.</w:t>
      </w:r>
    </w:p>
    <w:p w14:paraId="13861D7C" w14:textId="77777777" w:rsidR="004D5EC4" w:rsidRPr="004D5EC4" w:rsidRDefault="004D5EC4" w:rsidP="004D5EC4">
      <w:pPr>
        <w:pStyle w:val="EndNoteBibliography"/>
        <w:spacing w:after="0"/>
        <w:ind w:left="720" w:hanging="720"/>
      </w:pPr>
      <w:r w:rsidRPr="004D5EC4">
        <w:rPr>
          <w:smallCaps/>
        </w:rPr>
        <w:t>Siekevitz, P.</w:t>
      </w:r>
      <w:r w:rsidRPr="004D5EC4">
        <w:t xml:space="preserve"> (1957). Powerhouse of the Cell. </w:t>
      </w:r>
      <w:r w:rsidRPr="004D5EC4">
        <w:rPr>
          <w:i/>
        </w:rPr>
        <w:t>Scientific American</w:t>
      </w:r>
      <w:r w:rsidRPr="004D5EC4">
        <w:t xml:space="preserve"> </w:t>
      </w:r>
      <w:r w:rsidRPr="004D5EC4">
        <w:rPr>
          <w:b/>
        </w:rPr>
        <w:t>197</w:t>
      </w:r>
      <w:r w:rsidRPr="004D5EC4">
        <w:t>(1), 131-&amp;.</w:t>
      </w:r>
    </w:p>
    <w:p w14:paraId="167C00FD" w14:textId="77777777" w:rsidR="004D5EC4" w:rsidRPr="004D5EC4" w:rsidRDefault="004D5EC4" w:rsidP="004D5EC4">
      <w:pPr>
        <w:pStyle w:val="EndNoteBibliography"/>
        <w:ind w:left="720" w:hanging="720"/>
      </w:pPr>
      <w:r w:rsidRPr="004D5EC4">
        <w:rPr>
          <w:smallCaps/>
        </w:rPr>
        <w:t>Wang, C. X. &amp; Youle, R. J.</w:t>
      </w:r>
      <w:r w:rsidRPr="004D5EC4">
        <w:t xml:space="preserve"> (2009). The Role of Mitochondria in Apoptosis. </w:t>
      </w:r>
      <w:r w:rsidRPr="004D5EC4">
        <w:rPr>
          <w:i/>
        </w:rPr>
        <w:t>Annual Review of Genetics</w:t>
      </w:r>
      <w:r w:rsidRPr="004D5EC4">
        <w:t xml:space="preserve"> </w:t>
      </w:r>
      <w:r w:rsidRPr="004D5EC4">
        <w:rPr>
          <w:b/>
        </w:rPr>
        <w:t>43</w:t>
      </w:r>
      <w:r w:rsidRPr="004D5EC4">
        <w:t>, 95-118.</w:t>
      </w:r>
    </w:p>
    <w:p w14:paraId="06738EC2" w14:textId="1B25DC2A" w:rsidR="00582425" w:rsidRDefault="0092133A" w:rsidP="009213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582425" w:rsidSect="00B1140A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di Crino">
    <w15:presenceInfo w15:providerId="AD" w15:userId="S::crin0006@flinders.edu.au::14d01f18-b834-4109-ba44-5cbdcf7d2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logical Reviews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dp5t22ptsev2evxdivrv0xp5epz52f5fxd&quot;&gt;My EndNote Library&lt;record-ids&gt;&lt;item&gt;56&lt;/item&gt;&lt;item&gt;62&lt;/item&gt;&lt;item&gt;234&lt;/item&gt;&lt;item&gt;393&lt;/item&gt;&lt;item&gt;490&lt;/item&gt;&lt;item&gt;491&lt;/item&gt;&lt;item&gt;492&lt;/item&gt;&lt;item&gt;493&lt;/item&gt;&lt;item&gt;494&lt;/item&gt;&lt;item&gt;495&lt;/item&gt;&lt;item&gt;496&lt;/item&gt;&lt;item&gt;497&lt;/item&gt;&lt;item&gt;498&lt;/item&gt;&lt;item&gt;499&lt;/item&gt;&lt;item&gt;500&lt;/item&gt;&lt;item&gt;501&lt;/item&gt;&lt;item&gt;502&lt;/item&gt;&lt;item&gt;503&lt;/item&gt;&lt;item&gt;703&lt;/item&gt;&lt;/record-ids&gt;&lt;/item&gt;&lt;/Libraries&gt;"/>
  </w:docVars>
  <w:rsids>
    <w:rsidRoot w:val="00B1140A"/>
    <w:rsid w:val="0000431B"/>
    <w:rsid w:val="00025F40"/>
    <w:rsid w:val="000816E4"/>
    <w:rsid w:val="00096237"/>
    <w:rsid w:val="000C1E76"/>
    <w:rsid w:val="000C3C64"/>
    <w:rsid w:val="000E5E55"/>
    <w:rsid w:val="000F1F3E"/>
    <w:rsid w:val="0014236A"/>
    <w:rsid w:val="001845F3"/>
    <w:rsid w:val="001C5B4F"/>
    <w:rsid w:val="0021667F"/>
    <w:rsid w:val="002408A1"/>
    <w:rsid w:val="0025039D"/>
    <w:rsid w:val="002C27D3"/>
    <w:rsid w:val="00363DC9"/>
    <w:rsid w:val="003C3CAF"/>
    <w:rsid w:val="003D5A60"/>
    <w:rsid w:val="00462076"/>
    <w:rsid w:val="004C444C"/>
    <w:rsid w:val="004D5EC4"/>
    <w:rsid w:val="004E6DD4"/>
    <w:rsid w:val="00530F8E"/>
    <w:rsid w:val="005329C0"/>
    <w:rsid w:val="00567022"/>
    <w:rsid w:val="00582425"/>
    <w:rsid w:val="00690FD6"/>
    <w:rsid w:val="00694911"/>
    <w:rsid w:val="006C3BAB"/>
    <w:rsid w:val="006D6650"/>
    <w:rsid w:val="006F63C8"/>
    <w:rsid w:val="0072749B"/>
    <w:rsid w:val="0074790D"/>
    <w:rsid w:val="00764E25"/>
    <w:rsid w:val="007838F9"/>
    <w:rsid w:val="007E7C43"/>
    <w:rsid w:val="008116C9"/>
    <w:rsid w:val="00845BAC"/>
    <w:rsid w:val="00861009"/>
    <w:rsid w:val="0087708B"/>
    <w:rsid w:val="008B62E3"/>
    <w:rsid w:val="00904937"/>
    <w:rsid w:val="0092133A"/>
    <w:rsid w:val="0099408D"/>
    <w:rsid w:val="00B10A0B"/>
    <w:rsid w:val="00B1140A"/>
    <w:rsid w:val="00B25B7E"/>
    <w:rsid w:val="00BB0C10"/>
    <w:rsid w:val="00C07EF3"/>
    <w:rsid w:val="00C75AA9"/>
    <w:rsid w:val="00CC6920"/>
    <w:rsid w:val="00D24556"/>
    <w:rsid w:val="00D32636"/>
    <w:rsid w:val="00D37236"/>
    <w:rsid w:val="00E20D3F"/>
    <w:rsid w:val="00E808C7"/>
    <w:rsid w:val="00EA0890"/>
    <w:rsid w:val="00ED5827"/>
    <w:rsid w:val="00F02CDC"/>
    <w:rsid w:val="00F035C9"/>
    <w:rsid w:val="00F13C3C"/>
    <w:rsid w:val="00F877EE"/>
    <w:rsid w:val="00F94282"/>
    <w:rsid w:val="00FB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4514"/>
  <w15:chartTrackingRefBased/>
  <w15:docId w15:val="{54437CF9-DDE3-4899-9306-8F07915F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0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1140A"/>
  </w:style>
  <w:style w:type="paragraph" w:customStyle="1" w:styleId="EndNoteBibliographyTitle">
    <w:name w:val="EndNote Bibliography Title"/>
    <w:basedOn w:val="Normal"/>
    <w:link w:val="EndNoteBibliographyTitleChar"/>
    <w:rsid w:val="0092133A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2133A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2133A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2133A"/>
    <w:rPr>
      <w:rFonts w:ascii="Aptos" w:hAnsi="Aptos"/>
      <w:noProof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329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29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29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9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9C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423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2780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Crino</dc:creator>
  <cp:keywords/>
  <dc:description/>
  <cp:lastModifiedBy>Ondi Crino</cp:lastModifiedBy>
  <cp:revision>3</cp:revision>
  <dcterms:created xsi:type="dcterms:W3CDTF">2026-01-30T01:51:00Z</dcterms:created>
  <dcterms:modified xsi:type="dcterms:W3CDTF">2026-01-30T01:51:00Z</dcterms:modified>
</cp:coreProperties>
</file>